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16FF" w14:textId="77777777" w:rsidR="009B30FF" w:rsidRDefault="009B30FF" w:rsidP="00B567BE">
      <w:pPr>
        <w:pStyle w:val="AR6Chap4Level0"/>
        <w:numPr>
          <w:ilvl w:val="0"/>
          <w:numId w:val="0"/>
        </w:numPr>
        <w:rPr>
          <w:lang w:val="en-GB"/>
        </w:rPr>
      </w:pPr>
      <w:bookmarkStart w:id="0" w:name="_Ref29664905"/>
      <w:bookmarkStart w:id="1" w:name="_Toc29748251"/>
      <w:bookmarkStart w:id="2" w:name="_Toc29748437"/>
      <w:bookmarkStart w:id="3" w:name="_Toc29749189"/>
      <w:bookmarkStart w:id="4" w:name="_Toc29750997"/>
      <w:bookmarkStart w:id="5" w:name="_Toc29777006"/>
      <w:bookmarkStart w:id="6" w:name="_Toc33523254"/>
      <w:bookmarkStart w:id="7" w:name="_Hlk31201990"/>
    </w:p>
    <w:p w14:paraId="523586E2" w14:textId="77777777" w:rsidR="009B30FF" w:rsidRDefault="009B30FF" w:rsidP="00B567BE">
      <w:pPr>
        <w:pStyle w:val="AR6Chap4Level0"/>
        <w:numPr>
          <w:ilvl w:val="0"/>
          <w:numId w:val="0"/>
        </w:numPr>
        <w:rPr>
          <w:lang w:val="en-GB"/>
        </w:rPr>
      </w:pPr>
    </w:p>
    <w:p w14:paraId="10961D07" w14:textId="2E400A82" w:rsidR="0027492A" w:rsidRPr="003862D0" w:rsidRDefault="0027492A" w:rsidP="00B567BE">
      <w:pPr>
        <w:pStyle w:val="AR6Chap4Level0"/>
        <w:numPr>
          <w:ilvl w:val="0"/>
          <w:numId w:val="0"/>
        </w:numPr>
        <w:rPr>
          <w:lang w:val="en-GB"/>
        </w:rPr>
      </w:pPr>
      <w:r w:rsidRPr="003862D0">
        <w:rPr>
          <w:lang w:val="en-GB"/>
        </w:rPr>
        <w:t xml:space="preserve">Chapter 4: Future </w:t>
      </w:r>
      <w:del w:id="8" w:author="Ian Blenkinsop" w:date="2021-07-15T09:41:00Z">
        <w:r w:rsidRPr="003862D0" w:rsidDel="00527F09">
          <w:rPr>
            <w:lang w:val="en-GB"/>
          </w:rPr>
          <w:delText xml:space="preserve">global </w:delText>
        </w:r>
      </w:del>
      <w:ins w:id="9" w:author="Ian Blenkinsop" w:date="2021-07-15T09:41:00Z">
        <w:r w:rsidR="00527F09">
          <w:rPr>
            <w:lang w:val="en-GB"/>
          </w:rPr>
          <w:t>G</w:t>
        </w:r>
        <w:r w:rsidR="00527F09" w:rsidRPr="003862D0">
          <w:rPr>
            <w:lang w:val="en-GB"/>
          </w:rPr>
          <w:t xml:space="preserve">lobal </w:t>
        </w:r>
      </w:ins>
      <w:del w:id="10" w:author="Ian Blenkinsop" w:date="2021-07-15T09:41:00Z">
        <w:r w:rsidRPr="003862D0" w:rsidDel="00527F09">
          <w:rPr>
            <w:lang w:val="en-GB"/>
          </w:rPr>
          <w:delText>climate</w:delText>
        </w:r>
      </w:del>
      <w:ins w:id="11" w:author="Ian Blenkinsop" w:date="2021-07-15T09:41:00Z">
        <w:r w:rsidR="00527F09">
          <w:rPr>
            <w:lang w:val="en-GB"/>
          </w:rPr>
          <w:t>C</w:t>
        </w:r>
        <w:r w:rsidR="00527F09" w:rsidRPr="003862D0">
          <w:rPr>
            <w:lang w:val="en-GB"/>
          </w:rPr>
          <w:t>limate</w:t>
        </w:r>
      </w:ins>
      <w:r w:rsidRPr="003862D0">
        <w:rPr>
          <w:lang w:val="en-GB"/>
        </w:rPr>
        <w:t xml:space="preserve">: </w:t>
      </w:r>
      <w:del w:id="12" w:author="Ian Blenkinsop" w:date="2021-07-15T09:41:00Z">
        <w:r w:rsidRPr="003862D0" w:rsidDel="00527F09">
          <w:rPr>
            <w:lang w:val="en-GB"/>
          </w:rPr>
          <w:delText>scenario</w:delText>
        </w:r>
      </w:del>
      <w:ins w:id="13" w:author="Ian Blenkinsop" w:date="2021-07-15T09:41:00Z">
        <w:r w:rsidR="00527F09">
          <w:rPr>
            <w:lang w:val="en-GB"/>
          </w:rPr>
          <w:t>S</w:t>
        </w:r>
        <w:r w:rsidR="00527F09" w:rsidRPr="003862D0">
          <w:rPr>
            <w:lang w:val="en-GB"/>
          </w:rPr>
          <w:t>cenario</w:t>
        </w:r>
      </w:ins>
      <w:r w:rsidRPr="003862D0">
        <w:rPr>
          <w:lang w:val="en-GB"/>
        </w:rPr>
        <w:t xml:space="preserve">-based </w:t>
      </w:r>
      <w:del w:id="14" w:author="Ian Blenkinsop" w:date="2021-07-15T09:41:00Z">
        <w:r w:rsidRPr="003862D0" w:rsidDel="00527F09">
          <w:rPr>
            <w:lang w:val="en-GB"/>
          </w:rPr>
          <w:delText xml:space="preserve">projections </w:delText>
        </w:r>
      </w:del>
      <w:ins w:id="15" w:author="Ian Blenkinsop" w:date="2021-07-15T09:41:00Z">
        <w:r w:rsidR="00527F09">
          <w:rPr>
            <w:lang w:val="en-GB"/>
          </w:rPr>
          <w:t>P</w:t>
        </w:r>
        <w:r w:rsidR="00527F09" w:rsidRPr="003862D0">
          <w:rPr>
            <w:lang w:val="en-GB"/>
          </w:rPr>
          <w:t xml:space="preserve">rojections </w:t>
        </w:r>
      </w:ins>
      <w:r w:rsidRPr="003862D0">
        <w:rPr>
          <w:lang w:val="en-GB"/>
        </w:rPr>
        <w:t xml:space="preserve">and </w:t>
      </w:r>
      <w:del w:id="16" w:author="Ian Blenkinsop" w:date="2021-07-15T09:41:00Z">
        <w:r w:rsidRPr="003862D0" w:rsidDel="00527F09">
          <w:rPr>
            <w:lang w:val="en-GB"/>
          </w:rPr>
          <w:delText>near</w:delText>
        </w:r>
      </w:del>
      <w:ins w:id="17" w:author="Ian Blenkinsop" w:date="2021-07-15T09:41:00Z">
        <w:r w:rsidR="00527F09">
          <w:rPr>
            <w:lang w:val="en-GB"/>
          </w:rPr>
          <w:t>N</w:t>
        </w:r>
        <w:r w:rsidR="00527F09" w:rsidRPr="003862D0">
          <w:rPr>
            <w:lang w:val="en-GB"/>
          </w:rPr>
          <w:t>ear</w:t>
        </w:r>
      </w:ins>
      <w:r w:rsidRPr="003862D0">
        <w:rPr>
          <w:lang w:val="en-GB"/>
        </w:rPr>
        <w:t xml:space="preserve">-term </w:t>
      </w:r>
      <w:del w:id="18" w:author="Ian Blenkinsop" w:date="2021-07-15T09:41:00Z">
        <w:r w:rsidRPr="003862D0" w:rsidDel="00527F09">
          <w:rPr>
            <w:lang w:val="en-GB"/>
          </w:rPr>
          <w:delText>information</w:delText>
        </w:r>
      </w:del>
      <w:bookmarkEnd w:id="0"/>
      <w:bookmarkEnd w:id="1"/>
      <w:bookmarkEnd w:id="2"/>
      <w:bookmarkEnd w:id="3"/>
      <w:bookmarkEnd w:id="4"/>
      <w:bookmarkEnd w:id="5"/>
      <w:bookmarkEnd w:id="6"/>
      <w:ins w:id="19" w:author="Ian Blenkinsop" w:date="2021-07-15T09:41:00Z">
        <w:r w:rsidR="00527F09">
          <w:rPr>
            <w:lang w:val="en-GB"/>
          </w:rPr>
          <w:t>I</w:t>
        </w:r>
        <w:r w:rsidR="00527F09" w:rsidRPr="003862D0">
          <w:rPr>
            <w:lang w:val="en-GB"/>
          </w:rPr>
          <w:t>nformation</w:t>
        </w:r>
      </w:ins>
    </w:p>
    <w:p w14:paraId="0AE27E8F" w14:textId="77777777" w:rsidR="009B30FF" w:rsidRDefault="009B30FF" w:rsidP="007C1FA7">
      <w:pPr>
        <w:pStyle w:val="AR6BodyTextBold"/>
        <w:rPr>
          <w:lang w:val="en-GB"/>
        </w:rPr>
      </w:pPr>
    </w:p>
    <w:p w14:paraId="7CE4633C" w14:textId="77777777" w:rsidR="009B30FF" w:rsidRDefault="009B30FF" w:rsidP="007C1FA7">
      <w:pPr>
        <w:pStyle w:val="AR6BodyTextBold"/>
        <w:rPr>
          <w:lang w:val="en-GB"/>
        </w:rPr>
      </w:pPr>
    </w:p>
    <w:p w14:paraId="044F87A5" w14:textId="77777777" w:rsidR="004235C0" w:rsidRPr="003741E9" w:rsidRDefault="004235C0" w:rsidP="004235C0">
      <w:pPr>
        <w:widowControl/>
        <w:spacing w:after="160" w:line="259" w:lineRule="auto"/>
        <w:rPr>
          <w:rFonts w:cs="Times New Roman"/>
          <w:sz w:val="24"/>
          <w:szCs w:val="24"/>
          <w:lang w:val="en-US"/>
          <w:rPrChange w:id="20" w:author="Clotilde Pean" w:date="2021-06-22T10:16:00Z">
            <w:rPr>
              <w:rFonts w:cs="Times New Roman"/>
              <w:sz w:val="24"/>
              <w:szCs w:val="24"/>
            </w:rPr>
          </w:rPrChange>
        </w:rPr>
      </w:pPr>
    </w:p>
    <w:tbl>
      <w:tblPr>
        <w:tblStyle w:val="Grilledutableau2"/>
        <w:tblpPr w:leftFromText="180" w:rightFromText="180" w:vertAnchor="text" w:tblpY="1"/>
        <w:tblOverlap w:val="never"/>
        <w:tblW w:w="0" w:type="auto"/>
        <w:tblLook w:val="04A0" w:firstRow="1" w:lastRow="0" w:firstColumn="1" w:lastColumn="0" w:noHBand="0" w:noVBand="1"/>
        <w:tblPrChange w:id="21" w:author="Robin Matthews" w:date="2021-09-08T18:53:00Z">
          <w:tblPr>
            <w:tblStyle w:val="Grilledutableau2"/>
            <w:tblW w:w="0" w:type="auto"/>
            <w:tblLook w:val="04A0" w:firstRow="1" w:lastRow="0" w:firstColumn="1" w:lastColumn="0" w:noHBand="0" w:noVBand="1"/>
          </w:tblPr>
        </w:tblPrChange>
      </w:tblPr>
      <w:tblGrid>
        <w:gridCol w:w="2265"/>
        <w:gridCol w:w="2265"/>
        <w:gridCol w:w="2266"/>
        <w:gridCol w:w="2266"/>
        <w:tblGridChange w:id="22">
          <w:tblGrid>
            <w:gridCol w:w="2265"/>
            <w:gridCol w:w="2265"/>
            <w:gridCol w:w="2266"/>
            <w:gridCol w:w="2266"/>
          </w:tblGrid>
        </w:tblGridChange>
      </w:tblGrid>
      <w:tr w:rsidR="004235C0" w:rsidRPr="004235C0" w14:paraId="19713D0A" w14:textId="77777777" w:rsidTr="00CD3B49">
        <w:tc>
          <w:tcPr>
            <w:tcW w:w="2265" w:type="dxa"/>
            <w:tcPrChange w:id="23" w:author="Robin Matthews" w:date="2021-09-08T18:53:00Z">
              <w:tcPr>
                <w:tcW w:w="2265" w:type="dxa"/>
              </w:tcPr>
            </w:tcPrChange>
          </w:tcPr>
          <w:p w14:paraId="7A13696E" w14:textId="77777777" w:rsidR="004235C0" w:rsidRPr="004235C0" w:rsidRDefault="004235C0" w:rsidP="00CD3B49">
            <w:pPr>
              <w:rPr>
                <w:rFonts w:eastAsiaTheme="minorHAnsi"/>
              </w:rPr>
              <w:pPrChange w:id="24" w:author="Robin Matthews" w:date="2021-09-08T18:53:00Z">
                <w:pPr/>
              </w:pPrChange>
            </w:pPr>
            <w:r w:rsidRPr="004235C0">
              <w:rPr>
                <w:rFonts w:cs="Times New Roman"/>
                <w:sz w:val="24"/>
                <w:szCs w:val="24"/>
              </w:rPr>
              <w:t>Version</w:t>
            </w:r>
          </w:p>
        </w:tc>
        <w:tc>
          <w:tcPr>
            <w:tcW w:w="2265" w:type="dxa"/>
            <w:tcPrChange w:id="25" w:author="Robin Matthews" w:date="2021-09-08T18:53:00Z">
              <w:tcPr>
                <w:tcW w:w="2265" w:type="dxa"/>
              </w:tcPr>
            </w:tcPrChange>
          </w:tcPr>
          <w:p w14:paraId="55C08C68" w14:textId="77777777" w:rsidR="004235C0" w:rsidRPr="004235C0" w:rsidRDefault="004235C0" w:rsidP="00CD3B49">
            <w:pPr>
              <w:rPr>
                <w:rFonts w:eastAsiaTheme="minorHAnsi"/>
              </w:rPr>
              <w:pPrChange w:id="26" w:author="Robin Matthews" w:date="2021-09-08T18:53:00Z">
                <w:pPr/>
              </w:pPrChange>
            </w:pPr>
            <w:r w:rsidRPr="004235C0">
              <w:rPr>
                <w:rFonts w:eastAsiaTheme="minorHAnsi"/>
              </w:rPr>
              <w:t>Date</w:t>
            </w:r>
          </w:p>
        </w:tc>
        <w:tc>
          <w:tcPr>
            <w:tcW w:w="2266" w:type="dxa"/>
            <w:tcPrChange w:id="27" w:author="Robin Matthews" w:date="2021-09-08T18:53:00Z">
              <w:tcPr>
                <w:tcW w:w="2266" w:type="dxa"/>
              </w:tcPr>
            </w:tcPrChange>
          </w:tcPr>
          <w:p w14:paraId="56D75DE7" w14:textId="77777777" w:rsidR="004235C0" w:rsidRPr="004235C0" w:rsidRDefault="004235C0" w:rsidP="00CD3B49">
            <w:pPr>
              <w:rPr>
                <w:rFonts w:eastAsiaTheme="minorHAnsi"/>
              </w:rPr>
              <w:pPrChange w:id="28" w:author="Robin Matthews" w:date="2021-09-08T18:53:00Z">
                <w:pPr/>
              </w:pPrChange>
            </w:pPr>
            <w:r w:rsidRPr="004235C0">
              <w:rPr>
                <w:rFonts w:eastAsiaTheme="minorHAnsi"/>
              </w:rPr>
              <w:t>Name</w:t>
            </w:r>
          </w:p>
        </w:tc>
        <w:tc>
          <w:tcPr>
            <w:tcW w:w="2266" w:type="dxa"/>
            <w:tcPrChange w:id="29" w:author="Robin Matthews" w:date="2021-09-08T18:53:00Z">
              <w:tcPr>
                <w:tcW w:w="2266" w:type="dxa"/>
              </w:tcPr>
            </w:tcPrChange>
          </w:tcPr>
          <w:p w14:paraId="1F3A44E1" w14:textId="77777777" w:rsidR="004235C0" w:rsidRPr="004235C0" w:rsidRDefault="004235C0" w:rsidP="00CD3B49">
            <w:pPr>
              <w:rPr>
                <w:rFonts w:eastAsiaTheme="minorHAnsi"/>
              </w:rPr>
              <w:pPrChange w:id="30" w:author="Robin Matthews" w:date="2021-09-08T18:53:00Z">
                <w:pPr/>
              </w:pPrChange>
            </w:pPr>
            <w:r w:rsidRPr="004235C0">
              <w:rPr>
                <w:rFonts w:eastAsiaTheme="minorHAnsi"/>
              </w:rPr>
              <w:t>Action</w:t>
            </w:r>
          </w:p>
        </w:tc>
      </w:tr>
      <w:tr w:rsidR="006F4DA7" w:rsidRPr="003741E9" w14:paraId="3B6043B0" w14:textId="77777777" w:rsidTr="00CD3B49">
        <w:tc>
          <w:tcPr>
            <w:tcW w:w="2265" w:type="dxa"/>
            <w:tcPrChange w:id="31" w:author="Robin Matthews" w:date="2021-09-08T18:53:00Z">
              <w:tcPr>
                <w:tcW w:w="2265" w:type="dxa"/>
              </w:tcPr>
            </w:tcPrChange>
          </w:tcPr>
          <w:p w14:paraId="283F5F2F" w14:textId="11F01EC0" w:rsidR="006F4DA7" w:rsidRPr="004235C0" w:rsidRDefault="006F4DA7" w:rsidP="00CD3B49">
            <w:pPr>
              <w:rPr>
                <w:rFonts w:eastAsiaTheme="minorHAnsi"/>
              </w:rPr>
              <w:pPrChange w:id="32" w:author="Robin Matthews" w:date="2021-09-08T18:53:00Z">
                <w:pPr/>
              </w:pPrChange>
            </w:pPr>
            <w:ins w:id="33" w:author="Robin Matthews" w:date="2021-06-16T19:26:00Z">
              <w:r>
                <w:t>3</w:t>
              </w:r>
            </w:ins>
          </w:p>
        </w:tc>
        <w:tc>
          <w:tcPr>
            <w:tcW w:w="2265" w:type="dxa"/>
            <w:tcPrChange w:id="34" w:author="Robin Matthews" w:date="2021-09-08T18:53:00Z">
              <w:tcPr>
                <w:tcW w:w="2265" w:type="dxa"/>
              </w:tcPr>
            </w:tcPrChange>
          </w:tcPr>
          <w:p w14:paraId="22334A8B" w14:textId="43D8758E" w:rsidR="006F4DA7" w:rsidRPr="004235C0" w:rsidRDefault="006F4DA7" w:rsidP="00CD3B49">
            <w:pPr>
              <w:rPr>
                <w:rFonts w:eastAsiaTheme="minorHAnsi"/>
              </w:rPr>
              <w:pPrChange w:id="35" w:author="Robin Matthews" w:date="2021-09-08T18:53:00Z">
                <w:pPr/>
              </w:pPrChange>
            </w:pPr>
            <w:ins w:id="36" w:author="Robin Matthews" w:date="2021-06-16T19:26:00Z">
              <w:r>
                <w:t>16/06/2021</w:t>
              </w:r>
            </w:ins>
          </w:p>
        </w:tc>
        <w:tc>
          <w:tcPr>
            <w:tcW w:w="2266" w:type="dxa"/>
            <w:tcPrChange w:id="37" w:author="Robin Matthews" w:date="2021-09-08T18:53:00Z">
              <w:tcPr>
                <w:tcW w:w="2266" w:type="dxa"/>
              </w:tcPr>
            </w:tcPrChange>
          </w:tcPr>
          <w:p w14:paraId="24BF8061" w14:textId="62229F34" w:rsidR="006F4DA7" w:rsidRPr="004235C0" w:rsidRDefault="006F4DA7" w:rsidP="00CD3B49">
            <w:pPr>
              <w:rPr>
                <w:rFonts w:eastAsiaTheme="minorHAnsi"/>
              </w:rPr>
              <w:pPrChange w:id="38" w:author="Robin Matthews" w:date="2021-09-08T18:53:00Z">
                <w:pPr/>
              </w:pPrChange>
            </w:pPr>
            <w:ins w:id="39" w:author="Robin Matthews" w:date="2021-06-16T19:26:00Z">
              <w:r>
                <w:t>Robin</w:t>
              </w:r>
            </w:ins>
          </w:p>
        </w:tc>
        <w:tc>
          <w:tcPr>
            <w:tcW w:w="2266" w:type="dxa"/>
            <w:tcPrChange w:id="40" w:author="Robin Matthews" w:date="2021-09-08T18:53:00Z">
              <w:tcPr>
                <w:tcW w:w="2266" w:type="dxa"/>
              </w:tcPr>
            </w:tcPrChange>
          </w:tcPr>
          <w:p w14:paraId="61ACC075" w14:textId="654266D4" w:rsidR="006F4DA7" w:rsidRPr="003741E9" w:rsidRDefault="006F4DA7" w:rsidP="00CD3B49">
            <w:pPr>
              <w:rPr>
                <w:rFonts w:eastAsiaTheme="minorHAnsi"/>
                <w:lang w:val="en-US"/>
                <w:rPrChange w:id="41" w:author="Clotilde Pean" w:date="2021-06-22T10:16:00Z">
                  <w:rPr>
                    <w:rFonts w:eastAsiaTheme="minorHAnsi"/>
                  </w:rPr>
                </w:rPrChange>
              </w:rPr>
              <w:pPrChange w:id="42" w:author="Robin Matthews" w:date="2021-09-08T18:53:00Z">
                <w:pPr/>
              </w:pPrChange>
            </w:pPr>
            <w:ins w:id="43" w:author="Robin Matthews" w:date="2021-06-16T19:26:00Z">
              <w:r w:rsidRPr="003741E9">
                <w:rPr>
                  <w:lang w:val="en-US"/>
                  <w:rPrChange w:id="44" w:author="Clotilde Pean" w:date="2021-06-22T10:16:00Z">
                    <w:rPr/>
                  </w:rPrChange>
                </w:rPr>
                <w:t>Reference check 1 completed. Ready for copyediting. Seeking answers from authors for the comments, then will generated final reference list.</w:t>
              </w:r>
            </w:ins>
          </w:p>
        </w:tc>
      </w:tr>
      <w:tr w:rsidR="00DD1D31" w:rsidRPr="003741E9" w14:paraId="54B6617E" w14:textId="77777777" w:rsidTr="00CD3B49">
        <w:tc>
          <w:tcPr>
            <w:tcW w:w="2265" w:type="dxa"/>
            <w:tcPrChange w:id="45" w:author="Robin Matthews" w:date="2021-09-08T18:53:00Z">
              <w:tcPr>
                <w:tcW w:w="2265" w:type="dxa"/>
              </w:tcPr>
            </w:tcPrChange>
          </w:tcPr>
          <w:p w14:paraId="77118216" w14:textId="4BE0715A" w:rsidR="00DD1D31" w:rsidRPr="004235C0" w:rsidRDefault="00DD1D31" w:rsidP="00CD3B49">
            <w:pPr>
              <w:rPr>
                <w:rFonts w:eastAsiaTheme="minorHAnsi"/>
              </w:rPr>
              <w:pPrChange w:id="46" w:author="Robin Matthews" w:date="2021-09-08T18:53:00Z">
                <w:pPr/>
              </w:pPrChange>
            </w:pPr>
            <w:ins w:id="47" w:author="Robin Matthews" w:date="2021-06-18T17:37:00Z">
              <w:r>
                <w:rPr>
                  <w:rFonts w:eastAsiaTheme="minorHAnsi"/>
                </w:rPr>
                <w:t>4</w:t>
              </w:r>
            </w:ins>
          </w:p>
        </w:tc>
        <w:tc>
          <w:tcPr>
            <w:tcW w:w="2265" w:type="dxa"/>
            <w:tcPrChange w:id="48" w:author="Robin Matthews" w:date="2021-09-08T18:53:00Z">
              <w:tcPr>
                <w:tcW w:w="2265" w:type="dxa"/>
              </w:tcPr>
            </w:tcPrChange>
          </w:tcPr>
          <w:p w14:paraId="75B88D4F" w14:textId="4C71BEC0" w:rsidR="00DD1D31" w:rsidRPr="004235C0" w:rsidRDefault="00DD1D31" w:rsidP="00CD3B49">
            <w:pPr>
              <w:rPr>
                <w:rFonts w:eastAsiaTheme="minorHAnsi"/>
              </w:rPr>
              <w:pPrChange w:id="49" w:author="Robin Matthews" w:date="2021-09-08T18:53:00Z">
                <w:pPr/>
              </w:pPrChange>
            </w:pPr>
            <w:ins w:id="50" w:author="Robin Matthews" w:date="2021-06-18T17:37:00Z">
              <w:r>
                <w:t>18/06/2021</w:t>
              </w:r>
            </w:ins>
          </w:p>
        </w:tc>
        <w:tc>
          <w:tcPr>
            <w:tcW w:w="2266" w:type="dxa"/>
            <w:tcPrChange w:id="51" w:author="Robin Matthews" w:date="2021-09-08T18:53:00Z">
              <w:tcPr>
                <w:tcW w:w="2266" w:type="dxa"/>
              </w:tcPr>
            </w:tcPrChange>
          </w:tcPr>
          <w:p w14:paraId="441211B3" w14:textId="7879006C" w:rsidR="00DD1D31" w:rsidRPr="004235C0" w:rsidRDefault="00DD1D31" w:rsidP="00CD3B49">
            <w:pPr>
              <w:rPr>
                <w:rFonts w:eastAsiaTheme="minorHAnsi"/>
              </w:rPr>
              <w:pPrChange w:id="52" w:author="Robin Matthews" w:date="2021-09-08T18:53:00Z">
                <w:pPr/>
              </w:pPrChange>
            </w:pPr>
            <w:ins w:id="53" w:author="Robin Matthews" w:date="2021-06-18T17:37:00Z">
              <w:r>
                <w:t>Robin</w:t>
              </w:r>
            </w:ins>
          </w:p>
        </w:tc>
        <w:tc>
          <w:tcPr>
            <w:tcW w:w="2266" w:type="dxa"/>
            <w:tcPrChange w:id="54" w:author="Robin Matthews" w:date="2021-09-08T18:53:00Z">
              <w:tcPr>
                <w:tcW w:w="2266" w:type="dxa"/>
              </w:tcPr>
            </w:tcPrChange>
          </w:tcPr>
          <w:p w14:paraId="043DDF91" w14:textId="43791698" w:rsidR="00DD1D31" w:rsidRPr="003741E9" w:rsidRDefault="00DD1D31" w:rsidP="00CD3B49">
            <w:pPr>
              <w:rPr>
                <w:rFonts w:eastAsiaTheme="minorHAnsi"/>
                <w:lang w:val="en-US"/>
                <w:rPrChange w:id="55" w:author="Clotilde Pean" w:date="2021-06-22T10:16:00Z">
                  <w:rPr>
                    <w:rFonts w:eastAsiaTheme="minorHAnsi"/>
                  </w:rPr>
                </w:rPrChange>
              </w:rPr>
              <w:pPrChange w:id="56" w:author="Robin Matthews" w:date="2021-09-08T18:53:00Z">
                <w:pPr/>
              </w:pPrChange>
            </w:pPr>
            <w:ins w:id="57" w:author="Robin Matthews" w:date="2021-06-18T17:37:00Z">
              <w:r w:rsidRPr="003741E9">
                <w:rPr>
                  <w:lang w:val="en-US"/>
                  <w:rPrChange w:id="58" w:author="Clotilde Pean" w:date="2021-06-22T10:16:00Z">
                    <w:rPr/>
                  </w:rPrChange>
                </w:rPr>
                <w:t>Added additional comments</w:t>
              </w:r>
            </w:ins>
            <w:ins w:id="59" w:author="Robin Matthews" w:date="2021-06-18T17:38:00Z">
              <w:r w:rsidRPr="003741E9">
                <w:rPr>
                  <w:lang w:val="en-US"/>
                  <w:rPrChange w:id="60" w:author="Clotilde Pean" w:date="2021-06-22T10:16:00Z">
                    <w:rPr/>
                  </w:rPrChange>
                </w:rPr>
                <w:t>,</w:t>
              </w:r>
            </w:ins>
            <w:ins w:id="61" w:author="Robin Matthews" w:date="2021-06-18T17:37:00Z">
              <w:r w:rsidRPr="003741E9">
                <w:rPr>
                  <w:lang w:val="en-US"/>
                  <w:rPrChange w:id="62" w:author="Clotilde Pean" w:date="2021-06-22T10:16:00Z">
                    <w:rPr/>
                  </w:rPrChange>
                </w:rPr>
                <w:t xml:space="preserve"> identified by Sophie</w:t>
              </w:r>
            </w:ins>
          </w:p>
        </w:tc>
      </w:tr>
      <w:tr w:rsidR="00DD1D31" w:rsidRPr="003741E9" w14:paraId="7960BAD0" w14:textId="77777777" w:rsidTr="00CD3B49">
        <w:tc>
          <w:tcPr>
            <w:tcW w:w="2265" w:type="dxa"/>
            <w:tcPrChange w:id="63" w:author="Robin Matthews" w:date="2021-09-08T18:53:00Z">
              <w:tcPr>
                <w:tcW w:w="2265" w:type="dxa"/>
              </w:tcPr>
            </w:tcPrChange>
          </w:tcPr>
          <w:p w14:paraId="73C6F1DE" w14:textId="5EF61A3B" w:rsidR="00DD1D31" w:rsidRPr="003741E9" w:rsidRDefault="003566D5" w:rsidP="00CD3B49">
            <w:pPr>
              <w:rPr>
                <w:rFonts w:eastAsiaTheme="minorHAnsi"/>
                <w:lang w:val="en-US"/>
                <w:rPrChange w:id="64" w:author="Clotilde Pean" w:date="2021-06-22T10:16:00Z">
                  <w:rPr>
                    <w:rFonts w:eastAsiaTheme="minorHAnsi"/>
                  </w:rPr>
                </w:rPrChange>
              </w:rPr>
              <w:pPrChange w:id="65" w:author="Robin Matthews" w:date="2021-09-08T18:53:00Z">
                <w:pPr/>
              </w:pPrChange>
            </w:pPr>
            <w:r>
              <w:rPr>
                <w:rFonts w:eastAsiaTheme="minorHAnsi"/>
                <w:lang w:val="en-US"/>
              </w:rPr>
              <w:t>5</w:t>
            </w:r>
          </w:p>
        </w:tc>
        <w:tc>
          <w:tcPr>
            <w:tcW w:w="2265" w:type="dxa"/>
            <w:tcPrChange w:id="66" w:author="Robin Matthews" w:date="2021-09-08T18:53:00Z">
              <w:tcPr>
                <w:tcW w:w="2265" w:type="dxa"/>
              </w:tcPr>
            </w:tcPrChange>
          </w:tcPr>
          <w:p w14:paraId="3239BC59" w14:textId="635F70B4" w:rsidR="00DD1D31" w:rsidRPr="003741E9" w:rsidRDefault="003566D5" w:rsidP="00CD3B49">
            <w:pPr>
              <w:rPr>
                <w:rFonts w:eastAsiaTheme="minorHAnsi"/>
                <w:lang w:val="en-US"/>
                <w:rPrChange w:id="67" w:author="Clotilde Pean" w:date="2021-06-22T10:16:00Z">
                  <w:rPr>
                    <w:rFonts w:eastAsiaTheme="minorHAnsi"/>
                  </w:rPr>
                </w:rPrChange>
              </w:rPr>
              <w:pPrChange w:id="68" w:author="Robin Matthews" w:date="2021-09-08T18:53:00Z">
                <w:pPr/>
              </w:pPrChange>
            </w:pPr>
            <w:r>
              <w:rPr>
                <w:rFonts w:eastAsiaTheme="minorHAnsi"/>
                <w:lang w:val="en-US"/>
              </w:rPr>
              <w:t>22/06</w:t>
            </w:r>
          </w:p>
        </w:tc>
        <w:tc>
          <w:tcPr>
            <w:tcW w:w="2266" w:type="dxa"/>
            <w:tcPrChange w:id="69" w:author="Robin Matthews" w:date="2021-09-08T18:53:00Z">
              <w:tcPr>
                <w:tcW w:w="2266" w:type="dxa"/>
              </w:tcPr>
            </w:tcPrChange>
          </w:tcPr>
          <w:p w14:paraId="6BFB6EFB" w14:textId="435504D5" w:rsidR="00DD1D31" w:rsidRPr="003741E9" w:rsidRDefault="003566D5" w:rsidP="00CD3B49">
            <w:pPr>
              <w:rPr>
                <w:rFonts w:eastAsiaTheme="minorHAnsi"/>
                <w:lang w:val="en-US"/>
                <w:rPrChange w:id="70" w:author="Clotilde Pean" w:date="2021-06-22T10:16:00Z">
                  <w:rPr>
                    <w:rFonts w:eastAsiaTheme="minorHAnsi"/>
                  </w:rPr>
                </w:rPrChange>
              </w:rPr>
              <w:pPrChange w:id="71" w:author="Robin Matthews" w:date="2021-09-08T18:53:00Z">
                <w:pPr/>
              </w:pPrChange>
            </w:pPr>
            <w:r>
              <w:rPr>
                <w:rFonts w:eastAsiaTheme="minorHAnsi"/>
                <w:lang w:val="en-US"/>
              </w:rPr>
              <w:t>Clotilde</w:t>
            </w:r>
          </w:p>
        </w:tc>
        <w:tc>
          <w:tcPr>
            <w:tcW w:w="2266" w:type="dxa"/>
            <w:tcPrChange w:id="72" w:author="Robin Matthews" w:date="2021-09-08T18:53:00Z">
              <w:tcPr>
                <w:tcW w:w="2266" w:type="dxa"/>
              </w:tcPr>
            </w:tcPrChange>
          </w:tcPr>
          <w:p w14:paraId="27DD8C6B" w14:textId="727846B1" w:rsidR="00DD1D31" w:rsidRPr="003741E9" w:rsidRDefault="003566D5" w:rsidP="00CD3B49">
            <w:pPr>
              <w:rPr>
                <w:rFonts w:eastAsiaTheme="minorHAnsi"/>
                <w:lang w:val="en-US"/>
                <w:rPrChange w:id="73" w:author="Clotilde Pean" w:date="2021-06-22T10:16:00Z">
                  <w:rPr>
                    <w:rFonts w:eastAsiaTheme="minorHAnsi"/>
                  </w:rPr>
                </w:rPrChange>
              </w:rPr>
              <w:pPrChange w:id="74" w:author="Robin Matthews" w:date="2021-09-08T18:53:00Z">
                <w:pPr/>
              </w:pPrChange>
            </w:pPr>
            <w:r>
              <w:rPr>
                <w:rFonts w:eastAsiaTheme="minorHAnsi"/>
                <w:lang w:val="en-US"/>
              </w:rPr>
              <w:t>Check author &amp; CCB lists – add citation</w:t>
            </w:r>
          </w:p>
        </w:tc>
      </w:tr>
      <w:tr w:rsidR="00DD1D31" w:rsidRPr="003741E9" w14:paraId="6F81403B" w14:textId="77777777" w:rsidTr="00CD3B49">
        <w:tc>
          <w:tcPr>
            <w:tcW w:w="2265" w:type="dxa"/>
            <w:tcPrChange w:id="75" w:author="Robin Matthews" w:date="2021-09-08T18:53:00Z">
              <w:tcPr>
                <w:tcW w:w="2265" w:type="dxa"/>
              </w:tcPr>
            </w:tcPrChange>
          </w:tcPr>
          <w:p w14:paraId="0EEBA484" w14:textId="167D3357" w:rsidR="00DD1D31" w:rsidRPr="003741E9" w:rsidRDefault="00EB76D0" w:rsidP="00CD3B49">
            <w:pPr>
              <w:rPr>
                <w:rFonts w:eastAsiaTheme="minorHAnsi"/>
                <w:lang w:val="en-US"/>
                <w:rPrChange w:id="76" w:author="Clotilde Pean" w:date="2021-06-22T10:16:00Z">
                  <w:rPr>
                    <w:rFonts w:eastAsiaTheme="minorHAnsi"/>
                  </w:rPr>
                </w:rPrChange>
              </w:rPr>
              <w:pPrChange w:id="77" w:author="Robin Matthews" w:date="2021-09-08T18:53:00Z">
                <w:pPr/>
              </w:pPrChange>
            </w:pPr>
            <w:ins w:id="78" w:author="Tom Maycock" w:date="2021-09-07T11:59:00Z">
              <w:r>
                <w:rPr>
                  <w:rFonts w:eastAsiaTheme="minorHAnsi"/>
                  <w:lang w:val="en-US"/>
                </w:rPr>
                <w:t>6</w:t>
              </w:r>
            </w:ins>
          </w:p>
        </w:tc>
        <w:tc>
          <w:tcPr>
            <w:tcW w:w="2265" w:type="dxa"/>
            <w:tcPrChange w:id="79" w:author="Robin Matthews" w:date="2021-09-08T18:53:00Z">
              <w:tcPr>
                <w:tcW w:w="2265" w:type="dxa"/>
              </w:tcPr>
            </w:tcPrChange>
          </w:tcPr>
          <w:p w14:paraId="0113259D" w14:textId="1DF868F6" w:rsidR="00DD1D31" w:rsidRPr="003741E9" w:rsidRDefault="00527F09" w:rsidP="00CD3B49">
            <w:pPr>
              <w:rPr>
                <w:rFonts w:eastAsiaTheme="minorHAnsi"/>
                <w:lang w:val="en-US"/>
                <w:rPrChange w:id="80" w:author="Clotilde Pean" w:date="2021-06-22T10:16:00Z">
                  <w:rPr>
                    <w:rFonts w:eastAsiaTheme="minorHAnsi"/>
                  </w:rPr>
                </w:rPrChange>
              </w:rPr>
              <w:pPrChange w:id="81" w:author="Robin Matthews" w:date="2021-09-08T18:53:00Z">
                <w:pPr/>
              </w:pPrChange>
            </w:pPr>
            <w:ins w:id="82" w:author="Ian Blenkinsop" w:date="2021-07-15T09:41:00Z">
              <w:r>
                <w:rPr>
                  <w:rFonts w:eastAsiaTheme="minorHAnsi"/>
                  <w:lang w:val="en-US"/>
                </w:rPr>
                <w:t>28/07/21</w:t>
              </w:r>
            </w:ins>
          </w:p>
        </w:tc>
        <w:tc>
          <w:tcPr>
            <w:tcW w:w="2266" w:type="dxa"/>
            <w:tcPrChange w:id="83" w:author="Robin Matthews" w:date="2021-09-08T18:53:00Z">
              <w:tcPr>
                <w:tcW w:w="2266" w:type="dxa"/>
              </w:tcPr>
            </w:tcPrChange>
          </w:tcPr>
          <w:p w14:paraId="56969A5A" w14:textId="0EC5454B" w:rsidR="00DD1D31" w:rsidRPr="003741E9" w:rsidRDefault="00527F09" w:rsidP="00CD3B49">
            <w:pPr>
              <w:rPr>
                <w:rFonts w:eastAsiaTheme="minorHAnsi"/>
                <w:lang w:val="en-US"/>
                <w:rPrChange w:id="84" w:author="Clotilde Pean" w:date="2021-06-22T10:16:00Z">
                  <w:rPr>
                    <w:rFonts w:eastAsiaTheme="minorHAnsi"/>
                  </w:rPr>
                </w:rPrChange>
              </w:rPr>
              <w:pPrChange w:id="85" w:author="Robin Matthews" w:date="2021-09-08T18:53:00Z">
                <w:pPr/>
              </w:pPrChange>
            </w:pPr>
            <w:ins w:id="86" w:author="Ian Blenkinsop" w:date="2021-07-15T09:41:00Z">
              <w:r>
                <w:rPr>
                  <w:rFonts w:eastAsiaTheme="minorHAnsi"/>
                  <w:lang w:val="en-US"/>
                </w:rPr>
                <w:t>Soapbox (external)</w:t>
              </w:r>
            </w:ins>
          </w:p>
        </w:tc>
        <w:tc>
          <w:tcPr>
            <w:tcW w:w="2266" w:type="dxa"/>
            <w:tcPrChange w:id="87" w:author="Robin Matthews" w:date="2021-09-08T18:53:00Z">
              <w:tcPr>
                <w:tcW w:w="2266" w:type="dxa"/>
              </w:tcPr>
            </w:tcPrChange>
          </w:tcPr>
          <w:p w14:paraId="6AAC4FE0" w14:textId="7292CE1C" w:rsidR="00DD1D31" w:rsidRPr="003741E9" w:rsidRDefault="00527F09" w:rsidP="00CD3B49">
            <w:pPr>
              <w:rPr>
                <w:rFonts w:eastAsiaTheme="minorHAnsi"/>
                <w:lang w:val="en-US"/>
                <w:rPrChange w:id="88" w:author="Clotilde Pean" w:date="2021-06-22T10:16:00Z">
                  <w:rPr>
                    <w:rFonts w:eastAsiaTheme="minorHAnsi"/>
                  </w:rPr>
                </w:rPrChange>
              </w:rPr>
              <w:pPrChange w:id="89" w:author="Robin Matthews" w:date="2021-09-08T18:53:00Z">
                <w:pPr/>
              </w:pPrChange>
            </w:pPr>
            <w:ins w:id="90" w:author="Ian Blenkinsop" w:date="2021-07-15T09:41:00Z">
              <w:r>
                <w:rPr>
                  <w:rFonts w:eastAsiaTheme="minorHAnsi"/>
                  <w:lang w:val="en-US"/>
                </w:rPr>
                <w:t>Copyedit</w:t>
              </w:r>
            </w:ins>
          </w:p>
        </w:tc>
      </w:tr>
      <w:tr w:rsidR="00DD1D31" w:rsidRPr="003741E9" w14:paraId="4FD1F972" w14:textId="77777777" w:rsidTr="00CD3B49">
        <w:tc>
          <w:tcPr>
            <w:tcW w:w="2265" w:type="dxa"/>
            <w:tcPrChange w:id="91" w:author="Robin Matthews" w:date="2021-09-08T18:53:00Z">
              <w:tcPr>
                <w:tcW w:w="2265" w:type="dxa"/>
              </w:tcPr>
            </w:tcPrChange>
          </w:tcPr>
          <w:p w14:paraId="4C89FAF0" w14:textId="5C2760B4" w:rsidR="00DD1D31" w:rsidRPr="003741E9" w:rsidRDefault="00EB76D0" w:rsidP="00CD3B49">
            <w:pPr>
              <w:rPr>
                <w:rFonts w:eastAsiaTheme="minorHAnsi"/>
                <w:lang w:val="en-US"/>
                <w:rPrChange w:id="92" w:author="Clotilde Pean" w:date="2021-06-22T10:16:00Z">
                  <w:rPr>
                    <w:rFonts w:eastAsiaTheme="minorHAnsi"/>
                  </w:rPr>
                </w:rPrChange>
              </w:rPr>
              <w:pPrChange w:id="93" w:author="Robin Matthews" w:date="2021-09-08T18:53:00Z">
                <w:pPr/>
              </w:pPrChange>
            </w:pPr>
            <w:ins w:id="94" w:author="Tom Maycock" w:date="2021-09-07T11:59:00Z">
              <w:r>
                <w:rPr>
                  <w:rFonts w:eastAsiaTheme="minorHAnsi"/>
                  <w:lang w:val="en-US"/>
                </w:rPr>
                <w:t>7</w:t>
              </w:r>
            </w:ins>
          </w:p>
        </w:tc>
        <w:tc>
          <w:tcPr>
            <w:tcW w:w="2265" w:type="dxa"/>
            <w:tcPrChange w:id="95" w:author="Robin Matthews" w:date="2021-09-08T18:53:00Z">
              <w:tcPr>
                <w:tcW w:w="2265" w:type="dxa"/>
              </w:tcPr>
            </w:tcPrChange>
          </w:tcPr>
          <w:p w14:paraId="646CAB6B" w14:textId="1F9256FD" w:rsidR="00DD1D31" w:rsidRPr="003741E9" w:rsidRDefault="00EB76D0" w:rsidP="00CD3B49">
            <w:pPr>
              <w:rPr>
                <w:rFonts w:eastAsiaTheme="minorHAnsi"/>
                <w:lang w:val="en-US"/>
                <w:rPrChange w:id="96" w:author="Clotilde Pean" w:date="2021-06-22T10:16:00Z">
                  <w:rPr>
                    <w:rFonts w:eastAsiaTheme="minorHAnsi"/>
                  </w:rPr>
                </w:rPrChange>
              </w:rPr>
              <w:pPrChange w:id="97" w:author="Robin Matthews" w:date="2021-09-08T18:53:00Z">
                <w:pPr/>
              </w:pPrChange>
            </w:pPr>
            <w:ins w:id="98" w:author="Tom Maycock" w:date="2021-09-07T12:00:00Z">
              <w:r>
                <w:rPr>
                  <w:rFonts w:eastAsiaTheme="minorHAnsi"/>
                  <w:lang w:val="en-US"/>
                </w:rPr>
                <w:t>07/07/21</w:t>
              </w:r>
            </w:ins>
          </w:p>
        </w:tc>
        <w:tc>
          <w:tcPr>
            <w:tcW w:w="2266" w:type="dxa"/>
            <w:tcPrChange w:id="99" w:author="Robin Matthews" w:date="2021-09-08T18:53:00Z">
              <w:tcPr>
                <w:tcW w:w="2266" w:type="dxa"/>
              </w:tcPr>
            </w:tcPrChange>
          </w:tcPr>
          <w:p w14:paraId="37F906BB" w14:textId="746E22E9" w:rsidR="00DD1D31" w:rsidRPr="003741E9" w:rsidRDefault="00EB76D0" w:rsidP="00CD3B49">
            <w:pPr>
              <w:rPr>
                <w:rFonts w:eastAsiaTheme="minorHAnsi"/>
                <w:lang w:val="en-US"/>
                <w:rPrChange w:id="100" w:author="Clotilde Pean" w:date="2021-06-22T10:16:00Z">
                  <w:rPr>
                    <w:rFonts w:eastAsiaTheme="minorHAnsi"/>
                  </w:rPr>
                </w:rPrChange>
              </w:rPr>
              <w:pPrChange w:id="101" w:author="Robin Matthews" w:date="2021-09-08T18:53:00Z">
                <w:pPr/>
              </w:pPrChange>
            </w:pPr>
            <w:ins w:id="102" w:author="Tom Maycock" w:date="2021-09-07T12:00:00Z">
              <w:r>
                <w:rPr>
                  <w:rFonts w:eastAsiaTheme="minorHAnsi"/>
                  <w:lang w:val="en-US"/>
                </w:rPr>
                <w:t>Tom</w:t>
              </w:r>
            </w:ins>
          </w:p>
        </w:tc>
        <w:tc>
          <w:tcPr>
            <w:tcW w:w="2266" w:type="dxa"/>
            <w:tcPrChange w:id="103" w:author="Robin Matthews" w:date="2021-09-08T18:53:00Z">
              <w:tcPr>
                <w:tcW w:w="2266" w:type="dxa"/>
              </w:tcPr>
            </w:tcPrChange>
          </w:tcPr>
          <w:p w14:paraId="67840C1F" w14:textId="4DB59801" w:rsidR="00DD1D31" w:rsidRPr="003741E9" w:rsidRDefault="00EB76D0" w:rsidP="00CD3B49">
            <w:pPr>
              <w:rPr>
                <w:rFonts w:eastAsiaTheme="minorHAnsi"/>
                <w:lang w:val="en-US"/>
                <w:rPrChange w:id="104" w:author="Clotilde Pean" w:date="2021-06-22T10:16:00Z">
                  <w:rPr>
                    <w:rFonts w:eastAsiaTheme="minorHAnsi"/>
                  </w:rPr>
                </w:rPrChange>
              </w:rPr>
              <w:pPrChange w:id="105" w:author="Robin Matthews" w:date="2021-09-08T18:53:00Z">
                <w:pPr/>
              </w:pPrChange>
            </w:pPr>
            <w:ins w:id="106" w:author="Tom Maycock" w:date="2021-09-07T12:00:00Z">
              <w:r>
                <w:rPr>
                  <w:rFonts w:eastAsiaTheme="minorHAnsi"/>
                  <w:lang w:val="en-US"/>
                </w:rPr>
                <w:t>Reviewed SBX edits</w:t>
              </w:r>
            </w:ins>
          </w:p>
        </w:tc>
      </w:tr>
      <w:tr w:rsidR="00826CA5" w:rsidRPr="003741E9" w14:paraId="056B82C2" w14:textId="77777777" w:rsidTr="00CD3B49">
        <w:trPr>
          <w:ins w:id="107" w:author="Tom Maycock" w:date="2021-09-08T10:28:00Z"/>
        </w:trPr>
        <w:tc>
          <w:tcPr>
            <w:tcW w:w="2265" w:type="dxa"/>
            <w:tcPrChange w:id="108" w:author="Robin Matthews" w:date="2021-09-08T18:53:00Z">
              <w:tcPr>
                <w:tcW w:w="2265" w:type="dxa"/>
              </w:tcPr>
            </w:tcPrChange>
          </w:tcPr>
          <w:p w14:paraId="2C80A750" w14:textId="2AA64E5A" w:rsidR="00826CA5" w:rsidRDefault="00826CA5" w:rsidP="00CD3B49">
            <w:pPr>
              <w:rPr>
                <w:ins w:id="109" w:author="Tom Maycock" w:date="2021-09-08T10:28:00Z"/>
                <w:rFonts w:eastAsiaTheme="minorHAnsi"/>
                <w:lang w:val="en-US"/>
              </w:rPr>
              <w:pPrChange w:id="110" w:author="Robin Matthews" w:date="2021-09-08T18:53:00Z">
                <w:pPr/>
              </w:pPrChange>
            </w:pPr>
            <w:ins w:id="111" w:author="Tom Maycock" w:date="2021-09-08T10:28:00Z">
              <w:r>
                <w:rPr>
                  <w:rFonts w:eastAsiaTheme="minorHAnsi"/>
                  <w:lang w:val="en-US"/>
                </w:rPr>
                <w:t>8</w:t>
              </w:r>
            </w:ins>
          </w:p>
        </w:tc>
        <w:tc>
          <w:tcPr>
            <w:tcW w:w="2265" w:type="dxa"/>
            <w:tcPrChange w:id="112" w:author="Robin Matthews" w:date="2021-09-08T18:53:00Z">
              <w:tcPr>
                <w:tcW w:w="2265" w:type="dxa"/>
              </w:tcPr>
            </w:tcPrChange>
          </w:tcPr>
          <w:p w14:paraId="5E9F7829" w14:textId="26623507" w:rsidR="00826CA5" w:rsidRDefault="00826CA5" w:rsidP="00CD3B49">
            <w:pPr>
              <w:rPr>
                <w:ins w:id="113" w:author="Tom Maycock" w:date="2021-09-08T10:28:00Z"/>
                <w:rFonts w:eastAsiaTheme="minorHAnsi"/>
                <w:lang w:val="en-US"/>
              </w:rPr>
              <w:pPrChange w:id="114" w:author="Robin Matthews" w:date="2021-09-08T18:53:00Z">
                <w:pPr/>
              </w:pPrChange>
            </w:pPr>
            <w:ins w:id="115" w:author="Tom Maycock" w:date="2021-09-08T10:28:00Z">
              <w:r>
                <w:rPr>
                  <w:rFonts w:eastAsiaTheme="minorHAnsi"/>
                  <w:lang w:val="en-US"/>
                </w:rPr>
                <w:t>08/07/21</w:t>
              </w:r>
            </w:ins>
          </w:p>
        </w:tc>
        <w:tc>
          <w:tcPr>
            <w:tcW w:w="2266" w:type="dxa"/>
            <w:tcPrChange w:id="116" w:author="Robin Matthews" w:date="2021-09-08T18:53:00Z">
              <w:tcPr>
                <w:tcW w:w="2266" w:type="dxa"/>
              </w:tcPr>
            </w:tcPrChange>
          </w:tcPr>
          <w:p w14:paraId="26D19D67" w14:textId="5AB2EE79" w:rsidR="00826CA5" w:rsidRDefault="00826CA5" w:rsidP="00CD3B49">
            <w:pPr>
              <w:rPr>
                <w:ins w:id="117" w:author="Tom Maycock" w:date="2021-09-08T10:28:00Z"/>
                <w:rFonts w:eastAsiaTheme="minorHAnsi"/>
                <w:lang w:val="en-US"/>
              </w:rPr>
              <w:pPrChange w:id="118" w:author="Robin Matthews" w:date="2021-09-08T18:53:00Z">
                <w:pPr/>
              </w:pPrChange>
            </w:pPr>
            <w:ins w:id="119" w:author="Tom Maycock" w:date="2021-09-08T10:28:00Z">
              <w:r>
                <w:rPr>
                  <w:rFonts w:eastAsiaTheme="minorHAnsi"/>
                  <w:lang w:val="en-US"/>
                </w:rPr>
                <w:t>Tom</w:t>
              </w:r>
            </w:ins>
          </w:p>
        </w:tc>
        <w:tc>
          <w:tcPr>
            <w:tcW w:w="2266" w:type="dxa"/>
            <w:tcPrChange w:id="120" w:author="Robin Matthews" w:date="2021-09-08T18:53:00Z">
              <w:tcPr>
                <w:tcW w:w="2266" w:type="dxa"/>
              </w:tcPr>
            </w:tcPrChange>
          </w:tcPr>
          <w:p w14:paraId="52905075" w14:textId="60A4C0F3" w:rsidR="00826CA5" w:rsidRDefault="00826CA5" w:rsidP="00CD3B49">
            <w:pPr>
              <w:rPr>
                <w:ins w:id="121" w:author="Tom Maycock" w:date="2021-09-08T10:28:00Z"/>
                <w:rFonts w:eastAsiaTheme="minorHAnsi"/>
                <w:lang w:val="en-US"/>
              </w:rPr>
              <w:pPrChange w:id="122" w:author="Robin Matthews" w:date="2021-09-08T18:53:00Z">
                <w:pPr/>
              </w:pPrChange>
            </w:pPr>
            <w:ins w:id="123" w:author="Tom Maycock" w:date="2021-09-08T10:28:00Z">
              <w:r>
                <w:rPr>
                  <w:rFonts w:eastAsiaTheme="minorHAnsi"/>
                  <w:lang w:val="en-US"/>
                </w:rPr>
                <w:t>More checks</w:t>
              </w:r>
            </w:ins>
          </w:p>
        </w:tc>
      </w:tr>
      <w:tr w:rsidR="008C7567" w:rsidRPr="003741E9" w14:paraId="4EF09F3E" w14:textId="77777777" w:rsidTr="00CD3B49">
        <w:tc>
          <w:tcPr>
            <w:tcW w:w="2265" w:type="dxa"/>
          </w:tcPr>
          <w:p w14:paraId="28A407DB" w14:textId="56618389" w:rsidR="008C7567" w:rsidRDefault="008C7567" w:rsidP="00CD3B49">
            <w:pPr>
              <w:rPr>
                <w:rFonts w:eastAsiaTheme="minorHAnsi"/>
                <w:lang w:val="en-US"/>
              </w:rPr>
            </w:pPr>
            <w:r>
              <w:rPr>
                <w:rFonts w:eastAsiaTheme="minorHAnsi"/>
                <w:lang w:val="en-US"/>
              </w:rPr>
              <w:t>9</w:t>
            </w:r>
          </w:p>
        </w:tc>
        <w:tc>
          <w:tcPr>
            <w:tcW w:w="2265" w:type="dxa"/>
          </w:tcPr>
          <w:p w14:paraId="37CE2012" w14:textId="0E7AC851" w:rsidR="008C7567" w:rsidRDefault="008C7567" w:rsidP="00CD3B49">
            <w:pPr>
              <w:rPr>
                <w:rFonts w:eastAsiaTheme="minorHAnsi"/>
                <w:lang w:val="en-US"/>
              </w:rPr>
            </w:pPr>
            <w:r>
              <w:rPr>
                <w:rFonts w:eastAsiaTheme="minorHAnsi"/>
                <w:lang w:val="en-US"/>
              </w:rPr>
              <w:t>09/07/21</w:t>
            </w:r>
          </w:p>
        </w:tc>
        <w:tc>
          <w:tcPr>
            <w:tcW w:w="2266" w:type="dxa"/>
          </w:tcPr>
          <w:p w14:paraId="79B11F43" w14:textId="4148EC5F" w:rsidR="008C7567" w:rsidRDefault="008C7567" w:rsidP="00CD3B49">
            <w:pPr>
              <w:rPr>
                <w:rFonts w:eastAsiaTheme="minorHAnsi"/>
                <w:lang w:val="en-US"/>
              </w:rPr>
            </w:pPr>
            <w:r>
              <w:rPr>
                <w:rFonts w:eastAsiaTheme="minorHAnsi"/>
                <w:lang w:val="en-US"/>
              </w:rPr>
              <w:t>Robin</w:t>
            </w:r>
          </w:p>
        </w:tc>
        <w:tc>
          <w:tcPr>
            <w:tcW w:w="2266" w:type="dxa"/>
          </w:tcPr>
          <w:p w14:paraId="1B094D8B" w14:textId="3DDF55C0" w:rsidR="008C7567" w:rsidRDefault="008C7567" w:rsidP="00CD3B49">
            <w:pPr>
              <w:rPr>
                <w:rFonts w:eastAsiaTheme="minorHAnsi"/>
                <w:lang w:val="en-US"/>
              </w:rPr>
            </w:pPr>
            <w:r>
              <w:rPr>
                <w:rFonts w:eastAsiaTheme="minorHAnsi"/>
                <w:lang w:val="en-US"/>
              </w:rPr>
              <w:t>Refreshed references</w:t>
            </w:r>
          </w:p>
        </w:tc>
      </w:tr>
    </w:tbl>
    <w:p w14:paraId="455B71BD" w14:textId="5107BCA4" w:rsidR="004235C0" w:rsidRPr="003741E9" w:rsidRDefault="00CD3B49" w:rsidP="004235C0">
      <w:pPr>
        <w:widowControl/>
        <w:spacing w:after="160" w:line="259" w:lineRule="auto"/>
        <w:rPr>
          <w:rFonts w:asciiTheme="minorHAnsi" w:eastAsiaTheme="minorHAnsi" w:hAnsiTheme="minorHAnsi"/>
          <w:lang w:val="en-US" w:eastAsia="en-US"/>
          <w:rPrChange w:id="124" w:author="Clotilde Pean" w:date="2021-06-22T10:16:00Z">
            <w:rPr>
              <w:rFonts w:asciiTheme="minorHAnsi" w:eastAsiaTheme="minorHAnsi" w:hAnsiTheme="minorHAnsi"/>
              <w:lang w:eastAsia="en-US"/>
            </w:rPr>
          </w:rPrChange>
        </w:rPr>
      </w:pPr>
      <w:ins w:id="125" w:author="Robin Matthews" w:date="2021-09-08T18:53:00Z">
        <w:r>
          <w:rPr>
            <w:rFonts w:asciiTheme="minorHAnsi" w:eastAsiaTheme="minorHAnsi" w:hAnsiTheme="minorHAnsi"/>
            <w:lang w:val="en-US" w:eastAsia="en-US"/>
          </w:rPr>
          <w:br w:type="textWrapping" w:clear="all"/>
        </w:r>
      </w:ins>
    </w:p>
    <w:p w14:paraId="782D1FE6" w14:textId="77777777" w:rsidR="004235C0" w:rsidRDefault="004235C0">
      <w:pPr>
        <w:rPr>
          <w:b/>
          <w:bCs/>
          <w:color w:val="000000"/>
          <w:lang w:val="en-GB"/>
        </w:rPr>
      </w:pPr>
      <w:r>
        <w:rPr>
          <w:b/>
          <w:bCs/>
          <w:color w:val="000000"/>
          <w:lang w:val="en-GB"/>
        </w:rPr>
        <w:br w:type="page"/>
      </w:r>
    </w:p>
    <w:p w14:paraId="01627D63" w14:textId="4FCCA044" w:rsidR="0027492A" w:rsidRPr="00F67587" w:rsidRDefault="0027492A" w:rsidP="00F67587">
      <w:pPr>
        <w:pStyle w:val="AR6BodyText"/>
        <w:rPr>
          <w:b/>
          <w:bCs/>
          <w:color w:val="000000"/>
          <w:lang w:val="en-GB"/>
        </w:rPr>
      </w:pPr>
      <w:r w:rsidRPr="00F67587">
        <w:rPr>
          <w:b/>
          <w:bCs/>
          <w:color w:val="000000"/>
          <w:lang w:val="en-GB"/>
        </w:rPr>
        <w:lastRenderedPageBreak/>
        <w:t xml:space="preserve">Coordinating Lead Authors: </w:t>
      </w:r>
    </w:p>
    <w:p w14:paraId="3A70E3D5" w14:textId="77777777" w:rsidR="0027492A" w:rsidRPr="003862D0" w:rsidRDefault="0027492A" w:rsidP="007C1FA7">
      <w:pPr>
        <w:pStyle w:val="AR6BodyText"/>
        <w:rPr>
          <w:lang w:val="en-GB"/>
        </w:rPr>
      </w:pPr>
      <w:r w:rsidRPr="003862D0">
        <w:rPr>
          <w:lang w:val="en-GB"/>
        </w:rPr>
        <w:t>June-Yi Lee (Republic of Korea), Jochem Marotzke (Germany)</w:t>
      </w:r>
    </w:p>
    <w:p w14:paraId="332CB762" w14:textId="77777777" w:rsidR="0027492A" w:rsidRPr="003862D0" w:rsidRDefault="0027492A" w:rsidP="0027492A">
      <w:pPr>
        <w:pStyle w:val="AR6BodyText"/>
        <w:rPr>
          <w:lang w:val="en-GB"/>
        </w:rPr>
      </w:pPr>
    </w:p>
    <w:p w14:paraId="5583F47B" w14:textId="77777777" w:rsidR="0027492A" w:rsidRPr="003862D0" w:rsidRDefault="0027492A" w:rsidP="0027492A">
      <w:pPr>
        <w:pStyle w:val="AR6BodyText"/>
        <w:rPr>
          <w:b/>
          <w:bCs/>
          <w:lang w:val="en-GB"/>
        </w:rPr>
      </w:pPr>
      <w:r w:rsidRPr="003862D0">
        <w:rPr>
          <w:b/>
          <w:lang w:val="en-GB"/>
        </w:rPr>
        <w:t xml:space="preserve">Lead Authors: </w:t>
      </w:r>
    </w:p>
    <w:p w14:paraId="367C5BE3" w14:textId="04A1AD56" w:rsidR="0027492A" w:rsidRPr="003862D0" w:rsidRDefault="0027492A" w:rsidP="0027492A">
      <w:pPr>
        <w:pStyle w:val="AR6BodyText"/>
        <w:rPr>
          <w:lang w:val="en-GB"/>
        </w:rPr>
      </w:pPr>
      <w:r w:rsidRPr="003862D0">
        <w:rPr>
          <w:lang w:val="en-GB"/>
        </w:rPr>
        <w:t>Govindasamy Bala (India</w:t>
      </w:r>
      <w:r w:rsidR="00270FC1">
        <w:rPr>
          <w:lang w:val="en-GB"/>
        </w:rPr>
        <w:t>/</w:t>
      </w:r>
      <w:r w:rsidR="007501C1">
        <w:rPr>
          <w:lang w:val="en-GB"/>
        </w:rPr>
        <w:t>United States of America</w:t>
      </w:r>
      <w:r w:rsidRPr="003862D0">
        <w:rPr>
          <w:lang w:val="en-GB"/>
        </w:rPr>
        <w:t>), Long Cao (China), Susanna Corti (Italy), John</w:t>
      </w:r>
      <w:r w:rsidR="00F63DA8">
        <w:rPr>
          <w:lang w:val="en-GB"/>
        </w:rPr>
        <w:t xml:space="preserve"> P.</w:t>
      </w:r>
      <w:r w:rsidRPr="003862D0">
        <w:rPr>
          <w:lang w:val="en-GB"/>
        </w:rPr>
        <w:t xml:space="preserve"> Dunne (</w:t>
      </w:r>
      <w:r w:rsidR="007501C1">
        <w:rPr>
          <w:lang w:val="en-GB"/>
        </w:rPr>
        <w:t>United States of America</w:t>
      </w:r>
      <w:r w:rsidRPr="003862D0">
        <w:rPr>
          <w:lang w:val="en-GB"/>
        </w:rPr>
        <w:t xml:space="preserve">), Francois Engelbrecht (South Africa), Erich Fischer (Switzerland), John </w:t>
      </w:r>
      <w:r w:rsidR="00E05F8F" w:rsidRPr="003862D0">
        <w:rPr>
          <w:lang w:val="en-GB"/>
        </w:rPr>
        <w:t xml:space="preserve">C. </w:t>
      </w:r>
      <w:r w:rsidRPr="003862D0">
        <w:rPr>
          <w:lang w:val="en-GB"/>
        </w:rPr>
        <w:t>Fyfe (Canada), Christopher Jones (</w:t>
      </w:r>
      <w:r w:rsidR="007501C1">
        <w:rPr>
          <w:lang w:val="en-GB"/>
        </w:rPr>
        <w:t>United Kingdom</w:t>
      </w:r>
      <w:r w:rsidRPr="003862D0">
        <w:rPr>
          <w:lang w:val="en-GB"/>
        </w:rPr>
        <w:t>), Amanda Maycock (</w:t>
      </w:r>
      <w:r w:rsidR="007501C1">
        <w:rPr>
          <w:lang w:val="en-GB"/>
        </w:rPr>
        <w:t>United Kingdom</w:t>
      </w:r>
      <w:r w:rsidRPr="003862D0">
        <w:rPr>
          <w:lang w:val="en-GB"/>
        </w:rPr>
        <w:t>), Joseph Mutemi (Kenya), Ousmane Ndiaye (Senegal), Swapna Panickal (India), Tianjun Zhou (China)</w:t>
      </w:r>
    </w:p>
    <w:p w14:paraId="5BDDDE9E" w14:textId="77777777" w:rsidR="0027492A" w:rsidRPr="003862D0" w:rsidRDefault="0027492A" w:rsidP="0027492A">
      <w:pPr>
        <w:pStyle w:val="AR6BodyText"/>
        <w:rPr>
          <w:lang w:val="en-GB"/>
        </w:rPr>
      </w:pPr>
    </w:p>
    <w:p w14:paraId="69B2345A" w14:textId="77777777" w:rsidR="0027492A" w:rsidRPr="003862D0" w:rsidRDefault="0027492A" w:rsidP="0027492A">
      <w:pPr>
        <w:pStyle w:val="AR6BodyText"/>
        <w:rPr>
          <w:b/>
          <w:bCs/>
          <w:lang w:val="en-GB"/>
        </w:rPr>
      </w:pPr>
      <w:r w:rsidRPr="003862D0">
        <w:rPr>
          <w:b/>
          <w:lang w:val="en-GB"/>
        </w:rPr>
        <w:t xml:space="preserve">Contributing Authors: </w:t>
      </w:r>
    </w:p>
    <w:p w14:paraId="748F628B" w14:textId="3903A2BF" w:rsidR="0027492A" w:rsidRPr="003862D0" w:rsidRDefault="00B8649F" w:rsidP="0027492A">
      <w:pPr>
        <w:pStyle w:val="AR6BodyText"/>
        <w:rPr>
          <w:lang w:val="en-GB"/>
        </w:rPr>
      </w:pPr>
      <w:r w:rsidRPr="003862D0">
        <w:rPr>
          <w:lang w:val="en-GB"/>
        </w:rPr>
        <w:t xml:space="preserve">Sebastian Milinski (Germany), Kyung-Sook Yun (Republic of Korea), </w:t>
      </w:r>
      <w:r w:rsidR="0027492A" w:rsidRPr="003862D0">
        <w:rPr>
          <w:lang w:val="en-GB"/>
        </w:rPr>
        <w:t>Kyle Armour (</w:t>
      </w:r>
      <w:r w:rsidR="007501C1">
        <w:rPr>
          <w:lang w:val="en-GB"/>
        </w:rPr>
        <w:t>United States of America</w:t>
      </w:r>
      <w:r w:rsidR="0027492A" w:rsidRPr="003862D0">
        <w:rPr>
          <w:lang w:val="en-GB"/>
        </w:rPr>
        <w:t xml:space="preserve">), </w:t>
      </w:r>
      <w:r w:rsidR="00BD141D" w:rsidRPr="003862D0">
        <w:rPr>
          <w:lang w:val="en-GB"/>
        </w:rPr>
        <w:t>Nicolas Bellouin (</w:t>
      </w:r>
      <w:r w:rsidR="007501C1">
        <w:rPr>
          <w:lang w:val="en-GB"/>
        </w:rPr>
        <w:t>United Kingdom</w:t>
      </w:r>
      <w:r w:rsidR="00BD141D" w:rsidRPr="003862D0">
        <w:rPr>
          <w:lang w:val="en-GB"/>
        </w:rPr>
        <w:t>/</w:t>
      </w:r>
      <w:r w:rsidR="005E300A" w:rsidRPr="003862D0">
        <w:rPr>
          <w:lang w:val="en-GB"/>
        </w:rPr>
        <w:t xml:space="preserve">France), </w:t>
      </w:r>
      <w:r w:rsidR="00BD698A" w:rsidRPr="003862D0">
        <w:rPr>
          <w:lang w:val="en-GB"/>
        </w:rPr>
        <w:t>Ingo Bethke (Norway</w:t>
      </w:r>
      <w:r w:rsidR="003741E9">
        <w:rPr>
          <w:lang w:val="en-GB"/>
        </w:rPr>
        <w:t>/Germany</w:t>
      </w:r>
      <w:r w:rsidR="00BD698A" w:rsidRPr="003862D0">
        <w:rPr>
          <w:lang w:val="en-GB"/>
        </w:rPr>
        <w:t>),</w:t>
      </w:r>
      <w:r w:rsidR="00BD141D" w:rsidRPr="003862D0">
        <w:rPr>
          <w:lang w:val="en-GB"/>
        </w:rPr>
        <w:t xml:space="preserve"> </w:t>
      </w:r>
      <w:r w:rsidR="0027492A" w:rsidRPr="003862D0">
        <w:rPr>
          <w:lang w:val="en-GB"/>
        </w:rPr>
        <w:t xml:space="preserve">Michael </w:t>
      </w:r>
      <w:r w:rsidR="003741E9">
        <w:rPr>
          <w:lang w:val="en-GB"/>
        </w:rPr>
        <w:t xml:space="preserve">P. </w:t>
      </w:r>
      <w:r w:rsidR="0027492A" w:rsidRPr="003862D0">
        <w:rPr>
          <w:lang w:val="en-GB"/>
        </w:rPr>
        <w:t>Byrne (</w:t>
      </w:r>
      <w:r w:rsidR="007501C1">
        <w:rPr>
          <w:lang w:val="en-GB"/>
        </w:rPr>
        <w:t xml:space="preserve">United Kingdom </w:t>
      </w:r>
      <w:r w:rsidR="003741E9">
        <w:rPr>
          <w:lang w:val="en-GB"/>
        </w:rPr>
        <w:t>/</w:t>
      </w:r>
      <w:r w:rsidR="0027492A" w:rsidRPr="003862D0">
        <w:rPr>
          <w:lang w:val="en-GB"/>
        </w:rPr>
        <w:t xml:space="preserve">Ireland), Christophe Cassou (France), </w:t>
      </w:r>
      <w:r w:rsidR="00354AE2" w:rsidRPr="003862D0">
        <w:rPr>
          <w:lang w:val="en-GB"/>
        </w:rPr>
        <w:t xml:space="preserve">Deliang Chen (Sweden), </w:t>
      </w:r>
      <w:r w:rsidR="001D4E60" w:rsidRPr="003862D0">
        <w:rPr>
          <w:lang w:val="en-GB"/>
        </w:rPr>
        <w:t xml:space="preserve">Annalisa Cherchi (Italy), </w:t>
      </w:r>
      <w:r w:rsidR="0027492A" w:rsidRPr="003862D0">
        <w:rPr>
          <w:lang w:val="en-GB"/>
        </w:rPr>
        <w:t xml:space="preserve">Hannah </w:t>
      </w:r>
      <w:r w:rsidR="003741E9">
        <w:rPr>
          <w:lang w:val="en-GB"/>
        </w:rPr>
        <w:t xml:space="preserve">M. </w:t>
      </w:r>
      <w:r w:rsidR="0027492A" w:rsidRPr="003862D0">
        <w:rPr>
          <w:lang w:val="en-GB"/>
        </w:rPr>
        <w:t>Christensen (</w:t>
      </w:r>
      <w:r w:rsidR="007501C1">
        <w:rPr>
          <w:lang w:val="en-GB"/>
        </w:rPr>
        <w:t>United Kingdom</w:t>
      </w:r>
      <w:r w:rsidR="0027492A" w:rsidRPr="003862D0">
        <w:rPr>
          <w:lang w:val="en-GB"/>
        </w:rPr>
        <w:t>),</w:t>
      </w:r>
      <w:r w:rsidR="00BD141D" w:rsidRPr="003862D0">
        <w:rPr>
          <w:lang w:val="en-GB"/>
        </w:rPr>
        <w:t xml:space="preserve"> Sarah </w:t>
      </w:r>
      <w:r w:rsidR="003741E9">
        <w:rPr>
          <w:lang w:val="en-GB"/>
        </w:rPr>
        <w:t xml:space="preserve">L. </w:t>
      </w:r>
      <w:r w:rsidR="00BD141D" w:rsidRPr="003862D0">
        <w:rPr>
          <w:lang w:val="en-GB"/>
        </w:rPr>
        <w:t>Connors (France/</w:t>
      </w:r>
      <w:r w:rsidR="007501C1">
        <w:rPr>
          <w:lang w:val="en-GB"/>
        </w:rPr>
        <w:t>United Kingdom</w:t>
      </w:r>
      <w:r w:rsidR="005E300A" w:rsidRPr="003862D0">
        <w:rPr>
          <w:lang w:val="en-GB"/>
        </w:rPr>
        <w:t>),</w:t>
      </w:r>
      <w:r w:rsidR="0027492A" w:rsidRPr="003862D0">
        <w:rPr>
          <w:lang w:val="en-GB"/>
        </w:rPr>
        <w:t xml:space="preserve"> </w:t>
      </w:r>
      <w:r w:rsidR="00BD698A" w:rsidRPr="003862D0">
        <w:rPr>
          <w:lang w:val="en-GB"/>
        </w:rPr>
        <w:t>Alejandro Di Luca (Australia</w:t>
      </w:r>
      <w:r w:rsidR="003741E9">
        <w:rPr>
          <w:lang w:val="en-GB"/>
        </w:rPr>
        <w:t>, Canada</w:t>
      </w:r>
      <w:r w:rsidR="00F63DA8">
        <w:rPr>
          <w:lang w:val="en-GB"/>
        </w:rPr>
        <w:t>/Argentina</w:t>
      </w:r>
      <w:r w:rsidR="00BD698A" w:rsidRPr="003862D0">
        <w:rPr>
          <w:lang w:val="en-GB"/>
        </w:rPr>
        <w:t xml:space="preserve">), </w:t>
      </w:r>
      <w:r w:rsidR="0027492A" w:rsidRPr="003862D0">
        <w:rPr>
          <w:lang w:val="en-GB"/>
        </w:rPr>
        <w:t xml:space="preserve">Sybren </w:t>
      </w:r>
      <w:r w:rsidR="003741E9">
        <w:rPr>
          <w:lang w:val="en-GB"/>
        </w:rPr>
        <w:t xml:space="preserve">S. </w:t>
      </w:r>
      <w:r w:rsidR="0027492A" w:rsidRPr="003862D0">
        <w:rPr>
          <w:lang w:val="en-GB"/>
        </w:rPr>
        <w:t>Drijfhout (</w:t>
      </w:r>
      <w:r w:rsidR="007501C1">
        <w:rPr>
          <w:lang w:val="en-GB"/>
        </w:rPr>
        <w:t xml:space="preserve">The </w:t>
      </w:r>
      <w:r w:rsidR="0027492A" w:rsidRPr="003862D0">
        <w:rPr>
          <w:lang w:val="en-GB"/>
        </w:rPr>
        <w:t xml:space="preserve">Netherlands), </w:t>
      </w:r>
      <w:r w:rsidR="003741E9" w:rsidRPr="003862D0">
        <w:rPr>
          <w:lang w:val="en-GB"/>
        </w:rPr>
        <w:t xml:space="preserve">Christopher </w:t>
      </w:r>
      <w:r w:rsidR="003741E9">
        <w:rPr>
          <w:lang w:val="en-GB"/>
        </w:rPr>
        <w:t xml:space="preserve">G. </w:t>
      </w:r>
      <w:r w:rsidR="003741E9" w:rsidRPr="003862D0">
        <w:rPr>
          <w:lang w:val="en-GB"/>
        </w:rPr>
        <w:t>Fletcher (Canada/</w:t>
      </w:r>
      <w:r w:rsidR="007501C1">
        <w:rPr>
          <w:lang w:val="en-GB"/>
        </w:rPr>
        <w:t>United Kingdom</w:t>
      </w:r>
      <w:r w:rsidR="003741E9">
        <w:rPr>
          <w:lang w:val="en-GB"/>
        </w:rPr>
        <w:t>, Canada</w:t>
      </w:r>
      <w:r w:rsidR="003741E9" w:rsidRPr="003862D0">
        <w:rPr>
          <w:lang w:val="en-GB"/>
        </w:rPr>
        <w:t xml:space="preserve">), </w:t>
      </w:r>
      <w:r w:rsidR="00354AE2" w:rsidRPr="003862D0">
        <w:rPr>
          <w:lang w:val="en-GB"/>
        </w:rPr>
        <w:t>Piers Forster (</w:t>
      </w:r>
      <w:r w:rsidR="007501C1">
        <w:rPr>
          <w:lang w:val="en-GB"/>
        </w:rPr>
        <w:t>United Kingdom</w:t>
      </w:r>
      <w:r w:rsidR="00354AE2" w:rsidRPr="003862D0">
        <w:rPr>
          <w:lang w:val="en-GB"/>
        </w:rPr>
        <w:t xml:space="preserve">), </w:t>
      </w:r>
      <w:r w:rsidR="00F63DA8" w:rsidRPr="00F63DA8">
        <w:rPr>
          <w:rFonts w:cs="Times New Roman"/>
          <w:sz w:val="24"/>
          <w:szCs w:val="24"/>
          <w:lang w:val="en-GB"/>
        </w:rPr>
        <w:t>Javier García-Serrano (Spain)</w:t>
      </w:r>
      <w:r w:rsidR="00F63DA8">
        <w:rPr>
          <w:lang w:val="en-GB"/>
        </w:rPr>
        <w:t xml:space="preserve">, </w:t>
      </w:r>
      <w:r w:rsidR="003741E9" w:rsidRPr="003862D0">
        <w:rPr>
          <w:lang w:val="en-GB"/>
        </w:rPr>
        <w:t xml:space="preserve">Nathan P. Gillett (Canada), Darrell </w:t>
      </w:r>
      <w:r w:rsidR="003741E9">
        <w:rPr>
          <w:lang w:val="en-GB"/>
        </w:rPr>
        <w:t xml:space="preserve">S. </w:t>
      </w:r>
      <w:r w:rsidR="003741E9" w:rsidRPr="003862D0">
        <w:rPr>
          <w:lang w:val="en-GB"/>
        </w:rPr>
        <w:t>Kaufmann (</w:t>
      </w:r>
      <w:r w:rsidR="007501C1">
        <w:rPr>
          <w:lang w:val="en-GB"/>
        </w:rPr>
        <w:t>United States of America</w:t>
      </w:r>
      <w:r w:rsidR="003741E9" w:rsidRPr="003862D0">
        <w:rPr>
          <w:lang w:val="en-GB"/>
        </w:rPr>
        <w:t xml:space="preserve">), David </w:t>
      </w:r>
      <w:r w:rsidR="003741E9">
        <w:rPr>
          <w:lang w:val="en-GB"/>
        </w:rPr>
        <w:t xml:space="preserve">P. </w:t>
      </w:r>
      <w:r w:rsidR="003741E9" w:rsidRPr="003862D0">
        <w:rPr>
          <w:lang w:val="en-GB"/>
        </w:rPr>
        <w:t>Keller (Germany</w:t>
      </w:r>
      <w:r w:rsidR="003741E9">
        <w:rPr>
          <w:lang w:val="en-GB"/>
        </w:rPr>
        <w:t>/</w:t>
      </w:r>
      <w:r w:rsidR="007501C1">
        <w:rPr>
          <w:lang w:val="en-GB"/>
        </w:rPr>
        <w:t>United States of America</w:t>
      </w:r>
      <w:r w:rsidR="003741E9" w:rsidRPr="003862D0">
        <w:rPr>
          <w:lang w:val="en-GB"/>
        </w:rPr>
        <w:t xml:space="preserve">), </w:t>
      </w:r>
      <w:r w:rsidR="0027492A" w:rsidRPr="003862D0">
        <w:rPr>
          <w:lang w:val="en-GB"/>
        </w:rPr>
        <w:t>Ben Kravitz (</w:t>
      </w:r>
      <w:r w:rsidR="007501C1">
        <w:rPr>
          <w:lang w:val="en-GB"/>
        </w:rPr>
        <w:t>United States of America</w:t>
      </w:r>
      <w:r w:rsidR="0027492A" w:rsidRPr="003862D0">
        <w:rPr>
          <w:lang w:val="en-GB"/>
        </w:rPr>
        <w:t>),</w:t>
      </w:r>
      <w:r w:rsidR="00153305" w:rsidRPr="003862D0">
        <w:rPr>
          <w:lang w:val="en-GB"/>
        </w:rPr>
        <w:t xml:space="preserve"> </w:t>
      </w:r>
      <w:r w:rsidR="00F90590" w:rsidRPr="003862D0">
        <w:rPr>
          <w:lang w:val="en-GB"/>
        </w:rPr>
        <w:t>Hongmei Li (Germany</w:t>
      </w:r>
      <w:r w:rsidR="00BD141D" w:rsidRPr="003862D0">
        <w:rPr>
          <w:lang w:val="en-GB"/>
        </w:rPr>
        <w:t>/</w:t>
      </w:r>
      <w:r w:rsidR="0006030D" w:rsidRPr="003862D0">
        <w:rPr>
          <w:lang w:val="en-GB"/>
        </w:rPr>
        <w:t>China</w:t>
      </w:r>
      <w:r w:rsidR="00F90590" w:rsidRPr="003862D0">
        <w:rPr>
          <w:lang w:val="en-GB"/>
        </w:rPr>
        <w:t xml:space="preserve">), </w:t>
      </w:r>
      <w:r w:rsidR="007F6680" w:rsidRPr="003862D0">
        <w:rPr>
          <w:lang w:val="en-GB"/>
        </w:rPr>
        <w:t>Yongxiao Liang (Canada</w:t>
      </w:r>
      <w:r w:rsidR="00BD141D" w:rsidRPr="003862D0">
        <w:rPr>
          <w:lang w:val="en-GB"/>
        </w:rPr>
        <w:t>/</w:t>
      </w:r>
      <w:r w:rsidR="00F80348" w:rsidRPr="003862D0">
        <w:rPr>
          <w:lang w:val="en-GB"/>
        </w:rPr>
        <w:t>China</w:t>
      </w:r>
      <w:r w:rsidR="007F6680" w:rsidRPr="003862D0">
        <w:rPr>
          <w:lang w:val="en-GB"/>
        </w:rPr>
        <w:t xml:space="preserve">), </w:t>
      </w:r>
      <w:r w:rsidR="0027492A" w:rsidRPr="003862D0">
        <w:rPr>
          <w:lang w:val="en-GB"/>
        </w:rPr>
        <w:t xml:space="preserve">Andrew </w:t>
      </w:r>
      <w:r w:rsidR="003741E9">
        <w:rPr>
          <w:lang w:val="en-GB"/>
        </w:rPr>
        <w:t xml:space="preserve">H. </w:t>
      </w:r>
      <w:r w:rsidR="0027492A" w:rsidRPr="003862D0">
        <w:rPr>
          <w:lang w:val="en-GB"/>
        </w:rPr>
        <w:t>MacDougall (Canada),</w:t>
      </w:r>
      <w:r w:rsidR="005E300A" w:rsidRPr="003862D0">
        <w:rPr>
          <w:lang w:val="en-GB"/>
        </w:rPr>
        <w:t xml:space="preserve"> Eli</w:t>
      </w:r>
      <w:r w:rsidR="00BD698A" w:rsidRPr="003862D0">
        <w:rPr>
          <w:lang w:val="en-GB"/>
        </w:rPr>
        <w:t>zaveta Malinina (Canada</w:t>
      </w:r>
      <w:r w:rsidR="003741E9">
        <w:rPr>
          <w:lang w:val="en-GB"/>
        </w:rPr>
        <w:t>/Russian Federation</w:t>
      </w:r>
      <w:r w:rsidR="00BD698A" w:rsidRPr="003862D0">
        <w:rPr>
          <w:lang w:val="en-GB"/>
        </w:rPr>
        <w:t>),</w:t>
      </w:r>
      <w:r w:rsidR="0027492A" w:rsidRPr="003862D0">
        <w:rPr>
          <w:lang w:val="en-GB"/>
        </w:rPr>
        <w:t xml:space="preserve"> Matthew Menary (France</w:t>
      </w:r>
      <w:r w:rsidR="00BD141D" w:rsidRPr="003862D0">
        <w:rPr>
          <w:lang w:val="en-GB"/>
        </w:rPr>
        <w:t>/</w:t>
      </w:r>
      <w:r w:rsidR="007501C1">
        <w:rPr>
          <w:lang w:val="en-GB"/>
        </w:rPr>
        <w:t>United Kingdom</w:t>
      </w:r>
      <w:r w:rsidR="0027492A" w:rsidRPr="003862D0">
        <w:rPr>
          <w:lang w:val="en-GB"/>
        </w:rPr>
        <w:t xml:space="preserve">), William </w:t>
      </w:r>
      <w:r w:rsidR="003741E9">
        <w:rPr>
          <w:lang w:val="en-GB"/>
        </w:rPr>
        <w:t xml:space="preserve">J. </w:t>
      </w:r>
      <w:r w:rsidR="0027492A" w:rsidRPr="003862D0">
        <w:rPr>
          <w:lang w:val="en-GB"/>
        </w:rPr>
        <w:t>Merryfield (Canada</w:t>
      </w:r>
      <w:r w:rsidR="00BD141D" w:rsidRPr="003862D0">
        <w:rPr>
          <w:lang w:val="en-GB"/>
        </w:rPr>
        <w:t>/</w:t>
      </w:r>
      <w:r w:rsidR="007501C1">
        <w:rPr>
          <w:lang w:val="en-GB"/>
        </w:rPr>
        <w:t>United States of America</w:t>
      </w:r>
      <w:r w:rsidR="0027492A" w:rsidRPr="003862D0">
        <w:rPr>
          <w:lang w:val="en-GB"/>
        </w:rPr>
        <w:t xml:space="preserve">), </w:t>
      </w:r>
      <w:r w:rsidR="005F14FD" w:rsidRPr="003862D0">
        <w:rPr>
          <w:lang w:val="en-GB"/>
        </w:rPr>
        <w:t xml:space="preserve">Seung-Ki Min (Republic of Korea), </w:t>
      </w:r>
      <w:r w:rsidR="00A63780" w:rsidRPr="003862D0">
        <w:rPr>
          <w:lang w:val="en-GB"/>
        </w:rPr>
        <w:t xml:space="preserve">Zebedee </w:t>
      </w:r>
      <w:r w:rsidR="003741E9">
        <w:rPr>
          <w:lang w:val="en-GB"/>
        </w:rPr>
        <w:t xml:space="preserve">R.J. </w:t>
      </w:r>
      <w:r w:rsidR="00A63780" w:rsidRPr="003862D0">
        <w:rPr>
          <w:lang w:val="en-GB"/>
        </w:rPr>
        <w:t xml:space="preserve">Nicholls (Australia), </w:t>
      </w:r>
      <w:r w:rsidR="0027492A" w:rsidRPr="003862D0">
        <w:rPr>
          <w:lang w:val="en-GB"/>
        </w:rPr>
        <w:t xml:space="preserve">Dirk Notz (Germany), </w:t>
      </w:r>
      <w:r w:rsidR="00BD141D" w:rsidRPr="003862D0">
        <w:rPr>
          <w:lang w:val="en-GB"/>
        </w:rPr>
        <w:t>Brodie Pe</w:t>
      </w:r>
      <w:r w:rsidR="00F63DA8">
        <w:rPr>
          <w:lang w:val="en-GB"/>
        </w:rPr>
        <w:t>a</w:t>
      </w:r>
      <w:r w:rsidR="00BD141D" w:rsidRPr="003862D0">
        <w:rPr>
          <w:lang w:val="en-GB"/>
        </w:rPr>
        <w:t>rson (</w:t>
      </w:r>
      <w:r w:rsidR="007501C1">
        <w:rPr>
          <w:lang w:val="en-GB"/>
        </w:rPr>
        <w:t>United States of America</w:t>
      </w:r>
      <w:r w:rsidR="00BD141D" w:rsidRPr="003862D0">
        <w:rPr>
          <w:lang w:val="en-GB"/>
        </w:rPr>
        <w:t>/</w:t>
      </w:r>
      <w:r w:rsidR="007501C1">
        <w:rPr>
          <w:lang w:val="en-GB"/>
        </w:rPr>
        <w:t>United Kingdom</w:t>
      </w:r>
      <w:r w:rsidR="00E570D6" w:rsidRPr="003862D0">
        <w:rPr>
          <w:lang w:val="en-GB"/>
        </w:rPr>
        <w:t xml:space="preserve">), </w:t>
      </w:r>
      <w:r w:rsidR="007F6680" w:rsidRPr="003862D0">
        <w:rPr>
          <w:lang w:val="en-GB"/>
        </w:rPr>
        <w:t xml:space="preserve">Matthew </w:t>
      </w:r>
      <w:r w:rsidR="003741E9">
        <w:rPr>
          <w:lang w:val="en-GB"/>
        </w:rPr>
        <w:t xml:space="preserve">D. K. </w:t>
      </w:r>
      <w:r w:rsidR="007F6680" w:rsidRPr="003862D0">
        <w:rPr>
          <w:lang w:val="en-GB"/>
        </w:rPr>
        <w:t>Priestley (</w:t>
      </w:r>
      <w:r w:rsidR="007501C1">
        <w:rPr>
          <w:lang w:val="en-GB"/>
        </w:rPr>
        <w:t>United Kingdom</w:t>
      </w:r>
      <w:r w:rsidR="007F6680" w:rsidRPr="003862D0">
        <w:rPr>
          <w:lang w:val="en-GB"/>
        </w:rPr>
        <w:t xml:space="preserve">), </w:t>
      </w:r>
      <w:r w:rsidR="00EE4584" w:rsidRPr="003862D0">
        <w:rPr>
          <w:lang w:val="en-GB"/>
        </w:rPr>
        <w:t xml:space="preserve">Johannes Quaas (Germany), </w:t>
      </w:r>
      <w:r w:rsidR="007F6680" w:rsidRPr="003862D0">
        <w:rPr>
          <w:lang w:val="en-GB"/>
        </w:rPr>
        <w:t xml:space="preserve">Aurélien Ribes (France), </w:t>
      </w:r>
      <w:r w:rsidR="005E300A" w:rsidRPr="003862D0">
        <w:rPr>
          <w:lang w:val="en-GB"/>
        </w:rPr>
        <w:t xml:space="preserve">Alex </w:t>
      </w:r>
      <w:r w:rsidR="00F63DA8">
        <w:rPr>
          <w:lang w:val="en-GB"/>
        </w:rPr>
        <w:t xml:space="preserve">C. </w:t>
      </w:r>
      <w:r w:rsidR="005E300A" w:rsidRPr="003862D0">
        <w:rPr>
          <w:lang w:val="en-GB"/>
        </w:rPr>
        <w:t>Ruane (</w:t>
      </w:r>
      <w:r w:rsidR="007501C1">
        <w:rPr>
          <w:lang w:val="en-GB"/>
        </w:rPr>
        <w:t>United States of America</w:t>
      </w:r>
      <w:r w:rsidR="005E300A" w:rsidRPr="003862D0">
        <w:rPr>
          <w:lang w:val="en-GB"/>
        </w:rPr>
        <w:t xml:space="preserve">), </w:t>
      </w:r>
      <w:r w:rsidR="00FC14FF" w:rsidRPr="003862D0">
        <w:rPr>
          <w:lang w:val="en-GB"/>
        </w:rPr>
        <w:t>Jean-Baptiste Sall</w:t>
      </w:r>
      <w:r w:rsidR="00FC14FF">
        <w:rPr>
          <w:lang w:val="en-GB"/>
        </w:rPr>
        <w:t>é</w:t>
      </w:r>
      <w:r w:rsidR="00FC14FF" w:rsidRPr="003862D0">
        <w:rPr>
          <w:lang w:val="en-GB"/>
        </w:rPr>
        <w:t xml:space="preserve">e (France), </w:t>
      </w:r>
      <w:r w:rsidR="0027492A" w:rsidRPr="003862D0">
        <w:rPr>
          <w:lang w:val="en-GB"/>
        </w:rPr>
        <w:t>Emilia Sanchez-Gomez (France</w:t>
      </w:r>
      <w:r w:rsidR="00BD141D" w:rsidRPr="003862D0">
        <w:rPr>
          <w:lang w:val="en-GB"/>
        </w:rPr>
        <w:t>/</w:t>
      </w:r>
      <w:r w:rsidR="0027492A" w:rsidRPr="003862D0">
        <w:rPr>
          <w:lang w:val="en-GB"/>
        </w:rPr>
        <w:t xml:space="preserve">Spain), </w:t>
      </w:r>
      <w:r w:rsidR="00354AE2" w:rsidRPr="003862D0">
        <w:rPr>
          <w:lang w:val="en-GB"/>
        </w:rPr>
        <w:t>Sonia</w:t>
      </w:r>
      <w:r w:rsidR="00F63DA8">
        <w:rPr>
          <w:lang w:val="en-GB"/>
        </w:rPr>
        <w:t xml:space="preserve"> I.</w:t>
      </w:r>
      <w:r w:rsidR="00354AE2" w:rsidRPr="003862D0">
        <w:rPr>
          <w:lang w:val="en-GB"/>
        </w:rPr>
        <w:t xml:space="preserve"> Seneviratne (Switzerland), </w:t>
      </w:r>
      <w:r w:rsidR="0027492A" w:rsidRPr="003862D0">
        <w:rPr>
          <w:lang w:val="en-GB"/>
        </w:rPr>
        <w:t xml:space="preserve">Aimée </w:t>
      </w:r>
      <w:r w:rsidR="003741E9">
        <w:rPr>
          <w:lang w:val="en-GB"/>
        </w:rPr>
        <w:t xml:space="preserve">B. A. </w:t>
      </w:r>
      <w:r w:rsidR="0027492A" w:rsidRPr="003862D0">
        <w:rPr>
          <w:lang w:val="en-GB"/>
        </w:rPr>
        <w:t>Slangen (</w:t>
      </w:r>
      <w:r w:rsidR="007501C1">
        <w:rPr>
          <w:lang w:val="en-GB"/>
        </w:rPr>
        <w:t xml:space="preserve">The </w:t>
      </w:r>
      <w:r w:rsidR="0027492A" w:rsidRPr="003862D0">
        <w:rPr>
          <w:lang w:val="en-GB"/>
        </w:rPr>
        <w:t xml:space="preserve">Netherlands), </w:t>
      </w:r>
      <w:r w:rsidR="001D4E60" w:rsidRPr="003862D0">
        <w:rPr>
          <w:lang w:val="en-GB"/>
        </w:rPr>
        <w:t>Chris Smith (</w:t>
      </w:r>
      <w:r w:rsidR="007501C1">
        <w:rPr>
          <w:lang w:val="en-GB"/>
        </w:rPr>
        <w:t>United Kingdom</w:t>
      </w:r>
      <w:r w:rsidR="001D4E60" w:rsidRPr="003862D0">
        <w:rPr>
          <w:lang w:val="en-GB"/>
        </w:rPr>
        <w:t xml:space="preserve">), </w:t>
      </w:r>
      <w:r w:rsidR="0027492A" w:rsidRPr="003862D0">
        <w:rPr>
          <w:lang w:val="en-GB"/>
        </w:rPr>
        <w:t>Malte F. Stuecker (</w:t>
      </w:r>
      <w:r w:rsidR="007501C1">
        <w:rPr>
          <w:lang w:val="en-GB"/>
        </w:rPr>
        <w:t>United States of America</w:t>
      </w:r>
      <w:r w:rsidR="00BD141D" w:rsidRPr="003862D0">
        <w:rPr>
          <w:lang w:val="en-GB"/>
        </w:rPr>
        <w:t>/</w:t>
      </w:r>
      <w:r w:rsidR="0027492A" w:rsidRPr="003862D0">
        <w:rPr>
          <w:lang w:val="en-GB"/>
        </w:rPr>
        <w:t>Germany), Ranjini Swaminathan (</w:t>
      </w:r>
      <w:r w:rsidR="007501C1">
        <w:rPr>
          <w:lang w:val="en-GB"/>
        </w:rPr>
        <w:t>United Kingdom</w:t>
      </w:r>
      <w:r w:rsidR="003741E9">
        <w:rPr>
          <w:lang w:val="en-GB"/>
        </w:rPr>
        <w:t>/India</w:t>
      </w:r>
      <w:r w:rsidR="0027492A" w:rsidRPr="003862D0">
        <w:rPr>
          <w:lang w:val="en-GB"/>
        </w:rPr>
        <w:t>),</w:t>
      </w:r>
      <w:r w:rsidR="001D4E60" w:rsidRPr="003862D0">
        <w:rPr>
          <w:lang w:val="en-GB"/>
        </w:rPr>
        <w:t xml:space="preserve"> </w:t>
      </w:r>
      <w:r w:rsidR="00BD698A" w:rsidRPr="003862D0">
        <w:rPr>
          <w:lang w:val="en-GB"/>
        </w:rPr>
        <w:t xml:space="preserve">Peter </w:t>
      </w:r>
      <w:r w:rsidR="003741E9">
        <w:rPr>
          <w:lang w:val="en-GB"/>
        </w:rPr>
        <w:t xml:space="preserve">W. </w:t>
      </w:r>
      <w:r w:rsidR="00BD698A" w:rsidRPr="003862D0">
        <w:rPr>
          <w:lang w:val="en-GB"/>
        </w:rPr>
        <w:t>Thorne (Ireland</w:t>
      </w:r>
      <w:r w:rsidR="00BD141D" w:rsidRPr="003862D0">
        <w:rPr>
          <w:lang w:val="en-GB"/>
        </w:rPr>
        <w:t>/</w:t>
      </w:r>
      <w:r w:rsidR="007501C1" w:rsidRPr="007501C1">
        <w:rPr>
          <w:lang w:val="en-GB"/>
        </w:rPr>
        <w:t xml:space="preserve"> </w:t>
      </w:r>
      <w:r w:rsidR="007501C1">
        <w:rPr>
          <w:lang w:val="en-GB"/>
        </w:rPr>
        <w:t>United Kingdom</w:t>
      </w:r>
      <w:r w:rsidR="00BD698A" w:rsidRPr="003862D0">
        <w:rPr>
          <w:lang w:val="en-GB"/>
        </w:rPr>
        <w:t xml:space="preserve">), </w:t>
      </w:r>
      <w:r w:rsidR="00BD141D" w:rsidRPr="003862D0">
        <w:rPr>
          <w:lang w:val="en-GB"/>
        </w:rPr>
        <w:t xml:space="preserve">Katarzyna B. Tokarska (Switzerland/Poland), </w:t>
      </w:r>
      <w:r w:rsidR="00BD698A" w:rsidRPr="003862D0">
        <w:rPr>
          <w:lang w:val="en-GB"/>
        </w:rPr>
        <w:t>Matthew Toohey (Canada</w:t>
      </w:r>
      <w:r w:rsidR="003741E9">
        <w:rPr>
          <w:lang w:val="en-GB"/>
        </w:rPr>
        <w:t>, Germany/Canada</w:t>
      </w:r>
      <w:r w:rsidR="00BD698A" w:rsidRPr="003862D0">
        <w:rPr>
          <w:lang w:val="en-GB"/>
        </w:rPr>
        <w:t xml:space="preserve">), </w:t>
      </w:r>
      <w:r w:rsidR="001D4E60" w:rsidRPr="003862D0">
        <w:rPr>
          <w:lang w:val="en-GB"/>
        </w:rPr>
        <w:t>Andrew Turner (</w:t>
      </w:r>
      <w:r w:rsidR="007501C1">
        <w:rPr>
          <w:lang w:val="en-GB"/>
        </w:rPr>
        <w:t>United Kingdom</w:t>
      </w:r>
      <w:r w:rsidR="001D4E60" w:rsidRPr="003862D0">
        <w:rPr>
          <w:lang w:val="en-GB"/>
        </w:rPr>
        <w:t>),</w:t>
      </w:r>
      <w:r w:rsidR="00354AE2" w:rsidRPr="003862D0">
        <w:rPr>
          <w:lang w:val="en-GB"/>
        </w:rPr>
        <w:t xml:space="preserve"> </w:t>
      </w:r>
      <w:r w:rsidR="0027492A" w:rsidRPr="003862D0">
        <w:rPr>
          <w:lang w:val="en-GB"/>
        </w:rPr>
        <w:t xml:space="preserve">Danila Volpi (Italy), </w:t>
      </w:r>
      <w:r w:rsidR="00EE4584" w:rsidRPr="003862D0">
        <w:rPr>
          <w:lang w:val="en-GB"/>
        </w:rPr>
        <w:t xml:space="preserve">Cunde Xiao (China), </w:t>
      </w:r>
      <w:r w:rsidR="0027492A" w:rsidRPr="003862D0">
        <w:rPr>
          <w:lang w:val="en-GB"/>
        </w:rPr>
        <w:t>Giuseppe Zappa (</w:t>
      </w:r>
      <w:r w:rsidR="003741E9">
        <w:rPr>
          <w:lang w:val="en-GB"/>
        </w:rPr>
        <w:t>I</w:t>
      </w:r>
      <w:r w:rsidR="0027492A" w:rsidRPr="003862D0">
        <w:rPr>
          <w:lang w:val="en-GB"/>
        </w:rPr>
        <w:t>taly)</w:t>
      </w:r>
    </w:p>
    <w:p w14:paraId="7898890D" w14:textId="77777777" w:rsidR="0027492A" w:rsidRPr="003862D0" w:rsidRDefault="0027492A" w:rsidP="0027492A">
      <w:pPr>
        <w:pStyle w:val="AR6BodyText"/>
        <w:rPr>
          <w:lang w:val="en-GB"/>
        </w:rPr>
      </w:pPr>
    </w:p>
    <w:p w14:paraId="0ECEB48E" w14:textId="77777777" w:rsidR="0027492A" w:rsidRPr="003862D0" w:rsidRDefault="0027492A" w:rsidP="0027492A">
      <w:pPr>
        <w:pStyle w:val="AR6BodyText"/>
        <w:rPr>
          <w:b/>
          <w:bCs/>
          <w:lang w:val="en-GB"/>
        </w:rPr>
      </w:pPr>
      <w:r w:rsidRPr="003862D0">
        <w:rPr>
          <w:b/>
          <w:lang w:val="en-GB"/>
        </w:rPr>
        <w:t xml:space="preserve">Review Editors: </w:t>
      </w:r>
    </w:p>
    <w:p w14:paraId="2AF176BE" w14:textId="65A382D6" w:rsidR="0027492A" w:rsidRPr="003862D0" w:rsidRDefault="0027492A" w:rsidP="0027492A">
      <w:pPr>
        <w:pStyle w:val="AR6BodyText"/>
        <w:rPr>
          <w:lang w:val="en-GB"/>
        </w:rPr>
      </w:pPr>
      <w:r w:rsidRPr="003862D0">
        <w:rPr>
          <w:lang w:val="en-GB"/>
        </w:rPr>
        <w:t>Krishna Kumar Kanikicharla (Qatar</w:t>
      </w:r>
      <w:r w:rsidR="00270FC1">
        <w:rPr>
          <w:lang w:val="en-GB"/>
        </w:rPr>
        <w:t>/</w:t>
      </w:r>
      <w:r w:rsidRPr="003862D0">
        <w:rPr>
          <w:lang w:val="en-GB"/>
        </w:rPr>
        <w:t>India), Vladimir Kattsov (Russian Federation), Masahide Kimoto (Japan)</w:t>
      </w:r>
    </w:p>
    <w:p w14:paraId="1C61B5E3" w14:textId="77777777" w:rsidR="0027492A" w:rsidRPr="003862D0" w:rsidRDefault="0027492A" w:rsidP="0027492A">
      <w:pPr>
        <w:pStyle w:val="AR6BodyText"/>
        <w:rPr>
          <w:lang w:val="en-GB"/>
        </w:rPr>
      </w:pPr>
    </w:p>
    <w:p w14:paraId="6B8B96FC" w14:textId="77777777" w:rsidR="0027492A" w:rsidRPr="003862D0" w:rsidRDefault="0027492A" w:rsidP="0027492A">
      <w:pPr>
        <w:pStyle w:val="AR6BodyText"/>
        <w:rPr>
          <w:b/>
          <w:bCs/>
          <w:lang w:val="en-GB"/>
        </w:rPr>
      </w:pPr>
      <w:r w:rsidRPr="003862D0">
        <w:rPr>
          <w:b/>
          <w:lang w:val="en-GB"/>
        </w:rPr>
        <w:t xml:space="preserve">Chapter Scientists: </w:t>
      </w:r>
    </w:p>
    <w:p w14:paraId="652C335C" w14:textId="77777777" w:rsidR="0027492A" w:rsidRPr="003862D0" w:rsidRDefault="0027492A" w:rsidP="0027492A">
      <w:pPr>
        <w:pStyle w:val="AR6BodyText"/>
        <w:rPr>
          <w:lang w:val="en-GB"/>
        </w:rPr>
      </w:pPr>
      <w:r w:rsidRPr="003862D0">
        <w:rPr>
          <w:lang w:val="en-GB"/>
        </w:rPr>
        <w:t>Sebastian Milinski (Germany), Kyung-Sook Yun (Republic of Korea)</w:t>
      </w:r>
    </w:p>
    <w:p w14:paraId="792A2F5D" w14:textId="77777777" w:rsidR="00852FD9" w:rsidRPr="003862D0" w:rsidRDefault="00852FD9" w:rsidP="00852FD9">
      <w:pPr>
        <w:pStyle w:val="AR6BodyTextBold"/>
        <w:rPr>
          <w:lang w:val="en-GB"/>
        </w:rPr>
      </w:pPr>
    </w:p>
    <w:p w14:paraId="3713AA8C" w14:textId="77777777" w:rsidR="00BA661A" w:rsidRDefault="00BA661A">
      <w:pPr>
        <w:rPr>
          <w:color w:val="000000"/>
          <w:lang w:val="en-GB"/>
        </w:rPr>
      </w:pPr>
      <w:bookmarkStart w:id="126" w:name="_Toc29749190"/>
      <w:bookmarkStart w:id="127" w:name="_Toc29750998"/>
      <w:bookmarkStart w:id="128" w:name="_Toc33523255"/>
      <w:bookmarkStart w:id="129" w:name="_Toc56881920"/>
      <w:bookmarkStart w:id="130" w:name="_Toc57156830"/>
      <w:bookmarkEnd w:id="7"/>
    </w:p>
    <w:p w14:paraId="74CC1FE4" w14:textId="77777777" w:rsidR="00BA661A" w:rsidRDefault="00BA661A">
      <w:pPr>
        <w:rPr>
          <w:color w:val="000000"/>
          <w:lang w:val="en-GB"/>
        </w:rPr>
      </w:pPr>
    </w:p>
    <w:p w14:paraId="0411BF4A" w14:textId="77777777" w:rsidR="00BA661A" w:rsidRDefault="00BA661A">
      <w:pPr>
        <w:rPr>
          <w:color w:val="000000"/>
          <w:lang w:val="en-GB"/>
        </w:rPr>
      </w:pPr>
    </w:p>
    <w:p w14:paraId="70027759" w14:textId="77777777" w:rsidR="00BA661A" w:rsidRDefault="00BA661A">
      <w:pPr>
        <w:rPr>
          <w:color w:val="000000"/>
          <w:lang w:val="en-GB"/>
        </w:rPr>
      </w:pPr>
    </w:p>
    <w:p w14:paraId="2F519F08" w14:textId="77777777" w:rsidR="00BA661A" w:rsidRDefault="00BA661A">
      <w:pPr>
        <w:rPr>
          <w:color w:val="000000"/>
          <w:lang w:val="en-GB"/>
        </w:rPr>
      </w:pPr>
    </w:p>
    <w:p w14:paraId="651481D2" w14:textId="77777777" w:rsidR="00BA661A" w:rsidRDefault="00BA661A">
      <w:pPr>
        <w:rPr>
          <w:color w:val="000000"/>
          <w:lang w:val="en-GB"/>
        </w:rPr>
      </w:pPr>
    </w:p>
    <w:p w14:paraId="1F9328A4" w14:textId="77777777" w:rsidR="00BA661A" w:rsidRDefault="00BA661A">
      <w:pPr>
        <w:rPr>
          <w:color w:val="000000"/>
          <w:lang w:val="en-GB"/>
        </w:rPr>
      </w:pPr>
    </w:p>
    <w:p w14:paraId="2A875CE5" w14:textId="77777777" w:rsidR="00BA661A" w:rsidRDefault="00BA661A">
      <w:pPr>
        <w:rPr>
          <w:color w:val="000000"/>
          <w:lang w:val="en-GB"/>
        </w:rPr>
      </w:pPr>
    </w:p>
    <w:p w14:paraId="3C7EBD51" w14:textId="58768E96" w:rsidR="00BA661A" w:rsidRDefault="007501C1">
      <w:pPr>
        <w:rPr>
          <w:color w:val="000000"/>
          <w:lang w:val="en-GB"/>
        </w:rPr>
      </w:pPr>
      <w:r w:rsidRPr="007501C1">
        <w:rPr>
          <w:color w:val="000000"/>
          <w:lang w:val="en-GB"/>
        </w:rPr>
        <w:t xml:space="preserve">This </w:t>
      </w:r>
      <w:ins w:id="131" w:author="Sara M Tuson" w:date="2021-07-15T20:43:00Z">
        <w:r w:rsidR="00971BDE">
          <w:rPr>
            <w:color w:val="000000"/>
            <w:lang w:val="en-GB"/>
          </w:rPr>
          <w:t>c</w:t>
        </w:r>
      </w:ins>
      <w:del w:id="132" w:author="Sara M Tuson" w:date="2021-07-15T20:43:00Z">
        <w:r w:rsidRPr="007501C1" w:rsidDel="00971BDE">
          <w:rPr>
            <w:color w:val="000000"/>
            <w:lang w:val="en-GB"/>
          </w:rPr>
          <w:delText>C</w:delText>
        </w:r>
      </w:del>
      <w:r w:rsidRPr="007501C1">
        <w:rPr>
          <w:color w:val="000000"/>
          <w:lang w:val="en-GB"/>
        </w:rPr>
        <w:t>hapter should be cited as:</w:t>
      </w:r>
    </w:p>
    <w:p w14:paraId="48EF1AE1" w14:textId="5753C5F7" w:rsidR="00BA661A" w:rsidRDefault="00BA661A" w:rsidP="00BA661A">
      <w:pPr>
        <w:rPr>
          <w:lang w:val="en-US"/>
        </w:rPr>
      </w:pPr>
      <w:bookmarkStart w:id="133" w:name="_Hlk75250944"/>
      <w:r>
        <w:rPr>
          <w:lang w:val="en-US"/>
        </w:rPr>
        <w:t xml:space="preserve">Lee, </w:t>
      </w:r>
      <w:r w:rsidRPr="0073635B">
        <w:rPr>
          <w:lang w:val="en-US"/>
        </w:rPr>
        <w:t>J</w:t>
      </w:r>
      <w:r>
        <w:rPr>
          <w:lang w:val="en-US"/>
        </w:rPr>
        <w:t>.</w:t>
      </w:r>
      <w:del w:id="134" w:author="Ian Blenkinsop" w:date="2021-07-15T09:42:00Z">
        <w:r w:rsidDel="00527F09">
          <w:rPr>
            <w:lang w:val="en-US"/>
          </w:rPr>
          <w:delText xml:space="preserve"> </w:delText>
        </w:r>
      </w:del>
      <w:r>
        <w:rPr>
          <w:lang w:val="en-US"/>
        </w:rPr>
        <w:t xml:space="preserve">Y., </w:t>
      </w:r>
      <w:r w:rsidRPr="0073635B">
        <w:rPr>
          <w:lang w:val="en-US"/>
        </w:rPr>
        <w:t>J</w:t>
      </w:r>
      <w:r>
        <w:rPr>
          <w:lang w:val="en-US"/>
        </w:rPr>
        <w:t>.</w:t>
      </w:r>
      <w:r w:rsidRPr="0073635B">
        <w:rPr>
          <w:lang w:val="en-US"/>
        </w:rPr>
        <w:t xml:space="preserve"> Marotzke</w:t>
      </w:r>
      <w:r>
        <w:rPr>
          <w:lang w:val="en-US"/>
        </w:rPr>
        <w:t xml:space="preserve">, </w:t>
      </w:r>
      <w:r w:rsidRPr="0073635B">
        <w:rPr>
          <w:lang w:val="en-US"/>
        </w:rPr>
        <w:t>G</w:t>
      </w:r>
      <w:r>
        <w:rPr>
          <w:lang w:val="en-US"/>
        </w:rPr>
        <w:t xml:space="preserve">. </w:t>
      </w:r>
      <w:r w:rsidRPr="0073635B">
        <w:rPr>
          <w:lang w:val="en-US"/>
        </w:rPr>
        <w:t>Bala, L</w:t>
      </w:r>
      <w:r>
        <w:rPr>
          <w:lang w:val="en-US"/>
        </w:rPr>
        <w:t xml:space="preserve">. </w:t>
      </w:r>
      <w:r w:rsidRPr="0073635B">
        <w:rPr>
          <w:lang w:val="en-US"/>
        </w:rPr>
        <w:t>Cao, S</w:t>
      </w:r>
      <w:r>
        <w:rPr>
          <w:lang w:val="en-US"/>
        </w:rPr>
        <w:t xml:space="preserve">. </w:t>
      </w:r>
      <w:r w:rsidRPr="0073635B">
        <w:rPr>
          <w:lang w:val="en-US"/>
        </w:rPr>
        <w:t>Corti, J</w:t>
      </w:r>
      <w:r>
        <w:rPr>
          <w:lang w:val="en-US"/>
        </w:rPr>
        <w:t>.</w:t>
      </w:r>
      <w:del w:id="135" w:author="Ian Blenkinsop" w:date="2021-07-15T09:42:00Z">
        <w:r w:rsidDel="00527F09">
          <w:rPr>
            <w:lang w:val="en-US"/>
          </w:rPr>
          <w:delText xml:space="preserve"> </w:delText>
        </w:r>
      </w:del>
      <w:r w:rsidRPr="0073635B">
        <w:rPr>
          <w:lang w:val="en-US"/>
        </w:rPr>
        <w:t>P. Dunne, F</w:t>
      </w:r>
      <w:r>
        <w:rPr>
          <w:lang w:val="en-US"/>
        </w:rPr>
        <w:t xml:space="preserve">. </w:t>
      </w:r>
      <w:r w:rsidRPr="0073635B">
        <w:rPr>
          <w:lang w:val="en-US"/>
        </w:rPr>
        <w:t>Engelbrecht, E</w:t>
      </w:r>
      <w:r>
        <w:rPr>
          <w:lang w:val="en-US"/>
        </w:rPr>
        <w:t xml:space="preserve">. </w:t>
      </w:r>
      <w:r w:rsidRPr="0073635B">
        <w:rPr>
          <w:lang w:val="en-US"/>
        </w:rPr>
        <w:t>Fischer, J</w:t>
      </w:r>
      <w:r>
        <w:rPr>
          <w:lang w:val="en-US"/>
        </w:rPr>
        <w:t>.</w:t>
      </w:r>
      <w:del w:id="136" w:author="Ian Blenkinsop" w:date="2021-07-15T09:42:00Z">
        <w:r w:rsidDel="00527F09">
          <w:rPr>
            <w:lang w:val="en-US"/>
          </w:rPr>
          <w:delText xml:space="preserve"> </w:delText>
        </w:r>
      </w:del>
      <w:r w:rsidRPr="0073635B">
        <w:rPr>
          <w:lang w:val="en-US"/>
        </w:rPr>
        <w:t>C. Fyfe, C</w:t>
      </w:r>
      <w:r>
        <w:rPr>
          <w:lang w:val="en-US"/>
        </w:rPr>
        <w:t xml:space="preserve">. </w:t>
      </w:r>
      <w:r w:rsidRPr="0073635B">
        <w:rPr>
          <w:lang w:val="en-US"/>
        </w:rPr>
        <w:t>Jones, A</w:t>
      </w:r>
      <w:r>
        <w:rPr>
          <w:lang w:val="en-US"/>
        </w:rPr>
        <w:t xml:space="preserve">. </w:t>
      </w:r>
      <w:r w:rsidRPr="0073635B">
        <w:rPr>
          <w:lang w:val="en-US"/>
        </w:rPr>
        <w:t>Maycock, J</w:t>
      </w:r>
      <w:r>
        <w:rPr>
          <w:lang w:val="en-US"/>
        </w:rPr>
        <w:t xml:space="preserve">. </w:t>
      </w:r>
      <w:r w:rsidRPr="0073635B">
        <w:rPr>
          <w:lang w:val="en-US"/>
        </w:rPr>
        <w:t>Mutemi, O</w:t>
      </w:r>
      <w:r>
        <w:rPr>
          <w:lang w:val="en-US"/>
        </w:rPr>
        <w:t xml:space="preserve">. </w:t>
      </w:r>
      <w:r w:rsidRPr="0073635B">
        <w:rPr>
          <w:lang w:val="en-US"/>
        </w:rPr>
        <w:t>Ndiaye, S</w:t>
      </w:r>
      <w:r>
        <w:rPr>
          <w:lang w:val="en-US"/>
        </w:rPr>
        <w:t xml:space="preserve">. </w:t>
      </w:r>
      <w:r w:rsidRPr="0073635B">
        <w:rPr>
          <w:lang w:val="en-US"/>
        </w:rPr>
        <w:t>Panickal, T</w:t>
      </w:r>
      <w:r>
        <w:rPr>
          <w:lang w:val="en-US"/>
        </w:rPr>
        <w:t xml:space="preserve">. </w:t>
      </w:r>
      <w:r w:rsidRPr="0073635B">
        <w:rPr>
          <w:lang w:val="en-US"/>
        </w:rPr>
        <w:t>Zhou</w:t>
      </w:r>
      <w:r>
        <w:rPr>
          <w:lang w:val="en-US"/>
        </w:rPr>
        <w:t xml:space="preserve">, </w:t>
      </w:r>
      <w:r w:rsidRPr="00240212">
        <w:rPr>
          <w:lang w:val="en-US"/>
        </w:rPr>
        <w:t xml:space="preserve">2021, </w:t>
      </w:r>
      <w:r w:rsidRPr="003862D0">
        <w:rPr>
          <w:lang w:val="en-GB"/>
        </w:rPr>
        <w:t xml:space="preserve">Future </w:t>
      </w:r>
      <w:r>
        <w:rPr>
          <w:lang w:val="en-GB"/>
        </w:rPr>
        <w:t>G</w:t>
      </w:r>
      <w:r w:rsidRPr="003862D0">
        <w:rPr>
          <w:lang w:val="en-GB"/>
        </w:rPr>
        <w:t xml:space="preserve">lobal </w:t>
      </w:r>
      <w:r>
        <w:rPr>
          <w:lang w:val="en-GB"/>
        </w:rPr>
        <w:t>C</w:t>
      </w:r>
      <w:r w:rsidRPr="003862D0">
        <w:rPr>
          <w:lang w:val="en-GB"/>
        </w:rPr>
        <w:t xml:space="preserve">limate: </w:t>
      </w:r>
      <w:r>
        <w:rPr>
          <w:lang w:val="en-GB"/>
        </w:rPr>
        <w:t>S</w:t>
      </w:r>
      <w:r w:rsidRPr="003862D0">
        <w:rPr>
          <w:lang w:val="en-GB"/>
        </w:rPr>
        <w:t>cenario-</w:t>
      </w:r>
      <w:ins w:id="137" w:author="Sara M Tuson" w:date="2021-07-15T18:43:00Z">
        <w:r w:rsidR="001755E2">
          <w:rPr>
            <w:lang w:val="en-GB"/>
          </w:rPr>
          <w:t>b</w:t>
        </w:r>
      </w:ins>
      <w:del w:id="138" w:author="Sara M Tuson" w:date="2021-07-15T18:43:00Z">
        <w:r w:rsidDel="001755E2">
          <w:rPr>
            <w:lang w:val="en-GB"/>
          </w:rPr>
          <w:delText>B</w:delText>
        </w:r>
      </w:del>
      <w:r w:rsidRPr="003862D0">
        <w:rPr>
          <w:lang w:val="en-GB"/>
        </w:rPr>
        <w:t xml:space="preserve">ased </w:t>
      </w:r>
      <w:r>
        <w:rPr>
          <w:lang w:val="en-GB"/>
        </w:rPr>
        <w:t>P</w:t>
      </w:r>
      <w:r w:rsidRPr="003862D0">
        <w:rPr>
          <w:lang w:val="en-GB"/>
        </w:rPr>
        <w:t xml:space="preserve">rojections and </w:t>
      </w:r>
      <w:r>
        <w:rPr>
          <w:lang w:val="en-GB"/>
        </w:rPr>
        <w:t>N</w:t>
      </w:r>
      <w:r w:rsidRPr="003862D0">
        <w:rPr>
          <w:lang w:val="en-GB"/>
        </w:rPr>
        <w:t>ear-</w:t>
      </w:r>
      <w:ins w:id="139" w:author="Sara M Tuson" w:date="2021-07-15T18:43:00Z">
        <w:r w:rsidR="001755E2">
          <w:rPr>
            <w:lang w:val="en-GB"/>
          </w:rPr>
          <w:t>t</w:t>
        </w:r>
      </w:ins>
      <w:del w:id="140" w:author="Sara M Tuson" w:date="2021-07-15T18:43:00Z">
        <w:r w:rsidDel="001755E2">
          <w:rPr>
            <w:lang w:val="en-GB"/>
          </w:rPr>
          <w:delText>T</w:delText>
        </w:r>
      </w:del>
      <w:r w:rsidRPr="003862D0">
        <w:rPr>
          <w:lang w:val="en-GB"/>
        </w:rPr>
        <w:t xml:space="preserve">erm </w:t>
      </w:r>
      <w:r>
        <w:rPr>
          <w:lang w:val="en-GB"/>
        </w:rPr>
        <w:t>I</w:t>
      </w:r>
      <w:r w:rsidRPr="003862D0">
        <w:rPr>
          <w:lang w:val="en-GB"/>
        </w:rPr>
        <w:t>nformation</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[Masson-Delmotte, V., P. Zhai, A. Pirani, S.</w:t>
      </w:r>
      <w:del w:id="141" w:author="Ian Blenkinsop" w:date="2021-07-15T09:42:00Z">
        <w:r w:rsidRPr="00240212" w:rsidDel="00527F09">
          <w:rPr>
            <w:lang w:val="en-US"/>
          </w:rPr>
          <w:delText xml:space="preserve"> </w:delText>
        </w:r>
      </w:del>
      <w:r w:rsidRPr="00240212">
        <w:rPr>
          <w:lang w:val="en-US"/>
        </w:rPr>
        <w:t>L. Connors, C. Péan, S. Berger, N. Caud, Y. Chen, L. Goldfarb, M.</w:t>
      </w:r>
      <w:del w:id="142" w:author="Ian Blenkinsop" w:date="2021-07-15T09:42:00Z">
        <w:r w:rsidRPr="00240212" w:rsidDel="00527F09">
          <w:rPr>
            <w:lang w:val="en-US"/>
          </w:rPr>
          <w:delText xml:space="preserve"> </w:delText>
        </w:r>
      </w:del>
      <w:r w:rsidRPr="00240212">
        <w:rPr>
          <w:lang w:val="en-US"/>
        </w:rPr>
        <w:t>I. Gomis, M. Huang, K. Leitzell, E. Lonnoy, J.B.R. Matthews, T.</w:t>
      </w:r>
      <w:del w:id="143" w:author="Ian Blenkinsop" w:date="2021-07-15T09:42:00Z">
        <w:r w:rsidRPr="00240212" w:rsidDel="00527F09">
          <w:rPr>
            <w:lang w:val="en-US"/>
          </w:rPr>
          <w:delText xml:space="preserve"> </w:delText>
        </w:r>
      </w:del>
      <w:r w:rsidRPr="00240212">
        <w:rPr>
          <w:lang w:val="en-US"/>
        </w:rPr>
        <w:t>K. Maycock, T. Waterfield, O. Yelekçi, R. Yu and B. Zhou (eds.)]. In Press.</w:t>
      </w:r>
    </w:p>
    <w:bookmarkEnd w:id="133"/>
    <w:p w14:paraId="7CFFC98B" w14:textId="3C12E8EE" w:rsidR="007501C1" w:rsidRPr="007501C1" w:rsidRDefault="007501C1">
      <w:pPr>
        <w:rPr>
          <w:color w:val="000000"/>
          <w:lang w:val="en-GB"/>
        </w:rPr>
      </w:pPr>
      <w:r w:rsidRPr="007501C1">
        <w:rPr>
          <w:color w:val="000000"/>
          <w:lang w:val="en-GB"/>
        </w:rPr>
        <w:br w:type="page"/>
      </w:r>
    </w:p>
    <w:p w14:paraId="5AB265F5" w14:textId="4B4A5085" w:rsidR="00064C14" w:rsidRPr="00F67587" w:rsidRDefault="00064C14" w:rsidP="00F67587">
      <w:pPr>
        <w:pStyle w:val="AR6BodyText"/>
        <w:rPr>
          <w:b/>
          <w:bCs/>
          <w:color w:val="000000"/>
          <w:lang w:val="en-GB"/>
        </w:rPr>
      </w:pPr>
      <w:r w:rsidRPr="00F67587">
        <w:rPr>
          <w:b/>
          <w:bCs/>
          <w:color w:val="000000"/>
          <w:lang w:val="en-GB"/>
        </w:rPr>
        <w:lastRenderedPageBreak/>
        <w:t>Table of Content</w:t>
      </w:r>
    </w:p>
    <w:p w14:paraId="7822F005" w14:textId="2F8703EE" w:rsidR="00B05507" w:rsidRPr="003862D0" w:rsidRDefault="00B05507" w:rsidP="00EC5441">
      <w:pPr>
        <w:pStyle w:val="AR6BodyText"/>
        <w:rPr>
          <w:sz w:val="20"/>
          <w:szCs w:val="20"/>
          <w:lang w:val="en-GB"/>
        </w:rPr>
      </w:pPr>
    </w:p>
    <w:p w14:paraId="32B6B081" w14:textId="77777777" w:rsidR="00B71BA8" w:rsidRPr="000E7947" w:rsidRDefault="00B71BA8" w:rsidP="00144495">
      <w:pPr>
        <w:pStyle w:val="TOC1"/>
        <w:spacing w:line="240" w:lineRule="auto"/>
        <w:rPr>
          <w:rStyle w:val="Hyperlink"/>
          <w:b w:val="0"/>
        </w:rPr>
      </w:pPr>
      <w:r w:rsidRPr="000E7947">
        <w:rPr>
          <w:lang w:eastAsia="ko-KR"/>
        </w:rPr>
        <w:fldChar w:fldCharType="begin"/>
      </w:r>
      <w:r w:rsidRPr="000E7947">
        <w:rPr>
          <w:lang w:eastAsia="ko-KR"/>
        </w:rPr>
        <w:instrText xml:space="preserve"> TOC \h \z \t "Titre 1;1;Titre 2;2;Titre 3;3;AR6 Chap 4 Level 1 (4.1);1;AR6 Chap 4 Level 2 (4.1.1);2;AR6 Chap 4 Level 3 (4.1.1.1);2;AR6 Chap 4 Level 4 (4.1.1.1.1);2;AR6 Chap 4 Box;1;AR6 Chap 4 FAQ;2;AR6 Body Text Bold;1;AR6 Cross-Chapter Box;1;Section 5;2;level 2;2" </w:instrText>
      </w:r>
      <w:r w:rsidRPr="000E7947">
        <w:rPr>
          <w:lang w:eastAsia="ko-KR"/>
        </w:rPr>
        <w:fldChar w:fldCharType="separate"/>
      </w:r>
      <w:hyperlink w:anchor="_Toc69752476" w:history="1">
        <w:r w:rsidRPr="000E7947">
          <w:rPr>
            <w:rStyle w:val="Hyperlink"/>
          </w:rPr>
          <w:t>Executive Summary</w:t>
        </w:r>
        <w:r w:rsidRPr="000E7947">
          <w:rPr>
            <w:webHidden/>
          </w:rPr>
          <w:tab/>
        </w:r>
        <w:r w:rsidRPr="000E7947">
          <w:rPr>
            <w:webHidden/>
          </w:rPr>
          <w:fldChar w:fldCharType="begin"/>
        </w:r>
        <w:r w:rsidRPr="000E7947">
          <w:rPr>
            <w:webHidden/>
          </w:rPr>
          <w:instrText xml:space="preserve"> PAGEREF _Toc69752476 \h </w:instrText>
        </w:r>
        <w:r w:rsidRPr="000E7947">
          <w:rPr>
            <w:webHidden/>
          </w:rPr>
        </w:r>
        <w:r w:rsidRPr="000E7947">
          <w:rPr>
            <w:webHidden/>
          </w:rPr>
          <w:fldChar w:fldCharType="separate"/>
        </w:r>
        <w:r w:rsidR="00AF47C0">
          <w:rPr>
            <w:webHidden/>
          </w:rPr>
          <w:t>4</w:t>
        </w:r>
        <w:r w:rsidRPr="000E7947">
          <w:rPr>
            <w:webHidden/>
          </w:rPr>
          <w:fldChar w:fldCharType="end"/>
        </w:r>
      </w:hyperlink>
    </w:p>
    <w:p w14:paraId="6FED867F" w14:textId="77777777" w:rsidR="00704914" w:rsidRPr="000E7947" w:rsidRDefault="00704914" w:rsidP="00144495">
      <w:pPr>
        <w:rPr>
          <w:rFonts w:eastAsiaTheme="minorEastAsia"/>
          <w:noProof/>
        </w:rPr>
      </w:pPr>
    </w:p>
    <w:p w14:paraId="259E2500" w14:textId="77777777" w:rsidR="00B71BA8" w:rsidRPr="000E7947" w:rsidRDefault="00867345" w:rsidP="00144495">
      <w:pPr>
        <w:pStyle w:val="TOC1"/>
        <w:spacing w:line="240" w:lineRule="auto"/>
        <w:rPr>
          <w:rStyle w:val="Hyperlink"/>
        </w:rPr>
      </w:pPr>
      <w:hyperlink w:anchor="_Toc69752477" w:history="1">
        <w:r w:rsidR="00B71BA8" w:rsidRPr="000E7947">
          <w:rPr>
            <w:rStyle w:val="Hyperlink"/>
          </w:rPr>
          <w:t>4.1</w:t>
        </w:r>
        <w:r w:rsidR="00B71BA8" w:rsidRPr="000E7947">
          <w:rPr>
            <w:rFonts w:asciiTheme="minorHAnsi" w:eastAsiaTheme="minorEastAsia" w:hAnsiTheme="minorHAnsi"/>
          </w:rPr>
          <w:tab/>
        </w:r>
        <w:r w:rsidR="00B71BA8" w:rsidRPr="000E7947">
          <w:rPr>
            <w:rStyle w:val="Hyperlink"/>
          </w:rPr>
          <w:t>Scope and Overview of this Chapter</w:t>
        </w:r>
        <w:r w:rsidR="00B71BA8" w:rsidRPr="000E7947">
          <w:rPr>
            <w:webHidden/>
          </w:rPr>
          <w:tab/>
        </w:r>
        <w:r w:rsidR="00B71BA8" w:rsidRPr="000E7947">
          <w:rPr>
            <w:webHidden/>
          </w:rPr>
          <w:fldChar w:fldCharType="begin"/>
        </w:r>
        <w:r w:rsidR="00B71BA8" w:rsidRPr="000E7947">
          <w:rPr>
            <w:webHidden/>
          </w:rPr>
          <w:instrText xml:space="preserve"> PAGEREF _Toc69752477 \h </w:instrText>
        </w:r>
        <w:r w:rsidR="00B71BA8" w:rsidRPr="000E7947">
          <w:rPr>
            <w:webHidden/>
          </w:rPr>
        </w:r>
        <w:r w:rsidR="00B71BA8" w:rsidRPr="000E7947">
          <w:rPr>
            <w:webHidden/>
          </w:rPr>
          <w:fldChar w:fldCharType="separate"/>
        </w:r>
        <w:r w:rsidR="00AF47C0">
          <w:rPr>
            <w:webHidden/>
          </w:rPr>
          <w:t>9</w:t>
        </w:r>
        <w:r w:rsidR="00B71BA8" w:rsidRPr="000E7947">
          <w:rPr>
            <w:webHidden/>
          </w:rPr>
          <w:fldChar w:fldCharType="end"/>
        </w:r>
      </w:hyperlink>
    </w:p>
    <w:p w14:paraId="3112345B" w14:textId="77777777" w:rsidR="00704914" w:rsidRPr="000E7947" w:rsidRDefault="00704914" w:rsidP="00144495">
      <w:pPr>
        <w:rPr>
          <w:rFonts w:eastAsiaTheme="minorEastAsia"/>
          <w:b/>
          <w:noProof/>
        </w:rPr>
      </w:pPr>
    </w:p>
    <w:p w14:paraId="3EFE2633" w14:textId="77777777" w:rsidR="00B71BA8" w:rsidRPr="000E7947" w:rsidRDefault="00867345" w:rsidP="00144495">
      <w:pPr>
        <w:pStyle w:val="TOC1"/>
        <w:spacing w:line="240" w:lineRule="auto"/>
        <w:rPr>
          <w:rFonts w:asciiTheme="minorHAnsi" w:eastAsiaTheme="minorEastAsia" w:hAnsiTheme="minorHAnsi"/>
        </w:rPr>
      </w:pPr>
      <w:hyperlink w:anchor="_Toc69752478" w:history="1">
        <w:r w:rsidR="00B71BA8" w:rsidRPr="000E7947">
          <w:rPr>
            <w:rStyle w:val="Hyperlink"/>
          </w:rPr>
          <w:t>4.2</w:t>
        </w:r>
        <w:r w:rsidR="00B71BA8" w:rsidRPr="000E7947">
          <w:rPr>
            <w:rFonts w:asciiTheme="minorHAnsi" w:eastAsiaTheme="minorEastAsia" w:hAnsiTheme="minorHAnsi"/>
          </w:rPr>
          <w:tab/>
        </w:r>
        <w:r w:rsidR="00B71BA8" w:rsidRPr="000E7947">
          <w:rPr>
            <w:rStyle w:val="Hyperlink"/>
          </w:rPr>
          <w:t>Methodology</w:t>
        </w:r>
        <w:r w:rsidR="00B71BA8" w:rsidRPr="000E7947">
          <w:rPr>
            <w:webHidden/>
          </w:rPr>
          <w:tab/>
        </w:r>
        <w:r w:rsidR="00B71BA8" w:rsidRPr="000E7947">
          <w:rPr>
            <w:webHidden/>
          </w:rPr>
          <w:fldChar w:fldCharType="begin"/>
        </w:r>
        <w:r w:rsidR="00B71BA8" w:rsidRPr="000E7947">
          <w:rPr>
            <w:webHidden/>
          </w:rPr>
          <w:instrText xml:space="preserve"> PAGEREF _Toc69752478 \h </w:instrText>
        </w:r>
        <w:r w:rsidR="00B71BA8" w:rsidRPr="000E7947">
          <w:rPr>
            <w:webHidden/>
          </w:rPr>
        </w:r>
        <w:r w:rsidR="00B71BA8" w:rsidRPr="000E7947">
          <w:rPr>
            <w:webHidden/>
          </w:rPr>
          <w:fldChar w:fldCharType="separate"/>
        </w:r>
        <w:r w:rsidR="00AF47C0">
          <w:rPr>
            <w:webHidden/>
          </w:rPr>
          <w:t>11</w:t>
        </w:r>
        <w:r w:rsidR="00B71BA8" w:rsidRPr="000E7947">
          <w:rPr>
            <w:webHidden/>
          </w:rPr>
          <w:fldChar w:fldCharType="end"/>
        </w:r>
      </w:hyperlink>
    </w:p>
    <w:p w14:paraId="370C4B05"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79" w:history="1">
        <w:r w:rsidR="00B71BA8" w:rsidRPr="000E7947">
          <w:rPr>
            <w:rStyle w:val="Hyperlink"/>
            <w:rFonts w:eastAsiaTheme="majorEastAsia"/>
            <w:b w:val="0"/>
            <w:noProof/>
            <w:lang w:val="en-GB"/>
          </w:rPr>
          <w:t>4.2.1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Models, Model Intercomparison Projects, and Ensemble Methodologies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_Toc69752479 \h </w:instrText>
        </w:r>
        <w:r w:rsidR="00B71BA8" w:rsidRPr="000E7947">
          <w:rPr>
            <w:b w:val="0"/>
            <w:noProof/>
            <w:webHidden/>
          </w:rPr>
        </w:r>
        <w:r w:rsidR="00B71BA8" w:rsidRPr="000E7947">
          <w:rPr>
            <w:b w:val="0"/>
            <w:noProof/>
            <w:webHidden/>
          </w:rPr>
          <w:fldChar w:fldCharType="separate"/>
        </w:r>
        <w:r w:rsidR="00AF47C0">
          <w:rPr>
            <w:b w:val="0"/>
            <w:noProof/>
            <w:webHidden/>
          </w:rPr>
          <w:t>11</w:t>
        </w:r>
        <w:r w:rsidR="00B71BA8" w:rsidRPr="000E7947">
          <w:rPr>
            <w:b w:val="0"/>
            <w:noProof/>
            <w:webHidden/>
          </w:rPr>
          <w:fldChar w:fldCharType="end"/>
        </w:r>
      </w:hyperlink>
    </w:p>
    <w:p w14:paraId="6DA6C625"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80" w:history="1">
        <w:r w:rsidR="00B71BA8" w:rsidRPr="000E7947">
          <w:rPr>
            <w:rStyle w:val="Hyperlink"/>
            <w:rFonts w:eastAsiaTheme="majorEastAsia"/>
            <w:b w:val="0"/>
            <w:noProof/>
            <w:lang w:val="en-GB"/>
          </w:rPr>
          <w:t>4.2.2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Scenarios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_Toc69752480 \h </w:instrText>
        </w:r>
        <w:r w:rsidR="00B71BA8" w:rsidRPr="000E7947">
          <w:rPr>
            <w:b w:val="0"/>
            <w:noProof/>
            <w:webHidden/>
          </w:rPr>
        </w:r>
        <w:r w:rsidR="00B71BA8" w:rsidRPr="000E7947">
          <w:rPr>
            <w:b w:val="0"/>
            <w:noProof/>
            <w:webHidden/>
          </w:rPr>
          <w:fldChar w:fldCharType="separate"/>
        </w:r>
        <w:r w:rsidR="00AF47C0">
          <w:rPr>
            <w:b w:val="0"/>
            <w:noProof/>
            <w:webHidden/>
          </w:rPr>
          <w:t>13</w:t>
        </w:r>
        <w:r w:rsidR="00B71BA8" w:rsidRPr="000E7947">
          <w:rPr>
            <w:b w:val="0"/>
            <w:noProof/>
            <w:webHidden/>
          </w:rPr>
          <w:fldChar w:fldCharType="end"/>
        </w:r>
      </w:hyperlink>
    </w:p>
    <w:p w14:paraId="320C76A6"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81" w:history="1">
        <w:r w:rsidR="00B71BA8" w:rsidRPr="000E7947">
          <w:rPr>
            <w:rStyle w:val="Hyperlink"/>
            <w:rFonts w:eastAsiaTheme="majorEastAsia"/>
            <w:b w:val="0"/>
            <w:noProof/>
            <w:lang w:val="en-GB"/>
          </w:rPr>
          <w:t>4.2.3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Sources of Near-Term Information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_Toc69752481 \h </w:instrText>
        </w:r>
        <w:r w:rsidR="00B71BA8" w:rsidRPr="000E7947">
          <w:rPr>
            <w:b w:val="0"/>
            <w:noProof/>
            <w:webHidden/>
          </w:rPr>
        </w:r>
        <w:r w:rsidR="00B71BA8" w:rsidRPr="000E7947">
          <w:rPr>
            <w:b w:val="0"/>
            <w:noProof/>
            <w:webHidden/>
          </w:rPr>
          <w:fldChar w:fldCharType="separate"/>
        </w:r>
        <w:r w:rsidR="00AF47C0">
          <w:rPr>
            <w:b w:val="0"/>
            <w:noProof/>
            <w:webHidden/>
          </w:rPr>
          <w:t>14</w:t>
        </w:r>
        <w:r w:rsidR="00B71BA8" w:rsidRPr="000E7947">
          <w:rPr>
            <w:b w:val="0"/>
            <w:noProof/>
            <w:webHidden/>
          </w:rPr>
          <w:fldChar w:fldCharType="end"/>
        </w:r>
      </w:hyperlink>
    </w:p>
    <w:p w14:paraId="233085DD"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82" w:history="1">
        <w:r w:rsidR="00B71BA8" w:rsidRPr="000E7947">
          <w:rPr>
            <w:rStyle w:val="Hyperlink"/>
            <w:rFonts w:eastAsiaTheme="majorEastAsia"/>
            <w:b w:val="0"/>
            <w:noProof/>
            <w:lang w:val="en-GB"/>
          </w:rPr>
          <w:t>4.2.4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Pattern Scaling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_Toc69752482 \h </w:instrText>
        </w:r>
        <w:r w:rsidR="00B71BA8" w:rsidRPr="000E7947">
          <w:rPr>
            <w:b w:val="0"/>
            <w:noProof/>
            <w:webHidden/>
          </w:rPr>
        </w:r>
        <w:r w:rsidR="00B71BA8" w:rsidRPr="000E7947">
          <w:rPr>
            <w:b w:val="0"/>
            <w:noProof/>
            <w:webHidden/>
          </w:rPr>
          <w:fldChar w:fldCharType="separate"/>
        </w:r>
        <w:r w:rsidR="00AF47C0">
          <w:rPr>
            <w:b w:val="0"/>
            <w:noProof/>
            <w:webHidden/>
          </w:rPr>
          <w:t>17</w:t>
        </w:r>
        <w:r w:rsidR="00B71BA8" w:rsidRPr="000E7947">
          <w:rPr>
            <w:b w:val="0"/>
            <w:noProof/>
            <w:webHidden/>
          </w:rPr>
          <w:fldChar w:fldCharType="end"/>
        </w:r>
      </w:hyperlink>
    </w:p>
    <w:p w14:paraId="178C34AC"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83" w:history="1">
        <w:r w:rsidR="00B71BA8" w:rsidRPr="000E7947">
          <w:rPr>
            <w:rStyle w:val="Hyperlink"/>
            <w:rFonts w:eastAsiaTheme="majorEastAsia"/>
            <w:b w:val="0"/>
            <w:noProof/>
            <w:lang w:val="en-GB"/>
          </w:rPr>
          <w:t>4.2.5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Quantifying Various Sources of Uncertainty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_Toc69752483 \h </w:instrText>
        </w:r>
        <w:r w:rsidR="00B71BA8" w:rsidRPr="000E7947">
          <w:rPr>
            <w:b w:val="0"/>
            <w:noProof/>
            <w:webHidden/>
          </w:rPr>
        </w:r>
        <w:r w:rsidR="00B71BA8" w:rsidRPr="000E7947">
          <w:rPr>
            <w:b w:val="0"/>
            <w:noProof/>
            <w:webHidden/>
          </w:rPr>
          <w:fldChar w:fldCharType="separate"/>
        </w:r>
        <w:r w:rsidR="00AF47C0">
          <w:rPr>
            <w:b w:val="0"/>
            <w:noProof/>
            <w:webHidden/>
          </w:rPr>
          <w:t>18</w:t>
        </w:r>
        <w:r w:rsidR="00B71BA8" w:rsidRPr="000E7947">
          <w:rPr>
            <w:b w:val="0"/>
            <w:noProof/>
            <w:webHidden/>
          </w:rPr>
          <w:fldChar w:fldCharType="end"/>
        </w:r>
      </w:hyperlink>
    </w:p>
    <w:p w14:paraId="78CD659A" w14:textId="77777777" w:rsidR="00B71BA8" w:rsidRPr="000E7947" w:rsidRDefault="00867345" w:rsidP="00144495">
      <w:pPr>
        <w:pStyle w:val="TOC2"/>
        <w:tabs>
          <w:tab w:val="left" w:pos="800"/>
          <w:tab w:val="right" w:leader="dot" w:pos="9621"/>
        </w:tabs>
        <w:rPr>
          <w:rStyle w:val="Hyperlink"/>
          <w:rFonts w:eastAsiaTheme="majorEastAsia"/>
          <w:b w:val="0"/>
          <w:noProof/>
        </w:rPr>
      </w:pPr>
      <w:hyperlink w:anchor="_Toc69752484" w:history="1">
        <w:r w:rsidR="00B71BA8" w:rsidRPr="000E7947">
          <w:rPr>
            <w:rStyle w:val="Hyperlink"/>
            <w:rFonts w:eastAsiaTheme="majorEastAsia"/>
            <w:b w:val="0"/>
            <w:noProof/>
            <w:lang w:val="en-GB"/>
          </w:rPr>
          <w:t>4.2.6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Display of Model Agreement and Spread</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_Toc69752484 \h </w:instrText>
        </w:r>
        <w:r w:rsidR="00B71BA8" w:rsidRPr="000E7947">
          <w:rPr>
            <w:b w:val="0"/>
            <w:noProof/>
            <w:webHidden/>
          </w:rPr>
        </w:r>
        <w:r w:rsidR="00B71BA8" w:rsidRPr="000E7947">
          <w:rPr>
            <w:b w:val="0"/>
            <w:noProof/>
            <w:webHidden/>
          </w:rPr>
          <w:fldChar w:fldCharType="separate"/>
        </w:r>
        <w:r w:rsidR="00AF47C0">
          <w:rPr>
            <w:b w:val="0"/>
            <w:noProof/>
            <w:webHidden/>
          </w:rPr>
          <w:t>20</w:t>
        </w:r>
        <w:r w:rsidR="00B71BA8" w:rsidRPr="000E7947">
          <w:rPr>
            <w:b w:val="0"/>
            <w:noProof/>
            <w:webHidden/>
          </w:rPr>
          <w:fldChar w:fldCharType="end"/>
        </w:r>
      </w:hyperlink>
    </w:p>
    <w:p w14:paraId="5BFD2451" w14:textId="77777777" w:rsidR="00B71BA8" w:rsidRPr="000E7947" w:rsidRDefault="00B71BA8" w:rsidP="00144495">
      <w:pPr>
        <w:rPr>
          <w:rFonts w:eastAsiaTheme="minorEastAsia"/>
          <w:noProof/>
        </w:rPr>
      </w:pPr>
    </w:p>
    <w:p w14:paraId="7ABFAAD8" w14:textId="08E0FDC7" w:rsidR="00B71BA8" w:rsidRPr="000E7947" w:rsidRDefault="00867345" w:rsidP="00144495">
      <w:pPr>
        <w:pStyle w:val="TOC1"/>
        <w:spacing w:line="240" w:lineRule="auto"/>
        <w:rPr>
          <w:rStyle w:val="Hyperlink"/>
        </w:rPr>
      </w:pPr>
      <w:hyperlink w:anchor="_Toc69752485" w:history="1">
        <w:r w:rsidR="00B71BA8" w:rsidRPr="000E7947">
          <w:rPr>
            <w:rStyle w:val="Hyperlink"/>
          </w:rPr>
          <w:t>BOX 4.1:Ensemble Evaluation and Weighting</w:t>
        </w:r>
        <w:r w:rsidR="00B71BA8" w:rsidRPr="000E7947">
          <w:rPr>
            <w:webHidden/>
          </w:rPr>
          <w:tab/>
        </w:r>
        <w:r w:rsidR="00B71BA8" w:rsidRPr="000E7947">
          <w:rPr>
            <w:webHidden/>
          </w:rPr>
          <w:fldChar w:fldCharType="begin"/>
        </w:r>
        <w:r w:rsidR="00B71BA8" w:rsidRPr="000E7947">
          <w:rPr>
            <w:webHidden/>
          </w:rPr>
          <w:instrText xml:space="preserve"> PAGEREF _Toc69752485 \h </w:instrText>
        </w:r>
        <w:r w:rsidR="00B71BA8" w:rsidRPr="000E7947">
          <w:rPr>
            <w:webHidden/>
          </w:rPr>
        </w:r>
        <w:r w:rsidR="00B71BA8" w:rsidRPr="000E7947">
          <w:rPr>
            <w:webHidden/>
          </w:rPr>
          <w:fldChar w:fldCharType="separate"/>
        </w:r>
        <w:r w:rsidR="00AF47C0">
          <w:rPr>
            <w:webHidden/>
          </w:rPr>
          <w:t>21</w:t>
        </w:r>
        <w:r w:rsidR="00B71BA8" w:rsidRPr="000E7947">
          <w:rPr>
            <w:webHidden/>
          </w:rPr>
          <w:fldChar w:fldCharType="end"/>
        </w:r>
      </w:hyperlink>
    </w:p>
    <w:p w14:paraId="090137BA" w14:textId="77777777" w:rsidR="00704914" w:rsidRPr="000E7947" w:rsidRDefault="00704914" w:rsidP="00144495">
      <w:pPr>
        <w:rPr>
          <w:rFonts w:eastAsiaTheme="minorEastAsia"/>
          <w:b/>
          <w:noProof/>
        </w:rPr>
      </w:pPr>
    </w:p>
    <w:p w14:paraId="260A21DF" w14:textId="77777777" w:rsidR="00B71BA8" w:rsidRPr="000E7947" w:rsidRDefault="00867345" w:rsidP="00144495">
      <w:pPr>
        <w:pStyle w:val="TOC1"/>
        <w:spacing w:line="240" w:lineRule="auto"/>
        <w:rPr>
          <w:rFonts w:asciiTheme="minorHAnsi" w:eastAsiaTheme="minorEastAsia" w:hAnsiTheme="minorHAnsi"/>
        </w:rPr>
      </w:pPr>
      <w:hyperlink w:anchor="_Toc69752486" w:history="1">
        <w:r w:rsidR="00B71BA8" w:rsidRPr="000E7947">
          <w:rPr>
            <w:rStyle w:val="Hyperlink"/>
          </w:rPr>
          <w:t>4.3</w:t>
        </w:r>
        <w:r w:rsidR="00B71BA8" w:rsidRPr="000E7947">
          <w:rPr>
            <w:rFonts w:asciiTheme="minorHAnsi" w:eastAsiaTheme="minorEastAsia" w:hAnsiTheme="minorHAnsi"/>
          </w:rPr>
          <w:tab/>
        </w:r>
        <w:r w:rsidR="00B71BA8" w:rsidRPr="000E7947">
          <w:rPr>
            <w:rStyle w:val="Hyperlink"/>
          </w:rPr>
          <w:t>Projected Changes in Global Climate Indices in the 21st Century</w:t>
        </w:r>
        <w:r w:rsidR="00B71BA8" w:rsidRPr="000E7947">
          <w:rPr>
            <w:webHidden/>
          </w:rPr>
          <w:tab/>
        </w:r>
        <w:r w:rsidR="00B71BA8" w:rsidRPr="000E7947">
          <w:rPr>
            <w:webHidden/>
          </w:rPr>
          <w:fldChar w:fldCharType="begin"/>
        </w:r>
        <w:r w:rsidR="00B71BA8" w:rsidRPr="000E7947">
          <w:rPr>
            <w:webHidden/>
          </w:rPr>
          <w:instrText xml:space="preserve"> PAGEREF _Toc69752486 \h </w:instrText>
        </w:r>
        <w:r w:rsidR="00B71BA8" w:rsidRPr="000E7947">
          <w:rPr>
            <w:webHidden/>
          </w:rPr>
        </w:r>
        <w:r w:rsidR="00B71BA8" w:rsidRPr="000E7947">
          <w:rPr>
            <w:webHidden/>
          </w:rPr>
          <w:fldChar w:fldCharType="separate"/>
        </w:r>
        <w:r w:rsidR="00AF47C0">
          <w:rPr>
            <w:webHidden/>
          </w:rPr>
          <w:t>24</w:t>
        </w:r>
        <w:r w:rsidR="00B71BA8" w:rsidRPr="000E7947">
          <w:rPr>
            <w:webHidden/>
          </w:rPr>
          <w:fldChar w:fldCharType="end"/>
        </w:r>
      </w:hyperlink>
    </w:p>
    <w:p w14:paraId="6DC23629"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87" w:history="1">
        <w:r w:rsidR="00B71BA8" w:rsidRPr="000E7947">
          <w:rPr>
            <w:rStyle w:val="Hyperlink"/>
            <w:rFonts w:eastAsiaTheme="majorEastAsia"/>
            <w:b w:val="0"/>
            <w:noProof/>
            <w:lang w:val="en-GB"/>
          </w:rPr>
          <w:t>4.3.1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_Toc69752487 \h </w:instrText>
        </w:r>
        <w:r w:rsidR="00B71BA8" w:rsidRPr="000E7947">
          <w:rPr>
            <w:b w:val="0"/>
            <w:noProof/>
            <w:webHidden/>
          </w:rPr>
        </w:r>
        <w:r w:rsidR="00B71BA8" w:rsidRPr="000E7947">
          <w:rPr>
            <w:b w:val="0"/>
            <w:noProof/>
            <w:webHidden/>
          </w:rPr>
          <w:fldChar w:fldCharType="separate"/>
        </w:r>
        <w:r w:rsidR="00AF47C0">
          <w:rPr>
            <w:b w:val="0"/>
            <w:noProof/>
            <w:webHidden/>
          </w:rPr>
          <w:t>25</w:t>
        </w:r>
        <w:r w:rsidR="00B71BA8" w:rsidRPr="000E7947">
          <w:rPr>
            <w:b w:val="0"/>
            <w:noProof/>
            <w:webHidden/>
          </w:rPr>
          <w:fldChar w:fldCharType="end"/>
        </w:r>
      </w:hyperlink>
    </w:p>
    <w:p w14:paraId="4EA4AE0B"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88" w:history="1">
        <w:r w:rsidR="00B71BA8" w:rsidRPr="000E7947">
          <w:rPr>
            <w:rStyle w:val="Hyperlink"/>
            <w:rFonts w:eastAsiaTheme="majorEastAsia"/>
            <w:b w:val="0"/>
            <w:noProof/>
            <w:lang w:val="en-GB"/>
          </w:rPr>
          <w:t>4.3.1.1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_Toc69752488 \h </w:instrText>
        </w:r>
        <w:r w:rsidR="00B71BA8" w:rsidRPr="000E7947">
          <w:rPr>
            <w:b w:val="0"/>
            <w:noProof/>
            <w:webHidden/>
          </w:rPr>
        </w:r>
        <w:r w:rsidR="00B71BA8" w:rsidRPr="000E7947">
          <w:rPr>
            <w:b w:val="0"/>
            <w:noProof/>
            <w:webHidden/>
          </w:rPr>
          <w:fldChar w:fldCharType="separate"/>
        </w:r>
        <w:r w:rsidR="00AF47C0">
          <w:rPr>
            <w:b w:val="0"/>
            <w:noProof/>
            <w:webHidden/>
          </w:rPr>
          <w:t>25</w:t>
        </w:r>
        <w:r w:rsidR="00B71BA8" w:rsidRPr="000E7947">
          <w:rPr>
            <w:b w:val="0"/>
            <w:noProof/>
            <w:webHidden/>
          </w:rPr>
          <w:fldChar w:fldCharType="end"/>
        </w:r>
      </w:hyperlink>
    </w:p>
    <w:p w14:paraId="1EB5AC3F"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89" w:history="1">
        <w:r w:rsidR="00B71BA8" w:rsidRPr="000E7947">
          <w:rPr>
            <w:rStyle w:val="Hyperlink"/>
            <w:rFonts w:eastAsiaTheme="majorEastAsia"/>
            <w:b w:val="0"/>
            <w:noProof/>
            <w:lang w:val="en-GB"/>
          </w:rPr>
          <w:t>4.3.1.2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_Toc69752489 \h </w:instrText>
        </w:r>
        <w:r w:rsidR="00B71BA8" w:rsidRPr="000E7947">
          <w:rPr>
            <w:b w:val="0"/>
            <w:noProof/>
            <w:webHidden/>
          </w:rPr>
        </w:r>
        <w:r w:rsidR="00B71BA8" w:rsidRPr="000E7947">
          <w:rPr>
            <w:b w:val="0"/>
            <w:noProof/>
            <w:webHidden/>
          </w:rPr>
          <w:fldChar w:fldCharType="separate"/>
        </w:r>
        <w:r w:rsidR="00AF47C0">
          <w:rPr>
            <w:b w:val="0"/>
            <w:noProof/>
            <w:webHidden/>
          </w:rPr>
          <w:t>27</w:t>
        </w:r>
        <w:r w:rsidR="00B71BA8" w:rsidRPr="000E7947">
          <w:rPr>
            <w:b w:val="0"/>
            <w:noProof/>
            <w:webHidden/>
          </w:rPr>
          <w:fldChar w:fldCharType="end"/>
        </w:r>
      </w:hyperlink>
    </w:p>
    <w:p w14:paraId="3A9DB4F8"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90" w:history="1">
        <w:r w:rsidR="00B71BA8" w:rsidRPr="000E7947">
          <w:rPr>
            <w:rStyle w:val="Hyperlink"/>
            <w:rFonts w:eastAsiaTheme="majorEastAsia"/>
            <w:b w:val="0"/>
            <w:noProof/>
            <w:lang w:val="en-GB"/>
          </w:rPr>
          <w:t>4.3.2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Cryosphere, Ocean, and Biosphere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_Toc69752490 \h </w:instrText>
        </w:r>
        <w:r w:rsidR="00B71BA8" w:rsidRPr="000E7947">
          <w:rPr>
            <w:b w:val="0"/>
            <w:noProof/>
            <w:webHidden/>
          </w:rPr>
        </w:r>
        <w:r w:rsidR="00B71BA8" w:rsidRPr="000E7947">
          <w:rPr>
            <w:b w:val="0"/>
            <w:noProof/>
            <w:webHidden/>
          </w:rPr>
          <w:fldChar w:fldCharType="separate"/>
        </w:r>
        <w:r w:rsidR="00AF47C0">
          <w:rPr>
            <w:b w:val="0"/>
            <w:noProof/>
            <w:webHidden/>
          </w:rPr>
          <w:t>28</w:t>
        </w:r>
        <w:r w:rsidR="00B71BA8" w:rsidRPr="000E7947">
          <w:rPr>
            <w:b w:val="0"/>
            <w:noProof/>
            <w:webHidden/>
          </w:rPr>
          <w:fldChar w:fldCharType="end"/>
        </w:r>
      </w:hyperlink>
    </w:p>
    <w:p w14:paraId="4F345DE4"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1" w:history="1">
        <w:r w:rsidR="00B71BA8" w:rsidRPr="000E7947">
          <w:rPr>
            <w:rStyle w:val="Hyperlink"/>
            <w:rFonts w:eastAsiaTheme="majorEastAsia"/>
            <w:b w:val="0"/>
            <w:noProof/>
            <w:lang w:val="en-GB"/>
          </w:rPr>
          <w:t>4.3.2.1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_Toc69752491 \h </w:instrText>
        </w:r>
        <w:r w:rsidR="00B71BA8" w:rsidRPr="000E7947">
          <w:rPr>
            <w:b w:val="0"/>
            <w:noProof/>
            <w:webHidden/>
          </w:rPr>
        </w:r>
        <w:r w:rsidR="00B71BA8" w:rsidRPr="000E7947">
          <w:rPr>
            <w:b w:val="0"/>
            <w:noProof/>
            <w:webHidden/>
          </w:rPr>
          <w:fldChar w:fldCharType="separate"/>
        </w:r>
        <w:r w:rsidR="00AF47C0">
          <w:rPr>
            <w:b w:val="0"/>
            <w:noProof/>
            <w:webHidden/>
          </w:rPr>
          <w:t>28</w:t>
        </w:r>
        <w:r w:rsidR="00B71BA8" w:rsidRPr="000E7947">
          <w:rPr>
            <w:b w:val="0"/>
            <w:noProof/>
            <w:webHidden/>
          </w:rPr>
          <w:fldChar w:fldCharType="end"/>
        </w:r>
      </w:hyperlink>
    </w:p>
    <w:p w14:paraId="2702DED4"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2" w:history="1">
        <w:r w:rsidR="00B71BA8" w:rsidRPr="000E7947">
          <w:rPr>
            <w:rStyle w:val="Hyperlink"/>
            <w:rFonts w:eastAsiaTheme="majorEastAsia"/>
            <w:b w:val="0"/>
            <w:noProof/>
            <w:lang w:val="en-GB"/>
          </w:rPr>
          <w:t>4.3.2.2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Mean Sea Level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_Toc69752492 \h </w:instrText>
        </w:r>
        <w:r w:rsidR="00B71BA8" w:rsidRPr="000E7947">
          <w:rPr>
            <w:b w:val="0"/>
            <w:noProof/>
            <w:webHidden/>
          </w:rPr>
        </w:r>
        <w:r w:rsidR="00B71BA8" w:rsidRPr="000E7947">
          <w:rPr>
            <w:b w:val="0"/>
            <w:noProof/>
            <w:webHidden/>
          </w:rPr>
          <w:fldChar w:fldCharType="separate"/>
        </w:r>
        <w:r w:rsidR="00AF47C0">
          <w:rPr>
            <w:b w:val="0"/>
            <w:noProof/>
            <w:webHidden/>
          </w:rPr>
          <w:t>30</w:t>
        </w:r>
        <w:r w:rsidR="00B71BA8" w:rsidRPr="000E7947">
          <w:rPr>
            <w:b w:val="0"/>
            <w:noProof/>
            <w:webHidden/>
          </w:rPr>
          <w:fldChar w:fldCharType="end"/>
        </w:r>
      </w:hyperlink>
    </w:p>
    <w:p w14:paraId="342B2D2E"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3" w:history="1">
        <w:r w:rsidR="00B71BA8" w:rsidRPr="000E7947">
          <w:rPr>
            <w:rStyle w:val="Hyperlink"/>
            <w:rFonts w:eastAsiaTheme="majorEastAsia"/>
            <w:b w:val="0"/>
            <w:noProof/>
            <w:lang w:val="en-GB"/>
          </w:rPr>
          <w:t>4.3.2.3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Meridional Overturning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_Toc69752493 \h </w:instrText>
        </w:r>
        <w:r w:rsidR="00B71BA8" w:rsidRPr="000E7947">
          <w:rPr>
            <w:b w:val="0"/>
            <w:noProof/>
            <w:webHidden/>
          </w:rPr>
        </w:r>
        <w:r w:rsidR="00B71BA8" w:rsidRPr="000E7947">
          <w:rPr>
            <w:b w:val="0"/>
            <w:noProof/>
            <w:webHidden/>
          </w:rPr>
          <w:fldChar w:fldCharType="separate"/>
        </w:r>
        <w:r w:rsidR="00AF47C0">
          <w:rPr>
            <w:b w:val="0"/>
            <w:noProof/>
            <w:webHidden/>
          </w:rPr>
          <w:t>30</w:t>
        </w:r>
        <w:r w:rsidR="00B71BA8" w:rsidRPr="000E7947">
          <w:rPr>
            <w:b w:val="0"/>
            <w:noProof/>
            <w:webHidden/>
          </w:rPr>
          <w:fldChar w:fldCharType="end"/>
        </w:r>
      </w:hyperlink>
    </w:p>
    <w:p w14:paraId="77710018"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4" w:history="1">
        <w:r w:rsidR="00B71BA8" w:rsidRPr="000E7947">
          <w:rPr>
            <w:rStyle w:val="Hyperlink"/>
            <w:rFonts w:eastAsiaTheme="majorEastAsia"/>
            <w:b w:val="0"/>
            <w:noProof/>
            <w:lang w:val="en-GB"/>
          </w:rPr>
          <w:t>4.3.2.4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and Land Carbon Uptake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_Toc69752494 \h </w:instrText>
        </w:r>
        <w:r w:rsidR="00B71BA8" w:rsidRPr="000E7947">
          <w:rPr>
            <w:b w:val="0"/>
            <w:noProof/>
            <w:webHidden/>
          </w:rPr>
        </w:r>
        <w:r w:rsidR="00B71BA8" w:rsidRPr="000E7947">
          <w:rPr>
            <w:b w:val="0"/>
            <w:noProof/>
            <w:webHidden/>
          </w:rPr>
          <w:fldChar w:fldCharType="separate"/>
        </w:r>
        <w:r w:rsidR="00AF47C0">
          <w:rPr>
            <w:b w:val="0"/>
            <w:noProof/>
            <w:webHidden/>
          </w:rPr>
          <w:t>31</w:t>
        </w:r>
        <w:r w:rsidR="00B71BA8" w:rsidRPr="000E7947">
          <w:rPr>
            <w:b w:val="0"/>
            <w:noProof/>
            <w:webHidden/>
          </w:rPr>
          <w:fldChar w:fldCharType="end"/>
        </w:r>
      </w:hyperlink>
    </w:p>
    <w:p w14:paraId="451D9660"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5" w:history="1">
        <w:r w:rsidR="00B71BA8" w:rsidRPr="000E7947">
          <w:rPr>
            <w:rStyle w:val="Hyperlink"/>
            <w:rFonts w:eastAsiaTheme="majorEastAsia"/>
            <w:b w:val="0"/>
            <w:noProof/>
            <w:lang w:val="en-GB"/>
          </w:rPr>
          <w:t>4.3.2.5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Surface Ocean pH</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_Toc69752495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1B1EABE1"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496" w:history="1">
        <w:r w:rsidR="00B71BA8" w:rsidRPr="000E7947">
          <w:rPr>
            <w:rStyle w:val="Hyperlink"/>
            <w:rFonts w:eastAsiaTheme="majorEastAsia"/>
            <w:b w:val="0"/>
            <w:noProof/>
            <w:lang w:val="en-GB"/>
          </w:rPr>
          <w:t>4.3.3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_Toc69752496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02B4A9C3"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7" w:history="1">
        <w:r w:rsidR="00B71BA8" w:rsidRPr="000E7947">
          <w:rPr>
            <w:rStyle w:val="Hyperlink"/>
            <w:rFonts w:eastAsiaTheme="majorEastAsia"/>
            <w:b w:val="0"/>
            <w:noProof/>
            <w:lang w:val="en-GB"/>
          </w:rPr>
          <w:t>4.3.3.1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_Toc69752497 \h </w:instrText>
        </w:r>
        <w:r w:rsidR="00B71BA8" w:rsidRPr="000E7947">
          <w:rPr>
            <w:b w:val="0"/>
            <w:noProof/>
            <w:webHidden/>
          </w:rPr>
        </w:r>
        <w:r w:rsidR="00B71BA8" w:rsidRPr="000E7947">
          <w:rPr>
            <w:b w:val="0"/>
            <w:noProof/>
            <w:webHidden/>
          </w:rPr>
          <w:fldChar w:fldCharType="separate"/>
        </w:r>
        <w:r w:rsidR="00AF47C0">
          <w:rPr>
            <w:b w:val="0"/>
            <w:noProof/>
            <w:webHidden/>
          </w:rPr>
          <w:t>32</w:t>
        </w:r>
        <w:r w:rsidR="00B71BA8" w:rsidRPr="000E7947">
          <w:rPr>
            <w:b w:val="0"/>
            <w:noProof/>
            <w:webHidden/>
          </w:rPr>
          <w:fldChar w:fldCharType="end"/>
        </w:r>
      </w:hyperlink>
    </w:p>
    <w:p w14:paraId="67E15B34"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498" w:history="1">
        <w:r w:rsidR="00B71BA8" w:rsidRPr="000E7947">
          <w:rPr>
            <w:rStyle w:val="Hyperlink"/>
            <w:rFonts w:eastAsiaTheme="majorEastAsia"/>
            <w:b w:val="0"/>
            <w:noProof/>
            <w:lang w:val="en-GB"/>
          </w:rPr>
          <w:t>4.3.3.2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_Toc69752498 \h </w:instrText>
        </w:r>
        <w:r w:rsidR="00B71BA8" w:rsidRPr="000E7947">
          <w:rPr>
            <w:b w:val="0"/>
            <w:noProof/>
            <w:webHidden/>
          </w:rPr>
        </w:r>
        <w:r w:rsidR="00B71BA8" w:rsidRPr="000E7947">
          <w:rPr>
            <w:b w:val="0"/>
            <w:noProof/>
            <w:webHidden/>
          </w:rPr>
          <w:fldChar w:fldCharType="separate"/>
        </w:r>
        <w:r w:rsidR="00AF47C0">
          <w:rPr>
            <w:b w:val="0"/>
            <w:noProof/>
            <w:webHidden/>
          </w:rPr>
          <w:t>34</w:t>
        </w:r>
        <w:r w:rsidR="00B71BA8" w:rsidRPr="000E7947">
          <w:rPr>
            <w:b w:val="0"/>
            <w:noProof/>
            <w:webHidden/>
          </w:rPr>
          <w:fldChar w:fldCharType="end"/>
        </w:r>
      </w:hyperlink>
    </w:p>
    <w:p w14:paraId="4B74D107" w14:textId="77777777" w:rsidR="00B71BA8" w:rsidRPr="000E7947" w:rsidRDefault="00867345" w:rsidP="00144495">
      <w:pPr>
        <w:pStyle w:val="TOC2"/>
        <w:tabs>
          <w:tab w:val="left" w:pos="800"/>
          <w:tab w:val="right" w:leader="dot" w:pos="9621"/>
        </w:tabs>
        <w:rPr>
          <w:rStyle w:val="Hyperlink"/>
          <w:rFonts w:eastAsiaTheme="majorEastAsia"/>
          <w:b w:val="0"/>
          <w:noProof/>
        </w:rPr>
      </w:pPr>
      <w:hyperlink w:anchor="_Toc69752499" w:history="1">
        <w:r w:rsidR="00B71BA8" w:rsidRPr="000E7947">
          <w:rPr>
            <w:rStyle w:val="Hyperlink"/>
            <w:rFonts w:eastAsiaTheme="majorEastAsia"/>
            <w:b w:val="0"/>
            <w:noProof/>
            <w:lang w:val="en-GB"/>
          </w:rPr>
          <w:t>4.3.4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Synthesis Assessment of Projected Change in 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_Toc69752499 \h </w:instrText>
        </w:r>
        <w:r w:rsidR="00B71BA8" w:rsidRPr="000E7947">
          <w:rPr>
            <w:b w:val="0"/>
            <w:noProof/>
            <w:webHidden/>
          </w:rPr>
        </w:r>
        <w:r w:rsidR="00B71BA8" w:rsidRPr="000E7947">
          <w:rPr>
            <w:b w:val="0"/>
            <w:noProof/>
            <w:webHidden/>
          </w:rPr>
          <w:fldChar w:fldCharType="separate"/>
        </w:r>
        <w:r w:rsidR="00AF47C0">
          <w:rPr>
            <w:b w:val="0"/>
            <w:noProof/>
            <w:webHidden/>
          </w:rPr>
          <w:t>35</w:t>
        </w:r>
        <w:r w:rsidR="00B71BA8" w:rsidRPr="000E7947">
          <w:rPr>
            <w:b w:val="0"/>
            <w:noProof/>
            <w:webHidden/>
          </w:rPr>
          <w:fldChar w:fldCharType="end"/>
        </w:r>
      </w:hyperlink>
    </w:p>
    <w:p w14:paraId="532796E1" w14:textId="77777777" w:rsidR="00704914" w:rsidRPr="000E7947" w:rsidRDefault="00704914" w:rsidP="00144495">
      <w:pPr>
        <w:rPr>
          <w:rFonts w:eastAsiaTheme="minorEastAsia"/>
          <w:noProof/>
        </w:rPr>
      </w:pPr>
    </w:p>
    <w:p w14:paraId="5B83E30A" w14:textId="77777777" w:rsidR="00B71BA8" w:rsidRPr="000E7947" w:rsidRDefault="00867345" w:rsidP="00144495">
      <w:pPr>
        <w:pStyle w:val="TOC1"/>
        <w:spacing w:line="240" w:lineRule="auto"/>
        <w:rPr>
          <w:rFonts w:asciiTheme="minorHAnsi" w:eastAsiaTheme="minorEastAsia" w:hAnsiTheme="minorHAnsi"/>
        </w:rPr>
      </w:pPr>
      <w:hyperlink w:anchor="_Toc69752500" w:history="1">
        <w:r w:rsidR="00B71BA8" w:rsidRPr="000E7947">
          <w:rPr>
            <w:rStyle w:val="Hyperlink"/>
          </w:rPr>
          <w:t>4.4</w:t>
        </w:r>
        <w:r w:rsidR="00B71BA8" w:rsidRPr="000E7947">
          <w:rPr>
            <w:rFonts w:asciiTheme="minorHAnsi" w:eastAsiaTheme="minorEastAsia" w:hAnsiTheme="minorHAnsi"/>
          </w:rPr>
          <w:tab/>
        </w:r>
        <w:r w:rsidR="00B71BA8" w:rsidRPr="000E7947">
          <w:rPr>
            <w:rStyle w:val="Hyperlink"/>
          </w:rPr>
          <w:t>Near-term Global Climate Changes</w:t>
        </w:r>
        <w:r w:rsidR="00B71BA8" w:rsidRPr="000E7947">
          <w:rPr>
            <w:webHidden/>
          </w:rPr>
          <w:tab/>
        </w:r>
        <w:r w:rsidR="00B71BA8" w:rsidRPr="000E7947">
          <w:rPr>
            <w:webHidden/>
          </w:rPr>
          <w:fldChar w:fldCharType="begin"/>
        </w:r>
        <w:r w:rsidR="00B71BA8" w:rsidRPr="000E7947">
          <w:rPr>
            <w:webHidden/>
          </w:rPr>
          <w:instrText xml:space="preserve"> PAGEREF _Toc69752500 \h </w:instrText>
        </w:r>
        <w:r w:rsidR="00B71BA8" w:rsidRPr="000E7947">
          <w:rPr>
            <w:webHidden/>
          </w:rPr>
        </w:r>
        <w:r w:rsidR="00B71BA8" w:rsidRPr="000E7947">
          <w:rPr>
            <w:webHidden/>
          </w:rPr>
          <w:fldChar w:fldCharType="separate"/>
        </w:r>
        <w:r w:rsidR="00AF47C0">
          <w:rPr>
            <w:webHidden/>
          </w:rPr>
          <w:t>39</w:t>
        </w:r>
        <w:r w:rsidR="00B71BA8" w:rsidRPr="000E7947">
          <w:rPr>
            <w:webHidden/>
          </w:rPr>
          <w:fldChar w:fldCharType="end"/>
        </w:r>
      </w:hyperlink>
    </w:p>
    <w:p w14:paraId="6DA9ED3E"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01" w:history="1">
        <w:r w:rsidR="00B71BA8" w:rsidRPr="000E7947">
          <w:rPr>
            <w:rStyle w:val="Hyperlink"/>
            <w:rFonts w:eastAsiaTheme="majorEastAsia"/>
            <w:b w:val="0"/>
            <w:noProof/>
            <w:lang w:val="en-GB"/>
          </w:rPr>
          <w:t>4.4.1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_Toc69752501 \h </w:instrText>
        </w:r>
        <w:r w:rsidR="00B71BA8" w:rsidRPr="000E7947">
          <w:rPr>
            <w:b w:val="0"/>
            <w:noProof/>
            <w:webHidden/>
          </w:rPr>
        </w:r>
        <w:r w:rsidR="00B71BA8" w:rsidRPr="000E7947">
          <w:rPr>
            <w:b w:val="0"/>
            <w:noProof/>
            <w:webHidden/>
          </w:rPr>
          <w:fldChar w:fldCharType="separate"/>
        </w:r>
        <w:r w:rsidR="00AF47C0">
          <w:rPr>
            <w:b w:val="0"/>
            <w:noProof/>
            <w:webHidden/>
          </w:rPr>
          <w:t>39</w:t>
        </w:r>
        <w:r w:rsidR="00B71BA8" w:rsidRPr="000E7947">
          <w:rPr>
            <w:b w:val="0"/>
            <w:noProof/>
            <w:webHidden/>
          </w:rPr>
          <w:fldChar w:fldCharType="end"/>
        </w:r>
      </w:hyperlink>
    </w:p>
    <w:p w14:paraId="2AFF51F8"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2" w:history="1">
        <w:r w:rsidR="00B71BA8" w:rsidRPr="000E7947">
          <w:rPr>
            <w:rStyle w:val="Hyperlink"/>
            <w:rFonts w:eastAsiaTheme="majorEastAsia"/>
            <w:b w:val="0"/>
            <w:noProof/>
            <w:lang w:val="en-GB"/>
          </w:rPr>
          <w:t>4.4.1.1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Average 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_Toc69752502 \h </w:instrText>
        </w:r>
        <w:r w:rsidR="00B71BA8" w:rsidRPr="000E7947">
          <w:rPr>
            <w:b w:val="0"/>
            <w:noProof/>
            <w:webHidden/>
          </w:rPr>
        </w:r>
        <w:r w:rsidR="00B71BA8" w:rsidRPr="000E7947">
          <w:rPr>
            <w:b w:val="0"/>
            <w:noProof/>
            <w:webHidden/>
          </w:rPr>
          <w:fldChar w:fldCharType="separate"/>
        </w:r>
        <w:r w:rsidR="00AF47C0">
          <w:rPr>
            <w:b w:val="0"/>
            <w:noProof/>
            <w:webHidden/>
          </w:rPr>
          <w:t>39</w:t>
        </w:r>
        <w:r w:rsidR="00B71BA8" w:rsidRPr="000E7947">
          <w:rPr>
            <w:b w:val="0"/>
            <w:noProof/>
            <w:webHidden/>
          </w:rPr>
          <w:fldChar w:fldCharType="end"/>
        </w:r>
      </w:hyperlink>
    </w:p>
    <w:p w14:paraId="1FF8670B"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3" w:history="1">
        <w:r w:rsidR="00B71BA8" w:rsidRPr="000E7947">
          <w:rPr>
            <w:rStyle w:val="Hyperlink"/>
            <w:rFonts w:eastAsiaTheme="majorEastAsia"/>
            <w:b w:val="0"/>
            <w:noProof/>
            <w:lang w:val="en-GB"/>
          </w:rPr>
          <w:t>4.4.1.2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Spatial Patterns of Surface Warming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_Toc69752503 \h </w:instrText>
        </w:r>
        <w:r w:rsidR="00B71BA8" w:rsidRPr="000E7947">
          <w:rPr>
            <w:b w:val="0"/>
            <w:noProof/>
            <w:webHidden/>
          </w:rPr>
        </w:r>
        <w:r w:rsidR="00B71BA8" w:rsidRPr="000E7947">
          <w:rPr>
            <w:b w:val="0"/>
            <w:noProof/>
            <w:webHidden/>
          </w:rPr>
          <w:fldChar w:fldCharType="separate"/>
        </w:r>
        <w:r w:rsidR="00AF47C0">
          <w:rPr>
            <w:b w:val="0"/>
            <w:noProof/>
            <w:webHidden/>
          </w:rPr>
          <w:t>40</w:t>
        </w:r>
        <w:r w:rsidR="00B71BA8" w:rsidRPr="000E7947">
          <w:rPr>
            <w:b w:val="0"/>
            <w:noProof/>
            <w:webHidden/>
          </w:rPr>
          <w:fldChar w:fldCharType="end"/>
        </w:r>
      </w:hyperlink>
    </w:p>
    <w:p w14:paraId="1795E392"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4" w:history="1">
        <w:r w:rsidR="00B71BA8" w:rsidRPr="000E7947">
          <w:rPr>
            <w:rStyle w:val="Hyperlink"/>
            <w:rFonts w:eastAsiaTheme="majorEastAsia"/>
            <w:b w:val="0"/>
            <w:noProof/>
            <w:lang w:val="en-GB"/>
          </w:rPr>
          <w:t>4.4.1.3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_Toc69752504 \h </w:instrText>
        </w:r>
        <w:r w:rsidR="00B71BA8" w:rsidRPr="000E7947">
          <w:rPr>
            <w:b w:val="0"/>
            <w:noProof/>
            <w:webHidden/>
          </w:rPr>
        </w:r>
        <w:r w:rsidR="00B71BA8" w:rsidRPr="000E7947">
          <w:rPr>
            <w:b w:val="0"/>
            <w:noProof/>
            <w:webHidden/>
          </w:rPr>
          <w:fldChar w:fldCharType="separate"/>
        </w:r>
        <w:r w:rsidR="00AF47C0">
          <w:rPr>
            <w:b w:val="0"/>
            <w:noProof/>
            <w:webHidden/>
          </w:rPr>
          <w:t>40</w:t>
        </w:r>
        <w:r w:rsidR="00B71BA8" w:rsidRPr="000E7947">
          <w:rPr>
            <w:b w:val="0"/>
            <w:noProof/>
            <w:webHidden/>
          </w:rPr>
          <w:fldChar w:fldCharType="end"/>
        </w:r>
      </w:hyperlink>
    </w:p>
    <w:p w14:paraId="6C4811F5"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5" w:history="1">
        <w:r w:rsidR="00B71BA8" w:rsidRPr="000E7947">
          <w:rPr>
            <w:rStyle w:val="Hyperlink"/>
            <w:rFonts w:eastAsiaTheme="majorEastAsia"/>
            <w:b w:val="0"/>
            <w:noProof/>
            <w:lang w:val="en-GB"/>
          </w:rPr>
          <w:t>4.4.1.4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Monsoon Precipitation and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_Toc69752505 \h </w:instrText>
        </w:r>
        <w:r w:rsidR="00B71BA8" w:rsidRPr="000E7947">
          <w:rPr>
            <w:b w:val="0"/>
            <w:noProof/>
            <w:webHidden/>
          </w:rPr>
        </w:r>
        <w:r w:rsidR="00B71BA8" w:rsidRPr="000E7947">
          <w:rPr>
            <w:b w:val="0"/>
            <w:noProof/>
            <w:webHidden/>
          </w:rPr>
          <w:fldChar w:fldCharType="separate"/>
        </w:r>
        <w:r w:rsidR="00AF47C0">
          <w:rPr>
            <w:b w:val="0"/>
            <w:noProof/>
            <w:webHidden/>
          </w:rPr>
          <w:t>41</w:t>
        </w:r>
        <w:r w:rsidR="00B71BA8" w:rsidRPr="000E7947">
          <w:rPr>
            <w:b w:val="0"/>
            <w:noProof/>
            <w:webHidden/>
          </w:rPr>
          <w:fldChar w:fldCharType="end"/>
        </w:r>
      </w:hyperlink>
    </w:p>
    <w:p w14:paraId="23E5CD81"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06" w:history="1">
        <w:r w:rsidR="00B71BA8" w:rsidRPr="000E7947">
          <w:rPr>
            <w:rStyle w:val="Hyperlink"/>
            <w:rFonts w:eastAsiaTheme="majorEastAsia"/>
            <w:b w:val="0"/>
            <w:noProof/>
            <w:lang w:val="en-GB"/>
          </w:rPr>
          <w:t>4.4.2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Cryosphere, Ocean, and Biosphere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_Toc69752506 \h </w:instrText>
        </w:r>
        <w:r w:rsidR="00B71BA8" w:rsidRPr="000E7947">
          <w:rPr>
            <w:b w:val="0"/>
            <w:noProof/>
            <w:webHidden/>
          </w:rPr>
        </w:r>
        <w:r w:rsidR="00B71BA8" w:rsidRPr="000E7947">
          <w:rPr>
            <w:b w:val="0"/>
            <w:noProof/>
            <w:webHidden/>
          </w:rPr>
          <w:fldChar w:fldCharType="separate"/>
        </w:r>
        <w:r w:rsidR="00AF47C0">
          <w:rPr>
            <w:b w:val="0"/>
            <w:noProof/>
            <w:webHidden/>
          </w:rPr>
          <w:t>42</w:t>
        </w:r>
        <w:r w:rsidR="00B71BA8" w:rsidRPr="000E7947">
          <w:rPr>
            <w:b w:val="0"/>
            <w:noProof/>
            <w:webHidden/>
          </w:rPr>
          <w:fldChar w:fldCharType="end"/>
        </w:r>
      </w:hyperlink>
    </w:p>
    <w:p w14:paraId="42099E1D"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7" w:history="1">
        <w:r w:rsidR="00B71BA8" w:rsidRPr="000E7947">
          <w:rPr>
            <w:rStyle w:val="Hyperlink"/>
            <w:rFonts w:eastAsiaTheme="majorEastAsia"/>
            <w:b w:val="0"/>
            <w:noProof/>
            <w:lang w:val="en-GB"/>
          </w:rPr>
          <w:t>4.4.2.1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_Toc69752507 \h </w:instrText>
        </w:r>
        <w:r w:rsidR="00B71BA8" w:rsidRPr="000E7947">
          <w:rPr>
            <w:b w:val="0"/>
            <w:noProof/>
            <w:webHidden/>
          </w:rPr>
        </w:r>
        <w:r w:rsidR="00B71BA8" w:rsidRPr="000E7947">
          <w:rPr>
            <w:b w:val="0"/>
            <w:noProof/>
            <w:webHidden/>
          </w:rPr>
          <w:fldChar w:fldCharType="separate"/>
        </w:r>
        <w:r w:rsidR="00AF47C0">
          <w:rPr>
            <w:b w:val="0"/>
            <w:noProof/>
            <w:webHidden/>
          </w:rPr>
          <w:t>42</w:t>
        </w:r>
        <w:r w:rsidR="00B71BA8" w:rsidRPr="000E7947">
          <w:rPr>
            <w:b w:val="0"/>
            <w:noProof/>
            <w:webHidden/>
          </w:rPr>
          <w:fldChar w:fldCharType="end"/>
        </w:r>
      </w:hyperlink>
    </w:p>
    <w:p w14:paraId="0603869F"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08" w:history="1">
        <w:r w:rsidR="00B71BA8" w:rsidRPr="000E7947">
          <w:rPr>
            <w:rStyle w:val="Hyperlink"/>
            <w:rFonts w:eastAsiaTheme="majorEastAsia"/>
            <w:b w:val="0"/>
            <w:noProof/>
            <w:lang w:val="en-GB"/>
          </w:rPr>
          <w:t>4.4.2.2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and Land Carbon flux</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_Toc69752508 \h </w:instrText>
        </w:r>
        <w:r w:rsidR="00B71BA8" w:rsidRPr="000E7947">
          <w:rPr>
            <w:b w:val="0"/>
            <w:noProof/>
            <w:webHidden/>
          </w:rPr>
        </w:r>
        <w:r w:rsidR="00B71BA8" w:rsidRPr="000E7947">
          <w:rPr>
            <w:b w:val="0"/>
            <w:noProof/>
            <w:webHidden/>
          </w:rPr>
          <w:fldChar w:fldCharType="separate"/>
        </w:r>
        <w:r w:rsidR="00AF47C0">
          <w:rPr>
            <w:b w:val="0"/>
            <w:noProof/>
            <w:webHidden/>
          </w:rPr>
          <w:t>43</w:t>
        </w:r>
        <w:r w:rsidR="00B71BA8" w:rsidRPr="000E7947">
          <w:rPr>
            <w:b w:val="0"/>
            <w:noProof/>
            <w:webHidden/>
          </w:rPr>
          <w:fldChar w:fldCharType="end"/>
        </w:r>
      </w:hyperlink>
    </w:p>
    <w:p w14:paraId="50502B32"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09" w:history="1">
        <w:r w:rsidR="00B71BA8" w:rsidRPr="000E7947">
          <w:rPr>
            <w:rStyle w:val="Hyperlink"/>
            <w:rFonts w:eastAsiaTheme="majorEastAsia"/>
            <w:b w:val="0"/>
            <w:noProof/>
            <w:lang w:val="en-GB"/>
          </w:rPr>
          <w:t>4.4.3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_Toc69752509 \h </w:instrText>
        </w:r>
        <w:r w:rsidR="00B71BA8" w:rsidRPr="000E7947">
          <w:rPr>
            <w:b w:val="0"/>
            <w:noProof/>
            <w:webHidden/>
          </w:rPr>
        </w:r>
        <w:r w:rsidR="00B71BA8" w:rsidRPr="000E7947">
          <w:rPr>
            <w:b w:val="0"/>
            <w:noProof/>
            <w:webHidden/>
          </w:rPr>
          <w:fldChar w:fldCharType="separate"/>
        </w:r>
        <w:r w:rsidR="00AF47C0">
          <w:rPr>
            <w:b w:val="0"/>
            <w:noProof/>
            <w:webHidden/>
          </w:rPr>
          <w:t>44</w:t>
        </w:r>
        <w:r w:rsidR="00B71BA8" w:rsidRPr="000E7947">
          <w:rPr>
            <w:b w:val="0"/>
            <w:noProof/>
            <w:webHidden/>
          </w:rPr>
          <w:fldChar w:fldCharType="end"/>
        </w:r>
      </w:hyperlink>
    </w:p>
    <w:p w14:paraId="2E96082A"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0" w:history="1">
        <w:r w:rsidR="00B71BA8" w:rsidRPr="000E7947">
          <w:rPr>
            <w:rStyle w:val="Hyperlink"/>
            <w:rFonts w:eastAsiaTheme="majorEastAsia"/>
            <w:b w:val="0"/>
            <w:noProof/>
            <w:lang w:val="en-GB"/>
          </w:rPr>
          <w:t>4.4.3.1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_Toc69752510 \h </w:instrText>
        </w:r>
        <w:r w:rsidR="00B71BA8" w:rsidRPr="000E7947">
          <w:rPr>
            <w:b w:val="0"/>
            <w:noProof/>
            <w:webHidden/>
          </w:rPr>
        </w:r>
        <w:r w:rsidR="00B71BA8" w:rsidRPr="000E7947">
          <w:rPr>
            <w:b w:val="0"/>
            <w:noProof/>
            <w:webHidden/>
          </w:rPr>
          <w:fldChar w:fldCharType="separate"/>
        </w:r>
        <w:r w:rsidR="00AF47C0">
          <w:rPr>
            <w:b w:val="0"/>
            <w:noProof/>
            <w:webHidden/>
          </w:rPr>
          <w:t>44</w:t>
        </w:r>
        <w:r w:rsidR="00B71BA8" w:rsidRPr="000E7947">
          <w:rPr>
            <w:b w:val="0"/>
            <w:noProof/>
            <w:webHidden/>
          </w:rPr>
          <w:fldChar w:fldCharType="end"/>
        </w:r>
      </w:hyperlink>
    </w:p>
    <w:p w14:paraId="4CC3F56B"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1" w:history="1">
        <w:r w:rsidR="00B71BA8" w:rsidRPr="000E7947">
          <w:rPr>
            <w:rStyle w:val="Hyperlink"/>
            <w:rFonts w:eastAsiaTheme="majorEastAsia"/>
            <w:b w:val="0"/>
            <w:noProof/>
            <w:lang w:val="en-GB"/>
          </w:rPr>
          <w:t>4.4.3.2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_Toc69752511 \h </w:instrText>
        </w:r>
        <w:r w:rsidR="00B71BA8" w:rsidRPr="000E7947">
          <w:rPr>
            <w:b w:val="0"/>
            <w:noProof/>
            <w:webHidden/>
          </w:rPr>
        </w:r>
        <w:r w:rsidR="00B71BA8" w:rsidRPr="000E7947">
          <w:rPr>
            <w:b w:val="0"/>
            <w:noProof/>
            <w:webHidden/>
          </w:rPr>
          <w:fldChar w:fldCharType="separate"/>
        </w:r>
        <w:r w:rsidR="00AF47C0">
          <w:rPr>
            <w:b w:val="0"/>
            <w:noProof/>
            <w:webHidden/>
          </w:rPr>
          <w:t>45</w:t>
        </w:r>
        <w:r w:rsidR="00B71BA8" w:rsidRPr="000E7947">
          <w:rPr>
            <w:b w:val="0"/>
            <w:noProof/>
            <w:webHidden/>
          </w:rPr>
          <w:fldChar w:fldCharType="end"/>
        </w:r>
      </w:hyperlink>
    </w:p>
    <w:p w14:paraId="14AAF2A0"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2" w:history="1">
        <w:r w:rsidR="00B71BA8" w:rsidRPr="000E7947">
          <w:rPr>
            <w:rStyle w:val="Hyperlink"/>
            <w:rFonts w:eastAsiaTheme="majorEastAsia"/>
            <w:b w:val="0"/>
            <w:noProof/>
            <w:lang w:val="en-GB"/>
          </w:rPr>
          <w:t>4.4.3.3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Indian Ocean Basin and Dipole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_Toc69752512 \h </w:instrText>
        </w:r>
        <w:r w:rsidR="00B71BA8" w:rsidRPr="000E7947">
          <w:rPr>
            <w:b w:val="0"/>
            <w:noProof/>
            <w:webHidden/>
          </w:rPr>
        </w:r>
        <w:r w:rsidR="00B71BA8" w:rsidRPr="000E7947">
          <w:rPr>
            <w:b w:val="0"/>
            <w:noProof/>
            <w:webHidden/>
          </w:rPr>
          <w:fldChar w:fldCharType="separate"/>
        </w:r>
        <w:r w:rsidR="00AF47C0">
          <w:rPr>
            <w:b w:val="0"/>
            <w:noProof/>
            <w:webHidden/>
          </w:rPr>
          <w:t>46</w:t>
        </w:r>
        <w:r w:rsidR="00B71BA8" w:rsidRPr="000E7947">
          <w:rPr>
            <w:b w:val="0"/>
            <w:noProof/>
            <w:webHidden/>
          </w:rPr>
          <w:fldChar w:fldCharType="end"/>
        </w:r>
      </w:hyperlink>
    </w:p>
    <w:p w14:paraId="7D2A950D"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3" w:history="1">
        <w:r w:rsidR="00B71BA8" w:rsidRPr="000E7947">
          <w:rPr>
            <w:rStyle w:val="Hyperlink"/>
            <w:rFonts w:eastAsiaTheme="majorEastAsia"/>
            <w:b w:val="0"/>
            <w:noProof/>
            <w:lang w:val="en-GB"/>
          </w:rPr>
          <w:t>4.4.3.4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Tropical Atlantic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_Toc69752513 \h </w:instrText>
        </w:r>
        <w:r w:rsidR="00B71BA8" w:rsidRPr="000E7947">
          <w:rPr>
            <w:b w:val="0"/>
            <w:noProof/>
            <w:webHidden/>
          </w:rPr>
        </w:r>
        <w:r w:rsidR="00B71BA8" w:rsidRPr="000E7947">
          <w:rPr>
            <w:b w:val="0"/>
            <w:noProof/>
            <w:webHidden/>
          </w:rPr>
          <w:fldChar w:fldCharType="separate"/>
        </w:r>
        <w:r w:rsidR="00AF47C0">
          <w:rPr>
            <w:b w:val="0"/>
            <w:noProof/>
            <w:webHidden/>
          </w:rPr>
          <w:t>46</w:t>
        </w:r>
        <w:r w:rsidR="00B71BA8" w:rsidRPr="000E7947">
          <w:rPr>
            <w:b w:val="0"/>
            <w:noProof/>
            <w:webHidden/>
          </w:rPr>
          <w:fldChar w:fldCharType="end"/>
        </w:r>
      </w:hyperlink>
    </w:p>
    <w:p w14:paraId="65A50503"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4" w:history="1">
        <w:r w:rsidR="00B71BA8" w:rsidRPr="000E7947">
          <w:rPr>
            <w:rStyle w:val="Hyperlink"/>
            <w:rFonts w:eastAsiaTheme="majorEastAsia"/>
            <w:b w:val="0"/>
            <w:noProof/>
            <w:lang w:val="en-GB"/>
          </w:rPr>
          <w:t>4.4.3.5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Pacific 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_Toc69752514 \h </w:instrText>
        </w:r>
        <w:r w:rsidR="00B71BA8" w:rsidRPr="000E7947">
          <w:rPr>
            <w:b w:val="0"/>
            <w:noProof/>
            <w:webHidden/>
          </w:rPr>
        </w:r>
        <w:r w:rsidR="00B71BA8" w:rsidRPr="000E7947">
          <w:rPr>
            <w:b w:val="0"/>
            <w:noProof/>
            <w:webHidden/>
          </w:rPr>
          <w:fldChar w:fldCharType="separate"/>
        </w:r>
        <w:r w:rsidR="00AF47C0">
          <w:rPr>
            <w:b w:val="0"/>
            <w:noProof/>
            <w:webHidden/>
          </w:rPr>
          <w:t>47</w:t>
        </w:r>
        <w:r w:rsidR="00B71BA8" w:rsidRPr="000E7947">
          <w:rPr>
            <w:b w:val="0"/>
            <w:noProof/>
            <w:webHidden/>
          </w:rPr>
          <w:fldChar w:fldCharType="end"/>
        </w:r>
      </w:hyperlink>
    </w:p>
    <w:p w14:paraId="06BE3682"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15" w:history="1">
        <w:r w:rsidR="00B71BA8" w:rsidRPr="000E7947">
          <w:rPr>
            <w:rStyle w:val="Hyperlink"/>
            <w:rFonts w:eastAsiaTheme="majorEastAsia"/>
            <w:b w:val="0"/>
            <w:noProof/>
            <w:lang w:val="en-GB"/>
          </w:rPr>
          <w:t>4.4.3.6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Multidecadal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_Toc69752515 \h </w:instrText>
        </w:r>
        <w:r w:rsidR="00B71BA8" w:rsidRPr="000E7947">
          <w:rPr>
            <w:b w:val="0"/>
            <w:noProof/>
            <w:webHidden/>
          </w:rPr>
        </w:r>
        <w:r w:rsidR="00B71BA8" w:rsidRPr="000E7947">
          <w:rPr>
            <w:b w:val="0"/>
            <w:noProof/>
            <w:webHidden/>
          </w:rPr>
          <w:fldChar w:fldCharType="separate"/>
        </w:r>
        <w:r w:rsidR="00AF47C0">
          <w:rPr>
            <w:b w:val="0"/>
            <w:noProof/>
            <w:webHidden/>
          </w:rPr>
          <w:t>47</w:t>
        </w:r>
        <w:r w:rsidR="00B71BA8" w:rsidRPr="000E7947">
          <w:rPr>
            <w:b w:val="0"/>
            <w:noProof/>
            <w:webHidden/>
          </w:rPr>
          <w:fldChar w:fldCharType="end"/>
        </w:r>
      </w:hyperlink>
    </w:p>
    <w:p w14:paraId="4A3DDAB7" w14:textId="77777777" w:rsidR="00B71BA8" w:rsidRPr="000E7947" w:rsidRDefault="00867345" w:rsidP="00144495">
      <w:pPr>
        <w:pStyle w:val="TOC2"/>
        <w:tabs>
          <w:tab w:val="left" w:pos="800"/>
          <w:tab w:val="right" w:leader="dot" w:pos="9621"/>
        </w:tabs>
        <w:rPr>
          <w:rStyle w:val="Hyperlink"/>
          <w:rFonts w:eastAsiaTheme="majorEastAsia"/>
          <w:b w:val="0"/>
          <w:noProof/>
        </w:rPr>
      </w:pPr>
      <w:hyperlink w:anchor="_Toc69752516" w:history="1">
        <w:r w:rsidR="00B71BA8" w:rsidRPr="000E7947">
          <w:rPr>
            <w:rStyle w:val="Hyperlink"/>
            <w:rFonts w:eastAsiaTheme="majorEastAsia"/>
            <w:b w:val="0"/>
            <w:noProof/>
            <w:lang w:val="en-GB"/>
          </w:rPr>
          <w:t>4.4.4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Response to Short-Lived Climate Forcers and Volcanic Eruptions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_Toc69752516 \h </w:instrText>
        </w:r>
        <w:r w:rsidR="00B71BA8" w:rsidRPr="000E7947">
          <w:rPr>
            <w:b w:val="0"/>
            <w:noProof/>
            <w:webHidden/>
          </w:rPr>
        </w:r>
        <w:r w:rsidR="00B71BA8" w:rsidRPr="000E7947">
          <w:rPr>
            <w:b w:val="0"/>
            <w:noProof/>
            <w:webHidden/>
          </w:rPr>
          <w:fldChar w:fldCharType="separate"/>
        </w:r>
        <w:r w:rsidR="00AF47C0">
          <w:rPr>
            <w:b w:val="0"/>
            <w:noProof/>
            <w:webHidden/>
          </w:rPr>
          <w:t>48</w:t>
        </w:r>
        <w:r w:rsidR="00B71BA8" w:rsidRPr="000E7947">
          <w:rPr>
            <w:b w:val="0"/>
            <w:noProof/>
            <w:webHidden/>
          </w:rPr>
          <w:fldChar w:fldCharType="end"/>
        </w:r>
      </w:hyperlink>
    </w:p>
    <w:p w14:paraId="2A4F5BA8" w14:textId="77777777" w:rsidR="00B71BA8" w:rsidRPr="000E7947" w:rsidRDefault="00B71BA8" w:rsidP="00144495">
      <w:pPr>
        <w:rPr>
          <w:rFonts w:eastAsiaTheme="minorEastAsia"/>
          <w:noProof/>
        </w:rPr>
      </w:pPr>
    </w:p>
    <w:p w14:paraId="41FC6EE1" w14:textId="77777777" w:rsidR="00B71BA8" w:rsidRPr="000E7947" w:rsidRDefault="00867345" w:rsidP="00144495">
      <w:pPr>
        <w:pStyle w:val="TOC1"/>
        <w:spacing w:line="240" w:lineRule="auto"/>
        <w:rPr>
          <w:rStyle w:val="Hyperlink"/>
        </w:rPr>
      </w:pPr>
      <w:hyperlink w:anchor="_Toc69752517" w:history="1">
        <w:r w:rsidR="00B71BA8" w:rsidRPr="000E7947">
          <w:rPr>
            <w:rStyle w:val="Hyperlink"/>
          </w:rPr>
          <w:t>Cross-Chapter Box 4.1 The climate effects of volcanic eruption</w:t>
        </w:r>
        <w:r w:rsidR="00B71BA8" w:rsidRPr="000E7947">
          <w:rPr>
            <w:webHidden/>
          </w:rPr>
          <w:tab/>
        </w:r>
        <w:r w:rsidR="00B71BA8" w:rsidRPr="000E7947">
          <w:rPr>
            <w:webHidden/>
          </w:rPr>
          <w:fldChar w:fldCharType="begin"/>
        </w:r>
        <w:r w:rsidR="00B71BA8" w:rsidRPr="000E7947">
          <w:rPr>
            <w:webHidden/>
          </w:rPr>
          <w:instrText xml:space="preserve"> PAGEREF _Toc69752517 \h </w:instrText>
        </w:r>
        <w:r w:rsidR="00B71BA8" w:rsidRPr="000E7947">
          <w:rPr>
            <w:webHidden/>
          </w:rPr>
        </w:r>
        <w:r w:rsidR="00B71BA8" w:rsidRPr="000E7947">
          <w:rPr>
            <w:webHidden/>
          </w:rPr>
          <w:fldChar w:fldCharType="separate"/>
        </w:r>
        <w:r w:rsidR="00AF47C0">
          <w:rPr>
            <w:webHidden/>
          </w:rPr>
          <w:t>51</w:t>
        </w:r>
        <w:r w:rsidR="00B71BA8" w:rsidRPr="000E7947">
          <w:rPr>
            <w:webHidden/>
          </w:rPr>
          <w:fldChar w:fldCharType="end"/>
        </w:r>
      </w:hyperlink>
    </w:p>
    <w:p w14:paraId="50045D37" w14:textId="77777777" w:rsidR="00B71BA8" w:rsidRPr="000E7947" w:rsidRDefault="00B71BA8" w:rsidP="00144495">
      <w:pPr>
        <w:rPr>
          <w:rFonts w:eastAsiaTheme="minorEastAsia"/>
          <w:b/>
          <w:noProof/>
        </w:rPr>
      </w:pPr>
    </w:p>
    <w:p w14:paraId="0C3683C2" w14:textId="77777777" w:rsidR="00B71BA8" w:rsidRPr="000E7947" w:rsidRDefault="00867345" w:rsidP="00144495">
      <w:pPr>
        <w:pStyle w:val="TOC1"/>
        <w:spacing w:line="240" w:lineRule="auto"/>
        <w:rPr>
          <w:rFonts w:asciiTheme="minorHAnsi" w:eastAsiaTheme="minorEastAsia" w:hAnsiTheme="minorHAnsi"/>
        </w:rPr>
      </w:pPr>
      <w:hyperlink w:anchor="_Toc69752518" w:history="1">
        <w:r w:rsidR="00B71BA8" w:rsidRPr="000E7947">
          <w:rPr>
            <w:rStyle w:val="Hyperlink"/>
          </w:rPr>
          <w:t>4.5</w:t>
        </w:r>
        <w:r w:rsidR="00B71BA8" w:rsidRPr="000E7947">
          <w:rPr>
            <w:rFonts w:asciiTheme="minorHAnsi" w:eastAsiaTheme="minorEastAsia" w:hAnsiTheme="minorHAnsi"/>
          </w:rPr>
          <w:tab/>
        </w:r>
        <w:r w:rsidR="00B71BA8" w:rsidRPr="000E7947">
          <w:rPr>
            <w:rStyle w:val="Hyperlink"/>
          </w:rPr>
          <w:t>Mid- to Long-term Global Climate Change</w:t>
        </w:r>
        <w:r w:rsidR="00B71BA8" w:rsidRPr="000E7947">
          <w:rPr>
            <w:webHidden/>
          </w:rPr>
          <w:tab/>
        </w:r>
        <w:r w:rsidR="00B71BA8" w:rsidRPr="000E7947">
          <w:rPr>
            <w:webHidden/>
          </w:rPr>
          <w:fldChar w:fldCharType="begin"/>
        </w:r>
        <w:r w:rsidR="00B71BA8" w:rsidRPr="000E7947">
          <w:rPr>
            <w:webHidden/>
          </w:rPr>
          <w:instrText xml:space="preserve"> PAGEREF _Toc69752518 \h </w:instrText>
        </w:r>
        <w:r w:rsidR="00B71BA8" w:rsidRPr="000E7947">
          <w:rPr>
            <w:webHidden/>
          </w:rPr>
        </w:r>
        <w:r w:rsidR="00B71BA8" w:rsidRPr="000E7947">
          <w:rPr>
            <w:webHidden/>
          </w:rPr>
          <w:fldChar w:fldCharType="separate"/>
        </w:r>
        <w:r w:rsidR="00AF47C0">
          <w:rPr>
            <w:webHidden/>
          </w:rPr>
          <w:t>53</w:t>
        </w:r>
        <w:r w:rsidR="00B71BA8" w:rsidRPr="000E7947">
          <w:rPr>
            <w:webHidden/>
          </w:rPr>
          <w:fldChar w:fldCharType="end"/>
        </w:r>
      </w:hyperlink>
    </w:p>
    <w:p w14:paraId="22697109"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19" w:history="1">
        <w:r w:rsidR="00B71BA8" w:rsidRPr="000E7947">
          <w:rPr>
            <w:rStyle w:val="Hyperlink"/>
            <w:rFonts w:eastAsiaTheme="majorEastAsia"/>
            <w:b w:val="0"/>
            <w:noProof/>
            <w:lang w:val="en-GB"/>
          </w:rPr>
          <w:t>4.5.1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_Toc69752519 \h </w:instrText>
        </w:r>
        <w:r w:rsidR="00B71BA8" w:rsidRPr="000E7947">
          <w:rPr>
            <w:b w:val="0"/>
            <w:noProof/>
            <w:webHidden/>
          </w:rPr>
        </w:r>
        <w:r w:rsidR="00B71BA8" w:rsidRPr="000E7947">
          <w:rPr>
            <w:b w:val="0"/>
            <w:noProof/>
            <w:webHidden/>
          </w:rPr>
          <w:fldChar w:fldCharType="separate"/>
        </w:r>
        <w:r w:rsidR="00AF47C0">
          <w:rPr>
            <w:b w:val="0"/>
            <w:noProof/>
            <w:webHidden/>
          </w:rPr>
          <w:t>53</w:t>
        </w:r>
        <w:r w:rsidR="00B71BA8" w:rsidRPr="000E7947">
          <w:rPr>
            <w:b w:val="0"/>
            <w:noProof/>
            <w:webHidden/>
          </w:rPr>
          <w:fldChar w:fldCharType="end"/>
        </w:r>
      </w:hyperlink>
    </w:p>
    <w:p w14:paraId="42222BA7"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0" w:history="1">
        <w:r w:rsidR="00B71BA8" w:rsidRPr="000E7947">
          <w:rPr>
            <w:rStyle w:val="Hyperlink"/>
            <w:rFonts w:eastAsiaTheme="majorEastAsia"/>
            <w:b w:val="0"/>
            <w:noProof/>
            <w:lang w:val="en-GB"/>
          </w:rPr>
          <w:t>4.5.1.1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Near-Surface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_Toc69752520 \h </w:instrText>
        </w:r>
        <w:r w:rsidR="00B71BA8" w:rsidRPr="000E7947">
          <w:rPr>
            <w:b w:val="0"/>
            <w:noProof/>
            <w:webHidden/>
          </w:rPr>
        </w:r>
        <w:r w:rsidR="00B71BA8" w:rsidRPr="000E7947">
          <w:rPr>
            <w:b w:val="0"/>
            <w:noProof/>
            <w:webHidden/>
          </w:rPr>
          <w:fldChar w:fldCharType="separate"/>
        </w:r>
        <w:r w:rsidR="00AF47C0">
          <w:rPr>
            <w:b w:val="0"/>
            <w:noProof/>
            <w:webHidden/>
          </w:rPr>
          <w:t>53</w:t>
        </w:r>
        <w:r w:rsidR="00B71BA8" w:rsidRPr="000E7947">
          <w:rPr>
            <w:b w:val="0"/>
            <w:noProof/>
            <w:webHidden/>
          </w:rPr>
          <w:fldChar w:fldCharType="end"/>
        </w:r>
      </w:hyperlink>
    </w:p>
    <w:p w14:paraId="33F18727"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1" w:history="1">
        <w:r w:rsidR="00B71BA8" w:rsidRPr="000E7947">
          <w:rPr>
            <w:rStyle w:val="Hyperlink"/>
            <w:rFonts w:eastAsiaTheme="majorEastAsia"/>
            <w:b w:val="0"/>
            <w:noProof/>
            <w:lang w:val="en-GB"/>
          </w:rPr>
          <w:t>4.5.1.2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Annual Mean Atmospheric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_Toc69752521 \h </w:instrText>
        </w:r>
        <w:r w:rsidR="00B71BA8" w:rsidRPr="000E7947">
          <w:rPr>
            <w:b w:val="0"/>
            <w:noProof/>
            <w:webHidden/>
          </w:rPr>
        </w:r>
        <w:r w:rsidR="00B71BA8" w:rsidRPr="000E7947">
          <w:rPr>
            <w:b w:val="0"/>
            <w:noProof/>
            <w:webHidden/>
          </w:rPr>
          <w:fldChar w:fldCharType="separate"/>
        </w:r>
        <w:r w:rsidR="00AF47C0">
          <w:rPr>
            <w:b w:val="0"/>
            <w:noProof/>
            <w:webHidden/>
          </w:rPr>
          <w:t>57</w:t>
        </w:r>
        <w:r w:rsidR="00B71BA8" w:rsidRPr="000E7947">
          <w:rPr>
            <w:b w:val="0"/>
            <w:noProof/>
            <w:webHidden/>
          </w:rPr>
          <w:fldChar w:fldCharType="end"/>
        </w:r>
      </w:hyperlink>
    </w:p>
    <w:p w14:paraId="53DAA2B5"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2" w:history="1">
        <w:r w:rsidR="00B71BA8" w:rsidRPr="000E7947">
          <w:rPr>
            <w:rStyle w:val="Hyperlink"/>
            <w:rFonts w:eastAsiaTheme="majorEastAsia"/>
            <w:b w:val="0"/>
            <w:noProof/>
            <w:lang w:val="en-GB"/>
          </w:rPr>
          <w:t>4.5.1.3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Near-Surface Relative Humidity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_Toc69752522 \h </w:instrText>
        </w:r>
        <w:r w:rsidR="00B71BA8" w:rsidRPr="000E7947">
          <w:rPr>
            <w:b w:val="0"/>
            <w:noProof/>
            <w:webHidden/>
          </w:rPr>
        </w:r>
        <w:r w:rsidR="00B71BA8" w:rsidRPr="000E7947">
          <w:rPr>
            <w:b w:val="0"/>
            <w:noProof/>
            <w:webHidden/>
          </w:rPr>
          <w:fldChar w:fldCharType="separate"/>
        </w:r>
        <w:r w:rsidR="00AF47C0">
          <w:rPr>
            <w:b w:val="0"/>
            <w:noProof/>
            <w:webHidden/>
          </w:rPr>
          <w:t>58</w:t>
        </w:r>
        <w:r w:rsidR="00B71BA8" w:rsidRPr="000E7947">
          <w:rPr>
            <w:b w:val="0"/>
            <w:noProof/>
            <w:webHidden/>
          </w:rPr>
          <w:fldChar w:fldCharType="end"/>
        </w:r>
      </w:hyperlink>
    </w:p>
    <w:p w14:paraId="05A0D4CC"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3" w:history="1">
        <w:r w:rsidR="00B71BA8" w:rsidRPr="000E7947">
          <w:rPr>
            <w:rStyle w:val="Hyperlink"/>
            <w:rFonts w:eastAsiaTheme="majorEastAsia"/>
            <w:b w:val="0"/>
            <w:noProof/>
            <w:lang w:val="en-GB"/>
          </w:rPr>
          <w:t>4.5.1.4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_Toc69752523 \h </w:instrText>
        </w:r>
        <w:r w:rsidR="00B71BA8" w:rsidRPr="000E7947">
          <w:rPr>
            <w:b w:val="0"/>
            <w:noProof/>
            <w:webHidden/>
          </w:rPr>
        </w:r>
        <w:r w:rsidR="00B71BA8" w:rsidRPr="000E7947">
          <w:rPr>
            <w:b w:val="0"/>
            <w:noProof/>
            <w:webHidden/>
          </w:rPr>
          <w:fldChar w:fldCharType="separate"/>
        </w:r>
        <w:r w:rsidR="00AF47C0">
          <w:rPr>
            <w:b w:val="0"/>
            <w:noProof/>
            <w:webHidden/>
          </w:rPr>
          <w:t>60</w:t>
        </w:r>
        <w:r w:rsidR="00B71BA8" w:rsidRPr="000E7947">
          <w:rPr>
            <w:b w:val="0"/>
            <w:noProof/>
            <w:webHidden/>
          </w:rPr>
          <w:fldChar w:fldCharType="end"/>
        </w:r>
      </w:hyperlink>
    </w:p>
    <w:p w14:paraId="06103DD3"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4" w:history="1">
        <w:r w:rsidR="00B71BA8" w:rsidRPr="000E7947">
          <w:rPr>
            <w:rStyle w:val="Hyperlink"/>
            <w:rFonts w:eastAsiaTheme="majorEastAsia"/>
            <w:b w:val="0"/>
            <w:noProof/>
            <w:lang w:val="en-GB"/>
          </w:rPr>
          <w:t>4.5.1.5</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Monsoon Precipitation and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_Toc69752524 \h </w:instrText>
        </w:r>
        <w:r w:rsidR="00B71BA8" w:rsidRPr="000E7947">
          <w:rPr>
            <w:b w:val="0"/>
            <w:noProof/>
            <w:webHidden/>
          </w:rPr>
        </w:r>
        <w:r w:rsidR="00B71BA8" w:rsidRPr="000E7947">
          <w:rPr>
            <w:b w:val="0"/>
            <w:noProof/>
            <w:webHidden/>
          </w:rPr>
          <w:fldChar w:fldCharType="separate"/>
        </w:r>
        <w:r w:rsidR="00AF47C0">
          <w:rPr>
            <w:b w:val="0"/>
            <w:noProof/>
            <w:webHidden/>
          </w:rPr>
          <w:t>61</w:t>
        </w:r>
        <w:r w:rsidR="00B71BA8" w:rsidRPr="000E7947">
          <w:rPr>
            <w:b w:val="0"/>
            <w:noProof/>
            <w:webHidden/>
          </w:rPr>
          <w:fldChar w:fldCharType="end"/>
        </w:r>
      </w:hyperlink>
    </w:p>
    <w:p w14:paraId="38208578"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5" w:history="1">
        <w:r w:rsidR="00B71BA8" w:rsidRPr="000E7947">
          <w:rPr>
            <w:rStyle w:val="Hyperlink"/>
            <w:rFonts w:eastAsiaTheme="majorEastAsia"/>
            <w:b w:val="0"/>
            <w:noProof/>
            <w:lang w:val="en-GB"/>
          </w:rPr>
          <w:t>4.5.1.6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Sea Level Pressure, Large-scale Atmospheric Circulation, Storm Tracks and Blocking</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_Toc69752525 \h </w:instrText>
        </w:r>
        <w:r w:rsidR="00B71BA8" w:rsidRPr="000E7947">
          <w:rPr>
            <w:b w:val="0"/>
            <w:noProof/>
            <w:webHidden/>
          </w:rPr>
        </w:r>
        <w:r w:rsidR="00B71BA8" w:rsidRPr="000E7947">
          <w:rPr>
            <w:b w:val="0"/>
            <w:noProof/>
            <w:webHidden/>
          </w:rPr>
          <w:fldChar w:fldCharType="separate"/>
        </w:r>
        <w:r w:rsidR="00AF47C0">
          <w:rPr>
            <w:b w:val="0"/>
            <w:noProof/>
            <w:webHidden/>
          </w:rPr>
          <w:t>62</w:t>
        </w:r>
        <w:r w:rsidR="00B71BA8" w:rsidRPr="000E7947">
          <w:rPr>
            <w:b w:val="0"/>
            <w:noProof/>
            <w:webHidden/>
          </w:rPr>
          <w:fldChar w:fldCharType="end"/>
        </w:r>
      </w:hyperlink>
    </w:p>
    <w:p w14:paraId="52AD20D0"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26" w:history="1">
        <w:r w:rsidR="00B71BA8" w:rsidRPr="000E7947">
          <w:rPr>
            <w:rStyle w:val="Hyperlink"/>
            <w:rFonts w:eastAsiaTheme="majorEastAsia"/>
            <w:b w:val="0"/>
            <w:noProof/>
            <w:lang w:val="en-GB"/>
          </w:rPr>
          <w:t>4.5.2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_Toc69752526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56D0ABB2"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7" w:history="1">
        <w:r w:rsidR="00B71BA8" w:rsidRPr="000E7947">
          <w:rPr>
            <w:rStyle w:val="Hyperlink"/>
            <w:rFonts w:eastAsiaTheme="majorEastAsia"/>
            <w:b w:val="0"/>
            <w:noProof/>
            <w:lang w:val="en-GB"/>
          </w:rPr>
          <w:t>4.5.2.1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Ocean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_Toc69752527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1E57A73B"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28" w:history="1">
        <w:r w:rsidR="00B71BA8" w:rsidRPr="000E7947">
          <w:rPr>
            <w:rStyle w:val="Hyperlink"/>
            <w:rFonts w:eastAsia="SimSun"/>
            <w:b w:val="0"/>
            <w:noProof/>
            <w:lang w:val="en-GB"/>
          </w:rPr>
          <w:t>4.5.2.2</w:t>
        </w:r>
        <w:r w:rsidR="00B71BA8" w:rsidRPr="000E7947">
          <w:rPr>
            <w:rFonts w:asciiTheme="minorHAnsi" w:eastAsiaTheme="minorEastAsia" w:hAnsiTheme="minorHAnsi"/>
            <w:b w:val="0"/>
            <w:noProof/>
          </w:rPr>
          <w:tab/>
        </w:r>
        <w:r w:rsidR="00B71BA8" w:rsidRPr="000E7947">
          <w:rPr>
            <w:rStyle w:val="Hyperlink"/>
            <w:rFonts w:eastAsia="SimSun"/>
            <w:b w:val="0"/>
            <w:noProof/>
            <w:lang w:val="en-GB"/>
          </w:rPr>
          <w:t>Ocean acidification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_Toc69752528 \h </w:instrText>
        </w:r>
        <w:r w:rsidR="00B71BA8" w:rsidRPr="000E7947">
          <w:rPr>
            <w:b w:val="0"/>
            <w:noProof/>
            <w:webHidden/>
          </w:rPr>
        </w:r>
        <w:r w:rsidR="00B71BA8" w:rsidRPr="000E7947">
          <w:rPr>
            <w:b w:val="0"/>
            <w:noProof/>
            <w:webHidden/>
          </w:rPr>
          <w:fldChar w:fldCharType="separate"/>
        </w:r>
        <w:r w:rsidR="00AF47C0">
          <w:rPr>
            <w:b w:val="0"/>
            <w:noProof/>
            <w:webHidden/>
          </w:rPr>
          <w:t>67</w:t>
        </w:r>
        <w:r w:rsidR="00B71BA8" w:rsidRPr="000E7947">
          <w:rPr>
            <w:b w:val="0"/>
            <w:noProof/>
            <w:webHidden/>
          </w:rPr>
          <w:fldChar w:fldCharType="end"/>
        </w:r>
      </w:hyperlink>
    </w:p>
    <w:p w14:paraId="23B73490"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29" w:history="1">
        <w:r w:rsidR="00B71BA8" w:rsidRPr="000E7947">
          <w:rPr>
            <w:rStyle w:val="Hyperlink"/>
            <w:rFonts w:eastAsiaTheme="majorEastAsia"/>
            <w:b w:val="0"/>
            <w:noProof/>
            <w:lang w:val="en-GB"/>
          </w:rPr>
          <w:t>4.5.3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Modes of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_Toc69752529 \h </w:instrText>
        </w:r>
        <w:r w:rsidR="00B71BA8" w:rsidRPr="000E7947">
          <w:rPr>
            <w:b w:val="0"/>
            <w:noProof/>
            <w:webHidden/>
          </w:rPr>
        </w:r>
        <w:r w:rsidR="00B71BA8" w:rsidRPr="000E7947">
          <w:rPr>
            <w:b w:val="0"/>
            <w:noProof/>
            <w:webHidden/>
          </w:rPr>
          <w:fldChar w:fldCharType="separate"/>
        </w:r>
        <w:r w:rsidR="00AF47C0">
          <w:rPr>
            <w:b w:val="0"/>
            <w:noProof/>
            <w:webHidden/>
          </w:rPr>
          <w:t>68</w:t>
        </w:r>
        <w:r w:rsidR="00B71BA8" w:rsidRPr="000E7947">
          <w:rPr>
            <w:b w:val="0"/>
            <w:noProof/>
            <w:webHidden/>
          </w:rPr>
          <w:fldChar w:fldCharType="end"/>
        </w:r>
      </w:hyperlink>
    </w:p>
    <w:p w14:paraId="46683FA5"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0" w:history="1">
        <w:r w:rsidR="00B71BA8" w:rsidRPr="000E7947">
          <w:rPr>
            <w:rStyle w:val="Hyperlink"/>
            <w:rFonts w:eastAsiaTheme="majorEastAsia"/>
            <w:b w:val="0"/>
            <w:noProof/>
            <w:lang w:val="en-GB"/>
          </w:rPr>
          <w:t>4.5.3.1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Northern and Southern Annular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_Toc69752530 \h </w:instrText>
        </w:r>
        <w:r w:rsidR="00B71BA8" w:rsidRPr="000E7947">
          <w:rPr>
            <w:b w:val="0"/>
            <w:noProof/>
            <w:webHidden/>
          </w:rPr>
        </w:r>
        <w:r w:rsidR="00B71BA8" w:rsidRPr="000E7947">
          <w:rPr>
            <w:b w:val="0"/>
            <w:noProof/>
            <w:webHidden/>
          </w:rPr>
          <w:fldChar w:fldCharType="separate"/>
        </w:r>
        <w:r w:rsidR="00AF47C0">
          <w:rPr>
            <w:b w:val="0"/>
            <w:noProof/>
            <w:webHidden/>
          </w:rPr>
          <w:t>68</w:t>
        </w:r>
        <w:r w:rsidR="00B71BA8" w:rsidRPr="000E7947">
          <w:rPr>
            <w:b w:val="0"/>
            <w:noProof/>
            <w:webHidden/>
          </w:rPr>
          <w:fldChar w:fldCharType="end"/>
        </w:r>
      </w:hyperlink>
    </w:p>
    <w:p w14:paraId="285E73C9"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1" w:history="1">
        <w:r w:rsidR="00B71BA8" w:rsidRPr="000E7947">
          <w:rPr>
            <w:rStyle w:val="Hyperlink"/>
            <w:rFonts w:eastAsiaTheme="majorEastAsia"/>
            <w:b w:val="0"/>
            <w:noProof/>
            <w:lang w:val="en-GB"/>
          </w:rPr>
          <w:t>4.5.3.2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El Niño-Southern Oscillation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_Toc69752531 \h </w:instrText>
        </w:r>
        <w:r w:rsidR="00B71BA8" w:rsidRPr="000E7947">
          <w:rPr>
            <w:b w:val="0"/>
            <w:noProof/>
            <w:webHidden/>
          </w:rPr>
        </w:r>
        <w:r w:rsidR="00B71BA8" w:rsidRPr="000E7947">
          <w:rPr>
            <w:b w:val="0"/>
            <w:noProof/>
            <w:webHidden/>
          </w:rPr>
          <w:fldChar w:fldCharType="separate"/>
        </w:r>
        <w:r w:rsidR="00AF47C0">
          <w:rPr>
            <w:b w:val="0"/>
            <w:noProof/>
            <w:webHidden/>
          </w:rPr>
          <w:t>69</w:t>
        </w:r>
        <w:r w:rsidR="00B71BA8" w:rsidRPr="000E7947">
          <w:rPr>
            <w:b w:val="0"/>
            <w:noProof/>
            <w:webHidden/>
          </w:rPr>
          <w:fldChar w:fldCharType="end"/>
        </w:r>
      </w:hyperlink>
    </w:p>
    <w:p w14:paraId="4A8CAD80"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2" w:history="1">
        <w:r w:rsidR="00B71BA8" w:rsidRPr="000E7947">
          <w:rPr>
            <w:rStyle w:val="Hyperlink"/>
            <w:rFonts w:eastAsiaTheme="majorEastAsia"/>
            <w:b w:val="0"/>
            <w:noProof/>
            <w:lang w:val="en-GB"/>
          </w:rPr>
          <w:t>4.5.3.3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Indian Ocean Basin and Dipole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_Toc69752532 \h </w:instrText>
        </w:r>
        <w:r w:rsidR="00B71BA8" w:rsidRPr="000E7947">
          <w:rPr>
            <w:b w:val="0"/>
            <w:noProof/>
            <w:webHidden/>
          </w:rPr>
        </w:r>
        <w:r w:rsidR="00B71BA8" w:rsidRPr="000E7947">
          <w:rPr>
            <w:b w:val="0"/>
            <w:noProof/>
            <w:webHidden/>
          </w:rPr>
          <w:fldChar w:fldCharType="separate"/>
        </w:r>
        <w:r w:rsidR="00AF47C0">
          <w:rPr>
            <w:b w:val="0"/>
            <w:noProof/>
            <w:webHidden/>
          </w:rPr>
          <w:t>70</w:t>
        </w:r>
        <w:r w:rsidR="00B71BA8" w:rsidRPr="000E7947">
          <w:rPr>
            <w:b w:val="0"/>
            <w:noProof/>
            <w:webHidden/>
          </w:rPr>
          <w:fldChar w:fldCharType="end"/>
        </w:r>
      </w:hyperlink>
    </w:p>
    <w:p w14:paraId="11E8EC48"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3" w:history="1">
        <w:r w:rsidR="00B71BA8" w:rsidRPr="000E7947">
          <w:rPr>
            <w:rStyle w:val="Hyperlink"/>
            <w:rFonts w:eastAsiaTheme="majorEastAsia"/>
            <w:b w:val="0"/>
            <w:noProof/>
            <w:lang w:val="en-GB"/>
          </w:rPr>
          <w:t>4.5.3.4</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Tropical Atlantic Modes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_Toc69752533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2FBD4566"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4" w:history="1">
        <w:r w:rsidR="00B71BA8" w:rsidRPr="000E7947">
          <w:rPr>
            <w:rStyle w:val="Hyperlink"/>
            <w:rFonts w:eastAsia="Calibri"/>
            <w:b w:val="0"/>
            <w:noProof/>
            <w:lang w:val="en-GB"/>
          </w:rPr>
          <w:t>4.5.3.5</w:t>
        </w:r>
        <w:r w:rsidR="00B71BA8" w:rsidRPr="000E7947">
          <w:rPr>
            <w:rFonts w:asciiTheme="minorHAnsi" w:eastAsiaTheme="minorEastAsia" w:hAnsiTheme="minorHAnsi"/>
            <w:b w:val="0"/>
            <w:noProof/>
          </w:rPr>
          <w:tab/>
        </w:r>
        <w:r w:rsidR="00B71BA8" w:rsidRPr="000E7947">
          <w:rPr>
            <w:rStyle w:val="Hyperlink"/>
            <w:rFonts w:eastAsia="Calibri"/>
            <w:b w:val="0"/>
            <w:noProof/>
            <w:lang w:val="en-GB"/>
          </w:rPr>
          <w:t>Pacific 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_Toc69752534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0B1C1939" w14:textId="77777777" w:rsidR="00B71BA8" w:rsidRPr="000E7947" w:rsidRDefault="00867345" w:rsidP="00144495">
      <w:pPr>
        <w:pStyle w:val="TOC2"/>
        <w:tabs>
          <w:tab w:val="left" w:pos="1000"/>
          <w:tab w:val="right" w:leader="dot" w:pos="9621"/>
        </w:tabs>
        <w:rPr>
          <w:rStyle w:val="Hyperlink"/>
          <w:rFonts w:eastAsiaTheme="majorEastAsia"/>
          <w:b w:val="0"/>
          <w:noProof/>
        </w:rPr>
      </w:pPr>
      <w:hyperlink w:anchor="_Toc69752535" w:history="1">
        <w:r w:rsidR="00B71BA8" w:rsidRPr="000E7947">
          <w:rPr>
            <w:rStyle w:val="Hyperlink"/>
            <w:rFonts w:eastAsiaTheme="majorEastAsia"/>
            <w:b w:val="0"/>
            <w:noProof/>
            <w:lang w:val="en-GB"/>
          </w:rPr>
          <w:t>4.5.3.6</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Atlantic Multidecadal Variability</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_Toc69752535 \h </w:instrText>
        </w:r>
        <w:r w:rsidR="00B71BA8" w:rsidRPr="000E7947">
          <w:rPr>
            <w:b w:val="0"/>
            <w:noProof/>
            <w:webHidden/>
          </w:rPr>
        </w:r>
        <w:r w:rsidR="00B71BA8" w:rsidRPr="000E7947">
          <w:rPr>
            <w:b w:val="0"/>
            <w:noProof/>
            <w:webHidden/>
          </w:rPr>
          <w:fldChar w:fldCharType="separate"/>
        </w:r>
        <w:r w:rsidR="00AF47C0">
          <w:rPr>
            <w:b w:val="0"/>
            <w:noProof/>
            <w:webHidden/>
          </w:rPr>
          <w:t>71</w:t>
        </w:r>
        <w:r w:rsidR="00B71BA8" w:rsidRPr="000E7947">
          <w:rPr>
            <w:b w:val="0"/>
            <w:noProof/>
            <w:webHidden/>
          </w:rPr>
          <w:fldChar w:fldCharType="end"/>
        </w:r>
      </w:hyperlink>
    </w:p>
    <w:p w14:paraId="3E06583C" w14:textId="77777777" w:rsidR="00B71BA8" w:rsidRPr="000E7947" w:rsidRDefault="00B71BA8" w:rsidP="00144495">
      <w:pPr>
        <w:rPr>
          <w:rFonts w:eastAsiaTheme="minorEastAsia"/>
          <w:noProof/>
        </w:rPr>
      </w:pPr>
    </w:p>
    <w:p w14:paraId="500057E7" w14:textId="77777777" w:rsidR="00B71BA8" w:rsidRPr="000E7947" w:rsidRDefault="00867345" w:rsidP="00144495">
      <w:pPr>
        <w:pStyle w:val="TOC1"/>
        <w:spacing w:line="240" w:lineRule="auto"/>
        <w:rPr>
          <w:rFonts w:asciiTheme="minorHAnsi" w:eastAsiaTheme="minorEastAsia" w:hAnsiTheme="minorHAnsi"/>
        </w:rPr>
      </w:pPr>
      <w:hyperlink w:anchor="_Toc69752536" w:history="1">
        <w:r w:rsidR="00B71BA8" w:rsidRPr="000E7947">
          <w:rPr>
            <w:rStyle w:val="Hyperlink"/>
          </w:rPr>
          <w:t>4.6</w:t>
        </w:r>
        <w:r w:rsidR="00B71BA8" w:rsidRPr="000E7947">
          <w:rPr>
            <w:rFonts w:asciiTheme="minorHAnsi" w:eastAsiaTheme="minorEastAsia" w:hAnsiTheme="minorHAnsi"/>
          </w:rPr>
          <w:tab/>
        </w:r>
        <w:r w:rsidR="00B71BA8" w:rsidRPr="000E7947">
          <w:rPr>
            <w:rStyle w:val="Hyperlink"/>
          </w:rPr>
          <w:t>Implications of Climate Policy</w:t>
        </w:r>
        <w:r w:rsidR="00B71BA8" w:rsidRPr="000E7947">
          <w:rPr>
            <w:webHidden/>
          </w:rPr>
          <w:tab/>
        </w:r>
        <w:r w:rsidR="00B71BA8" w:rsidRPr="000E7947">
          <w:rPr>
            <w:webHidden/>
          </w:rPr>
          <w:fldChar w:fldCharType="begin"/>
        </w:r>
        <w:r w:rsidR="00B71BA8" w:rsidRPr="000E7947">
          <w:rPr>
            <w:webHidden/>
          </w:rPr>
          <w:instrText xml:space="preserve"> PAGEREF _Toc69752536 \h </w:instrText>
        </w:r>
        <w:r w:rsidR="00B71BA8" w:rsidRPr="000E7947">
          <w:rPr>
            <w:webHidden/>
          </w:rPr>
        </w:r>
        <w:r w:rsidR="00B71BA8" w:rsidRPr="000E7947">
          <w:rPr>
            <w:webHidden/>
          </w:rPr>
          <w:fldChar w:fldCharType="separate"/>
        </w:r>
        <w:r w:rsidR="00AF47C0">
          <w:rPr>
            <w:webHidden/>
          </w:rPr>
          <w:t>72</w:t>
        </w:r>
        <w:r w:rsidR="00B71BA8" w:rsidRPr="000E7947">
          <w:rPr>
            <w:webHidden/>
          </w:rPr>
          <w:fldChar w:fldCharType="end"/>
        </w:r>
      </w:hyperlink>
    </w:p>
    <w:p w14:paraId="38391B99"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37" w:history="1">
        <w:r w:rsidR="00B71BA8" w:rsidRPr="000E7947">
          <w:rPr>
            <w:rStyle w:val="Hyperlink"/>
            <w:rFonts w:eastAsiaTheme="majorEastAsia"/>
            <w:b w:val="0"/>
            <w:noProof/>
            <w:lang w:val="en-GB"/>
          </w:rPr>
          <w:t>4.6.1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Patterns of Climate Change for Specific Levels of Global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_Toc69752537 \h </w:instrText>
        </w:r>
        <w:r w:rsidR="00B71BA8" w:rsidRPr="000E7947">
          <w:rPr>
            <w:b w:val="0"/>
            <w:noProof/>
            <w:webHidden/>
          </w:rPr>
        </w:r>
        <w:r w:rsidR="00B71BA8" w:rsidRPr="000E7947">
          <w:rPr>
            <w:b w:val="0"/>
            <w:noProof/>
            <w:webHidden/>
          </w:rPr>
          <w:fldChar w:fldCharType="separate"/>
        </w:r>
        <w:r w:rsidR="00AF47C0">
          <w:rPr>
            <w:b w:val="0"/>
            <w:noProof/>
            <w:webHidden/>
          </w:rPr>
          <w:t>72</w:t>
        </w:r>
        <w:r w:rsidR="00B71BA8" w:rsidRPr="000E7947">
          <w:rPr>
            <w:b w:val="0"/>
            <w:noProof/>
            <w:webHidden/>
          </w:rPr>
          <w:fldChar w:fldCharType="end"/>
        </w:r>
      </w:hyperlink>
    </w:p>
    <w:p w14:paraId="01E49EE4"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8" w:history="1">
        <w:r w:rsidR="00B71BA8" w:rsidRPr="000E7947">
          <w:rPr>
            <w:rStyle w:val="Hyperlink"/>
            <w:rFonts w:eastAsiaTheme="majorEastAsia"/>
            <w:b w:val="0"/>
            <w:noProof/>
            <w:lang w:val="en-GB"/>
          </w:rPr>
          <w:t>4.6.1.1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_Toc69752538 \h </w:instrText>
        </w:r>
        <w:r w:rsidR="00B71BA8" w:rsidRPr="000E7947">
          <w:rPr>
            <w:b w:val="0"/>
            <w:noProof/>
            <w:webHidden/>
          </w:rPr>
        </w:r>
        <w:r w:rsidR="00B71BA8" w:rsidRPr="000E7947">
          <w:rPr>
            <w:b w:val="0"/>
            <w:noProof/>
            <w:webHidden/>
          </w:rPr>
          <w:fldChar w:fldCharType="separate"/>
        </w:r>
        <w:r w:rsidR="00AF47C0">
          <w:rPr>
            <w:b w:val="0"/>
            <w:noProof/>
            <w:webHidden/>
          </w:rPr>
          <w:t>73</w:t>
        </w:r>
        <w:r w:rsidR="00B71BA8" w:rsidRPr="000E7947">
          <w:rPr>
            <w:b w:val="0"/>
            <w:noProof/>
            <w:webHidden/>
          </w:rPr>
          <w:fldChar w:fldCharType="end"/>
        </w:r>
      </w:hyperlink>
    </w:p>
    <w:p w14:paraId="3AB0504B"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39" w:history="1">
        <w:r w:rsidR="00B71BA8" w:rsidRPr="000E7947">
          <w:rPr>
            <w:rStyle w:val="Hyperlink"/>
            <w:rFonts w:eastAsiaTheme="majorEastAsia"/>
            <w:b w:val="0"/>
            <w:noProof/>
            <w:lang w:val="en-GB"/>
          </w:rPr>
          <w:t>4.6.1.2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_Toc69752539 \h </w:instrText>
        </w:r>
        <w:r w:rsidR="00B71BA8" w:rsidRPr="000E7947">
          <w:rPr>
            <w:b w:val="0"/>
            <w:noProof/>
            <w:webHidden/>
          </w:rPr>
        </w:r>
        <w:r w:rsidR="00B71BA8" w:rsidRPr="000E7947">
          <w:rPr>
            <w:b w:val="0"/>
            <w:noProof/>
            <w:webHidden/>
          </w:rPr>
          <w:fldChar w:fldCharType="separate"/>
        </w:r>
        <w:r w:rsidR="00AF47C0">
          <w:rPr>
            <w:b w:val="0"/>
            <w:noProof/>
            <w:webHidden/>
          </w:rPr>
          <w:t>74</w:t>
        </w:r>
        <w:r w:rsidR="00B71BA8" w:rsidRPr="000E7947">
          <w:rPr>
            <w:b w:val="0"/>
            <w:noProof/>
            <w:webHidden/>
          </w:rPr>
          <w:fldChar w:fldCharType="end"/>
        </w:r>
      </w:hyperlink>
    </w:p>
    <w:p w14:paraId="19052152"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40" w:history="1">
        <w:r w:rsidR="00B71BA8" w:rsidRPr="000E7947">
          <w:rPr>
            <w:rStyle w:val="Hyperlink"/>
            <w:rFonts w:eastAsiaTheme="majorEastAsia"/>
            <w:b w:val="0"/>
            <w:noProof/>
            <w:lang w:val="en-GB"/>
          </w:rPr>
          <w:t>4.6.1.3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Atmospheric Circulation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_Toc69752540 \h </w:instrText>
        </w:r>
        <w:r w:rsidR="00B71BA8" w:rsidRPr="000E7947">
          <w:rPr>
            <w:b w:val="0"/>
            <w:noProof/>
            <w:webHidden/>
          </w:rPr>
        </w:r>
        <w:r w:rsidR="00B71BA8" w:rsidRPr="000E7947">
          <w:rPr>
            <w:b w:val="0"/>
            <w:noProof/>
            <w:webHidden/>
          </w:rPr>
          <w:fldChar w:fldCharType="separate"/>
        </w:r>
        <w:r w:rsidR="00AF47C0">
          <w:rPr>
            <w:b w:val="0"/>
            <w:noProof/>
            <w:webHidden/>
          </w:rPr>
          <w:t>75</w:t>
        </w:r>
        <w:r w:rsidR="00B71BA8" w:rsidRPr="000E7947">
          <w:rPr>
            <w:b w:val="0"/>
            <w:noProof/>
            <w:webHidden/>
          </w:rPr>
          <w:fldChar w:fldCharType="end"/>
        </w:r>
      </w:hyperlink>
    </w:p>
    <w:p w14:paraId="74DC099F"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41" w:history="1">
        <w:r w:rsidR="00B71BA8" w:rsidRPr="000E7947">
          <w:rPr>
            <w:rStyle w:val="Hyperlink"/>
            <w:rFonts w:eastAsiaTheme="majorEastAsia"/>
            <w:b w:val="0"/>
            <w:noProof/>
            <w:lang w:val="en-GB"/>
          </w:rPr>
          <w:t>4.6.2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Goals, Overshoot, and Path-Dependence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_Toc69752541 \h </w:instrText>
        </w:r>
        <w:r w:rsidR="00B71BA8" w:rsidRPr="000E7947">
          <w:rPr>
            <w:b w:val="0"/>
            <w:noProof/>
            <w:webHidden/>
          </w:rPr>
        </w:r>
        <w:r w:rsidR="00B71BA8" w:rsidRPr="000E7947">
          <w:rPr>
            <w:b w:val="0"/>
            <w:noProof/>
            <w:webHidden/>
          </w:rPr>
          <w:fldChar w:fldCharType="separate"/>
        </w:r>
        <w:r w:rsidR="00AF47C0">
          <w:rPr>
            <w:b w:val="0"/>
            <w:noProof/>
            <w:webHidden/>
          </w:rPr>
          <w:t>76</w:t>
        </w:r>
        <w:r w:rsidR="00B71BA8" w:rsidRPr="000E7947">
          <w:rPr>
            <w:b w:val="0"/>
            <w:noProof/>
            <w:webHidden/>
          </w:rPr>
          <w:fldChar w:fldCharType="end"/>
        </w:r>
      </w:hyperlink>
    </w:p>
    <w:p w14:paraId="386A19DD"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42" w:history="1">
        <w:r w:rsidR="00B71BA8" w:rsidRPr="000E7947">
          <w:rPr>
            <w:rStyle w:val="Hyperlink"/>
            <w:rFonts w:eastAsiaTheme="majorEastAsia"/>
            <w:b w:val="0"/>
            <w:noProof/>
            <w:lang w:val="en-GB"/>
          </w:rPr>
          <w:t>4.6.2.1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change under overshoot</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_Toc69752542 \h </w:instrText>
        </w:r>
        <w:r w:rsidR="00B71BA8" w:rsidRPr="000E7947">
          <w:rPr>
            <w:b w:val="0"/>
            <w:noProof/>
            <w:webHidden/>
          </w:rPr>
        </w:r>
        <w:r w:rsidR="00B71BA8" w:rsidRPr="000E7947">
          <w:rPr>
            <w:b w:val="0"/>
            <w:noProof/>
            <w:webHidden/>
          </w:rPr>
          <w:fldChar w:fldCharType="separate"/>
        </w:r>
        <w:r w:rsidR="00AF47C0">
          <w:rPr>
            <w:b w:val="0"/>
            <w:noProof/>
            <w:webHidden/>
          </w:rPr>
          <w:t>76</w:t>
        </w:r>
        <w:r w:rsidR="00B71BA8" w:rsidRPr="000E7947">
          <w:rPr>
            <w:b w:val="0"/>
            <w:noProof/>
            <w:webHidden/>
          </w:rPr>
          <w:fldChar w:fldCharType="end"/>
        </w:r>
      </w:hyperlink>
    </w:p>
    <w:p w14:paraId="596F0BED" w14:textId="02C2AED6" w:rsidR="00B71BA8" w:rsidRPr="000E7947" w:rsidRDefault="00867345" w:rsidP="00AF47C0">
      <w:pPr>
        <w:pStyle w:val="TOC2"/>
        <w:tabs>
          <w:tab w:val="left" w:pos="1000"/>
          <w:tab w:val="right" w:leader="dot" w:pos="9621"/>
        </w:tabs>
        <w:ind w:left="996" w:hanging="996"/>
        <w:rPr>
          <w:rFonts w:asciiTheme="minorHAnsi" w:eastAsiaTheme="minorEastAsia" w:hAnsiTheme="minorHAnsi"/>
          <w:b w:val="0"/>
          <w:noProof/>
        </w:rPr>
      </w:pPr>
      <w:hyperlink w:anchor="_Toc69752543" w:history="1">
        <w:r w:rsidR="00B71BA8" w:rsidRPr="000E7947">
          <w:rPr>
            <w:rStyle w:val="Hyperlink"/>
            <w:rFonts w:eastAsiaTheme="majorEastAsia"/>
            <w:b w:val="0"/>
            <w:noProof/>
            <w:lang w:val="en-GB"/>
          </w:rPr>
          <w:t>4.6.2.2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Consistency between Shared Socioeconomic Pathways and Representative Concentration Pathways</w:t>
        </w:r>
        <w:r w:rsidR="00704914"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_Toc69752543 \h </w:instrText>
        </w:r>
        <w:r w:rsidR="00B71BA8" w:rsidRPr="000E7947">
          <w:rPr>
            <w:b w:val="0"/>
            <w:noProof/>
            <w:webHidden/>
          </w:rPr>
        </w:r>
        <w:r w:rsidR="00B71BA8" w:rsidRPr="000E7947">
          <w:rPr>
            <w:b w:val="0"/>
            <w:noProof/>
            <w:webHidden/>
          </w:rPr>
          <w:fldChar w:fldCharType="separate"/>
        </w:r>
        <w:r w:rsidR="00AF47C0">
          <w:rPr>
            <w:b w:val="0"/>
            <w:noProof/>
            <w:webHidden/>
          </w:rPr>
          <w:t>77</w:t>
        </w:r>
        <w:r w:rsidR="00B71BA8" w:rsidRPr="000E7947">
          <w:rPr>
            <w:b w:val="0"/>
            <w:noProof/>
            <w:webHidden/>
          </w:rPr>
          <w:fldChar w:fldCharType="end"/>
        </w:r>
      </w:hyperlink>
    </w:p>
    <w:p w14:paraId="1429585E" w14:textId="4FBE20D8"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44" w:history="1">
        <w:r w:rsidR="00B71BA8" w:rsidRPr="000E7947">
          <w:rPr>
            <w:rStyle w:val="Hyperlink"/>
            <w:rFonts w:eastAsiaTheme="majorEastAsia"/>
            <w:b w:val="0"/>
            <w:noProof/>
            <w:lang w:val="en-GB"/>
          </w:rPr>
          <w:t>4.6.3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mitigation, Carbon Dioxide Removal, and Solar Radiation Modification</w:t>
        </w:r>
        <w:r w:rsidR="00704914"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_Toc69752544 \h </w:instrText>
        </w:r>
        <w:r w:rsidR="00B71BA8" w:rsidRPr="000E7947">
          <w:rPr>
            <w:b w:val="0"/>
            <w:noProof/>
            <w:webHidden/>
          </w:rPr>
        </w:r>
        <w:r w:rsidR="00B71BA8" w:rsidRPr="000E7947">
          <w:rPr>
            <w:b w:val="0"/>
            <w:noProof/>
            <w:webHidden/>
          </w:rPr>
          <w:fldChar w:fldCharType="separate"/>
        </w:r>
        <w:r w:rsidR="00AF47C0">
          <w:rPr>
            <w:b w:val="0"/>
            <w:noProof/>
            <w:webHidden/>
          </w:rPr>
          <w:t>78</w:t>
        </w:r>
        <w:r w:rsidR="00B71BA8" w:rsidRPr="000E7947">
          <w:rPr>
            <w:b w:val="0"/>
            <w:noProof/>
            <w:webHidden/>
          </w:rPr>
          <w:fldChar w:fldCharType="end"/>
        </w:r>
      </w:hyperlink>
    </w:p>
    <w:p w14:paraId="112FDCC0"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45" w:history="1">
        <w:r w:rsidR="00B71BA8" w:rsidRPr="000E7947">
          <w:rPr>
            <w:rStyle w:val="Hyperlink"/>
            <w:rFonts w:eastAsiaTheme="majorEastAsia"/>
            <w:b w:val="0"/>
            <w:noProof/>
            <w:lang w:val="en-GB"/>
          </w:rPr>
          <w:t>4.6.3.1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Emergence of the climate response to mitigation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_Toc69752545 \h </w:instrText>
        </w:r>
        <w:r w:rsidR="00B71BA8" w:rsidRPr="000E7947">
          <w:rPr>
            <w:b w:val="0"/>
            <w:noProof/>
            <w:webHidden/>
          </w:rPr>
        </w:r>
        <w:r w:rsidR="00B71BA8" w:rsidRPr="000E7947">
          <w:rPr>
            <w:b w:val="0"/>
            <w:noProof/>
            <w:webHidden/>
          </w:rPr>
          <w:fldChar w:fldCharType="separate"/>
        </w:r>
        <w:r w:rsidR="00AF47C0">
          <w:rPr>
            <w:b w:val="0"/>
            <w:noProof/>
            <w:webHidden/>
          </w:rPr>
          <w:t>79</w:t>
        </w:r>
        <w:r w:rsidR="00B71BA8" w:rsidRPr="000E7947">
          <w:rPr>
            <w:b w:val="0"/>
            <w:noProof/>
            <w:webHidden/>
          </w:rPr>
          <w:fldChar w:fldCharType="end"/>
        </w:r>
      </w:hyperlink>
    </w:p>
    <w:p w14:paraId="743479FA"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46" w:history="1">
        <w:r w:rsidR="00B71BA8" w:rsidRPr="000E7947">
          <w:rPr>
            <w:rStyle w:val="Hyperlink"/>
            <w:rFonts w:eastAsiaTheme="majorEastAsia"/>
            <w:b w:val="0"/>
            <w:noProof/>
            <w:lang w:val="en-GB"/>
          </w:rPr>
          <w:t>4.6.3.2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Mitigation by Carbon Dioxide Removal</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_Toc69752546 \h </w:instrText>
        </w:r>
        <w:r w:rsidR="00B71BA8" w:rsidRPr="000E7947">
          <w:rPr>
            <w:b w:val="0"/>
            <w:noProof/>
            <w:webHidden/>
          </w:rPr>
        </w:r>
        <w:r w:rsidR="00B71BA8" w:rsidRPr="000E7947">
          <w:rPr>
            <w:b w:val="0"/>
            <w:noProof/>
            <w:webHidden/>
          </w:rPr>
          <w:fldChar w:fldCharType="separate"/>
        </w:r>
        <w:r w:rsidR="00AF47C0">
          <w:rPr>
            <w:b w:val="0"/>
            <w:noProof/>
            <w:webHidden/>
          </w:rPr>
          <w:t>81</w:t>
        </w:r>
        <w:r w:rsidR="00B71BA8" w:rsidRPr="000E7947">
          <w:rPr>
            <w:b w:val="0"/>
            <w:noProof/>
            <w:webHidden/>
          </w:rPr>
          <w:fldChar w:fldCharType="end"/>
        </w:r>
      </w:hyperlink>
    </w:p>
    <w:p w14:paraId="1C386FEC" w14:textId="77777777" w:rsidR="00B71BA8" w:rsidRPr="000E7947" w:rsidRDefault="00867345" w:rsidP="00144495">
      <w:pPr>
        <w:pStyle w:val="TOC2"/>
        <w:tabs>
          <w:tab w:val="left" w:pos="1000"/>
          <w:tab w:val="right" w:leader="dot" w:pos="9621"/>
        </w:tabs>
        <w:rPr>
          <w:rStyle w:val="Hyperlink"/>
          <w:rFonts w:eastAsiaTheme="majorEastAsia"/>
          <w:b w:val="0"/>
          <w:noProof/>
        </w:rPr>
      </w:pPr>
      <w:hyperlink w:anchor="_Toc69752547" w:history="1">
        <w:r w:rsidR="00B71BA8" w:rsidRPr="000E7947">
          <w:rPr>
            <w:rStyle w:val="Hyperlink"/>
            <w:rFonts w:eastAsiaTheme="majorEastAsia"/>
            <w:b w:val="0"/>
            <w:noProof/>
            <w:lang w:val="en-GB"/>
          </w:rPr>
          <w:t>4.6.3.3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Response to Solar Radiation Modification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_Toc69752547 \h </w:instrText>
        </w:r>
        <w:r w:rsidR="00B71BA8" w:rsidRPr="000E7947">
          <w:rPr>
            <w:b w:val="0"/>
            <w:noProof/>
            <w:webHidden/>
          </w:rPr>
        </w:r>
        <w:r w:rsidR="00B71BA8" w:rsidRPr="000E7947">
          <w:rPr>
            <w:b w:val="0"/>
            <w:noProof/>
            <w:webHidden/>
          </w:rPr>
          <w:fldChar w:fldCharType="separate"/>
        </w:r>
        <w:r w:rsidR="00AF47C0">
          <w:rPr>
            <w:b w:val="0"/>
            <w:noProof/>
            <w:webHidden/>
          </w:rPr>
          <w:t>83</w:t>
        </w:r>
        <w:r w:rsidR="00B71BA8" w:rsidRPr="000E7947">
          <w:rPr>
            <w:b w:val="0"/>
            <w:noProof/>
            <w:webHidden/>
          </w:rPr>
          <w:fldChar w:fldCharType="end"/>
        </w:r>
      </w:hyperlink>
    </w:p>
    <w:p w14:paraId="5B3C31AA" w14:textId="77777777" w:rsidR="00B71BA8" w:rsidRPr="000E7947" w:rsidRDefault="00B71BA8" w:rsidP="00144495">
      <w:pPr>
        <w:rPr>
          <w:rFonts w:eastAsiaTheme="minorEastAsia"/>
          <w:b/>
          <w:noProof/>
        </w:rPr>
      </w:pPr>
    </w:p>
    <w:p w14:paraId="3C2A6D34" w14:textId="77777777" w:rsidR="00B71BA8" w:rsidRPr="000E7947" w:rsidRDefault="00867345" w:rsidP="00144495">
      <w:pPr>
        <w:pStyle w:val="TOC1"/>
        <w:spacing w:line="240" w:lineRule="auto"/>
        <w:rPr>
          <w:rFonts w:asciiTheme="minorHAnsi" w:eastAsiaTheme="minorEastAsia" w:hAnsiTheme="minorHAnsi"/>
        </w:rPr>
      </w:pPr>
      <w:hyperlink w:anchor="_Toc69752548" w:history="1">
        <w:r w:rsidR="00B71BA8" w:rsidRPr="000E7947">
          <w:rPr>
            <w:rStyle w:val="Hyperlink"/>
          </w:rPr>
          <w:t>4.7</w:t>
        </w:r>
        <w:r w:rsidR="00B71BA8" w:rsidRPr="000E7947">
          <w:rPr>
            <w:rFonts w:asciiTheme="minorHAnsi" w:eastAsiaTheme="minorEastAsia" w:hAnsiTheme="minorHAnsi"/>
          </w:rPr>
          <w:tab/>
        </w:r>
        <w:r w:rsidR="00B71BA8" w:rsidRPr="000E7947">
          <w:rPr>
            <w:rStyle w:val="Hyperlink"/>
          </w:rPr>
          <w:t>Climate Change Beyond 2100</w:t>
        </w:r>
        <w:r w:rsidR="00B71BA8" w:rsidRPr="000E7947">
          <w:rPr>
            <w:webHidden/>
          </w:rPr>
          <w:tab/>
        </w:r>
        <w:r w:rsidR="00B71BA8" w:rsidRPr="000E7947">
          <w:rPr>
            <w:webHidden/>
          </w:rPr>
          <w:fldChar w:fldCharType="begin"/>
        </w:r>
        <w:r w:rsidR="00B71BA8" w:rsidRPr="000E7947">
          <w:rPr>
            <w:webHidden/>
          </w:rPr>
          <w:instrText xml:space="preserve"> PAGEREF _Toc69752548 \h </w:instrText>
        </w:r>
        <w:r w:rsidR="00B71BA8" w:rsidRPr="000E7947">
          <w:rPr>
            <w:webHidden/>
          </w:rPr>
        </w:r>
        <w:r w:rsidR="00B71BA8" w:rsidRPr="000E7947">
          <w:rPr>
            <w:webHidden/>
          </w:rPr>
          <w:fldChar w:fldCharType="separate"/>
        </w:r>
        <w:r w:rsidR="00AF47C0">
          <w:rPr>
            <w:webHidden/>
          </w:rPr>
          <w:t>91</w:t>
        </w:r>
        <w:r w:rsidR="00B71BA8" w:rsidRPr="000E7947">
          <w:rPr>
            <w:webHidden/>
          </w:rPr>
          <w:fldChar w:fldCharType="end"/>
        </w:r>
      </w:hyperlink>
    </w:p>
    <w:p w14:paraId="42AC2DC5" w14:textId="77777777" w:rsidR="00B71BA8" w:rsidRPr="000E7947" w:rsidRDefault="00867345" w:rsidP="00144495">
      <w:pPr>
        <w:pStyle w:val="TOC2"/>
        <w:tabs>
          <w:tab w:val="left" w:pos="800"/>
          <w:tab w:val="right" w:leader="dot" w:pos="9621"/>
        </w:tabs>
        <w:rPr>
          <w:rFonts w:asciiTheme="minorHAnsi" w:eastAsiaTheme="minorEastAsia" w:hAnsiTheme="minorHAnsi"/>
          <w:b w:val="0"/>
          <w:noProof/>
        </w:rPr>
      </w:pPr>
      <w:hyperlink w:anchor="_Toc69752549" w:history="1">
        <w:r w:rsidR="00B71BA8" w:rsidRPr="000E7947">
          <w:rPr>
            <w:rStyle w:val="Hyperlink"/>
            <w:rFonts w:eastAsiaTheme="majorEastAsia"/>
            <w:b w:val="0"/>
            <w:noProof/>
            <w:lang w:val="en-GB"/>
          </w:rPr>
          <w:t>4.7.1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Commitment and Climate Change Beyond 2100</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_Toc69752549 \h </w:instrText>
        </w:r>
        <w:r w:rsidR="00B71BA8" w:rsidRPr="000E7947">
          <w:rPr>
            <w:b w:val="0"/>
            <w:noProof/>
            <w:webHidden/>
          </w:rPr>
        </w:r>
        <w:r w:rsidR="00B71BA8" w:rsidRPr="000E7947">
          <w:rPr>
            <w:b w:val="0"/>
            <w:noProof/>
            <w:webHidden/>
          </w:rPr>
          <w:fldChar w:fldCharType="separate"/>
        </w:r>
        <w:r w:rsidR="00AF47C0">
          <w:rPr>
            <w:b w:val="0"/>
            <w:noProof/>
            <w:webHidden/>
          </w:rPr>
          <w:t>91</w:t>
        </w:r>
        <w:r w:rsidR="00B71BA8" w:rsidRPr="000E7947">
          <w:rPr>
            <w:b w:val="0"/>
            <w:noProof/>
            <w:webHidden/>
          </w:rPr>
          <w:fldChar w:fldCharType="end"/>
        </w:r>
      </w:hyperlink>
    </w:p>
    <w:p w14:paraId="6264BC26"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50" w:history="1">
        <w:r w:rsidR="00B71BA8" w:rsidRPr="000E7947">
          <w:rPr>
            <w:rStyle w:val="Hyperlink"/>
            <w:rFonts w:eastAsiaTheme="majorEastAsia"/>
            <w:b w:val="0"/>
            <w:noProof/>
            <w:lang w:val="en-GB"/>
          </w:rPr>
          <w:t>4.7.1.1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Climate change following zero emissions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_Toc69752550 \h </w:instrText>
        </w:r>
        <w:r w:rsidR="00B71BA8" w:rsidRPr="000E7947">
          <w:rPr>
            <w:b w:val="0"/>
            <w:noProof/>
            <w:webHidden/>
          </w:rPr>
        </w:r>
        <w:r w:rsidR="00B71BA8" w:rsidRPr="000E7947">
          <w:rPr>
            <w:b w:val="0"/>
            <w:noProof/>
            <w:webHidden/>
          </w:rPr>
          <w:fldChar w:fldCharType="separate"/>
        </w:r>
        <w:r w:rsidR="00AF47C0">
          <w:rPr>
            <w:b w:val="0"/>
            <w:noProof/>
            <w:webHidden/>
          </w:rPr>
          <w:t>91</w:t>
        </w:r>
        <w:r w:rsidR="00B71BA8" w:rsidRPr="000E7947">
          <w:rPr>
            <w:b w:val="0"/>
            <w:noProof/>
            <w:webHidden/>
          </w:rPr>
          <w:fldChar w:fldCharType="end"/>
        </w:r>
      </w:hyperlink>
    </w:p>
    <w:p w14:paraId="4D92F8FC"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51" w:history="1">
        <w:r w:rsidR="00B71BA8" w:rsidRPr="000E7947">
          <w:rPr>
            <w:rStyle w:val="Hyperlink"/>
            <w:rFonts w:eastAsiaTheme="majorEastAsia"/>
            <w:b w:val="0"/>
            <w:noProof/>
            <w:lang w:val="en-GB"/>
          </w:rPr>
          <w:t>4.7.1.2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Change in Global Climate Indices Beyond 2100</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_Toc69752551 \h </w:instrText>
        </w:r>
        <w:r w:rsidR="00B71BA8" w:rsidRPr="000E7947">
          <w:rPr>
            <w:b w:val="0"/>
            <w:noProof/>
            <w:webHidden/>
          </w:rPr>
        </w:r>
        <w:r w:rsidR="00B71BA8" w:rsidRPr="000E7947">
          <w:rPr>
            <w:b w:val="0"/>
            <w:noProof/>
            <w:webHidden/>
          </w:rPr>
          <w:fldChar w:fldCharType="separate"/>
        </w:r>
        <w:r w:rsidR="00AF47C0">
          <w:rPr>
            <w:b w:val="0"/>
            <w:noProof/>
            <w:webHidden/>
          </w:rPr>
          <w:t>93</w:t>
        </w:r>
        <w:r w:rsidR="00B71BA8" w:rsidRPr="000E7947">
          <w:rPr>
            <w:b w:val="0"/>
            <w:noProof/>
            <w:webHidden/>
          </w:rPr>
          <w:fldChar w:fldCharType="end"/>
        </w:r>
      </w:hyperlink>
    </w:p>
    <w:p w14:paraId="1A66CD11"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52" w:history="1">
        <w:r w:rsidR="00B71BA8" w:rsidRPr="000E7947">
          <w:rPr>
            <w:rStyle w:val="Hyperlink"/>
            <w:rFonts w:eastAsiaTheme="majorEastAsia"/>
            <w:b w:val="0"/>
            <w:noProof/>
            <w:lang w:val="en-GB"/>
          </w:rPr>
          <w:t>4.7.1.2.1</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Surface Air Temperature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_Toc69752552 \h </w:instrText>
        </w:r>
        <w:r w:rsidR="00B71BA8" w:rsidRPr="000E7947">
          <w:rPr>
            <w:b w:val="0"/>
            <w:noProof/>
            <w:webHidden/>
          </w:rPr>
        </w:r>
        <w:r w:rsidR="00B71BA8" w:rsidRPr="000E7947">
          <w:rPr>
            <w:b w:val="0"/>
            <w:noProof/>
            <w:webHidden/>
          </w:rPr>
          <w:fldChar w:fldCharType="separate"/>
        </w:r>
        <w:r w:rsidR="00AF47C0">
          <w:rPr>
            <w:b w:val="0"/>
            <w:noProof/>
            <w:webHidden/>
          </w:rPr>
          <w:t>94</w:t>
        </w:r>
        <w:r w:rsidR="00B71BA8" w:rsidRPr="000E7947">
          <w:rPr>
            <w:b w:val="0"/>
            <w:noProof/>
            <w:webHidden/>
          </w:rPr>
          <w:fldChar w:fldCharType="end"/>
        </w:r>
      </w:hyperlink>
    </w:p>
    <w:p w14:paraId="74D5BFC4"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53" w:history="1">
        <w:r w:rsidR="00B71BA8" w:rsidRPr="000E7947">
          <w:rPr>
            <w:rStyle w:val="Hyperlink"/>
            <w:rFonts w:eastAsiaTheme="majorEastAsia"/>
            <w:b w:val="0"/>
            <w:noProof/>
            <w:lang w:val="en-GB"/>
          </w:rPr>
          <w:t>4.7.1.2.2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Global Land Precipitation</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_Toc69752553 \h </w:instrText>
        </w:r>
        <w:r w:rsidR="00B71BA8" w:rsidRPr="000E7947">
          <w:rPr>
            <w:b w:val="0"/>
            <w:noProof/>
            <w:webHidden/>
          </w:rPr>
        </w:r>
        <w:r w:rsidR="00B71BA8" w:rsidRPr="000E7947">
          <w:rPr>
            <w:b w:val="0"/>
            <w:noProof/>
            <w:webHidden/>
          </w:rPr>
          <w:fldChar w:fldCharType="separate"/>
        </w:r>
        <w:r w:rsidR="00AF47C0">
          <w:rPr>
            <w:b w:val="0"/>
            <w:noProof/>
            <w:webHidden/>
          </w:rPr>
          <w:t>94</w:t>
        </w:r>
        <w:r w:rsidR="00B71BA8" w:rsidRPr="000E7947">
          <w:rPr>
            <w:b w:val="0"/>
            <w:noProof/>
            <w:webHidden/>
          </w:rPr>
          <w:fldChar w:fldCharType="end"/>
        </w:r>
      </w:hyperlink>
    </w:p>
    <w:p w14:paraId="472AC40E" w14:textId="77777777" w:rsidR="00B71BA8" w:rsidRPr="000E7947" w:rsidRDefault="00867345" w:rsidP="00144495">
      <w:pPr>
        <w:pStyle w:val="TOC2"/>
        <w:tabs>
          <w:tab w:val="left" w:pos="1000"/>
          <w:tab w:val="right" w:leader="dot" w:pos="9621"/>
        </w:tabs>
        <w:rPr>
          <w:rFonts w:asciiTheme="minorHAnsi" w:eastAsiaTheme="minorEastAsia" w:hAnsiTheme="minorHAnsi"/>
          <w:b w:val="0"/>
          <w:noProof/>
        </w:rPr>
      </w:pPr>
      <w:hyperlink w:anchor="_Toc69752554" w:history="1">
        <w:r w:rsidR="00B71BA8" w:rsidRPr="000E7947">
          <w:rPr>
            <w:rStyle w:val="Hyperlink"/>
            <w:rFonts w:eastAsiaTheme="majorEastAsia"/>
            <w:b w:val="0"/>
            <w:noProof/>
            <w:lang w:val="en-GB"/>
          </w:rPr>
          <w:t>4.7.1.2.3</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Arctic Sea Ice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_Toc69752554 \h </w:instrText>
        </w:r>
        <w:r w:rsidR="00B71BA8" w:rsidRPr="000E7947">
          <w:rPr>
            <w:b w:val="0"/>
            <w:noProof/>
            <w:webHidden/>
          </w:rPr>
        </w:r>
        <w:r w:rsidR="00B71BA8" w:rsidRPr="000E7947">
          <w:rPr>
            <w:b w:val="0"/>
            <w:noProof/>
            <w:webHidden/>
          </w:rPr>
          <w:fldChar w:fldCharType="separate"/>
        </w:r>
        <w:r w:rsidR="00AF47C0">
          <w:rPr>
            <w:b w:val="0"/>
            <w:noProof/>
            <w:webHidden/>
          </w:rPr>
          <w:t>95</w:t>
        </w:r>
        <w:r w:rsidR="00B71BA8" w:rsidRPr="000E7947">
          <w:rPr>
            <w:b w:val="0"/>
            <w:noProof/>
            <w:webHidden/>
          </w:rPr>
          <w:fldChar w:fldCharType="end"/>
        </w:r>
      </w:hyperlink>
    </w:p>
    <w:p w14:paraId="4EB01EAF" w14:textId="77777777" w:rsidR="00B71BA8" w:rsidRPr="000E7947" w:rsidRDefault="00867345" w:rsidP="00144495">
      <w:pPr>
        <w:pStyle w:val="TOC2"/>
        <w:tabs>
          <w:tab w:val="left" w:pos="800"/>
          <w:tab w:val="right" w:leader="dot" w:pos="9621"/>
        </w:tabs>
        <w:rPr>
          <w:rStyle w:val="Hyperlink"/>
          <w:rFonts w:eastAsiaTheme="majorEastAsia"/>
          <w:b w:val="0"/>
          <w:noProof/>
        </w:rPr>
      </w:pPr>
      <w:hyperlink w:anchor="_Toc69752555" w:history="1">
        <w:r w:rsidR="00B71BA8" w:rsidRPr="000E7947">
          <w:rPr>
            <w:rStyle w:val="Hyperlink"/>
            <w:rFonts w:eastAsiaTheme="majorEastAsia"/>
            <w:b w:val="0"/>
            <w:noProof/>
            <w:lang w:val="en-GB"/>
          </w:rPr>
          <w:t>4.7.2</w:t>
        </w:r>
        <w:r w:rsidR="00B71BA8" w:rsidRPr="000E7947">
          <w:rPr>
            <w:rFonts w:asciiTheme="minorHAnsi" w:eastAsiaTheme="minorEastAsia" w:hAnsiTheme="minorHAnsi"/>
            <w:b w:val="0"/>
            <w:noProof/>
          </w:rPr>
          <w:tab/>
        </w:r>
        <w:r w:rsidR="00B71BA8" w:rsidRPr="000E7947">
          <w:rPr>
            <w:rStyle w:val="Hyperlink"/>
            <w:rFonts w:eastAsiaTheme="majorEastAsia"/>
            <w:b w:val="0"/>
            <w:noProof/>
            <w:lang w:val="en-GB"/>
          </w:rPr>
          <w:t>Potential for Abrupt and Irreversible Climate Change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_Toc69752555 \h </w:instrText>
        </w:r>
        <w:r w:rsidR="00B71BA8" w:rsidRPr="000E7947">
          <w:rPr>
            <w:b w:val="0"/>
            <w:noProof/>
            <w:webHidden/>
          </w:rPr>
        </w:r>
        <w:r w:rsidR="00B71BA8" w:rsidRPr="000E7947">
          <w:rPr>
            <w:b w:val="0"/>
            <w:noProof/>
            <w:webHidden/>
          </w:rPr>
          <w:fldChar w:fldCharType="separate"/>
        </w:r>
        <w:r w:rsidR="00AF47C0">
          <w:rPr>
            <w:b w:val="0"/>
            <w:noProof/>
            <w:webHidden/>
          </w:rPr>
          <w:t>95</w:t>
        </w:r>
        <w:r w:rsidR="00B71BA8" w:rsidRPr="000E7947">
          <w:rPr>
            <w:b w:val="0"/>
            <w:noProof/>
            <w:webHidden/>
          </w:rPr>
          <w:fldChar w:fldCharType="end"/>
        </w:r>
      </w:hyperlink>
    </w:p>
    <w:p w14:paraId="1B61B8FA" w14:textId="77777777" w:rsidR="00B71BA8" w:rsidRPr="000E7947" w:rsidRDefault="00B71BA8" w:rsidP="00144495">
      <w:pPr>
        <w:rPr>
          <w:rFonts w:eastAsiaTheme="minorEastAsia"/>
          <w:noProof/>
        </w:rPr>
      </w:pPr>
    </w:p>
    <w:p w14:paraId="5595F1FF" w14:textId="77777777" w:rsidR="00B71BA8" w:rsidRPr="000E7947" w:rsidRDefault="00867345" w:rsidP="00144495">
      <w:pPr>
        <w:pStyle w:val="TOC1"/>
        <w:spacing w:line="240" w:lineRule="auto"/>
        <w:rPr>
          <w:rStyle w:val="Hyperlink"/>
        </w:rPr>
      </w:pPr>
      <w:hyperlink w:anchor="_Toc69752556" w:history="1">
        <w:r w:rsidR="00B71BA8" w:rsidRPr="000E7947">
          <w:rPr>
            <w:rStyle w:val="Hyperlink"/>
          </w:rPr>
          <w:t>4.8</w:t>
        </w:r>
        <w:r w:rsidR="00B71BA8" w:rsidRPr="000E7947">
          <w:rPr>
            <w:rFonts w:asciiTheme="minorHAnsi" w:eastAsiaTheme="minorEastAsia" w:hAnsiTheme="minorHAnsi"/>
          </w:rPr>
          <w:tab/>
        </w:r>
        <w:r w:rsidR="00B71BA8" w:rsidRPr="000E7947">
          <w:rPr>
            <w:rStyle w:val="Hyperlink"/>
          </w:rPr>
          <w:t>Low-Likelihood High-Warming Storylines</w:t>
        </w:r>
        <w:r w:rsidR="00B71BA8" w:rsidRPr="000E7947">
          <w:rPr>
            <w:webHidden/>
          </w:rPr>
          <w:tab/>
        </w:r>
        <w:r w:rsidR="00B71BA8" w:rsidRPr="000E7947">
          <w:rPr>
            <w:webHidden/>
          </w:rPr>
          <w:fldChar w:fldCharType="begin"/>
        </w:r>
        <w:r w:rsidR="00B71BA8" w:rsidRPr="000E7947">
          <w:rPr>
            <w:webHidden/>
          </w:rPr>
          <w:instrText xml:space="preserve"> PAGEREF _Toc69752556 \h </w:instrText>
        </w:r>
        <w:r w:rsidR="00B71BA8" w:rsidRPr="000E7947">
          <w:rPr>
            <w:webHidden/>
          </w:rPr>
        </w:r>
        <w:r w:rsidR="00B71BA8" w:rsidRPr="000E7947">
          <w:rPr>
            <w:webHidden/>
          </w:rPr>
          <w:fldChar w:fldCharType="separate"/>
        </w:r>
        <w:r w:rsidR="00AF47C0">
          <w:rPr>
            <w:webHidden/>
          </w:rPr>
          <w:t>97</w:t>
        </w:r>
        <w:r w:rsidR="00B71BA8" w:rsidRPr="000E7947">
          <w:rPr>
            <w:webHidden/>
          </w:rPr>
          <w:fldChar w:fldCharType="end"/>
        </w:r>
      </w:hyperlink>
    </w:p>
    <w:p w14:paraId="43587720" w14:textId="77777777" w:rsidR="00B71BA8" w:rsidRPr="000E7947" w:rsidRDefault="00B71BA8" w:rsidP="00144495">
      <w:pPr>
        <w:rPr>
          <w:rFonts w:eastAsiaTheme="minorEastAsia"/>
          <w:noProof/>
        </w:rPr>
      </w:pPr>
    </w:p>
    <w:p w14:paraId="747195FB" w14:textId="77777777" w:rsidR="00B71BA8" w:rsidRPr="00144495" w:rsidRDefault="00867345" w:rsidP="00144495">
      <w:pPr>
        <w:pStyle w:val="TOC1"/>
        <w:spacing w:line="240" w:lineRule="auto"/>
        <w:rPr>
          <w:rFonts w:asciiTheme="minorHAnsi" w:eastAsiaTheme="minorEastAsia" w:hAnsiTheme="minorHAnsi"/>
        </w:rPr>
      </w:pPr>
      <w:hyperlink w:anchor="_Toc69752557" w:history="1">
        <w:r w:rsidR="00B71BA8" w:rsidRPr="00144495">
          <w:rPr>
            <w:rStyle w:val="Hyperlink"/>
          </w:rPr>
          <w:t>Frequently Asked Questions</w:t>
        </w:r>
        <w:r w:rsidR="00B71BA8" w:rsidRPr="00144495">
          <w:rPr>
            <w:webHidden/>
          </w:rPr>
          <w:tab/>
        </w:r>
        <w:r w:rsidR="00B71BA8" w:rsidRPr="00144495">
          <w:rPr>
            <w:webHidden/>
          </w:rPr>
          <w:fldChar w:fldCharType="begin"/>
        </w:r>
        <w:r w:rsidR="00B71BA8" w:rsidRPr="00144495">
          <w:rPr>
            <w:webHidden/>
          </w:rPr>
          <w:instrText xml:space="preserve"> PAGEREF _Toc69752557 \h </w:instrText>
        </w:r>
        <w:r w:rsidR="00B71BA8" w:rsidRPr="00144495">
          <w:rPr>
            <w:webHidden/>
          </w:rPr>
        </w:r>
        <w:r w:rsidR="00B71BA8" w:rsidRPr="00144495">
          <w:rPr>
            <w:webHidden/>
          </w:rPr>
          <w:fldChar w:fldCharType="separate"/>
        </w:r>
        <w:r w:rsidR="00AF47C0">
          <w:rPr>
            <w:webHidden/>
          </w:rPr>
          <w:t>102</w:t>
        </w:r>
        <w:r w:rsidR="00B71BA8" w:rsidRPr="00144495">
          <w:rPr>
            <w:webHidden/>
          </w:rPr>
          <w:fldChar w:fldCharType="end"/>
        </w:r>
      </w:hyperlink>
    </w:p>
    <w:p w14:paraId="4493AFED" w14:textId="77777777" w:rsidR="00B71BA8" w:rsidRPr="000E7947" w:rsidRDefault="00867345" w:rsidP="00144495">
      <w:pPr>
        <w:pStyle w:val="TOC2"/>
        <w:tabs>
          <w:tab w:val="left" w:pos="1200"/>
          <w:tab w:val="right" w:leader="dot" w:pos="9621"/>
        </w:tabs>
        <w:rPr>
          <w:rFonts w:asciiTheme="minorHAnsi" w:eastAsiaTheme="minorEastAsia" w:hAnsiTheme="minorHAnsi"/>
          <w:b w:val="0"/>
          <w:noProof/>
        </w:rPr>
      </w:pPr>
      <w:hyperlink w:anchor="_Toc69752558" w:history="1">
        <w:r w:rsidR="00B71BA8" w:rsidRPr="000E7947">
          <w:rPr>
            <w:rStyle w:val="Hyperlink"/>
            <w:rFonts w:eastAsia="+mn-ea"/>
            <w:b w:val="0"/>
            <w:noProof/>
            <w:lang w:val="en-GB"/>
          </w:rPr>
          <w:t>FAQ 4.1:</w:t>
        </w:r>
        <w:r w:rsidR="00B71BA8" w:rsidRPr="000E7947">
          <w:rPr>
            <w:rFonts w:asciiTheme="minorHAnsi" w:eastAsiaTheme="minorEastAsia" w:hAnsiTheme="minorHAnsi"/>
            <w:b w:val="0"/>
            <w:noProof/>
          </w:rPr>
          <w:tab/>
        </w:r>
        <w:r w:rsidR="00B71BA8" w:rsidRPr="000E7947">
          <w:rPr>
            <w:rStyle w:val="Hyperlink"/>
            <w:rFonts w:eastAsia="+mn-ea"/>
            <w:b w:val="0"/>
            <w:noProof/>
            <w:lang w:val="en-GB"/>
          </w:rPr>
          <w:t>How Will the Climate Change over the Next Twenty Years?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_Toc69752558 \h </w:instrText>
        </w:r>
        <w:r w:rsidR="00B71BA8" w:rsidRPr="000E7947">
          <w:rPr>
            <w:b w:val="0"/>
            <w:noProof/>
            <w:webHidden/>
          </w:rPr>
        </w:r>
        <w:r w:rsidR="00B71BA8" w:rsidRPr="000E7947">
          <w:rPr>
            <w:b w:val="0"/>
            <w:noProof/>
            <w:webHidden/>
          </w:rPr>
          <w:fldChar w:fldCharType="separate"/>
        </w:r>
        <w:r w:rsidR="00AF47C0">
          <w:rPr>
            <w:b w:val="0"/>
            <w:noProof/>
            <w:webHidden/>
          </w:rPr>
          <w:t>102</w:t>
        </w:r>
        <w:r w:rsidR="00B71BA8" w:rsidRPr="000E7947">
          <w:rPr>
            <w:b w:val="0"/>
            <w:noProof/>
            <w:webHidden/>
          </w:rPr>
          <w:fldChar w:fldCharType="end"/>
        </w:r>
      </w:hyperlink>
    </w:p>
    <w:p w14:paraId="70D0E6BE" w14:textId="77777777" w:rsidR="00B71BA8" w:rsidRPr="000E7947" w:rsidRDefault="00867345" w:rsidP="00144495">
      <w:pPr>
        <w:pStyle w:val="TOC2"/>
        <w:tabs>
          <w:tab w:val="left" w:pos="1200"/>
          <w:tab w:val="right" w:leader="dot" w:pos="9621"/>
        </w:tabs>
        <w:rPr>
          <w:rFonts w:asciiTheme="minorHAnsi" w:eastAsiaTheme="minorEastAsia" w:hAnsiTheme="minorHAnsi"/>
          <w:b w:val="0"/>
          <w:noProof/>
        </w:rPr>
      </w:pPr>
      <w:hyperlink w:anchor="_Toc69752559" w:history="1">
        <w:r w:rsidR="00B71BA8" w:rsidRPr="000E7947">
          <w:rPr>
            <w:rStyle w:val="Hyperlink"/>
            <w:rFonts w:eastAsia="+mn-ea"/>
            <w:b w:val="0"/>
            <w:noProof/>
            <w:lang w:val="en-GB"/>
          </w:rPr>
          <w:t>FAQ 4.2:</w:t>
        </w:r>
        <w:r w:rsidR="00B71BA8" w:rsidRPr="000E7947">
          <w:rPr>
            <w:rFonts w:asciiTheme="minorHAnsi" w:eastAsiaTheme="minorEastAsia" w:hAnsiTheme="minorHAnsi"/>
            <w:b w:val="0"/>
            <w:noProof/>
          </w:rPr>
          <w:tab/>
        </w:r>
        <w:r w:rsidR="00B71BA8" w:rsidRPr="000E7947">
          <w:rPr>
            <w:rStyle w:val="Hyperlink"/>
            <w:rFonts w:eastAsia="+mn-ea"/>
            <w:b w:val="0"/>
            <w:noProof/>
            <w:lang w:val="en-GB"/>
          </w:rPr>
          <w:t>How Quickly Would We See the Effects of Reducing Carbon Dioxide Emissions?</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_Toc69752559 \h </w:instrText>
        </w:r>
        <w:r w:rsidR="00B71BA8" w:rsidRPr="000E7947">
          <w:rPr>
            <w:b w:val="0"/>
            <w:noProof/>
            <w:webHidden/>
          </w:rPr>
        </w:r>
        <w:r w:rsidR="00B71BA8" w:rsidRPr="000E7947">
          <w:rPr>
            <w:b w:val="0"/>
            <w:noProof/>
            <w:webHidden/>
          </w:rPr>
          <w:fldChar w:fldCharType="separate"/>
        </w:r>
        <w:r w:rsidR="00AF47C0">
          <w:rPr>
            <w:b w:val="0"/>
            <w:noProof/>
            <w:webHidden/>
          </w:rPr>
          <w:t>102</w:t>
        </w:r>
        <w:r w:rsidR="00B71BA8" w:rsidRPr="000E7947">
          <w:rPr>
            <w:b w:val="0"/>
            <w:noProof/>
            <w:webHidden/>
          </w:rPr>
          <w:fldChar w:fldCharType="end"/>
        </w:r>
      </w:hyperlink>
    </w:p>
    <w:p w14:paraId="19310A73" w14:textId="77777777" w:rsidR="00B71BA8" w:rsidRPr="000E7947" w:rsidRDefault="00867345" w:rsidP="00144495">
      <w:pPr>
        <w:pStyle w:val="TOC2"/>
        <w:tabs>
          <w:tab w:val="left" w:pos="1200"/>
          <w:tab w:val="right" w:leader="dot" w:pos="9621"/>
        </w:tabs>
        <w:rPr>
          <w:rStyle w:val="Hyperlink"/>
          <w:rFonts w:eastAsiaTheme="majorEastAsia"/>
          <w:b w:val="0"/>
          <w:noProof/>
        </w:rPr>
      </w:pPr>
      <w:hyperlink w:anchor="_Toc69752560" w:history="1">
        <w:r w:rsidR="00B71BA8" w:rsidRPr="000E7947">
          <w:rPr>
            <w:rStyle w:val="Hyperlink"/>
            <w:rFonts w:eastAsia="+mn-ea"/>
            <w:b w:val="0"/>
            <w:noProof/>
            <w:lang w:val="en-GB" w:eastAsia="en-US"/>
          </w:rPr>
          <w:t>FAQ 4.3:</w:t>
        </w:r>
        <w:r w:rsidR="00B71BA8" w:rsidRPr="000E7947">
          <w:rPr>
            <w:rFonts w:asciiTheme="minorHAnsi" w:eastAsiaTheme="minorEastAsia" w:hAnsiTheme="minorHAnsi"/>
            <w:b w:val="0"/>
            <w:noProof/>
          </w:rPr>
          <w:tab/>
        </w:r>
        <w:r w:rsidR="00B71BA8" w:rsidRPr="000E7947">
          <w:rPr>
            <w:rStyle w:val="Hyperlink"/>
            <w:rFonts w:eastAsia="+mn-ea"/>
            <w:b w:val="0"/>
            <w:noProof/>
            <w:lang w:val="en-GB" w:eastAsia="en-US"/>
          </w:rPr>
          <w:t>At a given level of global warming, what are the spatial patterns of climate change?</w:t>
        </w:r>
        <w:r w:rsidR="00B71BA8" w:rsidRPr="000E7947">
          <w:rPr>
            <w:b w:val="0"/>
            <w:noProof/>
            <w:webHidden/>
          </w:rPr>
          <w:tab/>
        </w:r>
        <w:r w:rsidR="00B71BA8" w:rsidRPr="000E7947">
          <w:rPr>
            <w:b w:val="0"/>
            <w:noProof/>
            <w:webHidden/>
          </w:rPr>
          <w:fldChar w:fldCharType="begin"/>
        </w:r>
        <w:r w:rsidR="00B71BA8" w:rsidRPr="000E7947">
          <w:rPr>
            <w:b w:val="0"/>
            <w:noProof/>
            <w:webHidden/>
          </w:rPr>
          <w:instrText xml:space="preserve"> PAGEREF _Toc69752560 \h </w:instrText>
        </w:r>
        <w:r w:rsidR="00B71BA8" w:rsidRPr="000E7947">
          <w:rPr>
            <w:b w:val="0"/>
            <w:noProof/>
            <w:webHidden/>
          </w:rPr>
        </w:r>
        <w:r w:rsidR="00B71BA8" w:rsidRPr="000E7947">
          <w:rPr>
            <w:b w:val="0"/>
            <w:noProof/>
            <w:webHidden/>
          </w:rPr>
          <w:fldChar w:fldCharType="separate"/>
        </w:r>
        <w:r w:rsidR="00AF47C0">
          <w:rPr>
            <w:b w:val="0"/>
            <w:noProof/>
            <w:webHidden/>
          </w:rPr>
          <w:t>104</w:t>
        </w:r>
        <w:r w:rsidR="00B71BA8" w:rsidRPr="000E7947">
          <w:rPr>
            <w:b w:val="0"/>
            <w:noProof/>
            <w:webHidden/>
          </w:rPr>
          <w:fldChar w:fldCharType="end"/>
        </w:r>
      </w:hyperlink>
    </w:p>
    <w:p w14:paraId="7B28C2B6" w14:textId="77777777" w:rsidR="00B71BA8" w:rsidRPr="000E7947" w:rsidRDefault="00B71BA8" w:rsidP="00144495">
      <w:pPr>
        <w:rPr>
          <w:rFonts w:eastAsiaTheme="minorEastAsia"/>
          <w:noProof/>
        </w:rPr>
      </w:pPr>
    </w:p>
    <w:p w14:paraId="096AA856" w14:textId="23C309D0" w:rsidR="00B71BA8" w:rsidRPr="00144495" w:rsidRDefault="00867345" w:rsidP="00144495">
      <w:pPr>
        <w:pStyle w:val="TOC1"/>
        <w:spacing w:line="240" w:lineRule="auto"/>
        <w:rPr>
          <w:rStyle w:val="Hyperlink"/>
        </w:rPr>
      </w:pPr>
      <w:hyperlink w:anchor="_Toc69752561" w:history="1">
        <w:r w:rsidR="00B71BA8" w:rsidRPr="00144495">
          <w:rPr>
            <w:rStyle w:val="Hyperlink"/>
          </w:rPr>
          <w:t>Acknowledgement</w:t>
        </w:r>
        <w:r w:rsidR="00C11647">
          <w:rPr>
            <w:rStyle w:val="Hyperlink"/>
          </w:rPr>
          <w:t>s</w:t>
        </w:r>
        <w:r w:rsidR="00B71BA8" w:rsidRPr="00144495">
          <w:rPr>
            <w:webHidden/>
          </w:rPr>
          <w:tab/>
        </w:r>
        <w:r w:rsidR="00B71BA8" w:rsidRPr="00144495">
          <w:rPr>
            <w:webHidden/>
          </w:rPr>
          <w:fldChar w:fldCharType="begin"/>
        </w:r>
        <w:r w:rsidR="00B71BA8" w:rsidRPr="00144495">
          <w:rPr>
            <w:webHidden/>
          </w:rPr>
          <w:instrText xml:space="preserve"> PAGEREF _Toc69752561 \h </w:instrText>
        </w:r>
        <w:r w:rsidR="00B71BA8" w:rsidRPr="00144495">
          <w:rPr>
            <w:webHidden/>
          </w:rPr>
        </w:r>
        <w:r w:rsidR="00B71BA8" w:rsidRPr="00144495">
          <w:rPr>
            <w:webHidden/>
          </w:rPr>
          <w:fldChar w:fldCharType="separate"/>
        </w:r>
        <w:r w:rsidR="00AF47C0">
          <w:rPr>
            <w:webHidden/>
          </w:rPr>
          <w:t>106</w:t>
        </w:r>
        <w:r w:rsidR="00B71BA8" w:rsidRPr="00144495">
          <w:rPr>
            <w:webHidden/>
          </w:rPr>
          <w:fldChar w:fldCharType="end"/>
        </w:r>
      </w:hyperlink>
    </w:p>
    <w:p w14:paraId="767C0210" w14:textId="77777777" w:rsidR="00704914" w:rsidRPr="000E7947" w:rsidRDefault="00704914" w:rsidP="00144495">
      <w:pPr>
        <w:rPr>
          <w:rFonts w:eastAsiaTheme="minorEastAsia"/>
          <w:noProof/>
        </w:rPr>
      </w:pPr>
    </w:p>
    <w:p w14:paraId="5BC89474" w14:textId="77777777" w:rsidR="00B71BA8" w:rsidRPr="00144495" w:rsidRDefault="00867345" w:rsidP="00144495">
      <w:pPr>
        <w:pStyle w:val="TOC1"/>
        <w:spacing w:line="240" w:lineRule="auto"/>
        <w:rPr>
          <w:rFonts w:asciiTheme="minorHAnsi" w:eastAsiaTheme="minorEastAsia" w:hAnsiTheme="minorHAnsi"/>
        </w:rPr>
      </w:pPr>
      <w:hyperlink w:anchor="_Toc69752562" w:history="1">
        <w:r w:rsidR="00B71BA8" w:rsidRPr="00144495">
          <w:rPr>
            <w:rStyle w:val="Hyperlink"/>
          </w:rPr>
          <w:t>References</w:t>
        </w:r>
        <w:r w:rsidR="00B71BA8" w:rsidRPr="00144495">
          <w:rPr>
            <w:webHidden/>
          </w:rPr>
          <w:tab/>
        </w:r>
        <w:r w:rsidR="00B71BA8" w:rsidRPr="00144495">
          <w:rPr>
            <w:webHidden/>
          </w:rPr>
          <w:fldChar w:fldCharType="begin"/>
        </w:r>
        <w:r w:rsidR="00B71BA8" w:rsidRPr="00144495">
          <w:rPr>
            <w:webHidden/>
          </w:rPr>
          <w:instrText xml:space="preserve"> PAGEREF _Toc69752562 \h </w:instrText>
        </w:r>
        <w:r w:rsidR="00B71BA8" w:rsidRPr="00144495">
          <w:rPr>
            <w:webHidden/>
          </w:rPr>
        </w:r>
        <w:r w:rsidR="00B71BA8" w:rsidRPr="00144495">
          <w:rPr>
            <w:webHidden/>
          </w:rPr>
          <w:fldChar w:fldCharType="separate"/>
        </w:r>
        <w:r w:rsidR="00AF47C0">
          <w:rPr>
            <w:webHidden/>
          </w:rPr>
          <w:t>107</w:t>
        </w:r>
        <w:r w:rsidR="00B71BA8" w:rsidRPr="00144495">
          <w:rPr>
            <w:webHidden/>
          </w:rPr>
          <w:fldChar w:fldCharType="end"/>
        </w:r>
      </w:hyperlink>
    </w:p>
    <w:p w14:paraId="2A4030AC" w14:textId="77777777" w:rsidR="00144495" w:rsidRDefault="00B71BA8" w:rsidP="00144495">
      <w:pPr>
        <w:pStyle w:val="TOC1"/>
        <w:spacing w:line="240" w:lineRule="auto"/>
        <w:rPr>
          <w:rFonts w:eastAsiaTheme="minorEastAsia"/>
          <w:szCs w:val="24"/>
          <w:lang w:eastAsia="ko-KR"/>
        </w:rPr>
      </w:pPr>
      <w:r w:rsidRPr="000E7947">
        <w:rPr>
          <w:rFonts w:eastAsiaTheme="minorEastAsia"/>
          <w:szCs w:val="24"/>
          <w:lang w:eastAsia="ko-KR"/>
        </w:rPr>
        <w:fldChar w:fldCharType="end"/>
      </w:r>
      <w:bookmarkStart w:id="144" w:name="_Toc66646006"/>
      <w:bookmarkStart w:id="145" w:name="_Toc69752476"/>
      <w:bookmarkStart w:id="146" w:name="_Toc66574659"/>
    </w:p>
    <w:p w14:paraId="1083D6AF" w14:textId="77777777" w:rsidR="00144495" w:rsidRDefault="00144495">
      <w:pPr>
        <w:rPr>
          <w:rFonts w:eastAsiaTheme="minorEastAsia"/>
          <w:b/>
          <w:bCs/>
          <w:noProof/>
          <w:szCs w:val="24"/>
          <w:lang w:val="en-GB" w:eastAsia="ko-KR"/>
        </w:rPr>
      </w:pPr>
      <w:r>
        <w:rPr>
          <w:rFonts w:eastAsiaTheme="minorEastAsia"/>
          <w:szCs w:val="24"/>
          <w:lang w:eastAsia="ko-KR"/>
        </w:rPr>
        <w:br w:type="page"/>
      </w:r>
    </w:p>
    <w:p w14:paraId="15F6C2B3" w14:textId="7B97FAF7" w:rsidR="00852FD9" w:rsidRPr="00704914" w:rsidRDefault="00852FD9" w:rsidP="00144495">
      <w:pPr>
        <w:pStyle w:val="TOC1"/>
        <w:spacing w:line="240" w:lineRule="auto"/>
        <w:rPr>
          <w:sz w:val="20"/>
          <w:szCs w:val="20"/>
        </w:rPr>
      </w:pPr>
      <w:r w:rsidRPr="009B30FF">
        <w:lastRenderedPageBreak/>
        <w:t>Executive Summary</w:t>
      </w:r>
      <w:bookmarkEnd w:id="126"/>
      <w:bookmarkEnd w:id="127"/>
      <w:bookmarkEnd w:id="128"/>
      <w:bookmarkEnd w:id="129"/>
      <w:bookmarkEnd w:id="130"/>
      <w:bookmarkEnd w:id="144"/>
      <w:bookmarkEnd w:id="145"/>
      <w:r w:rsidR="002047DC" w:rsidRPr="009B30FF">
        <w:t xml:space="preserve"> </w:t>
      </w:r>
      <w:bookmarkEnd w:id="146"/>
      <w:r w:rsidRPr="009B30FF">
        <w:br/>
      </w:r>
    </w:p>
    <w:p w14:paraId="2DA24B25" w14:textId="77777777" w:rsidR="008039F7" w:rsidRPr="00BD2206" w:rsidRDefault="008039F7" w:rsidP="008039F7">
      <w:pPr>
        <w:rPr>
          <w:rFonts w:cs="Times New Roman"/>
          <w:kern w:val="2"/>
          <w:lang w:val="en-GB"/>
        </w:rPr>
      </w:pPr>
      <w:r w:rsidRPr="00BD2206">
        <w:rPr>
          <w:rFonts w:cs="Times New Roman"/>
          <w:kern w:val="2"/>
          <w:lang w:val="en-GB"/>
        </w:rPr>
        <w:t xml:space="preserve">This chapter assesses simulations of future global climate change, spanning time horizons from the near term (2021–2040), mid-term (2041–2060), and long term (2081–2100) out to the year 2300. Changes are assessed relative to both the recent past (1995–2014) and the 1850–1900 approximation to the pre-industrial period. </w:t>
      </w:r>
    </w:p>
    <w:p w14:paraId="4629A76D" w14:textId="77777777" w:rsidR="008039F7" w:rsidRPr="00BD2206" w:rsidRDefault="008039F7" w:rsidP="008039F7">
      <w:pPr>
        <w:rPr>
          <w:rFonts w:cs="Times New Roman"/>
          <w:b/>
          <w:kern w:val="2"/>
          <w:lang w:val="en-GB"/>
        </w:rPr>
      </w:pPr>
    </w:p>
    <w:p w14:paraId="4708EA65" w14:textId="340BE492" w:rsidR="008039F7" w:rsidRPr="00BD2206" w:rsidRDefault="008039F7" w:rsidP="008039F7">
      <w:pPr>
        <w:rPr>
          <w:rFonts w:cs="Times New Roman"/>
          <w:kern w:val="2"/>
          <w:lang w:val="en-GB"/>
        </w:rPr>
      </w:pPr>
      <w:r w:rsidRPr="0072702D">
        <w:rPr>
          <w:rFonts w:cs="Times New Roman"/>
          <w:b/>
          <w:bCs/>
          <w:kern w:val="2"/>
          <w:lang w:val="en-GB"/>
        </w:rPr>
        <w:t>The projections assessed here are mainly based on a new range of scenarios, the Shared Socio-economic Pathways (SSPs) used in the Coupled Model Intercomparison Project Phase 6 (CMIP6).</w:t>
      </w:r>
      <w:r w:rsidRPr="00BD2206">
        <w:rPr>
          <w:rFonts w:cs="Times New Roman"/>
          <w:kern w:val="2"/>
          <w:lang w:val="en-GB"/>
        </w:rPr>
        <w:t xml:space="preserve"> Among the SSPs, the focus is on the five scenarios SSP1-1.9, SSP1-2.6, SSP2-4.5, SSP3-7.0, and SSP5-8.5. In the SSP labels, the first number refers to the assumed shared socio-economic pathway, and the second refers to the approximate global effective radiative forcing (ERF) in 2100. Where appropriate, this chapter also assesses new results from CMIP5, which used scenarios based on Representative Concentration Pathways (RCPs). Additional lines of evidence enter the assessment</w:t>
      </w:r>
      <w:r>
        <w:rPr>
          <w:rFonts w:cs="Times New Roman"/>
          <w:kern w:val="2"/>
          <w:lang w:val="en-GB"/>
        </w:rPr>
        <w:t>,</w:t>
      </w:r>
      <w:r w:rsidRPr="00BD2206">
        <w:rPr>
          <w:rFonts w:cs="Times New Roman"/>
          <w:kern w:val="2"/>
          <w:lang w:val="en-GB"/>
        </w:rPr>
        <w:t xml:space="preserve"> especially for change in globally averaged surface air temperature (GSAT) and global mean sea level (GMSL), while assessment for changes in other quantities is mainly based on CMIP6 results. Unless noted otherwise, the assessments assume that there will be no major volcanic eruption in the 21st century. {1.6, 4.2.2, 4.3.2, 4.3.4, 4.6.2, </w:t>
      </w:r>
      <w:del w:id="147" w:author="Ian Blenkinsop" w:date="2021-07-15T09:43:00Z">
        <w:r w:rsidRPr="00E35222" w:rsidDel="00527F09">
          <w:rPr>
            <w:rFonts w:cs="Times New Roman"/>
            <w:color w:val="000000"/>
            <w:kern w:val="2"/>
            <w:lang w:val="en-GB"/>
          </w:rPr>
          <w:fldChar w:fldCharType="begin"/>
        </w:r>
        <w:r w:rsidRPr="00BD2206" w:rsidDel="00527F09">
          <w:rPr>
            <w:rFonts w:cs="Times New Roman"/>
            <w:color w:val="000000"/>
            <w:kern w:val="2"/>
            <w:lang w:val="en-GB"/>
          </w:rPr>
          <w:delInstrText xml:space="preserve"> REF _Ref5461594 \r \h  \* MERGEFORMAT </w:delInstrText>
        </w:r>
        <w:r w:rsidRPr="00E35222" w:rsidDel="00527F09">
          <w:rPr>
            <w:rFonts w:cs="Times New Roman"/>
            <w:color w:val="000000"/>
            <w:kern w:val="2"/>
            <w:lang w:val="en-GB"/>
          </w:rPr>
        </w:r>
        <w:r w:rsidRPr="00E35222" w:rsidDel="00527F09">
          <w:rPr>
            <w:rFonts w:cs="Times New Roman"/>
            <w:color w:val="000000"/>
            <w:kern w:val="2"/>
            <w:lang w:val="en-GB"/>
          </w:rPr>
          <w:fldChar w:fldCharType="separate"/>
        </w:r>
        <w:r w:rsidRPr="00BD2206" w:rsidDel="00527F09">
          <w:rPr>
            <w:rFonts w:cs="Times New Roman"/>
            <w:color w:val="000000"/>
            <w:kern w:val="2"/>
            <w:lang w:val="en-GB"/>
          </w:rPr>
          <w:delText>BOX 4.1:</w:delText>
        </w:r>
        <w:r w:rsidRPr="00E35222" w:rsidDel="00527F09">
          <w:rPr>
            <w:rFonts w:cs="Times New Roman"/>
            <w:color w:val="000000"/>
            <w:kern w:val="2"/>
            <w:lang w:val="en-GB"/>
          </w:rPr>
          <w:fldChar w:fldCharType="end"/>
        </w:r>
      </w:del>
      <w:ins w:id="148" w:author="Ian Blenkinsop" w:date="2021-07-15T09:43:00Z">
        <w:r w:rsidR="00527F09" w:rsidRPr="00E35222">
          <w:rPr>
            <w:rFonts w:cs="Times New Roman"/>
            <w:color w:val="000000"/>
            <w:kern w:val="2"/>
            <w:lang w:val="en-GB"/>
          </w:rPr>
          <w:fldChar w:fldCharType="begin"/>
        </w:r>
        <w:r w:rsidR="00527F09" w:rsidRPr="00BD2206">
          <w:rPr>
            <w:rFonts w:cs="Times New Roman"/>
            <w:color w:val="000000"/>
            <w:kern w:val="2"/>
            <w:lang w:val="en-GB"/>
          </w:rPr>
          <w:instrText xml:space="preserve"> REF _Ref5461594 \r \h  \* MERGEFORMAT </w:instrText>
        </w:r>
      </w:ins>
      <w:r w:rsidR="00527F09" w:rsidRPr="00E35222">
        <w:rPr>
          <w:rFonts w:cs="Times New Roman"/>
          <w:color w:val="000000"/>
          <w:kern w:val="2"/>
          <w:lang w:val="en-GB"/>
        </w:rPr>
      </w:r>
      <w:ins w:id="149" w:author="Ian Blenkinsop" w:date="2021-07-15T09:43:00Z">
        <w:r w:rsidR="00527F09" w:rsidRPr="00E35222">
          <w:rPr>
            <w:rFonts w:cs="Times New Roman"/>
            <w:color w:val="000000"/>
            <w:kern w:val="2"/>
            <w:lang w:val="en-GB"/>
          </w:rPr>
          <w:fldChar w:fldCharType="separate"/>
        </w:r>
        <w:r w:rsidR="00527F09" w:rsidRPr="00BD2206">
          <w:rPr>
            <w:rFonts w:cs="Times New Roman"/>
            <w:color w:val="000000"/>
            <w:kern w:val="2"/>
            <w:lang w:val="en-GB"/>
          </w:rPr>
          <w:t>B</w:t>
        </w:r>
        <w:r w:rsidR="00527F09">
          <w:rPr>
            <w:rFonts w:cs="Times New Roman"/>
            <w:color w:val="000000"/>
            <w:kern w:val="2"/>
            <w:lang w:val="en-GB"/>
          </w:rPr>
          <w:t>ox</w:t>
        </w:r>
        <w:r w:rsidR="00527F09" w:rsidRPr="00BD2206">
          <w:rPr>
            <w:rFonts w:cs="Times New Roman"/>
            <w:color w:val="000000"/>
            <w:kern w:val="2"/>
            <w:lang w:val="en-GB"/>
          </w:rPr>
          <w:t xml:space="preserve"> 4.1</w:t>
        </w:r>
      </w:ins>
      <w:ins w:id="150" w:author="Tom Maycock" w:date="2021-09-06T14:30:00Z">
        <w:r w:rsidR="00032B88">
          <w:rPr>
            <w:rFonts w:cs="Times New Roman"/>
            <w:color w:val="000000"/>
            <w:kern w:val="2"/>
            <w:lang w:val="en-GB"/>
          </w:rPr>
          <w:t>,</w:t>
        </w:r>
      </w:ins>
      <w:ins w:id="151" w:author="Ian Blenkinsop" w:date="2021-07-15T09:43:00Z">
        <w:del w:id="152" w:author="Tom Maycock" w:date="2021-09-06T14:30:00Z">
          <w:r w:rsidR="00527F09" w:rsidRPr="00BD2206" w:rsidDel="00032B88">
            <w:rPr>
              <w:rFonts w:cs="Times New Roman"/>
              <w:color w:val="000000"/>
              <w:kern w:val="2"/>
              <w:lang w:val="en-GB"/>
            </w:rPr>
            <w:delText>:</w:delText>
          </w:r>
        </w:del>
        <w:r w:rsidR="00527F09" w:rsidRPr="00E35222">
          <w:rPr>
            <w:rFonts w:cs="Times New Roman"/>
            <w:color w:val="000000"/>
            <w:kern w:val="2"/>
            <w:lang w:val="en-GB"/>
          </w:rPr>
          <w:fldChar w:fldCharType="end"/>
        </w:r>
      </w:ins>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_Ref66195728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Cross-Chapter Box 4.1</w:t>
      </w:r>
      <w:r w:rsidRPr="00E35222">
        <w:rPr>
          <w:rFonts w:cs="Times New Roman"/>
          <w:color w:val="000000"/>
          <w:kern w:val="2"/>
          <w:lang w:val="en-GB"/>
        </w:rPr>
        <w:fldChar w:fldCharType="end"/>
      </w:r>
      <w:r w:rsidRPr="00BD2206">
        <w:rPr>
          <w:rFonts w:cs="Times New Roman"/>
          <w:color w:val="000000"/>
          <w:kern w:val="2"/>
          <w:lang w:val="en-GB"/>
        </w:rPr>
        <w:t xml:space="preserve">, </w:t>
      </w:r>
      <w:r w:rsidRPr="00BD2206">
        <w:rPr>
          <w:rFonts w:cs="Times New Roman"/>
          <w:kern w:val="2"/>
          <w:lang w:val="en-GB"/>
        </w:rPr>
        <w:t>Cross-Chapter Box 7.1, 9.6}</w:t>
      </w:r>
    </w:p>
    <w:p w14:paraId="3C1510D0" w14:textId="77777777" w:rsidR="008039F7" w:rsidRPr="00BD2206" w:rsidRDefault="008039F7" w:rsidP="008039F7">
      <w:pPr>
        <w:rPr>
          <w:rFonts w:cs="Times New Roman"/>
          <w:b/>
          <w:kern w:val="2"/>
          <w:lang w:val="en-GB"/>
        </w:rPr>
      </w:pPr>
    </w:p>
    <w:p w14:paraId="0F32D987" w14:textId="77777777" w:rsidR="008039F7" w:rsidRPr="00BD2206" w:rsidRDefault="008039F7" w:rsidP="008039F7">
      <w:pPr>
        <w:rPr>
          <w:rFonts w:cs="Times New Roman"/>
          <w:b/>
          <w:i/>
          <w:color w:val="000000"/>
          <w:kern w:val="2"/>
          <w:lang w:val="en-GB"/>
        </w:rPr>
      </w:pPr>
      <w:r w:rsidRPr="00BD2206">
        <w:rPr>
          <w:rFonts w:cs="Times New Roman"/>
          <w:b/>
          <w:i/>
          <w:color w:val="000000"/>
          <w:kern w:val="2"/>
          <w:lang w:val="en-GB"/>
        </w:rPr>
        <w:t xml:space="preserve">Temperature </w:t>
      </w:r>
    </w:p>
    <w:p w14:paraId="2CCFBAFA" w14:textId="77777777" w:rsidR="008039F7" w:rsidRPr="00BD2206" w:rsidRDefault="008039F7" w:rsidP="008039F7">
      <w:pPr>
        <w:rPr>
          <w:rFonts w:cs="Times New Roman"/>
          <w:color w:val="000000"/>
          <w:kern w:val="2"/>
          <w:lang w:val="en-GB"/>
        </w:rPr>
      </w:pPr>
    </w:p>
    <w:p w14:paraId="3844E5BB" w14:textId="42F74E94" w:rsidR="008039F7" w:rsidRPr="00BD2206" w:rsidRDefault="008039F7" w:rsidP="008039F7">
      <w:pPr>
        <w:rPr>
          <w:rFonts w:cs="Times New Roman"/>
          <w:color w:val="000000"/>
          <w:kern w:val="2"/>
          <w:lang w:val="en-GB"/>
        </w:rPr>
      </w:pPr>
      <w:r w:rsidRPr="00BD2206">
        <w:rPr>
          <w:rFonts w:cs="Times New Roman"/>
          <w:b/>
          <w:color w:val="000000"/>
          <w:kern w:val="2"/>
          <w:lang w:val="en-GB"/>
        </w:rPr>
        <w:t>Assessed future change in GSAT is, for the first time in an IPCC report, explicitly constructed by combining scenario-based projections with observational constraints based on past simulated warming, as well as an updated assessment of equilibrium climate sensitivity (ECS) and transient climate response (TCR).</w:t>
      </w:r>
      <w:r w:rsidRPr="00BD2206">
        <w:rPr>
          <w:rFonts w:cs="Times New Roman"/>
          <w:color w:val="000000"/>
          <w:kern w:val="2"/>
          <w:lang w:val="en-GB"/>
        </w:rPr>
        <w:t xml:space="preserve"> </w:t>
      </w:r>
      <w:r>
        <w:rPr>
          <w:rFonts w:cs="Times New Roman"/>
          <w:color w:val="000000"/>
          <w:kern w:val="2"/>
          <w:lang w:val="en-GB"/>
        </w:rPr>
        <w:t>C</w:t>
      </w:r>
      <w:r w:rsidRPr="00BD2206">
        <w:rPr>
          <w:rFonts w:cs="Times New Roman"/>
          <w:color w:val="000000"/>
          <w:kern w:val="2"/>
          <w:lang w:val="en-GB"/>
        </w:rPr>
        <w:t xml:space="preserve">limate forecasts </w:t>
      </w:r>
      <w:r>
        <w:rPr>
          <w:rFonts w:cs="Times New Roman"/>
          <w:color w:val="000000"/>
          <w:kern w:val="2"/>
          <w:lang w:val="en-GB"/>
        </w:rPr>
        <w:t xml:space="preserve">initialized using recent observations </w:t>
      </w:r>
      <w:r w:rsidRPr="00BD2206">
        <w:rPr>
          <w:rFonts w:cs="Times New Roman"/>
          <w:color w:val="000000"/>
          <w:kern w:val="2"/>
          <w:lang w:val="en-GB"/>
        </w:rPr>
        <w:t>have</w:t>
      </w:r>
      <w:r>
        <w:rPr>
          <w:rFonts w:cs="Times New Roman"/>
          <w:color w:val="000000"/>
          <w:kern w:val="2"/>
          <w:lang w:val="en-GB"/>
        </w:rPr>
        <w:t xml:space="preserve"> also</w:t>
      </w:r>
      <w:r w:rsidRPr="00BD2206">
        <w:rPr>
          <w:rFonts w:cs="Times New Roman"/>
          <w:color w:val="000000"/>
          <w:kern w:val="2"/>
          <w:lang w:val="en-GB"/>
        </w:rPr>
        <w:t xml:space="preserve"> been used for the period 2019–2028. The inclusion of additional lines of evidence has reduced the assessed uncertainty ranges for each scenario. {4.3.1, 4.3.4, </w:t>
      </w:r>
      <w:r w:rsidR="00F63DA8">
        <w:rPr>
          <w:rFonts w:cs="Times New Roman"/>
          <w:color w:val="000000"/>
          <w:kern w:val="2"/>
          <w:lang w:val="en-GB"/>
        </w:rPr>
        <w:t xml:space="preserve">4.4.1, </w:t>
      </w:r>
      <w:r w:rsidRPr="00BD2206">
        <w:rPr>
          <w:rFonts w:cs="Times New Roman"/>
          <w:color w:val="000000"/>
          <w:kern w:val="2"/>
          <w:lang w:val="en-GB"/>
        </w:rPr>
        <w:t xml:space="preserve">7.5} </w:t>
      </w:r>
    </w:p>
    <w:p w14:paraId="462E19C4" w14:textId="77777777" w:rsidR="008039F7" w:rsidRPr="00BD2206" w:rsidRDefault="008039F7" w:rsidP="008039F7">
      <w:pPr>
        <w:rPr>
          <w:rFonts w:cs="Times New Roman"/>
          <w:color w:val="000000"/>
          <w:kern w:val="2"/>
          <w:lang w:val="en-GB"/>
        </w:rPr>
      </w:pPr>
    </w:p>
    <w:p w14:paraId="719F3E14" w14:textId="63616133" w:rsidR="008039F7" w:rsidRPr="00BD2206" w:rsidRDefault="008039F7" w:rsidP="008039F7">
      <w:pPr>
        <w:rPr>
          <w:rFonts w:cs="Times New Roman"/>
          <w:color w:val="000000"/>
          <w:kern w:val="2"/>
          <w:lang w:val="en-GB"/>
        </w:rPr>
      </w:pPr>
      <w:r w:rsidRPr="00BD2206">
        <w:rPr>
          <w:rFonts w:cs="Times New Roman"/>
          <w:b/>
          <w:kern w:val="2"/>
          <w:lang w:val="en-GB"/>
        </w:rPr>
        <w:t>In the near term (2021</w:t>
      </w:r>
      <w:r w:rsidRPr="00BD2206">
        <w:rPr>
          <w:rFonts w:cs="Times New Roman"/>
          <w:b/>
          <w:color w:val="000000"/>
          <w:kern w:val="2"/>
          <w:lang w:val="en-GB"/>
        </w:rPr>
        <w:t>–</w:t>
      </w:r>
      <w:r w:rsidRPr="00BD2206">
        <w:rPr>
          <w:rFonts w:cs="Times New Roman"/>
          <w:b/>
          <w:kern w:val="2"/>
          <w:lang w:val="en-GB"/>
        </w:rPr>
        <w:t>2040), a 1.5°C increase in the 20-year average of GSAT, relative to the average over the period 1850</w:t>
      </w:r>
      <w:r w:rsidRPr="00BD2206">
        <w:rPr>
          <w:rFonts w:cs="Times New Roman"/>
          <w:b/>
          <w:color w:val="000000"/>
          <w:kern w:val="2"/>
          <w:lang w:val="en-GB"/>
        </w:rPr>
        <w:t>–</w:t>
      </w:r>
      <w:r w:rsidRPr="00BD2206">
        <w:rPr>
          <w:rFonts w:cs="Times New Roman"/>
          <w:b/>
          <w:kern w:val="2"/>
          <w:lang w:val="en-GB"/>
        </w:rPr>
        <w:t xml:space="preserve">1900, is </w:t>
      </w:r>
      <w:r w:rsidRPr="00BD2206">
        <w:rPr>
          <w:rFonts w:cs="Times New Roman"/>
          <w:b/>
          <w:i/>
          <w:kern w:val="2"/>
          <w:lang w:val="en-GB"/>
        </w:rPr>
        <w:t>very likely</w:t>
      </w:r>
      <w:r w:rsidRPr="00BD2206">
        <w:rPr>
          <w:rFonts w:cs="Times New Roman"/>
          <w:b/>
          <w:kern w:val="2"/>
          <w:lang w:val="en-GB"/>
        </w:rPr>
        <w:t xml:space="preserve"> to occur in scenario SSP5-8.5, </w:t>
      </w:r>
      <w:r w:rsidRPr="00BD2206">
        <w:rPr>
          <w:rFonts w:cs="Times New Roman"/>
          <w:b/>
          <w:i/>
          <w:kern w:val="2"/>
          <w:lang w:val="en-GB"/>
        </w:rPr>
        <w:t xml:space="preserve">likely </w:t>
      </w:r>
      <w:r w:rsidRPr="00BD2206">
        <w:rPr>
          <w:rFonts w:cs="Times New Roman"/>
          <w:b/>
          <w:kern w:val="2"/>
          <w:lang w:val="en-GB"/>
        </w:rPr>
        <w:t xml:space="preserve">to occur in scenarios SSP2-4.5 and SSP3-7.0, and </w:t>
      </w:r>
      <w:r w:rsidRPr="00BD2206">
        <w:rPr>
          <w:rFonts w:cs="Times New Roman"/>
          <w:b/>
          <w:i/>
          <w:kern w:val="2"/>
          <w:lang w:val="en-GB"/>
        </w:rPr>
        <w:t>more likely than not</w:t>
      </w:r>
      <w:r w:rsidRPr="00BD2206">
        <w:rPr>
          <w:rFonts w:cs="Times New Roman"/>
          <w:b/>
          <w:kern w:val="2"/>
          <w:lang w:val="en-GB"/>
        </w:rPr>
        <w:t xml:space="preserve"> to occur in scenarios SSP1-1.9 and SSP1-2.6.</w:t>
      </w:r>
      <w:r w:rsidRPr="00BD2206">
        <w:rPr>
          <w:rFonts w:cs="Times New Roman"/>
          <w:kern w:val="2"/>
          <w:lang w:val="en-GB"/>
        </w:rPr>
        <w:t xml:space="preserve"> The threshold-crossing time is defined as the midpoint of the first 20-year period during which the average GSAT exceeds the threshold. In all scenarios assessed here except SSP5-8.5, the central estimate of crossing the 1.5°C threshold lies in the early 2030s. This is about ten years earlier than the midpoint of the </w:t>
      </w:r>
      <w:r w:rsidRPr="00BD2206">
        <w:rPr>
          <w:rFonts w:cs="Times New Roman"/>
          <w:i/>
          <w:kern w:val="2"/>
          <w:lang w:val="en-GB"/>
        </w:rPr>
        <w:t xml:space="preserve">likely </w:t>
      </w:r>
      <w:r w:rsidRPr="00BD2206">
        <w:rPr>
          <w:rFonts w:cs="Times New Roman"/>
          <w:kern w:val="2"/>
          <w:lang w:val="en-GB"/>
        </w:rPr>
        <w:t>range (2030</w:t>
      </w:r>
      <w:r w:rsidRPr="00BD2206">
        <w:rPr>
          <w:rFonts w:cs="Times New Roman"/>
          <w:b/>
          <w:color w:val="000000"/>
          <w:kern w:val="2"/>
          <w:lang w:val="en-GB"/>
        </w:rPr>
        <w:t>–</w:t>
      </w:r>
      <w:r w:rsidRPr="00BD2206">
        <w:rPr>
          <w:rFonts w:cs="Times New Roman"/>
          <w:kern w:val="2"/>
          <w:lang w:val="en-GB"/>
        </w:rPr>
        <w:t>2052) assessed in</w:t>
      </w:r>
      <w:del w:id="153" w:author="Sara M Tuson" w:date="2021-07-16T15:37:00Z">
        <w:r w:rsidRPr="00BD2206" w:rsidDel="009679B5">
          <w:rPr>
            <w:rFonts w:cs="Times New Roman"/>
            <w:kern w:val="2"/>
            <w:lang w:val="en-GB"/>
          </w:rPr>
          <w:delText xml:space="preserve"> the</w:delText>
        </w:r>
      </w:del>
      <w:r w:rsidRPr="00BD2206">
        <w:rPr>
          <w:rFonts w:cs="Times New Roman"/>
          <w:kern w:val="2"/>
          <w:lang w:val="en-GB"/>
        </w:rPr>
        <w:t xml:space="preserve"> SR1.5, which assumed continuation of the then-current warming rate; this rate has been confirmed in the AR6. Roughly half of the ten-year difference between assessed crossing times arises from a larger historical warming diagnosed in AR6</w:t>
      </w:r>
      <w:r>
        <w:rPr>
          <w:rFonts w:cs="Times New Roman"/>
          <w:kern w:val="2"/>
          <w:lang w:val="en-GB"/>
        </w:rPr>
        <w:t>.</w:t>
      </w:r>
      <w:r w:rsidRPr="00BD2206">
        <w:rPr>
          <w:rFonts w:cs="Times New Roman"/>
          <w:kern w:val="2"/>
          <w:lang w:val="en-GB"/>
        </w:rPr>
        <w:t xml:space="preserve"> </w:t>
      </w:r>
      <w:r>
        <w:rPr>
          <w:rFonts w:cs="Times New Roman"/>
          <w:kern w:val="2"/>
          <w:lang w:val="en-GB"/>
        </w:rPr>
        <w:t>T</w:t>
      </w:r>
      <w:r w:rsidRPr="00BD2206">
        <w:rPr>
          <w:rFonts w:cs="Times New Roman"/>
          <w:kern w:val="2"/>
          <w:lang w:val="en-GB"/>
        </w:rPr>
        <w:t>he other half arises because for central estimates of climate sensitivity, most scenarios show stronger warming over the near term than was assessed as ‘current’ in SR1.5 (</w:t>
      </w:r>
      <w:r w:rsidRPr="00BD2206">
        <w:rPr>
          <w:rFonts w:cs="Times New Roman"/>
          <w:i/>
          <w:kern w:val="2"/>
          <w:lang w:val="en-GB"/>
        </w:rPr>
        <w:t>medium confidence</w:t>
      </w:r>
      <w:r w:rsidRPr="00BD2206">
        <w:rPr>
          <w:rFonts w:cs="Times New Roman"/>
          <w:kern w:val="2"/>
          <w:lang w:val="en-GB"/>
        </w:rPr>
        <w:t xml:space="preserve">). </w:t>
      </w:r>
      <w:r w:rsidRPr="00BD2206">
        <w:rPr>
          <w:rFonts w:cs="Times New Roman"/>
          <w:color w:val="000000"/>
          <w:kern w:val="2"/>
          <w:lang w:val="en-GB"/>
        </w:rPr>
        <w:t xml:space="preserve">It is </w:t>
      </w:r>
      <w:r w:rsidRPr="00BD2206">
        <w:rPr>
          <w:rFonts w:cs="Times New Roman"/>
          <w:i/>
          <w:color w:val="000000"/>
          <w:kern w:val="2"/>
          <w:lang w:val="en-GB"/>
        </w:rPr>
        <w:t>more likely than not</w:t>
      </w:r>
      <w:r w:rsidRPr="00BD2206">
        <w:rPr>
          <w:rFonts w:cs="Times New Roman"/>
          <w:color w:val="000000"/>
          <w:kern w:val="2"/>
          <w:lang w:val="en-GB"/>
        </w:rPr>
        <w:t xml:space="preserve"> that under SSP1-1.9, GSAT relative to </w:t>
      </w:r>
      <w:r w:rsidRPr="00BD2206">
        <w:rPr>
          <w:rFonts w:cs="Times New Roman"/>
          <w:kern w:val="2"/>
          <w:lang w:val="en-GB"/>
        </w:rPr>
        <w:t>1850</w:t>
      </w:r>
      <w:r w:rsidRPr="00BD2206">
        <w:rPr>
          <w:rFonts w:cs="Times New Roman"/>
          <w:color w:val="000000"/>
          <w:kern w:val="2"/>
          <w:lang w:val="en-GB"/>
        </w:rPr>
        <w:t>–</w:t>
      </w:r>
      <w:r w:rsidRPr="00BD2206">
        <w:rPr>
          <w:rFonts w:cs="Times New Roman"/>
          <w:kern w:val="2"/>
          <w:lang w:val="en-GB"/>
        </w:rPr>
        <w:t xml:space="preserve">1900 will remain below 1.6°C throughout the 21st century, implying a potential temporary overshoot </w:t>
      </w:r>
      <w:r>
        <w:rPr>
          <w:rFonts w:cs="Times New Roman"/>
          <w:kern w:val="2"/>
          <w:lang w:val="en-GB"/>
        </w:rPr>
        <w:t xml:space="preserve">of </w:t>
      </w:r>
      <w:r w:rsidRPr="00BD2206">
        <w:rPr>
          <w:rFonts w:cs="Times New Roman"/>
          <w:kern w:val="2"/>
          <w:lang w:val="en-GB"/>
        </w:rPr>
        <w:t xml:space="preserve">1.5°C </w:t>
      </w:r>
      <w:r>
        <w:rPr>
          <w:rFonts w:cs="Times New Roman"/>
          <w:kern w:val="2"/>
          <w:lang w:val="en-GB"/>
        </w:rPr>
        <w:t>global warming</w:t>
      </w:r>
      <w:r w:rsidRPr="00BD2206">
        <w:rPr>
          <w:rFonts w:cs="Times New Roman"/>
          <w:kern w:val="2"/>
          <w:lang w:val="en-GB"/>
        </w:rPr>
        <w:t xml:space="preserve"> of no more than 0.1°C. </w:t>
      </w:r>
      <w:r w:rsidRPr="00BD2206">
        <w:rPr>
          <w:rFonts w:cs="Times New Roman"/>
          <w:color w:val="000000"/>
          <w:kern w:val="2"/>
          <w:lang w:val="en-GB"/>
        </w:rPr>
        <w:t xml:space="preserve">If climate sensitivity lies near the lower end of the assessed </w:t>
      </w:r>
      <w:r w:rsidRPr="00BD2206">
        <w:rPr>
          <w:rFonts w:cs="Times New Roman"/>
          <w:i/>
          <w:color w:val="000000"/>
          <w:kern w:val="2"/>
          <w:lang w:val="en-GB"/>
        </w:rPr>
        <w:t>very likely</w:t>
      </w:r>
      <w:r w:rsidRPr="00BD2206">
        <w:rPr>
          <w:rFonts w:cs="Times New Roman"/>
          <w:color w:val="000000"/>
          <w:kern w:val="2"/>
          <w:lang w:val="en-GB"/>
        </w:rPr>
        <w:t xml:space="preserve"> range, crossing the 1.5°C warming threshold is avoided in scenarios SSP1-1.9 and SSP1-2.6 (</w:t>
      </w:r>
      <w:r w:rsidRPr="00BD2206">
        <w:rPr>
          <w:rFonts w:cs="Times New Roman"/>
          <w:i/>
          <w:color w:val="000000"/>
          <w:kern w:val="2"/>
          <w:lang w:val="en-GB"/>
        </w:rPr>
        <w:t>medium confidence</w:t>
      </w:r>
      <w:r w:rsidRPr="00BD2206">
        <w:rPr>
          <w:rFonts w:cs="Times New Roman"/>
          <w:color w:val="000000"/>
          <w:kern w:val="2"/>
          <w:lang w:val="en-GB"/>
        </w:rPr>
        <w:t>). {2.3.1, Cross-</w:t>
      </w:r>
      <w:ins w:id="154" w:author="Sara M Tuson" w:date="2021-07-15T18:45:00Z">
        <w:r w:rsidR="001755E2">
          <w:rPr>
            <w:rFonts w:cs="Times New Roman"/>
            <w:color w:val="000000"/>
            <w:kern w:val="2"/>
            <w:lang w:val="en-GB"/>
          </w:rPr>
          <w:t>C</w:t>
        </w:r>
      </w:ins>
      <w:del w:id="155" w:author="Sara M Tuson" w:date="2021-07-15T18:45:00Z">
        <w:r w:rsidRPr="00BD2206" w:rsidDel="001755E2">
          <w:rPr>
            <w:rFonts w:cs="Times New Roman"/>
            <w:color w:val="000000"/>
            <w:kern w:val="2"/>
            <w:lang w:val="en-GB"/>
          </w:rPr>
          <w:delText>c</w:delText>
        </w:r>
      </w:del>
      <w:r w:rsidRPr="00BD2206">
        <w:rPr>
          <w:rFonts w:cs="Times New Roman"/>
          <w:color w:val="000000"/>
          <w:kern w:val="2"/>
          <w:lang w:val="en-GB"/>
        </w:rPr>
        <w:t xml:space="preserve">hapter Box 2.3, 3.3.1, 4.3.4, </w:t>
      </w:r>
      <w:del w:id="156" w:author="Ian Blenkinsop" w:date="2021-07-27T08:51:00Z">
        <w:r w:rsidRPr="00E35222" w:rsidDel="00945B27">
          <w:rPr>
            <w:rFonts w:cs="Times New Roman"/>
            <w:color w:val="000000"/>
            <w:kern w:val="2"/>
            <w:lang w:val="en-GB"/>
          </w:rPr>
          <w:fldChar w:fldCharType="begin"/>
        </w:r>
        <w:r w:rsidRPr="00BD2206" w:rsidDel="00945B27">
          <w:rPr>
            <w:rFonts w:cs="Times New Roman"/>
            <w:color w:val="000000"/>
            <w:kern w:val="2"/>
            <w:lang w:val="en-GB"/>
          </w:rPr>
          <w:delInstrText xml:space="preserve"> REF _Ref5461594 \r \h  \* MERGEFORMAT </w:delInstrText>
        </w:r>
        <w:r w:rsidRPr="00E35222" w:rsidDel="00945B27">
          <w:rPr>
            <w:rFonts w:cs="Times New Roman"/>
            <w:color w:val="000000"/>
            <w:kern w:val="2"/>
            <w:lang w:val="en-GB"/>
          </w:rPr>
        </w:r>
        <w:r w:rsidRPr="00E35222" w:rsidDel="00945B27">
          <w:rPr>
            <w:rFonts w:cs="Times New Roman"/>
            <w:color w:val="000000"/>
            <w:kern w:val="2"/>
            <w:lang w:val="en-GB"/>
          </w:rPr>
          <w:fldChar w:fldCharType="separate"/>
        </w:r>
        <w:r w:rsidRPr="00BD2206" w:rsidDel="00945B27">
          <w:rPr>
            <w:rFonts w:cs="Times New Roman"/>
            <w:color w:val="000000"/>
            <w:kern w:val="2"/>
            <w:lang w:val="en-GB"/>
          </w:rPr>
          <w:delText>BOX 4.1:</w:delText>
        </w:r>
        <w:r w:rsidRPr="00E35222" w:rsidDel="00945B27">
          <w:rPr>
            <w:rFonts w:cs="Times New Roman"/>
            <w:color w:val="000000"/>
            <w:kern w:val="2"/>
            <w:lang w:val="en-GB"/>
          </w:rPr>
          <w:fldChar w:fldCharType="end"/>
        </w:r>
      </w:del>
      <w:ins w:id="157" w:author="Ian Blenkinsop" w:date="2021-07-27T08:51:00Z">
        <w:r w:rsidR="00945B27" w:rsidRPr="00E35222">
          <w:rPr>
            <w:rFonts w:cs="Times New Roman"/>
            <w:color w:val="000000"/>
            <w:kern w:val="2"/>
            <w:lang w:val="en-GB"/>
          </w:rPr>
          <w:fldChar w:fldCharType="begin"/>
        </w:r>
        <w:r w:rsidR="00945B27" w:rsidRPr="00BD2206">
          <w:rPr>
            <w:rFonts w:cs="Times New Roman"/>
            <w:color w:val="000000"/>
            <w:kern w:val="2"/>
            <w:lang w:val="en-GB"/>
          </w:rPr>
          <w:instrText xml:space="preserve"> REF _Ref5461594 \r \h  \* MERGEFORMAT </w:instrText>
        </w:r>
      </w:ins>
      <w:r w:rsidR="00945B27" w:rsidRPr="00E35222">
        <w:rPr>
          <w:rFonts w:cs="Times New Roman"/>
          <w:color w:val="000000"/>
          <w:kern w:val="2"/>
          <w:lang w:val="en-GB"/>
        </w:rPr>
      </w:r>
      <w:ins w:id="158" w:author="Ian Blenkinsop" w:date="2021-07-27T08:51:00Z">
        <w:r w:rsidR="00945B27" w:rsidRPr="00E35222">
          <w:rPr>
            <w:rFonts w:cs="Times New Roman"/>
            <w:color w:val="000000"/>
            <w:kern w:val="2"/>
            <w:lang w:val="en-GB"/>
          </w:rPr>
          <w:fldChar w:fldCharType="separate"/>
        </w:r>
        <w:r w:rsidR="00945B27" w:rsidRPr="00BD2206">
          <w:rPr>
            <w:rFonts w:cs="Times New Roman"/>
            <w:color w:val="000000"/>
            <w:kern w:val="2"/>
            <w:lang w:val="en-GB"/>
          </w:rPr>
          <w:t>B</w:t>
        </w:r>
        <w:r w:rsidR="00945B27">
          <w:rPr>
            <w:rFonts w:cs="Times New Roman"/>
            <w:color w:val="000000"/>
            <w:kern w:val="2"/>
            <w:lang w:val="en-GB"/>
          </w:rPr>
          <w:t>ox</w:t>
        </w:r>
        <w:r w:rsidR="00945B27" w:rsidRPr="00BD2206">
          <w:rPr>
            <w:rFonts w:cs="Times New Roman"/>
            <w:color w:val="000000"/>
            <w:kern w:val="2"/>
            <w:lang w:val="en-GB"/>
          </w:rPr>
          <w:t xml:space="preserve"> 4.1</w:t>
        </w:r>
        <w:r w:rsidR="00945B27" w:rsidRPr="00E35222">
          <w:rPr>
            <w:rFonts w:cs="Times New Roman"/>
            <w:color w:val="000000"/>
            <w:kern w:val="2"/>
            <w:lang w:val="en-GB"/>
          </w:rPr>
          <w:fldChar w:fldCharType="end"/>
        </w:r>
      </w:ins>
      <w:r w:rsidRPr="00BD2206">
        <w:rPr>
          <w:rFonts w:cs="Times New Roman"/>
          <w:color w:val="000000"/>
          <w:kern w:val="2"/>
          <w:lang w:val="en-GB"/>
        </w:rPr>
        <w:t>, 7.5}</w:t>
      </w:r>
    </w:p>
    <w:p w14:paraId="051D8938" w14:textId="77777777" w:rsidR="008039F7" w:rsidRPr="00BD2206" w:rsidRDefault="008039F7" w:rsidP="008039F7">
      <w:pPr>
        <w:rPr>
          <w:rFonts w:cs="Times New Roman"/>
          <w:kern w:val="2"/>
          <w:lang w:val="en-GB"/>
        </w:rPr>
      </w:pPr>
    </w:p>
    <w:p w14:paraId="5925D7DF" w14:textId="6D6325BE" w:rsidR="008039F7" w:rsidRPr="00BD2206" w:rsidRDefault="008039F7" w:rsidP="008039F7">
      <w:pPr>
        <w:rPr>
          <w:rFonts w:cs="Times New Roman"/>
          <w:kern w:val="2"/>
          <w:lang w:val="en-GB"/>
        </w:rPr>
      </w:pPr>
      <w:r w:rsidRPr="00BD2206">
        <w:rPr>
          <w:rFonts w:cs="Times New Roman"/>
          <w:b/>
          <w:kern w:val="2"/>
          <w:lang w:val="en-GB"/>
        </w:rPr>
        <w:t>By 2030, GSAT in any individual year could exceed 1.5°C relative to 1850–1900 with a likelihood between 40</w:t>
      </w:r>
      <w:r>
        <w:rPr>
          <w:rFonts w:cs="Times New Roman"/>
          <w:b/>
          <w:kern w:val="2"/>
          <w:lang w:val="en-GB"/>
        </w:rPr>
        <w:t>%</w:t>
      </w:r>
      <w:r w:rsidRPr="00BD2206">
        <w:rPr>
          <w:rFonts w:cs="Times New Roman"/>
          <w:b/>
          <w:kern w:val="2"/>
          <w:lang w:val="en-GB"/>
        </w:rPr>
        <w:t xml:space="preserve"> and 60</w:t>
      </w:r>
      <w:r>
        <w:rPr>
          <w:rFonts w:cs="Times New Roman"/>
          <w:b/>
          <w:kern w:val="2"/>
          <w:lang w:val="en-GB"/>
        </w:rPr>
        <w:t>%</w:t>
      </w:r>
      <w:r w:rsidRPr="00BD2206">
        <w:rPr>
          <w:rFonts w:cs="Times New Roman"/>
          <w:b/>
          <w:kern w:val="2"/>
          <w:lang w:val="en-GB"/>
        </w:rPr>
        <w:t>, across the scenarios considered here (</w:t>
      </w:r>
      <w:r w:rsidRPr="00BD2206">
        <w:rPr>
          <w:rFonts w:cs="Times New Roman"/>
          <w:b/>
          <w:i/>
          <w:iCs/>
          <w:kern w:val="2"/>
          <w:lang w:val="en-GB"/>
        </w:rPr>
        <w:t>medium confidence</w:t>
      </w:r>
      <w:r w:rsidRPr="00BD2206">
        <w:rPr>
          <w:rFonts w:cs="Times New Roman"/>
          <w:b/>
          <w:kern w:val="2"/>
          <w:lang w:val="en-GB"/>
        </w:rPr>
        <w:t xml:space="preserve">). </w:t>
      </w:r>
      <w:r w:rsidRPr="00BD2206">
        <w:rPr>
          <w:rFonts w:cs="Times New Roman"/>
          <w:kern w:val="2"/>
          <w:lang w:val="en-GB"/>
        </w:rPr>
        <w:t>Uncertainty in near-term projections of annual GSAT arises in roughly equal measure from natural internal variability and model uncertainty (</w:t>
      </w:r>
      <w:r w:rsidRPr="00BD2206">
        <w:rPr>
          <w:rFonts w:cs="Times New Roman"/>
          <w:i/>
          <w:kern w:val="2"/>
          <w:lang w:val="en-GB"/>
        </w:rPr>
        <w:t>high confidence</w:t>
      </w:r>
      <w:r w:rsidRPr="00BD2206">
        <w:rPr>
          <w:rFonts w:cs="Times New Roman"/>
          <w:kern w:val="2"/>
          <w:lang w:val="en-GB"/>
        </w:rPr>
        <w:t>). By contrast, near-term annual GSAT levels depend less on the scenario chosen, consistent with</w:t>
      </w:r>
      <w:ins w:id="159" w:author="Sara M Tuson" w:date="2021-07-16T08:55:00Z">
        <w:r w:rsidR="00AF1ADF">
          <w:rPr>
            <w:rFonts w:cs="Times New Roman"/>
            <w:kern w:val="2"/>
            <w:lang w:val="en-GB"/>
          </w:rPr>
          <w:t xml:space="preserve"> the</w:t>
        </w:r>
      </w:ins>
      <w:del w:id="160" w:author="Sara M Tuson" w:date="2021-07-15T19:05:00Z">
        <w:r w:rsidRPr="00BD2206" w:rsidDel="004028C5">
          <w:rPr>
            <w:rFonts w:cs="Times New Roman"/>
            <w:kern w:val="2"/>
            <w:lang w:val="en-GB"/>
          </w:rPr>
          <w:delText xml:space="preserve"> the</w:delText>
        </w:r>
      </w:del>
      <w:r w:rsidRPr="00BD2206">
        <w:rPr>
          <w:rFonts w:cs="Times New Roman"/>
          <w:kern w:val="2"/>
          <w:lang w:val="en-GB"/>
        </w:rPr>
        <w:t xml:space="preserve"> </w:t>
      </w:r>
      <w:ins w:id="161" w:author="Sara M Tuson" w:date="2021-07-16T08:54:00Z">
        <w:r w:rsidR="00AF1ADF" w:rsidRPr="003862D0">
          <w:rPr>
            <w:lang w:val="en-GB"/>
          </w:rPr>
          <w:t xml:space="preserve">IPCC Fifth Assessment Report </w:t>
        </w:r>
        <w:r w:rsidR="00AF1ADF">
          <w:rPr>
            <w:lang w:val="en-GB"/>
          </w:rPr>
          <w:t>(</w:t>
        </w:r>
      </w:ins>
      <w:r w:rsidRPr="00BD2206">
        <w:rPr>
          <w:rFonts w:cs="Times New Roman"/>
          <w:kern w:val="2"/>
          <w:lang w:val="en-GB"/>
        </w:rPr>
        <w:t>AR5</w:t>
      </w:r>
      <w:ins w:id="162" w:author="Sara M Tuson" w:date="2021-07-16T08:55:00Z">
        <w:r w:rsidR="00AF1ADF">
          <w:rPr>
            <w:rFonts w:cs="Times New Roman"/>
            <w:kern w:val="2"/>
            <w:lang w:val="en-GB"/>
          </w:rPr>
          <w:t>)</w:t>
        </w:r>
      </w:ins>
      <w:r w:rsidRPr="00BD2206">
        <w:rPr>
          <w:rFonts w:cs="Times New Roman"/>
          <w:kern w:val="2"/>
          <w:lang w:val="en-GB"/>
        </w:rPr>
        <w:t xml:space="preserve"> assessment. Forecasts initialized from recent observations simulate annual GSAT changes for the period 2019–2028 relative to the recent past that are consistent with the assessed </w:t>
      </w:r>
      <w:r w:rsidRPr="00BD2206">
        <w:rPr>
          <w:rFonts w:cs="Times New Roman"/>
          <w:i/>
          <w:kern w:val="2"/>
          <w:lang w:val="en-GB"/>
        </w:rPr>
        <w:t>very likely</w:t>
      </w:r>
      <w:r w:rsidRPr="00BD2206">
        <w:rPr>
          <w:rFonts w:cs="Times New Roman"/>
          <w:kern w:val="2"/>
          <w:lang w:val="en-GB"/>
        </w:rPr>
        <w:t xml:space="preserve"> range (</w:t>
      </w:r>
      <w:r w:rsidRPr="00BD2206">
        <w:rPr>
          <w:rFonts w:cs="Times New Roman"/>
          <w:i/>
          <w:kern w:val="2"/>
          <w:lang w:val="en-GB"/>
        </w:rPr>
        <w:t>high confidence</w:t>
      </w:r>
      <w:r w:rsidRPr="00BD2206">
        <w:rPr>
          <w:rFonts w:cs="Times New Roman"/>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_Ref5461594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BOX 4.1:</w:t>
      </w:r>
      <w:r w:rsidRPr="00E35222">
        <w:rPr>
          <w:rFonts w:cs="Times New Roman"/>
          <w:color w:val="000000"/>
          <w:kern w:val="2"/>
          <w:lang w:val="en-GB"/>
        </w:rPr>
        <w:fldChar w:fldCharType="end"/>
      </w:r>
      <w:r w:rsidRPr="00BD2206">
        <w:rPr>
          <w:rFonts w:cs="Times New Roman"/>
          <w:color w:val="000000"/>
          <w:kern w:val="2"/>
          <w:lang w:val="en-GB"/>
        </w:rPr>
        <w:t>}</w:t>
      </w:r>
    </w:p>
    <w:p w14:paraId="1BD77E80" w14:textId="77777777" w:rsidR="008039F7" w:rsidRPr="00BD2206" w:rsidRDefault="008039F7" w:rsidP="008039F7">
      <w:pPr>
        <w:rPr>
          <w:rFonts w:eastAsia="Batang" w:cs="Times New Roman"/>
          <w:kern w:val="2"/>
          <w:lang w:val="en-GB"/>
        </w:rPr>
      </w:pPr>
    </w:p>
    <w:p w14:paraId="351CAAF9" w14:textId="423AFEBF" w:rsidR="008039F7" w:rsidRPr="00BD2206" w:rsidRDefault="008039F7" w:rsidP="008039F7">
      <w:pPr>
        <w:rPr>
          <w:rFonts w:cs="Times New Roman"/>
          <w:color w:val="000000"/>
          <w:kern w:val="2"/>
          <w:lang w:val="en-GB"/>
        </w:rPr>
      </w:pPr>
      <w:r w:rsidRPr="00BD2206">
        <w:rPr>
          <w:rFonts w:cs="Times New Roman"/>
          <w:b/>
          <w:color w:val="000000"/>
          <w:kern w:val="2"/>
          <w:lang w:val="en-GB"/>
        </w:rPr>
        <w:t xml:space="preserve">Compared to the recent past (1995–2014), GSAT averaged over the period 2081–2100 is </w:t>
      </w:r>
      <w:r w:rsidRPr="00BD2206">
        <w:rPr>
          <w:rFonts w:cs="Times New Roman"/>
          <w:b/>
          <w:i/>
          <w:color w:val="000000"/>
          <w:kern w:val="2"/>
          <w:lang w:val="en-GB"/>
        </w:rPr>
        <w:t>very</w:t>
      </w:r>
      <w:r w:rsidRPr="00BD2206">
        <w:rPr>
          <w:rFonts w:cs="Times New Roman"/>
          <w:b/>
          <w:color w:val="000000"/>
          <w:kern w:val="2"/>
          <w:lang w:val="en-GB"/>
        </w:rPr>
        <w:t xml:space="preserve"> </w:t>
      </w:r>
      <w:r w:rsidRPr="00BD2206">
        <w:rPr>
          <w:rFonts w:cs="Times New Roman"/>
          <w:b/>
          <w:i/>
          <w:color w:val="000000"/>
          <w:kern w:val="2"/>
          <w:lang w:val="en-GB"/>
        </w:rPr>
        <w:t>likely</w:t>
      </w:r>
      <w:r w:rsidRPr="00BD2206">
        <w:rPr>
          <w:rFonts w:cs="Times New Roman"/>
          <w:b/>
          <w:color w:val="000000"/>
          <w:kern w:val="2"/>
          <w:lang w:val="en-GB"/>
        </w:rPr>
        <w:t xml:space="preserve"> to be higher by 0.2°C–1.0°C in the low-</w:t>
      </w:r>
      <w:commentRangeStart w:id="163"/>
      <w:commentRangeStart w:id="164"/>
      <w:r w:rsidRPr="00BD2206">
        <w:rPr>
          <w:rFonts w:cs="Times New Roman"/>
          <w:b/>
          <w:color w:val="000000"/>
          <w:kern w:val="2"/>
          <w:lang w:val="en-GB"/>
        </w:rPr>
        <w:t>emission</w:t>
      </w:r>
      <w:ins w:id="165" w:author="Ian Blenkinsop" w:date="2021-07-27T08:52:00Z">
        <w:r w:rsidR="00945B27">
          <w:rPr>
            <w:rFonts w:cs="Times New Roman"/>
            <w:b/>
            <w:color w:val="000000"/>
            <w:kern w:val="2"/>
            <w:lang w:val="en-GB"/>
          </w:rPr>
          <w:t>s</w:t>
        </w:r>
        <w:commentRangeEnd w:id="163"/>
        <w:r w:rsidR="00945B27">
          <w:rPr>
            <w:rStyle w:val="CommentReference"/>
          </w:rPr>
          <w:commentReference w:id="163"/>
        </w:r>
      </w:ins>
      <w:commentRangeEnd w:id="164"/>
      <w:r w:rsidR="00032B88">
        <w:rPr>
          <w:rStyle w:val="CommentReference"/>
        </w:rPr>
        <w:commentReference w:id="164"/>
      </w:r>
      <w:r w:rsidRPr="00BD2206">
        <w:rPr>
          <w:rFonts w:cs="Times New Roman"/>
          <w:b/>
          <w:color w:val="000000"/>
          <w:kern w:val="2"/>
          <w:lang w:val="en-GB"/>
        </w:rPr>
        <w:t xml:space="preserve"> scenario SSP1-1.9 and by 2.4°C–4.8°C in the high-emission scenario SSP5-8.5. </w:t>
      </w:r>
      <w:r w:rsidRPr="00BD2206">
        <w:rPr>
          <w:rFonts w:cs="Times New Roman"/>
          <w:color w:val="000000"/>
          <w:kern w:val="2"/>
          <w:lang w:val="en-GB"/>
        </w:rPr>
        <w:t>For</w:t>
      </w:r>
      <w:r w:rsidRPr="00BD2206">
        <w:rPr>
          <w:rFonts w:cs="Times New Roman"/>
          <w:b/>
          <w:color w:val="000000"/>
          <w:kern w:val="2"/>
          <w:lang w:val="en-GB"/>
        </w:rPr>
        <w:t xml:space="preserve"> </w:t>
      </w:r>
      <w:r w:rsidRPr="00BD2206">
        <w:rPr>
          <w:rFonts w:cs="Times New Roman"/>
          <w:color w:val="000000"/>
          <w:kern w:val="2"/>
          <w:lang w:val="en-GB"/>
        </w:rPr>
        <w:t xml:space="preserve">the scenarios </w:t>
      </w:r>
      <w:r w:rsidRPr="00BD2206">
        <w:rPr>
          <w:rFonts w:cs="Times New Roman"/>
          <w:kern w:val="2"/>
          <w:lang w:val="en-GB"/>
        </w:rPr>
        <w:t>SSP1-2.6, SSP2-4.5, and SSP3-7.0,</w:t>
      </w:r>
      <w:r w:rsidRPr="00BD2206">
        <w:rPr>
          <w:rFonts w:cs="Times New Roman"/>
          <w:color w:val="000000"/>
          <w:kern w:val="2"/>
          <w:lang w:val="en-GB"/>
        </w:rPr>
        <w:t xml:space="preserve"> the corresponding </w:t>
      </w:r>
      <w:r w:rsidRPr="00BD2206">
        <w:rPr>
          <w:rFonts w:cs="Times New Roman"/>
          <w:i/>
          <w:color w:val="000000"/>
          <w:kern w:val="2"/>
          <w:lang w:val="en-GB"/>
        </w:rPr>
        <w:t>very</w:t>
      </w:r>
      <w:r w:rsidRPr="00BD2206">
        <w:rPr>
          <w:rFonts w:cs="Times New Roman"/>
          <w:color w:val="000000"/>
          <w:kern w:val="2"/>
          <w:lang w:val="en-GB"/>
        </w:rPr>
        <w:t xml:space="preserve"> </w:t>
      </w:r>
      <w:r w:rsidRPr="00BD2206">
        <w:rPr>
          <w:rFonts w:cs="Times New Roman"/>
          <w:i/>
          <w:color w:val="000000"/>
          <w:kern w:val="2"/>
          <w:lang w:val="en-GB"/>
        </w:rPr>
        <w:t>likely</w:t>
      </w:r>
      <w:r w:rsidRPr="00BD2206">
        <w:rPr>
          <w:rFonts w:cs="Times New Roman"/>
          <w:color w:val="000000"/>
          <w:kern w:val="2"/>
          <w:lang w:val="en-GB"/>
        </w:rPr>
        <w:t xml:space="preserve"> ranges are 0.5°C–1.5°C, 1.2°C–2.6°C, and 2.0°C–3.7°C, respectively. </w:t>
      </w:r>
      <w:r w:rsidRPr="00BD2206">
        <w:rPr>
          <w:rFonts w:cs="Times New Roman"/>
          <w:kern w:val="2"/>
          <w:lang w:val="en-GB"/>
        </w:rPr>
        <w:t xml:space="preserve">The uncertainty ranges for the </w:t>
      </w:r>
      <w:r w:rsidRPr="00BD2206">
        <w:rPr>
          <w:rFonts w:cs="Times New Roman"/>
          <w:kern w:val="2"/>
          <w:lang w:val="en-GB"/>
        </w:rPr>
        <w:lastRenderedPageBreak/>
        <w:t>period 2081–2100 continue to be dominated by the uncertainty in ECS and TCR (</w:t>
      </w:r>
      <w:r w:rsidRPr="00BD2206">
        <w:rPr>
          <w:rFonts w:cs="Times New Roman"/>
          <w:i/>
          <w:kern w:val="2"/>
          <w:lang w:val="en-GB"/>
        </w:rPr>
        <w:t>very high confidence</w:t>
      </w:r>
      <w:r w:rsidRPr="00BD2206">
        <w:rPr>
          <w:rFonts w:cs="Times New Roman"/>
          <w:kern w:val="2"/>
          <w:lang w:val="en-GB"/>
        </w:rPr>
        <w:t>). Emissions-driven simulations for SSP5-8.5 show that carbon-cycle uncertainty is too small to change the assessment of GSAT projections (</w:t>
      </w:r>
      <w:r w:rsidRPr="00BD2206">
        <w:rPr>
          <w:rFonts w:cs="Times New Roman"/>
          <w:i/>
          <w:iCs/>
          <w:kern w:val="2"/>
          <w:lang w:val="en-GB"/>
        </w:rPr>
        <w:t>high confidence</w:t>
      </w:r>
      <w:r w:rsidRPr="00BD2206">
        <w:rPr>
          <w:rFonts w:cs="Times New Roman"/>
          <w:kern w:val="2"/>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_Ref5022619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4.3.1</w:t>
      </w:r>
      <w:r w:rsidRPr="00E35222">
        <w:rPr>
          <w:rFonts w:cs="Times New Roman"/>
          <w:color w:val="000000"/>
          <w:kern w:val="2"/>
          <w:lang w:val="en-GB"/>
        </w:rPr>
        <w:fldChar w:fldCharType="end"/>
      </w:r>
      <w:r w:rsidRPr="00BD2206">
        <w:rPr>
          <w:rFonts w:cs="Times New Roman"/>
          <w:color w:val="000000"/>
          <w:kern w:val="2"/>
          <w:lang w:val="en-GB"/>
        </w:rPr>
        <w:t>, 4.3.4, 4.6.2, 7.5}</w:t>
      </w:r>
    </w:p>
    <w:p w14:paraId="27D7EE52" w14:textId="77777777" w:rsidR="008039F7" w:rsidRPr="00BD2206" w:rsidRDefault="008039F7" w:rsidP="008039F7">
      <w:pPr>
        <w:rPr>
          <w:rFonts w:eastAsia="Batang" w:cs="Times New Roman"/>
          <w:kern w:val="2"/>
          <w:lang w:val="en-GB"/>
        </w:rPr>
      </w:pPr>
    </w:p>
    <w:p w14:paraId="21DE8DCB" w14:textId="77777777" w:rsidR="008039F7" w:rsidRPr="00BD2206" w:rsidRDefault="008039F7" w:rsidP="008039F7">
      <w:pPr>
        <w:rPr>
          <w:rFonts w:cs="Times New Roman"/>
          <w:color w:val="000000"/>
          <w:kern w:val="2"/>
          <w:lang w:val="en-GB"/>
        </w:rPr>
      </w:pPr>
      <w:r w:rsidRPr="00BD2206">
        <w:rPr>
          <w:rFonts w:cs="Times New Roman"/>
          <w:b/>
          <w:color w:val="000000"/>
          <w:kern w:val="2"/>
          <w:lang w:val="en-GB"/>
        </w:rPr>
        <w:t>The CMIP6 models project a wider range of GSAT change than the assessed range (</w:t>
      </w:r>
      <w:r w:rsidRPr="00BD2206">
        <w:rPr>
          <w:rFonts w:cs="Times New Roman"/>
          <w:b/>
          <w:i/>
          <w:color w:val="000000"/>
          <w:kern w:val="2"/>
          <w:lang w:val="en-GB"/>
        </w:rPr>
        <w:t>high confidence</w:t>
      </w:r>
      <w:r w:rsidRPr="00BD2206">
        <w:rPr>
          <w:rFonts w:cs="Times New Roman"/>
          <w:b/>
          <w:color w:val="000000"/>
          <w:kern w:val="2"/>
          <w:lang w:val="en-GB"/>
        </w:rPr>
        <w:t>); furthermore, the CMIP6 GSAT increase tends to be larger than in CMIP5 (</w:t>
      </w:r>
      <w:r w:rsidRPr="00BD2206">
        <w:rPr>
          <w:rFonts w:cs="Times New Roman"/>
          <w:b/>
          <w:i/>
          <w:color w:val="000000"/>
          <w:kern w:val="2"/>
          <w:lang w:val="en-GB"/>
        </w:rPr>
        <w:t>very high confidence</w:t>
      </w:r>
      <w:r w:rsidRPr="00BD2206">
        <w:rPr>
          <w:rFonts w:cs="Times New Roman"/>
          <w:b/>
          <w:color w:val="000000"/>
          <w:kern w:val="2"/>
          <w:lang w:val="en-GB"/>
        </w:rPr>
        <w:t>).</w:t>
      </w:r>
      <w:r w:rsidRPr="00BD2206">
        <w:rPr>
          <w:rFonts w:cs="Times New Roman"/>
          <w:color w:val="000000"/>
          <w:kern w:val="2"/>
          <w:lang w:val="en-GB"/>
        </w:rPr>
        <w:t xml:space="preserve"> About half of the increase in simulated warming has occurred because higher climate sensitivity is more prevalent in CMIP6 than in CMIP5; the other half arises from higher ERF in nominally comparable scenarios (e.g., RCP8.5 and SSP5-8.5; </w:t>
      </w:r>
      <w:r w:rsidRPr="00BD2206">
        <w:rPr>
          <w:rFonts w:cs="Times New Roman"/>
          <w:i/>
          <w:color w:val="000000"/>
          <w:kern w:val="2"/>
          <w:lang w:val="en-GB"/>
        </w:rPr>
        <w:t>medium confidence</w:t>
      </w:r>
      <w:r w:rsidRPr="00BD2206">
        <w:rPr>
          <w:rFonts w:cs="Times New Roman"/>
          <w:color w:val="000000"/>
          <w:kern w:val="2"/>
          <w:lang w:val="en-GB"/>
        </w:rPr>
        <w:t>). In SSP1-2.6 and SSP2-4.5, ERF changes also explain about half of the changes in the range of warming (</w:t>
      </w:r>
      <w:r w:rsidRPr="00BD2206">
        <w:rPr>
          <w:rFonts w:cs="Times New Roman"/>
          <w:i/>
          <w:color w:val="000000"/>
          <w:kern w:val="2"/>
          <w:lang w:val="en-GB"/>
        </w:rPr>
        <w:t>medium confidence</w:t>
      </w:r>
      <w:r w:rsidRPr="00BD2206">
        <w:rPr>
          <w:rFonts w:cs="Times New Roman"/>
          <w:color w:val="000000"/>
          <w:kern w:val="2"/>
          <w:lang w:val="en-GB"/>
        </w:rPr>
        <w:t>). For SSP5-8.5, higher climate sensitivity is the primary reason behind the upper end of the warming being higher than in CMIP5 (</w:t>
      </w:r>
      <w:r w:rsidRPr="00BD2206">
        <w:rPr>
          <w:rFonts w:cs="Times New Roman"/>
          <w:i/>
          <w:color w:val="000000"/>
          <w:kern w:val="2"/>
          <w:lang w:val="en-GB"/>
        </w:rPr>
        <w:t>medium confidence</w:t>
      </w:r>
      <w:r w:rsidRPr="00BD2206">
        <w:rPr>
          <w:rFonts w:cs="Times New Roman"/>
          <w:color w:val="000000"/>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_Ref5022619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4.3.1</w:t>
      </w:r>
      <w:r w:rsidRPr="00E35222">
        <w:rPr>
          <w:rFonts w:cs="Times New Roman"/>
          <w:color w:val="000000"/>
          <w:kern w:val="2"/>
          <w:lang w:val="en-GB"/>
        </w:rPr>
        <w:fldChar w:fldCharType="end"/>
      </w:r>
      <w:r w:rsidRPr="00BD2206">
        <w:rPr>
          <w:rFonts w:cs="Times New Roman"/>
          <w:color w:val="000000"/>
          <w:kern w:val="2"/>
          <w:lang w:val="en-GB"/>
        </w:rPr>
        <w:t>, 4.3.4, 4.6.2, 7.5.6}</w:t>
      </w:r>
    </w:p>
    <w:p w14:paraId="71F25B97" w14:textId="77777777" w:rsidR="008039F7" w:rsidRPr="00BD2206" w:rsidRDefault="008039F7" w:rsidP="008039F7">
      <w:pPr>
        <w:rPr>
          <w:rFonts w:cs="Times New Roman"/>
          <w:color w:val="000000"/>
          <w:kern w:val="2"/>
          <w:lang w:val="en-GB"/>
        </w:rPr>
      </w:pPr>
    </w:p>
    <w:p w14:paraId="79B0AE8E" w14:textId="77777777" w:rsidR="008039F7" w:rsidRPr="00BD2206" w:rsidRDefault="008039F7" w:rsidP="008039F7">
      <w:pPr>
        <w:rPr>
          <w:rFonts w:cs="Times New Roman"/>
          <w:kern w:val="2"/>
          <w:lang w:val="en-GB"/>
        </w:rPr>
      </w:pPr>
      <w:r w:rsidRPr="00BD2206">
        <w:rPr>
          <w:rFonts w:cs="Times New Roman"/>
          <w:b/>
          <w:kern w:val="2"/>
          <w:lang w:val="en-GB"/>
        </w:rPr>
        <w:t xml:space="preserve">While high-warming storylines – those associated with GSAT levels above the upper bound of the assessed </w:t>
      </w:r>
      <w:r w:rsidRPr="00BD2206">
        <w:rPr>
          <w:rFonts w:cs="Times New Roman"/>
          <w:b/>
          <w:i/>
          <w:kern w:val="2"/>
          <w:lang w:val="en-GB"/>
        </w:rPr>
        <w:t xml:space="preserve">very likely </w:t>
      </w:r>
      <w:r w:rsidRPr="00BD2206">
        <w:rPr>
          <w:rFonts w:cs="Times New Roman"/>
          <w:b/>
          <w:kern w:val="2"/>
          <w:lang w:val="en-GB"/>
        </w:rPr>
        <w:t xml:space="preserve">range – are by definition </w:t>
      </w:r>
      <w:r w:rsidRPr="00BD2206">
        <w:rPr>
          <w:rFonts w:cs="Times New Roman"/>
          <w:b/>
          <w:i/>
          <w:kern w:val="2"/>
          <w:lang w:val="en-GB"/>
        </w:rPr>
        <w:t>extremely unlikely</w:t>
      </w:r>
      <w:r w:rsidRPr="00BD2206">
        <w:rPr>
          <w:rFonts w:cs="Times New Roman"/>
          <w:b/>
          <w:kern w:val="2"/>
          <w:lang w:val="en-GB"/>
        </w:rPr>
        <w:t>, they cannot be ruled out. For SSP1-2.6, such a high-warming storyline implies long-term (2081–2100) warming well above</w:t>
      </w:r>
      <w:r>
        <w:rPr>
          <w:rFonts w:cs="Times New Roman"/>
          <w:b/>
          <w:kern w:val="2"/>
          <w:lang w:val="en-GB"/>
        </w:rPr>
        <w:t>,</w:t>
      </w:r>
      <w:r w:rsidRPr="00BD2206">
        <w:rPr>
          <w:rFonts w:cs="Times New Roman"/>
          <w:b/>
          <w:kern w:val="2"/>
          <w:lang w:val="en-GB"/>
        </w:rPr>
        <w:t xml:space="preserve"> rather than well below</w:t>
      </w:r>
      <w:r>
        <w:rPr>
          <w:rFonts w:cs="Times New Roman"/>
          <w:b/>
          <w:kern w:val="2"/>
          <w:lang w:val="en-GB"/>
        </w:rPr>
        <w:t>,</w:t>
      </w:r>
      <w:r w:rsidRPr="00BD2206">
        <w:rPr>
          <w:rFonts w:cs="Times New Roman"/>
          <w:b/>
          <w:kern w:val="2"/>
          <w:lang w:val="en-GB"/>
        </w:rPr>
        <w:t xml:space="preserve"> 2°C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Irrespective of scenario, high-warming storylines imply changes in many aspects of the climate system that exceed the patterns associated with the central estimate of GSAT changes by up to more than 50% (</w:t>
      </w:r>
      <w:r w:rsidRPr="00BD2206">
        <w:rPr>
          <w:rFonts w:cs="Times New Roman"/>
          <w:i/>
          <w:kern w:val="2"/>
          <w:lang w:val="en-GB"/>
        </w:rPr>
        <w:t>high confidence</w:t>
      </w:r>
      <w:r w:rsidRPr="00BD2206">
        <w:rPr>
          <w:rFonts w:cs="Times New Roman"/>
          <w:kern w:val="2"/>
          <w:lang w:val="en-GB"/>
        </w:rPr>
        <w:t xml:space="preserve">). {4.3.4,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_Ref29558567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4.8</w:t>
      </w:r>
      <w:r w:rsidRPr="00E35222">
        <w:rPr>
          <w:rFonts w:cs="Times New Roman"/>
          <w:color w:val="000000"/>
          <w:kern w:val="2"/>
          <w:lang w:val="en-GB"/>
        </w:rPr>
        <w:fldChar w:fldCharType="end"/>
      </w:r>
      <w:r w:rsidRPr="00BD2206">
        <w:rPr>
          <w:rFonts w:cs="Times New Roman"/>
          <w:color w:val="000000"/>
          <w:kern w:val="2"/>
          <w:lang w:val="en-GB"/>
        </w:rPr>
        <w:t>}</w:t>
      </w:r>
    </w:p>
    <w:p w14:paraId="0A2583C9" w14:textId="77777777" w:rsidR="008039F7" w:rsidRPr="00BD2206" w:rsidRDefault="008039F7" w:rsidP="008039F7">
      <w:pPr>
        <w:rPr>
          <w:rFonts w:cs="Times New Roman"/>
          <w:kern w:val="2"/>
          <w:lang w:val="en-GB"/>
        </w:rPr>
      </w:pPr>
    </w:p>
    <w:p w14:paraId="5C3D75C8" w14:textId="77777777" w:rsidR="008039F7" w:rsidRPr="00BD2206" w:rsidRDefault="008039F7" w:rsidP="008039F7">
      <w:pPr>
        <w:rPr>
          <w:rFonts w:cs="Times New Roman"/>
          <w:b/>
          <w:kern w:val="2"/>
          <w:lang w:val="en-GB"/>
        </w:rPr>
      </w:pPr>
      <w:r w:rsidRPr="00BD2206">
        <w:rPr>
          <w:rFonts w:cs="Times New Roman"/>
          <w:b/>
          <w:kern w:val="2"/>
          <w:lang w:val="en-GB"/>
        </w:rPr>
        <w:t xml:space="preserve">It is </w:t>
      </w:r>
      <w:r w:rsidRPr="00BD2206">
        <w:rPr>
          <w:rFonts w:cs="Times New Roman"/>
          <w:b/>
          <w:i/>
          <w:kern w:val="2"/>
          <w:lang w:val="en-GB"/>
        </w:rPr>
        <w:t>virtually certain</w:t>
      </w:r>
      <w:r w:rsidRPr="00BD2206">
        <w:rPr>
          <w:rFonts w:cs="Times New Roman"/>
          <w:b/>
          <w:kern w:val="2"/>
          <w:lang w:val="en-GB"/>
        </w:rPr>
        <w:t xml:space="preserve"> that the average surface warming will continue to be higher over land than over the ocean and that the surface warming in the Arctic will continue to be more pronounced than the global average over the 21st century. </w:t>
      </w:r>
      <w:r w:rsidRPr="00BD2206">
        <w:rPr>
          <w:rFonts w:cs="Times New Roman"/>
          <w:kern w:val="2"/>
          <w:lang w:val="en-GB"/>
        </w:rPr>
        <w:t xml:space="preserve">The warming pattern </w:t>
      </w:r>
      <w:r w:rsidRPr="00BD2206">
        <w:rPr>
          <w:rFonts w:cs="Times New Roman"/>
          <w:i/>
          <w:kern w:val="2"/>
          <w:lang w:val="en-GB"/>
        </w:rPr>
        <w:t>likely</w:t>
      </w:r>
      <w:r w:rsidRPr="00BD2206">
        <w:rPr>
          <w:rFonts w:cs="Times New Roman"/>
          <w:kern w:val="2"/>
          <w:lang w:val="en-GB"/>
        </w:rPr>
        <w:t xml:space="preserve"> varies across seasons</w:t>
      </w:r>
      <w:r>
        <w:rPr>
          <w:rFonts w:cs="Times New Roman"/>
          <w:kern w:val="2"/>
          <w:lang w:val="en-GB"/>
        </w:rPr>
        <w:t>,</w:t>
      </w:r>
      <w:r w:rsidRPr="00BD2206">
        <w:rPr>
          <w:rFonts w:cs="Times New Roman"/>
          <w:kern w:val="2"/>
          <w:lang w:val="en-GB"/>
        </w:rPr>
        <w:t xml:space="preserve"> with northern high latitudes warming more during boreal winter than summer (</w:t>
      </w:r>
      <w:r w:rsidRPr="00BD2206">
        <w:rPr>
          <w:rFonts w:cs="Times New Roman"/>
          <w:i/>
          <w:kern w:val="2"/>
          <w:lang w:val="en-GB"/>
        </w:rPr>
        <w:t>medium confidence</w:t>
      </w:r>
      <w:r w:rsidRPr="00BD2206">
        <w:rPr>
          <w:rFonts w:cs="Times New Roman"/>
          <w:kern w:val="2"/>
          <w:lang w:val="en-GB"/>
        </w:rPr>
        <w:t xml:space="preserve">). Regions with increasing or decreasing year-to-year variability of seasonal mean temperatures will </w:t>
      </w:r>
      <w:r w:rsidRPr="00BD2206">
        <w:rPr>
          <w:rFonts w:cs="Times New Roman"/>
          <w:i/>
          <w:iCs/>
          <w:kern w:val="2"/>
          <w:lang w:val="en-GB"/>
        </w:rPr>
        <w:t>likely</w:t>
      </w:r>
      <w:r w:rsidRPr="00BD2206">
        <w:rPr>
          <w:rFonts w:cs="Times New Roman"/>
          <w:kern w:val="2"/>
          <w:lang w:val="en-GB"/>
        </w:rPr>
        <w:t xml:space="preserve"> increase in their spatial extent. {4.3.1,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7.4.4</w:t>
      </w:r>
      <w:r w:rsidRPr="00BD2206">
        <w:rPr>
          <w:rFonts w:cs="Times New Roman"/>
          <w:kern w:val="2"/>
          <w:lang w:val="en-GB"/>
        </w:rPr>
        <w:t xml:space="preserve">} </w:t>
      </w:r>
    </w:p>
    <w:p w14:paraId="3CDC699A" w14:textId="77777777" w:rsidR="008039F7" w:rsidRPr="00BD2206" w:rsidRDefault="008039F7" w:rsidP="008039F7">
      <w:pPr>
        <w:rPr>
          <w:rFonts w:cs="Times New Roman"/>
          <w:kern w:val="2"/>
          <w:lang w:val="en-GB"/>
        </w:rPr>
      </w:pPr>
    </w:p>
    <w:p w14:paraId="6ECBFAA8" w14:textId="77777777" w:rsidR="008039F7" w:rsidRPr="00BD2206" w:rsidRDefault="008039F7" w:rsidP="008039F7">
      <w:pPr>
        <w:rPr>
          <w:rFonts w:cs="Times New Roman"/>
          <w:kern w:val="2"/>
          <w:lang w:val="en-GB"/>
        </w:rPr>
      </w:pPr>
      <w:r w:rsidRPr="00BD2206">
        <w:rPr>
          <w:rFonts w:cs="Times New Roman"/>
          <w:b/>
          <w:kern w:val="2"/>
          <w:lang w:val="en-GB"/>
        </w:rPr>
        <w:t xml:space="preserve">It is </w:t>
      </w:r>
      <w:r w:rsidRPr="00BD2206">
        <w:rPr>
          <w:rFonts w:cs="Times New Roman"/>
          <w:b/>
          <w:i/>
          <w:iCs/>
          <w:kern w:val="2"/>
          <w:lang w:val="en-GB"/>
        </w:rPr>
        <w:t>very likely</w:t>
      </w:r>
      <w:r w:rsidRPr="00BD2206">
        <w:rPr>
          <w:rFonts w:cs="Times New Roman"/>
          <w:b/>
          <w:kern w:val="2"/>
          <w:lang w:val="en-GB"/>
        </w:rPr>
        <w:t xml:space="preserve"> that long-term lower-tropospheric warming will be larger in the Arctic than in the global mean.</w:t>
      </w:r>
      <w:r w:rsidRPr="00BD2206">
        <w:rPr>
          <w:rFonts w:cs="Times New Roman"/>
          <w:kern w:val="2"/>
          <w:lang w:val="en-GB"/>
        </w:rPr>
        <w:t xml:space="preserve"> It is </w:t>
      </w:r>
      <w:r w:rsidRPr="00BD2206">
        <w:rPr>
          <w:rFonts w:cs="Times New Roman"/>
          <w:i/>
          <w:iCs/>
          <w:kern w:val="2"/>
          <w:lang w:val="en-GB"/>
        </w:rPr>
        <w:t>very likely</w:t>
      </w:r>
      <w:r w:rsidRPr="00BD2206">
        <w:rPr>
          <w:rFonts w:cs="Times New Roman"/>
          <w:kern w:val="2"/>
          <w:lang w:val="en-GB"/>
        </w:rPr>
        <w:t xml:space="preserve"> that global mean stratospheric cooling will be larger by the end of the 21st century in a pathway with higher atmospheric CO</w:t>
      </w:r>
      <w:r w:rsidRPr="00BD2206">
        <w:rPr>
          <w:rFonts w:cs="Times New Roman"/>
          <w:kern w:val="2"/>
          <w:vertAlign w:val="subscript"/>
          <w:lang w:val="en-GB"/>
        </w:rPr>
        <w:t>2</w:t>
      </w:r>
      <w:r w:rsidRPr="00BD2206">
        <w:rPr>
          <w:rFonts w:cs="Times New Roman"/>
          <w:kern w:val="2"/>
          <w:lang w:val="en-GB"/>
        </w:rPr>
        <w:t xml:space="preserve"> concentrations. It is </w:t>
      </w:r>
      <w:r w:rsidRPr="00BD2206">
        <w:rPr>
          <w:rFonts w:cs="Times New Roman"/>
          <w:i/>
          <w:iCs/>
          <w:kern w:val="2"/>
          <w:lang w:val="en-GB"/>
        </w:rPr>
        <w:t>likely</w:t>
      </w:r>
      <w:r w:rsidRPr="00BD2206">
        <w:rPr>
          <w:rFonts w:cs="Times New Roman"/>
          <w:kern w:val="2"/>
          <w:lang w:val="en-GB"/>
        </w:rPr>
        <w:t xml:space="preserve"> that tropical upper tropospheric warming will be larger than at the tropical surface, but with an uncertain magnitude owing to the effects of natural internal variability and uncertainty in the response of the climate system to anthropogenic forcing. {4.5.1, 3.3.1.2}</w:t>
      </w:r>
    </w:p>
    <w:p w14:paraId="225BE456" w14:textId="77777777" w:rsidR="008039F7" w:rsidRPr="00BD2206" w:rsidRDefault="008039F7" w:rsidP="008039F7">
      <w:pPr>
        <w:rPr>
          <w:rFonts w:cs="Times New Roman"/>
          <w:b/>
          <w:i/>
          <w:kern w:val="2"/>
          <w:lang w:val="en-GB"/>
        </w:rPr>
      </w:pPr>
    </w:p>
    <w:p w14:paraId="3A5380E6" w14:textId="77777777" w:rsidR="008039F7" w:rsidRPr="00BD2206" w:rsidRDefault="008039F7" w:rsidP="008039F7">
      <w:pPr>
        <w:rPr>
          <w:rFonts w:cs="Times New Roman"/>
          <w:b/>
          <w:i/>
          <w:kern w:val="2"/>
          <w:lang w:val="en-GB"/>
        </w:rPr>
      </w:pPr>
      <w:r w:rsidRPr="00BD2206">
        <w:rPr>
          <w:rFonts w:cs="Times New Roman"/>
          <w:b/>
          <w:i/>
          <w:kern w:val="2"/>
          <w:lang w:val="en-GB"/>
        </w:rPr>
        <w:t>Precipitation</w:t>
      </w:r>
    </w:p>
    <w:p w14:paraId="3084C03D" w14:textId="77777777" w:rsidR="008039F7" w:rsidRPr="00BD2206" w:rsidRDefault="008039F7" w:rsidP="008039F7">
      <w:pPr>
        <w:rPr>
          <w:rFonts w:cs="Times New Roman"/>
          <w:color w:val="FF0000"/>
          <w:kern w:val="2"/>
          <w:lang w:val="en-GB"/>
        </w:rPr>
      </w:pPr>
    </w:p>
    <w:p w14:paraId="6FCF9EFA" w14:textId="1B1BC334" w:rsidR="008039F7" w:rsidRPr="00BD2206" w:rsidRDefault="008039F7" w:rsidP="008039F7">
      <w:pPr>
        <w:rPr>
          <w:rFonts w:cs="Times New Roman"/>
          <w:color w:val="000000"/>
          <w:kern w:val="2"/>
          <w:lang w:val="en-GB"/>
        </w:rPr>
      </w:pPr>
      <w:r w:rsidRPr="00BD2206">
        <w:rPr>
          <w:rFonts w:cs="Times New Roman"/>
          <w:b/>
          <w:kern w:val="2"/>
          <w:lang w:val="en-GB"/>
        </w:rPr>
        <w:t>Annual global land precipitation will increase over the 21st century as GSAT increases (</w:t>
      </w:r>
      <w:r w:rsidRPr="00BD2206">
        <w:rPr>
          <w:rFonts w:cs="Times New Roman"/>
          <w:b/>
          <w:i/>
          <w:kern w:val="2"/>
          <w:lang w:val="en-GB"/>
        </w:rPr>
        <w:t>high confidence</w:t>
      </w:r>
      <w:r w:rsidRPr="00BD2206">
        <w:rPr>
          <w:rFonts w:cs="Times New Roman"/>
          <w:b/>
          <w:kern w:val="2"/>
          <w:lang w:val="en-GB"/>
        </w:rPr>
        <w:t xml:space="preserve">). The </w:t>
      </w:r>
      <w:r w:rsidRPr="00BD2206">
        <w:rPr>
          <w:rFonts w:cs="Times New Roman"/>
          <w:b/>
          <w:i/>
          <w:iCs/>
          <w:kern w:val="2"/>
          <w:lang w:val="en-GB"/>
        </w:rPr>
        <w:t>likely</w:t>
      </w:r>
      <w:r w:rsidRPr="00BD2206">
        <w:rPr>
          <w:rFonts w:cs="Times New Roman"/>
          <w:b/>
          <w:kern w:val="2"/>
          <w:lang w:val="en-GB"/>
        </w:rPr>
        <w:t xml:space="preserve"> range of change in globally averaged annual land precipitation during 2081</w:t>
      </w:r>
      <w:r w:rsidRPr="00BD2206">
        <w:rPr>
          <w:rFonts w:cs="Times New Roman"/>
          <w:b/>
          <w:color w:val="000000"/>
          <w:kern w:val="2"/>
          <w:lang w:val="en-GB"/>
        </w:rPr>
        <w:t>–</w:t>
      </w:r>
      <w:r w:rsidRPr="00BD2206">
        <w:rPr>
          <w:rFonts w:cs="Times New Roman"/>
          <w:b/>
          <w:kern w:val="2"/>
          <w:lang w:val="en-GB"/>
        </w:rPr>
        <w:t>2100 relative to 1995</w:t>
      </w:r>
      <w:r w:rsidRPr="00BD2206">
        <w:rPr>
          <w:rFonts w:cs="Times New Roman"/>
          <w:b/>
          <w:color w:val="000000"/>
          <w:kern w:val="2"/>
          <w:lang w:val="en-GB"/>
        </w:rPr>
        <w:t>–</w:t>
      </w:r>
      <w:r w:rsidRPr="00BD2206">
        <w:rPr>
          <w:rFonts w:cs="Times New Roman"/>
          <w:b/>
          <w:kern w:val="2"/>
          <w:lang w:val="en-GB"/>
        </w:rPr>
        <w:t>2014 is –0.2</w:t>
      </w:r>
      <w:ins w:id="166" w:author="Ian Blenkinsop" w:date="2021-07-27T16:56:00Z">
        <w:r w:rsidR="00414255">
          <w:rPr>
            <w:rFonts w:cs="Times New Roman"/>
            <w:b/>
            <w:kern w:val="2"/>
            <w:lang w:val="en-GB"/>
          </w:rPr>
          <w:t xml:space="preserve"> </w:t>
        </w:r>
      </w:ins>
      <w:del w:id="167" w:author="Ian Blenkinsop" w:date="2021-07-27T16:56:00Z">
        <w:r w:rsidRPr="00BD2206" w:rsidDel="00414255">
          <w:rPr>
            <w:rFonts w:cs="Times New Roman"/>
            <w:b/>
            <w:kern w:val="2"/>
            <w:lang w:val="en-GB"/>
          </w:rPr>
          <w:delText>–</w:delText>
        </w:r>
      </w:del>
      <w:ins w:id="168" w:author="Ian Blenkinsop" w:date="2021-07-27T16:56:00Z">
        <w:r w:rsidR="00414255">
          <w:rPr>
            <w:rFonts w:cs="Times New Roman"/>
            <w:b/>
            <w:kern w:val="2"/>
            <w:lang w:val="en-GB"/>
          </w:rPr>
          <w:t>to +</w:t>
        </w:r>
      </w:ins>
      <w:r w:rsidRPr="00BD2206">
        <w:rPr>
          <w:rFonts w:cs="Times New Roman"/>
          <w:b/>
          <w:kern w:val="2"/>
          <w:lang w:val="en-GB"/>
        </w:rPr>
        <w:t>4.7% in the low-emission</w:t>
      </w:r>
      <w:ins w:id="169" w:author="Ian Blenkinsop" w:date="2021-07-27T16:56:00Z">
        <w:r w:rsidR="00414255">
          <w:rPr>
            <w:rFonts w:cs="Times New Roman"/>
            <w:b/>
            <w:kern w:val="2"/>
            <w:lang w:val="en-GB"/>
          </w:rPr>
          <w:t>s</w:t>
        </w:r>
      </w:ins>
      <w:r w:rsidRPr="00BD2206">
        <w:rPr>
          <w:rFonts w:cs="Times New Roman"/>
          <w:b/>
          <w:kern w:val="2"/>
          <w:lang w:val="en-GB"/>
        </w:rPr>
        <w:t xml:space="preserve"> scenario SSP1-1.9 and 0.9–12.9% in the high-emission scenario SSP5-8.5, based on all available CMIP6 models. </w:t>
      </w:r>
      <w:r w:rsidRPr="00BD2206">
        <w:rPr>
          <w:rFonts w:cs="Times New Roman"/>
          <w:kern w:val="2"/>
          <w:lang w:val="en-GB"/>
        </w:rPr>
        <w:t xml:space="preserve">The corresponding </w:t>
      </w:r>
      <w:r w:rsidRPr="00BD2206">
        <w:rPr>
          <w:rFonts w:cs="Times New Roman"/>
          <w:i/>
          <w:iCs/>
          <w:kern w:val="2"/>
          <w:lang w:val="en-GB"/>
        </w:rPr>
        <w:t>likely</w:t>
      </w:r>
      <w:r w:rsidRPr="00BD2206">
        <w:rPr>
          <w:rFonts w:cs="Times New Roman"/>
          <w:kern w:val="2"/>
          <w:lang w:val="en-GB"/>
        </w:rPr>
        <w:t xml:space="preserve"> </w:t>
      </w:r>
      <w:r w:rsidRPr="00BD2206">
        <w:rPr>
          <w:rFonts w:cs="Times New Roman"/>
          <w:color w:val="000000"/>
          <w:kern w:val="2"/>
          <w:lang w:val="en-GB"/>
        </w:rPr>
        <w:t>range</w:t>
      </w:r>
      <w:r>
        <w:rPr>
          <w:rFonts w:cs="Times New Roman"/>
          <w:color w:val="000000"/>
          <w:kern w:val="2"/>
          <w:lang w:val="en-GB"/>
        </w:rPr>
        <w:t>s</w:t>
      </w:r>
      <w:r w:rsidRPr="00BD2206">
        <w:rPr>
          <w:rFonts w:cs="Times New Roman"/>
          <w:color w:val="000000"/>
          <w:kern w:val="2"/>
          <w:lang w:val="en-GB"/>
        </w:rPr>
        <w:t xml:space="preserve"> are</w:t>
      </w:r>
      <w:r w:rsidRPr="00BD2206">
        <w:rPr>
          <w:rFonts w:cs="Times New Roman"/>
          <w:kern w:val="2"/>
          <w:lang w:val="en-GB"/>
        </w:rPr>
        <w:t xml:space="preserve"> 0.0</w:t>
      </w:r>
      <w:r w:rsidRPr="00BD2206">
        <w:rPr>
          <w:rFonts w:cs="Times New Roman"/>
          <w:color w:val="000000"/>
          <w:kern w:val="2"/>
          <w:lang w:val="en-GB"/>
        </w:rPr>
        <w:t>–6.6% in SSP1-2.6, 1.5–8.3% in SSP2-4.5, and 0.5–9.6% in SSP3-7.0.</w:t>
      </w:r>
      <w:r w:rsidRPr="00BD2206">
        <w:rPr>
          <w:rFonts w:cs="Times New Roman"/>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_Ref5022619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4.3.1</w:t>
      </w:r>
      <w:r w:rsidRPr="00E35222">
        <w:rPr>
          <w:rFonts w:cs="Times New Roman"/>
          <w:kern w:val="2"/>
          <w:lang w:val="en-GB"/>
        </w:rPr>
        <w:fldChar w:fldCharType="end"/>
      </w:r>
      <w:r w:rsidRPr="00BD2206">
        <w:rPr>
          <w:rFonts w:cs="Times New Roman"/>
          <w:kern w:val="2"/>
          <w:lang w:val="en-GB"/>
        </w:rPr>
        <w:t>,</w:t>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4.6.1</w:t>
      </w:r>
      <w:r w:rsidRPr="00BD2206">
        <w:rPr>
          <w:rFonts w:cs="Times New Roman"/>
          <w:bCs/>
          <w:kern w:val="2"/>
          <w:lang w:val="en-GB"/>
        </w:rPr>
        <w:t>, 8.4.1</w:t>
      </w:r>
      <w:r w:rsidRPr="00BD2206">
        <w:rPr>
          <w:rFonts w:cs="Times New Roman"/>
          <w:color w:val="000000"/>
          <w:kern w:val="2"/>
          <w:lang w:val="en-GB"/>
        </w:rPr>
        <w:t>}</w:t>
      </w:r>
    </w:p>
    <w:p w14:paraId="0B12CD37" w14:textId="77777777" w:rsidR="008039F7" w:rsidRPr="00BD2206" w:rsidRDefault="008039F7" w:rsidP="008039F7">
      <w:pPr>
        <w:rPr>
          <w:rFonts w:cs="Times New Roman"/>
          <w:kern w:val="2"/>
          <w:lang w:val="en-GB"/>
        </w:rPr>
      </w:pPr>
    </w:p>
    <w:p w14:paraId="6B577C23" w14:textId="77777777" w:rsidR="008039F7" w:rsidRPr="00BD2206" w:rsidRDefault="008039F7" w:rsidP="008039F7">
      <w:pPr>
        <w:rPr>
          <w:rFonts w:cs="Times New Roman"/>
          <w:kern w:val="2"/>
          <w:lang w:val="en-GB"/>
        </w:rPr>
      </w:pPr>
      <w:r>
        <w:rPr>
          <w:rFonts w:cs="Times New Roman"/>
          <w:b/>
          <w:kern w:val="2"/>
          <w:lang w:val="en-GB"/>
        </w:rPr>
        <w:t>Precipitation</w:t>
      </w:r>
      <w:r w:rsidRPr="00BD2206">
        <w:rPr>
          <w:rFonts w:cs="Times New Roman"/>
          <w:b/>
          <w:kern w:val="2"/>
          <w:lang w:val="en-GB"/>
        </w:rPr>
        <w:t xml:space="preserve"> change will exhibit substantial regional differences and seasonal contrast as GSAT increases over the 21st century (</w:t>
      </w:r>
      <w:r w:rsidRPr="00BD2206">
        <w:rPr>
          <w:rFonts w:cs="Times New Roman"/>
          <w:b/>
          <w:i/>
          <w:iCs/>
          <w:kern w:val="2"/>
          <w:lang w:val="en-GB"/>
        </w:rPr>
        <w:t>high confidence</w:t>
      </w:r>
      <w:r w:rsidRPr="00BD2206">
        <w:rPr>
          <w:rFonts w:cs="Times New Roman"/>
          <w:b/>
          <w:kern w:val="2"/>
          <w:lang w:val="en-GB"/>
        </w:rPr>
        <w:t xml:space="preserve">). </w:t>
      </w:r>
      <w:r w:rsidRPr="00BD2206">
        <w:rPr>
          <w:rFonts w:cs="Times New Roman"/>
          <w:bCs/>
          <w:kern w:val="2"/>
          <w:lang w:val="en-GB"/>
        </w:rPr>
        <w:t>As warming increases, a larger land area will experience statistically significant increases or decreases in precipitation (</w:t>
      </w:r>
      <w:r w:rsidRPr="00BD2206">
        <w:rPr>
          <w:rFonts w:cs="Times New Roman"/>
          <w:bCs/>
          <w:i/>
          <w:iCs/>
          <w:kern w:val="2"/>
          <w:lang w:val="en-GB"/>
        </w:rPr>
        <w:t>medium confidence</w:t>
      </w:r>
      <w:r w:rsidRPr="00BD2206">
        <w:rPr>
          <w:rFonts w:cs="Times New Roman"/>
          <w:bCs/>
          <w:kern w:val="2"/>
          <w:lang w:val="en-GB"/>
        </w:rPr>
        <w:t xml:space="preserve">). </w:t>
      </w:r>
      <w:r w:rsidRPr="00BD2206">
        <w:rPr>
          <w:rFonts w:cs="Times New Roman"/>
          <w:kern w:val="2"/>
          <w:lang w:val="en-GB"/>
        </w:rPr>
        <w:t xml:space="preserve">Precipitation will </w:t>
      </w:r>
      <w:r w:rsidRPr="00BD2206">
        <w:rPr>
          <w:rFonts w:cs="Times New Roman"/>
          <w:i/>
          <w:iCs/>
          <w:kern w:val="2"/>
          <w:lang w:val="en-GB"/>
        </w:rPr>
        <w:t>very likely</w:t>
      </w:r>
      <w:r w:rsidRPr="00BD2206">
        <w:rPr>
          <w:rFonts w:cs="Times New Roman"/>
          <w:kern w:val="2"/>
          <w:lang w:val="en-GB"/>
        </w:rPr>
        <w:t xml:space="preserve"> increase over high latitudes and the tropical oceans, and </w:t>
      </w:r>
      <w:r w:rsidRPr="00BD2206">
        <w:rPr>
          <w:rFonts w:cs="Times New Roman"/>
          <w:i/>
          <w:iCs/>
          <w:kern w:val="2"/>
          <w:lang w:val="en-GB"/>
        </w:rPr>
        <w:t>likely</w:t>
      </w:r>
      <w:r w:rsidRPr="00BD2206">
        <w:rPr>
          <w:rFonts w:cs="Times New Roman"/>
          <w:kern w:val="2"/>
          <w:lang w:val="en-GB"/>
        </w:rPr>
        <w:t xml:space="preserve"> increase in large parts of the monsoon region, but </w:t>
      </w:r>
      <w:r w:rsidRPr="00BD2206">
        <w:rPr>
          <w:rFonts w:cs="Times New Roman"/>
          <w:i/>
          <w:iCs/>
          <w:kern w:val="2"/>
          <w:lang w:val="en-GB"/>
        </w:rPr>
        <w:t xml:space="preserve">likely </w:t>
      </w:r>
      <w:r w:rsidRPr="00BD2206">
        <w:rPr>
          <w:rFonts w:cs="Times New Roman"/>
          <w:kern w:val="2"/>
          <w:lang w:val="en-GB"/>
        </w:rPr>
        <w:t>decrease over large parts of the subtropics in response to greenhouse</w:t>
      </w:r>
      <w:r>
        <w:rPr>
          <w:rFonts w:cs="Times New Roman"/>
          <w:kern w:val="2"/>
          <w:lang w:val="en-GB"/>
        </w:rPr>
        <w:t xml:space="preserve"> </w:t>
      </w:r>
      <w:r w:rsidRPr="00BD2206">
        <w:rPr>
          <w:rFonts w:cs="Times New Roman"/>
          <w:kern w:val="2"/>
          <w:lang w:val="en-GB"/>
        </w:rPr>
        <w:t>gas-induced warming. Interannual variability of precipitation over many land regions will increase with global warming (</w:t>
      </w:r>
      <w:r w:rsidRPr="00BD2206">
        <w:rPr>
          <w:rFonts w:cs="Times New Roman"/>
          <w:i/>
          <w:iCs/>
          <w:kern w:val="2"/>
          <w:lang w:val="en-GB"/>
        </w:rPr>
        <w:t>medium confidence</w:t>
      </w:r>
      <w:r w:rsidRPr="00BD2206">
        <w:rPr>
          <w:rFonts w:cs="Times New Roman"/>
          <w:kern w:val="2"/>
          <w:lang w:val="en-GB"/>
        </w:rPr>
        <w:t>). {</w:t>
      </w:r>
      <w:r w:rsidRPr="00E35222">
        <w:rPr>
          <w:rFonts w:cs="Times New Roman"/>
          <w:kern w:val="2"/>
          <w:lang w:val="en-GB"/>
        </w:rPr>
        <w:fldChar w:fldCharType="begin"/>
      </w:r>
      <w:r w:rsidRPr="00BD2206">
        <w:rPr>
          <w:rFonts w:cs="Times New Roman"/>
          <w:kern w:val="2"/>
          <w:lang w:val="en-GB"/>
        </w:rPr>
        <w:instrText xml:space="preserve"> REF _Ref29549303 \r \h  \* MERGEFORMAT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4.5.1</w:t>
      </w:r>
      <w:r w:rsidRPr="00E35222">
        <w:rPr>
          <w:rFonts w:cs="Times New Roman"/>
          <w:kern w:val="2"/>
          <w:lang w:val="en-GB"/>
        </w:rPr>
        <w:fldChar w:fldCharType="end"/>
      </w:r>
      <w:r w:rsidRPr="00BD2206">
        <w:rPr>
          <w:rFonts w:cs="Times New Roman"/>
          <w:kern w:val="2"/>
          <w:lang w:val="en-GB"/>
        </w:rPr>
        <w:t>, 4.6.1, 8.4.1}</w:t>
      </w:r>
    </w:p>
    <w:p w14:paraId="16423DA8" w14:textId="77777777" w:rsidR="008039F7" w:rsidRPr="00BD2206" w:rsidRDefault="008039F7" w:rsidP="008039F7">
      <w:pPr>
        <w:rPr>
          <w:rFonts w:cs="Times New Roman"/>
          <w:kern w:val="2"/>
          <w:lang w:val="en-GB"/>
        </w:rPr>
      </w:pPr>
    </w:p>
    <w:p w14:paraId="06442216" w14:textId="79DE609B" w:rsidR="008039F7" w:rsidRPr="00BD2206" w:rsidRDefault="008039F7" w:rsidP="008039F7">
      <w:pPr>
        <w:rPr>
          <w:rFonts w:ascii="Gulim" w:eastAsia="Gulim" w:hAnsi="Gulim" w:cs="Times New Roman"/>
          <w:kern w:val="2"/>
          <w:sz w:val="24"/>
          <w:lang w:val="en-GB"/>
        </w:rPr>
      </w:pPr>
      <w:r w:rsidRPr="00BD2206">
        <w:rPr>
          <w:rFonts w:eastAsia="Gulim" w:cs="Times New Roman"/>
          <w:b/>
          <w:kern w:val="2"/>
          <w:lang w:val="en-GB"/>
        </w:rPr>
        <w:t>Near-term projected changes in precipitation are uncertain</w:t>
      </w:r>
      <w:r>
        <w:rPr>
          <w:rFonts w:eastAsia="Gulim" w:cs="Times New Roman"/>
          <w:b/>
          <w:kern w:val="2"/>
          <w:lang w:val="en-GB"/>
        </w:rPr>
        <w:t>,</w:t>
      </w:r>
      <w:r w:rsidRPr="00BD2206">
        <w:rPr>
          <w:rFonts w:eastAsia="Gulim" w:cs="Times New Roman"/>
          <w:b/>
          <w:kern w:val="2"/>
          <w:lang w:val="en-GB"/>
        </w:rPr>
        <w:t xml:space="preserve"> mainly because of natural internal variability, model uncertainty, and uncertainty in natural and anthropogenic aerosol forcing (</w:t>
      </w:r>
      <w:r w:rsidRPr="00BD2206">
        <w:rPr>
          <w:rFonts w:eastAsia="Gulim" w:cs="Times New Roman"/>
          <w:b/>
          <w:i/>
          <w:iCs/>
          <w:kern w:val="2"/>
          <w:lang w:val="en-GB"/>
        </w:rPr>
        <w:t>medium confidence</w:t>
      </w:r>
      <w:r w:rsidRPr="00BD2206">
        <w:rPr>
          <w:rFonts w:eastAsia="Gulim" w:cs="Times New Roman"/>
          <w:b/>
          <w:kern w:val="2"/>
          <w:lang w:val="en-GB"/>
        </w:rPr>
        <w:t>).</w:t>
      </w:r>
      <w:r w:rsidRPr="00BD2206">
        <w:rPr>
          <w:rFonts w:eastAsia="Gulim" w:cs="Times New Roman"/>
          <w:kern w:val="2"/>
          <w:lang w:val="en-GB"/>
        </w:rPr>
        <w:t> In the near term, no discernible differences in precipitation changes are projected between different SSPs (</w:t>
      </w:r>
      <w:r w:rsidRPr="00BD2206">
        <w:rPr>
          <w:rFonts w:eastAsia="Gulim" w:cs="Times New Roman"/>
          <w:i/>
          <w:iCs/>
          <w:kern w:val="2"/>
          <w:lang w:val="en-GB"/>
        </w:rPr>
        <w:t>high confidence</w:t>
      </w:r>
      <w:r w:rsidRPr="00BD2206">
        <w:rPr>
          <w:rFonts w:eastAsia="Gulim" w:cs="Times New Roman"/>
          <w:kern w:val="2"/>
          <w:lang w:val="en-GB"/>
        </w:rPr>
        <w:t xml:space="preserve">). The anthropogenic aerosol forcing decreases in most scenarios, </w:t>
      </w:r>
      <w:r w:rsidRPr="00BD2206">
        <w:rPr>
          <w:rFonts w:eastAsia="Gulim" w:cs="Times New Roman"/>
          <w:kern w:val="2"/>
          <w:lang w:val="en-GB"/>
        </w:rPr>
        <w:lastRenderedPageBreak/>
        <w:t>contributing to increases in GSAT (</w:t>
      </w:r>
      <w:r w:rsidRPr="00BD2206">
        <w:rPr>
          <w:rFonts w:eastAsia="Gulim" w:cs="Times New Roman"/>
          <w:i/>
          <w:iCs/>
          <w:kern w:val="2"/>
          <w:lang w:val="en-GB"/>
        </w:rPr>
        <w:t>medium confidence</w:t>
      </w:r>
      <w:r w:rsidRPr="00BD2206">
        <w:rPr>
          <w:rFonts w:eastAsia="Gulim" w:cs="Times New Roman"/>
          <w:kern w:val="2"/>
          <w:lang w:val="en-GB"/>
        </w:rPr>
        <w:t>) and globa</w:t>
      </w:r>
      <w:commentRangeStart w:id="170"/>
      <w:commentRangeStart w:id="171"/>
      <w:r w:rsidRPr="00BD2206">
        <w:rPr>
          <w:rFonts w:eastAsia="Gulim" w:cs="Times New Roman"/>
          <w:kern w:val="2"/>
          <w:lang w:val="en-GB"/>
        </w:rPr>
        <w:t>l</w:t>
      </w:r>
      <w:commentRangeEnd w:id="170"/>
      <w:r w:rsidR="00A7559D">
        <w:rPr>
          <w:rStyle w:val="CommentReference"/>
        </w:rPr>
        <w:commentReference w:id="170"/>
      </w:r>
      <w:commentRangeEnd w:id="171"/>
      <w:r w:rsidR="00032B88">
        <w:rPr>
          <w:rStyle w:val="CommentReference"/>
        </w:rPr>
        <w:commentReference w:id="171"/>
      </w:r>
      <w:del w:id="172" w:author="Ian Blenkinsop" w:date="2021-07-26T18:24:00Z">
        <w:r w:rsidRPr="00BD2206" w:rsidDel="00A7559D">
          <w:rPr>
            <w:rFonts w:eastAsia="Gulim" w:cs="Times New Roman"/>
            <w:kern w:val="2"/>
            <w:lang w:val="en-GB"/>
          </w:rPr>
          <w:delText>-</w:delText>
        </w:r>
      </w:del>
      <w:ins w:id="173" w:author="Ian Blenkinsop" w:date="2021-07-26T18:24:00Z">
        <w:r w:rsidR="00A7559D">
          <w:rPr>
            <w:rFonts w:eastAsia="Gulim" w:cs="Times New Roman"/>
            <w:kern w:val="2"/>
            <w:lang w:val="en-GB"/>
          </w:rPr>
          <w:t xml:space="preserve"> </w:t>
        </w:r>
      </w:ins>
      <w:r w:rsidRPr="00BD2206">
        <w:rPr>
          <w:rFonts w:eastAsia="Gulim" w:cs="Times New Roman"/>
          <w:kern w:val="2"/>
          <w:lang w:val="en-GB"/>
        </w:rPr>
        <w:t>mean land precipitation (</w:t>
      </w:r>
      <w:r w:rsidRPr="00BD2206">
        <w:rPr>
          <w:rFonts w:eastAsia="Gulim" w:cs="Times New Roman"/>
          <w:i/>
          <w:iCs/>
          <w:kern w:val="2"/>
          <w:lang w:val="en-GB"/>
        </w:rPr>
        <w:t>low confidence</w:t>
      </w:r>
      <w:r w:rsidRPr="00BD2206">
        <w:rPr>
          <w:rFonts w:eastAsia="Gulim" w:cs="Times New Roman"/>
          <w:kern w:val="2"/>
          <w:lang w:val="en-GB"/>
        </w:rPr>
        <w:t>). </w:t>
      </w:r>
      <w:del w:id="174" w:author="Sara M Tuson" w:date="2021-07-15T20:24:00Z">
        <w:r w:rsidRPr="00BD2206" w:rsidDel="00092429">
          <w:rPr>
            <w:rFonts w:eastAsia="Gulim" w:cs="Times New Roman"/>
            <w:kern w:val="2"/>
            <w:lang w:val="en-GB"/>
          </w:rPr>
          <w:delText xml:space="preserve"> </w:delText>
        </w:r>
      </w:del>
      <w:r w:rsidRPr="00BD2206">
        <w:rPr>
          <w:rFonts w:eastAsia="Gulim"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_Ref5022619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4.3.1</w:t>
      </w:r>
      <w:r w:rsidRPr="00E35222">
        <w:rPr>
          <w:rFonts w:cs="Times New Roman"/>
          <w:kern w:val="2"/>
          <w:lang w:val="en-GB"/>
        </w:rPr>
        <w:fldChar w:fldCharType="end"/>
      </w:r>
      <w:r w:rsidRPr="00BD2206">
        <w:rPr>
          <w:rFonts w:eastAsia="Gulim" w:cs="Times New Roman"/>
          <w:kern w:val="2"/>
          <w:lang w:val="en-GB"/>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eastAsia="Gulim" w:cs="Times New Roman"/>
          <w:kern w:val="2"/>
          <w:lang w:val="en-GB"/>
        </w:rPr>
        <w:t>, </w:t>
      </w:r>
      <w:r w:rsidRPr="00E35222">
        <w:rPr>
          <w:rFonts w:eastAsia="Gulim" w:cs="Times New Roman"/>
          <w:kern w:val="2"/>
          <w:lang w:val="en-GB"/>
        </w:rPr>
        <w:fldChar w:fldCharType="begin"/>
      </w:r>
      <w:r w:rsidRPr="00BD2206">
        <w:rPr>
          <w:rFonts w:eastAsia="Gulim" w:cs="Times New Roman"/>
          <w:kern w:val="2"/>
          <w:lang w:val="en-GB"/>
        </w:rPr>
        <w:instrText xml:space="preserve"> REF _Ref29568922 \n \h </w:instrText>
      </w:r>
      <w:r w:rsidRPr="00E35222">
        <w:rPr>
          <w:rFonts w:eastAsia="Gulim" w:cs="Times New Roman"/>
          <w:kern w:val="2"/>
          <w:lang w:val="en-GB"/>
        </w:rPr>
      </w:r>
      <w:r w:rsidRPr="00E35222">
        <w:rPr>
          <w:rFonts w:eastAsia="Gulim" w:cs="Times New Roman"/>
          <w:kern w:val="2"/>
          <w:lang w:val="en-GB"/>
        </w:rPr>
        <w:fldChar w:fldCharType="separate"/>
      </w:r>
      <w:r w:rsidRPr="00BD2206">
        <w:rPr>
          <w:rFonts w:eastAsia="Gulim" w:cs="Times New Roman"/>
          <w:kern w:val="2"/>
          <w:lang w:val="en-GB"/>
        </w:rPr>
        <w:t>4.4.4</w:t>
      </w:r>
      <w:r w:rsidRPr="00E35222">
        <w:rPr>
          <w:rFonts w:eastAsia="Gulim" w:cs="Times New Roman"/>
          <w:kern w:val="2"/>
          <w:lang w:val="en-GB"/>
        </w:rPr>
        <w:fldChar w:fldCharType="end"/>
      </w:r>
      <w:r w:rsidRPr="00BD2206">
        <w:rPr>
          <w:rFonts w:eastAsia="Gulim" w:cs="Times New Roman"/>
          <w:kern w:val="2"/>
          <w:lang w:val="en-GB"/>
        </w:rPr>
        <w:t>, 8.5}</w:t>
      </w:r>
    </w:p>
    <w:p w14:paraId="7EDC677A" w14:textId="77777777" w:rsidR="008039F7" w:rsidRPr="00BD2206" w:rsidRDefault="008039F7" w:rsidP="008039F7">
      <w:pPr>
        <w:rPr>
          <w:rFonts w:cs="Times New Roman"/>
          <w:kern w:val="2"/>
          <w:lang w:val="en-GB"/>
        </w:rPr>
      </w:pPr>
    </w:p>
    <w:p w14:paraId="687AAA14" w14:textId="39A54BD7" w:rsidR="008039F7" w:rsidRPr="00BD2206" w:rsidRDefault="008039F7" w:rsidP="008039F7">
      <w:pPr>
        <w:rPr>
          <w:rFonts w:cs="Times New Roman"/>
          <w:kern w:val="2"/>
          <w:lang w:val="en-GB"/>
        </w:rPr>
      </w:pPr>
      <w:r w:rsidRPr="00BD2206">
        <w:rPr>
          <w:rFonts w:eastAsia="Gulim" w:cs="Times New Roman"/>
          <w:b/>
          <w:kern w:val="2"/>
          <w:lang w:val="en-GB"/>
        </w:rPr>
        <w:t xml:space="preserve">In response to greenhouse gas-induced warming, it is </w:t>
      </w:r>
      <w:r w:rsidRPr="00BD2206">
        <w:rPr>
          <w:rFonts w:eastAsia="Gulim" w:cs="Times New Roman"/>
          <w:b/>
          <w:i/>
          <w:iCs/>
          <w:kern w:val="2"/>
          <w:lang w:val="en-GB"/>
        </w:rPr>
        <w:t>likely</w:t>
      </w:r>
      <w:r w:rsidRPr="00BD2206">
        <w:rPr>
          <w:rFonts w:eastAsia="Gulim" w:cs="Times New Roman"/>
          <w:b/>
          <w:kern w:val="2"/>
          <w:lang w:val="en-GB"/>
        </w:rPr>
        <w:t xml:space="preserve"> that global land monsoon precipitation will increase, particularly in the Northern Hemisphere, although Northern Hemisphere monsoon circulation will </w:t>
      </w:r>
      <w:r w:rsidRPr="00BD2206">
        <w:rPr>
          <w:rFonts w:eastAsia="Gulim" w:cs="Times New Roman"/>
          <w:b/>
          <w:i/>
          <w:iCs/>
          <w:kern w:val="2"/>
          <w:lang w:val="en-GB"/>
        </w:rPr>
        <w:t>likely</w:t>
      </w:r>
      <w:r w:rsidRPr="00BD2206">
        <w:rPr>
          <w:rFonts w:eastAsia="Gulim" w:cs="Times New Roman"/>
          <w:b/>
          <w:kern w:val="2"/>
          <w:lang w:val="en-GB"/>
        </w:rPr>
        <w:t xml:space="preserve"> weaken.</w:t>
      </w:r>
      <w:r w:rsidRPr="00BD2206">
        <w:rPr>
          <w:rFonts w:eastAsia="Gulim" w:cs="Times New Roman"/>
          <w:kern w:val="2"/>
          <w:lang w:val="en-GB"/>
        </w:rPr>
        <w:t xml:space="preserve"> In the long term (</w:t>
      </w:r>
      <w:r w:rsidRPr="00BD2206">
        <w:rPr>
          <w:rFonts w:cs="Times New Roman"/>
          <w:kern w:val="2"/>
          <w:lang w:val="en-GB"/>
        </w:rPr>
        <w:t>2081–2100</w:t>
      </w:r>
      <w:r w:rsidRPr="00BD2206">
        <w:rPr>
          <w:rFonts w:eastAsia="Gulim" w:cs="Times New Roman"/>
          <w:kern w:val="2"/>
          <w:lang w:val="en-GB"/>
        </w:rPr>
        <w:t>), monsoon rainfall change will feature a north</w:t>
      </w:r>
      <w:r w:rsidRPr="00BD2206">
        <w:rPr>
          <w:rFonts w:cs="Times New Roman"/>
          <w:kern w:val="2"/>
          <w:lang w:val="en-GB"/>
        </w:rPr>
        <w:t>–</w:t>
      </w:r>
      <w:r w:rsidRPr="00BD2206">
        <w:rPr>
          <w:rFonts w:eastAsia="Gulim" w:cs="Times New Roman"/>
          <w:kern w:val="2"/>
          <w:lang w:val="en-GB"/>
        </w:rPr>
        <w:t>south asymmetry characterized by a greater increase in the Northern Hemisphere than in the Southern Hemisphere and an east</w:t>
      </w:r>
      <w:r w:rsidRPr="00BD2206">
        <w:rPr>
          <w:rFonts w:cs="Times New Roman"/>
          <w:kern w:val="2"/>
          <w:lang w:val="en-GB"/>
        </w:rPr>
        <w:t>–</w:t>
      </w:r>
      <w:r w:rsidRPr="00BD2206">
        <w:rPr>
          <w:rFonts w:eastAsia="Gulim" w:cs="Times New Roman"/>
          <w:kern w:val="2"/>
          <w:lang w:val="en-GB"/>
        </w:rPr>
        <w:t>west asymmetry characterized by an increase in Asian-African monsoon regions and a decrease in the North American monsoon region (</w:t>
      </w:r>
      <w:r w:rsidRPr="00BD2206">
        <w:rPr>
          <w:rFonts w:eastAsia="Gulim" w:cs="Times New Roman"/>
          <w:i/>
          <w:iCs/>
          <w:kern w:val="2"/>
          <w:lang w:val="en-GB"/>
        </w:rPr>
        <w:t>medium confidence</w:t>
      </w:r>
      <w:r w:rsidRPr="00BD2206">
        <w:rPr>
          <w:rFonts w:eastAsia="Gulim" w:cs="Times New Roman"/>
          <w:kern w:val="2"/>
          <w:lang w:val="en-GB"/>
        </w:rPr>
        <w:t>). Near-term changes in global monsoon precipitation and circulation are uncertain due to model uncertainty and internal variability such as Atlantic Multi</w:t>
      </w:r>
      <w:r>
        <w:rPr>
          <w:rFonts w:eastAsia="Gulim" w:cs="Times New Roman"/>
          <w:kern w:val="2"/>
          <w:lang w:val="en-GB"/>
        </w:rPr>
        <w:t>-</w:t>
      </w:r>
      <w:r w:rsidRPr="00BD2206">
        <w:rPr>
          <w:rFonts w:eastAsia="Gulim" w:cs="Times New Roman"/>
          <w:kern w:val="2"/>
          <w:lang w:val="en-GB"/>
        </w:rPr>
        <w:t>decadal Variability and Pacific Decadal Variability (</w:t>
      </w:r>
      <w:r w:rsidRPr="00BD2206">
        <w:rPr>
          <w:rFonts w:eastAsia="Gulim" w:cs="Times New Roman"/>
          <w:i/>
          <w:iCs/>
          <w:kern w:val="2"/>
          <w:lang w:val="en-GB"/>
        </w:rPr>
        <w:t>medium confidence</w:t>
      </w:r>
      <w:r w:rsidRPr="00BD2206">
        <w:rPr>
          <w:rFonts w:eastAsia="Gulim" w:cs="Times New Roman"/>
          <w:kern w:val="2"/>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_Ref29548930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4.4.1</w:t>
      </w:r>
      <w:r w:rsidRPr="00E35222">
        <w:rPr>
          <w:rFonts w:cs="Times New Roman"/>
          <w:color w:val="000000"/>
          <w:kern w:val="2"/>
          <w:lang w:val="en-GB"/>
        </w:rPr>
        <w:fldChar w:fldCharType="end"/>
      </w:r>
      <w:r w:rsidRPr="00BD2206">
        <w:rPr>
          <w:rFonts w:cs="Times New Roman"/>
          <w:color w:val="000000"/>
          <w:kern w:val="2"/>
          <w:lang w:val="en-GB"/>
        </w:rPr>
        <w:t xml:space="preserve">,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cs="Times New Roman"/>
          <w:color w:val="000000"/>
          <w:kern w:val="2"/>
          <w:lang w:val="en-GB"/>
        </w:rPr>
        <w:t xml:space="preserve">, </w:t>
      </w:r>
      <w:r w:rsidRPr="00BD2206">
        <w:rPr>
          <w:rFonts w:cs="Times New Roman"/>
          <w:kern w:val="2"/>
          <w:lang w:val="en-GB"/>
        </w:rPr>
        <w:t>8.4.1, 10.6.3</w:t>
      </w:r>
      <w:r w:rsidRPr="00BD2206">
        <w:rPr>
          <w:rFonts w:cs="Times New Roman"/>
          <w:color w:val="000000"/>
          <w:kern w:val="2"/>
          <w:lang w:val="en-GB"/>
        </w:rPr>
        <w:t>}</w:t>
      </w:r>
    </w:p>
    <w:p w14:paraId="44DBBDB9" w14:textId="77777777" w:rsidR="008039F7" w:rsidRPr="00BD2206" w:rsidRDefault="008039F7" w:rsidP="008039F7">
      <w:pPr>
        <w:rPr>
          <w:rFonts w:cs="Times New Roman"/>
          <w:kern w:val="2"/>
          <w:lang w:val="en-GB"/>
        </w:rPr>
      </w:pPr>
    </w:p>
    <w:p w14:paraId="3D0A30BB" w14:textId="24A507CA" w:rsidR="008039F7" w:rsidRPr="00BD2206" w:rsidRDefault="008039F7" w:rsidP="008039F7">
      <w:pPr>
        <w:rPr>
          <w:rFonts w:cs="Times New Roman"/>
          <w:b/>
          <w:i/>
          <w:kern w:val="2"/>
          <w:lang w:val="en-GB"/>
        </w:rPr>
      </w:pPr>
      <w:r w:rsidRPr="00BD2206">
        <w:rPr>
          <w:rFonts w:cs="Times New Roman"/>
          <w:b/>
          <w:color w:val="000000"/>
          <w:kern w:val="2"/>
          <w:lang w:val="en-GB" w:eastAsia="en-GB"/>
        </w:rPr>
        <w:t xml:space="preserve">It is </w:t>
      </w:r>
      <w:r w:rsidRPr="00BD2206">
        <w:rPr>
          <w:rFonts w:cs="Times New Roman"/>
          <w:b/>
          <w:i/>
          <w:iCs/>
          <w:color w:val="000000"/>
          <w:kern w:val="2"/>
          <w:lang w:val="en-GB" w:eastAsia="en-GB"/>
        </w:rPr>
        <w:t>likely</w:t>
      </w:r>
      <w:r w:rsidRPr="00BD2206">
        <w:rPr>
          <w:rFonts w:cs="Times New Roman"/>
          <w:b/>
          <w:color w:val="000000"/>
          <w:kern w:val="2"/>
          <w:lang w:val="en-GB" w:eastAsia="en-GB"/>
        </w:rPr>
        <w:t xml:space="preserve"> that at least one large volcanic eruption will occur during the 21st century. Such an eruption would reduce GSAT for several years, decrease global</w:t>
      </w:r>
      <w:del w:id="175" w:author="Ian Blenkinsop" w:date="2021-07-26T18:24:00Z">
        <w:r w:rsidRPr="00BD2206" w:rsidDel="00A7559D">
          <w:rPr>
            <w:rFonts w:cs="Times New Roman"/>
            <w:b/>
            <w:color w:val="000000"/>
            <w:kern w:val="2"/>
            <w:lang w:val="en-GB" w:eastAsia="en-GB"/>
          </w:rPr>
          <w:delText>-</w:delText>
        </w:r>
      </w:del>
      <w:ins w:id="176" w:author="Ian Blenkinsop" w:date="2021-07-26T18:24:00Z">
        <w:r w:rsidR="00A7559D">
          <w:rPr>
            <w:rFonts w:cs="Times New Roman"/>
            <w:b/>
            <w:color w:val="000000"/>
            <w:kern w:val="2"/>
            <w:lang w:val="en-GB" w:eastAsia="en-GB"/>
          </w:rPr>
          <w:t xml:space="preserve"> </w:t>
        </w:r>
      </w:ins>
      <w:r w:rsidRPr="00BD2206">
        <w:rPr>
          <w:rFonts w:cs="Times New Roman"/>
          <w:b/>
          <w:color w:val="000000"/>
          <w:kern w:val="2"/>
          <w:lang w:val="en-GB" w:eastAsia="en-GB"/>
        </w:rPr>
        <w:t>mean land precipitation, alter monsoon circulation, modify extreme precipitation, and change the profile of many regional climatic impact</w:t>
      </w:r>
      <w:r>
        <w:rPr>
          <w:rFonts w:cs="Times New Roman"/>
          <w:b/>
          <w:color w:val="000000"/>
          <w:kern w:val="2"/>
          <w:lang w:val="en-GB" w:eastAsia="en-GB"/>
        </w:rPr>
        <w:t>-</w:t>
      </w:r>
      <w:r w:rsidRPr="00BD2206">
        <w:rPr>
          <w:rFonts w:cs="Times New Roman"/>
          <w:b/>
          <w:color w:val="000000"/>
          <w:kern w:val="2"/>
          <w:lang w:val="en-GB" w:eastAsia="en-GB"/>
        </w:rPr>
        <w:t>drivers.</w:t>
      </w:r>
      <w:r w:rsidRPr="00BD2206">
        <w:rPr>
          <w:rFonts w:cs="Times New Roman"/>
          <w:color w:val="000000"/>
          <w:kern w:val="2"/>
          <w:lang w:val="en-GB" w:eastAsia="en-GB"/>
        </w:rPr>
        <w:t xml:space="preserve"> A low-likelihood</w:t>
      </w:r>
      <w:r>
        <w:rPr>
          <w:rFonts w:cs="Times New Roman"/>
          <w:color w:val="000000"/>
          <w:kern w:val="2"/>
          <w:lang w:val="en-GB" w:eastAsia="en-GB"/>
        </w:rPr>
        <w:t>,</w:t>
      </w:r>
      <w:r w:rsidRPr="00BD2206">
        <w:rPr>
          <w:rFonts w:cs="Times New Roman"/>
          <w:color w:val="000000"/>
          <w:kern w:val="2"/>
          <w:lang w:val="en-GB" w:eastAsia="en-GB"/>
        </w:rPr>
        <w:t xml:space="preserve"> high-impact outcome would be several large eruptions that would greatly alter the 21st century climate trajectory compared to SSP-based Earth system model projections. {Cross-Chapter Box 4.1}</w:t>
      </w:r>
    </w:p>
    <w:p w14:paraId="4AFC5D8F" w14:textId="77777777" w:rsidR="008039F7" w:rsidRPr="00BD2206" w:rsidRDefault="008039F7" w:rsidP="008039F7">
      <w:pPr>
        <w:rPr>
          <w:rFonts w:cs="Times New Roman"/>
          <w:kern w:val="2"/>
          <w:lang w:val="en-GB"/>
        </w:rPr>
      </w:pPr>
    </w:p>
    <w:p w14:paraId="4E9E18CE" w14:textId="77777777" w:rsidR="008039F7" w:rsidRPr="00BD2206" w:rsidRDefault="008039F7" w:rsidP="008039F7">
      <w:pPr>
        <w:rPr>
          <w:rFonts w:cs="Times New Roman"/>
          <w:b/>
          <w:i/>
          <w:color w:val="000000"/>
          <w:kern w:val="2"/>
          <w:lang w:val="en-GB"/>
        </w:rPr>
      </w:pPr>
      <w:r w:rsidRPr="00BD2206">
        <w:rPr>
          <w:rFonts w:cs="Times New Roman"/>
          <w:b/>
          <w:i/>
          <w:color w:val="000000"/>
          <w:kern w:val="2"/>
          <w:lang w:val="en-GB"/>
        </w:rPr>
        <w:t>Large-scale Circulation and Modes of Variability</w:t>
      </w:r>
    </w:p>
    <w:p w14:paraId="222A7938" w14:textId="77777777" w:rsidR="008039F7" w:rsidRPr="00BD2206" w:rsidRDefault="008039F7" w:rsidP="008039F7">
      <w:pPr>
        <w:rPr>
          <w:rFonts w:eastAsia="Gulim" w:cs="Times New Roman"/>
          <w:kern w:val="2"/>
          <w:lang w:val="en-GB" w:eastAsia="ko-KR"/>
        </w:rPr>
      </w:pPr>
    </w:p>
    <w:p w14:paraId="52791FC7" w14:textId="06CF96B7" w:rsidR="008039F7" w:rsidRPr="00BD2206" w:rsidRDefault="008039F7" w:rsidP="008039F7">
      <w:pPr>
        <w:rPr>
          <w:rFonts w:cs="Times New Roman"/>
          <w:kern w:val="2"/>
          <w:lang w:val="en-GB"/>
        </w:rPr>
      </w:pPr>
      <w:r w:rsidRPr="00BD2206">
        <w:rPr>
          <w:rFonts w:cs="Times New Roman"/>
          <w:b/>
          <w:kern w:val="2"/>
          <w:lang w:val="en-GB"/>
        </w:rPr>
        <w:t xml:space="preserve">In the near term, the forced change in Southern Annular Mode in austral summer is </w:t>
      </w:r>
      <w:r w:rsidRPr="00BD2206">
        <w:rPr>
          <w:rFonts w:cs="Times New Roman"/>
          <w:b/>
          <w:i/>
          <w:kern w:val="2"/>
          <w:lang w:val="en-GB"/>
        </w:rPr>
        <w:t>likely</w:t>
      </w:r>
      <w:r w:rsidRPr="00BD2206">
        <w:rPr>
          <w:rFonts w:cs="Times New Roman"/>
          <w:b/>
          <w:kern w:val="2"/>
          <w:lang w:val="en-GB"/>
        </w:rPr>
        <w:t xml:space="preserve"> to be weaker than observed during the late 20th century under all five SSPs assessed.</w:t>
      </w:r>
      <w:r w:rsidRPr="00BD2206">
        <w:rPr>
          <w:rFonts w:cs="Times New Roman"/>
          <w:kern w:val="2"/>
          <w:lang w:val="en-GB"/>
        </w:rPr>
        <w:t xml:space="preserve"> </w:t>
      </w:r>
      <w:r w:rsidRPr="00BD2206">
        <w:rPr>
          <w:rFonts w:eastAsia="Gulim" w:cs="Times New Roman"/>
          <w:color w:val="000000"/>
          <w:kern w:val="2"/>
          <w:lang w:val="en-GB" w:eastAsia="ko-KR"/>
        </w:rPr>
        <w:t xml:space="preserve">This is because of the opposing influence in the near- to mid-term from stratospheric ozone recovery and increases in </w:t>
      </w:r>
      <w:r w:rsidRPr="00BD2206">
        <w:rPr>
          <w:rFonts w:eastAsia="Gulim" w:cs="Times New Roman"/>
          <w:kern w:val="2"/>
          <w:lang w:val="en-GB" w:eastAsia="ko-KR"/>
        </w:rPr>
        <w:t xml:space="preserve">other </w:t>
      </w:r>
      <w:r w:rsidRPr="00BD2206">
        <w:rPr>
          <w:rFonts w:eastAsia="Gulim" w:cs="Times New Roman"/>
          <w:color w:val="000000"/>
          <w:kern w:val="2"/>
          <w:lang w:val="en-GB" w:eastAsia="ko-KR"/>
        </w:rPr>
        <w:t>greenhouse gases on the Southern Hemisphere summertime mid-latitude circulation (</w:t>
      </w:r>
      <w:r w:rsidRPr="00BD2206">
        <w:rPr>
          <w:rFonts w:eastAsia="Gulim" w:cs="Times New Roman"/>
          <w:i/>
          <w:iCs/>
          <w:color w:val="000000"/>
          <w:kern w:val="2"/>
          <w:lang w:val="en-GB" w:eastAsia="ko-KR"/>
        </w:rPr>
        <w:t>high confidence</w:t>
      </w:r>
      <w:r w:rsidRPr="00BD2206">
        <w:rPr>
          <w:rFonts w:eastAsia="Gulim" w:cs="Times New Roman"/>
          <w:color w:val="000000"/>
          <w:kern w:val="2"/>
          <w:lang w:val="en-GB" w:eastAsia="ko-KR"/>
        </w:rPr>
        <w:t>). In the near term, forced changes in the Southern Annular Mode</w:t>
      </w:r>
      <w:r w:rsidR="003B35B8">
        <w:rPr>
          <w:rFonts w:eastAsia="Gulim" w:cs="Times New Roman"/>
          <w:color w:val="000000"/>
          <w:kern w:val="2"/>
          <w:lang w:val="en-GB" w:eastAsia="ko-KR"/>
        </w:rPr>
        <w:t xml:space="preserve"> </w:t>
      </w:r>
      <w:r w:rsidRPr="00BD2206">
        <w:rPr>
          <w:rFonts w:eastAsia="Gulim" w:cs="Times New Roman"/>
          <w:color w:val="000000"/>
          <w:kern w:val="2"/>
          <w:lang w:val="en-GB" w:eastAsia="ko-KR"/>
        </w:rPr>
        <w:t xml:space="preserve">in austral summer are therefore </w:t>
      </w:r>
      <w:r w:rsidRPr="00BD2206">
        <w:rPr>
          <w:rFonts w:eastAsia="Gulim" w:cs="Times New Roman"/>
          <w:i/>
          <w:iCs/>
          <w:color w:val="000000"/>
          <w:kern w:val="2"/>
          <w:lang w:val="en-GB" w:eastAsia="ko-KR"/>
        </w:rPr>
        <w:t>likely</w:t>
      </w:r>
      <w:r w:rsidRPr="00BD2206">
        <w:rPr>
          <w:rFonts w:eastAsia="Gulim" w:cs="Times New Roman"/>
          <w:color w:val="000000"/>
          <w:kern w:val="2"/>
          <w:lang w:val="en-GB" w:eastAsia="ko-KR"/>
        </w:rPr>
        <w:t xml:space="preserve"> to be smaller than changes due to natural internal variability.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_Ref29549332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4.3.3</w:t>
      </w:r>
      <w:r w:rsidRPr="00E35222">
        <w:rPr>
          <w:rFonts w:cs="Times New Roman"/>
          <w:kern w:val="2"/>
          <w:lang w:val="en-GB"/>
        </w:rPr>
        <w:fldChar w:fldCharType="end"/>
      </w:r>
      <w:r w:rsidRPr="00BD2206">
        <w:rPr>
          <w:rFonts w:cs="Times New Roman"/>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_Ref29549350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4.4.3</w:t>
      </w:r>
      <w:r w:rsidRPr="00E35222">
        <w:rPr>
          <w:rFonts w:cs="Times New Roman"/>
          <w:kern w:val="2"/>
          <w:lang w:val="en-GB"/>
        </w:rPr>
        <w:fldChar w:fldCharType="end"/>
      </w:r>
      <w:r w:rsidRPr="00BD2206">
        <w:rPr>
          <w:rFonts w:cs="Times New Roman"/>
          <w:kern w:val="2"/>
          <w:lang w:val="en-GB"/>
        </w:rPr>
        <w:t>}</w:t>
      </w:r>
    </w:p>
    <w:p w14:paraId="0BC4E53F" w14:textId="77777777" w:rsidR="008039F7" w:rsidRPr="00BD2206" w:rsidRDefault="008039F7" w:rsidP="008039F7">
      <w:pPr>
        <w:rPr>
          <w:rFonts w:cs="Times New Roman"/>
          <w:kern w:val="2"/>
          <w:lang w:val="en-GB"/>
        </w:rPr>
      </w:pPr>
    </w:p>
    <w:p w14:paraId="1B9B4E19" w14:textId="2DB372DF" w:rsidR="008039F7" w:rsidRPr="00BD2206" w:rsidRDefault="008039F7" w:rsidP="008039F7">
      <w:pPr>
        <w:rPr>
          <w:rFonts w:cs="Times New Roman"/>
          <w:kern w:val="2"/>
          <w:lang w:val="en-GB"/>
        </w:rPr>
      </w:pPr>
      <w:r w:rsidRPr="002E34D3">
        <w:rPr>
          <w:rFonts w:eastAsia="Gulim" w:cs="Times New Roman"/>
          <w:b/>
          <w:kern w:val="2"/>
          <w:lang w:val="en-GB"/>
        </w:rPr>
        <w:t xml:space="preserve">In the long term, the Southern Hemisphere mid-latitude jet is </w:t>
      </w:r>
      <w:r w:rsidRPr="002E34D3">
        <w:rPr>
          <w:rFonts w:eastAsia="Gulim" w:cs="Times New Roman"/>
          <w:b/>
          <w:i/>
          <w:iCs/>
          <w:kern w:val="2"/>
          <w:lang w:val="en-GB"/>
        </w:rPr>
        <w:t>likely</w:t>
      </w:r>
      <w:r w:rsidRPr="002E34D3">
        <w:rPr>
          <w:rFonts w:eastAsia="Gulim" w:cs="Times New Roman"/>
          <w:b/>
          <w:kern w:val="2"/>
          <w:lang w:val="en-GB"/>
        </w:rPr>
        <w:t xml:space="preserve"> to shift poleward and strengthen under SSP5-8.5 relative to 1995–2014.</w:t>
      </w:r>
      <w:r w:rsidRPr="002E34D3">
        <w:rPr>
          <w:rFonts w:eastAsia="Gulim" w:cs="Times New Roman"/>
          <w:kern w:val="2"/>
          <w:lang w:val="en-GB"/>
        </w:rPr>
        <w:t xml:space="preserve"> This is </w:t>
      </w:r>
      <w:r w:rsidRPr="002E34D3">
        <w:rPr>
          <w:rFonts w:eastAsia="Gulim" w:cs="Times New Roman"/>
          <w:i/>
          <w:iCs/>
          <w:kern w:val="2"/>
          <w:lang w:val="en-GB"/>
        </w:rPr>
        <w:t>likely</w:t>
      </w:r>
      <w:r w:rsidRPr="002E34D3">
        <w:rPr>
          <w:rFonts w:eastAsia="Gulim" w:cs="Times New Roman"/>
          <w:kern w:val="2"/>
          <w:lang w:val="en-GB"/>
        </w:rPr>
        <w:t xml:space="preserve"> to be accompanied by an increase in the Southern Annular Mode</w:t>
      </w:r>
      <w:r w:rsidR="003B35B8">
        <w:rPr>
          <w:rFonts w:eastAsia="Gulim" w:cs="Times New Roman"/>
          <w:kern w:val="2"/>
          <w:lang w:val="en-GB"/>
        </w:rPr>
        <w:t xml:space="preserve"> </w:t>
      </w:r>
      <w:r w:rsidRPr="002E34D3">
        <w:rPr>
          <w:rFonts w:eastAsia="Gulim" w:cs="Times New Roman"/>
          <w:kern w:val="2"/>
          <w:lang w:val="en-GB"/>
        </w:rPr>
        <w:t xml:space="preserve">index in all seasons relative to 1995–2014. For SSP1-2.6, CMIP6 models project no robust change in the Southern Annular Mode index in the long term. </w:t>
      </w:r>
      <w:r w:rsidRPr="002E34D3">
        <w:rPr>
          <w:rFonts w:eastAsia="Gulim" w:cs="Times New Roman"/>
          <w:color w:val="000000"/>
          <w:kern w:val="2"/>
          <w:lang w:val="en-GB"/>
        </w:rPr>
        <w:t>It is </w:t>
      </w:r>
      <w:r w:rsidRPr="002E34D3">
        <w:rPr>
          <w:rFonts w:eastAsia="Gulim" w:cs="Times New Roman"/>
          <w:i/>
          <w:iCs/>
          <w:color w:val="000000"/>
          <w:kern w:val="2"/>
          <w:lang w:val="en-GB"/>
        </w:rPr>
        <w:t>likely</w:t>
      </w:r>
      <w:r w:rsidRPr="002E34D3">
        <w:rPr>
          <w:rFonts w:eastAsia="Gulim" w:cs="Times New Roman"/>
          <w:color w:val="000000"/>
          <w:kern w:val="2"/>
          <w:lang w:val="en-GB"/>
        </w:rPr>
        <w:t xml:space="preserve"> that wind speeds associated with extratropical cyclones will strengthen in the Southern Hemisphere storm track for SSP5-8.5. </w:t>
      </w:r>
      <w:r w:rsidRPr="002E34D3">
        <w:rPr>
          <w:rFonts w:cs="Times New Roman"/>
          <w:kern w:val="2"/>
          <w:lang w:val="en-GB"/>
        </w:rPr>
        <w:t>{</w:t>
      </w:r>
      <w:r w:rsidRPr="002E34D3">
        <w:rPr>
          <w:rFonts w:cs="Times New Roman"/>
          <w:color w:val="000000"/>
          <w:kern w:val="2"/>
          <w:lang w:val="en-GB"/>
        </w:rPr>
        <w:fldChar w:fldCharType="begin"/>
      </w:r>
      <w:r w:rsidRPr="002E34D3">
        <w:rPr>
          <w:rFonts w:cs="Times New Roman"/>
          <w:color w:val="000000"/>
          <w:kern w:val="2"/>
          <w:lang w:val="en-GB"/>
        </w:rPr>
        <w:instrText xml:space="preserve"> REF _Ref29549303 \r \h </w:instrText>
      </w:r>
      <w:r w:rsidRPr="00B464A6">
        <w:rPr>
          <w:rFonts w:cs="Times New Roman"/>
          <w:color w:val="000000"/>
          <w:kern w:val="2"/>
          <w:lang w:val="en-GB"/>
        </w:rPr>
        <w:instrText xml:space="preserve"> \* MERGEFORMAT </w:instrText>
      </w:r>
      <w:r w:rsidRPr="002E34D3">
        <w:rPr>
          <w:rFonts w:cs="Times New Roman"/>
          <w:color w:val="000000"/>
          <w:kern w:val="2"/>
          <w:lang w:val="en-GB"/>
        </w:rPr>
      </w:r>
      <w:r w:rsidRPr="002E34D3">
        <w:rPr>
          <w:rFonts w:cs="Times New Roman"/>
          <w:color w:val="000000"/>
          <w:kern w:val="2"/>
          <w:lang w:val="en-GB"/>
        </w:rPr>
        <w:fldChar w:fldCharType="separate"/>
      </w:r>
      <w:r w:rsidRPr="002E34D3">
        <w:rPr>
          <w:rFonts w:cs="Times New Roman"/>
          <w:color w:val="000000"/>
          <w:kern w:val="2"/>
          <w:lang w:val="en-GB"/>
        </w:rPr>
        <w:t>4.5.1</w:t>
      </w:r>
      <w:r w:rsidRPr="002E34D3">
        <w:rPr>
          <w:rFonts w:cs="Times New Roman"/>
          <w:color w:val="000000"/>
          <w:kern w:val="2"/>
          <w:lang w:val="en-GB"/>
        </w:rPr>
        <w:fldChar w:fldCharType="end"/>
      </w:r>
      <w:r w:rsidRPr="002E34D3">
        <w:rPr>
          <w:rFonts w:cs="Times New Roman"/>
          <w:kern w:val="2"/>
          <w:lang w:val="en-GB"/>
        </w:rPr>
        <w:t xml:space="preserve">, </w:t>
      </w:r>
      <w:r w:rsidRPr="002E34D3">
        <w:rPr>
          <w:rFonts w:cs="Times New Roman"/>
          <w:kern w:val="2"/>
          <w:lang w:val="en-GB"/>
        </w:rPr>
        <w:fldChar w:fldCharType="begin"/>
      </w:r>
      <w:r w:rsidRPr="002E34D3">
        <w:rPr>
          <w:rFonts w:cs="Times New Roman"/>
          <w:kern w:val="2"/>
          <w:lang w:val="en-GB"/>
        </w:rPr>
        <w:instrText xml:space="preserve"> REF _Ref29549388 \r \h </w:instrText>
      </w:r>
      <w:r w:rsidRPr="00B464A6">
        <w:rPr>
          <w:rFonts w:cs="Times New Roman"/>
          <w:kern w:val="2"/>
          <w:lang w:val="en-GB"/>
        </w:rPr>
        <w:instrText xml:space="preserve"> \* MERGEFORMAT </w:instrText>
      </w:r>
      <w:r w:rsidRPr="002E34D3">
        <w:rPr>
          <w:rFonts w:cs="Times New Roman"/>
          <w:kern w:val="2"/>
          <w:lang w:val="en-GB"/>
        </w:rPr>
      </w:r>
      <w:r w:rsidRPr="002E34D3">
        <w:rPr>
          <w:rFonts w:cs="Times New Roman"/>
          <w:kern w:val="2"/>
          <w:lang w:val="en-GB"/>
        </w:rPr>
        <w:fldChar w:fldCharType="separate"/>
      </w:r>
      <w:r w:rsidRPr="002E34D3">
        <w:rPr>
          <w:rFonts w:cs="Times New Roman"/>
          <w:kern w:val="2"/>
          <w:lang w:val="en-GB"/>
        </w:rPr>
        <w:t>4.5.3</w:t>
      </w:r>
      <w:r w:rsidRPr="002E34D3">
        <w:rPr>
          <w:rFonts w:cs="Times New Roman"/>
          <w:kern w:val="2"/>
          <w:lang w:val="en-GB"/>
        </w:rPr>
        <w:fldChar w:fldCharType="end"/>
      </w:r>
      <w:r w:rsidRPr="002E34D3">
        <w:rPr>
          <w:rFonts w:cs="Times New Roman"/>
          <w:kern w:val="2"/>
          <w:lang w:val="en-GB"/>
        </w:rPr>
        <w:t>}</w:t>
      </w:r>
    </w:p>
    <w:p w14:paraId="300FCF01" w14:textId="77777777" w:rsidR="008039F7" w:rsidRPr="00BD2206" w:rsidRDefault="008039F7" w:rsidP="008039F7">
      <w:pPr>
        <w:rPr>
          <w:rFonts w:eastAsia="Gulim" w:cs="Times New Roman"/>
          <w:color w:val="000000"/>
          <w:kern w:val="2"/>
          <w:lang w:val="en-GB" w:eastAsia="ko-KR"/>
        </w:rPr>
      </w:pPr>
    </w:p>
    <w:p w14:paraId="69851C7F" w14:textId="3D2957C4" w:rsidR="008039F7" w:rsidRPr="00BD2206" w:rsidRDefault="008039F7" w:rsidP="008039F7">
      <w:pPr>
        <w:rPr>
          <w:rFonts w:eastAsia="Gulim" w:cs="Times New Roman"/>
          <w:color w:val="000000"/>
          <w:kern w:val="2"/>
          <w:lang w:val="en-GB" w:eastAsia="ko-KR"/>
        </w:rPr>
      </w:pPr>
      <w:r w:rsidRPr="00BD2206">
        <w:rPr>
          <w:rFonts w:cs="Times New Roman"/>
          <w:b/>
          <w:kern w:val="2"/>
          <w:lang w:val="en-GB"/>
        </w:rPr>
        <w:t xml:space="preserve">The CMIP6 multi-model ensemble projects a long-term increase in the boreal wintertime Northern Annular Mode index under the high-emission scenarios of SSP3-7.0 and SSP5-8.5, but regional changes may deviate from a simple shift in the mid-latitude circulation. </w:t>
      </w:r>
      <w:r w:rsidRPr="00BD2206">
        <w:rPr>
          <w:rFonts w:eastAsia="Gulim" w:cs="Times New Roman"/>
          <w:color w:val="000000"/>
          <w:kern w:val="2"/>
          <w:lang w:val="en-GB" w:eastAsia="ko-KR"/>
        </w:rPr>
        <w:t xml:space="preserve">Substantial uncertainty and thus </w:t>
      </w:r>
      <w:r w:rsidRPr="00BD2206">
        <w:rPr>
          <w:rFonts w:eastAsia="Gulim" w:cs="Times New Roman"/>
          <w:i/>
          <w:color w:val="000000"/>
          <w:kern w:val="2"/>
          <w:lang w:val="en-GB" w:eastAsia="ko-KR"/>
        </w:rPr>
        <w:t>low confidence</w:t>
      </w:r>
      <w:r w:rsidRPr="00BD2206">
        <w:rPr>
          <w:rFonts w:eastAsia="Gulim" w:cs="Times New Roman"/>
          <w:color w:val="000000"/>
          <w:kern w:val="2"/>
          <w:lang w:val="en-GB" w:eastAsia="ko-KR"/>
        </w:rPr>
        <w:t xml:space="preserve"> remain in projecting regional changes in Northern Hemisphere jet streams and storm tracks, especially for the North Atlantic basin in winter; this is due to large natural internal variability, the competing effects of projected upper- and lower-tropospheric temperature gradient changes, and new evidence of weaknesses in simulating past variations in North Atlantic atmospheric circulation on seasonal-to-decadal time</w:t>
      </w:r>
      <w:ins w:id="177" w:author="Sara M Tuson" w:date="2021-07-15T20:31:00Z">
        <w:r w:rsidR="00367335">
          <w:rPr>
            <w:rFonts w:eastAsia="Gulim" w:cs="Times New Roman"/>
            <w:color w:val="000000"/>
            <w:kern w:val="2"/>
            <w:lang w:val="en-GB" w:eastAsia="ko-KR"/>
          </w:rPr>
          <w:t xml:space="preserve"> </w:t>
        </w:r>
      </w:ins>
      <w:r w:rsidRPr="00BD2206">
        <w:rPr>
          <w:rFonts w:eastAsia="Gulim" w:cs="Times New Roman"/>
          <w:color w:val="000000"/>
          <w:kern w:val="2"/>
          <w:lang w:val="en-GB" w:eastAsia="ko-KR"/>
        </w:rPr>
        <w:t>scales. One exception is the expected decrease in frequency of atmospheric blocking events over Greenland and the North Pacific in boreal winter in SSP3-7.0 and SSP5-8.5 scenarios (</w:t>
      </w:r>
      <w:r w:rsidRPr="00BD2206">
        <w:rPr>
          <w:rFonts w:eastAsia="Gulim" w:cs="Times New Roman"/>
          <w:i/>
          <w:iCs/>
          <w:color w:val="000000"/>
          <w:kern w:val="2"/>
          <w:lang w:val="en-GB" w:eastAsia="ko-KR"/>
        </w:rPr>
        <w:t>medium confidence</w:t>
      </w:r>
      <w:r w:rsidRPr="00BD2206">
        <w:rPr>
          <w:rFonts w:eastAsia="Gulim" w:cs="Times New Roman"/>
          <w:color w:val="000000"/>
          <w:kern w:val="2"/>
          <w:lang w:val="en-GB" w:eastAsia="ko-KR"/>
        </w:rPr>
        <w:t>). {</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_Ref29549303 \r \h  \* MERGEFORMAT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4.5.1</w:t>
      </w:r>
      <w:r w:rsidRPr="00E35222">
        <w:rPr>
          <w:rFonts w:cs="Times New Roman"/>
          <w:color w:val="000000"/>
          <w:kern w:val="2"/>
          <w:lang w:val="en-GB"/>
        </w:rPr>
        <w:fldChar w:fldCharType="end"/>
      </w:r>
      <w:r w:rsidRPr="00BD2206">
        <w:rPr>
          <w:rFonts w:eastAsia="Gulim" w:cs="Times New Roman"/>
          <w:color w:val="000000"/>
          <w:kern w:val="2"/>
          <w:lang w:val="en-GB" w:eastAsia="ko-KR"/>
        </w:rPr>
        <w:t>}</w:t>
      </w:r>
    </w:p>
    <w:p w14:paraId="32A32AC0" w14:textId="77777777" w:rsidR="008039F7" w:rsidRPr="00BD2206" w:rsidRDefault="008039F7" w:rsidP="008039F7">
      <w:pPr>
        <w:rPr>
          <w:rFonts w:cs="Times New Roman"/>
          <w:kern w:val="2"/>
          <w:lang w:val="en-GB"/>
        </w:rPr>
      </w:pPr>
    </w:p>
    <w:p w14:paraId="38ABCFD5" w14:textId="3DFE89DB" w:rsidR="008039F7" w:rsidRPr="00BD2206" w:rsidRDefault="008039F7" w:rsidP="008039F7">
      <w:pPr>
        <w:rPr>
          <w:rFonts w:cs="Times New Roman"/>
          <w:kern w:val="2"/>
          <w:lang w:val="en-GB"/>
        </w:rPr>
      </w:pPr>
      <w:r w:rsidRPr="00BD2206">
        <w:rPr>
          <w:rFonts w:cs="Times New Roman"/>
          <w:b/>
          <w:kern w:val="2"/>
          <w:lang w:val="en-GB"/>
        </w:rPr>
        <w:t>Near-term predictions and projections of the sub-polar branch of the Atlantic Multi</w:t>
      </w:r>
      <w:r>
        <w:rPr>
          <w:rFonts w:cs="Times New Roman"/>
          <w:b/>
          <w:kern w:val="2"/>
          <w:lang w:val="en-GB"/>
        </w:rPr>
        <w:t>-</w:t>
      </w:r>
      <w:r w:rsidRPr="00BD2206">
        <w:rPr>
          <w:rFonts w:cs="Times New Roman"/>
          <w:b/>
          <w:kern w:val="2"/>
          <w:lang w:val="en-GB"/>
        </w:rPr>
        <w:t>decadal Variability</w:t>
      </w:r>
      <w:del w:id="178" w:author="Sara M Tuson" w:date="2021-07-16T08:22:00Z">
        <w:r w:rsidRPr="00BD2206" w:rsidDel="007F45AC">
          <w:rPr>
            <w:rFonts w:cs="Times New Roman"/>
            <w:b/>
            <w:kern w:val="2"/>
            <w:lang w:val="en-GB"/>
          </w:rPr>
          <w:delText>)</w:delText>
        </w:r>
      </w:del>
      <w:r w:rsidR="003B35B8">
        <w:rPr>
          <w:rFonts w:cs="Times New Roman"/>
          <w:b/>
          <w:kern w:val="2"/>
          <w:lang w:val="en-GB"/>
        </w:rPr>
        <w:t xml:space="preserve"> </w:t>
      </w:r>
      <w:r w:rsidRPr="00BD2206">
        <w:rPr>
          <w:rFonts w:cs="Times New Roman"/>
          <w:b/>
          <w:kern w:val="2"/>
          <w:lang w:val="en-GB"/>
        </w:rPr>
        <w:t>on the decadal time</w:t>
      </w:r>
      <w:ins w:id="179" w:author="Sara M Tuson" w:date="2021-07-15T20:31:00Z">
        <w:r w:rsidR="00367335">
          <w:rPr>
            <w:rFonts w:cs="Times New Roman"/>
            <w:b/>
            <w:kern w:val="2"/>
            <w:lang w:val="en-GB"/>
          </w:rPr>
          <w:t xml:space="preserve"> </w:t>
        </w:r>
      </w:ins>
      <w:r w:rsidRPr="00BD2206">
        <w:rPr>
          <w:rFonts w:cs="Times New Roman"/>
          <w:b/>
          <w:kern w:val="2"/>
          <w:lang w:val="en-GB"/>
        </w:rPr>
        <w:t>scale have improved in CMP6 models compared to CMIP5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This is </w:t>
      </w:r>
      <w:r w:rsidRPr="00BD2206">
        <w:rPr>
          <w:rFonts w:cs="Times New Roman"/>
          <w:i/>
          <w:kern w:val="2"/>
          <w:lang w:val="en-GB"/>
        </w:rPr>
        <w:t>likely</w:t>
      </w:r>
      <w:r w:rsidRPr="00BD2206">
        <w:rPr>
          <w:rFonts w:cs="Times New Roman"/>
          <w:kern w:val="2"/>
          <w:lang w:val="en-GB"/>
        </w:rPr>
        <w:t xml:space="preserve"> to be related to a more accurate response to natural forcing in CMIP6 models. Initialization contributes to the reduction of uncertainty and to predicting subpolar sea surface temperature. AMV influences on the nearby regions can be predicted over </w:t>
      </w:r>
      <w:r>
        <w:rPr>
          <w:rFonts w:cs="Times New Roman"/>
          <w:kern w:val="2"/>
          <w:lang w:val="en-GB"/>
        </w:rPr>
        <w:t xml:space="preserve">lead times of </w:t>
      </w:r>
      <w:r w:rsidRPr="00BD2206">
        <w:rPr>
          <w:rFonts w:cs="Times New Roman"/>
          <w:kern w:val="2"/>
          <w:lang w:val="en-GB"/>
        </w:rPr>
        <w:t>5–8</w:t>
      </w:r>
      <w:r>
        <w:rPr>
          <w:rFonts w:cs="Times New Roman"/>
          <w:kern w:val="2"/>
          <w:lang w:val="en-GB"/>
        </w:rPr>
        <w:t xml:space="preserve"> </w:t>
      </w:r>
      <w:r w:rsidRPr="00BD2206">
        <w:rPr>
          <w:rFonts w:cs="Times New Roman"/>
          <w:kern w:val="2"/>
          <w:lang w:val="en-GB"/>
        </w:rPr>
        <w:t>year</w:t>
      </w:r>
      <w:r>
        <w:rPr>
          <w:rFonts w:cs="Times New Roman"/>
          <w:kern w:val="2"/>
          <w:lang w:val="en-GB"/>
        </w:rPr>
        <w:t>s</w:t>
      </w:r>
      <w:r w:rsidRPr="00BD2206">
        <w:rPr>
          <w:rFonts w:cs="Times New Roman"/>
          <w:kern w:val="2"/>
          <w:lang w:val="en-GB"/>
        </w:rPr>
        <w:t xml:space="preserve"> (</w:t>
      </w:r>
      <w:r w:rsidRPr="00BD2206">
        <w:rPr>
          <w:rFonts w:cs="Times New Roman"/>
          <w:i/>
          <w:kern w:val="2"/>
          <w:lang w:val="en-GB"/>
        </w:rPr>
        <w:t>medium</w:t>
      </w:r>
      <w:r w:rsidRPr="00BD2206">
        <w:rPr>
          <w:rFonts w:cs="Times New Roman"/>
          <w:kern w:val="2"/>
          <w:lang w:val="en-GB"/>
        </w:rPr>
        <w:t xml:space="preserve"> </w:t>
      </w:r>
      <w:r w:rsidRPr="00BD2206">
        <w:rPr>
          <w:rFonts w:cs="Times New Roman"/>
          <w:i/>
          <w:kern w:val="2"/>
          <w:lang w:val="en-GB"/>
        </w:rPr>
        <w:t>confidence</w:t>
      </w:r>
      <w:r w:rsidRPr="00BD2206">
        <w:rPr>
          <w:rFonts w:cs="Times New Roman"/>
          <w:kern w:val="2"/>
          <w:lang w:val="en-GB"/>
        </w:rPr>
        <w:t xml:space="preserve">). {4.4.3}  </w:t>
      </w:r>
    </w:p>
    <w:p w14:paraId="3250EE2E" w14:textId="77777777" w:rsidR="008039F7" w:rsidRPr="00BD2206" w:rsidRDefault="008039F7" w:rsidP="008039F7">
      <w:pPr>
        <w:rPr>
          <w:rFonts w:cs="Times New Roman"/>
          <w:kern w:val="2"/>
          <w:lang w:val="en-GB"/>
        </w:rPr>
      </w:pPr>
    </w:p>
    <w:p w14:paraId="65CE1F58" w14:textId="5F4D8069" w:rsidR="008039F7" w:rsidRPr="00BD2206" w:rsidRDefault="008039F7" w:rsidP="008039F7">
      <w:pPr>
        <w:rPr>
          <w:rFonts w:cs="Times New Roman"/>
          <w:color w:val="000000"/>
          <w:kern w:val="2"/>
          <w:lang w:val="en-GB"/>
        </w:rPr>
      </w:pPr>
      <w:r w:rsidRPr="00BD2206">
        <w:rPr>
          <w:rFonts w:cs="Times New Roman"/>
          <w:b/>
          <w:kern w:val="2"/>
          <w:lang w:val="en-GB"/>
        </w:rPr>
        <w:t xml:space="preserve">It is </w:t>
      </w:r>
      <w:r w:rsidRPr="00BD2206">
        <w:rPr>
          <w:rFonts w:cs="Times New Roman"/>
          <w:b/>
          <w:i/>
          <w:iCs/>
          <w:kern w:val="2"/>
          <w:lang w:val="en-GB"/>
        </w:rPr>
        <w:t>virtually certain</w:t>
      </w:r>
      <w:r w:rsidRPr="00BD2206">
        <w:rPr>
          <w:rFonts w:cs="Times New Roman"/>
          <w:b/>
          <w:kern w:val="2"/>
          <w:lang w:val="en-GB"/>
        </w:rPr>
        <w:t xml:space="preserve"> that the El Niño–Southern Oscillation (ENSO) will remain the dominant mode of interannual variability in a warmer world. </w:t>
      </w:r>
      <w:r w:rsidRPr="00BD2206">
        <w:rPr>
          <w:rFonts w:cs="Times New Roman"/>
          <w:kern w:val="2"/>
          <w:lang w:val="en-GB"/>
        </w:rPr>
        <w:t>T</w:t>
      </w:r>
      <w:r w:rsidRPr="00BD2206">
        <w:rPr>
          <w:rFonts w:cs="Times New Roman"/>
          <w:kern w:val="2"/>
          <w:lang w:val="en-GB" w:eastAsia="ko-KR"/>
        </w:rPr>
        <w:t xml:space="preserve">here is no model consensus for a systematic change in </w:t>
      </w:r>
      <w:r w:rsidRPr="00BD2206">
        <w:rPr>
          <w:rFonts w:cs="Times New Roman"/>
          <w:kern w:val="2"/>
          <w:lang w:val="en-GB" w:eastAsia="ko-KR"/>
        </w:rPr>
        <w:lastRenderedPageBreak/>
        <w:t xml:space="preserve">intensity of </w:t>
      </w:r>
      <w:r w:rsidRPr="00BD2206">
        <w:rPr>
          <w:rFonts w:cs="Times New Roman"/>
          <w:kern w:val="2"/>
          <w:lang w:val="en-GB"/>
        </w:rPr>
        <w:t xml:space="preserve">ENSO </w:t>
      </w:r>
      <w:r>
        <w:rPr>
          <w:rFonts w:cs="Times New Roman"/>
          <w:kern w:val="2"/>
          <w:lang w:val="en-GB"/>
        </w:rPr>
        <w:t xml:space="preserve">sea surface temperature </w:t>
      </w:r>
      <w:del w:id="180" w:author="Ian Blenkinsop" w:date="2021-07-27T16:58:00Z">
        <w:r w:rsidDel="00754323">
          <w:rPr>
            <w:rFonts w:cs="Times New Roman"/>
            <w:kern w:val="2"/>
            <w:lang w:val="en-GB"/>
          </w:rPr>
          <w:delText>(</w:delText>
        </w:r>
        <w:r w:rsidRPr="00BD2206" w:rsidDel="00754323">
          <w:rPr>
            <w:rFonts w:cs="Times New Roman"/>
            <w:kern w:val="2"/>
            <w:lang w:val="en-GB"/>
          </w:rPr>
          <w:delText>SST</w:delText>
        </w:r>
        <w:r w:rsidDel="00754323">
          <w:rPr>
            <w:rFonts w:cs="Times New Roman"/>
            <w:kern w:val="2"/>
            <w:lang w:val="en-GB"/>
          </w:rPr>
          <w:delText>)</w:delText>
        </w:r>
        <w:r w:rsidRPr="00BD2206" w:rsidDel="00754323">
          <w:rPr>
            <w:rFonts w:cs="Times New Roman"/>
            <w:kern w:val="2"/>
            <w:lang w:val="en-GB"/>
          </w:rPr>
          <w:delText xml:space="preserve"> </w:delText>
        </w:r>
      </w:del>
      <w:r w:rsidRPr="00BD2206">
        <w:rPr>
          <w:rFonts w:cs="Times New Roman"/>
          <w:kern w:val="2"/>
          <w:lang w:val="en-GB" w:eastAsia="ko-KR"/>
        </w:rPr>
        <w:t>variability over the 21st century in any of the SSP scenarios assessed (</w:t>
      </w:r>
      <w:r w:rsidRPr="00BD2206">
        <w:rPr>
          <w:rFonts w:cs="Times New Roman"/>
          <w:i/>
          <w:iCs/>
          <w:kern w:val="2"/>
          <w:lang w:val="en-GB" w:eastAsia="ko-KR"/>
        </w:rPr>
        <w:t>medium confidence</w:t>
      </w:r>
      <w:r w:rsidRPr="00BD2206">
        <w:rPr>
          <w:rFonts w:cs="Times New Roman"/>
          <w:kern w:val="2"/>
          <w:lang w:val="en-GB" w:eastAsia="ko-KR"/>
        </w:rPr>
        <w:t xml:space="preserve">). </w:t>
      </w:r>
      <w:r w:rsidRPr="00BD2206">
        <w:rPr>
          <w:rFonts w:cs="Times New Roman"/>
          <w:color w:val="000000"/>
          <w:kern w:val="2"/>
          <w:lang w:val="en-GB"/>
        </w:rPr>
        <w:t xml:space="preserve">However, it is </w:t>
      </w:r>
      <w:r w:rsidRPr="00BD2206">
        <w:rPr>
          <w:rFonts w:cs="Times New Roman"/>
          <w:i/>
          <w:color w:val="000000"/>
          <w:kern w:val="2"/>
          <w:lang w:val="en-GB"/>
        </w:rPr>
        <w:t>very</w:t>
      </w:r>
      <w:r w:rsidRPr="00BD2206">
        <w:rPr>
          <w:rFonts w:cs="Times New Roman"/>
          <w:color w:val="000000"/>
          <w:kern w:val="2"/>
          <w:lang w:val="en-GB"/>
        </w:rPr>
        <w:t xml:space="preserve"> </w:t>
      </w:r>
      <w:r w:rsidRPr="00BD2206">
        <w:rPr>
          <w:rFonts w:cs="Times New Roman"/>
          <w:i/>
          <w:color w:val="000000"/>
          <w:kern w:val="2"/>
          <w:lang w:val="en-GB"/>
        </w:rPr>
        <w:t>likely</w:t>
      </w:r>
      <w:r w:rsidRPr="00BD2206">
        <w:rPr>
          <w:rFonts w:cs="Times New Roman"/>
          <w:color w:val="000000"/>
          <w:kern w:val="2"/>
          <w:lang w:val="en-GB"/>
        </w:rPr>
        <w:t xml:space="preserve"> that </w:t>
      </w:r>
      <w:r w:rsidRPr="00BD2206">
        <w:rPr>
          <w:rFonts w:cs="Times New Roman"/>
          <w:kern w:val="2"/>
          <w:lang w:val="en-GB"/>
        </w:rPr>
        <w:t>ENSO</w:t>
      </w:r>
      <w:r w:rsidRPr="00BD2206">
        <w:rPr>
          <w:rFonts w:cs="Times New Roman"/>
          <w:color w:val="000000"/>
          <w:kern w:val="2"/>
          <w:lang w:val="en-GB"/>
        </w:rPr>
        <w:t xml:space="preserve"> rainfall variability, used for defining extreme El Ni</w:t>
      </w:r>
      <w:r w:rsidRPr="00BD2206">
        <w:rPr>
          <w:rFonts w:cs="Times New Roman"/>
          <w:kern w:val="2"/>
          <w:lang w:val="en-GB"/>
        </w:rPr>
        <w:t>ñ</w:t>
      </w:r>
      <w:r w:rsidRPr="00BD2206">
        <w:rPr>
          <w:rFonts w:cs="Times New Roman"/>
          <w:color w:val="000000"/>
          <w:kern w:val="2"/>
          <w:lang w:val="en-GB"/>
        </w:rPr>
        <w:t>os and La Ni</w:t>
      </w:r>
      <w:r w:rsidRPr="00BD2206">
        <w:rPr>
          <w:rFonts w:cs="Times New Roman"/>
          <w:kern w:val="2"/>
          <w:lang w:val="en-GB"/>
        </w:rPr>
        <w:t>ñ</w:t>
      </w:r>
      <w:r w:rsidRPr="00BD2206">
        <w:rPr>
          <w:rFonts w:cs="Times New Roman"/>
          <w:color w:val="000000"/>
          <w:kern w:val="2"/>
          <w:lang w:val="en-GB"/>
        </w:rPr>
        <w:t xml:space="preserve">as, will increase significantly, regardless of amplitude changes in </w:t>
      </w:r>
      <w:r w:rsidRPr="00BD2206">
        <w:rPr>
          <w:rFonts w:cs="Times New Roman"/>
          <w:kern w:val="2"/>
          <w:lang w:val="en-GB"/>
        </w:rPr>
        <w:t>ENSO SST</w:t>
      </w:r>
      <w:r w:rsidRPr="00BD2206">
        <w:rPr>
          <w:rFonts w:cs="Times New Roman"/>
          <w:color w:val="000000"/>
          <w:kern w:val="2"/>
          <w:lang w:val="en-GB"/>
        </w:rPr>
        <w:t xml:space="preserve"> variability, by the second half of the 21st century in scenarios SSP2-4.5, SSP3-7.0, and SSP5-8.5. {</w:t>
      </w:r>
      <w:r w:rsidRPr="00E35222">
        <w:rPr>
          <w:rFonts w:cs="Times New Roman"/>
          <w:kern w:val="2"/>
          <w:lang w:val="en-GB"/>
        </w:rPr>
        <w:fldChar w:fldCharType="begin"/>
      </w:r>
      <w:r w:rsidRPr="00BD2206">
        <w:rPr>
          <w:rFonts w:cs="Times New Roman"/>
          <w:kern w:val="2"/>
          <w:lang w:val="en-GB"/>
        </w:rPr>
        <w:instrText xml:space="preserve"> REF _Ref29549332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4.3.3</w:t>
      </w:r>
      <w:r w:rsidRPr="00E35222">
        <w:rPr>
          <w:rFonts w:cs="Times New Roman"/>
          <w:kern w:val="2"/>
          <w:lang w:val="en-GB"/>
        </w:rPr>
        <w:fldChar w:fldCharType="end"/>
      </w:r>
      <w:r w:rsidRPr="00BD2206">
        <w:rPr>
          <w:rFonts w:cs="Times New Roman"/>
          <w:color w:val="000000"/>
          <w:kern w:val="2"/>
          <w:lang w:val="en-GB"/>
        </w:rPr>
        <w:t xml:space="preserve">, </w:t>
      </w:r>
      <w:r w:rsidRPr="00E35222">
        <w:rPr>
          <w:rFonts w:cs="Times New Roman"/>
          <w:kern w:val="2"/>
          <w:lang w:val="en-GB"/>
        </w:rPr>
        <w:fldChar w:fldCharType="begin"/>
      </w:r>
      <w:r w:rsidRPr="00BD2206">
        <w:rPr>
          <w:rFonts w:cs="Times New Roman"/>
          <w:kern w:val="2"/>
          <w:lang w:val="en-GB"/>
        </w:rPr>
        <w:instrText xml:space="preserve"> REF _Ref29549388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4.5.3</w:t>
      </w:r>
      <w:r w:rsidRPr="00E35222">
        <w:rPr>
          <w:rFonts w:cs="Times New Roman"/>
          <w:kern w:val="2"/>
          <w:lang w:val="en-GB"/>
        </w:rPr>
        <w:fldChar w:fldCharType="end"/>
      </w:r>
      <w:r w:rsidRPr="00BD2206">
        <w:rPr>
          <w:rFonts w:cs="Times New Roman"/>
          <w:kern w:val="2"/>
          <w:lang w:val="en-GB"/>
        </w:rPr>
        <w:t>, 8.4.2</w:t>
      </w:r>
      <w:r w:rsidRPr="00BD2206">
        <w:rPr>
          <w:rFonts w:cs="Times New Roman"/>
          <w:color w:val="000000"/>
          <w:kern w:val="2"/>
          <w:lang w:val="en-GB"/>
        </w:rPr>
        <w:t>}</w:t>
      </w:r>
    </w:p>
    <w:p w14:paraId="2F955B7F" w14:textId="77777777" w:rsidR="008039F7" w:rsidRPr="00BD2206" w:rsidRDefault="008039F7" w:rsidP="008039F7">
      <w:pPr>
        <w:rPr>
          <w:rFonts w:cs="Times New Roman"/>
          <w:kern w:val="2"/>
          <w:lang w:val="en-GB"/>
        </w:rPr>
      </w:pPr>
    </w:p>
    <w:p w14:paraId="0FE3D987" w14:textId="77777777" w:rsidR="008039F7" w:rsidRPr="00BD2206" w:rsidRDefault="008039F7" w:rsidP="008039F7">
      <w:pPr>
        <w:rPr>
          <w:rFonts w:cs="Times New Roman"/>
          <w:kern w:val="2"/>
          <w:lang w:val="en-GB"/>
        </w:rPr>
      </w:pPr>
      <w:r w:rsidRPr="00BD2206">
        <w:rPr>
          <w:rFonts w:cs="Times New Roman"/>
          <w:b/>
          <w:i/>
          <w:color w:val="000000"/>
          <w:kern w:val="2"/>
          <w:lang w:val="en-GB"/>
        </w:rPr>
        <w:t>Cryosphere and Ocean</w:t>
      </w:r>
    </w:p>
    <w:p w14:paraId="331CC0F9" w14:textId="77777777" w:rsidR="008039F7" w:rsidRPr="00BD2206" w:rsidRDefault="008039F7" w:rsidP="008039F7">
      <w:pPr>
        <w:rPr>
          <w:rFonts w:cs="Times New Roman"/>
          <w:kern w:val="2"/>
          <w:lang w:val="en-GB"/>
        </w:rPr>
      </w:pPr>
    </w:p>
    <w:p w14:paraId="7123DB62" w14:textId="367F9404" w:rsidR="008039F7" w:rsidRPr="00BD2206" w:rsidRDefault="008039F7" w:rsidP="008039F7">
      <w:pPr>
        <w:rPr>
          <w:rFonts w:cs="Times New Roman"/>
          <w:b/>
          <w:color w:val="000000"/>
          <w:kern w:val="2"/>
          <w:lang w:val="en-GB"/>
        </w:rPr>
      </w:pPr>
      <w:r w:rsidRPr="00BD2206">
        <w:rPr>
          <w:rFonts w:cs="Times New Roman"/>
          <w:b/>
          <w:color w:val="000000"/>
          <w:kern w:val="2"/>
          <w:lang w:val="en-GB"/>
        </w:rPr>
        <w:t xml:space="preserve">Under the SSP2-4.5, SSP3-7.0, and SSP5-8.5 scenarios, it is </w:t>
      </w:r>
      <w:r w:rsidRPr="00BD2206">
        <w:rPr>
          <w:rFonts w:cs="Times New Roman"/>
          <w:b/>
          <w:i/>
          <w:color w:val="000000"/>
          <w:kern w:val="2"/>
          <w:lang w:val="en-GB"/>
        </w:rPr>
        <w:t>likely</w:t>
      </w:r>
      <w:r w:rsidRPr="00BD2206">
        <w:rPr>
          <w:rFonts w:cs="Times New Roman"/>
          <w:b/>
          <w:color w:val="000000"/>
          <w:kern w:val="2"/>
          <w:lang w:val="en-GB"/>
        </w:rPr>
        <w:t xml:space="preserve"> that the Arctic Ocean in September, the month of annual minimum sea</w:t>
      </w:r>
      <w:r>
        <w:rPr>
          <w:rFonts w:cs="Times New Roman"/>
          <w:b/>
          <w:color w:val="000000"/>
          <w:kern w:val="2"/>
          <w:lang w:val="en-GB"/>
        </w:rPr>
        <w:t xml:space="preserve"> </w:t>
      </w:r>
      <w:r w:rsidRPr="00BD2206">
        <w:rPr>
          <w:rFonts w:cs="Times New Roman"/>
          <w:b/>
          <w:color w:val="000000"/>
          <w:kern w:val="2"/>
          <w:lang w:val="en-GB"/>
        </w:rPr>
        <w:t>ice area, will become practically ice-free (sea</w:t>
      </w:r>
      <w:r>
        <w:rPr>
          <w:rFonts w:cs="Times New Roman"/>
          <w:b/>
          <w:color w:val="000000"/>
          <w:kern w:val="2"/>
          <w:lang w:val="en-GB"/>
        </w:rPr>
        <w:t xml:space="preserve"> </w:t>
      </w:r>
      <w:r w:rsidRPr="00BD2206">
        <w:rPr>
          <w:rFonts w:cs="Times New Roman"/>
          <w:b/>
          <w:color w:val="000000"/>
          <w:kern w:val="2"/>
          <w:lang w:val="en-GB"/>
        </w:rPr>
        <w:t>ice area less than 1 million km</w:t>
      </w:r>
      <w:r w:rsidRPr="00BD2206">
        <w:rPr>
          <w:rFonts w:cs="Times New Roman"/>
          <w:b/>
          <w:color w:val="000000"/>
          <w:kern w:val="2"/>
          <w:vertAlign w:val="superscript"/>
          <w:lang w:val="en-GB"/>
        </w:rPr>
        <w:t>2</w:t>
      </w:r>
      <w:r w:rsidRPr="00BD2206">
        <w:rPr>
          <w:rFonts w:cs="Times New Roman"/>
          <w:b/>
          <w:color w:val="000000"/>
          <w:kern w:val="2"/>
          <w:lang w:val="en-GB"/>
        </w:rPr>
        <w:t xml:space="preserve">) averaged over 2081–2100 and all available simulations. </w:t>
      </w:r>
      <w:r w:rsidRPr="00BD2206">
        <w:rPr>
          <w:rFonts w:cs="Times New Roman"/>
          <w:color w:val="000000"/>
          <w:kern w:val="2"/>
          <w:lang w:val="en-GB"/>
        </w:rPr>
        <w:t>Arctic sea</w:t>
      </w:r>
      <w:r>
        <w:rPr>
          <w:rFonts w:cs="Times New Roman"/>
          <w:color w:val="000000"/>
          <w:kern w:val="2"/>
          <w:lang w:val="en-GB"/>
        </w:rPr>
        <w:t xml:space="preserve"> </w:t>
      </w:r>
      <w:r w:rsidRPr="00BD2206">
        <w:rPr>
          <w:rFonts w:cs="Times New Roman"/>
          <w:color w:val="000000"/>
          <w:kern w:val="2"/>
          <w:lang w:val="en-GB"/>
        </w:rPr>
        <w:t>ice area in March, the month of annual maximum sea</w:t>
      </w:r>
      <w:r>
        <w:rPr>
          <w:rFonts w:cs="Times New Roman"/>
          <w:color w:val="000000"/>
          <w:kern w:val="2"/>
          <w:lang w:val="en-GB"/>
        </w:rPr>
        <w:t xml:space="preserve"> </w:t>
      </w:r>
      <w:r w:rsidRPr="00BD2206">
        <w:rPr>
          <w:rFonts w:cs="Times New Roman"/>
          <w:color w:val="000000"/>
          <w:kern w:val="2"/>
          <w:lang w:val="en-GB"/>
        </w:rPr>
        <w:t>ice area, also decreases in the future under each of the considered scenarios, but to a much lesser degree (in percentage terms) than in September (</w:t>
      </w:r>
      <w:r w:rsidRPr="00BD2206">
        <w:rPr>
          <w:rFonts w:cs="Times New Roman"/>
          <w:i/>
          <w:color w:val="000000"/>
          <w:kern w:val="2"/>
          <w:lang w:val="en-GB"/>
        </w:rPr>
        <w:t>high confidence</w:t>
      </w:r>
      <w:r w:rsidRPr="00BD2206">
        <w:rPr>
          <w:rFonts w:cs="Times New Roman"/>
          <w:color w:val="000000"/>
          <w:kern w:val="2"/>
          <w:lang w:val="en-GB"/>
        </w:rPr>
        <w:t>). {4.3.2}</w:t>
      </w:r>
    </w:p>
    <w:p w14:paraId="07A43105" w14:textId="77777777" w:rsidR="008039F7" w:rsidRPr="00BD2206" w:rsidRDefault="008039F7" w:rsidP="008039F7">
      <w:pPr>
        <w:rPr>
          <w:rFonts w:cs="Times New Roman"/>
          <w:b/>
          <w:color w:val="000000"/>
          <w:kern w:val="2"/>
          <w:lang w:val="en-GB"/>
        </w:rPr>
      </w:pPr>
    </w:p>
    <w:p w14:paraId="40F94E61" w14:textId="5B415BC4" w:rsidR="008039F7" w:rsidRPr="00BD2206" w:rsidRDefault="008039F7" w:rsidP="008039F7">
      <w:pPr>
        <w:rPr>
          <w:rFonts w:cs="Times New Roman"/>
          <w:color w:val="000000"/>
          <w:kern w:val="2"/>
          <w:lang w:val="en-GB"/>
        </w:rPr>
      </w:pPr>
      <w:r w:rsidRPr="00BD2206">
        <w:rPr>
          <w:rFonts w:cs="Times New Roman"/>
          <w:b/>
          <w:color w:val="000000"/>
          <w:kern w:val="2"/>
          <w:lang w:val="en-GB"/>
        </w:rPr>
        <w:t xml:space="preserve">Under the five scenarios assessed, it is </w:t>
      </w:r>
      <w:r w:rsidRPr="00BD2206">
        <w:rPr>
          <w:rFonts w:cs="Times New Roman"/>
          <w:b/>
          <w:i/>
          <w:color w:val="000000"/>
          <w:kern w:val="2"/>
          <w:lang w:val="en-GB"/>
        </w:rPr>
        <w:t>virtually certain</w:t>
      </w:r>
      <w:r w:rsidRPr="00BD2206">
        <w:rPr>
          <w:rFonts w:cs="Times New Roman"/>
          <w:b/>
          <w:color w:val="000000"/>
          <w:kern w:val="2"/>
          <w:lang w:val="en-GB"/>
        </w:rPr>
        <w:t xml:space="preserve"> that </w:t>
      </w:r>
      <w:r>
        <w:rPr>
          <w:rFonts w:cs="Times New Roman"/>
          <w:b/>
          <w:color w:val="000000"/>
          <w:kern w:val="2"/>
          <w:lang w:val="en-GB"/>
        </w:rPr>
        <w:t>g</w:t>
      </w:r>
      <w:r w:rsidRPr="00BD2206">
        <w:rPr>
          <w:rFonts w:cs="Times New Roman"/>
          <w:b/>
          <w:color w:val="000000"/>
          <w:kern w:val="2"/>
          <w:lang w:val="en-GB"/>
        </w:rPr>
        <w:t xml:space="preserve">lobal </w:t>
      </w:r>
      <w:r>
        <w:rPr>
          <w:rFonts w:cs="Times New Roman"/>
          <w:b/>
          <w:color w:val="000000"/>
          <w:kern w:val="2"/>
          <w:lang w:val="en-GB"/>
        </w:rPr>
        <w:t>m</w:t>
      </w:r>
      <w:r w:rsidRPr="00BD2206">
        <w:rPr>
          <w:rFonts w:cs="Times New Roman"/>
          <w:b/>
          <w:color w:val="000000"/>
          <w:kern w:val="2"/>
          <w:lang w:val="en-GB"/>
        </w:rPr>
        <w:t xml:space="preserve">ean </w:t>
      </w:r>
      <w:r>
        <w:rPr>
          <w:rFonts w:cs="Times New Roman"/>
          <w:b/>
          <w:color w:val="000000"/>
          <w:kern w:val="2"/>
          <w:lang w:val="en-GB"/>
        </w:rPr>
        <w:t>s</w:t>
      </w:r>
      <w:r w:rsidRPr="00BD2206">
        <w:rPr>
          <w:rFonts w:cs="Times New Roman"/>
          <w:b/>
          <w:color w:val="000000"/>
          <w:kern w:val="2"/>
          <w:lang w:val="en-GB"/>
        </w:rPr>
        <w:t xml:space="preserve">ea </w:t>
      </w:r>
      <w:r>
        <w:rPr>
          <w:rFonts w:cs="Times New Roman"/>
          <w:b/>
          <w:color w:val="000000"/>
          <w:kern w:val="2"/>
          <w:lang w:val="en-GB"/>
        </w:rPr>
        <w:t>l</w:t>
      </w:r>
      <w:r w:rsidRPr="00BD2206">
        <w:rPr>
          <w:rFonts w:cs="Times New Roman"/>
          <w:b/>
          <w:color w:val="000000"/>
          <w:kern w:val="2"/>
          <w:lang w:val="en-GB"/>
        </w:rPr>
        <w:t xml:space="preserve">evel (GMSL) will continue to rise through the 21st century. </w:t>
      </w:r>
      <w:r w:rsidRPr="00BD2206">
        <w:rPr>
          <w:rFonts w:cs="Times New Roman"/>
          <w:color w:val="000000"/>
          <w:kern w:val="2"/>
          <w:lang w:val="en-GB"/>
        </w:rPr>
        <w:t xml:space="preserve">For the period 2081–2100 relative to 1995–2014, GMSL is </w:t>
      </w:r>
      <w:r w:rsidRPr="00BD2206">
        <w:rPr>
          <w:rFonts w:cs="Times New Roman"/>
          <w:i/>
          <w:color w:val="000000"/>
          <w:kern w:val="2"/>
          <w:lang w:val="en-GB"/>
        </w:rPr>
        <w:t>likely</w:t>
      </w:r>
      <w:r w:rsidRPr="00BD2206">
        <w:rPr>
          <w:rFonts w:cs="Times New Roman"/>
          <w:color w:val="000000"/>
          <w:kern w:val="2"/>
          <w:lang w:val="en-GB"/>
        </w:rPr>
        <w:t xml:space="preserve"> to rise by 0.46–0.74 m under SSP3-7.0 and by 0.30</w:t>
      </w:r>
      <w:r w:rsidRPr="00BD2206">
        <w:rPr>
          <w:rFonts w:cs="Times New Roman"/>
          <w:kern w:val="2"/>
          <w:lang w:val="en-GB"/>
        </w:rPr>
        <w:t>–</w:t>
      </w:r>
      <w:r w:rsidRPr="00BD2206">
        <w:rPr>
          <w:rFonts w:cs="Times New Roman"/>
          <w:color w:val="000000"/>
          <w:kern w:val="2"/>
          <w:lang w:val="en-GB"/>
        </w:rPr>
        <w:t>0.54 m under SSP1-2.6 (</w:t>
      </w:r>
      <w:r w:rsidRPr="00BD2206">
        <w:rPr>
          <w:rFonts w:cs="Times New Roman"/>
          <w:i/>
          <w:color w:val="000000"/>
          <w:kern w:val="2"/>
          <w:lang w:val="en-GB"/>
        </w:rPr>
        <w:t>medium confidence</w:t>
      </w:r>
      <w:r w:rsidRPr="00BD2206">
        <w:rPr>
          <w:rFonts w:cs="Times New Roman"/>
          <w:color w:val="000000"/>
          <w:kern w:val="2"/>
          <w:lang w:val="en-GB"/>
        </w:rPr>
        <w:t>). For the assessment of change in GMSL, the contribution from land-ice melt has been added offline to the CMIP6-simulated contributions from thermal expansion. {4.3.2. 9.6}</w:t>
      </w:r>
    </w:p>
    <w:p w14:paraId="3740B69B" w14:textId="77777777" w:rsidR="008039F7" w:rsidRPr="00BD2206" w:rsidRDefault="008039F7" w:rsidP="008039F7">
      <w:pPr>
        <w:rPr>
          <w:rFonts w:cs="Times New Roman"/>
          <w:color w:val="000000"/>
          <w:kern w:val="2"/>
          <w:lang w:val="en-GB"/>
        </w:rPr>
      </w:pPr>
    </w:p>
    <w:p w14:paraId="48AA2A34" w14:textId="77777777" w:rsidR="008039F7" w:rsidRPr="00BD2206" w:rsidRDefault="008039F7" w:rsidP="008039F7">
      <w:pPr>
        <w:rPr>
          <w:rFonts w:cs="Times New Roman"/>
          <w:kern w:val="2"/>
          <w:lang w:val="en-GB"/>
        </w:rPr>
      </w:pPr>
      <w:r w:rsidRPr="00BD2206">
        <w:rPr>
          <w:rFonts w:cs="Times New Roman"/>
          <w:b/>
          <w:color w:val="000000"/>
          <w:kern w:val="2"/>
          <w:lang w:val="en-GB"/>
        </w:rPr>
        <w:t xml:space="preserve">It is </w:t>
      </w:r>
      <w:r w:rsidRPr="00BD2206">
        <w:rPr>
          <w:rFonts w:cs="Times New Roman"/>
          <w:b/>
          <w:i/>
          <w:color w:val="000000"/>
          <w:kern w:val="2"/>
          <w:lang w:val="en-GB"/>
        </w:rPr>
        <w:t>very likely</w:t>
      </w:r>
      <w:r w:rsidRPr="00BD2206">
        <w:rPr>
          <w:rFonts w:cs="Times New Roman"/>
          <w:b/>
          <w:color w:val="000000"/>
          <w:kern w:val="2"/>
          <w:lang w:val="en-GB"/>
        </w:rPr>
        <w:t xml:space="preserve"> that the cumulative uptake of carbon by the ocean and by land will increase through to the end of the 21st century.</w:t>
      </w:r>
      <w:r w:rsidRPr="00BD2206">
        <w:rPr>
          <w:rFonts w:cs="Times New Roman"/>
          <w:color w:val="000000"/>
          <w:kern w:val="2"/>
          <w:lang w:val="en-GB"/>
        </w:rPr>
        <w:t xml:space="preserve"> Carbon uptake by land shows greater increases but with greater uncertainties than for ocean carbon uptake. The fraction of emissions absorbed by land and ocean sinks will be smaller under high emission scenarios than under low emission scenarios (</w:t>
      </w:r>
      <w:r w:rsidRPr="00BD2206">
        <w:rPr>
          <w:rFonts w:cs="Times New Roman"/>
          <w:i/>
          <w:iCs/>
          <w:color w:val="000000"/>
          <w:kern w:val="2"/>
          <w:lang w:val="en-GB"/>
        </w:rPr>
        <w:t>high confidence</w:t>
      </w:r>
      <w:r w:rsidRPr="00BD2206">
        <w:rPr>
          <w:rFonts w:cs="Times New Roman"/>
          <w:color w:val="000000"/>
          <w:kern w:val="2"/>
          <w:lang w:val="en-GB"/>
        </w:rPr>
        <w:t xml:space="preserve">). </w:t>
      </w:r>
      <w:r w:rsidRPr="00BD2206">
        <w:rPr>
          <w:rFonts w:cs="Times New Roman"/>
          <w:kern w:val="2"/>
          <w:lang w:val="en-GB"/>
        </w:rPr>
        <w:t>Ocean surface pH will decrease steadily through the 21st century, e</w:t>
      </w:r>
      <w:r w:rsidRPr="00BD2206">
        <w:rPr>
          <w:rFonts w:cs="Times New Roman"/>
          <w:color w:val="000000"/>
          <w:kern w:val="2"/>
          <w:lang w:val="en-GB"/>
        </w:rPr>
        <w:t>xcept for</w:t>
      </w:r>
      <w:r w:rsidRPr="00BD2206">
        <w:rPr>
          <w:rFonts w:cs="Times New Roman"/>
          <w:kern w:val="2"/>
          <w:lang w:val="en-GB"/>
        </w:rPr>
        <w:t xml:space="preserve"> SSP1-1.9 and SSP1-2.6 where values decrease until around 2070 and then increase slightly to 2100 (</w:t>
      </w:r>
      <w:r w:rsidRPr="00BD2206">
        <w:rPr>
          <w:rFonts w:cs="Times New Roman"/>
          <w:i/>
          <w:kern w:val="2"/>
          <w:lang w:val="en-GB"/>
        </w:rPr>
        <w:t>high confidence</w:t>
      </w:r>
      <w:r w:rsidRPr="00BD2206">
        <w:rPr>
          <w:rFonts w:cs="Times New Roman"/>
          <w:kern w:val="2"/>
          <w:lang w:val="en-GB"/>
        </w:rPr>
        <w:t>). {</w:t>
      </w:r>
      <w:r w:rsidRPr="00E35222">
        <w:rPr>
          <w:rFonts w:cs="Times New Roman"/>
          <w:kern w:val="2"/>
          <w:lang w:val="en-GB"/>
        </w:rPr>
        <w:fldChar w:fldCharType="begin"/>
      </w:r>
      <w:r w:rsidRPr="00BD2206">
        <w:rPr>
          <w:rFonts w:cs="Times New Roman"/>
          <w:kern w:val="2"/>
          <w:lang w:val="en-GB"/>
        </w:rPr>
        <w:instrText xml:space="preserve"> REF _Ref5022790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4.3.2</w:t>
      </w:r>
      <w:r w:rsidRPr="00E35222">
        <w:rPr>
          <w:rFonts w:cs="Times New Roman"/>
          <w:kern w:val="2"/>
          <w:lang w:val="en-GB"/>
        </w:rPr>
        <w:fldChar w:fldCharType="end"/>
      </w:r>
      <w:r w:rsidRPr="00BD2206">
        <w:rPr>
          <w:rFonts w:cs="Times New Roman"/>
          <w:kern w:val="2"/>
          <w:lang w:val="en-GB"/>
        </w:rPr>
        <w:t>, 5.4}</w:t>
      </w:r>
    </w:p>
    <w:p w14:paraId="4321FB2F" w14:textId="77777777" w:rsidR="008039F7" w:rsidRPr="00BD2206" w:rsidRDefault="008039F7" w:rsidP="008039F7">
      <w:pPr>
        <w:rPr>
          <w:rFonts w:cs="Times New Roman"/>
          <w:kern w:val="2"/>
          <w:lang w:val="en-GB"/>
        </w:rPr>
      </w:pPr>
    </w:p>
    <w:p w14:paraId="09AE224E" w14:textId="7D990CB8" w:rsidR="008039F7" w:rsidRPr="00BD2206" w:rsidRDefault="008039F7" w:rsidP="008039F7">
      <w:pPr>
        <w:rPr>
          <w:rFonts w:cs="Times New Roman"/>
          <w:b/>
          <w:i/>
          <w:kern w:val="2"/>
          <w:lang w:val="en-GB"/>
        </w:rPr>
      </w:pPr>
      <w:r w:rsidRPr="00BD2206">
        <w:rPr>
          <w:rFonts w:cs="Times New Roman"/>
          <w:b/>
          <w:i/>
          <w:kern w:val="2"/>
          <w:lang w:val="en-GB"/>
        </w:rPr>
        <w:t>Climate Response to Emission</w:t>
      </w:r>
      <w:ins w:id="181" w:author="Ian Blenkinsop" w:date="2021-07-27T16:59:00Z">
        <w:r w:rsidR="00754323">
          <w:rPr>
            <w:rFonts w:cs="Times New Roman"/>
            <w:b/>
            <w:i/>
            <w:kern w:val="2"/>
            <w:lang w:val="en-GB"/>
          </w:rPr>
          <w:t>s</w:t>
        </w:r>
      </w:ins>
      <w:r w:rsidRPr="00BD2206">
        <w:rPr>
          <w:rFonts w:cs="Times New Roman"/>
          <w:b/>
          <w:i/>
          <w:kern w:val="2"/>
          <w:lang w:val="en-GB"/>
        </w:rPr>
        <w:t xml:space="preserve"> Reduction, Carbon Dioxide Removal</w:t>
      </w:r>
      <w:del w:id="182" w:author="Ian Blenkinsop" w:date="2021-07-27T16:59:00Z">
        <w:r w:rsidRPr="00BD2206" w:rsidDel="00754323">
          <w:rPr>
            <w:rFonts w:cs="Times New Roman"/>
            <w:b/>
            <w:i/>
            <w:kern w:val="2"/>
            <w:lang w:val="en-GB"/>
          </w:rPr>
          <w:delText>,</w:delText>
        </w:r>
      </w:del>
      <w:r w:rsidRPr="00BD2206">
        <w:rPr>
          <w:rFonts w:cs="Times New Roman"/>
          <w:b/>
          <w:i/>
          <w:kern w:val="2"/>
          <w:lang w:val="en-GB"/>
        </w:rPr>
        <w:t xml:space="preserve"> and Solar Radiation Modification</w:t>
      </w:r>
    </w:p>
    <w:p w14:paraId="7866B0D9" w14:textId="77777777" w:rsidR="008039F7" w:rsidRPr="00BD2206" w:rsidRDefault="008039F7" w:rsidP="008039F7">
      <w:pPr>
        <w:rPr>
          <w:rFonts w:cs="Times New Roman"/>
          <w:kern w:val="2"/>
          <w:lang w:val="en-GB"/>
        </w:rPr>
      </w:pPr>
    </w:p>
    <w:p w14:paraId="169B5C9C" w14:textId="2A5C3766" w:rsidR="008039F7" w:rsidRPr="00BD2206" w:rsidRDefault="008039F7" w:rsidP="008039F7">
      <w:pPr>
        <w:rPr>
          <w:rFonts w:cs="Times New Roman"/>
          <w:kern w:val="2"/>
          <w:lang w:val="en-GB"/>
        </w:rPr>
      </w:pPr>
      <w:r w:rsidRPr="00BD2206">
        <w:rPr>
          <w:rFonts w:cs="Times New Roman"/>
          <w:b/>
          <w:kern w:val="2"/>
          <w:lang w:val="en-GB"/>
        </w:rPr>
        <w:t xml:space="preserve">If strong mitigation is applied from 2020 onward as reflected in SSP1-1.9, its effect on 20-year trends in GSAT would </w:t>
      </w:r>
      <w:r w:rsidRPr="00BD2206">
        <w:rPr>
          <w:rFonts w:cs="Times New Roman"/>
          <w:b/>
          <w:i/>
          <w:kern w:val="2"/>
          <w:lang w:val="en-GB"/>
        </w:rPr>
        <w:t>likely</w:t>
      </w:r>
      <w:r w:rsidRPr="00BD2206">
        <w:rPr>
          <w:rFonts w:cs="Times New Roman"/>
          <w:b/>
          <w:kern w:val="2"/>
          <w:lang w:val="en-GB"/>
        </w:rPr>
        <w:t xml:space="preserve"> emerge during the near term (2021–2040), measured against an assumed non-mitigation scenario such as SSP3-7.0 and SSP5-8.5. However, the response of many other climate quantities to mitigation would be largely masked by internal variability during the near term, especially on the regional scale (</w:t>
      </w:r>
      <w:r w:rsidRPr="00BD2206">
        <w:rPr>
          <w:rFonts w:cs="Times New Roman"/>
          <w:b/>
          <w:i/>
          <w:kern w:val="2"/>
          <w:lang w:val="en-GB"/>
        </w:rPr>
        <w:t>high confidence</w:t>
      </w:r>
      <w:r w:rsidRPr="00BD2206">
        <w:rPr>
          <w:rFonts w:cs="Times New Roman"/>
          <w:b/>
          <w:kern w:val="2"/>
          <w:lang w:val="en-GB"/>
        </w:rPr>
        <w:t>).</w:t>
      </w:r>
      <w:r w:rsidRPr="00BD2206">
        <w:rPr>
          <w:rFonts w:cs="Times New Roman"/>
          <w:kern w:val="2"/>
          <w:lang w:val="en-GB"/>
        </w:rPr>
        <w:t xml:space="preserve"> The mitigation benefits for these quantities would emerge only later during the 21st century (</w:t>
      </w:r>
      <w:r w:rsidRPr="00BD2206">
        <w:rPr>
          <w:rFonts w:cs="Times New Roman"/>
          <w:i/>
          <w:kern w:val="2"/>
          <w:lang w:val="en-GB"/>
        </w:rPr>
        <w:t>high confidence</w:t>
      </w:r>
      <w:r w:rsidRPr="00BD2206">
        <w:rPr>
          <w:rFonts w:cs="Times New Roman"/>
          <w:kern w:val="2"/>
          <w:lang w:val="en-GB"/>
        </w:rPr>
        <w:t xml:space="preserve">). </w:t>
      </w:r>
      <w:r w:rsidRPr="00BD2206">
        <w:rPr>
          <w:rFonts w:eastAsia="Malgun Gothic" w:cs="Times New Roman"/>
          <w:kern w:val="2"/>
          <w:lang w:val="en-GB"/>
        </w:rPr>
        <w:t>During the near term, a small fraction of the surface can show cooling under all scenarios assessed here, so near-term cooling at any given location is fully consistent with GSAT increase (</w:t>
      </w:r>
      <w:r w:rsidRPr="00BD2206">
        <w:rPr>
          <w:rFonts w:eastAsia="Malgun Gothic" w:cs="Times New Roman"/>
          <w:i/>
          <w:kern w:val="2"/>
          <w:lang w:val="en-GB"/>
        </w:rPr>
        <w:t>high confidence</w:t>
      </w:r>
      <w:r w:rsidRPr="00BD2206">
        <w:rPr>
          <w:rFonts w:eastAsia="Malgun Gothic" w:cs="Times New Roman"/>
          <w:kern w:val="2"/>
          <w:lang w:val="en-GB"/>
        </w:rPr>
        <w:t>). E</w:t>
      </w:r>
      <w:r w:rsidRPr="00BD2206">
        <w:rPr>
          <w:rFonts w:eastAsia="Malgun Gothic" w:cs="Times New Roman"/>
          <w:bCs/>
          <w:kern w:val="2"/>
          <w:lang w:val="en-GB"/>
        </w:rPr>
        <w:t>vents of reduced and increased GSAT trends at decadal time</w:t>
      </w:r>
      <w:ins w:id="183" w:author="Sara M Tuson" w:date="2021-07-15T20:31:00Z">
        <w:r w:rsidR="00367335">
          <w:rPr>
            <w:rFonts w:eastAsia="Malgun Gothic" w:cs="Times New Roman"/>
            <w:bCs/>
            <w:kern w:val="2"/>
            <w:lang w:val="en-GB"/>
          </w:rPr>
          <w:t xml:space="preserve"> </w:t>
        </w:r>
      </w:ins>
      <w:r w:rsidRPr="00BD2206">
        <w:rPr>
          <w:rFonts w:eastAsia="Malgun Gothic" w:cs="Times New Roman"/>
          <w:bCs/>
          <w:kern w:val="2"/>
          <w:lang w:val="en-GB"/>
        </w:rPr>
        <w:t>scales will continue to occur in the 21st century but will not affect the centennial warming (</w:t>
      </w:r>
      <w:r w:rsidRPr="00BD2206">
        <w:rPr>
          <w:rFonts w:eastAsia="Malgun Gothic" w:cs="Times New Roman"/>
          <w:bCs/>
          <w:i/>
          <w:kern w:val="2"/>
          <w:lang w:val="en-GB"/>
        </w:rPr>
        <w:t>very high confidence</w:t>
      </w:r>
      <w:r w:rsidRPr="00BD2206">
        <w:rPr>
          <w:rFonts w:eastAsia="Malgun Gothic" w:cs="Times New Roman"/>
          <w:bCs/>
          <w:kern w:val="2"/>
          <w:lang w:val="en-GB"/>
        </w:rPr>
        <w:t>).</w:t>
      </w:r>
      <w:r w:rsidRPr="00BD2206">
        <w:rPr>
          <w:rFonts w:eastAsia="Malgun Gothic" w:cs="Times New Roman"/>
          <w:b/>
          <w:bCs/>
          <w:kern w:val="2"/>
          <w:lang w:val="en-GB"/>
        </w:rPr>
        <w:t xml:space="preserve">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_Ref29549478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4.6.3</w:t>
      </w:r>
      <w:r w:rsidRPr="00E35222">
        <w:rPr>
          <w:rFonts w:cs="Times New Roman"/>
          <w:kern w:val="2"/>
          <w:lang w:val="en-GB"/>
        </w:rPr>
        <w:fldChar w:fldCharType="end"/>
      </w:r>
      <w:r w:rsidRPr="00BD2206">
        <w:rPr>
          <w:rFonts w:cs="Times New Roman"/>
          <w:kern w:val="2"/>
          <w:lang w:val="en-GB"/>
        </w:rPr>
        <w:t>, Cross-Chapter Box 3.1}</w:t>
      </w:r>
    </w:p>
    <w:p w14:paraId="613C962D" w14:textId="77777777" w:rsidR="008039F7" w:rsidRPr="00BD2206" w:rsidRDefault="008039F7" w:rsidP="008039F7">
      <w:pPr>
        <w:rPr>
          <w:rFonts w:ascii="Calibri" w:eastAsia="Calibri" w:hAnsi="Calibri" w:cs="Times New Roman"/>
          <w:lang w:val="en-GB"/>
        </w:rPr>
      </w:pPr>
    </w:p>
    <w:p w14:paraId="6C5A1D74" w14:textId="77777777" w:rsidR="008039F7" w:rsidRPr="00BD2206" w:rsidRDefault="008039F7" w:rsidP="008039F7">
      <w:pPr>
        <w:rPr>
          <w:rFonts w:cs="Times New Roman"/>
          <w:kern w:val="2"/>
          <w:lang w:val="en-GB"/>
        </w:rPr>
      </w:pPr>
      <w:r w:rsidRPr="00BD2206">
        <w:rPr>
          <w:rFonts w:cs="Times New Roman"/>
          <w:b/>
          <w:kern w:val="2"/>
          <w:lang w:val="en-GB"/>
        </w:rPr>
        <w:t>Because of the near</w:t>
      </w:r>
      <w:r>
        <w:rPr>
          <w:rFonts w:cs="Times New Roman"/>
          <w:b/>
          <w:kern w:val="2"/>
          <w:lang w:val="en-GB"/>
        </w:rPr>
        <w:t>-</w:t>
      </w:r>
      <w:r w:rsidRPr="00BD2206">
        <w:rPr>
          <w:rFonts w:cs="Times New Roman"/>
          <w:b/>
          <w:kern w:val="2"/>
          <w:lang w:val="en-GB"/>
        </w:rPr>
        <w:t>linear relationship between cumulative carbon emissions and GSAT change, t</w:t>
      </w:r>
      <w:r w:rsidRPr="00BD2206">
        <w:rPr>
          <w:rFonts w:cs="Times New Roman"/>
          <w:b/>
          <w:color w:val="323130"/>
          <w:kern w:val="2"/>
          <w:bdr w:val="none" w:sz="0" w:space="0" w:color="auto" w:frame="1"/>
          <w:lang w:val="en-GB"/>
        </w:rPr>
        <w:t xml:space="preserve">he cooling or avoided warming from </w:t>
      </w:r>
      <w:r w:rsidRPr="00BD2206">
        <w:rPr>
          <w:rFonts w:cs="Times New Roman"/>
          <w:b/>
          <w:kern w:val="2"/>
          <w:shd w:val="clear" w:color="auto" w:fill="FFFFFF"/>
          <w:lang w:val="en-GB"/>
        </w:rPr>
        <w:t>carbon dioxide removal (</w:t>
      </w:r>
      <w:r w:rsidRPr="00BD2206">
        <w:rPr>
          <w:rFonts w:cs="Times New Roman"/>
          <w:b/>
          <w:color w:val="323130"/>
          <w:kern w:val="2"/>
          <w:bdr w:val="none" w:sz="0" w:space="0" w:color="auto" w:frame="1"/>
          <w:lang w:val="en-GB"/>
        </w:rPr>
        <w:t>CDR) is proportional to the cumulative amount of CO</w:t>
      </w:r>
      <w:r w:rsidRPr="00BD2206">
        <w:rPr>
          <w:rFonts w:cs="Times New Roman"/>
          <w:b/>
          <w:color w:val="323130"/>
          <w:kern w:val="2"/>
          <w:bdr w:val="none" w:sz="0" w:space="0" w:color="auto" w:frame="1"/>
          <w:vertAlign w:val="subscript"/>
          <w:lang w:val="en-GB"/>
        </w:rPr>
        <w:t>2</w:t>
      </w:r>
      <w:r w:rsidRPr="00BD2206">
        <w:rPr>
          <w:rFonts w:cs="Times New Roman"/>
          <w:b/>
          <w:color w:val="323130"/>
          <w:kern w:val="2"/>
          <w:bdr w:val="none" w:sz="0" w:space="0" w:color="auto" w:frame="1"/>
          <w:lang w:val="en-GB"/>
        </w:rPr>
        <w:t xml:space="preserve"> removed by CDR (</w:t>
      </w:r>
      <w:r w:rsidRPr="00BD2206">
        <w:rPr>
          <w:rFonts w:cs="Times New Roman"/>
          <w:b/>
          <w:i/>
          <w:iCs/>
          <w:color w:val="323130"/>
          <w:kern w:val="2"/>
          <w:bdr w:val="none" w:sz="0" w:space="0" w:color="auto" w:frame="1"/>
          <w:lang w:val="en-GB"/>
        </w:rPr>
        <w:t>high confidence</w:t>
      </w:r>
      <w:r w:rsidRPr="00BD2206">
        <w:rPr>
          <w:rFonts w:cs="Times New Roman"/>
          <w:b/>
          <w:color w:val="323130"/>
          <w:kern w:val="2"/>
          <w:bdr w:val="none" w:sz="0" w:space="0" w:color="auto" w:frame="1"/>
          <w:lang w:val="en-GB"/>
        </w:rPr>
        <w:t>).</w:t>
      </w:r>
      <w:r w:rsidRPr="00BD2206">
        <w:rPr>
          <w:rFonts w:cs="Times New Roman"/>
          <w:color w:val="323130"/>
          <w:kern w:val="2"/>
          <w:bdr w:val="none" w:sz="0" w:space="0" w:color="auto" w:frame="1"/>
          <w:lang w:val="en-GB"/>
        </w:rPr>
        <w:t xml:space="preserve"> </w:t>
      </w:r>
      <w:r w:rsidRPr="00BD2206">
        <w:rPr>
          <w:rFonts w:cs="Times New Roman"/>
          <w:kern w:val="2"/>
          <w:shd w:val="clear" w:color="auto" w:fill="FFFFFF"/>
          <w:lang w:val="en-GB"/>
        </w:rPr>
        <w:t>The climate system response to net negative CO</w:t>
      </w:r>
      <w:r w:rsidRPr="00BD2206">
        <w:rPr>
          <w:rFonts w:cs="Times New Roman"/>
          <w:kern w:val="2"/>
          <w:shd w:val="clear" w:color="auto" w:fill="FFFFFF"/>
          <w:vertAlign w:val="subscript"/>
          <w:lang w:val="en-GB"/>
        </w:rPr>
        <w:t>2</w:t>
      </w:r>
      <w:r w:rsidRPr="00BD2206">
        <w:rPr>
          <w:rFonts w:cs="Times New Roman"/>
          <w:kern w:val="2"/>
          <w:shd w:val="clear" w:color="auto" w:fill="FFFFFF"/>
          <w:lang w:val="en-GB"/>
        </w:rPr>
        <w:t xml:space="preserve"> emissions is expected to be delayed by years to centuries. Net </w:t>
      </w:r>
      <w:r w:rsidRPr="00BD2206">
        <w:rPr>
          <w:rFonts w:cs="Times New Roman"/>
          <w:color w:val="000000"/>
          <w:kern w:val="2"/>
          <w:shd w:val="clear" w:color="auto" w:fill="FFFFFF"/>
          <w:lang w:val="en-GB"/>
        </w:rPr>
        <w:t>negative CO</w:t>
      </w:r>
      <w:r w:rsidRPr="00BD2206">
        <w:rPr>
          <w:rFonts w:cs="Times New Roman"/>
          <w:color w:val="000000"/>
          <w:kern w:val="2"/>
          <w:shd w:val="clear" w:color="auto" w:fill="FFFFFF"/>
          <w:vertAlign w:val="subscript"/>
          <w:lang w:val="en-GB"/>
        </w:rPr>
        <w:t xml:space="preserve">2 </w:t>
      </w:r>
      <w:r w:rsidRPr="00BD2206">
        <w:rPr>
          <w:rFonts w:cs="Times New Roman"/>
          <w:color w:val="000000"/>
          <w:kern w:val="2"/>
          <w:shd w:val="clear" w:color="auto" w:fill="FFFFFF"/>
          <w:lang w:val="en-GB"/>
        </w:rPr>
        <w:t>emissions due to CDR will not reverse some climate change</w:t>
      </w:r>
      <w:r>
        <w:rPr>
          <w:rFonts w:cs="Times New Roman"/>
          <w:color w:val="000000"/>
          <w:kern w:val="2"/>
          <w:shd w:val="clear" w:color="auto" w:fill="FFFFFF"/>
          <w:lang w:val="en-GB"/>
        </w:rPr>
        <w:t>,</w:t>
      </w:r>
      <w:r w:rsidRPr="00BD2206">
        <w:rPr>
          <w:rFonts w:cs="Times New Roman"/>
          <w:color w:val="000000"/>
          <w:kern w:val="2"/>
          <w:shd w:val="clear" w:color="auto" w:fill="FFFFFF"/>
          <w:lang w:val="en-GB"/>
        </w:rPr>
        <w:t xml:space="preserve"> such as sea</w:t>
      </w:r>
      <w:r>
        <w:rPr>
          <w:rFonts w:cs="Times New Roman"/>
          <w:color w:val="000000"/>
          <w:kern w:val="2"/>
          <w:shd w:val="clear" w:color="auto" w:fill="FFFFFF"/>
          <w:lang w:val="en-GB"/>
        </w:rPr>
        <w:t xml:space="preserve"> </w:t>
      </w:r>
      <w:r w:rsidRPr="00BD2206">
        <w:rPr>
          <w:rFonts w:cs="Times New Roman"/>
          <w:color w:val="000000"/>
          <w:kern w:val="2"/>
          <w:shd w:val="clear" w:color="auto" w:fill="FFFFFF"/>
          <w:lang w:val="en-GB"/>
        </w:rPr>
        <w:t>level rise</w:t>
      </w:r>
      <w:r>
        <w:rPr>
          <w:rFonts w:cs="Times New Roman"/>
          <w:color w:val="000000"/>
          <w:kern w:val="2"/>
          <w:shd w:val="clear" w:color="auto" w:fill="FFFFFF"/>
          <w:lang w:val="en-GB"/>
        </w:rPr>
        <w:t>,</w:t>
      </w:r>
      <w:r w:rsidRPr="00BD2206">
        <w:rPr>
          <w:rFonts w:cs="Times New Roman"/>
          <w:color w:val="000000"/>
          <w:kern w:val="2"/>
          <w:shd w:val="clear" w:color="auto" w:fill="FFFFFF"/>
          <w:lang w:val="en-GB"/>
        </w:rPr>
        <w:t xml:space="preserve"> at least for several centuries (</w:t>
      </w:r>
      <w:r w:rsidRPr="00BD2206">
        <w:rPr>
          <w:rFonts w:cs="Times New Roman"/>
          <w:i/>
          <w:color w:val="000000"/>
          <w:kern w:val="2"/>
          <w:shd w:val="clear" w:color="auto" w:fill="FFFFFF"/>
          <w:lang w:val="en-GB"/>
        </w:rPr>
        <w:t>high confidenc</w:t>
      </w:r>
      <w:r w:rsidRPr="00BD2206">
        <w:rPr>
          <w:rFonts w:cs="Times New Roman"/>
          <w:color w:val="000000"/>
          <w:kern w:val="2"/>
          <w:shd w:val="clear" w:color="auto" w:fill="FFFFFF"/>
          <w:lang w:val="en-GB"/>
        </w:rPr>
        <w:t xml:space="preserve">e). </w:t>
      </w:r>
      <w:r w:rsidRPr="00BD2206">
        <w:rPr>
          <w:rFonts w:cs="Times New Roman"/>
          <w:color w:val="000000"/>
          <w:kern w:val="2"/>
          <w:bdr w:val="none" w:sz="0" w:space="0" w:color="auto" w:frame="1"/>
          <w:lang w:val="en-GB"/>
        </w:rPr>
        <w:t>The climate effect of a sudden and sustained CDR termination would depend on the amount of CDR-induced cooling prior to termination and the rate of background CO</w:t>
      </w:r>
      <w:r w:rsidRPr="00BD2206">
        <w:rPr>
          <w:rFonts w:cs="Times New Roman"/>
          <w:color w:val="000000"/>
          <w:kern w:val="2"/>
          <w:bdr w:val="none" w:sz="0" w:space="0" w:color="auto" w:frame="1"/>
          <w:vertAlign w:val="subscript"/>
          <w:lang w:val="en-GB"/>
        </w:rPr>
        <w:t>2</w:t>
      </w:r>
      <w:r w:rsidRPr="00BD2206">
        <w:rPr>
          <w:rFonts w:cs="Times New Roman"/>
          <w:color w:val="000000"/>
          <w:kern w:val="2"/>
          <w:bdr w:val="none" w:sz="0" w:space="0" w:color="auto" w:frame="1"/>
          <w:lang w:val="en-GB"/>
        </w:rPr>
        <w:t xml:space="preserve"> emissions at the time of termination (</w:t>
      </w:r>
      <w:r w:rsidRPr="00BD2206">
        <w:rPr>
          <w:rFonts w:cs="Times New Roman"/>
          <w:i/>
          <w:iCs/>
          <w:color w:val="000000"/>
          <w:kern w:val="2"/>
          <w:bdr w:val="none" w:sz="0" w:space="0" w:color="auto" w:frame="1"/>
          <w:lang w:val="en-GB"/>
        </w:rPr>
        <w:t>high confidence</w:t>
      </w:r>
      <w:r w:rsidRPr="00BD2206">
        <w:rPr>
          <w:rFonts w:cs="Times New Roman"/>
          <w:color w:val="000000"/>
          <w:kern w:val="2"/>
          <w:bdr w:val="none" w:sz="0" w:space="0" w:color="auto" w:frame="1"/>
          <w:lang w:val="en-GB"/>
        </w:rPr>
        <w:t xml:space="preserve">). </w:t>
      </w:r>
      <w:r w:rsidRPr="00BD2206">
        <w:rPr>
          <w:rFonts w:cs="Times New Roman"/>
          <w:color w:val="000000"/>
          <w:kern w:val="2"/>
          <w:lang w:val="en-GB"/>
        </w:rPr>
        <w:t>{</w:t>
      </w:r>
      <w:r w:rsidRPr="00E35222">
        <w:rPr>
          <w:rFonts w:cs="Times New Roman"/>
          <w:color w:val="000000"/>
          <w:kern w:val="2"/>
          <w:lang w:val="en-GB"/>
        </w:rPr>
        <w:fldChar w:fldCharType="begin"/>
      </w:r>
      <w:r w:rsidRPr="00BD2206">
        <w:rPr>
          <w:rFonts w:cs="Times New Roman"/>
          <w:color w:val="000000"/>
          <w:kern w:val="2"/>
          <w:lang w:val="en-GB"/>
        </w:rPr>
        <w:instrText xml:space="preserve"> REF _Ref29549478 \r \h </w:instrText>
      </w:r>
      <w:r w:rsidRPr="00E35222">
        <w:rPr>
          <w:rFonts w:cs="Times New Roman"/>
          <w:color w:val="000000"/>
          <w:kern w:val="2"/>
          <w:lang w:val="en-GB"/>
        </w:rPr>
      </w:r>
      <w:r w:rsidRPr="00E35222">
        <w:rPr>
          <w:rFonts w:cs="Times New Roman"/>
          <w:color w:val="000000"/>
          <w:kern w:val="2"/>
          <w:lang w:val="en-GB"/>
        </w:rPr>
        <w:fldChar w:fldCharType="separate"/>
      </w:r>
      <w:r w:rsidRPr="00BD2206">
        <w:rPr>
          <w:rFonts w:cs="Times New Roman"/>
          <w:color w:val="000000"/>
          <w:kern w:val="2"/>
          <w:lang w:val="en-GB"/>
        </w:rPr>
        <w:t>4.6.3</w:t>
      </w:r>
      <w:r w:rsidRPr="00E35222">
        <w:rPr>
          <w:rFonts w:cs="Times New Roman"/>
          <w:color w:val="000000"/>
          <w:kern w:val="2"/>
          <w:lang w:val="en-GB"/>
        </w:rPr>
        <w:fldChar w:fldCharType="end"/>
      </w:r>
      <w:r w:rsidRPr="00BD2206">
        <w:rPr>
          <w:rFonts w:cs="Times New Roman"/>
          <w:color w:val="000000"/>
          <w:kern w:val="2"/>
          <w:lang w:val="en-GB"/>
        </w:rPr>
        <w:t>, 5.5, 5.6}</w:t>
      </w:r>
    </w:p>
    <w:p w14:paraId="5828D490" w14:textId="77777777" w:rsidR="008039F7" w:rsidRPr="00BD2206" w:rsidRDefault="008039F7" w:rsidP="008039F7">
      <w:pPr>
        <w:rPr>
          <w:rFonts w:cs="Times New Roman"/>
          <w:kern w:val="2"/>
          <w:lang w:val="en-GB"/>
        </w:rPr>
      </w:pPr>
    </w:p>
    <w:p w14:paraId="316F8808" w14:textId="63DFD8A8" w:rsidR="008039F7" w:rsidRPr="00BD2206" w:rsidRDefault="008039F7" w:rsidP="008039F7">
      <w:pPr>
        <w:rPr>
          <w:rFonts w:cs="Times New Roman"/>
          <w:kern w:val="2"/>
          <w:lang w:val="en-GB"/>
        </w:rPr>
      </w:pPr>
      <w:r w:rsidRPr="00BD2206">
        <w:rPr>
          <w:rFonts w:eastAsia="SimSun" w:cs="Times New Roman"/>
          <w:b/>
          <w:kern w:val="2"/>
          <w:lang w:val="en-GB" w:eastAsia="zh-CN"/>
        </w:rPr>
        <w:t>Solar radiation modification (SRM) could offset some of the effects of anthropogenic warming on global and regional climate, but there would be substantial residual and overcompensating climate change at the regional scale and seasonal time</w:t>
      </w:r>
      <w:ins w:id="184" w:author="Sara M Tuson" w:date="2021-07-15T20:31:00Z">
        <w:r w:rsidR="00367335">
          <w:rPr>
            <w:rFonts w:eastAsia="SimSun" w:cs="Times New Roman"/>
            <w:b/>
            <w:kern w:val="2"/>
            <w:lang w:val="en-GB" w:eastAsia="zh-CN"/>
          </w:rPr>
          <w:t xml:space="preserve"> </w:t>
        </w:r>
      </w:ins>
      <w:r w:rsidRPr="00BD2206">
        <w:rPr>
          <w:rFonts w:eastAsia="SimSun" w:cs="Times New Roman"/>
          <w:b/>
          <w:kern w:val="2"/>
          <w:lang w:val="en-GB" w:eastAsia="zh-CN"/>
        </w:rPr>
        <w:t>scale (</w:t>
      </w:r>
      <w:r w:rsidRPr="00BD2206">
        <w:rPr>
          <w:rFonts w:eastAsia="SimSun" w:cs="Times New Roman"/>
          <w:b/>
          <w:i/>
          <w:iCs/>
          <w:kern w:val="2"/>
          <w:lang w:val="en-GB" w:eastAsia="zh-CN"/>
        </w:rPr>
        <w:t>high confidence</w:t>
      </w:r>
      <w:r w:rsidRPr="00BD2206">
        <w:rPr>
          <w:rFonts w:eastAsia="SimSun" w:cs="Times New Roman"/>
          <w:b/>
          <w:kern w:val="2"/>
          <w:lang w:val="en-GB" w:eastAsia="zh-CN"/>
        </w:rPr>
        <w:t>), and</w:t>
      </w:r>
      <w:r w:rsidRPr="00BD2206">
        <w:rPr>
          <w:rFonts w:cs="Times New Roman"/>
          <w:kern w:val="2"/>
          <w:lang w:val="en-GB"/>
        </w:rPr>
        <w:t xml:space="preserve"> </w:t>
      </w:r>
      <w:r w:rsidRPr="00BD2206">
        <w:rPr>
          <w:rFonts w:cs="Times New Roman"/>
          <w:b/>
          <w:kern w:val="2"/>
          <w:lang w:val="en-GB"/>
        </w:rPr>
        <w:t xml:space="preserve">there is </w:t>
      </w:r>
      <w:r w:rsidRPr="00BD2206">
        <w:rPr>
          <w:rFonts w:cs="Times New Roman"/>
          <w:b/>
          <w:i/>
          <w:kern w:val="2"/>
          <w:lang w:val="en-GB"/>
        </w:rPr>
        <w:t>low confidence</w:t>
      </w:r>
      <w:r w:rsidRPr="00BD2206">
        <w:rPr>
          <w:rFonts w:cs="Times New Roman"/>
          <w:b/>
          <w:kern w:val="2"/>
          <w:lang w:val="en-GB"/>
        </w:rPr>
        <w:t xml:space="preserve"> in our understanding of the climate response to SRM, specifically at the regional scale.</w:t>
      </w:r>
      <w:r w:rsidRPr="00BD2206">
        <w:rPr>
          <w:rFonts w:cs="Times New Roman"/>
          <w:kern w:val="2"/>
          <w:lang w:val="en-GB"/>
        </w:rPr>
        <w:t xml:space="preserve"> Since</w:t>
      </w:r>
      <w:del w:id="185" w:author="Sara M Tuson" w:date="2021-07-15T19:05:00Z">
        <w:r w:rsidRPr="00BD2206" w:rsidDel="004028C5">
          <w:rPr>
            <w:rFonts w:cs="Times New Roman"/>
            <w:kern w:val="2"/>
            <w:lang w:val="en-GB"/>
          </w:rPr>
          <w:delText xml:space="preserve"> the</w:delText>
        </w:r>
      </w:del>
      <w:r w:rsidRPr="00BD2206">
        <w:rPr>
          <w:rFonts w:cs="Times New Roman"/>
          <w:kern w:val="2"/>
          <w:lang w:val="en-GB"/>
        </w:rPr>
        <w:t xml:space="preserve"> AR5, understanding of the global and regional climate response to SRM has improved, due to modelling work with more sophisticated treatment of aerosol-based SRM options and stratospheric processes</w:t>
      </w:r>
      <w:r>
        <w:rPr>
          <w:rFonts w:cs="Times New Roman"/>
          <w:kern w:val="2"/>
          <w:lang w:val="en-GB"/>
        </w:rPr>
        <w:t xml:space="preserve">. </w:t>
      </w:r>
      <w:r w:rsidRPr="00790234">
        <w:rPr>
          <w:rFonts w:cs="Times New Roman"/>
          <w:kern w:val="2"/>
          <w:lang w:val="en-GB"/>
        </w:rPr>
        <w:t xml:space="preserve">Improved </w:t>
      </w:r>
      <w:r w:rsidRPr="00790234">
        <w:rPr>
          <w:rFonts w:cs="Times New Roman"/>
          <w:kern w:val="2"/>
          <w:lang w:val="en-GB"/>
        </w:rPr>
        <w:lastRenderedPageBreak/>
        <w:t>modelling suggests that multiple climate goals could be met simultaneously.</w:t>
      </w:r>
      <w:r w:rsidRPr="00BD2206">
        <w:rPr>
          <w:rFonts w:cs="Times New Roman"/>
          <w:kern w:val="2"/>
          <w:lang w:val="en-GB"/>
        </w:rPr>
        <w:t xml:space="preserve"> A sudden and sustained termination of SRM in a high-emission scenario such as SSP5-8.5 would cause a rapid climate change (</w:t>
      </w:r>
      <w:r w:rsidRPr="00BD2206">
        <w:rPr>
          <w:rFonts w:cs="Times New Roman"/>
          <w:i/>
          <w:kern w:val="2"/>
          <w:lang w:val="en-GB"/>
        </w:rPr>
        <w:t>high confidence</w:t>
      </w:r>
      <w:r w:rsidRPr="00BD2206">
        <w:rPr>
          <w:rFonts w:cs="Times New Roman"/>
          <w:kern w:val="2"/>
          <w:lang w:val="en-GB"/>
        </w:rPr>
        <w:t xml:space="preserve">). However, a gradual phase-out of SRM combined with emissions reductions and CDR would </w:t>
      </w:r>
      <w:r w:rsidRPr="00BD2206">
        <w:rPr>
          <w:rFonts w:cs="Times New Roman"/>
          <w:i/>
          <w:iCs/>
          <w:kern w:val="2"/>
          <w:lang w:val="en-GB"/>
        </w:rPr>
        <w:t>more</w:t>
      </w:r>
      <w:r w:rsidRPr="00BD2206">
        <w:rPr>
          <w:rFonts w:cs="Times New Roman"/>
          <w:kern w:val="2"/>
          <w:lang w:val="en-GB"/>
        </w:rPr>
        <w:t xml:space="preserve"> </w:t>
      </w:r>
      <w:r w:rsidRPr="00BD2206">
        <w:rPr>
          <w:rFonts w:cs="Times New Roman"/>
          <w:i/>
          <w:kern w:val="2"/>
          <w:lang w:val="en-GB"/>
        </w:rPr>
        <w:t xml:space="preserve">likely than not </w:t>
      </w:r>
      <w:r w:rsidRPr="00BD2206">
        <w:rPr>
          <w:rFonts w:cs="Times New Roman"/>
          <w:kern w:val="2"/>
          <w:lang w:val="en-GB"/>
        </w:rPr>
        <w:t>avoid larger rates of warming</w:t>
      </w:r>
      <w:r w:rsidRPr="00BD2206">
        <w:rPr>
          <w:rFonts w:cs="Times New Roman"/>
          <w:b/>
          <w:kern w:val="2"/>
          <w:lang w:val="en-GB"/>
        </w:rPr>
        <w:t xml:space="preserve">. </w:t>
      </w:r>
      <w:r w:rsidRPr="00BD2206">
        <w:rPr>
          <w:rFonts w:cs="Times New Roman"/>
          <w:kern w:val="2"/>
          <w:lang w:val="en-GB"/>
        </w:rPr>
        <w:t>{</w:t>
      </w:r>
      <w:r w:rsidRPr="00E35222">
        <w:rPr>
          <w:rFonts w:cs="Times New Roman"/>
          <w:kern w:val="2"/>
          <w:lang w:val="en-GB"/>
        </w:rPr>
        <w:fldChar w:fldCharType="begin"/>
      </w:r>
      <w:r w:rsidRPr="00BD2206">
        <w:rPr>
          <w:rFonts w:cs="Times New Roman"/>
          <w:kern w:val="2"/>
          <w:lang w:val="en-GB"/>
        </w:rPr>
        <w:instrText xml:space="preserve"> REF _Ref29549478 \r \h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4.6.3</w:t>
      </w:r>
      <w:r w:rsidRPr="00E35222">
        <w:rPr>
          <w:rFonts w:cs="Times New Roman"/>
          <w:kern w:val="2"/>
          <w:lang w:val="en-GB"/>
        </w:rPr>
        <w:fldChar w:fldCharType="end"/>
      </w:r>
      <w:r w:rsidRPr="00BD2206">
        <w:rPr>
          <w:rFonts w:cs="Times New Roman"/>
          <w:kern w:val="2"/>
          <w:lang w:val="en-GB"/>
        </w:rPr>
        <w:t>}</w:t>
      </w:r>
    </w:p>
    <w:p w14:paraId="1EC26E14" w14:textId="77777777" w:rsidR="008039F7" w:rsidRPr="00BD2206" w:rsidRDefault="008039F7" w:rsidP="008039F7">
      <w:pPr>
        <w:rPr>
          <w:rFonts w:ascii="Calibri" w:eastAsia="Calibri" w:hAnsi="Calibri" w:cs="Times New Roman"/>
          <w:lang w:val="en-GB"/>
        </w:rPr>
      </w:pPr>
    </w:p>
    <w:p w14:paraId="2405C092" w14:textId="77777777" w:rsidR="008039F7" w:rsidRPr="00BD2206" w:rsidRDefault="008039F7" w:rsidP="008039F7">
      <w:pPr>
        <w:rPr>
          <w:rFonts w:cs="Times New Roman"/>
          <w:kern w:val="2"/>
          <w:lang w:val="en-GB"/>
        </w:rPr>
      </w:pPr>
      <w:r w:rsidRPr="00BD2206">
        <w:rPr>
          <w:rFonts w:cs="Times New Roman"/>
          <w:b/>
          <w:i/>
          <w:kern w:val="2"/>
          <w:lang w:val="en-GB"/>
        </w:rPr>
        <w:t>Climate Change Commitment and Change Beyond 2100</w:t>
      </w:r>
    </w:p>
    <w:p w14:paraId="0BB96993" w14:textId="77777777" w:rsidR="008039F7" w:rsidRPr="00BD2206" w:rsidRDefault="008039F7" w:rsidP="008039F7">
      <w:pPr>
        <w:rPr>
          <w:rFonts w:ascii="Calibri" w:eastAsia="Calibri" w:hAnsi="Calibri" w:cs="Times New Roman"/>
          <w:lang w:val="en-GB"/>
        </w:rPr>
      </w:pPr>
    </w:p>
    <w:p w14:paraId="6313D948" w14:textId="77777777" w:rsidR="008039F7" w:rsidRPr="00BD2206" w:rsidRDefault="008039F7" w:rsidP="008039F7">
      <w:pPr>
        <w:rPr>
          <w:rFonts w:cs="Times New Roman"/>
          <w:kern w:val="2"/>
          <w:lang w:val="en-GB"/>
        </w:rPr>
      </w:pPr>
      <w:r w:rsidRPr="00BD2206">
        <w:rPr>
          <w:rFonts w:cs="Times New Roman"/>
          <w:b/>
          <w:kern w:val="2"/>
          <w:lang w:val="en-GB"/>
        </w:rPr>
        <w:t>Earth system modelling experiments since AR5 confirm that the zero CO</w:t>
      </w:r>
      <w:r w:rsidRPr="00BD2206">
        <w:rPr>
          <w:rFonts w:cs="Times New Roman"/>
          <w:b/>
          <w:kern w:val="2"/>
          <w:vertAlign w:val="subscript"/>
          <w:lang w:val="en-GB"/>
        </w:rPr>
        <w:t>2</w:t>
      </w:r>
      <w:r w:rsidRPr="00BD2206">
        <w:rPr>
          <w:rFonts w:cs="Times New Roman"/>
          <w:b/>
          <w:kern w:val="2"/>
          <w:lang w:val="en-GB"/>
        </w:rPr>
        <w:t xml:space="preserve"> emissions commitment (the additional rise in GSAT after all CO</w:t>
      </w:r>
      <w:r w:rsidRPr="00BD2206">
        <w:rPr>
          <w:rFonts w:cs="Times New Roman"/>
          <w:b/>
          <w:kern w:val="2"/>
          <w:vertAlign w:val="subscript"/>
          <w:lang w:val="en-GB"/>
        </w:rPr>
        <w:t>2</w:t>
      </w:r>
      <w:r w:rsidRPr="00BD2206">
        <w:rPr>
          <w:rFonts w:cs="Times New Roman"/>
          <w:b/>
          <w:kern w:val="2"/>
          <w:lang w:val="en-GB"/>
        </w:rPr>
        <w:t xml:space="preserve"> emissions cease) is small (</w:t>
      </w:r>
      <w:r w:rsidRPr="00BD2206">
        <w:rPr>
          <w:rFonts w:cs="Times New Roman"/>
          <w:b/>
          <w:i/>
          <w:iCs/>
          <w:kern w:val="2"/>
          <w:lang w:val="en-GB"/>
        </w:rPr>
        <w:t>likely</w:t>
      </w:r>
      <w:r w:rsidRPr="00BD2206">
        <w:rPr>
          <w:rFonts w:cs="Times New Roman"/>
          <w:b/>
          <w:kern w:val="2"/>
          <w:lang w:val="en-GB"/>
        </w:rPr>
        <w:t xml:space="preserve"> less than 0.3°C in magnitude) on decadal time</w:t>
      </w:r>
      <w:r>
        <w:rPr>
          <w:rFonts w:cs="Times New Roman"/>
          <w:b/>
          <w:kern w:val="2"/>
          <w:lang w:val="en-GB"/>
        </w:rPr>
        <w:t xml:space="preserve"> </w:t>
      </w:r>
      <w:r w:rsidRPr="00BD2206">
        <w:rPr>
          <w:rFonts w:cs="Times New Roman"/>
          <w:b/>
          <w:kern w:val="2"/>
          <w:lang w:val="en-GB"/>
        </w:rPr>
        <w:t>scales, but that it may be positive or negative.</w:t>
      </w:r>
      <w:r w:rsidRPr="00BD2206">
        <w:rPr>
          <w:rFonts w:cs="Times New Roman"/>
          <w:kern w:val="2"/>
          <w:lang w:val="en-GB"/>
        </w:rPr>
        <w:t xml:space="preserve"> There is </w:t>
      </w:r>
      <w:r w:rsidRPr="00BD2206">
        <w:rPr>
          <w:rFonts w:cs="Times New Roman"/>
          <w:i/>
          <w:kern w:val="2"/>
          <w:lang w:val="en-GB"/>
        </w:rPr>
        <w:t>low</w:t>
      </w:r>
      <w:r w:rsidRPr="00BD2206">
        <w:rPr>
          <w:rFonts w:cs="Times New Roman"/>
          <w:kern w:val="2"/>
          <w:lang w:val="en-GB"/>
        </w:rPr>
        <w:t xml:space="preserve"> </w:t>
      </w:r>
      <w:r w:rsidRPr="00BD2206">
        <w:rPr>
          <w:rFonts w:cs="Times New Roman"/>
          <w:i/>
          <w:kern w:val="2"/>
          <w:lang w:val="en-GB"/>
        </w:rPr>
        <w:t xml:space="preserve">confidence </w:t>
      </w:r>
      <w:r w:rsidRPr="00BD2206">
        <w:rPr>
          <w:rFonts w:cs="Times New Roman"/>
          <w:kern w:val="2"/>
          <w:lang w:val="en-GB"/>
        </w:rPr>
        <w:t>in the sign of the zero CO</w:t>
      </w:r>
      <w:r w:rsidRPr="00BD2206">
        <w:rPr>
          <w:rFonts w:cs="Times New Roman"/>
          <w:kern w:val="2"/>
          <w:vertAlign w:val="subscript"/>
          <w:lang w:val="en-GB"/>
        </w:rPr>
        <w:t>2</w:t>
      </w:r>
      <w:r w:rsidRPr="00BD2206">
        <w:rPr>
          <w:rFonts w:cs="Times New Roman"/>
          <w:kern w:val="2"/>
          <w:lang w:val="en-GB"/>
        </w:rPr>
        <w:t xml:space="preserve"> emissions commitment. Consistent with SR1.5, the central estimate is taken as zero for assessments of remaining carbon budgets for </w:t>
      </w:r>
      <w:r>
        <w:rPr>
          <w:rFonts w:cs="Times New Roman"/>
          <w:kern w:val="2"/>
          <w:lang w:val="en-GB"/>
        </w:rPr>
        <w:t xml:space="preserve">global warming levels of </w:t>
      </w:r>
      <w:r w:rsidRPr="00BD2206">
        <w:rPr>
          <w:rFonts w:cs="Times New Roman"/>
          <w:kern w:val="2"/>
          <w:lang w:val="en-GB"/>
        </w:rPr>
        <w:t>1.5°C or 2°C. {</w:t>
      </w:r>
      <w:r w:rsidRPr="00E35222">
        <w:rPr>
          <w:rFonts w:cs="Times New Roman"/>
          <w:kern w:val="2"/>
          <w:lang w:val="en-GB"/>
        </w:rPr>
        <w:fldChar w:fldCharType="begin"/>
      </w:r>
      <w:r w:rsidRPr="00BD2206">
        <w:rPr>
          <w:rFonts w:cs="Times New Roman"/>
          <w:kern w:val="2"/>
          <w:lang w:val="en-GB"/>
        </w:rPr>
        <w:instrText xml:space="preserve"> REF _Ref29549216 \r \h  \* MERGEFORMAT </w:instrText>
      </w:r>
      <w:r w:rsidRPr="00E35222">
        <w:rPr>
          <w:rFonts w:cs="Times New Roman"/>
          <w:kern w:val="2"/>
          <w:lang w:val="en-GB"/>
        </w:rPr>
      </w:r>
      <w:r w:rsidRPr="00E35222">
        <w:rPr>
          <w:rFonts w:cs="Times New Roman"/>
          <w:kern w:val="2"/>
          <w:lang w:val="en-GB"/>
        </w:rPr>
        <w:fldChar w:fldCharType="separate"/>
      </w:r>
      <w:r w:rsidRPr="00BD2206">
        <w:rPr>
          <w:rFonts w:cs="Times New Roman"/>
          <w:kern w:val="2"/>
          <w:lang w:val="en-GB"/>
        </w:rPr>
        <w:t>4.7.2</w:t>
      </w:r>
      <w:r w:rsidRPr="00E35222">
        <w:rPr>
          <w:rFonts w:cs="Times New Roman"/>
          <w:kern w:val="2"/>
          <w:lang w:val="en-GB"/>
        </w:rPr>
        <w:fldChar w:fldCharType="end"/>
      </w:r>
      <w:r w:rsidRPr="00BD2206">
        <w:rPr>
          <w:rFonts w:cs="Times New Roman"/>
          <w:kern w:val="2"/>
          <w:lang w:val="en-GB"/>
        </w:rPr>
        <w:t>, 5.5.2}.</w:t>
      </w:r>
    </w:p>
    <w:p w14:paraId="0B8397CB" w14:textId="77777777" w:rsidR="008039F7" w:rsidRPr="00BD2206" w:rsidRDefault="008039F7" w:rsidP="008039F7">
      <w:pPr>
        <w:rPr>
          <w:rFonts w:cs="Times New Roman"/>
          <w:kern w:val="2"/>
          <w:lang w:val="en-GB"/>
        </w:rPr>
      </w:pPr>
    </w:p>
    <w:p w14:paraId="52630B28" w14:textId="77777777" w:rsidR="008039F7" w:rsidRPr="00BD2206" w:rsidRDefault="008039F7" w:rsidP="008039F7">
      <w:pPr>
        <w:rPr>
          <w:rFonts w:cs="Times New Roman"/>
          <w:kern w:val="2"/>
          <w:lang w:val="en-GB"/>
        </w:rPr>
      </w:pPr>
      <w:r>
        <w:rPr>
          <w:rFonts w:cs="Times New Roman"/>
          <w:b/>
          <w:kern w:val="2"/>
          <w:lang w:val="en-GB"/>
        </w:rPr>
        <w:t>O</w:t>
      </w:r>
      <w:r w:rsidRPr="00BD2206">
        <w:rPr>
          <w:rFonts w:cs="Times New Roman"/>
          <w:b/>
          <w:kern w:val="2"/>
          <w:lang w:val="en-GB"/>
        </w:rPr>
        <w:t xml:space="preserve">vershooting </w:t>
      </w:r>
      <w:r>
        <w:rPr>
          <w:rFonts w:cs="Times New Roman"/>
          <w:b/>
          <w:kern w:val="2"/>
          <w:lang w:val="en-GB"/>
        </w:rPr>
        <w:t>specific global warming levels</w:t>
      </w:r>
      <w:r w:rsidRPr="00BD2206">
        <w:rPr>
          <w:rFonts w:cs="Times New Roman"/>
          <w:b/>
          <w:kern w:val="2"/>
          <w:lang w:val="en-GB"/>
        </w:rPr>
        <w:t xml:space="preserve"> such as 2°C </w:t>
      </w:r>
      <w:r>
        <w:rPr>
          <w:rFonts w:cs="Times New Roman"/>
          <w:b/>
          <w:kern w:val="2"/>
          <w:lang w:val="en-GB"/>
        </w:rPr>
        <w:t xml:space="preserve">has effects on the climate system that </w:t>
      </w:r>
      <w:r w:rsidRPr="00BD2206">
        <w:rPr>
          <w:rFonts w:cs="Times New Roman"/>
          <w:b/>
          <w:kern w:val="2"/>
          <w:lang w:val="en-GB"/>
        </w:rPr>
        <w:t>persist beyond 2100 (</w:t>
      </w:r>
      <w:r w:rsidRPr="00BD2206">
        <w:rPr>
          <w:rFonts w:cs="Times New Roman"/>
          <w:b/>
          <w:i/>
          <w:kern w:val="2"/>
          <w:lang w:val="en-GB"/>
        </w:rPr>
        <w:t>medium confidence</w:t>
      </w:r>
      <w:r w:rsidRPr="00BD2206">
        <w:rPr>
          <w:rFonts w:cs="Times New Roman"/>
          <w:b/>
          <w:kern w:val="2"/>
          <w:lang w:val="en-GB"/>
        </w:rPr>
        <w:t>).</w:t>
      </w:r>
      <w:r w:rsidRPr="00BD2206">
        <w:rPr>
          <w:rFonts w:cs="Times New Roman"/>
          <w:kern w:val="2"/>
          <w:lang w:val="en-GB"/>
        </w:rPr>
        <w:t xml:space="preserve"> Under one scenario including a peak and decline in atmospheric CO</w:t>
      </w:r>
      <w:r w:rsidRPr="00BD2206">
        <w:rPr>
          <w:rFonts w:cs="Times New Roman"/>
          <w:kern w:val="2"/>
          <w:vertAlign w:val="subscript"/>
          <w:lang w:val="en-GB"/>
        </w:rPr>
        <w:t>2</w:t>
      </w:r>
      <w:r w:rsidRPr="00BD2206">
        <w:rPr>
          <w:rFonts w:cs="Times New Roman"/>
          <w:kern w:val="2"/>
          <w:lang w:val="en-GB"/>
        </w:rPr>
        <w:t xml:space="preserve"> concentration</w:t>
      </w:r>
      <w:r>
        <w:rPr>
          <w:rFonts w:cs="Times New Roman"/>
          <w:kern w:val="2"/>
          <w:lang w:val="en-GB"/>
        </w:rPr>
        <w:t xml:space="preserve"> (</w:t>
      </w:r>
      <w:r w:rsidRPr="00BD2206">
        <w:rPr>
          <w:rFonts w:cs="Times New Roman"/>
          <w:kern w:val="2"/>
          <w:lang w:val="en-GB"/>
        </w:rPr>
        <w:t>SSP5-3.4-OS</w:t>
      </w:r>
      <w:r>
        <w:rPr>
          <w:rFonts w:cs="Times New Roman"/>
          <w:kern w:val="2"/>
          <w:lang w:val="en-GB"/>
        </w:rPr>
        <w:t>),</w:t>
      </w:r>
      <w:r w:rsidRPr="00BD2206">
        <w:rPr>
          <w:rFonts w:cs="Times New Roman"/>
          <w:kern w:val="2"/>
          <w:lang w:val="en-GB"/>
        </w:rPr>
        <w:t xml:space="preserve"> some climate metrics such as GSAT begin to decline but do not fully reverse by 2100 to levels prior to the CO</w:t>
      </w:r>
      <w:r w:rsidRPr="00BD2206">
        <w:rPr>
          <w:rFonts w:cs="Times New Roman"/>
          <w:kern w:val="2"/>
          <w:vertAlign w:val="subscript"/>
          <w:lang w:val="en-GB"/>
        </w:rPr>
        <w:t>2</w:t>
      </w:r>
      <w:r w:rsidRPr="00BD2206">
        <w:rPr>
          <w:rFonts w:cs="Times New Roman"/>
          <w:kern w:val="2"/>
          <w:lang w:val="en-GB"/>
        </w:rPr>
        <w:t xml:space="preserve"> peak (</w:t>
      </w:r>
      <w:r w:rsidRPr="00BD2206">
        <w:rPr>
          <w:rFonts w:cs="Times New Roman"/>
          <w:i/>
          <w:kern w:val="2"/>
          <w:lang w:val="en-GB"/>
        </w:rPr>
        <w:t>medium confidence</w:t>
      </w:r>
      <w:r w:rsidRPr="00BD2206">
        <w:rPr>
          <w:rFonts w:cs="Times New Roman"/>
          <w:kern w:val="2"/>
          <w:lang w:val="en-GB"/>
        </w:rPr>
        <w:t>). GMSL continues to rise in all models up to 2100 despite a reduction in CO</w:t>
      </w:r>
      <w:r w:rsidRPr="00BD2206">
        <w:rPr>
          <w:rFonts w:cs="Times New Roman"/>
          <w:kern w:val="2"/>
          <w:vertAlign w:val="subscript"/>
          <w:lang w:val="en-GB"/>
        </w:rPr>
        <w:t>2</w:t>
      </w:r>
      <w:r w:rsidRPr="00BD2206">
        <w:rPr>
          <w:rFonts w:cs="Times New Roman"/>
          <w:kern w:val="2"/>
          <w:lang w:val="en-GB"/>
        </w:rPr>
        <w:t xml:space="preserve"> to 2040 levels. {4.6.3, 4.7.1, 4.7.2}</w:t>
      </w:r>
    </w:p>
    <w:p w14:paraId="3CAFD127" w14:textId="77777777" w:rsidR="008039F7" w:rsidRPr="00BD2206" w:rsidRDefault="008039F7" w:rsidP="008039F7">
      <w:pPr>
        <w:rPr>
          <w:rFonts w:ascii="Calibri" w:eastAsia="Calibri" w:hAnsi="Calibri" w:cs="Times New Roman"/>
          <w:caps/>
          <w:lang w:val="en-GB"/>
        </w:rPr>
      </w:pPr>
    </w:p>
    <w:p w14:paraId="3FF793EB" w14:textId="01132128" w:rsidR="008039F7" w:rsidRPr="00BD2206" w:rsidRDefault="008039F7" w:rsidP="008039F7">
      <w:pPr>
        <w:rPr>
          <w:rFonts w:cs="Times New Roman"/>
          <w:kern w:val="2"/>
          <w:lang w:val="en-GB"/>
        </w:rPr>
      </w:pPr>
      <w:r w:rsidRPr="00BD2206">
        <w:rPr>
          <w:rFonts w:cs="Times New Roman"/>
          <w:b/>
          <w:kern w:val="2"/>
          <w:lang w:val="en-GB"/>
        </w:rPr>
        <w:t xml:space="preserve">Using extended scenarios beyond 2100, projections show </w:t>
      </w:r>
      <w:r w:rsidRPr="00BD2206">
        <w:rPr>
          <w:rFonts w:cs="Times New Roman"/>
          <w:b/>
          <w:i/>
          <w:iCs/>
          <w:kern w:val="2"/>
          <w:lang w:val="en-GB"/>
        </w:rPr>
        <w:t>likely</w:t>
      </w:r>
      <w:r w:rsidRPr="00BD2206">
        <w:rPr>
          <w:rFonts w:cs="Times New Roman"/>
          <w:b/>
          <w:kern w:val="2"/>
          <w:lang w:val="en-GB"/>
        </w:rPr>
        <w:t xml:space="preserve"> warming by 2300, relative to 1850</w:t>
      </w:r>
      <w:r w:rsidRPr="00BD2206">
        <w:rPr>
          <w:rFonts w:cs="Times New Roman"/>
          <w:b/>
          <w:kern w:val="2"/>
          <w:lang w:val="en-GB"/>
        </w:rPr>
        <w:sym w:font="Symbol" w:char="F02D"/>
      </w:r>
      <w:r w:rsidRPr="00BD2206">
        <w:rPr>
          <w:rFonts w:cs="Times New Roman"/>
          <w:b/>
          <w:kern w:val="2"/>
          <w:lang w:val="en-GB"/>
        </w:rPr>
        <w:t>1900, of 1.0°</w:t>
      </w:r>
      <w:r>
        <w:rPr>
          <w:rFonts w:cs="Times New Roman"/>
          <w:b/>
          <w:kern w:val="2"/>
          <w:lang w:val="en-GB"/>
        </w:rPr>
        <w:t>C</w:t>
      </w:r>
      <w:r w:rsidRPr="00BD2206">
        <w:rPr>
          <w:rFonts w:cs="Times New Roman"/>
          <w:b/>
          <w:kern w:val="2"/>
          <w:lang w:val="en-GB"/>
        </w:rPr>
        <w:sym w:font="Symbol" w:char="F02D"/>
      </w:r>
      <w:r w:rsidRPr="00BD2206">
        <w:rPr>
          <w:rFonts w:cs="Times New Roman"/>
          <w:b/>
          <w:kern w:val="2"/>
          <w:lang w:val="en-GB"/>
        </w:rPr>
        <w:t>2.2°C for SSP1-2.6 and 6.6°C</w:t>
      </w:r>
      <w:r w:rsidRPr="00BD2206">
        <w:rPr>
          <w:rFonts w:cs="Times New Roman"/>
          <w:b/>
          <w:kern w:val="2"/>
          <w:lang w:val="en-GB"/>
        </w:rPr>
        <w:sym w:font="Symbol" w:char="F02D"/>
      </w:r>
      <w:r w:rsidRPr="00BD2206">
        <w:rPr>
          <w:rFonts w:cs="Times New Roman"/>
          <w:b/>
          <w:kern w:val="2"/>
          <w:lang w:val="en-GB"/>
        </w:rPr>
        <w:t>14.1°C for SSP5-8.5.</w:t>
      </w:r>
      <w:r w:rsidRPr="00BD2206">
        <w:rPr>
          <w:rFonts w:cs="Times New Roman"/>
          <w:kern w:val="2"/>
          <w:lang w:val="en-GB"/>
        </w:rPr>
        <w:t xml:space="preserve"> By 2300, warming under the SSP5-3.4-OS overshoot scenario decreases from a peak around year 2060 to a level very similar to SSP1-2.6. Precipitation over land continues to increase strongly under SSP5-8</w:t>
      </w:r>
      <w:r w:rsidRPr="00516E0F">
        <w:rPr>
          <w:rFonts w:cs="Times New Roman"/>
          <w:kern w:val="2"/>
          <w:highlight w:val="yellow"/>
          <w:lang w:val="en-GB"/>
          <w:rPrChange w:id="186" w:author="Tom Maycock" w:date="2021-09-06T14:38:00Z">
            <w:rPr>
              <w:rFonts w:cs="Times New Roman"/>
              <w:kern w:val="2"/>
              <w:lang w:val="en-GB"/>
            </w:rPr>
          </w:rPrChange>
        </w:rPr>
        <w:t xml:space="preserve">.5. </w:t>
      </w:r>
      <w:commentRangeStart w:id="187"/>
      <w:r w:rsidRPr="00516E0F">
        <w:rPr>
          <w:rFonts w:cs="Times New Roman"/>
          <w:kern w:val="2"/>
          <w:highlight w:val="yellow"/>
          <w:lang w:val="en-GB"/>
          <w:rPrChange w:id="188" w:author="Tom Maycock" w:date="2021-09-06T14:38:00Z">
            <w:rPr>
              <w:rFonts w:cs="Times New Roman"/>
              <w:kern w:val="2"/>
              <w:lang w:val="en-GB"/>
            </w:rPr>
          </w:rPrChange>
        </w:rPr>
        <w:t>GSAT projected for the end of the 23rd century under SSP2-4.5 (2.3</w:t>
      </w:r>
      <w:ins w:id="189" w:author="Ian Blenkinsop" w:date="2021-07-27T09:01:00Z">
        <w:r w:rsidR="00B3329D" w:rsidRPr="00516E0F">
          <w:rPr>
            <w:rFonts w:cs="Times New Roman"/>
            <w:kern w:val="2"/>
            <w:highlight w:val="yellow"/>
            <w:lang w:val="en-GB"/>
            <w:rPrChange w:id="190" w:author="Tom Maycock" w:date="2021-09-06T14:38:00Z">
              <w:rPr>
                <w:rFonts w:cs="Times New Roman"/>
                <w:kern w:val="2"/>
                <w:lang w:val="en-GB"/>
              </w:rPr>
            </w:rPrChange>
          </w:rPr>
          <w:t>°C</w:t>
        </w:r>
      </w:ins>
      <w:r w:rsidRPr="00516E0F">
        <w:rPr>
          <w:rFonts w:cs="Times New Roman"/>
          <w:kern w:val="2"/>
          <w:highlight w:val="yellow"/>
          <w:lang w:val="en-GB"/>
          <w:rPrChange w:id="191" w:author="Tom Maycock" w:date="2021-09-06T14:38:00Z">
            <w:rPr>
              <w:rFonts w:cs="Times New Roman"/>
              <w:kern w:val="2"/>
              <w:lang w:val="en-GB"/>
            </w:rPr>
          </w:rPrChange>
        </w:rPr>
        <w:sym w:font="Symbol" w:char="F02D"/>
      </w:r>
      <w:r w:rsidRPr="00516E0F">
        <w:rPr>
          <w:rFonts w:cs="Times New Roman"/>
          <w:kern w:val="2"/>
          <w:highlight w:val="yellow"/>
          <w:lang w:val="en-GB"/>
          <w:rPrChange w:id="192" w:author="Tom Maycock" w:date="2021-09-06T14:38:00Z">
            <w:rPr>
              <w:rFonts w:cs="Times New Roman"/>
              <w:kern w:val="2"/>
              <w:lang w:val="en-GB"/>
            </w:rPr>
          </w:rPrChange>
        </w:rPr>
        <w:t xml:space="preserve">4.6°C) has not been experienced since the mid-Pliocene, about 3 million years ago. GSAT </w:t>
      </w:r>
      <w:commentRangeEnd w:id="187"/>
      <w:r w:rsidR="00516E0F">
        <w:rPr>
          <w:rStyle w:val="CommentReference"/>
        </w:rPr>
        <w:commentReference w:id="187"/>
      </w:r>
      <w:r w:rsidRPr="00516E0F">
        <w:rPr>
          <w:rFonts w:cs="Times New Roman"/>
          <w:kern w:val="2"/>
          <w:highlight w:val="yellow"/>
          <w:lang w:val="en-GB"/>
          <w:rPrChange w:id="193" w:author="Tom Maycock" w:date="2021-09-06T14:38:00Z">
            <w:rPr>
              <w:rFonts w:cs="Times New Roman"/>
              <w:kern w:val="2"/>
              <w:lang w:val="en-GB"/>
            </w:rPr>
          </w:rPrChange>
        </w:rPr>
        <w:t>projected for</w:t>
      </w:r>
      <w:r w:rsidRPr="00BD2206">
        <w:rPr>
          <w:rFonts w:cs="Times New Roman"/>
          <w:kern w:val="2"/>
          <w:lang w:val="en-GB"/>
        </w:rPr>
        <w:t xml:space="preserve"> the end of the 23rd century under SSP5-8.5 </w:t>
      </w:r>
      <w:commentRangeStart w:id="194"/>
      <w:commentRangeStart w:id="195"/>
      <w:r w:rsidRPr="00BD2206">
        <w:rPr>
          <w:rFonts w:cs="Times New Roman"/>
          <w:kern w:val="2"/>
          <w:lang w:val="en-GB"/>
        </w:rPr>
        <w:t>(</w:t>
      </w:r>
      <w:commentRangeEnd w:id="194"/>
      <w:r w:rsidR="003B35B8">
        <w:rPr>
          <w:rStyle w:val="CommentReference"/>
        </w:rPr>
        <w:commentReference w:id="194"/>
      </w:r>
      <w:commentRangeEnd w:id="195"/>
      <w:r w:rsidR="00516E0F">
        <w:rPr>
          <w:rStyle w:val="CommentReference"/>
        </w:rPr>
        <w:commentReference w:id="195"/>
      </w:r>
      <w:r w:rsidRPr="00BD2206">
        <w:rPr>
          <w:rFonts w:cs="Times New Roman"/>
          <w:kern w:val="2"/>
          <w:lang w:val="en-GB"/>
        </w:rPr>
        <w:t>6.6</w:t>
      </w:r>
      <w:ins w:id="196" w:author="Sara M Tuson" w:date="2021-07-15T15:01:00Z">
        <w:r w:rsidR="00085D3F" w:rsidRPr="00E457C1">
          <w:rPr>
            <w:rFonts w:cs="Times New Roman"/>
            <w:noProof/>
            <w:lang w:val="en-US"/>
          </w:rPr>
          <w:t>°</w:t>
        </w:r>
        <w:r w:rsidR="00085D3F" w:rsidRPr="00E457C1">
          <w:rPr>
            <w:noProof/>
            <w:lang w:val="en-US"/>
          </w:rPr>
          <w:t>C</w:t>
        </w:r>
      </w:ins>
      <w:r w:rsidRPr="00BD2206">
        <w:rPr>
          <w:rFonts w:cs="Times New Roman"/>
          <w:kern w:val="2"/>
          <w:lang w:val="en-GB"/>
        </w:rPr>
        <w:sym w:font="Symbol" w:char="F02D"/>
      </w:r>
      <w:r w:rsidRPr="00BD2206">
        <w:rPr>
          <w:rFonts w:cs="Times New Roman"/>
          <w:kern w:val="2"/>
          <w:lang w:val="en-GB"/>
        </w:rPr>
        <w:t>14.1°C) overlaps with the range estimated for the Miocene Climatic Optimum (5</w:t>
      </w:r>
      <w:r>
        <w:rPr>
          <w:rFonts w:cs="Times New Roman"/>
          <w:kern w:val="2"/>
          <w:lang w:val="en-GB"/>
        </w:rPr>
        <w:t>°C</w:t>
      </w:r>
      <w:r w:rsidRPr="00BD2206">
        <w:rPr>
          <w:rFonts w:cs="Times New Roman"/>
          <w:kern w:val="2"/>
          <w:lang w:val="en-GB"/>
        </w:rPr>
        <w:sym w:font="Symbol" w:char="F02D"/>
      </w:r>
      <w:r w:rsidRPr="00BD2206">
        <w:rPr>
          <w:rFonts w:cs="Times New Roman"/>
          <w:kern w:val="2"/>
          <w:lang w:val="en-GB"/>
        </w:rPr>
        <w:t>10°C) and Early Eocene Climatic Optimum (10</w:t>
      </w:r>
      <w:r>
        <w:rPr>
          <w:rFonts w:cs="Times New Roman"/>
          <w:kern w:val="2"/>
          <w:lang w:val="en-GB"/>
        </w:rPr>
        <w:t>°C</w:t>
      </w:r>
      <w:r w:rsidRPr="00BD2206">
        <w:rPr>
          <w:rFonts w:cs="Times New Roman"/>
          <w:kern w:val="2"/>
          <w:lang w:val="en-GB"/>
        </w:rPr>
        <w:sym w:font="Symbol" w:char="F02D"/>
      </w:r>
      <w:r w:rsidRPr="00BD2206">
        <w:rPr>
          <w:rFonts w:cs="Times New Roman"/>
          <w:kern w:val="2"/>
          <w:lang w:val="en-GB"/>
        </w:rPr>
        <w:t>18°C), about 15 and 50 million years ago, respectively (</w:t>
      </w:r>
      <w:r w:rsidRPr="00BD2206">
        <w:rPr>
          <w:rFonts w:cs="Times New Roman"/>
          <w:i/>
          <w:iCs/>
          <w:kern w:val="2"/>
          <w:lang w:val="en-GB"/>
        </w:rPr>
        <w:t>medium confidence</w:t>
      </w:r>
      <w:r w:rsidRPr="00BD2206">
        <w:rPr>
          <w:rFonts w:cs="Times New Roman"/>
          <w:kern w:val="2"/>
          <w:lang w:val="en-GB"/>
        </w:rPr>
        <w:t>). {2.3.1.1, 4.7.1}</w:t>
      </w:r>
    </w:p>
    <w:p w14:paraId="3B691341" w14:textId="2359FB3A" w:rsidR="00F63DA8" w:rsidRDefault="00F63DA8">
      <w:pPr>
        <w:rPr>
          <w:lang w:val="en-GB"/>
        </w:rPr>
      </w:pPr>
      <w:r>
        <w:rPr>
          <w:lang w:val="en-GB"/>
        </w:rPr>
        <w:br w:type="page"/>
      </w:r>
    </w:p>
    <w:p w14:paraId="4E07AC5E" w14:textId="77777777" w:rsidR="001F5E98" w:rsidRPr="003862D0" w:rsidRDefault="001F5E98" w:rsidP="008A38EB">
      <w:pPr>
        <w:rPr>
          <w:lang w:val="en-GB"/>
        </w:rPr>
      </w:pPr>
    </w:p>
    <w:p w14:paraId="41FC5FE3" w14:textId="77777777" w:rsidR="008A38EB" w:rsidRPr="003862D0" w:rsidRDefault="008A38EB" w:rsidP="008A38EB">
      <w:pPr>
        <w:rPr>
          <w:lang w:val="en-GB"/>
        </w:rPr>
      </w:pPr>
    </w:p>
    <w:p w14:paraId="1F6BA817" w14:textId="258E2D89" w:rsidR="00D93A69" w:rsidRPr="003862D0" w:rsidRDefault="00D93A69" w:rsidP="00D93A69">
      <w:pPr>
        <w:pStyle w:val="AR6Chap4Level141"/>
        <w:rPr>
          <w:lang w:val="en-GB"/>
        </w:rPr>
      </w:pPr>
      <w:bookmarkStart w:id="197" w:name="_Toc5498077"/>
      <w:bookmarkStart w:id="198" w:name="_Toc5498111"/>
      <w:bookmarkStart w:id="199" w:name="_Toc5498400"/>
      <w:bookmarkStart w:id="200" w:name="_Toc5498883"/>
      <w:bookmarkStart w:id="201" w:name="_Toc5500935"/>
      <w:bookmarkStart w:id="202" w:name="_Toc5778453"/>
      <w:bookmarkStart w:id="203" w:name="_Toc29748252"/>
      <w:bookmarkStart w:id="204" w:name="_Toc29748438"/>
      <w:bookmarkStart w:id="205" w:name="_Toc29749191"/>
      <w:bookmarkStart w:id="206" w:name="_Toc29750999"/>
      <w:bookmarkStart w:id="207" w:name="_Toc33523256"/>
      <w:bookmarkStart w:id="208" w:name="_Toc56878728"/>
      <w:bookmarkStart w:id="209" w:name="_Toc56879149"/>
      <w:bookmarkStart w:id="210" w:name="_Toc56879691"/>
      <w:bookmarkStart w:id="211" w:name="_Toc56880357"/>
      <w:bookmarkStart w:id="212" w:name="_Toc56880453"/>
      <w:bookmarkStart w:id="213" w:name="_Toc56880523"/>
      <w:bookmarkStart w:id="214" w:name="_Toc56880647"/>
      <w:bookmarkStart w:id="215" w:name="_Toc56881921"/>
      <w:bookmarkStart w:id="216" w:name="_Toc57156831"/>
      <w:bookmarkStart w:id="217" w:name="_Toc65519578"/>
      <w:bookmarkStart w:id="218" w:name="_Toc66646007"/>
      <w:bookmarkStart w:id="219" w:name="_Toc69752477"/>
      <w:bookmarkStart w:id="220" w:name="_Toc66099762"/>
      <w:bookmarkStart w:id="221" w:name="_Toc66379292"/>
      <w:bookmarkStart w:id="222" w:name="_Toc66466950"/>
      <w:bookmarkStart w:id="223" w:name="_Toc66467234"/>
      <w:bookmarkStart w:id="224" w:name="_Toc66574489"/>
      <w:bookmarkStart w:id="225" w:name="_Toc66574660"/>
      <w:r w:rsidRPr="003862D0">
        <w:rPr>
          <w:lang w:val="en-GB"/>
        </w:rPr>
        <w:t xml:space="preserve">Scope and Overview of </w:t>
      </w:r>
      <w:ins w:id="226" w:author="Sara M Tuson" w:date="2021-07-16T08:48:00Z">
        <w:r w:rsidR="00AF1ADF">
          <w:rPr>
            <w:lang w:val="en-GB"/>
          </w:rPr>
          <w:t>T</w:t>
        </w:r>
      </w:ins>
      <w:del w:id="227" w:author="Sara M Tuson" w:date="2021-07-16T08:48:00Z">
        <w:r w:rsidRPr="003862D0" w:rsidDel="00AF1ADF">
          <w:rPr>
            <w:lang w:val="en-GB"/>
          </w:rPr>
          <w:delText>t</w:delText>
        </w:r>
      </w:del>
      <w:r w:rsidRPr="003862D0">
        <w:rPr>
          <w:lang w:val="en-GB"/>
        </w:rPr>
        <w:t>his Chapter</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sidR="00520F89" w:rsidRPr="003862D0">
        <w:rPr>
          <w:lang w:val="en-GB"/>
        </w:rPr>
        <w:t xml:space="preserve"> </w:t>
      </w:r>
      <w:bookmarkEnd w:id="220"/>
      <w:bookmarkEnd w:id="221"/>
      <w:bookmarkEnd w:id="222"/>
      <w:bookmarkEnd w:id="223"/>
      <w:bookmarkEnd w:id="224"/>
      <w:bookmarkEnd w:id="225"/>
    </w:p>
    <w:p w14:paraId="001C2F09" w14:textId="7E6A092A" w:rsidR="00D93A69" w:rsidRPr="003862D0" w:rsidRDefault="00D93A69" w:rsidP="00D93A69">
      <w:pPr>
        <w:pStyle w:val="AR6BodyText"/>
        <w:rPr>
          <w:lang w:val="en-GB"/>
        </w:rPr>
      </w:pPr>
      <w:r w:rsidRPr="003862D0">
        <w:rPr>
          <w:lang w:val="en-GB" w:eastAsia="en-US"/>
        </w:rPr>
        <w:br/>
      </w:r>
      <w:r w:rsidRPr="003862D0">
        <w:rPr>
          <w:lang w:val="en-GB"/>
        </w:rPr>
        <w:t>This chapter assess</w:t>
      </w:r>
      <w:r w:rsidR="00C20E29" w:rsidRPr="003862D0">
        <w:rPr>
          <w:lang w:val="en-GB"/>
        </w:rPr>
        <w:t>es</w:t>
      </w:r>
      <w:r w:rsidRPr="003862D0">
        <w:rPr>
          <w:lang w:val="en-GB"/>
        </w:rPr>
        <w:t xml:space="preserve"> simulations of future climate change, covering both near-term and long-term global changes. The chapter assesses simulations of physical indicators of global climate change, such as global surface air temperature (GSAT), global land precipitation, Arctic </w:t>
      </w:r>
      <w:r w:rsidR="00113CAF" w:rsidRPr="003862D0">
        <w:rPr>
          <w:lang w:val="en-GB"/>
        </w:rPr>
        <w:t>sea</w:t>
      </w:r>
      <w:del w:id="228" w:author="Ian Blenkinsop" w:date="2021-07-26T17:06:00Z">
        <w:r w:rsidR="00113CAF" w:rsidRPr="003862D0" w:rsidDel="00C54330">
          <w:rPr>
            <w:lang w:val="en-GB"/>
          </w:rPr>
          <w:delText>-</w:delText>
        </w:r>
      </w:del>
      <w:ins w:id="229" w:author="Ian Blenkinsop" w:date="2021-07-26T17:06:00Z">
        <w:r w:rsidR="00C54330">
          <w:rPr>
            <w:lang w:val="en-GB"/>
          </w:rPr>
          <w:t xml:space="preserve"> </w:t>
        </w:r>
      </w:ins>
      <w:r w:rsidR="00113CAF" w:rsidRPr="003862D0">
        <w:rPr>
          <w:lang w:val="en-GB"/>
        </w:rPr>
        <w:t>ice area</w:t>
      </w:r>
      <w:r w:rsidRPr="003862D0">
        <w:rPr>
          <w:lang w:val="en-GB"/>
        </w:rPr>
        <w:t xml:space="preserve"> (SIA), and global mean sea level (GMSL). Furthermore, the chapter covers indices and patterns of properties and circulation not only for mean fields but also for modes of variability that have global significance. The choice of quantities to be assessed is summarized in Cross-Chapter Box 2.2 and comprises a subset of the quantities covered in Chapters 2 and 3. This chapter provides consistent coverage from near-term to long-term global changes and provides the global reference for the later chapters covering important processes and regional change. </w:t>
      </w:r>
    </w:p>
    <w:p w14:paraId="544513FB" w14:textId="77777777" w:rsidR="00D93A69" w:rsidRPr="003862D0" w:rsidRDefault="00D93A69" w:rsidP="00D93A69">
      <w:pPr>
        <w:pStyle w:val="AR6BodyText"/>
        <w:rPr>
          <w:lang w:val="en-GB"/>
        </w:rPr>
      </w:pPr>
    </w:p>
    <w:p w14:paraId="791C685C" w14:textId="49467602" w:rsidR="00D93A69" w:rsidRPr="003862D0" w:rsidRDefault="00D93A69" w:rsidP="00D93A69">
      <w:pPr>
        <w:pStyle w:val="AR6BodyText"/>
        <w:rPr>
          <w:lang w:val="en-GB"/>
        </w:rPr>
      </w:pPr>
      <w:r w:rsidRPr="003862D0">
        <w:rPr>
          <w:lang w:val="en-GB"/>
        </w:rPr>
        <w:t xml:space="preserve">Essential input to the simulations assessed here is provided by future scenarios of concentrations or anthropogenic emissions of radiatively active substances; the scenarios represent possible sets of decisions by humanity, without any </w:t>
      </w:r>
      <w:r w:rsidR="00C20E29" w:rsidRPr="003862D0">
        <w:rPr>
          <w:lang w:val="en-GB"/>
        </w:rPr>
        <w:t xml:space="preserve">assessment </w:t>
      </w:r>
      <w:r w:rsidRPr="003862D0">
        <w:rPr>
          <w:lang w:val="en-GB"/>
        </w:rPr>
        <w:t>that one set of decisions is more probable to occur than any other set (</w:t>
      </w:r>
      <w:del w:id="230" w:author="Ian Blenkinsop" w:date="2021-07-26T17:06:00Z">
        <w:r w:rsidRPr="003862D0" w:rsidDel="00C54330">
          <w:rPr>
            <w:lang w:val="en-GB"/>
          </w:rPr>
          <w:delText xml:space="preserve">see </w:delText>
        </w:r>
        <w:r w:rsidR="003D3F79" w:rsidRPr="003862D0" w:rsidDel="00C54330">
          <w:rPr>
            <w:lang w:val="en-GB"/>
          </w:rPr>
          <w:delText xml:space="preserve">Chapter 1, </w:delText>
        </w:r>
      </w:del>
      <w:r w:rsidRPr="003862D0">
        <w:rPr>
          <w:lang w:val="en-GB"/>
        </w:rPr>
        <w:t xml:space="preserve">Section 1.6). As in previous assessment reports, these scenarios are used for projections of future climate using global </w:t>
      </w:r>
      <w:ins w:id="231" w:author="Sara M Tuson" w:date="2021-07-16T14:53:00Z">
        <w:r w:rsidR="003257FF" w:rsidRPr="003257FF">
          <w:rPr>
            <w:lang w:val="en-GB" w:eastAsia="en-US"/>
          </w:rPr>
          <w:t>Atmosphere–Ocean General Circulation Model</w:t>
        </w:r>
        <w:r w:rsidR="003257FF">
          <w:rPr>
            <w:lang w:val="en-GB" w:eastAsia="en-US"/>
          </w:rPr>
          <w:t>s (</w:t>
        </w:r>
      </w:ins>
      <w:del w:id="232" w:author="Sara M Tuson" w:date="2021-07-16T14:53:00Z">
        <w:r w:rsidRPr="003862D0" w:rsidDel="003257FF">
          <w:rPr>
            <w:lang w:val="en-GB" w:eastAsia="en-US"/>
          </w:rPr>
          <w:delText>atmosphere-ocean general circulation models (</w:delText>
        </w:r>
      </w:del>
      <w:r w:rsidRPr="003862D0">
        <w:rPr>
          <w:lang w:val="en-GB" w:eastAsia="en-US"/>
        </w:rPr>
        <w:t>AOGCMs)</w:t>
      </w:r>
      <w:r w:rsidR="00C77C51" w:rsidRPr="003862D0">
        <w:rPr>
          <w:lang w:val="en-GB"/>
        </w:rPr>
        <w:t xml:space="preserve"> and </w:t>
      </w:r>
      <w:r w:rsidR="00523D34" w:rsidRPr="003862D0">
        <w:rPr>
          <w:lang w:val="en-GB"/>
        </w:rPr>
        <w:t>Earth system model</w:t>
      </w:r>
      <w:r w:rsidRPr="003862D0">
        <w:rPr>
          <w:lang w:val="en-GB"/>
        </w:rPr>
        <w:t>s (ESMs</w:t>
      </w:r>
      <w:del w:id="233" w:author="Ian Blenkinsop" w:date="2021-07-15T09:45:00Z">
        <w:r w:rsidRPr="003862D0" w:rsidDel="009F1543">
          <w:rPr>
            <w:lang w:val="en-GB"/>
          </w:rPr>
          <w:delText xml:space="preserve">, </w:delText>
        </w:r>
      </w:del>
      <w:ins w:id="234" w:author="Ian Blenkinsop" w:date="2021-07-15T09:45:00Z">
        <w:r w:rsidR="009F1543">
          <w:rPr>
            <w:lang w:val="en-GB"/>
          </w:rPr>
          <w:t>;</w:t>
        </w:r>
        <w:r w:rsidR="009F1543" w:rsidRPr="003862D0">
          <w:rPr>
            <w:lang w:val="en-GB"/>
          </w:rPr>
          <w:t xml:space="preserve"> </w:t>
        </w:r>
      </w:ins>
      <w:del w:id="235" w:author="Ian Blenkinsop" w:date="2021-07-26T17:06:00Z">
        <w:r w:rsidRPr="003862D0" w:rsidDel="00C54330">
          <w:rPr>
            <w:lang w:val="en-GB"/>
          </w:rPr>
          <w:delText xml:space="preserve">see </w:delText>
        </w:r>
        <w:r w:rsidR="00BA7172" w:rsidRPr="003862D0" w:rsidDel="00C54330">
          <w:rPr>
            <w:lang w:val="en-GB"/>
          </w:rPr>
          <w:delText xml:space="preserve">Chapter 1, </w:delText>
        </w:r>
      </w:del>
      <w:r w:rsidRPr="003862D0">
        <w:rPr>
          <w:lang w:val="en-GB"/>
        </w:rPr>
        <w:t xml:space="preserve">Section 1.5.3); the latter include representation of various biogeochemical cycles such as the carbon cycle, the sulphur cycle, or ozone (e.g., </w:t>
      </w:r>
      <w:commentRangeStart w:id="236"/>
      <w:r w:rsidRPr="003862D0">
        <w:rPr>
          <w:lang w:val="en-GB"/>
        </w:rPr>
        <w:fldChar w:fldCharType="begin" w:fldLock="1"/>
      </w:r>
      <w:r w:rsidR="00615634">
        <w:rPr>
          <w:lang w:val="en-GB"/>
        </w:rPr>
        <w:instrText>ADDIN CSL_CITATION { "citationItems" : [ { "id" : "ITEM-1", "itemData" : { "DOI" : "10.1002/wcc.148", "ISSN" : "17577780", "author" : [ { "dropping-particle" : "", "family" : "Flato", "given" : "Gregory M", "non-dropping-particle" : "", "parse-names" : false, "suffix" : "" } ], "container-title" : "Wiley Interdisciplinary Reviews: Climate Change", "id" : "ITEM-1", "issue" : "6", "issued" : { "date-parts" : [ [ "2011", "11" ] ] }, "page" : "783-800", "title" : "Earth system models: an overview", "translator" : [ { "dropping-particle" : "", "family" : "K2998", "given" : "", "non-dropping-particle" : "", "parse-names" : false, "suffix" : "" } ], "type" : "article-journal", "volume" : "2" }, "uris" : [ "http://www.mendeley.com/documents/?uuid=af535965-0ced-4942-86e1-613c6b16886b" ] }, { "id" : "ITEM-2",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2011; Flato et al., 2013)", "manualFormatting" : "Flato, 2011; Flato et al., 2013)", "plainTextFormattedCitation" : "(Flato, 2011; Flato et al., 2013)", "previouslyFormattedCitation" : "(Flato, 2011; Flato et al., 2013)" }, "properties" : { "noteIndex" : 0 }, "schema" : "https://github.com/citation-style-language/schema/raw/master/csl-citation.json" }</w:instrText>
      </w:r>
      <w:r w:rsidRPr="003862D0">
        <w:rPr>
          <w:lang w:val="en-GB"/>
        </w:rPr>
        <w:fldChar w:fldCharType="separate"/>
      </w:r>
      <w:r w:rsidR="00016735">
        <w:rPr>
          <w:noProof/>
          <w:lang w:val="en-GB"/>
        </w:rPr>
        <w:t>Flato, 2011; Flato et al., 2013)</w:t>
      </w:r>
      <w:r w:rsidRPr="003862D0">
        <w:rPr>
          <w:lang w:val="en-GB"/>
        </w:rPr>
        <w:fldChar w:fldCharType="end"/>
      </w:r>
      <w:commentRangeEnd w:id="236"/>
      <w:r w:rsidR="00016735">
        <w:rPr>
          <w:rStyle w:val="CommentReference"/>
        </w:rPr>
        <w:commentReference w:id="236"/>
      </w:r>
      <w:r w:rsidRPr="003862D0">
        <w:rPr>
          <w:lang w:val="en-GB"/>
        </w:rPr>
        <w:t xml:space="preserve">. This chapter thus provides a comprehensive assessment of the future global climate response to different future anthropogenic perturbations to the climate system.  </w:t>
      </w:r>
    </w:p>
    <w:p w14:paraId="51DC9A64" w14:textId="77777777" w:rsidR="00D93A69" w:rsidRPr="003862D0" w:rsidRDefault="00D93A69" w:rsidP="00D93A69">
      <w:pPr>
        <w:pStyle w:val="AR6BodyText"/>
        <w:rPr>
          <w:lang w:val="en-GB"/>
        </w:rPr>
      </w:pPr>
    </w:p>
    <w:p w14:paraId="011D3873" w14:textId="3ABBC9EF" w:rsidR="002221AF" w:rsidRPr="003862D0" w:rsidRDefault="002221AF" w:rsidP="00EA1747">
      <w:pPr>
        <w:pStyle w:val="AR6BodyText"/>
        <w:rPr>
          <w:lang w:val="en-GB"/>
        </w:rPr>
      </w:pPr>
      <w:r w:rsidRPr="003862D0">
        <w:rPr>
          <w:lang w:val="en-GB"/>
        </w:rPr>
        <w:t>Every projection assessment is conditioned on a particular forcing scenario. If sufficient evidence is available, a detailed probabilistic assessment of a physical climate outcome can be performed</w:t>
      </w:r>
      <w:r w:rsidR="00C20E29" w:rsidRPr="003862D0">
        <w:rPr>
          <w:lang w:val="en-GB"/>
        </w:rPr>
        <w:t xml:space="preserve"> </w:t>
      </w:r>
      <w:r w:rsidRPr="003862D0">
        <w:rPr>
          <w:lang w:val="en-GB"/>
        </w:rPr>
        <w:t xml:space="preserve">for each scenario separately. By contrast, there is no agreed-upon approach to assigning probabilities to forcing scenarios, to the point that it has been debated whether such an approach can even exist (e.g., </w:t>
      </w:r>
      <w:commentRangeStart w:id="237"/>
      <w:r w:rsidRPr="003862D0">
        <w:rPr>
          <w:lang w:val="en-GB"/>
        </w:rPr>
        <w:fldChar w:fldCharType="begin" w:fldLock="1"/>
      </w:r>
      <w:r w:rsidR="00615634">
        <w:rPr>
          <w:lang w:val="en-GB"/>
        </w:rPr>
        <w:instrText>ADDIN CSL_CITATION { "citationItems" : [ { "id" : "ITEM-1", "itemData" : { "DOI" : "10.1038/35075167", "ISSN" : "0028-0836", "author" : [ { "dropping-particle" : "", "family" : "Schneider", "given" : "Stephen H", "non-dropping-particle" : "", "parse-names" : false, "suffix" : "" } ], "container-title" : "Nature", "id" : "ITEM-1", "issue" : "6833", "issued" : { "date-parts" : [ [ "2001", "5" ] ] }, "page" : "17-19", "title" : "What is 'dangerous' climate change?", "translator" : [ { "dropping-particle" : "", "family" : "K4126", "given" : "", "non-dropping-particle" : "", "parse-names" : false, "suffix" : "" } ], "type" : "article-journal", "volume" : "411" }, "uris" : [ "http://www.mendeley.com/documents/?uuid=ae4e8c99-a68b-4451-a28a-756542dde0eb" ] }, { "id" : "ITEM-2", "itemData" : { "DOI" : "10.1038/35083752", "ISSN" : "1476-4687", "abstract" : "We need to research all the potential outcomes, not try to guess which is likeliest to occur.", "author" : [ { "dropping-particle" : "", "family" : "Gr\u00fcbler", "given" : "Arnulf", "non-dropping-particle" : "", "parse-names" : false, "suffix" : "" }, { "dropping-particle" : "", "family" : "Nakicenovic", "given" : "Nebojsa", "non-dropping-particle" : "", "parse-names" : false, "suffix" : "" } ], "container-title" : "Nature", "id" : "ITEM-2", "issue" : "6842", "issued" : { "date-parts" : [ [ "2001" ] ] }, "page" : "15", "title" : "Identifying dangers in an uncertain climate", "translator" : [ { "dropping-particle" : "", "family" : "K5156", "given" : "", "non-dropping-particle" : "", "parse-names" : false, "suffix" : "" } ], "type" : "article-journal", "volume" : "412" }, "uris" : [ "http://www.mendeley.com/documents/?uuid=80d9b608-f705-4bbe-ac41-a485c60b636c" ] }, { "id" : "ITEM-3", "itemData" : { "DOI" : "10.1023/A:1014276210717", "ISSN" : "1573-1480", "author" : [ { "dropping-particle" : "", "family" : "Schneider", "given" : "Stephen H", "non-dropping-particle" : "", "parse-names" : false, "suffix" : "" } ], "container-title" : "Climatic Change", "id" : "ITEM-3", "issue" : "4", "issued" : { "date-parts" : [ [ "2002" ] ] }, "page" : "441-451", "title" : "Can we estimate the likelihood of climatic changes at 2100?", "translator" : [ { "dropping-particle" : "", "family" : "K5153", "given" : "", "non-dropping-particle" : "", "parse-names" : false, "suffix" : "" } ], "type" : "article-journal", "volume" : "52" }, "uris" : [ "http://www.mendeley.com/documents/?uuid=2c8e80d3-b49d-4e33-b2ad-8ca9595235f9" ] } ], "mendeley" : { "formattedCitation" : "(Gr\u00fcbler and Nakicenovic, 2001; Schneider, 2001, 2002)", "manualFormatting" : "Gr\u00fcbler and Nakicenovic, 2001; Schneider, 2001, 2002)", "plainTextFormattedCitation" : "(Gr\u00fcbler and Nakicenovic, 2001; Schneider, 2001, 2002)", "previouslyFormattedCitation" : "(Gr\u00fcbler and Nakicenovic, 2001; Schneider, 2001, 2002)" }, "properties" : { "noteIndex" : 0 }, "schema" : "https://github.com/citation-style-language/schema/raw/master/csl-citation.json" }</w:instrText>
      </w:r>
      <w:r w:rsidRPr="003862D0">
        <w:rPr>
          <w:lang w:val="en-GB"/>
        </w:rPr>
        <w:fldChar w:fldCharType="separate"/>
      </w:r>
      <w:r w:rsidR="00016735">
        <w:rPr>
          <w:noProof/>
          <w:lang w:val="en-GB"/>
        </w:rPr>
        <w:t>Grübler and Nakicenovic, 2001; Schneider, 2001, 2002)</w:t>
      </w:r>
      <w:r w:rsidRPr="003862D0">
        <w:rPr>
          <w:lang w:val="en-GB"/>
        </w:rPr>
        <w:fldChar w:fldCharType="end"/>
      </w:r>
      <w:commentRangeEnd w:id="237"/>
      <w:r w:rsidR="00016735">
        <w:rPr>
          <w:rStyle w:val="CommentReference"/>
        </w:rPr>
        <w:commentReference w:id="237"/>
      </w:r>
      <w:r w:rsidRPr="003862D0">
        <w:rPr>
          <w:lang w:val="en-GB"/>
        </w:rPr>
        <w:t xml:space="preserve">. Although there were some recent attempts to ascribe subjective probabilities to scenarios (e.g., </w:t>
      </w:r>
      <w:commentRangeStart w:id="238"/>
      <w:r w:rsidRPr="003862D0">
        <w:rPr>
          <w:lang w:val="en-GB"/>
        </w:rPr>
        <w:fldChar w:fldCharType="begin" w:fldLock="1"/>
      </w:r>
      <w:r w:rsidR="00615634">
        <w:rPr>
          <w:lang w:val="en-GB"/>
        </w:rPr>
        <w:instrText>ADDIN CSL_CITATION { "citationItems" : [ { "id" : "ITEM-1", "itemData" : { "DOI" : "10.1007/s10584-019-02500-y", "ISSN" : "1573-1480", "abstract" : "Climate researchers use carbon dioxide emission scenarios to explore alternative climate futures and potential impacts, as well as implications of mitigation and adaptation policies. Often, these scenarios are published without formal probabilistic interpretations, given the deep uncertainty related to future development. However, users often seek such information, a likely range or relative probabilities. Without further specifications, users sometimes pick a small subset of emission scenarios and/or assume that all scenarios are equally likely. Here, we present probabilistic judgments of experts assessing the distribution of 2100 emissions under a business-as-usual and a policy scenario. We obtain the judgments through a method that relies only on pairwise comparisons of various ranges of emissions. There is wide variability between individual experts, but they clearly do not assign equal probabilities for the total range of future emissions. We contrast these judgments with the emission projection ranges derived from the shared socio-economic pathways (SSPs) and a recent multi-model comparison producing probabilistic emission scenarios. Differences on long-term emission probabilities between expert estimates and model-based calculations may result from various factors including model restrictions, a coverage of a wider set of factors by experts, but also group think and inability to appreciate long-term processes.", "author" : [ { "dropping-particle" : "", "family" : "Ho", "given" : "Emily", "non-dropping-particle" : "", "parse-names" : false, "suffix" : "" }, { "dropping-particle" : "V", "family" : "Budescu", "given" : "David", "non-dropping-particle" : "", "parse-names" : false, "suffix" : "" }, { "dropping-particle" : "", "family" : "Bosetti", "given" : "Valentina", "non-dropping-particle" : "", "parse-names" : false, "suffix" : "" }, { "dropping-particle" : "", "family" : "Vuuren", "given" : "Detlef P", "non-dropping-particle" : "van", "parse-names" : false, "suffix" : "" }, { "dropping-particle" : "", "family" : "Keller", "given" : "Klaus", "non-dropping-particle" : "", "parse-names" : false, "suffix" : "" } ], "container-title" : "Climatic Change", "id" : "ITEM-1", "issue" : "4", "issued" : { "date-parts" : [ [ "2019" ] ] }, "page" : "545-561", "title" : "Not all carbon dioxide emission scenarios are equally likely: a subjective expert assessment", "translator" : [ { "dropping-particle" : "", "family" : "K5154", "given" : "", "non-dropping-particle" : "", "parse-names" : false, "suffix" : "" } ], "type" : "article-journal", "volume" : "155" }, "uris" : [ "http://www.mendeley.com/documents/?uuid=7d15cca6-d8fd-4b1e-9f36-b5ecb3494f00" ] }, { "id" : "ITEM-2",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"ITEM-2",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"(Ho et al., 2019; Hausfather and Peters, 2020)", "manualFormatting" : "Ho et al., 2019; Hausfather and Peters, 2020", "plainTextFormattedCitation" : "(Ho et al., 2019; Hausfather and Peters, 2020)", "previouslyFormattedCitation" : "(Ho et al., 2019; Hausfather and Peters, 2020)" }, "properties" : { "noteIndex" : 0 }, "schema" : "https://github.com/citation-style-language/schema/raw/master/csl-citation.json" }</w:instrText>
      </w:r>
      <w:r w:rsidRPr="003862D0">
        <w:rPr>
          <w:lang w:val="en-GB"/>
        </w:rPr>
        <w:fldChar w:fldCharType="separate"/>
      </w:r>
      <w:r w:rsidR="00016735">
        <w:rPr>
          <w:noProof/>
          <w:lang w:val="en-GB"/>
        </w:rPr>
        <w:t>Ho et al., 2019; Hausfather and Peters, 2020</w:t>
      </w:r>
      <w:r w:rsidRPr="003862D0">
        <w:rPr>
          <w:lang w:val="en-GB"/>
        </w:rPr>
        <w:fldChar w:fldCharType="end"/>
      </w:r>
      <w:commentRangeEnd w:id="238"/>
      <w:r w:rsidR="00016735">
        <w:rPr>
          <w:rStyle w:val="CommentReference"/>
        </w:rPr>
        <w:commentReference w:id="238"/>
      </w:r>
      <w:r w:rsidRPr="003862D0">
        <w:rPr>
          <w:lang w:val="en-GB"/>
        </w:rPr>
        <w:t xml:space="preserve">), and although ‘feasibility’ along different dimensions is an important concept in scenario research (see AR6 WGIII Chapter 3), the scenarios used for the model-based projections assessed in this chapter do not come with statements about their likelihood of actually unfolding in the future. Therefore, it is usually not possible to combine responses to individual scenarios into an overall probabilistic statement about expected future climate. Exceptions to this limit in the assessment are possible only under special circumstances, such as for some statements about near-term climate changes that are largely independent of the scenario chosen (e.g., Section </w:t>
      </w:r>
      <w:r w:rsidR="00FA6D4F" w:rsidRPr="003862D0">
        <w:rPr>
          <w:lang w:val="en-GB"/>
        </w:rPr>
        <w:t>4.4.1</w:t>
      </w:r>
      <w:r w:rsidRPr="003862D0">
        <w:rPr>
          <w:lang w:val="en-GB"/>
        </w:rPr>
        <w:t>). Beyond this, no combination of responses to different scenarios can be assessed in this chapter but may be possible in future assessments.</w:t>
      </w:r>
    </w:p>
    <w:p w14:paraId="430C3ED8" w14:textId="77777777" w:rsidR="002221AF" w:rsidRPr="003862D0" w:rsidRDefault="002221AF" w:rsidP="00D93A69">
      <w:pPr>
        <w:pStyle w:val="AR6BodyText"/>
        <w:rPr>
          <w:lang w:val="en-GB"/>
        </w:rPr>
      </w:pPr>
    </w:p>
    <w:p w14:paraId="171BC9AB" w14:textId="75181DA0" w:rsidR="00D93A69" w:rsidRPr="003862D0" w:rsidRDefault="00D93A69" w:rsidP="00D93A69">
      <w:pPr>
        <w:pStyle w:val="AR6BodyText"/>
        <w:rPr>
          <w:lang w:val="en-GB"/>
        </w:rPr>
      </w:pPr>
      <w:r w:rsidRPr="003862D0">
        <w:rPr>
          <w:lang w:val="en-GB"/>
        </w:rPr>
        <w:t xml:space="preserve">A </w:t>
      </w:r>
      <w:r w:rsidR="00C20E29" w:rsidRPr="003862D0">
        <w:rPr>
          <w:lang w:val="en-GB"/>
        </w:rPr>
        <w:t xml:space="preserve">central </w:t>
      </w:r>
      <w:r w:rsidRPr="003862D0">
        <w:rPr>
          <w:lang w:val="en-GB"/>
        </w:rPr>
        <w:t>element of this chapter is a comprehensive assessment of the sources of uncertainty of future projections (</w:t>
      </w:r>
      <w:del w:id="239" w:author="Ian Blenkinsop" w:date="2021-07-26T17:06:00Z">
        <w:r w:rsidRPr="003862D0" w:rsidDel="00C54330">
          <w:rPr>
            <w:lang w:val="en-GB"/>
          </w:rPr>
          <w:delText xml:space="preserve">see </w:delText>
        </w:r>
      </w:del>
      <w:del w:id="240" w:author="Ian Blenkinsop" w:date="2021-07-15T09:51:00Z">
        <w:r w:rsidR="00BA7172" w:rsidRPr="003862D0" w:rsidDel="008737AE">
          <w:rPr>
            <w:lang w:val="en-GB"/>
          </w:rPr>
          <w:delText xml:space="preserve">Chapter 1, </w:delText>
        </w:r>
      </w:del>
      <w:r w:rsidRPr="003862D0">
        <w:rPr>
          <w:lang w:val="en-GB"/>
        </w:rPr>
        <w:t xml:space="preserve">Section 1.4.3). Uncertainty can be broken down into scenario uncertainty, model uncertainty involving model biases, uncertainty in simulated effective radiative forcing and model response, and the uncertainty arising from internal variability </w:t>
      </w:r>
      <w:r w:rsidRPr="003862D0">
        <w:rPr>
          <w:lang w:val="en-GB"/>
        </w:rPr>
        <w:fldChar w:fldCharType="begin" w:fldLock="1"/>
      </w:r>
      <w:r w:rsidR="00D90EAC">
        <w:rPr>
          <w:lang w:val="en-GB"/>
        </w:rPr>
        <w:instrText>ADDIN CSL_CITATION { "citationItems" : [ { "id" : "ITEM-1", "itemData" : { "DOI" : "10.1126/science.1145956", "ISSN" : "0036-8075", "author" : [ { "dropping-particle" : "", "family" : "Cox", "given" : "Peter M.", "non-dropping-particle" : "", "parse-names" : false, "suffix" : "" }, { "dropping-particle" : "", "family" : "Stephenson", "given" : "David", "non-dropping-particle" : "", "parse-names" : false, "suffix" : "" } ], "container-title" : "Science", "id" : "ITEM-1", "issue" : "5835", "issued" : { "date-parts" : [ [ "2007", "7", "13" ] ] }, "page" : "207-208", "title" : "A Changing Climate for Prediction", "translator" : [ { "dropping-particle" : "", "family" : "K82", "given" : "", "non-dropping-particle" : "", "parse-names" : false, "suffix" : "" } ], "type" : "article-journal", "volume" : "317" }, "uris" : [ "http://www.mendeley.com/documents/?uuid=0b4b099d-4a81-46a1-93ce-765ed290b49f" ] }, { "id" : "ITEM-2",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"(Cox and Stephenson, 2007; Hawkins and Sutton, 2009)", "plainTextFormattedCitation" : "(Cox and Stephenson, 2007; Hawkins and Sutton, 2009)", "previouslyFormattedCitation" : "(Cox and Stephenson, 2007; Hawkins and Sutton, 2009)" }, "properties" : { "noteIndex" : 0 }, "schema" : "https://github.com/citation-style-language/schema/raw/master/csl-citation.json" }</w:instrText>
      </w:r>
      <w:r w:rsidRPr="003862D0">
        <w:rPr>
          <w:lang w:val="en-GB"/>
        </w:rPr>
        <w:fldChar w:fldCharType="separate"/>
      </w:r>
      <w:r w:rsidR="00016735">
        <w:rPr>
          <w:noProof/>
          <w:lang w:val="en-GB"/>
        </w:rPr>
        <w:t>(Cox and Stephenson, 2007; Hawkins and Sutton, 2009)</w:t>
      </w:r>
      <w:r w:rsidRPr="003862D0">
        <w:rPr>
          <w:lang w:val="en-GB"/>
        </w:rPr>
        <w:fldChar w:fldCharType="end"/>
      </w:r>
      <w:r w:rsidRPr="003862D0">
        <w:rPr>
          <w:lang w:val="en-GB"/>
        </w:rPr>
        <w:t>. An additional source of projection uncertainty arises from possible future volcanic eruptions and future solar variability. Assessment of uncertainty relies on multi-model ensembles such as the Coupled Model Intercomparison Project Phase 6 (CMIP6,</w:t>
      </w:r>
      <w:r w:rsidR="00D34640" w:rsidRPr="003862D0">
        <w:rPr>
          <w:lang w:val="en-GB"/>
        </w:rPr>
        <w:t xml:space="preserve"> </w:t>
      </w:r>
      <w:commentRangeStart w:id="241"/>
      <w:r w:rsidR="00D34640"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00D34640" w:rsidRPr="003862D0">
        <w:rPr>
          <w:lang w:val="en-GB"/>
        </w:rPr>
        <w:fldChar w:fldCharType="separate"/>
      </w:r>
      <w:r w:rsidR="00016735">
        <w:rPr>
          <w:noProof/>
          <w:lang w:val="en-GB"/>
        </w:rPr>
        <w:t>Eyring et al., 2016)</w:t>
      </w:r>
      <w:r w:rsidR="00D34640" w:rsidRPr="003862D0">
        <w:rPr>
          <w:lang w:val="en-GB"/>
        </w:rPr>
        <w:fldChar w:fldCharType="end"/>
      </w:r>
      <w:commentRangeEnd w:id="241"/>
      <w:r w:rsidR="00016735">
        <w:rPr>
          <w:rStyle w:val="CommentReference"/>
        </w:rPr>
        <w:commentReference w:id="241"/>
      </w:r>
      <w:r w:rsidRPr="003862D0">
        <w:rPr>
          <w:lang w:val="en-GB"/>
        </w:rPr>
        <w:t>, single-model initial-condition large ensembles</w:t>
      </w:r>
      <w:r w:rsidR="00BA7172" w:rsidRPr="003862D0">
        <w:rPr>
          <w:lang w:val="en-GB"/>
        </w:rPr>
        <w:t xml:space="preserve"> </w:t>
      </w:r>
      <w:r w:rsidR="00BA7172" w:rsidRPr="003862D0">
        <w:rPr>
          <w:lang w:val="en-GB"/>
        </w:rPr>
        <w:fldChar w:fldCharType="begin" w:fldLock="1"/>
      </w:r>
      <w:r w:rsidR="00615634">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"id" : "ITEM-2",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"ITEM-2",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"mendeley" : { "formattedCitation" : "(Kay et al., 2015; Deser et al., 2020)", "manualFormatting" : "(e.g., Kay et al., 2015; Deser et al., 2020)", "plainTextFormattedCitation" : "(Kay et al., 2015; Deser et al., 2020)", "previouslyFormattedCitation" : "(Kay et al., 2015; Deser et al., 2020)" }, "properties" : { "noteIndex" : 0 }, "schema" : "https://github.com/citation-style-language/schema/raw/master/csl-citation.json" }</w:instrText>
      </w:r>
      <w:r w:rsidR="00BA7172" w:rsidRPr="003862D0">
        <w:rPr>
          <w:lang w:val="en-GB"/>
        </w:rPr>
        <w:fldChar w:fldCharType="separate"/>
      </w:r>
      <w:r w:rsidR="00016735">
        <w:rPr>
          <w:noProof/>
          <w:lang w:val="en-GB"/>
        </w:rPr>
        <w:t>(e.g., Kay et al., 2015; Deser et al., 2020)</w:t>
      </w:r>
      <w:r w:rsidR="00BA7172" w:rsidRPr="003862D0">
        <w:rPr>
          <w:lang w:val="en-GB"/>
        </w:rPr>
        <w:fldChar w:fldCharType="end"/>
      </w:r>
      <w:r w:rsidRPr="003862D0">
        <w:rPr>
          <w:lang w:val="en-GB"/>
        </w:rPr>
        <w:t xml:space="preserve">, and ensembles initialized from the observed climate state (decadal predictions, e.g., </w:t>
      </w:r>
      <w:commentRangeStart w:id="242"/>
      <w:r w:rsidR="007F0074" w:rsidRPr="003862D0">
        <w:rPr>
          <w:lang w:val="en-GB"/>
        </w:rPr>
        <w:fldChar w:fldCharType="begin" w:fldLock="1"/>
      </w:r>
      <w:r w:rsidR="00CD3B49">
        <w:rPr>
          <w:lang w:val="en-GB"/>
        </w:rPr>
        <w: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"ITEM-3",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"id" : "ITEM-4",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"ITEM-4",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"mendeley" : { "formattedCitation" : "(Smith et al., 2013a; Meehl et al., 2014; Boer et al., 2016; Marotzke et al., 2016)", "manualFormatting" : "Smith et al., 2013a; Meehl et al., 2014; Boer et al., 2016; Marotzke et al., 2016)", "plainTextFormattedCitation" : "(Smith et al., 2013a; Meehl et al., 2014; Boer et al., 2016; Marotzke et al., 2016)", "previouslyFormattedCitation" : "(Smith et al., 2013a; Meehl et al., 2014; Boer et al., 2016; Marotzke et al., 2016)" }, "properties" : { "noteIndex" : 0 }, "schema" : "https://github.com/citation-style-language/schema/raw/master/csl-citation.json" }</w:instrText>
      </w:r>
      <w:r w:rsidR="007F0074" w:rsidRPr="003862D0">
        <w:rPr>
          <w:lang w:val="en-GB"/>
        </w:rPr>
        <w:fldChar w:fldCharType="separate"/>
      </w:r>
      <w:r w:rsidR="00016735">
        <w:rPr>
          <w:noProof/>
        </w:rPr>
        <w:t>Smith et al., 2013a; Meehl et al., 2014</w:t>
      </w:r>
      <w:del w:id="243" w:author="Robin Matthews" w:date="2021-06-16T16:42:00Z">
        <w:r w:rsidR="00016735" w:rsidDel="001924A4">
          <w:rPr>
            <w:noProof/>
          </w:rPr>
          <w:delText>a</w:delText>
        </w:r>
      </w:del>
      <w:r w:rsidR="00016735">
        <w:rPr>
          <w:noProof/>
        </w:rPr>
        <w:t>; Boer et al., 2016; Marotzke et al., 2016)</w:t>
      </w:r>
      <w:r w:rsidR="007F0074" w:rsidRPr="003862D0">
        <w:rPr>
          <w:lang w:val="en-GB"/>
        </w:rPr>
        <w:fldChar w:fldCharType="end"/>
      </w:r>
      <w:commentRangeEnd w:id="242"/>
      <w:r w:rsidR="00016735">
        <w:rPr>
          <w:rStyle w:val="CommentReference"/>
        </w:rPr>
        <w:commentReference w:id="242"/>
      </w:r>
      <w:r w:rsidRPr="00560680">
        <w:t xml:space="preserve">. </w:t>
      </w:r>
      <w:r w:rsidRPr="003862D0">
        <w:rPr>
          <w:lang w:val="en-GB"/>
        </w:rPr>
        <w:t xml:space="preserve">Ensemble evaluation methods include assessment of model performance and independence (e.g., </w:t>
      </w:r>
      <w:commentRangeStart w:id="244"/>
      <w:r w:rsidRPr="003862D0">
        <w:rPr>
          <w:lang w:val="en-GB" w:eastAsia="ko-KR"/>
        </w:rPr>
        <w:fldChar w:fldCharType="begin" w:fldLock="1"/>
      </w:r>
      <w:r w:rsidR="004B7E49">
        <w:rPr>
          <w:lang w:val="en-GB" w:eastAsia="ko-KR"/>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"10.1002/2017gl076829", "ISSN" : "0094-8276", "author" : [ { "dropping-particle" : "", "family" : "Boe", "given" : "Julien", "non-dropping-particle" : "", "parse-names" : false, "suffix" : "" } ], "container-title" : "Geophysical Research Letters", "id" : "ITEM-2",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"ITEM-3",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"mendeley" : { "formattedCitation" : "(Knutti et al., 2017; Boe, 2018; Abramowitz et al., 2019)", "manualFormatting" : "Knutti et al., 2017; Boe, 2018; Abramowitz et al., 2019)", "plainTextFormattedCitation" : "(Knutti et al., 2017; Boe, 2018; Abramowitz et al., 2019)", "previouslyFormattedCitation" : "(Knutti et al., 2017; Boe, 2018; Abramowitz et al.,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Knutti et al., 2017; Boe, 2018; Abramowitz et al., 2019)</w:t>
      </w:r>
      <w:r w:rsidRPr="003862D0">
        <w:rPr>
          <w:lang w:val="en-GB" w:eastAsia="ko-KR"/>
        </w:rPr>
        <w:fldChar w:fldCharType="end"/>
      </w:r>
      <w:commentRangeEnd w:id="244"/>
      <w:r w:rsidR="00016735">
        <w:rPr>
          <w:rStyle w:val="CommentReference"/>
        </w:rPr>
        <w:commentReference w:id="244"/>
      </w:r>
      <w:r w:rsidRPr="003862D0">
        <w:rPr>
          <w:lang w:val="en-GB"/>
        </w:rPr>
        <w:t xml:space="preserve">; emergent and other observational constraints (e.g., </w:t>
      </w:r>
      <w:commentRangeStart w:id="245"/>
      <w:r w:rsidRPr="003862D0">
        <w:rPr>
          <w:lang w:val="en-GB"/>
        </w:rPr>
        <w:fldChar w:fldCharType="begin" w:fldLock="1"/>
      </w:r>
      <w:r w:rsidR="00615634">
        <w:rPr>
          <w:lang w:val="en-GB"/>
        </w:rPr>
        <w:instrText>ADDIN CSL_CITATION { "citationItems" : [ { "id" : "ITEM-1", "itemData" : { "DOI" : "10.1038/nature01092",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"ITEM-3",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"mendeley" : { "formattedCitation" : "(Allen and Ingram, 2002; Hall and Qu, 2006; Cox et al., 2018)", "manualFormatting" : "Allen and Ingram, 2002; Hall and Qu, 2006; Cox et al., 2018)", "plainTextFormattedCitation" : "(Allen and Ingram, 2002; Hall and Qu, 2006; Cox et al., 2018)", "previouslyFormattedCitation" : "(Allen and Ingram, 2002; Hall and Qu, 2006; Cox et al., 2018)" }, "properties" : { "noteIndex" : 0 }, "schema" : "https://github.com/citation-style-language/schema/raw/master/csl-citation.json" }</w:instrText>
      </w:r>
      <w:r w:rsidRPr="003862D0">
        <w:rPr>
          <w:lang w:val="en-GB"/>
        </w:rPr>
        <w:fldChar w:fldCharType="separate"/>
      </w:r>
      <w:r w:rsidR="00016735">
        <w:rPr>
          <w:noProof/>
          <w:lang w:val="en-GB"/>
        </w:rPr>
        <w:t>Allen and Ingram, 2002; Hall and Qu, 2006; Cox et al., 2018)</w:t>
      </w:r>
      <w:r w:rsidRPr="003862D0">
        <w:rPr>
          <w:lang w:val="en-GB"/>
        </w:rPr>
        <w:fldChar w:fldCharType="end"/>
      </w:r>
      <w:commentRangeEnd w:id="245"/>
      <w:r w:rsidR="00016735">
        <w:rPr>
          <w:rStyle w:val="CommentReference"/>
        </w:rPr>
        <w:commentReference w:id="245"/>
      </w:r>
      <w:r w:rsidRPr="003862D0">
        <w:rPr>
          <w:lang w:val="en-GB"/>
        </w:rPr>
        <w:t xml:space="preserve">; and the uncertainty assessment of equilibrium climate sensitivity and transient climate response in Chapter 7. Ensemble evaluation is assessed in </w:t>
      </w:r>
      <w:r w:rsidR="00FA6D4F" w:rsidRPr="003862D0">
        <w:rPr>
          <w:lang w:val="en-GB"/>
        </w:rPr>
        <w:t>B</w:t>
      </w:r>
      <w:r w:rsidR="00AC3D99">
        <w:rPr>
          <w:lang w:val="en-GB"/>
        </w:rPr>
        <w:t>ox</w:t>
      </w:r>
      <w:r w:rsidR="00FA6D4F" w:rsidRPr="003862D0">
        <w:rPr>
          <w:lang w:val="en-GB"/>
        </w:rPr>
        <w:t xml:space="preserve"> 4.1</w:t>
      </w:r>
      <w:r w:rsidRPr="003862D0">
        <w:rPr>
          <w:lang w:val="en-GB"/>
        </w:rPr>
        <w:t xml:space="preserve"> through the inclusion of lines of evidence in addition to the projection ensembles, including implications for potential model weighting. </w:t>
      </w:r>
    </w:p>
    <w:p w14:paraId="201468B5" w14:textId="77777777" w:rsidR="00D93A69" w:rsidRPr="003862D0" w:rsidRDefault="00D93A69" w:rsidP="00D93A69">
      <w:pPr>
        <w:pStyle w:val="AR6BodyText"/>
        <w:rPr>
          <w:lang w:val="en-GB"/>
        </w:rPr>
      </w:pPr>
    </w:p>
    <w:p w14:paraId="4A01BB73" w14:textId="09036675" w:rsidR="00D93A69" w:rsidRPr="003862D0" w:rsidRDefault="00D93A69" w:rsidP="00D93A69">
      <w:pPr>
        <w:pStyle w:val="AR6BodyText"/>
        <w:rPr>
          <w:lang w:val="en-GB"/>
        </w:rPr>
      </w:pPr>
      <w:r w:rsidRPr="003862D0">
        <w:rPr>
          <w:lang w:val="en-GB"/>
        </w:rPr>
        <w:t>The uncertainty assessment in this chapter builds on one particularly not</w:t>
      </w:r>
      <w:r w:rsidR="006D2250" w:rsidRPr="003862D0">
        <w:rPr>
          <w:lang w:val="en-GB"/>
        </w:rPr>
        <w:t xml:space="preserve">eworthy advance since the IPCC </w:t>
      </w:r>
      <w:r w:rsidR="006D2250" w:rsidRPr="003862D0">
        <w:rPr>
          <w:lang w:val="en-GB"/>
        </w:rPr>
        <w:lastRenderedPageBreak/>
        <w:t>F</w:t>
      </w:r>
      <w:r w:rsidRPr="003862D0">
        <w:rPr>
          <w:lang w:val="en-GB"/>
        </w:rPr>
        <w:t>ifth Assessment Report (</w:t>
      </w:r>
      <w:r w:rsidRPr="003862D0">
        <w:rPr>
          <w:lang w:val="en-GB" w:eastAsia="ko-KR"/>
        </w:rPr>
        <w:t>AR5). I</w:t>
      </w:r>
      <w:r w:rsidRPr="003862D0">
        <w:rPr>
          <w:lang w:val="en-GB"/>
        </w:rPr>
        <w:t xml:space="preserve">nternal variability, which constitutes irreducible uncertainty over much of the time horizon considered here </w:t>
      </w:r>
      <w:r w:rsidRPr="003862D0">
        <w:rPr>
          <w:lang w:val="en-GB"/>
        </w:rPr>
        <w:fldChar w:fldCharType="begin" w:fldLock="1"/>
      </w:r>
      <w:r w:rsidR="00615634">
        <w:rPr>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"ITEM-2",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"ITEM-2",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"(Hawkins et al., 2016; Marotzke, 2019)", "plainTextFormattedCitation" : "(Hawkins et al., 2016; Marotzke, 2019)", "previouslyFormattedCitation" : "(Hawkins et al., 2016; Marotzke, 2019)" }, "properties" : { "noteIndex" : 0 }, "schema" : "https://github.com/citation-style-language/schema/raw/master/csl-citation.json" }</w:instrText>
      </w:r>
      <w:r w:rsidRPr="003862D0">
        <w:rPr>
          <w:lang w:val="en-GB"/>
        </w:rPr>
        <w:fldChar w:fldCharType="separate"/>
      </w:r>
      <w:r w:rsidR="00016735">
        <w:rPr>
          <w:noProof/>
          <w:lang w:val="en-GB"/>
        </w:rPr>
        <w:t>(Hawkins et al., 2016; Marotzke, 2019)</w:t>
      </w:r>
      <w:r w:rsidRPr="003862D0">
        <w:rPr>
          <w:lang w:val="en-GB"/>
        </w:rPr>
        <w:fldChar w:fldCharType="end"/>
      </w:r>
      <w:r w:rsidRPr="003862D0">
        <w:rPr>
          <w:lang w:val="en-GB"/>
        </w:rPr>
        <w:t xml:space="preserve">, can be better estimated in models even under a changing climate through the use of large initial-condition ensembles </w:t>
      </w:r>
      <w:r w:rsidRPr="003862D0">
        <w:rPr>
          <w:lang w:val="en-GB"/>
        </w:rPr>
        <w:fldChar w:fldCharType="begin" w:fldLock="1"/>
      </w:r>
      <w:r w:rsidR="00615634">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"plainTextFormattedCitation" : "(Kay et al., 2015)", "previouslyFormattedCitation" : "(Kay et al., 2015)" }, "properties" : { "noteIndex" : 0 }, "schema" : "https://github.com/citation-style-language/schema/raw/master/csl-citation.json" }</w:instrText>
      </w:r>
      <w:r w:rsidRPr="003862D0">
        <w:rPr>
          <w:lang w:val="en-GB"/>
        </w:rPr>
        <w:fldChar w:fldCharType="separate"/>
      </w:r>
      <w:r w:rsidR="00016735">
        <w:rPr>
          <w:noProof/>
          <w:lang w:val="en-GB"/>
        </w:rPr>
        <w:t>(Kay et al., 2015)</w:t>
      </w:r>
      <w:r w:rsidRPr="003862D0">
        <w:rPr>
          <w:lang w:val="en-GB"/>
        </w:rPr>
        <w:fldChar w:fldCharType="end"/>
      </w:r>
      <w:r w:rsidR="006D2250" w:rsidRPr="003862D0">
        <w:rPr>
          <w:lang w:val="en-GB"/>
        </w:rPr>
        <w:t>. For many climate quantities and c</w:t>
      </w:r>
      <w:r w:rsidRPr="003862D0">
        <w:rPr>
          <w:lang w:val="en-GB"/>
        </w:rPr>
        <w:t xml:space="preserve">ompared to the forced climate change signal, internal variability is dominant in any individual realization – including the one that will unfold in reality – in the near term </w:t>
      </w:r>
      <w:r w:rsidRPr="003862D0">
        <w:rPr>
          <w:lang w:val="en-GB"/>
        </w:rPr>
        <w:fldChar w:fldCharType="begin" w:fldLock="1"/>
      </w:r>
      <w:r w:rsidR="00615634">
        <w:rPr>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"(Kirtman et al., 2013; Marotzke and Forster, 2015)", "plainTextFormattedCitation" : "(Kirtman et al., 2013; Marotzke and Forster, 2015)", "previouslyFormattedCitation" : "(Kirtman et al., 2013; Marotzke and Forster, 2015)" }, "properties" : { "noteIndex" : 0 }, "schema" : "https://github.com/citation-style-language/schema/raw/master/csl-citation.json" }</w:instrText>
      </w:r>
      <w:r w:rsidRPr="003862D0">
        <w:rPr>
          <w:lang w:val="en-GB"/>
        </w:rPr>
        <w:fldChar w:fldCharType="separate"/>
      </w:r>
      <w:r w:rsidR="00016735">
        <w:rPr>
          <w:noProof/>
          <w:lang w:val="en-GB"/>
        </w:rPr>
        <w:t>(Kirtman et al., 2013; Marotzke and Forster, 2015)</w:t>
      </w:r>
      <w:r w:rsidRPr="003862D0">
        <w:rPr>
          <w:lang w:val="en-GB"/>
        </w:rPr>
        <w:fldChar w:fldCharType="end"/>
      </w:r>
      <w:r w:rsidRPr="003862D0">
        <w:rPr>
          <w:lang w:val="en-GB"/>
        </w:rPr>
        <w:t xml:space="preserve">, is substantial in the mid-term, and is still recognizable in the long term in many quantities </w:t>
      </w:r>
      <w:r w:rsidRPr="003862D0">
        <w:rPr>
          <w:lang w:val="en-GB"/>
        </w:rPr>
        <w:fldChar w:fldCharType="begin" w:fldLock="1"/>
      </w:r>
      <w:r w:rsidR="00615634">
        <w:rPr>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"(Deser et al., 2012a; Marotzke and Forster, 2015)", "plainTextFormattedCitation" : "(Deser et al., 2012a; Marotzke and Forster, 2015)", "previouslyFormattedCitation" : "(Deser et al., 2012a; Marotzke and Forster, 2015)" }, "properties" : { "noteIndex" : 0 }, "schema" : "https://github.com/citation-style-language/schema/raw/master/csl-citation.json" }</w:instrText>
      </w:r>
      <w:r w:rsidRPr="003862D0">
        <w:rPr>
          <w:lang w:val="en-GB"/>
        </w:rPr>
        <w:fldChar w:fldCharType="separate"/>
      </w:r>
      <w:r w:rsidR="00016735">
        <w:rPr>
          <w:noProof/>
          <w:lang w:val="en-GB"/>
        </w:rPr>
        <w:t>(Deser et al., 2012a; Marotzke and Forster, 2015)</w:t>
      </w:r>
      <w:r w:rsidRPr="003862D0">
        <w:rPr>
          <w:lang w:val="en-GB"/>
        </w:rPr>
        <w:fldChar w:fldCharType="end"/>
      </w:r>
      <w:r w:rsidRPr="003862D0">
        <w:rPr>
          <w:lang w:val="en-GB"/>
        </w:rPr>
        <w:t xml:space="preserve">. This chapter will use the </w:t>
      </w:r>
      <w:del w:id="246" w:author="Sara M Tuson" w:date="2021-07-15T20:45:00Z">
        <w:r w:rsidR="002F146F" w:rsidRPr="003862D0" w:rsidDel="00971BDE">
          <w:rPr>
            <w:lang w:val="en-GB"/>
          </w:rPr>
          <w:delText>strengthend</w:delText>
        </w:r>
      </w:del>
      <w:ins w:id="247" w:author="Sara M Tuson" w:date="2021-07-15T20:45:00Z">
        <w:r w:rsidR="00971BDE" w:rsidRPr="003862D0">
          <w:rPr>
            <w:lang w:val="en-GB"/>
          </w:rPr>
          <w:t>strengthened</w:t>
        </w:r>
      </w:ins>
      <w:r w:rsidR="002F146F" w:rsidRPr="003862D0">
        <w:rPr>
          <w:lang w:val="en-GB"/>
        </w:rPr>
        <w:t xml:space="preserve"> </w:t>
      </w:r>
      <w:r w:rsidRPr="003862D0">
        <w:rPr>
          <w:lang w:val="en-GB"/>
        </w:rPr>
        <w:t>information on internal variability throughout.</w:t>
      </w:r>
    </w:p>
    <w:p w14:paraId="3F81007F" w14:textId="77777777" w:rsidR="00D93A69" w:rsidRPr="003862D0" w:rsidRDefault="00D93A69" w:rsidP="00D93A69">
      <w:pPr>
        <w:pStyle w:val="AR6BodyText"/>
        <w:rPr>
          <w:lang w:val="en-GB"/>
        </w:rPr>
      </w:pPr>
    </w:p>
    <w:p w14:paraId="52FCDA2F" w14:textId="50E25C00" w:rsidR="00D93A69" w:rsidRPr="003862D0" w:rsidRDefault="00D93A69" w:rsidP="00D93A69">
      <w:pPr>
        <w:pStyle w:val="AR6BodyText"/>
        <w:rPr>
          <w:lang w:val="en-GB"/>
        </w:rPr>
      </w:pPr>
      <w:r w:rsidRPr="003862D0">
        <w:rPr>
          <w:lang w:val="en-GB"/>
        </w:rPr>
        <w:t xml:space="preserve">The expanded treatment of uncertainty allows this chapter a more comprehensive assessment of the benefits from mitigation than in previous IPCC reports, as well as the climate response to </w:t>
      </w:r>
      <w:del w:id="248" w:author="Ian Blenkinsop" w:date="2021-07-27T17:01:00Z">
        <w:r w:rsidRPr="003862D0" w:rsidDel="00754323">
          <w:rPr>
            <w:lang w:val="en-GB"/>
          </w:rPr>
          <w:delText xml:space="preserve">Carbon </w:delText>
        </w:r>
      </w:del>
      <w:ins w:id="249" w:author="Ian Blenkinsop" w:date="2021-07-27T17:01:00Z">
        <w:r w:rsidR="00754323">
          <w:rPr>
            <w:lang w:val="en-GB"/>
          </w:rPr>
          <w:t>c</w:t>
        </w:r>
        <w:r w:rsidR="00754323" w:rsidRPr="003862D0">
          <w:rPr>
            <w:lang w:val="en-GB"/>
          </w:rPr>
          <w:t xml:space="preserve">arbon </w:t>
        </w:r>
      </w:ins>
      <w:del w:id="250" w:author="Ian Blenkinsop" w:date="2021-07-27T17:01:00Z">
        <w:r w:rsidRPr="003862D0" w:rsidDel="00754323">
          <w:rPr>
            <w:lang w:val="en-GB"/>
          </w:rPr>
          <w:delText xml:space="preserve">Dioxide </w:delText>
        </w:r>
      </w:del>
      <w:ins w:id="251" w:author="Ian Blenkinsop" w:date="2021-07-27T17:01:00Z">
        <w:r w:rsidR="00754323">
          <w:rPr>
            <w:lang w:val="en-GB"/>
          </w:rPr>
          <w:t>d</w:t>
        </w:r>
        <w:r w:rsidR="00754323" w:rsidRPr="003862D0">
          <w:rPr>
            <w:lang w:val="en-GB"/>
          </w:rPr>
          <w:t xml:space="preserve">ioxide </w:t>
        </w:r>
      </w:ins>
      <w:del w:id="252" w:author="Ian Blenkinsop" w:date="2021-07-27T17:01:00Z">
        <w:r w:rsidRPr="003862D0" w:rsidDel="00754323">
          <w:rPr>
            <w:lang w:val="en-GB"/>
          </w:rPr>
          <w:delText xml:space="preserve">Removal </w:delText>
        </w:r>
      </w:del>
      <w:ins w:id="253" w:author="Ian Blenkinsop" w:date="2021-07-27T17:01:00Z">
        <w:r w:rsidR="00754323">
          <w:rPr>
            <w:lang w:val="en-GB"/>
          </w:rPr>
          <w:t>r</w:t>
        </w:r>
        <w:r w:rsidR="00754323" w:rsidRPr="003862D0">
          <w:rPr>
            <w:lang w:val="en-GB"/>
          </w:rPr>
          <w:t xml:space="preserve">emoval </w:t>
        </w:r>
      </w:ins>
      <w:r w:rsidRPr="003862D0">
        <w:rPr>
          <w:lang w:val="en-GB"/>
        </w:rPr>
        <w:t xml:space="preserve">(CDR) and </w:t>
      </w:r>
      <w:ins w:id="254" w:author="Tom Maycock" w:date="2021-09-06T14:45:00Z">
        <w:r w:rsidR="002A63DC">
          <w:rPr>
            <w:lang w:val="en-GB"/>
          </w:rPr>
          <w:t>s</w:t>
        </w:r>
      </w:ins>
      <w:commentRangeStart w:id="255"/>
      <w:commentRangeStart w:id="256"/>
      <w:del w:id="257" w:author="Tom Maycock" w:date="2021-09-06T14:45:00Z">
        <w:r w:rsidRPr="003862D0" w:rsidDel="002A63DC">
          <w:rPr>
            <w:lang w:val="en-GB"/>
          </w:rPr>
          <w:delText>S</w:delText>
        </w:r>
      </w:del>
      <w:r w:rsidRPr="003862D0">
        <w:rPr>
          <w:lang w:val="en-GB"/>
        </w:rPr>
        <w:t xml:space="preserve">olar </w:t>
      </w:r>
      <w:ins w:id="258" w:author="Tom Maycock" w:date="2021-09-06T14:45:00Z">
        <w:r w:rsidR="002A63DC">
          <w:rPr>
            <w:lang w:val="en-GB"/>
          </w:rPr>
          <w:t>r</w:t>
        </w:r>
      </w:ins>
      <w:del w:id="259" w:author="Tom Maycock" w:date="2021-09-06T14:45:00Z">
        <w:r w:rsidRPr="003862D0" w:rsidDel="002A63DC">
          <w:rPr>
            <w:lang w:val="en-GB"/>
          </w:rPr>
          <w:delText>R</w:delText>
        </w:r>
      </w:del>
      <w:r w:rsidRPr="003862D0">
        <w:rPr>
          <w:lang w:val="en-GB"/>
        </w:rPr>
        <w:t xml:space="preserve">adiation </w:t>
      </w:r>
      <w:ins w:id="260" w:author="Tom Maycock" w:date="2021-09-06T14:45:00Z">
        <w:r w:rsidR="002A63DC">
          <w:rPr>
            <w:lang w:val="en-GB"/>
          </w:rPr>
          <w:t>m</w:t>
        </w:r>
      </w:ins>
      <w:del w:id="261" w:author="Tom Maycock" w:date="2021-09-06T14:45:00Z">
        <w:r w:rsidRPr="003862D0" w:rsidDel="002A63DC">
          <w:rPr>
            <w:lang w:val="en-GB"/>
          </w:rPr>
          <w:delText>M</w:delText>
        </w:r>
      </w:del>
      <w:r w:rsidRPr="003862D0">
        <w:rPr>
          <w:lang w:val="en-GB"/>
        </w:rPr>
        <w:t xml:space="preserve">odification </w:t>
      </w:r>
      <w:commentRangeEnd w:id="255"/>
      <w:r w:rsidR="00754323">
        <w:rPr>
          <w:rStyle w:val="CommentReference"/>
        </w:rPr>
        <w:commentReference w:id="255"/>
      </w:r>
      <w:commentRangeEnd w:id="256"/>
      <w:r w:rsidR="00516E0F">
        <w:rPr>
          <w:rStyle w:val="CommentReference"/>
        </w:rPr>
        <w:commentReference w:id="256"/>
      </w:r>
      <w:r w:rsidRPr="003862D0">
        <w:rPr>
          <w:lang w:val="en-GB"/>
        </w:rPr>
        <w:t xml:space="preserve">(SRM), and how to detect them against the backdrop of internal variability. Important advances have been made in the detection and attribution of mitigation, CDR, and SRM </w:t>
      </w:r>
      <w:r w:rsidR="006E75AE" w:rsidRPr="003862D0">
        <w:rPr>
          <w:lang w:val="en-GB"/>
        </w:rPr>
        <w:fldChar w:fldCharType="begin" w:fldLock="1"/>
      </w:r>
      <w:r w:rsidR="004B7E49">
        <w:rPr>
          <w:lang w:val="en-GB"/>
        </w:rPr>
        <w:instrText>ADDIN CSL_CITATION { "citationItems" : [ { "id" : "ITEM-1", "itemData" : { "DOI" : "10.1002/2015JD023954", "ISSN" : "2169-897X", "abstract" : "We assess the detection and attribution (D&amp;A) of climate engineering (CE) as a function of their duration after initiation. We employ ``surrogate{''} climates where observations are mimicked by simulations. Unlike classical, stationary D&amp;A, the null hypothesis for this analysis is the nonstationary gradual warming caused by continued greenhouse gas (GHG) forcing, which creates a number of theoretical and technical complications. Adapting D&amp;A to this nonstationary setting requires several ad hoc assumptions whose validity is analyzed and discussed. We study the stratospheric sulfur injection scenarios G3 and G4 of the Geoengineering Model Intercomparison Project. For G3, which smoothly balances global warming with a corresponding cooling, the effect is smaller initially and harder to detect. Temperature and precipitation signals are detectable about a decade after commencing CE and attributable a few years later (details depending on model and scenario). The G4 scenario consists of a continuous injection of 5 Tg SO2 (roughly one fourth of the Pinatubo eruption per year), which represents a shock-like forcing that is easier and earlier detectable, just after a few years. Later into the century, uncertainty in GHG sensitivity increasingly dominates the background noise, hampering G4 detection. Spatiotemporal CE fingerprints produce more stable D&amp;A results, with smoother dependence on time. Spatial resolution (within the range of a few spherical harmonics) is less relevant. We argue that especially for early detectability, climate predictions (with proper initialization from observations) are more promising. Many details depend on the choice of climate model for observation and fingerprint. We discuss the potential and limitation of using multimodel ensembles.", "author" : [ { "dropping-particle" : "", "family" : "B\u00fcrger", "given" : "Gerd", "non-dropping-particle" : "", "parse-names" : false, "suffix" : "" }, { "dropping-particle" : "", "family" : "Cubasch", "given" : "Ulrich", "non-dropping-particle" : "", "parse-names" : false, "suffix" : "" } ], "container-title" : "Journal of Geophysical Research: Atmospheres", "id" : "ITEM-1", "issue" : "22", "issued" : { "date-parts" : [ [ "2015", "11", "27" ] ] }, "page" : "11404-11418", "title" : "The detectability of climate engineering", "translator" : [ { "dropping-particle" : "", "family" : "K3020", "given" : "", "non-dropping-particle" : "", "parse-names" : false, "suffix" : "" } ], "type" : "article-journal", "volume" : "120" }, "uris" : [ "http://www.mendeley.com/documents/?uuid=d5f00483-6997-482e-aea8-121db67340e2", "http://www.mendeley.com/documents/?uuid=ed254c5d-4790-466a-ab42-1ad2647e15c3", "http://www.mendeley.com/documents/?uuid=a9109540-f97e-4a97-a4d7-7a31ebf361d3" ] }, { "id" : "ITEM-2", "itemData" : { "DOI" : "10.1038/srep39169", "ISSN" : "20452322", "abstract" : "\u00a9 2016 The Author(s). Sulphate aerosol injection has been widely discussed as a possible way to engineer future climate. Monitoring it would require detecting its effects amidst internal variability and in the presence of other external forcings. We investigate how the use of different detection methods and filtering techniques affects the detectability of sulphate aerosol geoengineering in annual-mean global-mean near-surface air temperature. This is done by assuming a future scenario that injects 5 Tg yr -1 of sulphur dioxide into the stratosphere and cross-comparing simulations from 5 climate models. 64% of the studied comparisons would require 25 years or more for detection when no filter and the multi-variate method that has been extensively used for attributing climate change are used, while 66% of the same comparisons would require fewer than 10 years for detection using a trend-based filter. This highlights the high sensitivity of sulphate aerosol geoengineering detectability to the choice of filter. With the same trend-based filter but a non-stationary method, 80% of the comparisons would require fewer than 10 years for detection. This does not imply sulphate aerosol geoengineering should be deployed, but suggests that both detection methods could be used for monitoring geoengineering in global, annual mean temperature should it be needed.", "author" : [ { "dropping-particle" : "", "family" : "Lo", "given" : "Y. T.Eunice", "non-dropping-particle" : "", "parse-names" : false, "suffix" : "" }, { "dropping-particle" : "", "family" : "Charlton-Perez", "given" : "Andrew J.", "non-dropping-particle" : "", "parse-names" : false, "suffix" : "" }, { "dropping-particle" : "", "family" : "Lott", "given" : "Fraser C.", "non-dropping-particle" : "", "parse-names" : false, "suffix" : "" }, { "dropping-particle" : "", "family" : "Highwood", "given" : "Eleanor J.", "non-dropping-particle" : "", "parse-names" : false, "suffix" : "" } ], "container-title" : "Scientific Reports", "id" : "ITEM-2", "issue" : "July", "issued" : { "date-parts" : [ [ "2016" ] ] }, "page" : "1-10", "publisher" : "Nature Publishing Group", "title" : "Detecting sulphate aerosol geoengineering with different methods", "translator" : [ { "dropping-particle" : "", "family" : "K3019", "given" : "", "non-dropping-particle" : "", "parse-names" : false, "suffix" : "" } ], "type" : "article-journal", "volume" : "6" }, "uris" : [ "http://www.mendeley.com/documents/?uuid=1087b1d2-a6a9-470d-ab7e-ef34d4e6ec0e", "http://www.mendeley.com/documents/?uuid=66f16670-2ba9-4314-acb4-e0044916d7a6", "http://www.mendeley.com/documents/?uuid=a1527338-6743-4108-9a52-d4a7bb369fb0" ] }, { "id" : "ITEM-3",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"ITEM-3",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"(B\u00fcrger and Cubasch, 2015; Lo et al., 2016; Ciavarella et al., 2017)", "plainTextFormattedCitation" : "(B\u00fcrger and Cubasch, 2015; Lo et al., 2016; Ciavarella et al., 2017)", "previouslyFormattedCitation" : "(B\u00fcrger and Cubasch, 2015; Lo et al., 2016; Ciavarella et al., 2017)" }, "properties" : { "noteIndex" : 0 }, "schema" : "https://github.com/citation-style-language/schema/raw/master/csl-citation.json" }</w:instrText>
      </w:r>
      <w:r w:rsidR="006E75AE" w:rsidRPr="003862D0">
        <w:rPr>
          <w:lang w:val="en-GB"/>
        </w:rPr>
        <w:fldChar w:fldCharType="separate"/>
      </w:r>
      <w:r w:rsidR="00016735">
        <w:rPr>
          <w:noProof/>
          <w:lang w:val="en-GB"/>
        </w:rPr>
        <w:t>(Bürger and Cubasch, 2015; Lo et al., 2016; Ciavarella et al., 2017)</w:t>
      </w:r>
      <w:r w:rsidR="006E75AE" w:rsidRPr="003862D0">
        <w:rPr>
          <w:lang w:val="en-GB"/>
        </w:rPr>
        <w:fldChar w:fldCharType="end"/>
      </w:r>
      <w:r w:rsidRPr="003862D0">
        <w:rPr>
          <w:lang w:val="en-GB"/>
        </w:rPr>
        <w:t xml:space="preserve">; exploring the </w:t>
      </w:r>
      <w:r w:rsidR="007C77C0" w:rsidRPr="003862D0">
        <w:rPr>
          <w:lang w:val="en-GB"/>
        </w:rPr>
        <w:t>‘</w:t>
      </w:r>
      <w:r w:rsidRPr="003862D0">
        <w:rPr>
          <w:lang w:val="en-GB"/>
        </w:rPr>
        <w:t>time of emergence</w:t>
      </w:r>
      <w:r w:rsidR="007C77C0" w:rsidRPr="003862D0">
        <w:rPr>
          <w:lang w:val="en-GB"/>
        </w:rPr>
        <w:t>’</w:t>
      </w:r>
      <w:r w:rsidRPr="003862D0">
        <w:rPr>
          <w:lang w:val="en-GB"/>
        </w:rPr>
        <w:t xml:space="preserve"> (ToE</w:t>
      </w:r>
      <w:r w:rsidR="002F146F" w:rsidRPr="003862D0">
        <w:rPr>
          <w:lang w:val="en-GB"/>
        </w:rPr>
        <w:t>; see Annex VII: Glossary</w:t>
      </w:r>
      <w:r w:rsidRPr="003862D0">
        <w:rPr>
          <w:lang w:val="en-GB"/>
        </w:rPr>
        <w:t>) of responses to assumed emissions reductions</w:t>
      </w:r>
      <w:r w:rsidR="006B5AC6" w:rsidRPr="003862D0">
        <w:rPr>
          <w:lang w:val="en-GB"/>
        </w:rPr>
        <w:t xml:space="preserve"> </w:t>
      </w:r>
      <w:r w:rsidR="006B5AC6" w:rsidRPr="003862D0">
        <w:rPr>
          <w:lang w:val="en-GB"/>
        </w:rPr>
        <w:fldChar w:fldCharType="begin" w:fldLock="1"/>
      </w:r>
      <w:r w:rsidR="00CD3B49">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"manualFormatting"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006B5AC6" w:rsidRPr="003862D0">
        <w:rPr>
          <w:lang w:val="en-GB"/>
        </w:rPr>
        <w:fldChar w:fldCharType="separate"/>
      </w:r>
      <w:r w:rsidR="00016735">
        <w:rPr>
          <w:noProof/>
          <w:lang w:val="en-GB"/>
        </w:rPr>
        <w:t>(Tebaldi and Friedlingstein, 2013</w:t>
      </w:r>
      <w:del w:id="262" w:author="Ian Blenkinsop" w:date="2021-07-15T09:52:00Z">
        <w:r w:rsidR="00016735" w:rsidDel="00A05AF4">
          <w:rPr>
            <w:noProof/>
            <w:lang w:val="en-GB"/>
          </w:rPr>
          <w:delText>)</w:delText>
        </w:r>
      </w:del>
      <w:r w:rsidR="006B5AC6" w:rsidRPr="003862D0">
        <w:rPr>
          <w:lang w:val="en-GB"/>
        </w:rPr>
        <w:fldChar w:fldCharType="end"/>
      </w:r>
      <w:ins w:id="263" w:author="Ian Blenkinsop" w:date="2021-07-15T09:52:00Z">
        <w:r w:rsidR="00A05AF4">
          <w:rPr>
            <w:lang w:val="en-GB"/>
          </w:rPr>
          <w:t>;</w:t>
        </w:r>
      </w:ins>
      <w:r w:rsidR="006B5AC6" w:rsidRPr="003862D0">
        <w:rPr>
          <w:lang w:val="en-GB"/>
        </w:rPr>
        <w:fldChar w:fldCharType="begin" w:fldLock="1"/>
      </w:r>
      <w:r w:rsidR="00CD3B49">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"manualFormatting" : " Samset et al., 2020)", "plainTextFormattedCitation" : "(Samset et al., 2020)", "previouslyFormattedCitation" : "(Samset et al., 2020)" }, "properties" : { "noteIndex" : 0 }, "schema" : "https://github.com/citation-style-language/schema/raw/master/csl-citation.json" }</w:instrText>
      </w:r>
      <w:r w:rsidR="006B5AC6" w:rsidRPr="003862D0">
        <w:rPr>
          <w:lang w:val="en-GB"/>
        </w:rPr>
        <w:fldChar w:fldCharType="separate"/>
      </w:r>
      <w:ins w:id="264" w:author="Ian Blenkinsop" w:date="2021-07-15T09:52:00Z">
        <w:r w:rsidR="00A05AF4">
          <w:rPr>
            <w:noProof/>
            <w:lang w:val="en-GB"/>
          </w:rPr>
          <w:t xml:space="preserve"> </w:t>
        </w:r>
      </w:ins>
      <w:del w:id="265" w:author="Ian Blenkinsop" w:date="2021-07-15T09:52:00Z">
        <w:r w:rsidR="00016735" w:rsidDel="00A05AF4">
          <w:rPr>
            <w:noProof/>
            <w:lang w:val="en-GB"/>
          </w:rPr>
          <w:delText>(</w:delText>
        </w:r>
      </w:del>
      <w:r w:rsidR="00016735">
        <w:rPr>
          <w:noProof/>
          <w:lang w:val="en-GB"/>
        </w:rPr>
        <w:t>Samset et al., 2020)</w:t>
      </w:r>
      <w:r w:rsidR="006B5AC6" w:rsidRPr="003862D0">
        <w:rPr>
          <w:lang w:val="en-GB"/>
        </w:rPr>
        <w:fldChar w:fldCharType="end"/>
      </w:r>
      <w:r w:rsidR="008005A0" w:rsidRPr="003862D0">
        <w:rPr>
          <w:lang w:val="en-GB"/>
        </w:rPr>
        <w:t xml:space="preserve"> </w:t>
      </w:r>
      <w:r w:rsidRPr="003862D0">
        <w:rPr>
          <w:lang w:val="en-GB"/>
        </w:rPr>
        <w:t xml:space="preserve">and the attribution of decadal events to forcing changes that reflect emissions reductions </w:t>
      </w:r>
      <w:del w:id="266" w:author="Ian Blenkinsop" w:date="2021-07-15T09:53:00Z">
        <w:r w:rsidRPr="003862D0" w:rsidDel="00A05AF4">
          <w:rPr>
            <w:lang w:val="en-GB"/>
          </w:rPr>
          <w:fldChar w:fldCharType="begin" w:fldLock="1"/>
        </w:r>
        <w:r w:rsidR="00615634" w:rsidDel="00A05AF4">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"ITEM-2",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"ITEM-2",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"(Marotzke, 2019; Spring et al., 2020)", "plainTextFormattedCitation" : "(Marotzke, 2019; Spring et al., 2020)", "previouslyFormattedCitation" : "(Marotzke, 2019; Spring et al., 2020)" }, "properties" : { "noteIndex" : 0 }, "schema" : "https://github.com/citation-style-language/schema/raw/master/csl-citation.json" }</w:delInstrText>
        </w:r>
        <w:r w:rsidRPr="003862D0" w:rsidDel="00A05AF4">
          <w:rPr>
            <w:lang w:val="en-GB"/>
          </w:rPr>
          <w:fldChar w:fldCharType="separate"/>
        </w:r>
        <w:r w:rsidR="00016735" w:rsidDel="00A05AF4">
          <w:rPr>
            <w:noProof/>
            <w:lang w:val="en-GB"/>
          </w:rPr>
          <w:delText>(Marotzke, 2019; Spring et al., 2020)</w:delText>
        </w:r>
        <w:r w:rsidRPr="003862D0" w:rsidDel="00A05AF4">
          <w:rPr>
            <w:lang w:val="en-GB"/>
          </w:rPr>
          <w:fldChar w:fldCharType="end"/>
        </w:r>
        <w:r w:rsidR="0069722A" w:rsidRPr="003862D0" w:rsidDel="00A05AF4">
          <w:rPr>
            <w:lang w:val="en-GB"/>
          </w:rPr>
          <w:fldChar w:fldCharType="begin" w:fldLock="1"/>
        </w:r>
        <w:r w:rsidR="00615634" w:rsidDel="00A05AF4">
          <w:rPr>
            <w:lang w:val="en-GB"/>
          </w:rPr>
          <w:del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"plainTextFormattedCitation" : "(McKenna et al., 2021)", "previouslyFormattedCitation" : "(McKenna et al., 2021)" }, "properties" : { "noteIndex" : 0 }, "schema" : "https://github.com/citation-style-language/schema/raw/master/csl-citation.json" }</w:delInstrText>
        </w:r>
        <w:r w:rsidR="0069722A" w:rsidRPr="003862D0" w:rsidDel="00A05AF4">
          <w:rPr>
            <w:lang w:val="en-GB"/>
          </w:rPr>
          <w:fldChar w:fldCharType="separate"/>
        </w:r>
        <w:r w:rsidR="00016735" w:rsidDel="00A05AF4">
          <w:rPr>
            <w:noProof/>
            <w:lang w:val="en-GB"/>
          </w:rPr>
          <w:delText>(McKenna et al., 2021)</w:delText>
        </w:r>
        <w:r w:rsidR="0069722A" w:rsidRPr="003862D0" w:rsidDel="00A05AF4">
          <w:rPr>
            <w:lang w:val="en-GB"/>
          </w:rPr>
          <w:fldChar w:fldCharType="end"/>
        </w:r>
      </w:del>
      <w:ins w:id="267" w:author="Ian Blenkinsop" w:date="2021-07-15T09:53:00Z">
        <w:r w:rsidR="00A05AF4" w:rsidRPr="003862D0">
          <w:rPr>
            <w:lang w:val="en-GB"/>
          </w:rPr>
          <w:fldChar w:fldCharType="begin" w:fldLock="1"/>
        </w:r>
      </w:ins>
      <w:r w:rsidR="00CD3B49">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"ITEM-2",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"ITEM-2",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"(Marotzke, 2019; Spring et al., 2020)", "manualFormatting" : "(Marotzke, 2019; Spring et al., 2020", "plainTextFormattedCitation" : "(Marotzke, 2019; Spring et al., 2020)", "previouslyFormattedCitation" : "(Marotzke, 2019; Spring et al., 2020)" }, "properties" : { "noteIndex" : 0 }, "schema" : "https://github.com/citation-style-language/schema/raw/master/csl-citation.json" }</w:instrText>
      </w:r>
      <w:ins w:id="268" w:author="Ian Blenkinsop" w:date="2021-07-15T09:53:00Z">
        <w:r w:rsidR="00A05AF4" w:rsidRPr="003862D0">
          <w:rPr>
            <w:lang w:val="en-GB"/>
          </w:rPr>
          <w:fldChar w:fldCharType="separate"/>
        </w:r>
        <w:r w:rsidR="00A05AF4">
          <w:rPr>
            <w:noProof/>
            <w:lang w:val="en-GB"/>
          </w:rPr>
          <w:t>(Marotzke, 2019; Spring et al., 2020</w:t>
        </w:r>
        <w:r w:rsidR="00A05AF4" w:rsidRPr="003862D0">
          <w:rPr>
            <w:lang w:val="en-GB"/>
          </w:rPr>
          <w:fldChar w:fldCharType="end"/>
        </w:r>
        <w:r w:rsidR="00A05AF4" w:rsidRPr="003862D0">
          <w:rPr>
            <w:lang w:val="en-GB"/>
          </w:rPr>
          <w:fldChar w:fldCharType="begin" w:fldLock="1"/>
        </w:r>
      </w:ins>
      <w:r w:rsidR="00CD3B49">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"manualFormatting" : "; McKenna et al., 2021)", "plainTextFormattedCitation" : "(McKenna et al., 2021)", "previouslyFormattedCitation" : "(McKenna et al., 2021)" }, "properties" : { "noteIndex" : 0 }, "schema" : "https://github.com/citation-style-language/schema/raw/master/csl-citation.json" }</w:instrText>
      </w:r>
      <w:ins w:id="269" w:author="Ian Blenkinsop" w:date="2021-07-15T09:53:00Z">
        <w:r w:rsidR="00A05AF4" w:rsidRPr="003862D0">
          <w:rPr>
            <w:lang w:val="en-GB"/>
          </w:rPr>
          <w:fldChar w:fldCharType="separate"/>
        </w:r>
        <w:r w:rsidR="00A05AF4">
          <w:rPr>
            <w:noProof/>
            <w:lang w:val="en-GB"/>
          </w:rPr>
          <w:t>; McKenna et al., 2021)</w:t>
        </w:r>
        <w:r w:rsidR="00A05AF4" w:rsidRPr="003862D0">
          <w:rPr>
            <w:lang w:val="en-GB"/>
          </w:rPr>
          <w:fldChar w:fldCharType="end"/>
        </w:r>
      </w:ins>
      <w:r w:rsidRPr="003862D0">
        <w:rPr>
          <w:lang w:val="en-GB"/>
        </w:rPr>
        <w:t xml:space="preserve">. </w:t>
      </w:r>
    </w:p>
    <w:p w14:paraId="494B12F1" w14:textId="77777777" w:rsidR="00D93A69" w:rsidRPr="003862D0" w:rsidRDefault="00D93A69" w:rsidP="00D93A69">
      <w:pPr>
        <w:pStyle w:val="AR6BodyText"/>
        <w:rPr>
          <w:lang w:val="en-GB"/>
        </w:rPr>
      </w:pPr>
    </w:p>
    <w:p w14:paraId="27B66066" w14:textId="7167011D" w:rsidR="00D93A69" w:rsidRPr="003862D0" w:rsidRDefault="002F146F" w:rsidP="00D93A69">
      <w:pPr>
        <w:pStyle w:val="AR6BodyText"/>
        <w:rPr>
          <w:lang w:val="en-GB"/>
        </w:rPr>
      </w:pPr>
      <w:r w:rsidRPr="003862D0">
        <w:rPr>
          <w:lang w:val="en-GB"/>
        </w:rPr>
        <w:t>T</w:t>
      </w:r>
      <w:r w:rsidR="00D93A69" w:rsidRPr="003862D0">
        <w:rPr>
          <w:lang w:val="en-GB"/>
        </w:rPr>
        <w:t xml:space="preserve">he question of the potential crossing of thresholds relative to global temperature goals </w:t>
      </w:r>
      <w:del w:id="270" w:author="Robin Matthews" w:date="2021-06-16T16:43:00Z">
        <w:r w:rsidR="00D93A69" w:rsidRPr="003862D0" w:rsidDel="001924A4">
          <w:rPr>
            <w:lang w:val="en-GB"/>
          </w:rPr>
          <w:delText>(</w:delText>
        </w:r>
      </w:del>
      <w:commentRangeStart w:id="271"/>
      <w:r w:rsidR="00D93A69" w:rsidRPr="003862D0">
        <w:rPr>
          <w:lang w:val="en-GB"/>
        </w:rPr>
        <w:fldChar w:fldCharType="begin" w:fldLock="1"/>
      </w:r>
      <w:ins w:id="272" w:author="Robin Matthews" w:date="2021-06-16T16:43:00Z">
        <w:r w:rsidR="001924A4">
          <w:rPr>
            <w:lang w:val="en-GB"/>
          </w:rPr>
          <w:instrText>ADDIN CSL_CITATION { "citationItems" : [ { "id" : "ITEM-1", "itemData" : { "DOI" : "10.1038/s41561-017-0026-z", "ISSN" : "1752-0894", "author" : [ { "dropping-particle" : "", "family" : "Geden", "given" : "Oliver", "non-dropping-particle" : "", "parse-names" : false, "suffix" : "" }, { "dropping-particle" : "", "family" : "Loeschel", "given" : "Andreas", "non-dropping-particle" : "", "parse-names" : false, "suffix" : "" } ], "container-title" : "Nature Geoscience", "id" : "ITEM-1", "issue" : "12", "issued" : { "date-parts" : [ [ "2017" ] ] }, "page" : "881-882", "title" : "Define limits for temperature overshoot targets", "translator" : [ { "dropping-particle" : "", "family" : "K3955", "given" : "", "non-dropping-particle" : "", "parse-names" : false, "suffix" : "" } ], "type" : "article-journal", "volume" : "10" }, "uris" : [ "http://www.mendeley.com/documents/?uuid=daee3973-84bb-4a88-9d18-843c4e35753b" ] } ], "mendeley" : { "formattedCitation" : "(Geden and Loeschel, 2017)", "manualFormatting" : "(Geden and Loeschel, 2017)", "plainTextFormattedCitation" : "(Geden and Loeschel, 2017)", "previouslyFormattedCitation" : "(Geden and Loeschel, 2017)" }, "properties" : { "noteIndex" : 0 }, "schema" : "https://github.com/citation-style-language/schema/raw/master/csl-citation.json" }</w:instrText>
        </w:r>
      </w:ins>
      <w:del w:id="273" w:author="Robin Matthews" w:date="2021-06-16T16:43:00Z">
        <w:r w:rsidR="00615634" w:rsidDel="001924A4">
          <w:rPr>
            <w:lang w:val="en-GB"/>
          </w:rPr>
          <w:delInstrText>ADDIN CSL_CITATION { "citationItems" : [ { "id" : "ITEM-1", "itemData" : { "DOI" : "10.1038/s41561-017-0026-z", "ISSN" : "1752-0894", "author" : [ { "dropping-particle" : "", "family" : "Geden", "given" : "Oliver", "non-dropping-particle" : "", "parse-names" : false, "suffix" : "" }, { "dropping-particle" : "", "family" : "Loeschel", "given" : "Andreas", "non-dropping-particle" : "", "parse-names" : false, "suffix" : "" } ], "container-title" : "Nature Geoscience", "id" : "ITEM-1", "issue" : "12", "issued" : { "date-parts" : [ [ "2017" ] ] }, "page" : "881-882", "title" : "Define limits for temperature overshoot targets", "translator" : [ { "dropping-particle" : "", "family" : "K3955", "given" : "", "non-dropping-particle" : "", "parse-names" : false, "suffix" : "" } ], "type" : "article-journal", "volume" : "10" }, "uris" : [ "http://www.mendeley.com/documents/?uuid=daee3973-84bb-4a88-9d18-843c4e35753b" ] } ], "mendeley" : { "formattedCitation" : "(Geden and Loeschel, 2017)", "manualFormatting" : "Geden and Loeschel, 2017)", "plainTextFormattedCitation" : "(Geden and Loeschel, 2017)", "previouslyFormattedCitation" : "(Geden and Loeschel, 2017)" }, "properties" : { "noteIndex" : 0 }, "schema" : "https://github.com/citation-style-language/schema/raw/master/csl-citation.json" }</w:delInstrText>
        </w:r>
      </w:del>
      <w:r w:rsidR="00D93A69" w:rsidRPr="003862D0">
        <w:rPr>
          <w:lang w:val="en-GB"/>
        </w:rPr>
        <w:fldChar w:fldCharType="separate"/>
      </w:r>
      <w:del w:id="274" w:author="Robin Matthews" w:date="2021-06-16T16:43:00Z">
        <w:r w:rsidR="00016735" w:rsidDel="001924A4">
          <w:rPr>
            <w:noProof/>
            <w:lang w:val="en-GB"/>
          </w:rPr>
          <w:delText>G</w:delText>
        </w:r>
      </w:del>
      <w:ins w:id="275" w:author="Robin Matthews" w:date="2021-06-16T16:43:00Z">
        <w:r w:rsidR="001924A4">
          <w:rPr>
            <w:noProof/>
            <w:lang w:val="en-GB"/>
          </w:rPr>
          <w:t>(G</w:t>
        </w:r>
      </w:ins>
      <w:r w:rsidR="00016735">
        <w:rPr>
          <w:noProof/>
          <w:lang w:val="en-GB"/>
        </w:rPr>
        <w:t>eden and Loeschel, 2017)</w:t>
      </w:r>
      <w:r w:rsidR="00D93A69" w:rsidRPr="003862D0">
        <w:rPr>
          <w:lang w:val="en-GB"/>
        </w:rPr>
        <w:fldChar w:fldCharType="end"/>
      </w:r>
      <w:commentRangeEnd w:id="271"/>
      <w:r w:rsidR="00016735">
        <w:rPr>
          <w:rStyle w:val="CommentReference"/>
        </w:rPr>
        <w:commentReference w:id="271"/>
      </w:r>
      <w:r w:rsidRPr="003862D0">
        <w:rPr>
          <w:lang w:val="en-GB"/>
        </w:rPr>
        <w:t xml:space="preserve"> is intimately related to the benefits of mitigation</w:t>
      </w:r>
      <w:r w:rsidR="00D93A69" w:rsidRPr="003862D0">
        <w:rPr>
          <w:lang w:val="en-GB"/>
        </w:rPr>
        <w:t xml:space="preserve">; a prerequisite is an assessment of how robustly magnitudes of warming can be defined </w:t>
      </w:r>
      <w:del w:id="276" w:author="Robin Matthews" w:date="2021-06-16T16:43:00Z">
        <w:r w:rsidR="00D93A69" w:rsidRPr="003862D0" w:rsidDel="001924A4">
          <w:rPr>
            <w:lang w:val="en-GB"/>
          </w:rPr>
          <w:delText>(</w:delText>
        </w:r>
      </w:del>
      <w:commentRangeStart w:id="277"/>
      <w:r w:rsidR="00D93A69" w:rsidRPr="003862D0">
        <w:rPr>
          <w:lang w:val="en-GB"/>
        </w:rPr>
        <w:fldChar w:fldCharType="begin" w:fldLock="1"/>
      </w:r>
      <w:ins w:id="278" w:author="Robin Matthews" w:date="2021-06-16T16:43:00Z">
        <w:r w:rsidR="001924A4">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"manualFormatting" : "(Millar et al., 2017)", "plainTextFormattedCitation" : "(Millar et al., 2017)", "previouslyFormattedCitation" : "(Millar et al., 2017)" }, "properties" : { "noteIndex" : 0 }, "schema" : "https://github.com/citation-style-language/schema/raw/master/csl-citation.json" }</w:instrText>
        </w:r>
      </w:ins>
      <w:del w:id="279" w:author="Robin Matthews" w:date="2021-06-16T16:43:00Z">
        <w:r w:rsidR="00615634" w:rsidDel="001924A4">
          <w:rPr>
            <w:lang w:val="en-GB"/>
          </w:rPr>
          <w:del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"manualFormatting" : "Millar et al., 2017)", "plainTextFormattedCitation" : "(Millar et al., 2017)", "previouslyFormattedCitation" : "(Millar et al., 2017)" }, "properties" : { "noteIndex" : 0 }, "schema" : "https://github.com/citation-style-language/schema/raw/master/csl-citation.json" }</w:delInstrText>
        </w:r>
      </w:del>
      <w:r w:rsidR="00D93A69" w:rsidRPr="003862D0">
        <w:rPr>
          <w:lang w:val="en-GB"/>
        </w:rPr>
        <w:fldChar w:fldCharType="separate"/>
      </w:r>
      <w:del w:id="280" w:author="Robin Matthews" w:date="2021-06-16T16:43:00Z">
        <w:r w:rsidR="00016735" w:rsidDel="001924A4">
          <w:rPr>
            <w:noProof/>
            <w:lang w:val="en-GB"/>
          </w:rPr>
          <w:delText>M</w:delText>
        </w:r>
      </w:del>
      <w:ins w:id="281" w:author="Robin Matthews" w:date="2021-06-16T16:43:00Z">
        <w:r w:rsidR="001924A4">
          <w:rPr>
            <w:noProof/>
            <w:lang w:val="en-GB"/>
          </w:rPr>
          <w:t>(M</w:t>
        </w:r>
      </w:ins>
      <w:r w:rsidR="00016735">
        <w:rPr>
          <w:noProof/>
          <w:lang w:val="en-GB"/>
        </w:rPr>
        <w:t>illar et al., 2017)</w:t>
      </w:r>
      <w:r w:rsidR="00D93A69" w:rsidRPr="003862D0">
        <w:rPr>
          <w:lang w:val="en-GB"/>
        </w:rPr>
        <w:fldChar w:fldCharType="end"/>
      </w:r>
      <w:commentRangeEnd w:id="277"/>
      <w:r w:rsidR="00016735">
        <w:rPr>
          <w:rStyle w:val="CommentReference"/>
        </w:rPr>
        <w:commentReference w:id="277"/>
      </w:r>
      <w:r w:rsidR="00D93A69" w:rsidRPr="003862D0">
        <w:rPr>
          <w:lang w:val="en-GB"/>
        </w:rPr>
        <w:t xml:space="preserve">. This chapter provides an update to the IPCC Special Report on Global Warming of 1.5°C </w:t>
      </w:r>
      <w:commentRangeStart w:id="282"/>
      <w:r w:rsidR="00015EEC" w:rsidRPr="003862D0">
        <w:rPr>
          <w:lang w:val="en-GB" w:eastAsia="en-US"/>
        </w:rPr>
        <w:fldChar w:fldCharType="begin" w:fldLock="1"/>
      </w:r>
      <w:ins w:id="283" w:author="Robin Matthews" w:date="2021-06-16T16:45:00Z">
        <w:r w:rsidR="001924A4">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"manualFormatting" : "(SR1.5, IPCC, 2018a)", "plainTextFormattedCitation" : "(IPCC, 2018a)", "previouslyFormattedCitation" : "(IPCC, 2018a)" }, "properties" : { "noteIndex" : 0 }, "schema" : "https://github.com/citation-style-language/schema/raw/master/csl-citation.json" }</w:instrText>
        </w:r>
      </w:ins>
      <w:del w:id="284" w:author="Robin Matthews" w:date="2021-06-16T16:45:00Z">
        <w:r w:rsidR="00741A83" w:rsidDel="001924A4">
          <w:rPr>
            <w:lang w:val="en-GB" w:eastAsia="en-US"/>
          </w:rPr>
          <w:del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"manualFormatting" : "(SR1.5, Masson-Delmotte et al., 2018)", "plainTextFormattedCitation" : "(IPCC, 2018a)", "previouslyFormattedCitation" : "(IPCC, 2018a)" }, "properties" : { "noteIndex" : 0 }, "schema" : "https://github.com/citation-style-language/schema/raw/master/csl-citation.json" }</w:delInstrText>
        </w:r>
      </w:del>
      <w:r w:rsidR="00015EEC" w:rsidRPr="003862D0">
        <w:rPr>
          <w:lang w:val="en-GB" w:eastAsia="en-US"/>
        </w:rPr>
        <w:fldChar w:fldCharType="separate"/>
      </w:r>
      <w:r w:rsidR="00016735">
        <w:rPr>
          <w:noProof/>
          <w:lang w:val="en-GB" w:eastAsia="en-US"/>
        </w:rPr>
        <w:t xml:space="preserve">(SR1.5, </w:t>
      </w:r>
      <w:ins w:id="285" w:author="Robin Matthews" w:date="2021-06-16T16:45:00Z">
        <w:r w:rsidR="001924A4">
          <w:rPr>
            <w:noProof/>
            <w:lang w:val="en-GB" w:eastAsia="en-US"/>
          </w:rPr>
          <w:t>IPCC</w:t>
        </w:r>
      </w:ins>
      <w:del w:id="286" w:author="Robin Matthews" w:date="2021-06-16T16:45:00Z">
        <w:r w:rsidR="00016735" w:rsidDel="001924A4">
          <w:rPr>
            <w:noProof/>
            <w:lang w:val="en-GB" w:eastAsia="en-US"/>
          </w:rPr>
          <w:delText>Masson-Delmotte et al.</w:delText>
        </w:r>
      </w:del>
      <w:r w:rsidR="00016735">
        <w:rPr>
          <w:noProof/>
          <w:lang w:val="en-GB" w:eastAsia="en-US"/>
        </w:rPr>
        <w:t>, 2018</w:t>
      </w:r>
      <w:ins w:id="287" w:author="Robin Matthews" w:date="2021-06-16T16:45:00Z">
        <w:r w:rsidR="001924A4">
          <w:rPr>
            <w:noProof/>
            <w:lang w:val="en-GB" w:eastAsia="en-US"/>
          </w:rPr>
          <w:t>a</w:t>
        </w:r>
      </w:ins>
      <w:r w:rsidR="00016735">
        <w:rPr>
          <w:noProof/>
          <w:lang w:val="en-GB" w:eastAsia="en-US"/>
        </w:rPr>
        <w:t>)</w:t>
      </w:r>
      <w:r w:rsidR="00015EEC" w:rsidRPr="003862D0">
        <w:rPr>
          <w:lang w:val="en-GB" w:eastAsia="en-US"/>
        </w:rPr>
        <w:fldChar w:fldCharType="end"/>
      </w:r>
      <w:commentRangeEnd w:id="282"/>
      <w:r w:rsidR="00016735">
        <w:rPr>
          <w:rStyle w:val="CommentReference"/>
        </w:rPr>
        <w:commentReference w:id="282"/>
      </w:r>
      <w:r w:rsidR="00396A42" w:rsidRPr="003862D0">
        <w:rPr>
          <w:lang w:val="en-GB"/>
        </w:rPr>
        <w:t xml:space="preserve"> </w:t>
      </w:r>
      <w:r w:rsidR="00D93A69" w:rsidRPr="003862D0">
        <w:rPr>
          <w:lang w:val="en-GB"/>
        </w:rPr>
        <w:t xml:space="preserve">and constitutes a reference point for later chapters and AR6 WGIII on the effects of mitigation, including a robust uncertainty assessment. </w:t>
      </w:r>
    </w:p>
    <w:p w14:paraId="1A9CE36D" w14:textId="77777777" w:rsidR="00D93A69" w:rsidRPr="003862D0" w:rsidRDefault="00D93A69" w:rsidP="00D93A69">
      <w:pPr>
        <w:pStyle w:val="AR6BodyText"/>
        <w:rPr>
          <w:lang w:val="en-GB"/>
        </w:rPr>
      </w:pPr>
    </w:p>
    <w:p w14:paraId="00A2A941" w14:textId="77777777" w:rsidR="00AB0018" w:rsidRPr="003862D0" w:rsidRDefault="00AB0018" w:rsidP="00D93A69">
      <w:pPr>
        <w:pStyle w:val="AR6BodyText"/>
        <w:rPr>
          <w:lang w:val="en-GB"/>
        </w:rPr>
      </w:pPr>
    </w:p>
    <w:p w14:paraId="0FCD932F" w14:textId="77777777" w:rsidR="00D93A69" w:rsidRPr="003862D0" w:rsidRDefault="00D93A69" w:rsidP="00D93A69">
      <w:pPr>
        <w:pStyle w:val="AR6BodyText"/>
        <w:rPr>
          <w:b/>
          <w:lang w:val="en-GB"/>
        </w:rPr>
      </w:pPr>
      <w:r w:rsidRPr="003862D0">
        <w:rPr>
          <w:b/>
          <w:lang w:val="en-GB"/>
        </w:rPr>
        <w:t>[START FIGURE 4.1 HERE]</w:t>
      </w:r>
    </w:p>
    <w:p w14:paraId="6DEC77AD" w14:textId="77777777" w:rsidR="00D93A69" w:rsidRPr="003862D0" w:rsidRDefault="00D93A69" w:rsidP="00D93A69">
      <w:pPr>
        <w:pStyle w:val="AR6BodyText"/>
        <w:rPr>
          <w:lang w:val="en-GB"/>
        </w:rPr>
      </w:pPr>
    </w:p>
    <w:p w14:paraId="4F3C6F01" w14:textId="44C2D2D4" w:rsidR="00C52BD4" w:rsidRPr="003862D0" w:rsidRDefault="00C32AE6" w:rsidP="00C52BD4">
      <w:pPr>
        <w:pStyle w:val="AR6Chap4Figure"/>
        <w:rPr>
          <w:lang w:val="en-GB"/>
        </w:rPr>
      </w:pPr>
      <w:bookmarkStart w:id="288" w:name="_Ref66442001"/>
      <w:bookmarkStart w:id="289" w:name="_Toc69750245"/>
      <w:bookmarkStart w:id="290" w:name="_Ref56843320"/>
      <w:commentRangeStart w:id="291"/>
      <w:r w:rsidRPr="003862D0">
        <w:rPr>
          <w:b/>
          <w:bCs/>
          <w:lang w:val="en-GB"/>
        </w:rPr>
        <w:t>V</w:t>
      </w:r>
      <w:commentRangeEnd w:id="291"/>
      <w:r w:rsidR="00F011E8">
        <w:rPr>
          <w:rStyle w:val="CommentReference"/>
        </w:rPr>
        <w:commentReference w:id="291"/>
      </w:r>
      <w:r w:rsidR="00C52BD4" w:rsidRPr="003862D0">
        <w:rPr>
          <w:b/>
          <w:bCs/>
          <w:lang w:val="en-GB"/>
        </w:rPr>
        <w:t>isual abstract of Chapter 4</w:t>
      </w:r>
      <w:r w:rsidR="0019106B" w:rsidRPr="003862D0">
        <w:rPr>
          <w:bCs/>
          <w:lang w:val="en-GB"/>
        </w:rPr>
        <w:t>.</w:t>
      </w:r>
      <w:r w:rsidRPr="003862D0">
        <w:rPr>
          <w:bCs/>
          <w:lang w:val="en-GB"/>
        </w:rPr>
        <w:t xml:space="preserve"> </w:t>
      </w:r>
      <w:r w:rsidR="0019106B" w:rsidRPr="003862D0">
        <w:rPr>
          <w:bCs/>
          <w:lang w:val="en-GB"/>
        </w:rPr>
        <w:t>T</w:t>
      </w:r>
      <w:r w:rsidRPr="003862D0">
        <w:rPr>
          <w:bCs/>
          <w:lang w:val="en-GB"/>
        </w:rPr>
        <w:t xml:space="preserve">he </w:t>
      </w:r>
      <w:r w:rsidR="00C52BD4" w:rsidRPr="003862D0">
        <w:rPr>
          <w:lang w:val="en-GB"/>
        </w:rPr>
        <w:t xml:space="preserve">chapter outline and </w:t>
      </w:r>
      <w:r w:rsidRPr="003862D0">
        <w:rPr>
          <w:lang w:val="en-GB"/>
        </w:rPr>
        <w:t xml:space="preserve">a </w:t>
      </w:r>
      <w:r w:rsidR="00C52BD4" w:rsidRPr="003862D0">
        <w:rPr>
          <w:lang w:val="en-GB"/>
        </w:rPr>
        <w:t>quick guide for key topics and corresponding subsections</w:t>
      </w:r>
      <w:r w:rsidR="0019106B" w:rsidRPr="003862D0">
        <w:rPr>
          <w:lang w:val="en-GB"/>
        </w:rPr>
        <w:t xml:space="preserve"> are provided.</w:t>
      </w:r>
      <w:bookmarkEnd w:id="288"/>
      <w:bookmarkEnd w:id="289"/>
    </w:p>
    <w:bookmarkEnd w:id="290"/>
    <w:p w14:paraId="66701FE2" w14:textId="77777777" w:rsidR="00D93A69" w:rsidRPr="003862D0" w:rsidRDefault="00D93A69" w:rsidP="00D93A69">
      <w:pPr>
        <w:pStyle w:val="AR6BodyText"/>
        <w:rPr>
          <w:lang w:val="en-GB"/>
        </w:rPr>
      </w:pPr>
    </w:p>
    <w:p w14:paraId="45FB9F23" w14:textId="78C98BFE" w:rsidR="00D93A69" w:rsidRPr="003862D0" w:rsidRDefault="00D93A69" w:rsidP="00D93A69">
      <w:pPr>
        <w:pStyle w:val="AR6BodyText"/>
        <w:rPr>
          <w:lang w:val="en-GB"/>
        </w:rPr>
      </w:pPr>
      <w:bookmarkStart w:id="292" w:name="_Hlk5777087"/>
      <w:r w:rsidRPr="003862D0">
        <w:rPr>
          <w:b/>
          <w:lang w:val="en-GB"/>
        </w:rPr>
        <w:t>[END FIGURE 4.1 HERE]</w:t>
      </w:r>
      <w:bookmarkEnd w:id="292"/>
    </w:p>
    <w:p w14:paraId="6114DF4C" w14:textId="77777777" w:rsidR="00D93A69" w:rsidRPr="003862D0" w:rsidRDefault="00D93A69" w:rsidP="00D93A69">
      <w:pPr>
        <w:pStyle w:val="AR6BodyText"/>
        <w:rPr>
          <w:lang w:val="en-GB"/>
        </w:rPr>
      </w:pPr>
    </w:p>
    <w:p w14:paraId="1C0FB12A" w14:textId="77777777" w:rsidR="00AB0018" w:rsidRPr="003862D0" w:rsidRDefault="00AB0018" w:rsidP="00D93A69">
      <w:pPr>
        <w:pStyle w:val="AR6BodyText"/>
        <w:rPr>
          <w:lang w:val="en-GB"/>
        </w:rPr>
      </w:pPr>
    </w:p>
    <w:p w14:paraId="78C761CA" w14:textId="721A0A88" w:rsidR="00D93A69" w:rsidRPr="003862D0" w:rsidRDefault="00D93A69" w:rsidP="00D93A69">
      <w:pPr>
        <w:pStyle w:val="AR6BodyText"/>
        <w:rPr>
          <w:lang w:val="en-GB"/>
        </w:rPr>
      </w:pPr>
      <w:r w:rsidRPr="003862D0">
        <w:rPr>
          <w:lang w:val="en-GB"/>
        </w:rPr>
        <w:t>The chapter is organized as follows (</w:t>
      </w:r>
      <w:del w:id="293" w:author="Ian Blenkinsop" w:date="2021-07-27T17:03:00Z">
        <w:r w:rsidRPr="003862D0" w:rsidDel="0050017D">
          <w:rPr>
            <w:lang w:val="en-GB"/>
          </w:rPr>
          <w:delText>see</w:delText>
        </w:r>
        <w:r w:rsidR="009C3E35" w:rsidRPr="003862D0" w:rsidDel="0050017D">
          <w:rPr>
            <w:lang w:val="en-GB"/>
          </w:rPr>
          <w:delText xml:space="preserve"> </w:delText>
        </w:r>
      </w:del>
      <w:r w:rsidR="009C3E35" w:rsidRPr="003862D0">
        <w:rPr>
          <w:lang w:val="en-GB"/>
        </w:rPr>
        <w:fldChar w:fldCharType="begin"/>
      </w:r>
      <w:r w:rsidR="009C3E35" w:rsidRPr="003862D0">
        <w:rPr>
          <w:lang w:val="en-GB"/>
        </w:rPr>
        <w:instrText xml:space="preserve"> REF _Ref66442001 \r \h </w:instrText>
      </w:r>
      <w:r w:rsidR="009C3E35" w:rsidRPr="003862D0">
        <w:rPr>
          <w:lang w:val="en-GB"/>
        </w:rPr>
      </w:r>
      <w:r w:rsidR="009C3E35" w:rsidRPr="003862D0">
        <w:rPr>
          <w:lang w:val="en-GB"/>
        </w:rPr>
        <w:fldChar w:fldCharType="separate"/>
      </w:r>
      <w:r w:rsidR="00FA6D4F" w:rsidRPr="003862D0">
        <w:rPr>
          <w:lang w:val="en-GB"/>
        </w:rPr>
        <w:t>Figure 4.1</w:t>
      </w:r>
      <w:r w:rsidR="009C3E35" w:rsidRPr="003862D0">
        <w:rPr>
          <w:lang w:val="en-GB"/>
        </w:rPr>
        <w:fldChar w:fldCharType="end"/>
      </w:r>
      <w:r w:rsidRPr="003862D0">
        <w:rPr>
          <w:lang w:val="en-GB"/>
        </w:rPr>
        <w:t xml:space="preserve">). After Section </w:t>
      </w:r>
      <w:r w:rsidR="00FA6D4F" w:rsidRPr="003862D0">
        <w:rPr>
          <w:lang w:val="en-GB"/>
        </w:rPr>
        <w:t>4.2</w:t>
      </w:r>
      <w:r w:rsidRPr="003862D0">
        <w:rPr>
          <w:lang w:val="en-GB"/>
        </w:rPr>
        <w:t xml:space="preserve"> on the methodologies used in the assessment, Section </w:t>
      </w:r>
      <w:r w:rsidR="00FA6D4F" w:rsidRPr="003862D0">
        <w:rPr>
          <w:lang w:val="en-GB"/>
        </w:rPr>
        <w:t>4.3</w:t>
      </w:r>
      <w:r w:rsidRPr="003862D0">
        <w:rPr>
          <w:lang w:val="en-GB"/>
        </w:rPr>
        <w:t xml:space="preserve"> assesses projected changes in key global climate indicators throughout the 21st century, relative to the period 1995–2014, which comprises the last </w:t>
      </w:r>
      <w:del w:id="294" w:author="Ian Blenkinsop" w:date="2021-07-26T17:08:00Z">
        <w:r w:rsidRPr="003862D0" w:rsidDel="00C54330">
          <w:rPr>
            <w:lang w:val="en-GB"/>
          </w:rPr>
          <w:delText xml:space="preserve">twenty </w:delText>
        </w:r>
      </w:del>
      <w:ins w:id="295" w:author="Ian Blenkinsop" w:date="2021-07-26T17:08:00Z">
        <w:r w:rsidR="00C54330">
          <w:rPr>
            <w:lang w:val="en-GB"/>
          </w:rPr>
          <w:t>20</w:t>
        </w:r>
        <w:r w:rsidR="00C54330" w:rsidRPr="003862D0">
          <w:rPr>
            <w:lang w:val="en-GB"/>
          </w:rPr>
          <w:t xml:space="preserve"> </w:t>
        </w:r>
      </w:ins>
      <w:r w:rsidRPr="003862D0">
        <w:rPr>
          <w:lang w:val="en-GB"/>
        </w:rPr>
        <w:t xml:space="preserve">years of the historical simulations of CMIP6 </w:t>
      </w:r>
      <w:r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rPr>
        <w:fldChar w:fldCharType="separate"/>
      </w:r>
      <w:r w:rsidR="00016735">
        <w:rPr>
          <w:noProof/>
          <w:lang w:val="en-GB"/>
        </w:rPr>
        <w:t>(Eyring et al., 2016)</w:t>
      </w:r>
      <w:r w:rsidRPr="003862D0">
        <w:rPr>
          <w:lang w:val="en-GB"/>
        </w:rPr>
        <w:fldChar w:fldCharType="end"/>
      </w:r>
      <w:r w:rsidRPr="003862D0">
        <w:rPr>
          <w:lang w:val="en-GB"/>
        </w:rPr>
        <w:t xml:space="preserve"> and hence the most recent past simulated with the observed atmospheric composition. The global climate indicators assessed include GSAT, global land precipitation, Arctic </w:t>
      </w:r>
      <w:r w:rsidR="00113CAF" w:rsidRPr="003862D0">
        <w:rPr>
          <w:lang w:val="en-GB"/>
        </w:rPr>
        <w:t>sea</w:t>
      </w:r>
      <w:del w:id="296" w:author="Ian Blenkinsop" w:date="2021-07-27T16:53:00Z">
        <w:r w:rsidR="00113CAF" w:rsidRPr="003862D0" w:rsidDel="00414255">
          <w:rPr>
            <w:lang w:val="en-GB"/>
          </w:rPr>
          <w:delText>-</w:delText>
        </w:r>
      </w:del>
      <w:ins w:id="297" w:author="Ian Blenkinsop" w:date="2021-07-27T16:53:00Z">
        <w:r w:rsidR="00414255">
          <w:rPr>
            <w:lang w:val="en-GB"/>
          </w:rPr>
          <w:t xml:space="preserve"> </w:t>
        </w:r>
      </w:ins>
      <w:r w:rsidR="00113CAF" w:rsidRPr="003862D0">
        <w:rPr>
          <w:lang w:val="en-GB"/>
        </w:rPr>
        <w:t>ice area</w:t>
      </w:r>
      <w:r w:rsidRPr="003862D0">
        <w:rPr>
          <w:lang w:val="en-GB"/>
        </w:rPr>
        <w:t xml:space="preserve"> (SIA), global mean sea level (GMSL), the Atlantic Meridional Overturning Circulation (AMOC), global mean ocean surface pH, carbon uptake by land and ocean, the global monsoon, the Northern and Southern Annular Modes (NAM and SAM), and the El Niño–Southern Oscillation (ENSO). Differently from the assessment for changes in other quantities only based on the range of CMIP6 projections, additional lines of evidence enter the assessment for GSAT and GMSL change. For most </w:t>
      </w:r>
      <w:r w:rsidR="009D738A" w:rsidRPr="003862D0">
        <w:rPr>
          <w:lang w:val="en-GB"/>
        </w:rPr>
        <w:t xml:space="preserve">results and </w:t>
      </w:r>
      <w:r w:rsidRPr="003862D0">
        <w:rPr>
          <w:lang w:val="en-GB"/>
        </w:rPr>
        <w:t xml:space="preserve">figures </w:t>
      </w:r>
      <w:r w:rsidR="002F146F" w:rsidRPr="003862D0">
        <w:rPr>
          <w:lang w:val="en-GB"/>
        </w:rPr>
        <w:t xml:space="preserve">based on </w:t>
      </w:r>
      <w:r w:rsidRPr="003862D0">
        <w:rPr>
          <w:lang w:val="en-GB"/>
        </w:rPr>
        <w:t xml:space="preserve">CMIP6, one realization from each model </w:t>
      </w:r>
      <w:r w:rsidR="001A2776" w:rsidRPr="003862D0">
        <w:rPr>
          <w:lang w:val="en-GB"/>
        </w:rPr>
        <w:t xml:space="preserve">(the </w:t>
      </w:r>
      <w:r w:rsidR="00546E18" w:rsidRPr="003862D0">
        <w:rPr>
          <w:lang w:val="en-GB"/>
        </w:rPr>
        <w:t>first of the uploaded set</w:t>
      </w:r>
      <w:r w:rsidR="001A2776" w:rsidRPr="003862D0">
        <w:rPr>
          <w:lang w:val="en-GB"/>
        </w:rPr>
        <w:t xml:space="preserve">) </w:t>
      </w:r>
      <w:r w:rsidRPr="003862D0">
        <w:rPr>
          <w:lang w:val="en-GB"/>
        </w:rPr>
        <w:t xml:space="preserve">is used. Section </w:t>
      </w:r>
      <w:r w:rsidR="00FA6D4F" w:rsidRPr="003862D0">
        <w:rPr>
          <w:lang w:val="en-GB"/>
        </w:rPr>
        <w:t>4.3</w:t>
      </w:r>
      <w:r w:rsidRPr="003862D0">
        <w:rPr>
          <w:lang w:val="en-GB"/>
        </w:rPr>
        <w:t xml:space="preserve"> </w:t>
      </w:r>
      <w:r w:rsidR="0011454B" w:rsidRPr="003862D0">
        <w:rPr>
          <w:lang w:val="en-GB"/>
        </w:rPr>
        <w:t xml:space="preserve">finally </w:t>
      </w:r>
      <w:r w:rsidRPr="003862D0">
        <w:rPr>
          <w:lang w:val="en-GB"/>
        </w:rPr>
        <w:t xml:space="preserve">synthesizes the assessment of GSAT change using multiple lines of evidence in addition to the CMIP6 projection simulations. </w:t>
      </w:r>
    </w:p>
    <w:p w14:paraId="13FF73E7" w14:textId="77777777" w:rsidR="00D93A69" w:rsidRPr="003862D0" w:rsidRDefault="00D93A69" w:rsidP="00D93A69">
      <w:pPr>
        <w:pStyle w:val="AR6BodyText"/>
        <w:rPr>
          <w:lang w:val="en-GB"/>
        </w:rPr>
      </w:pPr>
    </w:p>
    <w:p w14:paraId="4A0E1F96" w14:textId="1995438E" w:rsidR="00D93A69" w:rsidRPr="003862D0" w:rsidRDefault="00D93A69" w:rsidP="00D93A69">
      <w:pPr>
        <w:pStyle w:val="AR6BodyText"/>
        <w:rPr>
          <w:lang w:val="en-GB"/>
        </w:rPr>
      </w:pPr>
      <w:r w:rsidRPr="003862D0">
        <w:rPr>
          <w:lang w:val="en-GB"/>
        </w:rPr>
        <w:t xml:space="preserve">Section </w:t>
      </w:r>
      <w:r w:rsidR="00FA6D4F" w:rsidRPr="003862D0">
        <w:rPr>
          <w:lang w:val="en-GB"/>
        </w:rPr>
        <w:t>4.4</w:t>
      </w:r>
      <w:r w:rsidRPr="003862D0">
        <w:rPr>
          <w:lang w:val="en-GB"/>
        </w:rPr>
        <w:t xml:space="preserve"> covers near-term climate change, defined here as the period 2021–2040 and taken relative to the period 1995–2014. Section </w:t>
      </w:r>
      <w:r w:rsidR="00FA6D4F" w:rsidRPr="003862D0">
        <w:rPr>
          <w:lang w:val="en-GB"/>
        </w:rPr>
        <w:t>4.4</w:t>
      </w:r>
      <w:r w:rsidRPr="003862D0">
        <w:rPr>
          <w:lang w:val="en-GB"/>
        </w:rPr>
        <w:t xml:space="preserve"> focuses on global and large-scale climate indicators, including </w:t>
      </w:r>
      <w:r w:rsidR="000C10F9" w:rsidRPr="003862D0">
        <w:rPr>
          <w:lang w:val="en-GB"/>
        </w:rPr>
        <w:t xml:space="preserve">precipitation </w:t>
      </w:r>
      <w:r w:rsidRPr="003862D0">
        <w:rPr>
          <w:lang w:val="en-GB"/>
        </w:rPr>
        <w:t>and circulation indices and selected modes of variability (see Cross-</w:t>
      </w:r>
      <w:ins w:id="298" w:author="Sara M Tuson" w:date="2021-07-15T18:46:00Z">
        <w:r w:rsidR="001755E2">
          <w:rPr>
            <w:lang w:val="en-GB"/>
          </w:rPr>
          <w:t>C</w:t>
        </w:r>
      </w:ins>
      <w:del w:id="299" w:author="Sara M Tuson" w:date="2021-07-15T18:46:00Z">
        <w:r w:rsidRPr="003862D0" w:rsidDel="001755E2">
          <w:rPr>
            <w:lang w:val="en-GB"/>
          </w:rPr>
          <w:delText>c</w:delText>
        </w:r>
      </w:del>
      <w:r w:rsidRPr="003862D0">
        <w:rPr>
          <w:lang w:val="en-GB"/>
        </w:rPr>
        <w:t xml:space="preserve">hapter Box 2.2 and </w:t>
      </w:r>
      <w:r w:rsidR="00BC30BD" w:rsidRPr="003862D0">
        <w:rPr>
          <w:lang w:val="en-GB"/>
        </w:rPr>
        <w:t>Annex</w:t>
      </w:r>
      <w:r w:rsidRPr="003862D0">
        <w:rPr>
          <w:lang w:val="en-GB"/>
        </w:rPr>
        <w:t xml:space="preserve"> </w:t>
      </w:r>
      <w:del w:id="300" w:author="Ian Blenkinsop" w:date="2021-07-15T09:46:00Z">
        <w:r w:rsidR="00201609" w:rsidRPr="003862D0" w:rsidDel="009F1543">
          <w:rPr>
            <w:lang w:val="en-GB"/>
          </w:rPr>
          <w:delText>A</w:delText>
        </w:r>
      </w:del>
      <w:r w:rsidR="006F1B33" w:rsidRPr="003862D0">
        <w:rPr>
          <w:lang w:val="en-GB"/>
        </w:rPr>
        <w:t>IV</w:t>
      </w:r>
      <w:ins w:id="301" w:author="Ian Blenkinsop" w:date="2021-07-15T09:46:00Z">
        <w:r w:rsidR="009F1543">
          <w:rPr>
            <w:lang w:val="en-GB"/>
          </w:rPr>
          <w:t xml:space="preserve">: Modes of </w:t>
        </w:r>
      </w:ins>
      <w:ins w:id="302" w:author="Ian Blenkinsop" w:date="2021-07-15T09:47:00Z">
        <w:r w:rsidR="009F1543">
          <w:rPr>
            <w:lang w:val="en-GB"/>
          </w:rPr>
          <w:t>Variability</w:t>
        </w:r>
      </w:ins>
      <w:r w:rsidRPr="003862D0">
        <w:rPr>
          <w:lang w:val="en-GB"/>
        </w:rPr>
        <w:t xml:space="preserve">), as well as on the spatial distribution of warming. The potential roles of short-lived climate forcers (SLCFs) and volcanic eruptions on near-term climate change are also discussed. Section </w:t>
      </w:r>
      <w:r w:rsidRPr="003862D0">
        <w:rPr>
          <w:lang w:val="en-GB"/>
        </w:rPr>
        <w:fldChar w:fldCharType="begin"/>
      </w:r>
      <w:r w:rsidRPr="003862D0">
        <w:rPr>
          <w:lang w:val="en-GB"/>
        </w:rPr>
        <w:instrText xml:space="preserve"> REF _Ref29567060 \n \h </w:instrText>
      </w:r>
      <w:r w:rsidRPr="003862D0">
        <w:rPr>
          <w:lang w:val="en-GB"/>
        </w:rPr>
      </w:r>
      <w:r w:rsidRPr="003862D0">
        <w:rPr>
          <w:lang w:val="en-GB"/>
        </w:rPr>
        <w:fldChar w:fldCharType="separate"/>
      </w:r>
      <w:r w:rsidR="00FA6D4F" w:rsidRPr="003862D0">
        <w:rPr>
          <w:lang w:val="en-GB"/>
        </w:rPr>
        <w:t>4.4</w:t>
      </w:r>
      <w:r w:rsidRPr="003862D0">
        <w:rPr>
          <w:lang w:val="en-GB"/>
        </w:rPr>
        <w:fldChar w:fldCharType="end"/>
      </w:r>
      <w:r w:rsidRPr="003862D0">
        <w:rPr>
          <w:lang w:val="en-GB"/>
        </w:rPr>
        <w:t xml:space="preserve"> synthesizes information from initialized predictions and non-initialized projections for the near-term change. </w:t>
      </w:r>
    </w:p>
    <w:p w14:paraId="1ADE9FF3" w14:textId="77777777" w:rsidR="00D93A69" w:rsidRPr="003862D0" w:rsidRDefault="00D93A69" w:rsidP="00D93A69">
      <w:pPr>
        <w:pStyle w:val="AR6BodyText"/>
        <w:rPr>
          <w:lang w:val="en-GB"/>
        </w:rPr>
      </w:pPr>
    </w:p>
    <w:p w14:paraId="69AAFAAD" w14:textId="45F7F384" w:rsidR="00D93A69" w:rsidRPr="003862D0" w:rsidRDefault="00D93A69" w:rsidP="00D93A69">
      <w:pPr>
        <w:pStyle w:val="AR6BodyText"/>
        <w:rPr>
          <w:lang w:val="en-GB"/>
        </w:rPr>
      </w:pPr>
      <w:r w:rsidRPr="003862D0">
        <w:rPr>
          <w:lang w:val="en-GB"/>
        </w:rPr>
        <w:t xml:space="preserve">Section </w:t>
      </w:r>
      <w:r w:rsidR="00FA6D4F" w:rsidRPr="003862D0">
        <w:rPr>
          <w:lang w:val="en-GB"/>
        </w:rPr>
        <w:t>4.5</w:t>
      </w:r>
      <w:r w:rsidRPr="003862D0">
        <w:rPr>
          <w:lang w:val="en-GB"/>
        </w:rPr>
        <w:t xml:space="preserve"> then covers mid-term and long-term climate change, defined here as the periods 2041–2060 and </w:t>
      </w:r>
      <w:r w:rsidRPr="003862D0">
        <w:rPr>
          <w:lang w:val="en-GB"/>
        </w:rPr>
        <w:lastRenderedPageBreak/>
        <w:t xml:space="preserve">2081–2100, respectively, again relative to the period 1995–2014. The mid-term period is thus chosen as the twenty-year period following the short-term period and straddling the mid-century point, year 2050; it is during the mid-term that differences between </w:t>
      </w:r>
      <w:commentRangeStart w:id="303"/>
      <w:commentRangeStart w:id="304"/>
      <w:del w:id="305" w:author="Tom Maycock" w:date="2021-09-06T14:47:00Z">
        <w:r w:rsidRPr="00C54330" w:rsidDel="002A63DC">
          <w:rPr>
            <w:lang w:val="en-GB"/>
          </w:rPr>
          <w:delText>different</w:delText>
        </w:r>
        <w:commentRangeEnd w:id="303"/>
        <w:r w:rsidR="00C54330" w:rsidDel="002A63DC">
          <w:rPr>
            <w:rStyle w:val="CommentReference"/>
          </w:rPr>
          <w:commentReference w:id="303"/>
        </w:r>
      </w:del>
      <w:commentRangeEnd w:id="304"/>
      <w:r w:rsidR="002A63DC">
        <w:rPr>
          <w:rStyle w:val="CommentReference"/>
        </w:rPr>
        <w:commentReference w:id="304"/>
      </w:r>
      <w:del w:id="306" w:author="Tom Maycock" w:date="2021-09-06T14:47:00Z">
        <w:r w:rsidRPr="00C54330" w:rsidDel="002A63DC">
          <w:rPr>
            <w:lang w:val="en-GB"/>
          </w:rPr>
          <w:delText xml:space="preserve"> </w:delText>
        </w:r>
      </w:del>
      <w:r w:rsidRPr="003862D0">
        <w:rPr>
          <w:lang w:val="en-GB"/>
        </w:rPr>
        <w:t xml:space="preserve">scenarios are expected to emerge against internal variability. The long-term period is defined, as in </w:t>
      </w:r>
      <w:del w:id="307" w:author="Ian Blenkinsop" w:date="2021-07-15T09:47:00Z">
        <w:r w:rsidRPr="003862D0" w:rsidDel="008737AE">
          <w:rPr>
            <w:lang w:val="en-GB"/>
          </w:rPr>
          <w:delText xml:space="preserve">the </w:delText>
        </w:r>
      </w:del>
      <w:r w:rsidRPr="003862D0">
        <w:rPr>
          <w:lang w:val="en-GB"/>
        </w:rPr>
        <w:t xml:space="preserve">AR5, as the </w:t>
      </w:r>
      <w:del w:id="308" w:author="Ian Blenkinsop" w:date="2021-07-26T17:09:00Z">
        <w:r w:rsidRPr="003862D0" w:rsidDel="005E60E1">
          <w:rPr>
            <w:lang w:val="en-GB"/>
          </w:rPr>
          <w:delText>twenty</w:delText>
        </w:r>
      </w:del>
      <w:ins w:id="309" w:author="Ian Blenkinsop" w:date="2021-07-26T17:09:00Z">
        <w:r w:rsidR="005E60E1">
          <w:rPr>
            <w:lang w:val="en-GB"/>
          </w:rPr>
          <w:t>20</w:t>
        </w:r>
      </w:ins>
      <w:r w:rsidRPr="003862D0">
        <w:rPr>
          <w:lang w:val="en-GB"/>
        </w:rPr>
        <w:t xml:space="preserve">-year period at the end of the century. Section </w:t>
      </w:r>
      <w:r w:rsidR="00FA6D4F" w:rsidRPr="003862D0">
        <w:rPr>
          <w:lang w:val="en-GB"/>
        </w:rPr>
        <w:t>4.5</w:t>
      </w:r>
      <w:r w:rsidRPr="003862D0">
        <w:rPr>
          <w:lang w:val="en-GB"/>
        </w:rPr>
        <w:t xml:space="preserve"> assesses the same set of indicators as Section </w:t>
      </w:r>
      <w:r w:rsidR="00FA6D4F" w:rsidRPr="003862D0">
        <w:rPr>
          <w:lang w:val="en-GB"/>
        </w:rPr>
        <w:t>4.4</w:t>
      </w:r>
      <w:r w:rsidRPr="003862D0">
        <w:rPr>
          <w:lang w:val="en-GB"/>
        </w:rPr>
        <w:t>, as well as changes in internal variability and in large-scale patterns, both of which are expected to emerge in the mid- to long-term. The chapter sub-division according to time slices (near term, mid-term, and long</w:t>
      </w:r>
      <w:r w:rsidR="00475998" w:rsidRPr="003862D0">
        <w:rPr>
          <w:lang w:val="en-GB"/>
        </w:rPr>
        <w:t xml:space="preserve"> </w:t>
      </w:r>
      <w:r w:rsidRPr="003862D0">
        <w:rPr>
          <w:lang w:val="en-GB"/>
        </w:rPr>
        <w:t xml:space="preserve">term) is thus to a large extent motivated by the different roles that internal variability plays in each period, compared to the expected forced climate-change signal. </w:t>
      </w:r>
    </w:p>
    <w:p w14:paraId="5F5FB109" w14:textId="77777777" w:rsidR="00D93A69" w:rsidRPr="003862D0" w:rsidRDefault="00D93A69" w:rsidP="00D93A69">
      <w:pPr>
        <w:pStyle w:val="AR6BodyText"/>
        <w:rPr>
          <w:lang w:val="en-GB"/>
        </w:rPr>
      </w:pPr>
    </w:p>
    <w:p w14:paraId="75179F93" w14:textId="1455E17C" w:rsidR="00D93A69" w:rsidRPr="003862D0" w:rsidRDefault="00D93A69" w:rsidP="00D93A69">
      <w:pPr>
        <w:pStyle w:val="AR6BodyText"/>
        <w:rPr>
          <w:lang w:val="en-GB"/>
        </w:rPr>
      </w:pPr>
      <w:commentRangeStart w:id="310"/>
      <w:commentRangeStart w:id="311"/>
      <w:r w:rsidRPr="003862D0">
        <w:rPr>
          <w:lang w:val="en-GB"/>
        </w:rPr>
        <w:t xml:space="preserve">Section </w:t>
      </w:r>
      <w:r w:rsidR="00FA6D4F" w:rsidRPr="003862D0">
        <w:rPr>
          <w:lang w:val="en-GB"/>
        </w:rPr>
        <w:t>4.6</w:t>
      </w:r>
      <w:r w:rsidRPr="003862D0">
        <w:rPr>
          <w:lang w:val="en-GB"/>
        </w:rPr>
        <w:t xml:space="preserve"> assesses the </w:t>
      </w:r>
      <w:r w:rsidRPr="002C660D">
        <w:rPr>
          <w:lang w:val="en-GB"/>
        </w:rPr>
        <w:t xml:space="preserve">climate </w:t>
      </w:r>
      <w:r w:rsidRPr="003862D0">
        <w:rPr>
          <w:lang w:val="en-GB"/>
        </w:rPr>
        <w:t xml:space="preserve">implications of climate policies, as simulated with </w:t>
      </w:r>
      <w:r w:rsidRPr="002C660D">
        <w:rPr>
          <w:lang w:val="en-GB"/>
        </w:rPr>
        <w:t>climate</w:t>
      </w:r>
      <w:r w:rsidRPr="003862D0">
        <w:rPr>
          <w:lang w:val="en-GB"/>
        </w:rPr>
        <w:t xml:space="preserve"> models</w:t>
      </w:r>
      <w:commentRangeEnd w:id="310"/>
      <w:r w:rsidR="002C660D">
        <w:rPr>
          <w:rStyle w:val="CommentReference"/>
        </w:rPr>
        <w:commentReference w:id="310"/>
      </w:r>
      <w:commentRangeEnd w:id="311"/>
      <w:r w:rsidR="008273C5">
        <w:rPr>
          <w:rStyle w:val="CommentReference"/>
        </w:rPr>
        <w:commentReference w:id="311"/>
      </w:r>
      <w:r w:rsidRPr="003862D0">
        <w:rPr>
          <w:lang w:val="en-GB"/>
        </w:rPr>
        <w:t xml:space="preserve">. First, Section </w:t>
      </w:r>
      <w:r w:rsidR="00FA6D4F" w:rsidRPr="003862D0">
        <w:rPr>
          <w:lang w:val="en-GB"/>
        </w:rPr>
        <w:t>4.6</w:t>
      </w:r>
      <w:r w:rsidRPr="003862D0">
        <w:rPr>
          <w:lang w:val="en-GB"/>
        </w:rPr>
        <w:t xml:space="preserve"> assesses patterns of climate change expected for various levels of GSAT rise including 1.5°C, 2°C, 3°C, and 4°C, compared to the </w:t>
      </w:r>
      <w:r w:rsidR="008E0917" w:rsidRPr="003862D0">
        <w:rPr>
          <w:lang w:val="en-GB"/>
        </w:rPr>
        <w:t>approximation to</w:t>
      </w:r>
      <w:r w:rsidRPr="003862D0">
        <w:rPr>
          <w:lang w:val="en-GB"/>
        </w:rPr>
        <w:t xml:space="preserve"> the pre-industrial period 1850–1900 to facilitate immediate connection to </w:t>
      </w:r>
      <w:del w:id="312" w:author="Sara M Tuson" w:date="2021-07-16T15:37:00Z">
        <w:r w:rsidRPr="003862D0" w:rsidDel="009679B5">
          <w:rPr>
            <w:lang w:val="en-GB"/>
          </w:rPr>
          <w:delText xml:space="preserve">the </w:delText>
        </w:r>
      </w:del>
      <w:r w:rsidRPr="003862D0">
        <w:rPr>
          <w:lang w:val="en-GB"/>
        </w:rPr>
        <w:t xml:space="preserve">SR1.5 and the temperature goals specified in the Paris </w:t>
      </w:r>
      <w:r w:rsidR="002F146F" w:rsidRPr="003862D0">
        <w:rPr>
          <w:lang w:val="en-GB"/>
        </w:rPr>
        <w:t>A</w:t>
      </w:r>
      <w:r w:rsidRPr="003862D0">
        <w:rPr>
          <w:lang w:val="en-GB"/>
        </w:rPr>
        <w:t xml:space="preserve">greement </w:t>
      </w:r>
      <w:r w:rsidRPr="003862D0">
        <w:rPr>
          <w:lang w:val="en-GB"/>
        </w:rPr>
        <w:fldChar w:fldCharType="begin" w:fldLock="1"/>
      </w:r>
      <w:r w:rsidR="004B7E49">
        <w:rPr>
          <w:lang w:val="en-GB"/>
        </w:rPr>
        <w:instrText>ADDIN CSL_CITATION { "citationItems" : [ { "id" : "ITEM-1", "itemData" : { "author" : [ { "dropping-particle" : "", "family" : "UNFCCC", "given" : "", "non-dropping-particle" : "", "parse-names" : false, "suffix" : "" } ], "collection-title" : "FCCC/CP/2015/10/Add.1", "container-title" : "Report of the Conference of the Parties on its twenty-first session, held in Paris from 30 November to 13 December 2015. Addendum: Part two: Action taken by the Conference of the Parties at its twenty-first session", "id" : "ITEM-1", "issued" : { "date-parts" : [ [ "2016" ] ] }, "page" : "1-36", "publisher" : "United Nations Framework Convention on Climate Change (UNFCCC)", "title" : "Decision 1/CP.21: Adoption of the Paris Agreement", "translator" : [ { "dropping-particle" : "", "family" : "Rt7", "given" : "K5250", "non-dropping-particle" : "", "parse-names" : false, "suffix" : "" } ], "type" : "chapter" }, "uris" : [ "http://www.mendeley.com/documents/?uuid=41a03b00-3c7f-4cc7-91fe-2a6f45bd49f3" ] } ], "mendeley" : { "formattedCitation" : "(UNFCCC, 2016)", "plainTextFormattedCitation" : "(UNFCCC, 2016)", "previouslyFormattedCitation" : "(UNFCCC, 2016)" }, "properties" : { "noteIndex" : 0 }, "schema" : "https://github.com/citation-style-language/schema/raw/master/csl-citation.json" }</w:instrText>
      </w:r>
      <w:r w:rsidRPr="003862D0">
        <w:rPr>
          <w:lang w:val="en-GB"/>
        </w:rPr>
        <w:fldChar w:fldCharType="separate"/>
      </w:r>
      <w:r w:rsidR="00016735">
        <w:rPr>
          <w:noProof/>
          <w:lang w:val="en-GB"/>
        </w:rPr>
        <w:t>(UNFCCC, 2016)</w:t>
      </w:r>
      <w:r w:rsidRPr="003862D0">
        <w:rPr>
          <w:lang w:val="en-GB"/>
        </w:rPr>
        <w:fldChar w:fldCharType="end"/>
      </w:r>
      <w:r w:rsidRPr="003862D0">
        <w:rPr>
          <w:lang w:val="en-GB"/>
        </w:rPr>
        <w:t xml:space="preserve">. Section </w:t>
      </w:r>
      <w:r w:rsidR="00FA6D4F" w:rsidRPr="003862D0">
        <w:rPr>
          <w:lang w:val="en-GB"/>
        </w:rPr>
        <w:t>4.6</w:t>
      </w:r>
      <w:r w:rsidRPr="003862D0">
        <w:rPr>
          <w:lang w:val="en-GB"/>
        </w:rPr>
        <w:t xml:space="preserve"> continues with climate goals, overshoot, and path-dependence, as well as the climate response to mitigation, CDR, and SRM. </w:t>
      </w:r>
      <w:r w:rsidR="008E0917" w:rsidRPr="003862D0">
        <w:rPr>
          <w:lang w:val="en-GB"/>
        </w:rPr>
        <w:t xml:space="preserve">Section </w:t>
      </w:r>
      <w:r w:rsidR="00FA6D4F" w:rsidRPr="003862D0">
        <w:rPr>
          <w:lang w:val="en-GB"/>
        </w:rPr>
        <w:t>4.6</w:t>
      </w:r>
      <w:r w:rsidR="008E0917" w:rsidRPr="003862D0">
        <w:rPr>
          <w:lang w:val="en-GB"/>
        </w:rPr>
        <w:t xml:space="preserve"> also covers the consistency between RCPs and SSPs. </w:t>
      </w:r>
    </w:p>
    <w:p w14:paraId="2651CD87" w14:textId="77777777" w:rsidR="00D93A69" w:rsidRPr="003862D0" w:rsidRDefault="00D93A69" w:rsidP="00D93A69">
      <w:pPr>
        <w:pStyle w:val="AR6BodyText"/>
        <w:rPr>
          <w:lang w:val="en-GB"/>
        </w:rPr>
      </w:pPr>
    </w:p>
    <w:p w14:paraId="1AFD5452" w14:textId="345FDE36" w:rsidR="00D93A69" w:rsidRPr="003862D0" w:rsidRDefault="00D93A69" w:rsidP="00D93A69">
      <w:pPr>
        <w:pStyle w:val="AR6BodyText"/>
        <w:rPr>
          <w:lang w:val="en-GB"/>
        </w:rPr>
      </w:pPr>
      <w:r w:rsidRPr="003862D0">
        <w:rPr>
          <w:lang w:val="en-GB"/>
        </w:rPr>
        <w:t xml:space="preserve">Section </w:t>
      </w:r>
      <w:r w:rsidR="00FA6D4F" w:rsidRPr="003862D0">
        <w:rPr>
          <w:lang w:val="en-GB"/>
        </w:rPr>
        <w:t>4.7</w:t>
      </w:r>
      <w:r w:rsidRPr="003862D0">
        <w:rPr>
          <w:lang w:val="en-GB"/>
        </w:rPr>
        <w:t xml:space="preserve"> assesses very long-term changes in selected global climate indicators</w:t>
      </w:r>
      <w:r w:rsidR="0025221E" w:rsidRPr="003862D0">
        <w:rPr>
          <w:lang w:val="en-GB"/>
        </w:rPr>
        <w:t>,</w:t>
      </w:r>
      <w:r w:rsidRPr="003862D0">
        <w:rPr>
          <w:lang w:val="en-GB"/>
        </w:rPr>
        <w:t xml:space="preserve"> </w:t>
      </w:r>
      <w:r w:rsidR="0025221E" w:rsidRPr="003862D0">
        <w:rPr>
          <w:lang w:val="en-GB"/>
        </w:rPr>
        <w:t xml:space="preserve">from </w:t>
      </w:r>
      <w:r w:rsidRPr="003862D0">
        <w:rPr>
          <w:lang w:val="en-GB"/>
        </w:rPr>
        <w:t xml:space="preserve">2100 to 2300. Section </w:t>
      </w:r>
      <w:r w:rsidR="00FA6D4F" w:rsidRPr="003862D0">
        <w:rPr>
          <w:lang w:val="en-GB"/>
        </w:rPr>
        <w:t>4.7</w:t>
      </w:r>
      <w:r w:rsidRPr="003862D0">
        <w:rPr>
          <w:lang w:val="en-GB"/>
        </w:rPr>
        <w:t xml:space="preserve"> continues with </w:t>
      </w:r>
      <w:r w:rsidRPr="00E71709">
        <w:rPr>
          <w:lang w:val="en-GB"/>
        </w:rPr>
        <w:t>climate-change</w:t>
      </w:r>
      <w:r w:rsidRPr="003862D0">
        <w:rPr>
          <w:lang w:val="en-GB"/>
        </w:rPr>
        <w:t xml:space="preserve"> commitment and the potential for irreversibility and abrupt climate change.</w:t>
      </w:r>
      <w:r w:rsidR="007B03FF" w:rsidRPr="003862D0">
        <w:rPr>
          <w:lang w:val="en-GB"/>
        </w:rPr>
        <w:t xml:space="preserve"> </w:t>
      </w:r>
      <w:r w:rsidRPr="003862D0">
        <w:rPr>
          <w:lang w:val="en-GB"/>
        </w:rPr>
        <w:t>Th</w:t>
      </w:r>
      <w:r w:rsidR="007B03FF" w:rsidRPr="003862D0">
        <w:rPr>
          <w:lang w:val="en-GB"/>
        </w:rPr>
        <w:t>e</w:t>
      </w:r>
      <w:r w:rsidRPr="003862D0">
        <w:rPr>
          <w:lang w:val="en-GB"/>
        </w:rPr>
        <w:t xml:space="preserve"> chapter concludes with Section </w:t>
      </w:r>
      <w:r w:rsidR="00FA6D4F" w:rsidRPr="003862D0">
        <w:rPr>
          <w:lang w:val="en-GB"/>
        </w:rPr>
        <w:t>4.8</w:t>
      </w:r>
      <w:r w:rsidRPr="003862D0">
        <w:rPr>
          <w:lang w:val="en-GB"/>
        </w:rPr>
        <w:t xml:space="preserve"> on the potential for </w:t>
      </w:r>
      <w:commentRangeStart w:id="313"/>
      <w:commentRangeStart w:id="314"/>
      <w:r w:rsidRPr="003862D0">
        <w:rPr>
          <w:lang w:val="en-GB"/>
        </w:rPr>
        <w:t>low-</w:t>
      </w:r>
      <w:del w:id="315" w:author="Ian Blenkinsop" w:date="2021-07-26T17:23:00Z">
        <w:r w:rsidRPr="003862D0" w:rsidDel="00E71709">
          <w:rPr>
            <w:lang w:val="en-GB"/>
          </w:rPr>
          <w:delText>probability</w:delText>
        </w:r>
      </w:del>
      <w:ins w:id="316" w:author="Ian Blenkinsop" w:date="2021-07-26T17:23:00Z">
        <w:r w:rsidR="00E71709">
          <w:rPr>
            <w:lang w:val="en-GB"/>
          </w:rPr>
          <w:t>likelihood</w:t>
        </w:r>
      </w:ins>
      <w:ins w:id="317" w:author="Sara M Tuson" w:date="2021-07-19T14:13:00Z">
        <w:r w:rsidR="00E85D98">
          <w:rPr>
            <w:lang w:val="en-GB"/>
          </w:rPr>
          <w:t xml:space="preserve">, </w:t>
        </w:r>
      </w:ins>
      <w:del w:id="318" w:author="Sara M Tuson" w:date="2021-07-19T14:13:00Z">
        <w:r w:rsidRPr="003862D0" w:rsidDel="00E85D98">
          <w:rPr>
            <w:lang w:val="en-GB"/>
          </w:rPr>
          <w:delText>–</w:delText>
        </w:r>
      </w:del>
      <w:r w:rsidRPr="003862D0">
        <w:rPr>
          <w:lang w:val="en-GB"/>
        </w:rPr>
        <w:t xml:space="preserve">high-impact </w:t>
      </w:r>
      <w:commentRangeEnd w:id="313"/>
      <w:r w:rsidR="00E85D98">
        <w:rPr>
          <w:rStyle w:val="CommentReference"/>
        </w:rPr>
        <w:commentReference w:id="313"/>
      </w:r>
      <w:commentRangeEnd w:id="314"/>
      <w:r w:rsidR="008273C5">
        <w:rPr>
          <w:rStyle w:val="CommentReference"/>
        </w:rPr>
        <w:commentReference w:id="314"/>
      </w:r>
      <w:r w:rsidRPr="003862D0">
        <w:rPr>
          <w:lang w:val="en-GB"/>
        </w:rPr>
        <w:t xml:space="preserve">changes, followed by </w:t>
      </w:r>
      <w:r w:rsidR="000043D4" w:rsidRPr="003862D0">
        <w:rPr>
          <w:lang w:val="en-GB"/>
        </w:rPr>
        <w:t>a</w:t>
      </w:r>
      <w:r w:rsidRPr="003862D0">
        <w:rPr>
          <w:lang w:val="en-GB"/>
        </w:rPr>
        <w:t xml:space="preserve">nswers to three frequently asked questions (FAQs). </w:t>
      </w:r>
    </w:p>
    <w:p w14:paraId="3B99406F" w14:textId="628E0492" w:rsidR="00D93A69" w:rsidRPr="003862D0" w:rsidRDefault="00D93A69" w:rsidP="00AB0018">
      <w:pPr>
        <w:rPr>
          <w:lang w:val="en-GB"/>
        </w:rPr>
      </w:pPr>
    </w:p>
    <w:p w14:paraId="3EAF0604" w14:textId="77777777" w:rsidR="001F0770" w:rsidRPr="003862D0" w:rsidRDefault="001F0770" w:rsidP="00AB0018">
      <w:pPr>
        <w:pStyle w:val="AR6BodyText"/>
        <w:rPr>
          <w:lang w:val="en-GB"/>
        </w:rPr>
      </w:pPr>
      <w:bookmarkStart w:id="319" w:name="_Ref526697453"/>
      <w:bookmarkStart w:id="320" w:name="_Toc527033153"/>
      <w:bookmarkStart w:id="321" w:name="_Toc527228170"/>
      <w:bookmarkStart w:id="322" w:name="_Toc527228543"/>
      <w:bookmarkStart w:id="323" w:name="_Toc528252712"/>
      <w:bookmarkStart w:id="324" w:name="_Toc5498078"/>
      <w:bookmarkStart w:id="325" w:name="_Toc5498112"/>
      <w:bookmarkStart w:id="326" w:name="_Toc5498401"/>
      <w:bookmarkStart w:id="327" w:name="_Toc5498884"/>
      <w:bookmarkStart w:id="328" w:name="_Toc5500936"/>
      <w:bookmarkStart w:id="329" w:name="_Toc5778454"/>
    </w:p>
    <w:p w14:paraId="5B868F75" w14:textId="77777777" w:rsidR="001F0770" w:rsidRPr="003862D0" w:rsidRDefault="001F0770" w:rsidP="001F0770">
      <w:pPr>
        <w:pStyle w:val="AR6Chap4Level141"/>
        <w:rPr>
          <w:lang w:val="en-GB"/>
        </w:rPr>
      </w:pPr>
      <w:bookmarkStart w:id="330" w:name="_Ref29664911"/>
      <w:bookmarkStart w:id="331" w:name="_Toc29748253"/>
      <w:bookmarkStart w:id="332" w:name="_Toc29748439"/>
      <w:bookmarkStart w:id="333" w:name="_Toc29749192"/>
      <w:bookmarkStart w:id="334" w:name="_Toc29751000"/>
      <w:bookmarkStart w:id="335" w:name="_Toc33523257"/>
      <w:bookmarkStart w:id="336" w:name="_Toc56878729"/>
      <w:bookmarkStart w:id="337" w:name="_Toc56879150"/>
      <w:bookmarkStart w:id="338" w:name="_Toc56879692"/>
      <w:bookmarkStart w:id="339" w:name="_Toc56880358"/>
      <w:bookmarkStart w:id="340" w:name="_Toc56880454"/>
      <w:bookmarkStart w:id="341" w:name="_Toc56880524"/>
      <w:bookmarkStart w:id="342" w:name="_Toc56880648"/>
      <w:bookmarkStart w:id="343" w:name="_Toc56881922"/>
      <w:bookmarkStart w:id="344" w:name="_Toc57156832"/>
      <w:bookmarkStart w:id="345" w:name="_Toc65519579"/>
      <w:bookmarkStart w:id="346" w:name="_Toc66099763"/>
      <w:bookmarkStart w:id="347" w:name="_Toc66379293"/>
      <w:bookmarkStart w:id="348" w:name="_Toc66466951"/>
      <w:bookmarkStart w:id="349" w:name="_Toc66467235"/>
      <w:bookmarkStart w:id="350" w:name="_Toc66574490"/>
      <w:bookmarkStart w:id="351" w:name="_Toc66574661"/>
      <w:bookmarkStart w:id="352" w:name="_Toc66646008"/>
      <w:bookmarkStart w:id="353" w:name="_Toc69752478"/>
      <w:r w:rsidRPr="003862D0">
        <w:rPr>
          <w:lang w:val="en-GB"/>
        </w:rPr>
        <w:t>Methodology</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543A6AB2" w14:textId="77777777" w:rsidR="001F0770" w:rsidRPr="003862D0" w:rsidRDefault="001F0770" w:rsidP="001F0770">
      <w:pPr>
        <w:pStyle w:val="AR6BodyText"/>
        <w:rPr>
          <w:lang w:val="en-GB"/>
        </w:rPr>
      </w:pPr>
    </w:p>
    <w:p w14:paraId="601C1DC8" w14:textId="65B2810C" w:rsidR="001F0770" w:rsidRPr="003862D0" w:rsidRDefault="001F0770" w:rsidP="001F0770">
      <w:pPr>
        <w:pStyle w:val="AR6Chap4Level2411"/>
        <w:rPr>
          <w:lang w:val="en-GB"/>
        </w:rPr>
      </w:pPr>
      <w:bookmarkStart w:id="354" w:name="_Ref526697728"/>
      <w:bookmarkStart w:id="355" w:name="_Toc527033155"/>
      <w:bookmarkStart w:id="356" w:name="_Toc527228172"/>
      <w:bookmarkStart w:id="357" w:name="_Toc527228545"/>
      <w:bookmarkStart w:id="358" w:name="_Toc528252714"/>
      <w:bookmarkStart w:id="359" w:name="_Toc5498079"/>
      <w:bookmarkStart w:id="360" w:name="_Toc5498113"/>
      <w:bookmarkStart w:id="361" w:name="_Toc5498402"/>
      <w:bookmarkStart w:id="362" w:name="_Toc5498885"/>
      <w:bookmarkStart w:id="363" w:name="_Toc5500937"/>
      <w:bookmarkStart w:id="364" w:name="_Toc5778455"/>
      <w:bookmarkStart w:id="365" w:name="_Toc29748254"/>
      <w:bookmarkStart w:id="366" w:name="_Toc29748440"/>
      <w:bookmarkStart w:id="367" w:name="_Toc29749193"/>
      <w:bookmarkStart w:id="368" w:name="_Toc29751001"/>
      <w:bookmarkStart w:id="369" w:name="_Toc33523258"/>
      <w:bookmarkStart w:id="370" w:name="_Toc56878730"/>
      <w:bookmarkStart w:id="371" w:name="_Toc56879151"/>
      <w:bookmarkStart w:id="372" w:name="_Toc56879693"/>
      <w:bookmarkStart w:id="373" w:name="_Toc56880359"/>
      <w:bookmarkStart w:id="374" w:name="_Toc56880455"/>
      <w:bookmarkStart w:id="375" w:name="_Toc56880525"/>
      <w:bookmarkStart w:id="376" w:name="_Toc56880649"/>
      <w:bookmarkStart w:id="377" w:name="_Toc56881923"/>
      <w:bookmarkStart w:id="378" w:name="_Toc57156833"/>
      <w:bookmarkStart w:id="379" w:name="_Toc65519580"/>
      <w:bookmarkStart w:id="380" w:name="_Toc66646009"/>
      <w:bookmarkStart w:id="381" w:name="_Toc69752479"/>
      <w:bookmarkStart w:id="382" w:name="_Toc66099764"/>
      <w:bookmarkStart w:id="383" w:name="_Toc66379294"/>
      <w:bookmarkStart w:id="384" w:name="_Toc66466952"/>
      <w:bookmarkStart w:id="385" w:name="_Toc66467236"/>
      <w:bookmarkStart w:id="386" w:name="_Toc66574491"/>
      <w:bookmarkStart w:id="387" w:name="_Toc66574662"/>
      <w:r w:rsidRPr="003862D0">
        <w:rPr>
          <w:lang w:val="en-GB"/>
        </w:rPr>
        <w:t>Models, Model Intercomparison Projects, and Ensemble Methodologies</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sidR="00BE4201" w:rsidRPr="003862D0">
        <w:rPr>
          <w:lang w:val="en-GB"/>
        </w:rPr>
        <w:t xml:space="preserve"> </w:t>
      </w:r>
      <w:bookmarkEnd w:id="382"/>
      <w:bookmarkEnd w:id="383"/>
      <w:bookmarkEnd w:id="384"/>
      <w:bookmarkEnd w:id="385"/>
      <w:bookmarkEnd w:id="386"/>
      <w:bookmarkEnd w:id="387"/>
    </w:p>
    <w:p w14:paraId="31AF69CF" w14:textId="40F6E266" w:rsidR="001F0770" w:rsidRPr="003862D0" w:rsidRDefault="001F0770" w:rsidP="001F0770">
      <w:pPr>
        <w:pStyle w:val="AR6BodyText"/>
        <w:rPr>
          <w:lang w:val="en-GB" w:eastAsia="en-US"/>
        </w:rPr>
      </w:pPr>
      <w:r w:rsidRPr="003862D0">
        <w:rPr>
          <w:lang w:val="en-GB" w:eastAsia="en-US"/>
        </w:rPr>
        <w:br/>
        <w:t xml:space="preserve">Similar to the approach used in AR5 </w:t>
      </w:r>
      <w:r w:rsidRPr="003862D0">
        <w:rPr>
          <w:lang w:val="en-GB" w:eastAsia="en-US"/>
        </w:rPr>
        <w:fldChar w:fldCharType="begin" w:fldLock="1"/>
      </w:r>
      <w:r w:rsidR="00615634">
        <w:rPr>
          <w:lang w:val="en-GB"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et al., 2013)", "plainTextFormattedCitation" : "(Flato et al., 2013)", "previouslyFormattedCitation" : "(Flato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(Flato et al., 2013)</w:t>
      </w:r>
      <w:r w:rsidRPr="003862D0">
        <w:rPr>
          <w:lang w:val="en-GB" w:eastAsia="en-US"/>
        </w:rPr>
        <w:fldChar w:fldCharType="end"/>
      </w:r>
      <w:r w:rsidRPr="003862D0">
        <w:rPr>
          <w:lang w:val="en-GB" w:eastAsia="en-US"/>
        </w:rPr>
        <w:t xml:space="preserve">, </w:t>
      </w:r>
      <w:r w:rsidR="002F146F" w:rsidRPr="003862D0">
        <w:rPr>
          <w:lang w:val="en-GB" w:eastAsia="en-US"/>
        </w:rPr>
        <w:t xml:space="preserve">the primary lines of evidence of </w:t>
      </w:r>
      <w:r w:rsidRPr="003862D0">
        <w:rPr>
          <w:lang w:val="en-GB" w:eastAsia="en-US"/>
        </w:rPr>
        <w:t xml:space="preserve">this chapter </w:t>
      </w:r>
      <w:r w:rsidR="002F146F" w:rsidRPr="003862D0">
        <w:rPr>
          <w:lang w:val="en-GB" w:eastAsia="en-US"/>
        </w:rPr>
        <w:t>are</w:t>
      </w:r>
      <w:r w:rsidRPr="003862D0">
        <w:rPr>
          <w:lang w:val="en-GB" w:eastAsia="en-US"/>
        </w:rPr>
        <w:t xml:space="preserve"> comprehensive climate models</w:t>
      </w:r>
      <w:ins w:id="388" w:author="Sara M Tuson" w:date="2021-07-16T14:51:00Z">
        <w:r w:rsidR="00C52E02">
          <w:rPr>
            <w:lang w:val="en-GB" w:eastAsia="en-US"/>
          </w:rPr>
          <w:t xml:space="preserve">, </w:t>
        </w:r>
        <w:r w:rsidR="00C52E02" w:rsidRPr="00C52E02">
          <w:rPr>
            <w:lang w:val="en-GB" w:eastAsia="en-US"/>
          </w:rPr>
          <w:t>Atmosphere–Ocean General Circulation Model</w:t>
        </w:r>
      </w:ins>
      <w:ins w:id="389" w:author="Sara M Tuson" w:date="2021-07-16T14:52:00Z">
        <w:r w:rsidR="003257FF">
          <w:rPr>
            <w:lang w:val="en-GB" w:eastAsia="en-US"/>
          </w:rPr>
          <w:t>s</w:t>
        </w:r>
      </w:ins>
      <w:ins w:id="390" w:author="Sara M Tuson" w:date="2021-07-16T14:51:00Z">
        <w:r w:rsidR="00C52E02" w:rsidRPr="00C52E02">
          <w:rPr>
            <w:lang w:val="en-GB" w:eastAsia="en-US"/>
          </w:rPr>
          <w:t xml:space="preserve"> (</w:t>
        </w:r>
      </w:ins>
      <w:del w:id="391" w:author="Sara M Tuson" w:date="2021-07-16T14:52:00Z">
        <w:r w:rsidRPr="003862D0" w:rsidDel="003257FF">
          <w:rPr>
            <w:lang w:val="en-GB" w:eastAsia="en-US"/>
          </w:rPr>
          <w:delText xml:space="preserve"> (</w:delText>
        </w:r>
        <w:r w:rsidR="002F146F" w:rsidRPr="003862D0" w:rsidDel="003257FF">
          <w:rPr>
            <w:lang w:val="en-GB" w:eastAsia="en-US"/>
          </w:rPr>
          <w:delText>atmosphere-ocean general circulation models</w:delText>
        </w:r>
        <w:r w:rsidR="00122CD1" w:rsidRPr="003862D0" w:rsidDel="003257FF">
          <w:rPr>
            <w:rFonts w:cs="Times New Roman"/>
            <w:lang w:val="en-GB" w:eastAsia="en-US"/>
          </w:rPr>
          <w:delText>,</w:delText>
        </w:r>
        <w:r w:rsidR="002F146F" w:rsidRPr="003862D0" w:rsidDel="003257FF">
          <w:rPr>
            <w:lang w:val="en-GB" w:eastAsia="en-US"/>
          </w:rPr>
          <w:delText xml:space="preserve"> </w:delText>
        </w:r>
      </w:del>
      <w:r w:rsidRPr="003862D0">
        <w:rPr>
          <w:lang w:val="en-GB" w:eastAsia="en-US"/>
        </w:rPr>
        <w:t xml:space="preserve">AOGCMs) and </w:t>
      </w:r>
      <w:r w:rsidR="00523D34" w:rsidRPr="003862D0">
        <w:rPr>
          <w:lang w:val="en-GB" w:eastAsia="en-US"/>
        </w:rPr>
        <w:t>Earth system model</w:t>
      </w:r>
      <w:r w:rsidRPr="003862D0">
        <w:rPr>
          <w:lang w:val="en-GB" w:eastAsia="en-US"/>
        </w:rPr>
        <w:t>s</w:t>
      </w:r>
      <w:r w:rsidR="00A54D87" w:rsidRPr="003862D0">
        <w:rPr>
          <w:lang w:val="en-GB" w:eastAsia="en-US"/>
        </w:rPr>
        <w:t xml:space="preserve"> (ESMs)</w:t>
      </w:r>
      <w:r w:rsidRPr="003862D0">
        <w:rPr>
          <w:lang w:val="en-GB" w:eastAsia="en-US"/>
        </w:rPr>
        <w:t xml:space="preserve">; ESMs differ from AOGCMs by including representations of various biogeochemical cycles. We also </w:t>
      </w:r>
      <w:r w:rsidR="002F146F" w:rsidRPr="003862D0">
        <w:rPr>
          <w:lang w:val="en-GB" w:eastAsia="en-US"/>
        </w:rPr>
        <w:t xml:space="preserve">build on </w:t>
      </w:r>
      <w:r w:rsidRPr="003862D0">
        <w:rPr>
          <w:lang w:val="en-GB" w:eastAsia="en-US"/>
        </w:rPr>
        <w:t>resul</w:t>
      </w:r>
      <w:r w:rsidR="00F2146B" w:rsidRPr="003862D0">
        <w:rPr>
          <w:lang w:val="en-GB" w:eastAsia="en-US"/>
        </w:rPr>
        <w:t>ts from E</w:t>
      </w:r>
      <w:ins w:id="392" w:author="Sara M Tuson" w:date="2021-07-16T14:56:00Z">
        <w:r w:rsidR="003257FF">
          <w:rPr>
            <w:lang w:val="en-GB" w:eastAsia="en-US"/>
          </w:rPr>
          <w:t>SM</w:t>
        </w:r>
      </w:ins>
      <w:del w:id="393" w:author="Sara M Tuson" w:date="2021-07-16T14:56:00Z">
        <w:r w:rsidR="00F2146B" w:rsidRPr="003862D0" w:rsidDel="003257FF">
          <w:rPr>
            <w:lang w:val="en-GB" w:eastAsia="en-US"/>
          </w:rPr>
          <w:delText>arth system model</w:delText>
        </w:r>
      </w:del>
      <w:r w:rsidR="00F2146B" w:rsidRPr="003862D0">
        <w:rPr>
          <w:lang w:val="en-GB" w:eastAsia="en-US"/>
        </w:rPr>
        <w:t>s of intermediate c</w:t>
      </w:r>
      <w:r w:rsidRPr="003862D0">
        <w:rPr>
          <w:lang w:val="en-GB" w:eastAsia="en-US"/>
        </w:rPr>
        <w:t>omplexity (EMICs</w:t>
      </w:r>
      <w:del w:id="394" w:author="Ian Blenkinsop" w:date="2021-07-26T17:28:00Z">
        <w:r w:rsidRPr="003862D0" w:rsidDel="00390CA8">
          <w:rPr>
            <w:lang w:val="en-GB" w:eastAsia="en-US"/>
          </w:rPr>
          <w:delText xml:space="preserve">, </w:delText>
        </w:r>
      </w:del>
      <w:ins w:id="395" w:author="Ian Blenkinsop" w:date="2021-07-26T17:28:00Z">
        <w:r w:rsidR="00390CA8">
          <w:rPr>
            <w:lang w:val="en-GB" w:eastAsia="en-US"/>
          </w:rPr>
          <w:t>;</w:t>
        </w:r>
        <w:r w:rsidR="00390CA8" w:rsidRPr="003862D0">
          <w:rPr>
            <w:lang w:val="en-GB" w:eastAsia="en-US"/>
          </w:rPr>
          <w:t xml:space="preserve"> </w:t>
        </w:r>
      </w:ins>
      <w:commentRangeStart w:id="396"/>
      <w:r w:rsidRPr="003862D0">
        <w:rPr>
          <w:lang w:val="en-GB" w:eastAsia="en-US"/>
        </w:rPr>
        <w:fldChar w:fldCharType="begin" w:fldLock="1"/>
      </w:r>
      <w:r w:rsidR="00615634">
        <w:rPr>
          <w:lang w:val="en-GB" w:eastAsia="en-US"/>
        </w:rPr>
        <w:instrText>ADDIN CSL_CITATION { "citationItems" : [ { "id" : "ITEM-1", "itemData" : { "DOI" : "10.1007/s00382-001-0200-1", "ISSN" : "0930-7575", "author" : [ { "dropping-particle" : "", "family" : "Claussen", "given" : "M", "non-dropping-particle" : "", "parse-names" : false, "suffix" : "" }, { "dropping-particle" : "", "family" : "Mysak", "given" : "L A", "non-dropping-particle" : "", "parse-names" : false, "suffix" : "" }, { "dropping-particle" : "", "family" : "Weaver", "given" : "A J", "non-dropping-particle" : "", "parse-names" : false, "suffix" : "" }, { "dropping-particle" : "", "family" : "Crucifix", "given" : "M", "non-dropping-particle" : "", "parse-names" : false, "suffix" : "" }, { "dropping-particle" : "", "family" : "Fichefet", "given" : "T", "non-dropping-particle" : "", "parse-names" : false, "suffix" : "" }, { "dropping-particle" : "", "family" : "Loutre", "given" : "M F", "non-dropping-particle" : "", "parse-names" : false, "suffix" : "" }, { "dropping-particle" : "", "family" : "Weber", "given" : "S L", "non-dropping-particle" : "", "parse-names" : false, "suffix" : "" }, { "dropping-particle" : "", "family" : "Alcamo", "given" : "J", "non-dropping-particle" : "", "parse-names" : false, "suffix" : "" }, { "dropping-particle" : "", "family" : "Alexeev", "given" : "V A", "non-dropping-particle" : "", "parse-names" : false, "suffix" : "" }, { "dropping-particle" : "", "family" : "Berger", "given" : "A", "non-dropping-particle" : "", "parse-names" : false, "suffix" : "" }, { "dropping-particle" : "", "family" : "Calov", "given" : "R", "non-dropping-particle" : "", "parse-names" : false, "suffix" : "" }, { "dropping-particle" : "", "family" : "Ganopolski", "given" : "A", "non-dropping-particle" : "", "parse-names" : false, "suffix" : "" }, { "dropping-particle" : "", "family" : "Goosse", "given" : "H", "non-dropping-particle" : "", "parse-names" : false, "suffix" : "" }, { "dropping-particle" : "", "family" : "Lohmann", "given" : "G", "non-dropping-particle" : "", "parse-names" : false, "suffix" : "" }, { "dropping-particle" : "", "family" : "Lunkeit", "given" : "F", "non-dropping-particle" : "", "parse-names" : false, "suffix" : "" }, { "dropping-particle" : "", "family" : "Mokhov", "given" : "I I", "non-dropping-particle" : "", "parse-names" : false, "suffix" : "" }, { "dropping-particle" : "", "family" : "Petoukhov", "given" : "V", "non-dropping-particle" : "", "parse-names" : false, "suffix" : "" }, { "dropping-particle" : "", "family" : "Stone", "given" : "P", "non-dropping-particle" : "", "parse-names" : false, "suffix" : "" }, { "dropping-particle" : "", "family" : "Wang", "given" : "Z", "non-dropping-particle" : "", "parse-names" : false, "suffix" : "" } ], "container-title" : "Climate Dynamics", "id" : "ITEM-1", "issue" : "7", "issued" : { "date-parts" : [ [ "2002" ] ] }, "page" : "579-586", "title" : "Earth system models of intermediate complexity: closing the gap in the spectrum of climate system models", "translator" : [ { "dropping-particle" : "", "family" : "K2991", "given" : "", "non-dropping-particle" : "", "parse-names" : false, "suffix" : "" } ], "type" : "article-journal", "volume" : "18" }, "uris" : [ "http://www.mendeley.com/documents/?uuid=a9afd58d-de1f-4535-8051-e54d1bc2ab12" ] }, { "id" : "ITEM-2", "itemData" : { "DOI" : "10.5194/cp-9-1111-2013", "ISSN" : "1814-9332", "abstract" : "Abstract.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CO2,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CO2 and/or nitrogen fertilization is underestimated. Several one thousand year long, idealized, 2 \u00d7 and 4 \u00d7 CO2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CO2 forcings for some models. Finally, the preindustrial portions of the last millennium simulations are used to assess historical model carbon-climate feedbacks. Given the specified forcing, there is a tendency for the EMICs to underestimate the drop in surface air temperature and CO2 between the Medieval Climate Anomaly and the Little Ice Age estimated from palaeoclimate reconstructions. This in turn could be a result of unforced variability within the climate system, uncertainty in the reconstructions of temperature and CO2, errors in the reconstructions of forcing used to drive the models, or the incomplete representation of certain processes within the models. Given the forcing datasets used in thi\u2026",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"ITEM-2", "issue" : "3", "issued" : { "date-parts" : [ [ "2013", "5", "16" ] ] }, "page" : "1111-1140", "title" : "Historical and idealized climate model experiments: an intercomparison of Earth system models of intermediate complexity", "translator" : [ { "dropping-particle" : "", "family" : "K2995", "given" : "", "non-dropping-particle" : "", "parse-names" : false, "suffix" : "" } ], "type" : "article-journal", "volume" : "9" }, "uris" : [ "http://www.mendeley.com/documents/?uuid=a50e3e24-19e3-4c42-8857-c7ecdae0e3c7" ] } ], "mendeley" : { "formattedCitation" : "(Claussen et al., 2002; Eby et al., 2013)", "manualFormatting" : "Claussen et al., 2002; Eby et al., 2013)", "plainTextFormattedCitation" : "(Claussen et al., 2002; Eby et al., 2013)", "previouslyFormattedCitation" : "(Claussen et al., 2002; Eby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Claussen et al., 2002; Eby et al., 2013)</w:t>
      </w:r>
      <w:r w:rsidRPr="003862D0">
        <w:rPr>
          <w:lang w:val="en-GB" w:eastAsia="en-US"/>
        </w:rPr>
        <w:fldChar w:fldCharType="end"/>
      </w:r>
      <w:commentRangeEnd w:id="396"/>
      <w:r w:rsidR="00016735">
        <w:rPr>
          <w:rStyle w:val="CommentReference"/>
        </w:rPr>
        <w:commentReference w:id="396"/>
      </w:r>
      <w:r w:rsidRPr="003862D0">
        <w:rPr>
          <w:lang w:val="en-GB" w:eastAsia="en-US"/>
        </w:rPr>
        <w:t xml:space="preserve"> and other types of model</w:t>
      </w:r>
      <w:r w:rsidR="002F146F" w:rsidRPr="003862D0">
        <w:rPr>
          <w:lang w:val="en-GB" w:eastAsia="en-US"/>
        </w:rPr>
        <w:t>s</w:t>
      </w:r>
      <w:r w:rsidRPr="003862D0">
        <w:rPr>
          <w:lang w:val="en-GB" w:eastAsia="en-US"/>
        </w:rPr>
        <w:t xml:space="preserve"> where appropriate. This chapter focuses on a particular set of coordinated multi-model experiments known as </w:t>
      </w:r>
      <w:commentRangeStart w:id="397"/>
      <w:r w:rsidRPr="003862D0">
        <w:rPr>
          <w:lang w:val="en-GB" w:eastAsia="en-US"/>
        </w:rPr>
        <w:t xml:space="preserve">model intercomparison projects </w:t>
      </w:r>
      <w:commentRangeEnd w:id="397"/>
      <w:r w:rsidR="00937802">
        <w:rPr>
          <w:rStyle w:val="CommentReference"/>
        </w:rPr>
        <w:commentReference w:id="397"/>
      </w:r>
      <w:r w:rsidRPr="003862D0">
        <w:rPr>
          <w:lang w:val="en-GB" w:eastAsia="en-US"/>
        </w:rPr>
        <w:t>(MIPs). These</w:t>
      </w:r>
      <w:r w:rsidR="00232137" w:rsidRPr="003862D0">
        <w:rPr>
          <w:lang w:val="en-GB" w:eastAsia="en-US"/>
        </w:rPr>
        <w:t xml:space="preserve"> frameworks</w:t>
      </w:r>
      <w:r w:rsidRPr="003862D0">
        <w:rPr>
          <w:lang w:val="en-GB" w:eastAsia="en-US"/>
        </w:rPr>
        <w:t xml:space="preserve"> recommend and document standards for experimental design for running AOGCMs and ESMs to </w:t>
      </w:r>
      <w:del w:id="398" w:author="Ian Blenkinsop" w:date="2021-07-27T18:17:00Z">
        <w:r w:rsidRPr="003862D0" w:rsidDel="009817E3">
          <w:rPr>
            <w:lang w:val="en-GB" w:eastAsia="en-US"/>
          </w:rPr>
          <w:delText xml:space="preserve">minimise </w:delText>
        </w:r>
      </w:del>
      <w:ins w:id="399" w:author="Ian Blenkinsop" w:date="2021-07-27T18:17:00Z">
        <w:r w:rsidR="009817E3" w:rsidRPr="003862D0">
          <w:rPr>
            <w:lang w:val="en-GB" w:eastAsia="en-US"/>
          </w:rPr>
          <w:t>minimi</w:t>
        </w:r>
        <w:r w:rsidR="009817E3">
          <w:rPr>
            <w:lang w:val="en-GB" w:eastAsia="en-US"/>
          </w:rPr>
          <w:t>z</w:t>
        </w:r>
        <w:r w:rsidR="009817E3" w:rsidRPr="003862D0">
          <w:rPr>
            <w:lang w:val="en-GB" w:eastAsia="en-US"/>
          </w:rPr>
          <w:t xml:space="preserve">e </w:t>
        </w:r>
      </w:ins>
      <w:r w:rsidRPr="003862D0">
        <w:rPr>
          <w:lang w:val="en-GB" w:eastAsia="en-US"/>
        </w:rPr>
        <w:t xml:space="preserve">the chance of differences in results being misinterpreted. CMIP is an activity of the World Climate Research Programme (WCRP), and the latest </w:t>
      </w:r>
      <w:r w:rsidR="00232137" w:rsidRPr="003862D0">
        <w:rPr>
          <w:lang w:val="en-GB" w:eastAsia="en-US"/>
        </w:rPr>
        <w:t xml:space="preserve">phase </w:t>
      </w:r>
      <w:r w:rsidRPr="003862D0">
        <w:rPr>
          <w:lang w:val="en-GB" w:eastAsia="en-US"/>
        </w:rPr>
        <w:t xml:space="preserve">is CMIP6 </w:t>
      </w:r>
      <w:r w:rsidRPr="003862D0">
        <w:rPr>
          <w:lang w:val="en-GB" w:eastAsia="en-US"/>
        </w:rPr>
        <w:fldChar w:fldCharType="begin" w:fldLock="1"/>
      </w:r>
      <w:r w:rsidR="00615634">
        <w:rPr>
          <w:lang w:val="en-GB" w:eastAsia="en-US"/>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(Eyring et al., 2016)</w:t>
      </w:r>
      <w:r w:rsidRPr="003862D0">
        <w:rPr>
          <w:lang w:val="en-GB" w:eastAsia="en-US"/>
        </w:rPr>
        <w:fldChar w:fldCharType="end"/>
      </w:r>
      <w:r w:rsidRPr="003862D0">
        <w:rPr>
          <w:lang w:val="en-GB" w:eastAsia="en-US"/>
        </w:rPr>
        <w:t xml:space="preserve">. To establish robustness of results, it is vital to assess the performance of these models in </w:t>
      </w:r>
      <w:r w:rsidR="00232137" w:rsidRPr="003862D0">
        <w:rPr>
          <w:lang w:val="en-GB" w:eastAsia="en-US"/>
        </w:rPr>
        <w:t xml:space="preserve">terms of </w:t>
      </w:r>
      <w:r w:rsidRPr="003862D0">
        <w:rPr>
          <w:lang w:val="en-GB" w:eastAsia="en-US"/>
        </w:rPr>
        <w:t xml:space="preserve">mean state, variability, and </w:t>
      </w:r>
      <w:r w:rsidR="00232137" w:rsidRPr="003862D0">
        <w:rPr>
          <w:lang w:val="en-GB" w:eastAsia="en-US"/>
        </w:rPr>
        <w:t xml:space="preserve">the </w:t>
      </w:r>
      <w:r w:rsidRPr="003862D0">
        <w:rPr>
          <w:lang w:val="en-GB" w:eastAsia="en-US"/>
        </w:rPr>
        <w:t xml:space="preserve">response to external forcings. That evaluation has been </w:t>
      </w:r>
      <w:r w:rsidR="00232137" w:rsidRPr="003862D0">
        <w:rPr>
          <w:lang w:val="en-GB" w:eastAsia="en-US"/>
        </w:rPr>
        <w:t xml:space="preserve">undertaken </w:t>
      </w:r>
      <w:r w:rsidRPr="003862D0">
        <w:rPr>
          <w:lang w:val="en-GB" w:eastAsia="en-US"/>
        </w:rPr>
        <w:t xml:space="preserve">using the CMIP6 ‘Diagnostic, Evaluation and Characterization of Klima’ (DECK) and historical simulations in </w:t>
      </w:r>
      <w:commentRangeStart w:id="400"/>
      <w:commentRangeStart w:id="401"/>
      <w:del w:id="402" w:author="Tom Maycock" w:date="2021-09-06T16:33:00Z">
        <w:r w:rsidRPr="003862D0" w:rsidDel="008817E4">
          <w:rPr>
            <w:lang w:val="en-GB" w:eastAsia="en-US"/>
          </w:rPr>
          <w:delText xml:space="preserve">AR6 </w:delText>
        </w:r>
      </w:del>
      <w:r w:rsidRPr="003862D0">
        <w:rPr>
          <w:lang w:val="en-GB" w:eastAsia="en-US"/>
        </w:rPr>
        <w:t>Chapter 3</w:t>
      </w:r>
      <w:commentRangeEnd w:id="400"/>
      <w:r w:rsidR="0050017D">
        <w:rPr>
          <w:rStyle w:val="CommentReference"/>
        </w:rPr>
        <w:commentReference w:id="400"/>
      </w:r>
      <w:commentRangeEnd w:id="401"/>
      <w:r w:rsidR="008817E4">
        <w:rPr>
          <w:rStyle w:val="CommentReference"/>
        </w:rPr>
        <w:commentReference w:id="401"/>
      </w:r>
      <w:ins w:id="403" w:author="Tom Maycock" w:date="2021-09-06T16:33:00Z">
        <w:r w:rsidR="008817E4">
          <w:rPr>
            <w:lang w:val="en-GB" w:eastAsia="en-US"/>
          </w:rPr>
          <w:t xml:space="preserve"> of this Report</w:t>
        </w:r>
      </w:ins>
      <w:r w:rsidRPr="003862D0">
        <w:rPr>
          <w:lang w:val="en-GB" w:eastAsia="en-US"/>
        </w:rPr>
        <w:t>, which conclude</w:t>
      </w:r>
      <w:r w:rsidR="001262DC" w:rsidRPr="003862D0">
        <w:rPr>
          <w:lang w:val="en-GB" w:eastAsia="en-US"/>
        </w:rPr>
        <w:t>s</w:t>
      </w:r>
      <w:r w:rsidRPr="003862D0">
        <w:rPr>
          <w:lang w:val="en-GB" w:eastAsia="en-US"/>
        </w:rPr>
        <w:t xml:space="preserve"> that </w:t>
      </w:r>
      <w:r w:rsidRPr="003862D0">
        <w:rPr>
          <w:noProof/>
          <w:lang w:val="en-GB"/>
        </w:rPr>
        <w:t xml:space="preserve">there is </w:t>
      </w:r>
      <w:r w:rsidRPr="003862D0">
        <w:rPr>
          <w:i/>
          <w:noProof/>
          <w:lang w:val="en-GB"/>
        </w:rPr>
        <w:t>high confidence</w:t>
      </w:r>
      <w:r w:rsidRPr="003862D0">
        <w:rPr>
          <w:noProof/>
          <w:lang w:val="en-GB"/>
        </w:rPr>
        <w:t xml:space="preserve"> that the CMIP6</w:t>
      </w:r>
      <w:r w:rsidR="007160E7">
        <w:rPr>
          <w:noProof/>
          <w:lang w:val="en-GB"/>
        </w:rPr>
        <w:t xml:space="preserve"> multi-model mean</w:t>
      </w:r>
      <w:r w:rsidRPr="003862D0">
        <w:rPr>
          <w:noProof/>
          <w:lang w:val="en-GB"/>
        </w:rPr>
        <w:t xml:space="preserve"> </w:t>
      </w:r>
      <w:r w:rsidR="007160E7">
        <w:rPr>
          <w:noProof/>
          <w:lang w:val="en-GB"/>
        </w:rPr>
        <w:t>captures most aspects of observed climate change well</w:t>
      </w:r>
      <w:r w:rsidRPr="003862D0">
        <w:rPr>
          <w:noProof/>
          <w:lang w:val="en-GB"/>
        </w:rPr>
        <w:t xml:space="preserve"> (</w:t>
      </w:r>
      <w:del w:id="404" w:author="Sara M Tuson" w:date="2021-07-19T14:14:00Z">
        <w:r w:rsidRPr="003862D0" w:rsidDel="00E85D98">
          <w:rPr>
            <w:noProof/>
            <w:lang w:val="en-GB"/>
          </w:rPr>
          <w:delText>Chapter 3</w:delText>
        </w:r>
        <w:r w:rsidR="00A54D87" w:rsidRPr="003862D0" w:rsidDel="00E85D98">
          <w:rPr>
            <w:noProof/>
            <w:lang w:val="en-GB"/>
          </w:rPr>
          <w:delText>,</w:delText>
        </w:r>
        <w:r w:rsidRPr="003862D0" w:rsidDel="00E85D98">
          <w:rPr>
            <w:noProof/>
            <w:lang w:val="en-GB"/>
          </w:rPr>
          <w:delText xml:space="preserve"> </w:delText>
        </w:r>
      </w:del>
      <w:r w:rsidRPr="003862D0">
        <w:rPr>
          <w:noProof/>
          <w:lang w:val="en-GB"/>
        </w:rPr>
        <w:t>Section 3.8.3.</w:t>
      </w:r>
      <w:r w:rsidR="007160E7">
        <w:rPr>
          <w:noProof/>
          <w:lang w:val="en-GB"/>
        </w:rPr>
        <w:t>1</w:t>
      </w:r>
      <w:r w:rsidRPr="003862D0">
        <w:rPr>
          <w:noProof/>
          <w:lang w:val="en-GB"/>
        </w:rPr>
        <w:t>)</w:t>
      </w:r>
      <w:r w:rsidRPr="003862D0">
        <w:rPr>
          <w:lang w:val="en-GB" w:eastAsia="en-US"/>
        </w:rPr>
        <w:t>.</w:t>
      </w:r>
    </w:p>
    <w:p w14:paraId="317AF01C" w14:textId="77777777" w:rsidR="001F0770" w:rsidRPr="003862D0" w:rsidRDefault="001F0770" w:rsidP="001F0770">
      <w:pPr>
        <w:pStyle w:val="AR6BodyText"/>
        <w:rPr>
          <w:lang w:val="en-GB" w:eastAsia="en-US"/>
        </w:rPr>
      </w:pPr>
    </w:p>
    <w:p w14:paraId="545A27B4" w14:textId="7682E109" w:rsidR="001F0770" w:rsidRPr="003862D0" w:rsidRDefault="001F0770" w:rsidP="00AB0018">
      <w:pPr>
        <w:pStyle w:val="AR6BodyText"/>
        <w:rPr>
          <w:lang w:val="en-GB" w:eastAsia="en-US"/>
        </w:rPr>
      </w:pPr>
      <w:r w:rsidRPr="003862D0">
        <w:rPr>
          <w:lang w:val="en-GB" w:eastAsia="en-US"/>
        </w:rPr>
        <w:t xml:space="preserve">This chapter draws mainly on future projections referenced both against the period 1850–1900 and the recent past, 1995–2014, performed primarily under ScenarioMIP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xml:space="preserve">. This allows </w:t>
      </w:r>
      <w:r w:rsidR="00232137" w:rsidRPr="003862D0">
        <w:rPr>
          <w:lang w:val="en-GB" w:eastAsia="en-US"/>
        </w:rPr>
        <w:t xml:space="preserve">us </w:t>
      </w:r>
      <w:r w:rsidRPr="003862D0">
        <w:rPr>
          <w:lang w:val="en-GB" w:eastAsia="en-US"/>
        </w:rPr>
        <w:t xml:space="preserve">to assess both dimensions of integration across </w:t>
      </w:r>
      <w:r w:rsidR="005C5C57" w:rsidRPr="003862D0">
        <w:rPr>
          <w:lang w:val="en-GB" w:eastAsia="en-US"/>
        </w:rPr>
        <w:t>scenarios</w:t>
      </w:r>
      <w:r w:rsidRPr="003862D0">
        <w:rPr>
          <w:lang w:val="en-GB" w:eastAsia="en-US"/>
        </w:rPr>
        <w:t xml:space="preserve"> (</w:t>
      </w:r>
      <w:r w:rsidR="00A54D87" w:rsidRPr="003862D0">
        <w:rPr>
          <w:lang w:val="en-GB" w:eastAsia="en-US"/>
        </w:rPr>
        <w:t>S</w:t>
      </w:r>
      <w:r w:rsidRPr="003862D0">
        <w:rPr>
          <w:lang w:val="en-GB" w:eastAsia="en-US"/>
        </w:rPr>
        <w:t>ection 4.3) and global warming levels (</w:t>
      </w:r>
      <w:r w:rsidR="00A54D87" w:rsidRPr="003862D0">
        <w:rPr>
          <w:lang w:val="en-GB" w:eastAsia="en-US"/>
        </w:rPr>
        <w:t>S</w:t>
      </w:r>
      <w:r w:rsidRPr="003862D0">
        <w:rPr>
          <w:lang w:val="en-GB" w:eastAsia="en-US"/>
        </w:rPr>
        <w:t xml:space="preserve">ection 4.6) as discussed in </w:t>
      </w:r>
      <w:r w:rsidR="00A54D87" w:rsidRPr="003862D0">
        <w:rPr>
          <w:lang w:val="en-GB" w:eastAsia="en-US"/>
        </w:rPr>
        <w:t>Chapter</w:t>
      </w:r>
      <w:r w:rsidR="00101FD8" w:rsidRPr="003862D0">
        <w:rPr>
          <w:lang w:val="en-GB" w:eastAsia="en-US"/>
        </w:rPr>
        <w:t xml:space="preserve"> </w:t>
      </w:r>
      <w:r w:rsidR="00A54D87" w:rsidRPr="003862D0">
        <w:rPr>
          <w:lang w:val="en-GB" w:eastAsia="en-US"/>
        </w:rPr>
        <w:t>1</w:t>
      </w:r>
      <w:del w:id="405" w:author="Sara M Tuson" w:date="2021-07-19T14:15:00Z">
        <w:r w:rsidR="00A54D87" w:rsidRPr="003862D0" w:rsidDel="00E85D98">
          <w:rPr>
            <w:lang w:val="en-GB" w:eastAsia="en-US"/>
          </w:rPr>
          <w:delText>,</w:delText>
        </w:r>
      </w:del>
      <w:r w:rsidR="00A54D87" w:rsidRPr="003862D0">
        <w:rPr>
          <w:lang w:val="en-GB" w:eastAsia="en-US"/>
        </w:rPr>
        <w:t xml:space="preserve"> </w:t>
      </w:r>
      <w:ins w:id="406" w:author="Sara M Tuson" w:date="2021-07-19T14:15:00Z">
        <w:r w:rsidR="00E85D98">
          <w:rPr>
            <w:lang w:val="en-GB" w:eastAsia="en-US"/>
          </w:rPr>
          <w:t>(</w:t>
        </w:r>
      </w:ins>
      <w:r w:rsidR="00A54D87" w:rsidRPr="003862D0">
        <w:rPr>
          <w:lang w:val="en-GB" w:eastAsia="en-US"/>
        </w:rPr>
        <w:t xml:space="preserve">Section </w:t>
      </w:r>
      <w:r w:rsidRPr="003862D0">
        <w:rPr>
          <w:lang w:val="en-GB" w:eastAsia="en-US"/>
        </w:rPr>
        <w:t>1.6</w:t>
      </w:r>
      <w:ins w:id="407" w:author="Sara M Tuson" w:date="2021-07-19T14:15:00Z">
        <w:r w:rsidR="00E85D98">
          <w:rPr>
            <w:lang w:val="en-GB" w:eastAsia="en-US"/>
          </w:rPr>
          <w:t>)</w:t>
        </w:r>
      </w:ins>
      <w:r w:rsidRPr="003862D0">
        <w:rPr>
          <w:lang w:val="en-GB" w:eastAsia="en-US"/>
        </w:rPr>
        <w:t>. Other MIPs also target future scenarios with a focus on specific processes or feedbacks and are summari</w:t>
      </w:r>
      <w:ins w:id="408" w:author="Sara M Tuson" w:date="2021-07-15T15:42:00Z">
        <w:r w:rsidR="00451E23">
          <w:rPr>
            <w:lang w:val="en-GB" w:eastAsia="en-US"/>
          </w:rPr>
          <w:t>z</w:t>
        </w:r>
      </w:ins>
      <w:del w:id="409" w:author="Sara M Tuson" w:date="2021-07-15T15:42:00Z">
        <w:r w:rsidRPr="003862D0" w:rsidDel="00451E23">
          <w:rPr>
            <w:lang w:val="en-GB" w:eastAsia="en-US"/>
          </w:rPr>
          <w:delText>s</w:delText>
        </w:r>
      </w:del>
      <w:r w:rsidRPr="003862D0">
        <w:rPr>
          <w:lang w:val="en-GB" w:eastAsia="en-US"/>
        </w:rPr>
        <w:t xml:space="preserve">ed in </w:t>
      </w:r>
      <w:r w:rsidR="00FA6D4F" w:rsidRPr="003862D0">
        <w:rPr>
          <w:lang w:val="en-GB" w:eastAsia="en-US"/>
        </w:rPr>
        <w:t>Table 4.1</w:t>
      </w:r>
      <w:r w:rsidRPr="003862D0">
        <w:rPr>
          <w:lang w:val="en-GB" w:eastAsia="en-US"/>
        </w:rPr>
        <w:t>.</w:t>
      </w:r>
    </w:p>
    <w:p w14:paraId="21B213D0" w14:textId="3F3F126E" w:rsidR="001F0770" w:rsidRPr="003862D0" w:rsidRDefault="001F0770" w:rsidP="00AB0018">
      <w:pPr>
        <w:rPr>
          <w:rFonts w:eastAsia="Gulim"/>
          <w:lang w:val="en-GB"/>
        </w:rPr>
      </w:pPr>
    </w:p>
    <w:p w14:paraId="03D06267" w14:textId="77777777" w:rsidR="00AB0018" w:rsidRPr="003862D0" w:rsidRDefault="00AB0018" w:rsidP="00AB0018">
      <w:pPr>
        <w:rPr>
          <w:rFonts w:eastAsia="Gulim"/>
          <w:lang w:val="en-GB"/>
        </w:rPr>
      </w:pPr>
    </w:p>
    <w:p w14:paraId="47AEC9DC" w14:textId="77777777" w:rsidR="001F0770" w:rsidRPr="003862D0" w:rsidRDefault="001F0770" w:rsidP="001F0770">
      <w:pPr>
        <w:pStyle w:val="AR6BodyText"/>
        <w:rPr>
          <w:b/>
          <w:lang w:val="en-GB"/>
        </w:rPr>
      </w:pPr>
      <w:r w:rsidRPr="003862D0">
        <w:rPr>
          <w:b/>
          <w:lang w:val="en-GB"/>
        </w:rPr>
        <w:t>[START TABLE 4.1 HERE]</w:t>
      </w:r>
    </w:p>
    <w:p w14:paraId="11C08527" w14:textId="77777777" w:rsidR="001F0770" w:rsidRPr="003862D0" w:rsidRDefault="001F0770" w:rsidP="001F0770">
      <w:pPr>
        <w:pStyle w:val="AR6BodyText"/>
        <w:rPr>
          <w:b/>
          <w:lang w:val="en-GB"/>
        </w:rPr>
      </w:pPr>
    </w:p>
    <w:p w14:paraId="21C0E424" w14:textId="0A6DEC86" w:rsidR="001F0770" w:rsidRPr="003862D0" w:rsidRDefault="00BE2D08" w:rsidP="001F0770">
      <w:pPr>
        <w:pStyle w:val="AR6Chap4Table"/>
        <w:rPr>
          <w:b/>
          <w:bCs/>
          <w:lang w:val="en-GB"/>
        </w:rPr>
      </w:pPr>
      <w:bookmarkStart w:id="410" w:name="_Ref526434979"/>
      <w:commentRangeStart w:id="411"/>
      <w:commentRangeStart w:id="412"/>
      <w:r w:rsidRPr="003862D0">
        <w:rPr>
          <w:b/>
          <w:bCs/>
          <w:lang w:val="en-GB"/>
        </w:rPr>
        <w:t>Model Intercomparison</w:t>
      </w:r>
      <w:r w:rsidR="00A17B11" w:rsidRPr="003862D0">
        <w:rPr>
          <w:b/>
          <w:bCs/>
          <w:lang w:val="en-GB"/>
        </w:rPr>
        <w:t xml:space="preserve"> Projects</w:t>
      </w:r>
      <w:r w:rsidRPr="003862D0">
        <w:rPr>
          <w:b/>
          <w:bCs/>
          <w:lang w:val="en-GB"/>
        </w:rPr>
        <w:t xml:space="preserve"> (</w:t>
      </w:r>
      <w:r w:rsidR="001F0770" w:rsidRPr="003862D0">
        <w:rPr>
          <w:b/>
          <w:bCs/>
          <w:lang w:val="en-GB"/>
        </w:rPr>
        <w:t>MIPs</w:t>
      </w:r>
      <w:r w:rsidRPr="003862D0">
        <w:rPr>
          <w:b/>
          <w:bCs/>
          <w:lang w:val="en-GB"/>
        </w:rPr>
        <w:t>)</w:t>
      </w:r>
      <w:r w:rsidR="001F0770" w:rsidRPr="003862D0">
        <w:rPr>
          <w:b/>
          <w:bCs/>
          <w:lang w:val="en-GB"/>
        </w:rPr>
        <w:t xml:space="preserve"> utilized in Chapter 4.</w:t>
      </w:r>
      <w:commentRangeEnd w:id="411"/>
      <w:r w:rsidR="00042DC7">
        <w:rPr>
          <w:rStyle w:val="CommentReference"/>
        </w:rPr>
        <w:commentReference w:id="411"/>
      </w:r>
      <w:commentRangeEnd w:id="412"/>
      <w:r w:rsidR="005B6FEC">
        <w:rPr>
          <w:rStyle w:val="CommentReference"/>
        </w:rPr>
        <w:commentReference w:id="412"/>
      </w:r>
      <w:r w:rsidR="001F0770" w:rsidRPr="003862D0">
        <w:rPr>
          <w:b/>
          <w:bCs/>
          <w:lang w:val="en-GB"/>
        </w:rPr>
        <w:t xml:space="preserve"> </w:t>
      </w:r>
      <w:bookmarkStart w:id="413" w:name="_Ref5451138"/>
      <w:bookmarkEnd w:id="410"/>
    </w:p>
    <w:p w14:paraId="7FFCEAAD" w14:textId="77777777" w:rsidR="001F0770" w:rsidRPr="003862D0" w:rsidRDefault="001F0770" w:rsidP="001F0770">
      <w:pPr>
        <w:pStyle w:val="AR6BodyText"/>
        <w:rPr>
          <w:lang w:val="en-GB"/>
        </w:rPr>
      </w:pPr>
    </w:p>
    <w:tbl>
      <w:tblPr>
        <w:tblStyle w:val="TableGrid"/>
        <w:tblW w:w="719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83"/>
        <w:gridCol w:w="1918"/>
        <w:gridCol w:w="1781"/>
        <w:gridCol w:w="1814"/>
      </w:tblGrid>
      <w:tr w:rsidR="001F0770" w:rsidRPr="003862D0" w14:paraId="600F0401" w14:textId="77777777" w:rsidTr="009D6C57">
        <w:trPr>
          <w:jc w:val="center"/>
        </w:trPr>
        <w:tc>
          <w:tcPr>
            <w:tcW w:w="1683" w:type="dxa"/>
            <w:tcBorders>
              <w:bottom w:val="single" w:sz="4" w:space="0" w:color="000000" w:themeColor="text1"/>
            </w:tcBorders>
            <w:shd w:val="clear" w:color="auto" w:fill="D5DCE4" w:themeFill="text2" w:themeFillTint="33"/>
            <w:tcMar>
              <w:top w:w="28" w:type="dxa"/>
              <w:left w:w="28" w:type="dxa"/>
              <w:bottom w:w="28" w:type="dxa"/>
              <w:right w:w="28" w:type="dxa"/>
            </w:tcMar>
          </w:tcPr>
          <w:p w14:paraId="24C3F87E" w14:textId="42DBAF3E" w:rsidR="001F0770" w:rsidRPr="003862D0" w:rsidRDefault="001F0770" w:rsidP="009B6680">
            <w:pPr>
              <w:pStyle w:val="AR6BodyText"/>
              <w:rPr>
                <w:sz w:val="18"/>
                <w:szCs w:val="18"/>
                <w:lang w:val="en-GB"/>
              </w:rPr>
            </w:pPr>
            <w:bookmarkStart w:id="414" w:name="_Hlk29047318"/>
            <w:bookmarkEnd w:id="413"/>
            <w:r w:rsidRPr="003862D0">
              <w:rPr>
                <w:sz w:val="18"/>
                <w:szCs w:val="18"/>
                <w:lang w:val="en-GB"/>
              </w:rPr>
              <w:t>MIP</w:t>
            </w:r>
            <w:del w:id="415" w:author="Ian Blenkinsop" w:date="2021-07-15T09:53:00Z">
              <w:r w:rsidRPr="003862D0" w:rsidDel="00A05AF4">
                <w:rPr>
                  <w:sz w:val="18"/>
                  <w:szCs w:val="18"/>
                  <w:lang w:val="en-GB"/>
                </w:rPr>
                <w:delText xml:space="preserve"> </w:delText>
              </w:r>
            </w:del>
            <w:r w:rsidRPr="003862D0">
              <w:rPr>
                <w:sz w:val="18"/>
                <w:szCs w:val="18"/>
                <w:lang w:val="en-GB"/>
              </w:rPr>
              <w:t>/</w:t>
            </w:r>
            <w:del w:id="416" w:author="Ian Blenkinsop" w:date="2021-07-15T09:53:00Z">
              <w:r w:rsidRPr="003862D0" w:rsidDel="00A05AF4">
                <w:rPr>
                  <w:sz w:val="18"/>
                  <w:szCs w:val="18"/>
                  <w:lang w:val="en-GB"/>
                </w:rPr>
                <w:delText xml:space="preserve"> e</w:delText>
              </w:r>
            </w:del>
            <w:ins w:id="417" w:author="Ian Blenkinsop" w:date="2021-07-15T09:53:00Z">
              <w:r w:rsidR="00A05AF4">
                <w:rPr>
                  <w:sz w:val="18"/>
                  <w:szCs w:val="18"/>
                  <w:lang w:val="en-GB"/>
                </w:rPr>
                <w:t>E</w:t>
              </w:r>
            </w:ins>
            <w:r w:rsidRPr="003862D0">
              <w:rPr>
                <w:sz w:val="18"/>
                <w:szCs w:val="18"/>
                <w:lang w:val="en-GB"/>
              </w:rPr>
              <w:t>xperiment</w:t>
            </w:r>
          </w:p>
        </w:tc>
        <w:tc>
          <w:tcPr>
            <w:tcW w:w="1918" w:type="dxa"/>
            <w:tcBorders>
              <w:bottom w:val="single" w:sz="4" w:space="0" w:color="000000" w:themeColor="text1"/>
            </w:tcBorders>
            <w:shd w:val="clear" w:color="auto" w:fill="D5DCE4" w:themeFill="text2" w:themeFillTint="33"/>
            <w:tcMar>
              <w:top w:w="28" w:type="dxa"/>
              <w:left w:w="28" w:type="dxa"/>
              <w:bottom w:w="28" w:type="dxa"/>
              <w:right w:w="28" w:type="dxa"/>
            </w:tcMar>
          </w:tcPr>
          <w:p w14:paraId="0D20C72E" w14:textId="77777777" w:rsidR="001F0770" w:rsidRPr="003862D0" w:rsidRDefault="001F0770" w:rsidP="009B6680">
            <w:pPr>
              <w:pStyle w:val="AR6BodyText"/>
              <w:rPr>
                <w:sz w:val="18"/>
                <w:szCs w:val="18"/>
                <w:lang w:val="en-GB"/>
              </w:rPr>
            </w:pPr>
            <w:r w:rsidRPr="003862D0">
              <w:rPr>
                <w:sz w:val="18"/>
                <w:szCs w:val="18"/>
                <w:lang w:val="en-GB"/>
              </w:rPr>
              <w:t>Usage</w:t>
            </w:r>
          </w:p>
        </w:tc>
        <w:tc>
          <w:tcPr>
            <w:tcW w:w="1781" w:type="dxa"/>
            <w:tcBorders>
              <w:bottom w:val="single" w:sz="4" w:space="0" w:color="000000" w:themeColor="text1"/>
            </w:tcBorders>
            <w:shd w:val="clear" w:color="auto" w:fill="D5DCE4" w:themeFill="text2" w:themeFillTint="33"/>
            <w:tcMar>
              <w:top w:w="28" w:type="dxa"/>
              <w:left w:w="28" w:type="dxa"/>
              <w:bottom w:w="28" w:type="dxa"/>
              <w:right w:w="28" w:type="dxa"/>
            </w:tcMar>
          </w:tcPr>
          <w:p w14:paraId="3D85D52D" w14:textId="0E977F57" w:rsidR="001F0770" w:rsidRPr="003862D0" w:rsidRDefault="001F0770" w:rsidP="009B6680">
            <w:pPr>
              <w:pStyle w:val="AR6BodyText"/>
              <w:rPr>
                <w:sz w:val="18"/>
                <w:szCs w:val="18"/>
                <w:lang w:val="en-GB"/>
              </w:rPr>
            </w:pPr>
            <w:r w:rsidRPr="003862D0">
              <w:rPr>
                <w:sz w:val="18"/>
                <w:szCs w:val="18"/>
                <w:lang w:val="en-GB"/>
              </w:rPr>
              <w:t>Chapter/</w:t>
            </w:r>
            <w:r w:rsidR="00BA2347" w:rsidRPr="003862D0">
              <w:rPr>
                <w:sz w:val="18"/>
                <w:szCs w:val="18"/>
                <w:lang w:val="en-GB"/>
              </w:rPr>
              <w:t>Section</w:t>
            </w:r>
          </w:p>
        </w:tc>
        <w:tc>
          <w:tcPr>
            <w:tcW w:w="1814" w:type="dxa"/>
            <w:tcBorders>
              <w:bottom w:val="single" w:sz="4" w:space="0" w:color="000000" w:themeColor="text1"/>
            </w:tcBorders>
            <w:shd w:val="clear" w:color="auto" w:fill="D5DCE4" w:themeFill="text2" w:themeFillTint="33"/>
            <w:tcMar>
              <w:top w:w="28" w:type="dxa"/>
              <w:left w:w="28" w:type="dxa"/>
              <w:bottom w:w="28" w:type="dxa"/>
              <w:right w:w="28" w:type="dxa"/>
            </w:tcMar>
          </w:tcPr>
          <w:p w14:paraId="524FF24B" w14:textId="77777777" w:rsidR="001F0770" w:rsidRPr="003862D0" w:rsidRDefault="001F0770" w:rsidP="009B6680">
            <w:pPr>
              <w:pStyle w:val="AR6BodyText"/>
              <w:rPr>
                <w:sz w:val="18"/>
                <w:szCs w:val="18"/>
                <w:lang w:val="en-GB"/>
              </w:rPr>
            </w:pPr>
            <w:r w:rsidRPr="003862D0">
              <w:rPr>
                <w:sz w:val="18"/>
                <w:szCs w:val="18"/>
                <w:lang w:val="en-GB"/>
              </w:rPr>
              <w:t>Reference</w:t>
            </w:r>
          </w:p>
        </w:tc>
      </w:tr>
      <w:tr w:rsidR="001F0770" w:rsidRPr="004235C0" w14:paraId="16C3496C" w14:textId="77777777" w:rsidTr="009D6C57">
        <w:trPr>
          <w:jc w:val="center"/>
        </w:trPr>
        <w:tc>
          <w:tcPr>
            <w:tcW w:w="1683" w:type="dxa"/>
            <w:tcBorders>
              <w:bottom w:val="nil"/>
            </w:tcBorders>
            <w:shd w:val="clear" w:color="auto" w:fill="FFF2CC" w:themeFill="accent4" w:themeFillTint="33"/>
            <w:tcMar>
              <w:top w:w="28" w:type="dxa"/>
              <w:left w:w="28" w:type="dxa"/>
              <w:bottom w:w="28" w:type="dxa"/>
              <w:right w:w="28" w:type="dxa"/>
            </w:tcMar>
          </w:tcPr>
          <w:p w14:paraId="3B19959F" w14:textId="61A9ABCD" w:rsidR="001F0770" w:rsidRPr="003862D0" w:rsidRDefault="001F0770" w:rsidP="009B6680">
            <w:pPr>
              <w:pStyle w:val="AR6BodyText"/>
              <w:rPr>
                <w:sz w:val="18"/>
                <w:szCs w:val="18"/>
                <w:lang w:val="en-GB"/>
              </w:rPr>
            </w:pPr>
            <w:r w:rsidRPr="003862D0">
              <w:rPr>
                <w:sz w:val="18"/>
                <w:szCs w:val="18"/>
                <w:lang w:val="en-GB"/>
              </w:rPr>
              <w:t>DECK, 1%, 4</w:t>
            </w:r>
            <w:r w:rsidR="009D6F3E" w:rsidRPr="003862D0">
              <w:rPr>
                <w:sz w:val="18"/>
                <w:szCs w:val="18"/>
                <w:lang w:val="en-GB"/>
              </w:rPr>
              <w:t xml:space="preserve"> </w:t>
            </w:r>
            <w:r w:rsidR="009D6F3E" w:rsidRPr="003862D0">
              <w:rPr>
                <w:rFonts w:eastAsia="Apple SD Gothic Neo" w:cs="Times New Roman"/>
                <w:sz w:val="18"/>
                <w:szCs w:val="18"/>
                <w:lang w:val="en-GB"/>
              </w:rPr>
              <w:t>•</w:t>
            </w:r>
            <w:r w:rsidR="009D6F3E" w:rsidRPr="003862D0">
              <w:rPr>
                <w:rFonts w:eastAsia="Apple SD Gothic Neo"/>
                <w:sz w:val="18"/>
                <w:szCs w:val="18"/>
                <w:lang w:val="en-GB"/>
              </w:rPr>
              <w:t xml:space="preserve"> </w:t>
            </w:r>
            <w:r w:rsidR="00D323E5" w:rsidRPr="003862D0">
              <w:rPr>
                <w:sz w:val="18"/>
                <w:szCs w:val="18"/>
                <w:lang w:val="en-GB"/>
              </w:rPr>
              <w:t>CO</w:t>
            </w:r>
            <w:r w:rsidR="00D323E5" w:rsidRPr="003862D0">
              <w:rPr>
                <w:sz w:val="18"/>
                <w:szCs w:val="18"/>
                <w:vertAlign w:val="subscript"/>
                <w:lang w:val="en-GB"/>
              </w:rPr>
              <w:t>2</w:t>
            </w:r>
          </w:p>
        </w:tc>
        <w:tc>
          <w:tcPr>
            <w:tcW w:w="1918" w:type="dxa"/>
            <w:tcBorders>
              <w:bottom w:val="nil"/>
            </w:tcBorders>
            <w:shd w:val="clear" w:color="auto" w:fill="FFF2CC" w:themeFill="accent4" w:themeFillTint="33"/>
            <w:tcMar>
              <w:top w:w="28" w:type="dxa"/>
              <w:left w:w="28" w:type="dxa"/>
              <w:bottom w:w="28" w:type="dxa"/>
              <w:right w:w="28" w:type="dxa"/>
            </w:tcMar>
          </w:tcPr>
          <w:p w14:paraId="5F8DC6E2" w14:textId="77777777" w:rsidR="001F0770" w:rsidRPr="003862D0" w:rsidRDefault="001F0770" w:rsidP="009B6680">
            <w:pPr>
              <w:pStyle w:val="AR6BodyText"/>
              <w:rPr>
                <w:sz w:val="18"/>
                <w:szCs w:val="18"/>
                <w:lang w:val="en-GB"/>
              </w:rPr>
            </w:pPr>
            <w:r w:rsidRPr="003862D0">
              <w:rPr>
                <w:sz w:val="18"/>
                <w:szCs w:val="18"/>
                <w:lang w:val="en-GB"/>
              </w:rPr>
              <w:t>Diagnosing climate sensitivity</w:t>
            </w:r>
          </w:p>
        </w:tc>
        <w:tc>
          <w:tcPr>
            <w:tcW w:w="1781" w:type="dxa"/>
            <w:tcBorders>
              <w:bottom w:val="nil"/>
            </w:tcBorders>
            <w:shd w:val="clear" w:color="auto" w:fill="FFF2CC" w:themeFill="accent4" w:themeFillTint="33"/>
            <w:tcMar>
              <w:top w:w="28" w:type="dxa"/>
              <w:left w:w="28" w:type="dxa"/>
              <w:bottom w:w="28" w:type="dxa"/>
              <w:right w:w="28" w:type="dxa"/>
            </w:tcMar>
          </w:tcPr>
          <w:p w14:paraId="5D13A8F0" w14:textId="23572C8A" w:rsidR="001F0770" w:rsidRPr="003862D0" w:rsidRDefault="001F0770" w:rsidP="009B6680">
            <w:pPr>
              <w:pStyle w:val="AR6BodyText"/>
              <w:rPr>
                <w:sz w:val="18"/>
                <w:szCs w:val="18"/>
                <w:lang w:val="en-GB"/>
              </w:rPr>
            </w:pPr>
            <w:r w:rsidRPr="003862D0">
              <w:rPr>
                <w:sz w:val="18"/>
                <w:szCs w:val="18"/>
                <w:lang w:val="en-GB"/>
              </w:rPr>
              <w:t xml:space="preserve">Assessed in </w:t>
            </w:r>
            <w:commentRangeStart w:id="418"/>
            <w:commentRangeStart w:id="419"/>
            <w:r w:rsidRPr="003862D0">
              <w:rPr>
                <w:sz w:val="18"/>
                <w:szCs w:val="18"/>
                <w:lang w:val="en-GB"/>
              </w:rPr>
              <w:t>Ch</w:t>
            </w:r>
            <w:ins w:id="420" w:author="Sara M Tuson" w:date="2021-07-15T18:34:00Z">
              <w:r w:rsidR="00347B93">
                <w:rPr>
                  <w:sz w:val="18"/>
                  <w:szCs w:val="18"/>
                  <w:lang w:val="en-GB"/>
                </w:rPr>
                <w:t xml:space="preserve">apter </w:t>
              </w:r>
            </w:ins>
            <w:r w:rsidRPr="003862D0">
              <w:rPr>
                <w:sz w:val="18"/>
                <w:szCs w:val="18"/>
                <w:lang w:val="en-GB"/>
              </w:rPr>
              <w:t>7</w:t>
            </w:r>
            <w:commentRangeEnd w:id="418"/>
            <w:r w:rsidR="00347B93">
              <w:rPr>
                <w:rStyle w:val="CommentReference"/>
              </w:rPr>
              <w:commentReference w:id="418"/>
            </w:r>
            <w:commentRangeEnd w:id="419"/>
            <w:r w:rsidR="005B6FEC">
              <w:rPr>
                <w:rStyle w:val="CommentReference"/>
              </w:rPr>
              <w:commentReference w:id="419"/>
            </w:r>
          </w:p>
          <w:p w14:paraId="5644DB0C" w14:textId="77777777" w:rsidR="001F0770" w:rsidRPr="003862D0" w:rsidRDefault="001F0770" w:rsidP="009B6680">
            <w:pPr>
              <w:pStyle w:val="AR6BodyText"/>
              <w:rPr>
                <w:sz w:val="18"/>
                <w:szCs w:val="18"/>
                <w:lang w:val="en-GB"/>
              </w:rPr>
            </w:pPr>
            <w:r w:rsidRPr="003862D0">
              <w:rPr>
                <w:sz w:val="18"/>
                <w:szCs w:val="18"/>
                <w:lang w:val="en-GB"/>
              </w:rPr>
              <w:t xml:space="preserve">ECS and TCR used in </w:t>
            </w:r>
            <w:r w:rsidRPr="003862D0">
              <w:rPr>
                <w:sz w:val="18"/>
                <w:szCs w:val="18"/>
                <w:lang w:val="en-GB"/>
              </w:rPr>
              <w:lastRenderedPageBreak/>
              <w:t>GSAT assessment</w:t>
            </w:r>
          </w:p>
        </w:tc>
        <w:tc>
          <w:tcPr>
            <w:tcW w:w="1814" w:type="dxa"/>
            <w:tcBorders>
              <w:bottom w:val="nil"/>
            </w:tcBorders>
            <w:shd w:val="clear" w:color="auto" w:fill="FFF2CC" w:themeFill="accent4" w:themeFillTint="33"/>
            <w:tcMar>
              <w:top w:w="28" w:type="dxa"/>
              <w:left w:w="28" w:type="dxa"/>
              <w:bottom w:w="28" w:type="dxa"/>
              <w:right w:w="28" w:type="dxa"/>
            </w:tcMar>
          </w:tcPr>
          <w:p w14:paraId="2A944FBA" w14:textId="5169E750" w:rsidR="001F0770" w:rsidRPr="003862D0" w:rsidRDefault="001F0770" w:rsidP="009B6680">
            <w:pPr>
              <w:pStyle w:val="AR6BodyText"/>
              <w:rPr>
                <w:sz w:val="18"/>
                <w:szCs w:val="18"/>
                <w:lang w:val="en-GB"/>
              </w:rPr>
            </w:pPr>
            <w:r w:rsidRPr="003862D0">
              <w:rPr>
                <w:sz w:val="18"/>
                <w:szCs w:val="18"/>
                <w:lang w:val="en-GB"/>
              </w:rPr>
              <w:lastRenderedPageBreak/>
              <w:fldChar w:fldCharType="begin" w:fldLock="1"/>
            </w:r>
            <w:ins w:id="421" w:author="Robin Matthews" w:date="2021-06-16T16:47:00Z">
              <w:r w:rsidR="001924A4">
                <w:rPr>
                  <w:sz w:val="18"/>
                  <w:szCs w:val="18"/>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ins>
            <w:del w:id="422" w:author="Robin Matthews" w:date="2021-06-16T16:47:00Z">
              <w:r w:rsidR="00615634" w:rsidDel="001924A4">
                <w:rPr>
                  <w:sz w:val="18"/>
                  <w:szCs w:val="18"/>
                  <w:lang w:val="en-GB"/>
                </w:rPr>
                <w:del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delInstrText>
              </w:r>
            </w:del>
            <w:r w:rsidRPr="003862D0">
              <w:rPr>
                <w:sz w:val="18"/>
                <w:szCs w:val="18"/>
                <w:lang w:val="en-GB"/>
              </w:rPr>
              <w:fldChar w:fldCharType="separate"/>
            </w:r>
            <w:del w:id="423" w:author="Robin Matthews" w:date="2021-06-16T16:46:00Z">
              <w:r w:rsidR="00016735" w:rsidDel="001924A4">
                <w:rPr>
                  <w:noProof/>
                  <w:sz w:val="18"/>
                  <w:szCs w:val="18"/>
                  <w:lang w:val="en-GB"/>
                </w:rPr>
                <w:delText>(</w:delText>
              </w:r>
            </w:del>
            <w:r w:rsidR="00016735">
              <w:rPr>
                <w:noProof/>
                <w:sz w:val="18"/>
                <w:szCs w:val="18"/>
                <w:lang w:val="en-GB"/>
              </w:rPr>
              <w:t>Eyring et al., 2016</w:t>
            </w:r>
            <w:del w:id="424"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24B0665F" w14:textId="77777777" w:rsidTr="009D6C57">
        <w:trPr>
          <w:trHeight w:val="543"/>
          <w:jc w:val="center"/>
        </w:trPr>
        <w:tc>
          <w:tcPr>
            <w:tcW w:w="1683" w:type="dxa"/>
            <w:tcBorders>
              <w:top w:val="nil"/>
              <w:bottom w:val="nil"/>
            </w:tcBorders>
            <w:tcMar>
              <w:top w:w="28" w:type="dxa"/>
              <w:left w:w="28" w:type="dxa"/>
              <w:bottom w:w="28" w:type="dxa"/>
              <w:right w:w="28" w:type="dxa"/>
            </w:tcMar>
          </w:tcPr>
          <w:p w14:paraId="5CE46636" w14:textId="77777777" w:rsidR="001F0770" w:rsidRPr="003862D0" w:rsidRDefault="001F0770" w:rsidP="009B6680">
            <w:pPr>
              <w:pStyle w:val="AR6BodyText"/>
              <w:rPr>
                <w:sz w:val="18"/>
                <w:szCs w:val="18"/>
                <w:lang w:val="en-GB"/>
              </w:rPr>
            </w:pPr>
            <w:r w:rsidRPr="003862D0">
              <w:rPr>
                <w:sz w:val="18"/>
                <w:szCs w:val="18"/>
                <w:lang w:val="en-GB"/>
              </w:rPr>
              <w:t>CMIP6 Historical</w:t>
            </w:r>
          </w:p>
        </w:tc>
        <w:tc>
          <w:tcPr>
            <w:tcW w:w="1918" w:type="dxa"/>
            <w:tcBorders>
              <w:top w:val="nil"/>
              <w:bottom w:val="nil"/>
            </w:tcBorders>
            <w:tcMar>
              <w:top w:w="28" w:type="dxa"/>
              <w:left w:w="28" w:type="dxa"/>
              <w:bottom w:w="28" w:type="dxa"/>
              <w:right w:w="28" w:type="dxa"/>
            </w:tcMar>
          </w:tcPr>
          <w:p w14:paraId="41320560" w14:textId="77777777" w:rsidR="001F0770" w:rsidRPr="003862D0" w:rsidRDefault="001F0770" w:rsidP="009B6680">
            <w:pPr>
              <w:pStyle w:val="AR6BodyText"/>
              <w:rPr>
                <w:sz w:val="18"/>
                <w:szCs w:val="18"/>
                <w:lang w:val="en-GB"/>
              </w:rPr>
            </w:pPr>
            <w:r w:rsidRPr="003862D0">
              <w:rPr>
                <w:sz w:val="18"/>
                <w:szCs w:val="18"/>
                <w:lang w:val="en-GB"/>
              </w:rPr>
              <w:t>Evaluation, baseline</w:t>
            </w:r>
          </w:p>
        </w:tc>
        <w:tc>
          <w:tcPr>
            <w:tcW w:w="1781" w:type="dxa"/>
            <w:tcBorders>
              <w:top w:val="nil"/>
              <w:bottom w:val="nil"/>
            </w:tcBorders>
            <w:tcMar>
              <w:top w:w="28" w:type="dxa"/>
              <w:left w:w="28" w:type="dxa"/>
              <w:bottom w:w="28" w:type="dxa"/>
              <w:right w:w="28" w:type="dxa"/>
            </w:tcMar>
          </w:tcPr>
          <w:p w14:paraId="370512F6" w14:textId="4B1591E3" w:rsidR="001F0770" w:rsidRPr="003862D0" w:rsidRDefault="001F0770" w:rsidP="009B6680">
            <w:pPr>
              <w:pStyle w:val="AR6BodyText"/>
              <w:rPr>
                <w:sz w:val="18"/>
                <w:szCs w:val="18"/>
                <w:lang w:val="en-GB"/>
              </w:rPr>
            </w:pPr>
            <w:r w:rsidRPr="003862D0">
              <w:rPr>
                <w:sz w:val="18"/>
                <w:szCs w:val="18"/>
                <w:lang w:val="en-GB"/>
              </w:rPr>
              <w:t>Assessed in Ch</w:t>
            </w:r>
            <w:ins w:id="425" w:author="Sara M Tuson" w:date="2021-07-15T18:34:00Z">
              <w:r w:rsidR="00347B93">
                <w:rPr>
                  <w:sz w:val="18"/>
                  <w:szCs w:val="18"/>
                  <w:lang w:val="en-GB"/>
                </w:rPr>
                <w:t xml:space="preserve">apter </w:t>
              </w:r>
            </w:ins>
            <w:r w:rsidRPr="003862D0">
              <w:rPr>
                <w:sz w:val="18"/>
                <w:szCs w:val="18"/>
                <w:lang w:val="en-GB"/>
              </w:rPr>
              <w:t>3</w:t>
            </w:r>
            <w:ins w:id="426" w:author="Sara M Tuson" w:date="2021-07-16T15:05:00Z">
              <w:r w:rsidR="005C41B5">
                <w:rPr>
                  <w:sz w:val="18"/>
                  <w:szCs w:val="18"/>
                  <w:lang w:val="en-GB"/>
                </w:rPr>
                <w:t>,</w:t>
              </w:r>
            </w:ins>
          </w:p>
          <w:p w14:paraId="58B52E19" w14:textId="58578546" w:rsidR="001F0770" w:rsidRPr="003862D0" w:rsidRDefault="005C41B5" w:rsidP="009B6680">
            <w:pPr>
              <w:pStyle w:val="AR6BodyText"/>
              <w:rPr>
                <w:sz w:val="18"/>
                <w:szCs w:val="18"/>
                <w:lang w:val="en-GB"/>
              </w:rPr>
            </w:pPr>
            <w:ins w:id="427" w:author="Sara M Tuson" w:date="2021-07-16T15:05:00Z">
              <w:r>
                <w:rPr>
                  <w:sz w:val="18"/>
                  <w:szCs w:val="18"/>
                  <w:lang w:val="en-GB"/>
                </w:rPr>
                <w:t>u</w:t>
              </w:r>
            </w:ins>
            <w:del w:id="428" w:author="Sara M Tuson" w:date="2021-07-16T15:05:00Z">
              <w:r w:rsidR="001F0770" w:rsidRPr="003862D0" w:rsidDel="005C41B5">
                <w:rPr>
                  <w:sz w:val="18"/>
                  <w:szCs w:val="18"/>
                  <w:lang w:val="en-GB"/>
                </w:rPr>
                <w:delText>U</w:delText>
              </w:r>
            </w:del>
            <w:r w:rsidR="001F0770" w:rsidRPr="003862D0">
              <w:rPr>
                <w:sz w:val="18"/>
                <w:szCs w:val="18"/>
                <w:lang w:val="en-GB"/>
              </w:rPr>
              <w:t xml:space="preserve">sed in </w:t>
            </w:r>
            <w:ins w:id="429" w:author="Sara M Tuson" w:date="2021-07-15T18:34:00Z">
              <w:r w:rsidR="00347B93">
                <w:rPr>
                  <w:sz w:val="18"/>
                  <w:szCs w:val="18"/>
                  <w:lang w:val="en-GB"/>
                </w:rPr>
                <w:t>C</w:t>
              </w:r>
            </w:ins>
            <w:del w:id="430" w:author="Sara M Tuson" w:date="2021-07-15T18:34:00Z">
              <w:r w:rsidR="001F0770" w:rsidRPr="003862D0" w:rsidDel="00347B93">
                <w:rPr>
                  <w:sz w:val="18"/>
                  <w:szCs w:val="18"/>
                  <w:lang w:val="en-GB"/>
                </w:rPr>
                <w:delText>c</w:delText>
              </w:r>
            </w:del>
            <w:r w:rsidR="001F0770" w:rsidRPr="003862D0">
              <w:rPr>
                <w:sz w:val="18"/>
                <w:szCs w:val="18"/>
                <w:lang w:val="en-GB"/>
              </w:rPr>
              <w:t>hapter 4 to cover reference period</w:t>
            </w:r>
          </w:p>
        </w:tc>
        <w:tc>
          <w:tcPr>
            <w:tcW w:w="1814" w:type="dxa"/>
            <w:tcBorders>
              <w:top w:val="nil"/>
              <w:bottom w:val="nil"/>
            </w:tcBorders>
            <w:tcMar>
              <w:top w:w="28" w:type="dxa"/>
              <w:left w:w="28" w:type="dxa"/>
              <w:bottom w:w="28" w:type="dxa"/>
              <w:right w:w="28" w:type="dxa"/>
            </w:tcMar>
          </w:tcPr>
          <w:p w14:paraId="39B660E8" w14:textId="495F24E3"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Pr="003862D0">
              <w:rPr>
                <w:sz w:val="18"/>
                <w:szCs w:val="18"/>
                <w:lang w:val="en-GB"/>
              </w:rPr>
              <w:fldChar w:fldCharType="separate"/>
            </w:r>
            <w:del w:id="431" w:author="Robin Matthews" w:date="2021-06-16T16:47:00Z">
              <w:r w:rsidR="00016735" w:rsidDel="001924A4">
                <w:rPr>
                  <w:noProof/>
                  <w:sz w:val="18"/>
                  <w:szCs w:val="18"/>
                  <w:lang w:val="en-GB"/>
                </w:rPr>
                <w:delText>(</w:delText>
              </w:r>
            </w:del>
            <w:r w:rsidR="00016735">
              <w:rPr>
                <w:noProof/>
                <w:sz w:val="18"/>
                <w:szCs w:val="18"/>
                <w:lang w:val="en-GB"/>
              </w:rPr>
              <w:t>Eyring et al., 2016</w:t>
            </w:r>
            <w:del w:id="432"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78F1984F" w14:textId="77777777" w:rsidTr="009D6C57">
        <w:trPr>
          <w:trHeight w:val="186"/>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1E5405EF" w14:textId="77777777" w:rsidR="001F0770" w:rsidRPr="003862D0" w:rsidRDefault="001F0770" w:rsidP="009B6680">
            <w:pPr>
              <w:pStyle w:val="AR6BodyText"/>
              <w:rPr>
                <w:sz w:val="18"/>
                <w:szCs w:val="18"/>
                <w:lang w:val="en-GB"/>
              </w:rPr>
            </w:pPr>
            <w:r w:rsidRPr="003862D0">
              <w:rPr>
                <w:sz w:val="18"/>
                <w:szCs w:val="18"/>
                <w:lang w:val="en-GB"/>
              </w:rPr>
              <w:t>ScenarioMIP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187456E0" w14:textId="77777777" w:rsidR="001F0770" w:rsidRPr="003862D0" w:rsidRDefault="001F0770" w:rsidP="009B6680">
            <w:pPr>
              <w:pStyle w:val="AR6BodyText"/>
              <w:rPr>
                <w:sz w:val="18"/>
                <w:szCs w:val="18"/>
                <w:lang w:val="en-GB"/>
              </w:rPr>
            </w:pPr>
            <w:r w:rsidRPr="003862D0">
              <w:rPr>
                <w:sz w:val="18"/>
                <w:szCs w:val="18"/>
                <w:lang w:val="en-GB"/>
              </w:rPr>
              <w:t>Future projections</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1D5F0F0A" w14:textId="3AF2E525" w:rsidR="001F0770" w:rsidRPr="003862D0" w:rsidRDefault="00347B93" w:rsidP="009B6680">
            <w:pPr>
              <w:pStyle w:val="AR6BodyText"/>
              <w:rPr>
                <w:sz w:val="18"/>
                <w:szCs w:val="18"/>
                <w:lang w:val="en-GB"/>
              </w:rPr>
            </w:pPr>
            <w:ins w:id="433" w:author="Sara M Tuson" w:date="2021-07-15T18:34:00Z">
              <w:r>
                <w:rPr>
                  <w:sz w:val="18"/>
                  <w:szCs w:val="18"/>
                  <w:lang w:val="en-GB"/>
                </w:rPr>
                <w:t xml:space="preserve">Used </w:t>
              </w:r>
            </w:ins>
            <w:r w:rsidR="001F0770" w:rsidRPr="003862D0">
              <w:rPr>
                <w:sz w:val="18"/>
                <w:szCs w:val="18"/>
                <w:lang w:val="en-GB"/>
              </w:rPr>
              <w:t>throughout Ch</w:t>
            </w:r>
            <w:ins w:id="434" w:author="Sara M Tuson" w:date="2021-07-15T18:34:00Z">
              <w:r>
                <w:rPr>
                  <w:sz w:val="18"/>
                  <w:szCs w:val="18"/>
                  <w:lang w:val="en-GB"/>
                </w:rPr>
                <w:t xml:space="preserve">apter </w:t>
              </w:r>
            </w:ins>
            <w:del w:id="435" w:author="Sara M Tuson" w:date="2021-07-15T18:34:00Z">
              <w:r w:rsidR="001F0770" w:rsidRPr="003862D0" w:rsidDel="00347B93">
                <w:rPr>
                  <w:sz w:val="18"/>
                  <w:szCs w:val="18"/>
                  <w:lang w:val="en-GB"/>
                </w:rPr>
                <w:delText>.</w:delText>
              </w:r>
            </w:del>
            <w:r w:rsidR="001F0770" w:rsidRPr="003862D0">
              <w:rPr>
                <w:sz w:val="18"/>
                <w:szCs w:val="18"/>
                <w:lang w:val="en-GB"/>
              </w:rPr>
              <w:t>4</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62D0A25C" w14:textId="7C207868"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rsidRPr="003862D0">
              <w:rPr>
                <w:sz w:val="18"/>
                <w:szCs w:val="18"/>
                <w:lang w:val="en-GB"/>
              </w:rPr>
              <w:fldChar w:fldCharType="separate"/>
            </w:r>
            <w:del w:id="436" w:author="Robin Matthews" w:date="2021-06-16T16:47:00Z">
              <w:r w:rsidR="00016735" w:rsidDel="001924A4">
                <w:rPr>
                  <w:noProof/>
                  <w:sz w:val="18"/>
                  <w:szCs w:val="18"/>
                  <w:lang w:val="en-GB"/>
                </w:rPr>
                <w:delText>(</w:delText>
              </w:r>
            </w:del>
            <w:r w:rsidR="00016735">
              <w:rPr>
                <w:noProof/>
                <w:sz w:val="18"/>
                <w:szCs w:val="18"/>
                <w:lang w:val="en-GB"/>
              </w:rPr>
              <w:t>O’Neill et al., 2016</w:t>
            </w:r>
            <w:del w:id="437"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3FE182EB" w14:textId="77777777" w:rsidTr="009D6C57">
        <w:trPr>
          <w:trHeight w:val="203"/>
          <w:jc w:val="center"/>
        </w:trPr>
        <w:tc>
          <w:tcPr>
            <w:tcW w:w="1683" w:type="dxa"/>
            <w:tcBorders>
              <w:top w:val="nil"/>
              <w:bottom w:val="nil"/>
            </w:tcBorders>
            <w:tcMar>
              <w:top w:w="28" w:type="dxa"/>
              <w:left w:w="28" w:type="dxa"/>
              <w:bottom w:w="28" w:type="dxa"/>
              <w:right w:w="28" w:type="dxa"/>
            </w:tcMar>
          </w:tcPr>
          <w:p w14:paraId="676CF653" w14:textId="77777777" w:rsidR="001F0770" w:rsidRPr="003862D0" w:rsidRDefault="001F0770" w:rsidP="009B6680">
            <w:pPr>
              <w:pStyle w:val="AR6BodyText"/>
              <w:rPr>
                <w:sz w:val="18"/>
                <w:szCs w:val="18"/>
                <w:lang w:val="en-GB"/>
              </w:rPr>
            </w:pPr>
            <w:r w:rsidRPr="003862D0">
              <w:rPr>
                <w:sz w:val="18"/>
                <w:szCs w:val="18"/>
                <w:lang w:val="en-GB"/>
              </w:rPr>
              <w:t>AerChemMIP</w:t>
            </w:r>
          </w:p>
        </w:tc>
        <w:tc>
          <w:tcPr>
            <w:tcW w:w="1918" w:type="dxa"/>
            <w:tcBorders>
              <w:top w:val="nil"/>
              <w:bottom w:val="nil"/>
            </w:tcBorders>
            <w:tcMar>
              <w:top w:w="28" w:type="dxa"/>
              <w:left w:w="28" w:type="dxa"/>
              <w:bottom w:w="28" w:type="dxa"/>
              <w:right w:w="28" w:type="dxa"/>
            </w:tcMar>
          </w:tcPr>
          <w:p w14:paraId="5A32B015" w14:textId="77777777" w:rsidR="001F0770" w:rsidRPr="003862D0" w:rsidRDefault="001F0770" w:rsidP="009B6680">
            <w:pPr>
              <w:pStyle w:val="AR6BodyText"/>
              <w:rPr>
                <w:sz w:val="18"/>
                <w:szCs w:val="18"/>
                <w:lang w:val="en-GB"/>
              </w:rPr>
            </w:pPr>
            <w:r w:rsidRPr="003862D0">
              <w:rPr>
                <w:sz w:val="18"/>
                <w:szCs w:val="18"/>
                <w:lang w:val="en-GB"/>
              </w:rPr>
              <w:t>Aerosols and trace gases</w:t>
            </w:r>
          </w:p>
        </w:tc>
        <w:tc>
          <w:tcPr>
            <w:tcW w:w="1781" w:type="dxa"/>
            <w:tcBorders>
              <w:top w:val="nil"/>
              <w:bottom w:val="nil"/>
            </w:tcBorders>
            <w:tcMar>
              <w:top w:w="28" w:type="dxa"/>
              <w:left w:w="28" w:type="dxa"/>
              <w:bottom w:w="28" w:type="dxa"/>
              <w:right w:w="28" w:type="dxa"/>
            </w:tcMar>
          </w:tcPr>
          <w:p w14:paraId="6599FEFA" w14:textId="77777777" w:rsidR="001F0770" w:rsidRPr="003862D0" w:rsidRDefault="001F0770" w:rsidP="009B6680">
            <w:pPr>
              <w:pStyle w:val="AR6BodyText"/>
              <w:rPr>
                <w:sz w:val="18"/>
                <w:szCs w:val="18"/>
                <w:lang w:val="en-GB"/>
              </w:rPr>
            </w:pPr>
            <w:r w:rsidRPr="003862D0">
              <w:rPr>
                <w:sz w:val="18"/>
                <w:szCs w:val="18"/>
                <w:lang w:val="en-GB"/>
              </w:rPr>
              <w:t>4.4.4</w:t>
            </w:r>
          </w:p>
        </w:tc>
        <w:tc>
          <w:tcPr>
            <w:tcW w:w="1814" w:type="dxa"/>
            <w:tcBorders>
              <w:top w:val="nil"/>
              <w:bottom w:val="nil"/>
            </w:tcBorders>
            <w:tcMar>
              <w:top w:w="28" w:type="dxa"/>
              <w:left w:w="28" w:type="dxa"/>
              <w:bottom w:w="28" w:type="dxa"/>
              <w:right w:w="28" w:type="dxa"/>
            </w:tcMar>
          </w:tcPr>
          <w:p w14:paraId="6EF4C975" w14:textId="50762314" w:rsidR="001F0770" w:rsidRPr="003862D0" w:rsidRDefault="005D1FF2"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Pr="003862D0">
              <w:rPr>
                <w:sz w:val="18"/>
                <w:szCs w:val="18"/>
                <w:lang w:val="en-GB"/>
              </w:rPr>
              <w:fldChar w:fldCharType="separate"/>
            </w:r>
            <w:del w:id="438" w:author="Robin Matthews" w:date="2021-06-16T16:47:00Z">
              <w:r w:rsidR="00016735" w:rsidDel="001924A4">
                <w:rPr>
                  <w:noProof/>
                  <w:sz w:val="18"/>
                  <w:szCs w:val="18"/>
                  <w:lang w:val="en-GB"/>
                </w:rPr>
                <w:delText>(</w:delText>
              </w:r>
            </w:del>
            <w:r w:rsidR="00016735">
              <w:rPr>
                <w:noProof/>
                <w:sz w:val="18"/>
                <w:szCs w:val="18"/>
                <w:lang w:val="en-GB"/>
              </w:rPr>
              <w:t>Collins et al., 2017</w:t>
            </w:r>
            <w:del w:id="439" w:author="Robin Matthews" w:date="2021-06-16T16:47:00Z">
              <w:r w:rsidR="00016735" w:rsidDel="001924A4">
                <w:rPr>
                  <w:noProof/>
                  <w:sz w:val="18"/>
                  <w:szCs w:val="18"/>
                  <w:lang w:val="en-GB"/>
                </w:rPr>
                <w:delText>)</w:delText>
              </w:r>
            </w:del>
            <w:r w:rsidRPr="003862D0">
              <w:rPr>
                <w:sz w:val="18"/>
                <w:szCs w:val="18"/>
                <w:lang w:val="en-GB"/>
              </w:rPr>
              <w:fldChar w:fldCharType="end"/>
            </w:r>
            <w:r w:rsidRPr="003862D0">
              <w:rPr>
                <w:sz w:val="18"/>
                <w:szCs w:val="18"/>
                <w:lang w:val="en-GB"/>
              </w:rPr>
              <w:t xml:space="preserve"> </w:t>
            </w:r>
          </w:p>
        </w:tc>
      </w:tr>
      <w:tr w:rsidR="001F0770" w:rsidRPr="003741E9" w14:paraId="385E466A"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49683D20" w14:textId="77777777" w:rsidR="001F0770" w:rsidRPr="003862D0" w:rsidRDefault="001F0770" w:rsidP="009B6680">
            <w:pPr>
              <w:pStyle w:val="AR6BodyText"/>
              <w:rPr>
                <w:sz w:val="18"/>
                <w:szCs w:val="18"/>
                <w:lang w:val="en-GB"/>
              </w:rPr>
            </w:pPr>
            <w:r w:rsidRPr="003862D0">
              <w:rPr>
                <w:sz w:val="18"/>
                <w:szCs w:val="18"/>
                <w:lang w:val="en-GB"/>
              </w:rPr>
              <w:t>C4MIP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3EFDC09A" w14:textId="285D731E" w:rsidR="001F0770" w:rsidRPr="003862D0" w:rsidRDefault="00D323E5" w:rsidP="009B6680">
            <w:pPr>
              <w:pStyle w:val="AR6BodyText"/>
              <w:rPr>
                <w:sz w:val="18"/>
                <w:szCs w:val="18"/>
                <w:lang w:val="en-GB"/>
              </w:rPr>
            </w:pPr>
            <w:r w:rsidRPr="003862D0">
              <w:rPr>
                <w:sz w:val="18"/>
                <w:szCs w:val="18"/>
                <w:lang w:val="en-GB"/>
              </w:rPr>
              <w:t>CO</w:t>
            </w:r>
            <w:r w:rsidRPr="003862D0">
              <w:rPr>
                <w:sz w:val="18"/>
                <w:szCs w:val="18"/>
                <w:vertAlign w:val="subscript"/>
                <w:lang w:val="en-GB"/>
              </w:rPr>
              <w:t>2</w:t>
            </w:r>
            <w:r w:rsidR="001F0770" w:rsidRPr="003862D0">
              <w:rPr>
                <w:sz w:val="18"/>
                <w:szCs w:val="18"/>
                <w:lang w:val="en-GB"/>
              </w:rPr>
              <w:t xml:space="preserve"> </w:t>
            </w:r>
            <w:del w:id="440" w:author="Ian Blenkinsop" w:date="2021-07-26T17:29:00Z">
              <w:r w:rsidR="001F0770" w:rsidRPr="003862D0" w:rsidDel="00390CA8">
                <w:rPr>
                  <w:sz w:val="18"/>
                  <w:szCs w:val="18"/>
                  <w:lang w:val="en-GB"/>
                </w:rPr>
                <w:delText xml:space="preserve">emissions </w:delText>
              </w:r>
            </w:del>
            <w:ins w:id="441" w:author="Ian Blenkinsop" w:date="2021-07-26T17:29:00Z">
              <w:r w:rsidR="00390CA8" w:rsidRPr="003862D0">
                <w:rPr>
                  <w:sz w:val="18"/>
                  <w:szCs w:val="18"/>
                  <w:lang w:val="en-GB"/>
                </w:rPr>
                <w:t>emissions</w:t>
              </w:r>
              <w:r w:rsidR="00390CA8">
                <w:rPr>
                  <w:sz w:val="18"/>
                  <w:szCs w:val="18"/>
                  <w:lang w:val="en-GB"/>
                </w:rPr>
                <w:t>-</w:t>
              </w:r>
            </w:ins>
            <w:r w:rsidR="001F0770" w:rsidRPr="003862D0">
              <w:rPr>
                <w:sz w:val="18"/>
                <w:szCs w:val="18"/>
                <w:lang w:val="en-GB"/>
              </w:rPr>
              <w:t xml:space="preserve">driven </w:t>
            </w:r>
            <w:r w:rsidR="005C5C57" w:rsidRPr="003862D0">
              <w:rPr>
                <w:sz w:val="18"/>
                <w:szCs w:val="18"/>
                <w:lang w:val="en-GB"/>
              </w:rPr>
              <w:t>simulations</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27D2B4D4" w14:textId="77777777" w:rsidR="001F0770" w:rsidRPr="003862D0" w:rsidRDefault="001F0770" w:rsidP="009B6680">
            <w:pPr>
              <w:pStyle w:val="AR6BodyText"/>
              <w:rPr>
                <w:sz w:val="18"/>
                <w:szCs w:val="18"/>
                <w:lang w:val="en-GB"/>
              </w:rPr>
            </w:pPr>
            <w:r w:rsidRPr="003862D0">
              <w:rPr>
                <w:sz w:val="18"/>
                <w:szCs w:val="18"/>
                <w:lang w:val="en-GB"/>
              </w:rPr>
              <w:t>4.3.1</w:t>
            </w:r>
          </w:p>
        </w:tc>
        <w:commentRangeStart w:id="442"/>
        <w:tc>
          <w:tcPr>
            <w:tcW w:w="1814" w:type="dxa"/>
            <w:tcBorders>
              <w:top w:val="nil"/>
              <w:bottom w:val="nil"/>
            </w:tcBorders>
            <w:shd w:val="clear" w:color="auto" w:fill="FFF2CC" w:themeFill="accent4" w:themeFillTint="33"/>
            <w:tcMar>
              <w:top w:w="28" w:type="dxa"/>
              <w:left w:w="28" w:type="dxa"/>
              <w:bottom w:w="28" w:type="dxa"/>
              <w:right w:w="28" w:type="dxa"/>
            </w:tcMar>
          </w:tcPr>
          <w:p w14:paraId="596FFD89" w14:textId="351F272D"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"10.5194/gmd-9-2853-2016", "ISBN" : "1991-9603",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"K4982", "given" : "", "non-dropping-particle" : "", "parse-names" : false, "suffix" : "" } ], "type" : "article-journal", "volume" : "9" }, "uris" : [ "http://www.mendeley.com/documents/?uuid=39801822-f796-3101-9a36-85424a17841d", "http://www.mendeley.com/documents/?uuid=5b4002ec-d60b-4ace-bb09-2693d5b39f34" ] } ], "mendeley" : { "formattedCitation" : "(Jones et al., 2016b)", "manualFormatting" : "C.D. Jones et al., 2016a", "plainTextFormattedCitation" : "(Jones et al., 2016b)", "previouslyFormattedCitation" : "(Jones et al., 2016b)" }, "properties" : { "noteIndex" : 0 }, "schema" : "https://github.com/citation-style-language/schema/raw/master/csl-citation.json" }</w:instrText>
            </w:r>
            <w:r w:rsidRPr="003862D0">
              <w:rPr>
                <w:sz w:val="18"/>
                <w:szCs w:val="18"/>
                <w:lang w:val="en-GB"/>
              </w:rPr>
              <w:fldChar w:fldCharType="separate"/>
            </w:r>
            <w:del w:id="443" w:author="Robin Matthews" w:date="2021-06-16T16:47:00Z">
              <w:r w:rsidR="00016735" w:rsidDel="001924A4">
                <w:rPr>
                  <w:noProof/>
                  <w:sz w:val="18"/>
                  <w:szCs w:val="18"/>
                  <w:lang w:val="en-GB"/>
                </w:rPr>
                <w:delText>(</w:delText>
              </w:r>
            </w:del>
            <w:ins w:id="444" w:author="Robin Matthews" w:date="2021-06-16T16:46:00Z">
              <w:r w:rsidR="001924A4">
                <w:rPr>
                  <w:noProof/>
                  <w:sz w:val="18"/>
                  <w:szCs w:val="18"/>
                  <w:lang w:val="en-GB"/>
                </w:rPr>
                <w:t xml:space="preserve">C.D. </w:t>
              </w:r>
            </w:ins>
            <w:r w:rsidR="00016735">
              <w:rPr>
                <w:noProof/>
                <w:sz w:val="18"/>
                <w:szCs w:val="18"/>
                <w:lang w:val="en-GB"/>
              </w:rPr>
              <w:t>Jones et al., 2016</w:t>
            </w:r>
            <w:ins w:id="445" w:author="Robin Matthews" w:date="2021-06-16T16:46:00Z">
              <w:r w:rsidR="001924A4">
                <w:rPr>
                  <w:noProof/>
                  <w:sz w:val="18"/>
                  <w:szCs w:val="18"/>
                  <w:lang w:val="en-GB"/>
                </w:rPr>
                <w:t>a</w:t>
              </w:r>
            </w:ins>
            <w:del w:id="446" w:author="Robin Matthews" w:date="2021-06-16T16:46:00Z">
              <w:r w:rsidR="00016735" w:rsidDel="001924A4">
                <w:rPr>
                  <w:noProof/>
                  <w:sz w:val="18"/>
                  <w:szCs w:val="18"/>
                  <w:lang w:val="en-GB"/>
                </w:rPr>
                <w:delText>b</w:delText>
              </w:r>
            </w:del>
            <w:del w:id="447" w:author="Robin Matthews" w:date="2021-06-16T16:47:00Z">
              <w:r w:rsidR="00016735" w:rsidDel="001924A4">
                <w:rPr>
                  <w:noProof/>
                  <w:sz w:val="18"/>
                  <w:szCs w:val="18"/>
                  <w:lang w:val="en-GB"/>
                </w:rPr>
                <w:delText>)</w:delText>
              </w:r>
            </w:del>
            <w:r w:rsidRPr="003862D0">
              <w:rPr>
                <w:sz w:val="18"/>
                <w:szCs w:val="18"/>
                <w:lang w:val="en-GB"/>
              </w:rPr>
              <w:fldChar w:fldCharType="end"/>
            </w:r>
            <w:commentRangeEnd w:id="442"/>
            <w:r w:rsidR="00016735">
              <w:rPr>
                <w:rStyle w:val="CommentReference"/>
              </w:rPr>
              <w:commentReference w:id="442"/>
            </w:r>
          </w:p>
        </w:tc>
      </w:tr>
      <w:tr w:rsidR="001F0770" w:rsidRPr="003862D0" w14:paraId="471AF4AA" w14:textId="77777777" w:rsidTr="009D6C57">
        <w:trPr>
          <w:jc w:val="center"/>
        </w:trPr>
        <w:tc>
          <w:tcPr>
            <w:tcW w:w="1683" w:type="dxa"/>
            <w:tcBorders>
              <w:top w:val="nil"/>
              <w:bottom w:val="nil"/>
            </w:tcBorders>
            <w:tcMar>
              <w:top w:w="28" w:type="dxa"/>
              <w:left w:w="28" w:type="dxa"/>
              <w:bottom w:w="28" w:type="dxa"/>
              <w:right w:w="28" w:type="dxa"/>
            </w:tcMar>
          </w:tcPr>
          <w:p w14:paraId="13C01B97" w14:textId="77777777" w:rsidR="001F0770" w:rsidRPr="003862D0" w:rsidRDefault="001F0770" w:rsidP="009B6680">
            <w:pPr>
              <w:pStyle w:val="AR6BodyText"/>
              <w:rPr>
                <w:sz w:val="18"/>
                <w:szCs w:val="18"/>
                <w:lang w:val="en-GB"/>
              </w:rPr>
            </w:pPr>
            <w:r w:rsidRPr="003862D0">
              <w:rPr>
                <w:sz w:val="18"/>
                <w:szCs w:val="18"/>
                <w:lang w:val="en-GB"/>
              </w:rPr>
              <w:t>CDRMIP</w:t>
            </w:r>
          </w:p>
        </w:tc>
        <w:tc>
          <w:tcPr>
            <w:tcW w:w="1918" w:type="dxa"/>
            <w:tcBorders>
              <w:top w:val="nil"/>
              <w:bottom w:val="nil"/>
            </w:tcBorders>
            <w:tcMar>
              <w:top w:w="28" w:type="dxa"/>
              <w:left w:w="28" w:type="dxa"/>
              <w:bottom w:w="28" w:type="dxa"/>
              <w:right w:w="28" w:type="dxa"/>
            </w:tcMar>
          </w:tcPr>
          <w:p w14:paraId="4BEF237B" w14:textId="307AECAB" w:rsidR="001F0770" w:rsidRPr="003862D0" w:rsidRDefault="001F0770" w:rsidP="009B6680">
            <w:pPr>
              <w:pStyle w:val="AR6BodyText"/>
              <w:rPr>
                <w:sz w:val="18"/>
                <w:szCs w:val="18"/>
                <w:lang w:val="en-GB"/>
              </w:rPr>
            </w:pPr>
            <w:r w:rsidRPr="003862D0">
              <w:rPr>
                <w:sz w:val="18"/>
                <w:szCs w:val="18"/>
                <w:lang w:val="en-GB"/>
              </w:rPr>
              <w:t xml:space="preserve">Carbon </w:t>
            </w:r>
            <w:commentRangeStart w:id="448"/>
            <w:commentRangeStart w:id="449"/>
            <w:del w:id="450" w:author="Ian Blenkinsop" w:date="2021-07-27T17:05:00Z">
              <w:r w:rsidRPr="003862D0" w:rsidDel="0036270D">
                <w:rPr>
                  <w:sz w:val="18"/>
                  <w:szCs w:val="18"/>
                  <w:lang w:val="en-GB"/>
                </w:rPr>
                <w:delText xml:space="preserve">Dioxide </w:delText>
              </w:r>
            </w:del>
            <w:ins w:id="451" w:author="Ian Blenkinsop" w:date="2021-07-27T17:05:00Z">
              <w:r w:rsidR="0036270D">
                <w:rPr>
                  <w:sz w:val="18"/>
                  <w:szCs w:val="18"/>
                  <w:lang w:val="en-GB"/>
                </w:rPr>
                <w:t>d</w:t>
              </w:r>
              <w:r w:rsidR="0036270D" w:rsidRPr="003862D0">
                <w:rPr>
                  <w:sz w:val="18"/>
                  <w:szCs w:val="18"/>
                  <w:lang w:val="en-GB"/>
                </w:rPr>
                <w:t xml:space="preserve">ioxide </w:t>
              </w:r>
            </w:ins>
            <w:del w:id="452" w:author="Ian Blenkinsop" w:date="2021-07-27T17:05:00Z">
              <w:r w:rsidRPr="003862D0" w:rsidDel="0036270D">
                <w:rPr>
                  <w:sz w:val="18"/>
                  <w:szCs w:val="18"/>
                  <w:lang w:val="en-GB"/>
                </w:rPr>
                <w:delText>R</w:delText>
              </w:r>
            </w:del>
            <w:commentRangeEnd w:id="448"/>
            <w:commentRangeEnd w:id="449"/>
            <w:ins w:id="453" w:author="Ian Blenkinsop" w:date="2021-07-27T17:05:00Z">
              <w:r w:rsidR="0036270D">
                <w:rPr>
                  <w:sz w:val="18"/>
                  <w:szCs w:val="18"/>
                  <w:lang w:val="en-GB"/>
                </w:rPr>
                <w:t>r</w:t>
              </w:r>
            </w:ins>
            <w:r w:rsidR="00390CA8">
              <w:rPr>
                <w:rStyle w:val="CommentReference"/>
              </w:rPr>
              <w:commentReference w:id="448"/>
            </w:r>
            <w:r w:rsidR="005B6FEC">
              <w:rPr>
                <w:rStyle w:val="CommentReference"/>
              </w:rPr>
              <w:commentReference w:id="449"/>
            </w:r>
            <w:r w:rsidRPr="003862D0">
              <w:rPr>
                <w:sz w:val="18"/>
                <w:szCs w:val="18"/>
                <w:lang w:val="en-GB"/>
              </w:rPr>
              <w:t>emoval</w:t>
            </w:r>
          </w:p>
        </w:tc>
        <w:tc>
          <w:tcPr>
            <w:tcW w:w="1781" w:type="dxa"/>
            <w:tcBorders>
              <w:top w:val="nil"/>
              <w:bottom w:val="nil"/>
            </w:tcBorders>
            <w:tcMar>
              <w:top w:w="28" w:type="dxa"/>
              <w:left w:w="28" w:type="dxa"/>
              <w:bottom w:w="28" w:type="dxa"/>
              <w:right w:w="28" w:type="dxa"/>
            </w:tcMar>
          </w:tcPr>
          <w:p w14:paraId="3031054B" w14:textId="77777777" w:rsidR="001F0770" w:rsidRPr="003862D0" w:rsidRDefault="001F0770" w:rsidP="009B6680">
            <w:pPr>
              <w:pStyle w:val="AR6BodyText"/>
              <w:rPr>
                <w:sz w:val="18"/>
                <w:szCs w:val="18"/>
                <w:lang w:val="en-GB"/>
              </w:rPr>
            </w:pPr>
            <w:r w:rsidRPr="003862D0">
              <w:rPr>
                <w:sz w:val="18"/>
                <w:szCs w:val="18"/>
                <w:lang w:val="en-GB"/>
              </w:rPr>
              <w:t>4.6.3</w:t>
            </w:r>
          </w:p>
        </w:tc>
        <w:tc>
          <w:tcPr>
            <w:tcW w:w="1814" w:type="dxa"/>
            <w:tcBorders>
              <w:top w:val="nil"/>
              <w:bottom w:val="nil"/>
            </w:tcBorders>
            <w:tcMar>
              <w:top w:w="28" w:type="dxa"/>
              <w:left w:w="28" w:type="dxa"/>
              <w:bottom w:w="28" w:type="dxa"/>
              <w:right w:w="28" w:type="dxa"/>
            </w:tcMar>
          </w:tcPr>
          <w:p w14:paraId="63A4DF64" w14:textId="3C748B7B"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"manualFormatting" : "Keller et al., 2018", "plainTextFormattedCitation" : "(Keller et al., 2018)", "previouslyFormattedCitation" : "(Keller et al., 2018)" }, "properties" : { "noteIndex" : 0 }, "schema" : "https://github.com/citation-style-language/schema/raw/master/csl-citation.json" }</w:instrText>
            </w:r>
            <w:r w:rsidRPr="003862D0">
              <w:rPr>
                <w:sz w:val="18"/>
                <w:szCs w:val="18"/>
                <w:lang w:val="en-GB"/>
              </w:rPr>
              <w:fldChar w:fldCharType="separate"/>
            </w:r>
            <w:del w:id="454" w:author="Robin Matthews" w:date="2021-06-16T16:47:00Z">
              <w:r w:rsidR="00016735" w:rsidDel="001924A4">
                <w:rPr>
                  <w:noProof/>
                  <w:sz w:val="18"/>
                  <w:szCs w:val="18"/>
                  <w:lang w:val="en-GB"/>
                </w:rPr>
                <w:delText>(</w:delText>
              </w:r>
            </w:del>
            <w:r w:rsidR="00016735">
              <w:rPr>
                <w:noProof/>
                <w:sz w:val="18"/>
                <w:szCs w:val="18"/>
                <w:lang w:val="en-GB"/>
              </w:rPr>
              <w:t>Keller et al., 2018</w:t>
            </w:r>
            <w:del w:id="455"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3989606C"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702908D4" w14:textId="77777777" w:rsidR="001F0770" w:rsidRPr="003862D0" w:rsidRDefault="001F0770" w:rsidP="009B6680">
            <w:pPr>
              <w:pStyle w:val="AR6BodyText"/>
              <w:rPr>
                <w:sz w:val="18"/>
                <w:szCs w:val="18"/>
                <w:lang w:val="en-GB"/>
              </w:rPr>
            </w:pPr>
            <w:r w:rsidRPr="003862D0">
              <w:rPr>
                <w:sz w:val="18"/>
                <w:szCs w:val="18"/>
                <w:lang w:val="en-GB"/>
              </w:rPr>
              <w:t>GeoMIP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71449C82" w14:textId="51465995" w:rsidR="001F0770" w:rsidRPr="003862D0" w:rsidRDefault="001F0770" w:rsidP="009B6680">
            <w:pPr>
              <w:pStyle w:val="AR6BodyText"/>
              <w:rPr>
                <w:sz w:val="18"/>
                <w:szCs w:val="18"/>
                <w:lang w:val="en-GB"/>
              </w:rPr>
            </w:pPr>
            <w:r w:rsidRPr="003862D0">
              <w:rPr>
                <w:sz w:val="18"/>
                <w:szCs w:val="18"/>
                <w:lang w:val="en-GB"/>
              </w:rPr>
              <w:t xml:space="preserve">Solar </w:t>
            </w:r>
            <w:ins w:id="456" w:author="Tom Maycock" w:date="2021-09-06T14:45:00Z">
              <w:r w:rsidR="002A63DC">
                <w:rPr>
                  <w:sz w:val="18"/>
                  <w:szCs w:val="18"/>
                  <w:lang w:val="en-GB"/>
                </w:rPr>
                <w:t>r</w:t>
              </w:r>
            </w:ins>
            <w:del w:id="457" w:author="Tom Maycock" w:date="2021-09-06T14:45:00Z">
              <w:r w:rsidRPr="003862D0" w:rsidDel="002A63DC">
                <w:rPr>
                  <w:sz w:val="18"/>
                  <w:szCs w:val="18"/>
                  <w:lang w:val="en-GB"/>
                </w:rPr>
                <w:delText>R</w:delText>
              </w:r>
            </w:del>
            <w:r w:rsidRPr="003862D0">
              <w:rPr>
                <w:sz w:val="18"/>
                <w:szCs w:val="18"/>
                <w:lang w:val="en-GB"/>
              </w:rPr>
              <w:t xml:space="preserve">adiation </w:t>
            </w:r>
            <w:ins w:id="458" w:author="Tom Maycock" w:date="2021-09-06T14:45:00Z">
              <w:r w:rsidR="002A63DC">
                <w:rPr>
                  <w:sz w:val="18"/>
                  <w:szCs w:val="18"/>
                  <w:lang w:val="en-GB"/>
                </w:rPr>
                <w:t>m</w:t>
              </w:r>
            </w:ins>
            <w:del w:id="459" w:author="Tom Maycock" w:date="2021-09-06T14:45:00Z">
              <w:r w:rsidRPr="003862D0" w:rsidDel="002A63DC">
                <w:rPr>
                  <w:sz w:val="18"/>
                  <w:szCs w:val="18"/>
                  <w:lang w:val="en-GB"/>
                </w:rPr>
                <w:delText>M</w:delText>
              </w:r>
            </w:del>
            <w:r w:rsidRPr="003862D0">
              <w:rPr>
                <w:sz w:val="18"/>
                <w:szCs w:val="18"/>
                <w:lang w:val="en-GB"/>
              </w:rPr>
              <w:t>odification</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70350BDA" w14:textId="77777777" w:rsidR="001F0770" w:rsidRPr="003862D0" w:rsidRDefault="001F0770" w:rsidP="009B6680">
            <w:pPr>
              <w:pStyle w:val="AR6BodyText"/>
              <w:rPr>
                <w:sz w:val="18"/>
                <w:szCs w:val="18"/>
                <w:lang w:val="en-GB"/>
              </w:rPr>
            </w:pPr>
            <w:r w:rsidRPr="003862D0">
              <w:rPr>
                <w:sz w:val="18"/>
                <w:szCs w:val="18"/>
                <w:lang w:val="en-GB"/>
              </w:rPr>
              <w:t>4.6.3</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3E14A84D" w14:textId="0E4BE6A5"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"mendeley" : { "formattedCitation" : "(Kravitz et al., 2011)", "manualFormatting" : "Kravitz et al., 2011", "plainTextFormattedCitation" : "(Kravitz et al., 2011)", "previouslyFormattedCitation" : "(Kravitz et al., 2011)" }, "properties" : { "noteIndex" : 0 }, "schema" : "https://github.com/citation-style-language/schema/raw/master/csl-citation.json" }</w:instrText>
            </w:r>
            <w:r w:rsidRPr="003862D0">
              <w:rPr>
                <w:sz w:val="18"/>
                <w:szCs w:val="18"/>
                <w:lang w:val="en-GB"/>
              </w:rPr>
              <w:fldChar w:fldCharType="separate"/>
            </w:r>
            <w:del w:id="460" w:author="Robin Matthews" w:date="2021-06-16T16:47:00Z">
              <w:r w:rsidR="00016735" w:rsidDel="001924A4">
                <w:rPr>
                  <w:noProof/>
                  <w:sz w:val="18"/>
                  <w:szCs w:val="18"/>
                  <w:lang w:val="en-GB"/>
                </w:rPr>
                <w:delText>(</w:delText>
              </w:r>
            </w:del>
            <w:r w:rsidR="00016735">
              <w:rPr>
                <w:noProof/>
                <w:sz w:val="18"/>
                <w:szCs w:val="18"/>
                <w:lang w:val="en-GB"/>
              </w:rPr>
              <w:t>Kravitz et al., 2011</w:t>
            </w:r>
            <w:del w:id="461"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9B6680" w:rsidRPr="003862D0" w14:paraId="2769CADD" w14:textId="77777777" w:rsidTr="009D6C57">
        <w:trPr>
          <w:trHeight w:val="417"/>
          <w:jc w:val="center"/>
        </w:trPr>
        <w:tc>
          <w:tcPr>
            <w:tcW w:w="1683" w:type="dxa"/>
            <w:tcBorders>
              <w:top w:val="nil"/>
              <w:bottom w:val="nil"/>
            </w:tcBorders>
            <w:tcMar>
              <w:top w:w="28" w:type="dxa"/>
              <w:left w:w="28" w:type="dxa"/>
              <w:bottom w:w="28" w:type="dxa"/>
              <w:right w:w="28" w:type="dxa"/>
            </w:tcMar>
          </w:tcPr>
          <w:p w14:paraId="6644EFE4" w14:textId="3162D5E3" w:rsidR="009B6680" w:rsidRPr="003862D0" w:rsidRDefault="009B6680" w:rsidP="009B6680">
            <w:pPr>
              <w:pStyle w:val="AR6BodyText"/>
              <w:rPr>
                <w:sz w:val="18"/>
                <w:szCs w:val="18"/>
                <w:lang w:val="en-GB"/>
              </w:rPr>
            </w:pPr>
            <w:r w:rsidRPr="003862D0">
              <w:rPr>
                <w:sz w:val="18"/>
                <w:szCs w:val="18"/>
                <w:lang w:val="en-GB"/>
              </w:rPr>
              <w:t>PDRMIP</w:t>
            </w:r>
          </w:p>
        </w:tc>
        <w:tc>
          <w:tcPr>
            <w:tcW w:w="1918" w:type="dxa"/>
            <w:tcBorders>
              <w:top w:val="nil"/>
              <w:bottom w:val="nil"/>
            </w:tcBorders>
            <w:tcMar>
              <w:top w:w="28" w:type="dxa"/>
              <w:left w:w="28" w:type="dxa"/>
              <w:bottom w:w="28" w:type="dxa"/>
              <w:right w:w="28" w:type="dxa"/>
            </w:tcMar>
          </w:tcPr>
          <w:p w14:paraId="7DB3E3CD" w14:textId="7A5F79F0" w:rsidR="009B6680" w:rsidRPr="003862D0" w:rsidRDefault="009B6680" w:rsidP="009B6680">
            <w:pPr>
              <w:pStyle w:val="AR6BodyText"/>
              <w:rPr>
                <w:sz w:val="18"/>
                <w:szCs w:val="18"/>
                <w:lang w:val="en-GB"/>
              </w:rPr>
            </w:pPr>
            <w:r w:rsidRPr="003862D0">
              <w:rPr>
                <w:sz w:val="18"/>
                <w:szCs w:val="18"/>
                <w:lang w:val="en-GB"/>
              </w:rPr>
              <w:t>Forcing dependence of precipitation</w:t>
            </w:r>
          </w:p>
        </w:tc>
        <w:tc>
          <w:tcPr>
            <w:tcW w:w="1781" w:type="dxa"/>
            <w:tcBorders>
              <w:top w:val="nil"/>
              <w:bottom w:val="nil"/>
            </w:tcBorders>
            <w:tcMar>
              <w:top w:w="28" w:type="dxa"/>
              <w:left w:w="28" w:type="dxa"/>
              <w:bottom w:w="28" w:type="dxa"/>
              <w:right w:w="28" w:type="dxa"/>
            </w:tcMar>
          </w:tcPr>
          <w:p w14:paraId="793737D7" w14:textId="16315F53" w:rsidR="009B6680" w:rsidRPr="003862D0" w:rsidRDefault="002D213A" w:rsidP="002D213A">
            <w:pPr>
              <w:pStyle w:val="AR6BodyText"/>
              <w:rPr>
                <w:sz w:val="18"/>
                <w:szCs w:val="18"/>
                <w:lang w:val="en-GB"/>
              </w:rPr>
            </w:pPr>
            <w:r w:rsidRPr="003862D0">
              <w:rPr>
                <w:sz w:val="18"/>
                <w:szCs w:val="18"/>
                <w:lang w:val="en-GB"/>
              </w:rPr>
              <w:t>4.5.1</w:t>
            </w:r>
            <w:r w:rsidR="009B6680" w:rsidRPr="003862D0">
              <w:rPr>
                <w:sz w:val="18"/>
                <w:szCs w:val="18"/>
                <w:lang w:val="en-GB"/>
              </w:rPr>
              <w:t xml:space="preserve"> </w:t>
            </w:r>
          </w:p>
        </w:tc>
        <w:tc>
          <w:tcPr>
            <w:tcW w:w="1814" w:type="dxa"/>
            <w:tcBorders>
              <w:top w:val="nil"/>
              <w:bottom w:val="nil"/>
            </w:tcBorders>
            <w:tcMar>
              <w:top w:w="28" w:type="dxa"/>
              <w:left w:w="28" w:type="dxa"/>
              <w:bottom w:w="28" w:type="dxa"/>
              <w:right w:w="28" w:type="dxa"/>
            </w:tcMar>
          </w:tcPr>
          <w:p w14:paraId="5666236C" w14:textId="1F3CF15D" w:rsidR="009B6680" w:rsidRPr="003862D0" w:rsidRDefault="009B668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"mendeley" : { "formattedCitation" : "(Myhre et al., 2017)", "manualFormatting" : "Myhre et al., 2017", "plainTextFormattedCitation" : "(Myhre et al., 2017)", "previouslyFormattedCitation" : "(Myhre et al., 2017)" }, "properties" : { "noteIndex" : 0 }, "schema" : "https://github.com/citation-style-language/schema/raw/master/csl-citation.json" }</w:instrText>
            </w:r>
            <w:r w:rsidRPr="003862D0">
              <w:rPr>
                <w:sz w:val="18"/>
                <w:szCs w:val="18"/>
                <w:lang w:val="en-GB"/>
              </w:rPr>
              <w:fldChar w:fldCharType="separate"/>
            </w:r>
            <w:del w:id="462" w:author="Robin Matthews" w:date="2021-06-16T16:47:00Z">
              <w:r w:rsidR="00016735" w:rsidDel="001924A4">
                <w:rPr>
                  <w:noProof/>
                  <w:sz w:val="18"/>
                  <w:szCs w:val="18"/>
                  <w:lang w:val="en-GB"/>
                </w:rPr>
                <w:delText>(</w:delText>
              </w:r>
            </w:del>
            <w:r w:rsidR="00016735">
              <w:rPr>
                <w:noProof/>
                <w:sz w:val="18"/>
                <w:szCs w:val="18"/>
                <w:lang w:val="en-GB"/>
              </w:rPr>
              <w:t>Myhre et al., 2017</w:t>
            </w:r>
            <w:del w:id="463"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3862D0" w14:paraId="157F2C84" w14:textId="77777777" w:rsidTr="009D6C57">
        <w:trPr>
          <w:jc w:val="center"/>
        </w:trPr>
        <w:tc>
          <w:tcPr>
            <w:tcW w:w="1683" w:type="dxa"/>
            <w:tcBorders>
              <w:top w:val="nil"/>
              <w:bottom w:val="nil"/>
            </w:tcBorders>
            <w:shd w:val="clear" w:color="auto" w:fill="FFF2CC" w:themeFill="accent4" w:themeFillTint="33"/>
            <w:tcMar>
              <w:top w:w="28" w:type="dxa"/>
              <w:left w:w="28" w:type="dxa"/>
              <w:bottom w:w="28" w:type="dxa"/>
              <w:right w:w="28" w:type="dxa"/>
            </w:tcMar>
          </w:tcPr>
          <w:p w14:paraId="1AC15058" w14:textId="77777777" w:rsidR="001F0770" w:rsidRPr="003862D0" w:rsidRDefault="001F0770" w:rsidP="009B6680">
            <w:pPr>
              <w:pStyle w:val="AR6BodyText"/>
              <w:rPr>
                <w:sz w:val="18"/>
                <w:szCs w:val="18"/>
                <w:lang w:val="en-GB"/>
              </w:rPr>
            </w:pPr>
            <w:r w:rsidRPr="003862D0">
              <w:rPr>
                <w:sz w:val="18"/>
                <w:szCs w:val="18"/>
                <w:lang w:val="en-GB"/>
              </w:rPr>
              <w:t>SIMIP</w:t>
            </w:r>
          </w:p>
        </w:tc>
        <w:tc>
          <w:tcPr>
            <w:tcW w:w="1918" w:type="dxa"/>
            <w:tcBorders>
              <w:top w:val="nil"/>
              <w:bottom w:val="nil"/>
            </w:tcBorders>
            <w:shd w:val="clear" w:color="auto" w:fill="FFF2CC" w:themeFill="accent4" w:themeFillTint="33"/>
            <w:tcMar>
              <w:top w:w="28" w:type="dxa"/>
              <w:left w:w="28" w:type="dxa"/>
              <w:bottom w:w="28" w:type="dxa"/>
              <w:right w:w="28" w:type="dxa"/>
            </w:tcMar>
          </w:tcPr>
          <w:p w14:paraId="053410E5" w14:textId="77777777" w:rsidR="001F0770" w:rsidRPr="003862D0" w:rsidRDefault="001F0770" w:rsidP="009B6680">
            <w:pPr>
              <w:pStyle w:val="AR6BodyText"/>
              <w:rPr>
                <w:sz w:val="18"/>
                <w:szCs w:val="18"/>
                <w:lang w:val="en-GB"/>
              </w:rPr>
            </w:pPr>
            <w:r w:rsidRPr="003862D0">
              <w:rPr>
                <w:sz w:val="18"/>
                <w:szCs w:val="18"/>
                <w:lang w:val="en-GB"/>
              </w:rPr>
              <w:t>Sea ice assessment</w:t>
            </w:r>
          </w:p>
        </w:tc>
        <w:tc>
          <w:tcPr>
            <w:tcW w:w="1781" w:type="dxa"/>
            <w:tcBorders>
              <w:top w:val="nil"/>
              <w:bottom w:val="nil"/>
            </w:tcBorders>
            <w:shd w:val="clear" w:color="auto" w:fill="FFF2CC" w:themeFill="accent4" w:themeFillTint="33"/>
            <w:tcMar>
              <w:top w:w="28" w:type="dxa"/>
              <w:left w:w="28" w:type="dxa"/>
              <w:bottom w:w="28" w:type="dxa"/>
              <w:right w:w="28" w:type="dxa"/>
            </w:tcMar>
          </w:tcPr>
          <w:p w14:paraId="3978DB43" w14:textId="77777777" w:rsidR="001F0770" w:rsidRPr="003862D0" w:rsidRDefault="001F0770" w:rsidP="009B6680">
            <w:pPr>
              <w:pStyle w:val="AR6BodyText"/>
              <w:rPr>
                <w:sz w:val="18"/>
                <w:szCs w:val="18"/>
                <w:lang w:val="en-GB"/>
              </w:rPr>
            </w:pPr>
            <w:r w:rsidRPr="003862D0">
              <w:rPr>
                <w:sz w:val="18"/>
                <w:szCs w:val="18"/>
                <w:lang w:val="en-GB"/>
              </w:rPr>
              <w:t>4.3</w:t>
            </w:r>
          </w:p>
        </w:tc>
        <w:tc>
          <w:tcPr>
            <w:tcW w:w="1814" w:type="dxa"/>
            <w:tcBorders>
              <w:top w:val="nil"/>
              <w:bottom w:val="nil"/>
            </w:tcBorders>
            <w:shd w:val="clear" w:color="auto" w:fill="FFF2CC" w:themeFill="accent4" w:themeFillTint="33"/>
            <w:tcMar>
              <w:top w:w="28" w:type="dxa"/>
              <w:left w:w="28" w:type="dxa"/>
              <w:bottom w:w="28" w:type="dxa"/>
              <w:right w:w="28" w:type="dxa"/>
            </w:tcMar>
          </w:tcPr>
          <w:p w14:paraId="6C806A69" w14:textId="43D6634B" w:rsidR="001F0770" w:rsidRPr="003862D0" w:rsidRDefault="001F0770" w:rsidP="009B6680">
            <w:pPr>
              <w:pStyle w:val="AR6BodyText"/>
              <w:rPr>
                <w:sz w:val="18"/>
                <w:szCs w:val="18"/>
                <w:lang w:val="en-GB"/>
              </w:rPr>
            </w:pPr>
            <w:r w:rsidRPr="003862D0">
              <w:rPr>
                <w:sz w:val="18"/>
                <w:szCs w:val="18"/>
                <w:lang w:val="en-GB"/>
              </w:rPr>
              <w:fldChar w:fldCharType="begin" w:fldLock="1"/>
            </w:r>
            <w:r w:rsidR="00CD3B49">
              <w:rPr>
                <w:sz w:val="18"/>
                <w:szCs w:val="18"/>
                <w:lang w:val="en-GB"/>
              </w:rPr>
              <w:instrText>ADDIN CSL_CITATION { "citationItems" : [ { "id" : "ITEM-1", "itemData" : { "DOI" : "10.5194/gmd-9-3427-2016", "author" : [ { "dropping-particle" : "", "family" : "Notz", "given" : "D", "non-dropping-particle" : "", "parse-names" : false, "suffix" : "" }, { "dropping-particle" : "", "family" : "Jahn", "given" : "A", "non-dropping-particle" : "", "parse-names" : false, "suffix" : "" }, { "dropping-particle" : "", "family" : "Holland", "given" : "M", "non-dropping-particle" : "", "parse-names" : false, "suffix" : "" }, { "dropping-particle" : "", "family" : "Hunke", "given" : "E", "non-dropping-particle" : "", "parse-names" : false, "suffix" : "" }, { "dropping-particle" : "", "family" : "Massonnet", "given" : "F", "non-dropping-particle" : "", "parse-names" : false, "suffix" : "" }, { "dropping-particle" : "", "family" : "Stroeve", "given" : "J", "non-dropping-particle" : "", "parse-names" : false, "suffix" : "" }, { "dropping-particle" : "", "family" : "Tremblay", "given" : "B", "non-dropping-particle" : "", "parse-names" : false, "suffix" : "" }, { "dropping-particle" : "", "family" : "Vancoppenolle", "given" : "M", "non-dropping-particle" : "", "parse-names" : false, "suffix" : "" } ], "container-title" : "Geoscientific Model Development", "id" : "ITEM-1", "issue" : "9", "issued" : { "date-parts" : [ [ "2016" ] ] }, "page" : "3427-3446", "title" : "The CMIP6 Sea-Ice Model Intercomparison Project (SIMIP): understanding sea ice through climate-model simulations", "translator" : [ { "dropping-particle" : "", "family" : "K2678", "given" : "", "non-dropping-particle" : "", "parse-names" : false, "suffix" : "" } ], "type" : "article-journal", "volume" : "9" }, "uris" : [ "http://www.mendeley.com/documents/?uuid=08c67489-69b2-4a59-94bc-a3d26141c976" ] } ], "mendeley" : { "formattedCitation" : "(Notz et al., 2016)", "manualFormatting" : "Notz et al., 2016", "plainTextFormattedCitation" : "(Notz et al., 2016)", "previouslyFormattedCitation" : "(Notz et al., 2016)" }, "properties" : { "noteIndex" : 0 }, "schema" : "https://github.com/citation-style-language/schema/raw/master/csl-citation.json" }</w:instrText>
            </w:r>
            <w:r w:rsidRPr="003862D0">
              <w:rPr>
                <w:sz w:val="18"/>
                <w:szCs w:val="18"/>
                <w:lang w:val="en-GB"/>
              </w:rPr>
              <w:fldChar w:fldCharType="separate"/>
            </w:r>
            <w:del w:id="464" w:author="Robin Matthews" w:date="2021-06-16T16:47:00Z">
              <w:r w:rsidR="00016735" w:rsidDel="001924A4">
                <w:rPr>
                  <w:noProof/>
                  <w:sz w:val="18"/>
                  <w:szCs w:val="18"/>
                  <w:lang w:val="en-GB"/>
                </w:rPr>
                <w:delText>(</w:delText>
              </w:r>
            </w:del>
            <w:r w:rsidR="00016735">
              <w:rPr>
                <w:noProof/>
                <w:sz w:val="18"/>
                <w:szCs w:val="18"/>
                <w:lang w:val="en-GB"/>
              </w:rPr>
              <w:t>Notz et al., 2016</w:t>
            </w:r>
            <w:del w:id="465" w:author="Robin Matthews" w:date="2021-06-16T16:47:00Z">
              <w:r w:rsidR="00016735" w:rsidDel="001924A4">
                <w:rPr>
                  <w:noProof/>
                  <w:sz w:val="18"/>
                  <w:szCs w:val="18"/>
                  <w:lang w:val="en-GB"/>
                </w:rPr>
                <w:delText>)</w:delText>
              </w:r>
            </w:del>
            <w:r w:rsidRPr="003862D0">
              <w:rPr>
                <w:sz w:val="18"/>
                <w:szCs w:val="18"/>
                <w:lang w:val="en-GB"/>
              </w:rPr>
              <w:fldChar w:fldCharType="end"/>
            </w:r>
          </w:p>
        </w:tc>
      </w:tr>
      <w:tr w:rsidR="001F0770" w:rsidRPr="006C466A" w14:paraId="66FEAD09" w14:textId="77777777" w:rsidTr="009D6C57">
        <w:trPr>
          <w:jc w:val="center"/>
        </w:trPr>
        <w:tc>
          <w:tcPr>
            <w:tcW w:w="1683" w:type="dxa"/>
            <w:tcBorders>
              <w:top w:val="nil"/>
              <w:bottom w:val="nil"/>
            </w:tcBorders>
            <w:tcMar>
              <w:top w:w="28" w:type="dxa"/>
              <w:left w:w="28" w:type="dxa"/>
              <w:bottom w:w="28" w:type="dxa"/>
              <w:right w:w="28" w:type="dxa"/>
            </w:tcMar>
          </w:tcPr>
          <w:p w14:paraId="4ADB8CDC" w14:textId="77777777" w:rsidR="001F0770" w:rsidRPr="003862D0" w:rsidRDefault="001F0770" w:rsidP="009B6680">
            <w:pPr>
              <w:pStyle w:val="AR6BodyText"/>
              <w:rPr>
                <w:sz w:val="18"/>
                <w:szCs w:val="18"/>
                <w:lang w:val="en-GB"/>
              </w:rPr>
            </w:pPr>
            <w:r w:rsidRPr="003862D0">
              <w:rPr>
                <w:sz w:val="18"/>
                <w:szCs w:val="18"/>
                <w:lang w:val="en-GB"/>
              </w:rPr>
              <w:t>ZECMIP</w:t>
            </w:r>
          </w:p>
        </w:tc>
        <w:tc>
          <w:tcPr>
            <w:tcW w:w="1918" w:type="dxa"/>
            <w:tcBorders>
              <w:top w:val="nil"/>
              <w:bottom w:val="nil"/>
            </w:tcBorders>
            <w:tcMar>
              <w:top w:w="28" w:type="dxa"/>
              <w:left w:w="28" w:type="dxa"/>
              <w:bottom w:w="28" w:type="dxa"/>
              <w:right w:w="28" w:type="dxa"/>
            </w:tcMar>
          </w:tcPr>
          <w:p w14:paraId="63B7A3A5" w14:textId="77777777" w:rsidR="001F0770" w:rsidRPr="003862D0" w:rsidRDefault="001F0770" w:rsidP="009B6680">
            <w:pPr>
              <w:pStyle w:val="AR6BodyText"/>
              <w:rPr>
                <w:sz w:val="18"/>
                <w:szCs w:val="18"/>
                <w:lang w:val="en-GB"/>
              </w:rPr>
            </w:pPr>
            <w:r w:rsidRPr="003862D0">
              <w:rPr>
                <w:sz w:val="18"/>
                <w:szCs w:val="18"/>
                <w:lang w:val="en-GB"/>
              </w:rPr>
              <w:t>Zero emissions commitment</w:t>
            </w:r>
          </w:p>
        </w:tc>
        <w:tc>
          <w:tcPr>
            <w:tcW w:w="1781" w:type="dxa"/>
            <w:tcBorders>
              <w:top w:val="nil"/>
              <w:bottom w:val="nil"/>
            </w:tcBorders>
            <w:tcMar>
              <w:top w:w="28" w:type="dxa"/>
              <w:left w:w="28" w:type="dxa"/>
              <w:bottom w:w="28" w:type="dxa"/>
              <w:right w:w="28" w:type="dxa"/>
            </w:tcMar>
          </w:tcPr>
          <w:p w14:paraId="170DD4F9" w14:textId="77777777" w:rsidR="001F0770" w:rsidRPr="003862D0" w:rsidRDefault="001F0770" w:rsidP="009B6680">
            <w:pPr>
              <w:pStyle w:val="AR6BodyText"/>
              <w:rPr>
                <w:sz w:val="18"/>
                <w:szCs w:val="18"/>
                <w:lang w:val="en-GB"/>
              </w:rPr>
            </w:pPr>
            <w:r w:rsidRPr="003862D0">
              <w:rPr>
                <w:sz w:val="18"/>
                <w:szCs w:val="18"/>
                <w:lang w:val="en-GB"/>
              </w:rPr>
              <w:t>4.7.1</w:t>
            </w:r>
          </w:p>
        </w:tc>
        <w:tc>
          <w:tcPr>
            <w:tcW w:w="1814" w:type="dxa"/>
            <w:tcBorders>
              <w:top w:val="nil"/>
              <w:bottom w:val="nil"/>
            </w:tcBorders>
            <w:tcMar>
              <w:top w:w="28" w:type="dxa"/>
              <w:left w:w="28" w:type="dxa"/>
              <w:bottom w:w="28" w:type="dxa"/>
              <w:right w:w="28" w:type="dxa"/>
            </w:tcMar>
          </w:tcPr>
          <w:p w14:paraId="08B01ABE" w14:textId="40D3C1FF" w:rsidR="001F0770" w:rsidRPr="001A4DE9" w:rsidRDefault="001F0770" w:rsidP="009B6680">
            <w:pPr>
              <w:pStyle w:val="AR6BodyText"/>
              <w:rPr>
                <w:sz w:val="18"/>
                <w:szCs w:val="18"/>
              </w:rPr>
            </w:pPr>
            <w:r w:rsidRPr="003862D0">
              <w:rPr>
                <w:sz w:val="18"/>
                <w:szCs w:val="18"/>
                <w:lang w:val="en-GB"/>
              </w:rPr>
              <w:fldChar w:fldCharType="begin" w:fldLock="1"/>
            </w:r>
            <w:r w:rsidR="00CD3B49">
              <w:rPr>
                <w:sz w:val="18"/>
                <w:szCs w:val="18"/>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"manualFormatting" : "Jones et al., 2019", "plainTextFormattedCitation" : "(Jones et al., 2019)", "previouslyFormattedCitation" : "(Jones et al., 2019)" }, "properties" : { "noteIndex" : 0 }, "schema" : "https://github.com/citation-style-language/schema/raw/master/csl-citation.json" }</w:instrText>
            </w:r>
            <w:r w:rsidRPr="003862D0">
              <w:rPr>
                <w:sz w:val="18"/>
                <w:szCs w:val="18"/>
                <w:lang w:val="en-GB"/>
              </w:rPr>
              <w:fldChar w:fldCharType="separate"/>
            </w:r>
            <w:del w:id="466" w:author="Robin Matthews" w:date="2021-06-16T16:47:00Z">
              <w:r w:rsidR="00016735" w:rsidDel="001924A4">
                <w:rPr>
                  <w:noProof/>
                  <w:sz w:val="18"/>
                  <w:szCs w:val="18"/>
                </w:rPr>
                <w:delText>(</w:delText>
              </w:r>
            </w:del>
            <w:r w:rsidR="00016735">
              <w:rPr>
                <w:noProof/>
                <w:sz w:val="18"/>
                <w:szCs w:val="18"/>
              </w:rPr>
              <w:t>Jones et al., 2019</w:t>
            </w:r>
            <w:del w:id="467" w:author="Robin Matthews" w:date="2021-06-16T16:47:00Z">
              <w:r w:rsidR="00016735" w:rsidDel="001924A4">
                <w:rPr>
                  <w:noProof/>
                  <w:sz w:val="18"/>
                  <w:szCs w:val="18"/>
                </w:rPr>
                <w:delText>)</w:delText>
              </w:r>
            </w:del>
            <w:r w:rsidRPr="003862D0">
              <w:rPr>
                <w:sz w:val="18"/>
                <w:szCs w:val="18"/>
                <w:lang w:val="en-GB"/>
              </w:rPr>
              <w:fldChar w:fldCharType="end"/>
            </w:r>
          </w:p>
        </w:tc>
      </w:tr>
      <w:tr w:rsidR="009B6680" w:rsidRPr="006C466A" w14:paraId="4BF970D1" w14:textId="77777777" w:rsidTr="009D6C57">
        <w:trPr>
          <w:trHeight w:val="110"/>
          <w:jc w:val="center"/>
        </w:trPr>
        <w:tc>
          <w:tcPr>
            <w:tcW w:w="1683" w:type="dxa"/>
            <w:tcBorders>
              <w:top w:val="nil"/>
            </w:tcBorders>
            <w:shd w:val="clear" w:color="auto" w:fill="FFF2CC" w:themeFill="accent4" w:themeFillTint="33"/>
            <w:tcMar>
              <w:top w:w="28" w:type="dxa"/>
              <w:left w:w="28" w:type="dxa"/>
              <w:bottom w:w="28" w:type="dxa"/>
              <w:right w:w="28" w:type="dxa"/>
            </w:tcMar>
          </w:tcPr>
          <w:p w14:paraId="53410D15" w14:textId="09451761" w:rsidR="009B6680" w:rsidRPr="001A4DE9" w:rsidRDefault="009B6680" w:rsidP="009B6680">
            <w:pPr>
              <w:pStyle w:val="AR6BodyText"/>
              <w:rPr>
                <w:sz w:val="18"/>
                <w:szCs w:val="18"/>
              </w:rPr>
            </w:pPr>
            <w:r w:rsidRPr="001A4DE9">
              <w:rPr>
                <w:sz w:val="18"/>
                <w:szCs w:val="18"/>
              </w:rPr>
              <w:t>CMIP5</w:t>
            </w:r>
          </w:p>
        </w:tc>
        <w:tc>
          <w:tcPr>
            <w:tcW w:w="1918" w:type="dxa"/>
            <w:tcBorders>
              <w:top w:val="nil"/>
            </w:tcBorders>
            <w:shd w:val="clear" w:color="auto" w:fill="FFF2CC" w:themeFill="accent4" w:themeFillTint="33"/>
            <w:tcMar>
              <w:top w:w="28" w:type="dxa"/>
              <w:left w:w="28" w:type="dxa"/>
              <w:bottom w:w="28" w:type="dxa"/>
              <w:right w:w="28" w:type="dxa"/>
            </w:tcMar>
          </w:tcPr>
          <w:p w14:paraId="019FBE2B" w14:textId="4020D5DD" w:rsidR="009B6680" w:rsidRPr="001A4DE9" w:rsidRDefault="009B6680" w:rsidP="009B6680">
            <w:pPr>
              <w:pStyle w:val="AR6BodyText"/>
              <w:rPr>
                <w:sz w:val="18"/>
                <w:szCs w:val="18"/>
              </w:rPr>
            </w:pPr>
            <w:r w:rsidRPr="001A4DE9">
              <w:rPr>
                <w:sz w:val="18"/>
                <w:szCs w:val="18"/>
              </w:rPr>
              <w:t>RCP scenario assessment</w:t>
            </w:r>
          </w:p>
        </w:tc>
        <w:tc>
          <w:tcPr>
            <w:tcW w:w="1781" w:type="dxa"/>
            <w:tcBorders>
              <w:top w:val="nil"/>
            </w:tcBorders>
            <w:shd w:val="clear" w:color="auto" w:fill="FFF2CC" w:themeFill="accent4" w:themeFillTint="33"/>
            <w:tcMar>
              <w:top w:w="28" w:type="dxa"/>
              <w:left w:w="28" w:type="dxa"/>
              <w:bottom w:w="28" w:type="dxa"/>
              <w:right w:w="28" w:type="dxa"/>
            </w:tcMar>
          </w:tcPr>
          <w:p w14:paraId="684F1B6F" w14:textId="7E668707" w:rsidR="009B6680" w:rsidRPr="001A4DE9" w:rsidRDefault="009B6680" w:rsidP="009B6680">
            <w:pPr>
              <w:pStyle w:val="AR6BodyText"/>
              <w:rPr>
                <w:sz w:val="18"/>
                <w:szCs w:val="18"/>
              </w:rPr>
            </w:pPr>
            <w:r w:rsidRPr="001A4DE9">
              <w:rPr>
                <w:sz w:val="18"/>
                <w:szCs w:val="18"/>
              </w:rPr>
              <w:t>4.6.2, 4.7.1</w:t>
            </w:r>
          </w:p>
        </w:tc>
        <w:tc>
          <w:tcPr>
            <w:tcW w:w="1814" w:type="dxa"/>
            <w:tcBorders>
              <w:top w:val="nil"/>
            </w:tcBorders>
            <w:shd w:val="clear" w:color="auto" w:fill="FFF2CC" w:themeFill="accent4" w:themeFillTint="33"/>
            <w:tcMar>
              <w:top w:w="28" w:type="dxa"/>
              <w:left w:w="28" w:type="dxa"/>
              <w:bottom w:w="28" w:type="dxa"/>
              <w:right w:w="28" w:type="dxa"/>
            </w:tcMar>
          </w:tcPr>
          <w:p w14:paraId="3DDC6AC9" w14:textId="6058A447" w:rsidR="009B6680" w:rsidRPr="001A4DE9" w:rsidRDefault="009B6680" w:rsidP="009B6680">
            <w:pPr>
              <w:pStyle w:val="AR6BodyText"/>
              <w:rPr>
                <w:sz w:val="18"/>
                <w:szCs w:val="18"/>
              </w:rPr>
            </w:pPr>
            <w:r w:rsidRPr="003862D0">
              <w:rPr>
                <w:sz w:val="18"/>
                <w:szCs w:val="18"/>
                <w:lang w:val="en-GB"/>
              </w:rPr>
              <w:fldChar w:fldCharType="begin" w:fldLock="1"/>
            </w:r>
            <w:r w:rsidR="00CD3B49">
              <w:rPr>
                <w:sz w:val="18"/>
                <w:szCs w:val="18"/>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instrText>
            </w:r>
            <w:r w:rsidRPr="003862D0">
              <w:rPr>
                <w:sz w:val="18"/>
                <w:szCs w:val="18"/>
                <w:lang w:val="en-GB"/>
              </w:rPr>
              <w:fldChar w:fldCharType="separate"/>
            </w:r>
            <w:del w:id="468" w:author="Robin Matthews" w:date="2021-06-16T16:47:00Z">
              <w:r w:rsidR="00016735" w:rsidDel="001924A4">
                <w:rPr>
                  <w:noProof/>
                  <w:sz w:val="18"/>
                  <w:szCs w:val="18"/>
                </w:rPr>
                <w:delText>(</w:delText>
              </w:r>
            </w:del>
            <w:r w:rsidR="00016735">
              <w:rPr>
                <w:noProof/>
                <w:sz w:val="18"/>
                <w:szCs w:val="18"/>
              </w:rPr>
              <w:t>Taylor et al., 2012</w:t>
            </w:r>
            <w:del w:id="469" w:author="Robin Matthews" w:date="2021-06-16T16:47:00Z">
              <w:r w:rsidR="00016735" w:rsidDel="001924A4">
                <w:rPr>
                  <w:noProof/>
                  <w:sz w:val="18"/>
                  <w:szCs w:val="18"/>
                </w:rPr>
                <w:delText>)</w:delText>
              </w:r>
            </w:del>
            <w:r w:rsidRPr="003862D0">
              <w:rPr>
                <w:sz w:val="18"/>
                <w:szCs w:val="18"/>
                <w:lang w:val="en-GB"/>
              </w:rPr>
              <w:fldChar w:fldCharType="end"/>
            </w:r>
          </w:p>
        </w:tc>
      </w:tr>
    </w:tbl>
    <w:bookmarkEnd w:id="414"/>
    <w:p w14:paraId="721CA1C1" w14:textId="77777777" w:rsidR="001F0770" w:rsidRPr="003862D0" w:rsidRDefault="001F0770" w:rsidP="001F0770">
      <w:pPr>
        <w:pStyle w:val="AR6BodyText"/>
        <w:rPr>
          <w:b/>
          <w:lang w:val="en-GB"/>
        </w:rPr>
      </w:pPr>
      <w:r w:rsidRPr="004235C0">
        <w:rPr>
          <w:lang w:val="en-GB" w:eastAsia="ko-KR"/>
        </w:rPr>
        <w:br/>
      </w:r>
      <w:bookmarkStart w:id="470" w:name="_Hlk5776935"/>
      <w:r w:rsidRPr="003862D0">
        <w:rPr>
          <w:b/>
          <w:lang w:val="en-GB"/>
        </w:rPr>
        <w:t>[END TABLE 4.1 HERE]</w:t>
      </w:r>
    </w:p>
    <w:bookmarkEnd w:id="470"/>
    <w:p w14:paraId="4F765FE0" w14:textId="77777777" w:rsidR="001F0770" w:rsidRPr="003862D0" w:rsidRDefault="001F0770" w:rsidP="001F0770">
      <w:pPr>
        <w:pStyle w:val="AR6BodyText"/>
        <w:rPr>
          <w:lang w:val="en-GB" w:eastAsia="ko-KR"/>
        </w:rPr>
      </w:pPr>
    </w:p>
    <w:p w14:paraId="0B490166" w14:textId="03767887" w:rsidR="001F0770" w:rsidRPr="003862D0" w:rsidRDefault="001F0770" w:rsidP="001F0770">
      <w:pPr>
        <w:pStyle w:val="AR6BodyText"/>
        <w:rPr>
          <w:lang w:val="en-GB"/>
        </w:rPr>
      </w:pPr>
      <w:r w:rsidRPr="003862D0">
        <w:rPr>
          <w:lang w:val="en-GB" w:eastAsia="ko-KR"/>
        </w:rPr>
        <w:br/>
        <w:t xml:space="preserve">Multi-model ensembles provide the central focus of projection assessment. While single-model experiments have great value for exploring new results and theories, multi-model ensembles additionally </w:t>
      </w:r>
      <w:r w:rsidR="00232137" w:rsidRPr="003862D0">
        <w:rPr>
          <w:lang w:val="en-GB" w:eastAsia="ko-KR"/>
        </w:rPr>
        <w:t xml:space="preserve">underpin the </w:t>
      </w:r>
      <w:r w:rsidRPr="003862D0">
        <w:rPr>
          <w:lang w:val="en-GB" w:eastAsia="ko-KR"/>
        </w:rPr>
        <w:t xml:space="preserve">assessment of the robustness, reproducibility, and uncertainty attributable to model internal structure and processes </w:t>
      </w:r>
      <w:r w:rsidRPr="003862D0">
        <w:rPr>
          <w:lang w:val="en-GB"/>
        </w:rPr>
        <w:t>variability</w:t>
      </w:r>
      <w:ins w:id="471" w:author="Ian Blenkinsop" w:date="2021-07-15T09:54:00Z">
        <w:r w:rsidR="00A05AF4">
          <w:rPr>
            <w:lang w:val="en-GB"/>
          </w:rPr>
          <w:t xml:space="preserve"> (</w:t>
        </w:r>
        <w:r w:rsidR="00A05AF4" w:rsidRPr="003862D0">
          <w:rPr>
            <w:lang w:val="en-GB" w:eastAsia="en-US"/>
          </w:rPr>
          <w:t>Section 4.2.5</w:t>
        </w:r>
        <w:r w:rsidR="00A05AF4">
          <w:rPr>
            <w:lang w:val="en-GB" w:eastAsia="en-US"/>
          </w:rPr>
          <w:t>;</w:t>
        </w:r>
      </w:ins>
      <w:r w:rsidRPr="003862D0">
        <w:rPr>
          <w:lang w:val="en-GB"/>
        </w:rPr>
        <w:t xml:space="preserve"> </w:t>
      </w:r>
      <w:r w:rsidRPr="003862D0">
        <w:rPr>
          <w:lang w:val="en-GB"/>
        </w:rPr>
        <w:fldChar w:fldCharType="begin" w:fldLock="1"/>
      </w:r>
      <w:r w:rsidR="00CD3B49">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rPr>
        <w:fldChar w:fldCharType="separate"/>
      </w:r>
      <w:del w:id="472" w:author="Ian Blenkinsop" w:date="2021-07-15T09:54:00Z">
        <w:r w:rsidR="00016735" w:rsidDel="00A05AF4">
          <w:rPr>
            <w:noProof/>
            <w:lang w:val="en-GB"/>
          </w:rPr>
          <w:delText>(</w:delText>
        </w:r>
      </w:del>
      <w:r w:rsidR="00016735">
        <w:rPr>
          <w:noProof/>
          <w:lang w:val="en-GB"/>
        </w:rPr>
        <w:t>Hawkins and Sutton, 2009</w:t>
      </w:r>
      <w:del w:id="473" w:author="Ian Blenkinsop" w:date="2021-07-15T09:54:00Z">
        <w:r w:rsidR="00016735" w:rsidDel="00A05AF4">
          <w:rPr>
            <w:noProof/>
            <w:lang w:val="en-GB"/>
          </w:rPr>
          <w:delText>)</w:delText>
        </w:r>
      </w:del>
      <w:r w:rsidRPr="003862D0">
        <w:rPr>
          <w:lang w:val="en-GB"/>
        </w:rPr>
        <w:fldChar w:fldCharType="end"/>
      </w:r>
      <w:ins w:id="474" w:author="Ian Blenkinsop" w:date="2021-07-15T09:54:00Z">
        <w:r w:rsidR="00A05AF4">
          <w:rPr>
            <w:lang w:val="en-GB"/>
          </w:rPr>
          <w:t>)</w:t>
        </w:r>
      </w:ins>
      <w:del w:id="475" w:author="Ian Blenkinsop" w:date="2021-07-15T09:54:00Z">
        <w:r w:rsidRPr="003862D0" w:rsidDel="00A05AF4">
          <w:rPr>
            <w:lang w:val="en-GB" w:eastAsia="en-US"/>
          </w:rPr>
          <w:delText xml:space="preserve"> (see Section </w:delText>
        </w:r>
        <w:r w:rsidR="00FA6D4F" w:rsidRPr="003862D0" w:rsidDel="00A05AF4">
          <w:rPr>
            <w:lang w:val="en-GB" w:eastAsia="en-US"/>
          </w:rPr>
          <w:delText>4.2.5</w:delText>
        </w:r>
        <w:r w:rsidRPr="003862D0" w:rsidDel="00A05AF4">
          <w:rPr>
            <w:lang w:val="en-GB" w:eastAsia="en-US"/>
          </w:rPr>
          <w:delText>)</w:delText>
        </w:r>
      </w:del>
      <w:r w:rsidRPr="003862D0">
        <w:rPr>
          <w:lang w:val="en-GB" w:eastAsia="en-US"/>
        </w:rPr>
        <w:t xml:space="preserve">. Techniques underlying the combination of evaluation and weighting that are applied in this chapter are synthesized in </w:t>
      </w:r>
      <w:r w:rsidR="00FA6D4F" w:rsidRPr="003862D0">
        <w:rPr>
          <w:lang w:val="en-GB" w:eastAsia="en-US"/>
        </w:rPr>
        <w:t>B</w:t>
      </w:r>
      <w:r w:rsidR="00AC3D99">
        <w:rPr>
          <w:lang w:val="en-GB" w:eastAsia="en-US"/>
        </w:rPr>
        <w:t>ox</w:t>
      </w:r>
      <w:r w:rsidR="00FA6D4F" w:rsidRPr="003862D0">
        <w:rPr>
          <w:lang w:val="en-GB" w:eastAsia="en-US"/>
        </w:rPr>
        <w:t xml:space="preserve"> 4.1</w:t>
      </w:r>
      <w:r w:rsidRPr="003862D0">
        <w:rPr>
          <w:lang w:val="en-GB" w:eastAsia="en-US"/>
        </w:rPr>
        <w:t>.</w:t>
      </w:r>
      <w:r w:rsidRPr="003862D0">
        <w:rPr>
          <w:lang w:val="en-GB"/>
        </w:rPr>
        <w:t xml:space="preserve"> </w:t>
      </w:r>
    </w:p>
    <w:p w14:paraId="0AC7648C" w14:textId="77777777" w:rsidR="001F0770" w:rsidRPr="003862D0" w:rsidRDefault="001F0770" w:rsidP="001F0770">
      <w:pPr>
        <w:pStyle w:val="AR6BodyText"/>
        <w:rPr>
          <w:lang w:val="en-GB"/>
        </w:rPr>
      </w:pPr>
    </w:p>
    <w:p w14:paraId="1E691512" w14:textId="297FD9BF" w:rsidR="001F0770" w:rsidRPr="003862D0" w:rsidRDefault="001F0770" w:rsidP="001F0770">
      <w:pPr>
        <w:pStyle w:val="AR6BodyText"/>
        <w:rPr>
          <w:lang w:val="en-GB"/>
        </w:rPr>
      </w:pPr>
      <w:r w:rsidRPr="003862D0">
        <w:rPr>
          <w:lang w:val="en-GB"/>
        </w:rPr>
        <w:t xml:space="preserve">Climate model simulations can be performed in either </w:t>
      </w:r>
      <w:r w:rsidR="007C77C0" w:rsidRPr="003862D0">
        <w:rPr>
          <w:lang w:val="en-GB"/>
        </w:rPr>
        <w:t>‘</w:t>
      </w:r>
      <w:r w:rsidRPr="003862D0">
        <w:rPr>
          <w:lang w:val="en-GB"/>
        </w:rPr>
        <w:t>concentration-driven</w:t>
      </w:r>
      <w:r w:rsidR="007C77C0" w:rsidRPr="003862D0">
        <w:rPr>
          <w:lang w:val="en-GB"/>
        </w:rPr>
        <w:t>’</w:t>
      </w:r>
      <w:r w:rsidRPr="003862D0">
        <w:rPr>
          <w:lang w:val="en-GB"/>
        </w:rPr>
        <w:t xml:space="preserve"> or </w:t>
      </w:r>
      <w:r w:rsidR="007C77C0" w:rsidRPr="003862D0">
        <w:rPr>
          <w:lang w:val="en-GB"/>
        </w:rPr>
        <w:t>‘</w:t>
      </w:r>
      <w:r w:rsidRPr="003862D0">
        <w:rPr>
          <w:lang w:val="en-GB"/>
        </w:rPr>
        <w:t>emissions-driven</w:t>
      </w:r>
      <w:r w:rsidR="007C77C0" w:rsidRPr="003862D0">
        <w:rPr>
          <w:lang w:val="en-GB"/>
        </w:rPr>
        <w:t>’</w:t>
      </w:r>
      <w:r w:rsidRPr="003862D0">
        <w:rPr>
          <w:lang w:val="en-GB"/>
        </w:rPr>
        <w:t xml:space="preserve"> configuration</w:t>
      </w:r>
      <w:ins w:id="476" w:author="Sara M Tuson" w:date="2021-07-16T15:08:00Z">
        <w:r w:rsidR="005C41B5">
          <w:rPr>
            <w:lang w:val="en-GB"/>
          </w:rPr>
          <w:t>s</w:t>
        </w:r>
      </w:ins>
      <w:r w:rsidRPr="003862D0">
        <w:rPr>
          <w:lang w:val="en-GB"/>
        </w:rPr>
        <w:t xml:space="preserve"> reflecting whether the CO</w:t>
      </w:r>
      <w:r w:rsidRPr="003862D0">
        <w:rPr>
          <w:vertAlign w:val="subscript"/>
          <w:lang w:val="en-GB"/>
        </w:rPr>
        <w:t>2</w:t>
      </w:r>
      <w:r w:rsidRPr="003862D0">
        <w:rPr>
          <w:lang w:val="en-GB"/>
        </w:rPr>
        <w:t xml:space="preserve"> concentration is prescribed to follow a pre-defined pathway or is simulated by the Earth system models in response to prescribed emissions of CO</w:t>
      </w:r>
      <w:r w:rsidRPr="003862D0">
        <w:rPr>
          <w:vertAlign w:val="subscript"/>
          <w:lang w:val="en-GB"/>
        </w:rPr>
        <w:t>2</w:t>
      </w:r>
      <w:r w:rsidRPr="003862D0">
        <w:rPr>
          <w:lang w:val="en-GB"/>
        </w:rPr>
        <w:t xml:space="preserve"> </w:t>
      </w:r>
      <w:commentRangeStart w:id="477"/>
      <w:r w:rsidRPr="003862D0">
        <w:rPr>
          <w:lang w:val="en-GB"/>
        </w:rPr>
        <w:fldChar w:fldCharType="begin" w:fldLock="1"/>
      </w:r>
      <w:r w:rsidR="00CD3B49">
        <w:rPr>
          <w:lang w:val="en-GB"/>
        </w:rPr>
        <w: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"manualFormatting" : "(Box 6.4, Ciais et al., 2013)", "plainTextFormattedCitation" : "(Ciais et al., 2013)", "previouslyFormattedCitation" : "(Ciais et al., 2013)" }, "properties" : { "noteIndex" : 0 }, "schema" : "https://github.com/citation-style-language/schema/raw/master/csl-citation.json" }</w:instrText>
      </w:r>
      <w:r w:rsidRPr="003862D0">
        <w:rPr>
          <w:lang w:val="en-GB"/>
        </w:rPr>
        <w:fldChar w:fldCharType="separate"/>
      </w:r>
      <w:r w:rsidR="00016735">
        <w:rPr>
          <w:noProof/>
          <w:lang w:val="en-GB"/>
        </w:rPr>
        <w:t>(</w:t>
      </w:r>
      <w:del w:id="478" w:author="Sara M Tuson" w:date="2021-07-16T15:10:00Z">
        <w:r w:rsidR="00016735" w:rsidDel="005C41B5">
          <w:rPr>
            <w:noProof/>
            <w:lang w:val="en-GB"/>
          </w:rPr>
          <w:delText xml:space="preserve">see </w:delText>
        </w:r>
      </w:del>
      <w:r w:rsidR="00016735">
        <w:rPr>
          <w:noProof/>
          <w:lang w:val="en-GB"/>
        </w:rPr>
        <w:t>Box 6.4</w:t>
      </w:r>
      <w:ins w:id="479" w:author="Sara M Tuson" w:date="2021-07-16T15:10:00Z">
        <w:r w:rsidR="005C41B5">
          <w:rPr>
            <w:noProof/>
            <w:lang w:val="en-GB"/>
          </w:rPr>
          <w:t>,</w:t>
        </w:r>
      </w:ins>
      <w:del w:id="480" w:author="Sara M Tuson" w:date="2021-07-16T15:10:00Z">
        <w:r w:rsidR="00016735" w:rsidDel="005C41B5">
          <w:rPr>
            <w:noProof/>
            <w:lang w:val="en-GB"/>
          </w:rPr>
          <w:delText xml:space="preserve"> in</w:delText>
        </w:r>
      </w:del>
      <w:r w:rsidR="00016735">
        <w:rPr>
          <w:noProof/>
          <w:lang w:val="en-GB"/>
        </w:rPr>
        <w:t xml:space="preserve"> Ciais et al., 2013)</w:t>
      </w:r>
      <w:r w:rsidRPr="003862D0">
        <w:rPr>
          <w:lang w:val="en-GB"/>
        </w:rPr>
        <w:fldChar w:fldCharType="end"/>
      </w:r>
      <w:commentRangeEnd w:id="477"/>
      <w:r w:rsidR="00016735">
        <w:rPr>
          <w:rStyle w:val="CommentReference"/>
        </w:rPr>
        <w:commentReference w:id="477"/>
      </w:r>
      <w:r w:rsidRPr="003862D0">
        <w:rPr>
          <w:lang w:val="en-GB"/>
        </w:rPr>
        <w:t>. The majority of CMIP6 experiments are conducted in concentration-driven configurations in order to enable models without a fully interactive carbon cycle to perform them, and throughout most of this chapter we present results from those simulations unless otherwise stated. Concentrations of other greenhouse gases are always prescribed. However, the SSP5-8.5 scenario has also been performed in emissions-driven configuration (</w:t>
      </w:r>
      <w:r w:rsidR="007C77C0" w:rsidRPr="003862D0">
        <w:rPr>
          <w:lang w:val="en-GB"/>
        </w:rPr>
        <w:t>‘</w:t>
      </w:r>
      <w:r w:rsidRPr="003862D0">
        <w:rPr>
          <w:lang w:val="en-GB"/>
        </w:rPr>
        <w:t>esm-ssp585</w:t>
      </w:r>
      <w:r w:rsidR="007C77C0" w:rsidRPr="003862D0">
        <w:rPr>
          <w:lang w:val="en-GB"/>
        </w:rPr>
        <w:t>’</w:t>
      </w:r>
      <w:r w:rsidRPr="003862D0">
        <w:rPr>
          <w:lang w:val="en-GB"/>
        </w:rPr>
        <w:t xml:space="preserve">) by </w:t>
      </w:r>
      <w:del w:id="481" w:author="Ian Blenkinsop" w:date="2021-07-26T17:31:00Z">
        <w:r w:rsidR="000A02F1" w:rsidRPr="003862D0" w:rsidDel="00F011E8">
          <w:rPr>
            <w:lang w:val="en-GB"/>
          </w:rPr>
          <w:delText xml:space="preserve">ten </w:delText>
        </w:r>
      </w:del>
      <w:ins w:id="482" w:author="Ian Blenkinsop" w:date="2021-07-26T17:31:00Z">
        <w:r w:rsidR="00F011E8">
          <w:rPr>
            <w:lang w:val="en-GB"/>
          </w:rPr>
          <w:t>10</w:t>
        </w:r>
        <w:r w:rsidR="00F011E8" w:rsidRPr="003862D0">
          <w:rPr>
            <w:lang w:val="en-GB"/>
          </w:rPr>
          <w:t xml:space="preserve"> </w:t>
        </w:r>
      </w:ins>
      <w:r w:rsidRPr="003862D0">
        <w:rPr>
          <w:lang w:val="en-GB"/>
        </w:rPr>
        <w:t>ESMs</w:t>
      </w:r>
      <w:r w:rsidR="000A02F1" w:rsidRPr="003862D0">
        <w:rPr>
          <w:lang w:val="en-GB"/>
        </w:rPr>
        <w:t>,</w:t>
      </w:r>
      <w:r w:rsidRPr="003862D0">
        <w:rPr>
          <w:lang w:val="en-GB"/>
        </w:rPr>
        <w:t xml:space="preserve"> and in </w:t>
      </w:r>
      <w:r w:rsidR="001C3F2E" w:rsidRPr="003862D0">
        <w:rPr>
          <w:lang w:val="en-GB"/>
        </w:rPr>
        <w:t xml:space="preserve">Section </w:t>
      </w:r>
      <w:r w:rsidRPr="003862D0">
        <w:rPr>
          <w:lang w:val="en-GB"/>
        </w:rPr>
        <w:t>4.3.1.1 we assess the impact on simulated climate over the 21</w:t>
      </w:r>
      <w:r w:rsidR="001C3F2E" w:rsidRPr="003862D0">
        <w:rPr>
          <w:lang w:val="en-GB"/>
        </w:rPr>
        <w:t>st</w:t>
      </w:r>
      <w:r w:rsidRPr="003862D0">
        <w:rPr>
          <w:lang w:val="en-GB"/>
        </w:rPr>
        <w:t xml:space="preserve"> century.</w:t>
      </w:r>
    </w:p>
    <w:p w14:paraId="405A0E95" w14:textId="77777777" w:rsidR="001F0770" w:rsidRPr="003862D0" w:rsidRDefault="001F0770" w:rsidP="001F0770">
      <w:pPr>
        <w:pStyle w:val="AR6BodyText"/>
        <w:rPr>
          <w:lang w:val="en-GB"/>
        </w:rPr>
      </w:pPr>
    </w:p>
    <w:p w14:paraId="59EE4910" w14:textId="3C83C962" w:rsidR="001F0770" w:rsidRPr="003862D0" w:rsidRDefault="001F0770" w:rsidP="001F0770">
      <w:pPr>
        <w:pStyle w:val="AR6BodyText"/>
        <w:rPr>
          <w:lang w:val="en-GB"/>
        </w:rPr>
      </w:pPr>
      <w:r w:rsidRPr="003862D0">
        <w:rPr>
          <w:lang w:val="en-GB"/>
        </w:rPr>
        <w:t xml:space="preserve">Internal variability </w:t>
      </w:r>
      <w:r w:rsidR="00300150" w:rsidRPr="003862D0">
        <w:rPr>
          <w:lang w:val="en-GB"/>
        </w:rPr>
        <w:t xml:space="preserve">complicates the </w:t>
      </w:r>
      <w:r w:rsidRPr="003862D0">
        <w:rPr>
          <w:lang w:val="en-GB"/>
        </w:rPr>
        <w:t>identification of forced climate signals, especially when considering regional climate signals over short time</w:t>
      </w:r>
      <w:ins w:id="483" w:author="Sara M Tuson" w:date="2021-07-15T20:31:00Z">
        <w:r w:rsidR="00367335">
          <w:rPr>
            <w:lang w:val="en-GB"/>
          </w:rPr>
          <w:t xml:space="preserve"> </w:t>
        </w:r>
      </w:ins>
      <w:r w:rsidRPr="003862D0">
        <w:rPr>
          <w:lang w:val="en-GB"/>
        </w:rPr>
        <w:t xml:space="preserve">scales (up to a few decades), such as local trends over the satellite era </w:t>
      </w:r>
      <w:r w:rsidRPr="003862D0">
        <w:rPr>
          <w:lang w:val="en-GB"/>
        </w:rPr>
        <w:fldChar w:fldCharType="begin" w:fldLock="1"/>
      </w:r>
      <w:r w:rsidR="00615634">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"id" : "ITEM-2",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"ITEM-2",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"ITEM-3", "itemData" : { "DOI" : "10.1038/nclimate2689", "ISBN" : "1758-678X", "ISSN" : "1758-678X", "abstract" : "Regional information on climate change is urgently needed but often deemed unreliable. To achieve credible regional climate projections, it is essential to understand underlying physical processes, reduce model biases and evaluate their impact on projections, and adequately account for internal variability. In the tropics, where atmospheric internal variability is small compared with the forced change, advancing our understanding of the coupling between long-term changes in upper-ocean temperature and the atmospheric circulation will help most to narrow the uncertainty. In the extratropics, relatively large internal variability introduces substantial uncertainty, while exacerbating risks associated with extreme events. Large ensemble simulations are essential to estimate the probabilistic distribution of climate change on regional scales. Regional models inherit atmospheric circulation uncertainty from global models and do not automatically solve the problem of regional climate change. We conclude that the current priority is to understand and reduce uncertainties on scales greater than 100 km to aid assessments at finer scales.",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"Collins", "given" : "Matthew", "non-dropping-particle" : "", "parse-names" : false, "suffix" : "" }, { "dropping-particle" : "", "family" : "Delworth", "given" : "Thomas L.", "non-dropping-particle" : "", "parse-names" : false, "suffix" : "" }, { "dropping-particle" : "", "family" : "Hall", "given" : "Alex", "non-dropping-particle" : "", "parse-names" : false, "suffix" : "" }, { "dropping-particle" : "", "family" : "Hawkins", "given" : "Ed", "non-dropping-particle" : "", "parse-names" : false, "suffix" : "" }, { "dropping-particle" : "", "family" : "Johnson", "given" : "Nathaniel C.", "non-dropping-particle" : "", "parse-names" : false, "suffix" : "" }, { "dropping-particle" : "", "family" : "Cassou", "given" : "Christophe", "non-dropping-particle" : "", "parse-names" : false, "suffix" : "" }, { "dropping-particle" : "", "family" : "Giannini", "given" : "Alessandra", "non-dropping-particle" : "", "parse-names" : false, "suffix" : "" }, { "dropping-particle" : "", "family" : "Watanabe", "given" : "Masahiro", "non-dropping-particle" : "", "parse-names" : false, "suffix" : "" } ], "container-title" : "Nature Climate Change", "id" : "ITEM-3", "issue" : "10", "issued" : { "date-parts" : [ [ "2015", "10", "7" ] ] }, "page" : "921-930", "title" : "Towards predictive understanding of regional climate change", "translator" : [ { "dropping-particle" : "", "family" : "K2869", "given" : "", "non-dropping-particle" : "", "parse-names" : false, "suffix" : "" } ], "type" : "article-journal", "volume" : "5" }, "uris" : [ "http://www.mendeley.com/documents/?uuid=f21105c6-094e-4599-b20a-0dddfc3dd876", "http://www.mendeley.com/documents/?uuid=91a9d088-35c9-46f7-aaf8-c47ffb351815", "http://www.mendeley.com/documents/?uuid=6ba8649f-5e7e-4e72-a750-a017c2c9726d" ] }, { "id" : "ITEM-4", "itemData" : { "DOI" : "10.1002/2016GB005426", "ISSN" : "08866236", "abstract" : "We quantify and isolate the sources of projection uncertainty in annual-mean sea-air CO2 flux over the period 2006\u20132080 on global and regional scales using output from two sets of ensembles with the Community Earth System Model (CESM) and models participating in the 5th Coupled Model Intercomparison Project (CMIP5). For annual-mean, globally-integrated sea-air CO2 flux, uncertainty grows with prediction lead time and is primarily attributed to uncertainty in emission scenario. At the regional scale of the California Current System, we observe relatively high uncertainty that is nearly constant for all prediction lead times, and is dominated by internal climate variability and model structure, respectively in the CESM and CMIP5 model suites. Analysis of CO2 flux projections over 17 biogeographical biomes reveals a spatially heterogenous pattern of projection uncertainty. On the biome scale, uncertainty is driven by a combination of internal climate variability and model structure, with emission scenario emerging as the dominant source for long projection lead times in both modeling suites.", "author" : [ { "dropping-particle" : "", "family" : "Lovenduski", "given" : "Nicole S.", "non-dropping-particle" : "", "parse-names" : false, "suffix" : "" }, { "dropping-particle" : "", "family" : "McKinley", "given" : "Galen A.",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"container-title" : "Global Biogeochemical Cycles", "id" : "ITEM-4", "issue" : "9", "issued" : { "date-parts" : [ [ "2016", "9" ] ] }, "page" : "1276-1287", "title" : "Partitioning uncertainty in ocean carbon uptake projections: Internal variability, emission scenario, and model structure", "translator" : [ { "dropping-particle" : "", "family" : "K2870", "given" : "", "non-dropping-particle" : "", "parse-names" : false, "suffix" : "" } ], "type" : "article-journal", "volume" : "30" }, "uris" : [ "http://www.mendeley.com/documents/?uuid=3e3b1a4b-4f78-4439-b161-a29e6db6435c", "http://www.mendeley.com/documents/?uuid=682fbbc6-151a-4fa7-bfd2-98c9a26b2c72", "http://www.mendeley.com/documents/?uuid=47cd33fe-f816-448b-9b6f-7715db94571c" ] }, { "id" : "ITEM-5", "itemData" : { "DOI" : "10.1002/2017GL073798", "ISSN" : "1944-8007", "author" : [ { "dropping-particle" : "", "family" : "Su\u00e1rez-Guti\u00e9rrez", "given" : "Laura", "non-dropping-particle" : "", "parse-names" : false, "suffix" : "" }, { "dropping-particle" : "", "family" : "Li", "given" : "Chao", "non-dropping-particle" : ""</w:instrText>
      </w:r>
      <w:r w:rsidR="00615634" w:rsidRPr="001A4DE9">
        <w:instrText>, "parse-names" : false, "suffix" : "" }, { "dropping-particle" : "", "family" : "Thorne", "given" : "Peter W", "non-dropping-particle" : "", "parse-names" : false, "suffix" : "" }, { "dropping-particle" : "", "family" : "Marotzke", "given" : "Jochem", "non-dropping-particle" : "", "parse-names" : false, "suffix" : "" } ], "container-title" : "Geophysical Research Letters", "id" : "ITEM-5", "issued" : { "date-parts" : [ [ "2017" ] ] }, "page" : "5709\u20135719", "title" : "Internal variability in simulated and observed tropical tropospheric temperature trends", "translator" : [ { "dropping-particle" : "", "family" : "K4132", "given" : "", "non-dropping-particle" : "", "parse-names" : false, "suffix" : "" } ], "type" : "article-journal", "volume" : "44" }, "uris" : [ "http://www.mendeley.com/documents/?uuid=049f4dff-ba4d-407a-b343-6a25efc4a1e0" ] } ], "mendeley" : { "formattedCitation" : "(Hawkins and Sutton, 2009; Deser et al., 2012a; Xie et al., 2015; Lovenduski et al., 2016; Su\u00e1rez-Guti\u00e9rrez et al., 2017)", "plainTextFormattedCitation" : "(Hawkins and Sutton, 2009; Deser et al., 2012a; Xie et al., 2015; Lovenduski et al., 2016; Su\u00e1rez-Guti\u00e9rrez et al., 2017)", "previouslyFormattedCitation" : "(Hawkins and Sutton, 2009; Deser et al., 2012a; Xie et al., 2015; Lovenduski et al., 2016; Su\u00e1rez-Guti\u00e9rrez et al., 2017)" }, "properties" : { "noteIndex" : 0 }, "schema" : "https://github.com/citation-style-language/schema/raw/master/csl-citation.json" }</w:instrText>
      </w:r>
      <w:r w:rsidRPr="003862D0">
        <w:rPr>
          <w:lang w:val="en-GB"/>
        </w:rPr>
        <w:fldChar w:fldCharType="separate"/>
      </w:r>
      <w:r w:rsidR="00016735">
        <w:rPr>
          <w:noProof/>
        </w:rPr>
        <w:t>(Hawkins and Sutton, 2009; Deser et al., 2012a; Xie et al., 2015; Lovenduski et al., 2016; Suárez-Gutiérrez et al., 2017)</w:t>
      </w:r>
      <w:r w:rsidRPr="003862D0">
        <w:rPr>
          <w:lang w:val="en-GB"/>
        </w:rPr>
        <w:fldChar w:fldCharType="end"/>
      </w:r>
      <w:r w:rsidRPr="00560680">
        <w:t xml:space="preserve">. </w:t>
      </w:r>
      <w:r w:rsidRPr="003862D0">
        <w:rPr>
          <w:lang w:val="en-GB"/>
        </w:rPr>
        <w:t xml:space="preserve">Large initial-condition ensembles, where the same model is run repeatedly under identical forcing but with initial conditions varied through small perturbations or by sampling different times of a pre-industrial control run, have substantially grown in their use since </w:t>
      </w:r>
      <w:del w:id="484" w:author="Ian Blenkinsop" w:date="2021-07-15T09:48:00Z">
        <w:r w:rsidRPr="003862D0" w:rsidDel="008737AE">
          <w:rPr>
            <w:lang w:val="en-GB"/>
          </w:rPr>
          <w:delText xml:space="preserve">the </w:delText>
        </w:r>
      </w:del>
      <w:r w:rsidRPr="003862D0">
        <w:rPr>
          <w:lang w:val="en-GB"/>
        </w:rPr>
        <w:t xml:space="preserve">AR5 </w:t>
      </w:r>
      <w:r w:rsidRPr="003862D0">
        <w:rPr>
          <w:lang w:val="en-GB"/>
        </w:rPr>
        <w:fldChar w:fldCharType="begin" w:fldLock="1"/>
      </w:r>
      <w:r w:rsidR="00741A83">
        <w:rPr>
          <w:lang w:val="en-GB"/>
        </w:rPr>
        <w:instrText xml:space="preserve">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"ITEM-2",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"id" : "ITEM-3", "itemData" : { "DOI" : "10.1038/nclimate3274", "ISBN" : "1758-678X", "ISSN" : "1758-678X", "abstract" : "During the first decade of the twenty-first century, the Earth\u2019s surface warmed more slowly than climate models simulated. This surface-warming hiatus is attributed by some studies to model errors in external forcing, while others point to heat rearrangements in the ocean caused by internal variability, the timing of which cannot be predicted by the models. However, observational analyses disagree about which ocean region is responsible. Here we show that the hiatus could also have been caused by internal variability in the top-of-atmosphere energy imbalance. Energy budgeting for the ocean surface layer over a 100-member historical ensemble reveals that hiatuses are caused by energy-flux deviations as small as 0.08 W m\u22122, which can originate at the top of the atmosphere, in the ocean, or both. Budgeting with existing observations cannot constrain the origin of the recent hiatus, because the uncertainty in observations dwarfs the small flux deviations that could cause a hiatus. The sensitivity of these flux deviations to the observational dataset and to energy budget choices helps explain why previous studies conflict, and suggests that the origin of the recent hiatus may never be identified.", "author" : [ { "dropping-particle" : "", "family" : "Hedemann", "given" : "Christopher",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"Marotzke", "given" : "Jochem", "non-dropping-particle" : "", "parse-names" : false, "suffix" : "" } ], "container-title" : "Nature Climate Change", "id" : "ITEM-3", "issue" : "5", "issued" : { "date-parts" : [ [ "2017", "5", "17" ] ] }, "page" : "336-339", "title" : "The subtle origins of surface-warming hiatuses", "translator" : [ { "dropping-particle" : "", "family" : "K2837", "given" : "", "non-dropping-particle" : "", "parse-names" : false, "suffix" : "" } ], "type" : "article-journal", "volume" : "7" }, "uris" : [ "http://www.mendeley.com/documents/?uuid=cb590b25-b576-46c8-83f0-bb879142c62b" ] }, { "id" : "ITEM-4", "itemData" : { "DOI" : "10.1175/jcli-d-17-0444.1", "abstract" : "AbstractMultidecadal internal climate variability centered in the North Atlantic is evident in sea surface temperatures and is assumed to be related to variations in the strength of the Atlantic meridional overturning circulation (AMOC). In this study, the extent to which variations in the AMOC may also alter hemispheric and global surface air temperature trends and ocean heat content during the past century is examined.Forty-seven realizations of the twentieth-century climate change from two large ensembles using the Community Earth System Model (CESM) are analyzed. One of the ensembles shows a much wider spread in global mean surface air temperature between its members. This ensemble simulates diverging trends of the AMOC strength during the twentieth century. The presence and strength of deep convection in the Labrador Sea controls these trends. The AMOC strength influences the air\u2013sea heat flux into the high-latitude ocean, where a strengthening of the AMOC leads to decreased storage of heat in the Atlantic, and a larger fraction of the heat taken up by the global ocean accumulates in the top 300 m, compared to the case of a weakening AMOC. The spread in the amount of heat stored in the global ocean below 300 m is similar across the CESM members as in a set of CMIP5 models, confirming the AMOC as a \u201ccontrol knob\u201d on deep-ocean heat storage. By influencing the ocean heat uptake efficiency and by shifting the pattern of heat uptake, global surface air temperatures are significantly altered on a multidecadal time scale by AMOC variability.", "author" : [ { "dropping-particle" : "", "family" : "Stolpe", "given" : "Martin B", "non-dropping-particle" : "", "parse-names" : false, "suffix" : "" }, { "dropping-particle" : "", "family" : "Medhaug", "given" : "Iselin", "non-dropping-particle" : "", "parse-names" : false, "suffix" : "" }, { "dropping-particle" : "", "family" : "Sedl\u00e1\u010dek", "given" : "Jan", "non-dropping-particle" : "", "parse-names" : false, "suffix" : "" }, { "dropping-particle" : "", "family" : "Knutti", "given" : "Reto", "non-dropping-particle" : "", "parse-names" : false, "suffix" : "" } ], "container-title" : "Journal of Climate", "id" : "ITEM-4", "issue" : "7", "issued" : { "date-parts" : [ [ "2018" ] ] }, "page" : "2889-2906", "title" : "Multidecadal Variability in Global Surface Temperatures Related to the Atlantic Meridional Overturning Circulation", "translator" : [ { "dropping-particle" : "", "family" : "K4223", "given" : "", "non-dropping-particle" : "", "parse-names" : false, "suffix" : "" } ], "type" : "article-journal", "volume" : "31" }, "uris" : [ "http://www.mendeley.com/documents/?uuid=657831bc-de66-4806-aba4-005885142373"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"id" : "ITEM-6",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"ITEM-6", "issue" : "8", "issued" : { "date-parts" : [ [ "2015", "8", "1" ] ] }, "note" : "From Duplicate 1 (The Community Earth System Model (CESM) Large Ensemble Project: A Community Resource for Studying Climate Change in </w:instrText>
      </w:r>
      <w:r w:rsidR="00741A83" w:rsidRPr="003741E9">
        <w:rPr>
          <w:rPrChange w:id="485" w:author="Clotilde Pean" w:date="2021-06-22T10:16:00Z">
            <w:rPr>
              <w:lang w:val="en-GB"/>
            </w:rPr>
          </w:rPrChange>
        </w:rPr>
        <w:instrText>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"(Deser et al., 2012a; Kay et al., 2015; Rodgers et al., 2015; Hedemann et al., 2017; Stolpe et al., 2018; Maher et al., 2019)", "plainTextFormattedCitation" : "(Deser et al., 2012a; Kay et al., 2015; Rodgers et al., 2015; Hedemann et al., 2017; Stolpe et al., 2018; Maher et al., 2019)", "previouslyFormattedCitation" : "(Deser et al., 2012a; Kay et al., 2015; Rodgers et al., 2015; Hedemann et al., 2017; Stolpe et al., 2018; Maher et al., 2019)" }, "properties" : { "noteIndex" : 0 }, "schema" : "https://github.com/citation-style-language/schema/raw/master/csl-citation.json" }</w:instrText>
      </w:r>
      <w:r w:rsidRPr="003862D0">
        <w:rPr>
          <w:lang w:val="en-GB"/>
        </w:rPr>
        <w:fldChar w:fldCharType="separate"/>
      </w:r>
      <w:r w:rsidR="00016735">
        <w:rPr>
          <w:noProof/>
        </w:rPr>
        <w:t>(Deser et al., 2012a; Kay et al., 2015; Rodgers et al., 2015; Hedemann et al., 2017; Stolpe et al., 2018; Maher et al., 2019)</w:t>
      </w:r>
      <w:r w:rsidRPr="003862D0">
        <w:rPr>
          <w:lang w:val="en-GB"/>
        </w:rPr>
        <w:fldChar w:fldCharType="end"/>
      </w:r>
      <w:r w:rsidRPr="00B9747B">
        <w:t>. </w:t>
      </w:r>
      <w:r w:rsidRPr="003862D0">
        <w:rPr>
          <w:lang w:val="en-GB"/>
        </w:rPr>
        <w:t xml:space="preserve">Such large ensembles have shown potential to quantify uncertainty due to internal variability </w:t>
      </w:r>
      <w:r w:rsidRPr="003862D0">
        <w:rPr>
          <w:lang w:val="en-GB"/>
        </w:rPr>
        <w:fldChar w:fldCharType="begin" w:fldLock="1"/>
      </w:r>
      <w:r w:rsidR="00615634">
        <w:rPr>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"ITEM-2", "itemData" : { "DOI" : "10.1038/ngeo2820", "ISSN" : "1752-0894", "author" : [ { "dropping-particle" : "", "family" : "McCusker", "given" : "Kelly E", "non-dropping-particle" : "", "parse-names" : false, "suffix" : "" }, { "dropping-particle" : "", "family" : "Fyfe", "given" : "John C", "non-dropping-particle" : "", "parse-names" : false, "suffix" : "" }, { "dropping-particle" : "", "family" : "Sigmond", "given" : "Michael", "non-dropping-particle" : "", "parse-names" : false, "suffix" : "" } ], "container-title" : "Nature Geoscience", "id" : "ITEM-2", "issue" : "11", "issued" : { "date-parts" : [ [ "2016", "11", "10" ] ] }, "page" : "838-842", "publisher" : "Nature Publishing Group", "title" : "Twenty-five winters of unexpected Eurasian cooling unlikely due to Arctic sea-ice loss", "translator" : [ { "dropping-particle" : "", "family" : "K2867", "given" : "", "non-dropping-particle" : "", "parse-names" : false, "suffix" : "" } ], "type" : "article-journal", "volume" : "9" }, "uris" : [ "http://www.mendeley.com/documents/?uuid=e016ea1c-afda-4cfa-a01b-af5c78fda0b3", "http://www.mendeley.com/documents/?uuid=9e2ed6bc-4fff-41d6-bcd4-7dfafb23b527", "http://www.mendeley.com/documents/?uuid=d7056f5f-76c3-4f59-8761-3eaca6acdd65" ] }, { "id" : "ITEM-3", "itemData" : { "DOI" : "10.1038/nclimate3069", "ISBN" : "1758-678X\\r1758-6798", "ISSN" : "1758-678X", "PMID" : "2826163",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tropicalPacific contributed tomany mid-latitude climate variations over the early twenty- 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thatwas unrelated to the tropical Pacific. Our results highlight howdecadal climate signals\u2014both remote and local in origin\u2014can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"ITEM-3", "issue" : "10", "issued" : { "date-parts" : [ [ "2016", "10", "27" ] ] }, "page" : "970-974", "title" : "Tropical Pacific impacts on cooling North American winters", "translator" : [ { "dropping-particle" : "", "family" : "K2836", "given" : "", "non-dropping-particle" : "", "parse-names" : false, "suffix" : "" } ], "type" : "article-journal", "volume" : "6" }, "uris" : [ "http://www.mendeley.com/documents/?uuid=1d9b82b9-8be6-4b41-87f1-844ed6e4d906" ] }, { "id" : "ITEM-4", "itemData" : { "DOI" : "10.1175/JCLI-D-16-0792.1", "abstract" : "AbstractTime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"ITEM-4", "issue" : "19", "issued" : { "date-parts" : [ [ "2017" ] ] }, "page" : "7739-7756", "title" : "Toward a new estimate of \u201cTime of Emergence\u201d of anthropogenic warming: Insights from dynamical adjustment and a large initial-condition model ensemble", "translator" : [ { "dropping-particle" : "", "family" : "K2704", "given" : "", "non-dropping-particle" : "", "parse-names" : false, "suffix" : "" } ], "type" : "article-journal", "volume" : "30" }, "uris" : [ "http://www.mendeley.com/documents/?uuid=5c1414b1-2d50-4503-9fc1-bb6c2a770496" ] }, { "id" : "ITEM-5",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"ITEM-5",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"id" : "ITEM-6", "itemData" : { "DOI" : "10.1175/JCLI-D-16-0905.1", "abstract" : " AbstractEstimates of the climate response to anthropogenic forcing contain irreducible uncertainty due to the presence of internal variability. Accurate quantification of this uncertainty is critical for both contextualizing historical trends and determining the spread of climate projections. The contribution of internal variability to uncertainty in trends can be estimated in models as the spread across an initial condition ensemble. However, internal variability simulated by a model may be inconsistent with observations due to model biases. Here, statistical resampling methods are applied to observations in order to quantify uncertainty in historical 50-yr (1966\u20132015) winter near-surface air temperature trends over North America related to incomplete sampling of internal variability. This estimate is compared with the simulated trend uncertainty in the NCAR CESM1 Large Ensemble (LENS). The comparison suggests that uncertainty in trends due to internal variability is largely overestimated in LENS, which has an average amplification of variability of 32% across North America. The amplification of variability is greatest in the western United States and Alaska. The observationally derived estimate of trend uncertainty is combined with the forced signal from LENS to produce an \u201cObservational Large Ensemble\u201d (OLENS). The members of OLENS indicate the range of observationally constrained, spatially consistent temperature trends that could have been observed over the past 50 years if a different sequence of internal variability had unfolded. The smaller trend uncertainty in OLENS suggests that is easier to detect the historical climate change signal in observations than in any given member of LENS. ",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"ITEM-6", "issue" : "19", "issued" : { "date-parts" : [ [ "2017" ] ] }, "page" : "7585-7598", "title" : "An \u201cObservational Large Ensemble\u201d to Compare Observed and Modeled Temperature Trend Uncertainty due to Internal Variability", "translator" : [ { "dropping-particle" : "", "family" : "K2705", "given" : "", "non-dropping-particle" : "", "parse-names" : false, "suffix" : "" } ], "type" : "article-journal", "volume" : "30" }, "uris" : [ "http://www.mendeley.com/documents/?uuid=8b5911f8-5351-4f11-ae2a-eb9a4341b353" ] } ], "mendeley" : { "formattedCitation" : "(Hawkins et al., 2016; McCusker et al., 2016; Sigmond and Fyfe, 2016; Lehner et al., 2017; McKinnon et al., 2017; Marotzke, 2019)", "plainTextFormattedCitation" : "(Hawkins et al., 2016; McCusker et al., 2016; Sigmond and Fyfe, 2016; Lehner et al., 2017; McKinnon et al., 2017; Marotzke, 2019)", "previouslyFormattedCitation" : "(Hawkins et al., 2016; McCusker et al., 2016; Sigmond and Fyfe, 2016; Lehner et al., 2017; McKinnon et al., 2017; Marotzke, 2019)" }, "properties" : { "noteIndex" : 0 }, "schema" : "https://github.com/citation-style-language/schema/raw/master/csl-citation.json" }</w:instrText>
      </w:r>
      <w:r w:rsidRPr="003862D0">
        <w:rPr>
          <w:lang w:val="en-GB"/>
        </w:rPr>
        <w:fldChar w:fldCharType="separate"/>
      </w:r>
      <w:r w:rsidR="00016735">
        <w:rPr>
          <w:noProof/>
          <w:lang w:val="en-GB"/>
        </w:rPr>
        <w:t>(Hawkins et al., 2016; McCusker et al., 2016; Sigmond and Fyfe, 2016; Lehner et al., 2017; McKinnon et al., 2017; Marotzke, 2019)</w:t>
      </w:r>
      <w:r w:rsidRPr="003862D0">
        <w:rPr>
          <w:lang w:val="en-GB"/>
        </w:rPr>
        <w:fldChar w:fldCharType="end"/>
      </w:r>
      <w:r w:rsidRPr="003862D0">
        <w:rPr>
          <w:lang w:val="en-GB"/>
        </w:rPr>
        <w:t xml:space="preserve"> and thereby extract the forced signal from the internal variability, which can be calibrated against observational data to improve the reliability of probabilistic climate projections over the near and mid-term </w:t>
      </w:r>
      <w:r w:rsidRPr="003862D0">
        <w:rPr>
          <w:lang w:val="en-GB"/>
        </w:rPr>
        <w:fldChar w:fldCharType="begin" w:fldLock="1"/>
      </w:r>
      <w:r w:rsidR="00615634">
        <w:rPr>
          <w:lang w:val="en-GB"/>
        </w:rPr>
        <w: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"K5169", "given" : "", "non-dropping-particle" : "", "parse-names" : false, "suffix" : "" } ], "type" : "article-journal", "volume" : "11" }, "uris" : [ "http://www.mendeley.com/documents/?uuid=c37f12db-07f2-4652-ac4e-9ec38d239fcd" ] } ], "mendeley" : { "formattedCitation" : "(O\u2019Reilly et al., 2020)", "plainTextFormattedCitation" : "(O\u2019Reilly et al., 2020)", "previouslyFormattedCitation" : "(O\u2019Reilly et al., 2020)" }, "properties" : { "noteIndex" : 0 }, "schema" : "https://github.com/citation-style-language/schema/raw/master/csl-citation.json" }</w:instrText>
      </w:r>
      <w:r w:rsidRPr="003862D0">
        <w:rPr>
          <w:lang w:val="en-GB"/>
        </w:rPr>
        <w:fldChar w:fldCharType="separate"/>
      </w:r>
      <w:r w:rsidR="00016735">
        <w:rPr>
          <w:noProof/>
          <w:lang w:val="en-GB"/>
        </w:rPr>
        <w:t>(O’Reilly et al., 2020)</w:t>
      </w:r>
      <w:r w:rsidRPr="003862D0">
        <w:rPr>
          <w:lang w:val="en-GB"/>
        </w:rPr>
        <w:fldChar w:fldCharType="end"/>
      </w:r>
      <w:r w:rsidRPr="003862D0">
        <w:rPr>
          <w:lang w:val="en-GB"/>
        </w:rPr>
        <w:t xml:space="preserve">. Moreover, they allow the investigation of forced changes in internal variability (e.g., </w:t>
      </w:r>
      <w:commentRangeStart w:id="486"/>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"mendeley" : { "formattedCitation" : "(Maher et al., 2018)", "manualFormatting" : "Maher et al., 2018)", "plainTextFormattedCitation" : "(Maher et al., 2018)", "previouslyFormattedCitation" : "(Maher et al., 2018)" }, "properties" : { "noteIndex" : 0 }, "schema" : "https://github.com/citation-style-language/schema/raw/master/csl-citation.json" }</w:instrText>
      </w:r>
      <w:r w:rsidRPr="003862D0">
        <w:rPr>
          <w:lang w:val="en-GB"/>
        </w:rPr>
        <w:fldChar w:fldCharType="separate"/>
      </w:r>
      <w:r w:rsidR="00016735">
        <w:rPr>
          <w:noProof/>
          <w:lang w:val="en-GB"/>
        </w:rPr>
        <w:t>Maher et al., 2018)</w:t>
      </w:r>
      <w:r w:rsidRPr="003862D0">
        <w:rPr>
          <w:lang w:val="en-GB"/>
        </w:rPr>
        <w:fldChar w:fldCharType="end"/>
      </w:r>
      <w:commentRangeEnd w:id="486"/>
      <w:r w:rsidR="00016735">
        <w:rPr>
          <w:rStyle w:val="CommentReference"/>
        </w:rPr>
        <w:commentReference w:id="486"/>
      </w:r>
      <w:r w:rsidRPr="003862D0">
        <w:rPr>
          <w:lang w:val="en-GB"/>
        </w:rPr>
        <w:t xml:space="preserve">. A key assumption is that a given model </w:t>
      </w:r>
      <w:r w:rsidR="005C5C57" w:rsidRPr="003862D0">
        <w:rPr>
          <w:lang w:val="en-GB"/>
        </w:rPr>
        <w:t>skilfully</w:t>
      </w:r>
      <w:r w:rsidRPr="003862D0">
        <w:rPr>
          <w:lang w:val="en-GB"/>
        </w:rPr>
        <w:t xml:space="preserve"> </w:t>
      </w:r>
      <w:r w:rsidR="001436C3" w:rsidRPr="003862D0">
        <w:rPr>
          <w:lang w:val="en-GB"/>
        </w:rPr>
        <w:t>represents internal variability;</w:t>
      </w:r>
      <w:r w:rsidRPr="003862D0">
        <w:rPr>
          <w:lang w:val="en-GB"/>
        </w:rPr>
        <w:t xml:space="preserve"> structural uncertainty is not accounted for.</w:t>
      </w:r>
    </w:p>
    <w:p w14:paraId="2575C9F9" w14:textId="77777777" w:rsidR="001F0770" w:rsidRPr="003862D0" w:rsidRDefault="001F0770" w:rsidP="001F0770">
      <w:pPr>
        <w:pStyle w:val="AR6BodyText"/>
        <w:rPr>
          <w:lang w:val="en-GB"/>
        </w:rPr>
      </w:pPr>
    </w:p>
    <w:p w14:paraId="32D22329" w14:textId="1818836F" w:rsidR="001F0770" w:rsidRPr="00560680" w:rsidRDefault="001F0770" w:rsidP="001F0770">
      <w:pPr>
        <w:pStyle w:val="AR6BodyText"/>
      </w:pPr>
      <w:r w:rsidRPr="003862D0">
        <w:rPr>
          <w:lang w:val="en-GB"/>
        </w:rPr>
        <w:t xml:space="preserve">A complementary approach that represents structural uncertainty in a given model is stochastic physics </w:t>
      </w:r>
      <w:r w:rsidRPr="003862D0">
        <w:rPr>
          <w:lang w:val="en-GB"/>
        </w:rPr>
        <w:fldChar w:fldCharType="begin" w:fldLock="1"/>
      </w:r>
      <w:r w:rsidR="00615634">
        <w:rPr>
          <w:lang w:val="en-GB"/>
        </w:rPr>
        <w:instrText>ADDIN CSL_CITATION { "citationItems" : [ { "id" : "ITEM-1", "itemData" : { "DOI" : "10.1175/BAMS-D-15-00268.1", "ISSN" : "0003-0007", "abstract" : "AbstractThe last decade has seen the success of stochastic parameterizations in short-term, medium-range, and seasonal forecasts: operational weather centers now routinely use stochastic parameterization schemes to represent model inadequacy better and to improve the quantification of forecast uncertainty. Developed initially for numerical weather prediction, the inclusion of stochastic parameterizations not only provides better estimates of uncertainty, but it is also extremely promising for reducing long-standing climate biases and is relevant for determining the climate response to external forcing. This article highlights recent developments from different research groups that show that the stochastic representation of unresolved processes in the atmosphere, oceans, land surface, and cryosphere of comprehensive weather and climate models 1) gives rise to more reliable probabilistic forecasts of weather and climate and 2) reduces systematic model bias. We make a case that the use of mathematically stringent methods for the derivation of stochastic dynamic equations will lead to substantial improvements in our ability to accurately simulate weather and climate at all scales. Recent work in mathematics, statistical mechanics, and turbulence is reviewed; its relevance for the climate problem is demonstrated; and future research directions are outlined.", "author" : [ { "dropping-particle" : "", "family" : "Berner", "given" : "Judith", "non-dropping-particle" : "", "parse-names" : false, "suffix" : "" }, { "dropping-particle" : "", "family" : "Achatz", "given" : "Ulrich", "non-dropping-particle" : "", "parse-names" : false, "suffix" : "" }, { "dropping-particle" : "", "family" : "Batt\u00e9", "given" : "Lauriane", "non-dropping-particle" : "", "parse-names" : false, "suffix" : "" }, { "dropping-particle" : "", "family" : "Bengtsson", "given" : "Lisa", "non-dropping-particle" : "", "parse-names" : false, "suffix" : "" }, { "dropping-particle" : "la", "family" : "C\u00e1mara", "given" : "Alvaro de", "non-dropping-particle" : "", "parse-names" : false, "suffix" : "" }, { "dropping-particle" : "", "family" : "Christensen", "given" : "Hannah M", "non-dropping-particle" : "", "parse-names" : false, "suffix" : "" }, { "dropping-particle" : "", "family" : "Colangeli", "given" : "Matteo", "non-dropping-particle" : "", "parse-names" : false, "suffix" : "" }, { "dropping-particle" : "", "family" : "Coleman", "given" : "Danielle R B", "non-dropping-particle" : "", "parse-names" : false, "suffix" : "" }, { "dropping-particle" : "", "family" : "Crommelin", "given" : "Daan", "non-dropping-particle" : "", "parse-names" : false, "suffix" : "" }, { "dropping-particle" : "", "family" : "Dolaptchiev", "given" : "Stamen I", "non-dropping-particle" : "", "parse-names" : false, "suffix" : "" }, { "dropping-particle" : "", "family" : "Franzke", "given" : "Christian L E", "non-dropping-particle" : "", "parse-names" : false, "suffix" : "" }, { "dropping-particle" : "", "family" : "Friederichs", "given" : "Petra", "non-dropping-particle" : "", "parse-names" : false, "suffix" : "" }, { "dropping-particle" : "", "family" : "Imkeller", "given" : "Peter", "non-dropping-particle" : "", "parse-names" : false, "suffix" : "" }, { "dropping-particle" : "", "family" : "J\u00e4rvinen", "given" : "Heikki", "non-dropping-particle" : "", "parse-names" : false, "suffix" : "" }, { "dropping-particle" : "", "family" : "Juricke", "given" : "Stephan", "non-dropping-particle" : "", "parse-names" : false, "suffix" : "" }, { "dropping-particle" : "", "family" : "Kitsios", "given" : "Vassili", "non-dropping-particle" : "", "parse-names" : false, "suffix" : "" }, { "dropping-particle" : "", "family" : "Lott", "given" : "Fran\u00e7ois", "non-dropping-particle" : "", "parse-names" : false, "suffix" : "" }, { "dropping-particle" : "", "family" : "Lucarini", "given" : "Valerio", "non-dropping-particle" : "", "parse-names" : false, "suffix" : "" }, { "dropping-particle" : "", "family" : "Mahajan", "given" : "Salil", "non-dropping-particle" : "", "parse-names" : false, "suffix" : "" }, { "dropping-particle" : "", "family" : "Palmer", "given" : "Timothy N", "non-dropping-particle" : "", "parse-names" : false, "suffix" : "" }, { "dropping-particle" : "", "family" : "Penland", "given" : "C\u00e9cile", "non-dropping-particle" : "", "parse-names" : false, "suffix" : "" }, { "dropping-particle" : "", "family" : "Sakradzija", "given" : "Mirjana", "non-dropping-particle" : "", "parse-names" : false, "suffix" : "" }, { "dropping-particle" : "", "family" : "Storch", "given" : "Jin-Song", "non-dropping-particle" : "von", "parse-names" : false, "suffix" : "" }, { "dropping-particle" : "", "family" : "Weisheimer", "given" : "Antje", "non-dropping-particle" : "", "parse-names" : false, "suffix" : "" }, { "dropping-particle" : "", "family" : "Weniger", "given" : "Michael", "non-dropping-particle" : "", "parse-names" : false, "suffix" : "" }, { "dropping-particle" : "", "family" : "Williams", "given" : "Paul D", "non-dropping-particle" : "", "parse-names" : false, "suffix" : "" }, { "dropping-particle" : "", "family" : "Yano", "given" : "Jun-Ichi", "non-dropping-particle" : "", "parse-names" : false, "suffix" : "" } ], "container-title" : "Bulletin of the American Meteorological Society", "id" : "ITEM-1", "issue" : "3", "issued" : { "date-parts" : [ [ "2017", "3" ] ] }, "page" : "565-588", "title" : "Stochastic Parameterization: Toward a New View of Weather and Climate Models", "translator" : [ { "dropping-particle" : "", "family" : "K3801", "given" : "", "non-dropping-particle" : "", "parse-names" : false, "suffix" : "" } ], "type" : "article-journal", "volume" : "98" }, "uris" : [ "http://www.mendeley.com/documents/?uuid=4de1366b-281c-476d-818a-942e00a477df" ] } ], "mendeley" : { "formattedCitation" : "(Berner et al., 2017)", "plainTextFormattedCitation" : "(Berner et al., 2017)", "previouslyFormattedCitation" : "(Berner et al., 2017)" }, "properties" : { "noteIndex" : 0 }, "schema" : "https://github.com/citation-style-language/schema/raw/master/csl-citation.json" }</w:instrText>
      </w:r>
      <w:r w:rsidRPr="003862D0">
        <w:rPr>
          <w:lang w:val="en-GB"/>
        </w:rPr>
        <w:fldChar w:fldCharType="separate"/>
      </w:r>
      <w:r w:rsidR="00016735">
        <w:rPr>
          <w:noProof/>
          <w:lang w:val="en-GB"/>
        </w:rPr>
        <w:t>(Berner et al., 2017)</w:t>
      </w:r>
      <w:r w:rsidRPr="003862D0">
        <w:rPr>
          <w:lang w:val="en-GB"/>
        </w:rPr>
        <w:fldChar w:fldCharType="end"/>
      </w:r>
      <w:r w:rsidRPr="003862D0">
        <w:rPr>
          <w:lang w:val="en-GB"/>
        </w:rPr>
        <w:t>. The approach has proven useful in representing structural uncertainty on seasonal climate time</w:t>
      </w:r>
      <w:ins w:id="487" w:author="Sara M Tuson" w:date="2021-07-15T20:31: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"10.1098/rsta.2013.0290", "ISSN" : "1364-503X", "PMID" : "24842026", "abstract" : "The finite resolution of general circulation models of the coupled atmosphere\u2013ocean system and the effects of sub-grid-scale variability present a major source of uncertainty in model simulations on all time scales. The European Centre for Medium-Range Weather Forecasts has been at the forefront of developing new approaches to account for these uncertainties. In particular, the stochastically perturbed physical tendency scheme and the stochastically perturbed backscatter algorithm for the atmosphere are now used routinely for global numerical weather prediction. The European Centre also performs long-range predictions of the coupled atmosphere\u2013ocean climate system in operational forecast mode, and the latest seasonal forecasting system\u2014System 4\u2014has the stochastically perturbed tendency and backscatter schemes implemented in a similar way to that for the medium-range weather forecasts. Here, we present results of the impact of these schemes in System 4 by contrasting the operational performance on seasonal time scales during the retrospective forecast period 1981\u20132010 with comparable simulations that do not account for the representation of model uncertainty. We find that the stochastic tendency perturbation schemes helped to reduce excessively strong convective activity especially over the Maritime Continent and the tropical Western Pacific, leading to reduced biases of the outgoing longwave radiation (OLR), cloud cover, precipitation and near-surface winds. Positive impact was also found for the statistics of the Madden\u2013Julian oscillation (MJO), showing an increase in the frequencies and amplitudes of MJO events. Further, the errors of El Ni\u00f1o southern oscillation forecasts become smaller, whereas increases in ensemble spread lead to a better calibrated system if the stochastic tendency is activated. The backscatter scheme has overall neutral impact. Finally, evidence for noise-activated regime transitions has been found in a cluster analysis of mid-latitude circulation regimes over the Pacific\u2013North America region.", "author" : [ { "dropping-particle" : "", "family" : "Weisheimer", "given" : "Antje", "non-dropping-particle" : "", "parse-names" : false, "suffix" : "" }, { "dropping-particle" : "", "family" : "Corti", "given" : "Susanna", "non-dropping-particle" : "", "parse-names" : false, "suffix" : "" }, { "dropping-particle" : "", "family" : "Palmer", "given" : "Tim", "non-dropping-particle" : "", "parse-names" : false, "suffix" : "" }, { "dropping-particle" : "", "family" : "Vitart", "given" : "Frederic", "non-dropping-particle" : "", "parse-names" : false, "suffix" : "" } ], "container-title" : "Philosophical Transactions of the Royal Society A: Mathematical, Physical and Engineering Sciences", "id" : "ITEM-1", "issue" : "2018", "issued" : { "date-parts" : [ [ "2014", "6", "28" ] ] }, "page" : "20130290", "title" : "Addressing model error through atmospheric stochastic physical parametrizations: impact on the coupled ECMWF seasonal forecasting system", "translator" : [ { "dropping-particle" : "", "family" : "K4502", "given" : "", "non-dropping-particle" : "", "parse-names" : false, "suffix" : "" } ], "type" : "article-journal", "volume" : "372" }, "uris" : [ "http://www.mendeley.com/documents/?uuid=fc1f4f95-5c1e-4cfa-8ea9-c692c0014f89" ] }, { "id" : "ITEM-2", "itemData" : { "DOI" : "10.1002/qj.2396", "ISSN" : "00359009", "author" : [ { "dropping-particle" : "", "family" : "MacLachlan", "given" : "C.", "non-dropping-particle" : "", "parse-names" : false, "suffix" : "" }, { "dropping-particle" : "", "family" : "Arribas", "given" : "A.", "non-dropping-particle" : "", "parse-names" : false, "suffix" : "" }, { "dropping-particle" : "", "family" : "Peterson", "given" : "K. A.", "non-dropping-particle" : "", "parse-names" : false, "suffix" : "" }, { "dropping-particle" : "", "family" : "Maidens", "given" : "A.", "non-dropping-particle" : "", "parse-names" : false, "suffix" : "" }, { "dropping-particle" : "", "family" : "Fereday", "given" : "D.", "non-dropping-particle" : "", "parse-names" : false, "suffix" : "" }, { "dropping-particle" : "", "family" : "Scaife", "given" : "A. A.", "non-dropping-particle" : "", "parse-names" : false, "suffix" : "" }, { "dropping-particle" : "", "family" : "Gordon", "given" : "M.", "non-dropping-particle" : "", "parse-names" : false, "suffix" : "" }, { "dropping-particle" : "", "family" : "Vellinga", "given" : "M.", "non-dropping-particle" : "", "parse-names" : false, "suffix" : "" }, { "dropping-particle" : "", "family" : "Williams", "given" : "A.", "non-dropping-particle" : "", "parse-names" : false, "suffix" : "" }, { "dropping-particle" : "", "family" : "Comer", "given" : "R. E.", "non-dropping-particle" : "", "parse-names" : false, "suffix" : "" }, { "dropping-particle" : "", "family" : "Camp", "given" : "J.", "non-dropping-particle" : "", "parse-names" : false, "suffix" : "" }, { "dropping-particle" : "", "family" : "Xavier", "given" : "P.", "non-dropping-particle" : "", "parse-names" : false, "suffix" : "" }, { "dropping-particle" : "", "family" : "Madec", "given" : "G.", "non-dropping-particle" : "", "parse-names" : false, "suffix" : "" } ], "container-title" : "Quarterly Journal of the Royal Meteorological Society", "id" : "ITEM-2", "issue" : "689", "issued" : { "date-parts" : [ [ "2015", "4" ] ] }, "page" : "1072-1084", "title" : "Global Seasonal forecast system version 5 (GloSea5): a high-resolution seasonal forecast system", "translator" : [ { "dropping-particle" : "", "family" : "K2721", "given" : "", "non-dropping-particle" : "", "parse-names" : false, "suffix" : "" } ], "type" : "article-journal", "volume" : "141" }, "uris" : [ "http://www.mendeley.com/documents/?uuid=8ed264e8-38ae-3d9f-a4f1-0b81425badcd" ] }, { "id" : "ITEM-3", "itemData" : { "DOI" : "10.1007/s00382-015-2548-7", "ISSN" : "1432-0894", "abstract" : "Atmospheric model uncertainties at a seasonal time scale can be addressed by introducing stochastic perturbations in the model formulation. In this paper the stochastically perturbed parameterization tendencies (SPPT) technique is activated in the atmospheric component of the EC-Earth global coupled model and the impact on seasonal forecast quality is assessed, both at a global scale and focusing on the Tropical Pacific region.Re-forecasts for winter and summer seasons using two different settings for the perturbation patterns are evaluated and compared to a reference experiment without stochastic perturbations. We find that SPPT tends to increase the systematic error of the model sea-surface temperature over most regions of the globe, whereas the impact on precipitation and sea-level pressure is less clear. In terms of ensemble spread, larger-scale perturbation patterns lead to a greater increase in spread and in the model spread-skill ratio in a system that is overconfident. Over the Tropical Pacific, improvements in the representation of key processes associated with ENSO are highlighted. The evaluation of probabilistic re-forecasts shows that SPPT improves their reliability. Finally, we discuss the limitations to this study and future prospects with EC-Earth.", "author" : [ { "dropping-particle" : "", "family" : "Batt\u00e9", "given" : "Lauriane", "non-dropping-particle" : "", "parse-names" : false, "suffix" : "" }, { "dropping-particle" : "", "family" : "Doblas-Reyes", "given" : "Francisco J", "non-dropping-particle" : "", "parse-names" : false, "suffix" : "" } ], "container-title" : "Climate Dynamics", "id" : "ITEM-3", "issue" : "11", "issued" : { "date-parts" : [ [ "2015" ] ] }, "page" : "3419-3439", "title" : "Stochastic atmospheric perturbations in the EC-Earth3 global coupled model: impact of SPPT on seasonal forecast quality", "translator" : [ { "dropping-particle" : "", "family" : "K4910", "given" : "", "non-dropping-particle" : "", "parse-names" : false, "suffix" : "" } ], "type" : "article-journal", "volume" : "45" }, "uris" : [ "http://www.mendeley.com/documents/?uuid=c16385ae-f4e8-462f-9200-122e35b2c07a", "http://www.mendeley.com/documents/?uuid=0a414233-9397-435b-93b3-eb8c693606f0" ] } ], "mendeley" : { "formattedCitation" : "(Weisheimer et al., 2014; Batt\u00e9 and Doblas-Reyes, 2015; MacLachlan et al., 2015)", "plainTextFormattedCitation" : "(Weisheimer et al., 2014; Batt\u00e9 and Doblas-Reyes, 2015; MacLachlan et al., 2015)", "previouslyFormattedCitation" : "(Weisheimer et al., 2014; Batt\u00e9 and Doblas-Reyes, 2015; MacLachlan et al., 2015)" }, "properties" : { "noteIndex" : 0 }, "schema" : "https://github.com/citation-style-language/schema/raw/master/csl-citation.json" }</w:instrText>
      </w:r>
      <w:r w:rsidRPr="003862D0">
        <w:rPr>
          <w:lang w:val="en-GB"/>
        </w:rPr>
        <w:fldChar w:fldCharType="separate"/>
      </w:r>
      <w:r w:rsidR="00016735">
        <w:rPr>
          <w:noProof/>
          <w:lang w:val="en-US"/>
        </w:rPr>
        <w:t>(Weisheimer et al., 2014; Batté and Doblas-Reyes, 2015; MacLachlan et al., 2015)</w:t>
      </w:r>
      <w:r w:rsidRPr="003862D0">
        <w:rPr>
          <w:lang w:val="en-GB"/>
        </w:rPr>
        <w:fldChar w:fldCharType="end"/>
      </w:r>
      <w:r w:rsidRPr="00B9747B">
        <w:rPr>
          <w:lang w:val="en-US"/>
        </w:rPr>
        <w:t xml:space="preserve">. </w:t>
      </w:r>
      <w:r w:rsidRPr="003862D0">
        <w:rPr>
          <w:lang w:val="en-GB"/>
        </w:rPr>
        <w:lastRenderedPageBreak/>
        <w:t xml:space="preserve">Stochastic physics can markedly improve the internal variability in a given model </w:t>
      </w:r>
      <w:r w:rsidRPr="003862D0">
        <w:rPr>
          <w:lang w:val="en-GB"/>
        </w:rPr>
        <w:fldChar w:fldCharType="begin" w:fldLock="1"/>
      </w:r>
      <w:r w:rsidR="00615634">
        <w:rPr>
          <w:lang w:val="en-GB"/>
        </w:rPr>
        <w:instrText xml:space="preserve">ADDIN CSL_CITATION { "citationItems" : [ { "id" : "ITEM-1", "itemData" : { "DOI" : "10.1002/2016GL069818", "ISSN" : "00948276", "abstract" : "Abstract The Plant-Craig (PC) stochastic convective parameterization scheme is implemented into the National Center for Atmospheric Research Community Atmosphere Model version 5 (CAM5) to couple with the Zhang-McFarlane deterministic convection scheme. To evaluate its impact on tropical precipitation simulation, two experiments are conducted: one with the standard CAM5 and the other with the stochastic scheme incorporated. Results show that the PC stochastic parameterization decreases the frequency of weak precipitation and increases the frequency of strong precipitation, resulting in better agreement with observations. The most striking improvement is in the probability distribution function (PDF) of precipitation intensity, with the well-known too-much-drizzle problem in CAM5 largely eliminated. In the global tropical belt, the precipitation intensity PDF from the simulation agrees remarkably well with that of Tropical Rainfall Measuring Mission observations. The stochastic scheme also yields a similar magnitude of intraseasonal variability of precipitation to observations and improves the simulation of the eastward propagating intraseasonal signals of precipitation and zonal wind.", "author" : [ { "dropping-particle" : "", "family" : "Wang", "given" : "Yong", "non-dropping-particle" : "", "parse-names" : false, "suffix" : "" }, { "dropping-particle" : "", "family" : "Zhang", "given" : "Guang J", "non-dropping-particle" : "", "parse-names" : false, "suffix" : "" }, { "dropping-particle" : "", "family" : "Craig", "given" : "George C", "non-dropping-particle" : "", "parse-names" : false, "suffix" : "" } ], "container-title" : "Geophysical Research Letters", "id" : "ITEM-1", "issue" : "12", "issued" : { "date-parts" : [ [ "2016", "6", "28" ] ] }, "page" : "6612-6619", "title" : "Stochastic convective parameterization improving the simulation of tropical precipitation variability in the NCAR CAM5", "translator" : [ { "dropping-particle" : "", "family" : "K3808", "given" : "", "non-dropping-particle" : "", "parse-names" : false, "suffix" : "" } ], "type" : "article-journal", "volume" : "43" }, "uris" : [ "http://www.mendeley.com/documents/?uuid=eab9d40f-b067-489d-bba0-5d53fa9dfb3f" ] }, { "id" : "ITEM-2", "itemData" : { "DOI" : "10.1175/JCLI-D-16-0122.1", "ISSN" : "08948755", "abstract" : "El Ni\u00f1o\u2013Southern Oscillation (ENSO) is the dominant mode of interannual variability in the tropical Pacific. However, the models in the ensemble from phase 5 of the Coupled Model Intercomparison Project (CMIP5) have large deficiencies in ENSO amplitude, spatial structure, and temporal variability. The use of stochastic parameterizations as a technique to address these pervasive errors is considered. The multiplicative stochastically perturbed parameterization tendencies (SPPT) scheme is included in coupled integrations of the National Center for Atmospheric Research (NCAR) Community Atmosphere Model, version 4 (CAM4). The SPPT scheme results in a significant improvement to the representation of ENSO in CAM4, improving the power spectrum and reducing the magnitude of ENSO toward that observed. To understand the observed impact, additive and multiplicative noise in a simple delayed oscillator (DO) model of ENSO is considered. Additive noise results in an increase in ENSO amplitude, but multiplicative noise can reduce the magnitude of ENSO, as was observed for SPPT in CAM4. In light of these results, two complementary mechanisms are proposed by which the improvement occurs in CAM. Comparison of the coupled runs with a set of atmosphere-only runs indicates that SPPT first improve the variability in the zonal winds through perturbing the convective heating tendencies, which improves the variability of ENSO. In addition, SPPT improve the distribution of westerly wind bursts (WWBs), important for initiation of El Ni\u00f1o events, by increasing the stochastic component ofWWBand reducing the overly strong dependency on SST compared to the control integration.", "author" : [ { "dropping-particle" : "", "family" : "Christensen", "given" : "Hannah M.", "non-dropping-particle" : "", "parse-names" : false, "suffix" : "" }, { "dropping-particle" : "", "family" : "Berner", "given" : "Judith", "non-dropping-particle" : "", "parse-names" : false, "suffix" : "" }, { "dropping-particle" : "", "family" : "Coleman", "given" : "Danielle R.B.", "non-dropping-particle" : "", "parse-names" : false, "suffix" : "" }, { "dropping-particle" : "", "family" : "Palmer", "given" : "T. N.", "non-dropping-particle" : "", "parse-names" : false, "suffix" : "" } ], "container-title" : "Journal of Climate", "id" : "ITEM-2", "issued" : { "date-parts" : [ [ "2017" ] ] }, "page" : "17-38", "title" : "Stochastic parameterization and El Ni\u00f1o-southern oscillation", "translator" : [ { "dropping-particle" : "", "family" : "K2819", "given" : "", "non-dropping-particle" : "", "parse-names" : false, "suffix" : "" } ], "type" : "article-journal", "volume" : "30" }, "uris" : [ "http://www.mendeley.com/documents/?uuid=521e70ac-cdd5-4189-9b87-9a0307e50adb" ] }, { "id" : "ITEM-3", "itemData" : { "DOI" : "10.1007/s00382-019-04660-0", "ISSN" : "0930-7575", "abstract" : "The impact of stochastic physics on El Ni\u00f1o Southern Oscillation (ENSO) is investigated in the EC-Earth coupled climate model. By comparing an ensemble of three members of control historical simulations with three ensemble members that include stochastics physics in the atmosphere, we find that in EC-Earth the implementation of stochastic physics improves the excessively weak representation of ENSO. Specifically, the amplitude of both El Ni\u00f1o and, to a lesser extent, La Ni\u00f1a increases. Stochastic physics also ameliorates the temporal variability of ENSO at interannual time scales, demonstrated by the emergence of peaks in the power spectrum with periods of 5--7 years and 3--4 years. Based on the analogy with the behaviour of an idealized delayed oscillator model (DO) with stochastic noise, we find that when the atmosphere--ocean coupling is small (large) the amplitude of ENSO increases (decreases) following an amplification of the noise amplitude. The underestimated ENSO variability in the EC-Earth control runs and the associated amplification due to stochastic physics could be therefore consistent with an excessively weak atmosphere--ocean coupling. The activation of stochastic physics in the atmosphere increases westerly wind burst (WWB) occurrences (i.e. amplification of noise amplitude) that could trigger more and stronger El Ni\u00f1o events (i.e. increase of ENSO oscillation) in the coupled EC-Earth model. Further analysis of the mean state bias of EC-Earth suggests that a cold sea surface temperature (SST) and dry precipitation bias in the central tropical Pacific together with a warm SST and wet precipitation bias in the western tropical Pacific are responsible for the coupled feedback bias (weak coupling) in the tropical Pacific that is related to the weak ENSO simulation. The same analysis of the ENSO behaviour is carried out in a future scenario experiment (RCP8.5 forcing), highlighting that in a coupled model with an extreme warm SST, characterized by a strong coupling, the effect of stochastic physics on the ENSO representation is opposite. This corroborates the hypothesis that the mean state bias of the tropical Pacific region is the main reason for the ENSO representation deficiency in EC-Earth.", "author" : [ { "dropping-particle" : "", "family" : "Yang", "given" : "Chunxue", "non-dropping-particle" : "", "parse-names" : false, "suffix" : "" }, { "dropping-particle" : "", "family" : "Christensen", "given" : "Hannah M", "non-dropping-particle" : "", "parse-names" : false, "suffix" : "" }, { "dropping-particle" : "", "family" : "Corti", "given" : "Susanna", "non-dropping-particle" : "", "parse-names" : false, "suffix" : "" }, { "dropping-particle" : "", "family" : "Hardenberg", "given" : "Jost", "non-dropping-particle" : "von", "parse-names" : false, "suffix" : "" }, { "dropping-particle" : "", "family" : "Davini", "given" : "Paolo", "non-dropping-particle" : "", "parse-names" : false, "suffix" : "" } ], "container-title" : "Climate Dynamics", "id" : "ITEM-3", "issue" : "5-6", "issued" : { "date-parts" : [ [ "2019", "9", "7" ] ] }, "page" : "2843-2859", "title" : "The impact of stochastic physics on the El Ni\u00f1o Southern Oscillation in the EC-Earth coupled model", "translator" : [ { "dropping-particle" : "", "family" : "K3806", "given" : "", "non-dropping-particle" : "", "parse-names" : false, "suffix" : "" } ], "type" : "article-journal", "volume" : "53" }, "uris" : [ "http://www.mendeley.com/documents/?uuid=c2ea2516-9b2c-4b9f-a7f4-c796ec870ba4" ] }, { "id" : "ITEM-4", "itemData" : { "DOI" : "10.1007/s00382-017-3749-z", "ISSN" : "0930-7575", "abstract" : "The impact of the stochastic schemes Stochastically Perturbed Parametrisation Tendencies (SPPT) and Stochastic Kinetic Energy Backscatter Scheme (SKEBS) on the representation of interannual variability in the Asian summer monsoon is examined in the coupled climate model CCSM4. The Webster--Yang index, measuring anomalies of a specified wind-shear index in the monsoon region, is used as a metric for monsoon strength, and is used to analyse the output of three model integrations: one deterministic, one with SPPT, and one with SKEBS. Both schemes show improved variability, which we trace back to improvements in the El Ni\u00f1o-Southern Oscillation (ENSO) and the Indian Ocean Dipole (IOD). SPPT improves the representation of ENSO and through teleconnections thereby the monsoon, supporting previous work on the benefits of this scheme on the model climate. SKEBS also improves monsoon variability by way of improving the representation of the IOD, in particular by breaking an overly strong coupling to ENSO.", "author" : [ { "dropping-particle" : "", "family" : "Str\u00f8mmen", "given" : "K", "non-dropping-particle" : "", "parse-names" : false, "suffix" : "" }, { "dropping-particle" : "", "family" : "Christensen", "given" : "H M", "non-dropping-particle" : "", "parse-names" : false, "suffix" : "" }, { "dropping-particle" : "", "family" : "Berner", "given" : "J", "non-dropping-particle" : "", "parse-names" : false, "suffix" : "" }, { "dropping-particle" : "", "family" : "Palmer", "given" : "T N", "non-dropping-particle" : "", "parse-names" : false, "suffix" : "" } ], "container-title" : "Climate Dynamics", "id" : "ITEM-4", "issue" : "5-6", "issued" : { "date-parts" : [ [ "2018", "3", "20" ] ] }, "page" : "2269-2282", "title" : "The impact of stochastic parametrisations on the representation of the Asian summer monsoon", "translator" : [ { "dropping-particle" : "", "family" : "K3807", "given" : "", "non-dropping-particle" : "", "parse-names" : false, "suffix" : "" } ], "type" : "article-journal", "volume" : "50" }, "uris" : [ "http://www.mendeley.com/documents/?uuid=812432bb-13a4-4969-96f7-5c5ea0761533" ] }, { "id" : "ITEM-5", "itemData" : { "DOI" : "10.5194/gmd-10-1383-2017", "ISSN" : "19919603", "abstract" : "The Climate SPHINX (Stochastic Physics HIgh resolutioN eXperiments) project is a comprehensive set of ensemble simulations aimed at evaluating the sensitivity of present and future climate to model resolution and stochastic parameterisation. The EC-Earth Earth system model is used to explore the impact of stochastic physics in a large ensemble of 30-year climate integrations at five different atmospheric horizontal resolutions (from 125 up to 16 km). The project includes more than 120 simulations in both a historical scenario (1979\u20132008) and a climate change projection (2039\u20132068), together with coupled transient runs (1850\u20132100). A total of 20.4 million core hours have been used, made available from a single year grant from PRACE (the Partnership for Advanced Computing in Europe), and close to 1.5 PB of output data have been produced on SuperMUC IBM Petascale System at the Leibniz Supercomputing Centre (LRZ) in Garching, Germany. About 140 TB of post-processed data are stored on the CINECA supercomputing centre archives and are freely accessible to the community thanks to an EUDAT data pilot project. This paper presents the technical and scientific set-up of the experiments, including the details on the forcing used for the simulations performed, defining the SPHINX v1.0 protocol. In addition, an overview of preliminary results is given. An improvement in the simulation of Euro-Atlantic atmospheric blocking following resolution increase is observed. It is also shown that including stochastic parameterisation in the low-resolution runs helps to improve some aspects of the tropical climate \u2013 specifically the Madden\u2013Julian Oscillation and the tropical rainfall variability. These findings show the importance of representing the impact of small-scale processes on the large-scale climate variability either explicitly (with high-resolution simulations) or stochastically (in low-resolution simulations).", "author" : [ { "dropping-particle" : "", "family" : "Davini", "given" : "Paolo", "non-dropping-particle" : "", "parse-names" : false, "suffix" : "" }, { "dropping-particle" : "", "family" : "Hardenberg", "given" : "Jost", "non-dropping-particle" : "Von", "parse-names" : false, "suffix" : "" }, { "dropping-particle" : "", "family" : "Corti", "given" : "Susanna", "non-dropping-particle" : "", "parse-names" : false, "suffix" : "" }, { "dropping-particle" : "", "family" : "Christensen", "given" : "Hannah M.", "non-dropping-particle" : "", "parse-names" : false, "suffix" : "" }, { "dropping-particle" : "", "family" : "Juricke", "given" : "Stephan", "non-dropping-particle" : "", "parse-names" : false, "suffix" : "" }, { "dropping-particle" : "", "family" : "Subramanian", "given" : "Aneesh", "non-dropping-particle" : "", "parse-names" : false, "suffix" : "" }, { "dropping-particle" : "", "family" : "Watson", "given" : "Peter A.G.", "non-dropping-particle" : "", "parse-names" : false, "suffix" : "" }, { "dropping-particle" : "", "family" : "Weisheimer", "given" : "Antje", "non-dropping-particle" : "", "parse-names" : false, "suffix" : "" }, { "dropping-particle" : "", "family" : "Palmer", "given" : "Tim N.", "non-dropping-particle" : "", "parse-names" : false, "suffix" : "" } ], "container-title" : "Geoscientific Model Development", "id" : "ITEM-5", "issued" : { "date-parts" : [ [ "2017" ] ] }, "page" : "1383-1402", "title" : "Climate SPHINX: Evaluating the impact of resolution and stochastic physics parameterisations in the EC-Earth global climate model", "translator" : [ { "dropping-particle" : "", "family" : "K2817", "given" : "", "non-dropping-particle" : "", "parse-names" : false, "suffix" : "" } ], "type" : "article-journal", "volume" : "10" }, "uris" : [ "http://www.mendeley.com/documents/?uuid=056919d4-ce39-4939-85b8-696ccfa93f92" ] }, { "id" : "ITEM-6", "itemData" : { "DOI" : "10.1002/2016JD026386", "ISSN" : "2169897X", "abstract" : "Many global atmospheric models have too little precipitation variability in the tropics on daily to weekly time scales, and also poor representation of tropical precipitation extremes associated with intense convection. Stochastic parameterisations have the potential to mitigate this problem by representing unpredictable subgrid variability that is left out of deterministic models. We evaluate the impact on the statistics of tropical rainfall of two stochastic schemes, the stochastically perturbed parameterization tendency scheme (SPPT) and stochastic kinetic energy backscatter scheme (SKEBS), in three climate models: EC-Earth, the Met Office Unified Model and the Community Atmosphere Model, version 4 (CAM4). The schemes generally improve the statistics of simulated tropical rainfall variability, particularly by increasing the frequency of heavy rainfall events, reducing its persistence and increasing the high-frequency component of its variability. There is a large range in the size of the impact between models, with EC-Earth showing the largest improvements. The improvements are greater than those obtained by increasing horizontal resolution to \u223c20km. Stochastic physics also strongly affects projections of future changes in the frequency of extreme tropical rainfall in EC-Earth. This indicates that small-scale variability that is unresolved and unpredictable in these models has an important role in determining tropical climate variability statistics. Using these schemes, and improved schemes currently under development, is therefore likely to be important for producing good simulations of tropical variability and extremes in the present day and future.", "author" : [ { "dropping-particle" : "", "family" : "Watson", "given" : "Peter A. G.", "non-dropping-particle" : "", "parse-names" : false, "suffix" : "" }, { "dropping-particle" : "", "family" : "Berner", "given" : "Judith", "non-dropping-particle" : "", "parse-names" : false, "suffix" : "" }, { "dropping-particle" : "", "family" : "Corti", "given" : "Susanna", "non-dropping-particle" : "", "parse-names" : false, "suffix" : "" }, { "dropping-particle" : "", "family" : "Davini", "given" : "Paolo", "non-dropping-particle" : "", "parse-names" : false, "suffix" : "" }, { "dropping-particle" : "", "family" : "Hardenberg", "given" : "Jost", "non-dropping-particle" : "von", "parse-names" : false, "suffix" : "" }, { "dropping-particle" : "", "family" : "Sanchez", "given" : "Claudio", "non-dropping-particle" : "", "parse-names" : false, "suffix" : "" }, { "dropping-particle" : "", "family" : "Weisheimer", "given" : "Antje", "non-dropping-particle" : "", "parse-names" : false, "suffix" : "" }, { "dropping-particle" : "", "family" : "Palmer", "given" : "Tim N.", "non-dropping-particle" : "", "parse-names" : false, "suffix" : "" } ], "container-title" : "Journal of Geophysical Research: Atmospheres", "id" : "ITEM-6", "issue" : "11", "issued" : { "date-parts" : [ [ "2017", "6", "16" ] ] }, "page" : "5738-5762", "title" : "The impact of stochastic physics on tropical rainfall variability in global climate models on daily to weekly time scales", "translator" : [ { "dropping-particle" : "", "family" : "K2818", "given" : "", "non-dropping-particle" : "", "parse-names" : false, "suffix" : "" } ], "type" : "article-journal", "volume" : "122" }, "uris" : [ "http://www.mendeley.com/documents/?uuid=018c7acc-46ec-4e82-8f1a-4de76faeeafb" ] }, { "id" : "ITEM-7",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w:instrText>
      </w:r>
      <w:r w:rsidR="00615634" w:rsidRPr="001A4DE9">
        <w:instrText>: "Dawson", "given" : "Andrew", "non-dropping-particle" : "", "parse-names" : false, "suffix" : "" }, { "dropping-particle" : "", "family" : "Palmer", "given" : "T. N.", "non-dropping-particle" : "", "parse-names" : false, "suffix" : "" } ], "container-title" : "Climate Dynamics", "id" : "ITEM-7", "issue" : "7-8", "issued" : { "date-parts" : [ [ "2015" ] ] }, "page" : "2177-2193", "title" : "Simulating weather regimes: impact of model resolution and stochastic parameterization", "translator" : [ { "dropping-particle" : "", "family" : "K2816", "given" : "", "non-dropping-particle" : "", "parse-names" : false, "suffix" : "" } ], "type" : "article-journal", "volume" : "44" }, "uris" : [ "http://www.mendeley.com/documents/?uuid=6337f313-601c-4ee4-9bda-bcace4716fd6" ] } ], "mendeley" : { "formattedCitation" : "(Dawson and Palmer, 2015; Wang et al., 2016; Christensen et al., 2017; Davini et al., 2017; Watson et al., 2017; Str\u00f8mmen et al., 2018; Yang et al., 2019)", "plainTextFormattedCitation" : "(Dawson and Palmer, 2015; Wang et al., 2016; Christensen et al., 2017; Davini et al., 2017; Watson et al., 2017; Str\u00f8mmen et al., 2018; Yang et al., 2019)", "previouslyFormattedCitation" : "(Dawson and Palmer, 2015; Wang et al., 2016; Christensen et al., 2017; Davini et al., 2017; Watson et al., 2017; Str\u00f8mmen et al., 2018; Yang et al., 2019)" }, "properties" : { "noteIndex" : 0 }, "schema" : "https://github.com/citation-style-language/schema/raw/master/csl-citation.json" }</w:instrText>
      </w:r>
      <w:r w:rsidRPr="003862D0">
        <w:rPr>
          <w:lang w:val="en-GB"/>
        </w:rPr>
        <w:fldChar w:fldCharType="separate"/>
      </w:r>
      <w:r w:rsidR="00016735">
        <w:rPr>
          <w:noProof/>
        </w:rPr>
        <w:t>(Dawson and Palmer, 2015; Wang et al., 2016; Christensen et al., 2017; Davini et al., 2017; Watson et al., 2017; Strømmen et al., 2018; Yang et al., 2019)</w:t>
      </w:r>
      <w:r w:rsidRPr="003862D0">
        <w:rPr>
          <w:lang w:val="en-GB"/>
        </w:rPr>
        <w:fldChar w:fldCharType="end"/>
      </w:r>
      <w:r w:rsidRPr="00560680">
        <w:t xml:space="preserve">. </w:t>
      </w:r>
      <w:r w:rsidRPr="003862D0">
        <w:rPr>
          <w:lang w:val="en-GB"/>
        </w:rPr>
        <w:t xml:space="preserve">Stochastic physics can also correct long-standing mean-state biases </w:t>
      </w:r>
      <w:r w:rsidR="00F55B39">
        <w:rPr>
          <w:lang w:val="en-GB"/>
        </w:rPr>
        <w:fldChar w:fldCharType="begin" w:fldLock="1"/>
      </w:r>
      <w:r w:rsidR="00615634">
        <w:rPr>
          <w:lang w:val="en-GB"/>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00F55B39">
        <w:rPr>
          <w:lang w:val="en-GB"/>
        </w:rPr>
        <w:fldChar w:fldCharType="separate"/>
      </w:r>
      <w:r w:rsidR="00016735">
        <w:rPr>
          <w:noProof/>
          <w:lang w:val="en-GB"/>
        </w:rPr>
        <w:t>(Sanchez-Gomez et al., 2016)</w:t>
      </w:r>
      <w:r w:rsidR="00F55B39">
        <w:rPr>
          <w:lang w:val="en-GB"/>
        </w:rPr>
        <w:fldChar w:fldCharType="end"/>
      </w:r>
      <w:r w:rsidR="00F55B39">
        <w:rPr>
          <w:lang w:val="en-GB"/>
        </w:rPr>
        <w:t xml:space="preserve"> </w:t>
      </w:r>
      <w:r w:rsidRPr="003862D0">
        <w:rPr>
          <w:lang w:val="en-GB"/>
        </w:rPr>
        <w:t xml:space="preserve">and can influence the predicted climate sensitivity </w:t>
      </w:r>
      <w:r w:rsidRPr="003862D0">
        <w:rPr>
          <w:lang w:val="en-GB"/>
        </w:rPr>
        <w:fldChar w:fldCharType="begin" w:fldLock="1"/>
      </w:r>
      <w:r w:rsidR="00615634">
        <w:rPr>
          <w:lang w:val="en-GB"/>
        </w:rPr>
        <w:instrText>ADDIN CSL_CITATION { "citationItems" : [ { "id" : "ITEM-1", "itemData" : { "DOI" : "10.1002/qj.3476", "ISSN" : "0035-9009", "abstract" : "While weather forecasting models can be tested by performing and evaluating many hindcasts, the limited observational record restricts the degree to which climate projections can be evaluated. Therefore a question of interest is: to what degree can we evaluate the potential skill of a climate model's response to forcing by assessing the reliability of short-range weather and seasonal forecasts produced by the same model? We address this question using a dynamical systems framework. We use linear response theory to provide the mean climate response of a general dynamical system to a small external forcing. We relate this response to the reliability of initial value forecasts. We find that, in order to capture the mean climate response, the forecast model must correctly represent the slowest evolving modes of variability in the system. The reliability of forecasts on seasonal and longer time-scales, which is sensitive to the representation of these slow modes, could therefore indicate if the forecast model has the correct climate sensitivity and so will respond correctly to an applied external forcing. In this way, the skill of initialized forecasts could act as an ?emergent constraint? on climate sensitivity. However, we also highlight that unreliable seasonal forecasts do not necessarily indicate an incorrect climate projection. This is because correctly representing rapidly evolving modes is also necessary for reliable seasonal forecasts.", "author" : [ { "dropping-particle" : "", "family" : "Christensen", "given" : "Hannah M", "non-dropping-particle" : "", "parse-names" : false, "suffix" : "" }, { "dropping-particle" : "", "family" : "Berner", "given" : "Judith", "non-dropping-particle" : "", "parse-names" : false, "suffix" : "" } ], "container-title" : "Quarterly Journal of the Royal Meteorological Society", "id" : "ITEM-1", "issue" : "720", "issued" : { "date-parts" : [ [ "2019", "4", "1" ] ] }, "note" : "doi: 10.1002/qj.3476", "page" : "1052-1069", "publisher" : "John Wiley &amp; Sons, Ltd", "title" : "From reliable weather forecasts to skilful climate response: A dynamical systems approach", "translator" : [ { "dropping-particle" : "", "family" : "K4310", "given" : "", "non-dropping-particle" : "", "parse-names" : false, "suffix" : "" } ], "type" : "article-journal", "volume" : "145" }, "uris" : [ "http://www.mendeley.com/documents/?uuid=ced1bd34-1dc1-4be3-b5ad-b000ecc4e26a" ] }, { "id" : "ITEM-2", "itemData" : { "DOI" : "10.1029/2019GL085951", "ISSN" : "0094-8276", "abstract" : "Abstract The impacts of including stochastic physics schemes (SPS) in the atmospheric component of the EC-Earth climate model is studied by analyzing coupled simulations from 1850 to 2160. Sea ice in the Arctic retreats more slowly when SPS are included. An abrupt loss of winter sea ice is simulated 10 years later if the SPS are activated. However, this abrupt collapse is associated with a global surface air temperature (GSAT) of 17.4 \u00b1 0.35 \u00b0C in all the cases. While the transient climate sensitivity is smaller if SPS are included up to the end of the 21st century, the opposite occurs in a warmer climate and in the absence of Arctic sea ice all the year-round. These results are explained by the skewed interaction between stochastic perturbations and the process of condensation. Under a warmer climate, tropical convection is enhanced with SPS leading to the formation of high-level clouds, which further increases GSAT.", "author" : [ { "dropping-particle" : "", "family" : "Meccia", "given" : "Virna L", "non-dropping-particle" : "", "parse-names" : false, "suffix" : "" }, { "dropping-particle" : "", "family" : "Fabiano", "given" : "Federico", "non-dropping-particle" : "", "parse-names" : false, "suffix" : "" }, { "dropping-particle" : "", "family" : "Davini", "given" : "Paolo", "non-dropping-particle" : "", "parse-names" : false, "suffix" : "" }, { "dropping-particle" : "", "family" : "Corti", "given" : "Susanna", "non-dropping-particle" : "", "parse-names" : false, "suffix" : "" } ], "container-title" : "Geophysical Research Letters", "id" : "ITEM-2", "issue" : "3", "issued" : { "date-parts" : [ [ "2020", "2", "16" ] ] }, "note" : "https://doi.org/10.1029/2019GL085951", "page" : "e2019GL085951", "publisher" : "John Wiley &amp; Sons, Ltd", "title" : "Stochastic Parameterizations and the Climate Response to External Forcing: An Experiment With EC-Earth", "translator" : [ { "dropping-particle" : "", "family" : "K2268", "given" : "", "non-dropping-particle" : "", "parse-names" : false, "suffix" : "" } ], "type" : "article-journal", "volume" : "47" }, "uris" : [ "http://www.mendeley.com/documents/?uuid=861ed71a-f402-428c-8530-c7c0b2d14967" ] }, { "id" : "ITEM-3", "itemData" : { "DOI" : "10.1029/2019JD030732", "ISSN" : "2169-897X", "abstract" : "Abstract Stochastic schemes, designed to represent unresolved subgrid-scale variability, are frequently used in short and medium-range weather forecasts, where they are found to improve several aspects of the model. In recent years, the impact of stochastic physics has also been found to be beneficial for the model's long-term climate. In this paper, we demonstrate for the first time that the inclusion of a stochastic physics scheme can notably affect a model's projection of global warming, as well as its historical climatological global temperature. Specifically, we find that when including the ?stochastically perturbed parametrization tendencies? (SPPT) scheme in the fully coupled climate model EC-Earth v3.1, the predicted level of global warming between 1850 and 2100 is reduced by 10% under an RCP8.5 forcing scenario. We link this reduction in climate sensitivity to a change in the cloud feedbacks with SPPT. In particular, the scheme appears to reduce the positive low cloud cover feedback and increase the negative cloud optical feedback. A key role is played by a robust, rapid increase in cloud liquid water with SPPT, which we speculate is due to the scheme's nonlinear interaction with condensation.", "author" : [ { "dropping-particle" : "", "famil</w:instrText>
      </w:r>
      <w:r w:rsidR="00615634" w:rsidRPr="001A4DE9">
        <w:instrText>y" : "Strommen", "given" : "K", "non-dropping-particle" : "", "parse-names" : false, "suffix" : "" }, { "dropping-particle" : "", "family" : "Watson", "given" : "P A G", "non-dropping-particle" : "", "parse-names" : false, "suffix" : "" }, { "dropping-particle" : "", "family" : "Palmer", "given" : "T N", "non-dropping-particle" : "", "parse-names" : false, "suffix" : "" } ], "container-title" : "Journal of Geophysical Research: Atmospheres", "id" : "ITEM-3", "issue" : "23", "issued" : { "date-parts" : [ [ "2019", "12", "16" ] ] }, "note" : "doi: 10.1029/2019JD030732", "page" : "12726-12740", "publisher" : "John Wiley &amp; Sons, Ltd", "title" : "The Impact of a Stochastic Parameterization Scheme on Climate Sensitivity in EC-Earth", "translator" : [ { "dropping-particle" : "", "family" : "K1667", "given" : "", "non-dropping-particle" : "", "parse-names" : false, "suffix" : "" } ], "type" : "article-journal", "volume" : "124" }, "uris" : [ "http://www.mendeley.com/documents/?uuid=3fc9c10a-4162-4057-a53a-acc709249e52" ] } ], "mendeley" : { "formattedCitation" : "(Christensen and Berner, 2019; Strommen et al., 2019; Meccia et al., 2020)", "plainTextFormattedCitation" : "(Christensen and Berner, 2019; Strommen et al., 2019; Meccia et al., 2020)", "previouslyFormattedCitation" : "(Christensen and Berner, 2019; Strommen et al., 2019; Meccia et al., 2020)" }, "properties" : { "noteIndex" : 0 }, "schema" : "https://github.com/citation-style-language/schema/raw/master/csl-citation.json" }</w:instrText>
      </w:r>
      <w:r w:rsidRPr="003862D0">
        <w:rPr>
          <w:lang w:val="en-GB"/>
        </w:rPr>
        <w:fldChar w:fldCharType="separate"/>
      </w:r>
      <w:r w:rsidR="00016735">
        <w:rPr>
          <w:noProof/>
        </w:rPr>
        <w:t>(Christensen and Berner, 2019; Strommen et al., 2019; Meccia et al., 2020)</w:t>
      </w:r>
      <w:r w:rsidRPr="003862D0">
        <w:rPr>
          <w:lang w:val="en-GB"/>
        </w:rPr>
        <w:fldChar w:fldCharType="end"/>
      </w:r>
      <w:r w:rsidRPr="00560680">
        <w:t xml:space="preserve">. </w:t>
      </w:r>
    </w:p>
    <w:p w14:paraId="429B9D3B" w14:textId="77777777" w:rsidR="001F0770" w:rsidRPr="00560680" w:rsidRDefault="001F0770" w:rsidP="00996377">
      <w:pPr>
        <w:pStyle w:val="AR6BodyText"/>
      </w:pPr>
    </w:p>
    <w:p w14:paraId="66EBC942" w14:textId="02FD47E4" w:rsidR="001F0770" w:rsidRPr="003862D0" w:rsidRDefault="001F0770" w:rsidP="00996377">
      <w:pPr>
        <w:pStyle w:val="AR6BodyText"/>
        <w:rPr>
          <w:lang w:val="en-GB"/>
        </w:rPr>
      </w:pPr>
      <w:r w:rsidRPr="003741E9">
        <w:rPr>
          <w:rPrChange w:id="488" w:author="Clotilde Pean" w:date="2021-06-22T10:16:00Z">
            <w:rPr>
              <w:lang w:val="en-GB"/>
            </w:rPr>
          </w:rPrChange>
        </w:rPr>
        <w:t xml:space="preserve">Perturbed-physics ensembles </w:t>
      </w:r>
      <w:r w:rsidRPr="003862D0">
        <w:rPr>
          <w:lang w:val="en-GB"/>
        </w:rPr>
        <w:fldChar w:fldCharType="begin" w:fldLock="1"/>
      </w:r>
      <w:r w:rsidR="00615634" w:rsidRPr="003741E9">
        <w:rPr>
          <w:rPrChange w:id="489" w:author="Clotilde Pean" w:date="2021-06-22T10:16:00Z">
            <w:rPr>
              <w:lang w:val="en-GB"/>
            </w:rPr>
          </w:rPrChange>
        </w:rPr>
        <w:instrText>ADDIN CSL_CITATION { "citationItems" : [ { "id" : "ITEM-1", "itemData" : { "DOI" : "10.1038/nature02771", "ISSN" : "0028-0836", "author" : [ { "dropping-particle" : "", "family" : "Murphy", "given" : "James M", "non-dropping-particle" : "", "parse-names" : false, "suffix" : "" }, { "dropping-particle" : "", "family" : "Sexton", "given" : "David M H", "non-dropping-particle" : "", "parse-names" : false, "suffix" : "" }, { "dropping-particle" : "", "family" : "Barnett", "given" : "David N",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"Macmillian Magazines Ltd.", "title" : "Quantification of modelling uncertainties in a large ensemble of climate change simulations", "translator" : [ { "dropping-particle" : "", "family" : "K2700", "given" : "", "non-dropping-particle" : "", "parse-names" : false, "suffix" : "" } ], "type" : "article-journal", "volume" : "430" }, "uris" : [ "http://www.mendeley.com/documents/?uuid=409425ad-53fe-4e88-b38d-7f540c1c2daa" ] } ], "mendeley" : { "formattedCitation" : "(Murphy et al., 2004)", "plainTextFormattedCitation" : "(Murphy et al., 2004)", "previouslyFormattedCitation" : "(Murphy et al., 2004)" }, "properties" : { "noteIndex" : 0 }, "schema" : "https://github.com/citation-style-language/schema/raw/master/csl-citation.json" }</w:instrText>
      </w:r>
      <w:r w:rsidRPr="003862D0">
        <w:rPr>
          <w:lang w:val="en-GB"/>
        </w:rPr>
        <w:fldChar w:fldCharType="separate"/>
      </w:r>
      <w:r w:rsidR="00016735" w:rsidRPr="003741E9">
        <w:rPr>
          <w:noProof/>
          <w:rPrChange w:id="490" w:author="Clotilde Pean" w:date="2021-06-22T10:16:00Z">
            <w:rPr>
              <w:noProof/>
              <w:lang w:val="en-GB"/>
            </w:rPr>
          </w:rPrChange>
        </w:rPr>
        <w:t>(Murphy et al., 2004)</w:t>
      </w:r>
      <w:r w:rsidRPr="003862D0">
        <w:rPr>
          <w:lang w:val="en-GB"/>
        </w:rPr>
        <w:fldChar w:fldCharType="end"/>
      </w:r>
      <w:r w:rsidRPr="003741E9">
        <w:rPr>
          <w:rPrChange w:id="491" w:author="Clotilde Pean" w:date="2021-06-22T10:16:00Z">
            <w:rPr>
              <w:lang w:val="en-GB"/>
            </w:rPr>
          </w:rPrChange>
        </w:rPr>
        <w:t xml:space="preserve"> are also used to systematically account for parameter uncertainty in a given model. </w:t>
      </w:r>
      <w:r w:rsidRPr="003862D0">
        <w:rPr>
          <w:lang w:val="en-GB"/>
        </w:rPr>
        <w:t xml:space="preserve">Uncertain model parameters are identified and ranges in their values selected that conform to emergent observational constraints (see </w:t>
      </w:r>
      <w:del w:id="492" w:author="Sara M Tuson" w:date="2021-07-19T14:21:00Z">
        <w:r w:rsidR="001C3F2E" w:rsidRPr="003862D0" w:rsidDel="00937802">
          <w:rPr>
            <w:lang w:val="en-GB"/>
          </w:rPr>
          <w:delText>C</w:delText>
        </w:r>
        <w:r w:rsidRPr="003862D0" w:rsidDel="00937802">
          <w:rPr>
            <w:lang w:val="en-GB"/>
          </w:rPr>
          <w:delText xml:space="preserve">hapter 1, </w:delText>
        </w:r>
      </w:del>
      <w:r w:rsidR="001C3F2E" w:rsidRPr="003862D0">
        <w:rPr>
          <w:lang w:val="en-GB"/>
        </w:rPr>
        <w:t>S</w:t>
      </w:r>
      <w:r w:rsidRPr="003862D0">
        <w:rPr>
          <w:lang w:val="en-GB"/>
        </w:rPr>
        <w:t xml:space="preserve">ection 1.5.4.2). These parameters are then changed between ensemble members to sample the </w:t>
      </w:r>
      <w:r w:rsidR="00300150" w:rsidRPr="003862D0">
        <w:rPr>
          <w:lang w:val="en-GB"/>
        </w:rPr>
        <w:t xml:space="preserve">effect </w:t>
      </w:r>
      <w:r w:rsidRPr="003862D0">
        <w:rPr>
          <w:lang w:val="en-GB"/>
        </w:rPr>
        <w:t xml:space="preserve">of parameter uncertainty on climate </w:t>
      </w:r>
      <w:r w:rsidRPr="003862D0">
        <w:rPr>
          <w:lang w:val="en-GB"/>
        </w:rPr>
        <w:fldChar w:fldCharType="begin" w:fldLock="1"/>
      </w:r>
      <w:r w:rsidR="00615634">
        <w:rPr>
          <w:lang w:val="en-GB"/>
        </w:rPr>
        <w:instrText>ADDIN CSL_CITATION { "citationItems" : [ { "id" : "ITEM-1", "itemData" : { "DOI" : "10.5194/acp-18-13031-2018", "ISSN" : "1680-7324", "abstract" : "&lt;p&gt;&lt;p&gt;&lt;strong&gt;Abstract.&lt;/strong&gt; Observational constraint of simulated aerosol and cloud properties is an essential part of building trustworthy climate models for calculating aerosol radiative forcing. Models are usually tuned to achieve good agreement with observations, but tuning produces just one of many potential variants of a model, so the model uncertainty cannot be determined. Here we estimate the uncertainty in aerosol effective radiative forcing (ERF) in a tuned climate model by constraining 4\u00a0million variants of the HadGEM3-UKCA aerosol\u2013climate model to match nine common observations (top-of-atmosphere shortwave flux, aerosol optical depth, PM&lt;sub&gt;2.5&lt;/sub&gt;, cloud condensation nuclei at 0.2&lt;span class=\"thinspace\"&gt;&lt;/span&gt;% supersaturation (CCN&lt;sub&gt;0.2&lt;/sub&gt;), and concentrations of sulfate, black carbon and organic carbon, as well as decadal trends in aerosol optical depth and surface shortwave radiation.) The model uncertainty is calculated by using a perturbed parameter ensemble that samples 27 uncertainties in both the aerosol model and the physical climate model, and we use synthetic observations generated from the model itself to determine the potential of each observational type to constrain this uncertainty. Focusing over Europe in July, we show that the aerosol ERF uncertainty can be reduced by about 30&lt;span class=\"thinspace\"&gt;&lt;/span&gt;% by constraining it to the nine observations, demonstrating that producing climate models with an observationally plausible &lt;q&gt;base state&lt;/q&gt; can contribute to narrowing the uncertainty in aerosol ERF. However, the uncertainty in the aerosol ERF after observational constraint is large compared to the typical spread of a multi-model ensemble. Our results therefore raise questions about whether the underlying multi-model uncertainty would be larger if similar approaches as adopted here were applied more widely. The approach presented in this study could be used to identify the most effective observations for model constraint. It is hoped that aerosol ERF uncertainty can be further reduced by introducing process-related constraints; however, any such results will be robust only if the enormous number of potential model variants is explored.&lt;/p&gt;&lt;/p&gt;", "author" : [ { "dropping-particle" : "", "family" : "Johnson", "given" : "Jill S.", "non-dropping-particle" : "", "parse-names" : false, "suffix" : "" }, { "dropping-particle" : "", "family" : "Regayre", "given" : "Leighton A.", "non-dropping-particle" : "", "parse-names" : false, "suffix" : "" }, { "dropping-particle" : "", "family" : "Yoshioka", "given" : "Masaru", "non-dropping-particle" : "", "parse-names" : false, "suffix" : "" }, { "dropping-particle" : "", "family" : "Pringle", "given" : "Kirsty J.", "non-dropping-particle" : "", "parse-names" : false, "suffix" : "" }, { "dropping-particle" : "", "family" : "Lee", "given" : "Lindsay A.", "non-dropping-particle" : "", "parse-names" : false, "suffix" : "" }, { "dropping-particle" : "", "family" : "Sexton", "given" : "David M. H.", "non-dropping-particle" : "", "parse-names" : false, "suffix" : "" }, { "dropping-particle" : "", "family" : "Rostron", "given" : "John W.", "non-dropping-particle" : "", "parse-names" : false, "suffix" : "" }, { "dropping-particle" : "", "family" : "Booth", "given" : "Ben B. B.", "non-dropping-particle" : "", "parse-names" : false, "suffix" : "" }, { "dropping-particle" : "", "family" : "Carslaw", "given" : "Kenneth S.", "non-dropping-particle" : "", "parse-names" : false, "suffix" : "" } ], "container-title" : "Atmospheric Chemistry and Physics", "id" : "ITEM-1", "issue" : "17", "issued" : { "date-parts" : [ [ "2018", "9", "11" ] ] }, "page" : "13031-13053", "title" : "The importance of comprehensive parameter sampling and multiple observations for robust constraint of aerosol radiative forcing", "translator" : [ { "dropping-particle" : "", "family" : "K2820", "given" : "", "non-dropping-particle" : "", "parse-names" : false, "suffix" : "" } ], "type" : "article-journal", "volume" : "18" }, "uris" : [ "http://www.mendeley.com/documents/?uuid=7f298d18-ecd3-42bd-addc-c82d63396faa" ] }, { "id" : "ITEM-2", "itemData" : { "DOI" : "10.5194/acp-18-9975-2018", "ISSN" : "1680-7324", "abstract" : "Abstract. Changes in aerosols cause a change in net top-of-the-atmosphere (ToA) short-wave and long-wave radiative fluxes; rapid adjustments in clouds, water vapour and temperature; and an effective radiative forcing (ERF) of the planetary energy budget. The diverse sources of model uncertainty and the computational cost of running climate models make it difficult to isolate the main causes of aerosol ERF uncertainty and to understand how observations can be used to constrain it. We explore the aerosol ERF uncertainty by using fast model emulators to generate a very large set of aerosol\u2013climate model variants that span the model uncertainty due to 27 parameters related to atmospheric and aerosol processes. Sensitivity analyses shows that the uncertainty in the ToA flux is dominated (around 80%) by uncertainties in the physical atmosphere model, particularly parameters that affect cloud reflectivity. However, uncertainty in the change in ToA flux caused by aerosol emissions over the industrial period (the aerosol ERF) is controlled by a combination of uncertainties in aerosol (around 60%) and physical atmosphere (around 40%) parameters. Four atmospheric and aerosol parameters account for around 80% of the uncertainty in short-wave ToA flux (mostly parameters that directly scale cloud reflectivity, cloud water content or cloud droplet concentrations), and these parameters also account for around 60% of the aerosol ERF uncertainty. The common causes of uncertainty mean that constraining the modelled planetary brightness to tightly match satellite observations changes the lower 95% credible aerosol ERF value from \u22122.65 to \u22122.37Wm\u22122. This suggests the strongest forcings (below around \u22122.4Wm\u22122) are inconsistent with observations. These results show that, regardless of the fact that the ToA flux is 2 orders of magnitude larger than the aerosol ERF, the observed flux can constrain the uncertainty in ERF because their values are connected by constrainable process parameters. The key to reducing the aerosol ERF uncertainty further will be to identify observations that can additionally constrain individual parameter ranges and/or combined parameter effects, which can be achieved through sensitivity analysis of perturbed parameter ensembles. ]]&gt;", "author" : [ { "dropping-particle" : "", "family" : "Regayre", "given" : "Leighton A.", "non-dropping-particle" : "", "parse-names" : false, "suffix" : "" }, { "dropping-particle" : "", "family" : "Johnson", "given" : "Jill S.", "non-dropping-particle" : "", "parse-names" : false, "suffix" : "" }, { "dropping-particle" : "", "family" : "Yoshioka", "given" : "Masaru", "non-dropping-particle" : "", "parse-names" : false, "suffix" : "" }, { "dropping-particle" : "", "family" : "Pringle", "given" : "Kirsty J.", "non-dropping-particle" : "", "parse-names" : false, "suffix" : "" }, { "dropping-particle" : "", "family" : "Sexton", "given" : "David M. H.", "non-dropping-particle" : "", "parse-names" : false, "suffix" : "" }, { "dropping-particle" : "", "family" : "Booth", "given" : "Ben B. B.", "non-dropping-particle" : "", "parse-names" : false, "suffix" : "" }, { "dropping-particle" : "", "family" : "Lee", "given" : "Lindsay A.", "non-dropping-particle" : "", "parse-names" : false, "suffix" : "" }, { "dropping-particle" : "", "family" : "Bellouin", "given" : "Nicolas", "non-dropping-particle" : "", "parse-names" : false, "suffix" : "" }, { "dropping-particle" : "", "family" : "Carslaw", "given" : "Kenneth S.", "non-dropping-particle" : "", "parse-names" : false, "suffix" : "" } ], "container-title" : "Atmospheric Chemistry and Physics", "id" : "ITEM-2", "issue" : "13", "issued" : { "date-parts" : [ [ "2018", "7", "13" ] ] }, "page" : "9975-10006", "title" : "Aerosol and physical atmosphere model parameters are both important sources of uncertainty in aerosol ERF", "translator" : [ { "dropping-particle" : "", "family" : "K2821", "given" : "", "non-dropping-particle" : "", "parse-names" : false, "suffix" : "" } ], "type" : "article-journal", "volume" : "18" }, "uris" : [ "http://www.mendeley.com/documents/?uuid=fcab8656-81eb-486f-8c74-374d6919727e" ] }, { "id" : "ITEM-3", "itemData" : { "DOI" : "10.1007/s00382-011-1208-9", "ISSN" : "0930-7575", "author" : [ { "dropping-particle" : "", "family" : "Sexton", "given" : "David M. H.", "non-dropping-particle" : "", "parse-names" : false, "suffix" : "" }, { "dropping-particle" : "", "family" : "Murphy", "given" : "James M.", "non-dropping-particle" : "", "parse-names" : false, "suffix" : "" }, { "dropping-particle" : "", "family" : "Collins", "given" : "Mat", "non-dropping-particle" : "", "parse-names" : false, "suffix" : "" }, { "dropping-particle" : "", "family" : "Webb", "given" : "Mark J.", "non-dropping-particle" : "", "parse-names" : false, "suffix" : "" } ], "container-title" : "Climate Dynamics", "id" : "ITEM-3", "issue" : "11-12", "issued" : { "date-parts" : [ [ "2012", "6", "17" ] ] }, "page" : "2513-2542", "title" : "Multivariate probabilistic projections using imperfect climate models part I: outline of methodology", "translator" : [ { "dropping-particle" : "", "family" : "K5168", "given" : "", "non-dropping-particle" : "", "parse-names" : false, "suffix" : "" } ], "type" : "article-journal", "volume" : "38" }, "uris" : [ "http://www.mendeley.com/documents/?uuid=86b808b7-04eb-4d64-97e3-779ec06680be" ] }, { "id" : "ITEM-4", "itemData" : { "DOI" : "10.1029/2005GL024452", "ISSN" : "0094-8276", "author" : [ { "dropping-particle" : "", "family" : "Piani", "given" : "C.", "non-dropping-particle" : ""</w:instrText>
      </w:r>
      <w:r w:rsidR="00615634" w:rsidRPr="001A4DE9">
        <w:instrText>, "parse-names" : false, "suffix" : "" }, { "dropping-particle" : "", "family" : "Frame", "given" : "D. J.", "non-dropping-particle" : "", "parse-names" : false, "suffix" : "" }, { "dropping-particle" : "", "family" : "Stainforth", "given" : "D. A.", "non-dropping-particle" : "", "parse-names" : false, "suffix" : "" }, { "dropping-particle" : "", "family" : "Allen", "given" : "M. R.", "non-dropping-particle" : "", "parse-names" : false, "suffix" : "" } ], "container-title" : "Geophysical Research Letters", "id" : "ITEM-4", "issue" : "23", "issued" : { "date-parts" : [ [ "2005" ] ] }, "page" : "L23825", "title" : "Constraints on climate change from a multi-thousand member ensemble of simulations", "translator" : [ { "dropping-particle" : "", "family" : "K5167", "given" : "", "non-dropping-particle" : "", "parse-names" : false, "suffix" : "" } ], "type" : "article-journal", "volume" : "32" }, "uris" : [ "http://www.mendeley.com/documents/?uuid=12db57f3-b167-46f5-840e-e4aeeab10045" ] } ], "mendeley" : { "formattedCitation" : "(Piani et al., 2005; Sexton et al., 2012; Johnson et al., 2018; Regayre et al., 2018)", "plainTextFormattedCitation" : "(Piani et al., 2005; Sexton et al., 2012; Johnson et al., 2018; Regayre et al., 2018)", "previouslyFormattedCitation" : "(Piani et al., 2005; Sexton et al., 2012; Johnson et al., 2018; Regayre et al., 2018)" }, "properties" : { "noteIndex" : 0 }, "schema" : "https://github.com/citation-style-language/schema/raw/master/csl-citation.json" }</w:instrText>
      </w:r>
      <w:r w:rsidRPr="003862D0">
        <w:rPr>
          <w:lang w:val="en-GB"/>
        </w:rPr>
        <w:fldChar w:fldCharType="separate"/>
      </w:r>
      <w:r w:rsidR="00016735">
        <w:rPr>
          <w:noProof/>
        </w:rPr>
        <w:t>(Piani et al., 2005; Sexton et al., 2012; Johnson et al., 2018; Regayre et al., 2018)</w:t>
      </w:r>
      <w:r w:rsidRPr="003862D0">
        <w:rPr>
          <w:lang w:val="en-GB"/>
        </w:rPr>
        <w:fldChar w:fldCharType="end"/>
      </w:r>
      <w:r w:rsidRPr="00560680">
        <w:t xml:space="preserve">. </w:t>
      </w:r>
      <w:r w:rsidRPr="003862D0">
        <w:rPr>
          <w:lang w:val="en-GB"/>
        </w:rPr>
        <w:t>It is possible to weight ensemble members according to some performance metric or emergent constraint (e.g.</w:t>
      </w:r>
      <w:r w:rsidR="002D2F9B" w:rsidRPr="003862D0">
        <w:rPr>
          <w:lang w:val="en-GB"/>
        </w:rPr>
        <w:t>,</w:t>
      </w:r>
      <w:r w:rsidRPr="003862D0">
        <w:rPr>
          <w:lang w:val="en-GB"/>
        </w:rPr>
        <w:t xml:space="preserve"> </w:t>
      </w:r>
      <w:commentRangeStart w:id="493"/>
      <w:r w:rsidRPr="003862D0">
        <w:rPr>
          <w:lang w:val="en-GB"/>
        </w:rPr>
        <w:fldChar w:fldCharType="begin" w:fldLock="1"/>
      </w:r>
      <w:ins w:id="494" w:author="Robin Matthews" w:date="2021-06-16T16:48:00Z">
        <w:r w:rsidR="001924A4">
          <w:rPr>
            <w:lang w:val="en-GB"/>
          </w:rPr>
          <w:instrText>ADDIN CSL_CITATION { "citationItems" : [ { "id" : "ITEM-1", "itemData" : { "DOI" : "10.1007/s40641-015-0021-7", "ISSN" : "2198-6061", "abstract" : "Recently available model ensembles have created an unprecedented opportunity for exploring and narrowing un-certainty in one of climate's benchmark indices, equilibrium climate sensitivity. A range of novel approaches for constraining the raw sensitivity estimates from these ensem-bles with observations has also been proposed, applied, and explored in a diversity of contexts. Through subsequent anal-ysis, an increased understanding of the relative merits and lim-itations of these methods has been gained and their refinement and optimal implementation continue to be actively studied and debated with the hopes of reducing uncertainty in one of climate science's most persistent and elusive measures.", "author" : [ { "dropping-particle" : "", "family" : "Fasullo", "given" : "J. T.", "non-dropping-particle" : "", "parse-names" : false, "suffix" : "" }, { "dropping-particle" : "", "family" : "Sanderson", "given" : "B. M.", "non-dropping-particle" : "", "parse-names" : false, "suffix" : "" }, { "dropping-particle" : "", "family" : "Trenberth", "given" : "K. E.", "non-dropping-particle" : "", "parse-names" : false, "suffix" : "" } ], "container-title" : "Current Climate Change Reports", "id" : "ITEM-1", "issue" : "4", "issued" : { "date-parts" : [ [ "2015" ] ] }, "page" : "268-275", "title" : "Recent Progress in Constraining Climate Sensitivity With Model Ensembles", "translator" : [ { "dropping-particle" : "", "family" : "K2822", "given" : "", "non-dropping-particle" : "", "parse-names" : false, "suffix" : "" } ], "type" : "article-journal", "volume" : "1" }, "uris" : [ "http://www.mendeley.com/documents/?uuid=8bb973d2-f51e-459c-a316-9ebe19dd4326" ] } ], "mendeley" : { "formattedCitation" : "(Fasullo et al., 2015)", "manualFormatting" : "Fasullo et al., 2015", "plainTextFormattedCitation" : "(Fasullo et al., 2015)", "previouslyFormattedCitation" : "(Fasullo et al., 2015)" }, "properties" : { "noteIndex" : 0 }, "schema" : "https://github.com/citation-style-language/schema/raw/master/csl-citation.json" }</w:instrText>
        </w:r>
      </w:ins>
      <w:del w:id="495" w:author="Robin Matthews" w:date="2021-06-16T16:48:00Z">
        <w:r w:rsidR="00615634" w:rsidDel="001924A4">
          <w:rPr>
            <w:lang w:val="en-GB"/>
          </w:rPr>
          <w:delInstrText>ADDIN CSL_CITATION { "citationItems" : [ { "id" : "ITEM-1", "itemData" : { "DOI" : "10.1007/s40641-015-0021-7", "ISSN" : "2198-6061", "abstract" : "Recently available model ensembles have created an unprecedented opportunity for exploring and narrowing un-certainty in one of climate's benchmark indices, equilibrium climate sensitivity. A range of novel approaches for constraining the raw sensitivity estimates from these ensem-bles with observations has also been proposed, applied, and explored in a diversity of contexts. Through subsequent anal-ysis, an increased understanding of the relative merits and lim-itations of these methods has been gained and their refinement and optimal implementation continue to be actively studied and debated with the hopes of reducing uncertainty in one of climate science's most persistent and elusive measures.", "author" : [ { "dropping-particle" : "", "family" : "Fasullo", "given" : "J. T.", "non-dropping-particle" : "", "parse-names" : false, "suffix" : "" }, { "dropping-particle" : "", "family" : "Sanderson", "given" : "B. M.", "non-dropping-particle" : "", "parse-names" : false, "suffix" : "" }, { "dropping-particle" : "", "family" : "Trenberth", "given" : "K. E.", "non-dropping-particle" : "", "parse-names" : false, "suffix" : "" } ], "container-title" : "Current Climate Change Reports", "id" : "ITEM-1", "issue" : "4", "issued" : { "date-parts" : [ [ "2015" ] ] }, "page" : "268-275", "title" : "Recent Progress in Constraining Climate Sensitivity With Model Ensembles", "translator" : [ { "dropping-particle" : "", "family" : "K2822", "given" : "", "non-dropping-particle" : "", "parse-names" : false, "suffix" : "" } ], "type" : "article-journal", "volume" : "1" }, "uris" : [ "http://www.mendeley.com/documents/?uuid=8bb973d2-f51e-459c-a316-9ebe19dd4326" ] } ], "mendeley" : { "formattedCitation" : "(Fasullo et al., 2015)", "manualFormatting" : "Fasullo et al., 2015; Section 1.5.4.7)", "plainTextFormattedCitation" : "(Fasullo et al., 2015)", "previouslyFormattedCitation" : "(Fasullo et al., 2015)" }, "properties" : { "noteIndex" : 0 }, "schema" : "https://github.com/citation-style-language/schema/raw/master/csl-citation.json" }</w:delInstrText>
        </w:r>
      </w:del>
      <w:r w:rsidRPr="003862D0">
        <w:rPr>
          <w:lang w:val="en-GB"/>
        </w:rPr>
        <w:fldChar w:fldCharType="separate"/>
      </w:r>
      <w:r w:rsidR="00016735">
        <w:rPr>
          <w:noProof/>
          <w:lang w:val="en-GB"/>
        </w:rPr>
        <w:t>Fasullo et al., 2015</w:t>
      </w:r>
      <w:del w:id="496" w:author="Robin Matthews" w:date="2021-06-16T16:48:00Z">
        <w:r w:rsidR="00016735" w:rsidDel="001924A4">
          <w:rPr>
            <w:noProof/>
            <w:lang w:val="en-GB"/>
          </w:rPr>
          <w:delText>; Section 1.5.4.7)</w:delText>
        </w:r>
      </w:del>
      <w:r w:rsidRPr="003862D0">
        <w:rPr>
          <w:lang w:val="en-GB"/>
        </w:rPr>
        <w:fldChar w:fldCharType="end"/>
      </w:r>
      <w:commentRangeEnd w:id="493"/>
      <w:r w:rsidR="00016735">
        <w:rPr>
          <w:rStyle w:val="CommentReference"/>
        </w:rPr>
        <w:commentReference w:id="493"/>
      </w:r>
      <w:ins w:id="497" w:author="Robin Matthews" w:date="2021-06-16T16:48:00Z">
        <w:r w:rsidR="001924A4">
          <w:rPr>
            <w:noProof/>
            <w:lang w:val="en-GB"/>
          </w:rPr>
          <w:t>; Section 1.5.4.7)</w:t>
        </w:r>
      </w:ins>
      <w:r w:rsidRPr="003862D0">
        <w:rPr>
          <w:lang w:val="en-GB"/>
        </w:rPr>
        <w:t xml:space="preserve"> to improve the ensemble distribution (</w:t>
      </w:r>
      <w:del w:id="498" w:author="Sara M Tuson" w:date="2021-07-15T14:44:00Z">
        <w:r w:rsidRPr="003862D0" w:rsidDel="00097141">
          <w:rPr>
            <w:lang w:val="en-GB"/>
          </w:rPr>
          <w:delText xml:space="preserve">see also </w:delText>
        </w:r>
      </w:del>
      <w:r w:rsidRPr="003862D0">
        <w:rPr>
          <w:lang w:val="en-GB"/>
        </w:rPr>
        <w:t xml:space="preserve">Box 4.1). </w:t>
      </w:r>
    </w:p>
    <w:p w14:paraId="2CAC35F8" w14:textId="77777777" w:rsidR="001F0770" w:rsidRPr="003862D0" w:rsidRDefault="001F0770" w:rsidP="001F0770">
      <w:pPr>
        <w:pStyle w:val="AR6BodyText"/>
        <w:rPr>
          <w:lang w:val="en-GB"/>
        </w:rPr>
      </w:pPr>
    </w:p>
    <w:p w14:paraId="5EF93A78" w14:textId="77777777" w:rsidR="006675C3" w:rsidRPr="003862D0" w:rsidRDefault="006675C3" w:rsidP="006675C3">
      <w:pPr>
        <w:pStyle w:val="AR6BodyText"/>
        <w:rPr>
          <w:lang w:val="en-GB" w:eastAsia="en-US"/>
        </w:rPr>
      </w:pPr>
    </w:p>
    <w:p w14:paraId="1A44F8BE" w14:textId="4EE7F306" w:rsidR="006675C3" w:rsidRPr="003862D0" w:rsidRDefault="006675C3" w:rsidP="006675C3">
      <w:pPr>
        <w:pStyle w:val="AR6Chap4Level2411"/>
        <w:rPr>
          <w:lang w:val="en-GB"/>
        </w:rPr>
      </w:pPr>
      <w:bookmarkStart w:id="499" w:name="_Toc5498080"/>
      <w:bookmarkStart w:id="500" w:name="_Toc5498114"/>
      <w:bookmarkStart w:id="501" w:name="_Toc5498403"/>
      <w:bookmarkStart w:id="502" w:name="_Toc5498886"/>
      <w:bookmarkStart w:id="503" w:name="_Toc5500938"/>
      <w:bookmarkStart w:id="504" w:name="_Toc5778456"/>
      <w:bookmarkStart w:id="505" w:name="_Ref29548813"/>
      <w:bookmarkStart w:id="506" w:name="_Toc29748255"/>
      <w:bookmarkStart w:id="507" w:name="_Toc29748441"/>
      <w:bookmarkStart w:id="508" w:name="_Toc29749194"/>
      <w:bookmarkStart w:id="509" w:name="_Toc29751002"/>
      <w:bookmarkStart w:id="510" w:name="_Toc33523259"/>
      <w:bookmarkStart w:id="511" w:name="_Toc56878731"/>
      <w:bookmarkStart w:id="512" w:name="_Toc56879152"/>
      <w:bookmarkStart w:id="513" w:name="_Toc56879694"/>
      <w:bookmarkStart w:id="514" w:name="_Toc56880360"/>
      <w:bookmarkStart w:id="515" w:name="_Toc56880456"/>
      <w:bookmarkStart w:id="516" w:name="_Toc56880526"/>
      <w:bookmarkStart w:id="517" w:name="_Toc56880650"/>
      <w:bookmarkStart w:id="518" w:name="_Toc56881924"/>
      <w:bookmarkStart w:id="519" w:name="_Toc57156834"/>
      <w:bookmarkStart w:id="520" w:name="_Toc65519581"/>
      <w:bookmarkStart w:id="521" w:name="_Toc66646010"/>
      <w:bookmarkStart w:id="522" w:name="_Toc69752480"/>
      <w:bookmarkStart w:id="523" w:name="_Toc66099765"/>
      <w:bookmarkStart w:id="524" w:name="_Toc66379295"/>
      <w:bookmarkStart w:id="525" w:name="_Ref66374669"/>
      <w:bookmarkStart w:id="526" w:name="_Toc66466953"/>
      <w:bookmarkStart w:id="527" w:name="_Toc66467237"/>
      <w:bookmarkStart w:id="528" w:name="_Toc66574492"/>
      <w:bookmarkStart w:id="529" w:name="_Toc66574663"/>
      <w:r w:rsidRPr="003862D0">
        <w:rPr>
          <w:lang w:val="en-GB"/>
        </w:rPr>
        <w:t>Scenarios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sidR="00D169AC" w:rsidRPr="003862D0">
        <w:rPr>
          <w:lang w:val="en-GB"/>
        </w:rPr>
        <w:t xml:space="preserve"> </w:t>
      </w:r>
      <w:bookmarkEnd w:id="523"/>
      <w:bookmarkEnd w:id="524"/>
      <w:bookmarkEnd w:id="525"/>
      <w:bookmarkEnd w:id="526"/>
      <w:bookmarkEnd w:id="527"/>
      <w:bookmarkEnd w:id="528"/>
      <w:bookmarkEnd w:id="529"/>
    </w:p>
    <w:p w14:paraId="6307611F" w14:textId="1379763E" w:rsidR="006675C3" w:rsidRPr="003862D0" w:rsidRDefault="006675C3" w:rsidP="006675C3">
      <w:pPr>
        <w:pStyle w:val="AR6BodyText"/>
        <w:rPr>
          <w:lang w:val="en-GB" w:eastAsia="en-US"/>
        </w:rPr>
      </w:pPr>
      <w:r w:rsidRPr="003862D0">
        <w:rPr>
          <w:lang w:val="en-GB" w:eastAsia="en-US"/>
        </w:rPr>
        <w:br/>
      </w:r>
      <w:commentRangeStart w:id="530"/>
      <w:r w:rsidRPr="003862D0">
        <w:rPr>
          <w:lang w:val="en-GB" w:eastAsia="en-US"/>
        </w:rPr>
        <w:t>The</w:t>
      </w:r>
      <w:commentRangeEnd w:id="530"/>
      <w:r w:rsidR="008737AE">
        <w:rPr>
          <w:rStyle w:val="CommentReference"/>
        </w:rPr>
        <w:commentReference w:id="530"/>
      </w:r>
      <w:r w:rsidRPr="003862D0">
        <w:rPr>
          <w:lang w:val="en-GB" w:eastAsia="en-US"/>
        </w:rPr>
        <w:t xml:space="preserve"> AR5 drew heavily on four main scenarios, known as Representative Concentration Pathways (RCPs: </w:t>
      </w:r>
      <w:commentRangeStart w:id="531"/>
      <w:r w:rsidRPr="003862D0">
        <w:rPr>
          <w:lang w:val="en-GB" w:eastAsia="en-US"/>
        </w:rPr>
        <w:fldChar w:fldCharType="begin" w:fldLock="1"/>
      </w:r>
      <w:r w:rsidR="00615634">
        <w:rPr>
          <w:lang w:val="en-GB" w:eastAsia="en-US"/>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"10.1007/s10584-011-0156-z", "ISBN" : "0165-0009", "ISSN" : "0165-0009", "PMID" : "10102984",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(1750-2005) with harmonized emissions projected by four different Integrated Assessment Models for 2005-2100.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'best-estimate' global-mean surface temperature increases (using inter alia a climate sensitivity of 3 degrees C) range from 1.5 degrees C by 2100 for the lowest of the four RCPs, called both RCP3-PD and RCP2.6, to 4.5 degrees 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P.P.", "non-dropping-particle" : "van", "parse-names" : false, "suffix" : "" } ], "container-title" : "Climatic Change", "id" : "ITEM-2", "issue" : "1-2", "issued" : { "date-parts" : [ [ "2011", "11", "9" ] ] }, "page" : "213-241", "title" : "The RCP greenhouse gas concentrations and their extensions from 1765 to 2300", "translator" : [ { "dropping-particle" : "", "family" : "K2757", "given" : "", "non-dropping-particle" : "", "parse-names" : false, "suffix" : "" } ], "type" : "article-journal", "volume" : "109" }, "uris" : [ "http://www.mendeley.com/documents/?uuid=0661d8a4-b684-41f1-991d-90403133e36b" ] } ], "mendeley" : { "formattedCitation" : "(Meinshausen et al., 2011; van Vuuren et al., 2011)", "manualFormatting" : "Meinshausen et al., 2011; van Vuuren et al., 2011)", "plainTextFormattedCitation" : "(Meinshausen et al., 2011; van Vuuren et al., 2011)", "previouslyFormattedCitation" : "(Meinshausen et al., 2011; van Vuuren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2011; van Vuuren et al., 2011)</w:t>
      </w:r>
      <w:r w:rsidRPr="003862D0">
        <w:rPr>
          <w:lang w:val="en-GB" w:eastAsia="en-US"/>
        </w:rPr>
        <w:fldChar w:fldCharType="end"/>
      </w:r>
      <w:commentRangeEnd w:id="531"/>
      <w:r w:rsidR="00016735">
        <w:rPr>
          <w:rStyle w:val="CommentReference"/>
        </w:rPr>
        <w:commentReference w:id="531"/>
      </w:r>
      <w:r w:rsidRPr="003862D0">
        <w:rPr>
          <w:lang w:val="en-GB" w:eastAsia="en-US"/>
        </w:rPr>
        <w:t xml:space="preserve">, and simulation results from </w:t>
      </w:r>
      <w:r w:rsidRPr="003862D0">
        <w:rPr>
          <w:lang w:val="en-GB"/>
        </w:rPr>
        <w:t xml:space="preserve">CMIP5 </w:t>
      </w:r>
      <w:ins w:id="532" w:author="Ian Blenkinsop" w:date="2021-07-15T09:49:00Z">
        <w:r w:rsidR="008737AE">
          <w:rPr>
            <w:lang w:val="en-GB"/>
          </w:rPr>
          <w:t>(</w:t>
        </w:r>
        <w:r w:rsidR="008737AE" w:rsidRPr="003862D0">
          <w:rPr>
            <w:lang w:val="en-GB" w:eastAsia="en-US"/>
          </w:rPr>
          <w:t>Section 4.2.1</w:t>
        </w:r>
        <w:r w:rsidR="008737AE">
          <w:rPr>
            <w:lang w:val="en-GB" w:eastAsia="en-US"/>
          </w:rPr>
          <w:t>;</w:t>
        </w:r>
        <w:r w:rsidR="008737AE" w:rsidRPr="003862D0">
          <w:rPr>
            <w:lang w:val="en-GB"/>
          </w:rPr>
          <w:t xml:space="preserve"> </w:t>
        </w:r>
      </w:ins>
      <w:del w:id="533" w:author="Ian Blenkinsop" w:date="2021-07-15T09:49:00Z">
        <w:r w:rsidRPr="003862D0" w:rsidDel="008737AE">
          <w:rPr>
            <w:lang w:val="en-GB"/>
          </w:rPr>
          <w:delText>(</w:delText>
        </w:r>
      </w:del>
      <w:commentRangeStart w:id="534"/>
      <w:r w:rsidRPr="003862D0">
        <w:rPr>
          <w:lang w:val="en-GB" w:eastAsia="en-US"/>
        </w:rPr>
        <w:fldChar w:fldCharType="begin" w:fldLock="1"/>
      </w:r>
      <w:r w:rsidR="00615634">
        <w:rPr>
          <w:lang w:val="en-GB" w:eastAsia="en-US"/>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instrText>
      </w:r>
      <w:r w:rsidRPr="003862D0">
        <w:rPr>
          <w:lang w:val="en-GB" w:eastAsia="en-US"/>
        </w:rPr>
        <w:fldChar w:fldCharType="separate"/>
      </w:r>
      <w:r w:rsidR="00016735">
        <w:rPr>
          <w:noProof/>
          <w:lang w:val="en-GB" w:eastAsia="en-US"/>
        </w:rPr>
        <w:t>Taylor et al., 2012</w:t>
      </w:r>
      <w:r w:rsidRPr="003862D0">
        <w:rPr>
          <w:lang w:val="en-GB" w:eastAsia="en-US"/>
        </w:rPr>
        <w:fldChar w:fldCharType="end"/>
      </w:r>
      <w:commentRangeEnd w:id="534"/>
      <w:r w:rsidR="00016735">
        <w:rPr>
          <w:rStyle w:val="CommentReference"/>
        </w:rPr>
        <w:commentReference w:id="534"/>
      </w:r>
      <w:del w:id="535" w:author="Ian Blenkinsop" w:date="2021-07-15T09:49:00Z">
        <w:r w:rsidRPr="003862D0" w:rsidDel="008737AE">
          <w:rPr>
            <w:lang w:val="en-GB" w:eastAsia="en-US"/>
          </w:rPr>
          <w:delText xml:space="preserve">, see </w:delText>
        </w:r>
        <w:r w:rsidR="00B50B22" w:rsidRPr="003862D0" w:rsidDel="008737AE">
          <w:rPr>
            <w:lang w:val="en-GB" w:eastAsia="en-US"/>
          </w:rPr>
          <w:delText>S</w:delText>
        </w:r>
        <w:r w:rsidRPr="003862D0" w:rsidDel="008737AE">
          <w:rPr>
            <w:lang w:val="en-GB" w:eastAsia="en-US"/>
          </w:rPr>
          <w:delText xml:space="preserve">ection </w:delText>
        </w:r>
        <w:r w:rsidR="00FA6D4F" w:rsidRPr="003862D0" w:rsidDel="008737AE">
          <w:rPr>
            <w:lang w:val="en-GB" w:eastAsia="en-US"/>
          </w:rPr>
          <w:delText>4.2.1</w:delText>
        </w:r>
      </w:del>
      <w:r w:rsidRPr="003862D0">
        <w:rPr>
          <w:lang w:val="en-GB" w:eastAsia="en-US"/>
        </w:rPr>
        <w:t>). The RCPs were labelled by the approximate radiative forcing reached at the year 2100, going from 2.6, 4.5, 6.0 to 8.5 W m</w:t>
      </w:r>
      <w:del w:id="536" w:author="Ian Blenkinsop" w:date="2021-07-15T09:49:00Z">
        <w:r w:rsidRPr="003862D0" w:rsidDel="008737AE">
          <w:rPr>
            <w:vertAlign w:val="superscript"/>
            <w:lang w:val="en-GB" w:eastAsia="en-US"/>
          </w:rPr>
          <w:delText>-</w:delText>
        </w:r>
      </w:del>
      <w:ins w:id="537" w:author="Ian Blenkinsop" w:date="2021-07-15T09:49:00Z">
        <w:r w:rsidR="008737AE">
          <w:rPr>
            <w:vertAlign w:val="superscript"/>
            <w:lang w:val="en-GB" w:eastAsia="en-US"/>
          </w:rPr>
          <w:t>–</w:t>
        </w:r>
      </w:ins>
      <w:r w:rsidRPr="003862D0">
        <w:rPr>
          <w:vertAlign w:val="superscript"/>
          <w:lang w:val="en-GB" w:eastAsia="en-US"/>
        </w:rPr>
        <w:t>2</w:t>
      </w:r>
      <w:r w:rsidRPr="003862D0">
        <w:rPr>
          <w:lang w:val="en-GB" w:eastAsia="en-US"/>
        </w:rPr>
        <w:t>.</w:t>
      </w:r>
    </w:p>
    <w:p w14:paraId="2D25C2C5" w14:textId="77777777" w:rsidR="006675C3" w:rsidRPr="003862D0" w:rsidRDefault="006675C3" w:rsidP="006675C3">
      <w:pPr>
        <w:pStyle w:val="AR6BodyText"/>
        <w:rPr>
          <w:lang w:val="en-GB" w:eastAsia="en-US"/>
        </w:rPr>
      </w:pPr>
    </w:p>
    <w:p w14:paraId="1CADD79C" w14:textId="69001CA2" w:rsidR="006675C3" w:rsidRPr="003862D0" w:rsidRDefault="006675C3" w:rsidP="006675C3">
      <w:pPr>
        <w:pStyle w:val="AR6BodyText"/>
        <w:rPr>
          <w:lang w:val="en-GB" w:eastAsia="en-US"/>
        </w:rPr>
      </w:pPr>
      <w:r w:rsidRPr="003862D0">
        <w:rPr>
          <w:lang w:val="en-GB" w:eastAsia="en-US"/>
        </w:rPr>
        <w:t>This chapter draw</w:t>
      </w:r>
      <w:r w:rsidR="002C3EE3" w:rsidRPr="003862D0">
        <w:rPr>
          <w:lang w:val="en-GB" w:eastAsia="en-US"/>
        </w:rPr>
        <w:t>s</w:t>
      </w:r>
      <w:r w:rsidRPr="003862D0">
        <w:rPr>
          <w:lang w:val="en-GB" w:eastAsia="en-US"/>
        </w:rPr>
        <w:t xml:space="preserve"> on model simulations from CMIP6 </w:t>
      </w:r>
      <w:r w:rsidRPr="003862D0">
        <w:rPr>
          <w:lang w:val="en-GB" w:eastAsia="en-US"/>
        </w:rPr>
        <w:fldChar w:fldCharType="begin" w:fldLock="1"/>
      </w:r>
      <w:r w:rsidR="00615634">
        <w:rPr>
          <w:lang w:val="en-GB" w:eastAsia="en-US"/>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(Eyring et al., 2016)</w:t>
      </w:r>
      <w:r w:rsidRPr="003862D0">
        <w:rPr>
          <w:lang w:val="en-GB" w:eastAsia="en-US"/>
        </w:rPr>
        <w:fldChar w:fldCharType="end"/>
      </w:r>
      <w:r w:rsidRPr="003862D0">
        <w:rPr>
          <w:lang w:val="en-GB" w:eastAsia="en-US"/>
        </w:rPr>
        <w:t xml:space="preserve"> using a new range of scenarios based on Share</w:t>
      </w:r>
      <w:r w:rsidR="000E6940" w:rsidRPr="003862D0">
        <w:rPr>
          <w:lang w:val="en-GB" w:eastAsia="en-US"/>
        </w:rPr>
        <w:t>d Socio-economic Pathways (SSPs;</w:t>
      </w:r>
      <w:r w:rsidRPr="003862D0">
        <w:rPr>
          <w:lang w:val="en-GB" w:eastAsia="en-US"/>
        </w:rPr>
        <w:t xml:space="preserve"> </w:t>
      </w:r>
      <w:commentRangeStart w:id="538"/>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commentRangeEnd w:id="538"/>
      <w:r w:rsidR="00016735">
        <w:rPr>
          <w:rStyle w:val="CommentReference"/>
        </w:rPr>
        <w:commentReference w:id="538"/>
      </w:r>
      <w:r w:rsidRPr="003862D0">
        <w:rPr>
          <w:lang w:val="en-GB" w:eastAsia="en-US"/>
        </w:rPr>
        <w:t>. The set of SSPs is described in detail in Chapter 1 (</w:t>
      </w:r>
      <w:del w:id="539" w:author="Sara M Tuson" w:date="2021-07-16T15:42:00Z">
        <w:r w:rsidRPr="003862D0" w:rsidDel="00251F60">
          <w:rPr>
            <w:lang w:val="en-GB" w:eastAsia="en-US"/>
          </w:rPr>
          <w:delText xml:space="preserve">see </w:delText>
        </w:r>
      </w:del>
      <w:r w:rsidRPr="003862D0">
        <w:rPr>
          <w:lang w:val="en-GB" w:eastAsia="en-US"/>
        </w:rPr>
        <w:t>Section 1.6) and recognizes that global radiative forcing levels can be achieved by different pathways of CO</w:t>
      </w:r>
      <w:r w:rsidRPr="003862D0">
        <w:rPr>
          <w:vertAlign w:val="subscript"/>
          <w:lang w:val="en-GB" w:eastAsia="en-US"/>
        </w:rPr>
        <w:t>2</w:t>
      </w:r>
      <w:r w:rsidRPr="003862D0">
        <w:rPr>
          <w:lang w:val="en-GB" w:eastAsia="en-US"/>
        </w:rPr>
        <w:t>, non-CO</w:t>
      </w:r>
      <w:r w:rsidRPr="003862D0">
        <w:rPr>
          <w:vertAlign w:val="subscript"/>
          <w:lang w:val="en-GB" w:eastAsia="en-US"/>
        </w:rPr>
        <w:t>2</w:t>
      </w:r>
      <w:r w:rsidRPr="003862D0">
        <w:rPr>
          <w:lang w:val="en-GB" w:eastAsia="en-US"/>
        </w:rPr>
        <w:t xml:space="preserve"> greenhouse gases (GHGs), aerosols </w:t>
      </w:r>
      <w:bookmarkStart w:id="540" w:name="_Hlk74754578"/>
      <w:ins w:id="541" w:author="Robin Matthews" w:date="2021-06-16T16:50:00Z">
        <w:r w:rsidR="001924A4">
          <w:fldChar w:fldCharType="begin" w:fldLock="1"/>
        </w:r>
      </w:ins>
      <w:r w:rsidR="00CD3B49">
        <w:rPr>
          <w:lang w:val="en-US"/>
        </w:rPr>
        <w:instrText>ADDIN CSL_CITATION { "citationItems" : [ { "id" : "ITEM-1", "itemData" : { "DOI" : "10.1146/annurev-environ-052912-173303", "ISSN" : "1543-5938",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"10", "17" ] ] }, "page" : "31-55", "publisher" : "Annual Reviews", "title" : "Regional and Global Emissions of Air Pollutants: Recent Trends and Future Scenarios", "translator" : [ { "dropping-particle" : "", "family" : "K5247", "given" : "", "non-dropping-particle" : "", "parse-names" : false, "suffix" : "" } ], "type" : "article-journal", "volume" : "38" }, "uris" : [ "http://www.mendeley.com/documents/?uuid=3ce4631b-3d41-4e50-a1e4-2b27017bf3e7" ] }, { "id" : "ITEM-2", "itemData" : { "DOI" : "10.1016/j.gloenvcha.2016.05.012", "ISSN" : "09593780",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"1" ] ] }, "page" : "346-358", "publisher" : "Elsevier", "title" : "Future air pollution in the Shared Socio-economic Pathways", "translator" : [ { "dropping-particle" : "", "family" : "K4349", "given" : "", "non-dropping-particle" : "", "parse-names" : false, "suffix" : "" } ], "type" : "article-journal", "volume" : "42" }, "uris" : [ "http://www.mendeley.com/documents/?uuid=caf8a228-753f-48df-8692-b30c6ecfd242", "http://www.mendeley.com/documents/?uuid=79c56cc7-fb85-474c-b93a-9a6e9f0de02a" ] } ], "mendeley" : { "formattedCitation" : "(Amann et al., 2013; Rao et al., 2017)", "plainTextFormattedCitation" : "(Amann et al., 2013; Rao et al., 2017)", "previouslyFormattedCitation" : "(Amann et al., 2013; Rao et al., 2017)" }, "properties" : { "noteIndex" : 0 }, "schema" : "https://github.com/citation-style-language/schema/raw/master/csl-citation.json" }</w:instrText>
      </w:r>
      <w:ins w:id="542" w:author="Robin Matthews" w:date="2021-06-16T16:50:00Z">
        <w:r w:rsidR="001924A4">
          <w:fldChar w:fldCharType="separate"/>
        </w:r>
        <w:r w:rsidR="001924A4" w:rsidRPr="003C3CE8">
          <w:rPr>
            <w:noProof/>
          </w:rPr>
          <w:t>(Amann et al., 2013; Rao et al., 2017)</w:t>
        </w:r>
        <w:r w:rsidR="001924A4">
          <w:fldChar w:fldCharType="end"/>
        </w:r>
        <w:r w:rsidR="001924A4" w:rsidRPr="003862D0" w:rsidDel="001924A4">
          <w:rPr>
            <w:lang w:val="en-GB" w:eastAsia="en-US"/>
          </w:rPr>
          <w:t xml:space="preserve"> </w:t>
        </w:r>
      </w:ins>
      <w:del w:id="543" w:author="Robin Matthews" w:date="2021-06-16T16:50:00Z">
        <w:r w:rsidRPr="003862D0" w:rsidDel="001924A4">
          <w:rPr>
            <w:lang w:val="en-GB" w:eastAsia="en-US"/>
          </w:rPr>
          <w:delText>(</w:delText>
        </w:r>
        <w:commentRangeStart w:id="544"/>
        <w:r w:rsidRPr="003862D0" w:rsidDel="001924A4">
          <w:rPr>
            <w:lang w:val="en-GB" w:eastAsia="en-US"/>
          </w:rPr>
          <w:fldChar w:fldCharType="begin" w:fldLock="1"/>
        </w:r>
        <w:r w:rsidR="00615634" w:rsidRPr="001924A4" w:rsidDel="001924A4">
          <w:rPr>
            <w:lang w:val="en-GB" w:eastAsia="en-US"/>
          </w:rPr>
          <w:delInstrText>ADDIN CSL_CITATION { "citationItems" : [ { "id" : "ITEM-1", "itemData" : { "DOI" : "10.1146/annurev-environ-052912-173303", "ISSN" : "1543-5938",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"10", "17" ] ] }, "page" : "31-55", "publisher" : "Annual Reviews", "title" : "Regional and Global Emissions of Air Pollutants: Recent Trends and Future Scenarios", "translator" : [ { "dropping-particle" : "", "family" : "K5247", "given" : "", "non-dropping-particle" : "", "parse-names" : false, "suffix" : "" } ], "type" : "article-journal", "volume" : "38" }, "uris" : [ "http://www.mendeley.com/documents/?uuid=3ce4631b-3d41-4e50-a1e4-2b27017bf3e7" ] } ], "mendeley" : { "formattedCitation" : "(Amann et al., 2013)", "manualFormatting" : "Amann et al., 2013", "plainTextFormattedCitation" : "(Amann et al., 2013)", "previouslyFormattedCitation" : "(Amann et al., 2013)" }, "properties" : { "noteIndex" : 0 }, "schema" : "https://github.com/citation-style-language/schema/raw/master/csl-citation.json" }</w:delInstrText>
        </w:r>
        <w:r w:rsidRPr="003862D0" w:rsidDel="001924A4">
          <w:rPr>
            <w:lang w:val="en-GB" w:eastAsia="en-US"/>
          </w:rPr>
          <w:fldChar w:fldCharType="separate"/>
        </w:r>
        <w:r w:rsidR="00016735" w:rsidRPr="001924A4" w:rsidDel="001924A4">
          <w:rPr>
            <w:noProof/>
            <w:lang w:val="en-GB" w:eastAsia="en-US"/>
          </w:rPr>
          <w:delText>Amann et al., 2013</w:delText>
        </w:r>
        <w:r w:rsidRPr="003862D0" w:rsidDel="001924A4">
          <w:rPr>
            <w:lang w:val="en-GB" w:eastAsia="en-US"/>
          </w:rPr>
          <w:fldChar w:fldCharType="end"/>
        </w:r>
        <w:commentRangeEnd w:id="544"/>
        <w:r w:rsidR="00016735" w:rsidDel="001924A4">
          <w:rPr>
            <w:rStyle w:val="CommentReference"/>
          </w:rPr>
          <w:commentReference w:id="544"/>
        </w:r>
        <w:r w:rsidRPr="003862D0" w:rsidDel="001924A4">
          <w:rPr>
            <w:lang w:val="en-GB" w:eastAsia="en-US"/>
          </w:rPr>
          <w:delText xml:space="preserve">; </w:delText>
        </w:r>
        <w:commentRangeStart w:id="545"/>
        <w:r w:rsidRPr="003862D0" w:rsidDel="001924A4">
          <w:rPr>
            <w:lang w:val="en-GB" w:eastAsia="en-US"/>
          </w:rPr>
          <w:fldChar w:fldCharType="begin" w:fldLock="1"/>
        </w:r>
        <w:r w:rsidR="00615634" w:rsidDel="001924A4">
          <w:rPr>
            <w:lang w:val="en-GB" w:eastAsia="en-US"/>
          </w:rPr>
          <w:delInstrText>ADDIN CSL_CITATION { "citationItems" : [ { "id" : "ITEM-1", "itemData" : { "DOI" : "10.1016/j.gloenvcha.2016.05.012", "ISSN" : "09593780",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"1" ] ] }, "page" : "346-358", "publisher" : "Elsevier", "title" : "Future air pollution in the Shared Socio-economic Pathways", "translator" : [ { "dropping-particle" : "", "family" : "K4349", "given" : "", "non-dropping-particle" : "", "parse-names" : false, "suffix" : "" } ], "type" : "article-journal", "volume" : "42" }, "uris" : [ "http://www.mendeley.com/documents/?uuid=caf8a228-753f-48df-8692-b30c6ecfd242", "http://www.mendeley.com/documents/?uuid=79c56cc7-fb85-474c-b93a-9a6e9f0de02a" ] } ], "mendeley" : { "formattedCitation" : "(Rao et al., 2017)", "manualFormatting" : "Rao et al., 2017)", "plainTextFormattedCitation" : "(Rao et al., 2017)", "previouslyFormattedCitation" : "(Rao et al., 2017)" }, "properties" : { "noteIndex" : 0 }, "schema" : "https://github.com/citation-style-language/schema/raw/master/csl-citation.json" }</w:delInstrText>
        </w:r>
        <w:r w:rsidRPr="003862D0" w:rsidDel="001924A4">
          <w:rPr>
            <w:lang w:val="en-GB" w:eastAsia="en-US"/>
          </w:rPr>
          <w:fldChar w:fldCharType="separate"/>
        </w:r>
        <w:r w:rsidR="00016735" w:rsidDel="001924A4">
          <w:rPr>
            <w:noProof/>
            <w:lang w:val="en-GB" w:eastAsia="en-US"/>
          </w:rPr>
          <w:delText>Rao et al., 2017)</w:delText>
        </w:r>
        <w:r w:rsidRPr="003862D0" w:rsidDel="001924A4">
          <w:rPr>
            <w:lang w:val="en-GB" w:eastAsia="en-US"/>
          </w:rPr>
          <w:fldChar w:fldCharType="end"/>
        </w:r>
        <w:commentRangeEnd w:id="545"/>
        <w:r w:rsidR="00016735" w:rsidDel="001924A4">
          <w:rPr>
            <w:rStyle w:val="CommentReference"/>
          </w:rPr>
          <w:commentReference w:id="545"/>
        </w:r>
        <w:r w:rsidRPr="003862D0" w:rsidDel="001924A4">
          <w:rPr>
            <w:lang w:val="en-GB" w:eastAsia="en-US"/>
          </w:rPr>
          <w:delText xml:space="preserve">, </w:delText>
        </w:r>
      </w:del>
      <w:bookmarkEnd w:id="540"/>
      <w:r w:rsidRPr="003862D0">
        <w:rPr>
          <w:lang w:val="en-GB" w:eastAsia="en-US"/>
        </w:rPr>
        <w:t xml:space="preserve">and land use; the set of SSPs therefore establishes a matrix of global forcing levels and socio-economic storylines. ScenarioMIP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xml:space="preserve"> identifies four priority (tier-1) scenarios that participating modelling groups are asked to perform, </w:t>
      </w:r>
      <w:r w:rsidRPr="003862D0">
        <w:rPr>
          <w:lang w:val="en-GB"/>
        </w:rPr>
        <w:t>SSP1-2.6 for sustainable pathways, SSP2-4.5 for middle-of-the-road, SSP3-7.0 for regional rivalry, and SSP5-8.5 for fossil</w:t>
      </w:r>
      <w:ins w:id="546" w:author="Sara M Tuson" w:date="2021-07-19T14:35:00Z">
        <w:r w:rsidR="00292D49">
          <w:rPr>
            <w:lang w:val="en-GB"/>
          </w:rPr>
          <w:t xml:space="preserve"> </w:t>
        </w:r>
      </w:ins>
      <w:del w:id="547" w:author="Sara M Tuson" w:date="2021-07-19T14:35:00Z">
        <w:r w:rsidRPr="003862D0" w:rsidDel="00292D49">
          <w:rPr>
            <w:lang w:val="en-GB"/>
          </w:rPr>
          <w:delText>-</w:delText>
        </w:r>
      </w:del>
      <w:r w:rsidRPr="003862D0">
        <w:rPr>
          <w:lang w:val="en-GB"/>
        </w:rPr>
        <w:t>fuel-rich development</w:t>
      </w:r>
      <w:r w:rsidRPr="003862D0">
        <w:rPr>
          <w:lang w:val="en-GB" w:eastAsia="en-US"/>
        </w:rPr>
        <w:t>. This chapter focus</w:t>
      </w:r>
      <w:r w:rsidR="002C3EE3" w:rsidRPr="003862D0">
        <w:rPr>
          <w:lang w:val="en-GB" w:eastAsia="en-US"/>
        </w:rPr>
        <w:t>es</w:t>
      </w:r>
      <w:r w:rsidRPr="003862D0">
        <w:rPr>
          <w:lang w:val="en-GB" w:eastAsia="en-US"/>
        </w:rPr>
        <w:t xml:space="preserve"> its assessment on these, plus the SSP1-1.9 scenario, which is directly relevant </w:t>
      </w:r>
      <w:ins w:id="548" w:author="Sara M Tuson" w:date="2021-07-16T15:44:00Z">
        <w:r w:rsidR="00251F60">
          <w:rPr>
            <w:lang w:val="en-GB" w:eastAsia="en-US"/>
          </w:rPr>
          <w:t xml:space="preserve">to </w:t>
        </w:r>
      </w:ins>
      <w:r w:rsidR="000E6940" w:rsidRPr="003862D0">
        <w:rPr>
          <w:lang w:val="en-GB" w:eastAsia="en-US"/>
        </w:rPr>
        <w:t>the</w:t>
      </w:r>
      <w:r w:rsidRPr="003862D0">
        <w:rPr>
          <w:lang w:val="en-GB" w:eastAsia="en-US"/>
        </w:rPr>
        <w:t xml:space="preserve"> assessment of the 1.5°C </w:t>
      </w:r>
      <w:r w:rsidR="00035EF1" w:rsidRPr="003862D0">
        <w:rPr>
          <w:lang w:val="en-GB" w:eastAsia="en-US"/>
        </w:rPr>
        <w:t xml:space="preserve">Paris Agreement </w:t>
      </w:r>
      <w:r w:rsidR="000E6940" w:rsidRPr="003862D0">
        <w:rPr>
          <w:lang w:val="en-GB" w:eastAsia="en-US"/>
        </w:rPr>
        <w:t>goal</w:t>
      </w:r>
      <w:r w:rsidRPr="003862D0">
        <w:rPr>
          <w:lang w:val="en-GB" w:eastAsia="en-US"/>
        </w:rPr>
        <w:t xml:space="preserve">. Further, this chapter discusses these scenarios and their extensions past 2100 in the context of the very long-term climate change in Section </w:t>
      </w:r>
      <w:r w:rsidR="00FA6D4F" w:rsidRPr="003862D0">
        <w:rPr>
          <w:lang w:val="en-GB" w:eastAsia="en-US"/>
        </w:rPr>
        <w:t>4.7.1</w:t>
      </w:r>
      <w:r w:rsidRPr="003862D0">
        <w:rPr>
          <w:lang w:val="en-GB" w:eastAsia="en-US"/>
        </w:rPr>
        <w:t>. Projections of short-lived climate forcers</w:t>
      </w:r>
      <w:r w:rsidR="002C3EE3" w:rsidRPr="003862D0">
        <w:rPr>
          <w:lang w:val="en-GB" w:eastAsia="en-US"/>
        </w:rPr>
        <w:t xml:space="preserve"> (SLCFs)</w:t>
      </w:r>
      <w:r w:rsidRPr="003862D0">
        <w:rPr>
          <w:lang w:val="en-GB" w:eastAsia="en-US"/>
        </w:rPr>
        <w:t xml:space="preserve"> a</w:t>
      </w:r>
      <w:r w:rsidR="000E6940" w:rsidRPr="003862D0">
        <w:rPr>
          <w:lang w:val="en-GB" w:eastAsia="en-US"/>
        </w:rPr>
        <w:t xml:space="preserve">re </w:t>
      </w:r>
      <w:r w:rsidR="00101FD8" w:rsidRPr="003862D0">
        <w:rPr>
          <w:lang w:val="en-GB" w:eastAsia="en-US"/>
        </w:rPr>
        <w:t>assessed</w:t>
      </w:r>
      <w:r w:rsidR="000E6940" w:rsidRPr="003862D0">
        <w:rPr>
          <w:lang w:val="en-GB" w:eastAsia="en-US"/>
        </w:rPr>
        <w:t xml:space="preserve"> in more detail in C</w:t>
      </w:r>
      <w:r w:rsidRPr="003862D0">
        <w:rPr>
          <w:lang w:val="en-GB" w:eastAsia="en-US"/>
        </w:rPr>
        <w:t>hapter 6 (</w:t>
      </w:r>
      <w:r w:rsidR="000E6940" w:rsidRPr="003862D0">
        <w:rPr>
          <w:lang w:val="en-GB" w:eastAsia="en-US"/>
        </w:rPr>
        <w:t>S</w:t>
      </w:r>
      <w:r w:rsidRPr="003862D0">
        <w:rPr>
          <w:lang w:val="en-GB" w:eastAsia="en-US"/>
        </w:rPr>
        <w:t>ection 6</w:t>
      </w:r>
      <w:r w:rsidR="003E2808">
        <w:rPr>
          <w:lang w:val="en-GB" w:eastAsia="en-US"/>
        </w:rPr>
        <w:t>.7</w:t>
      </w:r>
      <w:r w:rsidRPr="003862D0">
        <w:rPr>
          <w:lang w:val="en-GB" w:eastAsia="en-US"/>
        </w:rPr>
        <w:t>).</w:t>
      </w:r>
    </w:p>
    <w:p w14:paraId="54353F8E" w14:textId="77777777" w:rsidR="006675C3" w:rsidRPr="003862D0" w:rsidRDefault="006675C3" w:rsidP="006675C3">
      <w:pPr>
        <w:pStyle w:val="AR6BodyText"/>
        <w:rPr>
          <w:lang w:val="en-GB" w:eastAsia="en-US"/>
        </w:rPr>
      </w:pPr>
    </w:p>
    <w:p w14:paraId="19D41A28" w14:textId="6A37016E" w:rsidR="006675C3" w:rsidRPr="003862D0" w:rsidRDefault="006675C3" w:rsidP="006675C3">
      <w:pPr>
        <w:pStyle w:val="AR6BodyText"/>
        <w:rPr>
          <w:lang w:val="en-GB" w:eastAsia="en-US"/>
        </w:rPr>
      </w:pPr>
      <w:r w:rsidRPr="003862D0">
        <w:rPr>
          <w:lang w:val="en-GB" w:eastAsia="en-US"/>
        </w:rPr>
        <w:t xml:space="preserve">In presenting results and evidence, this chapter </w:t>
      </w:r>
      <w:r w:rsidR="002C3EE3" w:rsidRPr="003862D0">
        <w:rPr>
          <w:lang w:val="en-GB" w:eastAsia="en-US"/>
        </w:rPr>
        <w:t>tries to be</w:t>
      </w:r>
      <w:r w:rsidRPr="003862D0">
        <w:rPr>
          <w:lang w:val="en-GB" w:eastAsia="en-US"/>
        </w:rPr>
        <w:t xml:space="preserve"> as comprehensive as possible. In tables we show multi-model mean change and 5</w:t>
      </w:r>
      <w:r w:rsidRPr="003862D0">
        <w:rPr>
          <w:rFonts w:ascii="Cambria Math" w:hAnsi="Cambria Math" w:cs="Cambria Math"/>
          <w:lang w:val="en-GB" w:eastAsia="en-US"/>
        </w:rPr>
        <w:t>⎼</w:t>
      </w:r>
      <w:r w:rsidRPr="003862D0">
        <w:rPr>
          <w:lang w:val="en-GB" w:eastAsia="en-US"/>
        </w:rPr>
        <w:t xml:space="preserve">95% range for all five SSPs, while in </w:t>
      </w:r>
      <w:r w:rsidR="00EF3756" w:rsidRPr="003862D0">
        <w:rPr>
          <w:lang w:val="en-GB" w:eastAsia="en-US"/>
        </w:rPr>
        <w:t>time series</w:t>
      </w:r>
      <w:r w:rsidRPr="003862D0">
        <w:rPr>
          <w:lang w:val="en-GB" w:eastAsia="en-US"/>
        </w:rPr>
        <w:t xml:space="preserve"> figures we show multi-model mean change for all five SSPs but for clarity 5</w:t>
      </w:r>
      <w:r w:rsidRPr="003862D0">
        <w:rPr>
          <w:rFonts w:ascii="Cambria Math" w:hAnsi="Cambria Math" w:cs="Cambria Math"/>
          <w:lang w:val="en-GB" w:eastAsia="en-US"/>
        </w:rPr>
        <w:t>⎼</w:t>
      </w:r>
      <w:r w:rsidRPr="003862D0">
        <w:rPr>
          <w:lang w:val="en-GB" w:eastAsia="en-US"/>
        </w:rPr>
        <w:t>95% range only for SSP1-2.6 and SSP3-7.0. Where maps are presented, due to space restrictions we focus on showing multi-model mean change for SSP1-2.6 and SSP3-7.0</w:t>
      </w:r>
      <w:r w:rsidR="0046603E" w:rsidRPr="003862D0">
        <w:rPr>
          <w:lang w:val="en-GB" w:eastAsia="en-US"/>
        </w:rPr>
        <w:t>.</w:t>
      </w:r>
      <w:r w:rsidRPr="003862D0">
        <w:rPr>
          <w:lang w:val="en-GB" w:eastAsia="en-US"/>
        </w:rPr>
        <w:t xml:space="preserve"> SSP1-2.6 is preferred over SSP1-1.9 because the latter has </w:t>
      </w:r>
      <w:r w:rsidR="00B3581C" w:rsidRPr="003862D0">
        <w:rPr>
          <w:lang w:val="en-GB" w:eastAsia="en-US"/>
        </w:rPr>
        <w:t xml:space="preserve">far </w:t>
      </w:r>
      <w:r w:rsidRPr="003862D0">
        <w:rPr>
          <w:lang w:val="en-GB" w:eastAsia="en-US"/>
        </w:rPr>
        <w:t xml:space="preserve">fewer simulations available.  </w:t>
      </w:r>
      <w:r w:rsidR="00820DB5" w:rsidRPr="003862D0">
        <w:rPr>
          <w:lang w:val="en-GB" w:eastAsia="en-US"/>
        </w:rPr>
        <w:t xml:space="preserve">The </w:t>
      </w:r>
      <w:r w:rsidRPr="003862D0">
        <w:rPr>
          <w:lang w:val="en-GB" w:eastAsia="en-US"/>
        </w:rPr>
        <w:t>high-end scenario</w:t>
      </w:r>
      <w:r w:rsidR="00493FD6" w:rsidRPr="003862D0">
        <w:rPr>
          <w:lang w:val="en-GB" w:eastAsia="en-US"/>
        </w:rPr>
        <w:t>s</w:t>
      </w:r>
      <w:r w:rsidRPr="003862D0">
        <w:rPr>
          <w:lang w:val="en-GB" w:eastAsia="en-US"/>
        </w:rPr>
        <w:t xml:space="preserve"> RCP8.5</w:t>
      </w:r>
      <w:r w:rsidR="00493FD6" w:rsidRPr="003862D0">
        <w:rPr>
          <w:lang w:val="en-GB" w:eastAsia="en-US"/>
        </w:rPr>
        <w:t xml:space="preserve"> or </w:t>
      </w:r>
      <w:r w:rsidRPr="003862D0">
        <w:rPr>
          <w:lang w:val="en-GB" w:eastAsia="en-US"/>
        </w:rPr>
        <w:t xml:space="preserve">SSP5-8.5 have </w:t>
      </w:r>
      <w:r w:rsidR="006F798E" w:rsidRPr="003862D0">
        <w:rPr>
          <w:lang w:val="en-GB" w:eastAsia="en-US"/>
        </w:rPr>
        <w:t xml:space="preserve">recently </w:t>
      </w:r>
      <w:r w:rsidR="00493FD6" w:rsidRPr="003862D0">
        <w:rPr>
          <w:lang w:val="en-GB" w:eastAsia="en-US"/>
        </w:rPr>
        <w:t xml:space="preserve">been argued to be </w:t>
      </w:r>
      <w:r w:rsidR="0049221D" w:rsidRPr="003862D0">
        <w:rPr>
          <w:lang w:val="en-GB" w:eastAsia="en-US"/>
        </w:rPr>
        <w:t>implausible</w:t>
      </w:r>
      <w:r w:rsidRPr="003862D0">
        <w:rPr>
          <w:lang w:val="en-GB" w:eastAsia="en-US"/>
        </w:rPr>
        <w:t xml:space="preserve"> </w:t>
      </w:r>
      <w:r w:rsidR="00493FD6" w:rsidRPr="003862D0">
        <w:rPr>
          <w:lang w:val="en-GB" w:eastAsia="en-US"/>
        </w:rPr>
        <w:t>to unfold</w:t>
      </w:r>
      <w:r w:rsidRPr="003862D0">
        <w:rPr>
          <w:lang w:val="en-GB" w:eastAsia="en-US"/>
        </w:rPr>
        <w:t xml:space="preserve"> (</w:t>
      </w:r>
      <w:r w:rsidR="007C6780" w:rsidRPr="003862D0">
        <w:rPr>
          <w:lang w:val="en-GB" w:eastAsia="en-US"/>
        </w:rPr>
        <w:t xml:space="preserve">e.g., </w:t>
      </w:r>
      <w:r w:rsidR="00840809" w:rsidRPr="003862D0">
        <w:rPr>
          <w:lang w:val="en-GB" w:eastAsia="en-US"/>
        </w:rPr>
        <w:fldChar w:fldCharType="begin" w:fldLock="1"/>
      </w:r>
      <w:ins w:id="549" w:author="Robin Matthews" w:date="2021-06-16T18:40:00Z">
        <w:r w:rsidR="00BF4778">
          <w:rPr>
            <w:lang w:val="en-GB" w:eastAsia="en-US"/>
          </w:rPr>
          <w:instrText>ADDIN CSL_CITATION { "citationItems" : [ { "id" : "ITEM-1",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"ITEM-1",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"(Hausfather and Peters, 2020)", "manualFormatting" : "Hausfather and Peters, 2020", "plainTextFormattedCitation" : "(Hausfather and Peters, 2020)", "previouslyFormattedCitation" : "(Hausfather and Peters, 2020)" }, "properties" : { "noteIndex" : 0 }, "schema" : "https://github.com/citation-style-language/schema/raw/master/csl-citation.json" }</w:instrText>
        </w:r>
      </w:ins>
      <w:del w:id="550" w:author="Robin Matthews" w:date="2021-06-16T18:40:00Z">
        <w:r w:rsidR="00615634" w:rsidDel="00BF4778">
          <w:rPr>
            <w:lang w:val="en-GB" w:eastAsia="en-US"/>
          </w:rPr>
          <w:delInstrText>ADDIN CSL_CITATION { "citationItems" : [ { "id" : "ITEM-1", "itemData" : { "DOI" : "10.1038/d41586-020-00177-3", "author" : [ { "dropping-particle" : "", "family" : "Hausfather", "given" : "Zeke", "non-dropping-particle" : "", "parse-names" : false, "suffix" : "" }, { "dropping-particle" : "", "family" : "Peters", "given" : "Glen P", "non-dropping-particle" : "", "parse-names" : false, "suffix" : "" } ], "container-title" : "Nature", "id" : "ITEM-1", "issued" : { "date-parts" : [ [ "2020" ] ] }, "page" : "618-620", "title" : "Emissions \u2013 the \u2018business as usual\u2019 story is misleading", "translator" : [ { "dropping-particle" : "", "family" : "K5152", "given" : "", "non-dropping-particle" : "", "parse-names" : false, "suffix" : "" } ], "type" : "article-journal", "volume" : "577" }, "uris" : [ "http://www.mendeley.com/documents/?uuid=bfa401cc-0316-49a0-9594-17e154fcfe49" ] } ], "mendeley" : { "formattedCitation" : "(Hausfather and Peters, 2020)", "plainTextFormattedCitation" : "(Hausfather and Peters, 2020)", "previouslyFormattedCitation" : "(Hausfather and Peters, 2020)" }, "properties" : { "noteIndex" : 0 }, "schema" : "https://github.com/citation-style-language/schema/raw/master/csl-citation.json" }</w:delInstrText>
        </w:r>
      </w:del>
      <w:r w:rsidR="00840809" w:rsidRPr="003862D0">
        <w:rPr>
          <w:lang w:val="en-GB" w:eastAsia="en-US"/>
        </w:rPr>
        <w:fldChar w:fldCharType="separate"/>
      </w:r>
      <w:del w:id="551" w:author="Robin Matthews" w:date="2021-06-16T18:40:00Z">
        <w:r w:rsidR="00016735" w:rsidDel="00BF4778">
          <w:rPr>
            <w:noProof/>
            <w:lang w:val="en-GB" w:eastAsia="en-US"/>
          </w:rPr>
          <w:delText>(</w:delText>
        </w:r>
      </w:del>
      <w:r w:rsidR="00016735">
        <w:rPr>
          <w:noProof/>
          <w:lang w:val="en-GB" w:eastAsia="en-US"/>
        </w:rPr>
        <w:t>Hausfather and Peters, 2020</w:t>
      </w:r>
      <w:del w:id="552" w:author="Robin Matthews" w:date="2021-06-16T18:40:00Z">
        <w:r w:rsidR="00016735" w:rsidDel="00BF4778">
          <w:rPr>
            <w:noProof/>
            <w:lang w:val="en-GB" w:eastAsia="en-US"/>
          </w:rPr>
          <w:delText>)</w:delText>
        </w:r>
      </w:del>
      <w:r w:rsidR="00840809" w:rsidRPr="003862D0">
        <w:rPr>
          <w:lang w:val="en-GB" w:eastAsia="en-US"/>
        </w:rPr>
        <w:fldChar w:fldCharType="end"/>
      </w:r>
      <w:r w:rsidR="00C654C0" w:rsidRPr="003862D0">
        <w:rPr>
          <w:lang w:val="en-GB" w:eastAsia="en-US"/>
        </w:rPr>
        <w:t xml:space="preserve">; </w:t>
      </w:r>
      <w:r w:rsidR="00996377" w:rsidRPr="003862D0">
        <w:rPr>
          <w:lang w:val="en-GB" w:eastAsia="en-US"/>
        </w:rPr>
        <w:t>see Chapter 3 of the AR6 WGIII</w:t>
      </w:r>
      <w:r w:rsidRPr="003862D0">
        <w:rPr>
          <w:lang w:val="en-GB" w:eastAsia="en-US"/>
        </w:rPr>
        <w:t>). However, where relevant we show results for SSP5-8.5</w:t>
      </w:r>
      <w:ins w:id="553" w:author="Sara M Tuson" w:date="2021-07-16T15:46:00Z">
        <w:r w:rsidR="00251F60">
          <w:rPr>
            <w:lang w:val="en-GB" w:eastAsia="en-US"/>
          </w:rPr>
          <w:t>.</w:t>
        </w:r>
      </w:ins>
      <w:del w:id="554" w:author="Sara M Tuson" w:date="2021-07-16T15:46:00Z">
        <w:r w:rsidR="00D266C2" w:rsidRPr="003862D0" w:rsidDel="00251F60">
          <w:rPr>
            <w:lang w:val="en-GB" w:eastAsia="en-US"/>
          </w:rPr>
          <w:delText>,</w:delText>
        </w:r>
      </w:del>
      <w:r w:rsidRPr="003862D0">
        <w:rPr>
          <w:lang w:val="en-GB" w:eastAsia="en-US"/>
        </w:rPr>
        <w:t xml:space="preserve"> </w:t>
      </w:r>
      <w:ins w:id="555" w:author="Sara M Tuson" w:date="2021-07-16T15:46:00Z">
        <w:r w:rsidR="00251F60">
          <w:rPr>
            <w:lang w:val="en-GB" w:eastAsia="en-US"/>
          </w:rPr>
          <w:t>F</w:t>
        </w:r>
      </w:ins>
      <w:del w:id="556" w:author="Sara M Tuson" w:date="2021-07-16T15:46:00Z">
        <w:r w:rsidRPr="003862D0" w:rsidDel="00251F60">
          <w:rPr>
            <w:lang w:val="en-GB" w:eastAsia="en-US"/>
          </w:rPr>
          <w:delText>f</w:delText>
        </w:r>
      </w:del>
      <w:r w:rsidRPr="003862D0">
        <w:rPr>
          <w:lang w:val="en-GB" w:eastAsia="en-US"/>
        </w:rPr>
        <w:t>or example</w:t>
      </w:r>
      <w:ins w:id="557" w:author="Sara M Tuson" w:date="2021-07-16T15:46:00Z">
        <w:r w:rsidR="00251F60">
          <w:rPr>
            <w:lang w:val="en-GB" w:eastAsia="en-US"/>
          </w:rPr>
          <w:t>,</w:t>
        </w:r>
      </w:ins>
      <w:r w:rsidRPr="003862D0">
        <w:rPr>
          <w:lang w:val="en-GB" w:eastAsia="en-US"/>
        </w:rPr>
        <w:t xml:space="preserve"> to enable backwards compatibility with AR5, for comparison between emission</w:t>
      </w:r>
      <w:ins w:id="558" w:author="Tom Maycock" w:date="2021-09-06T16:46:00Z">
        <w:r w:rsidR="008810CB">
          <w:rPr>
            <w:lang w:val="en-GB" w:eastAsia="en-US"/>
          </w:rPr>
          <w:t>s</w:t>
        </w:r>
      </w:ins>
      <w:r w:rsidRPr="003862D0">
        <w:rPr>
          <w:lang w:val="en-GB" w:eastAsia="en-US"/>
        </w:rPr>
        <w:t xml:space="preserve">-driven and concentration-driven simulations, </w:t>
      </w:r>
      <w:r w:rsidR="00D266C2" w:rsidRPr="003862D0">
        <w:rPr>
          <w:lang w:val="en-GB" w:eastAsia="en-US"/>
        </w:rPr>
        <w:t xml:space="preserve">and </w:t>
      </w:r>
      <w:r w:rsidRPr="003862D0">
        <w:rPr>
          <w:lang w:val="en-GB" w:eastAsia="en-US"/>
        </w:rPr>
        <w:t>because there is greater data availability of daily output fo</w:t>
      </w:r>
      <w:r w:rsidR="00D266C2" w:rsidRPr="003862D0">
        <w:rPr>
          <w:lang w:val="en-GB" w:eastAsia="en-US"/>
        </w:rPr>
        <w:t>r SSP5-8.5. When presenting low-</w:t>
      </w:r>
      <w:r w:rsidRPr="003862D0">
        <w:rPr>
          <w:lang w:val="en-GB" w:eastAsia="en-US"/>
        </w:rPr>
        <w:t>likelihood</w:t>
      </w:r>
      <w:ins w:id="559" w:author="Sara M Tuson" w:date="2021-07-19T20:14:00Z">
        <w:r w:rsidR="008F2E1D">
          <w:rPr>
            <w:lang w:val="en-GB" w:eastAsia="en-US"/>
          </w:rPr>
          <w:t>,</w:t>
        </w:r>
      </w:ins>
      <w:r w:rsidRPr="003862D0">
        <w:rPr>
          <w:lang w:val="en-GB" w:eastAsia="en-US"/>
        </w:rPr>
        <w:t xml:space="preserve"> high-warming storylines we also show results from the high-end SSP5-8.5 scenario.</w:t>
      </w:r>
    </w:p>
    <w:p w14:paraId="78FC35C3" w14:textId="77777777" w:rsidR="006675C3" w:rsidRPr="003862D0" w:rsidRDefault="006675C3" w:rsidP="006675C3">
      <w:pPr>
        <w:pStyle w:val="AR6BodyText"/>
        <w:rPr>
          <w:lang w:val="en-GB" w:eastAsia="en-US"/>
        </w:rPr>
      </w:pPr>
    </w:p>
    <w:p w14:paraId="7EA773BF" w14:textId="30AAFBB5" w:rsidR="006675C3" w:rsidRPr="003862D0" w:rsidRDefault="006675C3" w:rsidP="006675C3">
      <w:pPr>
        <w:pStyle w:val="AR6BodyText"/>
        <w:rPr>
          <w:lang w:val="en-GB" w:eastAsia="en-US"/>
        </w:rPr>
      </w:pPr>
      <w:r w:rsidRPr="003862D0">
        <w:rPr>
          <w:lang w:val="en-GB" w:eastAsia="en-US"/>
        </w:rPr>
        <w:t xml:space="preserve">ScenarioMIP simulations include advances in techniques to better harmonize with historical forcings relative to CMIP5. For example, projected changes in the solar cycle include long-term modulation rather than a repeating solar cycle </w:t>
      </w:r>
      <w:r w:rsidRPr="003862D0">
        <w:rPr>
          <w:lang w:val="en-GB" w:eastAsia="en-US"/>
        </w:rPr>
        <w:fldChar w:fldCharType="begin" w:fldLock="1"/>
      </w:r>
      <w:r w:rsidR="00615634">
        <w:rPr>
          <w:lang w:val="en-GB" w:eastAsia="en-US"/>
        </w:rPr>
        <w:instrText>ADDIN CSL_CITATION { "citationItems" : [ { "id" : "ITEM-1", "itemData" : { "DOI" : "10.5194/gmd-10-2247-2017", "author" : [ { "dropping-particle" : "", "family" : "Matthes", "given" : "K", "non-dropping-particle" : "", "parse-names" : false, "suffix" : "" }, { "dropping-particle" : "", "family" : "Funke", "given" : "B", "non-dropping-particle" : "", "parse-names" : false, "suffix" : "" }, { "dropping-particle" : "", "family" : "Andersson", "given" : "M E", "non-dropping-particle" : "", "parse-names" : false, "suffix" : "" }, { "dropping-particle" : "", "family" : "Barnard", "given" : "L", "non-dropping-particle" : "", "parse-names" : false, "suffix" : "" }, { "dropping-particle" : "", "family" : "Beer", "given" : "J", "non-dropping-particle" : "", "parse-names" : false, "suffix" : "" }, { "dropping-particle" : "", "family" : "Charbonneau", "given" : "P", "non-dropping-particle" : "", "parse-names" : false, "suffix" : "" }, { "dropping-particle" : "", "family" : "Clilverd", "given" : "M A", "non-dropping-particle" : "", "parse-names" : false, "suffix" : "" }, { "dropping-particle" : "", "family" : "Wit", "given" : "T", "non-dropping-particle" : "de", "parse-names" : false, "suffix" : "" }, { "dropping-particle" : "", "family" : "Haberreiter", "given" : "M", "non-dropping-particle" : "", "parse-names" : false, "suffix" : "" }, { "dropping-particle" : "", "family" : "Hendry", "given" : "A", "non-dropping-particle" : "", "parse-names" : false, "suffix" : "" }, { "dropping-particle" : "", "family" : "Jackman", "given" : "C H", "non-dropping-particle" : "", "parse-names" : false, "suffix" : "" }, { "dropping-particle" : "", "family" : "Kretzschmar", "given" : "M", "non-dropping-particle" : "", "parse-names" : false, "suffix" : "" }, { "dropping-particle" : "", "family" : "Kruschke", "given" : "T", "non-dropping-particle" : "", "parse-names" : false, "suffix" : "" }, { "dropping-particle" : "", "family" : "Kunze", "given" : "M", "non-dropping-particle" : "", "parse-names" : false, "suffix" : "" }, { "dropping-particle" : "", "family" : "Langematz", "given" : "U", "non-dropping-particle" : "", "parse-names" : false, "suffix" : "" }, { "dropping-particle" : "", "family" : "Marsh", "given" : "D R", "non-dropping-particle" : "", "parse-names" : false, "suffix" : "" }, { "dropping-particle" : "", "family" : "Maycock", "given" : "A C", "non-dropping-particle" : "", "parse-names" : false, "suffix" : "" }, { "dropping-particle" : "", "family" : "Misios", "given" : "S", "non-dropping-particle" : "", "parse-names" : false, "suffix" : "" }, { "dropping-particle" : "", "family" : "Rodger", "given" : "C J", "non-dropping-particle" : "", "parse-names" : false, "suffix" : "" }, { "dropping-particle" : "", "family" : "Scaife", "given" : "A A", "non-dropping-particle" : "", "parse-names" : false, "suffix" : "" }, { "dropping-particle" : "", "family" : "Sepp\u00e4l\u00e4", "given" : "A", "non-dropping-particle" : "", "parse-names" : false, "suffix" : "" }, { "dropping-particle" : "", "family" : "Shangguan", "given" : "M", "non-dropping-particle" : "", "parse-names" : false, "suffix" : "" }, { "dropping-particle" : "", "family" : "Sinnhuber", "given" : "M", "non-dropping-particle" : "", "parse-names" : false, "suffix" : "" }, { "dropping-particle" : "", "family" : "Tourpali", "given" : "K", "non-dropping-particle" : "", "parse-names" : false, "suffix" : "" }, { "dropping-particle" : "", "family" : "Usoskin", "given" : "I", "non-dropping-particle" : "", "parse-names" : false, "suffix" : "" }, { "dropping-particle" : "", "family" : "Kamp", "given" : "M", "non-dropping-particle" : "van de", "parse-names" : false, "suffix" : "" }, { "dropping-particle" : "", "family" : "Verronen", "given" : "P T", "non-dropping-particle" : "", "parse-names" : false, "suffix" : "" }, { "dropping-particle" : "", "family" : "Versick", "given" : "S", "non-dropping-particle" : "", "parse-names" : false, "suffix" : "" } ], "container-title" : "Geoscientific Model Development", "id" : "ITEM-1", "issue" : "6", "issued" : { "date-parts" : [ [ "2017" ] ] }, "page" : "2247-2302", "title" : "Solar forcing for CMIP6 (v3.2)", "translator" : [ { "dropping-particle" : "", "family" : "K2688", "given" : "", "non-dropping-particle" : "", "parse-names" : false, "suffix" : "" } ], "type" : "article-journal", "volume" : "10" }, "uris" : [ "http://www.mendeley.com/documents/?uuid=529d4b7a-0e79-4dac-96ad-1332f6a3433b" ] } ], "mendeley" : { "formattedCitation" : "(Matthes et al., 2017)", "plainTextFormattedCitation" : "(Matthes et al., 2017)", "previouslyFormattedCitation" : "(Matthes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(Matthes et al., 2017)</w:t>
      </w:r>
      <w:r w:rsidRPr="003862D0">
        <w:rPr>
          <w:lang w:val="en-GB" w:eastAsia="en-US"/>
        </w:rPr>
        <w:fldChar w:fldCharType="end"/>
      </w:r>
      <w:r w:rsidRPr="003862D0">
        <w:rPr>
          <w:lang w:val="en-GB" w:eastAsia="en-US"/>
        </w:rPr>
        <w:t xml:space="preserve">. Background natural aerosols are ramped down to an average historical level used in the control simulation by 2025 and background volcanic forcing is ramped up from the value at the end of the historical simulation period (2015) over 10 years to the same constant value prescribed for the piControl simulations in the DECK, and then kept fixed – both changes are intended to avoid inconsistent model treatment of unknowable natural forcing to </w:t>
      </w:r>
      <w:r w:rsidR="00035EF1" w:rsidRPr="003862D0">
        <w:rPr>
          <w:lang w:val="en-GB" w:eastAsia="en-US"/>
        </w:rPr>
        <w:t xml:space="preserve">affect </w:t>
      </w:r>
      <w:r w:rsidRPr="003862D0">
        <w:rPr>
          <w:lang w:val="en-GB" w:eastAsia="en-US"/>
        </w:rPr>
        <w:t>the near-term projected warming.</w:t>
      </w:r>
    </w:p>
    <w:p w14:paraId="7910549A" w14:textId="77777777" w:rsidR="006675C3" w:rsidRPr="003862D0" w:rsidRDefault="006675C3" w:rsidP="006675C3">
      <w:pPr>
        <w:pStyle w:val="AR6BodyText"/>
        <w:rPr>
          <w:rFonts w:ascii="Batang" w:eastAsia="Batang" w:hAnsi="Batang" w:cs="Batang"/>
          <w:lang w:val="en-GB" w:eastAsia="ko-KR"/>
        </w:rPr>
      </w:pPr>
    </w:p>
    <w:p w14:paraId="028A9FA5" w14:textId="40003B62" w:rsidR="006675C3" w:rsidRPr="003862D0" w:rsidRDefault="006675C3" w:rsidP="006675C3">
      <w:pPr>
        <w:pStyle w:val="AR6BodyText"/>
        <w:rPr>
          <w:lang w:val="en-GB"/>
        </w:rPr>
      </w:pPr>
      <w:r w:rsidRPr="003862D0">
        <w:rPr>
          <w:lang w:val="en-GB"/>
        </w:rPr>
        <w:lastRenderedPageBreak/>
        <w:t>Complete backward comparability between CMIP5 and CMIP6 scenarios cannot be established for detailed regional assessments, because the SSP scenarios include regional forcings</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especially from land use and aerosols</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that are different from the CMIP5 RCPs. Even at a global level</w:t>
      </w:r>
      <w:r w:rsidR="00411183" w:rsidRPr="003862D0">
        <w:rPr>
          <w:lang w:val="en-GB"/>
        </w:rPr>
        <w:t>,</w:t>
      </w:r>
      <w:r w:rsidRPr="003862D0">
        <w:rPr>
          <w:lang w:val="en-GB"/>
        </w:rPr>
        <w:t xml:space="preserve"> a quantitative comparison is challenging between corresponding SSP and RCP radiative forcing levels due to differing contributions to the forcing </w:t>
      </w:r>
      <w:r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rPr>
        <w:fldChar w:fldCharType="separate"/>
      </w:r>
      <w:r w:rsidR="00016735">
        <w:rPr>
          <w:noProof/>
          <w:lang w:val="en-GB"/>
        </w:rPr>
        <w:t>(Meinshausen et al., 2020)</w:t>
      </w:r>
      <w:r w:rsidRPr="003862D0">
        <w:rPr>
          <w:lang w:val="en-GB"/>
        </w:rPr>
        <w:fldChar w:fldCharType="end"/>
      </w:r>
      <w:r w:rsidRPr="003862D0">
        <w:rPr>
          <w:lang w:val="en-GB"/>
        </w:rPr>
        <w:t xml:space="preserve"> and evidence of differing model responses </w:t>
      </w:r>
      <w:ins w:id="560" w:author="Ian Blenkinsop" w:date="2021-07-27T17:06:00Z">
        <w:r w:rsidR="0036270D">
          <w:rPr>
            <w:lang w:val="en-GB"/>
          </w:rPr>
          <w:t>(</w:t>
        </w:r>
        <w:r w:rsidR="0036270D" w:rsidRPr="003862D0">
          <w:rPr>
            <w:lang w:val="en-GB"/>
          </w:rPr>
          <w:t>Section 4.6.2.2</w:t>
        </w:r>
        <w:r w:rsidR="0036270D">
          <w:rPr>
            <w:lang w:val="en-GB"/>
          </w:rPr>
          <w:t xml:space="preserve">; </w:t>
        </w:r>
      </w:ins>
      <w:r w:rsidRPr="003862D0">
        <w:rPr>
          <w:lang w:val="en-GB"/>
        </w:rPr>
        <w:fldChar w:fldCharType="begin" w:fldLock="1"/>
      </w:r>
      <w:r w:rsidR="00CD3B49">
        <w:rPr>
          <w:lang w:val="en-GB"/>
        </w:rPr>
        <w:instrText>ADDIN CSL_CITATION { "citationItems" : [ { "id" : "ITEM-1", "itemData" : { "DOI" : "10.1088/1748-9326/ab81c2", "ISSN" : "17489326", "abstract" : "Climate projections for the 21st century for CMIP6 are warmer than those for CMIP5 despite nominally identical instantaneous radiative forcing. Many climate modeling groups attribute the stronger warming in the CMIP6 projections to the higher climate sensitivity of the new generation of climate models, but here we demonstrate that also changes in the forcing datasets can play an important role, in particular the prescribed concentrations of greenhouse gases (GHG) that are used to force the models. In the EC-Earth3-Veg model the effective radiative forcing (ERF) is reduced by 1.4 W m-2 when the GHG concentrations from SSP5-8.5 (used in CMIP6) are replaced by the GHG concentrations from RCP8.5 (used in CMIP5), and similar yet smaller reductions are seen for the SSP2-4.5/RCP4.5 and SSP1-2.6/RCP2.6 scenario pairs. From the reduced ERF we can estimate the temperature at the end of the century in a full climate simulation with the CMIP6 version of the EC-Earth model but using CMIP5 GHG concentrations instead. For the new SSP5-8.5 and SSP2-4.5 scenarios we find that 50% or more of the temperature increase from CMIP5 to CMIP6 at the end of the century is due to changes in the prescribed GHG concentrations. The implication is that CMIP5 and CMIP6 projections for the 21st century are difficult to compare with each other not only as models differ but also as the forcing conditions are not equal. Therefore, the communication of CMIP6 results to the impact, mitigation and adaptation communities has to be carefully formulated, taking into account the role of the updated GHG concentrations when interpreting the warmer climate projections for the 21st century.", "author" : [ { "dropping-particle" : "", "family" : "Wyser", "given" : "Klaus", "non-dropping-particle" : "", "parse-names" : false, "suffix" : "" }, { "dropping-particle" : "", "family" : "Kjellstr\u00f6m", "given" : "Erik", "non-dropping-particle" : "", "parse-names" : false, "suffix" : "" }, { "dropping-particle" : "", "family" : "Koenigk", "given" : "Torben", "non-dropping-particle" : "", "parse-names" : false, "suffix" : "" }, { "dropping-particle" : "", "family" : "Martins", "given" : "Helena", "non-dropping-particle" : "", "parse-names" : false, "suffix" : "" }, { "dropping-particle" : "", "family" : "D\u00f6scher", "given" : "Ralf", "non-dropping-particle" : "", "parse-names" : false, "suffix" : "" } ], "container-title" : "Environmental Research Letters", "id" : "ITEM-1", "issue" : "5", "issued" : { "date-parts" : [ [ "2020", "5", "1" ] ] }, "page" : "054020", "publisher" : "Institute of Physics Publishing", "title" : "Warmer climate projections in EC-Earth3-Veg: The role of changes in the greenhouse gas concentrations from CMIP5 to CMIP6", "translator" : [ { "dropping-particle" : "", "family" : "K4843", "given" : "", "non-dropping-particle" : "", "parse-names" : false, "suffix" : "" } ], "type" : "article-journal", "volume" : "15" }, "uris" : [ "http://www.mendeley.com/documents/?uuid=1428ec66-4b36-3673-a727-eee46e6a0576" ] } ], "mendeley" : { "formattedCitation" : "(Wyser et al., 2020)", "manualFormatting" : "Wyser et al., 2020)", "plainTextFormattedCitation" : "(Wyser et al., 2020)", "previouslyFormattedCitation" : "(Wyser et al., 2020)" }, "properties" : { "noteIndex" : 0 }, "schema" : "https://github.com/citation-style-language/schema/raw/master/csl-citation.json" }</w:instrText>
      </w:r>
      <w:r w:rsidRPr="003862D0">
        <w:rPr>
          <w:lang w:val="en-GB"/>
        </w:rPr>
        <w:fldChar w:fldCharType="separate"/>
      </w:r>
      <w:del w:id="561" w:author="Ian Blenkinsop" w:date="2021-07-27T17:06:00Z">
        <w:r w:rsidR="00016735" w:rsidDel="0036270D">
          <w:rPr>
            <w:noProof/>
            <w:lang w:val="en-GB"/>
          </w:rPr>
          <w:delText>(</w:delText>
        </w:r>
      </w:del>
      <w:r w:rsidR="00016735">
        <w:rPr>
          <w:noProof/>
          <w:lang w:val="en-GB"/>
        </w:rPr>
        <w:t>Wyser et al., 2020)</w:t>
      </w:r>
      <w:r w:rsidRPr="003862D0">
        <w:rPr>
          <w:lang w:val="en-GB"/>
        </w:rPr>
        <w:fldChar w:fldCharType="end"/>
      </w:r>
      <w:del w:id="562" w:author="Ian Blenkinsop" w:date="2021-07-27T17:06:00Z">
        <w:r w:rsidRPr="003862D0" w:rsidDel="0036270D">
          <w:rPr>
            <w:lang w:val="en-GB"/>
          </w:rPr>
          <w:delText xml:space="preserve"> (</w:delText>
        </w:r>
        <w:r w:rsidR="0046603E" w:rsidRPr="003862D0" w:rsidDel="0036270D">
          <w:rPr>
            <w:lang w:val="en-GB"/>
          </w:rPr>
          <w:delText>S</w:delText>
        </w:r>
        <w:r w:rsidRPr="003862D0" w:rsidDel="0036270D">
          <w:rPr>
            <w:lang w:val="en-GB"/>
          </w:rPr>
          <w:delText>ection 4.6.2.2)</w:delText>
        </w:r>
      </w:del>
      <w:r w:rsidRPr="003862D0">
        <w:rPr>
          <w:lang w:val="en-GB"/>
        </w:rPr>
        <w:t>. The RCP scenarios assessed in</w:t>
      </w:r>
      <w:del w:id="563" w:author="Sara M Tuson" w:date="2021-07-15T19:05:00Z">
        <w:r w:rsidRPr="003862D0" w:rsidDel="004028C5">
          <w:rPr>
            <w:lang w:val="en-GB"/>
          </w:rPr>
          <w:delText xml:space="preserve"> the</w:delText>
        </w:r>
      </w:del>
      <w:r w:rsidRPr="003862D0">
        <w:rPr>
          <w:lang w:val="en-GB"/>
        </w:rPr>
        <w:t xml:space="preserve"> AR5 all showed similar, rapid reductions in SLCFs and emissions of SLCF precursor species over the 21st century; the CMIP5 projections hence did not sample a wide range of possible trajectories for future SLCFs </w:t>
      </w:r>
      <w:r w:rsidRPr="003862D0">
        <w:rPr>
          <w:lang w:val="en-GB"/>
        </w:rPr>
        <w:fldChar w:fldCharType="begin" w:fldLock="1"/>
      </w:r>
      <w:r w:rsidR="00615634">
        <w:rPr>
          <w:lang w:val="en-GB"/>
        </w:rPr>
        <w:instrText>ADDIN CSL_CITATION { "citationItems" : [ { "id" : "ITEM-1", "itemData" : { "DOI" : "10.1016/j.atmosenv.2013.07.008",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2.6Wm-2 and 6.0Wm-2.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andinthe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is+0.09Wm-2 in the 6.0Wm-2 scenario and-0.16Wm-2 in the 2.6Wm-2 scenario. \u00a9 2013 Elsevier Ltd.",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"11" ] ] }, "page" : "787-801", "title" : "Implications of alternative assumptions regarding future air pollution control in scenarios similar to the Representative Concentration Pathways", "translator" : [ { "dropping-particle" : "", "family" : "K4848", "given" : "", "non-dropping-particle" : "", "parse-names" : false, "suffix" : "" } ], "type" : "article-journal", "volume" : "79" }, "uris" : [ "http://www.mendeley.com/documents/?uuid=1c200ba1-eaaf-456a-a2be-144a0d55b7e6" ] } ], "mendeley" : { "formattedCitation" : "(Chuwah et al., 2013)", "plainTextFormattedCitation" : "(Chuwah et al., 2013)", "previouslyFormattedCitation" : "(Chuwah et al., 2013)" }, "properties" : { "noteIndex" : 0 }, "schema" : "https://github.com/citation-style-language/schema/raw/master/csl-citation.json" }</w:instrText>
      </w:r>
      <w:r w:rsidRPr="003862D0">
        <w:rPr>
          <w:lang w:val="en-GB"/>
        </w:rPr>
        <w:fldChar w:fldCharType="separate"/>
      </w:r>
      <w:r w:rsidR="00016735">
        <w:rPr>
          <w:noProof/>
          <w:lang w:val="en-GB"/>
        </w:rPr>
        <w:t>(Chuwah et al., 2013)</w:t>
      </w:r>
      <w:r w:rsidRPr="003862D0">
        <w:rPr>
          <w:lang w:val="en-GB"/>
        </w:rPr>
        <w:fldChar w:fldCharType="end"/>
      </w:r>
      <w:r w:rsidRPr="003862D0">
        <w:rPr>
          <w:lang w:val="en-GB"/>
        </w:rPr>
        <w:t xml:space="preserve">. The SSP scenarios assessed in the AR6 offer more scope to explore SLCF pathways as they sample a broader range of air quality policy options </w:t>
      </w:r>
      <w:r w:rsidRPr="003862D0">
        <w:rPr>
          <w:lang w:val="en-GB"/>
        </w:rPr>
        <w:fldChar w:fldCharType="begin" w:fldLock="1"/>
      </w:r>
      <w:r w:rsidR="004B7E49">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"publisher" : "Copernicus Publications", "title" : "Global emissions pathways under different socioeconomic scenarios for use in CMIP6: a dataset of harmonized emissions trajectories through the end of the century", "translator" : [ { "dropping-particle" : "", "family" : "K4847", "given" : "", "non-dropping-particle" : "", "parse-names" : false, "suffix" : "" } ], "type" : "article-journal", "volume" : "12" }, "uris" : [ "http://www.mendeley.com/documents/?uuid=b8d6277c-ab2d-4fb4-9d6a-48d01ea2c187" ] } ], "mendeley" : { "formattedCitation" : "(Gidden et al., 2019)", "plainTextFormattedCitation" : "(Gidden et al., 2019)", "previouslyFormattedCitation" : "(Gidden et al., 2019)" }, "properties" : { "noteIndex" : 0 }, "schema" : "https://github.com/citation-style-language/schema/raw/master/csl-citation.json" }</w:instrText>
      </w:r>
      <w:r w:rsidRPr="003862D0">
        <w:rPr>
          <w:lang w:val="en-GB"/>
        </w:rPr>
        <w:fldChar w:fldCharType="separate"/>
      </w:r>
      <w:r w:rsidR="00016735">
        <w:rPr>
          <w:noProof/>
          <w:lang w:val="en-GB"/>
        </w:rPr>
        <w:t>(Gidden et al., 2019)</w:t>
      </w:r>
      <w:r w:rsidRPr="003862D0">
        <w:rPr>
          <w:lang w:val="en-GB"/>
        </w:rPr>
        <w:fldChar w:fldCharType="end"/>
      </w:r>
      <w:r w:rsidRPr="003862D0">
        <w:rPr>
          <w:lang w:val="en-GB"/>
        </w:rPr>
        <w:t xml:space="preserve"> and relationships of CO</w:t>
      </w:r>
      <w:r w:rsidRPr="003862D0">
        <w:rPr>
          <w:vertAlign w:val="subscript"/>
          <w:lang w:val="en-GB"/>
        </w:rPr>
        <w:t>2</w:t>
      </w:r>
      <w:r w:rsidRPr="003862D0">
        <w:rPr>
          <w:lang w:val="en-GB"/>
        </w:rPr>
        <w:t xml:space="preserve"> to non-CO</w:t>
      </w:r>
      <w:r w:rsidRPr="003862D0">
        <w:rPr>
          <w:vertAlign w:val="subscript"/>
          <w:lang w:val="en-GB"/>
        </w:rPr>
        <w:t>2</w:t>
      </w:r>
      <w:r w:rsidRPr="003862D0">
        <w:rPr>
          <w:lang w:val="en-GB"/>
        </w:rPr>
        <w:t xml:space="preserve"> greenhouse gases </w:t>
      </w:r>
      <w:r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rPr>
        <w:fldChar w:fldCharType="separate"/>
      </w:r>
      <w:r w:rsidR="00016735">
        <w:rPr>
          <w:noProof/>
          <w:lang w:val="en-GB"/>
        </w:rPr>
        <w:t>(Meinshausen et al., 2020)</w:t>
      </w:r>
      <w:r w:rsidRPr="003862D0">
        <w:rPr>
          <w:lang w:val="en-GB"/>
        </w:rPr>
        <w:fldChar w:fldCharType="end"/>
      </w:r>
      <w:r w:rsidRPr="003862D0">
        <w:rPr>
          <w:lang w:val="en-GB"/>
        </w:rPr>
        <w:t xml:space="preserve">. Section 4.6.2.2 assesses RCP and SSP differences. Other MIPs (see Section </w:t>
      </w:r>
      <w:r w:rsidR="00FA6D4F" w:rsidRPr="003862D0">
        <w:rPr>
          <w:lang w:val="en-GB"/>
        </w:rPr>
        <w:t>4.2.1</w:t>
      </w:r>
      <w:r w:rsidRPr="003862D0">
        <w:rPr>
          <w:lang w:val="en-GB"/>
        </w:rPr>
        <w:t xml:space="preserve">) have been designed to explicitly explore some of the implications of the different socio-economic storylines for a given radiative forcing level. </w:t>
      </w:r>
    </w:p>
    <w:p w14:paraId="1B1B2E9F" w14:textId="77777777" w:rsidR="006675C3" w:rsidRPr="003862D0" w:rsidRDefault="006675C3" w:rsidP="006675C3">
      <w:pPr>
        <w:pStyle w:val="AR6BodyText"/>
        <w:rPr>
          <w:lang w:val="en-GB"/>
        </w:rPr>
      </w:pPr>
    </w:p>
    <w:p w14:paraId="225E62C6" w14:textId="77777777" w:rsidR="007F2201" w:rsidRPr="003862D0" w:rsidRDefault="007F2201" w:rsidP="007F2201">
      <w:pPr>
        <w:pStyle w:val="AR6BodyText"/>
        <w:rPr>
          <w:lang w:val="en-GB" w:eastAsia="en-US"/>
        </w:rPr>
      </w:pPr>
    </w:p>
    <w:p w14:paraId="1A0009F8" w14:textId="1AC14A24" w:rsidR="007F2201" w:rsidRPr="003862D0" w:rsidRDefault="007F2201" w:rsidP="007F2201">
      <w:pPr>
        <w:pStyle w:val="AR6Chap4Level2411"/>
        <w:rPr>
          <w:lang w:val="en-GB"/>
        </w:rPr>
      </w:pPr>
      <w:bookmarkStart w:id="564" w:name="_Toc5498081"/>
      <w:bookmarkStart w:id="565" w:name="_Toc5498115"/>
      <w:bookmarkStart w:id="566" w:name="_Toc5498404"/>
      <w:bookmarkStart w:id="567" w:name="_Toc5498887"/>
      <w:bookmarkStart w:id="568" w:name="_Toc5500939"/>
      <w:bookmarkStart w:id="569" w:name="_Toc5778457"/>
      <w:bookmarkStart w:id="570" w:name="_Ref29558798"/>
      <w:bookmarkStart w:id="571" w:name="_Toc29748256"/>
      <w:bookmarkStart w:id="572" w:name="_Toc29748442"/>
      <w:bookmarkStart w:id="573" w:name="_Toc29749195"/>
      <w:bookmarkStart w:id="574" w:name="_Toc29751003"/>
      <w:bookmarkStart w:id="575" w:name="_Toc33523260"/>
      <w:bookmarkStart w:id="576" w:name="_Toc56878732"/>
      <w:bookmarkStart w:id="577" w:name="_Toc56879153"/>
      <w:bookmarkStart w:id="578" w:name="_Toc56879695"/>
      <w:bookmarkStart w:id="579" w:name="_Toc56880361"/>
      <w:bookmarkStart w:id="580" w:name="_Toc56880457"/>
      <w:bookmarkStart w:id="581" w:name="_Toc56880527"/>
      <w:bookmarkStart w:id="582" w:name="_Toc56880651"/>
      <w:bookmarkStart w:id="583" w:name="_Toc56881925"/>
      <w:bookmarkStart w:id="584" w:name="_Toc57156835"/>
      <w:bookmarkStart w:id="585" w:name="_Toc65519582"/>
      <w:bookmarkStart w:id="586" w:name="_Toc66099766"/>
      <w:bookmarkStart w:id="587" w:name="_Toc66379296"/>
      <w:bookmarkStart w:id="588" w:name="_Toc66466954"/>
      <w:bookmarkStart w:id="589" w:name="_Toc66467238"/>
      <w:bookmarkStart w:id="590" w:name="_Toc66574493"/>
      <w:bookmarkStart w:id="591" w:name="_Toc66574664"/>
      <w:bookmarkStart w:id="592" w:name="_Toc66646011"/>
      <w:bookmarkStart w:id="593" w:name="_Toc69752481"/>
      <w:r w:rsidRPr="003862D0">
        <w:rPr>
          <w:lang w:val="en-GB"/>
        </w:rPr>
        <w:t>Sources of Near-</w:t>
      </w:r>
      <w:del w:id="594" w:author="Ian Blenkinsop" w:date="2021-07-26T17:47:00Z">
        <w:r w:rsidRPr="003862D0" w:rsidDel="00345C5F">
          <w:rPr>
            <w:lang w:val="en-GB"/>
          </w:rPr>
          <w:delText xml:space="preserve">Term </w:delText>
        </w:r>
      </w:del>
      <w:ins w:id="595" w:author="Ian Blenkinsop" w:date="2021-07-26T17:47:00Z">
        <w:r w:rsidR="00345C5F">
          <w:rPr>
            <w:lang w:val="en-GB"/>
          </w:rPr>
          <w:t>t</w:t>
        </w:r>
        <w:r w:rsidR="00345C5F" w:rsidRPr="003862D0">
          <w:rPr>
            <w:lang w:val="en-GB"/>
          </w:rPr>
          <w:t xml:space="preserve">erm </w:t>
        </w:r>
      </w:ins>
      <w:r w:rsidRPr="003862D0">
        <w:rPr>
          <w:lang w:val="en-GB"/>
        </w:rPr>
        <w:t>Information</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0E8B1FE0" w14:textId="0035139F" w:rsidR="007F2201" w:rsidRPr="003862D0" w:rsidRDefault="007F2201" w:rsidP="007F2201">
      <w:pPr>
        <w:pStyle w:val="AR6BodyText"/>
        <w:rPr>
          <w:lang w:val="en-GB"/>
        </w:rPr>
      </w:pPr>
      <w:r w:rsidRPr="003862D0">
        <w:rPr>
          <w:color w:val="0432FF"/>
          <w:lang w:val="en-GB" w:eastAsia="en-US"/>
        </w:rPr>
        <w:br/>
      </w:r>
      <w:r w:rsidRPr="003862D0">
        <w:rPr>
          <w:lang w:val="en-GB"/>
        </w:rPr>
        <w:t xml:space="preserve">This subsection describes the three main sources of near-term information used in Chapter 4. These are </w:t>
      </w:r>
      <w:ins w:id="596" w:author="Sara M Tuson" w:date="2021-07-19T07:20:00Z">
        <w:r w:rsidR="00A060E6">
          <w:rPr>
            <w:lang w:val="en-GB"/>
          </w:rPr>
          <w:t>(i</w:t>
        </w:r>
      </w:ins>
      <w:del w:id="597" w:author="Sara M Tuson" w:date="2021-07-19T07:20:00Z">
        <w:r w:rsidRPr="003862D0" w:rsidDel="00A060E6">
          <w:rPr>
            <w:lang w:val="en-GB"/>
          </w:rPr>
          <w:delText>1</w:delText>
        </w:r>
      </w:del>
      <w:r w:rsidRPr="003862D0">
        <w:rPr>
          <w:lang w:val="en-GB"/>
        </w:rPr>
        <w:t xml:space="preserve">) the projections from the CMIP6 multi-model ensemble introduced in Section </w:t>
      </w:r>
      <w:r w:rsidR="00FA6D4F" w:rsidRPr="003862D0">
        <w:rPr>
          <w:lang w:val="en-GB"/>
        </w:rPr>
        <w:t>4.2.1</w:t>
      </w:r>
      <w:r w:rsidRPr="003862D0">
        <w:rPr>
          <w:lang w:val="en-GB"/>
        </w:rPr>
        <w:t xml:space="preserve"> </w:t>
      </w:r>
      <w:del w:id="598" w:author="Ian Blenkinsop" w:date="2021-07-26T17:46:00Z">
        <w:r w:rsidRPr="003862D0" w:rsidDel="00345C5F">
          <w:rPr>
            <w:color w:val="000000" w:themeColor="text1"/>
            <w:lang w:val="en-GB"/>
          </w:rPr>
          <w:fldChar w:fldCharType="begin" w:fldLock="1"/>
        </w:r>
        <w:r w:rsidR="00615634" w:rsidDel="00345C5F">
          <w:rPr>
            <w:color w:val="000000" w:themeColor="text1"/>
            <w:lang w:val="en-GB"/>
          </w:rPr>
          <w:del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"(Eyring et al., 2016; O\u2019Neill et al., 2016)", "plainTextFormattedCitation" : "(Eyring et al., 2016; O\u2019Neill et al., 2016)", "previouslyFormattedCitation" : "(Eyring et al., 2016; O\u2019Neill et al., 2016)" }, "properties" : { "noteIndex" : 0 }, "schema" : "https://github.com/citation-style-language/schema/raw/master/csl-citation.json" }</w:delInstrText>
        </w:r>
        <w:r w:rsidRPr="003862D0" w:rsidDel="00345C5F">
          <w:rPr>
            <w:color w:val="000000" w:themeColor="text1"/>
            <w:lang w:val="en-GB"/>
          </w:rPr>
          <w:fldChar w:fldCharType="separate"/>
        </w:r>
        <w:r w:rsidR="00016735" w:rsidDel="00345C5F">
          <w:rPr>
            <w:noProof/>
            <w:color w:val="000000" w:themeColor="text1"/>
            <w:lang w:val="en-GB"/>
          </w:rPr>
          <w:delText>(Eyring et al., 2016; O’Neill et al., 2016)</w:delText>
        </w:r>
        <w:r w:rsidRPr="003862D0" w:rsidDel="00345C5F">
          <w:rPr>
            <w:color w:val="000000" w:themeColor="text1"/>
            <w:lang w:val="en-GB"/>
          </w:rPr>
          <w:fldChar w:fldCharType="end"/>
        </w:r>
        <w:r w:rsidRPr="003862D0" w:rsidDel="00345C5F">
          <w:rPr>
            <w:lang w:val="en-GB"/>
          </w:rPr>
          <w:delText xml:space="preserve">, </w:delText>
        </w:r>
      </w:del>
      <w:ins w:id="599" w:author="Ian Blenkinsop" w:date="2021-07-26T17:46:00Z">
        <w:r w:rsidR="00345C5F" w:rsidRPr="003862D0">
          <w:rPr>
            <w:color w:val="000000" w:themeColor="text1"/>
            <w:lang w:val="en-GB"/>
          </w:rPr>
          <w:fldChar w:fldCharType="begin" w:fldLock="1"/>
        </w:r>
        <w:r w:rsidR="00345C5F">
          <w:rPr>
            <w:color w:val="000000" w:themeColor="text1"/>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"(Eyring et al., 2016; O\u2019Neill et al., 2016)", "plainTextFormattedCitation" : "(Eyring et al., 2016; O\u2019Neill et al., 2016)", "previouslyFormattedCitation" : "(Eyring et al., 2016; O\u2019Neill et al., 2016)" }, "properties" : { "noteIndex" : 0 }, "schema" : "https://github.com/citation-style-language/schema/raw/master/csl-citation.json" }</w:instrText>
        </w:r>
        <w:r w:rsidR="00345C5F" w:rsidRPr="003862D0">
          <w:rPr>
            <w:color w:val="000000" w:themeColor="text1"/>
            <w:lang w:val="en-GB"/>
          </w:rPr>
          <w:fldChar w:fldCharType="separate"/>
        </w:r>
        <w:r w:rsidR="00345C5F">
          <w:rPr>
            <w:noProof/>
            <w:color w:val="000000" w:themeColor="text1"/>
            <w:lang w:val="en-GB"/>
          </w:rPr>
          <w:t>(Eyring et al., 2016; O’Neill et al., 2016)</w:t>
        </w:r>
        <w:r w:rsidR="00345C5F" w:rsidRPr="003862D0">
          <w:rPr>
            <w:color w:val="000000" w:themeColor="text1"/>
            <w:lang w:val="en-GB"/>
          </w:rPr>
          <w:fldChar w:fldCharType="end"/>
        </w:r>
        <w:r w:rsidR="00345C5F">
          <w:rPr>
            <w:lang w:val="en-GB"/>
          </w:rPr>
          <w:t>;</w:t>
        </w:r>
        <w:r w:rsidR="00345C5F" w:rsidRPr="003862D0">
          <w:rPr>
            <w:lang w:val="en-GB"/>
          </w:rPr>
          <w:t xml:space="preserve"> </w:t>
        </w:r>
      </w:ins>
      <w:ins w:id="600" w:author="Sara M Tuson" w:date="2021-07-19T07:20:00Z">
        <w:r w:rsidR="00A060E6">
          <w:rPr>
            <w:lang w:val="en-GB"/>
          </w:rPr>
          <w:t>(ii</w:t>
        </w:r>
      </w:ins>
      <w:del w:id="601" w:author="Sara M Tuson" w:date="2021-07-19T07:20:00Z">
        <w:r w:rsidRPr="003862D0" w:rsidDel="00A060E6">
          <w:rPr>
            <w:lang w:val="en-GB"/>
          </w:rPr>
          <w:delText>2</w:delText>
        </w:r>
      </w:del>
      <w:r w:rsidRPr="003862D0">
        <w:rPr>
          <w:lang w:val="en-GB"/>
        </w:rPr>
        <w:t xml:space="preserve">) observationally constrained projections </w:t>
      </w:r>
      <w:del w:id="602" w:author="Ian Blenkinsop" w:date="2021-07-26T17:46:00Z">
        <w:r w:rsidRPr="003862D0" w:rsidDel="00345C5F">
          <w:rPr>
            <w:lang w:val="en-GB"/>
          </w:rPr>
          <w:fldChar w:fldCharType="begin" w:fldLock="1"/>
        </w:r>
        <w:r w:rsidR="00615634" w:rsidDel="00345C5F">
          <w:rPr>
            <w:lang w:val="en-GB"/>
          </w:rPr>
          <w:del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"10.1088/1748-9326/8/1/014024", "ISSN" : "1748-9326", "author" : [ { "dropping-particle" : "", "family" : "Stott", "given" : "Peter",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"ITEM-2", "issue" : "1", "issued" : { "date-parts" : [ [ "2013", "3", "1" ] ] }, "page" : "014024", "title" : "The upper end of climate model temperature projections is inconsistent with past warming", "translator" : [ { "dropping-particle" : "", "family" : "K2845", "given" : "", "non-dropping-particle" : "", "parse-names" : false, "suffix" : "" } ], "type" : "article-journal", "volume" : "8" }, "uris" : [ "http://www.mendeley.com/documents/?uuid=9e268e60-0cfd-44fb-a092-b4c5598d7972" ] } ], "mendeley" : { "formattedCitation" : "(Gillett et al., 2013; Stott et al., 2013)", "plainTextFormattedCitation" : "(Gillett et al., 2013; Stott et al., 2013)", "previouslyFormattedCitation" : "(Gillett et al., 2013; Stott et al., 2013)" }, "properties" : { "noteIndex" : 0 }, "schema" : "https://github.com/citation-style-language/schema/raw/master/csl-citation.json" }</w:delInstrText>
        </w:r>
        <w:r w:rsidRPr="003862D0" w:rsidDel="00345C5F">
          <w:rPr>
            <w:lang w:val="en-GB"/>
          </w:rPr>
          <w:fldChar w:fldCharType="separate"/>
        </w:r>
        <w:r w:rsidR="00016735" w:rsidDel="00345C5F">
          <w:rPr>
            <w:noProof/>
            <w:lang w:val="en-GB"/>
          </w:rPr>
          <w:delText>(Gillett et al., 2013; Stott et al., 2013)</w:delText>
        </w:r>
        <w:r w:rsidRPr="003862D0" w:rsidDel="00345C5F">
          <w:rPr>
            <w:lang w:val="en-GB"/>
          </w:rPr>
          <w:fldChar w:fldCharType="end"/>
        </w:r>
        <w:r w:rsidRPr="003862D0" w:rsidDel="00345C5F">
          <w:rPr>
            <w:lang w:val="en-GB"/>
          </w:rPr>
          <w:delText xml:space="preserve">, </w:delText>
        </w:r>
      </w:del>
      <w:ins w:id="603" w:author="Ian Blenkinsop" w:date="2021-07-26T17:46:00Z">
        <w:r w:rsidR="00345C5F" w:rsidRPr="003862D0">
          <w:rPr>
            <w:lang w:val="en-GB"/>
          </w:rPr>
          <w:fldChar w:fldCharType="begin" w:fldLock="1"/>
        </w:r>
        <w:r w:rsidR="00345C5F">
          <w:rPr>
            <w:lang w:val="en-GB"/>
          </w:rPr>
          <w: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"10.1088/1748-9326/8/1/014024", "ISSN" : "1748-9326", "author" : [ { "dropping-particle" : "", "family" : "Stott", "given" : "Peter",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"ITEM-2", "issue" : "1", "issued" : { "date-parts" : [ [ "2013", "3", "1" ] ] }, "page" : "014024", "title" : "The upper end of climate model temperature projections is inconsistent with past warming", "translator" : [ { "dropping-particle" : "", "family" : "K2845", "given" : "", "non-dropping-particle" : "", "parse-names" : false, "suffix" : "" } ], "type" : "article-journal", "volume" : "8" }, "uris" : [ "http://www.mendeley.com/documents/?uuid=9e268e60-0cfd-44fb-a092-b4c5598d7972" ] } ], "mendeley" : { "formattedCitation" : "(Gillett et al., 2013; Stott et al., 2013)", "plainTextFormattedCitation" : "(Gillett et al., 2013; Stott et al., 2013)", "previouslyFormattedCitation" : "(Gillett et al., 2013; Stott et al., 2013)" }, "properties" : { "noteIndex" : 0 }, "schema" : "https://github.com/citation-style-language/schema/raw/master/csl-citation.json" }</w:instrText>
        </w:r>
        <w:r w:rsidR="00345C5F" w:rsidRPr="003862D0">
          <w:rPr>
            <w:lang w:val="en-GB"/>
          </w:rPr>
          <w:fldChar w:fldCharType="separate"/>
        </w:r>
        <w:r w:rsidR="00345C5F">
          <w:rPr>
            <w:noProof/>
            <w:lang w:val="en-GB"/>
          </w:rPr>
          <w:t>(Gillett et al., 2013; Stott et al., 2013)</w:t>
        </w:r>
        <w:r w:rsidR="00345C5F" w:rsidRPr="003862D0">
          <w:rPr>
            <w:lang w:val="en-GB"/>
          </w:rPr>
          <w:fldChar w:fldCharType="end"/>
        </w:r>
        <w:r w:rsidR="00345C5F">
          <w:rPr>
            <w:lang w:val="en-GB"/>
          </w:rPr>
          <w:t>;</w:t>
        </w:r>
        <w:r w:rsidR="00345C5F" w:rsidRPr="003862D0">
          <w:rPr>
            <w:lang w:val="en-GB"/>
          </w:rPr>
          <w:t xml:space="preserve"> </w:t>
        </w:r>
      </w:ins>
      <w:r w:rsidRPr="003862D0">
        <w:rPr>
          <w:lang w:val="en-GB"/>
        </w:rPr>
        <w:t xml:space="preserve">and </w:t>
      </w:r>
      <w:ins w:id="604" w:author="Sara M Tuson" w:date="2021-07-19T07:20:00Z">
        <w:r w:rsidR="00A060E6">
          <w:rPr>
            <w:lang w:val="en-GB"/>
          </w:rPr>
          <w:t>(iii</w:t>
        </w:r>
      </w:ins>
      <w:del w:id="605" w:author="Sara M Tuson" w:date="2021-07-19T07:20:00Z">
        <w:r w:rsidRPr="003862D0" w:rsidDel="00A060E6">
          <w:rPr>
            <w:lang w:val="en-GB"/>
          </w:rPr>
          <w:delText>3</w:delText>
        </w:r>
      </w:del>
      <w:r w:rsidRPr="003862D0">
        <w:rPr>
          <w:lang w:val="en-GB"/>
        </w:rPr>
        <w:t>) the initialized predictions contributed to CMIP6 from the Decadal Climate Prediction Project (DCPP</w:t>
      </w:r>
      <w:del w:id="606" w:author="Ian Blenkinsop" w:date="2021-07-26T17:46:00Z">
        <w:r w:rsidRPr="003862D0" w:rsidDel="00345C5F">
          <w:rPr>
            <w:lang w:val="en-GB"/>
          </w:rPr>
          <w:delText xml:space="preserve">, </w:delText>
        </w:r>
      </w:del>
      <w:ins w:id="607" w:author="Ian Blenkinsop" w:date="2021-07-26T17:46:00Z">
        <w:r w:rsidR="00345C5F">
          <w:rPr>
            <w:lang w:val="en-GB"/>
          </w:rPr>
          <w:t>;</w:t>
        </w:r>
        <w:r w:rsidR="00345C5F" w:rsidRPr="003862D0">
          <w:rPr>
            <w:lang w:val="en-GB"/>
          </w:rPr>
          <w:t xml:space="preserve"> </w:t>
        </w:r>
      </w:ins>
      <w:commentRangeStart w:id="608"/>
      <w:r w:rsidRPr="003862D0">
        <w:rPr>
          <w:lang w:val="en-GB"/>
        </w:rPr>
        <w:fldChar w:fldCharType="begin" w:fldLock="1"/>
      </w:r>
      <w:r w:rsidR="00615634">
        <w:rPr>
          <w:lang w:val="en-GB"/>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"(Boer et al., 2016)", "manualFormatting" : "Boer et al., 2016)", "plainTextFormattedCitation" : "(Boer et al., 2016)", "previouslyFormattedCitation" : "(Boer et al., 2016)" }, "properties" : { "noteIndex" : 0 }, "schema" : "https://github.com/citation-style-language/schema/raw/master/csl-citation.json" }</w:instrText>
      </w:r>
      <w:r w:rsidRPr="003862D0">
        <w:rPr>
          <w:lang w:val="en-GB"/>
        </w:rPr>
        <w:fldChar w:fldCharType="separate"/>
      </w:r>
      <w:r w:rsidR="00016735">
        <w:rPr>
          <w:noProof/>
          <w:lang w:val="en-GB"/>
        </w:rPr>
        <w:t>Boer et al., 2016)</w:t>
      </w:r>
      <w:r w:rsidRPr="003862D0">
        <w:rPr>
          <w:lang w:val="en-GB"/>
        </w:rPr>
        <w:fldChar w:fldCharType="end"/>
      </w:r>
      <w:commentRangeEnd w:id="608"/>
      <w:r w:rsidR="00016735">
        <w:rPr>
          <w:rStyle w:val="CommentReference"/>
        </w:rPr>
        <w:commentReference w:id="608"/>
      </w:r>
      <w:r w:rsidRPr="003862D0">
        <w:rPr>
          <w:lang w:val="en-GB"/>
        </w:rPr>
        <w:t xml:space="preserve">. The projections under </w:t>
      </w:r>
      <w:ins w:id="609" w:author="Sara M Tuson" w:date="2021-07-19T07:20:00Z">
        <w:r w:rsidR="00A060E6">
          <w:rPr>
            <w:lang w:val="en-GB"/>
          </w:rPr>
          <w:t>(i</w:t>
        </w:r>
      </w:ins>
      <w:del w:id="610" w:author="Sara M Tuson" w:date="2021-07-19T07:20:00Z">
        <w:r w:rsidRPr="003862D0" w:rsidDel="00A060E6">
          <w:rPr>
            <w:lang w:val="en-GB"/>
          </w:rPr>
          <w:delText>1</w:delText>
        </w:r>
      </w:del>
      <w:r w:rsidRPr="003862D0">
        <w:rPr>
          <w:lang w:val="en-GB"/>
        </w:rPr>
        <w:t xml:space="preserve">) and the observational constraints under </w:t>
      </w:r>
      <w:ins w:id="611" w:author="Sara M Tuson" w:date="2021-07-19T07:20:00Z">
        <w:r w:rsidR="00A060E6">
          <w:rPr>
            <w:lang w:val="en-GB"/>
          </w:rPr>
          <w:t>(ii</w:t>
        </w:r>
      </w:ins>
      <w:del w:id="612" w:author="Sara M Tuson" w:date="2021-07-19T07:20:00Z">
        <w:r w:rsidRPr="003862D0" w:rsidDel="00A060E6">
          <w:rPr>
            <w:lang w:val="en-GB"/>
          </w:rPr>
          <w:delText>2</w:delText>
        </w:r>
      </w:del>
      <w:r w:rsidRPr="003862D0">
        <w:rPr>
          <w:lang w:val="en-GB"/>
        </w:rPr>
        <w:t xml:space="preserve">) are used for all time horizons considered in this chapter, whereas the initialized predictions under </w:t>
      </w:r>
      <w:ins w:id="613" w:author="Sara M Tuson" w:date="2021-07-19T07:20:00Z">
        <w:r w:rsidR="00A060E6">
          <w:rPr>
            <w:lang w:val="en-GB"/>
          </w:rPr>
          <w:t>(iii</w:t>
        </w:r>
      </w:ins>
      <w:del w:id="614" w:author="Sara M Tuson" w:date="2021-07-19T07:20:00Z">
        <w:r w:rsidRPr="003862D0" w:rsidDel="00A060E6">
          <w:rPr>
            <w:lang w:val="en-GB"/>
          </w:rPr>
          <w:delText>3</w:delText>
        </w:r>
      </w:del>
      <w:r w:rsidRPr="003862D0">
        <w:rPr>
          <w:lang w:val="en-GB"/>
        </w:rPr>
        <w:t>) are relevant only in the near</w:t>
      </w:r>
      <w:r w:rsidR="0099152F" w:rsidRPr="003862D0">
        <w:rPr>
          <w:lang w:val="en-GB"/>
        </w:rPr>
        <w:t xml:space="preserve"> </w:t>
      </w:r>
      <w:r w:rsidRPr="003862D0">
        <w:rPr>
          <w:lang w:val="en-GB"/>
        </w:rPr>
        <w:t xml:space="preserve">term. </w:t>
      </w:r>
    </w:p>
    <w:p w14:paraId="0A52915F" w14:textId="77777777" w:rsidR="007F2201" w:rsidRPr="003862D0" w:rsidRDefault="007F2201" w:rsidP="007F2201">
      <w:pPr>
        <w:pStyle w:val="AR6BodyText"/>
        <w:rPr>
          <w:lang w:val="en-GB"/>
        </w:rPr>
      </w:pPr>
    </w:p>
    <w:p w14:paraId="1C9F9772" w14:textId="71A22C04" w:rsidR="007F2201" w:rsidRPr="003862D0" w:rsidRDefault="007F2201" w:rsidP="007F2201">
      <w:pPr>
        <w:pStyle w:val="AR6BodyText"/>
        <w:rPr>
          <w:lang w:val="en-GB"/>
        </w:rPr>
      </w:pPr>
      <w:r w:rsidRPr="003862D0">
        <w:rPr>
          <w:lang w:val="en-GB"/>
        </w:rPr>
        <w:t xml:space="preserve">Observationally constrained projections </w:t>
      </w:r>
      <w:r w:rsidRPr="003862D0">
        <w:rPr>
          <w:lang w:val="en-GB"/>
        </w:rPr>
        <w:fldChar w:fldCharType="begin" w:fldLock="1"/>
      </w:r>
      <w:r w:rsidR="00615634">
        <w:rPr>
          <w:lang w:val="en-GB"/>
        </w:rPr>
        <w:instrText>ADDIN CSL_CITATION { "citationItems" : [ { "id" : "ITEM-1", "itemData" : { "DOI" : "10.1175/JCLI-D-12-00476.1", "ISSN" : "0894-8755", "abstract" : "AbstractThe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"3", "14" ] ] }, "note" : "doi: 10.1175/JCLI-D-12-00476.1", "page" : "6844-6858", "publisher" : "American Meteorological Society", "title" : "Constraining the Ratio of Global Warming to Cumulative CO2 Emissions Using CMIP5 Simulations", "translator" : [ { "dropping-particle" : "", "family" : "K2853", "given" : "", "non-dropping-particle" : "", "parse-names" : false, "suffix" : "" } ], "type" : "article-journal", "volume" : "26" }, "uris" : [ "http://www.mendeley.com/documents/?uuid=c687ec30-1bac-4854-82e7-01cfe3b7f1f6" ] }, { "id" : "ITEM-2", "itemData" : { "DOI" : "10.1038/srep18903", "ISSN" : "2045-2322", "author" : [ { "dropping-particle" : "", "family" : "Shiogama", "given" : "H", "non-dropping-particle" : "", "parse-names" : false, "suffix" : "" }, { "dropping-particle" : "", "family" : "Stone", "given" : "D", "non-dropping-particle" : "", "parse-names" : false, "suffix" : "" }, { "dropping-particle" : "", "family" : "Emori", "given" : "S", "non-dropping-particle" : "", "parse-names" : false, "suffix" : "" }, { "dropping-particle" : "", "family" : "Takahashi", "given" : "K", "non-dropping-particle" : "", "parse-names" : false, "suffix" : "" }, { "dropping-particle" : "", "family" : "Mori", "given" : "S", "non-dropping-particle" : "", "parse-names" : false, "suffix" : "" }, { "dropping-particle" : "", "family" : "Maeda", "given" : "A", "non-dropping-particle" : "", "parse-names" : false, "suffix" : "" }, { "dropping-particle" : "", "family" : "Ishizaki", "given" : "Y", "non-dropping-particle" : "", "parse-names" : false, "suffix" : "" }, { "dropping-particle" : "", "family" : "Allen", "given" : "M R", "non-dropping-particle" : "", "parse-names" : false, "suffix" : "" } ], "container-title" : "Scientific Reports", "id" : "ITEM-2", "issue" : "1", "issued" : { "date-parts" : [ [ "2016", "5", "11" ] ] }, "page" : "18903", "publisher" : "The Author(s)", "title" : "Predicting future uncertainty constraints on global warming projections", "translator" : [ { "dropping-particle" : "", "family" : "K4312", "given" : "", "non-dropping-particle" : "", "parse-names" : false, "suffix" : "" } ], "type" : "article-journal", "volume" : "6" }, "uris" : [ "http://www.mendeley.com/documents/?uuid=28193bb1-3c9f-4822-8313-dc8452a74a45" ] }, { "id" : "ITEM-3", "itemData" : { "DOI" : "10.1038/s41558-020-00965-9", "ISSN" : "1758-678X",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"ITEM-3", "issue" : "3", "issued" : { "date-parts" : [ [ "2021", "3", "18" ] ] }, "page" : "207-212", "title" : "Constraining human contributions to observed warming since the pre-industrial period", "translator" : [ { "dropping-particle" : "", "family" : "K5233", "given" : "", "non-dropping-particle" : "", "parse-names" : false, "suffix" : "" } ], "type" : "article-journal", "volume" : "11" }, "uris" : [ "http://www.mendeley.com/documents/?uuid=b9b5cd65-5cba-48b0-b6f2-1c10745feaae" ] }, { "id" : "ITEM-4",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"ITEM-4",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"(Gillett et al., 2013, 2021; Shiogama et al., 2016; Ribes et al., 2021)", "plainTextFormattedCitation" : "(Gillett et al., 2013, 2021; Shiogama et al., 2016; Ribes et al., 2021)", "previouslyFormattedCitation" : "(Gillett et al., 2013, 2021; Shiogama et al., 2016; Ribes et al., 2021)" }, "properties" : { "noteIndex" : 0 }, "schema" : "https://github.com/citation-style-language/schema/raw/master/csl-citation.json" }</w:instrText>
      </w:r>
      <w:r w:rsidRPr="003862D0">
        <w:rPr>
          <w:lang w:val="en-GB"/>
        </w:rPr>
        <w:fldChar w:fldCharType="separate"/>
      </w:r>
      <w:r w:rsidR="00016735">
        <w:rPr>
          <w:noProof/>
          <w:lang w:val="en-GB"/>
        </w:rPr>
        <w:t>(Gillett et al., 2013, 2021; Shiogama et al., 2016; Ribes et al., 2021)</w:t>
      </w:r>
      <w:r w:rsidRPr="003862D0">
        <w:rPr>
          <w:lang w:val="en-GB"/>
        </w:rPr>
        <w:fldChar w:fldCharType="end"/>
      </w:r>
      <w:r w:rsidRPr="003862D0">
        <w:rPr>
          <w:lang w:val="en-GB"/>
        </w:rPr>
        <w:t xml:space="preserve"> use detection and attribution methods to attempt to reach consistency between observations and models and thus provide improved projections of near-term change. Notable advances have been made since</w:t>
      </w:r>
      <w:del w:id="615" w:author="Sara M Tuson" w:date="2021-07-15T19:05:00Z">
        <w:r w:rsidRPr="003862D0" w:rsidDel="004028C5">
          <w:rPr>
            <w:lang w:val="en-GB"/>
          </w:rPr>
          <w:delText xml:space="preserve"> the</w:delText>
        </w:r>
      </w:del>
      <w:r w:rsidRPr="003862D0">
        <w:rPr>
          <w:lang w:val="en-GB"/>
        </w:rPr>
        <w:t xml:space="preserve"> AR5, </w:t>
      </w:r>
      <w:r w:rsidR="00F93681" w:rsidRPr="003862D0">
        <w:rPr>
          <w:lang w:val="en-GB"/>
        </w:rPr>
        <w:t>for</w:t>
      </w:r>
      <w:r w:rsidRPr="003862D0">
        <w:rPr>
          <w:lang w:val="en-GB"/>
        </w:rPr>
        <w:t xml:space="preserve"> example </w:t>
      </w:r>
      <w:r w:rsidR="00F93681" w:rsidRPr="003862D0">
        <w:rPr>
          <w:lang w:val="en-GB"/>
        </w:rPr>
        <w:t xml:space="preserve">the ability to </w:t>
      </w:r>
      <w:r w:rsidRPr="003862D0">
        <w:rPr>
          <w:lang w:val="en-GB"/>
        </w:rPr>
        <w:t>observationally constrain estimates of Arctic sea</w:t>
      </w:r>
      <w:del w:id="616" w:author="Ian Blenkinsop" w:date="2021-07-27T16:53:00Z">
        <w:r w:rsidRPr="003862D0" w:rsidDel="00414255">
          <w:rPr>
            <w:lang w:val="en-GB"/>
          </w:rPr>
          <w:delText>-</w:delText>
        </w:r>
      </w:del>
      <w:ins w:id="617" w:author="Ian Blenkinsop" w:date="2021-07-27T16:53:00Z">
        <w:r w:rsidR="00414255">
          <w:rPr>
            <w:lang w:val="en-GB"/>
          </w:rPr>
          <w:t xml:space="preserve"> </w:t>
        </w:r>
      </w:ins>
      <w:r w:rsidRPr="003862D0">
        <w:rPr>
          <w:lang w:val="en-GB"/>
        </w:rPr>
        <w:t xml:space="preserve">ice loss </w:t>
      </w:r>
      <w:r w:rsidR="00F93681" w:rsidRPr="003862D0">
        <w:rPr>
          <w:lang w:val="en-GB"/>
        </w:rPr>
        <w:t xml:space="preserve">for </w:t>
      </w:r>
      <w:r w:rsidRPr="003862D0">
        <w:rPr>
          <w:lang w:val="en-GB"/>
        </w:rPr>
        <w:t xml:space="preserve">global </w:t>
      </w:r>
      <w:r w:rsidR="00F93681" w:rsidRPr="003862D0">
        <w:rPr>
          <w:lang w:val="en-GB"/>
        </w:rPr>
        <w:t>warming of</w:t>
      </w:r>
      <w:r w:rsidRPr="003862D0">
        <w:rPr>
          <w:lang w:val="en-GB"/>
        </w:rPr>
        <w:t xml:space="preserve"> 1.5°C, 2.0°C, and 3.0°C above pre-industrial </w:t>
      </w:r>
      <w:r w:rsidR="00F93681" w:rsidRPr="003862D0">
        <w:rPr>
          <w:lang w:val="en-GB"/>
        </w:rPr>
        <w:t xml:space="preserve">levels </w:t>
      </w:r>
      <w:r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"10.1038/s41558-018-0137-6", "ISSN" : "1758-6798", "abstract" : "In the Paris Agreement, nations committed to a more ambitious climate policy target, aiming to limit global warming to 1.5 \u00b0C rather than 2 \u00b0C above pre-industrial levels. Climate models now show that achieving the 1.5 \u00b0C goal would make a big difference for Arctic sea ice.", "author" : [ { "dropping-particle" : "", "family" : "Screen", "given" : "James A", "non-dropping-particle" : "", "parse-names" : false, "suffix" : "" } ], "container-title" : "Nature Climate Change", "id" : "ITEM-2", "issue" : "5", "issued" : { "date-parts" : [ [ "2018" ] ] }, "page" : "362-363", "title" : "Arctic sea ice at 1.5 and 2 \u00b0C", "translator" : [ { "dropping-particle" : "", "family" : "K2877", "given" : "", "non-dropping-particle" : "", "parse-names" : false, "suffix" : "" } ], "type" : "article-journal", "volume" : "8" }, "uris" : [ "http://www.mendeley.com/documents/?uuid=c7f2f696-663c-42e9-86c6-b03e7e65b62f", "http://www.mendeley.com/documents/?uuid=6fb010c9-5607-400e-bbd9-e260d1d36f3c", "http://www.mendeley.com/documents/?uuid=75bd968c-3600-4b0e-a850-0a19d9977fc9" ] }, { "id" : "ITEM-3",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"ITEM-3",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"ITEM-4",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"ITEM-4",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"http://www.mendeley.com/documents/?uuid=269ef578-597d-494d-baf1-accaf3c6e4ea", "http://www.mendeley.com/documents/?uuid=56eb31dc-3536-453d-b265-ea711ec6a6ef" ] } ], "mendeley" : { "formattedCitation" : "(Screen and Williamson, 2017; Jahn, 2018; Screen, 2018; Sigmond et al., 2018)", "plainTextFormattedCitation" : "(Screen and Williamson, 2017; Jahn, 2018; Screen, 2018; Sigmond et al., 2018)", "previouslyFormattedCitation" : "(Screen and Williamson, 2017; Jahn, 2018; Screen, 2018; Sigmond et al., 2018)" }, "properties" : { "noteIndex" : 0 }, "schema" : "https://github.com/citation-style-language/schema/raw/master/csl-citation.json" }</w:instrText>
      </w:r>
      <w:r w:rsidRPr="003862D0">
        <w:rPr>
          <w:lang w:val="en-GB"/>
        </w:rPr>
        <w:fldChar w:fldCharType="separate"/>
      </w:r>
      <w:r w:rsidR="00016735">
        <w:rPr>
          <w:noProof/>
          <w:lang w:val="en-GB"/>
        </w:rPr>
        <w:t>(Screen and Williamson, 2017; Jahn, 2018; Screen, 2018; Sigmond et al., 2018)</w:t>
      </w:r>
      <w:r w:rsidRPr="003862D0">
        <w:rPr>
          <w:lang w:val="en-GB"/>
        </w:rPr>
        <w:fldChar w:fldCharType="end"/>
      </w:r>
      <w:r w:rsidRPr="003862D0">
        <w:rPr>
          <w:lang w:val="en-GB"/>
        </w:rPr>
        <w:t xml:space="preserve">. There is </w:t>
      </w:r>
      <w:r w:rsidRPr="003862D0">
        <w:rPr>
          <w:i/>
          <w:lang w:val="en-GB"/>
        </w:rPr>
        <w:t xml:space="preserve">high confidence </w:t>
      </w:r>
      <w:r w:rsidRPr="003862D0">
        <w:rPr>
          <w:lang w:val="en-GB"/>
        </w:rPr>
        <w:t>that these approaches can reduce the uncertainties involved in such estimates.</w:t>
      </w:r>
    </w:p>
    <w:p w14:paraId="3181B127" w14:textId="77777777" w:rsidR="007F2201" w:rsidRPr="003862D0" w:rsidRDefault="007F2201" w:rsidP="007F2201">
      <w:pPr>
        <w:pStyle w:val="AR6BodyText"/>
        <w:rPr>
          <w:lang w:val="en-GB"/>
        </w:rPr>
      </w:pPr>
    </w:p>
    <w:p w14:paraId="5775FC9C" w14:textId="3EB5B751" w:rsidR="007F2201" w:rsidRPr="003862D0" w:rsidRDefault="007F2201" w:rsidP="007F2201">
      <w:pPr>
        <w:pStyle w:val="AR6BodyText"/>
        <w:rPr>
          <w:lang w:val="en-GB" w:eastAsia="en-US"/>
        </w:rPr>
      </w:pPr>
      <w:r w:rsidRPr="003862D0">
        <w:rPr>
          <w:lang w:val="en-GB" w:eastAsia="en-US"/>
        </w:rPr>
        <w:t xml:space="preserve">The AR5 was the first IPCC report to assess decadal climate predictions initialized from the observed climate state </w:t>
      </w:r>
      <w:r w:rsidRPr="003862D0">
        <w:rPr>
          <w:lang w:val="en-GB" w:eastAsia="en-US"/>
        </w:rPr>
        <w:fldChar w:fldCharType="begin" w:fldLock="1"/>
      </w:r>
      <w:r w:rsidR="00615634">
        <w:rPr>
          <w:lang w:val="en-GB" w:eastAsia="en-US"/>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(Kirtman et al., 2013)</w:t>
      </w:r>
      <w:r w:rsidRPr="003862D0">
        <w:rPr>
          <w:lang w:val="en-GB" w:eastAsia="en-US"/>
        </w:rPr>
        <w:fldChar w:fldCharType="end"/>
      </w:r>
      <w:r w:rsidRPr="003862D0">
        <w:rPr>
          <w:lang w:val="en-GB" w:eastAsia="en-US"/>
        </w:rPr>
        <w:t xml:space="preserve">, and assessed with </w:t>
      </w:r>
      <w:r w:rsidRPr="003862D0">
        <w:rPr>
          <w:i/>
          <w:lang w:val="en-GB" w:eastAsia="en-US"/>
        </w:rPr>
        <w:t xml:space="preserve">high confidence </w:t>
      </w:r>
      <w:r w:rsidRPr="003862D0">
        <w:rPr>
          <w:lang w:val="en-GB" w:eastAsia="en-US"/>
        </w:rPr>
        <w:t>that these predictions exhibit positive skill for near-term average surface temperature information, globally and over large regions, for up to ten years. Substantially more experience in producing initialized decadal predictions has been gained since</w:t>
      </w:r>
      <w:del w:id="618" w:author="Sara M Tuson" w:date="2021-07-15T19:06:00Z">
        <w:r w:rsidRPr="003862D0" w:rsidDel="004028C5">
          <w:rPr>
            <w:lang w:val="en-GB" w:eastAsia="en-US"/>
          </w:rPr>
          <w:delText xml:space="preserve"> the</w:delText>
        </w:r>
      </w:del>
      <w:r w:rsidRPr="003862D0">
        <w:rPr>
          <w:lang w:val="en-GB" w:eastAsia="en-US"/>
        </w:rPr>
        <w:t xml:space="preserve"> AR5; the remainder of this subsection assesses the advances made.</w:t>
      </w:r>
    </w:p>
    <w:p w14:paraId="6468C589" w14:textId="77777777" w:rsidR="007F2201" w:rsidRPr="003862D0" w:rsidRDefault="007F2201" w:rsidP="007F2201">
      <w:pPr>
        <w:pStyle w:val="AR6BodyText"/>
        <w:rPr>
          <w:lang w:val="en-GB" w:eastAsia="en-US"/>
        </w:rPr>
      </w:pPr>
    </w:p>
    <w:p w14:paraId="226F02F2" w14:textId="7B8B35BE" w:rsidR="007F2201" w:rsidRPr="00560680" w:rsidRDefault="007F2201" w:rsidP="00BD7E24">
      <w:pPr>
        <w:pStyle w:val="AR6BodyText"/>
      </w:pPr>
      <w:r w:rsidRPr="003862D0">
        <w:rPr>
          <w:lang w:val="en-GB" w:eastAsia="en-US"/>
        </w:rPr>
        <w:t xml:space="preserve">Because the </w:t>
      </w:r>
      <w:r w:rsidR="007C77C0" w:rsidRPr="003862D0">
        <w:rPr>
          <w:lang w:val="en-GB" w:eastAsia="en-US"/>
        </w:rPr>
        <w:t>‘</w:t>
      </w:r>
      <w:r w:rsidRPr="003862D0">
        <w:rPr>
          <w:lang w:val="en-GB" w:eastAsia="en-US"/>
        </w:rPr>
        <w:t>memory</w:t>
      </w:r>
      <w:r w:rsidR="007C77C0" w:rsidRPr="003862D0">
        <w:rPr>
          <w:lang w:val="en-GB" w:eastAsia="en-US"/>
        </w:rPr>
        <w:t>’</w:t>
      </w:r>
      <w:r w:rsidRPr="003862D0">
        <w:rPr>
          <w:lang w:val="en-GB" w:eastAsia="en-US"/>
        </w:rPr>
        <w:t xml:space="preserve"> that potentially enables prediction of multi-year to decadal internal variability resides mainly in the </w:t>
      </w:r>
      <w:r w:rsidR="00D323E5" w:rsidRPr="003862D0">
        <w:rPr>
          <w:lang w:val="en-GB"/>
        </w:rPr>
        <w:t>ocean</w:t>
      </w:r>
      <w:r w:rsidRPr="003862D0">
        <w:rPr>
          <w:lang w:val="en-GB"/>
        </w:rPr>
        <w:t xml:space="preserve">, some systems initialize the ocean state only (e.g., </w:t>
      </w:r>
      <w:commentRangeStart w:id="619"/>
      <w:r w:rsidRPr="003862D0">
        <w:rPr>
          <w:lang w:val="en-GB"/>
        </w:rPr>
        <w:fldChar w:fldCharType="begin" w:fldLock="1"/>
      </w:r>
      <w:r w:rsidR="00615634">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"10.1029/2012GL053326", "ISSN" : "0094-8276", "abstract" : "We examine the latest decadal predictions performed with the coupled model MPI-ESM as part of the Coupled Model Intercomparison Project Phase 5 (CMIP5). We use ensembles of uninitialized and yearly initialized experiments to estimate the forecast skill for surface air temperature. Like for its precursor, the initialization of MPI-ESM improves forecast skill for yearly and multi-yearly means, predominately over the North Atlantic for all lead times. Over the tropical Pacific, negative skill scores reflect a systematic error in the initialization. We also examine the forecast skill of multi-year seasonal means. Skill scores of winter means are predominantly positive over northern Europe. In contrast, summer to autumn means reveal positive skill scores over central and south-eastern Europe. The skill scores of summer means are attributable to an observed pressure-gradient response to the North Atlantic surface temperatures.", "author" : [ { "dropping-particle" : "", "family" : "M\u00fcller", "given" : "W A", "non-dropping-particle" : "", "parse-names" : false, "suffix" : "" }, { "dropping-particle" : "", "family" : "Baehr", "given" : "J", "non-dropping-particle" : "", "parse-names" : false, "suffix" : "" }, { "dropping-particle" : "", "family" : "Haak", "given" : "H", "non-dropping-particle" : "", "parse-names" : false, "suffix" : "" }, { "dropping-particle" : "", "family" : "Jungclaus", "given" : "J H", "non-dropping-particle" : "", "parse-names" : false, "suffix" : "" }, { "dropping-particle" : "", "family" : "Kr\u00f6ger", "given" : "J", "non-dropping-particle" : "", "parse-names" : false, "suffix" : "" }, { "dropping-particle" : "", "family" : "Matei", "given" : "D", "non-dropping-particle" : "", "parse-names" : false, "suffix" : "" }, { "dropping-particle" : "", "family" : "Notz", "given" : "D", "non-dropping-particle" : "", "parse-names" : false, "suffix" : "" }, { "dropping-particle" : "", "family" : "Pohlmann", "given" : "H", "non-dropping-particle" : "", "parse-names" : false, "suffix" : "" }, { "dropping-particle" : "", "family" : "Storch", "given" : "J S", "non-dropping-particle" : "von", "parse-names" : false, "suffix" : "" }, { "dropping-particle" : "", "family" : "Marotzke", "given" : "J", "non-dropping-particle" : "", "parse-names" : false, "suffix" : "" } ], "container-title" : "Geophysical Research Letters", "id" : "ITEM-2", "issue" : "22", "issued" : { "date-parts" : [ [ "2012", "11", "28" ] ] }, "note" : "https://doi.org/10.1029/2012GL053326", "publisher" : "John Wiley &amp; Sons, Ltd", "title" : "Forecast skill of multi-year seasonal means in the decadal prediction system of the Max Planck Institute for Meteorology", "translator" : [ { "dropping-particle" : "", "family" : "K2279", "given" : "", "non-dropping-particle" : "", "parse-names" : false, "suffix" : "" } ], "type" : "article-journal", "volume" : "39" }, "uris" : [ "http://www.mendeley.com/documents/?uuid=b7692db3-852e-4575-a2cc-7138fc169d47" ] } ], "mendeley" : { "formattedCitation" : "(M\u00fcller et al., 2012; Yeager et al., 2018)", "manualFormatting" : "M\u00fcller et al., 2012; Yeager et al., 2018)", "plainTextFormattedCitation" : "(M\u00fcller et al., 2012; Yeager et al., 2018)", "previouslyFormattedCitation" : "(M\u00fcller et al., 2012; Yeager et al., 2018)" }, "properties" : { "noteIndex" : 0 }, "schema" : "https://github.com/citation-style-language/schema/raw/master/csl-citation.json" }</w:instrText>
      </w:r>
      <w:r w:rsidRPr="003862D0">
        <w:rPr>
          <w:lang w:val="en-GB"/>
        </w:rPr>
        <w:fldChar w:fldCharType="separate"/>
      </w:r>
      <w:r w:rsidR="00016735">
        <w:rPr>
          <w:noProof/>
          <w:lang w:val="en-GB"/>
        </w:rPr>
        <w:t>Müller et al., 2012; Yeager et al., 2018)</w:t>
      </w:r>
      <w:r w:rsidRPr="003862D0">
        <w:rPr>
          <w:lang w:val="en-GB"/>
        </w:rPr>
        <w:fldChar w:fldCharType="end"/>
      </w:r>
      <w:commentRangeEnd w:id="619"/>
      <w:r w:rsidR="00016735">
        <w:rPr>
          <w:rStyle w:val="CommentReference"/>
        </w:rPr>
        <w:commentReference w:id="619"/>
      </w:r>
      <w:r w:rsidRPr="003862D0">
        <w:rPr>
          <w:lang w:val="en-GB"/>
        </w:rPr>
        <w:t xml:space="preserve">, whereas others incorporate observed information in the initial atmospheric states (e.g., </w:t>
      </w:r>
      <w:commentRangeStart w:id="620"/>
      <w:r w:rsidRPr="003862D0">
        <w:rPr>
          <w:lang w:val="en-GB"/>
        </w:rPr>
        <w:fldChar w:fldCharType="begin" w:fldLock="1"/>
      </w:r>
      <w:r w:rsidR="00615634">
        <w:rPr>
          <w:lang w:val="en-GB"/>
        </w:rPr>
        <w:instrText>ADDIN CSL_CITATION { "citationItems" : [ { "id" : "ITEM-1", "itemData" : { "DOI" : "10.1175/JCLI-D-14-00069.1", "ISSN" : "0894-8755", "abstract" : "AbstractDecadal climate predictions are now established as a source of information on future climate alongside longer-term climate projections. This information has the potential to provide key evidence for decisions on climate change adaptation, especially at regional scales. Its importance implies that following the creation of an initial generation of decadal prediction systems, a process of continual development is needed to produce successive versions with better predictive skill. Here, a new version of the Met Office Hadley Centre Decadal Prediction System (DePreSys 2) is introduced, which builds upon the success of the original DePreSys. DePreSys 2 benefits from inclusion of a newer and more realistic climate model, HadGEM3, but shares a very similar approach to initialisation with its predecessor. By performing a large suite of re-forecasts, it is shown that DePreSys 2 offers improved skill in predicting climate several years ahead. Differences in skill between the two systems are likely due to a ...", "author" : [ { "dropping-particle" : "", "family" : "Knight", "given" : "Jeff R.", "non-dropping-particle" : "", "parse-names" : false, "suffix" : "" }, { "dropping-particle" : "", "family" : "Andrews", "given" : "Martin B.", "non-dropping-particle" : "", "parse-names" : false, "suffix" : "" }, { "dropping-particle" : "", "family" : "Smith", "given" : "Doug M.", "non-dropping-particle" : "", "parse-names" : false, "suffix" : "" }, { "dropping-particle" : "", "family" : "Arribas", "given" : "Alberto", "non-dropping-particle" : "", "parse-names" : false, "suffix" : "" }, { "dropping-particle" : "", "family" : "Colman", "given" : "Andrew W.",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"MacLachlan", "given" : "Craig", "non-dropping-particle" : "", "parse-names" : false, "suffix" : "" }, { "dropping-particle" : "", "family" : "Peterson", "given" : "K. Andrew", "non-dropping-particle" : "", "parse-names" : false, "suffix" : "" }, { "dropping-particle" : "", "family" : "Scaife", "given" : "Adam A.", "non-dropping-particle" : "", "parse-names" : false, "suffix" : "" }, { "dropping-particle" : "", "family" : "Williams", "given" : "Andrew", "non-dropping-particle" : "", "parse-names" : false, "suffix" : "" } ], "container-title" : "Journal of Climate", "id" : "ITEM-1", "issue" : "20", "issued" : { "date-parts" : [ [ "2014", "10" ] ] }, "page" : "7550-7567", "title" : "Predictions of Climate Several Years Ahead Using an Improved Decadal Prediction System", "translator" : [ { "dropping-particle" : "", "family" : "K2900", "given" : "", "non-dropping-particle" : "", "parse-names" : false, "suffix" : "" } ], "type" : "article-journal", "volume" : "27" }, "uris" : [ "http://www.mendeley.com/documents/?uuid=e27e8ee9-f42f-48ed-b53b-c096de78febf"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"mendeley" : { "formattedCitation" : "(Pohlmann et al., 2013; Knight et al., 2014)", "manualFormatting" : "Pohlmann et al., 2013; Knight et al., 2014)", "plainTextFormattedCitation" : "(Pohlmann et al., 2013; Knight et al., 2014)", "previouslyFormattedCitation" : "(Pohlmann et al., 2013; Knight et al., 2014)" }, "properties" : { "noteIndex" : 0 }, "schema" : "https://github.com/citation-style-language/schema/raw/master/csl-citation.json" }</w:instrText>
      </w:r>
      <w:r w:rsidRPr="003862D0">
        <w:rPr>
          <w:lang w:val="en-GB"/>
        </w:rPr>
        <w:fldChar w:fldCharType="separate"/>
      </w:r>
      <w:r w:rsidR="00016735">
        <w:rPr>
          <w:noProof/>
          <w:lang w:val="en-GB"/>
        </w:rPr>
        <w:t>Pohlmann et al., 2013; Knight et al., 2014)</w:t>
      </w:r>
      <w:r w:rsidRPr="003862D0">
        <w:rPr>
          <w:lang w:val="en-GB"/>
        </w:rPr>
        <w:fldChar w:fldCharType="end"/>
      </w:r>
      <w:commentRangeEnd w:id="620"/>
      <w:r w:rsidR="00016735">
        <w:rPr>
          <w:rStyle w:val="CommentReference"/>
        </w:rPr>
        <w:commentReference w:id="620"/>
      </w:r>
      <w:r w:rsidRPr="003862D0">
        <w:rPr>
          <w:lang w:val="en-GB"/>
        </w:rPr>
        <w:t xml:space="preserve"> or other non-oceanic drivers that provide further sources of predictability </w:t>
      </w:r>
      <w:r w:rsidRPr="003862D0">
        <w:rPr>
          <w:lang w:val="en-GB"/>
        </w:rPr>
        <w:fldChar w:fldCharType="begin" w:fldLock="1"/>
      </w:r>
      <w:r w:rsidR="008909DB">
        <w:rPr>
          <w:lang w:val="en-GB"/>
        </w:rPr>
        <w:instrText>ADDIN CSL_CITATION { "citationItems" : [ { "id" : "ITEM-1",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"ITEM-1",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"id" : "ITEM-2", "itemData" : { "DOI" : "10.1007/s00382-016-3372-4", "ISSN" : "14320894", "abstract" : "In this study, the impact of coupling and initializing the leaf area index from the dynamic vegetation model Lund-Potsdam-Jena General Ecosystem Simulator (LPJ-GUESS) is analyzed on skill of decadal predictions in the fully coupled atmosphere-land-ocean-sea ice model, the European Consortium Earth System Model (EC-Earth). Similar to the impact of initializing the model with the observed oceanic state, initializing the leaf area index (LAI) fields obtained from an offline LPJ-GUESS simulation forced by the observed atmospheric state leads to a systematic drift.A different treatment of the water and soil moisture budget in LPJ-GUESS is a likely cause of this drift. The coupled system reduces the cold bias of the reference model over land by reducing LAI (and the associated evaporative cooling), particularly outside the growing season. The coupling with the interactive vegetation module implies more degrees of freedom in the coupled model, which generates more noise that can mask a portion of the extra signal that is generated. The forecast reliability improves marginally, particularly early in the forecast. Ranked probability skill scores are also improved slightly in most areas analyzed, but the signal is not fully coherent over the forecast interval because of the relatively low number of ensemble members. Methods to remove the LAI drift and allow coupling of other variables probably need to be implemented before significant forecast skill can be expected.", "author" : [ { "dropping-particle" : "", "family" : "Alessandri", "given" : "Andrea", "non-dropping-particle" : "", "parse-names" : false, "suffix" : "" }, { "dropping-particle" : "", "family" : "Catalano", "given" : "Franco", "non-dropping-particle" : "", "parse-names" : false, "suffix" : "" }, { "dropping-particle" : "", "family" : "Felice", "given" : "Matteo", "non-dropping-particle" : "De", "parse-names" : false, "suffix" : "" }, { "dropping-particle" : "", "family" : "Hurk", "given" : "Bart J.J.M.", "non-dropping-particle" : "van den", "parse-names" : false, "suffix" : "" }, { "dropping-particle" : "", "family" : "Doblas Reyes", "given" : "Francisco", "non-dropping-particle" : "", "parse-names" : false, "suffix" : "" }, { "dropping-particle" : "", "family" : "Boussetta", "given" : "Souhail", "non-dropping-particle" : "", "parse-names" : false, "suffix" : "" }, { "dropping-particle" : "", "family" : "Balsamo", "given" : "Gianpaolo", "non-dropping-particle" : "", "parse-names" : false, "suffix" : "" }, { "dropping-particle" : "", "family" : "Miller", "given" : "Paul A.", "non-dropping-particle" : "", "parse-names" : false, "suffix" : "" }, { "dropping-particle" : "", "family" : "Weiss", "given" : "Martina", "non-dropping-particle" : "", "parse-names" : false, "suffix" : "" }, { "dropping-particle" : "", "family" : "Miller", "given" : "Paul A.", "non-dropping-particle" : "", "parse-names" : false, "suffix" : "" }, { "dropping-particle" : "", "family" : "Hurk", "given" : "Bart J.J.M.", "non-dropping-particle" : "van den", "parse-names" : false, "suffix" : "" }, { "dropping-particle" : "", "family" : "Noije", "given" : "Twan", "non-dropping-particle" : "van", "parse-names" : false, "suffix" : "" }, { "dropping-particle" : "", "family" : "\u015etef\u0103nescu", "given" : "Simona", "non-dropping-particle" : "", "parse-names" : false, "suffix" : "" }, { "dropping-particle" : "", "family" : "Haarsma", "given" : "Reindert", "non-dropping-particle" : "", "parse-names" : false, "suffix" : "" }, { "dropping-particle" : "", "family" : "Ulft", "given" : "Lambertus H.", "non-dropping-particle" : "van", "parse-names" : false, "suffix" : "" }, { "dropping-particle" : "", "family" : "Hazeleger", "given" : "Wilco", "non-dropping-particle" : "", "parse-names" : false, "suffix" : "" }, { "dropping-particle" : "", "family" : "Sager", "given" : "Philippe", "non-dropping-particle" : "Le", "parse-names" : false, "suffix" : "" }, { "dropping-particle" : "", "family" : "Smith", "given" : "Benjamin", "non-dropping-particle" : "", "parse-names" : false, "suffix" : "" }, { "dropping-particle" : "", "family" : "Schurgers", "given" : "Guy", "non-dropping-particle" : "", "parse-names" : false, "suffix" : "" } ], "container-title" : "Journal of Climate", "id" : "ITEM-2", "issue" : "4", "issued" : { "date-parts" : [ [ "2014" ] ] }, "page" : "8563-8577", "publisher" : "Springer Berlin Heidelberg", "title" : "Multi-scale enhancement of climate prediction over land by increasing the model sensitivity to vegetation variability in EC-Earth", "translator" : [ { "dropping-particle" : "", "family" : "K4819", "given" : "", "non-dropping-particle" : "", "parse-names" : false, "suffix" : "" } ], "type" : "article-journal", "volume" : "49" }, "uris" : [ "http://www.mendeley.com/documents/?uuid=4be4fa68-d91d-4699-bf8c-10da81bd18c5" ] }, { "id" : "ITEM-3", "itemData" : { "DOI" : "10.1175/JCLI-D-13-00684.1", "ISSN" : "0894-8755", "abstract" : "In this study, the impact of coupling and initializing the leaf area index from the dynamic vegetation model Lund\u2013Potsdam\u2013Jena General Ecosystem Simulator (LPJ-GUESS) is analyzed on skill of decadal predictions in the fully coupled atmosphere\u2013land\u2013ocean\u2013sea ice model, the European Consortium Earth System Model (EC-Earth). Similar to the impact of initializing the model with the observed oceanic state, initializing the leaf area index (LAI) fields obtained from an offline LPJ-GUESS simulation forced by the observed atmospheric state leads to a systematic drift. A different treatment of the water and soil moisture budget in LPJ-GUESS is a likely cause of this drift. The coupled system reduces the cold bias of the reference model over land by reducing LAI (and the associated evaporative cooling), particularly outside the growing season. The coupling with the interactive vegetation module implies more degrees of freedom in the coupled model, which generates more noise that can mask a portion of the extra signal that is generated. The forecast reliability improves marginally, particularly early in the forecast. Ranked probability skill scores are also improved slightly in most areas analyzed, but the signal is not fully coherent over the forecast interval because of the relatively low number of ensemble members. Methods to remove the LAI drift and allow coupling of other variables probably need to be implemented before significant forecast skill can be expected.", "author" : [ { "dropping-particle" : "", "family" : "Weiss", "given" : "Martina", "non-dropping-particle" : "", "parse-names" : false, "suffix" : "" }, { "dropping-particle" : "", "family" : "Miller", "given" : "Paul A", "non-dropping-particle" : "", "parse-names" : false, "suffix" : "" }, { "dropping-particle" : "", "family" : "Hurk", "given" : "Bart J J M", "non-dropping-particle" : "van den", "parse-names" : false, "suffix" : "" }, { "dropping-particle" : "", "family" : "Noije", "given" : "Twan", "non-dropping-particle" : "van", "parse-names" : false, "suffix" : "" }, { "dropping-particle" : "", "family" : "\u015etef\u0103nescu", "given" : "Simona", "non-dropping-particle" : "", "parse-names" : false, "suffix" : "" }, { "dropping-particle" : "", "family" : "Haarsma", "given" : "Reindert", "non-dropping-particle" : "", "parse-names" : false, "suffix" : "" }, { "dropping-particle" : "", "family" : "Ulft", "given" : "Lambertus H", "non-dropping-particle" : "van", "parse-names" : false, "suffix" : "" }, { "dropping-particle" : "", "family" : "Hazeleger", "giv</w:instrText>
      </w:r>
      <w:r w:rsidR="008909DB" w:rsidRPr="003741E9">
        <w:rPr>
          <w:rPrChange w:id="621" w:author="Clotilde Pean" w:date="2021-06-22T10:16:00Z">
            <w:rPr>
              <w:lang w:val="en-GB"/>
            </w:rPr>
          </w:rPrChange>
        </w:rPr>
        <w:instrText>en" : "Wilco", "non-dropping-particle" : "", "parse-names" : false, "suffix" : "" }, { "dropping-particle" : "", "family" : "Sager", "given" : "Philippe", "non-dropping-particle" : "Le", "parse-names" : false, "suffix" : "" }, { "dropping-particle" : "", "family" : "Smith", "given" : "Benjamin", "non-dropping-particle" : "", "parse-names" : false, "suffix" : "" }, { "dropping-particle" : "", "family" : "Schurgers", "given" : "Guy", "non-dropping-particle" : "", "parse-names" : false, "suffix" : "" } ], "container-title" : "Journal of Climate", "id" : "ITEM-3", "issue" : "22", "issued" : { "date-parts" : [ [ "2014", "11", "4" ] ] }, "page" : "8563-8577", "title" : "Contribution of Dynamic Vegetation Phenology to Decadal Climate Predictability", "translator" : [ { "dropping-particle" : "", "family" : "K4820", "given" : "", "non-dropping-particle" : "", "parse-names" : false, "suffix" : "" } ], "type" : "article-journal", "volume" : "27" }, "uris" : [ "http://www.mendeley.com/documents/?uuid=a6f19aa9-c1b0-4c9f-8e8a-7343d845cde4" ] } ], "mendeley" : { "formattedCitation" : "(Alessandri et al., 2014; Weiss et al., 2014; Bellucci et al., 2015a)", "plainTextFormattedCitation" : "(Alessandri et al., 2014; Weiss et al., 2014; Bellucci et al., 2015a)", "previouslyFormattedCitation" : "(Alessandri et al., 2014; Weiss et al., 2014; Bellucci et al., 2015a)" }, "properties" : { "noteIndex" : 0 }, "schema" : "https://github.com/citation-style-language/schema/raw/master/csl-citation.json" }</w:instrText>
      </w:r>
      <w:r w:rsidRPr="003862D0">
        <w:rPr>
          <w:lang w:val="en-GB"/>
        </w:rPr>
        <w:fldChar w:fldCharType="separate"/>
      </w:r>
      <w:r w:rsidR="00016735">
        <w:rPr>
          <w:noProof/>
        </w:rPr>
        <w:t>(Alessandri et al., 2014; Weiss et al., 2014; Bellucci et al., 2015a)</w:t>
      </w:r>
      <w:r w:rsidRPr="003862D0">
        <w:rPr>
          <w:lang w:val="en-GB"/>
        </w:rPr>
        <w:fldChar w:fldCharType="end"/>
      </w:r>
      <w:r w:rsidRPr="00560680">
        <w:t>.</w:t>
      </w:r>
    </w:p>
    <w:p w14:paraId="0C53A019" w14:textId="77777777" w:rsidR="000F2E0B" w:rsidRPr="00560680" w:rsidRDefault="000F2E0B" w:rsidP="00BD7E24">
      <w:pPr>
        <w:pStyle w:val="AR6BodyText"/>
      </w:pPr>
    </w:p>
    <w:p w14:paraId="17D0C027" w14:textId="7CAE235E" w:rsidR="007F2201" w:rsidRPr="003862D0" w:rsidRDefault="007F2201" w:rsidP="00BD7E24">
      <w:pPr>
        <w:pStyle w:val="AR6BodyText"/>
        <w:rPr>
          <w:lang w:val="en-GB" w:eastAsia="en-US"/>
        </w:rPr>
      </w:pPr>
      <w:r w:rsidRPr="003862D0">
        <w:rPr>
          <w:lang w:val="en-GB"/>
        </w:rPr>
        <w:t xml:space="preserve">Ocean initialization techniques generally use one of two strategies. Under full-field initialization, estimates of observed climate states are represented directly on the model grid. A potential drawback is that predictions initialized using the full-field approach tend to drift toward the biased climate preferred by the model </w:t>
      </w:r>
      <w:r w:rsidRPr="003862D0">
        <w:rPr>
          <w:lang w:val="en-GB"/>
        </w:rPr>
        <w:fldChar w:fldCharType="begin" w:fldLock="1"/>
      </w:r>
      <w:r w:rsidR="008909DB">
        <w:rPr>
          <w:lang w:val="en-GB"/>
        </w:rPr>
        <w:instrText>ADDIN CSL_CITATION { "citationItems" : [ { "id" : "ITEM-1",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"ITEM-1",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"http://www.mendeley.com/documents/?uuid=0a1804c9-d78d-4902-a496-903d578f461f" ] }, { "id" : "ITEM-2", "itemData" : { "DOI" : "10.1007/s00382-014-2164-y", "ISSN" : "0930-7575", "author" : [ { "dropping-particle" : "", "family" : "Bellucci", "given" : "A", "non-dropping-particle" : "", "parse-names" : false, "suffix" : "" }, { "dropping-particle" : "", "family" : "Haarsma", "given" : "R", "non-dropping-particle" : "", "parse-names" : false, "suffix" : "" }, { "dropping-particle" : "", "family" : "Gualdi", "given" : "S", "non-dropping-particle" : "", "parse-names" : false, "suffix" : "" }, { "dropping-particle" : "", "family" : "Athanasiadis", "given" : "P J", "non-dropping-particle" : "", "parse-names" : false, "suffix" : "" }, { "dropping-particle" : "", "family" : "Caian", "given" : "M", "non-dropping-particle" : "", "parse-names" : false, "suffix" : "" }, { "dropping-particle" : "", "family" : "Cassou", "given" : "C", "non-dropping-particle" : "", "parse-names" : false, "suffix" : "" }, { "dropping-particle" : "", "family" : "Fernandez", "given" : "E", "non-dropping-particle" : "", "parse-names" : false, "suffix" : "" }, { "dropping-particle" : "", "family" : "Germe", "given" : "A", "non-dropping-particle" : "", "parse-names" : false, "suffix" : "" }, { "dropping-particle" : "", "family" : "Jungclaus", "given" : "J", "non-dropping-particle" : "", "parse-names" : false, "suffix" : "" }, { "dropping-particle" : "", "family" : "Kr\u00f6ger", "given" : "J", "non-dropping-particle" : "", "parse-names" : false, "suffix" : "" }, { "dropping-particle" : "", "family" : "Matei", "given" : "D", "non-dropping-particle" : "", "parse-names" : false, "suffix" : "" }, { "dropping-particle" : "", "family" : "M\u00fcller", "given" : "W", "non-dropping-particle" : "", "parse-names" : false, "suffix" : "" }, { "dropping-particle" : "", "family" : "Pohlmann", "given" : "H", "non-dropping-particle" : "", "parse-names" : false, "suffix" : "" }, { "dropping-particle" : "", "family" : "Salas y Melia", "given" : "D", "non-dropping-particle" : "", "parse-names" : false, "suffix" : "" }, { "dropping-particle" : "", "family" : "Sanchez", "given" : "E", "non-dropping-particle" : "", "parse-names" : false, "suffix" : "" }, { "dropping-particle" : "", "family" : "Smith", "given" : "D", "non-dropping-particle" : "", "parse-names" : false, "suffix" : "" }, { "dropping-particle" : "", "family" : "Terray", "given" : "L", "non-dropping-particle" : "", "parse-names" : false, "suffix" : "" }, { "dropping-particle" : "", "family" : "Wyser", "given" : "K", "non-dropping-particle" : "", "parse-names" : false, "suffix" : "" }, { "dropping-particle" : "", "family" : "Yang", "given" : "S", "non-dropping-particle" : "", "parse-names" : false, "suffix" : "" } ], "container-title" : "Climate Dynamics", "id" : "ITEM-2", "issue" : "9-10", "issued" : { "date-parts" : [ [ "2015" ] ] }, "page" : "2787-2806", "title" : "An assessment of a multi-model ensemble of decadal climate predictions", "translator" : [ { "dropping-particle" : "", "family" : "K4111", "given" : "", "non-dropping-particle" : "", "parse-names" : false, "suffix" : "" } ], "type" : "article-journal", "volume" : "44" }, "uris" : [ "http://www.mendeley.com/documents/?uuid=5ba2ed63-41e8-47c3-8f93-18d1362f0e61", "http://www.mendeley.com/documents/?uuid=2b8b5e8a-81ed-403f-92f8-99df69150fb8" ] }, { "id" : "ITEM-3", "itemData" : { "DOI" : "10.1007/s00382-017-4030-1", "ISBN" : "0123456789", "ISSN" : "14320894", "author" : [ { "dropping-particle" : "", "family" : "Kr\u00f6ger", "given" : "J\u00fcrgen", "non-dropping-particle" : "", "parse-names" : false, "suffix" : "" }, { "dropping-particle" : "", "family" : "Pohlmann", "given" : "Holger", "non-dropping-particle" : "", "parse-names" : false, "suffix" : "" }, { "dropping-particle" : "", "family" : "Sienz", "given" : "Frank", "non-dropping-particle" : "", "parse-names" : false, "suffix" : "" }, { "dropping-particle" : "", "family" : "Marotzke", "given" : "Jochem", "non-dropping-particle" : "", "parse-names" : false, "suffix" : "" }, { "dropping-particle" : "", "family" : "Baehr", "given" : "Johanna", "non-dropping-particle" : "", "parse-names" : false, "suffix" : "" }, { "dropping-particle" : "", "family" : "K\u00f6hl", "given" : "Armin", "non-dropping-particle" : "", "parse-names" : false, "suffix" : "" }, { "dropping-particle" : "", "family" : "Modali", "given" : "Kameswarrao", "non-dropping-particle" : "", "parse-names" : false, "suffix" : "" }, { "dropping-particle" : "", "family" : "Polkova", "given" : "Iuliia", "non-dropping-particle" : "", "parse-names" : false, "suffix" : "" }, { "dropping-particle" : "", "family" : "Stammer", "given" : "Detlef", "non-dropping-particle" : "", "parse-names" : false, "suffix" : "" }, { "dropping-particle" : "", "family" : "Vamborg", "given" : "Freja S.E.", "non-dropping-particle" : "", "parse-names" : false, "suffix" : "" }, { "dropping-particle" : "", "family" : "M\u00fcller", "given" : "Wolfgang A.", "non-dropping-particle" : "", "parse-names" : false, "suffix" : "" } ], "container-title" : "Climate Dynamics", "id" : "ITEM-3", "issued" : { "date-parts" : [ [ "2018" ] ] }, "page" : "2593\u20132608", "title" : "Full-field initialized decadal predictions with the MPI Earth system model: an initial shock in the North Atlantic", "translator" : [ { "dropping-particle" : "", "family" : "K2896", "given" : "", "non-dropping-particle" : "", "parse-names" : false, "suffix" : "" } ], "type" : "article-journal", "volume" : "51" }, "uris" : [ "http://www.mendeley.com/documents/?uuid=7bea4615-f693-4000-a4e0-d7137602e191", "http://www.mendeley.com/documents/?uuid=d130fbfd-21aa-4a87-a5f6-9dbf579471eb" ] }, { "id" : "ITEM-4",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"ITEM-4",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 }, { "id" : "ITEM-5",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w:instrText>
      </w:r>
      <w:r w:rsidR="008909DB" w:rsidRPr="003741E9">
        <w:rPr>
          <w:rPrChange w:id="622" w:author="Clotilde Pean" w:date="2021-06-22T10:16:00Z">
            <w:rPr>
              <w:lang w:val="en-GB"/>
            </w:rPr>
          </w:rPrChange>
        </w:rPr>
        <w:instrText>le" : "", "parse-names" : false, "suffix" : "" }, { "dropping-particle" : "", "family" : "Fernandez", "given" : "Elodie", "non-dropping-particle" : "", "parse-names" : false, "suffix" : "" }, { "dropping-particle" : "", "family" : "Terray", "given" : "Laurent", "non-dropping-particle" : "", "parse-names" : false, "suffix" : "" } ], "container-title" : "Climate Dynamics", "id" : "ITEM-5",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"(Smith et al., 2013a; Bellucci et al., 2015b; Sanchez-Gomez et al., 2016; Kr\u00f6ger et al., 2018; Nadiga et al., 2019)", "plainTextFormattedCitation" : "(Smith et al., 2013a; Bellucci et al., 2015b; Sanchez-Gomez et al., 2016; Kr\u00f6ger et al., 2018; Nadiga et al., 2019)", "previouslyFormattedCitation" : "(Smith et al., 2013a; Bellucci et al., 2015b; Sanchez-Gomez et al., 2016; Kr\u00f6ger et al., 2018; Nadiga et al., 2019)" }, "properties" : { "noteIndex" : 0 }, "schema" : "https://github.com/citation-style-language/schema/raw/master/csl-citation.json" }</w:instrText>
      </w:r>
      <w:r w:rsidRPr="003862D0">
        <w:rPr>
          <w:lang w:val="en-GB"/>
        </w:rPr>
        <w:fldChar w:fldCharType="separate"/>
      </w:r>
      <w:r w:rsidR="00016735">
        <w:rPr>
          <w:noProof/>
        </w:rPr>
        <w:t>(Smith et al., 2013a; Bellucci et al., 2015b; Sanchez-Gomez et al., 2016; Kröger et al., 2018; Nadiga et al., 2019)</w:t>
      </w:r>
      <w:r w:rsidRPr="003862D0">
        <w:rPr>
          <w:lang w:val="en-GB"/>
        </w:rPr>
        <w:fldChar w:fldCharType="end"/>
      </w:r>
      <w:r w:rsidRPr="00560680">
        <w:t xml:space="preserve">. </w:t>
      </w:r>
      <w:r w:rsidRPr="003862D0">
        <w:rPr>
          <w:lang w:val="en-GB"/>
        </w:rPr>
        <w:t>Such drifts can be as large as, or larger than, the climate anomaly</w:t>
      </w:r>
      <w:r w:rsidRPr="003862D0">
        <w:rPr>
          <w:lang w:val="en-GB" w:eastAsia="en-US"/>
        </w:rPr>
        <w:t xml:space="preserve"> being predicted and may therefore obscure predicted climate anomalies</w:t>
      </w:r>
      <w:r w:rsidR="00020AD2"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"10.1007/s00382-017-4030-1", "ISBN" : "0123456789", "ISSN" : "14320894", "author" : [ { "dropping-particle" : "", "family" : "Kr\u00f6ger", "given" : "J\u00fcrgen", "non-dropping-particle" : "", "parse-names" : false, "suffix" : "" }, { "dropping-particle" : "", "family" : "Pohlmann", "given" : "Holger", "non-dropping-particle" : "", "parse-names" : false, "suffix" : "" }, { "dropping-particle" : "", "family" : "Sienz", "given" : "Frank", "non-dropping-particle" : "", "parse-names" : false, "suffix" : "" }, { "dropping-particle" : "", "family" : "Marotzke", "given" : "Jochem", "non-dropping-particle" : "", "parse-names" : false, "suffix" : "" }, { "dropping-particle" : "", "family" : "Baehr", "given" : "Johanna", "non-dropping-particle" : "", "parse-names" : false, "suffix" : "" }, { "dropping-particle" : "", "family" : "K\u00f6hl", "given" : "Armin", "non-dropping-particle" : "", "parse-names" : false, "suffix" : "" }, { "dropping-particle" : "", "family" : "Modali", "given" : "Kameswarrao", "non-dropping-particle" : "", "parse-names" : false, "suffix" : "" }, { "dropping-particle" : "", "family" : "Polkova", "given" : "Iuliia", "non-dropping-particle" : "", "parse-names" : false, "suffix" : "" }, { "dropping-particle" : "", "family" : "Stammer", "given" : "Detlef", "non-dropping-particle" : "", "parse-names" : false, "suffix" : "" }, { "dropping-particle" : "", "family" : "Vamborg", "given" : "Freja S.E.", "non-dropping-particle" : "", "parse-names" : false, "suffix" : "" }, { "dropping-particle" : "", "family" : "M\u00fcller", "given" : "Wolfgang A.", "non-dropping-particle" : "", "parse-names" : false, "suffix" : "" } ], "container-title" : "Climate Dynamics", "id" : "ITEM-1", "issued" : { "date-parts" : [ [ "2018" ] ] }, "page" : "2593\u20132608", "title" : "Full-field initialized decadal predictions with the MPI Earth system model: an initial shock in the North Atlantic", "translator" : [ { "dropping-particle" : "", "family" : "K2896", "given" : "", "non-dropping-particle" : "", "parse-names" : false, "suffix" : "" } ], "type" : "article-journal", "volume" : "51" }, "uris" : [ "http://www.mendeley.com/documents/?uuid=7bea4615-f693-4000-a4e0-d7137602e191" ] } ], "mendeley" : { "formattedCitation" : "(Kr\u00f6ger et al., 2018)", "plainTextFormattedCitation" : "(Kr\u00f6ger et al., 2018)", "previouslyFormattedCitation" : "(Kr\u00f6ger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(Kröger et al., 2018)</w:t>
      </w:r>
      <w:r w:rsidRPr="003862D0">
        <w:rPr>
          <w:lang w:val="en-GB" w:eastAsia="en-US"/>
        </w:rPr>
        <w:fldChar w:fldCharType="end"/>
      </w:r>
      <w:r w:rsidRPr="003862D0">
        <w:rPr>
          <w:lang w:val="en-GB" w:eastAsia="en-US"/>
        </w:rPr>
        <w:t xml:space="preserve"> unless corrected for through post-processing. By contrast, anomaly initialization reduces drifts by adding observed anomalies (i.e.</w:t>
      </w:r>
      <w:r w:rsidR="0015371B" w:rsidRPr="003862D0">
        <w:rPr>
          <w:lang w:val="en-GB" w:eastAsia="en-US"/>
        </w:rPr>
        <w:t>,</w:t>
      </w:r>
      <w:r w:rsidRPr="003862D0">
        <w:rPr>
          <w:lang w:val="en-GB" w:eastAsia="en-US"/>
        </w:rPr>
        <w:t xml:space="preserve"> deviations from mean climate) to the mean model climate </w:t>
      </w:r>
      <w:r w:rsidRPr="003862D0">
        <w:rPr>
          <w:lang w:val="en-GB" w:eastAsia="en-US"/>
        </w:rPr>
        <w:fldChar w:fldCharType="begin" w:fldLock="1"/>
      </w:r>
      <w:r w:rsidR="00615634">
        <w:rPr>
          <w:lang w:val="en-GB" w:eastAsia="en-US"/>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"ITEM-3",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"ITEM-3",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"id" : "ITEM-4", "itemData" : { "DOI" : "10.1002/2015GL064833", "ISBN" : "0094-8276", "ISSN" : "19448007", "abstract" :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6\u20139\u00a0year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2\u20135\u00a0year (and to a lesser extent for a 6\u20139\u00a0year)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"ITEM-4", "issue" : "15", "issued" : { "date-parts" : [ [ "2015" ] ] }, "page" : "6454-6461", "title" : "Decadal hindcasts initialized using observed surface wind stress: Evaluation and prediction out to 2024", "translator" : [ { "dropping-particle" : "", "family" : "K3120", "given" : "", "non-dropping-particle" : "", "parse-names" : false, "suffix" : "" } ], "type" : "article-journal", "volume" : "42" }, "uris" : [ "http://www.mendeley.com/documents/?uuid=656d4728-11ae-4ded-902c-2bb124e8736d" ] } ], "mendeley" : { "formattedCitation" : "(Pohlmann et al., 2013; Smith et al., 2013a; Thoma et al., 2015b; Cassou et al., 2018)", "plainTextFormattedCitation" : "(Pohlmann et al., 2013; Smith et al., 2013a; Thoma et al., 2015b; Cassou et al., 2018)", "previouslyFormattedCitation" : "(Pohlmann et al., 2013; Smith et al., 2013a; Thoma et al., 2015b; Cassou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(Pohlmann et al., 2013; Smith et al., 2013a; Thoma et al., 2015b; Cassou et al., 2018)</w:t>
      </w:r>
      <w:r w:rsidRPr="003862D0">
        <w:rPr>
          <w:lang w:val="en-GB" w:eastAsia="en-US"/>
        </w:rPr>
        <w:fldChar w:fldCharType="end"/>
      </w:r>
      <w:r w:rsidRPr="003862D0">
        <w:rPr>
          <w:lang w:val="en-GB" w:eastAsia="en-US"/>
        </w:rPr>
        <w:t xml:space="preserve">, but has the disadvantage that the model state is then further from the real world from the start of the </w:t>
      </w:r>
      <w:r w:rsidR="005F2108" w:rsidRPr="003862D0">
        <w:rPr>
          <w:lang w:val="en-GB" w:eastAsia="en-US"/>
        </w:rPr>
        <w:t>prediction</w:t>
      </w:r>
      <w:r w:rsidRPr="003862D0">
        <w:rPr>
          <w:lang w:val="en-GB" w:eastAsia="en-US"/>
        </w:rPr>
        <w:t xml:space="preserve">. For both approaches, </w:t>
      </w:r>
      <w:r w:rsidRPr="003862D0">
        <w:rPr>
          <w:noProof/>
          <w:lang w:val="en-GB"/>
        </w:rPr>
        <w:t xml:space="preserve">unrealistic features in the observation data used for </w:t>
      </w:r>
      <w:r w:rsidRPr="003862D0">
        <w:rPr>
          <w:noProof/>
          <w:lang w:val="en-GB"/>
        </w:rPr>
        <w:lastRenderedPageBreak/>
        <w:t xml:space="preserve">initialization may induce unrealistic transient behavior </w:t>
      </w:r>
      <w:r w:rsidRPr="003862D0">
        <w:rPr>
          <w:noProof/>
          <w:lang w:val="en-GB"/>
        </w:rPr>
        <w:fldChar w:fldCharType="begin" w:fldLock="1"/>
      </w:r>
      <w:r w:rsidR="00615634">
        <w:rPr>
          <w:noProof/>
          <w:lang w:val="en-GB"/>
        </w:rPr>
        <w:instrText>ADDIN CSL_CITATION { "citationItems" : [ { "id" : "ITEM-1", "itemData" : { "DOI" : "10.1007/s00382-016-3486-8", "ISBN" : "0123456789", "ISSN" : "0930-7575", "abstract" : "Low prediction skill in the tropical Pacific is a common problem in decadal prediction systems, especially for lead years 2\u20135 which, in many systems, is lower than in uninitialized experiments. On the other hand, the tropical Pacific is of almost worldwide climate relevance through its teleconnections with other tropical and extratropical regions and also of importance for global mean temperature. Understanding the causes of the reduced prediction skill is thus of major interest for decadal climate predictions. We look into the problem of reduced prediction skill by analyzing the Max Planck Institute Earth System Model (MPI-ESM) decadal hindcasts for the fifth phase of the Climate Model Intercomparison Project and performing a sensitivity experiment in which hindcasts are initialized from a model run forced only by surface wind stress. In both systems, sea surface temperature variability in the tropical Pacific is successfully initialized, but most skill is lost at lead years 2\u20135. Utilizing the sensitivity experiment enables us to pin down the reason for the reduced prediction skill in MPI-ESM to errors in wind stress used for the initialization. A spurious trend in the wind stress forcing displaces the equatorial thermocline in MPI-ESM unrealistically. When the climate model is then switched into its forecast mode, the recovery process triggers artificial El Ni\u00f1o and La Ni\u00f1a events at the surface. Our results demonstrate the importance of realistic wind stress products for the initialization of decadal predictions.", "author" : [ { "dropping-particle" : "", "family" : "Pohlmann", "given" : "Holger", "non-dropping-particle" : "", "parse-names" : false, "suffix" : "" }, { "dropping-particle" : "", "family" : "Kr\u00f6ger", "given" : "J\u00fcrgen", "non-dropping-particle" : "", "parse-names" : false, "suffix" : "" }, { "dropping-particle" : "", "family" : "Greatbatch", "given" : "Richard J.", "non-dropping-particle" : "", "parse-names" : false, "suffix" : "" }, { "dropping-particle" : "", "family" : "M\u00fcller", "given" : "Wolfgang A.", "non-dropping-particle" : "", "parse-names" : false, "suffix" : "" } ], "container-title" : "Climate Dynamics", "id" : "ITEM-1", "issue" : "7-8", "issued" : { "date-parts" : [ [ "2017", "10", "14" ] ] }, "page" : "2685-2693", "title" : "Initialization shock in decadal hindcasts due to errors in wind stress over the tropical Pacific", "translator" : [ { "dropping-particle" : "", "family" : "K2899", "given" : "", "non-dropping-particle" : "", "parse-names" : false, "suffix" : "" } ], "type" : "article-journal", "volume" : "49" }, "uris" : [ "http://www.mendeley.com/documents/?uuid=93c8e7fc-1d28-4d12-8844-ed1dd49f09dc" ] }, { "id" : "ITEM-2", "itemData" : { "DOI" : "10.22498/pages.25.1.41", "ISSN" : "2411605X", "author" : [ { "dropping-particle" : "", "family" : "Teng", "given" : "Haiyan", "non-dropping-particle" : "", "parse-names" : false, "suffix" : "" }, { "dropping-particle" : "", "family" : "Meehl", "given" : "Gerald A.", "non-dropping-particle" : "", "parse-names" : false, "suffix" : "" }, { "dropping-particle" : "", "family" : "Branstator", "given" : "Grant", "non-dropping-particle" : "", "parse-names" : false, "suffix" : "" }, { "dropping-particle" : "", "family" : "Yeager", "given" : "Stephen", "non-dropping-particle" : "", "parse-names" : false, "suffix" : "" }, { "dropping-particle" : "", "family" : "Karspeck", "given" : "Alicia", "non-dropping-particle" : "", "parse-names" : false, "suffix" : "" } ], "container-title" : "Past Global Changes Magazine", "id" : "ITEM-2", "issue" : "1", "issued" : { "date-parts" : [ [ "2017" ] ] }, "page" : "41-46", "title" : "Initialization Shock in CCSM4 Decadal Prediction Experiments", "translator" : [ { "dropping-particle" : "", "family" : "K2910", "given" : "", "non-dropping-particle" : "", "parse-names" : false, "suffix" : "" } ], "type" : "article-journal", "volume" : "25" }, "uris" : [ "http://www.mendeley.com/documents/?uuid=4cb303ef-7dc4-4e7a-8fd6-e88e272f4533" ] }, { "id" : "ITEM-3",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"ITEM-3",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 } ], "mendeley" : { "formattedCitation" : "(Pohlmann et al., 2017; Teng et al., 2017; Nadiga et al., 2019)", "plainTextFormattedCitation" : "(Pohlmann et al., 2017; Teng et al., 2017; Nadiga et al., 2019)", "previouslyFormattedCitation" : "(Pohlmann et al., 2017; Teng et al., 2017; Nadiga et al., 2019)" }, "properties" : { "noteIndex" : 0 }, "schema" : "https://github.com/citation-style-language/schema/raw/master/csl-citation.json" }</w:instrText>
      </w:r>
      <w:r w:rsidRPr="003862D0">
        <w:rPr>
          <w:noProof/>
          <w:lang w:val="en-GB"/>
        </w:rPr>
        <w:fldChar w:fldCharType="separate"/>
      </w:r>
      <w:r w:rsidR="00016735">
        <w:rPr>
          <w:noProof/>
          <w:lang w:val="en-GB"/>
        </w:rPr>
        <w:t>(Pohlmann et al., 2017; Teng et al., 2017; Nadiga et al., 2019)</w:t>
      </w:r>
      <w:r w:rsidRPr="003862D0">
        <w:rPr>
          <w:noProof/>
          <w:lang w:val="en-GB"/>
        </w:rPr>
        <w:fldChar w:fldCharType="end"/>
      </w:r>
      <w:r w:rsidRPr="003862D0">
        <w:rPr>
          <w:noProof/>
          <w:lang w:val="en-GB"/>
        </w:rPr>
        <w:t xml:space="preserve">, and non-linearity can reduce forecast skill </w:t>
      </w:r>
      <w:r w:rsidRPr="003862D0">
        <w:rPr>
          <w:noProof/>
          <w:lang w:val="en-GB"/>
        </w:rPr>
        <w:fldChar w:fldCharType="begin" w:fldLock="1"/>
      </w:r>
      <w:r w:rsidR="00615634">
        <w:rPr>
          <w:noProof/>
          <w:lang w:val="en-GB"/>
        </w:rPr>
        <w:instrText>ADDIN CSL_CITATION { "citationItems" : [ { "id" : "ITEM-1", "itemData" : { "DOI" : "10.1175/JCLI-D-18-0788.1", "ISSN" : "0894-8755", "abstract" : "Performance of a newly developed decadal climate prediction system is examined using the low-resolution Community Earth System Model (CESM). To identify key sources of predictability and determine the role of upper and deeper ocean data assimilation, we first conduct a series of perfect model experiments. These experiments reveal the importance of upper ocean temperature and salinity assimilation in reducing sea surface temperature biases. However, to reduce biases in the sea surface height, data assimilation below 300 m in the ocean is necessary, in particular for high-latitude regions. The perfect model experiments clearly emphasize the key role of combined three-dimensional ocean temperature and salinity assimilation in reproducing mean state and model trajectories. Applying this knowledge to the realistic decadal climate prediction system, we conducted an ensemble of ocean assimilation simulations with the fully coupled CESM covering the period 1960\u20132014. In this system, we assimilate three-dimensional ocean temperature and salinity data into the ocean component of CESM. Instead of assimilating direct observations, we assimilate temperature and salinity anomalies obtained from the ECMWF Ocean Reanalysis version 4 (ORA-S4). Anomalies are calculated relative to the sum of the ORA-S4 climatology and an estimate of the externally forced signal. As a result of applying the balanced ocean conditions to the model, our hindcasts show only very little drift and initialization shocks. This new prediction system exhibits multiyear predictive skills for decadal climate variations of the Atlantic meridional overturning circulation (AMOC) and North Pacific decadal variability.", "author" : [ { "dropping-particle" : "", "family" : "Chikamoto", "given" : "Yoshimitsu", "non-dropping-particle" : "", "parse-names" : false, "suffix" : "" }, { "dropping-particle" : "", "family" : "Timmermann", "given" : "Axel", "non-dropping-particle" : "", "parse-names" : false, "suffix" : "" }, { "dropping-particle" : "", "family" : "Widlansky", "given" : "Matthew J", "non-dropping-particle" : "", "parse-names" : false, "suffix" : "" }, { "dropping-particle" : "", "family" : "Zhang", "given" : "Shaoqing", "non-dropping-particle" : "", "parse-names" : false, "suffix" : "" }, { "dropping-particle" : "", "family" : "Balmaseda", "given" : "Magdalena A", "non-dropping-particle" : "", "parse-names" : false, "suffix" : "" } ], "container-title" : "Journal of Climate", "id" : "ITEM-1", "issue" : "18", "issued" : { "date-parts" : [ [ "2019", "8", "20" ] ] }, "page" : "5967-5995", "title" : "A Drift-Free Decadal Climate Prediction System for the Community Earth System Model", "translator" : [ { "dropping-particle" : "", "family" : "K4908", "given" : "", "non-dropping-particle" : "", "parse-names" : false, "suffix" : "" } ], "type" : "article-journal", "volume" : "32" }, "uris" : [ "http://www.mendeley.com/documents/?uuid=31b6cb45-2871-439f-90f4-fe4f8506007d", "http://www.mendeley.com/documents/?uuid=6721314a-ff77-4db3-8d5f-399f96f50eb1" ] } ], "mendeley" : { "formattedCitation" : "(Chikamoto et al., 2019)", "plainTextFormattedCitation" : "(Chikamoto et al., 2019)", "previouslyFormattedCitation" : "(Chikamoto et al., 2019)" }, "properties" : { "noteIndex" : 0 }, "schema" : "https://github.com/citation-style-language/schema/raw/master/csl-citation.json" }</w:instrText>
      </w:r>
      <w:r w:rsidRPr="003862D0">
        <w:rPr>
          <w:noProof/>
          <w:lang w:val="en-GB"/>
        </w:rPr>
        <w:fldChar w:fldCharType="separate"/>
      </w:r>
      <w:r w:rsidR="00016735">
        <w:rPr>
          <w:noProof/>
          <w:lang w:val="en-GB"/>
        </w:rPr>
        <w:t>(Chikamoto et al., 2019)</w:t>
      </w:r>
      <w:r w:rsidRPr="003862D0">
        <w:rPr>
          <w:noProof/>
          <w:lang w:val="en-GB"/>
        </w:rPr>
        <w:fldChar w:fldCharType="end"/>
      </w:r>
      <w:r w:rsidRPr="003862D0">
        <w:rPr>
          <w:lang w:val="en-GB" w:eastAsia="en-US"/>
        </w:rPr>
        <w:t xml:space="preserve">. As yet, neither of the initialization strategies has been clearly shown to be superior </w:t>
      </w:r>
      <w:r w:rsidRPr="003862D0">
        <w:rPr>
          <w:lang w:val="en-GB" w:eastAsia="en-US"/>
        </w:rPr>
        <w:fldChar w:fldCharType="begin" w:fldLock="1"/>
      </w:r>
      <w:r w:rsidR="00615634">
        <w:rPr>
          <w:lang w:val="en-GB" w:eastAsia="en-US"/>
        </w:rPr>
        <w:instrText>ADDIN CSL_CITATION { "citationItems" : [ { "id" : "ITEM-1", "itemData" : { "DOI" : "10.1002/grl.50355", "ISSN" : "00948276", "author" : [ { "dropping-particle" : "", "family" : "Hazeleger", "given" : "W.", "non-dropping-particle" : "", "parse-names" : false, "suffix" : "" }, { "dropping-particle" : "", "family" : "Guemas", "given" : "V.", "non-dropping-particle" : "", "parse-names" : false, "suffix" : "" }, { "dropping-particle" : "", "family" : "Wouters", "given" : "B.", "non-dropping-particle" : "", "parse-names" : false, "suffix" : "" }, { "dropping-particle" : "", "family" : "Corti", "given" : "S.", "non-dropping-particle" : "", "parse-names" : false, "suffix" : "" }, { "dropping-particle" : "", "family" : "Andreu-Burillo", "given" : "I.", "non-dropping-particle" : "", "parse-names" : false, "suffix" : "" }, { "dropping-particle" : "", "family" : "Doblas-Reyes", "given" : "F. J.", "non-dropping-particle" : "", "parse-names" : false, "suffix" : "" }, { "dropping-particle" : "", "family" : "Wyser", "given" : "K.", "non-dropping-particle" : "", "parse-names" : false, "suffix" : "" }, { "dropping-particle" : "", "family" : "Caian", "given" : "M.", "non-dropping-particle" : "", "parse-names" : false, "suffix" : "" } ], "container-title" : "Geophysical Research Letters", "id" : "ITEM-1", "issue" : "9", "issued" : { "date-parts" : [ [ "2013", "5", "16" ] ] }, "page" : "1794-1798", "title" : "Multiyear climate predictions using two initialization strategies", "translator" : [ { "dropping-particle" : "", "family" : "K2726", "given" : "", "non-dropping-particle" : "", "parse-names" : false, "suffix" : "" } ], "type" : "article-journal", "volume" : "40" }, "uris" : [ "http://www.mendeley.com/documents/?uuid=1c7a9a35-3654-371e-82d8-949b157e463c" ] }, { "id" : "ITEM-2",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"ITEM-2",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"ITEM-3", "itemData" : { "DOI" : "10.1007/s00382-012-1599-2", "ISBN" : "0038201215992", "ISSN" : "0930-7575", "abstract" : "This study discusses and compares three dif- ferent strategies used to deal with model error in seasonal and decadal forecasts. The strategies discussed are the so- called full initialisation, anomaly initialisation and flux correction. In the full initialisation the coupled model is initialised to a state close to the real-world attractor and after initialisation the model drifts towards its own attrac- tor, giving rise to model bias. The anomaly initialisation aims to initialise the model close to its own attractor, by initialising only the anomalies. The flux correction strategy aims to keep the model trajectory close to the real-world attractor by adding empirical corrections. These three strategies have been implemented in the ECMWF coupled model, and are evaluated at seasonal and decadal time- scales. The practical implications of the different strategies are also discussed. Results show that full initialisation results in a clear model drift towards a colder climate. The anomaly initialisation is able to reduce the drift, by ini- tialising around the model mean state. However, the erro- neous model mean state results in degraded seasonal forecast skill. The best results on the seasonal time-scale are obtained using momentum-flux correction, mainly because it avoids the positive feedback responsible for a strong cold bias in the tropical Pacific. It is likely that these results are model dependent: the coupled model used here shows a strong cold bias in the Central Pacific, resulting from a positive coupled feedback between winds and SST At decadal time-scales it is difficult to determine whether any of the strategies is superior to the others. Keywords", "author" : [ { "dropping-particle" : "", "family" : "Magnusson", "given" : "Linus", "non-dropping-particle" : "", "parse-names" : false, "suffix" : "" }, { "dropping-particle" : "", "family" : "Alonso-Balmaseda", "given" : "Magdalena", "non-dropping-particle" : "", "parse-names" : false, "suffix" : "" }, { "dropping-particle" : "", "family" : "Corti", "given" : "Susanna", "non-dropping-particle" : "", "parse-names" : false, "suffix" : "" }, { "dropping-particle" : "", "family" : "Molteni", "given" : "Franco", "non-dropping-particle" : "", "parse-names" : false, "suffix" : "" }, { "dropping-particle" : "", "family" : "Stockdale", "given" : "Tim", "non-dropping-particle" : "", "parse-names" : false, "suffix" : "" } ], "container-title" : "Climate Dynamics", "id" : "ITEM-3", "issue" : "9-10", "issued" : { "date-parts" : [ [ "2013", "11", "28" ] ] }, "page" : "2393-2409", "title" : "Evaluation of forecast strategies for seasonal and decadal forecasts in presence of systematic model errors", "translator" : [ { "dropping-particle" : "", "family" : "K2823", "given" : "", "non-dropping-particle" : "", "parse-names" : false, "suffix" : "" } ], "type" : "article-journal", "volume" : "41" }, "uris" : [ "http://www.mendeley.com/documents/?uuid=a8711db1-ea03-3428-a902-d41677ff9243" ] }, { "id" : "ITEM-4", "itemData" : { "DOI" : "10.1007/s00382-013-1683-2", "ISBN" : "0930-7575", "ISSN" : "0930-7575", "abstract" : "There are two main approaches for dealing with model biases in forecasts made with initialized climate models. In full-field initialization, model biases are removed during the assimilation process by constraining the model to be close to observations. Forecasts drift back towards the model\u2019s preferred state, thereby re-establishing biases which are then removed with an a posterior lead-time dependent correction diagnosed from a set of historical tests (hindcasts). In anomaly initialization, the model is constrained by observed anomalies and deviates from its preferred climatology only by the observed variability. In theory, the forecasts do not drift, and biases may be removed based on the difference between observations and independent model simulations of a given period. Both approaches are currently in use, but their relative merits are unclear. Here we compare the skill of each approach in comprehensive decadal hindcasts starting each year from 1960 to 2009, made using the Met Office decadal prediction system. Both approaches are more skilful than climatology in most regions for temperature and some regions for precipitation. On seasonal timescales, full-field initialized hindcasts of regional temperature and precipitation are significantly more skilful on average than anomaly initialized hindcasts. Teleconnections associated with the El Ni\u00f1o Southern Oscillation are stronger with the full-field approach, providing a physical basis for the improved precipitation skill. Differences in skill on multi-year timescales are generally not significant. However, anomaly initialization provides a better estimate of forecast skill from a limited hindcast set. [ABSTRACT FROM AUTHOR]", "author" : [ { "dropping-particle" : "", "family" : "Smith", "given" : "Doug M.", "non-dropping-particle" : "", "parse-names" : false, "suffix" : "" }, { "dropping-particle" : "", "family" : "Eade", "given" : "Rosie", "non-dropping-particle" : "", "parse-names" : false, "suffix" : "" }, { "dropping-particle" : "", "family" : "Pohlmann", "given" : "Holger", "non-dropping-particle" : "", "parse-names" : false, "suffix" : "" } ], "container-title" : "Climate Dynamics", "id" : "ITEM-4", "issue" : "11-12", "issued" : { "date-parts" : [ [ "2013", "12", "21" ] ] }, "page" : "3325-3338", "title" : "A comparison of full-field and anomaly initialization for seasonal to decadal climate prediction", "translator" : [ { "dropping-particle" : "", "family" : "K2907", "given" : "", "non-dropping-particle" : "", "parse-names" : false, "suffix" : "" } ], "type" : "article-journal", "volume" : "41" }, "uris" : [ "http://www.mendeley.com/documents/?uuid=21089fb9-c801-480b-8924-45e61668480e" ] } ], "mendeley" : { "formattedCitation" : "(Hazeleger et al., 2013; Magnusson et al., 2013; Smith et al., 2013a; Marotzke et al., 2016)", "plainTextFormattedCitation" : "(Hazeleger et al., 2013; Magnusson et al., 2013; Smith et al., 2013a; Marotzke et al., 2016)", "previouslyFormattedCitation" : "(Hazeleger et al., 2013; Magnusson et al., 2013; Smith et al., 2013a; Marotzke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(Hazeleger et al., 2013; Magnusson et al., 2013; Smith et al., 2013a; Marotzke et al., 2016)</w:t>
      </w:r>
      <w:r w:rsidRPr="003862D0">
        <w:rPr>
          <w:lang w:val="en-GB" w:eastAsia="en-US"/>
        </w:rPr>
        <w:fldChar w:fldCharType="end"/>
      </w:r>
      <w:r w:rsidRPr="003862D0">
        <w:rPr>
          <w:lang w:val="en-GB" w:eastAsia="en-US"/>
        </w:rPr>
        <w:t xml:space="preserve">, although such comparisons may be sensitive to the model, region, and details of the initialization and forecast assessment procedures considered </w:t>
      </w:r>
      <w:r w:rsidRPr="003862D0">
        <w:rPr>
          <w:lang w:val="en-GB" w:eastAsia="en-US"/>
        </w:rPr>
        <w:fldChar w:fldCharType="begin" w:fldLock="1"/>
      </w:r>
      <w:r w:rsidR="008909DB">
        <w:rPr>
          <w:lang w:val="en-GB" w:eastAsia="en-US"/>
        </w:rPr>
        <w:instrText>ADDIN CSL_CITATION { "citationItems" : [ { "id" : "ITEM-1", "itemData" : { "DOI" : "10.1007/s00382-013-1969-4", "ISSN" : "0930-7575", "abstract" : "amocpeak", "author" : [ { "dropping-particle" : "", "family" : "Polkova", "given" : "Iuliia", "non-dropping-particle" : "", "parse-names" : false, "suffix" : "" }, { "dropping-particle" : "", "family" : "K\u00f6hl", "given" : "Armin", "non-dropping-particle" : "", "parse-names" : false, "suffix" : "" }, { "dropping-particle" : "", "family" : "Stammer", "given" : "Detlef", "non-dropping-particle" : "", "parse-names" : false, "suffix" : "" } ], "container-title" : "Climate Dynamics", "id" : "ITEM-1", "issue" : "11-12", "issued" : { "date-parts" : [ [ "2014", "6", "18" ] ] }, "page" : "3151-3169", "title" : "Impact of initialization procedures on the predictive skill of a coupled ocean\u2013atmosphere model", "translator" : [ { "dropping-particle" : "", "family" : "K2898", "given" : "", "non-dropping-particle" : "", "parse-names" : false, "suffix" : "" } ], "type" : "article-journal", "volume" : "42" }, "uris" : [ "http://www.mendeley.com/documents/?uuid=7cc6984e-c900-40cf-bfe6-8ba53b5a20f4", "http://www.mendeley.com/documents/?uuid=d0cfa0d4-6f76-4649-8a01-c38061f93ada" ] }, { "id" : "ITEM-2", "itemData" : { "DOI" : "10.1007/s00382-014-2164-y", "ISSN" : "0930-7575", "author" : [ { "dropping-particle" : "", "family" : "Bellucci", "given" : "A", "non-dropping-particle" : "", "parse-names" : false, "suffix" : "" }, { "dropping-particle" : "", "family" : "Haarsma", "given" : "R", "non-dropping-particle" : "", "parse-names" : false, "suffix" : "" }, { "dropping-particle" : "", "family" : "Gualdi", "given" : "S", "non-dropping-particle" : "", "parse-names" : false, "suffix" : "" }, { "dropping-particle" : "", "family" : "Athanasiadis", "given" : "P J", "non-dropping-particle" : "", "parse-names" : false, "suffix" : "" }, { "dropping-particle" : "", "family" : "Caian", "given" : "M", "non-dropping-particle" : "", "parse-names" : false, "suffix" : "" }, { "dropping-particle" : "", "family" : "Cassou", "given" : "C", "non-dropping-particle" : "", "parse-names" : false, "suffix" : "" }, { "dropping-particle" : "", "family" : "Fernandez", "given" : "E", "non-dropping-particle" : "", "parse-names" : false, "suffix" : "" }, { "dropping-particle" : "", "family" : "Germe", "given" : "A", "non-dropping-particle" : "", "parse-names" : false, "suffix" : "" }, { "dropping-particle" : "", "family" : "Jungclaus", "given" : "J", "non-dropping-particle" : "", "parse-names" : false, "suffix" : "" }, { "dropping-particle" : "", "family" : "Kr\u00f6ger", "given" : "J", "non-dropping-particle" : "", "parse-names" : false, "suffix" : "" }, { "dropping-particle" : "", "family" : "Matei", "given" : "D", "non-dropping-particle" : "", "parse-names" : false, "suffix" : "" }, { "dropping-particle" : "", "family" : "M\u00fcller", "given" : "W", "non-dropping-particle" : "", "parse-names" : false, "suffix" : "" }, { "dropping-particle" : "", "family" : "Pohlmann", "given" : "H", "non-dropping-particle" : "", "parse-names" : false, "suffix" : "" }, { "dropping-particle" : "", "family" : "Salas y Melia", "given" : "D", "non-dropping-particle" : "", "parse-names" : false, "suffix" : "" }, { "dropping-particle" : "", "family" : "Sanchez", "given" : "E", "non-dropping-particle" : "", "parse-names" : false, "suffix" : "" }, { "dropping-particle" : "", "family" : "Smith", "given" : "D", "non-dropping-particle" : "", "parse-names" : false, "suffix" : "" }, { "dropping-particle" : "", "family" : "Terray", "given" : "L", "non-dropping-particle" : "", "parse-names" : false, "suffix" : "" }, { "dropping-particle" : "", "family" : "Wyser", "given" : "K", "non-dropping-particle" : "", "parse-names" : false, "suffix" : "" }, { "dropping-particle" : "", "family" : "Yang", "given" : "S", "non-dropping-particle" : "", "parse-names" : false, "suffix" : "" } ], "container-title" : "Climate Dynamics", "id" : "ITEM-2", "issue" : "9-10", "issued" : { "date-parts" : [ [ "2015" ] ] }, "page" : "2787-2806", "title" : "An assessment of a multi-model ensemble of decadal climate predictions", "translator" : [ { "dropping-particle" : "", "family" : "K4111", "given" : "", "non-dropping-particle" : "", "parse-names" : false, "suffix" : "" } ], "type" : "article-journal", "volume" : "44" }, "uris" : [ "http://www.mendeley.com/documents/?uuid=2b8b5e8a-81ed-403f-92f8-99df69150fb8", "http://www.mendeley.com/documents/?uuid=5ba2ed63-41e8-47c3-8f93-18d1362f0e61" ] } ], "mendeley" : { "formattedCitation" : "(Polkova et al., 2014; Bellucci et al., 2015b)", "plainTextFormattedCitation" : "(Polkova et al., 2014; Bellucci et al., 2015b)", "previouslyFormattedCitation" : "(Polkova et al., 2014; Bellucci et al., 2015b)"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(Polkova et al., 2014; Bellucci et al., 2015b)</w:t>
      </w:r>
      <w:r w:rsidRPr="003862D0">
        <w:rPr>
          <w:lang w:val="en-GB" w:eastAsia="en-US"/>
        </w:rPr>
        <w:fldChar w:fldCharType="end"/>
      </w:r>
      <w:r w:rsidRPr="003862D0">
        <w:rPr>
          <w:lang w:val="en-GB" w:eastAsia="en-US"/>
        </w:rPr>
        <w:t>.</w:t>
      </w:r>
    </w:p>
    <w:p w14:paraId="3E686186" w14:textId="77777777" w:rsidR="007F2201" w:rsidRPr="003862D0" w:rsidRDefault="007F2201" w:rsidP="007F2201">
      <w:pPr>
        <w:pStyle w:val="AR6BodyText"/>
        <w:rPr>
          <w:lang w:val="en-GB" w:eastAsia="en-US"/>
        </w:rPr>
      </w:pPr>
    </w:p>
    <w:p w14:paraId="457224DA" w14:textId="215BD181" w:rsidR="007F2201" w:rsidRPr="003862D0" w:rsidRDefault="007F2201" w:rsidP="007F2201">
      <w:pPr>
        <w:pStyle w:val="AR6BodyText"/>
        <w:rPr>
          <w:lang w:val="en-GB" w:eastAsia="en-US"/>
        </w:rPr>
      </w:pPr>
      <w:r w:rsidRPr="003862D0">
        <w:rPr>
          <w:lang w:val="en-GB" w:eastAsia="en-US"/>
        </w:rPr>
        <w:t xml:space="preserve">There is also a wide range of techniques employed to assimilate observed information into models in order to generate suitable initial conditions </w:t>
      </w:r>
      <w:r w:rsidRPr="003862D0">
        <w:rPr>
          <w:lang w:val="en-GB" w:eastAsia="en-US"/>
        </w:rPr>
        <w:fldChar w:fldCharType="begin" w:fldLock="1"/>
      </w:r>
      <w:r w:rsidR="00615634">
        <w:rPr>
          <w:lang w:val="en-GB" w:eastAsia="en-US"/>
        </w:rPr>
        <w:instrText>ADDIN CSL_CITATION { "citationItems" : [ { "id" : "ITEM-1", "itemData" : { "DOI" : "10.1029/2018MS001439", "ISSN" : "19422466",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"Polkova", "given" : "Iuliia", "non-dropping-particle" : "", "parse-names" : false, "suffix" : "" }, { "dropping-particle" : "", "family" : "Brune", "given" : "Sebastian", "non-dropping-particle" : "", "parse-names" : false, "suffix" : "" }, { "dropping-particle" : "", "family" : "Kadow", "given" : "Christopher", "non-dropping-particle" : "", "parse-names" : false, "suffix" : "" }, { "dropping-particle" : "", "family" : "Romanova", "given" : "Vanya", "non-dropping-particle" : "", "parse-names" : false, "suffix" : "" }, { "dropping-particle" : "", "family" : "Gollan", "given" : "Gereon", "non-dropping-particle" : "", "parse-names" : false, "suffix" : "" }, { "dropping-particle" : "", "family" : "Baehr", "given" : "Johanna", "non-dropping-particle" : "", "parse-names" : false, "suffix" : "" }, { "dropping-particle" : "", "family" : "Glowienka-Hense", "given" : "Rita", "non-dropping-particle" : "", "parse-names" : false, "suffix" : "" }, { "dropping-particle" : "", "family" : "Greatbatch", "given" : "Richard J", "non-dropping-particle" : "", "parse-names" : false, "suffix" : "" }, { "dropping-particle" : "", "family" : "Hense", "given" : "Andreas", "non-dropping-particle" : "", "parse-names" : false, "suffix" : "" }, { "dropping-particle" : "", "family" : "Illing", "given" : "Sebastian",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"M\u00fcller", "given" : "Wolfgang A", "non-dropping-particle" : "", "parse-names" : false, "suffix" : "" }, { "dropping-particle" : "", "family" : "Pankatz", "given" : "Klaus", "non-dropping-particle" : "", "parse-names" : false, "suffix" : "" }, { "dropping-particle" : "", "family" : "Stammer", "given" : "Detlef", "non-dropping-particle" : "", "parse-names" : false, "suffix" : "" }, { "dropping-particle" : "", "family" : "Buckley", "given" : "Martha W", "non-dropping-particle" : "", "parse-names" : false, "suffix" : "" }, { "dropping-particle" : "", "family" : "Marshall", "given" : "John", "non-dropping-particle" : "", "parse-names" : false, "suffix" :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"Journal of Advances in Modeling Earth Systems", "id" : "ITEM-1", "issue" : "1", "issued" : { "date-parts" : [ [ "2019", "1", "1" ] ] }, "note" : "From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"149-172", "publisher" : "John Wiley &amp; Sons, Ltd", "title" : "Initialization and Ensemble Generation for Decadal Climate Predictions: A Comparison of Different Methods", "translator" : [ { "dropping-particle" : "", "family" : "K4064", "given" : "", "non-dropping-particle" : "", "parse-names" : false, "suffix" : "" } ], "type" : "article-journal", "volume" : "11" }, "uris" : [ "http://www.mendeley.com/documents/?uuid=89b85f6d-c546-4892-a543-75a49436bdfb" ] } ], "mendeley" : { "formattedCitation" : "(Polkova et al., 2019)", "plainTextFormattedCitation" : "(Polkova et al., 2019)", "previouslyFormattedCitation" : "(Polkova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(Polkova et al., 2019)</w:t>
      </w:r>
      <w:r w:rsidRPr="003862D0">
        <w:rPr>
          <w:lang w:val="en-GB" w:eastAsia="en-US"/>
        </w:rPr>
        <w:fldChar w:fldCharType="end"/>
      </w:r>
      <w:r w:rsidRPr="003862D0">
        <w:rPr>
          <w:lang w:val="en-GB" w:eastAsia="en-US"/>
        </w:rPr>
        <w:t xml:space="preserve">. These range in complexity from simple relaxation towards observed time series of sea surface temperature (SST) </w:t>
      </w:r>
      <w:r w:rsidRPr="003862D0">
        <w:rPr>
          <w:lang w:val="en-GB" w:eastAsia="en-US"/>
        </w:rPr>
        <w:fldChar w:fldCharType="begin" w:fldLock="1"/>
      </w:r>
      <w:r w:rsidR="00615634">
        <w:rPr>
          <w:lang w:val="en-GB" w:eastAsia="en-US"/>
        </w:rPr>
        <w:instrText>ADDIN CSL_CITATION { "citationItems" : [ { "id" : "ITEM-1", "itemData" : { "DOI" : "10.1007/s00382-015-2898-1", "ISSN" : "0930-7575", "abstract" : "\u00a9 2015, Springer-Verlag Berlin Heidelberg. Two decadal prediction ensembles, based on the same climate model (IPSL-CM5A-LR) and the same surface nudging initialization strategy are analyzed and compared with a focus on upper-ocean variables in different regions of the globe. One ensemble consists of 3-member hindcasts launched every year since 1961 while the other ensemble benefits from 9 members but with start dates only every 5 years. Analysis includes anomaly correlation coefficients and root mean square errors computed against several reanalysis and gridded observational fields, as well as against the nudged simulation used to produce the hindcasts initial conditions. The last skill measure gives an upper limit of the predictability horizon one can expect in the forecast system, while the comparison with different datasets highlights uncertainty when assessing the actual skill. Results provide a potential prediction skill (verification against the nudged simulation) beyond the linear trend of the order of 10 years ahead at the global scale, but essentially associated with non-linear radiative forcings, in particular from volcanoes. At regional scale, we obtain 1 year in the tropical band, 10 years at midlatitudes in the North Atlantic and North Pacific, and 5 years at tropical latitudes in the North Atlantic, for both sea surface temperature (SST) and upper-ocean heat content. Actual prediction skill (verified against observational or reanalysis data) is overall more limited and less robust. Even so, large actual skill is found in the extratropical North Atlantic for SST and in the tropical to subtropical North Pacific for upper-ocean heat content. Results are analyzed with respect to the specific dynamics of the model and the way it is influenced by the nudging. The interplay between initialization and internal modes of variability is also analyzed for sea surface salinity. The study illustrates the importance of two key ingredients both necessary for the success of future coordinated decadal prediction exercises, a high frequency of start dates is needed to achieve robust statistical significance, and a large ensemble size is required to increase the signal to noise ratio.", "author" : [ { "dropping-particle" : "", "family" : "Mignot", "given" : "Juliette", "non-dropping-particle" : "", "parse-names" : false, "suffix" : "" }, { "dropping-particle" : "", "family" : "Garc\u00eda-Serrano", "given" : "Javier", "non-dropping-particle" : "", "parse-names" : false, "suffix" : "" }, { "dropping-particle" : "", "family" : "Swingedouw", "given" : "Didier", "non-dropping-particle" : "", "parse-names" : false, "suffix" : "" }, { "dropping-particle" : "", "family" : "Germe", "given" : "Agathe", "non-dropping-particle" : "", "parse-names" : false, "suffix" : "" }, { "dropping-particle" : "", "family" : "Nguyen", "given" : "S\u00e9bastien", "non-dropping-particle" : "", "parse-names" : false, "suffix" : "" }, { "dropping-particle" : "", "family" : "Ortega", "given" : "Pablo", "non-dropping-particle" : "", "parse-names" : false, "suffix" : "" }, { "dropping-particle" : "", "family" : "Guilyardi", "given" : "Eric", "non-dropping-particle" : "", "parse-names" : false, "suffix" : "" }, { "dropping-particle" : "", "family" : "Ray", "given" : "Sulagna", "non-dropping-particle" : "", "parse-names" : false, "suffix" : "" } ], "container-title" : "Climate Dynamics", "id" : "ITEM-1", "issue" : "3-4", "issued" : { "date-parts" : [ [ "2016", "8", "1" ] ] }, "page" : "1225-1246", "title" : "Decadal prediction skill in the ocean with surface nudging in the IPSL-CM5A-LR climate model", "translator" : [ { "dropping-particle" : "", "family" : "K2905", "given" : "", "non-dropping-particle" : "", "parse-names" : false, "suffix" : "" } ], "type" : "article-journal", "volume" : "47" }, "uris" : [ "http://www.mendeley.com/documents/?uuid=eb0d5361-e528-4386-b8bd-ae7f893236d7", "http://www.mendeley.com/documents/?uuid=a21f1705-1e20-4c77-926d-9007d0fa01ef" ] } ], "mendeley" : { "formattedCitation" : "(Mignot et al., 2016)", "plainTextFormattedCitation" : "(Mignot et al., 2016)", "previouslyFormattedCitation" : "(Mignot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(Mignot et al., 2016)</w:t>
      </w:r>
      <w:r w:rsidRPr="003862D0">
        <w:rPr>
          <w:lang w:val="en-GB" w:eastAsia="en-US"/>
        </w:rPr>
        <w:fldChar w:fldCharType="end"/>
      </w:r>
      <w:r w:rsidRPr="003862D0">
        <w:rPr>
          <w:lang w:val="en-GB" w:eastAsia="en-US"/>
        </w:rPr>
        <w:t xml:space="preserve"> or wind stress anomalies </w:t>
      </w:r>
      <w:commentRangeStart w:id="623"/>
      <w:r w:rsidRPr="003862D0">
        <w:rPr>
          <w:lang w:val="en-GB" w:eastAsia="en-US"/>
        </w:rPr>
        <w:fldChar w:fldCharType="begin" w:fldLock="1"/>
      </w:r>
      <w:r w:rsidR="00CD3B49">
        <w:rPr>
          <w:lang w:val="en-GB" w:eastAsia="en-US"/>
        </w:rPr>
        <w:instrText>ADDIN CSL_CITATION { "citationItems" : [ { "id" : "ITEM-1", "itemData" : { "DOI" : "10.5194/gmd-8-51-2015", "ISSN" : "1991-9603", "abstract" : "Abstract. Large-scale fully coupled Earth system models (ESMs) are usually applied in climate projections like the IPCC (Intergovernmental Panel on Climate Change) reports. In these models internal variability is often within the correct order of magnitude compared with the observed climate, but due to internal variability and arbitrary initial conditions they are not able to reproduce the observed timing of climate events or shifts as for instance observed in the El Ni\u00f1o\u2013Southern Oscillation (ENSO), the Pacific Decadal Oscillation (PDO), or the Atlantic Meridional Overturning Circulation (AMOC). Additional information about the real climate history is necessary to constrain ESMs; not only to emulate the past climate, but also to introduce a potential forecast skill into these models through a proper initialisation. We attempt to do this by extending the fully coupled climate model Max Planck Institute Earth System Model (MPI-ESM) using a partial coupling technique (Modini-MPI-ESM). This method is implemented by adding reanalysis wind-field anomalies to the MPI-ESM's inherent climatological wind field when computing the surface wind stress that is used to drive the ocean and sea ice model. Using anomalies instead of the full wind field reduces potential model drifts, because of different mean climate states of the unconstrained MPI-ESM and the partially coupled Modini-MPI-ESM, that could arise if total observed wind stress was used. We apply two different reanalysis wind products (National Centers for Environmental Prediction, Climate Forecast System Reanalysis (NCEPcsfr) and ERA-Interim reanalysis (ERAI)) and analyse the skill of Modini-MPI-ESM with respect to several observed oceanic, atmospheric, and sea ice indices. We demonstrate that Modini-MPI-ESM has a significant skill over the time period 1980\u20132013 in reproducing historical climate fluctuations, indicating the potential of the method for initialising seasonal to decadal forecasts. Additionally, our comparison of the results achieved with the two reanalysis wind products NCEPcsfr and ERAI indicates that in general applying NCEPcsfr results in a better reconstruction of climate variability since 1980.", "author" : [ { "dropping-particle" : "", "family" : "Thoma", "given" : "M.", "non-dropping-particle" : "", "parse-names" : false, "suffix" : "" }, { "dropping-particle" : "", "family" : "Gerdes", "given" : "R.", "non-dropping-particle" : "", "parse-names" : false, "suffix" : "" }, { "dropping-particle" : "", "family" : "Greatbatch", "given" : "R. J.", "non-dropping-particle" : "", "parse-names" : false, "suffix" : "" }, { "dropping-particle" : "", "family" : "Ding", "given" : "H.", "non-dropping-particle" : "", "parse-names" : false, "suffix" : "" } ], "container-title" : "Geoscientific Model Development", "id" : "ITEM-1", "issue" : "1", "issued" : { "date-parts" : [ [ "2015", "1", "19" ] ] }, "page" : "51-68", "title" : "Partially coupled spin-up of the MPI-ESM: implementation and first results", "translator" : [ { "dropping-particle" : "", "family" : "K2897", "given" : "", "non-dropping-particle" : "", "parse-names" : false, "suffix" : "" } ], "type" : "article-journal", "volume" : "8" }, "uris" : [ "http://www.mendeley.com/documents/?uuid=fb0b74fa-0c37-4bdc-a6cd-f62fe3b4896a" ] }, { "id" : "ITEM-2", "itemData" : { "DOI" : "10.1002/2015GL064833", "ISBN" : "0094-8276", "ISSN" : "19448007", "abstract" :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6\u20139\u00a0year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2\u20135\u00a0year (and to a lesser extent for a 6\u20139\u00a0year)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"K3120", "given" : "", "non-dropping-particle" : "", "parse-names" : false, "suffix" : "" } ], "type" : "article-journal", "volume" : "42" }, "uris" : [ "http://www.mendeley.com/documents/?uuid=656d4728-11ae-4ded-902c-2bb124e8736d" ] } ], "mendeley" : { "formattedCitation" : "(Thoma et al., 2015a, 2015b)", "manualFormatting" : "(Thoma et al., 2015a, b)", "plainTextFormattedCitation" : "(Thoma et al., 2015a, 2015b)", "previouslyFormattedCitation" : "(Thoma et al., 2015a, 2015b)" }, "properties" : { "noteIndex" : 0 }, "schema" : "https://github.com/citation-style-language/schema/raw/master/csl-citation.json" }</w:instrText>
      </w:r>
      <w:r w:rsidRPr="003862D0">
        <w:rPr>
          <w:lang w:val="en-GB" w:eastAsia="en-US"/>
        </w:rPr>
        <w:fldChar w:fldCharType="separate"/>
      </w:r>
      <w:r w:rsidR="00016735">
        <w:rPr>
          <w:noProof/>
          <w:lang w:val="en-GB" w:eastAsia="en-US"/>
        </w:rPr>
        <w:t xml:space="preserve">(Thoma et al., 2015a, </w:t>
      </w:r>
      <w:del w:id="624" w:author="Robin Matthews" w:date="2021-06-16T16:51:00Z">
        <w:r w:rsidR="00016735" w:rsidDel="002D461E">
          <w:rPr>
            <w:noProof/>
            <w:lang w:val="en-GB" w:eastAsia="en-US"/>
          </w:rPr>
          <w:delText>2015</w:delText>
        </w:r>
      </w:del>
      <w:r w:rsidR="00016735">
        <w:rPr>
          <w:noProof/>
          <w:lang w:val="en-GB" w:eastAsia="en-US"/>
        </w:rPr>
        <w:t>b)</w:t>
      </w:r>
      <w:r w:rsidRPr="003862D0">
        <w:rPr>
          <w:lang w:val="en-GB" w:eastAsia="en-US"/>
        </w:rPr>
        <w:fldChar w:fldCharType="end"/>
      </w:r>
      <w:commentRangeEnd w:id="623"/>
      <w:r w:rsidR="00016735">
        <w:rPr>
          <w:rStyle w:val="CommentReference"/>
        </w:rPr>
        <w:commentReference w:id="623"/>
      </w:r>
      <w:r w:rsidRPr="003862D0">
        <w:rPr>
          <w:lang w:val="en-GB" w:eastAsia="en-US"/>
        </w:rPr>
        <w:t xml:space="preserve">, to relaxation toward three-dimensional ocean and sometimes atmospheric state estimates from various sources (e.g., </w:t>
      </w:r>
      <w:commentRangeStart w:id="625"/>
      <w:r w:rsidRPr="003862D0">
        <w:rPr>
          <w:lang w:val="en-GB"/>
        </w:rPr>
        <w:fldChar w:fldCharType="begin" w:fldLock="1"/>
      </w:r>
      <w:r w:rsidR="00D90EAC">
        <w:rPr>
          <w:lang w:val="en-GB"/>
        </w:rPr>
        <w:instrText>ADDIN CSL_CITATION { "citationItems" : [ { "id" : "ITEM-1", "itemData" : { "DOI" : "10.1175/JCLI-D-14-00069.1", "ISSN" : "0894-8755", "abstract" : "AbstractDecadal climate predictions are now established as a source of information on future climate alongside longer-term climate projections. This information has the potential to provide key evidence for decisions on climate change adaptation, especially at regional scales. Its importance implies that following the creation of an initial generation of decadal prediction systems, a process of continual development is needed to produce successive versions with better predictive skill. Here, a new version of the Met Office Hadley Centre Decadal Prediction System (DePreSys 2) is introduced, which builds upon the success of the original DePreSys. DePreSys 2 benefits from inclusion of a newer and more realistic climate model, HadGEM3, but shares a very similar approach to initialisation with its predecessor. By performing a large suite of re-forecasts, it is shown that DePreSys 2 offers improved skill in predicting climate several years ahead. Differences in skill between the two systems are likely due to a ...", "author" : [ { "dropping-particle" : "", "family" : "Knight", "given" : "Jeff R.", "non-dropping-particle" : "", "parse-names" : false, "suffix" : "" }, { "dropping-particle" : "", "family" : "Andrews", "given" : "Martin B.", "non-dropping-particle" : "", "parse-names" : false, "suffix" : "" }, { "dropping-particle" : "", "family" : "Smith", "given" : "Doug M.", "non-dropping-particle" : "", "parse-names" : false, "suffix" : "" }, { "dropping-particle" : "", "family" : "Arribas", "given" : "Alberto", "non-dropping-particle" : "", "parse-names" : false, "suffix" : "" }, { "dropping-particle" : "", "family" : "Colman", "given" : "Andrew W.",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"MacLachlan", "given" : "Craig", "non-dropping-particle" : "", "parse-names" : false, "suffix" : "" }, { "dropping-particle" : "", "family" : "Peterson", "given" : "K. Andrew", "non-dropping-particle" : "", "parse-names" : false, "suffix" : "" }, { "dropping-particle" : "", "family" : "Scaife", "given" : "Adam A.", "non-dropping-particle" : "", "parse-names" : false, "suffix" : "" }, { "dropping-particle" : "", "family" : "Williams", "given" : "Andrew", "non-dropping-particle" : "", "parse-names" : false, "suffix" : "" } ], "container-title" : "Journal of Climate", "id" : "ITEM-1", "issue" : "20", "issued" : { "date-parts" : [ [ "2014", "10" ] ] }, "page" : "7550-7567", "title" : "Predictions of Climate Several Years Ahead Using an Improved Decadal Prediction System", "translator" : [ { "dropping-particle" : "", "family" : "K2900", "given" : "", "non-dropping-particle" : "", "parse-names" : false, "suffix" : "" } ], "type" : "article-journal", "volume" : "27" }, "uris" : [ "http://www.mendeley.com/documents/?uuid=e27e8ee9-f42f-48ed-b53b-c096de78febf" ] }, { "id" : "ITEM-2",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"ITEM-2",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"ITEM-3", "itemData" : { "DOI" : "10.1038/ngeo2824", "ISSN" : "1752-0908", "abstract" : "The North Atlantic Oscillation profoundly influences European and North American winter weather. Dynamical model predictions now exhibit skill in prediction of the winter North Atlantic Oscillation more than one year in advance.", "author" : [ { "dropping-particle" : "", "family" : "Dunstone", "given" : "Nick J.", "non-dropping-particle" : "", "parse-names" : false, "suffix" : "" }, { "dropping-particle" : "", "family" : "Smith", "given" : "Doug", "non-dropping-particle" : "", "parse-names" : false, "suffix" : "" }, { "dropping-particle" : "", "family" : "Scaife", "given" : "Adam", "non-dropping-particle" : "", "parse-names" : false, "suffix" : "" }, { "dropping-particle" : "", "family" : "Hermanson", "given" : "Leon", "non-dropping-particle" : "", "parse-names" : false, "suffix" : "" }, { "dropping-particle" : "", "family" : "Eade", "given" : "Rosie", "non-dropping-particle" : "", "parse-names" : false, "suffix" : "" }, { "dropping-particle" : "", "family" : "Robinson", "given" : "Niall", "non-dropping-particle" : "", "parse-names" : false, "suffix" : "" }, { "dropping-particle" : "", "family" : "Andrews", "given" : "Martin", "non-dropping-particle" : "", "parse-names" : false, "suffix" : "" }, { "dropping-particle" : "", "family" : "Knight", "given" : "Jeff", "non-dropping-particle" : "", "parse-names" : false, "suffix" : "" } ], "container-title" : "Nature Geoscience", "id" : "ITEM-3", "issue" : "11", "issued" : { "date-parts" : [ [ "2016" ] ] }, "page" : "809-814", "title" : "Skilful predictions of the winter North Atlantic Oscillation one year ahead", "translator" : [ { "dropping-particle" : "", "family" : "K4830", "given" : "", "non-dropping-particle" : "", "parse-names" : false, "suffix" : "" } ], "type" : "article-journal", "volume" : "9" }, "uris" : [ "http://www.mendeley.com/documents/?uuid=5c296283-6123-46c1-8ae2-86551bd12102" ] } ], "mendeley" : { "formattedCitation" : "(Pohlmann et al., 2013; Knight et al., 2014; Dunstone et al., 2016)", "manualFormatting" : "Pohlmann et al., 2013; Knight et al., 2014; Dunstone et al., 2016)", "plainTextFormattedCitation" : "(Pohlmann et al., 2013; Knight et al., 2014; Dunstone et al., 2016)", "previouslyFormattedCitation" : "(Pohlmann et al., 2013; Knight et al., 2014; Dunstone et al., 2016)" }, "properties" : { "noteIndex" : 0 }, "schema" : "https://github.com/citation-style-language/schema/raw/master/csl-citation.json" }</w:instrText>
      </w:r>
      <w:r w:rsidRPr="003862D0">
        <w:rPr>
          <w:lang w:val="en-GB"/>
        </w:rPr>
        <w:fldChar w:fldCharType="separate"/>
      </w:r>
      <w:r w:rsidR="00016735">
        <w:rPr>
          <w:noProof/>
          <w:lang w:val="en-GB"/>
        </w:rPr>
        <w:t>Pohlmann et al., 2013; Knight et al., 2014; Dunstone et al., 2016)</w:t>
      </w:r>
      <w:r w:rsidRPr="003862D0">
        <w:rPr>
          <w:lang w:val="en-GB"/>
        </w:rPr>
        <w:fldChar w:fldCharType="end"/>
      </w:r>
      <w:commentRangeEnd w:id="625"/>
      <w:r w:rsidR="00016735">
        <w:rPr>
          <w:rStyle w:val="CommentReference"/>
        </w:rPr>
        <w:commentReference w:id="625"/>
      </w:r>
      <w:r w:rsidRPr="003862D0">
        <w:rPr>
          <w:lang w:val="en-GB"/>
        </w:rPr>
        <w:t xml:space="preserve">, or hybrid relaxation combining surface and tri-dimensional restoring as function of ocean basins and depth </w:t>
      </w:r>
      <w:r w:rsidRPr="003862D0">
        <w:rPr>
          <w:lang w:val="en-GB"/>
        </w:rPr>
        <w:fldChar w:fldCharType="begin" w:fldLock="1"/>
      </w:r>
      <w:r w:rsidR="00615634">
        <w:rPr>
          <w:lang w:val="en-GB"/>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Pr="003862D0">
        <w:rPr>
          <w:lang w:val="en-GB"/>
        </w:rPr>
        <w:fldChar w:fldCharType="separate"/>
      </w:r>
      <w:r w:rsidR="00016735">
        <w:rPr>
          <w:noProof/>
          <w:lang w:val="en-GB"/>
        </w:rPr>
        <w:t>(Sanchez-Gomez et al., 2016)</w:t>
      </w:r>
      <w:r w:rsidRPr="003862D0">
        <w:rPr>
          <w:lang w:val="en-GB"/>
        </w:rPr>
        <w:fldChar w:fldCharType="end"/>
      </w:r>
      <w:r w:rsidRPr="003862D0">
        <w:rPr>
          <w:lang w:val="en-GB"/>
        </w:rPr>
        <w:t xml:space="preserve">, to sophisticated data assimilation methods such as the ensemble </w:t>
      </w:r>
      <w:r w:rsidR="005F2108" w:rsidRPr="003862D0">
        <w:rPr>
          <w:lang w:val="en-GB"/>
        </w:rPr>
        <w:t>Kalan</w:t>
      </w:r>
      <w:r w:rsidRPr="003862D0">
        <w:rPr>
          <w:lang w:val="en-GB"/>
        </w:rPr>
        <w:t xml:space="preserve"> filter</w:t>
      </w:r>
      <w:del w:id="626" w:author="Sara M Tuson" w:date="2021-07-15T20:25:00Z">
        <w:r w:rsidRPr="003862D0" w:rsidDel="00092429">
          <w:rPr>
            <w:lang w:val="en-GB"/>
          </w:rPr>
          <w:delText xml:space="preserve"> </w:delText>
        </w:r>
      </w:del>
      <w:r w:rsidRPr="003862D0">
        <w:rPr>
          <w:lang w:val="en-GB"/>
        </w:rPr>
        <w:t xml:space="preserve"> </w:t>
      </w:r>
      <w:r w:rsidR="0015371B" w:rsidRPr="003862D0">
        <w:rPr>
          <w:lang w:val="en-GB"/>
        </w:rPr>
        <w:fldChar w:fldCharType="begin" w:fldLock="1"/>
      </w:r>
      <w:r w:rsidR="0022544F">
        <w:rPr>
          <w:lang w:val="en-GB"/>
        </w:rPr>
        <w:instrText>ADDIN CSL_CITATION { "citationItems" : [ { "id" : "ITEM-1", "itemData" : { "DOI" : "10.1016/j.ocemod.2013.09.002", "ISSN" : "1463-5003", "abstract" : "We present results of experiments performing global, ensemble-based, ocean-only data assimilation and assess the utility of such data assimilation in improving model predictions. The POP (Parallel Ocean Program) Ocean General Circulation Model (OGCM) is forced by interannually varying atmospheric fields of version 2 of the Coordinated Ocean Reference Experiment (CORE) data set, and temperature and salinity observations from the World Ocean Database 2009 (WOD09) are assimilated. The assimilation experiments are conducted over a period of about two years starting January 1, 1990 using the framework of the Data Assimilation Research Testbed (DART). We find that an inflation scheme that blends the ensemble-based sample error covariance with a static estimate of ensemble spread is necessary for the assimilations to be effective in the ocean model. We call this Climatology-based Spread Inflation or CSI for short. The effectiveness of the proposed inflation scheme is investigated in a low-order model; a series of experiments in this context demonstrates its effectiveness. Using a number of diagnostics, we show that the resulting assimilated state of ocean circulation is more realistic: In particular, the sea surface temperature (SST) shows reduced errors with respect to an unassimilated SST data set, and the subsurface temperature shows reduced errors with respect to observations. Finally, towards assessing the utility of assimilations for predictions, we show that the use of an assimilated state as initial condition leads to improved hindcast skill over a significant period of time; that is when the OGCM is initialized with an assimilated state and run forward, it is better able to predict unassimilated observations of the WOD09 than a control non-assimilating run (\u2248 20% reduction in error) over a period of about three months. The loss of skill beyond this period is conjectured to be due, in part, to model error and prevents an improvement in the representation of variability on longer time-scales.", "author" : [ { "dropping-particle" : "", "family" : "Nadiga", "given" : "Balasubramanya T", "non-dropping-particle" : "", "parse-names" : false, "suffix" : "" }, { "dropping-particle" : "", "family" : "Casper", "given" : "W Riley", "non-dropping-particle" : "", "parse-names" : false, "suffix" : "" }, { "dropping-particle" : "", "family" : "Jones", "given" : "Philip W", "non-dropping-particle" : "", "parse-names" : false, "suffix" : "" } ], "container-title" : "Ocean Modelling", "id" : "ITEM-1", "issued" : { "date-parts" : [ [ "2013" ] ] }, "page" : "210-230", "title" : "Ensemble-based global ocean data assimilation", "translator" : [ { "dropping-particle" : "", "family" : "K2294", "given" : "", "non-dropping-particle" : "", "parse-names" : false, "suffix" : "" } ], "type" : "article-journal", "volume" : "72" }, "uris" : [ "http://www.mendeley.com/documents/?uuid=b551cfbc-2fa3-4ce7-9a57-1bb97190d137" ] }, { "id" : "ITEM-2", "itemData" : { "DOI" : "10.3402/tellusa.v66.21074", "ISSN" : "null", "author" : [ { "dropping-particle" : "", "family" : "Counillon", "given" : "Francois", "non-dropping-particle" : "", "parse-names" : false, "suffix" : "" }, { "dropping-particle" : "", "family" : "Bethke", "given" : "Ingo", "non-dropping-particle" : "", "parse-names" : false, "suffix" : "" }, { "dropping-particle" : "", "family" : "Keenlyside", "given" : "Noel", "non-dropping-particle" : "", "parse-names" : false, "suffix" : "" }, { "dropping-particle" : "", "family" : "Bentsen", "given" : "Mats", "non-dropping-particle" : "", "parse-names" : false, "suffix" : "" }, { "dropping-particle" : "", "family" : "Bertino", "given" : "Laurent", "non-dropping-particle" : "", "parse-names" : false, "suffix" : "" }, { "dropping-particle" : "", "family" : "Zheng", "given" : "Fei", "non-dropping-particle" : "", "parse-names" : false, "suffix" : "" } ], "container-title" : "Tellus A: Dynamic Meteorology and Oceanography", "id" : "ITEM-2", "issue" : "1", "issued" : { "date-parts" : [ [ "2014", "12", "1" ] ] }, "note" : "doi: 10.3402/tellusa.v66.21074", "page" : "21074", "publisher" : "Taylor &amp; Francis", "title" : "Seasonal-to-decadal predictions with the ensemble Kalman filter and the Norwegian Earth System Model: a twin experiment", "translator" : [ { "dropping-particle" : "", "family" : "K4824", "given" : "", "non-dropping-particle" : "", "parse-names" : false, "suffix" : "" } ], "type" : "article-journal", "volume" : "66" }, "uris" : [ "http://www.mendeley.com/documents/?uuid=e9a77d39-b1f9-49aa-a162-692dc99bc2cf" ] }, { "id" : "ITEM-3", "itemData" : { "DOI" : "10.3402/tellusa.v68.32437", "ISSN" : "null", "author" : [ { "dropping-particle" : "", "family" : "Counillon", "given" : "Fran\u00e7ois", "non-dropping-particle" : "", "parse-names" : false, "suffix" : "" }, { "dropping-particle" : "", "family" : "Keenlyside", "given" : "Noel", "non-dropping-particle" : "", "parse-names" : false, "suffix" : "" }, { "dropping-particle" : "", "family" : "Bethke", "given" : "Ingo", "non-dropping-particle" : "", "parse-names" : false, "suffix" : "" }, { "dropping-particle" : "", "family" : "Wang", "given" : "Yiguo", "non-dropping-particle" : "", "parse-names" : false, "suffix" : "" }, { "dropping-particle" : "", "family" : "Billeau", "given" : "Sebastien", "non-dropping-particle" : "", "parse-names" : false, "suffix" : "" }, { "dropping-particle" : "", "family" : "Shen", "given" : "Mao Lin", "non-dropping-particle" : "", "parse-names" : false, "suffix" : "" }, { "dropping-particle" : "", "family" : "Bentsen", "given" : "Mats", "non-dropping-particle" : "", "parse-names" : false, "suffix" : "" } ], "container-title" : "Tellus A: Dynamic Meteorology and Oceanography", "id" : "ITEM-3", "issue" : "1", "issued" : { "date-parts" : [ [ "2016", "12", "1" ] ] }, "note" : "doi: 10.3402/tellusa.v68.32437", "page" : "32437", "publisher" : "Taylor &amp; Francis", "title" : "Flow-dependent assimilation of sea surface temperature in isopycnal coordinates with the Norwegian Climate Prediction Model", "translator" : [ { "dropping-particle" : "", "family" : "K4825", "given" : "", "non-dropping-particle" : "", "parse-names" : false, "suffix" : "" } ], "type" : "article-journal", "volume" : "68" }, "uris" : [ "http://www.mendeley.com/documents/?uuid=3c556c25-45cc-432b-a88e-5483488a1e7b" ] }, { "id" : "ITEM-4", "itemData" : { "DOI" : "10.1002/2014GL060799", "ISBN" : "1944-8007", "ISSN" : "00948276", "abstract" : "We present seasonal predictions of Arctic sea ice extent (SIE) over the 1982\u20132013 period using two suites of retrospective forecasts initialized from a fully coupled ocean-atmosphere-sea ice assimilation system. High skill scores are found in predicting year-to-year fluctuations of Arctic SIE, with significant correlations up to 7 month ahead for September detrended anomalies. Predictions over the recent era, which coincides with an improved observational coverage, outperform the earlier period for most target months. We find, however, a degradation of skill in September during the last decade, a period of sea ice thinning in observations. The two prediction models, Climate Model version 2.1 (CM2.1) and Forecast-oriented Low Ocean Resolution (FLOR), share very similar ocean and ice component and initialization but differ by their atmospheric component. FLOR has improved climatological atmospheric circulation and sea ice mean state, but its skill is overall similar to CM2.1 for most seasons, which suggests a key role for initial conditions in predicting seasonal SIE fluctuations.", "author" : [ { "dropping-particle" : "", "family" : "Msadek", "given" : "R.", "non-dropping-particle" : "", "parse-names" : false, "suffix" : "" }, { "dropping-particle" : "", "family" : "Vecchi", "given" : "G. A.", "non-dropping-particle" : "", "parse-names" : false, "suffix" : "" }, { "dropping-particle" : "", "family" : "Winton", "given" : "M.", "non-dropping-particle" : "", "parse-names" : false, "suffix" : "" }, { "dropping-particle" : "", "family" : "Gudgel", "given" : "R. G.", "non-dropping-particle" : "", "parse-names" : false, "suffix" : "" } ], "container-title" : "Geophysical Research Letters", "id" : "ITEM-4", "issue" : "14", "issued" : { "date-parts" : [ [ "2014", "7", "28" ] ] }, "page" : "5208-5215", "title" : "Importance of initial conditions in seasonal predictions of Arctic sea ice extent", "translator" : [ { "dropping-particle" : "", "family" : "K2903", "given" : "", "non-dropping-particle" : "", "parse-names" : false, "suffix" : "" } ], "type" : "article-journal", "volume" : "41" }, "uris" : [ "http://www.mendeley.com/documents/?uuid=91416998-59b6-41f0-92aa-8f448edbd3d4" ] }, { "id" : "ITEM-5", "itemData" : { "DOI" : "10.1007/s00382-014-2212-7", "ISSN" : "1432-0894", "abstract" : "Thisstudy assesses retrospective decadal prediction skill of sea surface temperature (SST) variability in initialized climate prediction experiments with the Community Climate System Model version 4 (CCSM4). Ensemble forecasts initialized with two different historical ocean and sea-ice states are evaluated and compared to an ensemble of uninitialized coupled simulations. Both experiments are subject to identical twentieth century historical radiative forcings. Each forecast consists of a 10-member ensemble integrated over a 10-year period. One set of historical ocean and sea-ice conditions used for initialization comes from a forced ocean-ice simulation driven by the Coordinated Ocean-ice Reference Experiments interannually varying atmospheric dataset. Following the Coordinated Model Intercomparison Project version 5 (CMIP5) protocol, these forecasts are initialized every 5 years from 1961 to 1996, and every year from 2000 to 2006. A second set of initial conditions comes from historical ocean state estimates obtained through the assimilation of in-situ temperature and salinity data into the CCSM4 ocean model. These forecasts are only available over a limited subset of the CMIP5 recommended start dates. Both methods result in retrospective SST prediction skill over broad regions of the Indian Ocean, western Pacific Ocean and North Atlantic Ocean that are significantly better than reference skill levels from a spatio-temporal auto-regressive statistical model of SST. However the subpolar gyre region of the North Atlantic stands out as the only region where the CCSM4 initialized predictions outperform uninitialized simulations. Some features of the ocean state estimates used for initialization and their impact on the forecasts are discussed.", "author" : [ { "dropping-particle" : "", "family" : "Karspeck", "given" : "A R", "non-dropping-particle" : "", "parse-names" : false, "suffix" : "" }, { "dropping-particle" : "", "family" : "Yeager", "given" : "S", "non-dropping-particle" : "", "parse-names" : false, "suffix" : "" }, { "dropping-particle" : "", "family" : "Danabasoglu", "given" : "G", "non-dropping-particle" : "", "parse-names" : false, "suffix" : "" }, { "dropping-particle" : "", "family" : "Teng", "given" : "H", "non-dropping-particle" : "", "parse-names" : false, "suffix" : "" } ], "container-title" : "Climate Dynamics", "id" : "ITEM-5", "issue" : "3", "issued" : { "date-parts" : [ [ "2015" ] ] }, "page" : "907-923", "title" : "An evaluation of experimental decadal predictions using CCSM4", "translator" : [ { "dropping-particle" : "", "family" : "K2902", "given" : "", "non-dropping-particle" : "", "parse-names" : false, "suffix" : "" } ], "type" : "article-journal", "volume" : "44" }, "uris" : [ "http://www.mendeley.com/documents/?uuid=950d79aa-ac58-44ed-9125-4bf2c39c7497" ] }, { "id" : "ITEM-6", "itemData" : { "DOI" : "10.1007/s00382-017-3991-4", "ISSN" : "1432-0894", "abstract" : "We analyze the time dependency of decadal hindcast skill in the North Atlantic subpolar gyre within the time period 1961\u20132013. We compare anomaly correlation coefficients and temporal interquartile ranges of total upper ocean heat content and sea surface temperature for three differently initialized sets of hindcast simulations with the global coupled model MPI-ESM. All initializations use weakly coupled assimilation with the same full value nudging in the atmospheric component and different assimilation techniques for oceanic temperature and salinity: (1) ensemble Kalman filter assimilating EN4 observations and HadISST data, (2) nudging of anomalies to ORAS4 reanalysis, (3) nudging of full values to ORAS4 reanalysis. We find that hindcast skill depends strongly on the evaluation time period, with higher hindcast skill during strong multiyear trends, especially during the warming in the 1990s and lower hindcast skill in the absence of such trends. Differences between the prediction systems are more pronounced when investigating any 20-year subperiod within the entire hindcast period. In the ensemble Kalman filter initialized hindcasts, we find significant correlation skill for up to 5\u20138 lead years, albeit along with an overestimation of the temporal interquartile range. In the hindcasts initialized by anomaly nudging, significant correlation skill for lead years greater than two is only found in the 1980s and 1990s. In the hindcasts initialized by full value nudging, correlation skill is consistently lower than in the hindcasts initialized by anomaly nudging in the first lead years with re-emerging skill thereafter. The Atlantic meridional overturning circulation reacts on the density changes introduced by oceanic nudging, this limits the predictability in the subpolar gyre in the first lead years. Overall, we find that a model-consistent assimilation technique can improve hindcast skill. Further, the evaluation of 20 year subperiods within the full hindcast period provides essential insights to judge the success of both the assimilation and the subsequent hindcast quality.", "author" : [ { "dropping-particle" : "", "family" : "Brune", "given" : "Sebastian", "non-dropping-particle" : "", "parse-names" : false, "suffix" : "" }, { "dropping-particle" : "", "family" : "D\u00fcsterhus", "given" : "Andr\u00e9", "non-dropping-particle" : "", "parse-names" : false, "suffix" : "" }, { "dropping-particle" : "", "family" : "Pohlmann", "given" : "Holger", "non-dropping-particle" : "", "parse-names" : false, "suffix" : "" }, { "dropping-particle" : "", "family" : "M\u00fcller", "given" : "Wolfgang A", "non-dropping-particle" : "", "parse-names" : false, "suffix" : "" }, { "dropping-particle" : "", "family" : "Baehr", "given" : "Johanna", "non-dropping-particle" : "", "parse-names" : false, "suffix" : "" } ], "container-title" : "Climate Dynamics", "id" : "ITEM-6", "issue" : "5", "issued" : { "date-parts" : [ [ "2018" ] ] }, "page" : "1947-1970", "title" : "Time dependency of the prediction skill for the North Atlantic subpolar gyre in initialized decadal hindcasts", "translator" : [ { "dropping-particle" : "", "family" : "K4826", "given" : "", "non-dropping-particle" : "", "parse-names" : false, "suffix" : "" } ], "type" : "article-journal", "volume" : "51" }, "uris" : [ "http://www.mendeley.com/documents/?uuid=7088b381-ca30-4a89-b63f-5c4ecc50dc22" ] }, { "id" : "ITEM-7", "itemData" : { "DOI" : "10.1029/2018MS001439", "ISSN" : "19422466",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"Polkova", "given" : "Iuliia", "non-dropping-particle" : "", "parse-names" : false, "suffix" : "" }, { "dropping-particle" : "", "family" : "Brune", "given" : "Sebastian", "non-dropping-particle" : "", "parse-names" : false, "suffix" : "" }, { "dropping-particle" : "", "family" : "Kadow", "given" : "Christopher", "non-dropping-particle" : "", "parse-names" : false, "suffix" : "" }, { "dropping-particle" : "", "family" : "Romanova", "given" : "Vanya", "non-dropping-particle" : "", "parse-names" : false, "suffix" : "" }, { "dropping-particle" : "", "family" : "Gollan", "given" : "Gereon", "non-dropping-particle" : "", "parse-names" : false, "suffix" : "" }, { "dropping-particle" : "", "family" : "Baehr", "given" : "Johanna", "non-dropping-particle" : "", "parse-names" : false, "suffix" : "" }, { "dropping-particle" : "", "family" : "Glowienka-Hense", "given" : "Rita", "non-dropping-particle" : "", "parse-names" : false, "suffix" : "" }, { "dropping-particle" : "", "family" : "Greatbatch", "given" : "Richard J", "non-dropping-particle" : "", "parse-names" : false, "suffix" : "" }, { "dropping-particle" : "", "family" : "Hense", "given" : "Andreas", "non-dropping-particle" : "", "parse-names" : false, "suffix" : "" }, { "dropping-particle" : "", "family" : "Illing", "given" : "Sebastian",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"M\u00fcller", "given" : "Wolfgang A", "non-dropping-particle" : "", "parse-names" : false, "suffix" : "" }, { "dropping-particle" : "", "family" : "Pankatz", "given" : "Klaus", "non-dropping-particle" : "", "parse-names" : false, "suffix" : "" }, { "dropping-particle" : "", "family" : "Stammer", "given" : "Detlef", "non-dropping-particle" : "", "parse-names" : false, "suffix" : "" }, { "dropping-particle" : "", "family" : "Buckley", "given" : "Martha W", "non-dropping-particle" : "", "parse-names" : false, "suffix" : "" }, { "dropping-particle" : "", "family" : "Marshall", "given" : "John", "non-dropping-particle" : "", "parse-names" : false, "suffix" :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"Journal of Advances in Modeling Earth Systems", "id" : "ITEM-7", "issue" : "1", "issued" : { "date-parts" : [ [ "2019", "1", "1" ] ] }, "note" : "From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"149-172", "publisher" : "John Wiley &amp; Sons, Ltd", "title" : "Initialization and Ensemble Generation for Decadal Climate Predictions: A Comparison of Different Methods", "translator" : [ { "dropping-particle" : "", "family" : "K4064", "given" : "", "non-dropping-particle" : "", "parse-names" : false, "suffix" : "" } ], "type" : "article-journal", "volume" : "11" }, "uris" : [ "http://www.mendeley.com/documents/?uuid=89b85f6d-c546-4892-a543-75a49436bdfb" ] }, { "id" : "ITEM-8",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"ITEM-8",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w:instrText>
      </w:r>
      <w:r w:rsidR="0022544F" w:rsidRPr="003741E9">
        <w:rPr>
          <w:rPrChange w:id="627" w:author="Clotilde Pean" w:date="2021-06-22T10:16:00Z">
            <w:rPr>
              <w:lang w:val="en-GB"/>
            </w:rPr>
          </w:rPrChange>
        </w:rPr>
        <w:instrText>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"(Nadiga et al., 2013; Counillon et al., 2014, 2016; Msadek et al., 2014; Karspeck et al., 2015; Brune et al., 2018; Cassou et al., 2018; Polkova et al., 2019)", "plainTextFormattedCitation" : "(Nadiga et al., 2013; Counillon et al., 2014, 2016; Msadek et al., 2014; Karspeck et al., 2015; Brune et al., 2018; Cassou et al., 2018; Polkova et al., 2019)", "previouslyFormattedCitation" : "(Nadiga et al., 2013; Counillon et al., 2014, 2016; Msadek et al., 2014; Karspeck et al., 2015; Brune et al., 2018; Cassou et al., 2018; Polkova et al., 2019)" }, "properties" : { "noteIndex" : 0 }, "schema" : "https://github.com/citation-style-language/schema/raw/master/csl-citation.json" }</w:instrText>
      </w:r>
      <w:r w:rsidR="0015371B" w:rsidRPr="003862D0">
        <w:rPr>
          <w:lang w:val="en-GB"/>
        </w:rPr>
        <w:fldChar w:fldCharType="separate"/>
      </w:r>
      <w:r w:rsidR="00016735">
        <w:rPr>
          <w:noProof/>
        </w:rPr>
        <w:t>(Nadiga et al., 2013; Counillon et al., 2014, 2016; Msadek et al., 2014; Karspeck et al., 2015; Brune et al., 2018; Cassou et al., 2018; Polkova et al., 2019)</w:t>
      </w:r>
      <w:r w:rsidR="0015371B" w:rsidRPr="003862D0">
        <w:rPr>
          <w:lang w:val="en-GB"/>
        </w:rPr>
        <w:fldChar w:fldCharType="end"/>
      </w:r>
      <w:r w:rsidR="00D239D7" w:rsidRPr="00560680">
        <w:t xml:space="preserve"> </w:t>
      </w:r>
      <w:r w:rsidRPr="00560680">
        <w:t xml:space="preserve">the four-dimensional ensemble-variational hybrid data assimilation </w:t>
      </w:r>
      <w:del w:id="628" w:author="Sara M Tuson" w:date="2021-07-15T20:25:00Z">
        <w:r w:rsidRPr="00560680" w:rsidDel="00092429">
          <w:delText xml:space="preserve"> </w:delText>
        </w:r>
      </w:del>
      <w:r w:rsidRPr="003862D0">
        <w:rPr>
          <w:lang w:val="en-GB"/>
        </w:rPr>
        <w:fldChar w:fldCharType="begin" w:fldLock="1"/>
      </w:r>
      <w:r w:rsidR="00615634">
        <w:instrText>ADDIN CSL_CITATION { "citationItems" : [ { "id" : "ITEM-1", "itemData" : { "DOI" : "10.1002/2017GL074028", "ISSN" : "0094-8276", "abstract" : "Abstract A novel full-field initialization strategy based on the dimension-reduced projection four-dimensional variational data assimilation (DRP-4DVar) is proposed to alleviate the well-known initial shock occurring in the early years of decadal predictions. It generates consistent initial conditions, which best fit the monthly mean oceanic analysis data along the coupled model trajectory in 1 month windows. Three indices to measure the initial shock intensity are also proposed. Results indicate that this method does reduce the initial shock in decadal predictions by Flexible Global Ocean-Atmosphere-Land System model, Grid-point version 2 (FGOALS-g2) compared with the three-dimensional variational data assimilation-based nudging full-field initialization for the same model and is comparable to or even better than the different initialization strategies for other fifth phase of the Coupled Model Intercomparison Project (CMIP5) models. Better hindcasts of global mean surface air temperature anomalies can be obtained than in other FGOALS-g2 experiments. Due to the good model response to external forcing and the reduction of initial shock, higher decadal prediction skill is achieved than in other CMIP5 models.", "author" : [ { "dropping-particle" : "", "family" : "He", "given" : "Yujun", "non-dropping-particle" : "", "parse-names" : false, "suffix" : "" }, { "dropping-particle" : "", "family" : "Wang", "given" : "Bin", "non-dropping-particle" : "", "parse-names" : false, "suffix" : "" }, { "dropping-particle" : "", "family" : "Liu", "given" : "Mimi", "non-dropping-particle" : "", "parse-names" : false, "suffix" : "" }, { "dropping-particle" : "", "family" : "Liu", "given" : "Li", "non-dropping-particle" : "", "parse-names" : false, "suffix" : "" }, { "dropping-particle" : "", "family" : "Yu", "given" : "Yongqiang", "non-dropping-particle" : "", "parse-names" : false, "suffix" : "" }, { "dropping-particle" : "", "family" : "Liu", "given" : "Juanjuan", "non-dropping-particle" : "", "parse-names" : false, "suffix" : "" }, { "dropping-particle" : "", "family" : "Li", "given" : "Ruizhe", "non-dropping-particle" : "", "parse-names" : false, "suffix" : "" }, { "dropping-particle" : "", "family" : "Zhang", "given" : "Cheng", "non-dropping-particle" : "", "parse-names" : false, "suffix" : "" }, { "dropping-particle" : "", "family" : "Xu", "given" : "Shiming", "non-dropping-particle" : "", "parse-names" : false, "suffix" : "" }, { "dropping-particle" : "", "family" : "Huang", "given" : "Wenyu", "non-dropping-particle" : "", "parse-names" : false, "suffix" : "" }, { "dropping-particle" : "", "family" : "Liu", "given" : "Qun", "non-dropping-particle" : "", "parse-names" : false, "suffix" : "" }, { "dropping-particle" : "", "family" : "Wang", "given" : "Yong", "non-dropping-particle" : "", "parse-names" : false, "suffix" : "" }, { "dropping-particle" : "", "family" : "Li", "given" : "Feifei", "non-dropping-particle" : "", "parse-names" : false, "suffix" : "" } ], "container-title" : "Geophysical Research Letters", "id" : "ITEM-1", "issue" : "16", "issued" : { "date-parts" : [ [ "2017", "8", "28" ] ] }, "note" : "https://doi.org/10.1002/2017GL074028", "page" : "8538-8547", "publisher" : "John Wiley &amp; Sons, Ltd", "title" : "Reduction of initial shock in decadal predictions using a new initialization strategy", "translator" : [ { "dropping-particle" : "", "family" : "K2282", "given" : "", "non-dropping-particle" : "", "parse-names" : false, "suffix" : "" } ], "type" : "article-journal", "volume" : "44" }, "uris" : [ "http://www.mendeley.com/documents/?uuid=c22a4f1f-0354-45a5-9b74-c0b069982060" ] }, { "id" : "ITEM-2", "itemData" : { "DOI" : "10.1007/s00382-020-05190-w", "ISBN" : "0123456789", "ISSN" : "14320894", "abstract" : "A new coupled data assimilation (CDA) system based on dimension-reduced projection four-dimensional variational data assimilation (DRP-4DVar) for decadal predictions is developed and applied to a fully coupled model FGOALS-g2, which applies a fast online localization technique. The improved CDA system can assimilate more observational information than the previous system, with a larger reduction in the observational cost function and smaller biases and root mean square errors (RMSEs) in global mean ocean temperature and salinity. The assimilated climate variabilities in the Pacific and Atlantic, such as El Nin ~ o-Southern Oscillation (ENSO), Pacific Decadal Oscillation (PDO), North Pacific index (NPI), Pacific-North American teleconnection (PNA) and Atlantic Multi-decadal Oscillation (AMO), are generally better reproduced by the new CDA system compared to the previous system and the uninitialized simulation. The Atlantic meridional overturning circulation (AMOC) is better described than the previous system. After partially restoring the climatology of the initial condition to that of the model to relieve the initial shock, ten-member decadal prediction experiments are started each year from 1961 to 1996. Higher decadal prediction skills of near-surface air temperature anomalies over the North Pacific, the Atlantic, and the Indian Oceans and the Eurasia Continent are achieved by the new system compared to those obtained by the previous CDA system, persistence and the uninitialized simulation.", "author" : [ { "dropping-particle" : "", "family" : "He", "given" : "Yujun", "non-dropping-particle" : "", "parse-names" : false, "suffix" : "" }, { "dropping-particle" : "", "family" : "Wang", "given" : "Bin", "non-dropping-particle" : "", "parse-names" : false, "suffix" : "" }, { "dropping-particle" : "", "family" : "Huang", "given" : "Wenyu", "non-dropping-particle" : "", "parse-names" : false, "suffix" : "" }, { "dropping-particle" : "", "family" : "Xu", "given" : "Shiming", "non-dropping-particle" : "", "parse-names" : false, "suffix" : "" }, { "dropping-particle" : "", "family" : "Wang", "given" : "Yong", "non-dropping-particle" : "", "parse-names" : false, "suffix" : "" }, { "dropping-particle" : "", "family" : "Liu", "given" : "Li", "non-dropping-particle" : "", "parse-names" : false, "suffix" : "" }, { "dropping-particle" : "", "family" : "Li", "given" : "Lijuan", "non-dropping-particle" : "", "parse-names" : false, "suffix" : "" }, { "dropping-particle" : "", "family" : "Liu", "given" : "Juanjuan", "non-dropping-particle" : "", "parse-names" : false, "suffix" : "" }, { "dropping-particle" : "", "family" : "Yu", "given" : "Yongqiang", "non-dropping-particle" : "", "parse-names" : false, "suffix" : "" }, { "dropping-particle" : "", "family" : "Lin", "given" : "Yanluan", "non-dropping-particle" : "", "parse-names" : false, "suffix" : "" }, { "dropping-particle" : "", "family" : "Huang", "given" : "Xiaomeng", "non-dropping-particle" : "", "parse-names" : false, "suffix" : "" }, { "dropping-particle" : "", "family" : "Peng", "given" : "Yiran", "non-dropping-particle" : "", "parse-names" : false, "suffix" : "" } ], "container-title" : "Climate Dynamics", "id" : "ITEM-2", "issue" : "7-8", "issued" : { "date-parts" : [ [ "2020" ] ] }, "page" : "3541-3559", "publisher" : "Springer Berlin Heidelberg", "title" : "A new DRP-4DVar-based coupled data assimilation system for decadal predictions using a fast online localization technique", "translator" : [ { "dropping-particle" : "", "family" : "K4817", "given" : "", "non-dropping-particle" : "", "parse-names" : false, "suffix" : "" } ], "type" : "article-journal", "volume" : "54" }, "uris" : [ "http://www.mendeley.com/documents/?uuid=752b7692-4f50-498a-b6de-c5fa270b3209" ] } ], "mendeley" : { "formattedCitation" : "(He et al., 2017, 2020)", "plainTextFormattedCitation" : "(He et al., 2017, 2020)", "previouslyFormattedCitation" : "(He et al., 2017, 2020)" }, "properties" : { "noteIndex" : 0 }, "schema" : "https://github.com/citation-style-language/schema/raw/master/csl-citation.json" }</w:instrText>
      </w:r>
      <w:r w:rsidRPr="003862D0">
        <w:rPr>
          <w:lang w:val="en-GB"/>
        </w:rPr>
        <w:fldChar w:fldCharType="separate"/>
      </w:r>
      <w:r w:rsidR="00016735">
        <w:rPr>
          <w:noProof/>
          <w:lang w:val="en-GB"/>
        </w:rPr>
        <w:t>(He et al., 2017, 2020)</w:t>
      </w:r>
      <w:r w:rsidRPr="003862D0">
        <w:rPr>
          <w:lang w:val="en-GB"/>
        </w:rPr>
        <w:fldChar w:fldCharType="end"/>
      </w:r>
      <w:r w:rsidRPr="003862D0">
        <w:rPr>
          <w:lang w:val="en-GB"/>
        </w:rPr>
        <w:t xml:space="preserve"> and the initialization of sea i</w:t>
      </w:r>
      <w:r w:rsidRPr="003862D0">
        <w:rPr>
          <w:lang w:val="en-GB" w:eastAsia="en-US"/>
        </w:rPr>
        <w:t xml:space="preserve">ce </w:t>
      </w:r>
      <w:r w:rsidRPr="003862D0">
        <w:rPr>
          <w:lang w:val="en-GB" w:eastAsia="en-US"/>
        </w:rPr>
        <w:fldChar w:fldCharType="begin" w:fldLock="1"/>
      </w:r>
      <w:r w:rsidR="00615634">
        <w:rPr>
          <w:lang w:val="en-GB" w:eastAsia="en-US"/>
        </w:rPr>
        <w:instrText>ADDIN CSL_CITATION { "citationItems" : [ { "id" : "ITEM-1", "itemData" : { "DOI" : "10.1080/16000870.2018.1435945", "ISSN" : "1600-0870", "abstract" : "AbstractA data assimilation method capable of constraining the sea ice of an Earth system model in a dynamically consistent manner has the potential to enhance the accuracy of climate reconstructions and predictions. Finding such a method is challenging because the sea ice dynamics is highly non-linear, and sea ice variables are strongly non-Gaussian distributed and tightly coupled to the rest of the Earth system \u2013 particularly thermodynamically with the ocean. We investigate key practical implementations for assimilating sea ice concentration \u2013 the predominant source of observations in polar regions \u2013 with the Norwegian Climate Prediction Model that combines the Norwegian Earth System Model with the Ensemble Kalman Filter. The performances of the different configurations are investigated by conducting 10-year reanalyses in a perfect model framework. First, we find that with a flow-dependent assimilation method, strongly coupled ocean\u2013sea ice assimilation outperforms weakly coupled (sea ice only) assimila...", "author" : [ { "dropping-particle" : "", "family" : "Kimmritz", "given" : "M.", "non-dropping-particle" : "", "parse-names" : false, "suffix" : "" }, { "dropping-particle" : "", "family" : "Counillon", "given" : "F.", "non-dropping-particle" : "", "parse-names" : false, "suffix" : "" }, { "dropping-particle" : "", "family" : "Bitz", "given" : "C.M.", "non-dropping-particle" : "", "parse-names" : false, "suffix" : "" }, { "dropping-particle" : "", "family" : "Massonnet", "given" : "F.", "non-dropping-particle" : "", "parse-names" : false, "suffix" : "" }, { "dropping-particle" : "", "family" : "Bethke", "given" : "I.", "non-dropping-particle" : "", "parse-names" : false, "suffix" : "" }, { "dropping-particle" : "", "family" : "Gao", "given" : "Y.", "non-dropping-particle" : "", "parse-names" : false, "suffix" : "" } ], "container-title" : "Tellus A: Dynamic Meteorology and Oceanography", "id" : "ITEM-1", "issue" : "1", "issued" : { "date-parts" : [ [ "2018", "1", "22" ] ] }, "page" : "1-23", "title" : "Optimising assimilation of sea ice concentration in an Earth system model with a multicategory sea ice model", "translator" : [ { "dropping-particle" : "", "family" : "K2866", "given" : "", "non-dropping-particle" : "", "parse-names" : false, "suffix" : "" } ], "type" : "article-journal", "volume" : "70" }, "uris" : [ "http://www.mendeley.com/documents/?uuid=f502d3d2-e115-4606-bb77-bdba081d5fdc", "http://www.mendeley.com/documents/?uuid=3cffad57-9282-430d-8c04-d79c8e2ce61e", "http://www.mendeley.com/documents/?uuid=c6a9e2a3-f8d0-4cd1-a391-3740c271b4ac" ] }, { "id" : "ITEM-2", "itemData" : { "DOI" : "10.1002/qj.2401", "ISBN" : "1477-870X", "ISSN" : "1477870X", "abstract" : "Sea ice plays a crucial role in the Earth\u2019s energy and water budget and has a substantial impact on local and remote atmospheric and oceanic circulations. Predictions of Arctic sea- ice conditions a few months to a few years in advance could be of interest for stakeholders. This article presents a review of the potential sources of Arctic sea-ice predictability on these time-scales. Predictability mainly originates from persistence or advection of sea-ice anomalies, interactions with the ocean and atmosphere and changes in radiative forcing. After estimating the inherent potential predictability limit with state-of-the-art models, current sea-ice forecast systems are described, together with their performance. Finally, some challenges and issues in sea-ice forecasting are presented, along with suggestions for future research priorities.", "author" : [ { "dropping-particle" : "", "family" : "Guemas", "given" : "Virginie", "non-dropping-particle" : "", "parse-names" : false, "suffix" : "" }, { "dropping-particle" : "", "family" : "Blanchard-Wrigglesworth", "given" : "Edward", "non-dropping-particle" : "", "parse-names" : false, "suffix" : "" }, { "dropping-particle" : "", "family" : "Chevallier", "given" : "Matthieu", "non-dropping-particle" : "", "parse-names" : false, "suffix" : "" }, { "dropping-particle" : "", "family" : "Day", "given" : "Jonathan J.", "non-dropping-particle" : "", "parse-names" : false, "suffix" : "" }, { "dropping-particle" : "", "family" : "D\u00e9qu\u00e9", "given" : "Michel", "non-dropping-particle" : "", "parse-names" : false, "suffix" : "" }, { "dropping-particle" : "", "family" : "Doblas-Reyes", "given" : "Francisco J.", "non-dropping-particle" : "", "parse-names" : false, "suffix" : "" }, { "dropping-particle" : "", "family" : "Fu\u010dkar", "given" : "Neven S.", "non-dropping-particle" : "", "parse-names" : false, "suffix" : "" }, { "dropping-particle" : "", "family" : "Germe", "given" : "Agathe", "non-dropping-particle" : "", "parse-names" : false, "suffix" : "" }, { "dropping-particle" : "", "family" : "Hawkins", "given" : "Ed", "non-dropping-particle" : "", "parse-names" : false, "suffix" : "" }, { "dropping-particle" : "", "family" : "Keeley", "given" : "Sarah", "non-dropping-particle" : "", "parse-names" : false, "suffix" : "" }, { "dropping-particle" : "", "family" : "Koenigk", "given" : "Torben", "non-dropping-particle" : "", "parse-names" : false, "suffix" : "" }, { "dropping-particle" : "", "family" : "Salas y M\u00e9lia", "given" : "David", "non-dropping-particle" : "", "parse-names" : false, "suffix" : "" }, { "dropping-particle" : "", "family" : "Tietsche", "given" : "Steffen", "non-dropping-particle" : "", "parse-names" : false, "suffix" : "" } ], "container-title" : "Quarterly Journal of the Royal Meteorological Society", "id" : "ITEM-2", "issued" : { "date-parts" : [ [ "2016" ] ] }, "page" : "546-561", "title" : "A review on Arctic sea-ice predictability and prediction on seasonal to decadal time-scales", "translator" : [ { "dropping-particle" : "", "family" : "K2868", "given" : "", "non-dropping-particle" : "", "parse-names" : false, "suffix" : "" } ], "type" : "article-journal", "volume" : "142" }, "uris" : [ "http://www.mendeley.com/documents/?uuid=0c1bf5ee-3d3c-4a1c-9598-fa9ccb723b38", "http://www.mendeley.com/documents/?uuid=52f0328e-b782-4438-b441-0cac46146542", "http://www.mendeley.com/documents/?uuid=833c8b4c-36d0-437e-a403-5a884e90d090" ] } ], "mendeley" : { "formattedCitation" : "(Guemas et al., 2016; Kimmritz et al., 2018)", "plainTextFormattedCitation" : "(Guemas et al., 2016; Kimmritz et al., 2018)", "previouslyFormattedCitation" : "(Guemas et al., 2016; Kimmritz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(Guemas et al., 2016; Kimmritz et al., 2018)</w:t>
      </w:r>
      <w:r w:rsidRPr="003862D0">
        <w:rPr>
          <w:lang w:val="en-GB" w:eastAsia="en-US"/>
        </w:rPr>
        <w:fldChar w:fldCharType="end"/>
      </w:r>
      <w:r w:rsidRPr="003862D0">
        <w:rPr>
          <w:lang w:val="en-GB" w:eastAsia="en-US"/>
        </w:rPr>
        <w:t>. In addition, decadal predictions necessarily consist of ensembles of forecasts to quantify uncertainty</w:t>
      </w:r>
      <w:ins w:id="629" w:author="Sara M Tuson" w:date="2021-07-17T07:53:00Z">
        <w:r w:rsidR="008E5E59">
          <w:rPr>
            <w:lang w:val="en-GB" w:eastAsia="en-US"/>
          </w:rPr>
          <w:t>,</w:t>
        </w:r>
      </w:ins>
      <w:r w:rsidRPr="003862D0">
        <w:rPr>
          <w:lang w:val="en-GB" w:eastAsia="en-US"/>
        </w:rPr>
        <w:t xml:space="preserve"> as discussed in Section 4.2.1. A common way to generate an ensemble is through sets of initial conditions containing small variations that lead to different subsequent climate trajectories. A variety of methods and assumptions has been employed to generate and filter initial-condition ensembles for decadal prediction (e.g., </w:t>
      </w:r>
      <w:commentRangeStart w:id="630"/>
      <w:r w:rsidRPr="003862D0">
        <w:rPr>
          <w:lang w:val="en-GB" w:eastAsia="en-US"/>
        </w:rPr>
        <w:fldChar w:fldCharType="begin" w:fldLock="1"/>
      </w:r>
      <w:r w:rsidR="00615634">
        <w:rPr>
          <w:lang w:val="en-GB" w:eastAsia="en-US"/>
        </w:rPr>
        <w:instrText>ADDIN CSL_CITATION { "citationItems" : [ { "id" : "ITEM-1", "itemData" : { "DOI" : "10.1175/MWR-D-15-0350.1", "ISSN" : "0027-0644", "abstract" : "The sensitivity of ensemble spread and forecast skill scores of decadal predictions to details of the ensemble generation is investigated by incorporating uncertainties of ocean initial conditions using ocean singular-vector-based (OSV) perturbations. Results are compared to a traditional atmospheric lagged initialization (ALI) method. Both sets of experiments are performed using the coupled MPI-ESM model initialized from the GECCO2 ocean synthesis. The OSVs are calculated from a linear inverse model based on a historical MPI-ESM run. During the first three lead years, the sea surface temperature spread from ALI hindcasts appears to be strongly underestimated, while OSV hindcasts show a more realistic spread. However, for later lead times (the second pentad of hindcasts), the spread becomes overestimated for large areas of the ocean in both ensembles. Yet, for integrated measures such as the North Atlantic SST and Atlantic meridional overturning circulation, the spread of OSV hindcasts is overestimated at initial time and reduces over time. The spread reliability measures are shown to be sensitive to the choice of the verification dataset. In this context, it is found that HadISST tends to underestimate the variability of SST as compared to Reynolds SST and satellite observations. In terms of forecast skill for surface air temperature, SST, and ocean heat content, OSV hindcasts show improvement over ALI hindcasts over the North Atlantic Ocean up to lead year 5.", "author" : [ { "dropping-particle" : "", "family" : "Marini", "given" : "Camille", "non-dropping-particle" : "", "parse-names" : false, "suffix" : "" }, { "dropping-particle" : "", "family" : "Polkova", "given" : "Iuliia", "non-dropping-particle" : "", "parse-names" : false, "suffix" : "" }, { "dropping-particle" : "", "family" : "K\u00f6hl", "given" : "Armin", "non-dropping-particle" : "", "parse-names" : false, "suffix" : "" }, { "dropping-particle" : "", "family" : "Stammer", "given" : "Detlef", "non-dropping-particle" : "", "parse-names" : false, "suffix" : "" } ], "container-title" : "Monthly Weather Review", "id" : "ITEM-1", "issue" : "7", "issued" : { "date-parts" : [ [ "2016", "7" ] ] }, "page" : "2719-2738", "title" : "A Comparison of Two Ensemble Generation Methods Using Oceanic Singular Vectors and Atmospheric Lagged Initialization for Decadal Climate Prediction", "translator" : [ { "dropping-particle" : "", "family" : "K2911", "given" : "", "non-dropping-particle" : "", "parse-names" : false, "suffix" : "" } ], "type" : "article-journal", "volume" : "144" }, "uris" : [ "http://www.mendeley.com/documents/?uuid=28a2b2b4-cad3-42b8-ac71-dc4945967c22", "http://www.mendeley.com/documents/?uuid=309b22e9-f6b1-444b-b0f6-f08fb08f3478" ] }, { "id" : "ITEM-2", "itemData" : { "DOI" : "10.1002/2016MS000787", "ISSN" : "1942-2466", "abstract" : "Abstract Decadal predictions by Earth system models aim to capture the state and phase of the climate several years in advance. Atmosphere-ocean interaction plays an important role for such climate forecasts. While short-term weather forecasts represent an initial value problem and long-term climate projections represent a boundary condition problem, the decadal climate prediction falls in-between these two time scales. In recent years, more precise initialization techniques of coupled Earth system models and increased ensemble sizes have improved decadal predictions. However, climate models in general start losing the initialized signal and its predictive skill from one forecast year to the next. Here we show that the climate prediction skill of an Earth system model can be improved by a shift of the ocean state toward the ensemble mean of its individual members at seasonal intervals. We found that this procedure, called ensemble dispersion filter, results in more accurate results than the standard decadal prediction. Global mean and regional temperature, precipitation, and winter cyclone predictions show an increased skill up to 5 years ahead. Furthermore, the novel technique outperforms predictions with larger ensembles and higher resolution. Our results demonstrate how decadal climate predictions benefit from ocean ensemble dispersion filtering toward the ensemble mean.", "author" : [ { "dropping-particle" : "", "family" : "Kadow", "given" : "C", "non-dropping-particle" : "", "parse-names" : false, "suffix" : "" }, { "dropping-particle" : "", "family" : "Illing", "given" : "S", "non-dropping-particle" : "", "parse-names" : false, "suffix" : "" }, { "dropping-particle" : "", "family" : "Kr\u00f6ner", "given" : "I", "non-dropping-particle" : "", "parse-names" : false, "suffix" : "" }, { "dropping-particle" : "", "family" : "Ulbrich", "given" : "U", "non-dropping-particle" : "", "parse-names" : false, "suffix" : "" }, { "dropping-particle" : "", "family" : "Cubasch", "given" : "U", "non-dropping-particle" : "", "parse-names" : false, "suffix" : "" } ], "container-title" : "Journal of Advances in Modeling Earth Systems", "id" : "ITEM-2", "issue" : "2", "issued" : { "date-parts" : [ [ "2017", "6", "1" ] ] }, "note" : "doi: 10.1002/2016MS000787", "page" : "1138-1149", "publisher" : "John Wiley &amp; Sons, Ltd", "title" : "Decadal climate predictions improved by ocean ensemble dispersion filtering", "translator" : [ { "dropping-particle" : "", "family" : "K4371", "given" : "", "non-dropping-particle" : "", "parse-names" : false, "suffix" : "" } ], "type" : "article-journal", "volume" : "9" }, "uris" : [ "http://www.mendeley.com/documents/?uuid=40e861b5-f9e1-444d-a5fc-d099e587b1f9", "http://www.mendeley.com/documents/?uuid=9d0fa8ec-dabd-4c63-9b98-3432af0f00cc" ] } ], "mendeley" : { "formattedCitation" : "(Marini et al., 2016; Kadow et al., 2017)", "manualFormatting" : "Marini et al., 2016; Kadow et al., 2017)", "plainTextFormattedCitation" : "(Marini et al., 2016; Kadow et al., 2017)", "previouslyFormattedCitation" : "(Marini et al., 2016; Kadow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Marini et al., 2016; Kadow et al., 2017)</w:t>
      </w:r>
      <w:r w:rsidRPr="003862D0">
        <w:rPr>
          <w:lang w:val="en-GB" w:eastAsia="en-US"/>
        </w:rPr>
        <w:fldChar w:fldCharType="end"/>
      </w:r>
      <w:commentRangeEnd w:id="630"/>
      <w:r w:rsidR="00016735">
        <w:rPr>
          <w:rStyle w:val="CommentReference"/>
        </w:rPr>
        <w:commentReference w:id="630"/>
      </w:r>
      <w:r w:rsidRPr="003862D0">
        <w:rPr>
          <w:lang w:val="en-GB" w:eastAsia="en-US"/>
        </w:rPr>
        <w:t xml:space="preserve">. As yet, there is no clear consensus as to which initialization and ensemble generation techniques are most effective, and evaluations of their comparative performance within a single modelling framework are needed </w:t>
      </w:r>
      <w:r w:rsidRPr="003862D0">
        <w:rPr>
          <w:lang w:val="en-GB"/>
        </w:rPr>
        <w:fldChar w:fldCharType="begin" w:fldLock="1"/>
      </w:r>
      <w:r w:rsidR="00615634">
        <w:rPr>
          <w:lang w:val="en-GB"/>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"(Cassou et al., 2018)", "plainTextFormattedCitation" : "(Cassou et al., 2018)", "previouslyFormattedCitation" : "(Cassou et al., 2018)" }, "properties" : { "noteIndex" : 0 }, "schema" : "https://github.com/citation-style-language/schema/raw/master/csl-citation.json" }</w:instrText>
      </w:r>
      <w:r w:rsidRPr="003862D0">
        <w:rPr>
          <w:lang w:val="en-GB"/>
        </w:rPr>
        <w:fldChar w:fldCharType="separate"/>
      </w:r>
      <w:r w:rsidR="00016735">
        <w:rPr>
          <w:noProof/>
          <w:lang w:val="en-GB"/>
        </w:rPr>
        <w:t>(Cassou et al., 2018)</w:t>
      </w:r>
      <w:r w:rsidRPr="003862D0">
        <w:rPr>
          <w:lang w:val="en-GB"/>
        </w:rPr>
        <w:fldChar w:fldCharType="end"/>
      </w:r>
      <w:r w:rsidRPr="003862D0">
        <w:rPr>
          <w:lang w:val="en-GB" w:eastAsia="en-US"/>
        </w:rPr>
        <w:t>.</w:t>
      </w:r>
    </w:p>
    <w:p w14:paraId="46FC8A80" w14:textId="77777777" w:rsidR="007F2201" w:rsidRPr="003862D0" w:rsidRDefault="007F2201" w:rsidP="007F2201">
      <w:pPr>
        <w:pStyle w:val="AR6BodyText"/>
        <w:rPr>
          <w:lang w:val="en-GB" w:eastAsia="en-US"/>
        </w:rPr>
      </w:pPr>
    </w:p>
    <w:p w14:paraId="615A1907" w14:textId="2F0F8D7A" w:rsidR="007F2201" w:rsidRPr="003862D0" w:rsidRDefault="007F2201" w:rsidP="007F2201">
      <w:pPr>
        <w:pStyle w:val="AR6BodyText"/>
        <w:rPr>
          <w:lang w:val="en-GB"/>
        </w:rPr>
      </w:pPr>
      <w:r w:rsidRPr="003862D0">
        <w:rPr>
          <w:lang w:val="en-GB" w:eastAsia="en-US"/>
        </w:rPr>
        <w:t>A consequence of model imperfections and resulting model systematic errors is that estimates of these errors must be removed from the prediction to isolate the predicted climate anomaly and the phase of the decadal modes of climate variability (</w:t>
      </w:r>
      <w:del w:id="631" w:author="Ian Blenkinsop" w:date="2021-07-28T09:30:00Z">
        <w:r w:rsidRPr="003862D0" w:rsidDel="00392DD9">
          <w:rPr>
            <w:lang w:val="en-GB" w:eastAsia="en-US"/>
          </w:rPr>
          <w:delText xml:space="preserve">see </w:delText>
        </w:r>
      </w:del>
      <w:ins w:id="632" w:author="Ian Blenkinsop" w:date="2021-07-26T17:47:00Z">
        <w:r w:rsidR="00345C5F" w:rsidRPr="003862D0">
          <w:rPr>
            <w:lang w:val="en-GB" w:eastAsia="en-US"/>
          </w:rPr>
          <w:t>Section</w:t>
        </w:r>
        <w:r w:rsidR="00345C5F">
          <w:rPr>
            <w:lang w:val="en-GB" w:eastAsia="en-US"/>
          </w:rPr>
          <w:t>s</w:t>
        </w:r>
        <w:r w:rsidR="00345C5F" w:rsidRPr="003862D0">
          <w:rPr>
            <w:lang w:val="en-GB" w:eastAsia="en-US"/>
          </w:rPr>
          <w:t xml:space="preserve"> 4.4.3.5 and 4.4.3.6</w:t>
        </w:r>
      </w:ins>
      <w:ins w:id="633" w:author="Ian Blenkinsop" w:date="2021-07-26T17:48:00Z">
        <w:r w:rsidR="00345C5F">
          <w:rPr>
            <w:lang w:val="en-GB" w:eastAsia="en-US"/>
          </w:rPr>
          <w:t xml:space="preserve">, and </w:t>
        </w:r>
      </w:ins>
      <w:r w:rsidR="00BC30BD" w:rsidRPr="003862D0">
        <w:rPr>
          <w:lang w:val="en-GB" w:eastAsia="en-US"/>
        </w:rPr>
        <w:t>Annex</w:t>
      </w:r>
      <w:r w:rsidR="00394F10" w:rsidRPr="003862D0">
        <w:rPr>
          <w:lang w:val="en-GB" w:eastAsia="en-US"/>
        </w:rPr>
        <w:t xml:space="preserve"> IV,</w:t>
      </w:r>
      <w:r w:rsidRPr="003862D0">
        <w:rPr>
          <w:lang w:val="en-GB" w:eastAsia="en-US"/>
        </w:rPr>
        <w:t xml:space="preserve"> </w:t>
      </w:r>
      <w:r w:rsidR="00394F10" w:rsidRPr="003862D0">
        <w:rPr>
          <w:lang w:val="en-GB" w:eastAsia="en-US"/>
        </w:rPr>
        <w:t xml:space="preserve">Sections </w:t>
      </w:r>
      <w:r w:rsidRPr="003862D0">
        <w:rPr>
          <w:lang w:val="en-GB" w:eastAsia="en-US"/>
        </w:rPr>
        <w:t>A</w:t>
      </w:r>
      <w:r w:rsidR="006F1B33" w:rsidRPr="003862D0">
        <w:rPr>
          <w:lang w:val="en-GB" w:eastAsia="en-US"/>
        </w:rPr>
        <w:t>IV</w:t>
      </w:r>
      <w:r w:rsidR="00CB36D3" w:rsidRPr="003862D0">
        <w:rPr>
          <w:lang w:val="en-GB" w:eastAsia="en-US"/>
        </w:rPr>
        <w:t>.</w:t>
      </w:r>
      <w:r w:rsidR="00CB36D3" w:rsidRPr="003862D0">
        <w:rPr>
          <w:lang w:val="en-GB" w:eastAsia="ko-KR"/>
        </w:rPr>
        <w:t>2</w:t>
      </w:r>
      <w:r w:rsidRPr="003862D0">
        <w:rPr>
          <w:lang w:val="en-GB" w:eastAsia="en-US"/>
        </w:rPr>
        <w:t>.</w:t>
      </w:r>
      <w:r w:rsidR="00CB36D3" w:rsidRPr="003862D0">
        <w:rPr>
          <w:lang w:val="en-GB" w:eastAsia="en-US"/>
        </w:rPr>
        <w:t>6</w:t>
      </w:r>
      <w:r w:rsidRPr="003862D0">
        <w:rPr>
          <w:lang w:val="en-GB" w:eastAsia="en-US"/>
        </w:rPr>
        <w:t xml:space="preserve"> and A</w:t>
      </w:r>
      <w:r w:rsidR="006F1B33" w:rsidRPr="003862D0">
        <w:rPr>
          <w:lang w:val="en-GB" w:eastAsia="en-US"/>
        </w:rPr>
        <w:t>IV</w:t>
      </w:r>
      <w:r w:rsidR="00CB36D3" w:rsidRPr="003862D0">
        <w:rPr>
          <w:lang w:val="en-GB" w:eastAsia="en-US"/>
        </w:rPr>
        <w:t>.2</w:t>
      </w:r>
      <w:r w:rsidRPr="003862D0">
        <w:rPr>
          <w:lang w:val="en-GB" w:eastAsia="en-US"/>
        </w:rPr>
        <w:t>.</w:t>
      </w:r>
      <w:r w:rsidR="00CB36D3" w:rsidRPr="003862D0">
        <w:rPr>
          <w:lang w:val="en-GB" w:eastAsia="en-US"/>
        </w:rPr>
        <w:t>7</w:t>
      </w:r>
      <w:del w:id="634" w:author="Ian Blenkinsop" w:date="2021-07-26T17:48:00Z">
        <w:r w:rsidRPr="003862D0" w:rsidDel="00345C5F">
          <w:rPr>
            <w:lang w:val="en-GB" w:eastAsia="en-US"/>
          </w:rPr>
          <w:delText xml:space="preserve"> and</w:delText>
        </w:r>
      </w:del>
      <w:del w:id="635" w:author="Ian Blenkinsop" w:date="2021-07-26T17:47:00Z">
        <w:r w:rsidRPr="003862D0" w:rsidDel="00345C5F">
          <w:rPr>
            <w:lang w:val="en-GB" w:eastAsia="en-US"/>
          </w:rPr>
          <w:delText xml:space="preserve"> </w:delText>
        </w:r>
        <w:r w:rsidR="00E411D4" w:rsidRPr="003862D0" w:rsidDel="00345C5F">
          <w:rPr>
            <w:lang w:val="en-GB" w:eastAsia="en-US"/>
          </w:rPr>
          <w:delText xml:space="preserve">Section </w:delText>
        </w:r>
        <w:r w:rsidRPr="003862D0" w:rsidDel="00345C5F">
          <w:rPr>
            <w:lang w:val="en-GB" w:eastAsia="en-US"/>
          </w:rPr>
          <w:delText>4.4.3</w:delText>
        </w:r>
        <w:r w:rsidR="00E411D4" w:rsidRPr="003862D0" w:rsidDel="00345C5F">
          <w:rPr>
            <w:lang w:val="en-GB" w:eastAsia="en-US"/>
          </w:rPr>
          <w:delText>.</w:delText>
        </w:r>
        <w:r w:rsidR="00CB36D3" w:rsidRPr="003862D0" w:rsidDel="00345C5F">
          <w:rPr>
            <w:lang w:val="en-GB" w:eastAsia="en-US"/>
          </w:rPr>
          <w:delText xml:space="preserve">5 </w:delText>
        </w:r>
        <w:r w:rsidRPr="003862D0" w:rsidDel="00345C5F">
          <w:rPr>
            <w:lang w:val="en-GB" w:eastAsia="en-US"/>
          </w:rPr>
          <w:delText>and 4.4.</w:delText>
        </w:r>
        <w:r w:rsidR="00E411D4" w:rsidRPr="003862D0" w:rsidDel="00345C5F">
          <w:rPr>
            <w:lang w:val="en-GB" w:eastAsia="en-US"/>
          </w:rPr>
          <w:delText>3.</w:delText>
        </w:r>
        <w:r w:rsidR="00CB36D3" w:rsidRPr="003862D0" w:rsidDel="00345C5F">
          <w:rPr>
            <w:lang w:val="en-GB" w:eastAsia="en-US"/>
          </w:rPr>
          <w:delText>6</w:delText>
        </w:r>
      </w:del>
      <w:r w:rsidRPr="003862D0">
        <w:rPr>
          <w:lang w:val="en-GB" w:eastAsia="en-US"/>
        </w:rPr>
        <w:t xml:space="preserve">). Because of the tendency for systematic drifts to occur following initialization, bias corrections generally depend on time since the start of the forecast, often referred to as lead time. In practice, the lead-time-dependent biases are calculated using ensemble retrospective predictions, also known as hindcasts, and recommended basic procedures for such corrections are provided in previous studies </w:t>
      </w:r>
      <w:r w:rsidRPr="003862D0">
        <w:rPr>
          <w:lang w:val="en-GB" w:eastAsia="en-US"/>
        </w:rPr>
        <w:fldChar w:fldCharType="begin" w:fldLock="1"/>
      </w:r>
      <w:r w:rsidR="00615634">
        <w:rPr>
          <w:lang w:val="en-GB" w:eastAsia="en-US"/>
        </w:rPr>
        <w:instrText>ADDIN CSL_CITATION { "citationItems" : [ { "id" : "ITEM-1", "itemData" : { "DOI" : "10.1007/s00382-012-1481-2", "ISSN" : "0930-7575; 1432-0894", "author" : [ { "dropping-particle" : "", "family" : "Goddard", "given" : "L.", "non-dropping-particle" : "", "parse-names" : false, "suffix" : "" }, { "dropping-particle" : "", "family" : "Kumar", "given" : "A.", "non-dropping-particle" : "", "parse-names" : false, "suffix" : "" }, { "dropping-particle" : "", "family" : "Solomon", "given" : "A.", "non-dropping-particle" : "", "parse-names" : false, "suffix" : "" }, { "dropping-particle" : "", "family" : "Smith", "given" : "D.", "non-dropping-particle" : "", "parse-names" : false, "suffix" : "" }, { "dropping-particle" : "", "family" : "Boer", "given" : "G.", "non-dropping-particle" : "", "parse-names" : false, "suffix" : "" }, { "dropping-particle" : "", "family" : "Gonzalez", "given" : "P.", "non-dropping-particle" : "", "parse-names" : false, "suffix" : "" }, { "dropping-particle" : "", "family" : "Kharin", "given" : "V.", "non-dropping-particle" : "", "parse-names" : false, "suffix" : "" }, { "dropping-particle" : "", "family" : "Merryfield", "given" : "W.", "non-dropping-particle" : "", "parse-names" : false, "suffix" : "" }, { "dropping-particle" : "", "family" : "Deser", "given" : "C.", "non-dropping-particle" : "", "parse-names" : false, "suffix" : "" }, { "dropping-particle" : "", "family" : "Mason", "given" : "S. J.", "non-dropping-particle" : "", "parse-names" : false, "suffix" : "" }, { "dropping-particle" : "", "family" : "Kirtman", "given" : "B. P.", "non-dropping-particle" : "", "parse-names" : false, "suffix" : "" }, { "dropping-particle" : "", "family" : "Msadek", "given" : "R.", "non-dropping-particle" : "", "parse-names" : false, "suffix" : "" }, { "dropping-particle" : "", "family" : "Sutton", "given" : "R.", "non-dropping-particle" : "", "parse-names" : false, "suffix" : "" }, { "dropping-particle" : "", "family" : "Hawkins", "given" : "E.", "non-dropping-particle" : "", "parse-names" : false, "suffix" : "" }, { "dropping-particle" : "", "family" : "Fricker", "given" : "T.", "non-dropping-particle" : "", "parse-names" : false, "suffix" : "" }, { "dropping-particle" : "", "family" : "Hegerl", "given" : "G.", "non-dropping-particle" : "", "parse-names" : false, "suffix" : "" }, { "dropping-particle" : "", "family" : "Ferro", "given" : "C. A. T.", "non-dropping-particle" : "", "parse-names" : false, "suffix" : "" }, { "dropping-particle" : "", "family" : "Stephenson", "given" : "D. B.", "non-dropping-particle" : "", "parse-names" : false, "suffix" : "" }, { "dropping-particle" : "", "family" : "Meehl", "given" : "G. A.", "non-dropping-particle" : "", "parse-names" : false, "suffix" : "" }, { "dropping-particle" : "", "family" : "Stockdale", "given" : "T.", "non-dropping-particle" : "", "parse-names" : false, "suffix" : "" }, { "dropping-particle" : "", "family" : "Burgman", "given" : "R.", "non-dropping-particle" : "", "parse-names" : false, "suffix" : "" }, { "dropping-particle" : "", "family" : "Greene", "given" : "A. M.", "non-dropping-particle" : "", "parse-names" : false, "suffix" : "" }, { "dropping-particle" : "", "family" : "Kushnir", "given" : "Y.", "non-dropping-particle" : "", "parse-names" : false, "suffix" : "" }, { "dropping-particle" : "", "family" : "Newman", "given" : "M.", "non-dropping-particle" : "", "parse-names" : false, "suffix" : "" }, { "dropping-particle" : "", "family" : "Carton", "given" : "J.", "non-dropping-particle" : "", "parse-names" : false, "suffix" : "" }, { "dropping-particle" : "", "family" : "Fukumori", "given" : "I.", "non-dropping-particle" : "", "parse-names" : false, "suffix" : "" }, { "dropping-particle" : "", "family" : "Delworth", "given" : "T.", "non-dropping-particle" : "", "parse-names" : false, "suffix" : "" } ], "container-title" : "Climate Dynamics", "id" : "ITEM-1", "issue" : "1-2", "issued" : { "date-parts" : [ [ "2013", "1", "24" ] ] }, "note" : "From Duplicate 2 (A verification framework for interannual-to-decadal predictions experiments - Goddard, L; Kumar, A; Solomon, A; Smith, D; Boer, G; Gonzalez, P; Kharin, V; Merryfield, W; Deser, C; Mason, S J; Kirtman, B P; Msadek, R; Sutton, R; Hawkins, E; Fricker, T; Hegerl, G; Ferro, C A T; Stephenson, D B; Meehl, G A; Stockdale, T; Burgman, R; Greene, A M; Kushnir, Y; Newman, M; Carton, J; Fukumori, I; Delworth, T)\n\nTimes Cited: 14", "page" : "245-272", "title" : "A verification framework for interannual-to-decadal predictions experiments", "translator" : [ { "dropping-particle" : "", "family" : "K4077", "given" : "", "non-dropping-particle" : "", "parse-names" : false, "suffix" : "" } ], "type" : "article-journal", "volume" : "40" }, "uris" : [ "http://www.mendeley.com/documents/?uuid=6df8163e-13c4-4b5c-ae2e-39bfbb94fd10" ] }, { "id" : "ITEM-2",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"ITEM-2",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"(Goddard et al., 2013; Boer et al., 2016)", "plainTextFormattedCitation" : "(Goddard et al., 2013; Boer et al., 2016)", "previouslyFormattedCitation" : "(Goddard et al., 2013; Boer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(Goddard et al., 2013; Boer et al., 2016)</w:t>
      </w:r>
      <w:r w:rsidRPr="003862D0">
        <w:rPr>
          <w:lang w:val="en-GB" w:eastAsia="en-US"/>
        </w:rPr>
        <w:fldChar w:fldCharType="end"/>
      </w:r>
      <w:r w:rsidRPr="003862D0">
        <w:rPr>
          <w:lang w:val="en-GB" w:eastAsia="en-US"/>
        </w:rPr>
        <w:t xml:space="preserve">. The biases are also dynamically corrected during hindcasts and predictions by incorporating the multi-year monthly mean analysis increments from the initialization into the initial condition at each integration step </w:t>
      </w:r>
      <w:r w:rsidRPr="003862D0">
        <w:rPr>
          <w:lang w:val="en-GB" w:eastAsia="en-US"/>
        </w:rPr>
        <w:fldChar w:fldCharType="begin" w:fldLock="1"/>
      </w:r>
      <w:r w:rsidR="00615634">
        <w:rPr>
          <w:lang w:val="en-GB" w:eastAsia="en-US"/>
        </w:rPr>
        <w:instrText>ADDIN CSL_CITATION { "citationItems" : [ { "id" : "ITEM-1", "itemData" : { "DOI" : "10.1007/s00376-012-2084-x", "ISSN" : "1861-9533", "abstract" : "The Flexible Global Ocean-Atmosphere-Land System model, Grid-point Version 2 (FGOALS-g2) for decadal predictions, is evaluated preliminarily, based on sets of ensemble 10-year hindcasts that it has produced. The results show that the hindcasts were more accurate in decadal variability of SST and surface air temperature (SAT), particularly in that of Ni\u00f1o3.4 SST and China regional SAT, than the second sample of the historical runs for 20th-century climate (the control) by the same model. Both the control and the hindcasts represented the global warming well using the same external forcings, but the control overestimated the warming. The hindcasts produced the warming closer to the observations. Performance of FGOALS-g2 in hindcasts benefits from more realistic initial conditions provided by the initialization run and a smaller model bias resulting from the use of a dynamic bias correction scheme newly developed in this study. The initialization consists of a 61-year nudging-based assimilation cycle, which follows on the control run on 01 January 1945 with the incorporation of observation data of upper-ocean temperature and salinity at each integration step in the ocean component model, the LASG IAP Climate System Ocean Model, Version 2 (LICOM2). The dynamic bias correction is implemented at each step of LICOM2 during the hindcasts to reduce the systematic biases existing in upper-ocean temperature and salinity by incorporating multi-year monthly mean increments produced in the assimilation cycle. The effectiveness of the assimilation cycle and the role of the correction scheme were assessed prior to the hindcasts.", "author" : [ { "dropping-particle" : "", "family" : "Wang", "given" : "Bin", "non-dropping-particle" : "", "parse-names" : false, "suffix" : "" }, { "dropping-particle" : "", "family" : "Liu", "given" : "Mimi", "non-dropping-particle" : "", "parse-names" : false, "suffix" : "" }, { "dropping-particle" : "", "family" : "Yu", "given" : "Yongqiang", "non-dropping-particle" : "", "parse-names" : false, "suffix" : "" }, { "dropping-particle" : "", "family" : "Li", "given" : "Lijuan", "non-dropping-particle" : "", "parse-names" : false, "suffix" : "" }, { "dropping-particle" : "", "family" : "Lin", "given" : "Pengfei", "non-dropping-particle" : "", "parse-names" : false, "suffix" : "" }, { "dropping-particle" : "", "family" : "Dong", "given" : "Li", "non-dropping-particle" : "", "parse-names" : false, "suffix" : "" }, { "dropping-particle" : "", "family" : "Liu", "given" : "Li", "non-dropping-particle" : "", "parse-names" : false, "suffix" : "" }, { "dropping-particle" : "", "family" : "Liu", "given" : "Jiping", "non-dropping-particle" : "", "parse-names" : false, "suffix" : "" }, { "dropping-particle" : "", "family" : "Huang", "given" : "Wenyu", "non-dropping-particle" : "", "parse-names" : false, "suffix" : "" }, { "dropping-particle" : "", "family" : "Xu", "given" : "Shiming", "non-dropping-particle" : "", "parse-names" : false, "suffix" : "" }, { "dropping-particle" : "", "family" : "Shen", "given" : "Si", "non-dropping-particle" : "", "parse-names" : false, "suffix" : "" }, { "dropping-particle" : "", "family" : "Pu", "given" : "Ye", "non-dropping-particle" : "", "parse-names" : false, "suffix" : "" }, { "dropping-particle" : "", "family" : "Xue", "given" : "Wei", "non-dropping-particle" : "", "parse-names" : false, "suffix" : "" }, { "dropping-particle" : "", "family" : "Xia", "given" : "Kun", "non-dropping-particle" : "", "parse-names" : false, "suffix" : "" }, { "dropping-particle" : "", "family" : "Wang", "given" : "Yong", "non-dropping-particle" : "", "parse-names" : false, "suffix" : "" }, { "dropping-particle" : "", "family" : "Sun", "given" : "Wenqi", "non-dropping-particle" : "", "parse-names" : false, "suffix" : "" }, { "dropping-particle" : "", "family" : "Hu", "given" : "Ning", "non-dropping-particle" : "", "parse-names" : false, "suffix" : "" }, { "dropping-particle" : "", "family" : "Huang", "given" : "Xiaomeng", "non-dropping-particle" : "", "parse-names" : false, "suffix" : "" }, { "dropping-particle" : "", "family" : "Liu", "given" : "Hailong", "non-dropping-particle" : "", "parse-names" : false, "suffix" : "" }, { "dropping-particle" : "", "family" : "Zheng", "given" : "Weipeng", "non-dropping-particle" : "", "parse-names" : false, "suffix" : "" }, { "dropping-particle" : "", "family" : "Wu", "given" : "Bo", "non-dropping-particle" : "", "parse-names" : false, "suffix" : "" }, { "dropping-particle" : "", "family" : "Zhou", "given" : "Tianjun", "non-dropping-particle" : "", "parse-names" : false, "suffix" : "" }, { "dropping-particle" : "", "family" : "Yang", "given" : "Guangwen", "non-dropping-particle" : "", "parse-names" : false, "suffix" : "" } ], "container-title" : "Advances in Atmospheric Sciences", "id" : "ITEM-1", "issue" : "3", "issued" : { "date-parts" : [ [ "2013" ] ] }, "page" : "674-683", "title" : "Preliminary evaluations of FGOALS-g2 for decadal predictions", "translator" : [ { "dropping-particle" : "", "family" : "K4827", "given" : "", "non-dropping-particle" : "", "parse-names" : false, "suffix" : "" } ], "type" : "article-journal", "volume" : "30" }, "uris" : [ "http://www.mendeley.com/documents/?uuid=24c08f40-3878-4eaf-84c9-04685ed1911c" ] } ], "mendeley" : { "formattedCitation" : "(Wang et al., 2013b)", "plainTextFormattedCitation" : "(Wang et al., 2013b)", "previouslyFormattedCitation" : "(Wang et al., 2013b)" }, "properties" : { "noteIndex" : 0 }, "schema" : "https://github.com/citation-style-language/schema/raw/master/csl-citation.json" }</w:instrText>
      </w:r>
      <w:r w:rsidRPr="003862D0">
        <w:rPr>
          <w:lang w:val="en-GB" w:eastAsia="en-US"/>
        </w:rPr>
        <w:fldChar w:fldCharType="separate"/>
      </w:r>
      <w:r w:rsidR="00016735">
        <w:rPr>
          <w:noProof/>
          <w:lang w:val="en-GB" w:eastAsia="en-US"/>
        </w:rPr>
        <w:t>(Wang et al., 2013b)</w:t>
      </w:r>
      <w:r w:rsidRPr="003862D0">
        <w:rPr>
          <w:lang w:val="en-GB" w:eastAsia="en-US"/>
        </w:rPr>
        <w:fldChar w:fldCharType="end"/>
      </w:r>
      <w:r w:rsidRPr="003862D0">
        <w:rPr>
          <w:lang w:val="en-GB" w:eastAsia="en-US"/>
        </w:rPr>
        <w:t xml:space="preserve">. Besides mean climate as a function of lead time, further aspects of decadal predictions may be biased, such as the modes of variability (see </w:t>
      </w:r>
      <w:ins w:id="636" w:author="Ian Blenkinsop" w:date="2021-07-26T17:48:00Z">
        <w:r w:rsidR="00345C5F" w:rsidRPr="00345C5F">
          <w:rPr>
            <w:lang w:val="en-GB" w:eastAsia="en-US"/>
          </w:rPr>
          <w:t>Section 3.7</w:t>
        </w:r>
        <w:r w:rsidR="00345C5F">
          <w:rPr>
            <w:lang w:val="en-GB" w:eastAsia="en-US"/>
          </w:rPr>
          <w:t xml:space="preserve"> and </w:t>
        </w:r>
      </w:ins>
      <w:r w:rsidR="00BC30BD" w:rsidRPr="003862D0">
        <w:rPr>
          <w:lang w:val="en-GB" w:eastAsia="en-US"/>
        </w:rPr>
        <w:t>Annex</w:t>
      </w:r>
      <w:r w:rsidRPr="003862D0">
        <w:rPr>
          <w:lang w:val="en-GB" w:eastAsia="en-US"/>
        </w:rPr>
        <w:t xml:space="preserve"> </w:t>
      </w:r>
      <w:r w:rsidR="006F1B33" w:rsidRPr="003862D0">
        <w:rPr>
          <w:lang w:val="en-GB" w:eastAsia="en-US"/>
        </w:rPr>
        <w:t>IV</w:t>
      </w:r>
      <w:del w:id="637" w:author="Ian Blenkinsop" w:date="2021-07-26T17:48:00Z">
        <w:r w:rsidRPr="003862D0" w:rsidDel="00345C5F">
          <w:rPr>
            <w:lang w:val="en-GB" w:eastAsia="en-US"/>
          </w:rPr>
          <w:delText xml:space="preserve"> and Chapter</w:delText>
        </w:r>
        <w:r w:rsidR="00E411D4" w:rsidRPr="003862D0" w:rsidDel="00345C5F">
          <w:rPr>
            <w:lang w:val="en-GB" w:eastAsia="en-US"/>
          </w:rPr>
          <w:delText xml:space="preserve"> 3, Section</w:delText>
        </w:r>
        <w:r w:rsidRPr="003862D0" w:rsidDel="00345C5F">
          <w:rPr>
            <w:lang w:val="en-GB" w:eastAsia="en-US"/>
          </w:rPr>
          <w:delText xml:space="preserve"> 3.7</w:delText>
        </w:r>
      </w:del>
      <w:r w:rsidRPr="003862D0">
        <w:rPr>
          <w:lang w:val="en-GB" w:eastAsia="en-US"/>
        </w:rPr>
        <w:t>) upon which drift patterns are</w:t>
      </w:r>
      <w:commentRangeStart w:id="638"/>
      <w:r w:rsidRPr="003862D0">
        <w:rPr>
          <w:lang w:val="en-GB" w:eastAsia="en-US"/>
        </w:rPr>
        <w:t xml:space="preserve"> projecting </w:t>
      </w:r>
      <w:commentRangeEnd w:id="638"/>
      <w:r w:rsidR="008E5E59">
        <w:rPr>
          <w:rStyle w:val="CommentReference"/>
        </w:rPr>
        <w:commentReference w:id="638"/>
      </w:r>
      <w:r w:rsidRPr="003862D0">
        <w:rPr>
          <w:lang w:val="en-GB" w:eastAsia="en-US"/>
        </w:rPr>
        <w:fldChar w:fldCharType="begin" w:fldLock="1"/>
      </w:r>
      <w:r w:rsidR="00615634">
        <w:rPr>
          <w:lang w:val="en-GB" w:eastAsia="en-US"/>
        </w:rPr>
        <w:instrText>ADDIN CSL_CITATION { "citationItems" : [ { "id" : "ITEM-1", "itemData" : { "DOI" : "10.1007/s00382-015-2678-y", "ISBN" : "0038201526", "ISSN" : "14320894", "abstract" : "Drifts are always present in models when initialized from observed conditions because of intrinsic model errors; those potentially affect any type of climate predictions based on numerical experiments. Model drifts are usually removed through more or less sophisticated techniques for skill assessment, but they are rarely analysed. In this study, we provide a detailed physical and dynamical description of the drifts in the CNRM-CM5 coupled model using a set of decadal retrospective forecasts produced within CMIP5. The scope of the paper is to give some physical insights and lines of approach to, on one hand, implement more appropriate techniques of initialisation that minimize the drift in forecast mode, and on the other hand, eventually reduce the systematic biases of the models. We first document a novel protocol for ocean initialization adopted by the CNRM-CERFACS group for forecasting purpose in CMIP5. Initial states for starting dates of the predictions are obtained from a preliminary integration of the coupled model where full-field ocean surface temperature and salinity are restored everywhere to observations through flux derivative terms and full-field subsurface fields (below the prognostic ocean mixed layer) are nudged towards NEMOVAR reanalyses. Nudging is applied only outside the 15\u00b0S\u201315\u00b0N band allowing for dynamical balance between the depth and tilt of the tropical thermocline and the model intrinsic biased wind. A sensitivity experiment to the latitudinal extension of no-nudging zone (1\u00b0S\u20131\u00b0N instead of 15\u00b0, hereafter referred to as NOEQ) has been carried out. In this paper, we concentrate our analyses on two specific regions: the tropical Pacific and the North Atlantic basins. In the Pacific, we show that the first year of the forecasts is characterized by a quasi-systematic excitation of El Ni\u00f1o-Southern Oscillation (ENSO) warm events whatever the starting dates. This, through ocean-to-atmosphere heat transfer materialized by diabatic heating, can be viewed for the coupled model as an efficient way to rapidly adjust to its own biased climate mean state. Weak cold ENSO events tend to occur the second year of the forecast due to the so-called discharge\u2013recharge mechanism while the spurious oscillatory behavior is progressively damped. The latter mechanism is much more pronounced in retrospective forecasts initialized from the NOEQ configuration for which the ENSO flip-flop is still detectable at leadtime 4 year. Associated atmospheric tele\u2026", "author" : [ { "dropping-particle" : "", "family" : "Sanchez-Gomez", "given" : "Emilia", "non-dropping-particle" : "", "parse-names" : false, "suffix" : "" }, { "dropping-particle" : "", "family" : "Cassou", "given" : "Christophe", "non-dropping-particle" : "", "parse-names" : false, "suffix" : "" }, { "dropping-particle" : "", "family" : "Ruprich-Robert", "given" : "Yohan", "non-dropping-particle" : "", "parse-names" : false, "suffix" : "" }, { "dropping-particle" : "", "family" : "Fernandez", "given" : "Elodie", "non-dropping-particle" : "", "parse-names" : false, "suffix" : "" }, { "dropping-particle" : "", "family" : "Terray", "given" : "Laurent", "non-dropping-particle" : "", "parse-names" : false, "suffix" : "" } ], "container-title" : "Climate Dynamics", "id" : "ITEM-1", "issue" : "5-6", "issued" : { "date-parts" : [ [ "2016" ] ] }, "page" : "1819-1840", "publisher" : "Springer Berlin Heidelberg", "title" : "Drift dynamics in a coupled model initialized for decadal forecasts", "translator" : [ { "dropping-particle" : "", "family" : "K4815", "given" : "", "non-dropping-particle" : "", "parse-names" : false, "suffix" : "" } ], "type" : "article-journal", "volume" : "46" }, "uris" : [ "http://www.mendeley.com/documents/?uuid=51541a9e-27a8-49ac-be68-f9c0abdfd8ae" ] } ], "mendeley" : { "formattedCitation" : "(Sanchez-Gomez et al., 2016)", "plainTextFormattedCitation" : "(Sanchez-Gomez et al., 2016)", "previouslyFormattedCitation" : "(Sanchez-Gomez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(Sanchez-Gomez et al., 2016)</w:t>
      </w:r>
      <w:r w:rsidRPr="003862D0">
        <w:rPr>
          <w:lang w:val="en-GB" w:eastAsia="en-US"/>
        </w:rPr>
        <w:fldChar w:fldCharType="end"/>
      </w:r>
      <w:r w:rsidRPr="003862D0">
        <w:rPr>
          <w:lang w:val="en-GB" w:eastAsia="en-US"/>
        </w:rPr>
        <w:t xml:space="preserve">, and additional correction procedures have thus been proposed to remove biases in representing long-term trends </w:t>
      </w:r>
      <w:r w:rsidRPr="003862D0">
        <w:rPr>
          <w:lang w:val="en-GB" w:eastAsia="en-US"/>
        </w:rPr>
        <w:fldChar w:fldCharType="begin" w:fldLock="1"/>
      </w:r>
      <w:r w:rsidR="00615634">
        <w:rPr>
          <w:lang w:val="en-GB" w:eastAsia="en-US"/>
        </w:rPr>
        <w:instrText>ADDIN CSL_CITATION { "citationItems" : [ { "id" : "ITEM-1",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"ITEM-1",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"ITEM-2",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"ITEM-2",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"id" : "ITEM-3", "itemData" : { "DOI" : "10.5194/gmd-11-3659-2018", "ISSN" : "1991-9603", "abstract" : "Abstract. The World Climate Research Programme (WCRP)'s Working Group on Climate Modelling (WGCM) Infrastructure Panel (WIP) was formed in 2014 in response to the explosive growth in size and complexity of Coupled Model Intercomparison Projects (CMIPs) between CMIP3 (2005\u20132006) and CMIP5 (2011\u20132012). This article presents the WIP recommendations for the global data infrastructure needed to support CMIP design, future growth, and evolution. Developed in close coordination with those who build and run the existing infrastructure (the Earth System Grid Federation; ESGF), the recommendations are based on several principles beginning with the need to separate requirements, implementation, and operations. Other important principles include the consideration of the diversity of community needs around data \u2013 a data ecosystem \u2013 the importance of provenance, the need for automation, and the obligation to measure costs and benefits.This paper concentrates on requirements, recognizing the diversity of communities involved (modelers, analysts, software developers, and downstream users). Such requirements include the need for scientific reproducibility and accountability alongside the need to record and track data usage. One key element is to generate a dataset-centric rather than system-centric focus, with an aim to making the infrastructure less prone to systemic failure.With these overarching principles and requirements, the WIP has produced a set of position papers, which are summarized in the latter pages of this document. They provide specifications for managing and delivering model output, including strategies for replication and versioning, licensing, data quality assurance, citation, long-term archiving, and dataset tracking. They also describe a new and more formal approach for specifying what data, and associated metadata, should be saved, which enables future data volumes to be estimated, particularly for well-defined projects such as CMIP6.The paper concludes with a future facing consideration of the global data infrastructure evolution that follows from the blurring of boundaries between climate and weather, and the changing nature of published scientific results in the digital age.", "author" : [ { "dropping-particle" : "", "family" : "Balaji", "given" : "Venkatramani", "non-dropping-particle" : "", "parse-names" : false, "suffix" : "" }, { "dropping-particle" : "", "family" : "Taylor", "given" : "Karl E", "non-dropping-particle" : "", "parse-names" : false, "suffix" : "" }, { "dropping-particle" : "", "family" : "Juckes", "given" : "Martin", "non-dropping-particle" : "", "parse-names" : false, "suffix" : "" }, { "dropping-particle" : "", "family" : "Lawrence", "given" : "Bryan N", "non-dropping-particle" : "", "parse-names" : false, "suffix" : "" }, { "dropping-particle" : "", "family" : "Durack", "given" : "Paul J", "non-dropping-particle" : "", "parse-names" : false, "suffix" : "" }, { "dropping-particle" : "", "family" : "Lautenschlager", "given" : "Michael", "non-dropping-particle" : "", "parse-names" : false, "suffix" : "" }, { "dropping-particle" : "", "family" : "Blanton", "given" : "Chris", "non-dropping-particle" : "", "parse-names" : false, "suffix" : "" }, { "dropping-particle" : "", "family" : "Cinquini", "given" : "Luca", "non-dropping-particle" : "", "parse-names" : false, "suffix" : "" }, { "dropping-particle" : "", "family" : "Denvil", "given" : "S\u00e9bastien", "non-dropping-particle" : "", "parse-names" : false, "suffix" : "" }, { "dropping-particle" : "", "family" : "Elkington", "given" : "Mark", "non-dropping-particle" : "", "parse-names" : false, "suffix" : "" }, { "dropping-particle" : "", "family" : "Guglielmo", "given" : "Francesca", "non-dropping-particle" : "", "parse-names" : false, "suffix" : "" }, { "dropping-particle" : "", "family" : "Guilyardi", "given" : "Eric", "non-dropping-particle" : "", "parse-names" : false, "suffix" : "" }, { "dropping-particle" : "", "family" : "Hassell", "given" : "David", "non-dropping-particle" : "", "parse-names" : false, "suffix" : "" }, { "dropping-particle" : "", "family" : "Kharin", "given" : "Slava", "non-dropping-particle" : "", "parse-names" : false, "suffix" : "" }, { "dropping-particle" : "", "family" : "Kindermann", "given" : "Stefan", "non-dropping-particle" : "", "parse-names" : false, "suffix" : "" }, { "dropping-particle" : "", "family" : "Nikonov", "given" : "Sergey", "non-dropping-particle" : "", "parse-names" : false, "suffix" : "" }, { "dropping-particle" : "", "family" : "Radhakrishnan", "given" : "Aparna", "non-dropping-particle" : "", "parse-names" : false, "suffix" : "" }, { "dropping-particle" : "", "family" : "Stockhause", "given" : "Martina", "non-dropping-particle" : "", "parse-names" : false, "suffix" : "" }, { "dropping-particle" : "", "family" : "Weigel", "given" : "Tobias", "non-dropping-particle" : "", "parse-names" : false, "suffix" : "" }, { "dropping-particle" : "", "family" : "Williams", "given" : "Dean", "non-dropping-particle" : "", "parse-names" : false, "suffix" : "" } ], "container-title" : "Geoscientific Model Development", "id" : "ITEM-3", "issue" : "9", "issued" : { "date-parts" : [ [ "2018", "9", "11" ] ] }, "page" : "3659-3680", "title" : "Requirements for a global data infrastructure in support of CMIP6", "translator" : [ { "dropping-particle" : "", "family" : "K2698", "given" : "", "non-dropping-particle" : "", "parse-names" : false, "suffix" : "" } ], "type" : "article-journal", "volume" : "11" }, "uris" : [ "http://www.mendeley.com/documents/?uuid=4c61756d-e830-46f3-ba0b-94a0373d225d" ] }, { "id" : "ITEM-4", "itemData" : { "DOI" : "10.5194/gmd-11-351-2018", "author" : [ { "dropping-particle" : "", "family" : "Pasternack", "given" : "A", "non-dropping-particle" : "", "parse-names" : false, "suffix" : "" }, { "dropping-particle" : "", "family" : "Bhend", "given" : "J", "non-dropping-particle" : "", "parse-names" : false, "suffix" : "" }, { "dropping-particle" : "", "family" : "Liniger", "given" : "M A", "non-dropping-particle" : "", "parse-names" : false, "suffix" : "" }, { "dropping-particle" : "", "family" : "Rust", "given" : "H W", "non-dropping-particle" : "", "parse-names" : false, "suffix" : "" }, { "dropping-particle" : "", "family" : "M\u00fcller", "given" : "W A", "non-dropping-particle" : "", "parse-names" : false, "suffix" : "" }, { "dropping-particle" : "", "family" : "Ulbrich", "given" : "U", "non-dropping-particle" : "", "parse-names" : false, "suffix" : "" } ], "container-title" : "Geoscientific Model Development", "id" : "ITEM-4", "issue" : "1", "issued" : { "date-parts" : [ [ "2018" ] ] }, "page" : "351-368", "title" : "Parametric decadal climate forecast recalibration (DeFoReSt 1.0)", "translator" : [ { "dropping-particle" : "", "family" : "K4822", "given" : "", "non-dropping-particle" : "", "parse-names" : false, "suffix" : "" } ], "type" : "article-journal", "volume" : "11" }, "uris" : [ "http://www.mendeley.com/documents/?uuid=cf75d93a-2843-43b2-8aa6-bab0e6338444" ] } ], "mendeley" : { "formattedCitation" : "(Kharin et al., 2012; Kruschke et al., 2016; Balaji et al., 2018; Pasternack et al., 2018)", "plainTextFormattedCitation" : "(Kharin et al., 2012; Kruschke et al., 2016; Balaji et al., 2018; Pasternack et al., 2018)", "previouslyFormattedCitation" : "(Kharin et al., 2012; Kruschke et al., 2016; Balaji et al., 2018; Pasternack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(Kharin et al., 2012; Kruschke et al., 2016; Balaji et al., 2018; Pasternack et al., 2018)</w:t>
      </w:r>
      <w:r w:rsidRPr="003862D0">
        <w:rPr>
          <w:lang w:val="en-GB" w:eastAsia="en-US"/>
        </w:rPr>
        <w:fldChar w:fldCharType="end"/>
      </w:r>
      <w:r w:rsidRPr="003862D0">
        <w:rPr>
          <w:lang w:val="en-GB" w:eastAsia="en-US"/>
        </w:rPr>
        <w:t xml:space="preserve">, as well as more general dependences of drift on initial conditions </w:t>
      </w:r>
      <w:r w:rsidRPr="003862D0">
        <w:rPr>
          <w:lang w:val="en-GB" w:eastAsia="en-US"/>
        </w:rPr>
        <w:fldChar w:fldCharType="begin" w:fldLock="1"/>
      </w:r>
      <w:r w:rsidR="00615634">
        <w:rPr>
          <w:lang w:val="en-GB" w:eastAsia="en-US"/>
        </w:rPr>
        <w:instrText>ADDIN CSL_CITATION { "citationItems" : [ { "id" : "ITEM-1", "itemData" : { "DOI" : "10.1002/2014GL060815", "ISSN" : "00948276", "author" : [ { "dropping-particle" : "", "family" : "Fu\u010dkar", "given" : "Neven S.", "non-dropping-particle" : "", "parse-names" : false, "suffix" : "" }, { "dropping-particle" : "", "family" : "Volpi", "given" : "Danila", "non-dropping-particle" : "", "parse-names" : false, "suffix" : "" }, { "dropping-particle" : "", "family" : "Guemas", "given" : "Virginie", "non-dropping-particle" : "", "parse-names" : false, "suffix" : "" }, { "dropping-particle" : "", "family" : "Doblas-Reyes", "given" : "Francisco J.", "non-dropping-particle" : "", "parse-names" : false, "suffix" : "" } ], "container-title" : "Geophysical Research Letters", "id" : "ITEM-1", "issue" : "14", "issued" : { "date-parts" : [ [ "2014", "7", "28" ] ] }, "page" : "5200-5207", "title" : "A posteriori adjustment of near-term climate predictions: Accounting for the drift dependence on the initial conditions", "translator" : [ { "dropping-particle" : "", "family" : "K2729", "given" : "", "non-dropping-particle" : "", "parse-names" : false, "suffix" : "" } ], "type" : "article-journal", "volume" : "41" }, "uris" : [ "http://www.mendeley.com/documents/?uuid=c7a716fd-3982-350f-8d60-6f6ffe96fe23" ] }, { "id" : "ITEM-2", "itemData" : { "DOI" : "10.1029/2019GL084223", "ISSN" : "0094-8276", "abstract" : "Abstract Since near-term predictions of present-day climate are controlled by both initial condition predictability and boundary condition predictability, initialized prediction experiments aim to augment the external-forcing-related predictability realized in uninitialized projections with initial-condition-related predictability by appropriate observation-based initialization. However, and notwithstanding the considerable effort expended in finding such ?good? initial states, a striking feature of current, state-of-the-art, initialized decadal hindcasts is their tendency to quickly drift away from the initialized state, with attendant loss of skill. We derive a dynamical model for such drift, and after validating it we show that including a recalibrated version of the model in a postprocessing framework is able to significantly augment the skill of initialized predictions beyond that achieved by a use of current techniques of postprocessing alone. We also show that the new methodology provides further crucial insights into issues related to initialized predictions.", "author" : [ { "dropping-particle" : "", "family" : "Nadiga", "given" : "Balasubramanya T", "non-dropping-particle" : "", "parse-names" : false, "suffix" : "" }, { "dropping-particle" : "", "family" : "Verma", "given" : "Tarun", "non-dropping-particle" : "", "parse-names" : false, "suffix" : "" }, { "dropping-particle" : "", "family" : "Weijer", "given" : "Wilbert", "non-dropping-particle" : "", "parse-names" : false, "suffix" : "" }, { "dropping-particle" : "", "family" : "Urban", "given" : "Nathan M", "non-dropping-particle" : "", "parse-names" : false, "suffix" : "" } ], "container-title" : "Geophysical Research Letters", "id" : "ITEM-2", "issue" : "16", "issued" : { "date-parts" : [ [ "2019", "8", "28" ] ] }, "note" : "doi: 10.1029/2019GL084223", "page" : "9991-9999", "publisher" : "John Wiley &amp; Sons, Ltd", "title" : "Enhancing Skill of Initialized Decadal Predictions Using a Dynamic Model of Drift", "translator" : [ { "dropping-particle" : "", "family" : "K4374", "given" : "", "non-dropping-particle" : "", "parse-names" : false, "suffix" : "" } ], "type" : "article-journal", "volume" : "46" }, "uris" : [ "http://www.mendeley.com/documents/?uuid=6bd18640-67cc-4c4c-b4d9-7e43a633b12f", "http://www.mendeley.com/documents/?uuid=3c080fa7-4a94-4f53-97b8-acc6463282c0" ] }, { "id" : "ITEM-3", "itemData" : { "DOI" : "10.5194/gmd-11-351-2018", "author" : [ { "dropping-particle" : "", "family" : "Pasternack", "given" : "A", "non-dropping-particle" : "", "parse-names" : false, "suffix" : "" }, { "dropping-particle" : "", "family" : "Bhend", "given" : "J", "non-dropping-particle" : "", "parse-names" : false, "suffix" : "" }, { "dropping-particle" : "", "family" : "Liniger", "given" : "M A", "non-dropping-particle" : "", "parse-names" : false, "suffix" : "" }, { "dropping-particle" : "", "family" : "Rust", "given" : "H W", "non-dropping-particle" : "", "parse-names" : false, "suffix" : "" }, { "dropping-particle" : "", "family" : "M\u00fcller", "given" : "W A", "non-dropping-particle" : "", "parse-names" : false, "suffix" : "" }, { "dropping-particle" : "", "family" : "Ulbrich", "given" : "U", "non-dropping-particle" : "", "parse-names" : false, "suffix" : "" } ], "container-title" : "Geoscientific Model Development", "id" : "ITEM-3", "issue" : "1", "issued" : { "date-parts" : [ [ "2018" ] ] }, "page" : "351-368", "title" : "Parametric decadal climate forecast recalibration (DeFoReSt 1.0)", "translator" : [ { "dropping-particle" : "", "family" : "K4822", "given" : "", "non-dropping-particle" : "", "parse-names" : false, "suffix" : "" } ], "type" : "article-journal", "volume" : "11" }, "uris" : [ "http://www.mendeley.com/documents/?uuid=cf75d93a-2843-43b2-8aa6-bab0e6338444" ] } ], "mendeley" : { "formattedCitation" : "(Fu\u010dkar et al., 2014; Pasternack et al., 2018; Nadiga et al., 2019)", "plainTextFormattedCitation" : "(Fu\u010dkar et al., 2014; Pasternack et al., 2018; Nadiga et al., 2019)", "previouslyFormattedCitation" : "(Fu\u010dkar et al., 2014; Pasternack et al., 2018; Nadiga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(Fučkar et al., 2014; Pasternack et al., 2018; Nadiga et al., 2019)</w:t>
      </w:r>
      <w:r w:rsidRPr="003862D0">
        <w:rPr>
          <w:lang w:val="en-GB" w:eastAsia="en-US"/>
        </w:rPr>
        <w:fldChar w:fldCharType="end"/>
      </w:r>
      <w:r w:rsidRPr="003862D0">
        <w:rPr>
          <w:lang w:val="en-GB" w:eastAsia="en-US"/>
        </w:rPr>
        <w:t>.</w:t>
      </w:r>
    </w:p>
    <w:p w14:paraId="587F1B27" w14:textId="77777777" w:rsidR="007F2201" w:rsidRPr="003862D0" w:rsidRDefault="007F2201" w:rsidP="007F2201">
      <w:pPr>
        <w:pStyle w:val="AR6BodyText"/>
        <w:rPr>
          <w:color w:val="2E74B5" w:themeColor="accent1" w:themeShade="BF"/>
          <w:lang w:val="en-GB"/>
        </w:rPr>
      </w:pPr>
    </w:p>
    <w:p w14:paraId="1F417971" w14:textId="49E66D25" w:rsidR="007F2201" w:rsidRPr="003862D0" w:rsidRDefault="007F2201" w:rsidP="007F2201">
      <w:pPr>
        <w:pStyle w:val="AR6BodyText"/>
        <w:rPr>
          <w:lang w:val="en-GB" w:eastAsia="en-US"/>
        </w:rPr>
      </w:pPr>
      <w:r w:rsidRPr="003862D0">
        <w:rPr>
          <w:lang w:val="en-GB" w:eastAsia="en-US"/>
        </w:rPr>
        <w:t xml:space="preserve">Many skill measures exist that describe different aspects of the correspondence between predicted and observed conditions, and no single metric should be considered exclusively. Important aspects of forecast performance captured by different skill measures include: </w:t>
      </w:r>
      <w:ins w:id="639" w:author="Sara M Tuson" w:date="2021-07-19T07:21:00Z">
        <w:r w:rsidR="00A060E6">
          <w:rPr>
            <w:lang w:val="en-GB" w:eastAsia="en-US"/>
          </w:rPr>
          <w:t>(i</w:t>
        </w:r>
      </w:ins>
      <w:del w:id="640" w:author="Sara M Tuson" w:date="2021-07-19T07:21:00Z">
        <w:r w:rsidRPr="003862D0" w:rsidDel="00A060E6">
          <w:rPr>
            <w:lang w:val="en-GB" w:eastAsia="en-US"/>
          </w:rPr>
          <w:delText>1</w:delText>
        </w:r>
      </w:del>
      <w:r w:rsidRPr="003862D0">
        <w:rPr>
          <w:lang w:val="en-GB" w:eastAsia="en-US"/>
        </w:rPr>
        <w:t>) the ability to predict the sign and phases of the main modes of decadal variability and their regional fingerprint through teleconnection</w:t>
      </w:r>
      <w:r w:rsidR="006A0057" w:rsidRPr="003862D0">
        <w:rPr>
          <w:lang w:val="en-GB" w:eastAsia="en-US"/>
        </w:rPr>
        <w:t>s</w:t>
      </w:r>
      <w:r w:rsidRPr="003862D0">
        <w:rPr>
          <w:lang w:val="en-GB" w:eastAsia="en-US"/>
        </w:rPr>
        <w:t xml:space="preserve">; </w:t>
      </w:r>
      <w:ins w:id="641" w:author="Sara M Tuson" w:date="2021-07-19T07:21:00Z">
        <w:r w:rsidR="00A060E6">
          <w:rPr>
            <w:lang w:val="en-GB" w:eastAsia="en-US"/>
          </w:rPr>
          <w:t>(ii</w:t>
        </w:r>
      </w:ins>
      <w:del w:id="642" w:author="Sara M Tuson" w:date="2021-07-19T07:21:00Z">
        <w:r w:rsidR="00E411D4" w:rsidRPr="003862D0" w:rsidDel="00A060E6">
          <w:rPr>
            <w:lang w:val="en-GB" w:eastAsia="en-US"/>
          </w:rPr>
          <w:delText>2</w:delText>
        </w:r>
      </w:del>
      <w:r w:rsidR="00E411D4" w:rsidRPr="003862D0">
        <w:rPr>
          <w:lang w:val="en-GB" w:eastAsia="en-US"/>
        </w:rPr>
        <w:t xml:space="preserve">) the typical magnitude of differences between predicted and observed values, forecast reliability and resolution </w:t>
      </w:r>
      <w:r w:rsidR="00E411D4" w:rsidRPr="003862D0">
        <w:rPr>
          <w:lang w:val="en-GB" w:eastAsia="en-US"/>
        </w:rPr>
        <w:fldChar w:fldCharType="begin" w:fldLock="1"/>
      </w:r>
      <w:r w:rsidR="00615634">
        <w:rPr>
          <w:lang w:val="en-GB" w:eastAsia="en-US"/>
        </w:rPr>
        <w:instrText>ADDIN CSL_CITATION { "citationItems" : [ { "id" : "ITEM-1", "itemData" : { "DOI" : "10.1029/2012GL053354", "ISBN" : "0094-8276", "ISSN" : "19448007", "abstract" : "The reliability of multi-year predictions of climate is assessed using probabilistic Attributes Diagrams for near-surface air temperature and sea surface temperature, based on 54 member ensembles of initialised decadal hindcasts using the ECMWF coupled model. It is shown that the reliability from the ensemble system is good over global land areas, Europe and Africa and for the North Atlantic, Indian Ocean and, to a lesser extent, North Pacific basins for lead times up to 6\u20139 years. North Atlantic SSTs are reliably predicted even when the climate trend is removed, consistent with the known predictability for this region. By contrast, reliability in the Indian Ocean, where external forcing accounts for most of the variability, deteriorates severely after detrending. More conventional measures of forecast quality, such as the anomaly correlation coefficient (ACC) of the ensemble mean, are also considered, showing that the ensemble has significant skill in predicting multi-annual temperature averages.", "author" : [ { "dropping-particle" : "", "family" : "Corti", "given" : "S.", "non-dropping-particle" : "", "parse-names" : false, "suffix" : "" }, { "dropping-particle" : "", "family" : "Weisheimer", "given" : "A.", "non-dropping-particle" : "", "parse-names" : false, "suffix" : "" }, { "dropping-particle" : "", "family" : "Palmer", "given" : "T. N.", "non-dropping-particle" : "", "parse-names" : false, "suffix" : "" }, { "dropping-particle" : "", "family" : "Doblas-Reyes", "given" : "F. J.", "non-dropping-particle" : "", "parse-names" : false, "suffix" : "" }, { "dropping-particle" : "", "family" : "Magnusson", "given" : "L.", "non-dropping-particle" : "", "parse-names" : false, "suffix" : "" } ], "container-title" : "Geophysical Research Letters", "id" : "ITEM-1", "issued" : { "date-parts" : [ [ "2012" ] ] }, "page" : "L21712", "title" : "Reliability of decadal predictions", "translator" : [ { "dropping-particle" : "", "family" : "K2912", "given" : "", "non-dropping-particle" : "", "parse-names" : false, "suffix" : "" } ], "type" : "article-journal", "volume" : "39" }, "uris" : [ "http://www.mendeley.com/documents/?uuid=ed713f25-808c-40ff-9294-6203149a9f65", "http://www.mendeley.com/documents/?uuid=8f5fdc30-27f0-40b8-8fd2-f436451e465a" ] } ], "mendeley" : { "formattedCitation" : "(Corti et al., 2012)", "plainTextFormattedCitation" : "(Corti et al., 2012)", "previouslyFormattedCitation" : "(Corti et al., 2012)"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(Corti et al., 2012)</w:t>
      </w:r>
      <w:r w:rsidR="00E411D4" w:rsidRPr="003862D0">
        <w:rPr>
          <w:lang w:val="en-GB" w:eastAsia="en-US"/>
        </w:rPr>
        <w:fldChar w:fldCharType="end"/>
      </w:r>
      <w:r w:rsidR="00E411D4" w:rsidRPr="003862D0">
        <w:rPr>
          <w:lang w:val="en-GB" w:eastAsia="en-US"/>
        </w:rPr>
        <w:t xml:space="preserve">; and </w:t>
      </w:r>
      <w:ins w:id="643" w:author="Sara M Tuson" w:date="2021-07-19T07:21:00Z">
        <w:r w:rsidR="00A060E6">
          <w:rPr>
            <w:lang w:val="en-GB" w:eastAsia="en-US"/>
          </w:rPr>
          <w:t>(iii</w:t>
        </w:r>
      </w:ins>
      <w:del w:id="644" w:author="Sara M Tuson" w:date="2021-07-19T07:21:00Z">
        <w:r w:rsidR="00E411D4" w:rsidRPr="003862D0" w:rsidDel="00A060E6">
          <w:rPr>
            <w:lang w:val="en-GB" w:eastAsia="en-US"/>
          </w:rPr>
          <w:delText>3</w:delText>
        </w:r>
      </w:del>
      <w:r w:rsidR="00E411D4" w:rsidRPr="003862D0">
        <w:rPr>
          <w:lang w:val="en-GB" w:eastAsia="en-US"/>
        </w:rPr>
        <w:t xml:space="preserve">) whether the forecast ensemble appropriately represents uncertainty in the predictions. A framework for skill assessment that encompasses each of these aspects of forecast quality has been proposed </w:t>
      </w:r>
      <w:r w:rsidR="00E411D4" w:rsidRPr="003862D0">
        <w:rPr>
          <w:lang w:val="en-GB" w:eastAsia="en-US"/>
        </w:rPr>
        <w:fldChar w:fldCharType="begin" w:fldLock="1"/>
      </w:r>
      <w:r w:rsidR="00615634">
        <w:rPr>
          <w:lang w:val="en-GB" w:eastAsia="en-US"/>
        </w:rPr>
        <w:instrText>ADDIN CSL_CITATION { "citationItems" : [ { "id" : "ITEM-1", "itemData" : { "DOI" : "10.1007/s00382-012-1481-2", "ISSN" : "0930-7575; 1432-0894", "author" : [ { "dropping-particle" : "", "family" : "Goddard", "given" : "L.", "non-dropping-particle" : "", "parse-names" : false, "suffix" : "" }, { "dropping-particle" : "", "family" : "Kumar", "given" : "A.", "non-dropping-particle" : "", "parse-names" : false, "suffix" : "" }, { "dropping-particle" : "", "family" : "Solomon", "given" : "A.", "non-dropping-particle" : "", "parse-names" : false, "suffix" : "" }, { "dropping-particle" : "", "family" : "Smith", "given" : "D.", "non-dropping-particle" : "", "parse-names" : false, "suffix" : "" }, { "dropping-particle" : "", "family" : "Boer", "given" : "G.", "non-dropping-particle" : "", "parse-names" : false, "suffix" : "" }, { "dropping-particle" : "", "family" : "Gonzalez", "given" : "P.", "non-dropping-particle" : "", "parse-names" : false, "suffix" : "" }, { "dropping-particle" : "", "family" : "Kharin", "given" : "V.", "non-dropping-particle" : "", "parse-names" : false, "suffix" : "" }, { "dropping-particle" : "", "family" : "Merryfield", "given" : "W.", "non-dropping-particle" : "", "parse-names" : false, "suffix" : "" }, { "dropping-particle" : "", "family" : "Deser", "given" : "C.", "non-dropping-particle" : "", "parse-names" : false, "suffix" : "" }, { "dropping-particle" : "", "family" : "Mason", "given" : "S. J.", "non-dropping-particle" : "", "parse-names" : false, "suffix" : "" }, { "dropping-particle" : "", "family" : "Kirtman", "given" : "B. P.", "non-dropping-particle" : "", "parse-names" : false, "suffix" : "" }, { "dropping-particle" : "", "family" : "Msadek", "given" : "R.", "non-dropping-particle" : "", "parse-names" : false, "suffix" : "" }, { "dropping-particle" : "", "family" : "Sutton", "given" : "R.", "non-dropping-particle" : "", "parse-names" : false, "suffix" : "" }, { "dropping-particle" : "", "family" : "Hawkins", "given" : "E.", "non-dropping-particle" : "", "parse-names" : false, "suffix" : "" }, { "dropping-particle" : "", "family" : "Fricker", "given" : "T.", "non-dropping-particle" : "", "parse-names" : false, "suffix" : "" }, { "dropping-particle" : "", "family" : "Hegerl", "given" : "G.", "non-dropping-particle" : "", "parse-names" : false, "suffix" : "" }, { "dropping-particle" : "", "family" : "Ferro", "given" : "C. A. T.", "non-dropping-particle" : "", "parse-names" : false, "suffix" : "" }, { "dropping-particle" : "", "family" : "Stephenson", "given" : "D. B.", "non-dropping-particle" : "", "parse-names" : false, "suffix" : "" }, { "dropping-particle" : "", "family" : "Meehl", "given" : "G. A.", "non-dropping-particle" : "", "parse-names" : false, "suffix" : "" }, { "dropping-particle" : "", "family" : "Stockdale", "given" : "T.", "non-dropping-particle" : "", "parse-names" : false, "suffix" : "" }, { "dropping-particle" : "", "family" : "Burgman", "given" : "R.", "non-dropping-particle" : "", "parse-names" : false, "suffix" : "" }, { "dropping-particle" : "", "family" : "Greene", "given" : "A. M.", "non-dropping-particle" : "", "parse-names" : false, "suffix" : "" }, { "dropping-particle" : "", "family" : "Kushnir", "given" : "Y.", "non-dropping-particle" : "", "parse-names" : false, "suffix" : "" }, { "dropping-particle" : "", "family" : "Newman", "given" : "M.", "non-dropping-particle" : "", "parse-names" : false, "suffix" : "" }, { "dropping-particle" : "", "family" : "Carton", "given" : "J.", "non-dropping-particle" : "", "parse-names" : false, "suffix" : "" }, { "dropping-particle" : "", "family" : "Fukumori", "given" : "I.", "non-dropping-particle" : "", "parse-names" : false, "suffix" : "" }, { "dropping-particle" : "", "family" : "Delworth", "given" : "T.", "non-dropping-particle" : "", "parse-names" : false, "suffix" : "" } ], "container-title" : "Climate Dynamics", "id" : "ITEM-1", "issue" : "1-2", "issued" : { "date-parts" : [ [ "2013", "1", "24" ] ] }, "note" : "From Duplicate 2 (A verification framework for interannual-to-decadal predictions experiments - Goddard, L; Kumar, A; Solomon, A; Smith, D; Boer, G; Gonzalez, P; Kharin, V; Merryfield, W; Deser, C; Mason, S J; Kirtman, B P; Msadek, R; Sutton, R; Hawkins, E; Fricker, T; Hegerl, G; Ferro, C A T; Stephenson, D B; Meehl, G A; Stockdale, T; Burgman, R; Greene, A M; Kushnir, Y; Newman, M; Carton, J; Fukumori, I; Delworth, T)\n\nTimes Cited: 14", "page" : "245-272", "title" : "A verification framework for interannual-to-decadal predictions experiments", "translator" : [ { "dropping-particle" : "", "family" : "K4077", "given" : "", "non-dropping-particle" : "", "parse-names" : false, "suffix" : "" } ], "type" : "article-journal", "volume" : "40" }, "uris" : [ "http://www.mendeley.com/documents/?uuid=6df8163e-13c4-4b5c-ae2e-39bfbb94fd10" ] } ], "mendeley" : { "formattedCitation" : "(Goddard et al., 2013)", "plainTextFormattedCitation" : "(Goddard et al., 2013)", "previouslyFormattedCitation" : "(Goddard et al., 2013)"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(Goddard et al., 2013)</w:t>
      </w:r>
      <w:r w:rsidR="00E411D4" w:rsidRPr="003862D0">
        <w:rPr>
          <w:lang w:val="en-GB" w:eastAsia="en-US"/>
        </w:rPr>
        <w:fldChar w:fldCharType="end"/>
      </w:r>
      <w:r w:rsidR="00E411D4" w:rsidRPr="003862D0">
        <w:rPr>
          <w:lang w:val="en-GB" w:eastAsia="en-US"/>
        </w:rPr>
        <w:t>. A new, process-based method to assess forecast skill in decadal predictions is to analyse how well a specific mechanism is repres</w:t>
      </w:r>
      <w:r w:rsidR="00291035" w:rsidRPr="003862D0">
        <w:rPr>
          <w:lang w:val="en-GB" w:eastAsia="en-US"/>
        </w:rPr>
        <w:t>ented at each lead time</w:t>
      </w:r>
      <w:r w:rsidR="00E411D4" w:rsidRPr="003862D0">
        <w:rPr>
          <w:lang w:val="en-GB" w:eastAsia="en-US"/>
        </w:rPr>
        <w:t xml:space="preserve"> </w:t>
      </w:r>
      <w:r w:rsidR="00E411D4" w:rsidRPr="003862D0">
        <w:rPr>
          <w:lang w:val="en-GB" w:eastAsia="en-US"/>
        </w:rPr>
        <w:fldChar w:fldCharType="begin" w:fldLock="1"/>
      </w:r>
      <w:r w:rsidR="00615634">
        <w:rPr>
          <w:lang w:val="en-GB" w:eastAsia="en-US"/>
        </w:rPr>
        <w: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"mendeley" : { "formattedCitation" : "(Mohino et al., 2016)", "plainTextFormattedCitation" : "(Mohino et al., 2016)", "previouslyFormattedCitation" : "(Mohino et al., 2016)" }, "properties" : { "noteIndex" : 0 }, "schema" : "https://github.com/citation-style-language/schema/raw/master/csl-citation.json" }</w:instrText>
      </w:r>
      <w:r w:rsidR="00E411D4" w:rsidRPr="003862D0">
        <w:rPr>
          <w:lang w:val="en-GB" w:eastAsia="en-US"/>
        </w:rPr>
        <w:fldChar w:fldCharType="separate"/>
      </w:r>
      <w:r w:rsidR="00016735">
        <w:rPr>
          <w:noProof/>
          <w:lang w:val="en-GB" w:eastAsia="en-US"/>
        </w:rPr>
        <w:t>(Mohino et al., 2016)</w:t>
      </w:r>
      <w:r w:rsidR="00E411D4" w:rsidRPr="003862D0">
        <w:rPr>
          <w:lang w:val="en-GB" w:eastAsia="en-US"/>
        </w:rPr>
        <w:fldChar w:fldCharType="end"/>
      </w:r>
      <w:r w:rsidRPr="003862D0">
        <w:rPr>
          <w:lang w:val="en-GB" w:eastAsia="en-US"/>
        </w:rPr>
        <w:t>.</w:t>
      </w:r>
    </w:p>
    <w:p w14:paraId="2DDCA876" w14:textId="77777777" w:rsidR="007F2201" w:rsidRPr="003862D0" w:rsidRDefault="007F2201" w:rsidP="007F2201">
      <w:pPr>
        <w:pStyle w:val="AR6BodyText"/>
        <w:rPr>
          <w:lang w:val="en-GB" w:eastAsia="en-US"/>
        </w:rPr>
      </w:pPr>
    </w:p>
    <w:p w14:paraId="05378A7E" w14:textId="1FF4E915" w:rsidR="007F2201" w:rsidRPr="003862D0" w:rsidRDefault="007F2201" w:rsidP="007F2201">
      <w:pPr>
        <w:pStyle w:val="AR6BodyText"/>
        <w:rPr>
          <w:lang w:val="en-GB" w:eastAsia="en-US"/>
        </w:rPr>
      </w:pPr>
      <w:r w:rsidRPr="003862D0">
        <w:rPr>
          <w:lang w:val="en-GB" w:eastAsia="en-US"/>
        </w:rPr>
        <w:t xml:space="preserve">One additional aspect of forecast quality assessment is that estimated skill can </w:t>
      </w:r>
      <w:r w:rsidRPr="003862D0">
        <w:rPr>
          <w:lang w:val="en-GB"/>
        </w:rPr>
        <w:t xml:space="preserve">be degraded by errors in observational datasets used for verification, in addition to errors in the predictions </w:t>
      </w:r>
      <w:r w:rsidRPr="003862D0">
        <w:rPr>
          <w:lang w:val="en-GB"/>
        </w:rPr>
        <w:fldChar w:fldCharType="begin" w:fldLock="1"/>
      </w:r>
      <w:r w:rsidR="00615634">
        <w:rPr>
          <w:lang w:val="en-GB"/>
        </w:rPr>
        <w:instrText>ADDIN CSL_CITATION { "citationItems" : [ { "id" : "ITEM-1", "itemData" : { "DOI" : "10.1126/science.aaf6369", "ISSN" : "0036-8075", "PMID" : "27789838", "abstract" : "Observational estimates of the climate system are essential to monitoring and understanding ongoing climate change and to assessing the quality of climate models used to produce near- and long-term climate information. This study poses the dual and unconventional question: Can climate models be used to assess the quality of observational references? We show that this question not only rests on solid theoretical grounds but also offers insightful applications in practice. By comparing four observational products of sea surface temperature with a large multimodel climate forecast ensemble, we find compelling evidence that models systematically score better against the most recent, advanced, but also most independent product. These results call for generalized procedures of model-observation comparison and provide guidance for a more objective observational data set selection.", "author" : [ { "dropping-particle" : "", "family" : "Massonnet", "given" : "Fran\u00e7ois", "non-dropping-particle" : "", "parse-names" : false, "suffix" : "" }, { "dropping-particle" : "", "family" : "Bellprat", "given" : "Omar", "non-dropping-particle" : "", "parse-names" : false, "suffix" : "" }, { "dropping-particle" : "", "family" : "Guemas", "given" : "Virginie", "non-dropping-particle" : "", "parse-names" : false, "suffix" : "" }, { "dropping-particle" : "", "family" : "Doblas-Reyes", "given" : "Francisco J.", "non-dropping-particle" : "", "parse-names" : false, "suffix" : "" } ], "container-title" : "Science", "id" : "ITEM-1", "issue" : "6311", "issued" : { "date-parts" : [ [ "2016", "10", "28" ] ] }, "page" : "452-455", "title" : "Using climate models to estimate the quality of global observational data sets", "translator" : [ { "dropping-particle" : "", "family" : "K2909", "given" : "", "non-dropping-particle" : "", "parse-names" : false, "suffix" : "" } ], "type" : "article-journal", "volume" : "354" }, "uris" : [ "http://www.mendeley.com/documents/?uuid=08e09e9e-7474-4140-ba10-d541b203062a", "http://www.mendeley.com/documents/?uuid=389d10b2-113d-4a16-a595-11d116fc6fc3" ] }, { "id" : "ITEM-2", "itemData" : { "DOI" : "10.1002/qj.3394", "ISSN" : "0035-9009", "abstract" : "Accurate forecasts of the ocean state and the estimation of forecast uncertainties are crucial when it comes to providing skilful seasonal predictions. In this study we analyse the predictive skill and reliability of the ocean component in a seasonal forecasting system. Furthermore, we assess the effects of accounting for model and observational uncertainties. Ensemble forcasts are carried out with an updated version of the ECMWF seasonal forecasting model System 4, with a forecast length of ten months, initialized every May between 1981 and 2010. We find that, for essential quantities such as sea surface temperature and upper ocean 300?m heat content, the ocean forecasts are generally underdispersive and skilful beyond the first month mainly in the Tropics and parts of the North Atlantic. The reference reanalysis used for the forecast evaluation considerably affects diagnostics of forecast skill and reliability, throughout the entire ten-month forecasts but mostly during the first three months. Accounting for parametrization uncertainty by implementing stochastic parametrization perturbations has a positive impact on both reliability (from month\u00a03 onwards) as well as forecast skill (from month\u00a08 onwards). Skill improvements extend also to atmospheric variables such as 2?m temperature, mostly in the extratropical Pacific but also over the midlatitudes of the Americas. Hence, while model uncertainty impacts the skill of seasonal forecasts, observational uncertainty impacts our assessment of that skill. Future ocean model development should therefore aim not only to reduce model errors but to simultaneously assess and estimate uncertainties.", "author" : [ { "dropping-particle" : "", "family" : "Juricke", "given" : "Stephan", "non-dropping-particle" : "", "parse-names" : false, "suffix" : "" }, { "dropping-particle" : "", "family" : "MacLeod", "given" : "Dave", "non-dropping-particle" : "", "parse-names" : false, "suffix" : "" }, { "dropping-particle" : "", "family" : "Weisheimer", "given" : "Antje", "non-dropping-particle" : "", "parse-names" : false, "suffix" : "" }, { "dropping-particle" : "", "family" : "Zanna", "given" : "Laure", "non-dropping-particle" : "", "parse-names" : false, "suffix" : "" }, { "dropping-particle" : "", "family" : "Palmer", "given" : "Tim N", "non-dropping-particle" : "", "parse-names" : false, "suffix" : "" } ], "container-title" : "Quarterly Journal of the Royal Meteorological Society", "id" : "ITEM-2", "issue" : "715", "issued" : { "date-parts" : [ [ "2018", "7", "1" ] ] }, "note" : "doi: 10.1002/qj.3394", "page" : "1947-1964", "publisher" : "John Wiley &amp; Sons, Ltd", "title" : "Seasonal to annual ocean forecasting skill and the role of model and observational uncertainty", "translator" : [ { "dropping-particle" : "", "family" : "K4602", "given" : "", "non-dropping-particle" : "", "parse-names" : false, "suffix" : "" } ], "type" : "article-journal", "volume" : "144" }, "uris" : [ "http://www.mendeley.com/documents/?uuid=9d2609cd-2c63-4f6f-9519-9061f04c5e7f", "http://www.mendeley.com/documents/?uuid=7347dc30-af0e-4920-bcf6-ae3b76e8b750" ] }, { "id" : "ITEM-3", "itemData" : { "DOI" : "10.1007/s00382-015-2787-7", "ISBN" : "0930-7575\\r1432-0894", "ISSN" : "14320894", "abstract" : "The mean and variability of the Atlantic Meridional Overturning Circulation (AMOC), as represented in six ocean reanalysis products, are analyzed over the period 1960-2007. Particular focus is on multi-decadal trends and interannual variability at 26.5\u25e6N and 45\u25e6N. For four of the six reanalysis products, corresponding reference simulations obtained from the same models and forcing datasets but without the imposition of subsurface data constraints are included for comparison. An emphasis is placed on identifying general characteristics of the reanalysis representation of AMOC relative to their reference simulations without subsurface data constraints. The AMOC as simulated in these two sets are presented in the context of results from the Coordinated Ocean- ice Reference Experiments phase II (CORE-II) effort, wherein a common interannually varying atmospheric forcing data set was used to force a large and diverse set of global ocean-ice models. Relative to the reference simulations and CORE-II forced model simulations it is shown that i) the reanalysis products tend to have greater AMOC mean strength and enhanced variance and ii) the reanalysis products are less consistent in their year-to-year AMOC changes. We also find that relative to the reference simulations (but not the CORE-II forced model simulations) the reanalysis products tend to have enhanced multi-decadal trends (from 1975-1995 and 1995-2007) in the mid to high latitudes of the northern hemisphere.",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"ITEM-3", "issue" : "3", "issued" : { "date-parts" : [ [ "2017" ] ] }, "page" : "957-982", "publisher" : "Springer Berlin Heidelberg", "title" : "Comparison of the Atlantic meridional overturning circulation between 1960 and 2007 in six ocean reanalysis products", "translator" : [ { "dropping-particle" : "", "family" : "K3051", "given" : "", "non-dropping-particle" : "", "parse-names" : false, "suffix" : "" } ], "type" : "article-journal", "volume" : "49" }, "uris" : [ "http://www.mendeley.com/documents/?uuid=949b82c2-6509-43a3-a51a-b39a5fe20bd9" ] }, { "id" : "ITEM-4", "itemData" : { "DOI" : "10.1002/qj.3115", "ISSN" : "0035-9009", "abstract" : "A new framework is introduced for measuring the performance of probability forecasts when the true value of the predictand is observed with error. In these circumstances, proper scoring rules favour good forecasts of observations rather than of truth and yield scores that vary with the quality of the observations. Proper scoring rules thus can favour forecasters who issue worse forecasts of the truth and can mask real changes in forecast performance if observation quality varies over time. Existing approaches to accounting for observation error provide unsatisfactory solutions to these two problems. A new class of ?error-corrected? proper scoring rules is defined that solves both problems by producing unbiased estimates of the scores that would be obtained if the forecasts could be verified against the truth. A general method for constructing error-corrected proper scoring rules is given for the case of categorical predictands, and error-corrected versions of the Dawid?Sebastiani scoring rule are proposed for numerical predictands. The benefits of accounting for observation error in ensemble post-processing and in forecast veri</w:instrText>
      </w:r>
      <w:r w:rsidR="00615634" w:rsidRPr="001A4DE9">
        <w:instrText>fication are illustrated in three data examples that include forecasts for the occurrence of tornadoes and of aircraft icing.", "author" : [ { "dropping-particle" : "", "family" : "Ferro", "given" : "Christopher A T", "non-dropping-particle" : "", "parse-names" : false, "suffix" : "" } ], "container-title" : "Quarterly Journal of the Royal Meteorological Society", "id" : "ITEM-4", "issue" : "708", "issued" : { "date-parts" : [ [ "2017", "10", "1" ] ] }, "note" : "doi: 10.1002/qj.3115", "page" : "2665-2676", "publisher" : "John Wiley &amp; Sons, Ltd", "title" : "Measuring forecast performance in the presence of observation error", "translator" : [ { "dropping-particle" : "", "family" : "K4603", "given" : "", "non-dropping-particle" : "", "parse-names" : false, "suffix" : "" } ], "type" : "article-journal", "volume" : "143" }, "uris" : [ "http://www.mendeley.com/documents/?uuid=25f6733e-6691-40a7-81d8-bd75964bbd62", "http://www.mendeley.com/documents/?uuid=89b8d75f-ebc4-40e0-8d76-03aea9855996" ] } ], "mendeley" : { "formattedCitation" : "(Massonnet et al., 2016; Ferro, 2017; Karspeck et al., 2017; Juricke et al., 2018)", "plainTextFormattedCitation" : "(Massonnet et al., 2016; Ferro, 2017; Karspeck et al., 2017; Juricke et al., 2018)", "previouslyFormattedCitation" : "(Massonnet et al., 2016; Ferro, 2017; Karspeck et al., 2017; Juricke et al., 2018)" }, "properties" : { "noteIndex" : 0 }, "schema" : "https://github.com/citation-style-language/schema/raw/master/csl-citation.json" }</w:instrText>
      </w:r>
      <w:r w:rsidRPr="003862D0">
        <w:rPr>
          <w:lang w:val="en-GB"/>
        </w:rPr>
        <w:fldChar w:fldCharType="separate"/>
      </w:r>
      <w:r w:rsidR="00016735">
        <w:rPr>
          <w:noProof/>
        </w:rPr>
        <w:t>(Massonnet et al., 2016; Ferro, 2017; Karspeck et al., 2017; Juricke et al., 2018)</w:t>
      </w:r>
      <w:r w:rsidRPr="003862D0">
        <w:rPr>
          <w:lang w:val="en-GB"/>
        </w:rPr>
        <w:fldChar w:fldCharType="end"/>
      </w:r>
      <w:r w:rsidRPr="00B9747B">
        <w:t xml:space="preserve">. </w:t>
      </w:r>
      <w:r w:rsidRPr="003862D0">
        <w:rPr>
          <w:lang w:val="en-GB"/>
        </w:rPr>
        <w:t>This suggests that skill may</w:t>
      </w:r>
      <w:r w:rsidRPr="003862D0">
        <w:rPr>
          <w:lang w:val="en-GB" w:eastAsia="en-US"/>
        </w:rPr>
        <w:t xml:space="preserve"> tend to be underestimated, particularly for climate variables whose observational uncertainties are relatively large, and </w:t>
      </w:r>
      <w:r w:rsidRPr="003862D0">
        <w:rPr>
          <w:lang w:val="en-GB" w:eastAsia="en-US"/>
        </w:rPr>
        <w:lastRenderedPageBreak/>
        <w:t xml:space="preserve">that the predictions themselves may prove useful for assessing the quality of observational datasets </w:t>
      </w:r>
      <w:r w:rsidRPr="003862D0">
        <w:rPr>
          <w:lang w:val="en-GB" w:eastAsia="en-US"/>
        </w:rPr>
        <w:fldChar w:fldCharType="begin" w:fldLock="1"/>
      </w:r>
      <w:r w:rsidR="00615634">
        <w:rPr>
          <w:lang w:val="en-GB" w:eastAsia="en-US"/>
        </w:rPr>
        <w:instrText>ADDIN CSL_CITATION { "citationItems" : [ { "id" : "ITEM-1", "itemData" : { "DOI" : "10.1007/s40641-019-00151-w", "ISSN" : "2198-6061", "abstract" : "The Arctic and Antarctic are among the regions most exposed to climate change, but ironically, they are also the ones for which the least observations are available. Climate models have been instrumental in completing the big picture. It is generally accepted that observations feed the development of climate models: parameterizations are designed based on empirically observed relationships, climate model predictions are initialized using observational products, and numerical simulations are evaluated given matching observational datasets.", "author" : [ { "dropping-particle" : "", "family" : "Massonnet", "given" : "Fran\u00e7ois", "non-dropping-particle" : "", "parse-names" : false, "suffix" : "" } ], "container-title" : "Current Climate Change Reports", "id" : "ITEM-1", "issue" : "4", "issued" : { "date-parts" : [ [ "2019" ] ] }, "page" : "334-344", "title" : "Climate Models as Guidance for the Design of Observing Systems: the Case of Polar Climate and Sea Ice Prediction", "translator" : [ { "dropping-particle" : "", "family" : "K4599", "given" : "", "non-dropping-particle" : "", "parse-names" : false, "suffix" : "" } ], "type" : "article-journal", "volume" : "5" }, "uris" : [ "http://www.mendeley.com/documents/?uuid=c48b9ce4-e017-4be1-9b49-6f028295f44a", "http://www.mendeley.com/documents/?uuid=eb51df60-f6ae-48a7-af73-61fe0292c49f" ] } ], "mendeley" : { "formattedCitation" : "(Massonnet, 2019)", "plainTextFormattedCitation" : "(Massonnet, 2019)", "previouslyFormattedCitation" : "(Massonnet,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(Massonnet, 2019)</w:t>
      </w:r>
      <w:r w:rsidRPr="003862D0">
        <w:rPr>
          <w:lang w:val="en-GB" w:eastAsia="en-US"/>
        </w:rPr>
        <w:fldChar w:fldCharType="end"/>
      </w:r>
      <w:r w:rsidRPr="003862D0">
        <w:rPr>
          <w:lang w:val="en-GB" w:eastAsia="en-US"/>
        </w:rPr>
        <w:t xml:space="preserve">. </w:t>
      </w:r>
    </w:p>
    <w:p w14:paraId="3EC8AC29" w14:textId="77777777" w:rsidR="007F2201" w:rsidRPr="003862D0" w:rsidRDefault="007F2201" w:rsidP="007F2201">
      <w:pPr>
        <w:pStyle w:val="AR6BodyText"/>
        <w:rPr>
          <w:lang w:val="en-GB" w:eastAsia="en-US"/>
        </w:rPr>
      </w:pPr>
    </w:p>
    <w:p w14:paraId="33817710" w14:textId="1F2ABDC8" w:rsidR="007F2201" w:rsidRPr="003862D0" w:rsidRDefault="007F2201" w:rsidP="007F2201">
      <w:pPr>
        <w:pStyle w:val="AR6BodyText"/>
        <w:rPr>
          <w:lang w:val="en-GB"/>
        </w:rPr>
      </w:pPr>
      <w:bookmarkStart w:id="645" w:name="_Hlk74755432"/>
      <w:r w:rsidRPr="003862D0">
        <w:rPr>
          <w:lang w:val="en-GB"/>
        </w:rPr>
        <w:t>Skill assessments have shown that initialized predictions can out-perform their uninitialized counterparts</w:t>
      </w:r>
      <w:del w:id="646" w:author="Sara M Tuson" w:date="2021-07-15T20:25:00Z">
        <w:r w:rsidRPr="003862D0" w:rsidDel="00092429">
          <w:rPr>
            <w:lang w:val="en-GB"/>
          </w:rPr>
          <w:delText xml:space="preserve"> </w:delText>
        </w:r>
      </w:del>
      <w:r w:rsidR="008D2319" w:rsidRPr="003862D0">
        <w:rPr>
          <w:lang w:val="en-GB"/>
        </w:rPr>
        <w:t xml:space="preserve"> </w:t>
      </w:r>
      <w:bookmarkStart w:id="647" w:name="_Hlk74755423"/>
      <w:commentRangeStart w:id="648"/>
      <w:r w:rsidR="008763E6" w:rsidRPr="003862D0">
        <w:rPr>
          <w:lang w:val="en-GB"/>
        </w:rPr>
        <w:fldChar w:fldCharType="begin" w:fldLock="1"/>
      </w:r>
      <w:r w:rsidR="00CD3B49">
        <w:rPr>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"10.1029/2018GL079362", "ISSN" : "00948276", "abstract" : "The Paris Agreement calls for efforts to limit anthropogenic global warming to less than 1.5oC above pre\u2010industrial levels. However, natural internal variability may exacerbate anthropogenic warming to produce temporary excursions above 1.5oC. Such excursions would not necessarily exceed the Paris Agreement, but would provide a warning that the threshold is being approached. Here we develop a new capability to predict the probability that global temperature will exceed 1.5oC above pre\u2010industrial levels in the coming five\u2010years. For the period 2017 to 2021 we predict a 38% and 10% chance respectively of monthly or yearly temperatures exceeding 1.5oC, with virtually no chance of the five\u2010year mean being above the threshold. Our forecasts will be updated annually to provide policy makers with advanced warning of the evolving probability and duration of future warming events.", "author" : [ { "dropping-particle" : "", "family" : "Smith", "given" : "D M", "non-dropping-particle" : "", "parse-names" : false, "suffix" : "" }, { "dropping-particle" : "", "family" : "Scaife", "given" : "A A", "non-dropping-particle" : "", "parse-names" : false, "suffix" : "" }, { "dropping-particle" : "", "family" : "Hawkins", "given" : "E", "non-dropping-particle" : "", "parse-names" : false, "suffix" : "" }, { "dropping-particle" : "", "family" : "Bilbao", "given" : "R", "non-dropping-particle" : "", "parse-names" : false, "suffix" : "" }, { "dropping-particle" : "", "family" : "Boer", "given" : "G J", "non-dropping-particle" : "", "parse-names" : false, "suffix" : "" }, { "dropping-particle" : "", "family" : "Caian", "given" : "M", "non-dropping-particle" : "", "parse-names" : false, "suffix" : "" }, { "dropping-particle" : "", "family" : "Caron", "given" : "L.-P.",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"Doescher", "given" : "R", "non-dropping-particle" : "", "parse-names" : false, "suffix" : "" }, { "dropping-particle" : "", "family" : "Dunstone", "given" : "N J", "non-dropping-particle" : "", "parse-names" : false, "suffix" : "" }, { "dropping-particle" : "", "family" : "Eade", "given" : "R", "non-dropping-particle" : "", "parse-names" : false, "suffix" : "" }, { "dropping-particle" : "", "family" : "Hermanson", "given" : "L", "non-dropping-particle" : "", "parse-names" : false, "suffix" : "" }, { "dropping-particle" : "", "family" : "Ishii", "given" : "M", "non-dropping-particle" : "", "parse-names" : false, "suffix" : "" }, { "dropping-particle" : "", "family" : "Kharin", "given" : "V", "non-dropping-particle" : "", "parse-names" : false, "suffix" : "" }, { "dropping-particle" : "", "family" : "Kimoto", "given" : "M", "non-dropping-particle" : "", "parse-names" : false, "suffix" : "" }, { "dropping-particle" : "", "family" : "Koenigk", "given" : "T", "non-dropping-particle" : "", "parse-names" : false, "suffix" : "" }, { "dropping-particle" : "", "family" : "Kushnir", "given" : "Y", "non-dropping-particle" : "", "parse-names" : false, "suffix" : "" }, { "dropping-particle" : "", "family" : "Matei", "given" : "D", "non-dropping-particle" : "", "parse-names" : false, "suffix" : "" }, { "dropping-particle" : "", "family" : "Meehl", "given" : "G A", "non-dropping-particle" : "", "parse-names" : false, "suffix" : "" }, { "dropping-particle" : "", "family" : "Menegoz",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"Power", "given" : "S", "non-dropping-particle" : "", "parse-names" : false, "suffix" : "" }, { "dropping-particle" : "", "family" : "Rixen", "given" : "M", "non-dropping-particle" : "", "parse-names" : false, "suffix" : "" }, { "dropping-particle" : "", "family" : "Sospedra-Alfonso", "given" : "R.", "non-dropping-particle" : "", "parse-names" : false, "suffix" : "" }, { "dropping-particle" : "", "family" : "Tuma", "given" : "M", "non-dropping-particle" : "", "parse-names" : false, "suffix" : "" }, { "dropping-particle" : "", "family" : "Wyser", "given" : "K", "non-dropping-particle" : "", "parse-names" : false, "suffix" : "" }, { "dropping-particle" : "", "family" : "Yang", "given" : "X", "non-dropping-particle" : "", "parse-names" : false, "suffix" : "" }, { "dropping-particle" : "", "family" : "Yeager", "given" : "S", "non-dropping-particle" : "", "parse-names" : false, "suffix" : "" } ], "container-title" : "Geophysical Research Letters", "id" : "ITEM-3", "issue" : "21", "issued" : { "date-parts" : [ [ "2018", "11", "16" ] ] }, "page" : "11,895-11,903", "title" : "Predicted Chance That Global Warming Will Temporarily Exceed 1.5 \u00b0C", "translator" : [ { "dropping-particle" : "", "family" : "K3743", "given" : "", "non-dropping-particle" : "", "parse-names" : false, "suffix" : "" } ], "type" : "article-journal", "volume" : "45" }, "uris" : [ "http://www.mendeley.com/documents/?uuid=e18f8a48-b872-498e-9a8f-e8aa2f5104c3" ] }, { "id" : "ITEM-4",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"ITEM-4",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"id" : "ITEM-5",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"ITEM-5",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"ITEM-6",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"ITEM-6",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"(Doblas-Reyes et al., 2013; Meehl et al., 2014; Bellucci et al., 2015a; Smith et al., 2018; Yeager et al., 2018; Smith et al., 2019b)", "manualFormatting" : "(Doblas-Reyes et al., 2013; Meehl et al., 2014; Bellucci et al., 2015a; D.M. Smith et al., 2018, 2019; Yeager et al., 2018)", "plainTextFormattedCitation" : "(Doblas-Reyes et al., 2013; Meehl et al., 2014; Bellucci et al., 2015a; Smith et al., 2018; Yeager et al., 2018; Smith et al., 2019b)", "previouslyFormattedCitation" : "(Doblas-Reyes et al., 2013; Meehl et al., 2014; Bellucci et al., 2015a; Smith et al., 2018, 2019b; Yeager et al., 2018)" }, "properties" : { "noteIndex" : 0 }, "schema" : "https://github.com/citation-style-language/schema/raw/master/csl-citation.json" }</w:instrText>
      </w:r>
      <w:r w:rsidR="008763E6" w:rsidRPr="003862D0">
        <w:rPr>
          <w:lang w:val="en-GB"/>
        </w:rPr>
        <w:fldChar w:fldCharType="separate"/>
      </w:r>
      <w:r w:rsidR="00016735">
        <w:rPr>
          <w:noProof/>
          <w:lang w:val="en-GB"/>
        </w:rPr>
        <w:t>(</w:t>
      </w:r>
      <w:ins w:id="649" w:author="Robin Matthews" w:date="2021-06-16T16:54:00Z">
        <w:r w:rsidR="002D461E" w:rsidRPr="003741E9">
          <w:rPr>
            <w:noProof/>
            <w:lang w:val="en-US"/>
            <w:rPrChange w:id="650" w:author="Clotilde Pean" w:date="2021-06-22T10:16:00Z">
              <w:rPr/>
            </w:rPrChange>
          </w:rPr>
          <w:t xml:space="preserve">Doblas-Reyes et al., 2013; Meehl et al., 2014; Bellucci et al., 2015a; </w:t>
        </w:r>
      </w:ins>
      <w:ins w:id="651" w:author="Robin Matthews" w:date="2021-06-16T17:04:00Z">
        <w:r w:rsidR="00E35C22" w:rsidRPr="003741E9">
          <w:rPr>
            <w:noProof/>
            <w:lang w:val="en-US"/>
            <w:rPrChange w:id="652" w:author="Clotilde Pean" w:date="2021-06-22T10:16:00Z">
              <w:rPr/>
            </w:rPrChange>
          </w:rPr>
          <w:t xml:space="preserve">D.M. </w:t>
        </w:r>
      </w:ins>
      <w:ins w:id="653" w:author="Robin Matthews" w:date="2021-06-16T16:54:00Z">
        <w:r w:rsidR="002D461E" w:rsidRPr="003741E9">
          <w:rPr>
            <w:noProof/>
            <w:lang w:val="en-US"/>
            <w:rPrChange w:id="654" w:author="Clotilde Pean" w:date="2021-06-22T10:16:00Z">
              <w:rPr/>
            </w:rPrChange>
          </w:rPr>
          <w:t>Smith et al., 2018</w:t>
        </w:r>
      </w:ins>
      <w:ins w:id="655" w:author="Robin Matthews" w:date="2021-06-16T17:04:00Z">
        <w:r w:rsidR="00E35C22" w:rsidRPr="003741E9">
          <w:rPr>
            <w:noProof/>
            <w:lang w:val="en-US"/>
            <w:rPrChange w:id="656" w:author="Clotilde Pean" w:date="2021-06-22T10:16:00Z">
              <w:rPr/>
            </w:rPrChange>
          </w:rPr>
          <w:t>, 2019</w:t>
        </w:r>
      </w:ins>
      <w:ins w:id="657" w:author="Robin Matthews" w:date="2021-06-16T16:54:00Z">
        <w:r w:rsidR="002D461E" w:rsidRPr="003741E9">
          <w:rPr>
            <w:noProof/>
            <w:lang w:val="en-US"/>
            <w:rPrChange w:id="658" w:author="Clotilde Pean" w:date="2021-06-22T10:16:00Z">
              <w:rPr/>
            </w:rPrChange>
          </w:rPr>
          <w:t>; Yeager et al., 2018</w:t>
        </w:r>
      </w:ins>
      <w:del w:id="659" w:author="Robin Matthews" w:date="2021-06-16T16:54:00Z">
        <w:r w:rsidR="00016735" w:rsidDel="002D461E">
          <w:rPr>
            <w:noProof/>
            <w:lang w:val="en-GB"/>
          </w:rPr>
          <w:delText>Doblas-Reyes et al., 2013; Meehl et al., 2014; Bellucci et al., 2015a; Smith et al., 2018, 2019b; Yeager et al., 2018</w:delText>
        </w:r>
      </w:del>
      <w:r w:rsidR="00016735">
        <w:rPr>
          <w:noProof/>
          <w:lang w:val="en-GB"/>
        </w:rPr>
        <w:t>)</w:t>
      </w:r>
      <w:r w:rsidR="008763E6" w:rsidRPr="003862D0">
        <w:rPr>
          <w:lang w:val="en-GB"/>
        </w:rPr>
        <w:fldChar w:fldCharType="end"/>
      </w:r>
      <w:commentRangeEnd w:id="648"/>
      <w:r w:rsidR="00016735">
        <w:rPr>
          <w:rStyle w:val="CommentReference"/>
        </w:rPr>
        <w:commentReference w:id="648"/>
      </w:r>
      <w:r w:rsidRPr="003862D0">
        <w:rPr>
          <w:lang w:val="en-GB"/>
        </w:rPr>
        <w:t xml:space="preserve">, </w:t>
      </w:r>
      <w:bookmarkEnd w:id="647"/>
      <w:r w:rsidRPr="003862D0">
        <w:rPr>
          <w:lang w:val="en-GB"/>
        </w:rPr>
        <w:t xml:space="preserve">although such comparisons are sensitive to the region and variable considered, multi-model predictions are generally more skilful than individual models </w:t>
      </w:r>
      <w:commentRangeStart w:id="660"/>
      <w:r w:rsidRPr="003862D0">
        <w:rPr>
          <w:lang w:val="en-GB"/>
        </w:rPr>
        <w:fldChar w:fldCharType="begin" w:fldLock="1"/>
      </w:r>
      <w:ins w:id="661" w:author="Robin Matthews" w:date="2021-06-16T17:04:00Z">
        <w:r w:rsidR="00E35C22">
          <w:rPr>
            <w:lang w:val="en-GB"/>
          </w:rPr>
          <w:instrText>ADDIN CSL_CITATION { "citationItems" : [ { "id" : "ITEM-1", "itemData" : { "DOI" : "10.1007/s00382-012-1600-0", "ISSN" : "0930-7575", "author" : [ { "dropping-particle" : "", "family" : "Smith", "given" : "Doug M.", "non-dropping-particle" : "", "parse-names" : false, "suffix" : "" }, { "dropping-particle" : "", "family" : "Scaife", "given" : "Adam A.", "non-dropping-particle" : "", "parse-names" : false, "suffix" : "" }, { "dropping-particle" : "", "family" : "Boer", "given" : "George J.", "non-dropping-particle" : "", "parse-names" : false, "suffix" : "" }, { "dropping-particle" : "", "family" : "Caian", "given" : "Mihaela", "non-dropping-particle" : "", "parse-names" : false, "suffix" : "" }, { "dropping-particle" : "", "family" : "Doblas-Reyes", "given" : "Francisco J.", "non-dropping-particle" : "", "parse-names" : false, "suffix" : "" }, { "dropping-particle" : "", "family" : "Guemas", "given" : "Virginie", "non-dropping-particle" : "", "parse-names" : false, "suffix" : "" }, { "dropping-particle" : "", "family" : "Hawkins", "given" : "Ed", "non-dropping-particle" : "", "parse-names" : false, "suffix" : "" }, { "dropping-particle" : "", "family" : "Hazeleger", "given" : "Wilco", "non-dropping-particle" : "", "parse-names" : false, "suffix" : "" }, { "dropping-particle" : "", "family" : "Hermanson", "given" : "Leon", "non-dropping-particle" : "", "parse-names" : false, "suffix" : "" }, { "dropping-particle" : "", "family" : "Ho", "given" : "Chun Kit", "non-dropping-particle" : "", "parse-names" : false, "suffix" : "" }, { "dropping-particle" : "", "family" : "Ishii", "given" : "Masayoshi", "non-dropping-particle" : "", "parse-names" : false, "suffix" : "" }, { "dropping-particle" : "", "family" : "Kharin", "given" : "Viatcheslav", "non-dropping-particle" : "", "parse-names" : false, "suffix" : "" }, { "dropping-particle" : "", "family" : "Kimoto", "given" : "Masahide", "non-dropping-particle" : "", "parse-names" : false, "suffix" : "" }, { "dropping-particle" : "", "family" : "Kirtman", "given" : "Ben", "non-dropping-particle" : "", "parse-names" : false, "suffix" : "" }, { "dropping-particle" : "", "family" : "Lean", "given" : "Judith", "non-dropping-particle" : "", "parse-names" : false, "suffix" : "" }, { "dropping-particle" : "", "family" : "Matei", "given" : "Daniela",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"Rosati", "given" : "Anthony", "non-dropping-particle" : "", "parse-names" : false, "suffix" : "" }, { "dropping-particle" : "", "family" : "Wouters", "given" : "Bert", "non-dropping-particle" : "", "parse-names" : false, "suffix" : "" }, { "dropping-particle" : "", "family" : "Wyser", "given" : "Klaus", "non-dropping-particle" : "", "parse-names" : false, "suffix" : "" } ], "container-title" : "Climate Dynamics", "id" : "ITEM-1", "issue" : "11-12", "issued" : { "date-parts" : [ [ "2013", "12", "5" ] ] }, "page" : "2875-2888", "title" : "Real-time multi-model decadal climate predictions", "translator" : [ { "dropping-particle" : "", "family" : "K2712", "given" : "", "non-dropping-particle" : "", "parse-names" : false, "suffix" : "" } ], "type" : "article-journal", "volume" : "41" }, "uris" : [ "http://www.mendeley.com/documents/?uuid=444a2326-9cb8-3abf-b76d-61359ef148a3" ] }, { "id" : "ITEM-2",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"ITEM-2",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"ITEM-3",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"ITEM-3",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"(Doblas-Reyes et al., 2013; Smith et al., 2013b, 2019b)", "manualFormatting" : "(Doblas-Reyes et al., 2013; D.M. Smith et al., 2013b, 2019)", "plainTextFormattedCitation" : "(Doblas-Reyes et al., 2013; Smith et al., 2013b, 2019b)", "previouslyFormattedCitation" : "(Doblas-Reyes et al., 2013; Smith et al., 2013b, 2019b)" }, "properties" : { "noteIndex" : 0 }, "schema" : "https://github.com/citation-style-language/schema/raw/master/csl-citation.json" }</w:instrText>
        </w:r>
      </w:ins>
      <w:del w:id="662" w:author="Robin Matthews" w:date="2021-06-16T16:55:00Z">
        <w:r w:rsidR="00615634" w:rsidDel="002D461E">
          <w:rPr>
            <w:lang w:val="en-GB"/>
          </w:rPr>
          <w:delInstrText xml:space="preserve">ADDIN CSL_CITATION { "citationItems" : [ { "id" : "ITEM-1", "itemData" : { "DOI" : "10.1007/s00382-012-1600-0", "ISSN" : "0930-7575", "author" : [ { "dropping-particle" : "", "family" : "Smith", "given" : "Doug M.", "non-dropping-particle" : "", "parse-names" : false, "suffix" : "" }, { "dropping-particle" : "", "family" : "Scaife", "given" : "Adam A.", "non-dropping-particle" : "", "parse-names" : false, "suffix" : "" }, { "dropping-particle" : "", "family" : "Boer", "given" : "George J.", "non-dropping-particle" : "", "parse-names" : false, "suffix" : "" }, { "dropping-particle" : "", "family" : "Caian", "given" : "Mihaela", "non-dropping-particle" : "", "parse-names" : false, "suffix" : "" }, { "dropping-particle" : "", "family" : "Doblas-Reyes", "given" : "Francisco J.", "non-dropping-particle" : "", "parse-names" : false, "suffix" : "" }, { "dropping-particle" : "", "family" : "Guemas", "given" : "Virginie", "non-dropping-particle" : "", "parse-names" : false, "suffix" : "" }, { "dropping-particle" : "", "family" : "Hawkins", "given" : "Ed", "non-dropping-particle" : "", "parse-names" : false, "suffix" : "" }, { "dropping-particle" : "", "family" : "Hazeleger", "given" : "Wilco", "non-dropping-particle" : "", "parse-names" : false, "suffix" : "" }, { "dropping-particle" : "", "family" : "Hermanson", "given" : "Leon", "non-dropping-particle" : "", "parse-names" : false, "suffix" : "" }, { "dropping-particle" : "", "family" : "Ho", "given" : "Chun Kit", "non-dropping-particle" : "", "parse-names" : false, "suffix" : "" }, { "dropping-particle" : "", "family" : "Ishii", "given" : "Masayoshi", "non-dropping-particle" : "", "parse-names" : false, "suffix" : "" }, { "dropping-particle" : "", "family" : "Kharin", "given" : "Viatcheslav", "non-dropping-particle" : "", "parse-names" : false, "suffix" : "" }, { "dropping-particle" : "", "family" : "Kimoto", "given" : "Masahide", "non-dropping-particle" : "", "parse-names" : false, "suffix" : "" }, { "dropping-particle" : "", "family" : "Kirtman", "given" : "Ben", "non-dropping-particle" : "", "parse-names" : false, "suffix" : "" }, { "dropping-particle" : "", "family" : "Lean", "given" : "Judith", "non-dropping-particle" : "", "parse-names" : false, "suffix" : "" }, { "dropping-particle" : "", "family" : "Matei", "given" : "Daniela",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"Rosati", "given" : "Anthony", "non-dropping-particle" : "", "parse-names" : false, "suffix" : "" }, { "dropping-particle" : "", "family" : "Wouters", "given" : "Bert", "non-dropping-particle" : "", "parse-names" : false, "suffix" : "" }, { "dropping-particle" : "", "family" : "Wyser", "given" : "Klaus", "non-dropping-particle" : "", "parse-names" : false, "suffix" : "" } ], "container-title" : "Climate Dynamics", "id" : "ITEM-1", "issue" : "11-12", "issued" : { "date-parts" : [ [ "2013", "12", "5" ] ] }, "page" : "2875-2888", "title" : "Real-time multi-model decadal climate predictions", "translator" : [ { "dropping-particle" : "", "family" : "K2712", "given" : "", "non-dropping-particle" : "", "parse-names" : false, "suffix" : "" } ], "type" : "article-journal", "volume" : "41" }, "uris" : [ "http://www.mendeley.com/documents/?uuid=444a2326-9cb8-3abf-b76d-61359ef148a3" ] }, { "id" : "ITEM-2",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"ITEM-2",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"ITEM-3",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w:delInstrText>
        </w:r>
        <w:r w:rsidR="00615634" w:rsidRPr="003741E9" w:rsidDel="002D461E">
          <w:rPr>
            <w:rPrChange w:id="663" w:author="Clotilde Pean" w:date="2021-06-22T10:16:00Z">
              <w:rPr>
                <w:lang w:val="en-GB"/>
              </w:rPr>
            </w:rPrChange>
          </w:rPr>
          <w:delInstrText>: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"ITEM-3",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"(Doblas-Reyes et al., 2013; Smith et al., 2013b, 2019b)", "plainTextFormattedCitation" : "(Doblas-Reyes et al., 2013; Smith et al., 2013b, 2019b)", "previouslyFormattedCitation" : "(Doblas-Reyes et al., 2013; Smith et al., 2013b, 2019b)" }, "properties" : { "noteIndex" : 0 }, "schema" : "https://github.com/citation-style-language/schema/raw/master/csl-citation.json" }</w:delInstrText>
        </w:r>
      </w:del>
      <w:r w:rsidRPr="003862D0">
        <w:rPr>
          <w:lang w:val="en-GB"/>
        </w:rPr>
        <w:fldChar w:fldCharType="separate"/>
      </w:r>
      <w:r w:rsidR="00016735" w:rsidRPr="003741E9">
        <w:rPr>
          <w:noProof/>
          <w:rPrChange w:id="664" w:author="Clotilde Pean" w:date="2021-06-22T10:16:00Z">
            <w:rPr>
              <w:noProof/>
              <w:lang w:val="en-GB"/>
            </w:rPr>
          </w:rPrChange>
        </w:rPr>
        <w:t>(</w:t>
      </w:r>
      <w:ins w:id="665" w:author="Robin Matthews" w:date="2021-06-16T16:55:00Z">
        <w:r w:rsidR="002D461E">
          <w:rPr>
            <w:noProof/>
          </w:rPr>
          <w:t xml:space="preserve">Doblas-Reyes et al., 2013; </w:t>
        </w:r>
      </w:ins>
      <w:ins w:id="666" w:author="Robin Matthews" w:date="2021-06-16T17:04:00Z">
        <w:r w:rsidR="00E35C22">
          <w:rPr>
            <w:noProof/>
          </w:rPr>
          <w:t xml:space="preserve">D.M. </w:t>
        </w:r>
      </w:ins>
      <w:ins w:id="667" w:author="Robin Matthews" w:date="2021-06-16T16:55:00Z">
        <w:r w:rsidR="002D461E">
          <w:rPr>
            <w:noProof/>
          </w:rPr>
          <w:t>Smith et al., 2013b</w:t>
        </w:r>
      </w:ins>
      <w:ins w:id="668" w:author="Robin Matthews" w:date="2021-06-16T17:04:00Z">
        <w:r w:rsidR="00E35C22">
          <w:rPr>
            <w:noProof/>
          </w:rPr>
          <w:t>,</w:t>
        </w:r>
      </w:ins>
      <w:ins w:id="669" w:author="Robin Matthews" w:date="2021-06-16T16:55:00Z">
        <w:r w:rsidR="002D461E">
          <w:rPr>
            <w:noProof/>
          </w:rPr>
          <w:t xml:space="preserve"> 2019</w:t>
        </w:r>
      </w:ins>
      <w:del w:id="670" w:author="Robin Matthews" w:date="2021-06-16T16:55:00Z">
        <w:r w:rsidR="00016735" w:rsidRPr="003741E9" w:rsidDel="002D461E">
          <w:rPr>
            <w:noProof/>
            <w:rPrChange w:id="671" w:author="Clotilde Pean" w:date="2021-06-22T10:16:00Z">
              <w:rPr>
                <w:noProof/>
                <w:lang w:val="en-GB"/>
              </w:rPr>
            </w:rPrChange>
          </w:rPr>
          <w:delText>Doblas-Reyes et al., 2013; Smith et al., 2013b, 2019b</w:delText>
        </w:r>
      </w:del>
      <w:r w:rsidR="00016735" w:rsidRPr="003741E9">
        <w:rPr>
          <w:noProof/>
          <w:rPrChange w:id="672" w:author="Clotilde Pean" w:date="2021-06-22T10:16:00Z">
            <w:rPr>
              <w:noProof/>
              <w:lang w:val="en-GB"/>
            </w:rPr>
          </w:rPrChange>
        </w:rPr>
        <w:t>)</w:t>
      </w:r>
      <w:r w:rsidRPr="003862D0">
        <w:rPr>
          <w:lang w:val="en-GB"/>
        </w:rPr>
        <w:fldChar w:fldCharType="end"/>
      </w:r>
      <w:commentRangeEnd w:id="660"/>
      <w:r w:rsidR="00016735">
        <w:rPr>
          <w:rStyle w:val="CommentReference"/>
        </w:rPr>
        <w:commentReference w:id="660"/>
      </w:r>
      <w:r w:rsidRPr="003741E9">
        <w:rPr>
          <w:rPrChange w:id="673" w:author="Clotilde Pean" w:date="2021-06-22T10:16:00Z">
            <w:rPr>
              <w:lang w:val="en-GB"/>
            </w:rPr>
          </w:rPrChange>
        </w:rPr>
        <w:t xml:space="preserve">. </w:t>
      </w:r>
      <w:r w:rsidRPr="003862D0">
        <w:rPr>
          <w:lang w:val="en-GB" w:eastAsia="en-US"/>
        </w:rPr>
        <w:t xml:space="preserve">Considerable </w:t>
      </w:r>
      <w:bookmarkEnd w:id="645"/>
      <w:r w:rsidRPr="003862D0">
        <w:rPr>
          <w:lang w:val="en-GB" w:eastAsia="en-US"/>
        </w:rPr>
        <w:t>skill, especially for temperature, can be attributed to external forcings such as changes in GHG, aerosol concentrations, and volcanic eruptions. On a global scale, this contribution to skill has been found to exceed that from the prediction of internal variability except in the early stages (about one year for global SST) of the forecast</w:t>
      </w:r>
      <w:del w:id="674" w:author="Robin Matthews" w:date="2021-06-16T17:02:00Z">
        <w:r w:rsidR="00C4470F" w:rsidRPr="003862D0" w:rsidDel="00E35C22">
          <w:rPr>
            <w:lang w:val="en-GB" w:eastAsia="en-US"/>
          </w:rPr>
          <w:delText xml:space="preserve"> </w:delText>
        </w:r>
      </w:del>
      <w:bookmarkStart w:id="675" w:name="_Hlk74755324"/>
      <w:ins w:id="676" w:author="Robin Matthews" w:date="2021-06-16T17:02:00Z">
        <w:r w:rsidR="00E35C22">
          <w:rPr>
            <w:lang w:val="en-GB" w:eastAsia="en-US"/>
          </w:rPr>
          <w:t xml:space="preserve"> </w:t>
        </w:r>
        <w:r w:rsidR="00E35C22">
          <w:fldChar w:fldCharType="begin" w:fldLock="1"/>
        </w:r>
      </w:ins>
      <w:r w:rsidR="00CD3B49">
        <w:rPr>
          <w:lang w:val="en-US"/>
        </w:rPr>
        <w:instrText>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"id" : "ITEM-2",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"ITEM-2",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"id" : "ITEM-3",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"ITEM-3",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"(Corti et al., 2015; Sospedra-Alfonso and Boer, 2020; Bilbao et al., 2021)", "plainTextFormattedCitation" : "(Corti et al., 2015; Sospedra-Alfonso and Boer, 2020; Bilbao et al., 2021)", "previouslyFormattedCitation" : "(Corti et al., 2015; Sospedra-Alfonso and Boer, 2020; Bilbao et al., 2021)" }, "properties" : { "noteIndex" : 0 }, "schema" : "https://github.com/citation-style-language/schema/raw/master/csl-citation.json" }</w:instrText>
      </w:r>
      <w:ins w:id="677" w:author="Robin Matthews" w:date="2021-06-16T17:02:00Z">
        <w:r w:rsidR="00E35C22">
          <w:fldChar w:fldCharType="separate"/>
        </w:r>
        <w:r w:rsidR="00E35C22" w:rsidRPr="00C17DE2">
          <w:rPr>
            <w:noProof/>
          </w:rPr>
          <w:t>(Corti et al., 2015; Sospedra-Alfonso and Boer, 2020; Bilbao et al., 2021)</w:t>
        </w:r>
        <w:r w:rsidR="00E35C22">
          <w:fldChar w:fldCharType="end"/>
        </w:r>
      </w:ins>
      <w:del w:id="678" w:author="Robin Matthews" w:date="2021-06-16T17:02:00Z">
        <w:r w:rsidR="00104E93" w:rsidRPr="003862D0" w:rsidDel="00E35C22">
          <w:rPr>
            <w:lang w:val="en-GB" w:eastAsia="en-US"/>
          </w:rPr>
          <w:fldChar w:fldCharType="begin" w:fldLock="1"/>
        </w:r>
        <w:r w:rsidR="00615634" w:rsidDel="00E35C22">
          <w:rPr>
            <w:lang w:val="en-GB" w:eastAsia="en-US"/>
          </w:rPr>
          <w:delInstrText>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"mendeley" : { "formattedCitation" : "(Corti et al., 2015)", "plainTextFormattedCitation" : "(Corti et al., 2015)", "previouslyFormattedCitation" : "(Corti et al., 2015)" }, "properties" : { "noteIndex" : 0 }, "schema" : "https://github.com/citation-style-language/schema/raw/master/csl-citation.json" }</w:delInstrText>
        </w:r>
        <w:r w:rsidR="00104E93" w:rsidRPr="003862D0" w:rsidDel="00E35C22">
          <w:rPr>
            <w:lang w:val="en-GB" w:eastAsia="en-US"/>
          </w:rPr>
          <w:fldChar w:fldCharType="separate"/>
        </w:r>
        <w:r w:rsidR="00016735" w:rsidDel="00E35C22">
          <w:rPr>
            <w:noProof/>
            <w:lang w:val="en-GB" w:eastAsia="en-US"/>
          </w:rPr>
          <w:delText>(Corti et al., 2015)</w:delText>
        </w:r>
        <w:r w:rsidR="00104E93" w:rsidRPr="003862D0" w:rsidDel="00E35C22">
          <w:rPr>
            <w:lang w:val="en-GB" w:eastAsia="en-US"/>
          </w:rPr>
          <w:fldChar w:fldCharType="end"/>
        </w:r>
        <w:r w:rsidR="00104E93" w:rsidRPr="003862D0" w:rsidDel="00E35C22">
          <w:rPr>
            <w:lang w:val="en-GB" w:eastAsia="en-US"/>
          </w:rPr>
          <w:fldChar w:fldCharType="begin" w:fldLock="1"/>
        </w:r>
        <w:r w:rsidR="003B032B" w:rsidDel="00E35C22">
          <w:rPr>
            <w:lang w:val="en-GB" w:eastAsia="en-US"/>
          </w:rPr>
          <w:delInstrText>ADDIN CSL_CITATION { "citationItems" : [ { "id" : "ITEM-1",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"ITEM-1",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"(Sospedra-Alfonso and Boer, 2020)", "plainTextFormattedCitation" : "(Sospedra-Alfonso and Boer, 2020)", "previouslyFormattedCitation" : "(Sospedra-Alfonso and Boer, 2020)" }, "properties" : { "noteIndex" : 0 }, "schema" : "https://github.com/citation-style-language/schema/raw/master/csl-citation.json" }</w:delInstrText>
        </w:r>
        <w:r w:rsidR="00104E93" w:rsidRPr="003862D0" w:rsidDel="00E35C22">
          <w:rPr>
            <w:lang w:val="en-GB" w:eastAsia="en-US"/>
          </w:rPr>
          <w:fldChar w:fldCharType="separate"/>
        </w:r>
        <w:r w:rsidR="00016735" w:rsidDel="00E35C22">
          <w:rPr>
            <w:noProof/>
            <w:lang w:val="en-GB" w:eastAsia="en-US"/>
          </w:rPr>
          <w:delText>(Sospedra-Alfonso and Boer, 2020)</w:delText>
        </w:r>
        <w:r w:rsidR="00104E93" w:rsidRPr="003862D0" w:rsidDel="00E35C22">
          <w:rPr>
            <w:lang w:val="en-GB" w:eastAsia="en-US"/>
          </w:rPr>
          <w:fldChar w:fldCharType="end"/>
        </w:r>
        <w:r w:rsidR="00657EB0" w:rsidRPr="003862D0" w:rsidDel="00E35C22">
          <w:rPr>
            <w:lang w:val="en-GB" w:eastAsia="en-US"/>
          </w:rPr>
          <w:fldChar w:fldCharType="begin" w:fldLock="1"/>
        </w:r>
        <w:r w:rsidR="00615634" w:rsidDel="00E35C22">
          <w:rPr>
            <w:lang w:val="en-GB" w:eastAsia="en-US"/>
          </w:rPr>
          <w:delInstrText>ADDIN CSL_CITATION { "citationItems" : [ { "id" : "ITEM-1",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"ITEM-1",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"(Bilbao et al., 2021)", "plainTextFormattedCitation" : "(Bilbao et al., 2021)", "previouslyFormattedCitation" : "(Bilbao et al., 2021)" }, "properties" : { "noteIndex" : 0 }, "schema" : "https://github.com/citation-style-language/schema/raw/master/csl-citation.json" }</w:delInstrText>
        </w:r>
        <w:r w:rsidR="00657EB0" w:rsidRPr="003862D0" w:rsidDel="00E35C22">
          <w:rPr>
            <w:lang w:val="en-GB" w:eastAsia="en-US"/>
          </w:rPr>
          <w:fldChar w:fldCharType="separate"/>
        </w:r>
        <w:r w:rsidR="00016735" w:rsidDel="00E35C22">
          <w:rPr>
            <w:noProof/>
            <w:lang w:val="en-GB" w:eastAsia="en-US"/>
          </w:rPr>
          <w:delText>(Bilbao et al., 2021)</w:delText>
        </w:r>
        <w:r w:rsidR="00657EB0" w:rsidRPr="003862D0" w:rsidDel="00E35C22">
          <w:rPr>
            <w:lang w:val="en-GB" w:eastAsia="en-US"/>
          </w:rPr>
          <w:fldChar w:fldCharType="end"/>
        </w:r>
      </w:del>
      <w:bookmarkEnd w:id="675"/>
      <w:r w:rsidRPr="003862D0">
        <w:rPr>
          <w:lang w:val="en-GB" w:eastAsia="en-US"/>
        </w:rPr>
        <w:t>, though idealized potential skill measures and observation</w:t>
      </w:r>
      <w:r w:rsidR="00926498" w:rsidRPr="003862D0">
        <w:rPr>
          <w:lang w:val="en-GB" w:eastAsia="en-US"/>
        </w:rPr>
        <w:t>s-</w:t>
      </w:r>
      <w:r w:rsidRPr="003862D0">
        <w:rPr>
          <w:lang w:val="en-GB" w:eastAsia="en-US"/>
        </w:rPr>
        <w:t xml:space="preserve">based studies suggest that improving the prediction of internal variability could extend this crossover to longer lead times </w:t>
      </w:r>
      <w:r w:rsidRPr="003862D0">
        <w:rPr>
          <w:lang w:val="en-GB" w:eastAsia="en-US"/>
        </w:rPr>
        <w:fldChar w:fldCharType="begin" w:fldLock="1"/>
      </w:r>
      <w:r w:rsidR="00615634">
        <w:rPr>
          <w:lang w:val="en-GB" w:eastAsia="en-US"/>
        </w:rPr>
        <w:instrText>ADDIN CSL_CITATION { "citationItems" : [ { "id" : "ITEM-1", "itemData" : { "DOI" : "10.1007/s00382-013-1705-0", "ISBN" : "0930-7575", "ISSN" : "09307575", "abstract" : "The \u2018\u2018potential predictability\u2019\u2019 of the climate system is the upper limit of available forecast skill and can be characterized by the ratio p of the predictable variance to the total variance. While the potential predictability of the actual climate system is unknown its analog q may be obtained for a model of the climate system. The usual correlation skill score r and the mean square skill score M are functions of p in the case of actual forecasts and potential correlation q and potential mean square skill scoreMare the same functions of q in the idealized model context. In the large ensemble limit the connection between model-based potential predictability and skill scores is particularly straightforward with q \u00bc q2\u00bcM: Decadal predictions of annual mean temperature produced with the Canadian Centre for Climate Modelling and Analysis coupled climate model are analyzed for information on decadal climate predictability and actual forecast skill. Initialized forecast results are compared with the results of uninitialized climate simulations. Model-based values of potential predictability q and potential correlation skill q are obtained and q is compared with the actual forecast correlation skill r. The skill of externally forced and internally generated components of the variability are separately estimated. As expected, q[r and both decline with forecast range s, at least for the first five years. The decline of skill is associated mainly with the decline of the skill of the internally generated component. The potential and actual skill of a forecast of time-averaged temperature depends on the averaging period. The skill of uninitialized simulations is low for short averaging times and increases as averaging time increases. By contrast, skill is high at short averaging times for forecasts initialized from obser- vations and declines as averaging times increase to about three years, then increases somewhat at longer averaging times. The skills of the initialized forecasts and uninitial- ized simulations begin to converge for longer averaging times. The potential correlation skill q of the externally forced component of temperature is largest at tropical lat- itudes and the skill of the internally generated component is largest over the North Atlantic, parts of the Southern Ocean and to some extent the North Pacific. Potential skill over extratropical land is somewhat weaker than over oceans. The distribution of actual correlation skill r is broadly simila\u2026", "author" : [ { "dropping-particle" : "", "family" : "Boer", "given" : "G. J.", "non-dropping-particle" : "", "parse-names" : false, "suffix" : "" }, { "dropping-particle" : "V.", "family" : "Kharin", "given" : "V.", "non-dropping-particle" : "", "parse-names" : false, "suffix" : "" }, { "dropping-particle" : "", "family" : "Merryfield", "given" : "W. J.", "non-dropping-particle" : "", "parse-names" : false, "suffix" : "" } ], "container-title" : "Climate Dynamics", "id" : "ITEM-1", "issue" : "7-8", "issued" : { "date-parts" : [ [ "2013" ] ] }, "page" : "1817-1833", "title" : "Decadal predictability and forecast skill", "translator" : [ { "dropping-particle" : "", "family" : "K2908", "given" : "", "non-dropping-particle" : "", "parse-names" : false, "suffix" : "" } ], "type" : "article-journal", "volume" : "41" }, "uris" : [ "http://www.mendeley.com/documents/?uuid=4599e5c3-2b8d-40ea-adf6-33f09cf84b85", "http://www.mendeley.com/documents/?uuid=68271623-d5e6-4ce2-b3de-9e48c1ac818f" ] }, { "id" : "ITEM-2", "itemData" : { "DOI" : "10.1038/ncomms15875", "ISSN" : "2041-1723", "abstract" : "It is commonly understood that a potential for skillful climate prediction resides in the ocean. It nevertheless remains unresolved to what extent variable ocean heat is imprinted on the atmosphere to realize its predictive potential over land. Here we assess from observations whether anomalous heat in the Gulf Stream's northern extension provides predictability of northwestern European and Arctic climate. We show that variations in ocean temperature in the high latitude North Atlantic and Nordic Seas are reflected in the climate of northwestern Europe and in winter Arctic sea ice extent. Statistical regression models show that a significant part of northern climate variability thus can be skillfully predicted up to a decade in advance based on the state of the ocean. Particularly, we predict that Norwegian air temperature will decrease over the coming years, although staying above the long-term (1981\u20132010) average. Winter Arctic sea ice extent will remain low but with a general increase towards 2020.", "author" : [ { "dropping-particle" : "", "family" : "\u00c5rthun", "given" : "Marius", "non-dropping-particle" : "", "parse-names" : false, "suffix" : "" }, { "dropping-particle" : "", "family" : "Eldevik", "given" : "Tor", "non-dropping-particle" : "", "parse-names" : false, "suffix" : "" }, { "dropping-particle" : "", "family" : "Viste", "given" : "Ellen", "non-dropping-particle" : "", "parse-names" : false, "suffix" : "" }, { "dropping-particle" : "", "family" : "Drange", "given" : "Helge", "non-dropping-particle" : "", "parse-names" : false, "suffix" : "" }, { "dropping-particle" : "", "family" : "Furevik", "given" : "Tore", "non-dropping-particle" : "", "parse-names" : false, "suffix" : "" }, { "dropping-particle" : "", "family" : "Johnson", "given" : "Helen L.", "non-dropping-particle" : "", "parse-names" : false, "suffix" : "" }, { "dropping-particle" : "", "family" : "Keenlyside", "given" : "Noel S.", "non-dropping-particle" : "", "parse-names" : false, "suffix" : "" } ], "container-title" : "Nature Communications", "id" : "ITEM-2", "issue" : "1", "issued" : { "date-parts" : [ [ "2017", "8", "30" ] ] }, "page" : "15875", "title" : "Skillful prediction of northern climate provided by the ocean", "translator" : [ { "dropping-particle" : "", "family" : "K4816", "given" : "", "non-dropping-particle" : "", "parse-names" : false, "suffix" : "" } ], "type" : "article-journal", "volume" : "8" }, "uris" : [ "http://www.mendeley.com/documents/?uuid=0738936d-3576-4a7a-bb99-8293c11f478d" ] } ], "mendeley" : { "formattedCitation" : "(Boer et al., 2013; \u00c5rthun et al., 2017)", "plainTextFormattedCitation" : "(Boer et al., 2013; \u00c5rthun et al., 2017)", "previouslyFormattedCitation" : "(Boer et al., 2013; \u00c5rthun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(Boer et al., 2013; Årthun et al., 2017)</w:t>
      </w:r>
      <w:r w:rsidRPr="003862D0">
        <w:rPr>
          <w:lang w:val="en-GB" w:eastAsia="en-US"/>
        </w:rPr>
        <w:fldChar w:fldCharType="end"/>
      </w:r>
      <w:r w:rsidRPr="003862D0">
        <w:rPr>
          <w:lang w:val="en-GB" w:eastAsia="en-US"/>
        </w:rPr>
        <w:t xml:space="preserve">. </w:t>
      </w:r>
      <w:r w:rsidRPr="003862D0">
        <w:rPr>
          <w:lang w:val="en-GB"/>
        </w:rPr>
        <w:t xml:space="preserve">In some cases, part of the skill arises from the ability of </w:t>
      </w:r>
      <w:r w:rsidR="00C63A13" w:rsidRPr="003862D0">
        <w:rPr>
          <w:lang w:val="en-GB"/>
        </w:rPr>
        <w:t>initializ</w:t>
      </w:r>
      <w:r w:rsidRPr="003862D0">
        <w:rPr>
          <w:lang w:val="en-GB"/>
        </w:rPr>
        <w:t xml:space="preserve">ed predictions to capture observed transitions of major modes of climate variability </w:t>
      </w:r>
      <w:r w:rsidRPr="003862D0">
        <w:rPr>
          <w:lang w:val="en-GB"/>
        </w:rPr>
        <w:fldChar w:fldCharType="begin" w:fldLock="1"/>
      </w:r>
      <w:r w:rsidR="00615634">
        <w:rPr>
          <w:lang w:val="en-GB"/>
        </w:rPr>
        <w:instrText>ADDIN CSL_CITATION { "citationItems" : [ { "id" : "ITEM-1", "itemData" : { "DOI" : "10.1038/ncomms11718", "ISBN" : "2041-1723 (Electronic) 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 : "1", "issued" : { "date-parts" : [ [ "2016", "12", "2" ] ] }, "page" : "11718", "publisher" : "Nature Publishing Group", "title" : "Initialized decadal prediction for transition to positive phase of the Interdecadal Pacific Oscillation", "translator" : [ { "dropping-particle" : "", "family" : "K3145", "given" : "", "non-dropping-particle" : "", "parse-names" : false, "suffix" : "" } ], "type" : "article-journal", "volume" : "7" }, "uris" : [ "http://www.mendeley.com/documents/?uuid=b5a96d60-fa5d-405f-b024-40cc22f5680f" ] } ], "mendeley" : { "formattedCitation" : "(Meehl et al., 2016)", "plainTextFormattedCitation" : "(Meehl et al., 2016)", "previouslyFormattedCitation" : "(Meehl et al., 2016)" }, "properties" : { "noteIndex" : 0 }, "schema" : "https://github.com/citation-style-language/schema/raw/master/csl-citation.json" }</w:instrText>
      </w:r>
      <w:r w:rsidRPr="003862D0">
        <w:rPr>
          <w:lang w:val="en-GB"/>
        </w:rPr>
        <w:fldChar w:fldCharType="separate"/>
      </w:r>
      <w:r w:rsidR="00016735">
        <w:rPr>
          <w:noProof/>
          <w:lang w:val="en-GB"/>
        </w:rPr>
        <w:t>(Meehl et al., 2016)</w:t>
      </w:r>
      <w:r w:rsidRPr="003862D0">
        <w:rPr>
          <w:lang w:val="en-GB"/>
        </w:rPr>
        <w:fldChar w:fldCharType="end"/>
      </w:r>
      <w:r w:rsidRPr="003862D0">
        <w:rPr>
          <w:lang w:val="en-GB"/>
        </w:rPr>
        <w:t xml:space="preserve"> such as the Pacific Decadal Variability (PDV) and the Atlantic Multi</w:t>
      </w:r>
      <w:ins w:id="679" w:author="Sara M Tuson" w:date="2021-07-17T08:22:00Z">
        <w:r w:rsidR="002D5C96">
          <w:rPr>
            <w:lang w:val="en-GB"/>
          </w:rPr>
          <w:t>-</w:t>
        </w:r>
      </w:ins>
      <w:r w:rsidRPr="003862D0">
        <w:rPr>
          <w:lang w:val="en-GB"/>
        </w:rPr>
        <w:t>decadal Variability (AMV</w:t>
      </w:r>
      <w:del w:id="680" w:author="Ian Blenkinsop" w:date="2021-07-26T17:52:00Z">
        <w:r w:rsidRPr="003862D0" w:rsidDel="005E523D">
          <w:rPr>
            <w:lang w:val="en-GB"/>
          </w:rPr>
          <w:delText>) (</w:delText>
        </w:r>
      </w:del>
      <w:ins w:id="681" w:author="Ian Blenkinsop" w:date="2021-07-26T17:52:00Z">
        <w:r w:rsidR="005E523D">
          <w:rPr>
            <w:lang w:val="en-GB"/>
          </w:rPr>
          <w:t xml:space="preserve">; </w:t>
        </w:r>
      </w:ins>
      <w:r w:rsidRPr="003862D0">
        <w:rPr>
          <w:lang w:val="en-GB"/>
        </w:rPr>
        <w:t xml:space="preserve">see </w:t>
      </w:r>
      <w:del w:id="682" w:author="Sara M Tuson" w:date="2021-07-15T20:25:00Z">
        <w:r w:rsidRPr="003862D0" w:rsidDel="00092429">
          <w:rPr>
            <w:lang w:val="en-GB"/>
          </w:rPr>
          <w:delText xml:space="preserve"> </w:delText>
        </w:r>
      </w:del>
      <w:r w:rsidRPr="003862D0">
        <w:rPr>
          <w:lang w:val="en-GB"/>
        </w:rPr>
        <w:t>Sections</w:t>
      </w:r>
      <w:r w:rsidR="00D22391" w:rsidRPr="003862D0">
        <w:rPr>
          <w:lang w:val="en-GB"/>
        </w:rPr>
        <w:t xml:space="preserve"> 4.4.3.5 and 4.4.3.6,</w:t>
      </w:r>
      <w:r w:rsidRPr="003862D0">
        <w:rPr>
          <w:lang w:val="en-GB"/>
        </w:rPr>
        <w:t xml:space="preserve"> and </w:t>
      </w:r>
      <w:r w:rsidR="00BC30BD" w:rsidRPr="003862D0">
        <w:rPr>
          <w:lang w:val="en-GB"/>
        </w:rPr>
        <w:t>Annex</w:t>
      </w:r>
      <w:r w:rsidRPr="003862D0">
        <w:rPr>
          <w:lang w:val="en-GB"/>
        </w:rPr>
        <w:t xml:space="preserve"> </w:t>
      </w:r>
      <w:r w:rsidR="000B3AE4" w:rsidRPr="003862D0">
        <w:rPr>
          <w:lang w:val="en-GB"/>
        </w:rPr>
        <w:t xml:space="preserve">IV, Sections </w:t>
      </w:r>
      <w:r w:rsidRPr="003862D0">
        <w:rPr>
          <w:lang w:val="en-GB"/>
        </w:rPr>
        <w:t>A</w:t>
      </w:r>
      <w:r w:rsidR="006F1B33" w:rsidRPr="003862D0">
        <w:rPr>
          <w:lang w:val="en-GB"/>
        </w:rPr>
        <w:t>IV</w:t>
      </w:r>
      <w:r w:rsidR="00D22391" w:rsidRPr="003862D0">
        <w:rPr>
          <w:lang w:val="en-GB"/>
        </w:rPr>
        <w:t>.2</w:t>
      </w:r>
      <w:r w:rsidRPr="003862D0">
        <w:rPr>
          <w:lang w:val="en-GB"/>
        </w:rPr>
        <w:t>.</w:t>
      </w:r>
      <w:r w:rsidR="00D22391" w:rsidRPr="003862D0">
        <w:rPr>
          <w:lang w:val="en-GB"/>
        </w:rPr>
        <w:t>6</w:t>
      </w:r>
      <w:r w:rsidRPr="003862D0">
        <w:rPr>
          <w:lang w:val="en-GB"/>
        </w:rPr>
        <w:t xml:space="preserve"> and AI</w:t>
      </w:r>
      <w:r w:rsidR="004A2163" w:rsidRPr="003862D0">
        <w:rPr>
          <w:lang w:val="en-GB"/>
        </w:rPr>
        <w:t>V</w:t>
      </w:r>
      <w:r w:rsidR="00D22391" w:rsidRPr="003862D0">
        <w:rPr>
          <w:lang w:val="en-GB"/>
        </w:rPr>
        <w:t>.2</w:t>
      </w:r>
      <w:r w:rsidRPr="003862D0">
        <w:rPr>
          <w:lang w:val="en-GB"/>
        </w:rPr>
        <w:t>.</w:t>
      </w:r>
      <w:r w:rsidR="00D22391" w:rsidRPr="003862D0">
        <w:rPr>
          <w:lang w:val="en-GB"/>
        </w:rPr>
        <w:t>7</w:t>
      </w:r>
      <w:r w:rsidRPr="003862D0">
        <w:rPr>
          <w:lang w:val="en-GB"/>
        </w:rPr>
        <w:t xml:space="preserve">). </w:t>
      </w:r>
    </w:p>
    <w:p w14:paraId="08C1764F" w14:textId="77777777" w:rsidR="007F2201" w:rsidRPr="003862D0" w:rsidRDefault="007F2201" w:rsidP="007F2201">
      <w:pPr>
        <w:pStyle w:val="AR6BodyText"/>
        <w:rPr>
          <w:lang w:val="en-GB"/>
        </w:rPr>
      </w:pPr>
    </w:p>
    <w:p w14:paraId="00E471D8" w14:textId="7A50C9B6" w:rsidR="007F2201" w:rsidRPr="003862D0" w:rsidRDefault="007F2201" w:rsidP="007F2201">
      <w:pPr>
        <w:pStyle w:val="AR6BodyText"/>
        <w:rPr>
          <w:lang w:val="en-GB"/>
        </w:rPr>
      </w:pPr>
      <w:r w:rsidRPr="003862D0">
        <w:rPr>
          <w:lang w:val="en-GB"/>
        </w:rPr>
        <w:t xml:space="preserve">Initialized predictions of near-surface temperature are particularly skilful over the North Atlantic, a region of high potential and </w:t>
      </w:r>
      <w:del w:id="683" w:author="Ian Blenkinsop" w:date="2021-07-27T18:16:00Z">
        <w:r w:rsidRPr="003862D0" w:rsidDel="009817E3">
          <w:rPr>
            <w:lang w:val="en-GB"/>
          </w:rPr>
          <w:delText xml:space="preserve">realised </w:delText>
        </w:r>
      </w:del>
      <w:ins w:id="684" w:author="Ian Blenkinsop" w:date="2021-07-27T18:16:00Z">
        <w:r w:rsidR="009817E3" w:rsidRPr="003862D0">
          <w:rPr>
            <w:lang w:val="en-GB"/>
          </w:rPr>
          <w:t>reali</w:t>
        </w:r>
        <w:r w:rsidR="009817E3">
          <w:rPr>
            <w:lang w:val="en-GB"/>
          </w:rPr>
          <w:t>z</w:t>
        </w:r>
        <w:r w:rsidR="009817E3" w:rsidRPr="003862D0">
          <w:rPr>
            <w:lang w:val="en-GB"/>
          </w:rPr>
          <w:t xml:space="preserve">ed </w:t>
        </w:r>
      </w:ins>
      <w:r w:rsidRPr="003862D0">
        <w:rPr>
          <w:lang w:val="en-GB"/>
        </w:rPr>
        <w:t xml:space="preserve">predictability </w:t>
      </w:r>
      <w:r w:rsidRPr="003862D0">
        <w:rPr>
          <w:lang w:val="en-GB" w:eastAsia="en-US"/>
        </w:rPr>
        <w:fldChar w:fldCharType="begin" w:fldLock="1"/>
      </w:r>
      <w:r w:rsidR="00615634">
        <w:rPr>
          <w:lang w:val="en-GB" w:eastAsia="en-US"/>
        </w:rPr>
        <w:instrText>ADDIN CSL_CITATION { "citationItems" : [ { "id" : "ITEM-1", "itemData" : { "DOI" : "10.1007/s00382-013-1705-0", "ISBN" : "0930-7575", "ISSN" : "09307575", "abstract" : "The \u2018\u2018potential predictability\u2019\u2019 of the climate system is the upper limit of available forecast skill and can be characterized by the ratio p of the predictable variance to the total variance. While the potential predictability of the actual climate system is unknown its analog q may be obtained for a model of the climate system. The usual correlation skill score r and the mean square skill score M are functions of p in the case of actual forecasts and potential correlation q and potential mean square skill scoreMare the same functions of q in the idealized model context. In the large ensemble limit the connection between model-based potential predictability and skill scores is particularly straightforward with q \u00bc q2\u00bcM: Decadal predictions of annual mean temperature produced with the Canadian Centre for Climate Modelling and Analysis coupled climate model are analyzed for information on decadal climate predictability and actual forecast skill. Initialized forecast results are compared with the results of uninitialized climate simulations. Model-based values of potential predictability q and potential correlation skill q are obtained and q is compared with the actual forecast correlation skill r. The skill of externally forced and internally generated components of the variability are separately estimated. As expected, q[r and both decline with forecast range s, at least for the first five years. The decline of skill is associated mainly with the decline of the skill of the internally generated component. The potential and actual skill of a forecast of time-averaged temperature depends on the averaging period. The skill of uninitialized simulations is low for short averaging times and increases as averaging time increases. By contrast, skill is high at short averaging times for forecasts initialized from obser- vations and declines as averaging times increase to about three years, then increases somewhat at longer averaging times. The skills of the initialized forecasts and uninitial- ized simulations begin to converge for longer averaging times. The potential correlation skill q of the externally forced component of temperature is largest at tropical lat- itudes and the skill of the internally generated component is largest over the North Atlantic, parts of the Southern Ocean and to some extent the North Pacific. Potential skill over extratropical land is somewhat weaker than over oceans. The distribution of actual correlation skill r is broadly simila\u2026", "author" : [ { "dropping-particle" : "", "family" : "Boer", "given" : "G. J.", "non-dropping-particle" : "", "parse-names" : false, "suffix" : "" }, { "dropping-particle" : "V.", "family" : "Kharin", "given" : "V.", "non-dropping-particle" : "", "parse-names" : false, "suffix" : "" }, { "dropping-particle" : "", "family" : "Merryfield", "given" : "W. J.", "non-dropping-particle" : "", "parse-names" : false, "suffix" : "" } ], "container-title" : "Climate Dynamics", "id" : "ITEM-1", "issue" : "7-8", "issued" : { "date-parts" : [ [ "2013" ] ] }, "page" : "1817-1833", "title" : "Decadal predictability and forecast skill", "translator" : [ { "dropping-particle" : "", "family" : "K2908", "given" : "", "non-dropping-particle" : "", "parse-names" : false, "suffix" : "" } ], "type" : "article-journal", "volume" : "41" }, "uris" : [ "http://www.mendeley.com/documents/?uuid=4599e5c3-2b8d-40ea-adf6-33f09cf84b85", "http://www.mendeley.com/documents/?uuid=68271623-d5e6-4ce2-b3de-9e48c1ac818f" ] }, { "id" : "ITEM-2", "itemData" : { "DOI" : "10.1175/2009JCLI2535.1", "ISSN" : "1520-0442", "abstract" : "This study aims at improving the forecast skill of climate predictions through the use of ocean synthesis data for initial conditions of a coupled climate model. For this purpose, the coupled model of the Max Planck Institute (MPI) for Meteorology, which consists of the atmosphere model ECHAM5 and the MPI Ocean Model (MPI-OM), is initialized with oceanic synthesis fields available from the German contribution to Estimating the Circulation and Climate of the Ocean (GECCO) project. The use of an anomaly coupling scheme during the initialization avoids the main problems with drift in the climate predictions. Thus, the coupled model is continuously forced to follow the density anomalies of the GECCO synthesis over the period 1952\u20132001. Hindcast experiments are initialized from this experiment at constant intervals. The results show predictive skill through the initialization up to the decadal time scale, particularly over the North Atlantic. Viewed over the time scales analyzed here (annual, 5-yr, and 10-yr mean), greater skill for the North Atlantic sea surface temperature (SST) is obtained in the hindcast experiments than in either a damped persistence or trend forecast. The Atlantic meridional overturning circulation hindcast closely follows that of the GECCO oceanic synthesis. Hindcasts of global-mean temperature do not obtain greater skill than either damped persistence or a trend forecast, owing to the SST errors in the GECCO synthesis, outside the North Atlantic. An ensemble of forecast experiments is subsequently performed over the period 2002\u201311. North Atlantic SST from the forecast experiment agrees well with observations until the year 2007, and it is higher than if simulated without the oceanic initialization (averaged over the forecast period). The results confirm that both the initial and the boundary conditions must be accounted for in decadal climate predictions.", "author" : [ { "dropping-particle" : "", "family" : "Pohlmann", "given" : "Holger", "non-dropping-particle" : "", "parse-names" : false, "suffix" : "" }, { "dropping-particle" : "", "family" : "Jungclaus", "given" : "Johann H", "non-dropping-particle" : "", "parse-names" : false, "suffix" : "" }, { "dropping-particle" : "", "family" : "K\u00f6hl", "given" : "Armin", "non-dropping-particle" : "", "parse-names" : false, "suffix" : "" }, { "dropping-particle" : "", "family" : "Stammer", "given" : "Detlef", "non-dropping-particle" : "", "parse-names" : false, "suffix" : "" }, { "dropping-particle" : "", "family" : "Marotzke", "given" : "Jochem", "non-dropping-particle" : "", "parse-names" : false, "suffix" : "" } ], "container-title" : "Journal of Climate", "id" : "ITEM-2", "issue" : "14", "issued" : { "date-parts" : [ [ "2009", "7", "15" ] ] }, "page" : "3926-3938", "title" : "Initializing Decadal Climate Predictions with the GECCO Oceanic Synthesis: Effects on the North Atlantic", "translator" : [ { "dropping-particle" : "", "family" : "K2994", "given" : "", "non-dropping-particle" : "", "parse-names" : false, "suffix" : "" } ], "type" : "article-journal", "volume" : "22" }, "uris" : [ "http://www.mendeley.com/documents/?uuid=48a44aed-0b90-4ef3-b324-d9e0c65d9523" ] }, { "id" : "ITEM-3", "itemData" : { "DOI" : "10.1007/s40641-017-0064-z", "ISSN" : "2198-6061", "abstract" :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"author" : [ { "dropping-particle" : "", "family" : "Yeager", "given" : "S G", "non-dropping-particle" : "", "parse-names" : false, "suffix" : "" }, { "dropping-particle" : "", "family" : "Robson", "given" : "J I", "non-dropping-particle" : "", "parse-names" : false, "suffix" : "" } ], "container-title" : "Current Climate Change Reports", "id" : "ITEM-3", "issue" : "2", "issued" : { "date-parts" : [ [ "2017", "6" ] ] }, "page" : "112-127", "title" : "Recent Progress in Understanding and Predicting Atlantic Decadal Climate Variability", "translator" : [ { "dropping-particle" : "", "family" : "K2850", "given" : "", "non-dropping-particle" : "", "parse-names" : false, "suffix" : "" } ], "type" : "article-journal", "volume" : "3" }, "uris" : [ "http://www.mendeley.com/documents/?uuid=92ed12d6-543b-41a6-8c97-8074bff4a72f" ] }, { "id" : "ITEM-4", "itemData" : { "DOI" : "10.1038/nature06921", "ISSN" : "1476-4687", "abstract" : "The fluctuating climate of the North Atlantic has profound consequences, inducing changes in hurricane activity, surface temperatures and rainfall from North America to Europe and Africa. In principle, these changes could be predicted if the current state of the ocean were known, but the necessary subsurface observations are lacking. Keenlyside et al. now show that detailed knowledge of the ocean state is not strictly necessary for producing useful predictions on decadal timescales. Their approach, which has proved its worth in 'retro-spective' forecasts, uses existing sea surface temperature observations to improve the forecasting power of climate models. The new model predicts that over the next decade, natural climate variations in the North Atlantic and tropical Pacific oceans will temporarily offset the projected anthropogenic warming: surface temperatures in Europe and North America may even cool a little during this period.", "author" : [ { "dropping-particle" : "", "family" : "Keenlyside", "given" : "N S", "non-dropping-particle" : "", "parse-names" : false, "suffix" : "" }, { "dropping-particle" : "", "family" : "Latif", "given" : "M", "non-dropping-particle" : "", "parse-names" : false, "suffix" : "" }, { "dropping-particle" : "", "family" : "Jungclaus", "given" : "J", "non-dropping-particle" : "", "parse-names" : false, "suffix" : "" }, { "dropping-particle" : "", "family" : "Kornblueh", "given" : "L", "non-dropping-particle" : "", "parse-names" : false, "suffix" : "" }, { "dropping-particle" : "", "family" : "Roeckner", "given" : "E", "non-dropping-particle" : "", "parse-names" : false, "suffix" : "" } ], "container-title" : "Nature", "id" : "ITEM-4", "issue" : "7191", "issued" : { "date-parts" : [ [ "2008" ] ] }, "page" : "84-88", "title" : "Advancing decadal-scale climate prediction in the North Atlantic sector", "translator" : [ { "dropping-particle" : "", "family" : "K4812", "given" : "", "non-dropping-particle" : "", "parse-names" : false, "suffix" : "" } ], "type" : "article-journal", "volume" : "453" }, "uris" : [ "http://www.mendeley.com/documents/?uuid=42b15961-8574-425f-9b96-7740850a3888" ] } ], "mendeley" : { "formattedCitation" : "(Keenlyside et al., 2008; Pohlmann et al., 2009; Boer et al., 2013; Yeager and Robson, 2017)", "plainTextFormattedCitation" : "(Keenlyside et al., 2008; Pohlmann et al., 2009; Boer et al., 2013; Yeager and Robson, 2017)", "previouslyFormattedCitation" : "(Keenlyside et al., 2008; Pohlmann et al., 2009; Boer et al., 2013; Yeager and Robson,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(Keenlyside et al., 2008; Pohlmann et al., 2009; Boer et al., 2013; Yeager and Robson, 2017)</w:t>
      </w:r>
      <w:r w:rsidRPr="003862D0">
        <w:rPr>
          <w:lang w:val="en-GB" w:eastAsia="en-US"/>
        </w:rPr>
        <w:fldChar w:fldCharType="end"/>
      </w:r>
      <w:r w:rsidRPr="003862D0">
        <w:rPr>
          <w:lang w:val="en-GB"/>
        </w:rPr>
        <w:t xml:space="preserve">. Much of this predictability is associated with the North Atlantic subpolar gyre </w:t>
      </w:r>
      <w:r w:rsidRPr="003862D0">
        <w:rPr>
          <w:lang w:val="en-GB"/>
        </w:rPr>
        <w:fldChar w:fldCharType="begin" w:fldLock="1"/>
      </w:r>
      <w:r w:rsidR="00615634">
        <w:rPr>
          <w:lang w:val="en-GB"/>
        </w:rPr>
        <w:instrText>ADDIN CSL_CITATION { "citationItems" : [ { "id" : "ITEM-1", "itemData" : { "DOI" : "10.1002/grl.50585", "ISSN" : "0094-8276", "abstract" : "In decadal predictability studies, the subpolar Atlantic stands out as a region of high potential and real predictability. Since local temperature and salinity variations in the region are for a large part controlled by ocean dynamics, skillful predictability of the local ocean dynamics is a prerequisite to obtain multiyear predictability of other variables such as sea surface temperature. In this study, we discuss the predictability of the main ocean current system in the region, the subpolar gyre. From perfect model hindcasts exploiting initial condition information only from realistic ocean observation locations, we find that predictability is increased when Argo subsurface data are included. In our real-world experiments with initialized hindcasts, the observed decline in subpolar gyre strength of the mid-1990s is reproduced well and we find predictability of the subpolar gyre up to 2 years ahead, comparable to the skill of a damped persistence model.", "author" : [ { "dropping-particle" : "", "family" : "Wouters", "given" : "B", "non-dropping-particle" : "", "parse-names" : false, "suffix" : "" }, { "dropping-particle" : "", "family" : "Hazeleger", "given" : "W", "non-dropping-particle" : "", "parse-names" : false, "suffix" : "" }, { "dropping-particle" : "", "family" : "Drijfhout", "given" : "S", "non-dropping-particle" : "", "parse-names" : false, "suffix" : "" }, { "dropping-particle" : "", "family" : "Oldenborgh", "given" : "G J", "non-dropping-particle" : "", "parse-names" : false, "suffix" : "" }, { "dropping-particle" : "", "family" : "Guemas", "given" : "V", "non-dropping-particle" : "", "parse-names" : false, "suffix" : "" } ], "container-title" : "Geophysical Research Letters", "id" : "ITEM-1", "issue" : "12", "issued" : { "date-parts" : [ [ "2013", "6", "4" ] ] }, "note" : "doi: 10.1002/grl.50585", "page" : "3080-3084", "publisher" : "Wiley-Blackwell", "title" : "Multiyear predictability of the North Atlantic subpolar gyre", "translator" : [ { "dropping-particle" : "", "family" : "K3146", "given" : "", "non-dropping-particle" : "", "parse-names" : false, "suffix" : "" } ], "type" : "article-journal", "volume" : "40" }, "uris" : [ "http://www.mendeley.com/documents/?uuid=1b69c631-f606-46e8-b50d-ec35d9492d59", "http://www.mendeley.com/documents/?uuid=a5960a7f-a60b-445e-ab01-f4dfaca1ed6e", "http://www.mendeley.com/documents/?uuid=4fee6191-f9dd-449e-8ac3-9ddd1a720371", "http://www.mendeley.com/documents/?uuid=3b07f9f0-9f71-490d-8c6f-35161d2a3736", "http://www.mendeley.com/documents/?uuid=2290b2ee-0046-42e8-9dc5-0486cb3c685a" ] } ], "mendeley" : { "formattedCitation" : "(Wouters et al., 2013)", "plainTextFormattedCitation" : "(Wouters et al., 2013)", "previouslyFormattedCitation" : "(Wouters et al., 2013)" }, "properties" : { "noteIndex" : 0 }, "schema" : "https://github.com/citation-style-language/schema/raw/master/csl-citation.json" }</w:instrText>
      </w:r>
      <w:r w:rsidRPr="003862D0">
        <w:rPr>
          <w:lang w:val="en-GB"/>
        </w:rPr>
        <w:fldChar w:fldCharType="separate"/>
      </w:r>
      <w:r w:rsidR="00016735">
        <w:rPr>
          <w:noProof/>
          <w:lang w:val="en-GB"/>
        </w:rPr>
        <w:t>(Wouters et al., 2013)</w:t>
      </w:r>
      <w:r w:rsidRPr="003862D0">
        <w:rPr>
          <w:lang w:val="en-GB"/>
        </w:rPr>
        <w:fldChar w:fldCharType="end"/>
      </w:r>
      <w:r w:rsidRPr="003862D0">
        <w:rPr>
          <w:lang w:val="en-GB"/>
        </w:rPr>
        <w:t xml:space="preserve">, where skill in predicting ocean conditions is typically high </w:t>
      </w:r>
      <w:r w:rsidRPr="003862D0">
        <w:rPr>
          <w:lang w:val="en-GB"/>
        </w:rPr>
        <w:fldChar w:fldCharType="begin" w:fldLock="1"/>
      </w:r>
      <w:r w:rsidR="00615634">
        <w:rPr>
          <w:lang w:val="en-GB"/>
        </w:rPr>
        <w:instrText>ADDIN CSL_CITATION { "citationItems" : [ { "id" : "ITEM-1", "itemData" : { "DOI" : "10.1002/grl.50355", "ISSN" : "00948276", "author" : [ { "dropping-particle" : "", "family" : "Hazeleger", "given" : "W.", "non-dropping-particle" : "", "parse-names" : false, "suffix" : "" }, { "dropping-particle" : "", "family" : "Guemas", "given" : "V.", "non-dropping-particle" : "", "parse-names" : false, "suffix" : "" }, { "dropping-particle" : "", "family" : "Wouters", "given" : "B.", "non-dropping-particle" : "", "parse-names" : false, "suffix" : "" }, { "dropping-particle" : "", "family" : "Corti", "given" : "S.", "non-dropping-particle" : "", "parse-names" : false, "suffix" : "" }, { "dropping-particle" : "", "family" : "Andreu-Burillo", "given" : "I.", "non-dropping-particle" : "", "parse-names" : false, "suffix" : "" }, { "dropping-particle" : "", "family" : "Doblas-Reyes", "given" : "F. J.", "non-dropping-particle" : "", "parse-names" : false, "suffix" : "" }, { "dropping-particle" : "", "family" : "Wyser", "given" : "K.", "non-dropping-particle" : "", "parse-names" : false, "suffix" : "" }, { "dropping-particle" : "", "family" : "Caian", "given" : "M.", "non-dropping-particle" : "", "parse-names" : false, "suffix" : "" } ], "container-title" : "Geophysical Research Letters", "id" : "ITEM-1", "issue" : "9", "issued" : { "date-parts" : [ [ "2013", "5", "16" ] ] }, "page" : "1794-1798", "title" : "Multiyear climate predictions using two initialization strategies", "translator" : [ { "dropping-particle" : "", "family" : "K2726", "given" : "", "non-dropping-particle" : "", "parse-names" : false, "suffix" : "" } ], "type" : "article-journal", "volume" : "40" }, "uris" : [ "http://www.mendeley.com/documents/?uuid=1c7a9a35-3654-371e-82d8-949b157e463c" ] }, { "id" : "ITEM-2", "itemData" : { "DOI" : "10.1002/wcc.637", "ISSN" : "1757-7780", "abstract" : "Abstract On interannual to decadal time scales, memory in the Earth's climate system resides to a large extent in the slowly varying heat content of the ocean, which responds to fast atmospheric variability and in turn sets the frame for large-scale atmospheric circulation patterns. This large-scale coupled atmosphere?ocean feedback is generally well represented in today's Earth system models. This may fundamentally change when data assimilation is used to bring such models close to an observed state to initialize interannual to decadal climate predictions. Here, we review how the large-scale coupled atmosphere?ocean feedback is preserved in common approaches to construct such initial conditions, with the focus on the initialized ocean state. In a set of decadal prediction experiments, ranging from an initialization of atmospheric variability only to full-field nudging of both atmosphere and ocean, we evaluate the variability and predictability of the Atlantic meridional overturning circulation, of the Atlantic multidecadal variability and North Atlantic subpolar gyre sea surface temperatures. We argue that the quality of initial conditions for decadal predictions should not purely be assessed by their closeness to observations, but also by the closeness of their respective predictions to observations. This prediction quality may depend on the representation of the simulated large-scale atmosphere?ocean feedback. This article is categorized under: Climate Models and Modeling &gt; Knowledge Generation with Models", "author" : [ { "dropping-particle" : "", "family" : "Brune", "given" : "Sebastian", "non-dropping-particle" : "", "parse-names" : false, "suffix" : "" }, { "dropping-particle" : "", "family" : "Baehr", "given" : "Johanna", "non-dropping-particle" : "", "parse-names" : false, "suffix" : "" } ], "container-title" : "WIREs Climate Change", "id" : "ITEM-2", "issue" : "3", "issued" : { "date-parts" : [ [ "2020", "5", "1" ] ] }, "note" : "https://doi.org/10.1002/wcc.637", "page" : "e637", "publisher" : "John Wiley &amp; Sons, Ltd", "title" : "Preserving the coupled atmosphere\u2013ocean feedback in initializations of decadal climate predictions", "translator" : [ { "dropping-particle" : "", "family" : "K2280", "given" : "", "non-dropping-particle" : "", "parse-names" : false, "suffix" : "" } ], "type" : "article-journal", "volume" : "11" }, "uris" : [ "http://www.mendeley.com/documents/?uuid=cee90d77-f03e-4416-b71b-e3bcc98cc9bb" ] } ], "mendeley" : { "formattedCitation" : "(Hazeleger et al., 2013; Brune and Baehr, 2020)", "plainTextFormattedCitation" : "(Hazeleger et al., 2013; Brune and Baehr, 2020)", "previouslyFormattedCitation" : "(Hazeleger et al., 2013; Brune and Baehr, 2020)" }, "properties" : { "noteIndex" : 0 }, "schema" : "https://github.com/citation-style-language/schema/raw/master/csl-citation.json" }</w:instrText>
      </w:r>
      <w:r w:rsidRPr="003862D0">
        <w:rPr>
          <w:lang w:val="en-GB"/>
        </w:rPr>
        <w:fldChar w:fldCharType="separate"/>
      </w:r>
      <w:r w:rsidR="00016735">
        <w:rPr>
          <w:noProof/>
          <w:lang w:val="en-GB"/>
        </w:rPr>
        <w:t>(Hazeleger et al., 2013; Brune and Baehr, 2020)</w:t>
      </w:r>
      <w:r w:rsidRPr="003862D0">
        <w:rPr>
          <w:lang w:val="en-GB"/>
        </w:rPr>
        <w:fldChar w:fldCharType="end"/>
      </w:r>
      <w:r w:rsidRPr="003862D0">
        <w:rPr>
          <w:lang w:val="en-GB" w:eastAsia="en-US"/>
        </w:rPr>
        <w:t xml:space="preserve"> </w:t>
      </w:r>
      <w:r w:rsidRPr="003862D0">
        <w:rPr>
          <w:lang w:val="en-GB"/>
        </w:rPr>
        <w:t xml:space="preserve">and shifts in ocean temperature and salinity potentially affecting surface climate can be predicted up to several years in advance </w:t>
      </w:r>
      <w:r w:rsidRPr="003862D0">
        <w:rPr>
          <w:lang w:val="en-GB"/>
        </w:rPr>
        <w:fldChar w:fldCharType="begin" w:fldLock="1"/>
      </w:r>
      <w:r w:rsidR="00615634">
        <w:rPr>
          <w:lang w:val="en-GB"/>
        </w:rPr>
        <w:instrText>ADDIN CSL_CITATION { "citationItems" : [ { "id" : "ITEM-1", "itemData" : { "DOI" : "10.1029/2012GL053370", "ISSN" : "00948276", "author" : [ { "dropping-particle" : "", "family" : "Robson", "given" : "J. I.", "non-dropping-particle" : "", "parse-names" : false, "suffix" : "" }, { "dropping-particle" : "", "family" : "Sutton", "given" : "R. T.", "non-dropping-particle" : "", "parse-names" : false, "suffix" : "" }, { "dropping-particle" : "", "family" : "Smith", "given" : "D. M.", "non-dropping-particle" : "", "parse-names" : false, "suffix" : "" } ], "container-title" : "Geophysical Research Letters", "id" : "ITEM-1", "issue" : "19", "issued" : { "date-parts" : [ [ "2012", "10", "16" ] ] }, "page" : "L19713", "title" : "Initialized decadal predictions of the rapid warming of the North Atlantic Ocean in the mid 1990s", "translator" : [ { "dropping-particle" : "", "family" : "K2716", "given" : "", "non-dropping-particle" : "", "parse-names" : false, "suffix" : "" } ], "type" : "article-journal", "volume" : "39" }, "uris" : [ "http://www.mendeley.com/documents/?uuid=02a4f722-c1e2-32c5-a74d-493fca15fc61" ] }, { "id" : "ITEM-2", "itemData" : { "DOI" : "10.1002/2014gl060420", "ISSN" : "0094-8276", "author" : [ { "dropping-particle" : "", "family" : "Hermanson", "given" : "Leon", "non-dropping-particle" : "", "parse-names" : false, "suffix" : "" }, { "dropping-particle" : "", "family" : "Eade", "given" : "Rosie", "non-dropping-particle" : "", "parse-names" : false, "suffix" : "" }, { "dropping-particle" : "", "family" : "Robinson", "given" : "Niall H", "non-dropping-particle" : "", "parse-names" : false, "suffix" : "" }, { "dropping-particle" : "", "family" : "Dunstone", "given" : "Nick J", "non-dropping-particle" : "", "parse-names" : false, "suffix" : "" }, { "dropping-particle" : "", "family" : "Andrews", "given" : "Martin B", "non-dropping-particle" : "", "parse-names" : false, "suffix" : "" }, { "dropping-particle" : "", "family" : "Knight", "given" : "Jeff R", "non-dropping-particle" : "", "parse-names" : false, "suffix" : "" }, { "dropping-particle" : "", "family" : "Scaife", "given" : "Adam A", "non-dropping-particle" : "", "parse-names" : false, "suffix" : "" }, { "dropping-particle" : "", "family" : "Smith", "given" : "Doug M", "non-dropping-particle" : "", "parse-names" : false, "suffix" : "" } ], "container-title" : "Geophysical Research Letters", "id" : "ITEM-2", "issue" : "14", "issued" : { "date-parts" : [ [ "2014" ] ] }, "note" : "Times Cited: 4\nHermanson, Leon/0000-0002-1062-6731\n0\n4\n1944-8007", "page" : "5167-5174", "title" : "Forecast cooling of the Atlantic subpolar gyre and associated impacts", "translator" : [ { "dropping-particle" : "", "family" : "K3224", "given" : "", "non-dropping-particle" : "", "parse-names" : false, "suffix" : "" } ], "type" : "article-journal", "volume" : "41" }, "uris" : [ "http://www.mendeley.com/documents/?uuid=e3a5bccf-234b-4a9d-8d29-5bc925d3ce91" ] } ], "mendeley" : { "formattedCitation" : "(Robson et al., 2012; Hermanson et al., 2014)", "plainTextFormattedCitation" : "(Robson et al., 2012; Hermanson et al., 2014)", "previouslyFormattedCitation" : "(Robson et al., 2012; Hermanson et al., 2014)" }, "properties" : { "noteIndex" : 0 }, "schema" : "https://github.com/citation-style-language/schema/raw/master/csl-citation.json" }</w:instrText>
      </w:r>
      <w:r w:rsidRPr="003862D0">
        <w:rPr>
          <w:lang w:val="en-GB"/>
        </w:rPr>
        <w:fldChar w:fldCharType="separate"/>
      </w:r>
      <w:r w:rsidR="00016735">
        <w:rPr>
          <w:noProof/>
          <w:lang w:val="en-GB"/>
        </w:rPr>
        <w:t>(Robson et al., 2012; Hermanson et al., 2014)</w:t>
      </w:r>
      <w:r w:rsidRPr="003862D0">
        <w:rPr>
          <w:lang w:val="en-GB"/>
        </w:rPr>
        <w:fldChar w:fldCharType="end"/>
      </w:r>
      <w:r w:rsidRPr="003862D0">
        <w:rPr>
          <w:lang w:val="en-GB"/>
        </w:rPr>
        <w:t xml:space="preserve">, although such assessments remain challenging due to incomplete knowledge of the state of the ocean during the hindcast evaluation periods </w:t>
      </w:r>
      <w:r w:rsidRPr="003862D0">
        <w:rPr>
          <w:lang w:val="en-GB"/>
        </w:rPr>
        <w:fldChar w:fldCharType="begin" w:fldLock="1"/>
      </w:r>
      <w:r w:rsidR="00615634">
        <w:rPr>
          <w:lang w:val="en-GB"/>
        </w:rPr>
        <w:instrText>ADDIN CSL_CITATION { "citationItems" : [ { "id" : "ITEM-1", "itemData" : { "DOI" : "10.1038/s41467-018-04043-9", "ISSN" : "2041-1723", "abstract" : "The northern North Atlantic is important globally both through its impact on the Atlantic Meridional Overturning Circulation (AMOC) and through widespread atmospheric teleconnections. The region has been shown to be potentially predictable a decade ahead with the skill of decadal predictions assessed against reanalyses of the ocean state. Here, we show that the prediction skill in this region is strongly dependent on the choice of reanalysis used for validation, and describe the causes. Multiannual skill in key metrics such as Labrador Sea density and the AMOC depends on more than simply the choice of the prediction model. Instead, this skill is related to the similarity between the nature of interannual density variability in the underlying climate model and the chosen reanalysis. The climate models used in these decadal predictions are also used in climate projections, which raises questions about the sensitivity of these projections to the models\u2019 innate North Atlantic density variability.", "author" : [ { "dropping-particle" : "", "family" : "Menary", "given" : "Matthew B", "non-dropping-particle" : "", "parse-names" : false, "suffix" : "" }, { "dropping-particle" : "", "family" : "Hermanson", "given" : "Leon", "non-dropping-particle" : "", "parse-names" : false, "suffix" : "" } ], "container-title" : "Nature Communications", "id" : "ITEM-1", "issue" : "1", "issued" : { "date-parts" : [ [ "2018" ] ] }, "page" : "1694", "title" : "Limits on determining the skill of North Atlantic Ocean decadal predictions", "translator" : [ { "dropping-particle" : "", "family" : "K3144", "given" : "", "non-dropping-particle" : "", "parse-names" : false, "suffix" : "" } ], "type" : "article-journal", "volume" : "9" }, "uris" : [ "http://www.mendeley.com/documents/?uuid=7f957f1a-acef-4068-b299-64793d71b791" ] } ], "mendeley" : { "formattedCitation" : "(Menary and Hermanson, 2018)", "plainTextFormattedCitation" : "(Menary and Hermanson, 2018)", "previouslyFormattedCitation" : "(Menary and Hermanson, 2018)" }, "properties" : { "noteIndex" : 0 }, "schema" : "https://github.com/citation-style-language/schema/raw/master/csl-citation.json" }</w:instrText>
      </w:r>
      <w:r w:rsidRPr="003862D0">
        <w:rPr>
          <w:lang w:val="en-GB"/>
        </w:rPr>
        <w:fldChar w:fldCharType="separate"/>
      </w:r>
      <w:r w:rsidR="00016735">
        <w:rPr>
          <w:noProof/>
          <w:lang w:val="en-GB"/>
        </w:rPr>
        <w:t>(Menary and Hermanson, 2018)</w:t>
      </w:r>
      <w:r w:rsidRPr="003862D0">
        <w:rPr>
          <w:lang w:val="en-GB"/>
        </w:rPr>
        <w:fldChar w:fldCharType="end"/>
      </w:r>
      <w:r w:rsidRPr="003862D0">
        <w:rPr>
          <w:lang w:val="en-GB"/>
        </w:rPr>
        <w:t xml:space="preserve">. A substantial improvement of the sub-polar gyre SST prediction is found in CMIP6 models, which is attributed to a more accurate response to the AMOC-related delayed response to volcanic eruptions </w:t>
      </w:r>
      <w:ins w:id="685" w:author="Ian Blenkinsop" w:date="2021-07-27T17:07:00Z">
        <w:r w:rsidR="0036270D">
          <w:rPr>
            <w:lang w:val="en-GB"/>
          </w:rPr>
          <w:t>(</w:t>
        </w:r>
        <w:r w:rsidR="0036270D" w:rsidRPr="003862D0">
          <w:rPr>
            <w:lang w:val="en-GB"/>
          </w:rPr>
          <w:t>Section 4.4.3</w:t>
        </w:r>
        <w:r w:rsidR="0036270D">
          <w:rPr>
            <w:lang w:val="en-GB"/>
          </w:rPr>
          <w:t xml:space="preserve">; </w:t>
        </w:r>
      </w:ins>
      <w:r w:rsidRPr="003862D0">
        <w:rPr>
          <w:lang w:val="en-GB"/>
        </w:rPr>
        <w:fldChar w:fldCharType="begin" w:fldLock="1"/>
      </w:r>
      <w:r w:rsidR="00CD3B49">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"manualFormatting" : "Borchert et al., 2021)", "plainTextFormattedCitation" : "(Borchert et al., 2021)", "previouslyFormattedCitation" : "(Borchert et al., 2021)" }, "properties" : { "noteIndex" : 0 }, "schema" : "https://github.com/citation-style-language/schema/raw/master/csl-citation.json" }</w:instrText>
      </w:r>
      <w:r w:rsidRPr="003862D0">
        <w:rPr>
          <w:lang w:val="en-GB"/>
        </w:rPr>
        <w:fldChar w:fldCharType="separate"/>
      </w:r>
      <w:del w:id="686" w:author="Ian Blenkinsop" w:date="2021-07-27T17:08:00Z">
        <w:r w:rsidR="00016735" w:rsidDel="0036270D">
          <w:rPr>
            <w:noProof/>
            <w:lang w:val="en-GB"/>
          </w:rPr>
          <w:delText>(</w:delText>
        </w:r>
      </w:del>
      <w:r w:rsidR="00016735">
        <w:rPr>
          <w:noProof/>
          <w:lang w:val="en-GB"/>
        </w:rPr>
        <w:t>Borchert et al., 2021)</w:t>
      </w:r>
      <w:r w:rsidRPr="003862D0">
        <w:rPr>
          <w:lang w:val="en-GB"/>
        </w:rPr>
        <w:fldChar w:fldCharType="end"/>
      </w:r>
      <w:del w:id="687" w:author="Ian Blenkinsop" w:date="2021-07-27T17:07:00Z">
        <w:r w:rsidRPr="003862D0" w:rsidDel="0036270D">
          <w:rPr>
            <w:lang w:val="en-GB"/>
          </w:rPr>
          <w:delText xml:space="preserve"> (see </w:delText>
        </w:r>
        <w:r w:rsidR="00EE0446" w:rsidRPr="003862D0" w:rsidDel="0036270D">
          <w:rPr>
            <w:lang w:val="en-GB"/>
          </w:rPr>
          <w:delText xml:space="preserve">Section </w:delText>
        </w:r>
        <w:r w:rsidRPr="003862D0" w:rsidDel="0036270D">
          <w:rPr>
            <w:lang w:val="en-GB"/>
          </w:rPr>
          <w:delText>4.4.3)</w:delText>
        </w:r>
      </w:del>
      <w:r w:rsidRPr="003862D0">
        <w:rPr>
          <w:lang w:val="en-GB"/>
        </w:rPr>
        <w:t xml:space="preserve">. </w:t>
      </w:r>
      <w:del w:id="688" w:author="Sara M Tuson" w:date="2021-07-15T20:25:00Z">
        <w:r w:rsidRPr="003862D0" w:rsidDel="00092429">
          <w:rPr>
            <w:lang w:val="en-GB"/>
          </w:rPr>
          <w:delText xml:space="preserve"> </w:delText>
        </w:r>
      </w:del>
      <w:r w:rsidRPr="003862D0">
        <w:rPr>
          <w:lang w:val="en-GB"/>
        </w:rPr>
        <w:t xml:space="preserve">A significant improvement GSAT prediction skill is also found over some land regions including East Asia </w:t>
      </w:r>
      <w:r w:rsidRPr="003862D0">
        <w:rPr>
          <w:lang w:val="en-GB"/>
        </w:rPr>
        <w:fldChar w:fldCharType="begin" w:fldLock="1"/>
      </w:r>
      <w:r w:rsidR="00615634">
        <w:rPr>
          <w:lang w:val="en-GB"/>
        </w:rPr>
        <w:instrText>ADDIN CSL_CITATION { "citationItems" : [ { "id" : "ITEM-1", "itemData" : { "DOI" : "10.1007/s00382-017-3935-z", "ISSN" : "1432-0894", "abstract" : "We assess the ability of the DePreSys3 prediction system to predict the summer (JJAS) surface-air temperature over North East Asia. DePreSys3 is based on a high resolution ocean\u2013atmosphere coupled climate prediction system (~\u200960\u00a0km in the atmosphere and ~\u200925\u00a0km in the ocean), which is full-field initialized from 1960 to 2014 (26 start-dates). We find skill in predicting surface-air temperature, relative to a long-term trend, for 1 and 2\u20135\u00a0year lead-times over North East Asia, the North Atlantic Ocean and Eastern Europe. DePreSys3 also reproduces the interdecadal evolution of surface-air temperature over the North Atlantic subpolar gyre and North East Asia for both lead times, along with the strong warming that occurred in the mid-1990s over both areas. Composite analysis reveals that the skill at capturing interdecadal changes in North East Asia is associated with the propagation of an atmospheric Rossby wave, which follows the subtropical jet and modulates surface-air temperature from Europe to Eastern Asia. We hypothesise that this \u2018circumglobal teleconnection\u2019 pattern is excited over the Atlantic Ocean and is related to Atlantic multi-decadal variability and the associated changes in precipitation over the Sahel and the subtropical Atlantic Ocean. This mechanism is robust for the 2\u20135\u00a0year lead-time. For the 1\u00a0year lead-time the Pacific Ocean also plays an important role in leading to skill in predicting SAT over Northeast Asia. Increased temperatures and precipitation over the western Pacific Ocean was found to be associated with a Pacific-Japan like-pattern, which can affect East Asia\u2019s climate.",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"Dunstone", "given" : "Nick", "non-dropping-particle" : "", "parse-names" : false, "suffix" : "" } ], "container-title" : "Climate Dynamics", "id" : "ITEM-1", "issue" : "1", "issued" : { "date-parts" : [ [ "2018" ] ] }, "page" : "473-491", "title" : "A role of the Atlantic Ocean in predicting summer surface air temperature over North East Asia?", "translator" : [ { "dropping-particle" : "", "family" : "K4818", "given" : "", "non-dropping-particle" : "", "parse-names" : false, "suffix" : "" } ], "type" : "article-journal", "volume" : "51" }, "uris" : [ "http://www.mendeley.com/documents/?uuid=6fafcef8-0db8-4dc6-a09b-1d25577bf6c9" ] } ], "mendeley" : { "formattedCitation" : "(Monerie et al., 2018)", "plainTextFormattedCitation" : "(Monerie et al., 2018)", "previouslyFormattedCitation" : "(Monerie et al., 2018)" }, "properties" : { "noteIndex" : 0 }, "schema" : "https://github.com/citation-style-language/schema/raw/master/csl-citation.json" }</w:instrText>
      </w:r>
      <w:r w:rsidRPr="003862D0">
        <w:rPr>
          <w:lang w:val="en-GB"/>
        </w:rPr>
        <w:fldChar w:fldCharType="separate"/>
      </w:r>
      <w:r w:rsidR="00016735">
        <w:rPr>
          <w:noProof/>
          <w:lang w:val="en-GB"/>
        </w:rPr>
        <w:t>(Monerie et al., 2018)</w:t>
      </w:r>
      <w:r w:rsidRPr="003862D0">
        <w:rPr>
          <w:lang w:val="en-GB"/>
        </w:rPr>
        <w:fldChar w:fldCharType="end"/>
      </w:r>
      <w:r w:rsidRPr="003862D0">
        <w:rPr>
          <w:lang w:val="en-GB"/>
        </w:rPr>
        <w:t xml:space="preserve">, Eurasia </w:t>
      </w:r>
      <w:r w:rsidRPr="003862D0">
        <w:rPr>
          <w:lang w:val="en-GB"/>
        </w:rPr>
        <w:fldChar w:fldCharType="begin" w:fldLock="1"/>
      </w:r>
      <w:r w:rsidR="00615634">
        <w:rPr>
          <w:lang w:val="en-GB"/>
        </w:rPr>
        <w:instrText>ADDIN CSL_CITATION { "citationItems" : [ { "id" : "ITEM-1", "itemData" : { "DOI" : "10.1007/s00382-019-04658-8", "ISSN" : "1432-0894", "abstract" : "The prediction of multiyear to decadal climate variability is important for stakeholders and decision-makers who are engaged in near-term planning activities. The decadal climate prediction experiments (DPEs) by predicting near-term climate with initialized global climate models (GCMs) provide robust skill at predicting sea surface temperature variability in some ocean regions as the North Atlantic. However, the state-of-the-art DPEs, which reproduce the observed warming trend associated with forced climate change, fail at predicting land surface air temperature (SAT) interdecadal variability. Here, we develop an effective statistical-dynamical model to predict spatial and temporal evolutions in Northern-Hemisphere (NH) summer land SAT. We identify two dominant interdecadal variability modes of the NH summer land SAT, whose evolutions are synchronized with forced climate change and Atlantic multidecadal variability (AMV), respectively. Based on statistical relationships with physical interpretations, time series of the forced responses and the AMV skillfully predicted by GCMs, the land SAT over the past one hundred years is predicted retrospectively with significantly improved skill compared to that predicted by the DPEs. Our results indicate that the decadal variability of the NH land SAT is predictable, with predictability rooted in atmospheric interdecadal circumglobal teleconnection (CGT) forced by the AMV. More skillful NH climate prediction by DPEs, which would be more practical for stakeholders and decision-makers, can be achieved by improving interdecadal CGT simulations in GCMs.", "author" : [ { "dropping-particle" : "", "family" : "Wu", "given" : "Bo", "non-dropping-particle" : "", "parse-names" : false, "suffix" : "" }, { "dropping-particle" : "", "family" : "Zhou", "given" : "Tianjun", "non-dropping-particle" : "", "parse-names" : false, "suffix" : "" }, { "dropping-particle" : "", "family" : "Li", "given" : "Chao", "non-dropping-particle" : "", "parse-names" : false, "suffix" : "" }, { "dropping-particle" : "", "family" : "M\u00fcller", "given" : "Wolfgang A", "non-dropping-particle" : "", "parse-names" : false, "suffix" : "" }, { "dropping-particle" : "", "family" : "Lin", "given" : "Jianshe", "non-dropping-particle" : "", "parse-names" : false, "suffix" : "" } ], "container-title" : "Climate Dynamics", "id" : "ITEM-1", "issue" : "3", "issued" : { "date-parts" : [ [ "2019" ] ] }, "page" : "1357-1369", "title" : "Improved decadal prediction of Northern-Hemisphere summer land temperature", "translator" : [ { "dropping-particle" : "", "family" : "K4813", "given" : "", "non-dropping-particle" : "", "parse-names" : false, "suffix" : "" } ], "type" : "article-journal", "volume" : "53" }, "uris" : [ "http://www.mendeley.com/documents/?uuid=babf8b7e-011b-425f-9d9d-6c1dec237fb6" ] } ], "mendeley" : { "formattedCitation" : "(Wu et al., 2019)", "plainTextFormattedCitation" : "(Wu et al., 2019)", "previouslyFormattedCitation" : "(Wu et al., 2019)" }, "properties" : { "noteIndex" : 0 }, "schema" : "https://github.com/citation-style-language/schema/raw/master/csl-citation.json" }</w:instrText>
      </w:r>
      <w:r w:rsidRPr="003862D0">
        <w:rPr>
          <w:lang w:val="en-GB"/>
        </w:rPr>
        <w:fldChar w:fldCharType="separate"/>
      </w:r>
      <w:r w:rsidR="00016735">
        <w:rPr>
          <w:noProof/>
          <w:lang w:val="en-GB"/>
        </w:rPr>
        <w:t>(Wu et al., 2019)</w:t>
      </w:r>
      <w:r w:rsidRPr="003862D0">
        <w:rPr>
          <w:lang w:val="en-GB"/>
        </w:rPr>
        <w:fldChar w:fldCharType="end"/>
      </w:r>
      <w:r w:rsidRPr="003862D0">
        <w:rPr>
          <w:lang w:val="en-GB"/>
        </w:rPr>
        <w:t xml:space="preserve">, Europe </w:t>
      </w:r>
      <w:commentRangeStart w:id="689"/>
      <w:r w:rsidRPr="003862D0">
        <w:rPr>
          <w:lang w:val="en-GB"/>
        </w:rPr>
        <w:fldChar w:fldCharType="begin" w:fldLock="1"/>
      </w:r>
      <w:r w:rsidR="00CD3B49">
        <w:rPr>
          <w:lang w:val="en-GB"/>
        </w:rPr>
        <w:instrText>ADDIN CSL_CITATION { "citationItems" : [ { "id" : "ITEM-1", "itemData" : { "DOI" : "10.1029/2012GL053326", "ISSN" : "0094-8276", "abstract" : "We examine the latest decadal predictions performed with the coupled model MPI-ESM as part of the Coupled Model Intercomparison Project Phase 5 (CMIP5). We use ensembles of uninitialized and yearly initialized experiments to estimate the forecast skill for surface air temperature. Like for its precursor, the initialization of MPI-ESM improves forecast skill for yearly and multi-yearly means, predominately over the North Atlantic for all lead times. Over the tropical Pacific, negative skill scores reflect a systematic error in the initialization. We also examine the forecast skill of multi-year seasonal means. Skill scores of winter means are predominantly positive over northern Europe. In contrast, summer to autumn means reveal positive skill scores over central and south-eastern Europe. The skill scores of summer means are attributable to an observed pressure-gradient response to the North Atlantic surface temperatures.", "author" : [ { "dropping-particle" : "", "family" : "M\u00fcller", "given" : "W A", "non-dropping-particle" : "", "parse-names" : false, "suffix" : "" }, { "dropping-particle" : "", "family" : "Baehr", "given" : "J", "non-dropping-particle" : "", "parse-names" : false, "suffix" : "" }, { "dropping-particle" : "", "family" : "Haak", "given" : "H", "non-dropping-particle" : "", "parse-names" : false, "suffix" : "" }, { "dropping-particle" : "", "family" : "Jungclaus", "given" : "J H", "non-dropping-particle" : "", "parse-names" : false, "suffix" : "" }, { "dropping-particle" : "", "family" : "Kr\u00f6ger", "given" : "J", "non-dropping-particle" : "", "parse-names" : false, "suffix" : "" }, { "dropping-particle" : "", "family" : "Matei", "given" : "D", "non-dropping-particle" : "", "parse-names" : false, "suffix" : "" }, { "dropping-particle" : "", "family" : "Notz", "given" : "D", "non-dropping-particle" : "", "parse-names" : false, "suffix" : "" }, { "dropping-particle" : "", "family" : "Pohlmann", "given" : "H", "non-dropping-particle" : "", "parse-names" : false, "suffix" : "" }, { "dropping-particle" : "", "family" : "Storch", "given" : "J S", "non-dropping-particle" : "von", "parse-names" : false, "suffix" : "" }, { "dropping-particle" : "", "family" : "Marotzke", "given" : "J", "non-dropping-particle" : "", "parse-names" : false, "suffix" : "" } ], "container-title" : "Geophysical Research Letters", "id" : "ITEM-1", "issue" : "22", "issued" : { "date-parts" : [ [ "2012", "11", "28" ] ] }, "note" : "https://doi.org/10.1029/2012GL053326", "publisher" : "John Wiley &amp; Sons, Ltd", "title" : "Forecast skill of multi-year seasonal means in the decadal prediction system of the Max Planck Institute for Meteorology", "translator" : [ { "dropping-particle" : "", "family" : "K2279", "given" : "", "non-dropping-particle" : "", "parse-names" : false, "suffix" : "" } ], "type" : "article-journal", "volume" : "39" }, "uris" : [ "http://www.mendeley.com/documents/?uuid=b7692db3-852e-4575-a2cc-7138fc169d47"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"(M\u00fcller et al., 2012; Smith et al., 2019b)", "manualFormatting" : "(M\u00fcller et al., 2012; D.M. Smith et al., 2019)", "plainTextFormattedCitation" : "(M\u00fcller et al., 2012; Smith et al., 2019b)", "previouslyFormattedCitation" : "(M\u00fcller et al., 2012; Smith et al., 2019b)" }, "properties" : { "noteIndex" : 0 }, "schema" : "https://github.com/citation-style-language/schema/raw/master/csl-citation.json" }</w:instrText>
      </w:r>
      <w:r w:rsidRPr="003862D0">
        <w:rPr>
          <w:lang w:val="en-GB"/>
        </w:rPr>
        <w:fldChar w:fldCharType="separate"/>
      </w:r>
      <w:r w:rsidR="00016735">
        <w:rPr>
          <w:noProof/>
          <w:lang w:val="en-GB"/>
        </w:rPr>
        <w:t>(</w:t>
      </w:r>
      <w:del w:id="690" w:author="Robin Matthews" w:date="2021-06-16T16:55:00Z">
        <w:r w:rsidR="00016735" w:rsidDel="002D461E">
          <w:rPr>
            <w:noProof/>
            <w:lang w:val="en-GB"/>
          </w:rPr>
          <w:delText>M</w:delText>
        </w:r>
      </w:del>
      <w:ins w:id="691" w:author="Robin Matthews" w:date="2021-06-16T16:55:00Z">
        <w:r w:rsidR="002D461E" w:rsidRPr="003741E9">
          <w:rPr>
            <w:noProof/>
            <w:lang w:val="en-US"/>
            <w:rPrChange w:id="692" w:author="Clotilde Pean" w:date="2021-06-22T10:16:00Z">
              <w:rPr/>
            </w:rPrChange>
          </w:rPr>
          <w:t>Müller et al., 2012; D.M. Smith et al., 2019</w:t>
        </w:r>
      </w:ins>
      <w:del w:id="693" w:author="Robin Matthews" w:date="2021-06-16T16:55:00Z">
        <w:r w:rsidR="00016735" w:rsidDel="002D461E">
          <w:rPr>
            <w:noProof/>
            <w:lang w:val="en-GB"/>
          </w:rPr>
          <w:delText>üller et al., 2012; Smith et al., 2019b</w:delText>
        </w:r>
      </w:del>
      <w:r w:rsidR="00016735">
        <w:rPr>
          <w:noProof/>
          <w:lang w:val="en-GB"/>
        </w:rPr>
        <w:t>)</w:t>
      </w:r>
      <w:r w:rsidRPr="003862D0">
        <w:rPr>
          <w:lang w:val="en-GB"/>
        </w:rPr>
        <w:fldChar w:fldCharType="end"/>
      </w:r>
      <w:commentRangeEnd w:id="689"/>
      <w:r w:rsidR="00016735">
        <w:rPr>
          <w:rStyle w:val="CommentReference"/>
        </w:rPr>
        <w:commentReference w:id="689"/>
      </w:r>
      <w:r w:rsidRPr="003862D0">
        <w:rPr>
          <w:lang w:val="en-GB"/>
        </w:rPr>
        <w:t xml:space="preserve"> and the Middle East </w:t>
      </w:r>
      <w:commentRangeStart w:id="694"/>
      <w:r w:rsidRPr="003862D0">
        <w:rPr>
          <w:lang w:val="en-GB"/>
        </w:rPr>
        <w:fldChar w:fldCharType="begin" w:fldLock="1"/>
      </w:r>
      <w:r w:rsidR="00CD3B49">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r w:rsidRPr="003862D0">
        <w:rPr>
          <w:lang w:val="en-GB"/>
        </w:rPr>
        <w:fldChar w:fldCharType="separate"/>
      </w:r>
      <w:r w:rsidR="00016735">
        <w:rPr>
          <w:noProof/>
          <w:lang w:val="en-GB"/>
        </w:rPr>
        <w:t>(</w:t>
      </w:r>
      <w:ins w:id="695" w:author="Robin Matthews" w:date="2021-06-16T16:56:00Z">
        <w:r w:rsidR="002D461E" w:rsidRPr="003741E9">
          <w:rPr>
            <w:noProof/>
            <w:lang w:val="en-US"/>
            <w:rPrChange w:id="696" w:author="Clotilde Pean" w:date="2021-06-22T10:16:00Z">
              <w:rPr/>
            </w:rPrChange>
          </w:rPr>
          <w:t>D.M. Smith et al., 2019</w:t>
        </w:r>
      </w:ins>
      <w:del w:id="697" w:author="Robin Matthews" w:date="2021-06-16T16:56:00Z">
        <w:r w:rsidR="00016735" w:rsidDel="002D461E">
          <w:rPr>
            <w:noProof/>
            <w:lang w:val="en-GB"/>
          </w:rPr>
          <w:delText>Smith et al., 2019b</w:delText>
        </w:r>
      </w:del>
      <w:r w:rsidR="00016735">
        <w:rPr>
          <w:noProof/>
          <w:lang w:val="en-GB"/>
        </w:rPr>
        <w:t>)</w:t>
      </w:r>
      <w:r w:rsidRPr="003862D0">
        <w:rPr>
          <w:lang w:val="en-GB"/>
        </w:rPr>
        <w:fldChar w:fldCharType="end"/>
      </w:r>
      <w:commentRangeEnd w:id="694"/>
      <w:r w:rsidR="00016735">
        <w:rPr>
          <w:rStyle w:val="CommentReference"/>
        </w:rPr>
        <w:commentReference w:id="694"/>
      </w:r>
      <w:r w:rsidRPr="003862D0">
        <w:rPr>
          <w:lang w:val="en-GB"/>
        </w:rPr>
        <w:t>.</w:t>
      </w:r>
    </w:p>
    <w:p w14:paraId="56F02756" w14:textId="77777777" w:rsidR="007F2201" w:rsidRPr="003862D0" w:rsidRDefault="007F2201" w:rsidP="007F2201">
      <w:pPr>
        <w:pStyle w:val="AR6BodyText"/>
        <w:rPr>
          <w:lang w:val="en-GB"/>
        </w:rPr>
      </w:pPr>
    </w:p>
    <w:p w14:paraId="5621ED1A" w14:textId="49E4CEBD" w:rsidR="007F2201" w:rsidRPr="003862D0" w:rsidRDefault="007779D2" w:rsidP="007F2201">
      <w:pPr>
        <w:pStyle w:val="AR6BodyText"/>
        <w:rPr>
          <w:lang w:val="en-GB"/>
        </w:rPr>
      </w:pPr>
      <w:r w:rsidRPr="003862D0">
        <w:rPr>
          <w:lang w:val="en-GB"/>
        </w:rPr>
        <w:t xml:space="preserve">Skill for multi-year to decadal precipitation forecasts is generally much lower than for temperature, although one exception is Sahel rainfall </w:t>
      </w:r>
      <w:r w:rsidRPr="003862D0">
        <w:rPr>
          <w:lang w:val="en-GB"/>
        </w:rPr>
        <w:fldChar w:fldCharType="begin" w:fldLock="1"/>
      </w:r>
      <w:r w:rsidR="00615634">
        <w:rPr>
          <w:lang w:val="en-GB"/>
        </w:rPr>
        <w:instrText>ADDIN CSL_CITATION { "citationItems" : [ { "id" : "ITEM-1", "itemData" : { "DOI" : "10.1038/ncomms14966", "ISSN" : "2041-1723", "author" : [ { "dropping-particle" : "", "family" : "Sheen", "given" : "K L", "non-dropping-particle" : "", "parse-names" : false, "suffix" : "" }, { "dropping-particle" : "", "family" : "Smith", "given" : "D M", "non-dropping-particle" : "", "parse-names" : false, "suffix" : "" }, { "dropping-particle" : "", "family" : "Dunstone", "given" : "N J", "non-dropping-particle" : "", "parse-names" : false, "suffix" : "" }, { "dropping-particle" : "", "family" : "Eade", "given" : "R", "non-dropping-particle" : "", "parse-names" : false, "suffix" : "" }, { "dropping-particle" : "", "family" : "Rowell", "given" : "D P", "non-dropping-particle" : "", "parse-names" : false, "suffix" : "" }, { "dropping-particle" : "", "family" : "Vellinga", "given" : "M", "non-dropping-particle" : "", "parse-names" : false, "suffix" : "" } ], "container-title" : "Nature Communications", "id" : "ITEM-1", "issue" : "1", "issued" : { "date-parts" : [ [ "2017", "8", "25" ] ] }, "page" : "14966", "publisher" : "The Author(s)", "title" : "Skilful prediction of Sahel summer rainfall on inter-annual and multi-year timescales", "translator" : [ { "dropping-particle" : "", "family" : "K3147", "given" : "", "non-dropping-particle" : "", "parse-names" : false, "suffix" : "" } ], "type" : "article-journal", "volume" : "8" }, "uris" : [ "http://www.mendeley.com/documents/?uuid=09ac5d6d-8e9c-438f-aac8-d741e5d8249d" ] } ], "mendeley" : { "formattedCitation" : "(Sheen et al., 2017)", "plainTextFormattedCitation" : "(Sheen et al., 2017)", "previouslyFormattedCitation" : "(Sheen et al., 2017)" }, "properties" : { "noteIndex" : 0 }, "schema" : "https://github.com/citation-style-language/schema/raw/master/csl-citation.json" }</w:instrText>
      </w:r>
      <w:r w:rsidRPr="003862D0">
        <w:rPr>
          <w:lang w:val="en-GB"/>
        </w:rPr>
        <w:fldChar w:fldCharType="separate"/>
      </w:r>
      <w:r w:rsidR="00016735">
        <w:rPr>
          <w:noProof/>
          <w:lang w:val="en-GB"/>
        </w:rPr>
        <w:t>(Sheen et al., 2017)</w:t>
      </w:r>
      <w:r w:rsidRPr="003862D0">
        <w:rPr>
          <w:lang w:val="en-GB"/>
        </w:rPr>
        <w:fldChar w:fldCharType="end"/>
      </w:r>
      <w:r w:rsidRPr="003862D0">
        <w:rPr>
          <w:lang w:val="en-GB"/>
        </w:rPr>
        <w:t xml:space="preserve">, due to its dependence on predictable variations in North Atlantic SST through teleconnections </w:t>
      </w:r>
      <w:ins w:id="698" w:author="Ian Blenkinsop" w:date="2021-07-26T17:52:00Z">
        <w:r w:rsidR="005E523D">
          <w:rPr>
            <w:lang w:val="en-GB"/>
          </w:rPr>
          <w:t>(</w:t>
        </w:r>
        <w:r w:rsidR="005E523D" w:rsidRPr="003862D0">
          <w:rPr>
            <w:lang w:val="en-GB"/>
          </w:rPr>
          <w:t>Annex IV</w:t>
        </w:r>
        <w:r w:rsidR="005E523D">
          <w:rPr>
            <w:lang w:val="en-GB"/>
          </w:rPr>
          <w:t>;</w:t>
        </w:r>
        <w:r w:rsidR="005E523D" w:rsidRPr="003862D0">
          <w:rPr>
            <w:lang w:val="en-GB"/>
          </w:rPr>
          <w:t xml:space="preserve"> </w:t>
        </w:r>
      </w:ins>
      <w:r w:rsidRPr="003862D0">
        <w:rPr>
          <w:lang w:val="en-GB"/>
        </w:rPr>
        <w:fldChar w:fldCharType="begin" w:fldLock="1"/>
      </w:r>
      <w:r w:rsidR="00CD3B49">
        <w:rPr>
          <w:lang w:val="en-GB"/>
        </w:rPr>
        <w:instrText>ADDIN CSL_CITATION { "citationItems" : [ { "id" : "ITEM-1", "itemData" : { "DOI" : "10.1002/2014GL059338", "ISSN" : "0094-8276", "abstract" : "This study assesses the capability of Coupled Model Intercomparison Project 5 (CMIP5) decadal hindcasts to represent Sahel rainfall and a relative sea surface temperature (SST) index (RSI). The RSI measures the relative difference between subtropical North Atlantic SST and tropical SST and is highly correlated with Sahel rainfall. Ten year predictions from 15 models initialized every 5 years (six initialized every year) beginning in 1960 are evaluated. The hindcasts show increased decadal variability compared to the uninitialized historical simulations, with a larger magnitude drought and smaller RSI in the 1970s and 1980s. The multimodel ensemble mean shows skillful predictions that are more accurate than persistence and historical simulations. Models that were able to realistically simulate the correlation between the RSI and Sahel rainfall in uninitialized historical simulations produced more skillful decadal hindcasts of Sahel rainfall as these models were able to successfully translate the SST that was improved through initialization to more skillful Sahel rainfall predictions.", "author" : [ { "dropping-particle" : "", "family" : "Martin", "given" : "E R", "non-dropping-particle" : "", "parse-names" : false, "suffix" : "" }, { "dropping-particle" : "", "family" : "Thorncroft", "given" : "C", "non-dropping-particle" : "", "parse-names" : false, "suffix" : "" } ], "container-title" : "Geophysical Research Letters", "id" : "ITEM-1", "issue" : "6", "issued" : { "date-parts" : [ [ "2014", "3" ] ] }, "page" : "2169-2175", "publisher" : "Wiley-Blackwell", "title" : "Sahel rainfall in multimodel CMIP5 decadal hindcasts", "translator" : [ { "dropping-particle" : "", "family" : "K4115", "given" : "", "non-dropping-particle" : "", "parse-names" : false, "suffix" : "" } ], "type" : "article-journal", "volume" : "41" }, "uris" : [ "http://www.mendeley.com/documents/?uuid=f4a2130d-c178-43e3-a7e6-0115881970d7", "http://www.mendeley.com/documents/?uuid=91a7242f-78ad-40ba-9eb4-ab56149fc6a9" ] } ], "mendeley" : { "formattedCitation" : "(Martin and Thorncroft, 2014a)", "manualFormatting" : "Martin and Thorncroft, 2014a)", "plainTextFormattedCitation" : "(Martin and Thorncroft, 2014a)", "previouslyFormattedCitation" : "(Martin and Thorncroft, 2014a)" }, "properties" : { "noteIndex" : 0 }, "schema" : "https://github.com/citation-style-language/schema/raw/master/csl-citation.json" }</w:instrText>
      </w:r>
      <w:r w:rsidRPr="003862D0">
        <w:rPr>
          <w:lang w:val="en-GB"/>
        </w:rPr>
        <w:fldChar w:fldCharType="separate"/>
      </w:r>
      <w:del w:id="699" w:author="Ian Blenkinsop" w:date="2021-07-26T17:52:00Z">
        <w:r w:rsidR="00016735" w:rsidDel="005E523D">
          <w:rPr>
            <w:noProof/>
            <w:lang w:val="en-GB"/>
          </w:rPr>
          <w:delText>(</w:delText>
        </w:r>
      </w:del>
      <w:r w:rsidR="00016735">
        <w:rPr>
          <w:noProof/>
          <w:lang w:val="en-GB"/>
        </w:rPr>
        <w:t>Martin and Thorncroft, 2014a)</w:t>
      </w:r>
      <w:r w:rsidRPr="003862D0">
        <w:rPr>
          <w:lang w:val="en-GB"/>
        </w:rPr>
        <w:fldChar w:fldCharType="end"/>
      </w:r>
      <w:del w:id="700" w:author="Ian Blenkinsop" w:date="2021-07-26T17:52:00Z">
        <w:r w:rsidRPr="003862D0" w:rsidDel="005E523D">
          <w:rPr>
            <w:lang w:val="en-GB"/>
          </w:rPr>
          <w:delText xml:space="preserve"> (Annex</w:delText>
        </w:r>
        <w:r w:rsidR="00CB394D" w:rsidRPr="003862D0" w:rsidDel="005E523D">
          <w:rPr>
            <w:lang w:val="en-GB"/>
          </w:rPr>
          <w:delText xml:space="preserve"> IV</w:delText>
        </w:r>
        <w:r w:rsidRPr="003862D0" w:rsidDel="005E523D">
          <w:rPr>
            <w:lang w:val="en-GB"/>
          </w:rPr>
          <w:delText>)</w:delText>
        </w:r>
      </w:del>
      <w:r w:rsidRPr="003862D0">
        <w:rPr>
          <w:lang w:val="en-GB"/>
        </w:rPr>
        <w:t>. Predictive skill on decadal time</w:t>
      </w:r>
      <w:ins w:id="701" w:author="Sara M Tuson" w:date="2021-07-15T20:31:00Z">
        <w:r w:rsidR="00367335">
          <w:rPr>
            <w:lang w:val="en-GB"/>
          </w:rPr>
          <w:t xml:space="preserve"> </w:t>
        </w:r>
      </w:ins>
      <w:r w:rsidRPr="003862D0">
        <w:rPr>
          <w:lang w:val="en-GB"/>
        </w:rPr>
        <w:t>scales is found for extratropical storm-tracks and storm density</w:t>
      </w:r>
      <w:r w:rsidR="008763E6" w:rsidRPr="003862D0">
        <w:rPr>
          <w:lang w:val="en-GB"/>
        </w:rPr>
        <w:t xml:space="preserve"> </w:t>
      </w:r>
      <w:r w:rsidRPr="003862D0">
        <w:rPr>
          <w:lang w:val="en-GB"/>
        </w:rPr>
        <w:fldChar w:fldCharType="begin" w:fldLock="1"/>
      </w:r>
      <w:r w:rsidR="00087359">
        <w:rPr>
          <w:lang w:val="en-GB"/>
        </w:rPr>
        <w:instrText>ADDIN CSL_CITATION { "citationItems" : [ { "id" : "ITEM-1",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"ITEM-1",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"id" : "ITEM-2", "itemData" : { "DOI" : "10.5194/esd-10-901-2019", "ISSN" : "2190-4987", "abstract" : "Abstract. In this study the latest version of the MiKlip decadal hindcast system is analyzed, and the effect of an increased horizontal and vertical resolution on the prediction skill of the extratropical winter circulation is assessed. Four different metrics \u2013 the storm track, blocking, cyclone and windstorm frequencies \u2013 are analyzed in the North Atlantic and European region. The model bias and the deterministic decadal hindcast skill are evaluated in ensembles of five members in a lower-resolution version (LR, atm: T63L47, ocean: 1.5\u2218 L40) and a higher-resolution version (HR, atm: T127L95, ocean: 0.4\u2218 L40) of the MiKlip system based on the Max Planck Institute Earth System model (MPI-ESM). The skill is assessed for the lead winters 2\u20135 in terms of the anomaly correlation of the quantities' winter averages using initializations between 1978 and 2012. The deterministic predictions are considered skillful if the anomaly correlation is positive and statistically significant. While the LR version shows common shortcomings of lower-resolution climate models, e.g., a storm track that is too zonal and southward displaced as well as a negative bias of blocking frequencies over the eastern North Atlantic and Europe, the HR version counteracts these biases. Cyclones, i.e., their frequencies and characteristics like strength and lifetime, are particularly better represented in HR. As a result, a chain of significantly improved decadal prediction skill between all four metrics is found with the increase in the spatial resolution. While the skill of the storm track is significantly improved primarily over the main source region of synoptic activity \u2013 the North Atlantic Current \u2013 the other extratropical quantities experience a significant improvement primarily downstream thereof, i.e., in regions where the synoptic systems typically intensify. Thus, the skill of the cyclone frequencies is significantly improved over the central North Atlantic and northern Europe, the skill of the blocking frequencies is significantly improved over the Mediterranean, Scandinavia and eastern Europe, and the skill of the windstorms is significantly improved over Newfoundland and central Europe. Not only is the skill improved with the increase in resolution, but the HR system itself also exhibits significant skill over large areas of the North Atlantic and European sector for all four circulation metrics. These results are particularly promising regarding the high socioeconomic impact \u2026", "author" : [ { "dropping-particle" : "", "family" : "Schuster", "given" : "Mareike", "non-dropping-particle" : "", "parse-names" : false, "suffix" : "" }, { "dropping-particle" : "", "family" : "Grieger", "given" : "Jens", "non-dropping-particle" : "", "parse-names" : false, "suffix" : "" }, { "dropping-particle" : "", "family" : "Richling", "given" : "Andy", "non-dropping-particle" : "", "parse-names" : false, "suffix" : "" }, { "dropping-particle" : "", "family" : "Schartner", "given" : "Thomas", "non-dropping-particle" : "", "parse-names" : false, "suffix" : "" }, { "dropping-particle" : "", "family" : "Illing", "given" : "Sebastian",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"Pfahl", "given" : "Stephan", "non-dropping-particle" : "", "parse-names" : false, "suffix" : "" }, { "dropping-particle" : "", "family" : "Ulbrich", "given" : "Uwe", "non-dropping-particle" : "", "parse-names" : false, "suffix" : "" } ], "container-title" : "Earth System Dynamics", "id" : "ITEM-2", "issue" : "4", "issued" : { "date-parts" : [ [ "2019", "12", "17" ] ] }, "page" : "901-917", "title" : "Improvement in the decadal prediction skill of the North Atlantic extratropical winter circulation through increased model resolution", "translator" : [ { "dropping-particle" : "", "family" : "K4911", "given" : "", "non-dropping-particle" : "", "parse-names" : false, "suffix" : "" } ], "type" : "article-journal", "volume" : "10" }, "uris" : [ "http://www.mendeley.com/documents/?uuid=7ee5510f-2da4-42dc-a11e-2702d1b023cd" ] } ], "mendeley" : { "formattedCitation" : "(Kruschke et al., 2016; Schuster et al., 2019)", "plainTextFormattedCitation" : "(Kruschke et al., 2016; Schuster et al., 2019)", "previouslyFormattedCitation" : "(Kruschke et al., 2016; Schuster et al., 2019)" }, "properties" : { "noteIndex" : 0 }, "schema" : "https://github.com/citation-style-language/schema/raw/master/csl-citation.json" }</w:instrText>
      </w:r>
      <w:r w:rsidRPr="003862D0">
        <w:rPr>
          <w:lang w:val="en-GB"/>
        </w:rPr>
        <w:fldChar w:fldCharType="separate"/>
      </w:r>
      <w:r w:rsidR="00016735">
        <w:rPr>
          <w:noProof/>
          <w:lang w:val="en-GB"/>
        </w:rPr>
        <w:t>(Kruschke et al., 2016; Schuster et al., 2019)</w:t>
      </w:r>
      <w:r w:rsidRPr="003862D0">
        <w:rPr>
          <w:lang w:val="en-GB"/>
        </w:rPr>
        <w:fldChar w:fldCharType="end"/>
      </w:r>
      <w:r w:rsidRPr="003862D0">
        <w:rPr>
          <w:lang w:val="en-GB"/>
        </w:rPr>
        <w:t xml:space="preserve">, atmospheric blocking </w:t>
      </w:r>
      <w:r w:rsidRPr="003862D0">
        <w:rPr>
          <w:lang w:val="en-GB"/>
        </w:rPr>
        <w:fldChar w:fldCharType="begin" w:fldLock="1"/>
      </w:r>
      <w:r w:rsidR="00087359">
        <w:rPr>
          <w:lang w:val="en-GB"/>
        </w:rPr>
        <w:instrText>ADDIN CSL_CITATION { "citationItems" : [ { "id" : "ITEM-1", "itemData" : { "DOI" : "10.1038/s41612-020-0120-6", "ISSN" : "23973722", "abstract" : "Can multi-annual variations in the frequency of North Atlantic atmospheric blocking and mid-latitude circulation regimes be skilfully predicted? Recent advances in seasonal forecasting have shown that mid-latitude climate variability does exhibit significant predictability. However, atmospheric predictability has generally been found to be quite limited on multi-annual timescales. New decadal prediction experiments from NCAR are found to exhibit remarkable skill in reproducing the observed multi-annual variations of wintertime blocking frequency over the North Atlantic and of the North Atlantic Oscillation (NAO) itself. This is partly due to the large ensemble size that allows the predictable component of the atmospheric variability to emerge from the background chaotic component. The predictable atmospheric anomalies represent a forced response to oceanic low-frequency variability that strongly resembles the Atlantic Multi-decadal Variability (AMV), correctly reproduced in the decadal hindcasts thanks to realistic ocean initialization and ocean dynamics. The occurrence of blocking in certain areas of the Euro-Atlantic domain determines the concurrent circulation regime and the phase of known teleconnections, such as the NAO, consequently affecting the stormtrack and the frequency and intensity of extreme weather events. Therefore, skilfully predicting the decadal fluctuations of blocking frequency and the NAO may be used in statistical predictions of near-term climate anomalies, and it provides a strong indication that impactful climate anomalies may also be predictable with improved dynamical models.", "author" : [ { "dropping-particle" : "", "family" : "Athanasiadis", "given" : "Panos J.", "non-dropping-particle" : "", "parse-names" : false, "suffix" : "" }, { "dropping-particle" : "", "family" : "Yeager", "given" : "Stephen", "non-dropping-particle" : "", "parse-names" : false, "suffix" : "" }, { "dropping-particle" : "", "family" : "Kwon", "given" : "Young Oh", "non-dropping-particle" : "", "parse-names" : false, "suffix" : "" }, { "dropping-particle" : "", "family" : "Bellucci", "given" : "Alessio", "non-dropping-particle" : "", "parse-names" : false, "suffix" : "" }, { "dropping-particle" : "", "family" : "Smith", "given" : "David W.", "non-dropping-particle" : "", "parse-names" : false, "suffix" : "" }, { "dropping-particle" : "", "family" : "Tibaldi", "given" : "Stefano", "non-dropping-particle" : "", "parse-names" : false, "suffix" : "" } ], "container-title" : "npj Climate and Atmospheric Science", "id" : "ITEM-1", "issue" : "1", "issued" : { "date-parts" : [ [ "2020" ] ] }, "publisher" : "Springer US", "title" : "Decadal predictability of North Atlantic blocking and the NAO", "translator" : [ { "dropping-particle" : "", "family" : "K4925", "given" : "", "non-dropping-particle" : "", "parse-names" : false, "suffix" : "" } ], "type" : "article-journal", "volume" : "3" }, "uris" : [ "http://www.mendeley.com/documents/?uuid=4031ac3b-787a-4122-8dfd-f7d74e38007d" ] }, { "id" : "ITEM-2", "itemData" : { "DOI" : "10.5194/esd-10-901-2019", "ISSN" : "2190-4987", "abstract" : "Abstract. In this study the latest version of the MiKlip decadal hindcast system is analyzed, and the effect of an increased horizontal and vertical resolution on the prediction skill of the extratropical winter circulation is assessed. Four different metrics \u2013 the storm track, blocking, cyclone and windstorm frequencies \u2013 are analyzed in the North Atlantic and European region. The model bias and the deterministic decadal hindcast skill are evaluated in ensembles of five members in a lower-resolution version (LR, atm: T63L47, ocean: 1.5\u2218 L40) and a higher-resolution version (HR, atm: T127L95, ocean: 0.4\u2218 L40) of the MiKlip system based on the Max Planck Institute Earth System model (MPI-ESM). The skill is assessed for the lead winters 2\u20135 in terms of the anomaly correlation of the quantities' winter averages using initializations between 1978 and 2012. The deterministic predictions are considered skillful if the anomaly correlation is positive and statistically significant. While the LR version shows common shortcomings of lower-resolution climate models, e.g., a storm track that is too zonal and southward displaced as well as a negative bias of blocking frequencies over the eastern North Atlantic and Europe, the HR version counteracts these biases. Cyclones, i.e., their frequencies and characteristics like strength and lifetime, are particularly better represented in HR. As a result, a chain of significantly improved decadal prediction skill between all four metrics is found with the increase in the spatial resolution. While the skill of the storm track is significantly improved primarily over the main source region of synoptic activity \u2013 the North Atlantic Current \u2013 the other extratropical quantities experience a significant improvement primarily downstream thereof, i.e., in regions where the synoptic systems typically intensify. Thus, the skill of the cyclone frequencies is significantly improved over the central North Atlantic and northern Europe, the skill of the blocking frequencies is significantly improved over the Mediterranean, Scandinavia and eastern Europe, and the skill of the windstorms is significantly improved over Newfoundland and central Europe. Not only is the skill improved with the increase in resolution, but the HR system itself also exhibits significant skill over large areas of the North Atlantic and European sector for all four circulation metrics. These results are particularly promising regarding the high socioeconomic impact \u2026", "author" : [ { "dropping-particle" : "", "family" : "Schuster", "given" : "Mareike", "non-dropping-particle" : "", "parse-names" : false, "suffix" : "" }, { "dropping-particle" : "", "family" : "Grieger", "given" : "Jens", "non-dropping-particle" : "", "parse-names" : false, "suffix" : "" }, { "dropping-particle" : "", "family" : "Richling", "given" : "Andy", "non-dropping-particle" : "", "parse-names" : false, "suffix" : "" }, { "dropping-particle" : "", "family" : "Schartner", "given" : "Thomas", "non-dropping-particle" : "", "parse-names" : false, "suffix" : "" }, { "dropping-particle" : "", "family" : "Illing", "given" : "Sebastian", "non-dropping-particle" : "", "parse-names" : false, "suffix" : "" }, { "dropping-particle" : "", "family" : "Kadow", "given" : "Christopher", "non-dropping-particle" : "", "parse-names" : false, "suffix" : "" }, { "dropping-particle" : "", "family" : "M\u00fcller", "give</w:instrText>
      </w:r>
      <w:r w:rsidR="00087359" w:rsidRPr="003741E9">
        <w:rPr>
          <w:rPrChange w:id="702" w:author="Clotilde Pean" w:date="2021-06-22T10:16:00Z">
            <w:rPr>
              <w:lang w:val="en-GB"/>
            </w:rPr>
          </w:rPrChange>
        </w:rPr>
        <w:instrText>n" : "Wolfgang A.", "non-dropping-particle" : "", "parse-names" : false, "suffix" : "" }, { "dropping-particle" : "", "family" : "Pohlmann", "given" : "Holger", "non-dropping-particle" : "", "parse-names" : false, "suffix" : "" }, { "dropping-particle" : "", "family" : "Pfahl", "given" : "Stephan", "non-dropping-particle" : "", "parse-names" : false, "suffix" : "" }, { "dropping-particle" : "", "family" : "Ulbrich", "given" : "Uwe", "non-dropping-particle" : "", "parse-names" : false, "suffix" : "" } ], "container-title" : "Earth System Dynamics", "id" : "ITEM-2", "issue" : "4", "issued" : { "date-parts" : [ [ "2019", "12", "17" ] ] }, "page" : "901-917", "title" : "Improvement in the decadal prediction skill of the North Atlantic extratropical winter circulation through increased model resolution", "translator" : [ { "dropping-particle" : "", "family" : "K4911", "given" : "", "non-dropping-particle" : "", "parse-names" : false, "suffix" : "" } ], "type" : "article-journal", "volume" : "10" }, "uris" : [ "http://www.mendeley.com/documents/?uuid=7ee5510f-2da4-42dc-a11e-2702d1b023cd" ] } ], "mendeley" : { "formattedCitation" : "(Schuster et al., 2019; Athanasiadis et al., 2020)", "plainTextFormattedCitation" : "(Schuster et al., 2019; Athanasiadis et al., 2020)", "previouslyFormattedCitation" : "(Schuster et al., 2019; Athanasiadis et al., 2020)" }, "properties" : { "noteIndex" : 0 }, "schema" : "https://github.com/citation-style-language/schema/raw/master/csl-citation.json" }</w:instrText>
      </w:r>
      <w:r w:rsidRPr="003862D0">
        <w:rPr>
          <w:lang w:val="en-GB"/>
        </w:rPr>
        <w:fldChar w:fldCharType="separate"/>
      </w:r>
      <w:r w:rsidR="00016735">
        <w:rPr>
          <w:noProof/>
        </w:rPr>
        <w:t>(Schuster et al., 2019; Athanasiadis et al., 2020)</w:t>
      </w:r>
      <w:r w:rsidRPr="003862D0">
        <w:rPr>
          <w:lang w:val="en-GB"/>
        </w:rPr>
        <w:fldChar w:fldCharType="end"/>
      </w:r>
      <w:r w:rsidR="005F2108" w:rsidRPr="00560680">
        <w:t>, the Quasi-</w:t>
      </w:r>
      <w:r w:rsidRPr="00560680">
        <w:t>Biennial Oscillation (QBO</w:t>
      </w:r>
      <w:del w:id="703" w:author="Ian Blenkinsop" w:date="2021-07-26T17:53:00Z">
        <w:r w:rsidRPr="00560680" w:rsidDel="005E523D">
          <w:delText xml:space="preserve">) </w:delText>
        </w:r>
      </w:del>
      <w:ins w:id="704" w:author="Ian Blenkinsop" w:date="2021-07-26T17:53:00Z">
        <w:r w:rsidR="005E523D">
          <w:t xml:space="preserve">; </w:t>
        </w:r>
      </w:ins>
      <w:r w:rsidRPr="003862D0">
        <w:rPr>
          <w:lang w:val="en-GB"/>
        </w:rPr>
        <w:fldChar w:fldCharType="begin" w:fldLock="1"/>
      </w:r>
      <w:r w:rsidR="00CD3B49">
        <w:instrText>ADDIN CSL_CITATION { "citationItems" : [ { "id" : "ITEM-1", "itemData" : { "DOI" : "10.1002/2013GL059160", "ISSN" : "0094-8276", "abstract" : "AbstractThe predictability of the quasi-biennial oscillation (QBO) is examined in initialized climate forecasts extending out to lead times of years. We use initialized retrospective predictions made with coupled ocean-atmosphere climate models that have an internally generated QBO. We demonstrate predictability of the QBO extending more than 3 years into the future, well beyond timescales normally associated with internal atmospheric processes. Correlation scores with observational analyses exceed 0.7 at a lead time of 12?months. We also examine the variation of predictability with season and QBO phase and find that skill is lowest in winter. An assessment of perfect predictability suggests that higher skill may be achievable through improved initialization and climate modeling of the QBO, although this may depend on the realism of gravity wave source parameterizations in the models. Finally, we show that skilful prediction of the QBO itself does not guarantee predictability of the extratropical winter teleconnection that is important for surface winter climate prediction.", "author" : [ { "dropping-particle" : "", "family" : "Scaife", "given" : "Adam A", "non-dropping-particle" : "", "parse-names" : false, "suffix" : "" }, { "dropping-particle" : "", "family" : "Athanassiadou", "given" : "Maria", "non-dropping-particle" : "", "parse-names" : false, "suffix" : "" }, { "dropping-particle" : "", "family" : "Andrews", "given" : "Martin", "non-dropping-particle" : "", "parse-names" : false, "suffix" : "" }, { "dropping-particle" : "", "family" : "Arribas", "given" : "Alberto", "non-dropping-particle" : "", "parse-names" : false, "suffix" : "" }, { "dropping-particle" : "", "family" : "Baldwin", "given" : "Mark", "non-dropping-particle" : "", "parse-names" : false, "suffix" : "" }, { "dropping-particle" : "", "family" : "Dunstone", "given" : "Nick", "non-dropping-particle" : "", "parse-names" : false, "suffix" : "" }, { "dropping-particle" : "", "family" : "Knight", "given" : "Jeff", "non-dropping-particle" : "", "parse-names" : false, "suffix" : "" }, { "dropping-particle" : "", "family" : "MacLachlan", "given" : "Craig", "non-dropping-particle" : "", "parse-names" : false, "suffix" : "" }, { "dropping-particle" : "", "family" : "Manzini", "given" : "Elisa",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"Smith", "given" : "Doug", "non-dropping-particle" : "", "parse-names" : false, "suffix" : "" }, { "dropping-particle" : "", "family" : "Stockdale", "given" : "Tim", "non-dropping-particle" : "", "parse-names" : false, "suffix" : "" }, { "dropping-particle" : "", "family" : "Williams", "given" : "Andrew", "non-dropping-particle" : "", "parse-names" : false, "suffix" : "" } ], "container-title" : "Geophysical Research Letters", "id" : "ITEM-1", "issue" : "5", "issued" : { "date-parts" : [ [ "2014", "3", "16" ] ] }, "note" : "https://doi.org/10.1002/2013GL059160", "page" : "1752-1758", "publisher" : "John Wiley &amp; Sons, Ltd", "title" : "Predictability of the quasi-biennial oscillation and its northern winter teleconnection on seasonal to decadal timescales", "translator" : [ { "dropping-particle" : "", "family" : "K2352", "given" : "", "non-dropping-particle" : "", "parse-names" : false, "suffix" : "" } ], "type" : "article-journal", "volume" : "41" }, "uris" : [ "http://www.mendeley.com/documents/?uuid=0bbbcc10-9f4c-4cd5-9ee1-00e809e453a0", "http://www.mendeley.com/documents/?uuid=e21f1807-4d93-4124-8ae8-5ca87a1928df" ] }, { "id" : "ITEM-2", "itemData" : { "DOI" : "10.1029/2019GL084878", "ISSN" : "0094-8276", "abstract" : "Abstract We analyze the quasi-biennial oscillation (QBO) variability of historical and decadal hindcast simulations of the MiKlip (Mittelfristige Klimavorhersagen) decadal prediction system using the higher resolved version of the Max Planck Institute Earth System Model. We find a realistic variability of the QBO in historical simulations when changing from the Coupled Model Intercomparison Project Phase 5 (CMIP5) to the Coupled Model Intercomparison Project Phase 6 (CMIP6) external forcing. This agreement between the simulated and the observed QBO is improved by the initialization of decadal hindcast simulations with CMIP6 forcing in the first three lead years. In the decadal hindcast simulations, the agreement is similar to a persistence forecast in the first five lead years and higher than the persistence forecast in the later lead years. We find a strong relation between the QBO and the ozone variability in the stratosphere and conclude that the change of the ozone data from CMIP5 to CMIP6 leads to the improved QBO variability and prediction skill in our simulations.", "author" : [ { "dropping-particle" : "", "family" : "Pohlmann", "given" : "Holger", "non-dropping-particle" : "", "parse-names" : false, "suffix" : "" }, { "dropping-particle" : "", "family" : "M\u00fcller", "given" : "Wolfgang A", "non-dropping-particle" : "", "parse-names" : false, "suffix" : "" }, { "dropping-particle" : "", "family" : "Bittner", "given" : "Matthias", "non-dropping-particle" : "", "parse-names" : false, "suffix" : "" }, { "dropping-particle" : "", "family" : "Hettrich", "given" : "Sebastian", "non-dropping-particle" : "", "parse-names" : false, "suffix" : "" }, { "dropping-particle" : "", "family" : "Modali", "given" : "Kameswarrao", "non-dropping-particle" : "", "parse-names" : false, "suffix" : "" }, { "dropping-particle" : "", "family" : "Pankatz", "given" : "Klaus", "non-dropping-particle" : "", "parse-names" : false, "suffix" : "" }, { "dropping-particle" : "", "family" : "Marotzke", "given" : "Jochem", "non-dropping-particle" : "", "parse-names" : false, "suffix" : "" } ], "container-title" : "Geophysical Research Letters", "id" : "ITEM-2", "issue" : "23", "issued" : { "date-parts" : [ [ "2019", "12", "16" ] ] }, "note" : "https://doi.org/10.1029/2019GL084878", "page" : "14118-14125", "publisher" : "John Wiley &amp; Sons, Ltd", "title" : "Realistic Quasi-Biennial Oscillation Variability in Historical and Decadal Hindcast Simulations Using CMIP6 Forcing", "translator" : [ { "dropping-particle" : "", "family" : "K2350", "given" : "", "non-dropping-particle" : "", "parse-names" : false, "suffix" : "" } ], "type" : "article-journal", "volume" : "46" }, "uris" : [ "http://www.mendeley.com/documents/?uuid=22be421b-0f9e-4fe3-bd14-1ab0fdcc251c", "http://www.mendeley.com/documents/?uuid=29cce69c-f007-4dda-8609-6de9c8c1c4a7" ] } ], "mendeley" : { "formattedCitation" : "(Scaife et al., 2014; Pohlmann et al., 2019)", "manualFormatting" : "Scaife et al., 2014; Pohlmann et al., 2019)", "plainTextFormattedCitation" : "(Scaife et al., 2014; Pohlmann et al., 2019)", "previouslyFormattedCitation" : "(Scaife et al., 2014; Pohlmann et al., 2019)" }, "properties" : { "noteIndex" : 0 }, "schema" : "https://github.com/citation-style-language/schema/raw/master/csl-citation.json" }</w:instrText>
      </w:r>
      <w:r w:rsidRPr="003862D0">
        <w:rPr>
          <w:lang w:val="en-GB"/>
        </w:rPr>
        <w:fldChar w:fldCharType="separate"/>
      </w:r>
      <w:del w:id="705" w:author="Ian Blenkinsop" w:date="2021-07-26T17:53:00Z">
        <w:r w:rsidR="00016735" w:rsidDel="005E523D">
          <w:rPr>
            <w:noProof/>
            <w:lang w:val="en-GB"/>
          </w:rPr>
          <w:delText>(</w:delText>
        </w:r>
      </w:del>
      <w:r w:rsidR="00016735">
        <w:rPr>
          <w:noProof/>
          <w:lang w:val="en-GB"/>
        </w:rPr>
        <w:t>Scaife et al., 2014; Pohlmann et al., 2019)</w:t>
      </w:r>
      <w:r w:rsidRPr="003862D0">
        <w:rPr>
          <w:lang w:val="en-GB"/>
        </w:rPr>
        <w:fldChar w:fldCharType="end"/>
      </w:r>
      <w:r w:rsidRPr="003862D0">
        <w:rPr>
          <w:lang w:val="en-GB"/>
        </w:rPr>
        <w:t xml:space="preserve"> and over the tropical oceans (tropical trans-basin variability</w:t>
      </w:r>
      <w:del w:id="706" w:author="Ian Blenkinsop" w:date="2021-07-26T17:53:00Z">
        <w:r w:rsidRPr="003862D0" w:rsidDel="005E523D">
          <w:rPr>
            <w:lang w:val="en-GB"/>
          </w:rPr>
          <w:delText xml:space="preserve">) </w:delText>
        </w:r>
      </w:del>
      <w:ins w:id="707" w:author="Ian Blenkinsop" w:date="2021-07-26T17:53:00Z">
        <w:r w:rsidR="005E523D">
          <w:rPr>
            <w:lang w:val="en-GB"/>
          </w:rPr>
          <w:t xml:space="preserve">; </w:t>
        </w:r>
      </w:ins>
      <w:r w:rsidRPr="003862D0">
        <w:rPr>
          <w:lang w:val="en-GB"/>
        </w:rPr>
        <w:fldChar w:fldCharType="begin" w:fldLock="1"/>
      </w:r>
      <w:r w:rsidR="00CD3B49">
        <w:rPr>
          <w:lang w:val="en-GB"/>
        </w:rPr>
        <w:instrText>ADDIN CSL_CITATION { "citationItems" : [ { "id" : "ITEM-1", "itemData" : { "DOI" : "10.1038/ncomms7869", "ISSN" : "2041-1723", "abstract" : "Tropical Pacific sea surface temperature anomalies influence the atmospheric circulation, impacting climate far beyond the tropics. The predictability of the corresponding atmospheric signals is typically limited to less than 1 year lead time. Here we present observational and modelling evidence for multi-year predictability of coherent trans-basin climate variations that are characterized by a zonal seesaw in tropical sea surface temperature and sea-level pressure between the Pacific and the other two ocean basins. State-of-the-art climate model forecasts initialized from a realistic ocean state show that the low-frequency trans-basin climate variability, which explains part of the El Ni\u00f1o Southern Oscillation flavours, can be predicted up to 3 years ahead, thus exceeding the predictive skill of current tropical climate forecasts for natural variability. This low-frequency variability emerges from the synchronization of ocean anomalies in all basins via global reorganizations of the atmospheric Walker Circulation.", "author" : [ { "dropping-particle" : "", "family" : "Chikamoto", "given" : "Yoshimitsu", "non-dropping-particle" : "", "parse-names" : false, "suffix" : "" }, { "dropping-particle" : "", "family" : "Timmermann", "given" : "Axel", "non-dropping-particle" : "", "parse-names" : false, "suffix" : "" }, { "dropping-particle" : "", "family" : "Luo", "given" : "Jing-Jia", "non-dropping-particle" : "", "parse-names" : false, "suffix" : "" }, { "dropping-particle" : "", "family" : "Mochizuki", "given" : "Takashi", "non-dropping-particle" : "", "parse-names" : false, "suffix" : "" }, { "dropping-particle" : "", "family" : "Kimoto", "given" : "Masahide", "non-dropping-particle" : "", "parse-names" : false, "suffix" : "" }, { "dropping-particle" : "", "family" : "Watanabe", "given" : "Masahiro", "non-dropping-particle" : "", "parse-names" : false, "suffix" : "" }, { "dropping-particle" : "", "family" : "Ishii", "given" : "Masayoshi", "non-dropping-particle" : "", "parse-names" : false, "suffix" : "" }, { "dropping-particle" : "", "family" : "Xie", "given" : "Shang-Ping", "non-dropping-particle" : "", "parse-names" : false, "suffix" : "" }, { "dropping-particle" : "", "family" : "Jin", "given" : "Fei-Fei", "non-dropping-particle" : "", "parse-names" : false, "suffix" : "" } ], "container-title" : "Nature Communications", "id" : "ITEM-1", "issue" : "1", "issued" : { "date-parts" : [ [ "2015" ] ] }, "page" : "6869", "title" : "Skilful multi-year predictions of tropical trans-basin climate variability", "translator" : [ { "dropping-particle" : "", "family" : "K5018", "given" : "", "non-dropping-particle" : "", "parse-names" : false, "suffix" : "" } ], "type" : "article-journal", "volume" : "6" }, "uris" : [ "http://www.mendeley.com/documents/?uuid=f9f9a331-4a56-4eac-af2d-578e221b14d8" ] } ], "mendeley" : { "formattedCitation" : "(Chikamoto et al., 2015)", "manualFormatting" : "Chikamoto et al., 2015)", "plainTextFormattedCitation" : "(Chikamoto et al., 2015)", "previouslyFormattedCitation" : "(Chikamoto et al., 2015)" }, "properties" : { "noteIndex" : 0 }, "schema" : "https://github.com/citation-style-language/schema/raw/master/csl-citation.json" }</w:instrText>
      </w:r>
      <w:r w:rsidRPr="003862D0">
        <w:rPr>
          <w:lang w:val="en-GB"/>
        </w:rPr>
        <w:fldChar w:fldCharType="separate"/>
      </w:r>
      <w:del w:id="708" w:author="Ian Blenkinsop" w:date="2021-07-26T17:53:00Z">
        <w:r w:rsidR="00016735" w:rsidDel="005E523D">
          <w:rPr>
            <w:noProof/>
            <w:lang w:val="en-GB"/>
          </w:rPr>
          <w:delText>(</w:delText>
        </w:r>
      </w:del>
      <w:r w:rsidR="00016735">
        <w:rPr>
          <w:noProof/>
          <w:lang w:val="en-GB"/>
        </w:rPr>
        <w:t>Chikamoto et al., 2015)</w:t>
      </w:r>
      <w:r w:rsidRPr="003862D0">
        <w:rPr>
          <w:lang w:val="en-GB"/>
        </w:rPr>
        <w:fldChar w:fldCharType="end"/>
      </w:r>
      <w:r w:rsidRPr="003862D0">
        <w:rPr>
          <w:lang w:val="en-GB"/>
        </w:rPr>
        <w:t xml:space="preserve">. </w:t>
      </w:r>
      <w:r w:rsidR="007F2201" w:rsidRPr="003862D0">
        <w:rPr>
          <w:lang w:val="en-GB"/>
        </w:rPr>
        <w:t xml:space="preserve">In addition, decadal predictions </w:t>
      </w:r>
      <w:r w:rsidR="006A0057" w:rsidRPr="003862D0">
        <w:rPr>
          <w:lang w:val="en-GB"/>
        </w:rPr>
        <w:t xml:space="preserve">with </w:t>
      </w:r>
      <w:r w:rsidR="007F2201" w:rsidRPr="003862D0">
        <w:rPr>
          <w:lang w:val="en-GB"/>
        </w:rPr>
        <w:t xml:space="preserve">large ensemble sizes </w:t>
      </w:r>
      <w:r w:rsidR="00EA4D09" w:rsidRPr="003862D0">
        <w:rPr>
          <w:lang w:val="en-GB"/>
        </w:rPr>
        <w:t>are</w:t>
      </w:r>
      <w:r w:rsidR="007F2201" w:rsidRPr="003862D0">
        <w:rPr>
          <w:lang w:val="en-GB"/>
        </w:rPr>
        <w:t xml:space="preserve"> able to predict multi-annual temperature</w:t>
      </w:r>
      <w:del w:id="709" w:author="Robin Matthews" w:date="2021-06-16T16:57:00Z">
        <w:r w:rsidR="007F2201" w:rsidRPr="003862D0" w:rsidDel="002D461E">
          <w:rPr>
            <w:lang w:val="en-GB"/>
          </w:rPr>
          <w:delText xml:space="preserve"> </w:delText>
        </w:r>
      </w:del>
      <w:bookmarkStart w:id="710" w:name="_Hlk74755029"/>
      <w:bookmarkStart w:id="711" w:name="_Hlk74755072"/>
      <w:ins w:id="712" w:author="Robin Matthews" w:date="2021-06-16T16:57:00Z">
        <w:r w:rsidR="002D461E">
          <w:rPr>
            <w:lang w:val="en-GB"/>
          </w:rPr>
          <w:t xml:space="preserve"> </w:t>
        </w:r>
        <w:r w:rsidR="002D461E">
          <w:fldChar w:fldCharType="begin" w:fldLock="1"/>
        </w:r>
      </w:ins>
      <w:r w:rsidR="00CD3B49">
        <w:rPr>
          <w:lang w:val="en-US"/>
        </w:rPr>
        <w:instrText>ADDIN CSL_CITATION { "citationItems" : [ { "id" : "ITEM-1", "itemData" : { "DOI" : "10.1088/1748-9326/6/4/044021", "ISSN" : "1748-9326", "abstract" : "The Kyoto Protocol compares greenhouse gas emissions (GHGs) using the global warming potential (GWP) with a 100 yr time-horizon. The GWP was developed, however, to illustrate the difficulties in comparing GHGs. In response, there have been many critiques of the GWP and several alternative emission metrics have been proposed. To date, there has been little focus on understanding the linkages between, and interpretations of, different emission metrics. We use an energy balance model to mathematically link the absolute GWP, absolute global temperature change potential (AGTP), absolute ocean heat perturbation (AOHP), and integrated AGTP. For pulse emissions, energy conservation requires that AOHP = AGWP \u2212 iAGTP/\u03bb and hence AGWP and iAGTP are closely linked and converge as AOHP decays to zero. When normalizing the metrics with CO 2 (GWP, GTP, and iGTP), we find that the iGTP and GWP are similar numerically for a wide range of GHGs and time-horizons, except for very short-lived species. The similarity between the iGTP X and GWP X depends on how well a pulse emission of CO 2 can substitute for a pulse emission of X across a range of time-horizons. The ultimate choice of emission metric(s) and time-horizon(s) depends on policy objectives. To the extent that limiting integrated temperature change over a specific time-horizon is consistent with the broader objectives of climate policy, our analysis suggests that the GWP represents a relatively robust, transparent and policy-relevant emission metric.", "author" : [ { "dropping-particle" : "", "family" : "Peters", "given" : "Glen P", "non-dropping-particle" : "", "parse-names" : false, "suffix" : "" }, { "dropping-particle" : "", "family" : "Aamaas", "given" : "Borgar", "non-dropping-particle" : "", "parse-names" : false, "suffix" : "" }, { "dropping-particle" : "", "family" : "Berntsen", "given" : "Terje", "non-dropping-particle" : "", "parse-names" : false, "suffix" : "" }, { "dropping-particle" : "", "family" : "Fuglestvedt", "given" : "Jan S", "non-dropping-particle" : "", "parse-names" : false, "suffix" : "" } ], "container-title" : "Environmental Research Letters", "id" : "ITEM-1", "issue" : "4", "issued" : { "date-parts" : [ [ "2011", "12", "1" ] ] }, "page" : "044021", "title" : "The integrated global temperature change potential (iGTP) and relationships between emission metrics", "translator" : [ { "dropping-particle" : "", "family" : "K3694", "given" : "", "non-dropping-particle" : "", "parse-names" : false, "suffix" : "" } ], "type" : "article-journal", "volume" : "6" }, "uris" : [ "http://www.mendeley.com/documents/?uuid=8f07b64b-7577-3078-b0e4-149b7f622331" ] }, { "id" : "ITEM-2", "itemData" : { "DOI" : "10.1127/metz/2016/0670", "ISSN" : "0941-2948", "author" : [ { "dropping-particle" : "", "family" : "Sienz", "given" : "Frank", "non-dropping-particle" : "", "parse-names" : false, "suffix" : "" }, { "dropping-particle" : "", "family" : "M\u00fcller", "given" : "Wolfgang A.", "non-dropping-particle" : "", "parse-names" : false, "suffix" : "" }, { "dropping-particle" : "", "family" : "Pohlmann", "given" : "Holger", "non-dropping-particle" : "", "parse-names" : false, "suffix" : "" } ], "container-title" : "Meteorologische Zeitschrift", "id" : "ITEM-2", "issue" : "6", "issued" : { "date-parts" : [ [ "2016", "12", "21" ] ] }, "page" : "645-655", "title" : "Ensemble size impact on the decadal predictive skill assessment", "translator" : [ { "dropping-particle" : "", "family" : "K2715", "given" : "", "non-dropping-particle" : "", "parse-names" : false, "suffix" : "" } ], "type" : "article-journal", "volume" : "25" }, "uris" : [ "http://www.mendeley.com/documents/?uuid=bf7419c7-7938-39cc-ae69-3077c03120ff" ] }, { "id" : "ITEM-3",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"ITEM-3",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"id" : "ITEM-4",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"ITEM-4",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"(Peters et al., 2011; Sienz et al., 2016; Borchert et al., 2019; Sospedra-Alfonso and Boer, 2020)", "plainTextFormattedCitation" : "(Peters et al., 2011; Sienz et al., 2016; Borchert et al., 2019; Sospedra-Alfonso and Boer, 2020)", "previouslyFormattedCitation" : "(Peters et al., 2011; Sienz et al., 2016; Borchert et al., 2019; Sospedra-Alfonso and Boer, 2020)" }, "properties" : { "noteIndex" : 0 }, "schema" : "https://github.com/citation-style-language/schema/raw/master/csl-citation.json" }</w:instrText>
      </w:r>
      <w:ins w:id="713" w:author="Robin Matthews" w:date="2021-06-16T16:57:00Z">
        <w:r w:rsidR="002D461E">
          <w:fldChar w:fldCharType="separate"/>
        </w:r>
        <w:r w:rsidR="002D461E" w:rsidRPr="00964EAD">
          <w:rPr>
            <w:noProof/>
          </w:rPr>
          <w:t>(Peters et al., 2011; Sienz et al., 2016; Borchert et al., 2019; Sospedra-Alfonso and Boer, 2020)</w:t>
        </w:r>
        <w:r w:rsidR="002D461E">
          <w:fldChar w:fldCharType="end"/>
        </w:r>
      </w:ins>
      <w:del w:id="714" w:author="Robin Matthews" w:date="2021-06-16T16:57:00Z">
        <w:r w:rsidR="003A37EA" w:rsidRPr="003862D0" w:rsidDel="002D461E">
          <w:rPr>
            <w:lang w:val="en-GB"/>
          </w:rPr>
          <w:fldChar w:fldCharType="begin" w:fldLock="1"/>
        </w:r>
        <w:r w:rsidR="00615634" w:rsidRPr="003741E9" w:rsidDel="002D461E">
          <w:rPr>
            <w:rPrChange w:id="715" w:author="Clotilde Pean" w:date="2021-06-22T10:16:00Z">
              <w:rPr>
                <w:lang w:val="en-GB"/>
              </w:rPr>
            </w:rPrChange>
          </w:rPr>
          <w:delInstrText>ADDIN CSL_CITATION { "citationItems" : [ { "id" : "ITEM-1", "itemData" : { "DOI" : "10.1088/1748-9326/6/4/044021", "ISSN" : "1748-9326", "abstract" : "The Kyoto Protocol compares greenhouse gas emissions (GHGs) using the global warming potential (GWP) with a 100 yr time-horizon. The GWP was developed, however, to illustrate the difficulties in comparing GHGs. In response, there have been many critiques of the GWP and several alternative emission metrics have been proposed. To date, there has been little focus on understanding the linkages between, and interpretations of, different emission metrics. We use an energy balance model to mathematically link the absolute GWP, absolute global temperature change potential (AGTP), absolute ocean heat perturbation (AOHP), and integrated AGTP. For pulse emissions, energy conservation requires that AOHP = AGWP \u2212 iAGTP/\u03bb and hence AGWP and iAGTP are closely linked and converge as AOHP decays to zero. When normalizing the metrics with CO 2 (GWP, GTP, and iGTP), we find that the iGTP and GWP are similar numerically for a wide range of GHGs and time-horizons, except for very short-lived species. The similarity between the iGTP X and GWP X depends on how well a pulse emission of CO 2 can substitute for a pulse emission of X across a range of time-horizons. The ultimate choice of emission metric(s) and time-horizon(s) depends on policy o</w:delInstrText>
        </w:r>
        <w:r w:rsidR="00615634" w:rsidRPr="002D461E" w:rsidDel="002D461E">
          <w:rPr>
            <w:lang w:val="en-GB"/>
          </w:rPr>
          <w:delInstrText>bjectives. To the extent that limiting integrated temperature change over a specific time-horizon is consistent with the broader objectives of climate policy, our analysis suggests that the GWP represents a relatively robust, transparent and policy-relevant emission metric.", "author" : [ { "dropping-particle" : "", "family" : "Peters", "given" : "Glen P", "non-dropping-particle" : "", "parse-names" : false, "suffix" : "" }, { "dropping-particle" : "", "family" : "Aamaas", "given" : "Borgar", "non-dropping-particle" : "", "parse-names" : false, "suffix" : "" }, { "dropping-particle" : "", "family" : "Berntsen", "given" : "Terje", "non-dropping-particle" : "", "parse-names" : false, "suffix" : "" }, { "dropping-particle" : "", "family" : "Fuglestvedt", "given" : "Jan S", "non-dropping-particle" : "", "parse-names" : false, "suffix" : "" } ], "container-title" : "Environmental Research Letters", "id" : "ITEM-1", "issue" : "4", "issued" : { "date-parts" : [ [ "2011", "12", "1" ] ] }, "page" : "044021", "title" : "The integrated global temperature change potential (iGTP) and relationships between emission metrics", "translator" : [ { "dropping-particle" : "", "family" : "K3694", "given" : "", "non-dropping-particle" : "", "parse-names" : false, "suffix" : "" } ], "type" : "article-journal", "volume" : "6" }, "uris" : [ "http://www.mendeley.com/documents/?uuid=8f07b64b-7577-3078-b0e4-149b7f622331" ] } ], "mendeley" : { "formattedCitation" : "(Peters et al., 2011)", "plainTextFormattedCitation" : "(Peters et al., 2011)", "previouslyFormattedCitation" : "(Peters et al., 2011)" }, "properties" : { "noteIndex" : 0 }, "schema" : "https://github.com/citation-style-language/schema/raw/master/csl-citation.json" }</w:delInstrText>
        </w:r>
        <w:r w:rsidR="003A37EA" w:rsidRPr="003862D0" w:rsidDel="002D461E">
          <w:rPr>
            <w:lang w:val="en-GB"/>
          </w:rPr>
          <w:fldChar w:fldCharType="separate"/>
        </w:r>
        <w:r w:rsidR="00016735" w:rsidRPr="002D461E" w:rsidDel="002D461E">
          <w:rPr>
            <w:noProof/>
            <w:lang w:val="en-GB"/>
          </w:rPr>
          <w:delText>(Peters et al., 2011)</w:delText>
        </w:r>
        <w:r w:rsidR="003A37EA" w:rsidRPr="003862D0" w:rsidDel="002D461E">
          <w:rPr>
            <w:lang w:val="en-GB"/>
          </w:rPr>
          <w:fldChar w:fldCharType="end"/>
        </w:r>
        <w:r w:rsidR="003A37EA" w:rsidRPr="003862D0" w:rsidDel="002D461E">
          <w:rPr>
            <w:lang w:val="en-GB"/>
          </w:rPr>
          <w:fldChar w:fldCharType="begin" w:fldLock="1"/>
        </w:r>
        <w:r w:rsidR="00615634" w:rsidDel="002D461E">
          <w:rPr>
            <w:lang w:val="en-GB"/>
          </w:rPr>
          <w:delInstrText>ADDIN CSL_CITATION { "citationItems" : [ { "id" : "ITEM-1", "itemData" : { "DOI" : "10.1127/metz/2016/0670", "ISSN" : "0941-2948", "author" : [ { "dropping-particle" : "", "family" : "Sienz", "given" : "Frank", "non-dropping-particle" : "", "parse-names" : false, "suffix" : "" }, { "dropping-particle" : "", "family" : "M\u00fcller", "given" : "Wolfgang A.", "non-dropping-particle" : "", "parse-names" : false, "suffix" : "" }, { "dropping-particle" : "", "family" : "Pohlmann", "given" : "Holger", "non-dropping-particle" : "", "parse-names" : false, "suffix" : "" } ], "container-title" : "Meteorologische Zeitschrift", "id" : "ITEM-1", "issue" : "6", "issued" : { "date-parts" : [ [ "2016", "12", "21" ] ] }, "page" : "645-655", "title" : "Ensemble size impact on the decadal predictive skill assessment", "translator" : [ { "dropping-particle" : "", "family" : "K2715", "given" : "", "non-dropping-particle" : "", "parse-names" : false, "suffix" : "" } ], "type" : "article-journal", "volume" : "25" }, "uris" : [ "http://www.mendeley.com/documents/?uuid=bf7419c7-7938-39cc-ae69-3077c03120ff" ] } ], "mendeley" : { "formattedCitation" : "(Sienz et al., 2016)", "plainTextFormattedCitation" : "(Sienz et al., 2016)", "previouslyFormattedCitation" : "(Sienz et al., 2016)" }, "properties" : { "noteIndex" : 0 }, "schema" : "https://github.com/citation-style-language/schema/raw/master/csl-citation.json" }</w:delInstrText>
        </w:r>
        <w:r w:rsidR="003A37EA" w:rsidRPr="003862D0" w:rsidDel="002D461E">
          <w:rPr>
            <w:lang w:val="en-GB"/>
          </w:rPr>
          <w:fldChar w:fldCharType="separate"/>
        </w:r>
        <w:r w:rsidR="00016735" w:rsidDel="002D461E">
          <w:rPr>
            <w:noProof/>
            <w:lang w:val="en-GB"/>
          </w:rPr>
          <w:delText>(Sienz et al., 2016)</w:delText>
        </w:r>
        <w:r w:rsidR="003A37EA" w:rsidRPr="003862D0" w:rsidDel="002D461E">
          <w:rPr>
            <w:lang w:val="en-GB"/>
          </w:rPr>
          <w:fldChar w:fldCharType="end"/>
        </w:r>
        <w:r w:rsidR="00766A2C" w:rsidRPr="003862D0" w:rsidDel="002D461E">
          <w:rPr>
            <w:lang w:val="en-GB"/>
          </w:rPr>
          <w:fldChar w:fldCharType="begin" w:fldLock="1"/>
        </w:r>
        <w:r w:rsidR="003B032B" w:rsidDel="002D461E">
          <w:rPr>
            <w:lang w:val="en-GB"/>
          </w:rPr>
          <w:delInstrText>ADDIN CSL_CITATION { "citationItems" : [ { "id" : "ITEM-1",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"ITEM-1",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"mendeley" : { "formattedCitation" : "(Borchert et al., 2019)", "plainTextFormattedCitation" : "(Borchert et al., 2019)", "previouslyFormattedCitation" : "(Borchert et al., 2019)" }, "properties" : { "noteIndex" : 0 }, "schema" : "https://github.com/citation-style-language/schema/raw/master/csl-citation.json" }</w:delInstrText>
        </w:r>
        <w:r w:rsidR="00766A2C" w:rsidRPr="003862D0" w:rsidDel="002D461E">
          <w:rPr>
            <w:lang w:val="en-GB"/>
          </w:rPr>
          <w:fldChar w:fldCharType="separate"/>
        </w:r>
        <w:r w:rsidR="00016735" w:rsidDel="002D461E">
          <w:rPr>
            <w:noProof/>
            <w:lang w:val="en-GB"/>
          </w:rPr>
          <w:delText>(Borchert et al., 2019)</w:delText>
        </w:r>
        <w:r w:rsidR="00766A2C" w:rsidRPr="003862D0" w:rsidDel="002D461E">
          <w:rPr>
            <w:lang w:val="en-GB"/>
          </w:rPr>
          <w:fldChar w:fldCharType="end"/>
        </w:r>
        <w:bookmarkEnd w:id="710"/>
        <w:r w:rsidR="00766A2C" w:rsidRPr="003862D0" w:rsidDel="002D461E">
          <w:rPr>
            <w:lang w:val="en-GB" w:eastAsia="en-US"/>
          </w:rPr>
          <w:delText xml:space="preserve"> </w:delText>
        </w:r>
        <w:r w:rsidR="00766A2C" w:rsidRPr="003862D0" w:rsidDel="002D461E">
          <w:rPr>
            <w:lang w:val="en-GB" w:eastAsia="en-US"/>
          </w:rPr>
          <w:fldChar w:fldCharType="begin" w:fldLock="1"/>
        </w:r>
        <w:r w:rsidR="003B032B" w:rsidDel="002D461E">
          <w:rPr>
            <w:lang w:val="en-GB" w:eastAsia="en-US"/>
          </w:rPr>
          <w:delInstrText>ADDIN CSL_CITATION { "citationItems" : [ { "id" : "ITEM-1",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"ITEM-1",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"mendeley" : { "formattedCitation" : "(Sospedra-Alfonso and Boer, 2020)", "plainTextFormattedCitation" : "(Sospedra-Alfonso and Boer, 2020)", "previouslyFormattedCitation" : "(Sospedra-Alfonso and Boer, 2020)" }, "properties" : { "noteIndex" : 0 }, "schema" : "https://github.com/citation-style-language/schema/raw/master/csl-citation.json" }</w:delInstrText>
        </w:r>
        <w:r w:rsidR="00766A2C" w:rsidRPr="003862D0" w:rsidDel="002D461E">
          <w:rPr>
            <w:lang w:val="en-GB" w:eastAsia="en-US"/>
          </w:rPr>
          <w:fldChar w:fldCharType="separate"/>
        </w:r>
        <w:r w:rsidR="00016735" w:rsidDel="002D461E">
          <w:rPr>
            <w:noProof/>
            <w:lang w:val="en-GB" w:eastAsia="en-US"/>
          </w:rPr>
          <w:delText>(Sospedra-Alfonso and Boer, 2020)</w:delText>
        </w:r>
        <w:r w:rsidR="00766A2C" w:rsidRPr="003862D0" w:rsidDel="002D461E">
          <w:rPr>
            <w:lang w:val="en-GB" w:eastAsia="en-US"/>
          </w:rPr>
          <w:fldChar w:fldCharType="end"/>
        </w:r>
      </w:del>
      <w:bookmarkEnd w:id="711"/>
      <w:r w:rsidR="00766A2C" w:rsidRPr="003862D0">
        <w:rPr>
          <w:noProof/>
          <w:lang w:val="en-GB"/>
        </w:rPr>
        <w:t>,</w:t>
      </w:r>
      <w:r w:rsidR="00104E93" w:rsidRPr="003862D0">
        <w:rPr>
          <w:lang w:val="en-GB"/>
        </w:rPr>
        <w:t xml:space="preserve"> </w:t>
      </w:r>
      <w:r w:rsidR="003A37EA" w:rsidRPr="003862D0">
        <w:rPr>
          <w:lang w:val="en-GB"/>
        </w:rPr>
        <w:t>p</w:t>
      </w:r>
      <w:r w:rsidR="007F2201" w:rsidRPr="003862D0">
        <w:rPr>
          <w:lang w:val="en-GB"/>
        </w:rPr>
        <w:t xml:space="preserve">recipitation </w:t>
      </w:r>
      <w:commentRangeStart w:id="716"/>
      <w:r w:rsidR="007F2201" w:rsidRPr="003862D0">
        <w:rPr>
          <w:lang w:val="en-GB"/>
        </w:rPr>
        <w:fldChar w:fldCharType="begin" w:fldLock="1"/>
      </w:r>
      <w:ins w:id="717" w:author="Robin Matthews" w:date="2021-06-16T16:56:00Z">
        <w:r w:rsidR="002D461E">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"(Yeager et al., 2018; Smith et al., 2019b)", "manualFormatting" : "(Yeager et al., 2018; D.M. Smith et al., 2019)", "plainTextFormattedCitation" : "(Yeager et al., 2018; Smith et al., 2019b)", "previouslyFormattedCitation" : "(Yeager et al., 2018; Smith et al., 2019b)" }, "properties" : { "noteIndex" : 0 }, "schema" : "https://github.com/citation-style-language/schema/raw/master/csl-citation.json" }</w:instrText>
        </w:r>
      </w:ins>
      <w:del w:id="718" w:author="Robin Matthews" w:date="2021-06-16T16:56:00Z">
        <w:r w:rsidR="00615634" w:rsidDel="002D461E">
          <w:rPr>
            <w:lang w:val="en-GB"/>
          </w:rPr>
          <w:del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"(Yeager et al., 2018; Smith et al., 2019b)", "plainTextFormattedCitation" : "(Yeager et al., 2018; Smith et al., 2019b)", "previouslyFormattedCitation" : "(Yeager et al., 2018; Smith et al., 2019b)" }, "properties" : { "noteIndex" : 0 }, "schema" : "https://github.com/citation-style-language/schema/raw/master/csl-citation.json" }</w:delInstrText>
        </w:r>
      </w:del>
      <w:r w:rsidR="007F2201" w:rsidRPr="003862D0">
        <w:rPr>
          <w:lang w:val="en-GB"/>
        </w:rPr>
        <w:fldChar w:fldCharType="separate"/>
      </w:r>
      <w:r w:rsidR="00016735">
        <w:rPr>
          <w:noProof/>
          <w:lang w:val="en-GB"/>
        </w:rPr>
        <w:t>(</w:t>
      </w:r>
      <w:ins w:id="719" w:author="Robin Matthews" w:date="2021-06-16T16:56:00Z">
        <w:r w:rsidR="002D461E" w:rsidRPr="003741E9">
          <w:rPr>
            <w:noProof/>
            <w:lang w:val="en-US"/>
            <w:rPrChange w:id="720" w:author="Clotilde Pean" w:date="2021-06-22T10:16:00Z">
              <w:rPr/>
            </w:rPrChange>
          </w:rPr>
          <w:t>Yeager et al., 2018; D.M. Smith et al., 2019</w:t>
        </w:r>
      </w:ins>
      <w:del w:id="721" w:author="Robin Matthews" w:date="2021-06-16T16:56:00Z">
        <w:r w:rsidR="00016735" w:rsidDel="002D461E">
          <w:rPr>
            <w:noProof/>
            <w:lang w:val="en-GB"/>
          </w:rPr>
          <w:delText>Yeager et al., 2018; Smith et al., 2019b</w:delText>
        </w:r>
      </w:del>
      <w:r w:rsidR="00016735">
        <w:rPr>
          <w:noProof/>
          <w:lang w:val="en-GB"/>
        </w:rPr>
        <w:t>)</w:t>
      </w:r>
      <w:r w:rsidR="007F2201" w:rsidRPr="003862D0">
        <w:rPr>
          <w:lang w:val="en-GB"/>
        </w:rPr>
        <w:fldChar w:fldCharType="end"/>
      </w:r>
      <w:commentRangeEnd w:id="716"/>
      <w:r w:rsidR="00016735">
        <w:rPr>
          <w:rStyle w:val="CommentReference"/>
        </w:rPr>
        <w:commentReference w:id="716"/>
      </w:r>
      <w:r w:rsidR="007F2201" w:rsidRPr="003862D0">
        <w:rPr>
          <w:lang w:val="en-GB"/>
        </w:rPr>
        <w:t>, and atmospheric circulation</w:t>
      </w:r>
      <w:r w:rsidR="003523C6" w:rsidRPr="003862D0">
        <w:rPr>
          <w:lang w:val="en-GB"/>
        </w:rPr>
        <w:t xml:space="preserve"> </w:t>
      </w:r>
      <w:commentRangeStart w:id="722"/>
      <w:r w:rsidR="003523C6" w:rsidRPr="003862D0">
        <w:rPr>
          <w:lang w:val="en-GB"/>
        </w:rPr>
        <w:fldChar w:fldCharType="begin" w:fldLock="1"/>
      </w:r>
      <w:r w:rsidR="00615634">
        <w:rPr>
          <w:lang w:val="en-GB"/>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003523C6" w:rsidRPr="003862D0">
        <w:rPr>
          <w:lang w:val="en-GB"/>
        </w:rPr>
        <w:fldChar w:fldCharType="separate"/>
      </w:r>
      <w:r w:rsidR="00016735">
        <w:rPr>
          <w:noProof/>
          <w:lang w:val="en-GB"/>
        </w:rPr>
        <w:t>(Smith et al., 2020)</w:t>
      </w:r>
      <w:r w:rsidR="003523C6" w:rsidRPr="003862D0">
        <w:rPr>
          <w:lang w:val="en-GB"/>
        </w:rPr>
        <w:fldChar w:fldCharType="end"/>
      </w:r>
      <w:commentRangeEnd w:id="722"/>
      <w:r w:rsidR="00A64C37">
        <w:rPr>
          <w:rStyle w:val="CommentReference"/>
        </w:rPr>
        <w:commentReference w:id="722"/>
      </w:r>
      <w:r w:rsidR="007F2201" w:rsidRPr="003862D0">
        <w:rPr>
          <w:lang w:val="en-GB"/>
        </w:rPr>
        <w:t xml:space="preserve"> anomalies over certain land regions</w:t>
      </w:r>
      <w:r w:rsidR="00EA4D09" w:rsidRPr="003862D0">
        <w:rPr>
          <w:lang w:val="en-GB"/>
        </w:rPr>
        <w:t>,</w:t>
      </w:r>
      <w:r w:rsidR="007F2201" w:rsidRPr="003862D0">
        <w:rPr>
          <w:lang w:val="en-GB"/>
        </w:rPr>
        <w:t xml:space="preserve"> although </w:t>
      </w:r>
      <w:r w:rsidR="00EA4D09" w:rsidRPr="003862D0">
        <w:rPr>
          <w:lang w:val="en-GB"/>
        </w:rPr>
        <w:t xml:space="preserve">the </w:t>
      </w:r>
      <w:r w:rsidR="007F2201" w:rsidRPr="003862D0">
        <w:rPr>
          <w:lang w:val="en-GB"/>
        </w:rPr>
        <w:t xml:space="preserve">ensemble-mean magnitudes are much weaker than observed. This discrepancy may be symptomatic of an apparent deficiency in climate models that causes some predictable signal, </w:t>
      </w:r>
      <w:r w:rsidR="00903F00" w:rsidRPr="003862D0">
        <w:rPr>
          <w:lang w:val="en-GB"/>
        </w:rPr>
        <w:t xml:space="preserve">such as </w:t>
      </w:r>
      <w:r w:rsidR="007F2201" w:rsidRPr="003862D0">
        <w:rPr>
          <w:lang w:val="en-GB"/>
        </w:rPr>
        <w:t>that associated to the</w:t>
      </w:r>
      <w:r w:rsidRPr="003862D0">
        <w:rPr>
          <w:lang w:val="en-GB"/>
        </w:rPr>
        <w:t xml:space="preserve"> North Atlantic Oscillation (</w:t>
      </w:r>
      <w:r w:rsidR="007F2201" w:rsidRPr="003862D0">
        <w:rPr>
          <w:lang w:val="en-GB"/>
        </w:rPr>
        <w:t>NAO</w:t>
      </w:r>
      <w:del w:id="723" w:author="Ian Blenkinsop" w:date="2021-07-26T17:53:00Z">
        <w:r w:rsidRPr="003862D0" w:rsidDel="005E523D">
          <w:rPr>
            <w:lang w:val="en-GB"/>
          </w:rPr>
          <w:delText xml:space="preserve">) </w:delText>
        </w:r>
      </w:del>
      <w:ins w:id="724" w:author="Ian Blenkinsop" w:date="2021-07-26T17:53:00Z">
        <w:r w:rsidR="005E523D">
          <w:rPr>
            <w:lang w:val="en-GB"/>
          </w:rPr>
          <w:t xml:space="preserve">; </w:t>
        </w:r>
      </w:ins>
      <w:del w:id="725" w:author="Ian Blenkinsop" w:date="2021-07-26T17:53:00Z">
        <w:r w:rsidRPr="003862D0" w:rsidDel="005E523D">
          <w:rPr>
            <w:lang w:val="en-GB"/>
          </w:rPr>
          <w:delText xml:space="preserve">(see </w:delText>
        </w:r>
      </w:del>
      <w:r w:rsidR="00044CFE" w:rsidRPr="003862D0">
        <w:rPr>
          <w:lang w:val="en-GB"/>
        </w:rPr>
        <w:t>Section</w:t>
      </w:r>
      <w:r w:rsidRPr="003862D0">
        <w:rPr>
          <w:lang w:val="en-GB"/>
        </w:rPr>
        <w:t xml:space="preserve"> AIV.2.1)</w:t>
      </w:r>
      <w:r w:rsidR="007F2201" w:rsidRPr="003862D0">
        <w:rPr>
          <w:lang w:val="en-GB"/>
        </w:rPr>
        <w:t xml:space="preserve">, to be much weaker than in nature </w:t>
      </w:r>
      <w:r w:rsidR="003523C6" w:rsidRPr="003862D0">
        <w:rPr>
          <w:lang w:val="en-GB"/>
        </w:rPr>
        <w:fldChar w:fldCharType="begin" w:fldLock="1"/>
      </w:r>
      <w:r w:rsidR="00615634">
        <w:rPr>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"K4127", "given" : "", "non-dropping-particle" : "", "parse-names" : false, "suffix" : "" } ], "type" : "article-journal", "volume" : "41" }, "uris" : [ "http://www.mendeley.com/documents/?uuid=3de3882d-9d0d-43db-95f0-4bfd7b6e6392" ] }, { "id" : "ITEM-2",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"ITEM-2",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"id" : "ITEM-3",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"ITEM-3",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"id" : "ITEM-4", "itemData" : { "DOI" : "https://doi.org/10.1002/qj.3414", "ISSN" : "0035-9009", "abstract" : "Studies conducted by the UK Met Office reported significant skill in predicting the winter North Atlantic Oscillation (NAO) index with their seasonal prediction system. At the same time, a very low signal-to-noise ratio was observed, as measured using the ?ratio of predictable components? (RPC) metric. We analyse both the skill and signal-to-noise ratio using a new statistical toy model, which assumes NAO predictability is driven by regime dynamics. It is shown that if the system is approximately bimodal in nature, with the model consistently underestimating the level of regime persistence each season, then both the high skill and high RPC value of the Met Office hindcasts can easily be reproduced. Underestimation of regime persistence could be attributable to any number of sources of model error, including imperfect regime structure or errors in the propagation of teleconnections. In particular, a high RPC value for a seasonal mean prediction may be expected even if the model's internal level of noise is realistic.", "author" : [ { "dropping-particle" : "", "family" : "Strommen", "given" : "Kristian", "non-dropping-particle" : "", "parse-names" : false, "suffix" : "" }, { "dropping-particle" : "", "family" : "Palmer", "given" : "Tim N", "non-dropping-particle" : "", "parse-names" : false, "suffix" : "" } ], "container-title" : "Quarterly Journal of the Royal Meteorological Society", "id" : "ITEM-4", "issue" : "718", "issued" : { "date-parts" : [ [ "2019", "1", "1" ] ] }, "note" : "https://doi.org/10.1002/qj.3414", "page" : "147-163", "publisher" : "John Wiley &amp; Sons, Ltd", "title" : "Signal and noise in regime systems: A hypothesis on the predictability of the North Atlantic Oscillation", "translator" : [ { "dropping-particle" : "", "family" : "K4823", "given" : "", "non-dropping-particle" : "", "parse-names" : false, "suffix" : "" } ], "type" : "article-journal", "volume" : "145" }, "uris" : [ "http://www.mendeley.com/documents/?uuid=85b12541-2d76-40a2-8ab5-51fe1bffa12d" ] } ], "mendeley" : { "formattedCitation" : "(Eade et al., 2014; Scaife and Smith, 2018; Strommen and Palmer, 2019; Smith et al., 2020)", "plainTextFormattedCitation" : "(Eade et al., 2014; Scaife and Smith, 2018; Strommen and Palmer, 2019; Smith et al., 2020)", "previouslyFormattedCitation" : "(Eade et al., 2014; Scaife and Smith, 2018; Strommen and Palmer, 2019; Smith et al., 2020)" }, "properties" : { "noteIndex" : 0 }, "schema" : "https://github.com/citation-style-language/schema/raw/master/csl-citation.json" }</w:instrText>
      </w:r>
      <w:r w:rsidR="003523C6" w:rsidRPr="003862D0">
        <w:rPr>
          <w:lang w:val="en-GB"/>
        </w:rPr>
        <w:fldChar w:fldCharType="separate"/>
      </w:r>
      <w:r w:rsidR="00016735">
        <w:rPr>
          <w:noProof/>
          <w:lang w:val="en-GB"/>
        </w:rPr>
        <w:t>(Eade et al., 2014; Scaife and Smith, 2018; Strommen and Palmer, 2019; Smith et al., 2020)</w:t>
      </w:r>
      <w:r w:rsidR="003523C6" w:rsidRPr="003862D0">
        <w:rPr>
          <w:lang w:val="en-GB"/>
        </w:rPr>
        <w:fldChar w:fldCharType="end"/>
      </w:r>
      <w:r w:rsidR="007F2201" w:rsidRPr="003862D0">
        <w:rPr>
          <w:lang w:val="en-GB"/>
        </w:rPr>
        <w:t xml:space="preserve">, while others, </w:t>
      </w:r>
      <w:r w:rsidR="00903F00" w:rsidRPr="003862D0">
        <w:rPr>
          <w:lang w:val="en-GB"/>
        </w:rPr>
        <w:t>such as</w:t>
      </w:r>
      <w:r w:rsidR="007F2201" w:rsidRPr="003862D0">
        <w:rPr>
          <w:lang w:val="en-GB"/>
        </w:rPr>
        <w:t xml:space="preserve"> that linked to the </w:t>
      </w:r>
      <w:del w:id="726" w:author="Sara M Tuson" w:date="2021-07-16T08:13:00Z">
        <w:r w:rsidRPr="003862D0" w:rsidDel="0017097D">
          <w:rPr>
            <w:lang w:val="en-GB"/>
          </w:rPr>
          <w:delText>Southern Annular Mode (</w:delText>
        </w:r>
      </w:del>
      <w:r w:rsidR="007F2201" w:rsidRPr="003862D0">
        <w:rPr>
          <w:lang w:val="en-GB"/>
        </w:rPr>
        <w:t>SAM</w:t>
      </w:r>
      <w:del w:id="727" w:author="Sara M Tuson" w:date="2021-07-16T08:13:00Z">
        <w:r w:rsidRPr="003862D0" w:rsidDel="0017097D">
          <w:rPr>
            <w:lang w:val="en-GB"/>
          </w:rPr>
          <w:delText>)</w:delText>
        </w:r>
      </w:del>
      <w:r w:rsidRPr="003862D0">
        <w:rPr>
          <w:lang w:val="en-GB"/>
        </w:rPr>
        <w:t xml:space="preserve"> (</w:t>
      </w:r>
      <w:del w:id="728" w:author="Ian Blenkinsop" w:date="2021-07-26T17:54:00Z">
        <w:r w:rsidRPr="003862D0" w:rsidDel="005E523D">
          <w:rPr>
            <w:lang w:val="en-GB"/>
          </w:rPr>
          <w:delText xml:space="preserve">see </w:delText>
        </w:r>
      </w:del>
      <w:r w:rsidR="00EE0446" w:rsidRPr="003862D0">
        <w:rPr>
          <w:lang w:val="en-GB"/>
        </w:rPr>
        <w:t>Section</w:t>
      </w:r>
      <w:r w:rsidRPr="003862D0">
        <w:rPr>
          <w:lang w:val="en-GB"/>
        </w:rPr>
        <w:t xml:space="preserve"> AIV</w:t>
      </w:r>
      <w:r w:rsidR="00044CFE" w:rsidRPr="003862D0">
        <w:rPr>
          <w:lang w:val="en-GB"/>
        </w:rPr>
        <w:t>.</w:t>
      </w:r>
      <w:r w:rsidRPr="003862D0">
        <w:rPr>
          <w:lang w:val="en-GB"/>
        </w:rPr>
        <w:t>2.2)</w:t>
      </w:r>
      <w:r w:rsidR="007F2201" w:rsidRPr="003862D0">
        <w:rPr>
          <w:lang w:val="en-GB"/>
        </w:rPr>
        <w:t xml:space="preserve">, </w:t>
      </w:r>
      <w:r w:rsidR="00065528" w:rsidRPr="003862D0">
        <w:rPr>
          <w:lang w:val="en-GB"/>
        </w:rPr>
        <w:t xml:space="preserve">are </w:t>
      </w:r>
      <w:r w:rsidR="007F2201" w:rsidRPr="003862D0">
        <w:rPr>
          <w:lang w:val="en-GB"/>
        </w:rPr>
        <w:t xml:space="preserve">more consistent with observations </w:t>
      </w:r>
      <w:r w:rsidR="007F2201" w:rsidRPr="003862D0">
        <w:rPr>
          <w:lang w:val="en-GB"/>
        </w:rPr>
        <w:fldChar w:fldCharType="begin" w:fldLock="1"/>
      </w:r>
      <w:r w:rsidR="003B032B">
        <w:rPr>
          <w:lang w:val="en-GB"/>
        </w:rPr>
        <w:instrText>ADDIN CSL_CITATION { "citationItems" : [ { "id" : "ITEM-1", "itemData" : { "DOI" : "10.1029/2018JD030173", "ISSN" : "2169-897X", "abstract" : "Abstract Several recent studies have suggested that the stratosphere can be a source of subseasonal-to-seasonal predictability of Southern Hemisphere circulation during the austral spring and early summer seasons, through its influence on the zonal-mean eddy-driven jet. We exploit the large sample size afforded by the hindcasts from the European Centre for Medium-Range Weather Forecasts Integrated Forecast System to address a number of unanswered questions. It is shown that the picture of coherent seasonal variability of the coupled stratosphere-troposphere system apparent from the reanalysis record during the spring/early summer period is robust to sampling uncertainty and that there is evidence of nonlinearity in the case of the most extreme variations. The effect of El Ni\u00f1o?Southern Oscillation on the eddy-driven jet during this time of year is found to occur via the stratosphere, with no evidence of a direct tropospheric pathway. A simple two-state statistical model of the stratospheric vortex is introduced to estimate the subseasonal-to-seasonal predictability associated with shifts of the seasonal cycle in the Southern Hemisphere extratropical atmosphere. This simple model, along with a more general model, is subsequently used to interpret skill scores associated with hindcasts made using the full seasonal forecast system. Together, the results provide evidence of tropospheric predictability on subseasonal-to-seasonal timescales during this time of year from at least as early as 1 August and show no evidence of a ?signal-to-noise paradox? between the hindcasts and the reanalysis.", "author" : [ { "dropping-particle" : "", "family" : "Byrne", "given" : "Nicholas J", "non-dropping-particle" : "", "parse-names" : false, "suffix" : "" }, { "dropping-particle" : "", "family" : "Shepherd", "given" : "Theodore G", "non-dropping-particle" : "", "parse-names" : false, "suffix" : "" }, { "dropping-particle" : "", "family" : "Polichtchouk", "given" : "Inna", "non-dropping-particle" : "", "parse-names" : false, "suffix" : "" } ], "container-title" : "Journal of Geophysical Research: Atmospheres", "id" : "ITEM-1", "issue" : "13", "issued" : { "date-parts" : [ [ "2019", "7", "16" ] ] }, "note" : "https://doi.org/10.1029/2018JD030173", "page" : "6841-6855", "publisher" : "John Wiley &amp; Sons, Ltd", "title" : "Subseasonal-to-Seasonal Predictability of the Southern Hemisphere Eddy-Driven Jet During Austral Spring and Early Summer", "translator" : [ { "dropping-particle" : "", "family" : "K2297", "given" : "", "non-dropping-particle" : "", "parse-names" : false, "suffix" : "" } ], "type" : "article-journal", "volume" : "124" }, "uris" : [ "http://www.mendeley.com/documents/?uuid=b110e225-b555-4fe2-852d-29c81bb5f826" ] } ], "mendeley" : { "formattedCitation" : "(Byrne et al., 2019)", "plainTextFormattedCitation" : "(Byrne et al., 2019)", "previouslyFormattedCitation" : "(Byrne et al., 2019)" }, "properties" : { "noteIndex" : 0 }, "schema" : "https://github.com/citation-style-language/schema/raw/master/csl-citation.json" }</w:instrText>
      </w:r>
      <w:r w:rsidR="007F2201" w:rsidRPr="003862D0">
        <w:rPr>
          <w:lang w:val="en-GB"/>
        </w:rPr>
        <w:fldChar w:fldCharType="separate"/>
      </w:r>
      <w:r w:rsidR="00016735">
        <w:rPr>
          <w:noProof/>
          <w:lang w:val="en-GB"/>
        </w:rPr>
        <w:t>(Byrne et al., 2019)</w:t>
      </w:r>
      <w:r w:rsidR="007F2201" w:rsidRPr="003862D0">
        <w:rPr>
          <w:lang w:val="en-GB"/>
        </w:rPr>
        <w:fldChar w:fldCharType="end"/>
      </w:r>
      <w:ins w:id="729" w:author="Sara M Tuson" w:date="2021-07-17T08:36:00Z">
        <w:r w:rsidR="00A64C37">
          <w:rPr>
            <w:lang w:val="en-GB"/>
          </w:rPr>
          <w:t>.</w:t>
        </w:r>
      </w:ins>
    </w:p>
    <w:p w14:paraId="6E91E219" w14:textId="77777777" w:rsidR="007F2201" w:rsidRPr="003862D0" w:rsidRDefault="007F2201" w:rsidP="007F2201">
      <w:pPr>
        <w:pStyle w:val="AR6BodyText"/>
        <w:rPr>
          <w:lang w:val="en-GB"/>
        </w:rPr>
      </w:pPr>
    </w:p>
    <w:p w14:paraId="6D9BC93F" w14:textId="1F78E6FB" w:rsidR="007F2201" w:rsidRPr="003862D0" w:rsidRDefault="007F2201" w:rsidP="009E190F">
      <w:pPr>
        <w:pStyle w:val="AR6BodyText"/>
        <w:rPr>
          <w:lang w:val="en-GB"/>
        </w:rPr>
      </w:pPr>
      <w:r w:rsidRPr="003862D0">
        <w:rPr>
          <w:lang w:val="en-GB"/>
        </w:rPr>
        <w:t xml:space="preserve">Evidence is accumulating that additional properties of the Earth system relating to ocean variability may be skilfully predicted on multi-annual </w:t>
      </w:r>
      <w:r w:rsidR="002418DC" w:rsidRPr="003862D0">
        <w:rPr>
          <w:lang w:val="en-GB"/>
        </w:rPr>
        <w:t>time</w:t>
      </w:r>
      <w:ins w:id="730" w:author="Sara M Tuson" w:date="2021-07-15T20:31:00Z">
        <w:r w:rsidR="00367335">
          <w:rPr>
            <w:lang w:val="en-GB"/>
          </w:rPr>
          <w:t xml:space="preserve"> </w:t>
        </w:r>
      </w:ins>
      <w:r w:rsidR="002418DC" w:rsidRPr="003862D0">
        <w:rPr>
          <w:lang w:val="en-GB"/>
        </w:rPr>
        <w:t>scale</w:t>
      </w:r>
      <w:r w:rsidRPr="003862D0">
        <w:rPr>
          <w:lang w:val="en-GB"/>
        </w:rPr>
        <w:t xml:space="preserve">s. These include levels of Atlantic hurricane activity </w:t>
      </w:r>
      <w:r w:rsidRPr="003862D0">
        <w:rPr>
          <w:lang w:val="en-GB"/>
        </w:rPr>
        <w:fldChar w:fldCharType="begin" w:fldLock="1"/>
      </w:r>
      <w:r w:rsidR="00615634">
        <w:rPr>
          <w:lang w:val="en-GB"/>
        </w:rPr>
        <w:instrText>ADDIN CSL_CITATION { "citationItems" : [ { "id" : "ITEM-1", "itemData" : { "DOI" : "10.1175/BAMS-D-17-0025.1", "ISSN" : "0003-0007", "abstract" : "AbstractThe recent emergence of near-term climate prediction, wherein climate models are initialized with the contemporaneous state of the Earth system and integrated up to 10 years into the future, has prompted the development of three different multiannual forecasting techniques of North Atlantic hurricane frequency. Descriptions of these three different approaches, as well as their respective skill, are available in the peer-reviewed literature, but because these various studies are sufficiently different in their details (e.g., period covered, metric used to compute the skill, measure of hurricane activity), it is nearly impossible to compare them. Using the latest decadal reforecasts currently available, we present a direct comparison of these three multiannual forecasting techniques with a combination of simple statistical models, with the hope of offering a perspective on the current state-of-the-art research in this field and the skill level currently reached by these forecasts. Using both deterministic and probabilistic approaches, we show that these forecast systems have a significant level of skill and can improve on simple alternatives, such as climatological and persistence forecasts.", "author" : [ { "dropping-particle" : "", "family" : "Caron", "given" : "Louis-Philippe", "non-dropping-particle" : "", "parse-names" : false, "suffix" : "" }, { "dropping-particle" : "", "family" : "Hermanson", "given" : "Leon", "non-dropping-particle" : "", "parse-names" : false, "suffix" : "" }, { "dropping-particle" : "", "family" : "Dobbin", "given" : "Alison", "non-dropping-particle" : "", "parse-names" : false, "suffix" : "" }, { "dropping-particle" : "", "family" : "Imbers", "given" : "Jara", "non-dropping-particle" : "", "parse-names" : false, "suffix" : "" }, { "dropping-particle" : "", "family" : "Lled\u00f3", "given" : "Lloren\u00e7", "non-dropping-particle" : "", "parse-names" : false, "suffix" : "" }, { "dropping-particle" : "", "family" : "Vecchi", "given" : "Gabriel A", "non-dropping-particle" : "", "parse-names" : false, "suffix" : "" } ], "container-title" : "Bulletin of the American Meteorological Society", "id" : "ITEM-1", "issue" : "2", "issued" : { "date-parts" : [ [ "2017", "7", "27" ] ] }, "note" : "doi: 10.1175/BAMS-D-17-0025.1", "page" : "403-413", "publisher" : "American Meteorological Society", "title" : "How Skillful are the Multiannual Forecasts of Atlantic Hurricane Activity?", "translator" : [ { "dropping-particle" : "", "family" : "K3142", "given" : "", "non-dropping-particle" : "", "parse-names" : false, "suffix" : "" } ], "type" : "article-journal", "volume" : "99" }, "uris" : [ "http://www.mendeley.com/documents/?uuid=79f1ef1e-1d23-42e9-8196-374a1fc9e747" ] }, { "id" : "ITEM-2", "itemData" : { "DOI" : "10.1038/ngeo1004", "ISSN" : "1752-0894", "author" : [ { "dropping-particle" : "", "family" : "Smith", "given" : "Doug M.", "non-dropping-particle" : "", "parse-names" : false, "suffix" : "" }, { "dropping-particle" : "", "family" : "Eade", "given" : "Rosie", "non-dropping-particle" : "", "parse-names" : false, "suffix" : "" }, { "dropping-particle" : "", "family" : "Dunstone", "given" : "Nick J.", "non-dropping-particle" : "", "parse-names" : false, "suffix" : "" }, { "dropping-particle" : "", "family" : "Fereday", "given" : "David", "non-dropping-particle" : "", "parse-names" : false, "suffix" : "" }, { "dropping-particle" : "", "family" : "Murphy", "given" : "James M.", "non-dropping-particle" : "", "parse-names" : false, "suffix" : "" }, { "dropping-particle" : "", "family" : "Pohlmann", "given" : "Holger", "non-dropping-particle" : "", "parse-names" : false, "suffix" : "" }, { "dropping-particle" : "", "family" : "Scaife", "given" : "Adam A.", "non-dropping-particle" : "", "parse-names" : false, "suffix" : "" } ], "container-title" : "Nature Geoscience", "id" : "ITEM-2", "issue" : "12", "issued" : { "date-parts" : [ [ "2010", "12", "7" ] ] }, "page" : "846-849", "title" : "Skilful multi-year predictions of Atlantic hurricane\u00a0frequency", "translator" : [ { "dropping-particle" : "", "family" : "K2714", "given" : "", "non-dropping-particle" : "", "parse-names" : false, "suffix" : "" } ], "type" : "article-journal", "volume" : "3" }, "uris" : [ "http://www.mendeley.com/documents/?uuid=763897f9-ccda-3b61-90cd-19d80e9e6a57" ] } ], "mendeley" : { "formattedCitation" : "(Smith et al., 2010; Caron et al., 2017)", "plainTextFormattedCitation" : "(Smith et al., 2010; Caron et al., 2017)", "previouslyFormattedCitation" : "(Smith et al., 2010; Caron et al., 2017)" }, "properties" : { "noteIndex" : 0 }, "schema" : "https://github.com/citation-style-language/schema/raw/master/csl-citation.json" }</w:instrText>
      </w:r>
      <w:r w:rsidRPr="003862D0">
        <w:rPr>
          <w:lang w:val="en-GB"/>
        </w:rPr>
        <w:fldChar w:fldCharType="separate"/>
      </w:r>
      <w:r w:rsidR="00016735">
        <w:rPr>
          <w:noProof/>
          <w:lang w:val="en-GB"/>
        </w:rPr>
        <w:t>(Smith et al., 2010; Caron et al., 2017)</w:t>
      </w:r>
      <w:r w:rsidRPr="003862D0">
        <w:rPr>
          <w:lang w:val="en-GB"/>
        </w:rPr>
        <w:fldChar w:fldCharType="end"/>
      </w:r>
      <w:r w:rsidRPr="003862D0">
        <w:rPr>
          <w:lang w:val="en-GB"/>
        </w:rPr>
        <w:t>, winter sea</w:t>
      </w:r>
      <w:del w:id="731" w:author="Ian Blenkinsop" w:date="2021-07-27T16:53:00Z">
        <w:r w:rsidRPr="003862D0" w:rsidDel="00414255">
          <w:rPr>
            <w:lang w:val="en-GB"/>
          </w:rPr>
          <w:delText>-</w:delText>
        </w:r>
      </w:del>
      <w:ins w:id="732" w:author="Ian Blenkinsop" w:date="2021-07-27T16:53:00Z">
        <w:r w:rsidR="00414255">
          <w:rPr>
            <w:lang w:val="en-GB"/>
          </w:rPr>
          <w:t xml:space="preserve"> </w:t>
        </w:r>
      </w:ins>
      <w:r w:rsidRPr="003862D0">
        <w:rPr>
          <w:lang w:val="en-GB"/>
        </w:rPr>
        <w:t xml:space="preserve">ice in the Arctic </w:t>
      </w:r>
      <w:r w:rsidRPr="003862D0">
        <w:rPr>
          <w:lang w:val="en-GB"/>
        </w:rPr>
        <w:fldChar w:fldCharType="begin" w:fldLock="1"/>
      </w:r>
      <w:r w:rsidR="00615634">
        <w:rPr>
          <w:lang w:val="en-GB"/>
        </w:rPr>
        <w:instrText>ADDIN CSL_CITATION { "citationItems" : [ { "id" : "ITEM-1", "itemData" : { "DOI" : "10.1002/2015GL064359", "ISSN" : "0094-8276", "abstract" : "Abstract A main concern of present climate change is the Arctic sea ice cover. In wintertime, its observed variability is largely carried by the Barents Sea. Here we propose and evaluate a simple quantitative and prognostic framework based on first principles and rooted in observations to predict the annual mean Barents Sea ice cover, which variance is carried by the winter ice (96%). By using observed ocean heat transport and sea ice area, the proposed framework appears skillful and explains 50% of the observed sea ice variance up to 2?years in advance. The qualitative prediction of increase versus decrease in ice cover is correct 88% of the time. Model imperfections can largely be diagnosed from simultaneous meridional winds. The framework and skill are supported by a 60?year simulation from a regional ice-ocean model. We particularly predict that the winter sea ice cover for 2016 will be slightly less than 2015.", "author" : [ { "dropping-particle" : "", "family" : "Onarheim", "given" : "Ingrid H", "non-dropping-particle" : "", "parse-names" : false, "suffix" : "" }, { "dropping-particle" : "", "family" : "Eldevik", "given" : "Tor", "non-dropping-particle" : "", "parse-names" : false, "suffix" : "" }, { "dropping-particle" : "", "family" : "\u00c5rthun", "given" : "Marius", "non-dropping-particle" : "", "parse-names" : false, "suffix" : "" }, { "dropping-particle" : "", "family" : "Ingvaldsen", "given" : "Randi B", "non-dropping-particle" : "", "parse-names" : false, "suffix" : "" }, { "dropping-particle" : "", "family" : "Smedsrud", "given" : "Lars H", "non-dropping-particle" : "", "parse-names" : false, "suffix" : "" } ], "container-title" : "Geophysical Research Letters", "id" : "ITEM-1", "issue" : "13", "issued" : { "date-parts" : [ [ "2015", "7", "16" ] ] }, "note" : "https://doi.org/10.1002/2015GL064359", "page" : "5364-5371", "publisher" : "John Wiley &amp; Sons, Ltd", "title" : "Skillful prediction of Barents Sea ice cover", "translator" : [ { "dropping-particle" : "", "family" : "K2273", "given" : "", "non-dropping-particle" : "", "parse-names" : false, "suffix" : "" } ], "type" : "article-journal", "volume" : "42" }, "uris" : [ "http://www.mendeley.com/documents/?uuid=a04fc1cb-0104-4aba-addd-75b1439f058a" ] }, { "id" : "ITEM-2", "itemData" : { "DOI" : "10.1007/s00382-020-05196-4", "ISBN" : "0038202005196", "ISSN" : "14320894", "abstract" : "The version of the Norwegian Climate Prediction Model (NorCPM) that only assimilates sea surface temperature (SST) with the Ensemble Kalman Filter has been used to investigate the seasonal to decadal prediction skill of regional Arctic sea ice extent (SIE). Based on a suite of NorCPM retrospective forecasts, we show that seasonal prediction of pan-Arctic SIE is skillful at lead times up to 12 months, which outperforms the anomaly persistence forecast. The SIE skill varies seasonally and regionally. Among the five Arctic marginal seas, the Barents Sea has the highest SIE prediction skill, which is up to 10\u201311 lead months for winter target months. In the Barents Sea, the skill during summer is largely controlled by the variability of solar heat flux and the skill during winter is mostly constrained by the upper ocean heat content/SST and also related to the heat transport through the Barents Sea Opening. Compared with several state-of-the-art dynamical prediction systems, NorCPM has comparable regional SIE skill in winter due to the improved upper ocean heat content. The relatively low skill of summer SIE in NorCPM suggests that SST anomalies are not sufficient to constrain summer SIE variability and further assimilation of sea ice thickness or atmospheric data is expected to increase the skill.", "author" : [ { "dropping-particle" : "", "family" : "Dai", "given" : "Panxi", "non-dropping-particle" : "", "parse-names" : false, "suffix" : "" }, { "dropping-particle" : "", "family" : "Gao", "given" : "Yongqi", "non-dropping-particle" : "", "parse-names" : false, "suffix" : "" }, { "dropping-particle" : "", "family" : "Counillon", "given" : "Fran\u00e7ois", "non-dropping-particle" : "", "parse-names" : false, "suffix" : "" }, { "dropping-particle" : "", "family" : "Wang", "given" : "Yiguo", "non-dropping-particle" : "", "parse-names" : false, "suffix" : "" }, { "dropping-particle" : "", "family" : "Kimmritz", "given" : "Madlen", "non-dropping-particle" : "", "parse-names" : false, "suffix" : "" }, { "dropping-particle" : "", "family" : "Langehaug", "given" : "Helene R.", "non-dropping-particle" : "", "parse-names" : false, "suffix" : "" } ], "container-title" : "Climate Dynamics", "id" : "ITEM-2", "issue" : "9-10", "issued" : { "date-parts" : [ [ "2020" ] ] }, "page" : "3863-3878", "publisher" : "Springer Berlin Heidelberg", "title" : "Seasonal to decadal predictions of regional Arctic sea ice by assimilating sea surface temperature in the Norwegian Climate Prediction Model", "translator" : [ { "dropping-particle" : "", "family" : "K4811", "given" : "", "non-dropping-particle" : "", "parse-names" : false, "suffix" : "" } ], "type" : "article-journal", "volume" : "54" }, "uris" : [ "http://www.mendeley.com/documents/?uuid=22f02a65-871f-4f98-a2a7-c9bc895d001e" ] } ], "mendeley" : { "formattedCitation" : "(Onarheim et al., 2015; Dai et al., 2020)", "plainTextFormattedCitation" : "(Onarheim et al., 2015; Dai et al., 2020)", "previouslyFormattedCitation" : "(Onarheim et al., 2015; Dai et al., 2020)" }, "properties" : { "noteIndex" : 0 }, "schema" : "https://github.com/citation-style-language/schema/raw/master/csl-citation.json" }</w:instrText>
      </w:r>
      <w:r w:rsidRPr="003862D0">
        <w:rPr>
          <w:lang w:val="en-GB"/>
        </w:rPr>
        <w:fldChar w:fldCharType="separate"/>
      </w:r>
      <w:r w:rsidR="00016735">
        <w:rPr>
          <w:noProof/>
          <w:lang w:val="en-GB"/>
        </w:rPr>
        <w:t>(Onarheim et al., 2015; Dai et al., 2020)</w:t>
      </w:r>
      <w:r w:rsidRPr="003862D0">
        <w:rPr>
          <w:lang w:val="en-GB"/>
        </w:rPr>
        <w:fldChar w:fldCharType="end"/>
      </w:r>
      <w:r w:rsidRPr="003862D0">
        <w:rPr>
          <w:lang w:val="en-GB"/>
        </w:rPr>
        <w:t xml:space="preserve">, drought and wildfire </w:t>
      </w:r>
      <w:r w:rsidRPr="003862D0">
        <w:rPr>
          <w:lang w:val="en-GB"/>
        </w:rPr>
        <w:fldChar w:fldCharType="begin" w:fldLock="1"/>
      </w:r>
      <w:r w:rsidR="00615634">
        <w:rPr>
          <w:lang w:val="en-GB"/>
        </w:rPr>
        <w:instrText>ADDIN CSL_CITATION { "citationItems" : [ { "id" : "ITEM-1", "itemData" : { "DOI" : "10.1038/s41598-017-06869-7", "ISSN" : "2045-2322", "abstract" : "Past severe droughts over North America have led to massive water shortages and increases in wildfire frequency. Triggering sources for multi-year droughts in this region include randomly occurring atmospheric blocking patterns, ocean impacts on atmospheric circulation, and climate\u2019s response to anthropogenic radiative forcings. A combination of these sources translates into a difficulty to predict the onset and length of such droughts on multi-year timescales. Here we present results from a new multi-year dynamical prediction system that exhibits a high degree of skill in forecasting wildfire probabilities and drought for 10\u201323 and 10\u201345 months lead time, which extends far beyond the current seasonal prediction activities for southwestern North America. Using a state-of-the-art earth system model along with 3-dimensional ocean data assimilation and by prescribing the external radiative forcings, this system simulates the observed low-frequency variability of precipitation, soil water, and wildfire probabilities in close agreement with observational records and reanalysis data. The underlying source of multi-year predictability can be traced back to variations of the Atlantic/Pacific sea surface temperature gradient, external radiative forcings, and the low-pass filtering characteristics of soils.", "author" : [ { "dropping-particle" : "", "family" : "Chikamoto", "given" : "Yoshimitsu", "non-dropping-particle" : "", "parse-names" : false, "suffix" : "" }, { "dropping-particle" : "", "family" : "Timmermann", "given" : "Axel", "non-dropping-particle" : "", "parse-names" : false, "suffix" : "" }, { "dropping-particle" : "", "family" : "Widlansky", "given" : "Matthew J", "non-dropping-particle" : "", "parse-names" : false, "suffix" : "" }, { "dropping-particle" : "", "family" : "Balmaseda", "given" : "Magdalena A", "non-dropping-particle" : "", "parse-names" : false, "suffix" : "" }, { "dropping-particle" : "", "family" : "Stott", "given" : "Lowell", "non-dropping-particle" : "", "parse-names" : false, "suffix" : "" } ], "container-title" : "Scientific Reports", "id" : "ITEM-1", "issue" : "1", "issued" : { "date-parts" : [ [ "2017" ] ] }, "page" : "6568", "title" : "Multi-year predictability of climate, drought, and wildfire in southwestern North America", "translator" : [ { "dropping-particle" : "", "family" : "K3143", "given" : "", "non-dropping-particle" : "", "parse-names" : false, "suffix" : "" } ], "type" : "article-journal", "volume" : "7" }, "uris" : [ "http://www.mendeley.com/documents/?uuid=a628413f-0d18-4dc4-ab66-4c465a8afd35" ] }, { "id" : "ITEM-2", "itemData" : { "DOI" : "10.1127/metz/2018/0912", "ISSN" : "16101227", "abstract" : "Multi-year droughts strongly impact food production and water management. Thus, predictions for the next decade are required for decision makers. This study analyzes the decadal prediction skill of the Global Precipitation Climatology Centre Drought Index (GPCC-DI) and its components, namely the Standardized Precipitation Index (SPI-DWD) adapted by the German Meteorological Service (Deutscher Wetterdienst, DWD) and the Standardized Precipitation Evapotranspiration Index (SPEI) within the German global decadal prediction system. The decadal predictions are recalibrated. The prediction skills of the two prediction types ensemble mean predictions and probabilistic predictions are evaluated against those of the commonly applied reference predictions observed climatology and uninitialized simulations. The evaluation of 4-year mean droughts for the lead-year period 1\u20134 at 5\u00b0 spatial resolution shows high prediction skills for the SPEI in the tropics, especially northern Africa, and several heterogeneously distributed hot spots for the SPI-DWD. The advantage of GPCC-DI is its global coverage, but it hardly enhances the SPI-DWD and SPEI skills. The recalibration clearly enhances ensemble mean prediction skills in slightly improving correlations and in strongly reducing standard deviations as well as large conditional biases in decadal predictions. For probabilistic predictions, impacts of conditional biases and recalibration are less prominent. To meet user requirements decadal drought predictions with higher temporal and spatial resolutions are analyzed. 1-year mean droughts for lead year 1 mostly show smaller prediction skills than 4-year means because of larger small-scale noise, but some regions reveal improved skills due to regional processes predictable at the 1-year time scale, e.g. over the western United States. Drought predictions at 2\u00b0 resolution show similar spatial skill patterns with enhanced fine-scale structures mostly without losing prediction skill. A user-oriented evaluation of the decadal GPCC-DI prediction for the severe North African drought of 2008\u20132011 reproduces most observed drought index tendencies in both prediction types, but intensities are often underestimated. Finally, the decadal GPCC-DI prediction for 2018\u20132021 presents a drought over North Africa and Arabia and wetting over the Northern Hemisphere in both prediction types. For 2018, predicted patterns are similar but with smoothed intensities. In summary, decadal drought predi\u2026", "author" : [ { "dropping-particle" : "", "family" : "Paxian", "given" : "Andreas", "non-dropping-particle" : "", "parse-names" : false, "suffix" : "" }, { "dropping-particle" : "", "family" : "Ziese", "given" : "Markus", "non-dropping-particle" : "", "parse-names" : false, "suffix" : "" }, { "dropping-particle" : "", "family" : "Kreienkamp", "given" : "Frank", "non-dropping-particle" : "", "parse-names" : false, "suffix" : "" }, { "dropping-particle" : "", "family" : "Pankatz", "given" : "Klaus", "non-dropping-particle" : "", "parse-names" : false, "suffix" : "" }, { "dropping-particle" : "", "family" : "Brand", "given" : "Sascha", "non-dropping-particle" : "", "parse-names" : false, "suffix" : "" }, { "dropping-particle" : "", "family" : "Pasternack", "given" : "Alexander", "non-dropping-particle" : "", "parse-names" : false, "suffix" : "" }, { "dropping-particle" : "", "family" : "Pohlmann", "given" : "Holger", "non-dropping-particle" : "", "parse-names" : false, "suffix" : "" }, { "dropping-particle" : "", "family" : "Modali", "given" : "Kameswarrao", "non-dropping-particle" : "", "parse-names" : false, "suffix" : "" }, { "dropping-particle" : "", "family" : "Fr\u00fch", "given" : "Barbara", "non-dropping-particle" : "", "parse-names" : false, "suffix" : "" } ], "container-title" : "Meteorologische Zeitschrift", "id" : "ITEM-2", "issue" : "1", "issued" : { "date-parts" : [ [ "2019" ] ] }, "page" : "3-21", "title" : "User-oriented global predictions of the GPCC drought index for the next decade", "translator" : [ { "dropping-particle" : "", "family" : "K4829", "given" : "", "non-dropping-particle" : "", "parse-names" : false, "suffix" : "" } ], "type" : "article-journal", "volume" : "28" }, "uris" : [ "http://www.mendeley.com/documents/?uuid=7f0f9fa3-24d9-4c13-820c-3048fb6a075c" ] }, { "id" : "ITEM-3", "itemData" : { "DOI" : "10.1088/1748-9326/ab5043", "ISSN" : "1748-9326", "abstract" : "Decadal climate prediction, where climate models are initialized with the contemporaneous state of the Earth system and run for a decade into the future, represents a new source of near-term climate information to better inform decisions and policies across key climate-sensitive sectors. This paper illustrates the potential usefulness of such predictions for building a climate service for agricultural needs. In particular, we assess the forecast quality of multi-model climate predictions in estimating two user-relevant drought indices, Standardized Precipitation Evapotranspiration Index (SPEI) and Standardized Precipitation Index (SPI), at multi-annual timescales during European summer. We obtain high skill for predicting five-year average (forecast years 1\u20135) SPEI across Southern Europe, while for the same forecast period SPI exhibits high and significant skill over Scandinavia and its surrounding regions. In addition, an assessment of the added value of initialized decadal climate information with respect to standard uninitialized climate projections is presented. The model initialization improves the forecast skill over Central Europe, the Balkan region and Southern Scandinavia. Most of the increased skill found with initialization seems to be due to the climate forecast systems ability to improve the extended summer precipitation and potential evapotranspiration forecast, as well as their ability to adequately represent the observed effects of these climate variables on the drought indices.", "author" : [ { "dropping-particle" : "", "family" : "Solaraju-Murali", "given" : "Balakrishnan", "non-dropping-particle" : "", "parse-names" : false, "suffix" : "" }, { "dropping-particle" : "", "family" : "Caron", "given" : "Louis-Philippe", "non-dropping-particle" : "", "parse-names" : false, "suffix" : "" }, { "dropping-particle" : "", "family" : "Gonzalez-Reviriego", "given" : "Nube", "non-dropping-particle" : "", "parse-names" : false, "suffix" : "" }, { "dropping-particle" : "", "family" : "Doblas-Reyes", "given" : "Francisco J", "non-dropping-particle" : "", "parse-names" : false, "suffix" : "" } ], "container-title" : "Environmental Research Letters", "id" : "ITEM-3", "issue" : "12", "issued" : { "date-parts" : [ [ "2019" ] ] }, "page" : "124014", "publisher" : "IOP Publishing", "title" : "Multi-year prediction of European summer drought conditions for the agricultural sector", "translator" : [ { "dropping-particle" : "", "family" : "K4828", "given" : "", "non-dropping-particle" : "", "parse-names" : false, "suffix" : "" } ], "type" : "article-journal", "volume" : "14" }, "uris" : [ "http://www.mendeley.com/documents/?uuid=a4548507-9383-4ab7-8571-507a44c1fa7e" ] } ], "mendeley" : { "formattedCitation" : "(Chikamoto et al., 2017; Paxian et al., 2019; Solaraju-Murali et al., 2019)", "plainTextFormattedCitation" : "(Chikamoto et al., 2017; Paxian et al., 2019; Solaraju-Murali et al., 2019)", "previouslyFormattedCitation" : "(Chikamoto et al., 2017; Paxian et al., 2019; Solaraju-Murali et al., 2019)" }, "properties" : { "noteIndex" : 0 }, "schema" : "https://github.com/citation-style-language/schema/raw/master/csl-citation.json" }</w:instrText>
      </w:r>
      <w:r w:rsidRPr="003862D0">
        <w:rPr>
          <w:lang w:val="en-GB"/>
        </w:rPr>
        <w:fldChar w:fldCharType="separate"/>
      </w:r>
      <w:r w:rsidR="00016735">
        <w:rPr>
          <w:noProof/>
          <w:lang w:val="en-GB"/>
        </w:rPr>
        <w:t>(Chikamoto et al., 2017; Paxian et al., 2019; Solaraju-Murali et al., 2019)</w:t>
      </w:r>
      <w:r w:rsidRPr="003862D0">
        <w:rPr>
          <w:lang w:val="en-GB"/>
        </w:rPr>
        <w:fldChar w:fldCharType="end"/>
      </w:r>
      <w:r w:rsidRPr="003862D0">
        <w:rPr>
          <w:lang w:val="en-GB"/>
        </w:rPr>
        <w:t xml:space="preserve">, and variations in the ocean carbon cycle including </w:t>
      </w:r>
      <w:r w:rsidR="00D323E5" w:rsidRPr="003862D0">
        <w:rPr>
          <w:lang w:val="en-GB"/>
        </w:rPr>
        <w:t>CO</w:t>
      </w:r>
      <w:r w:rsidR="00D323E5" w:rsidRPr="003862D0">
        <w:rPr>
          <w:vertAlign w:val="subscript"/>
          <w:lang w:val="en-GB"/>
        </w:rPr>
        <w:t>2</w:t>
      </w:r>
      <w:r w:rsidRPr="003862D0">
        <w:rPr>
          <w:lang w:val="en-GB"/>
        </w:rPr>
        <w:t xml:space="preserve"> uptake </w:t>
      </w:r>
      <w:commentRangeStart w:id="733"/>
      <w:r w:rsidRPr="003862D0">
        <w:rPr>
          <w:lang w:val="en-GB"/>
        </w:rPr>
        <w:fldChar w:fldCharType="begin" w:fldLock="1"/>
      </w:r>
      <w:r w:rsidR="00CD3B49">
        <w:rPr>
          <w:lang w:val="en-GB"/>
        </w:rPr>
        <w:instrText>ADDIN CSL_CITATION { "citationItems" : [ { "id" : "ITEM-1", "itemData" : { "DOI" : "10.1038/ncomms11076",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"issued" : { "date-parts" : [ [ "2016" ] ] }, "note" : "Supplementary information available for this article at http://www.nature.com/ncomms/2016/160330/ncomms11076/suppinfo/ncomms11076_S1.html", "page" : "10.1038/ncomms11076", "title" : "Decadal predictions of the North Atlantic CO2 uptake", "translator" : [ { "dropping-particle" : "", "family" : "K3151", "given" : "", "non-dropping-particle" : "", "parse-names" : false, "suffix" : "" } ], "type" : "article-journal", "volume" : "7" }, "uris" : [ "http://www.mendeley.com/documents/?uuid=f43b2527-081e-44c8-9a5f-e2b4394c0d99" ] }, { "id" : "ITEM-2",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"ITEM-2", "issue" : "4", "issued" : { "date-parts" : [ [ "2019", "4", "17" ] ] }, "page" : "eaav6471", "title" : "Predicting the variable ocean carbon sink", "translator" : [ { "dropping-particle" : "", "family" : "K3563", "given" : "", "non-dropping-particle" : "", "parse-names" : false, "suffix" : "" } ], "type" : "article-journal", "volume" : "5" }, "uris" : [ "http://www.mendeley.com/documents/?uuid=ce8d3862-b641-448e-9102-9e98753e0c99" ] }, { "id" : "ITEM-3", "itemData" : { "DOI" : "10.5194/esd-10-45-2019", "author" : [ { "dropping-particle" : "", "family" : "Lovenduski", "given" : "N S", "non-dropping-particle" : "", "parse-names" : false, "suffix" : "" }, { "dropping-particle" : "", "family" : "Yeager", "given" : "S G", "non-dropping-particle" : "", "parse-names" : false, "suffix" : "" }, { "dropping-particle" : "", "family" : "Lindsay", "given" : "K", "non-dropping-particle" : "", "parse-names" : false, "suffix" : "" }, { "dropping-particle" : "", "family" : "Long", "given" : "M C", "non-dropping-particle" : "", "parse-names" : false, "suffix" : "" } ], "container-title" : "Earth System Dynamics", "id" : "ITEM-3", "issue" : "1", "issued" : { "date-parts" : [ [ "2019" ] ] }, "page" : "45-57", "title" : "Predicting near-term variability in ocean carbon uptake", "translator" : [ { "dropping-particle" : "", "family" : "K4309", "given" : "", "non-dropping-particle" : "", "parse-names" : false, "suffix" : "" } ], "type" : "article-journal", "volume" : "10" }, "uris" : [ "http://www.mendeley.com/documents/?uuid=0a04a2a3-3629-427e-bb95-8bf31ce6ea01", "http://www.mendeley.com/documents/?uuid=5a102840-b8ab-4fec-8e88-3e10f9ebbc64" ] }, { "id" : "ITEM-4", "itemData" : { "DOI" : "10.3389/fmars.2020.00386", "ISSN" : "2296-7745", "abstract" : "Predictions of ocean biogeochemistry, such as primary productivity and CO2 uptake, would help to understand the changing marine environment and the global climate. There is an emerging number of studies where initialization of ocean physics has led to successful predictions of ocean biogeochemistry. It is, however, unclear how much these predictions could be improved by also assimilating biogeochemical data to reduce uncertainties of the initial conditions. Further, the mechanisms that lead to biogeochemical predictability are poorly understood. Here we perform a suite of idealized twin experiments with an Earth System Model (ESM) with the aim to (i) investigate the role of biogeochemical tracers' initial conditions on their predictability, and (ii) understand the physical processes that give rise to, or limit, predictability of ocean carbon uptake and export production. Our results suggest that initialization of the biogeochemical state does not significantly improve interannual-to-decadal predictions, which we relate to the strong control ocean physics exerts on the biogeochemical variability on these time scales. The predictability of ocean carbon uptake generally agrees well with the predictability of the mixed layer depth (MLD), suggesting that the predictable signal comes from the exchange of dissolved inorganic carbon (DIC) with deep-waters. The longest predictability is found in winter in at high latitudes, as for sea surface temperature and salinity, but the predictability of the MLD and carbon exchange is lower as it is more directly influenced by the atmospheric variability, e.g., the wind. The predictability of the annual mean export production is, on the contrary, nearly non-existing at high latitudes, despite the strong predictive skill for annual mean nutrient concentrations in these regions. This is related to the low predictability of the physical state of the summer surface ocean. Due to the shallow mixed layer it is decoupled from the ocean below and therefore strongly influenced by the chaotic atmosphere. Our results show that future studies need to target the predictability of the mixed layer to get a better understanding of the real-world predictability of ocean biogeochemistry.", "author" : [ { "dropping-particle" : "", "family" : "Fransner", "given" : "Filippa", "non-dropping-particle" : "", "parse-names" : false, "suffix" : "" }, { "dropping-particle" : "", "family" : "Counillon", "given" : "Fran\u00e7ois", "non-dropping-particle" : "", "parse-names" : false, "suffix" : "" }, { "dropping-particle" : "", "family" : "Bethke", "given" : "Ingo", "non-dropping-particle" : "", "parse-names" : false, "suffix" : "" }, { "dropping-particle" : "", "family" : "Tjiputra", "given" : "Jerry", "non-dropping-particle" : "", "parse-names" : false, "suffix" : "" }, { "dropping-particle" : "", "family" : "Samuelsen", "given" : "Annette", "non-dropping-particle" : "", "parse-names" : false, "suffix" : "" }, { "dropping-particle" : "", "family" : "Nummelin", "given" : "Aleksi", "non-dropping-particle" : "", "parse-names" : false, "suffix" : "" }, { "dropping-particle" : "", "family" : "Olsen", "given" : "Are", "non-dropping-particle" : "", "parse-names" : false, "suffix" : "" } ], "container-title" : "Frontiers in Marine Science", "id" : "ITEM-4", "issued" : { "date-parts" : [ [ "2020" ] ] }, "page" : "386", "title" : "Ocean Biogeochemical Predictions \u2013 Initialization and Limits of Predictability", "translator" : [ { "dropping-particle" : "", "family" : "K2290", "given" : "", "non-dropping-particle" : "", "parse-names" : false, "suffix" : "" } ], "type" : "article-journal", "volume" : "7" }, "uris" : [ "http://www.mendeley.com/documents/?uuid=a01eae34-f270-490e-88a5-6f695021e32c" ] } ], "mendeley" : { "formattedCitation" : "(Li et al., 2016b, 2019; Lovenduski et al., 2019; Fransner et al., 2020)", "manualFormatting" : "(H. Li et al., 2016, 2019; Lovenduski et al., 2019; Fransner et al., 2020)", "plainTextFormattedCitation" : "(Li et al., 2016b, 2019; Lovenduski et al., 2019; Fransner et al., 2020)", "previouslyFormattedCitation" : "(Li et al., 2016b, 2019; Lovenduski et al., 2019; Fransner et al., 2020)" }, "properties" : { "noteIndex" : 0 }, "schema" : "https://github.com/citation-style-language/schema/raw/master/csl-citation.json" }</w:instrText>
      </w:r>
      <w:r w:rsidRPr="003862D0">
        <w:rPr>
          <w:lang w:val="en-GB"/>
        </w:rPr>
        <w:fldChar w:fldCharType="separate"/>
      </w:r>
      <w:r w:rsidR="00016735">
        <w:rPr>
          <w:noProof/>
        </w:rPr>
        <w:t>(</w:t>
      </w:r>
      <w:ins w:id="734" w:author="Robin Matthews" w:date="2021-06-16T16:58:00Z">
        <w:r w:rsidR="002D461E">
          <w:rPr>
            <w:noProof/>
          </w:rPr>
          <w:t>H. Li et al., 2016</w:t>
        </w:r>
      </w:ins>
      <w:ins w:id="735" w:author="Robin Matthews" w:date="2021-06-16T17:01:00Z">
        <w:r w:rsidR="002D461E">
          <w:rPr>
            <w:noProof/>
          </w:rPr>
          <w:t>, 2019</w:t>
        </w:r>
      </w:ins>
      <w:ins w:id="736" w:author="Robin Matthews" w:date="2021-06-16T16:58:00Z">
        <w:r w:rsidR="002D461E">
          <w:rPr>
            <w:noProof/>
          </w:rPr>
          <w:t>; Lovenduski et al., 2019; Fransner et al., 2020</w:t>
        </w:r>
      </w:ins>
      <w:del w:id="737" w:author="Robin Matthews" w:date="2021-06-16T16:58:00Z">
        <w:r w:rsidR="00016735" w:rsidDel="002D461E">
          <w:rPr>
            <w:noProof/>
          </w:rPr>
          <w:delText>Li et al., 2016b, 2019; Lovenduski et al., 2019; Fransner et al., 2020</w:delText>
        </w:r>
      </w:del>
      <w:r w:rsidR="00016735">
        <w:rPr>
          <w:noProof/>
        </w:rPr>
        <w:t>)</w:t>
      </w:r>
      <w:r w:rsidRPr="003862D0">
        <w:rPr>
          <w:lang w:val="en-GB"/>
        </w:rPr>
        <w:fldChar w:fldCharType="end"/>
      </w:r>
      <w:commentRangeEnd w:id="733"/>
      <w:r w:rsidR="00016735">
        <w:rPr>
          <w:rStyle w:val="CommentReference"/>
        </w:rPr>
        <w:commentReference w:id="733"/>
      </w:r>
      <w:r w:rsidRPr="00560680">
        <w:t xml:space="preserve"> and chlorophyll </w:t>
      </w:r>
      <w:r w:rsidRPr="003862D0">
        <w:rPr>
          <w:lang w:val="en-GB"/>
        </w:rPr>
        <w:fldChar w:fldCharType="begin" w:fldLock="1"/>
      </w:r>
      <w:r w:rsidR="00615634">
        <w:instrText>ADDIN CSL_CITATION { "citationItems" : [ { "id" : "ITEM-1", "itemData" : { "DOI" : "10.1126/science.aav6634", "ISSN" : "0036-8075", "PMID" : "31320541", "abstract" : "Climate variations have a profound impact on marine ecosystems and the communities that depend upon them. Anticipating ecosystem shifts using global Earth system models (ESMs) could enable communities to adapt to climate fluctuations and contribute to long-term ecosystem resilience. We show that newly developed ESM-based marine biogeochemical predictions can skillfully predict satellite-derived seasonal to multiannual chlorophyll fluctuations in many regions. Prediction skill arises primarily from successfully simulating the chlorophyll response to the El Ni\u00f1o\u2013Southern Oscillation and capturing the winter reemergence of subsurface nutrient anomalies in the extratropics, which subsequently affect spring and summer chlorophyll concentrations. Further investigations suggest that interannual fish-catch variations in selected large marine ecosystems can be anticipated from predicted chlorophyll and sea surface temperature anomalies. This result, together with high predictability for other marine-resource\u2013relevant biogeochemical properties (e.g., oxygen, primary production), suggests a role for ESM-based marine biogeochemical predictions in dynamic marine resource management efforts.", "author" : [ { "dropping-particle" : "", "family" : "Park", "given" : "Jong-Yeon", "non-dropping-particle" : "", "parse-names" : false, "suffix" : "" }, { "dropping-particle" : "", "family" : "Stock", "given" : "Charles A", "non-dropping-particle" : "", "parse-names" : false, "suffix" : "" }, { "dropping-particle" : "", "family" : "Dunne", "given" : "John P", "non-dropping-particle" : "", "parse-names" : false, "suffix" : "" }, { "dropping-particle" : "", "family" : "Yang", "given" : "Xiaosong", "non-dropping-particle" : "", "parse-names" : false, "suffix" : "" }, { "dropping-particle" : "", "family" : "Rosati", "given" : "Anthony", "non-dropping-particle" : "", "parse-names" : false, "suffix" : "" } ], "container-title" : "Science", "id" : "ITEM-1", "issue" : "6450", "issued" : { "date-parts" : [ [ "2019", "7", "19" ] ] }, "page" : "284-288", "publisher" : "American Association for the Advancement of Science", "title" : "Seasonal to multiannual marine ecosystem prediction with a global Earth system model", "translator" : [ { "dropping-particle" : "", "family" : "K4601", "given" : "", "non-dropping-particle" : "", "parse-names" : false, "suffix" : "" } ], "type" : "article-journal", "volume" : "365" }, "uris" : [ "http://www.mendeley.com/documents/?uuid=5bf2a93e-fba3-4863-a5be-0cf50a572a57", "http://www.mendeley.com/documents/?uuid=97f7b09f-6149-4c13-8f9c-1b0a681bb53d", "http://www.mendeley.com/documents/?uuid=b7eb91c1-fb99-410c-9944-50503f083f39" ] } ], "mendeley" : { "formattedCitation" : "(Park et al., 2019)", "plainTextFormattedCitation" : "(Park et al., 2019)", "previouslyFormattedCitation" : "(Park et al., 2019)" }, "properties" : { "noteIndex" : 0 }, "schema" : "https://github.com/citation-style-language/schema/raw/master/csl-citation.json" }</w:instrText>
      </w:r>
      <w:r w:rsidRPr="003862D0">
        <w:rPr>
          <w:lang w:val="en-GB"/>
        </w:rPr>
        <w:fldChar w:fldCharType="separate"/>
      </w:r>
      <w:r w:rsidR="00016735">
        <w:rPr>
          <w:noProof/>
          <w:lang w:val="en-GB"/>
        </w:rPr>
        <w:t>(Park et al., 2019)</w:t>
      </w:r>
      <w:r w:rsidRPr="003862D0">
        <w:rPr>
          <w:lang w:val="en-GB"/>
        </w:rPr>
        <w:fldChar w:fldCharType="end"/>
      </w:r>
      <w:r w:rsidRPr="003862D0">
        <w:rPr>
          <w:lang w:val="en-GB"/>
        </w:rPr>
        <w:t xml:space="preserve">. </w:t>
      </w:r>
    </w:p>
    <w:p w14:paraId="0C8472F2" w14:textId="77777777" w:rsidR="007F2201" w:rsidRPr="003862D0" w:rsidRDefault="007F2201" w:rsidP="009E190F">
      <w:pPr>
        <w:pStyle w:val="AR6BodyText"/>
        <w:rPr>
          <w:lang w:val="en-GB"/>
        </w:rPr>
      </w:pPr>
    </w:p>
    <w:p w14:paraId="503A6789" w14:textId="160CC20F" w:rsidR="007F2201" w:rsidRPr="003862D0" w:rsidRDefault="007F2201" w:rsidP="007F2201">
      <w:pPr>
        <w:pStyle w:val="AR6BodyText"/>
        <w:rPr>
          <w:lang w:val="en-GB"/>
        </w:rPr>
      </w:pPr>
      <w:r w:rsidRPr="003862D0">
        <w:rPr>
          <w:lang w:val="en-GB" w:eastAsia="en-US"/>
        </w:rPr>
        <w:lastRenderedPageBreak/>
        <w:t>In summary, despite challenges</w:t>
      </w:r>
      <w:r w:rsidR="004800D6" w:rsidRPr="003862D0">
        <w:rPr>
          <w:lang w:val="en-GB" w:eastAsia="en-US"/>
        </w:rPr>
        <w:t xml:space="preserve"> </w:t>
      </w:r>
      <w:r w:rsidR="004800D6" w:rsidRPr="003862D0">
        <w:rPr>
          <w:lang w:val="en-GB"/>
        </w:rPr>
        <w:fldChar w:fldCharType="begin" w:fldLock="1"/>
      </w:r>
      <w:r w:rsidR="00615634">
        <w:rPr>
          <w:lang w:val="en-GB"/>
        </w:rPr>
        <w:instrText>ADDIN CSL_CITATION { "citationItems" : [ { "id" : "ITEM-1",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"mendeley" : { "formattedCitation" : "(Cassou et al., 2018)", "plainTextFormattedCitation" : "(Cassou et al., 2018)", "previouslyFormattedCitation" : "(Cassou et al., 2018)" }, "properties" : { "noteIndex" : 0 }, "schema" : "https://github.com/citation-style-language/schema/raw/master/csl-citation.json" }</w:instrText>
      </w:r>
      <w:r w:rsidR="004800D6" w:rsidRPr="003862D0">
        <w:rPr>
          <w:lang w:val="en-GB"/>
        </w:rPr>
        <w:fldChar w:fldCharType="separate"/>
      </w:r>
      <w:r w:rsidR="00016735">
        <w:rPr>
          <w:noProof/>
          <w:lang w:val="en-GB"/>
        </w:rPr>
        <w:t>(Cassou et al., 2018)</w:t>
      </w:r>
      <w:r w:rsidR="004800D6" w:rsidRPr="003862D0">
        <w:rPr>
          <w:lang w:val="en-GB"/>
        </w:rPr>
        <w:fldChar w:fldCharType="end"/>
      </w:r>
      <w:r w:rsidRPr="003862D0">
        <w:rPr>
          <w:lang w:val="en-GB" w:eastAsia="en-US"/>
        </w:rPr>
        <w:t xml:space="preserve">, there is </w:t>
      </w:r>
      <w:r w:rsidRPr="003862D0">
        <w:rPr>
          <w:i/>
          <w:lang w:val="en-GB" w:eastAsia="en-US"/>
        </w:rPr>
        <w:t>high confidence</w:t>
      </w:r>
      <w:r w:rsidRPr="003862D0">
        <w:rPr>
          <w:lang w:val="en-GB" w:eastAsia="en-US"/>
        </w:rPr>
        <w:t xml:space="preserve"> that initialized predictions </w:t>
      </w:r>
      <w:r w:rsidR="00602170" w:rsidRPr="003862D0">
        <w:rPr>
          <w:lang w:val="en-GB" w:eastAsia="en-US"/>
        </w:rPr>
        <w:t>contribute information to near-term climate change</w:t>
      </w:r>
      <w:r w:rsidRPr="003862D0">
        <w:rPr>
          <w:lang w:val="en-GB" w:eastAsia="en-US"/>
        </w:rPr>
        <w:t xml:space="preserve"> for some regions over multi</w:t>
      </w:r>
      <w:ins w:id="738" w:author="Sara M Tuson" w:date="2021-07-17T08:38:00Z">
        <w:r w:rsidR="00A64C37">
          <w:rPr>
            <w:lang w:val="en-GB" w:eastAsia="en-US"/>
          </w:rPr>
          <w:t>-</w:t>
        </w:r>
      </w:ins>
      <w:r w:rsidRPr="003862D0">
        <w:rPr>
          <w:lang w:val="en-GB" w:eastAsia="en-US"/>
        </w:rPr>
        <w:t xml:space="preserve">annual to </w:t>
      </w:r>
      <w:commentRangeStart w:id="739"/>
      <w:commentRangeStart w:id="740"/>
      <w:r w:rsidRPr="003862D0">
        <w:rPr>
          <w:lang w:val="en-GB" w:eastAsia="en-US"/>
        </w:rPr>
        <w:t xml:space="preserve">decadal </w:t>
      </w:r>
      <w:commentRangeEnd w:id="739"/>
      <w:r w:rsidR="00A64C37">
        <w:rPr>
          <w:rStyle w:val="CommentReference"/>
        </w:rPr>
        <w:commentReference w:id="739"/>
      </w:r>
      <w:commentRangeEnd w:id="740"/>
      <w:r w:rsidR="008810CB">
        <w:rPr>
          <w:rStyle w:val="CommentReference"/>
        </w:rPr>
        <w:commentReference w:id="740"/>
      </w:r>
      <w:r w:rsidR="002418DC" w:rsidRPr="003862D0">
        <w:rPr>
          <w:lang w:val="en-GB" w:eastAsia="en-US"/>
        </w:rPr>
        <w:t>time</w:t>
      </w:r>
      <w:ins w:id="741" w:author="Sara M Tuson" w:date="2021-07-15T20:31:00Z">
        <w:r w:rsidR="00367335">
          <w:rPr>
            <w:lang w:val="en-GB" w:eastAsia="en-US"/>
          </w:rPr>
          <w:t xml:space="preserve"> </w:t>
        </w:r>
      </w:ins>
      <w:r w:rsidR="002418DC" w:rsidRPr="003862D0">
        <w:rPr>
          <w:lang w:val="en-GB" w:eastAsia="en-US"/>
        </w:rPr>
        <w:t>scale</w:t>
      </w:r>
      <w:r w:rsidRPr="003862D0">
        <w:rPr>
          <w:lang w:val="en-GB" w:eastAsia="en-US"/>
        </w:rPr>
        <w:t>s</w:t>
      </w:r>
      <w:r w:rsidR="00BC539C" w:rsidRPr="003862D0">
        <w:rPr>
          <w:lang w:val="en-GB" w:eastAsia="en-US"/>
        </w:rPr>
        <w:t>.</w:t>
      </w:r>
      <w:del w:id="742" w:author="Sara M Tuson" w:date="2021-07-15T20:25:00Z">
        <w:r w:rsidR="00BC539C" w:rsidRPr="003862D0" w:rsidDel="00092429">
          <w:rPr>
            <w:lang w:val="en-GB" w:eastAsia="en-US"/>
          </w:rPr>
          <w:delText xml:space="preserve"> </w:delText>
        </w:r>
      </w:del>
      <w:r w:rsidRPr="003862D0">
        <w:rPr>
          <w:lang w:val="en-GB" w:eastAsia="en-US"/>
        </w:rPr>
        <w:t xml:space="preserve"> </w:t>
      </w:r>
      <w:r w:rsidR="00BC539C" w:rsidRPr="003862D0">
        <w:rPr>
          <w:lang w:val="en-GB" w:eastAsia="en-US"/>
        </w:rPr>
        <w:t>Furthermore, there are indications that initialized predictions can constrain</w:t>
      </w:r>
      <w:r w:rsidRPr="003862D0">
        <w:rPr>
          <w:lang w:val="en-GB" w:eastAsia="en-US"/>
        </w:rPr>
        <w:t xml:space="preserve"> near-term </w:t>
      </w:r>
      <w:r w:rsidR="005F2108" w:rsidRPr="003862D0">
        <w:rPr>
          <w:lang w:val="en-GB" w:eastAsia="en-US"/>
        </w:rPr>
        <w:t xml:space="preserve">projections </w:t>
      </w:r>
      <w:r w:rsidRPr="003862D0">
        <w:rPr>
          <w:lang w:val="en-GB" w:eastAsia="en-US"/>
        </w:rPr>
        <w:fldChar w:fldCharType="begin" w:fldLock="1"/>
      </w:r>
      <w:r w:rsidR="003B032B">
        <w:rPr>
          <w:lang w:val="en-GB" w:eastAsia="en-US"/>
        </w:rPr>
        <w:instrText>ADDIN CSL_CITATION { "citationItems" : [ { "id" : "ITEM-1", "itemData" : { "DOI" : "10.1029/2020GL087900", "ISSN" : "0094-8276", "abstract" : "Abstract There is increasing demand for robust, reliable, and actionable climate information for the next 1 to 50?years. This is challenging for the scientific community as the longest initialized predictions are limited to 10?years (decadal predictions). Thus, to provide seamless information for the upcoming 50?years, information from decadal predictions and uninitialized projections need to be merged. In this study, the ability to obtain valuable climate information beyond decadal time scales by constraining uninitialized projections using decadal predictions is assessed. The application of this framework to surface temperatures over the North Atlantic Subpolar Gyre region, shows that the constrained uninitialized subensemble has higher skill compared to the overall projection ensemble also beyond 10?years when information from decadal predictions is no longer available. Though showing the potential of such a constraining approach to obtain climate information for the near-term future, its utility depends on the added value of initialization.", "author" : [ { "dropping-particle" : "", "family" : "Befort", "given" : "Daniel J", "non-dropping-particle" : "", "parse-names" : false, "suffix" : "" }, { "dropping-particle" : "", "family" : "O'Reilly", "given" : "Christopher H", "non-dropping-particle" : "", "parse-names" : false, "suffix" : "" }, { "dropping-particle" : "", "family" : "Weisheimer", "given" : "Antje", "non-dropping-particle" : "", "parse-names" : false, "suffix" : "" } ], "container-title" : "Geophysical Research Letters", "id" : "ITEM-1", "issue" : "18", "issued" : { "date-parts" : [ [ "2020", "9", "28" ] ] }, "note" : "https://doi.org/10.1029/2020GL087900", "page" : "e2020GL087900", "publisher" : "John Wiley &amp; Sons, Ltd", "title" : "Constraining Projections Using Decadal Predictions", "translator" : [ { "dropping-particle" : "", "family" : "K2296", "given" : "", "non-dropping-particle" : "", "parse-names" : false, "suffix" : "" } ], "type" : "article-journal", "volume" : "47" }, "uris" : [ "http://www.mendeley.com/documents/?uuid=2d606134-1330-4778-9c18-f55edbbf1dde" ] } ], "mendeley" : { "formattedCitation" : "(Befort et al., 2020)", "plainTextFormattedCitation" : "(Befort et al., 2020)", "previouslyFormattedCitation" : "(Befort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(Befort et al., 2020)</w:t>
      </w:r>
      <w:r w:rsidRPr="003862D0">
        <w:rPr>
          <w:lang w:val="en-GB" w:eastAsia="en-US"/>
        </w:rPr>
        <w:fldChar w:fldCharType="end"/>
      </w:r>
      <w:r w:rsidRPr="003862D0">
        <w:rPr>
          <w:lang w:val="en-GB" w:eastAsia="en-US"/>
        </w:rPr>
        <w:t xml:space="preserve">. The clearest improvements through </w:t>
      </w:r>
      <w:r w:rsidR="00C63A13" w:rsidRPr="003862D0">
        <w:rPr>
          <w:lang w:val="en-GB" w:eastAsia="en-US"/>
        </w:rPr>
        <w:t>initializ</w:t>
      </w:r>
      <w:r w:rsidRPr="003862D0">
        <w:rPr>
          <w:lang w:val="en-GB" w:eastAsia="en-US"/>
        </w:rPr>
        <w:t xml:space="preserve">ation are seen in the North Atlantic and related </w:t>
      </w:r>
      <w:r w:rsidR="00CC493D" w:rsidRPr="003862D0">
        <w:rPr>
          <w:lang w:val="en-GB" w:eastAsia="en-US"/>
        </w:rPr>
        <w:t>phenomena</w:t>
      </w:r>
      <w:r w:rsidR="00FF38C6" w:rsidRPr="003862D0">
        <w:rPr>
          <w:lang w:val="en-GB" w:eastAsia="en-US"/>
        </w:rPr>
        <w:t xml:space="preserve"> </w:t>
      </w:r>
      <w:r w:rsidRPr="003862D0">
        <w:rPr>
          <w:lang w:val="en-GB" w:eastAsia="en-US"/>
        </w:rPr>
        <w:t xml:space="preserve">such as hurricane frequency, Sahel and European rainfall. By contrast, there is </w:t>
      </w:r>
      <w:r w:rsidRPr="003862D0">
        <w:rPr>
          <w:i/>
          <w:lang w:val="en-GB" w:eastAsia="en-US"/>
        </w:rPr>
        <w:t xml:space="preserve">medium </w:t>
      </w:r>
      <w:r w:rsidRPr="003862D0">
        <w:rPr>
          <w:lang w:val="en-GB" w:eastAsia="en-US"/>
        </w:rPr>
        <w:t>or</w:t>
      </w:r>
      <w:r w:rsidRPr="003862D0">
        <w:rPr>
          <w:i/>
          <w:lang w:val="en-GB" w:eastAsia="en-US"/>
        </w:rPr>
        <w:t xml:space="preserve"> low confidence </w:t>
      </w:r>
      <w:r w:rsidR="00EA4D09" w:rsidRPr="003862D0">
        <w:rPr>
          <w:lang w:val="en-GB" w:eastAsia="en-US"/>
        </w:rPr>
        <w:t xml:space="preserve">that </w:t>
      </w:r>
      <w:r w:rsidRPr="003862D0">
        <w:rPr>
          <w:lang w:val="en-GB" w:eastAsia="en-US"/>
        </w:rPr>
        <w:t xml:space="preserve">uncertainty </w:t>
      </w:r>
      <w:r w:rsidR="00EA4D09" w:rsidRPr="003862D0">
        <w:rPr>
          <w:lang w:val="en-GB" w:eastAsia="en-US"/>
        </w:rPr>
        <w:t xml:space="preserve">is </w:t>
      </w:r>
      <w:r w:rsidRPr="003862D0">
        <w:rPr>
          <w:lang w:val="en-GB" w:eastAsia="en-US"/>
        </w:rPr>
        <w:t>reduc</w:t>
      </w:r>
      <w:r w:rsidR="00EA4D09" w:rsidRPr="003862D0">
        <w:rPr>
          <w:lang w:val="en-GB" w:eastAsia="en-US"/>
        </w:rPr>
        <w:t>ed</w:t>
      </w:r>
      <w:r w:rsidRPr="003862D0">
        <w:rPr>
          <w:lang w:val="en-GB" w:eastAsia="en-US"/>
        </w:rPr>
        <w:t xml:space="preserve"> for other climate </w:t>
      </w:r>
      <w:r w:rsidR="00EA4D09" w:rsidRPr="003862D0">
        <w:rPr>
          <w:lang w:val="en-GB" w:eastAsia="en-US"/>
        </w:rPr>
        <w:t>variables</w:t>
      </w:r>
      <w:r w:rsidRPr="003862D0">
        <w:rPr>
          <w:lang w:val="en-GB" w:eastAsia="en-US"/>
        </w:rPr>
        <w:t>.</w:t>
      </w:r>
      <w:r w:rsidRPr="003862D0">
        <w:rPr>
          <w:lang w:val="en-GB" w:eastAsia="en-US"/>
        </w:rPr>
        <w:br/>
      </w:r>
    </w:p>
    <w:p w14:paraId="73002A3D" w14:textId="77777777" w:rsidR="00191B72" w:rsidRPr="003862D0" w:rsidRDefault="00191B72" w:rsidP="00191B72">
      <w:pPr>
        <w:pStyle w:val="AR6BodyText"/>
        <w:rPr>
          <w:lang w:val="en-GB" w:eastAsia="en-US"/>
        </w:rPr>
      </w:pPr>
    </w:p>
    <w:p w14:paraId="686154D4" w14:textId="4355B18D" w:rsidR="00191B72" w:rsidRPr="003862D0" w:rsidRDefault="00191B72" w:rsidP="00191B72">
      <w:pPr>
        <w:pStyle w:val="AR6Chap4Level2411"/>
        <w:rPr>
          <w:lang w:val="en-GB"/>
        </w:rPr>
      </w:pPr>
      <w:bookmarkStart w:id="743" w:name="_Ref5277416"/>
      <w:bookmarkStart w:id="744" w:name="_Toc5498082"/>
      <w:bookmarkStart w:id="745" w:name="_Toc5498116"/>
      <w:bookmarkStart w:id="746" w:name="_Toc5498405"/>
      <w:bookmarkStart w:id="747" w:name="_Toc5498888"/>
      <w:bookmarkStart w:id="748" w:name="_Toc5500940"/>
      <w:bookmarkStart w:id="749" w:name="_Toc5778458"/>
      <w:bookmarkStart w:id="750" w:name="_Toc29748257"/>
      <w:bookmarkStart w:id="751" w:name="_Toc29748443"/>
      <w:bookmarkStart w:id="752" w:name="_Toc29749196"/>
      <w:bookmarkStart w:id="753" w:name="_Toc29751004"/>
      <w:bookmarkStart w:id="754" w:name="_Toc33523261"/>
      <w:bookmarkStart w:id="755" w:name="_Toc56878733"/>
      <w:bookmarkStart w:id="756" w:name="_Toc56879154"/>
      <w:bookmarkStart w:id="757" w:name="_Toc56879696"/>
      <w:bookmarkStart w:id="758" w:name="_Toc56880362"/>
      <w:bookmarkStart w:id="759" w:name="_Toc56880458"/>
      <w:bookmarkStart w:id="760" w:name="_Toc56880528"/>
      <w:bookmarkStart w:id="761" w:name="_Toc56880652"/>
      <w:bookmarkStart w:id="762" w:name="_Toc56881926"/>
      <w:bookmarkStart w:id="763" w:name="_Toc57156836"/>
      <w:bookmarkStart w:id="764" w:name="_Toc65519583"/>
      <w:bookmarkStart w:id="765" w:name="_Toc66646012"/>
      <w:bookmarkStart w:id="766" w:name="_Toc69752482"/>
      <w:bookmarkStart w:id="767" w:name="_Toc66099767"/>
      <w:bookmarkStart w:id="768" w:name="_Toc66379297"/>
      <w:bookmarkStart w:id="769" w:name="_Toc66466955"/>
      <w:bookmarkStart w:id="770" w:name="_Toc66467239"/>
      <w:bookmarkStart w:id="771" w:name="_Toc66574494"/>
      <w:bookmarkStart w:id="772" w:name="_Toc66574665"/>
      <w:r w:rsidRPr="003862D0">
        <w:rPr>
          <w:lang w:val="en-GB"/>
        </w:rPr>
        <w:t>Pattern Scaling</w:t>
      </w:r>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rsidR="008415E8" w:rsidRPr="003862D0">
        <w:rPr>
          <w:lang w:val="en-GB"/>
        </w:rPr>
        <w:t xml:space="preserve"> </w:t>
      </w:r>
      <w:bookmarkEnd w:id="767"/>
      <w:bookmarkEnd w:id="768"/>
      <w:bookmarkEnd w:id="769"/>
      <w:bookmarkEnd w:id="770"/>
      <w:bookmarkEnd w:id="771"/>
      <w:bookmarkEnd w:id="772"/>
    </w:p>
    <w:p w14:paraId="79002DCB" w14:textId="06D1C1D5" w:rsidR="00191B72" w:rsidRPr="003862D0" w:rsidRDefault="00191B72" w:rsidP="00191B72">
      <w:pPr>
        <w:pStyle w:val="AR6BodyText"/>
        <w:rPr>
          <w:lang w:val="en-GB"/>
        </w:rPr>
      </w:pPr>
      <w:r w:rsidRPr="003862D0">
        <w:rPr>
          <w:color w:val="0432FF"/>
          <w:lang w:val="en-GB" w:eastAsia="en-US"/>
        </w:rPr>
        <w:br/>
      </w:r>
      <w:r w:rsidRPr="003862D0">
        <w:rPr>
          <w:lang w:val="en-GB"/>
        </w:rPr>
        <w:t xml:space="preserve">Projected climate change </w:t>
      </w:r>
      <w:r w:rsidR="00CC493D" w:rsidRPr="003862D0">
        <w:rPr>
          <w:lang w:val="en-GB"/>
        </w:rPr>
        <w:t>is</w:t>
      </w:r>
      <w:r w:rsidRPr="003862D0">
        <w:rPr>
          <w:lang w:val="en-GB"/>
        </w:rPr>
        <w:t xml:space="preserve"> typically represented </w:t>
      </w:r>
      <w:r w:rsidR="004A08A6" w:rsidRPr="003862D0">
        <w:rPr>
          <w:lang w:val="en-GB"/>
        </w:rPr>
        <w:t xml:space="preserve">in this chapter </w:t>
      </w:r>
      <w:r w:rsidRPr="003862D0">
        <w:rPr>
          <w:lang w:val="en-GB"/>
        </w:rPr>
        <w:t xml:space="preserve">for specific </w:t>
      </w:r>
      <w:r w:rsidR="004A08A6" w:rsidRPr="003862D0">
        <w:rPr>
          <w:lang w:val="en-GB"/>
        </w:rPr>
        <w:t xml:space="preserve">future </w:t>
      </w:r>
      <w:r w:rsidRPr="003862D0">
        <w:rPr>
          <w:lang w:val="en-GB"/>
        </w:rPr>
        <w:t xml:space="preserve">periods. One important source of uncertainty in projections presented for fixed </w:t>
      </w:r>
      <w:r w:rsidR="00AC7F1D" w:rsidRPr="003862D0">
        <w:rPr>
          <w:lang w:val="en-GB"/>
        </w:rPr>
        <w:t xml:space="preserve">future epochs (time-slabs/time-slices) </w:t>
      </w:r>
      <w:r w:rsidRPr="003862D0">
        <w:rPr>
          <w:lang w:val="en-GB"/>
        </w:rPr>
        <w:t>is the underlying scenario used</w:t>
      </w:r>
      <w:r w:rsidR="00D925F2" w:rsidRPr="003862D0">
        <w:rPr>
          <w:lang w:val="en-GB"/>
        </w:rPr>
        <w:t>;</w:t>
      </w:r>
      <w:r w:rsidRPr="003862D0">
        <w:rPr>
          <w:lang w:val="en-GB"/>
        </w:rPr>
        <w:t xml:space="preserve"> </w:t>
      </w:r>
      <w:r w:rsidR="00D925F2" w:rsidRPr="003862D0">
        <w:rPr>
          <w:lang w:val="en-GB"/>
        </w:rPr>
        <w:t>a</w:t>
      </w:r>
      <w:r w:rsidRPr="003862D0">
        <w:rPr>
          <w:lang w:val="en-GB"/>
        </w:rPr>
        <w:t xml:space="preserve">nother is the structural uncertainty associated with model climate sensitivity. Presenting projections and associated measures of uncertainty for specific </w:t>
      </w:r>
      <w:r w:rsidR="00B40E11" w:rsidRPr="003862D0">
        <w:rPr>
          <w:lang w:val="en-GB"/>
        </w:rPr>
        <w:t>periods</w:t>
      </w:r>
      <w:r w:rsidRPr="003862D0">
        <w:rPr>
          <w:lang w:val="en-GB"/>
        </w:rPr>
        <w:t xml:space="preserve"> (see Sections </w:t>
      </w:r>
      <w:r w:rsidR="00FA6D4F" w:rsidRPr="003862D0">
        <w:rPr>
          <w:lang w:val="en-GB"/>
        </w:rPr>
        <w:t>4.4</w:t>
      </w:r>
      <w:r w:rsidRPr="003862D0">
        <w:rPr>
          <w:lang w:val="en-GB"/>
        </w:rPr>
        <w:t xml:space="preserve"> and </w:t>
      </w:r>
      <w:r w:rsidR="00FA6D4F" w:rsidRPr="003862D0">
        <w:rPr>
          <w:lang w:val="en-GB"/>
        </w:rPr>
        <w:t>4.5</w:t>
      </w:r>
      <w:r w:rsidRPr="003862D0">
        <w:rPr>
          <w:lang w:val="en-GB"/>
        </w:rPr>
        <w:t xml:space="preserve">) remains the most widely applied methodology towards informing climate change impact studies. It is becoming increasingly important from the perspective of climate change and mitigation policy, </w:t>
      </w:r>
      <w:r w:rsidR="008614FC">
        <w:rPr>
          <w:lang w:val="en-GB"/>
        </w:rPr>
        <w:t xml:space="preserve">however, </w:t>
      </w:r>
      <w:r w:rsidRPr="003862D0">
        <w:rPr>
          <w:lang w:val="en-GB"/>
        </w:rPr>
        <w:t xml:space="preserve">to present projections also as a function of the </w:t>
      </w:r>
      <w:r w:rsidR="008614FC">
        <w:rPr>
          <w:lang w:val="en-GB"/>
        </w:rPr>
        <w:t>change</w:t>
      </w:r>
      <w:r w:rsidR="008614FC" w:rsidRPr="003862D0">
        <w:rPr>
          <w:lang w:val="en-GB"/>
        </w:rPr>
        <w:t xml:space="preserve"> </w:t>
      </w:r>
      <w:r w:rsidRPr="003862D0">
        <w:rPr>
          <w:lang w:val="en-GB"/>
        </w:rPr>
        <w:t xml:space="preserve">in </w:t>
      </w:r>
      <w:r w:rsidR="008614FC">
        <w:rPr>
          <w:lang w:val="en-GB"/>
        </w:rPr>
        <w:t xml:space="preserve">global mean temperature (i.e., </w:t>
      </w:r>
      <w:r w:rsidRPr="003862D0">
        <w:rPr>
          <w:lang w:val="en-GB"/>
        </w:rPr>
        <w:t>global warming</w:t>
      </w:r>
      <w:r w:rsidR="0018490E" w:rsidRPr="003862D0">
        <w:rPr>
          <w:lang w:val="en-GB"/>
        </w:rPr>
        <w:t xml:space="preserve"> level</w:t>
      </w:r>
      <w:r w:rsidR="00EA4D09" w:rsidRPr="003862D0">
        <w:rPr>
          <w:lang w:val="en-GB"/>
        </w:rPr>
        <w:t>s</w:t>
      </w:r>
      <w:r w:rsidR="008614FC">
        <w:rPr>
          <w:lang w:val="en-GB"/>
        </w:rPr>
        <w:t>,</w:t>
      </w:r>
      <w:r w:rsidRPr="003862D0">
        <w:rPr>
          <w:lang w:val="en-GB"/>
        </w:rPr>
        <w:t xml:space="preserve"> </w:t>
      </w:r>
      <w:r w:rsidR="0018490E" w:rsidRPr="003862D0">
        <w:rPr>
          <w:lang w:val="en-GB"/>
        </w:rPr>
        <w:t>GWL</w:t>
      </w:r>
      <w:r w:rsidR="00EA4D09" w:rsidRPr="003862D0">
        <w:rPr>
          <w:lang w:val="en-GB"/>
        </w:rPr>
        <w:t>s</w:t>
      </w:r>
      <w:r w:rsidR="008614FC">
        <w:rPr>
          <w:lang w:val="en-GB"/>
        </w:rPr>
        <w:t xml:space="preserve">). </w:t>
      </w:r>
      <w:r w:rsidR="00741C38">
        <w:rPr>
          <w:lang w:val="en-GB"/>
        </w:rPr>
        <w:t>They are</w:t>
      </w:r>
      <w:r w:rsidR="008614FC">
        <w:rPr>
          <w:lang w:val="en-GB"/>
        </w:rPr>
        <w:t xml:space="preserve"> expressed either in terms of changes of global mean surface temperature (GMST) or GSAT</w:t>
      </w:r>
      <w:r w:rsidR="0018490E" w:rsidRPr="003862D0">
        <w:rPr>
          <w:lang w:val="en-GB"/>
        </w:rPr>
        <w:t xml:space="preserve"> </w:t>
      </w:r>
      <w:r w:rsidR="008614FC">
        <w:rPr>
          <w:lang w:val="en-GB"/>
        </w:rPr>
        <w:t>(</w:t>
      </w:r>
      <w:r w:rsidRPr="003862D0">
        <w:rPr>
          <w:lang w:val="en-GB"/>
        </w:rPr>
        <w:t xml:space="preserve">see </w:t>
      </w:r>
      <w:del w:id="773" w:author="Ian Blenkinsop" w:date="2021-07-26T17:54:00Z">
        <w:r w:rsidR="004E3771" w:rsidRPr="003862D0" w:rsidDel="005E523D">
          <w:rPr>
            <w:lang w:val="en-GB"/>
          </w:rPr>
          <w:delText xml:space="preserve">Chapter 1, </w:delText>
        </w:r>
      </w:del>
      <w:r w:rsidRPr="003862D0">
        <w:rPr>
          <w:lang w:val="en-GB"/>
        </w:rPr>
        <w:t>Section 1.6.2</w:t>
      </w:r>
      <w:r w:rsidR="008614FC">
        <w:rPr>
          <w:lang w:val="en-GB"/>
        </w:rPr>
        <w:t xml:space="preserve"> and Cross-Chapter Box 2.3</w:t>
      </w:r>
      <w:r w:rsidRPr="003862D0">
        <w:rPr>
          <w:lang w:val="en-GB"/>
        </w:rPr>
        <w:t xml:space="preserve">). </w:t>
      </w:r>
      <w:r w:rsidR="008614FC">
        <w:rPr>
          <w:lang w:val="en-GB"/>
        </w:rPr>
        <w:t>For example, t</w:t>
      </w:r>
      <w:r w:rsidR="0018490E" w:rsidRPr="003862D0">
        <w:rPr>
          <w:lang w:val="en-GB"/>
        </w:rPr>
        <w:t>he</w:t>
      </w:r>
      <w:r w:rsidRPr="003862D0">
        <w:rPr>
          <w:lang w:val="en-GB"/>
        </w:rPr>
        <w:t xml:space="preserve"> IPCC SR1.5</w:t>
      </w:r>
      <w:r w:rsidR="00AC7F1D" w:rsidRPr="003862D0">
        <w:rPr>
          <w:lang w:val="en-GB"/>
        </w:rPr>
        <w:t xml:space="preserve"> </w:t>
      </w:r>
      <w:r w:rsidR="00AC7F1D" w:rsidRPr="003862D0">
        <w:rPr>
          <w:lang w:val="en-GB"/>
        </w:rPr>
        <w:fldChar w:fldCharType="begin" w:fldLock="1"/>
      </w:r>
      <w:r w:rsidR="00D90EAC">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00AC7F1D" w:rsidRPr="003862D0">
        <w:rPr>
          <w:lang w:val="en-GB"/>
        </w:rPr>
        <w:fldChar w:fldCharType="separate"/>
      </w:r>
      <w:r w:rsidR="00016735">
        <w:rPr>
          <w:noProof/>
          <w:lang w:val="en-GB"/>
        </w:rPr>
        <w:t>(Hoegh-Guldberg et al., 2018)</w:t>
      </w:r>
      <w:r w:rsidR="00AC7F1D" w:rsidRPr="003862D0">
        <w:rPr>
          <w:lang w:val="en-GB"/>
        </w:rPr>
        <w:fldChar w:fldCharType="end"/>
      </w:r>
      <w:r w:rsidR="00AC7F1D" w:rsidRPr="003862D0">
        <w:rPr>
          <w:lang w:val="en-GB"/>
        </w:rPr>
        <w:t xml:space="preserve"> </w:t>
      </w:r>
      <w:r w:rsidRPr="003862D0">
        <w:rPr>
          <w:lang w:val="en-GB"/>
        </w:rPr>
        <w:t>assessed the regional patterns of warming and precipitation change for G</w:t>
      </w:r>
      <w:r w:rsidR="008614FC">
        <w:rPr>
          <w:lang w:val="en-GB"/>
        </w:rPr>
        <w:t>MST</w:t>
      </w:r>
      <w:r w:rsidRPr="003862D0">
        <w:rPr>
          <w:lang w:val="en-GB"/>
        </w:rPr>
        <w:t xml:space="preserve"> </w:t>
      </w:r>
      <w:r w:rsidR="007E1F44" w:rsidRPr="003862D0">
        <w:rPr>
          <w:lang w:val="en-GB"/>
        </w:rPr>
        <w:t xml:space="preserve">increase </w:t>
      </w:r>
      <w:r w:rsidRPr="003862D0">
        <w:rPr>
          <w:lang w:val="en-GB"/>
        </w:rPr>
        <w:t xml:space="preserve">of 1.5°C and 2°C above 1850–1900 levels. Techniques used to represent the spatial variations in climate at a given </w:t>
      </w:r>
      <w:r w:rsidR="007E1F44" w:rsidRPr="003862D0">
        <w:rPr>
          <w:lang w:val="en-GB"/>
        </w:rPr>
        <w:t>GWL</w:t>
      </w:r>
      <w:r w:rsidRPr="003862D0">
        <w:rPr>
          <w:lang w:val="en-GB"/>
        </w:rPr>
        <w:t xml:space="preserve"> are referred to as </w:t>
      </w:r>
      <w:r w:rsidR="00965775">
        <w:rPr>
          <w:lang w:val="en-GB"/>
        </w:rPr>
        <w:t>pattern scaling</w:t>
      </w:r>
      <w:r w:rsidRPr="003862D0">
        <w:rPr>
          <w:lang w:val="en-GB"/>
        </w:rPr>
        <w:t>.</w:t>
      </w:r>
    </w:p>
    <w:p w14:paraId="16E9AA5A" w14:textId="77777777" w:rsidR="00191B72" w:rsidRPr="003862D0" w:rsidRDefault="00191B72" w:rsidP="00191B72">
      <w:pPr>
        <w:pStyle w:val="AR6BodyText"/>
        <w:rPr>
          <w:lang w:val="en-GB"/>
        </w:rPr>
      </w:pPr>
    </w:p>
    <w:p w14:paraId="1D38FDDD" w14:textId="07D9EC45" w:rsidR="00191B72" w:rsidRPr="003862D0" w:rsidRDefault="00191B72" w:rsidP="00191B72">
      <w:pPr>
        <w:pStyle w:val="AR6BodyText"/>
        <w:rPr>
          <w:lang w:val="en-GB"/>
        </w:rPr>
      </w:pPr>
      <w:r w:rsidRPr="003862D0">
        <w:rPr>
          <w:lang w:val="en-GB"/>
        </w:rPr>
        <w:t xml:space="preserve">In the </w:t>
      </w:r>
      <w:r w:rsidR="00BD20A7" w:rsidRPr="003862D0">
        <w:rPr>
          <w:lang w:val="en-GB"/>
        </w:rPr>
        <w:t>‘</w:t>
      </w:r>
      <w:r w:rsidRPr="003862D0">
        <w:rPr>
          <w:lang w:val="en-GB"/>
        </w:rPr>
        <w:t>traditional</w:t>
      </w:r>
      <w:r w:rsidR="00BD20A7" w:rsidRPr="003862D0">
        <w:rPr>
          <w:lang w:val="en-GB"/>
        </w:rPr>
        <w:t>’</w:t>
      </w:r>
      <w:r w:rsidRPr="003862D0">
        <w:rPr>
          <w:lang w:val="en-GB"/>
        </w:rPr>
        <w:t xml:space="preserve"> methodology as applied in </w:t>
      </w:r>
      <w:del w:id="774" w:author="Sara M Tuson" w:date="2021-07-15T19:06:00Z">
        <w:r w:rsidR="00BD20A7" w:rsidRPr="003862D0" w:rsidDel="004028C5">
          <w:rPr>
            <w:lang w:val="en-GB"/>
          </w:rPr>
          <w:delText xml:space="preserve">the </w:delText>
        </w:r>
      </w:del>
      <w:r w:rsidRPr="003862D0">
        <w:rPr>
          <w:lang w:val="en-GB"/>
        </w:rPr>
        <w:t xml:space="preserve">AR5 </w:t>
      </w:r>
      <w:r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rPr>
        <w:fldChar w:fldCharType="separate"/>
      </w:r>
      <w:r w:rsidR="00016735">
        <w:rPr>
          <w:noProof/>
          <w:lang w:val="en-GB"/>
        </w:rPr>
        <w:t>(Collins et al., 2013)</w:t>
      </w:r>
      <w:r w:rsidRPr="003862D0">
        <w:rPr>
          <w:lang w:val="en-GB"/>
        </w:rPr>
        <w:fldChar w:fldCharType="end"/>
      </w:r>
      <w:r w:rsidRPr="003862D0">
        <w:rPr>
          <w:lang w:val="en-GB"/>
        </w:rPr>
        <w:t xml:space="preserve">, patterns of climate change in space are calculated as the product of the change in GSAT at a given point in time and a spatial pattern of change that is constant over time and the scenario under consideration, and which may or may not depend on a particular climate model </w:t>
      </w:r>
      <w:r w:rsidRPr="003862D0">
        <w:rPr>
          <w:lang w:val="en-GB"/>
        </w:rPr>
        <w:fldChar w:fldCharType="begin" w:fldLock="1"/>
      </w:r>
      <w:r w:rsidR="00615634">
        <w:rPr>
          <w:lang w:val="en-GB"/>
        </w:rPr>
        <w:instrText>ADDIN CSL_CITATION { "citationItems" : [ { "id" : "ITEM-1", "itemData" : { "DOI" : "10.1023/A:1026035305597", "ISSN" : "1573-1480", "abstract" : "A fully probabilistic, or risk, assessment of future regional climate changeand its impacts involves more scenarios of radiative forcing than can besimulated by a general (GCM) or regional (RCM) circulation model. Additionalscenarios may be created by scaling a spatial response pattern from a GCM bya global warming projection from a simple climate model. I examine thistechnique, known as pattern scaling, using a particular GCM (HadCM2).Thecritical assumption is that there is a linear relationship between the scaler(annual global-mean temperature) and the response pattern. Previous studieshave found this assumption to be broadly valid for annual temperature; Iextend this conclusion to precipitation and seasonal (JJA) climate. However,slight non-linearities arise from the dependence of the climatic response onthe rate, not just the amount, of change in the scaler. These non-linearitiesintroduce some significant errors into the estimates made by pattern scaling,but nonetheless the estimates accurately represent the modelled changes. Aresponse pattern may be made more robust by lengthening the period from whichit is obtained, by anomalising it relative to the control simulation, and byusing least squares regression to obtain it. The errors arising from patternscaling may be minimised by interpolating from a stronger to a weaker forcingscenario.", "author" : [ { "dropping-particle" : "", "family" : "Mitchell", "given" : "Timothy D", "non-dropping-particle" : "", "parse-names" : false, "suffix" : "" } ], "container-title" : "Climatic Change", "id" : "ITEM-1", "issue" : "3", "issued" : { "date-parts" : [ [ "2003" ] ] }, "page" : "217-242", "title" : "Pattern Scaling: An Examination of the Accuracy of the Technique for Describing Future Climates", "translator" : [ { "dropping-particle" : "", "family" : "K3111", "given" : "", "non-dropping-particle" : "", "parse-names" : false, "suffix" : "" } ], "type" : "article-journal", "volume" : "60" }, "uris" : [ "http://www.mendeley.com/documents/?uuid=555ed2d5-8f79-41b8-a008-1f3a104d3958" ] }, { "id" : "ITEM-2", "itemData" : { "DOI" : "10.1007/s10584-013-1022-y", "ISSN" : "1573-1480", "abstract" : "Pattern scaling offers the promise of exploring spatial details of the climate system response to anthropogenic climate forcings without their full simulation by state-of-the-art Global Climate Models. The circumstances in which pattern scaling methods are capable of delivering on this promise are explored by quantifying its performance in an idealized setting. Given a large ensemble that is assumed to sample the full range of variability and provide quantitative decision-relevant information, the soundness of applying the pattern scaling methodology to generate decision relevant climate scenarios is explored. Pattern scaling is not expected to reproduce its target exactly, of course, and its generic limitations have been well documented since it was first proposed. In this work, using as a particular example the quantification of the risk of heat waves in Southern Europe, it is shown that the magnitude of the error in the pattern scaled estimates can be significant enough to disqualify the use of this approach in quantitative decision-support. This suggests that future application of pattern scaling in climate science should provide decision makers not just a restatement of the assumptions made, but also evidence that the methodology is adequate for purpose in practice for the case under consideration.", "author" : [ { "dropping-particle" : "", "family" : "Lopez", "given" : "Ana", "non-dropping-particle" : "", "parse-names" : false, "suffix" : "" }, { "dropping-particle" : "", "family" : "Suckling", "given" : "Emma B", "non-dropping-particle" : "", "parse-names" : false, "suffix" : "" }, { "dropping-particle" : "", "family" : "Smith", "given" : "Leonard A", "non-dropping-particle" : "", "parse-names" : false, "suffix" : "" } ], "container-title" : "Climatic Change", "id" : "ITEM-2", "issue" : "4", "issued" : { "date-parts" : [ [ "2014" ] ] }, "page" : "555-566", "title" : "Robustness of pattern scaled climate change scenarios for adaptation decision support", "translator" : [ { "dropping-particle" : "", "family" : "K3113", "given" : "", "non-dropping-particle" : "", "parse-names" : false, "suffix" : "" } ], "type" : "article-journal", "volume" : "122" }, "uris" : [ "http://www.mendeley.com/documents/?uuid=b7f76b69-a349-4a51-9c5a-f7ccef1dc49e" ] }, { "id" : "ITEM-3", "itemData" : { "DOI" : "10.1038/nature01092", "author" : [ { "dropping-particle" : "", "family" : "Allen", "given" : "Myles R", "non-dropping-particle" : "", "parse-names" : false, "suffix" : "" }, { "dropping-particle" : "", "family" : "Ingram", "given" : "William J", "non-dropping-particle" : "", "parse-names" : false, "suffix" : "" } ], "container-title" : "Nature", "id" : "ITEM-3",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"ITEM-4", "itemData" : { "DOI" : "10.1175/2008JCLI2135.1", "ISBN" : "0894-8755", "ISSN" : "08948755", "abstract" : "A tropospheric energy budget argument is used to analyze twentieth-century precipitation changes. It is&lt;p&gt;found that global and ocean-mean general circulation model (GCM) precipitation changes can be understood&lt;p&gt;as being due to the competing direct and surface-temperature-dependent effects of external climate&lt;p&gt;forcings. In agreement with previous work, precipitation is found to respond more strongly to anthropogenic&lt;p&gt;and volcanic sulfate aerosol and solar forcing than to greenhouse gas and black carbon aerosol forcing per&lt;p&gt;unit temperature. This is due to the significant direct effects of greenhouse gas and black carbon forcing.&lt;p&gt;Given that the relative importance of different forcings may change in the twenty-first century, the ratio of&lt;p&gt;global precipitation change to global temperature change may be quite different. Differences in GCM&lt;p&gt;twentieth- and twenty-first-century values are tractable via the energy budget framework in some, but not all,&lt;p&gt;models. Changes in land-mean precipitation, on the other hand, cannot be understood at all with the method&lt;p&gt;used here, even if land\u2013ocean heat transfer is considered. In conclusion, the tropospheric energy budget is a&lt;p&gt;useful concept for understanding the precipitation response to different forcings but it does not fully explain&lt;p&gt;precipitation changes even in the global mean.", "author" : [ { "dropping-particle" : "", "family" : "Lambert", "given" : "F. Hugo", "non-dropping-particle" : "", "parse-names" : false, "suffix" : "" }, { "dropping-particle" : "", "family" : "Allen", "given" : "Myles R.", "non-dropping-particle" : "", "parse-names" : false, "suffix" : "" } ], "container-title" : "Journal of Climate", "id" : "ITEM-4", "issue" : "3", "issued" : { "date-parts" : [ [ "2009" ] ] }, "page" : "499-517", "title" : "Are changes in global precipitation constrained by the tropospheric energy budget?", "translator" : [ { "dropping-particle" : "", "family" : "K3092", "given" : "", "non-dropping-particle" : "", "parse-names" : false, "suffix" : "" } ], "type" : "article-journal", "volume" : "22" }, "uris" : [ "http://www.mendeley.com/documents/?uuid=9618479e-0026-4c88-bc8c-0ffdcf391b2a" ] }, { "id" : "ITEM-5", "itemData" : { "DOI" : "10.1038/ngeo1799", "ISBN" : "1752-0894", "ISSN" : "17520894", "abstract" : "Predicting the response of tropical rainfall to climate change remains a challenge1. Rising concentrations of carbon dioxide are expected to affect the hydrological cycle through increases in global mean temperature and the water vapour content of the atmosphere2\u20134. However, regional precipitation changes also closely depend on the atmospheric circulation, which is expected to weaken in a warmer world4\u20136. Here, we assess the effect of a rise in atmospheric carbon dioxide concentrations on tropical circulation and precipitation by analysing results from a suite of simulations from multiple state-of-the-art climate models, and an operational numerical weather prediction model. In a scenario in which humans continue to use fossil fuels unabated, about half the tropical circulation change projected by the end of the twenty-first century, and consequently a large fraction of the regional precipitation change, is independent of global surfacewarming. Instead, these robust circulation and precipitation changes are a consequence of the weaker net radiative cooling of the atmosphere associated with higher atmospheric carbon dioxide levels, which affects the strength of atmospheric vertical motions. This implies that geo-engineering schemes aimed at reducing global warming without removing carbon dioxide from the atmosphere would fail to fully mitigate precipitation changes in the tropics. Strategies that may help constrain rainfall projections are suggested", "author" : [ { "dropping-particle" : "", "family" : "Bony", "given" : "Sandrine", "non-dropping-particle" : "", "parse-names" : false, "suffix" : "" }, { "dropping-particle" : "", "family" : "Bellon", "given" : "Gilles", "non-dropping-particle" : "", "parse-names" : false, "suffix" : "" }, { "dropping-particle" : "", "family" : "Klocke", "given" : "Daniel", "non-dropping-particle" : "", "parse-names" : false, "suffix" : "" }, { "dropping-particle" : "", "family" : "Sherwood", "given" : "Steven", "non-dropping-particle" : "", "parse-names" : false, "suffix" : "" }, { "dropping-particle" : "", "family" : "Fermepin", "given" : "Solange", "non-dropping-particle" : "", "parse-names" : false, "suffix" : "" }, { "dropping-particle" : "", "family" : "Denvil", "given" : "S\u00e9bastien", "non-dropping-particle" : "", "parse-names" : false, "suffix" : "" } ], "container-title" : "Nature Geoscience", "id" : "ITEM-5", "issue" : "6", "issued" : { "date-parts" : [ [ "2013" ] ] }, "page" : "447-451", "title" : "Robust direct effect of carbon dioxide on tropical circulation and regional precipitation", "translator" : [ { "dropping-particle" : "", "family" : "K3090", "given" : "", "non-dropping-particle" : "", "parse-names" : false, "suffix" : "" } ], "type" : "article-journal", "volume" : "6" }, "uris" : [ "http://www.mendeley.com/documents/?uuid=5466a427-79a7-42c2-acf3-b2a9d4f949a6" ] }, { "id" : "ITEM-6", "itemData" : { "DOI" : "10.1088/1748-9326/5/2/025212", "ISBN" : "1748-9326", "ISSN" : "17489326", "abstract" : "The transient response of global-mean precipitation to an increase in atmospheric carbon dioxide levels of 1% yr \u2212 1 is investigated in 13 fully coupled atmosphere\u2013ocean general circulation models (AOGCMs) and compared to a period of stabilization. During the period of stabilization, when carbon dioxide levels are held constant at twice their unperturbed level and the climate left to warm, precipitation increases at a rate of ~ 2.4% per unit of global-mean surface-air-temperature change in the AOGCMs. However, when carbon dioxide levels are increasing, precipitation increases at a smaller rate of ~ 1.5% per unit of global-mean surface-air-temperature change. This difference can be understood by decomposing the precipitation response into an increase from the response to the global surface-temperature increase (and the climate feedbacks it induces), and a fast atmospheric response to the carbon dioxide radiative forcing that acts to decrease precipitation. According to the multi-model mean, stabilizing atmospheric levels of carbon dioxide would lead to a greater rate of precipitation change per unit of global surface-temperature change.", "author" : [ { "dropping-particle" : "", "family" : "Andrews", "given" : "Timothy", "non-dropping-particle" : "", "parse-names" : false, "suffix" : "" }, { "dropping-particle" : "", "family" : "Forster", "given" : "Piers M.", "non-dropping-particle" : "", "parse-names" : false, "suffix" : "" } ], "container-title" : "Environmental Research Letters", "id" : "ITEM-6", "issue" : "2", "issued" : { "date-parts" : [ [ "2010" ] ] }, "page" : "1-6", "title" : "The transient response of global-mean precipitation to increasing carbon dioxide levels", "translator" : [ { "dropping-particle" : "", "family" : "K3096", "given" : "", "non-dropping-particle" : "", "parse-names" : false, "suffix" : "" } ], "type" : "article-journal", "volume" : "5" }, "uris" : [ "http://www.mendeley.com/documents/?uuid=b802aa62-a963-4c43-bac6-4d3705c453a4" ] } ], "mendeley" : { "formattedCitation" : "(Allen and Ingram, 2002; Mitchell, 2003; Lambert and Allen, 2009; Andrews and Forster, 2010; Bony et al., 2013; Lopez et al., 2014)", "plainTextFormattedCitation" : "(Allen and Ingram, 2002; Mitchell, 2003; Lambert and Allen, 2009; Andrews and Forster, 2010; Bony et al., 2013; Lopez et al., 2014)", "previouslyFormattedCitation" : "(Allen and Ingram, 2002; Mitchell, 2003; Lambert and Allen, 2009; Andrews and Forster, 2010; Bony et al., 2013; Lopez et al., 2014)" }, "properties" : { "noteIndex" : 0 }, "schema" : "https://github.com/citation-style-language/schema/raw/master/csl-citation.json" }</w:instrText>
      </w:r>
      <w:r w:rsidRPr="003862D0">
        <w:rPr>
          <w:lang w:val="en-GB"/>
        </w:rPr>
        <w:fldChar w:fldCharType="separate"/>
      </w:r>
      <w:r w:rsidR="00016735">
        <w:rPr>
          <w:noProof/>
          <w:lang w:val="en-GB"/>
        </w:rPr>
        <w:t>(Allen and Ingram, 2002; Mitchell, 2003; Lambert and Allen, 2009; Andrews and Forster, 2010; Bony et al., 2013; Lopez et al., 2014)</w:t>
      </w:r>
      <w:r w:rsidRPr="003862D0">
        <w:rPr>
          <w:lang w:val="en-GB"/>
        </w:rPr>
        <w:fldChar w:fldCharType="end"/>
      </w:r>
      <w:r w:rsidRPr="003862D0">
        <w:rPr>
          <w:lang w:val="en-GB"/>
        </w:rPr>
        <w:t xml:space="preserve">. </w:t>
      </w:r>
      <w:del w:id="775" w:author="Sara M Tuson" w:date="2021-07-15T20:25:00Z">
        <w:r w:rsidRPr="003862D0" w:rsidDel="00092429">
          <w:rPr>
            <w:lang w:val="en-GB"/>
          </w:rPr>
          <w:delText xml:space="preserve"> </w:delText>
        </w:r>
      </w:del>
      <w:r w:rsidRPr="003862D0">
        <w:rPr>
          <w:lang w:val="en-GB"/>
        </w:rPr>
        <w:t xml:space="preserve">This approach assumes that external forcing does not affect the internal variability of the climate system, which may be regarded a stringent assumption when taking into account decadal and multi-decadal variability </w:t>
      </w:r>
      <w:r w:rsidRPr="003862D0">
        <w:rPr>
          <w:lang w:val="en-GB"/>
        </w:rPr>
        <w:fldChar w:fldCharType="begin" w:fldLock="1"/>
      </w:r>
      <w:r w:rsidR="00615634">
        <w:rPr>
          <w:lang w:val="en-GB"/>
        </w:rPr>
        <w:instrText>ADDIN CSL_CITATION { "citationItems" : [ { "id" : "ITEM-1", "itemData" : { "DOI" : "10.1007/s10584-013-1022-y", "ISSN" : "1573-1480", "abstract" : "Pattern scaling offers the promise of exploring spatial details of the climate system response to anthropogenic climate forcings without their full simulation by state-of-the-art Global Climate Models. The circumstances in which pattern scaling methods are capable of delivering on this promise are explored by quantifying its performance in an idealized setting. Given a large ensemble that is assumed to sample the full range of variability and provide quantitative decision-relevant information, the soundness of applying the pattern scaling methodology to generate decision relevant climate scenarios is explored. Pattern scaling is not expected to reproduce its target exactly, of course, and its generic limitations have been well documented since it was first proposed. In this work, using as a particular example the quantification of the risk of heat waves in Southern Europe, it is shown that the magnitude of the error in the pattern scaled estimates can be significant enough to disqualify the use of this approach in quantitative decision-support. This suggests that future application of pattern scaling in climate science should provide decision makers not just a restatement of the assumptions made, but also evidence that the methodology is adequate for purpose in practice for the case under consideration.", "author" : [ { "dropping-particle" : "", "family" : "Lopez", "given" : "Ana", "non-dropping-particle" : "", "parse-names" : false, "suffix" : "" }, { "dropping-particle" : "", "family" : "Suckling", "given" : "Emma B", "non-dropping-particle" : "", "parse-names" : false, "suffix" : "" }, { "dropping-particle" : "", "family" : "Smith", "given" : "Leonard A", "non-dropping-particle" : "", "parse-names" : false, "suffix" : "" } ], "container-title" : "Climatic Change", "id" : "ITEM-1", "issue" : "4", "issued" : { "date-parts" : [ [ "2014" ] ] }, "page" : "555-566", "title" : "Robustness of pattern scaled climate change scenarios for adaptation decision support", "translator" : [ { "dropping-particle" : "", "family" : "K3113", "given" : "", "non-dropping-particle" : "", "parse-names" : false, "suffix" : "" } ], "type" : "article-journal", "volume" : "122" }, "uris" : [ "http://www.mendeley.com/documents/?uuid=b7f76b69-a349-4a51-9c5a-f7ccef1dc49e" ] } ], "mendeley" : { "formattedCitation" : "(Lopez et al., 2014)", "plainTextFormattedCitation" : "(Lopez et al., 2014)", "previouslyFormattedCitation" : "(Lopez et al., 2014)" }, "properties" : { "noteIndex" : 0 }, "schema" : "https://github.com/citation-style-language/schema/raw/master/csl-citation.json" }</w:instrText>
      </w:r>
      <w:r w:rsidRPr="003862D0">
        <w:rPr>
          <w:lang w:val="en-GB"/>
        </w:rPr>
        <w:fldChar w:fldCharType="separate"/>
      </w:r>
      <w:r w:rsidR="00016735">
        <w:rPr>
          <w:noProof/>
          <w:lang w:val="en-GB"/>
        </w:rPr>
        <w:t>(Lopez et al., 2014)</w:t>
      </w:r>
      <w:r w:rsidRPr="003862D0">
        <w:rPr>
          <w:lang w:val="en-GB"/>
        </w:rPr>
        <w:fldChar w:fldCharType="end"/>
      </w:r>
      <w:r w:rsidRPr="003862D0">
        <w:rPr>
          <w:lang w:val="en-GB"/>
        </w:rPr>
        <w:t xml:space="preserve"> and the potential non</w:t>
      </w:r>
      <w:ins w:id="776" w:author="Sara M Tuson" w:date="2021-07-17T08:43:00Z">
        <w:r w:rsidR="00F932C6">
          <w:rPr>
            <w:lang w:val="en-GB"/>
          </w:rPr>
          <w:t>-</w:t>
        </w:r>
      </w:ins>
      <w:r w:rsidRPr="003862D0">
        <w:rPr>
          <w:lang w:val="en-GB"/>
        </w:rPr>
        <w:t xml:space="preserve">linearity of the climate change signal. Moreover, pattern scaling is expected to have lower skill for variables with large spatial variability </w:t>
      </w:r>
      <w:r w:rsidRPr="003862D0">
        <w:rPr>
          <w:lang w:val="en-GB"/>
        </w:rPr>
        <w:fldChar w:fldCharType="begin" w:fldLock="1"/>
      </w:r>
      <w:r w:rsidR="00615634">
        <w:rPr>
          <w:lang w:val="en-GB"/>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lang w:val="en-GB"/>
        </w:rPr>
        <w:fldChar w:fldCharType="separate"/>
      </w:r>
      <w:r w:rsidR="00016735">
        <w:rPr>
          <w:noProof/>
          <w:lang w:val="en-GB"/>
        </w:rPr>
        <w:t>(Tebaldi and Arblaster, 2014)</w:t>
      </w:r>
      <w:r w:rsidRPr="003862D0">
        <w:rPr>
          <w:lang w:val="en-GB"/>
        </w:rPr>
        <w:fldChar w:fldCharType="end"/>
      </w:r>
      <w:r w:rsidRPr="003862D0">
        <w:rPr>
          <w:lang w:val="en-GB"/>
        </w:rPr>
        <w:t>. Pattern scaling also fails to capture changes in boundaries that move</w:t>
      </w:r>
      <w:del w:id="777" w:author="Sara M Tuson" w:date="2021-07-17T08:48:00Z">
        <w:r w:rsidRPr="003862D0" w:rsidDel="00F932C6">
          <w:rPr>
            <w:lang w:val="en-GB"/>
          </w:rPr>
          <w:delText>s</w:delText>
        </w:r>
      </w:del>
      <w:r w:rsidRPr="003862D0">
        <w:rPr>
          <w:lang w:val="en-GB"/>
        </w:rPr>
        <w:t xml:space="preserve"> poleward such as </w:t>
      </w:r>
      <w:r w:rsidR="008A7C64" w:rsidRPr="003862D0">
        <w:rPr>
          <w:lang w:val="en-GB"/>
        </w:rPr>
        <w:t>sea</w:t>
      </w:r>
      <w:ins w:id="778" w:author="Sara M Tuson" w:date="2021-07-17T08:51:00Z">
        <w:r w:rsidR="00F932C6">
          <w:rPr>
            <w:lang w:val="en-GB"/>
          </w:rPr>
          <w:t xml:space="preserve"> </w:t>
        </w:r>
      </w:ins>
      <w:del w:id="779" w:author="Sara M Tuson" w:date="2021-07-17T08:51:00Z">
        <w:r w:rsidR="008A7C64" w:rsidRPr="003862D0" w:rsidDel="00F932C6">
          <w:rPr>
            <w:lang w:val="en-GB"/>
          </w:rPr>
          <w:delText>-</w:delText>
        </w:r>
      </w:del>
      <w:r w:rsidR="008A7C64" w:rsidRPr="003862D0">
        <w:rPr>
          <w:lang w:val="en-GB"/>
        </w:rPr>
        <w:t>ice extent</w:t>
      </w:r>
      <w:r w:rsidRPr="003862D0">
        <w:rPr>
          <w:lang w:val="en-GB"/>
        </w:rPr>
        <w:t xml:space="preserve"> and snow cover </w:t>
      </w:r>
      <w:r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rPr>
        <w:fldChar w:fldCharType="separate"/>
      </w:r>
      <w:r w:rsidR="00016735">
        <w:rPr>
          <w:noProof/>
          <w:lang w:val="en-GB"/>
        </w:rPr>
        <w:t>(Collins et al., 2013)</w:t>
      </w:r>
      <w:r w:rsidRPr="003862D0">
        <w:rPr>
          <w:lang w:val="en-GB"/>
        </w:rPr>
        <w:fldChar w:fldCharType="end"/>
      </w:r>
      <w:r w:rsidRPr="003862D0">
        <w:rPr>
          <w:lang w:val="en-GB"/>
        </w:rPr>
        <w:t xml:space="preserve">, and temporal frequency quantities such as frost days that decrease under warming but are bounded at zero. Spatial patterns are also expected to be different between transient and equilibrium simulations because of the long adjustment </w:t>
      </w:r>
      <w:r w:rsidR="002418DC" w:rsidRPr="003862D0">
        <w:rPr>
          <w:lang w:val="en-GB"/>
        </w:rPr>
        <w:t>time</w:t>
      </w:r>
      <w:ins w:id="780" w:author="Sara M Tuson" w:date="2021-07-15T20:31:00Z">
        <w:r w:rsidR="00367335">
          <w:rPr>
            <w:lang w:val="en-GB"/>
          </w:rPr>
          <w:t xml:space="preserve"> </w:t>
        </w:r>
      </w:ins>
      <w:r w:rsidR="002418DC" w:rsidRPr="003862D0">
        <w:rPr>
          <w:lang w:val="en-GB"/>
        </w:rPr>
        <w:t>scale</w:t>
      </w:r>
      <w:r w:rsidRPr="003862D0">
        <w:rPr>
          <w:lang w:val="en-GB"/>
        </w:rPr>
        <w:t xml:space="preserve"> of the deep</w:t>
      </w:r>
      <w:ins w:id="781" w:author="Sara M Tuson" w:date="2021-07-17T08:52:00Z">
        <w:r w:rsidR="00F932C6">
          <w:rPr>
            <w:lang w:val="en-GB"/>
          </w:rPr>
          <w:t xml:space="preserve"> </w:t>
        </w:r>
      </w:ins>
      <w:del w:id="782" w:author="Sara M Tuson" w:date="2021-07-15T15:14:00Z">
        <w:r w:rsidRPr="003862D0" w:rsidDel="0084134D">
          <w:rPr>
            <w:lang w:val="en-GB"/>
          </w:rPr>
          <w:delText xml:space="preserve"> </w:delText>
        </w:r>
      </w:del>
      <w:r w:rsidRPr="003862D0">
        <w:rPr>
          <w:lang w:val="en-GB"/>
        </w:rPr>
        <w:t>ocean.</w:t>
      </w:r>
    </w:p>
    <w:p w14:paraId="2E6FBF7C" w14:textId="77777777" w:rsidR="00191B72" w:rsidRPr="003862D0" w:rsidRDefault="00191B72" w:rsidP="00191B72">
      <w:pPr>
        <w:pStyle w:val="AR6BodyText"/>
        <w:rPr>
          <w:lang w:val="en-GB"/>
        </w:rPr>
      </w:pPr>
    </w:p>
    <w:p w14:paraId="1011B45E" w14:textId="7246B8FF" w:rsidR="00191B72" w:rsidRPr="003862D0" w:rsidRDefault="0005004C" w:rsidP="00191B72">
      <w:pPr>
        <w:pStyle w:val="AR6BodyText"/>
        <w:rPr>
          <w:lang w:val="en-GB"/>
        </w:rPr>
      </w:pPr>
      <w:r w:rsidRPr="003862D0">
        <w:rPr>
          <w:lang w:val="en-GB"/>
        </w:rPr>
        <w:t xml:space="preserve">Further developments </w:t>
      </w:r>
      <w:r w:rsidR="00191B72" w:rsidRPr="003862D0">
        <w:rPr>
          <w:lang w:val="en-GB"/>
        </w:rPr>
        <w:t xml:space="preserve">of the AR5 approach have since explored the role of aerosols in modifying regional climate responses at a specific degree of global warming and also the effect of different GCMs and scenarios on the scaled spatial patterns </w:t>
      </w:r>
      <w:r w:rsidR="00191B72" w:rsidRPr="003862D0">
        <w:rPr>
          <w:lang w:val="en-GB"/>
        </w:rPr>
        <w:fldChar w:fldCharType="begin" w:fldLock="1"/>
      </w:r>
      <w:r w:rsidR="00615634">
        <w:rPr>
          <w:lang w:val="en-GB"/>
        </w:rPr>
        <w:instrText>ADDIN CSL_CITATION { "citationItems" : [ { "id" : "ITEM-1", "itemData" : { "DOI" : "10.1175/JCLI-D-11-00199.1", "ISBN" : "0894-8755\\n1520-0442", "ISSN" : "08948755", "abstract" : "AbstractA new approach to probabilistic projections of regional climate change is introduced. It builds on the already established quasi-linear relation between global-mean temperature and regional climate change found in atmosphere\u2013ocean general circulation models (AOGCMs). The new approach simultaneously 1) takes correlations between temperature- and precipitation-related uncertainty distributions into account, 2) enables the inclusion of predictors other than global-mean temperature, and 3) checks for the interscenario and interrun variability of the scaling relationships. This study tests the effectiveness of SOx and black carbon emissions and greenhouse gas forcings as additional predictors of precipitation changes. The future precipitation response is found to deviate substantially from the linear relationship with global-mean temperature change in some regions; thereby, the two main limitations of a simple linear scaling approach, namely having to rely on exogenous aerosol experiments (or ignoring ...", "author"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"container-title" : "Journal of Climate", "id" : "ITEM-1", "issue" : "9", "issued" : { "date-parts" : [ [ "2012", "5" ] ] }, "page" : "3117-3144", "title" : "A scaling approach to probabilistic assessment of regional climate change", "translator" : [ { "dropping-particle" : "", "family" : "K3105", "given" : "", "non-dropping-particle" : "", "parse-names" : false, "suffix" : "" } ], "type" : "article-journal", "volume" : "25" }, "uris" : [ "http://www.mendeley.com/documents/?uuid=3c27417a-37a4-4c89-8a77-9bdc49d9ab60" ] }, { "id" : "ITEM-2", "itemData" : { "DOI" : "10.1002/jgrd.50192", "ISSN" : "2169-897X", "abstract" : "AbstractUsing the Geophysical Fluid Dynamics Laboratory's (GFDL's) fully coupled chemistry-climate (ocean/atmosphere/land/sea ice) model (CM3) with an explicit physical representation of aerosol indirect effects (cloud-water droplet activation), we find that the dramatic emission reductions (35%?80%) in anthropogenic aerosols and their precursors projected by Representative Concentration Pathway (RCP) 4.5 result in ~1?\u00b0C of additional warming and ~0.1?mm?day?1 of additional precipitation, both globally averaged, by the end of the 21st century. The impact of these reductions in aerosol emissions on simulated global mean surface temperature and precipitation becomes apparent by mid-21st century. Furthermore, we find that the aerosol emission reductions cause precipitation to increase in East and South Asia by ~1.0?mm?day?1 through the second half of the 21st century. Both the temperature and the precipitation responses simulated by CM3 are significantly stronger than the responses previously simulated by our earlier climate model (CM2.1) that only considered direct radiative forcing by aerosols. We conclude that the indirect effects of sulfate aerosol greatly enhance the impacts of aerosols on surface temperature in CM3; both direct and indirect effects from sulfate aerosols dominate the strong precipitation response, possibly with a small contribution from carbonaceous aerosols. Just as we found with the previous GFDL model, CM3 produces surface warming patterns that are uncorrelated with the spatial distribution of 21st century changes in aerosol loading. However, the largest precipitation increases in CM3 are colocated with the region of greatest aerosol decrease, in and downwind of Asia.", "author" : [ { "dropping-particle" : "", "family" : "Levy", "given" : "Hiram", "non-dropping-particle" : "", "parse-names" : false, "suffix" : "" }, { "dropping-particle" : "", "family" : "Horowitz", "given" : "Larry W", "non-dropping-particle" : "", "parse-names" : false, "suffix" : "" }, { "dropping-particle" : "", "family" : "Schwarzkopf", "given" : "M Daniel", "non-dropping-particle" : "", "parse-names" : false, "suffix" : "" }, { "dropping-particle" : "", "family" : "Ming", "given" : "Yi", "non-dropping-particle" : "", "parse-names" : false, "suffix" : "" }, { "dropping-particle" : "", "family" : "Golaz", "given" : "Jean-Christophe", "non-dropping-particle" : "", "parse-names" : false, "suffix" : "" }, { "dropping-particle" : "", "family" : "Naik", "given" : "Vaishali", "non-dropping-particle" : "", "parse-names" : false, "suffix" : "" }, { "dropping-particle" : "", "family" : "Ramaswamy", "given" : "V", "non-dropping-particle" : "", "parse-names" : false, "suffix" : "" } ], "container-title" : "Journal of Geophysical Research: Atmospheres", "id" : "ITEM-2", "issue" : "10", "issued" : { "date-parts" : [ [ "2013", "1", "18" ] ] }, "note" : "doi: 10.1002/jgrd.50192", "page" : "4521-4532", "publisher" : "Wiley-Blackwell", "title" : "The roles of aerosol direct and indirect effects in past and future climate change", "translator" : [ { "dropping-particle" : "", "family" : "K3112", "given" : "", "non-dropping-particle" : "", "parse-names" : false, "suffix" : "" } ], "type" : "article-journal", "volume" : "118" }, "uris" : [ "http://www.mendeley.com/documents/?uuid=0db41bae-9a01-474d-bdd8-0c258e1ed616" ] } ], "mendeley" : { "formattedCitation" : "(Frieler et al., 2012; Levy et al., 2013)", "plainTextFormattedCitation" : "(Frieler et al., 2012; Levy et al., 2013)", "previouslyFormattedCitation" : "(Frieler et al., 2012; Levy et al., 2013)" }, "properties" : { "noteIndex" : 0 }, "schema" : "https://github.com/citation-style-language/schema/raw/master/csl-citation.json" }</w:instrText>
      </w:r>
      <w:r w:rsidR="00191B72" w:rsidRPr="003862D0">
        <w:rPr>
          <w:lang w:val="en-GB"/>
        </w:rPr>
        <w:fldChar w:fldCharType="separate"/>
      </w:r>
      <w:r w:rsidR="00016735">
        <w:rPr>
          <w:noProof/>
          <w:lang w:val="en-GB"/>
        </w:rPr>
        <w:t>(Frieler et al., 2012; Levy et al., 2013)</w:t>
      </w:r>
      <w:r w:rsidR="00191B72" w:rsidRPr="003862D0">
        <w:rPr>
          <w:lang w:val="en-GB"/>
        </w:rPr>
        <w:fldChar w:fldCharType="end"/>
      </w:r>
      <w:r w:rsidR="00191B72" w:rsidRPr="003862D0">
        <w:rPr>
          <w:lang w:val="en-GB"/>
        </w:rPr>
        <w:t xml:space="preserve">. Furthermore, the modified forcing-response framework </w:t>
      </w:r>
      <w:r w:rsidR="00191B72" w:rsidRPr="003862D0">
        <w:rPr>
          <w:lang w:val="en-GB"/>
        </w:rPr>
        <w:fldChar w:fldCharType="begin" w:fldLock="1"/>
      </w:r>
      <w:r w:rsidR="00615634">
        <w:rPr>
          <w:lang w:val="en-GB"/>
        </w:rPr>
        <w:instrText>ADDIN CSL_CITATION { "citationItems" : [ { "id" : "ITEM-1", "itemData" : { "DOI" : "10.1175/BAMS-D-13-00167.1", "ISSN" : "0003-0007", "abstract" : "AbstractThe traditional forcing?feedback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"ITEM-1", "issue" : "2", "issued" : { "date-parts" : [ [ "2015", "6" ] ] }, "page" : "217-228", "title" : "Adjustments in the Forcing-Feedback Framework for Understanding Climate Change", "translator" : [ { "dropping-particle" : "", "family" : "K3091", "given" : "", "non-dropping-particle" : "", "parse-names" : false, "suffix" : "" } ], "type" : "article-journal", "volume" : "96" }, "uris" : [ "http://www.mendeley.com/documents/?uuid=bb985a8d-bf2f-49d3-be32-2dd68d15ad38" ] }, { "id" : "ITEM-2", "itemData" : { "DOI" : "10.1007/s00382-012-1555-1", "ISBN" : "0930-7575", "ISSN" : "09307575", "abstract" : "Physical processes responsible for tropospheric adjustment to increasing carbon dioxide concentration are investigated using abrupt CO2 quadrupling experiments of a general circulation model (GCM) called the model for interdisciplinary research on climate version 5 with several configurations including a coupled atmosphere\u2013ocean GCM, atmospheric GCM, and aqua-planet model. A sim- ilar experiment was performed in weather forecast mode to explore timescales of the tropospheric adjustment. We found that the shortwave component of the cloud radiative effect (SWcld) reaches its equilibrium within 2 days of the abrupt CO2 increase. The change in SWcld is positive, associated with reduced clouds in the lower troposphere due to warming and drying by instantaneous radiative forcing. A reduction in surface turbulent heat fluxes and increase of the near-surface stability result in shoaling of the marine boundary layer, which shifts the cloud layer downward. These changes are common to all experiments regardless of model configuration, indicating that the cloud adjustment is primarily independent of air\u2013sea coupling and land\u2013sea thermal contrast. The role of land in cloud adjustment is further examined by a series of idealized aqua-planet experiments, with a rectangular continent of varying width. Land surface warming from quadrupled CO2 induces anomalous upward motion, which increases high cloud and associated negative SWcld over land. The geographic distribution of continents regulates the spatial pattern of the cloud adjustment. A larger continent pro- duces more negative SWcld, which partly compensates for Y. Kamae (&amp;) ? M. Watanabe Atmosphere and Ocean Research Institute, University of Tokyo, 5-1-5 Kashiwanoha, Kashiwa, Chiba 277-8568, Japan e-mail: kamae@aori.u-tokyo.ac.jp a a positive SWcld over the ocean. The land-induced nega- tive adjustment is a factor but not necessary requirement for the tropospheric adjustment", "author" : [ { "dropping-particle" : "", "family" : "Kamae", "given" : "Youichi", "non-dropping-particle" : "", "parse-names" : false, "suffix" : "" }, { "dropping-particle" : "", "family" : "Watanabe", "given" : "Masahiro", "non-dropping-particle" : "", "parse-names" : false, "suffix" : "" } ], "container-title" : "Climate Dynamics", "id" : "ITEM-2", "issue" : "11-12", "issued" : { "date-parts" : [ [ "2013" ] ] }, "page" : "3007-3024", "title" : "Tropospheric adjustment to increasing CO2: Its timescale and the role of land-sea contrast", "translator" : [ { "dropping-particle" : "", "family" : "K3095", "given" : "", "non-dropping-particle" : "", "parse-names" : false, "suffix" : "" } ], "type" : "article-journal", "volume" : "41" }, "uris" : [ "http://www.mendeley.com/documents/?uuid=3e3b65df-84fe-4f4f-a922-3d9bddc8d063", "http://www.mendeley.com/documents/?uuid=f85bce66-e1d2-443b-acbe-5424c601a350", "http://www.mendeley.com/documents/?uuid=e5247d7e-3b4f-47cd-a87b-c21a1ecf38af" ] }, { "id" : "ITEM-3", "itemData" : { "DOI" : "10.1029/2012GL054275", "ISBN" : "0094-8276", "ISSN" : "00948276", "abstract" : "Effective radiative forcing associated with the tropospheric adjustment (TA) caused by atmospheric CO2 quadrupling (4\u00d7CO2) is quantified using fixed sea surface temperature experiments in CMIP5 models. Several features of TA in the tropics, partly related to weakening of the hydrological cycle, are found robust among the models: warming and drying of the free troposphere, near-surface moistening, strengthened stability in the lower troposphere, reduction in total cloud amount and shortwave cloud radiative effect (SWcld) over oceans. A positive SWcldchange prevailing in the tropical subsidence regime gives rise to large uncertainty in total effective radiative forcing, and is regulated quantitatively by changes in relative humidity (RH) that measure cloud decrease in the lower troposphere. A robust tropospheric warming primarily explains the RH decrease in the lower troposphere, but the change in specific humidity is largely model-dependent, which contributes to the inter-model spread of TA.", "author" : [ { "dropping-particle" : "", "family" : "Kamae", "given" : "Youichi", "non-dropping-particle" : "", "parse-names" : false, "suffix" : "" }, { "dropping-particle" : "", "family" : "Watanabe", "given" : "Masahiro", "non-dropping-particle" : "", "parse-names" : false, "suffix" : "" } ], "container-title" : "Geophysical Research Letters", "id" : "ITEM-3", "issue" : "23", "issued" : { "date-parts" : [ [ "2012", "12", "16" ] ] }, "page" : "L23808", "title" : "On the robustness of tropospheric adjustment in CMIP5 models", "translator" : [ { "dropping-particle" : "", "family" : "K3093", "given" : "", "non-dropping-particle" : "", "parse-names" : false, "suffix" : "" } ], "type" : "article-journal", "volume" : "39" }, "uris" : [ "http://www.mendeley.com/documents/?uuid=abd3e323-845f-48b1-b292-38736edcd5f0", "http://www.mendeley.com/documents/?uuid=ad27a559-84ff-469c-b796-20907b03ab9a", "http://www.mendeley.com/documents/?uuid=0a0ef2c6-dda7-4028-8c0f-281caf91ace8" ] } ], "mendeley" : { "formattedCitation" : "(Kamae and Watanabe, 2012, 2013; Sherwood et al., 2015)", "plainTextFormattedCitation" : "(Kamae and Watanabe, 2012, 2013; Sherwood et al., 2015)", "previouslyFormattedCitation" : "(Kamae and Watanabe, 2012, 2013; Sherwood et al., 2015)" }, "properties" : { "noteIndex" : 0 }, "schema" : "https://github.com/citation-style-language/schema/raw/master/csl-citation.json" }</w:instrText>
      </w:r>
      <w:r w:rsidR="00191B72" w:rsidRPr="003862D0">
        <w:rPr>
          <w:lang w:val="en-GB"/>
        </w:rPr>
        <w:fldChar w:fldCharType="separate"/>
      </w:r>
      <w:r w:rsidR="00016735">
        <w:rPr>
          <w:noProof/>
          <w:lang w:val="en-GB"/>
        </w:rPr>
        <w:t>(Kamae and Watanabe, 2012, 2013; Sherwood et al., 2015)</w:t>
      </w:r>
      <w:r w:rsidR="00191B72" w:rsidRPr="003862D0">
        <w:rPr>
          <w:lang w:val="en-GB"/>
        </w:rPr>
        <w:fldChar w:fldCharType="end"/>
      </w:r>
      <w:r w:rsidR="00191B72" w:rsidRPr="003862D0">
        <w:rPr>
          <w:lang w:val="en-GB"/>
        </w:rPr>
        <w:t xml:space="preserve">, which decomposes the total climate change into fast adjustments and slow response, identifies the fast adjustment as forcing-dependent and the slow response as forcing-independent, scaling with the change in GSAT. </w:t>
      </w:r>
    </w:p>
    <w:p w14:paraId="65F9A75E" w14:textId="77777777" w:rsidR="00CF238D" w:rsidRPr="003862D0" w:rsidRDefault="00CF238D" w:rsidP="00191B72">
      <w:pPr>
        <w:pStyle w:val="AR6BodyText"/>
        <w:rPr>
          <w:lang w:val="en-GB"/>
        </w:rPr>
      </w:pPr>
    </w:p>
    <w:p w14:paraId="6AC4F62E" w14:textId="0AFAE8DF" w:rsidR="00191B72" w:rsidRPr="003862D0" w:rsidRDefault="00191B72" w:rsidP="00191B72">
      <w:pPr>
        <w:pStyle w:val="AR6BodyText"/>
        <w:rPr>
          <w:rFonts w:eastAsiaTheme="minorEastAsia"/>
          <w:color w:val="131413"/>
          <w:lang w:val="en-GB"/>
        </w:rPr>
      </w:pPr>
      <w:r w:rsidRPr="003862D0">
        <w:rPr>
          <w:lang w:val="en-GB"/>
        </w:rPr>
        <w:t xml:space="preserve">For precipitation change, there is </w:t>
      </w:r>
      <w:r w:rsidR="00CF238D" w:rsidRPr="003862D0">
        <w:rPr>
          <w:lang w:val="en-GB"/>
        </w:rPr>
        <w:t xml:space="preserve">near-zero fast adjustment for solar forcing but </w:t>
      </w:r>
      <w:r w:rsidRPr="003862D0">
        <w:rPr>
          <w:lang w:val="en-GB"/>
        </w:rPr>
        <w:t>suppression during the fast-adjustment phase for CO</w:t>
      </w:r>
      <w:r w:rsidRPr="003862D0">
        <w:rPr>
          <w:vertAlign w:val="subscript"/>
          <w:lang w:val="en-GB"/>
        </w:rPr>
        <w:t>2</w:t>
      </w:r>
      <w:r w:rsidRPr="003862D0">
        <w:rPr>
          <w:lang w:val="en-GB"/>
        </w:rPr>
        <w:t xml:space="preserve"> and black-carbon radiative forcing </w:t>
      </w:r>
      <w:r w:rsidRPr="003862D0">
        <w:rPr>
          <w:lang w:val="en-GB"/>
        </w:rPr>
        <w:fldChar w:fldCharType="begin" w:fldLock="1"/>
      </w:r>
      <w:r w:rsidR="004B7E49">
        <w:rPr>
          <w:lang w:val="en-GB"/>
        </w:rPr>
        <w:instrText>ADDIN CSL_CITATION { "citationItems" : [ { "id" : "ITEM-1", "itemData" : { "DOI" : "10.1175/2008JCLI2759.1", "ISBN" : "0894-8755", "ISSN" : "08948755", "abstract" : "A surface forcing response framework is developed that enables an understanding of time-dependent climate change from a surface energy perspective. The framework allows the separation of fast responses that are unassociated with global-mean surface air temperature change (Delta T), which is included in the forcing, and slow feedbacks that scale with Delta T. The framework is illustrated primarily using 2 x CO2 climate model experiments and is robust across the models. For CO2 increases, the positive downward radiative component of forcing is smaller at the surface than at the tropopause, and so a rapid reduction in the upward surface latent heat (LH) flux is induced to conserve the tropospheric heat budget; this reduces the precipitation rate. Analysis of the time-dependent surface energy balance over sea and land separately reveals that land areas rapidly regain energy balance, and significant land surface warming occurs before global sea temperatures respond. The 2 x CO2 results are compared to a solar increase experiment and show that some fast responses are forcing dependent. In particular, a significant forcing from the fast hydrological response found in the CO2 experiments is much smaller in the solar experiment. The different fast response explains why previous equilibrium studies found differences in the hydrological sensitivity between these two forcings. On longer time scales, as Delta T increases, the net surface longwave and LH fluxes provide positive and negative surface feedbacks, respectively, while the net surface shortwave and sensible heat fluxes change little. It is found that in contrast to their fast responses, the longer-term response of both surface energy fluxes and the global hydrological cycle are similar for the different forcing agents.", "author" : [ { "dropping-particle" : "", "family" : "Andrews", "given" : "Timothy", "non-dropping-particle" : "", "parse-names" : false, "suffix" : "" }, { "dropping-particle" : "", "family" : "Forster", "given" : "Piers M.", "non-dropping-particle" : "", "parse-names" : false, "suffix" : "" }, { "dropping-particle" : "", "family" : "Gregory", "given" : "Jonathan M.", "non-dropping-particle" : "", "parse-names" : false, "suffix" : "" } ], "container-title" : "Journal of Climate", "id" : "ITEM-1", "issue" : "10", "issued" : { "date-parts" : [ [ "2009" ] ] }, "page" : "2557-2570", "title" : "A surface energy perspective on climate change", "translator" : [ { "dropping-particle" : "", "family" : "K3026", "given" : "", "non-dropping-particle" : "", "parse-names" : false, "suffix" : "" } ], "type" : "article-journal", "volume" : "22" }, "uris" : [ "http://www.mendeley.com/documents/?uuid=ecb2f9c5-97a0-4382-bac1-67a7e4c48801" ] }, { "id" : "ITEM-2", "itemData" : { "DOI" : "10.1007/s00382-009-0583-y", "ISSN" : "09307575", "abstract" : "Recent studies have shown that changes in global mean precipitation are larger for solar forcing than for CO2 forcing of similar magnitude. In this paper, we use an atmospheric general circulation model to show that the differences originate from differing fast responses of the climate system. We estimate the adjusted radiative forcing and fast response using Hansen's \"fixed-SST forcing\" method. Total climate system response is calculated using mixed layer simulations using the same model. Our analysis shows that the fast response is almost 40% of the total response for few key variables like precipitation and evaporation. We further demonstrate that the hydrologic sensitivity, defined as the change in global mean precipitation per unit warming, is the same for the two forcings when the fast responses are excluded from the definition of hydrologic sensitivity, suggesting that the slow response (feedback) of the hydrological cycle is independent of the forcing mechanism. Based on our results, we recommend that the fast and slow response be compared separately in multi-model intercomparisons to discover and understand robust responses in hydrologic cycle. The significance of this study to geoengineering is discussed. \u00a9 2009 Springer-Verlag.", "author" : [ { "dropping-particle" : "", "family" : "Bala", "given" : "G.", "non-dropping-particle" : "", "parse-names" : false, "suffix" : "" }, { "dropping-particle" : "", "family" : "Caldeira", "given" : "K.", "non-dropping-particle" : "", "parse-names" : false, "suffix" : "" }, { "dropping-particle" : "", "family" : "Nemani", "given" : "R.", "non-dropping-particle" : "", "parse-names" : false, "suffix" : "" } ], "container-title" : "Climate Dynamics", "id" : "ITEM-2", "issue" : "2-3", "issued" : { "date-parts" : [ [ "2010" ] ] }, "page" : "423-434", "title" : "Fast versus slow response in climate change: Implications for the global hydrological cycle", "translator" : [ { "dropping-particle" : "", "family" : "K3041", "given" : "", "non-dropping-particle" : "", "parse-names" : false, "suffix" : "" } ], "type" : "article-journal", "volume" : "35" }, "uris" : [ "http://www.mendeley.com/documents/?uuid=d2fb231f-fb39-40fb-9a4e-662e7bb37458" ] }, { "id" : "ITEM-3", "itemData" : { "DOI" : "10.1002/2015JD023901", "ISSN" : "2169-897X", "abstract" : "\u00a9 2015. American Geophysical Union. All rights reserved. Climate change in response to a change in external forcing can be understood in terms of fast response to the imposed forcing and slow feedback associated with surface temperature change. Previous studies have investigated the characteristics of fast response and slow feedback for different forcing agents. Here we examine to what extent that fast response and slow feedback derived from time-mean results of climate model simulations can be used to infer total climate change. To achieve this goal, we develop a multivariate regression model of climate change, in which the change in a climate variable is represented by a linear combination of its sensitivity to CO2forcing, solar forcing, and change in global mean surface temperature. We derive the parameters of the regressionmodel using time-mean results from a set of HadCM3L climate model step-forcing simulations, and then use the regression model to emulate HadCM3L-simulated transient climate change. Our results show that the regression model emulates well HadCM3L-simulated temporal evolution and spatial distribution of climate change, including surface temperature, precipitation, runoff, soil moisture, cloudiness, and radiative fluxes under transient CO2and/or solar forcing scenarios. Our findings suggest that temporal and spatial patterns of total change for the climate variables considered here can be represented well by the sum of fast response and slow feedback. Furthermore, by using a simple 1-D heat-diffusion climate model, we show that the temporal and spatial characteristics of climate change under transient forcing scenarios can be emulated well using information from step-forcing simulations alone.", "author" : [ { "dropping-particle" : "", "family" : "Cao", "given" : "Long", "non-dropping-particle" : "", "parse-names" : false, "suffix" : "" }, { "dropping-particle" : "", "family" : "Bala", "given" : "Govindasamy", "non-dropping-particle" : "", "parse-names" : false, "suffix" : "" }, { "dropping-particle" : "", "family" : "Zheng", "given" : "Meidi", "non-dropping-particle" : "", "parse-names" : false, "suffix" : "" }, { "dropping-particle" : "", "family" : "Caldeira", "given" : "Ken", "non-dropping-particle" : "", "parse-names" : false, "suffix" : "" } ], "container-title" : "Journal of Geophysical Research: Atmospheres", "id" : "ITEM-3", "issue" : "23", "issued" : { "date-parts" : [ [ "2015", "12", "16" ] ] }, "page" : "12037-12053", "title" : "Fast and slow climate responses to CO 2 and solar forcing: A linear multivariate regression model characterizing transient climate change", "translator" : [ { "dropping-particle" : "", "family" : "K3094", "given" : "", "non-dropping-particle" : "", "parse-names" : false, "suffix" : "" } ], "type" : "article-journal", "volume" : "120" }, "uris" : [ "http://www.mendeley.com/documents/?uuid=c494d5ec-08a6-425a-a60e-ceaa5a950ee9" ] } ], "mendeley" : { "formattedCitation" : "(Andrews et al., 2009; Bala et al., 2010; Cao et al., 2015)", "plainTextFormattedCitation" : "(Andrews et al., 2009; Bala et al., 2010; Cao et al., 2015)", "previouslyFormattedCitation" : "(Andrews et al., 2009; Bala et al., 2010; Cao et al., 2015)" }, "properties" : { "noteIndex" : 0 }, "schema" : "https://github.com/citation-style-language/schema/raw/master/csl-citation.json" }</w:instrText>
      </w:r>
      <w:r w:rsidRPr="003862D0">
        <w:rPr>
          <w:lang w:val="en-GB"/>
        </w:rPr>
        <w:fldChar w:fldCharType="separate"/>
      </w:r>
      <w:r w:rsidR="00016735">
        <w:rPr>
          <w:noProof/>
          <w:lang w:val="en-GB"/>
        </w:rPr>
        <w:t>(Andrews et al., 2009; Bala et al., 2010; Cao et al., 2015)</w:t>
      </w:r>
      <w:r w:rsidRPr="003862D0">
        <w:rPr>
          <w:lang w:val="en-GB"/>
        </w:rPr>
        <w:fldChar w:fldCharType="end"/>
      </w:r>
      <w:r w:rsidRPr="003862D0">
        <w:rPr>
          <w:lang w:val="en-GB"/>
        </w:rPr>
        <w:t xml:space="preserve">. By contrast, the slow response in precipitation change is independent of the forcing. This indicates that pattern scaling is not expected to work well for climate variables that have a large fast-adjustment component. Even in such cases, pattern scaling still works for the slow response component, but a correction for the forcing-dependent fast adjustment would be necessary to apply pattern scaling to the total climate change signal. </w:t>
      </w:r>
      <w:r w:rsidRPr="003862D0">
        <w:rPr>
          <w:rFonts w:eastAsiaTheme="minorEastAsia"/>
          <w:color w:val="131413"/>
          <w:lang w:val="en-GB"/>
        </w:rPr>
        <w:t xml:space="preserve">In a multi-model setting, it has been shown that temperature change patterns conform better to pattern scaling approximation than precipitation patterns </w:t>
      </w:r>
      <w:r w:rsidRPr="003862D0">
        <w:rPr>
          <w:rFonts w:eastAsiaTheme="minorEastAsia"/>
          <w:color w:val="131413"/>
          <w:lang w:val="en-GB"/>
        </w:rPr>
        <w:fldChar w:fldCharType="begin" w:fldLock="1"/>
      </w:r>
      <w:r w:rsidR="00615634">
        <w:rPr>
          <w:rFonts w:eastAsiaTheme="minorEastAsia"/>
          <w:color w:val="131413"/>
          <w:lang w:val="en-GB"/>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rFonts w:eastAsiaTheme="minorEastAsia"/>
          <w:color w:val="131413"/>
          <w:lang w:val="en-GB"/>
        </w:rPr>
        <w:fldChar w:fldCharType="separate"/>
      </w:r>
      <w:r w:rsidR="00016735">
        <w:rPr>
          <w:rFonts w:eastAsiaTheme="minorEastAsia"/>
          <w:noProof/>
          <w:color w:val="131413"/>
          <w:lang w:val="en-GB"/>
        </w:rPr>
        <w:t>(Tebaldi and Arblaster, 2014)</w:t>
      </w:r>
      <w:r w:rsidRPr="003862D0">
        <w:rPr>
          <w:rFonts w:eastAsiaTheme="minorEastAsia"/>
          <w:color w:val="131413"/>
          <w:lang w:val="en-GB"/>
        </w:rPr>
        <w:fldChar w:fldCharType="end"/>
      </w:r>
      <w:r w:rsidRPr="003862D0">
        <w:rPr>
          <w:rFonts w:eastAsiaTheme="minorEastAsia"/>
          <w:color w:val="131413"/>
          <w:lang w:val="en-GB"/>
        </w:rPr>
        <w:t>.</w:t>
      </w:r>
    </w:p>
    <w:p w14:paraId="21253D25" w14:textId="77777777" w:rsidR="00191B72" w:rsidRPr="003862D0" w:rsidRDefault="00191B72" w:rsidP="00191B72">
      <w:pPr>
        <w:pStyle w:val="AR6BodyText"/>
        <w:rPr>
          <w:lang w:val="en-GB"/>
        </w:rPr>
      </w:pPr>
    </w:p>
    <w:p w14:paraId="2CA786CA" w14:textId="5E061F66" w:rsidR="00191B72" w:rsidRPr="00A50E05" w:rsidRDefault="00191B72">
      <w:pPr>
        <w:rPr>
          <w:color w:val="000000"/>
          <w:sz w:val="20"/>
          <w:szCs w:val="20"/>
          <w:rPrChange w:id="783" w:author="Sara M Tuson" w:date="2021-07-17T08:54:00Z">
            <w:rPr>
              <w:lang w:val="en-GB"/>
            </w:rPr>
          </w:rPrChange>
        </w:rPr>
        <w:pPrChange w:id="784" w:author="Sara M Tuson" w:date="2021-07-17T08:54:00Z">
          <w:pPr>
            <w:pStyle w:val="AR6BodyText"/>
          </w:pPr>
        </w:pPrChange>
      </w:pPr>
      <w:r w:rsidRPr="003862D0">
        <w:rPr>
          <w:lang w:val="en-GB"/>
        </w:rPr>
        <w:fldChar w:fldCharType="begin" w:fldLock="1"/>
      </w:r>
      <w:ins w:id="785" w:author="Robin Matthews" w:date="2021-06-16T18:41:00Z">
        <w:r w:rsidR="00BF4778">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ins>
      <w:del w:id="786" w:author="Robin Matthews" w:date="2021-06-16T18:41:00Z">
        <w:r w:rsidR="00615634" w:rsidDel="00BF4778">
          <w:rPr>
            <w:lang w:val="en-GB"/>
          </w:rPr>
          <w:del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delInstrText>
        </w:r>
      </w:del>
      <w:r w:rsidRPr="003862D0">
        <w:rPr>
          <w:lang w:val="en-GB"/>
        </w:rPr>
        <w:fldChar w:fldCharType="separate"/>
      </w:r>
      <w:del w:id="787" w:author="Robin Matthews" w:date="2021-06-16T18:41:00Z">
        <w:r w:rsidR="00016735" w:rsidDel="00BF4778">
          <w:rPr>
            <w:noProof/>
            <w:lang w:val="en-GB"/>
          </w:rPr>
          <w:delText>(</w:delText>
        </w:r>
      </w:del>
      <w:r w:rsidR="00016735">
        <w:rPr>
          <w:noProof/>
          <w:lang w:val="en-GB"/>
        </w:rPr>
        <w:t>Herger et al.</w:t>
      </w:r>
      <w:del w:id="788" w:author="Robin Matthews" w:date="2021-06-16T18:41:00Z">
        <w:r w:rsidR="00016735" w:rsidDel="00BF4778">
          <w:rPr>
            <w:noProof/>
            <w:lang w:val="en-GB"/>
          </w:rPr>
          <w:delText>,</w:delText>
        </w:r>
      </w:del>
      <w:r w:rsidR="00016735">
        <w:rPr>
          <w:noProof/>
          <w:lang w:val="en-GB"/>
        </w:rPr>
        <w:t xml:space="preserve"> </w:t>
      </w:r>
      <w:ins w:id="789" w:author="Robin Matthews" w:date="2021-06-16T18:41:00Z">
        <w:r w:rsidR="00BF4778">
          <w:rPr>
            <w:noProof/>
            <w:lang w:val="en-GB"/>
          </w:rPr>
          <w:t>(</w:t>
        </w:r>
      </w:ins>
      <w:r w:rsidR="00016735">
        <w:rPr>
          <w:noProof/>
          <w:lang w:val="en-GB"/>
        </w:rPr>
        <w:t>2015)</w:t>
      </w:r>
      <w:r w:rsidRPr="003862D0">
        <w:rPr>
          <w:lang w:val="en-GB"/>
        </w:rPr>
        <w:fldChar w:fldCharType="end"/>
      </w:r>
      <w:r w:rsidRPr="003862D0">
        <w:rPr>
          <w:lang w:val="en-GB"/>
        </w:rPr>
        <w:t xml:space="preserve"> have explored the use of multiple predictors for the spatial pattern of change at a given degree of global warming, following the approach of </w:t>
      </w:r>
      <w:r w:rsidRPr="003862D0">
        <w:rPr>
          <w:lang w:val="en-GB"/>
        </w:rPr>
        <w:fldChar w:fldCharType="begin" w:fldLock="1"/>
      </w:r>
      <w:r w:rsidR="00615634">
        <w:rPr>
          <w:lang w:val="en-GB"/>
        </w:rPr>
        <w:instrText>ADDIN CSL_CITATION { "citationItems" : [ { "id" : "ITEM-1",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"ITEM-1",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"mendeley" : { "formattedCitation" : "(Joshi et al., 2013)", "manualFormatting" : "Joshi et al. (2013)", "plainTextFormattedCitation" : "(Joshi et al., 2013)", "previouslyFormattedCitation" : "(Joshi et al., 2013)" }, "properties" : { "noteIndex" : 0 }, "schema" : "https://github.com/citation-style-language/schema/raw/master/csl-citation.json" }</w:instrText>
      </w:r>
      <w:r w:rsidRPr="003862D0">
        <w:rPr>
          <w:lang w:val="en-GB"/>
        </w:rPr>
        <w:fldChar w:fldCharType="separate"/>
      </w:r>
      <w:r w:rsidR="00016735">
        <w:rPr>
          <w:noProof/>
          <w:lang w:val="en-GB"/>
        </w:rPr>
        <w:t>Joshi et al. (2013)</w:t>
      </w:r>
      <w:r w:rsidRPr="003862D0">
        <w:rPr>
          <w:lang w:val="en-GB"/>
        </w:rPr>
        <w:fldChar w:fldCharType="end"/>
      </w:r>
      <w:r w:rsidRPr="003862D0">
        <w:rPr>
          <w:color w:val="FF0000"/>
          <w:lang w:val="en-GB"/>
        </w:rPr>
        <w:t xml:space="preserve"> </w:t>
      </w:r>
      <w:r w:rsidRPr="003862D0">
        <w:rPr>
          <w:lang w:val="en-GB"/>
        </w:rPr>
        <w:t>that explored the role of the land</w:t>
      </w:r>
      <w:ins w:id="790" w:author="Sara M Tuson" w:date="2021-07-17T08:54:00Z">
        <w:r w:rsidR="00A50E05">
          <w:rPr>
            <w:color w:val="000000"/>
            <w:sz w:val="20"/>
            <w:szCs w:val="20"/>
          </w:rPr>
          <w:t>–</w:t>
        </w:r>
      </w:ins>
      <w:del w:id="791" w:author="Sara M Tuson" w:date="2021-07-17T08:54:00Z">
        <w:r w:rsidRPr="003862D0" w:rsidDel="00A50E05">
          <w:rPr>
            <w:lang w:val="en-GB"/>
          </w:rPr>
          <w:delText>-</w:delText>
        </w:r>
      </w:del>
      <w:r w:rsidRPr="003862D0">
        <w:rPr>
          <w:lang w:val="en-GB"/>
        </w:rPr>
        <w:t xml:space="preserve">sea </w:t>
      </w:r>
      <w:r w:rsidRPr="003862D0">
        <w:rPr>
          <w:lang w:val="en-GB"/>
        </w:rPr>
        <w:lastRenderedPageBreak/>
        <w:t>warming ratio as a second predictor. They found that the land</w:t>
      </w:r>
      <w:ins w:id="792" w:author="Sara M Tuson" w:date="2021-07-17T08:55:00Z">
        <w:r w:rsidR="00A50E05" w:rsidRPr="00A50E05">
          <w:rPr>
            <w:lang w:val="en-GB"/>
          </w:rPr>
          <w:t>–</w:t>
        </w:r>
      </w:ins>
      <w:del w:id="793" w:author="Sara M Tuson" w:date="2021-07-17T08:55:00Z">
        <w:r w:rsidRPr="003862D0" w:rsidDel="00A50E05">
          <w:rPr>
            <w:lang w:val="en-GB"/>
          </w:rPr>
          <w:delText>-</w:delText>
        </w:r>
      </w:del>
      <w:r w:rsidRPr="003862D0">
        <w:rPr>
          <w:lang w:val="en-GB"/>
        </w:rPr>
        <w:t>sea warming contrast changes in a non-linear way with GSAT, and that it approximates the role of the rate of global warming in determining regional patterns of climate change. The inclusion of the land</w:t>
      </w:r>
      <w:ins w:id="794" w:author="Sara M Tuson" w:date="2021-07-17T08:55:00Z">
        <w:r w:rsidR="00A50E05" w:rsidRPr="00A50E05">
          <w:rPr>
            <w:lang w:val="en-GB"/>
          </w:rPr>
          <w:t>–</w:t>
        </w:r>
      </w:ins>
      <w:del w:id="795" w:author="Sara M Tuson" w:date="2021-07-17T08:55:00Z">
        <w:r w:rsidRPr="003862D0" w:rsidDel="00A50E05">
          <w:rPr>
            <w:lang w:val="en-GB"/>
          </w:rPr>
          <w:delText>-</w:delText>
        </w:r>
      </w:del>
      <w:r w:rsidRPr="003862D0">
        <w:rPr>
          <w:lang w:val="en-GB"/>
        </w:rPr>
        <w:t xml:space="preserve">sea warming contrast as the second predictor provides the largest improvement over the traditional technique. However, as pointed out by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multiple-predictor approaches still cannot detect non</w:t>
      </w:r>
      <w:ins w:id="796" w:author="Sara M Tuson" w:date="2021-07-17T08:44:00Z">
        <w:r w:rsidR="00F932C6">
          <w:rPr>
            <w:lang w:val="en-GB"/>
          </w:rPr>
          <w:t>-</w:t>
        </w:r>
      </w:ins>
      <w:r w:rsidRPr="003862D0">
        <w:rPr>
          <w:lang w:val="en-GB"/>
        </w:rPr>
        <w:t>linearities (or internal variability), such as the apparent dependence of spatial temperature variability in the mid</w:t>
      </w:r>
      <w:r w:rsidR="00DD0AA3" w:rsidRPr="003862D0">
        <w:rPr>
          <w:lang w:val="en-GB"/>
        </w:rPr>
        <w:t>-</w:t>
      </w:r>
      <w:r w:rsidRPr="003862D0">
        <w:rPr>
          <w:lang w:val="en-GB"/>
        </w:rPr>
        <w:t xml:space="preserve"> to high latitudes on GSAT (e.g.</w:t>
      </w:r>
      <w:ins w:id="797" w:author="Robin Matthews" w:date="2021-06-16T17:08:00Z">
        <w:r w:rsidR="0064602E">
          <w:rPr>
            <w:lang w:val="en-GB"/>
          </w:rPr>
          <w:t>,</w:t>
        </w:r>
      </w:ins>
      <w:del w:id="798" w:author="Robin Matthews" w:date="2021-06-16T17:09:00Z">
        <w:r w:rsidRPr="003862D0" w:rsidDel="0064602E">
          <w:rPr>
            <w:lang w:val="en-GB"/>
          </w:rPr>
          <w:delText xml:space="preserve"> </w:delText>
        </w:r>
      </w:del>
      <w:bookmarkStart w:id="799" w:name="_Hlk74755756"/>
      <w:ins w:id="800" w:author="Robin Matthews" w:date="2021-06-16T17:09:00Z">
        <w:r w:rsidR="0064602E">
          <w:rPr>
            <w:lang w:val="en-GB"/>
          </w:rPr>
          <w:t xml:space="preserve"> </w:t>
        </w:r>
        <w:r w:rsidR="0064602E">
          <w:fldChar w:fldCharType="begin" w:fldLock="1"/>
        </w:r>
      </w:ins>
      <w:r w:rsidR="00CD3B49">
        <w:rPr>
          <w:lang w:val="en-US"/>
        </w:rPr>
        <w: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"ITEM-2", "itemData" : { "DOI" : "10.1038/nclimate2286", "ISSN" : "1758-678X", "author" : [ { "dropping-particle" : "", "family" : "Fischer", "given" : "Erich M", "non-dropping-particle" : "", "parse-names" : false, "suffix" : "" }, { "dropping-particle" : "", "family" : "Knutti", "given" : "Reto", "non-dropping-particle" : "", "parse-names" : false, "suffix" : "" } ], "container-title" : "Nature Climate Change", "id" : "ITEM-2", "issue" : "7", "issued" : { "date-parts" : [ [ "2014", "7", "25" ] ] }, "page" : "537-538", "publisher" : "Nature Publishing Group, a division of Macmillan Publishers Limited. All Rights Reserved.", "title" : "Heated debate on cold weather", "translator" : [ { "dropping-particle" : "", "family" : "K3110", "given" : "", "non-dropping-particle" : "", "parse-names" : false, "suffix" : "" } ], "type" : "article-journal", "volume" : "4" }, "uris" : [ "http://www.mendeley.com/documents/?uuid=ffa44ce2-4061-4eb0-a1bf-1e8109fc61cb" ] } ], "mendeley" : { "formattedCitation" : "(Fischer and Knutti, 2014; Screen, 2014)", "manualFormatting" : "Fischer and Knutti, 2014; Screen, 2014)", "plainTextFormattedCitation" : "(Fischer and Knutti, 2014; Screen, 2014)", "previouslyFormattedCitation" : "(Fischer and Knutti, 2014; Screen, 2014)" }, "properties" : { "noteIndex" : 0 }, "schema" : "https://github.com/citation-style-language/schema/raw/master/csl-citation.json" }</w:instrText>
      </w:r>
      <w:ins w:id="801" w:author="Robin Matthews" w:date="2021-06-16T17:09:00Z">
        <w:r w:rsidR="0064602E">
          <w:fldChar w:fldCharType="separate"/>
        </w:r>
        <w:r w:rsidR="0064602E" w:rsidRPr="00C17DE2">
          <w:rPr>
            <w:noProof/>
          </w:rPr>
          <w:t>Fischer and Knutti, 2014; Screen, 2014)</w:t>
        </w:r>
        <w:r w:rsidR="0064602E">
          <w:fldChar w:fldCharType="end"/>
        </w:r>
      </w:ins>
      <w:commentRangeStart w:id="802"/>
      <w:del w:id="803" w:author="Robin Matthews" w:date="2021-06-16T17:09:00Z">
        <w:r w:rsidRPr="003862D0" w:rsidDel="0064602E">
          <w:rPr>
            <w:lang w:val="en-GB"/>
          </w:rPr>
          <w:fldChar w:fldCharType="begin" w:fldLock="1"/>
        </w:r>
        <w:r w:rsidR="00615634" w:rsidRPr="0064602E" w:rsidDel="0064602E">
          <w:rPr>
            <w:lang w:val="en-GB"/>
          </w:rPr>
          <w:del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"mendeley" : { "formattedCitation" : "(Screen, 2014)", "manualFormatting" : "Screen, 2014", "plainTextFormattedCitation" : "(Screen, 2014)", "previouslyFormattedCitation" : "(Screen, 2014)" }, "properties" : { "noteIndex" : 0 }, "schema" : "https://github.com/citation-style-language/schema/raw/master/csl-citation.json" }</w:delInstrText>
        </w:r>
        <w:r w:rsidRPr="003862D0" w:rsidDel="0064602E">
          <w:rPr>
            <w:lang w:val="en-GB"/>
          </w:rPr>
          <w:fldChar w:fldCharType="separate"/>
        </w:r>
        <w:r w:rsidR="00016735" w:rsidRPr="0064602E" w:rsidDel="0064602E">
          <w:rPr>
            <w:noProof/>
            <w:lang w:val="en-GB"/>
          </w:rPr>
          <w:delText>Screen, 2014</w:delText>
        </w:r>
        <w:r w:rsidRPr="003862D0" w:rsidDel="0064602E">
          <w:rPr>
            <w:lang w:val="en-GB"/>
          </w:rPr>
          <w:fldChar w:fldCharType="end"/>
        </w:r>
        <w:commentRangeEnd w:id="802"/>
        <w:r w:rsidR="00016735" w:rsidDel="0064602E">
          <w:rPr>
            <w:rStyle w:val="CommentReference"/>
          </w:rPr>
          <w:commentReference w:id="802"/>
        </w:r>
        <w:r w:rsidRPr="003862D0" w:rsidDel="0064602E">
          <w:rPr>
            <w:lang w:val="en-GB"/>
          </w:rPr>
          <w:delText xml:space="preserve">; </w:delText>
        </w:r>
        <w:commentRangeStart w:id="804"/>
        <w:r w:rsidRPr="003862D0" w:rsidDel="0064602E">
          <w:rPr>
            <w:lang w:val="en-GB"/>
          </w:rPr>
          <w:fldChar w:fldCharType="begin" w:fldLock="1"/>
        </w:r>
        <w:r w:rsidR="00615634" w:rsidDel="0064602E">
          <w:rPr>
            <w:lang w:val="en-GB"/>
          </w:rPr>
          <w:delInstrText>ADDIN CSL_CITATION { "citationItems" : [ { "id" : "ITEM-1", "itemData" : { "DOI" : "10.1038/nclimate2286", "ISSN" : "1758-678X", "author" : [ { "dropping-particle" : "", "family" : "Fischer", "given" : "Erich M", "non-dropping-particle" : "", "parse-names" : false, "suffix" : "" }, { "dropping-particle" : "", "family" : "Knutti", "given" : "Reto", "non-dropping-particle" : "", "parse-names" : false, "suffix" : "" } ], "container-title" : "Nature Climate Change", "id" : "ITEM-1", "issue" : "7", "issued" : { "date-parts" : [ [ "2014", "7", "25" ] ] }, "page" : "537-538", "publisher" : "Nature Publishing Group, a division of Macmillan Publishers Limited. All Rights Reserved.", "title" : "Heated debate on cold weather", "translator" : [ { "dropping-particle" : "", "family" : "K3110", "given" : "", "non-dropping-particle" : "", "parse-names" : false, "suffix" : "" } ], "type" : "article-journal", "volume" : "4" }, "uris" : [ "http://www.mendeley.com/documents/?uuid=ffa44ce2-4061-4eb0-a1bf-1e8109fc61cb" ] } ], "mendeley" : { "formattedCitation" : "(Fischer and Knutti, 2014)", "manualFormatting" : "Fischer and Knutti, 2014", "plainTextFormattedCitation" : "(Fischer and Knutti, 2014)", "previouslyFormattedCitation" : "(Fischer and Knutti, 2014)" }, "properties" : { "noteIndex" : 0 }, "schema" : "https://github.com/citation-style-language/schema/raw/master/csl-citation.json" }</w:delInstrText>
        </w:r>
        <w:r w:rsidRPr="003862D0" w:rsidDel="0064602E">
          <w:rPr>
            <w:lang w:val="en-GB"/>
          </w:rPr>
          <w:fldChar w:fldCharType="separate"/>
        </w:r>
        <w:r w:rsidR="00016735" w:rsidDel="0064602E">
          <w:rPr>
            <w:noProof/>
            <w:lang w:val="en-GB"/>
          </w:rPr>
          <w:delText>Fischer and Knutti, 2014</w:delText>
        </w:r>
        <w:r w:rsidRPr="003862D0" w:rsidDel="0064602E">
          <w:rPr>
            <w:lang w:val="en-GB"/>
          </w:rPr>
          <w:fldChar w:fldCharType="end"/>
        </w:r>
        <w:commentRangeEnd w:id="804"/>
        <w:r w:rsidR="00016735" w:rsidDel="0064602E">
          <w:rPr>
            <w:rStyle w:val="CommentReference"/>
          </w:rPr>
          <w:commentReference w:id="804"/>
        </w:r>
        <w:r w:rsidRPr="003862D0" w:rsidDel="0064602E">
          <w:rPr>
            <w:lang w:val="en-GB"/>
          </w:rPr>
          <w:delText>)</w:delText>
        </w:r>
      </w:del>
      <w:bookmarkEnd w:id="799"/>
      <w:r w:rsidRPr="003862D0">
        <w:rPr>
          <w:lang w:val="en-GB"/>
        </w:rPr>
        <w:t xml:space="preserve">. </w:t>
      </w:r>
    </w:p>
    <w:p w14:paraId="31EABEC3" w14:textId="77777777" w:rsidR="00191B72" w:rsidRPr="003862D0" w:rsidRDefault="00191B72" w:rsidP="00191B72">
      <w:pPr>
        <w:pStyle w:val="AR6BodyText"/>
        <w:rPr>
          <w:lang w:val="en-GB"/>
        </w:rPr>
      </w:pPr>
    </w:p>
    <w:p w14:paraId="15A50E57" w14:textId="3387EAA6" w:rsidR="00191B72" w:rsidRPr="003862D0" w:rsidRDefault="00191B72" w:rsidP="00191B72">
      <w:pPr>
        <w:pStyle w:val="AR6BodyText"/>
        <w:rPr>
          <w:lang w:val="en-GB"/>
        </w:rPr>
      </w:pPr>
      <w:r w:rsidRPr="003862D0">
        <w:rPr>
          <w:lang w:val="en-GB"/>
        </w:rPr>
        <w:t xml:space="preserve">An alternative to the traditional pattern scaling approach is the time-shift method described by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"manualFormatting"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which is applied in this chapter (also called the epoch approach</w:t>
      </w:r>
      <w:del w:id="805" w:author="Ian Blenkinsop" w:date="2021-07-26T17:55:00Z">
        <w:r w:rsidRPr="003862D0" w:rsidDel="00C642FB">
          <w:rPr>
            <w:lang w:val="en-GB"/>
          </w:rPr>
          <w:delText xml:space="preserve">, </w:delText>
        </w:r>
      </w:del>
      <w:ins w:id="806" w:author="Ian Blenkinsop" w:date="2021-07-26T17:55:00Z">
        <w:r w:rsidR="00C642FB">
          <w:rPr>
            <w:lang w:val="en-GB"/>
          </w:rPr>
          <w:t>;</w:t>
        </w:r>
        <w:r w:rsidR="00C642FB" w:rsidRPr="003862D0">
          <w:rPr>
            <w:lang w:val="en-GB"/>
          </w:rPr>
          <w:t xml:space="preserve"> </w:t>
        </w:r>
      </w:ins>
      <w:r w:rsidRPr="003862D0">
        <w:rPr>
          <w:lang w:val="en-GB"/>
        </w:rPr>
        <w:t xml:space="preserve">see </w:t>
      </w:r>
      <w:r w:rsidR="00B64C34" w:rsidRPr="003862D0">
        <w:rPr>
          <w:lang w:val="en-GB"/>
        </w:rPr>
        <w:t>Section 4.6.1</w:t>
      </w:r>
      <w:r w:rsidRPr="003862D0">
        <w:rPr>
          <w:lang w:val="en-GB"/>
        </w:rPr>
        <w:t xml:space="preserve">). When applied to a transient scenario such as SSP5-8.5, a future time-slab is referenced to a particular increase in the GSAT (e.g., 1.5°C or 2°C of global warming above pre-industrial levels). The spatial patterns that result represent a direct scaling of the spatial variations of climate change at the particular level of global warming. An important advantage of this approach is that it ensures physical consistency between the different variables for which changes are presented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The internal variability does not have to be scaled and is consistent with the GSAT change. </w:t>
      </w:r>
      <w:ins w:id="807" w:author="Sara M Tuson" w:date="2021-07-17T08:59:00Z">
        <w:r w:rsidR="00A50E05">
          <w:rPr>
            <w:lang w:val="en-GB"/>
          </w:rPr>
          <w:t>F</w:t>
        </w:r>
        <w:r w:rsidR="00A50E05" w:rsidRPr="003862D0">
          <w:rPr>
            <w:lang w:val="en-GB"/>
          </w:rPr>
          <w:t>urthermore</w:t>
        </w:r>
        <w:r w:rsidR="00A50E05">
          <w:rPr>
            <w:lang w:val="en-GB"/>
          </w:rPr>
          <w:t>,</w:t>
        </w:r>
        <w:r w:rsidR="00A50E05" w:rsidRPr="003862D0">
          <w:rPr>
            <w:lang w:val="en-GB"/>
          </w:rPr>
          <w:t xml:space="preserve"> </w:t>
        </w:r>
        <w:r w:rsidR="00A50E05">
          <w:rPr>
            <w:lang w:val="en-GB"/>
          </w:rPr>
          <w:t>t</w:t>
        </w:r>
      </w:ins>
      <w:del w:id="808" w:author="Sara M Tuson" w:date="2021-07-17T08:59:00Z">
        <w:r w:rsidRPr="003862D0" w:rsidDel="00A50E05">
          <w:rPr>
            <w:lang w:val="en-GB"/>
          </w:rPr>
          <w:delText>T</w:delText>
        </w:r>
      </w:del>
      <w:r w:rsidRPr="003862D0">
        <w:rPr>
          <w:lang w:val="en-GB"/>
        </w:rPr>
        <w:t xml:space="preserve">he time-shift method </w:t>
      </w:r>
      <w:del w:id="809" w:author="Sara M Tuson" w:date="2021-07-17T08:59:00Z">
        <w:r w:rsidRPr="003862D0" w:rsidDel="00A50E05">
          <w:rPr>
            <w:lang w:val="en-GB"/>
          </w:rPr>
          <w:delText xml:space="preserve">furthermore </w:delText>
        </w:r>
      </w:del>
      <w:r w:rsidRPr="003862D0">
        <w:rPr>
          <w:lang w:val="en-GB"/>
        </w:rPr>
        <w:t xml:space="preserve">allows for a partial comparison of how the rate of increase in GSAT influences the regional spatial patterns of climate change. For example, spatial patterns of change for global warming of 2°C can be compared across the SSP2-4.5 and SSP5-8.5 scenarios. Direct comparisons can also be obtained between variations in the regional impacts of climate change for the case where global warming stabilizes at, for instance, 1.5°C or 2°C of global warming, as opposed to the case where the GSAT reaches and then exceeds the 1.5°C or 2°C thresholds </w:t>
      </w:r>
      <w:r w:rsidRPr="003862D0">
        <w:rPr>
          <w:lang w:val="en-GB"/>
        </w:rPr>
        <w:fldChar w:fldCharType="begin" w:fldLock="1"/>
      </w:r>
      <w:r w:rsidR="00615634">
        <w:rPr>
          <w:lang w:val="en-GB"/>
        </w:rPr>
        <w:instrText>ADDIN CSL_CITATION { "citationItems" : [ { "id" : "ITEM-1", "itemData" : { "DOI" : "10.1088/1748-9326/aabef2", "ISSN" : "1748-9326", "abstract" : "Global climate policy is increasingly debating the value of very low warming targets, yet not many experiments conducted with global climate models in their fully coupled versions are currently available to help inform studies of the corresponding impacts. This raises the question whether a map of warming or precipitation change in a world 1.5 \u00b0C warmer than preindustrial can be emulated from existing simulations that reach higher warming targets, or whether entirely new simulations are required. Here we show that also for this type of low warming in strong mitigation scenarios, climate change signals are quite linear as a function of global temperature. Therefore, emulation techniques amounting to linear rescaling on the basis of global temperature change ratios (like simple pattern scaling) provide a viable way forward. The errors introduced are small relative to the spread in the forced response to a given scenario that we can assess from a multi-model ensemble. They are also small relative to the noise introduced into the estimates of the forced response by internal variability within a single model, which we can assess from either control simulations or initial condition ensembles. Challenges arise when scaling inadvertently reduces the inter-model spread or suppresses the internal variability, both important sources of uncertainty for impact assessment, or when the scenarios have very different characteristics in the composition of the forcings. Taking advantage of an available suite of coupled model simulations under low-warming and intermediate scenarios, we evaluate the accuracy of these emulation techniques and show that they are unlikely to represent a substantial contribution to the total uncertainty.",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"K4539", "given" : "", "non-dropping-particle" : "", "parse-names" : false, "suffix" : "" } ], "type" : "article-journal", "volume" : "13" }, "uris" : [ "http://www.mendeley.com/documents/?uuid=cc01b09d-bbc6-445c-9ffc-a40d0884a984", "http://www.mendeley.com/documents/?uuid=688d5026-13bb-430a-a7d4-449ec99597b6"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Pr="003862D0">
        <w:rPr>
          <w:lang w:val="en-GB"/>
        </w:rPr>
        <w:fldChar w:fldCharType="separate"/>
      </w:r>
      <w:r w:rsidR="00016735">
        <w:rPr>
          <w:noProof/>
          <w:lang w:val="en-GB"/>
        </w:rPr>
        <w:t>(Tebaldi and Knutti, 2018)</w:t>
      </w:r>
      <w:r w:rsidRPr="003862D0">
        <w:rPr>
          <w:lang w:val="en-GB"/>
        </w:rPr>
        <w:fldChar w:fldCharType="end"/>
      </w:r>
      <w:r w:rsidRPr="003862D0">
        <w:rPr>
          <w:lang w:val="en-GB"/>
        </w:rPr>
        <w:t xml:space="preserve">. An important potential caveat is that forcing mechanisms such as aerosol radiative forcing are represented differently in different models, even for the same SSP. This may imply different regional aerosol direct and indirect effects, implying different regional climate change patterns. Hence, it is important to consider the variations in the forcing mechanisms responsible for a specific increase in GSAT towards understanding the uncertainty range associated with the variations in regional climate change. A minor practical limitation of this approach is that stabilization scenarios at 1.5°C or 2°C of global warming, such as SSP1-2.6, do not allow for spatial patterns of change to be calculated from these scenarios at higher levels of global warming, while it is possible in scenarios such as SSP5-8.5 </w:t>
      </w:r>
      <w:r w:rsidRPr="003862D0">
        <w:rPr>
          <w:lang w:val="en-GB"/>
        </w:rPr>
        <w:fldChar w:fldCharType="begin" w:fldLock="1"/>
      </w:r>
      <w:r w:rsidR="00615634">
        <w:rP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"K4121", "given" : "", "non-dropping-particle" : "", "parse-names" : false, "suffix" : "" } ], "type" : "article-journal", "volume" : "42" }, "uris" : [ "http://www.mendeley.com/documents/?uuid=49f1c568-9b34-4844-bc2c-1cbe74898f1e" ] } ], "mendeley" : { "formattedCitation" : "(Herger et al., 2015)", "plainTextFormattedCitation" : "(Herger et al., 2015)", "previouslyFormattedCitation" : "(Herger et al., 2015)" }, "properties" : { "noteIndex" : 0 }, "schema" : "https://github.com/citation-style-language/schema/raw/master/csl-citation.json" }</w:instrText>
      </w:r>
      <w:r w:rsidRPr="003862D0">
        <w:rPr>
          <w:lang w:val="en-GB"/>
        </w:rPr>
        <w:fldChar w:fldCharType="separate"/>
      </w:r>
      <w:r w:rsidR="00016735">
        <w:rPr>
          <w:noProof/>
          <w:lang w:val="en-GB"/>
        </w:rPr>
        <w:t>(Herger et al., 2015)</w:t>
      </w:r>
      <w:r w:rsidRPr="003862D0">
        <w:rPr>
          <w:lang w:val="en-GB"/>
        </w:rPr>
        <w:fldChar w:fldCharType="end"/>
      </w:r>
      <w:r w:rsidRPr="003862D0">
        <w:rPr>
          <w:lang w:val="en-GB"/>
        </w:rPr>
        <w:t xml:space="preserve">. </w:t>
      </w:r>
    </w:p>
    <w:p w14:paraId="7823EEBA" w14:textId="77777777" w:rsidR="00191B72" w:rsidRPr="003862D0" w:rsidRDefault="00191B72" w:rsidP="00191B72">
      <w:pPr>
        <w:pStyle w:val="AR6BodyText"/>
        <w:rPr>
          <w:lang w:val="en-GB"/>
        </w:rPr>
      </w:pPr>
    </w:p>
    <w:p w14:paraId="158A4E95" w14:textId="13F6D6FD" w:rsidR="00191B72" w:rsidRPr="003862D0" w:rsidRDefault="00191B72" w:rsidP="00191B72">
      <w:pPr>
        <w:pStyle w:val="AR6BodyText"/>
        <w:rPr>
          <w:lang w:val="en-GB"/>
        </w:rPr>
      </w:pPr>
      <w:r w:rsidRPr="003862D0">
        <w:rPr>
          <w:lang w:val="en-GB"/>
        </w:rPr>
        <w:t xml:space="preserve">In this chapter, the spatial patterns of change as a function of </w:t>
      </w:r>
      <w:r w:rsidR="008614FC">
        <w:rPr>
          <w:lang w:val="en-GB"/>
        </w:rPr>
        <w:t>GWLs (defined in terms of the increase in the</w:t>
      </w:r>
      <w:r w:rsidRPr="003862D0">
        <w:rPr>
          <w:lang w:val="en-GB"/>
        </w:rPr>
        <w:t xml:space="preserve"> GSAT </w:t>
      </w:r>
      <w:r w:rsidR="008614FC">
        <w:rPr>
          <w:lang w:val="en-GB"/>
        </w:rPr>
        <w:t>relative to 1850</w:t>
      </w:r>
      <w:r w:rsidR="008614FC">
        <w:rPr>
          <w:rFonts w:cs="Times New Roman"/>
          <w:lang w:val="en-GB"/>
        </w:rPr>
        <w:t>–</w:t>
      </w:r>
      <w:r w:rsidR="008614FC">
        <w:rPr>
          <w:lang w:val="en-GB"/>
        </w:rPr>
        <w:t xml:space="preserve">1900) </w:t>
      </w:r>
      <w:r w:rsidRPr="003862D0">
        <w:rPr>
          <w:lang w:val="en-GB"/>
        </w:rPr>
        <w:t>are thus constructed using the time-shift approach</w:t>
      </w:r>
      <w:r w:rsidR="008614FC">
        <w:rPr>
          <w:lang w:val="en-GB"/>
        </w:rPr>
        <w:t>, thereby accounting for</w:t>
      </w:r>
      <w:r w:rsidRPr="003862D0">
        <w:rPr>
          <w:lang w:val="en-GB"/>
        </w:rPr>
        <w:t xml:space="preserve"> various non</w:t>
      </w:r>
      <w:ins w:id="810" w:author="Sara M Tuson" w:date="2021-07-17T08:44:00Z">
        <w:r w:rsidR="00F932C6">
          <w:rPr>
            <w:lang w:val="en-GB"/>
          </w:rPr>
          <w:t>-</w:t>
        </w:r>
      </w:ins>
      <w:r w:rsidRPr="003862D0">
        <w:rPr>
          <w:lang w:val="en-GB"/>
        </w:rPr>
        <w:t xml:space="preserve">linearities and internal variability that influence the projected climate change signal. This implies a reliance on large ensemble sizes to quantify the role of uncertainties in regional responses to different degrees of global warming. The assessment in Section </w:t>
      </w:r>
      <w:r w:rsidR="00FA6D4F" w:rsidRPr="003862D0">
        <w:rPr>
          <w:lang w:val="en-GB"/>
        </w:rPr>
        <w:t>4.6.1</w:t>
      </w:r>
      <w:r w:rsidRPr="003862D0">
        <w:rPr>
          <w:lang w:val="en-GB"/>
        </w:rPr>
        <w:t xml:space="preserve"> also explores how the rate of global warming (as represented by different SSPs), aerosol effects, and transient as opposed to stabilization scenarios influence the spatial variations in climate change at specific levels of global warming.</w:t>
      </w:r>
    </w:p>
    <w:p w14:paraId="75F56B17" w14:textId="77777777" w:rsidR="00191B72" w:rsidRPr="003862D0" w:rsidRDefault="00191B72" w:rsidP="00191B72">
      <w:pPr>
        <w:pStyle w:val="AR6BodyText"/>
        <w:rPr>
          <w:lang w:val="en-GB"/>
        </w:rPr>
      </w:pPr>
    </w:p>
    <w:p w14:paraId="00F830FE" w14:textId="77777777" w:rsidR="00191B72" w:rsidRPr="003862D0" w:rsidRDefault="00191B72" w:rsidP="00191B72">
      <w:pPr>
        <w:pStyle w:val="AR6BodyText"/>
        <w:rPr>
          <w:lang w:val="en-GB"/>
        </w:rPr>
      </w:pPr>
    </w:p>
    <w:p w14:paraId="4C7C35D9" w14:textId="29CB48AB" w:rsidR="00191B72" w:rsidRPr="003862D0" w:rsidRDefault="00191B72" w:rsidP="00191B72">
      <w:pPr>
        <w:pStyle w:val="AR6Chap4Level2411"/>
        <w:rPr>
          <w:lang w:val="en-GB"/>
        </w:rPr>
      </w:pPr>
      <w:bookmarkStart w:id="811" w:name="_Ref5106550"/>
      <w:bookmarkStart w:id="812" w:name="_Toc5498083"/>
      <w:bookmarkStart w:id="813" w:name="_Toc5498117"/>
      <w:bookmarkStart w:id="814" w:name="_Toc5498406"/>
      <w:bookmarkStart w:id="815" w:name="_Toc5498889"/>
      <w:bookmarkStart w:id="816" w:name="_Toc5500941"/>
      <w:bookmarkStart w:id="817" w:name="_Toc5778459"/>
      <w:bookmarkStart w:id="818" w:name="_Toc29748258"/>
      <w:bookmarkStart w:id="819" w:name="_Toc29748444"/>
      <w:bookmarkStart w:id="820" w:name="_Toc29749197"/>
      <w:bookmarkStart w:id="821" w:name="_Toc29751005"/>
      <w:bookmarkStart w:id="822" w:name="_Toc33523262"/>
      <w:bookmarkStart w:id="823" w:name="_Toc56878734"/>
      <w:bookmarkStart w:id="824" w:name="_Toc56879155"/>
      <w:bookmarkStart w:id="825" w:name="_Toc56879697"/>
      <w:bookmarkStart w:id="826" w:name="_Toc56880363"/>
      <w:bookmarkStart w:id="827" w:name="_Toc56880459"/>
      <w:bookmarkStart w:id="828" w:name="_Toc56880529"/>
      <w:bookmarkStart w:id="829" w:name="_Toc56880653"/>
      <w:bookmarkStart w:id="830" w:name="_Toc56881927"/>
      <w:bookmarkStart w:id="831" w:name="_Toc57156837"/>
      <w:bookmarkStart w:id="832" w:name="_Toc65519584"/>
      <w:bookmarkStart w:id="833" w:name="_Toc66099768"/>
      <w:bookmarkStart w:id="834" w:name="_Toc66646013"/>
      <w:bookmarkStart w:id="835" w:name="_Toc69752483"/>
      <w:bookmarkStart w:id="836" w:name="_Toc66379298"/>
      <w:bookmarkStart w:id="837" w:name="_Toc66466956"/>
      <w:bookmarkStart w:id="838" w:name="_Toc66467240"/>
      <w:bookmarkStart w:id="839" w:name="_Toc66574495"/>
      <w:bookmarkStart w:id="840" w:name="_Toc66574666"/>
      <w:r w:rsidRPr="003862D0">
        <w:rPr>
          <w:lang w:val="en-GB"/>
        </w:rPr>
        <w:t>Quantifying Various Sources of Uncertainty</w:t>
      </w:r>
      <w:bookmarkStart w:id="841" w:name="_Ref5024729"/>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r w:rsidRPr="003862D0">
        <w:rPr>
          <w:lang w:val="en-GB"/>
        </w:rPr>
        <w:t xml:space="preserve"> </w:t>
      </w:r>
      <w:bookmarkEnd w:id="836"/>
      <w:bookmarkEnd w:id="837"/>
      <w:bookmarkEnd w:id="838"/>
      <w:bookmarkEnd w:id="839"/>
      <w:bookmarkEnd w:id="840"/>
      <w:bookmarkEnd w:id="841"/>
    </w:p>
    <w:p w14:paraId="02ADCB51" w14:textId="77777777" w:rsidR="00637A82" w:rsidRPr="003862D0" w:rsidRDefault="00637A82" w:rsidP="008322A4">
      <w:pPr>
        <w:pStyle w:val="AR6BodyText"/>
        <w:rPr>
          <w:lang w:val="en-GB"/>
        </w:rPr>
      </w:pPr>
    </w:p>
    <w:p w14:paraId="104C53DB" w14:textId="67960B3B" w:rsidR="00EE19D3" w:rsidRPr="003862D0" w:rsidRDefault="00EE19D3" w:rsidP="00EE19D3">
      <w:pPr>
        <w:pStyle w:val="AR6BodyText"/>
        <w:rPr>
          <w:lang w:val="en-GB"/>
        </w:rPr>
      </w:pPr>
      <w:r w:rsidRPr="003862D0">
        <w:rPr>
          <w:lang w:val="en-GB"/>
        </w:rPr>
        <w:t xml:space="preserve">The AR5 assessed with </w:t>
      </w:r>
      <w:r w:rsidRPr="003862D0">
        <w:rPr>
          <w:i/>
          <w:lang w:val="en-GB"/>
        </w:rPr>
        <w:t>very high confidence</w:t>
      </w:r>
      <w:r w:rsidRPr="003862D0">
        <w:rPr>
          <w:lang w:val="en-GB"/>
        </w:rPr>
        <w:t xml:space="preserve"> that climate models reproduce the general</w:t>
      </w:r>
      <w:r w:rsidR="00E976B6" w:rsidRPr="003862D0">
        <w:rPr>
          <w:lang w:val="en-GB"/>
        </w:rPr>
        <w:t xml:space="preserve"> </w:t>
      </w:r>
      <w:r w:rsidRPr="003862D0">
        <w:rPr>
          <w:lang w:val="en-GB"/>
        </w:rPr>
        <w:t xml:space="preserve">features of the global-scale annual mean surface temperature increase over the historical period, including the more rapid warming in the second half of the 20th century, and the cooling immediately following large volcanic eruptions. </w:t>
      </w:r>
      <w:r w:rsidR="00E976B6" w:rsidRPr="003862D0">
        <w:rPr>
          <w:lang w:val="en-GB"/>
        </w:rPr>
        <w:t xml:space="preserve">Furthermore, because climate and </w:t>
      </w:r>
      <w:r w:rsidR="009122A5" w:rsidRPr="003862D0">
        <w:rPr>
          <w:lang w:val="en-GB"/>
        </w:rPr>
        <w:t>Earth system model</w:t>
      </w:r>
      <w:r w:rsidRPr="003862D0">
        <w:rPr>
          <w:lang w:val="en-GB"/>
        </w:rPr>
        <w:t>s are based on physical principles,</w:t>
      </w:r>
    </w:p>
    <w:p w14:paraId="276ABB01" w14:textId="05EF5230" w:rsidR="008322A4" w:rsidRPr="003862D0" w:rsidRDefault="00EE19D3" w:rsidP="00637A82">
      <w:pPr>
        <w:pStyle w:val="AR6BodyText"/>
        <w:rPr>
          <w:lang w:val="en-GB"/>
        </w:rPr>
      </w:pPr>
      <w:r w:rsidRPr="003862D0">
        <w:rPr>
          <w:lang w:val="en-GB"/>
        </w:rPr>
        <w:t xml:space="preserve">they </w:t>
      </w:r>
      <w:r w:rsidR="00E976B6" w:rsidRPr="003862D0">
        <w:rPr>
          <w:lang w:val="en-GB"/>
        </w:rPr>
        <w:t xml:space="preserve">were assessed </w:t>
      </w:r>
      <w:r w:rsidR="00883E5A" w:rsidRPr="003862D0">
        <w:rPr>
          <w:lang w:val="en-GB"/>
        </w:rPr>
        <w:t xml:space="preserve">in </w:t>
      </w:r>
      <w:del w:id="842" w:author="Sara M Tuson" w:date="2021-07-15T19:06:00Z">
        <w:r w:rsidR="00883E5A" w:rsidRPr="003862D0" w:rsidDel="004028C5">
          <w:rPr>
            <w:lang w:val="en-GB"/>
          </w:rPr>
          <w:delText xml:space="preserve">the </w:delText>
        </w:r>
      </w:del>
      <w:r w:rsidR="00883E5A" w:rsidRPr="003862D0">
        <w:rPr>
          <w:lang w:val="en-GB"/>
        </w:rPr>
        <w:t xml:space="preserve">AR5 </w:t>
      </w:r>
      <w:r w:rsidR="00E976B6" w:rsidRPr="003862D0">
        <w:rPr>
          <w:lang w:val="en-GB"/>
        </w:rPr>
        <w:t xml:space="preserve">to </w:t>
      </w:r>
      <w:r w:rsidRPr="003862D0">
        <w:rPr>
          <w:lang w:val="en-GB"/>
        </w:rPr>
        <w:t>reproduce many important aspects of observed</w:t>
      </w:r>
      <w:r w:rsidR="00E976B6" w:rsidRPr="003862D0">
        <w:rPr>
          <w:lang w:val="en-GB"/>
        </w:rPr>
        <w:t xml:space="preserve"> </w:t>
      </w:r>
      <w:r w:rsidRPr="003862D0">
        <w:rPr>
          <w:lang w:val="en-GB"/>
        </w:rPr>
        <w:t xml:space="preserve">climate. Both aspects </w:t>
      </w:r>
      <w:r w:rsidR="00883E5A" w:rsidRPr="003862D0">
        <w:rPr>
          <w:lang w:val="en-GB"/>
        </w:rPr>
        <w:t xml:space="preserve">were argued to </w:t>
      </w:r>
      <w:r w:rsidRPr="003862D0">
        <w:rPr>
          <w:lang w:val="en-GB"/>
        </w:rPr>
        <w:t>contribute to our confidence in the</w:t>
      </w:r>
      <w:r w:rsidR="00E976B6" w:rsidRPr="003862D0">
        <w:rPr>
          <w:lang w:val="en-GB"/>
        </w:rPr>
        <w:t xml:space="preserve"> </w:t>
      </w:r>
      <w:r w:rsidRPr="003862D0">
        <w:rPr>
          <w:lang w:val="en-GB"/>
        </w:rPr>
        <w:t>models’ suitability for their application in quantitative future predictions</w:t>
      </w:r>
      <w:r w:rsidR="00E976B6" w:rsidRPr="003862D0">
        <w:rPr>
          <w:lang w:val="en-GB"/>
        </w:rPr>
        <w:t xml:space="preserve"> </w:t>
      </w:r>
      <w:r w:rsidRPr="003862D0">
        <w:rPr>
          <w:lang w:val="en-GB"/>
        </w:rPr>
        <w:t>and projections</w:t>
      </w:r>
      <w:r w:rsidR="00883E5A" w:rsidRPr="003862D0">
        <w:rPr>
          <w:lang w:val="en-GB"/>
        </w:rPr>
        <w:t xml:space="preserve"> </w:t>
      </w:r>
      <w:r w:rsidR="00767D6F" w:rsidRPr="003862D0">
        <w:rPr>
          <w:lang w:val="en-GB"/>
        </w:rPr>
        <w:fldChar w:fldCharType="begin" w:fldLock="1"/>
      </w:r>
      <w:r w:rsidR="00615634">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"K2833", "given" : "Rt13", "non-dropping-particle" : "", "parse-names" : false, "suffix" : "" } ], "type" : "chapter" }, "uris" : [ "http://www.mendeley.com/documents/?uuid=8836a4b4-93a1-48a9-b64d-fa1f681a5bc5" ] } ], "mendeley" : { "formattedCitation" : "(Flato et al., 2013)", "plainTextFormattedCitation" : "(Flato et al., 2013)", "previouslyFormattedCitation" : "(Flato et al., 2013)" }, "properties" : { "noteIndex" : 0 }, "schema" : "https://github.com/citation-style-language/schema/raw/master/csl-citation.json" }</w:instrText>
      </w:r>
      <w:r w:rsidR="00767D6F" w:rsidRPr="003862D0">
        <w:rPr>
          <w:lang w:val="en-GB"/>
        </w:rPr>
        <w:fldChar w:fldCharType="separate"/>
      </w:r>
      <w:r w:rsidR="00016735">
        <w:rPr>
          <w:noProof/>
          <w:lang w:val="en-GB"/>
        </w:rPr>
        <w:t>(Flato et al., 2013)</w:t>
      </w:r>
      <w:r w:rsidR="00767D6F" w:rsidRPr="003862D0">
        <w:rPr>
          <w:lang w:val="en-GB"/>
        </w:rPr>
        <w:fldChar w:fldCharType="end"/>
      </w:r>
      <w:r w:rsidR="00E976B6" w:rsidRPr="003862D0">
        <w:rPr>
          <w:lang w:val="en-GB"/>
        </w:rPr>
        <w:t xml:space="preserve">. </w:t>
      </w:r>
      <w:commentRangeStart w:id="843"/>
      <w:commentRangeStart w:id="844"/>
      <w:r w:rsidR="00E976B6" w:rsidRPr="003862D0">
        <w:rPr>
          <w:lang w:val="en-GB"/>
        </w:rPr>
        <w:t>Th</w:t>
      </w:r>
      <w:ins w:id="845" w:author="Tom Maycock" w:date="2021-09-06T16:54:00Z">
        <w:r w:rsidR="008810CB">
          <w:rPr>
            <w:lang w:val="en-GB"/>
          </w:rPr>
          <w:t xml:space="preserve">is Report </w:t>
        </w:r>
      </w:ins>
      <w:del w:id="846" w:author="Tom Maycock" w:date="2021-09-06T16:54:00Z">
        <w:r w:rsidR="00E976B6" w:rsidRPr="003862D0" w:rsidDel="008810CB">
          <w:rPr>
            <w:lang w:val="en-GB"/>
          </w:rPr>
          <w:delText xml:space="preserve">e AR6 </w:delText>
        </w:r>
      </w:del>
      <w:r w:rsidR="00E976B6" w:rsidRPr="003862D0">
        <w:rPr>
          <w:lang w:val="en-GB"/>
        </w:rPr>
        <w:t xml:space="preserve">assesses </w:t>
      </w:r>
      <w:ins w:id="847" w:author="Tom Maycock" w:date="2021-09-06T16:54:00Z">
        <w:r w:rsidR="008810CB">
          <w:rPr>
            <w:lang w:val="en-GB"/>
          </w:rPr>
          <w:t>(</w:t>
        </w:r>
      </w:ins>
      <w:r w:rsidR="00E976B6" w:rsidRPr="003862D0">
        <w:rPr>
          <w:lang w:val="en-GB"/>
        </w:rPr>
        <w:t xml:space="preserve">in </w:t>
      </w:r>
      <w:del w:id="848" w:author="Tom Maycock" w:date="2021-09-06T16:54:00Z">
        <w:r w:rsidR="00E976B6" w:rsidRPr="003862D0" w:rsidDel="008810CB">
          <w:rPr>
            <w:lang w:val="en-GB"/>
          </w:rPr>
          <w:delText xml:space="preserve">Chapter 3, </w:delText>
        </w:r>
      </w:del>
      <w:r w:rsidR="00E976B6" w:rsidRPr="003862D0">
        <w:rPr>
          <w:lang w:val="en-GB"/>
        </w:rPr>
        <w:t>Section 3.8.2</w:t>
      </w:r>
      <w:commentRangeEnd w:id="843"/>
      <w:r w:rsidR="00C642FB">
        <w:rPr>
          <w:rStyle w:val="CommentReference"/>
        </w:rPr>
        <w:commentReference w:id="843"/>
      </w:r>
      <w:commentRangeEnd w:id="844"/>
      <w:r w:rsidR="008810CB">
        <w:rPr>
          <w:rStyle w:val="CommentReference"/>
        </w:rPr>
        <w:commentReference w:id="844"/>
      </w:r>
      <w:del w:id="849" w:author="Tom Maycock" w:date="2021-09-06T16:54:00Z">
        <w:r w:rsidR="007666B1" w:rsidRPr="003862D0" w:rsidDel="008810CB">
          <w:rPr>
            <w:lang w:val="en-GB"/>
          </w:rPr>
          <w:delText xml:space="preserve">, </w:delText>
        </w:r>
      </w:del>
      <w:ins w:id="850" w:author="Tom Maycock" w:date="2021-09-06T16:54:00Z">
        <w:r w:rsidR="008810CB">
          <w:rPr>
            <w:lang w:val="en-GB"/>
          </w:rPr>
          <w:t>)</w:t>
        </w:r>
        <w:r w:rsidR="008810CB" w:rsidRPr="003862D0">
          <w:rPr>
            <w:lang w:val="en-GB"/>
          </w:rPr>
          <w:t xml:space="preserve"> </w:t>
        </w:r>
      </w:ins>
      <w:r w:rsidR="007666B1" w:rsidRPr="003862D0">
        <w:rPr>
          <w:lang w:val="en-GB"/>
        </w:rPr>
        <w:t>with</w:t>
      </w:r>
      <w:r w:rsidR="00E976B6" w:rsidRPr="003862D0">
        <w:rPr>
          <w:lang w:val="en-GB"/>
        </w:rPr>
        <w:t xml:space="preserve"> </w:t>
      </w:r>
      <w:r w:rsidR="007666B1" w:rsidRPr="003862D0">
        <w:rPr>
          <w:i/>
          <w:lang w:val="en-GB"/>
        </w:rPr>
        <w:t>high confidence</w:t>
      </w:r>
      <w:r w:rsidR="007666B1" w:rsidRPr="003862D0">
        <w:rPr>
          <w:lang w:val="en-GB"/>
        </w:rPr>
        <w:t xml:space="preserve"> </w:t>
      </w:r>
      <w:r w:rsidR="00E976B6" w:rsidRPr="003862D0">
        <w:rPr>
          <w:lang w:val="en-GB"/>
        </w:rPr>
        <w:t>that f</w:t>
      </w:r>
      <w:r w:rsidR="008322A4" w:rsidRPr="003862D0">
        <w:rPr>
          <w:lang w:val="en-GB"/>
        </w:rPr>
        <w:t xml:space="preserve">or most large-scale indicators of climate change, the recent mean climate simulated by the latest generation climate models underpinning this assessment has improved compared to the models assessed in </w:t>
      </w:r>
      <w:del w:id="851" w:author="Sara M Tuson" w:date="2021-07-15T19:06:00Z">
        <w:r w:rsidR="008322A4" w:rsidRPr="003862D0" w:rsidDel="004028C5">
          <w:rPr>
            <w:lang w:val="en-GB"/>
          </w:rPr>
          <w:delText xml:space="preserve">the </w:delText>
        </w:r>
      </w:del>
      <w:r w:rsidR="008322A4" w:rsidRPr="003862D0">
        <w:rPr>
          <w:lang w:val="en-GB"/>
        </w:rPr>
        <w:t>AR5</w:t>
      </w:r>
      <w:r w:rsidR="007666B1" w:rsidRPr="003862D0">
        <w:rPr>
          <w:lang w:val="en-GB"/>
        </w:rPr>
        <w:t xml:space="preserve">, and with </w:t>
      </w:r>
      <w:r w:rsidR="007666B1" w:rsidRPr="003862D0">
        <w:rPr>
          <w:i/>
          <w:lang w:val="en-GB"/>
        </w:rPr>
        <w:t>high confidence</w:t>
      </w:r>
      <w:r w:rsidR="007666B1" w:rsidRPr="003862D0">
        <w:rPr>
          <w:lang w:val="en-GB"/>
        </w:rPr>
        <w:t xml:space="preserve"> that t</w:t>
      </w:r>
      <w:r w:rsidR="008322A4" w:rsidRPr="003862D0">
        <w:rPr>
          <w:lang w:val="en-GB"/>
        </w:rPr>
        <w:t>he multi-model mean captures most aspects o</w:t>
      </w:r>
      <w:r w:rsidR="007666B1" w:rsidRPr="003862D0">
        <w:rPr>
          <w:lang w:val="en-GB"/>
        </w:rPr>
        <w:t xml:space="preserve">f observed climate change well. </w:t>
      </w:r>
      <w:r w:rsidR="00A60633" w:rsidRPr="003862D0">
        <w:rPr>
          <w:lang w:val="en-GB"/>
        </w:rPr>
        <w:t>These assessments</w:t>
      </w:r>
      <w:r w:rsidR="00767D6F" w:rsidRPr="003862D0">
        <w:rPr>
          <w:lang w:val="en-GB"/>
        </w:rPr>
        <w:t xml:space="preserve"> form the foundation of </w:t>
      </w:r>
      <w:r w:rsidR="004C37BF" w:rsidRPr="003862D0">
        <w:rPr>
          <w:lang w:val="en-GB"/>
        </w:rPr>
        <w:t xml:space="preserve">applying climate and </w:t>
      </w:r>
      <w:r w:rsidR="009122A5" w:rsidRPr="003862D0">
        <w:rPr>
          <w:lang w:val="en-GB"/>
        </w:rPr>
        <w:t>Earth system model</w:t>
      </w:r>
      <w:r w:rsidR="004C37BF" w:rsidRPr="003862D0">
        <w:rPr>
          <w:lang w:val="en-GB"/>
        </w:rPr>
        <w:t xml:space="preserve">s to the projections assessed in this chapter. </w:t>
      </w:r>
      <w:r w:rsidR="00EC5B8C" w:rsidRPr="003862D0">
        <w:rPr>
          <w:lang w:val="en-GB"/>
        </w:rPr>
        <w:t>Where appropriate,</w:t>
      </w:r>
      <w:r w:rsidR="00697F94" w:rsidRPr="003862D0">
        <w:rPr>
          <w:lang w:val="en-GB"/>
        </w:rPr>
        <w:t xml:space="preserve"> the assessment of projected changes is accompanied by </w:t>
      </w:r>
      <w:r w:rsidR="00EC5B8C" w:rsidRPr="003862D0">
        <w:rPr>
          <w:lang w:val="en-GB"/>
        </w:rPr>
        <w:t>an assessment of process understanding and m</w:t>
      </w:r>
      <w:r w:rsidR="00DD7057" w:rsidRPr="003862D0">
        <w:rPr>
          <w:lang w:val="en-GB"/>
        </w:rPr>
        <w:t xml:space="preserve">odel evaluation. </w:t>
      </w:r>
    </w:p>
    <w:p w14:paraId="5D9F72F0" w14:textId="77777777" w:rsidR="008322A4" w:rsidRPr="003862D0" w:rsidRDefault="008322A4" w:rsidP="008322A4">
      <w:pPr>
        <w:pStyle w:val="AR6BodyText"/>
        <w:rPr>
          <w:lang w:val="en-GB"/>
        </w:rPr>
      </w:pPr>
    </w:p>
    <w:p w14:paraId="0EED9053" w14:textId="01326AB2" w:rsidR="002E462B" w:rsidRPr="003862D0" w:rsidRDefault="004C37BF" w:rsidP="002E462B">
      <w:pPr>
        <w:pStyle w:val="AR6BodyText"/>
        <w:rPr>
          <w:lang w:val="en-GB"/>
        </w:rPr>
      </w:pPr>
      <w:r w:rsidRPr="003862D0">
        <w:rPr>
          <w:lang w:val="en-GB"/>
        </w:rPr>
        <w:lastRenderedPageBreak/>
        <w:t>That said, f</w:t>
      </w:r>
      <w:r w:rsidR="002E462B" w:rsidRPr="003862D0">
        <w:rPr>
          <w:lang w:val="en-GB"/>
        </w:rPr>
        <w:t xml:space="preserve">itness-for-purpose of the climate models used for long-term projections is fundamentally difficult to ascertain and remains an epistemological challenge </w:t>
      </w:r>
      <w:r w:rsidR="002E462B" w:rsidRPr="003862D0">
        <w:rPr>
          <w:lang w:val="en-GB"/>
        </w:rPr>
        <w:fldChar w:fldCharType="begin" w:fldLock="1"/>
      </w:r>
      <w:r w:rsidR="004B7E49">
        <w:rPr>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"6", "1" ] ] }, "note" : "From Duplicate 2 (Confirmation and adequacy-for-purpose in climate modelling - Parker, Wendy S)\n\n10.1111/j.1467-8349.2009.00180.x", "page" : "233-249", "title" : "II \u2013 Confirmation and adequacy-for-Purpose in Climate Modelling", "translator" : [ { "dropping-particle" : "", "family" : "K4000", "given" : "", "non-dropping-particle" : "", "parse-names" : false, "suffix" : "" } ], "type" : "article-journal", "volume" : "83" }, "uris" : [ "http://www.mendeley.com/documents/?uuid=fda76285-a0d1-4c2b-8ef2-52fca18053f1" ] }, { "id" : "ITEM-2", "itemData" : { "DOI" : "10.1007/s13194-015-0110-4", "ISSN" : "1879-4912", "abstract" : "Many climate scientists have made claims that may suggest that evidence used in tuning or calibrating a climate model cannot be used to evaluate the model. By contrast, the philosophers Katie Steele and Charlotte Werndl have argued that, at least within the context of Bayesian confirmation theory, tuning is simply an instance of hypothesis testing. In this paper I argue for a weak predictivism and in support of a nuanced reading of climate scientists\u2019 concerns about tuning: there are cases, model-tuning among them, in which predictive successes are more highly confirmatory of a model than accommodation of evidence.", "author" : [ { "dropping-particle" : "", "family" : "Frisch", "given" : "Mathias", "non-dropping-particle" : "", "parse-names" : false, "suffix" : "" } ], "container-title" : "European Journal for Philosophy of Science", "id" : "ITEM-2", "issue" : "2", "issued" : { "date-parts" : [ [ "2015", "5", "19" ] ] }, "page" : "171-190", "title" : "Predictivism and old evidence: a critical look at climate model tuning", "translator" : [ { "dropping-particle" : "", "family" : "K3773", "given" : "", "non-dropping-particle" : "", "parse-names" : false, "suffix" : "" } ], "type" : "article-journal", "volume" : "5" }, "uris" : [ "http://www.mendeley.com/documents/?uuid=faa4dabf-44f8-4fc9-83d6-a6582f786260" ] }, { "id" : "ITEM-3", "itemData" : { "DOI" : "10.1002/wcc.454", "ISSN" : "17577780", "abstract" : "Climate model projections are used to inform policy decisions and constitute a major focus of climate research. Confidence in climate projections relies on the adequacy of climate models for those projections. The question of how to argue for the adequacy of models for climate projections has not gotten sufficient attention in the climate modeling community. The most common way to evaluate a climate model is to assess in a quantitative way degrees of \u2018model fit\u2019; that is, how well model results fit observation-based data (empirical accuracy) and agree with other models or model versions (robustness). However, such assessments are largely silent about what those degrees of fit imply for a model's adequacy for projecting future climate. We provide a conceptual framework for discussing the evaluation of the adequacy of models for climate projections. Drawing on literature from philosophy of science and climate science, we discuss the potential and limits of inferences from model fit. We suggest that support of a model by background knowledge is an additional consideration that can be appealed to in arguments for a model's adequacy for long-term projections, and that this should explicitly be spelled out. Empirical accuracy, robustness and support by background knowledge neither individually nor collectively constitute sufficient conditions in a strict sense for a model's adequacy for long-term projections. However, they provide reasons that can be strengthened by additional information and thus contribute to a complex non-deductive argument for the adequacy of a climate model or a family of models for long-term climate projections. WIREs Clim Change 2017, 8:e454. doi: 10.1002/wcc.454 This article is categorized under: Climate Models and Modeling &gt; Knowledge Generation with Models",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"ITEM-3", "issue" : "3", "issued" : { "date-parts" : [ [ "2017", "5" ] ] }, "page" : "e454", "title" : "Building confidence in climate model projections: an analysis of inferences from fit", "translator" : [ { "dropping-particle" : "", "family" : "K3772", "given" : "", "non-dropping-particle" : "", "parse-names" : false, "suffix" : "" } ], "type" : "article-journal", "volume" : "8" }, "uris" : [ "http://www.mendeley.com/documents/?uuid=eeacc998-fe37-412d-b804-0481f50f2fff" ] } ], "mendeley" : { "formattedCitation" : "(Parker, 2009; Frisch, 2015; Baumberger et al., 2017)", "plainTextFormattedCitation" : "(Parker, 2009; Frisch, 2015; Baumberger et al., 2017)", "previouslyFormattedCitation" : "(Parker, 2009; Frisch, 2015; Baumberger et al., 2017)" }, "properties" : { "noteIndex" : 0 }, "schema" : "https://github.com/citation-style-language/schema/raw/master/csl-citation.json" }</w:instrText>
      </w:r>
      <w:r w:rsidR="002E462B" w:rsidRPr="003862D0">
        <w:rPr>
          <w:lang w:val="en-GB"/>
        </w:rPr>
        <w:fldChar w:fldCharType="separate"/>
      </w:r>
      <w:r w:rsidR="00016735">
        <w:rPr>
          <w:noProof/>
          <w:lang w:val="en-GB"/>
        </w:rPr>
        <w:t>(Parker, 2009; Frisch, 2015; Baumberger et al., 2017)</w:t>
      </w:r>
      <w:r w:rsidR="002E462B" w:rsidRPr="003862D0">
        <w:rPr>
          <w:lang w:val="en-GB"/>
        </w:rPr>
        <w:fldChar w:fldCharType="end"/>
      </w:r>
      <w:r w:rsidR="002E462B" w:rsidRPr="003862D0">
        <w:rPr>
          <w:lang w:val="en-GB"/>
        </w:rPr>
        <w:t xml:space="preserve">. Some literature exists comparing previous IPCC projections to what has unfolded over the subsequent decades </w:t>
      </w:r>
      <w:r w:rsidR="002E462B" w:rsidRPr="003862D0">
        <w:rPr>
          <w:lang w:val="en-GB"/>
        </w:rPr>
        <w:fldChar w:fldCharType="begin" w:fldLock="1"/>
      </w:r>
      <w:r w:rsidR="00615634">
        <w:rPr>
          <w:lang w:val="en-GB"/>
        </w:rPr>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"119\u2013158", "publisher" : "Cambridge University Press", "publisher-place" : "Cambridge, United Kingdom and New York, NY, USA", "title" : "Introduction", "translator" : [ { "dropping-particle" : "", "family" : "Rt13", "given" : "K5249", "non-dropping-particle" : "", "parse-names" : false, "suffix" : "" } ], "type" : "chapter" }, "uris" : [ "http://www.mendeley.com/documents/?uuid=d12fbc54-791f-4fa2-a5cb-10cc6fa757a2" ] } ], "mendeley" : { "formattedCitation" : "(Cubasch et al., 2013)", "plainTextFormattedCitation" : "(Cubasch et al., 2013)", "previouslyFormattedCitation" : "(Cubasch et al., 2013)" }, "properties" : { "noteIndex" : 0 }, "schema" : "https://github.com/citation-style-language/schema/raw/master/csl-citation.json" }</w:instrText>
      </w:r>
      <w:r w:rsidR="002E462B" w:rsidRPr="003862D0">
        <w:rPr>
          <w:lang w:val="en-GB"/>
        </w:rPr>
        <w:fldChar w:fldCharType="separate"/>
      </w:r>
      <w:r w:rsidR="00016735">
        <w:rPr>
          <w:noProof/>
          <w:lang w:val="en-GB"/>
        </w:rPr>
        <w:t>(Cubasch et al., 2013)</w:t>
      </w:r>
      <w:r w:rsidR="002E462B" w:rsidRPr="003862D0">
        <w:rPr>
          <w:lang w:val="en-GB"/>
        </w:rPr>
        <w:fldChar w:fldCharType="end"/>
      </w:r>
      <w:r w:rsidR="002E462B" w:rsidRPr="003862D0">
        <w:rPr>
          <w:lang w:val="en-GB"/>
        </w:rPr>
        <w:t>, and recent work has confirmed that climate</w:t>
      </w:r>
      <w:r w:rsidR="00A60516" w:rsidRPr="003862D0">
        <w:rPr>
          <w:lang w:val="en-GB"/>
        </w:rPr>
        <w:t xml:space="preserve"> </w:t>
      </w:r>
      <w:r w:rsidR="002E462B" w:rsidRPr="003862D0">
        <w:rPr>
          <w:lang w:val="en-GB"/>
        </w:rPr>
        <w:t>model</w:t>
      </w:r>
      <w:r w:rsidR="00A60516" w:rsidRPr="003862D0">
        <w:rPr>
          <w:lang w:val="en-GB"/>
        </w:rPr>
        <w:t>s</w:t>
      </w:r>
      <w:r w:rsidR="002E462B" w:rsidRPr="003862D0">
        <w:rPr>
          <w:lang w:val="en-GB"/>
        </w:rPr>
        <w:t xml:space="preserve"> since around 1970 have </w:t>
      </w:r>
      <w:r w:rsidR="00A60516" w:rsidRPr="003862D0">
        <w:rPr>
          <w:lang w:val="en-GB"/>
        </w:rPr>
        <w:t xml:space="preserve">projected </w:t>
      </w:r>
      <w:r w:rsidR="002E462B" w:rsidRPr="003862D0">
        <w:rPr>
          <w:lang w:val="en-GB"/>
        </w:rPr>
        <w:t xml:space="preserve">global surface warming in reasonable agreement with observations once the difference between assumed and actual forcing has been taken into account </w:t>
      </w:r>
      <w:r w:rsidR="002E462B" w:rsidRPr="003862D0">
        <w:rPr>
          <w:lang w:val="en-GB"/>
        </w:rPr>
        <w:fldChar w:fldCharType="begin" w:fldLock="1"/>
      </w:r>
      <w:r w:rsidR="003B032B">
        <w:rPr>
          <w:lang w:val="en-GB"/>
        </w:rPr>
        <w:instrText>ADDIN CSL_CITATION { "citationItems" : [ { "id" : "ITEM-1", "itemData" : { "DOI" : "10.1029/2019GL085378", "ISSN" : "0094-8276", "abstract" : "Abstract Retrospectively comparing future model projections to observations provides a robust and independent test of model skill. Here we analyze the performance of climate models published between 1970 and 2007 in projecting future global mean surface temperature (GMST) changes. Models are compared to observations based on both the change in GMST over time and the change in GMST over the change in external forcing. The latter approach accounts for mismatches in model forcings, a potential source of error in model projections independent of the accuracy of model physics. We find that climate models published over the past five decades were skillful in predicting subsequent GMST changes, with most models examined showing warming consistent with observations, particularly when mismatches between model-projected and observationally estimated forcings were taken into account.",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 : "1", "issued" : { "date-parts" : [ [ "2020" ] ] }, "page" : "e2019GL085378", "title" : "Evaluating the performance of past climate model projections", "translator" : [ { "dropping-particle" : "", "family" : "K2542", "given" : "", "non-dropping-particle" : "", "parse-names" : false, "suffix" : "" } ], "type" : "article-journal", "volume" : "47" }, "uris" : [ "http://www.mendeley.com/documents/?uuid=5e670419-769d-4d9d-8cf2-3100c3e58e7a" ] } ], "mendeley" : { "formattedCitation" : "(Hausfather et al., 2020)", "plainTextFormattedCitation" : "(Hausfather et al., 2020)", "previouslyFormattedCitation" : "(Hausfather et al., 2020)" }, "properties" : { "noteIndex" : 0 }, "schema" : "https://github.com/citation-style-language/schema/raw/master/csl-citation.json" }</w:instrText>
      </w:r>
      <w:r w:rsidR="002E462B" w:rsidRPr="003862D0">
        <w:rPr>
          <w:lang w:val="en-GB"/>
        </w:rPr>
        <w:fldChar w:fldCharType="separate"/>
      </w:r>
      <w:r w:rsidR="00016735">
        <w:rPr>
          <w:noProof/>
          <w:lang w:val="en-GB"/>
        </w:rPr>
        <w:t>(Hausfather et al., 2020)</w:t>
      </w:r>
      <w:r w:rsidR="002E462B" w:rsidRPr="003862D0">
        <w:rPr>
          <w:lang w:val="en-GB"/>
        </w:rPr>
        <w:fldChar w:fldCharType="end"/>
      </w:r>
      <w:r w:rsidR="002E462B" w:rsidRPr="003862D0">
        <w:rPr>
          <w:lang w:val="en-GB"/>
        </w:rPr>
        <w:t xml:space="preserve">. However, the long-term perspective to the end of the 21st century or even out to 2300 takes us beyond what can be observed in time for a standard evaluation of model projections, and in this sense the assessment of long-term projections will remain fundamentally limited. </w:t>
      </w:r>
    </w:p>
    <w:p w14:paraId="695CE636" w14:textId="77777777" w:rsidR="002E462B" w:rsidRPr="003862D0" w:rsidRDefault="002E462B" w:rsidP="002E462B">
      <w:pPr>
        <w:pStyle w:val="AR6BodyText"/>
        <w:rPr>
          <w:lang w:val="en-GB"/>
        </w:rPr>
      </w:pPr>
    </w:p>
    <w:p w14:paraId="542A9ACD" w14:textId="7B8CBB22" w:rsidR="00191B72" w:rsidRPr="003862D0" w:rsidRDefault="00191B72" w:rsidP="00191B72">
      <w:pPr>
        <w:pStyle w:val="AR6BodyText"/>
        <w:rPr>
          <w:lang w:val="en-GB"/>
        </w:rPr>
      </w:pPr>
      <w:r w:rsidRPr="003862D0">
        <w:rPr>
          <w:lang w:val="en-GB"/>
        </w:rPr>
        <w:t xml:space="preserve">The spread across individual runs within a multi-model ensemble represents </w:t>
      </w:r>
      <w:r w:rsidR="008C6ED0" w:rsidRPr="003862D0">
        <w:rPr>
          <w:lang w:val="en-GB"/>
        </w:rPr>
        <w:t xml:space="preserve">the </w:t>
      </w:r>
      <w:r w:rsidRPr="003862D0">
        <w:rPr>
          <w:lang w:val="en-GB"/>
        </w:rPr>
        <w:t>response to a combination of different sources of uncertainties (</w:t>
      </w:r>
      <w:del w:id="852" w:author="Ian Blenkinsop" w:date="2021-07-27T17:09:00Z">
        <w:r w:rsidRPr="003862D0" w:rsidDel="009B0A88">
          <w:rPr>
            <w:lang w:val="en-GB"/>
          </w:rPr>
          <w:delText>see Chapter 1</w:delText>
        </w:r>
        <w:r w:rsidR="00386C7A" w:rsidRPr="003862D0" w:rsidDel="009B0A88">
          <w:rPr>
            <w:lang w:val="en-GB"/>
          </w:rPr>
          <w:delText>,</w:delText>
        </w:r>
        <w:r w:rsidRPr="003862D0" w:rsidDel="009B0A88">
          <w:rPr>
            <w:lang w:val="en-GB"/>
          </w:rPr>
          <w:delText xml:space="preserve"> </w:delText>
        </w:r>
      </w:del>
      <w:r w:rsidRPr="003862D0">
        <w:rPr>
          <w:lang w:val="en-GB"/>
        </w:rPr>
        <w:t xml:space="preserve">Section 1.4.3), specifically: scenario uncertainties, climate response uncertainties (also referred to as model uncertainties) related to parametric and other structural uncertainties in the model representation of the climate system, and internal variability (e.g., </w:t>
      </w:r>
      <w:commentRangeStart w:id="853"/>
      <w:r w:rsidRPr="003862D0">
        <w:rPr>
          <w:lang w:val="en-GB"/>
        </w:rPr>
        <w:fldChar w:fldCharType="begin" w:fldLock="1"/>
      </w:r>
      <w:r w:rsidR="00615634">
        <w:rPr>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"(Hawkins and Sutton, 2009; Kirtman et al., 2013)", "manualFormatting" : "Hawkins and Sutton, 2009; Kirtman et al., 2013)", "plainTextFormattedCitation" : "(Hawkins and Sutton, 2009; Kirtman et al., 2013)", "previouslyFormattedCitation" : "(Hawkins and Sutton, 2009; Kirtman et al., 2013)" }, "properties" : { "noteIndex" : 0 }, "schema" : "https://github.com/citation-style-language/schema/raw/master/csl-citation.json" }</w:instrText>
      </w:r>
      <w:r w:rsidRPr="003862D0">
        <w:rPr>
          <w:lang w:val="en-GB"/>
        </w:rPr>
        <w:fldChar w:fldCharType="separate"/>
      </w:r>
      <w:r w:rsidR="00016735">
        <w:rPr>
          <w:noProof/>
          <w:lang w:val="en-GB"/>
        </w:rPr>
        <w:t>Hawkins and Sutton, 2009; Kirtman et al., 2013)</w:t>
      </w:r>
      <w:r w:rsidRPr="003862D0">
        <w:rPr>
          <w:lang w:val="en-GB"/>
        </w:rPr>
        <w:fldChar w:fldCharType="end"/>
      </w:r>
      <w:commentRangeEnd w:id="853"/>
      <w:r w:rsidR="00016735">
        <w:rPr>
          <w:rStyle w:val="CommentReference"/>
        </w:rPr>
        <w:commentReference w:id="853"/>
      </w:r>
      <w:r w:rsidRPr="003862D0">
        <w:rPr>
          <w:lang w:val="en-GB"/>
        </w:rPr>
        <w:t>. While the nature of these uncertainties was introduced in Section 1.4.3, this subsection assesses methods to disentangle different sources of uncertainties and quantify their contributions to the overall ensemble spread.</w:t>
      </w:r>
    </w:p>
    <w:p w14:paraId="01818F08" w14:textId="77777777" w:rsidR="00191B72" w:rsidRPr="003862D0" w:rsidRDefault="00191B72" w:rsidP="00191B72">
      <w:pPr>
        <w:pStyle w:val="AR6BodyText"/>
        <w:rPr>
          <w:lang w:val="en-GB"/>
        </w:rPr>
      </w:pPr>
    </w:p>
    <w:p w14:paraId="0439A60E" w14:textId="4E0DDA3B" w:rsidR="00191B72" w:rsidRPr="003862D0" w:rsidRDefault="00191B72" w:rsidP="00191B72">
      <w:pPr>
        <w:pStyle w:val="AR6BodyText"/>
        <w:rPr>
          <w:lang w:val="en-GB"/>
        </w:rPr>
      </w:pPr>
      <w:r w:rsidRPr="003862D0">
        <w:rPr>
          <w:lang w:val="en-GB"/>
        </w:rPr>
        <w:t xml:space="preserve">As discussed extensively in </w:t>
      </w:r>
      <w:del w:id="854" w:author="Sara M Tuson" w:date="2021-07-15T19:06:00Z">
        <w:r w:rsidRPr="003862D0" w:rsidDel="004028C5">
          <w:rPr>
            <w:lang w:val="en-GB"/>
          </w:rPr>
          <w:delText xml:space="preserve">the </w:delText>
        </w:r>
      </w:del>
      <w:r w:rsidRPr="003862D0">
        <w:rPr>
          <w:lang w:val="en-GB"/>
        </w:rPr>
        <w:t xml:space="preserve">AR5 </w:t>
      </w:r>
      <w:r w:rsidRPr="003862D0">
        <w:rPr>
          <w:sz w:val="20"/>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sz w:val="20"/>
          <w:lang w:val="en-GB"/>
        </w:rPr>
        <w:fldChar w:fldCharType="separate"/>
      </w:r>
      <w:r w:rsidR="00016735">
        <w:rPr>
          <w:noProof/>
          <w:lang w:val="en-GB"/>
        </w:rPr>
        <w:t>(Collins et al., 2013)</w:t>
      </w:r>
      <w:r w:rsidRPr="003862D0">
        <w:rPr>
          <w:sz w:val="20"/>
          <w:lang w:val="en-GB"/>
        </w:rPr>
        <w:fldChar w:fldCharType="end"/>
      </w:r>
      <w:r w:rsidRPr="003862D0">
        <w:rPr>
          <w:lang w:val="en-GB"/>
        </w:rPr>
        <w:t xml:space="preserve">, ensemble spread in projections performed with different climate models accounts for only part of the entire model uncertainty, even when considering the uncertainty in the radiative forcing in projections </w:t>
      </w:r>
      <w:r w:rsidRPr="003862D0">
        <w:rPr>
          <w:sz w:val="20"/>
          <w:lang w:val="en-GB"/>
        </w:rPr>
        <w:fldChar w:fldCharType="begin" w:fldLock="1"/>
      </w:r>
      <w:r w:rsidR="00615634">
        <w:rPr>
          <w:lang w:val="en-GB"/>
        </w:rPr>
        <w:instrText>ADDIN CSL_CITATION { "citationItems" : [ { "id" : "ITEM-1", "itemData" : { "DOI" : "10.1007/s00382-013-1725-9", "ISSN" : "0930-7575", "author" : [ { "dropping-particle" : "", "family" : "Vial", "given" : "Jessica", "non-dropping-particle" : "", "parse-names" : false, "suffix" : "" }, { "dropping-particle" : "", "family" : "Dufresne", "given" : "Jean-Louis", "non-dropping-particle" : "", "parse-names" : false, "suffix" : "" }, { "dropping-particle" : "", "family" : "Bony", "given" : "Sandrine", "non-dropping-particle" : "", "parse-names" : false, "suffix" : "" } ], "container-title" : "Climate Dynamics", "id" : "ITEM-1", "issue" : "11-12", "issued" : { "date-parts" : [ [ "2013", "12", "23" ] ] }, "page" : "3339-3362", "title" : "On the interpretation of inter-model spread in CMIP5 climate sensitivity estimates", "translator" : [ { "dropping-particle" : "", "family" : "K3441", "given" : "", "non-dropping-particle" : "", "parse-names" : false, "suffix" : "" } ], "type" : "article-journal", "volume" : "41" }, "uris" : [ "http://www.mendeley.com/documents/?uuid=8f872c44-d0aa-4b29-85f5-c7d625c1cfc3" ] } ], "mendeley" : { "formattedCitation" : "(Vial et al., 2013)", "plainTextFormattedCitation" : "(Vial et al., 2013)", "previouslyFormattedCitation" : "(Vial et al., 2013)" }, "properties" : { "noteIndex" : 0 }, "schema" : "https://github.com/citation-style-language/schema/raw/master/csl-citation.json" }</w:instrText>
      </w:r>
      <w:r w:rsidRPr="003862D0">
        <w:rPr>
          <w:sz w:val="20"/>
          <w:lang w:val="en-GB"/>
        </w:rPr>
        <w:fldChar w:fldCharType="separate"/>
      </w:r>
      <w:r w:rsidR="00016735">
        <w:rPr>
          <w:noProof/>
          <w:lang w:val="en-GB"/>
        </w:rPr>
        <w:t>(Vial et al., 2013)</w:t>
      </w:r>
      <w:r w:rsidRPr="003862D0">
        <w:rPr>
          <w:sz w:val="20"/>
          <w:lang w:val="en-GB"/>
        </w:rPr>
        <w:fldChar w:fldCharType="end"/>
      </w:r>
      <w:r w:rsidRPr="003862D0">
        <w:rPr>
          <w:lang w:val="en-GB"/>
        </w:rPr>
        <w:t xml:space="preserve"> and forced response. </w:t>
      </w:r>
      <w:r w:rsidRPr="003862D0">
        <w:rPr>
          <w:lang w:val="en-GB" w:eastAsia="ko-KR"/>
        </w:rPr>
        <w:t xml:space="preserve">The AR5 uncertainty characterisation </w:t>
      </w:r>
      <w:del w:id="855" w:author="Robin Matthews" w:date="2021-06-16T17:10:00Z">
        <w:r w:rsidRPr="003862D0" w:rsidDel="0064602E">
          <w:rPr>
            <w:lang w:val="en-GB" w:eastAsia="ko-KR"/>
          </w:rPr>
          <w:delText>(</w:delText>
        </w:r>
      </w:del>
      <w:commentRangeStart w:id="856"/>
      <w:r w:rsidRPr="003862D0">
        <w:rPr>
          <w:lang w:val="en-GB" w:eastAsia="ko-KR"/>
        </w:rPr>
        <w:fldChar w:fldCharType="begin" w:fldLock="1"/>
      </w:r>
      <w:r w:rsidR="00CD3B49">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del w:id="857" w:author="Robin Matthews" w:date="2021-06-16T17:10:00Z">
        <w:r w:rsidR="00016735" w:rsidDel="0064602E">
          <w:rPr>
            <w:noProof/>
            <w:lang w:val="en-GB" w:eastAsia="ko-KR"/>
          </w:rPr>
          <w:delText>K</w:delText>
        </w:r>
      </w:del>
      <w:ins w:id="858" w:author="Robin Matthews" w:date="2021-06-16T17:10:00Z">
        <w:r w:rsidR="0064602E">
          <w:rPr>
            <w:noProof/>
            <w:lang w:val="en-GB" w:eastAsia="ko-KR"/>
          </w:rPr>
          <w:t>(K</w:t>
        </w:r>
      </w:ins>
      <w:r w:rsidR="00016735">
        <w:rPr>
          <w:noProof/>
          <w:lang w:val="en-GB" w:eastAsia="ko-KR"/>
        </w:rPr>
        <w:t>irtman et al., 201</w:t>
      </w:r>
      <w:ins w:id="859" w:author="Robin Matthews" w:date="2021-06-16T17:10:00Z">
        <w:r w:rsidR="0064602E">
          <w:rPr>
            <w:noProof/>
            <w:lang w:val="en-GB" w:eastAsia="ko-KR"/>
          </w:rPr>
          <w:t>3)</w:t>
        </w:r>
      </w:ins>
      <w:del w:id="860" w:author="Robin Matthews" w:date="2021-06-16T17:10:00Z">
        <w:r w:rsidR="00016735" w:rsidDel="0064602E">
          <w:rPr>
            <w:noProof/>
            <w:lang w:val="en-GB" w:eastAsia="ko-KR"/>
          </w:rPr>
          <w:delText>3</w:delText>
        </w:r>
      </w:del>
      <w:r w:rsidRPr="003862D0">
        <w:rPr>
          <w:lang w:val="en-GB" w:eastAsia="ko-KR"/>
        </w:rPr>
        <w:fldChar w:fldCharType="end"/>
      </w:r>
      <w:commentRangeEnd w:id="856"/>
      <w:r w:rsidR="00016735">
        <w:rPr>
          <w:rStyle w:val="CommentReference"/>
        </w:rPr>
        <w:commentReference w:id="856"/>
      </w:r>
      <w:del w:id="861" w:author="Robin Matthews" w:date="2021-06-16T17:10:00Z">
        <w:r w:rsidRPr="003862D0" w:rsidDel="0064602E">
          <w:rPr>
            <w:lang w:val="en-GB" w:eastAsia="ko-KR"/>
          </w:rPr>
          <w:delText>)</w:delText>
        </w:r>
      </w:del>
      <w:r w:rsidRPr="003862D0">
        <w:rPr>
          <w:lang w:val="en-GB" w:eastAsia="ko-KR"/>
        </w:rPr>
        <w:t xml:space="preserve"> followed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and diagnosed internal variability through a high-pass temporal filter. This approach has deficiencies particularly if internal variability manifests on the multi-decadal time</w:t>
      </w:r>
      <w:ins w:id="862" w:author="Sara M Tuson" w:date="2021-07-15T20:31:00Z">
        <w:r w:rsidR="00367335">
          <w:rPr>
            <w:lang w:val="en-GB" w:eastAsia="ko-KR"/>
          </w:rPr>
          <w:t xml:space="preserve"> </w:t>
        </w:r>
      </w:ins>
      <w:r w:rsidRPr="003862D0">
        <w:rPr>
          <w:lang w:val="en-GB" w:eastAsia="ko-KR"/>
        </w:rPr>
        <w:t xml:space="preserve">scales </w:t>
      </w:r>
      <w:r w:rsidRPr="003862D0">
        <w:rPr>
          <w:lang w:val="en-GB" w:eastAsia="ko-KR"/>
        </w:rPr>
        <w:fldChar w:fldCharType="begin" w:fldLock="1"/>
      </w:r>
      <w:r w:rsidR="00615634">
        <w:rPr>
          <w:lang w:val="en-GB" w:eastAsia="ko-KR"/>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"mendeley" : { "formattedCitation" : "(Deser et al., 2012a; Marotzke and Forster, 2015)", "plainTextFormattedCitation" : "(Deser et al., 2012a; Marotzke and Forster, 2015)", "previouslyFormattedCitation" : "(Deser et al., 2012a; Marotzke and Forster, 2015)" }, "properties" : { "noteIndex" : 0 }, "schema" : "https://github.com/citation-style-language/schema/raw/master/csl-citation.json" }</w:instrText>
      </w:r>
      <w:r w:rsidRPr="003862D0">
        <w:rPr>
          <w:lang w:val="en-GB" w:eastAsia="ko-KR"/>
        </w:rPr>
        <w:fldChar w:fldCharType="separate"/>
      </w:r>
      <w:r w:rsidR="00016735">
        <w:rPr>
          <w:noProof/>
          <w:lang w:val="en-GB" w:eastAsia="ko-KR"/>
        </w:rPr>
        <w:t>(Deser et al., 2012a; Marotzke and Forster, 2015)</w:t>
      </w:r>
      <w:r w:rsidRPr="003862D0">
        <w:rPr>
          <w:lang w:val="en-GB" w:eastAsia="ko-KR"/>
        </w:rPr>
        <w:fldChar w:fldCharType="end"/>
      </w:r>
      <w:r w:rsidRPr="003862D0">
        <w:rPr>
          <w:lang w:val="en-GB" w:eastAsia="ko-KR"/>
        </w:rPr>
        <w:t xml:space="preserve"> and is classified as (model) response uncertainty instead of internal variability. Single-model </w:t>
      </w:r>
      <w:r w:rsidRPr="003862D0">
        <w:rPr>
          <w:lang w:val="en-GB"/>
        </w:rPr>
        <w:t xml:space="preserve">initial-condition large ensembles revealed that the AR5 approach underestimates the role of internal variability uncertainty and overestimates the role of model uncertainty </w:t>
      </w:r>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"10.1175/jcli-d-17-0444.1", "abstract" : "AbstractMultidecadal internal climate variability centered in the North Atlantic is evident in sea surface temperatures and is assumed to be related to variations in the strength of the Atlantic meridional overturning circulation (AMOC). In this study, the extent to which variations in the AMOC may also alter hemispheric and global surface air temperature trends and ocean heat content during the past century is examined.Forty-seven realizations of the twentieth-century climate change from two large ensembles using the Community Earth System Model (CESM) are analyzed. One of the ensembles shows a much wider spread in global mean surface air temperature between its members. This ensemble simulates diverging trends of the AMOC strength during the twentieth century. The presence and strength of deep convection in the Labrador Sea controls these trends. The AMOC strength influences the air\u2013sea heat flux into the high-latitude ocean, where a strengthening of the AMOC leads to decreased storage of heat in the Atlantic, and a larger fraction of the heat taken up by the global ocean accumulates in the top 300 m, compared to the case of a weakening AMOC. The spread in the amount of heat stored in the global ocean below 300 m is similar across the CESM members as in a set of CMIP5 models, confirming the AMOC as a \u201ccontrol knob\u201d on deep-ocean heat storage. By influencing the ocean heat uptake efficiency and by shifting the pattern of heat uptake, global surface air temperatures are significantly altered on a multidecadal time scale by AMOC variability.", "author" : [ { "dropping-particle" : "", "family" : "Stolpe", "given" : "Martin B", "non-dropping-particle" : "", "parse-names" : false, "suffix" : "" }, { "dropping-particle" : "", "family" : "Medhaug", "given" : "Iselin", "non-dropping-particle" : "", "parse-names" : false, "suffix" : "" }, { "dropping-particle" : "", "family" : "Sedl\u00e1\u010dek", "given" : "Jan", "non-dropping-particle" : "", "parse-names" : false, "suffix" : "" }, { "dropping-particle" : "", "family" : "Knutti", "given" : "Reto", "non-dropping-particle" : "", "parse-names" : false, "suffix" : "" } ], "container-title" : "Journal of Climate", "id" : "ITEM-2", "issue" : "7", "issued" : { "date-parts" : [ [ "2018" ] ] }, "page" : "2889-2906", "title" : "Multidecadal Variability in Global Surface Temperatures Related to the Atlantic Meridional Overturning Circulation", "translator" : [ { "dropping-particle" : "", "family" : "K4223", "given" : "", "non-dropping-particle" : "", "parse-names" : false, "suffix" : "" } ], "type" : "article-journal", "volume" : "31" }, "uris" : [ "http://www.mendeley.com/documents/?uuid=657831bc-de66-4806-aba4-005885142373" ] }, { "id" : "ITEM-3",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"ITEM-3",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"(Maher et al., 2018; Stolpe et al., 2018; Lehner et al., 2020)", "plainTextFormattedCitation" : "(Maher et al., 2018; Stolpe et al., 2018; Lehner et al., 2020)", "previouslyFormattedCitation" : "(Maher et al., 2018; Stolpe et al., 2018; Lehner et al., 2020)" }, "properties" : { "noteIndex" : 0 }, "schema" : "https://github.com/citation-style-language/schema/raw/master/csl-citation.json" }</w:instrText>
      </w:r>
      <w:r w:rsidRPr="003862D0">
        <w:rPr>
          <w:lang w:val="en-GB"/>
        </w:rPr>
        <w:fldChar w:fldCharType="separate"/>
      </w:r>
      <w:r w:rsidR="00016735">
        <w:rPr>
          <w:noProof/>
          <w:lang w:val="en-GB"/>
        </w:rPr>
        <w:t>(Maher et al., 2018; Stolpe et al., 2018; Lehner et al., 2020)</w:t>
      </w:r>
      <w:r w:rsidRPr="003862D0">
        <w:rPr>
          <w:lang w:val="en-GB"/>
        </w:rPr>
        <w:fldChar w:fldCharType="end"/>
      </w:r>
      <w:r w:rsidRPr="003862D0">
        <w:rPr>
          <w:lang w:val="en-GB"/>
        </w:rPr>
        <w:t xml:space="preserve"> particularly at the local scale while yielding a reasonable approximation for uncertainty separation for GSAT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rPr>
        <w:t xml:space="preserve">. </w:t>
      </w:r>
    </w:p>
    <w:p w14:paraId="32A429A0" w14:textId="77777777" w:rsidR="00191B72" w:rsidRPr="003862D0" w:rsidRDefault="00191B72" w:rsidP="00191B72">
      <w:pPr>
        <w:pStyle w:val="AR6BodyText"/>
        <w:rPr>
          <w:lang w:val="en-GB"/>
        </w:rPr>
      </w:pPr>
    </w:p>
    <w:p w14:paraId="5EDD9DFD" w14:textId="04D53A65" w:rsidR="00191B72" w:rsidRPr="00B9747B" w:rsidRDefault="00191B72" w:rsidP="00191B72">
      <w:pPr>
        <w:pStyle w:val="AR6BodyText"/>
      </w:pPr>
      <w:r w:rsidRPr="003862D0">
        <w:rPr>
          <w:lang w:val="en-GB"/>
        </w:rPr>
        <w:t>Single-model initial-condition large ensembles thus represent a crucial step towards a cleaner separation of model uncertainty and internal variability than available</w:t>
      </w:r>
      <w:r w:rsidR="007A3110" w:rsidRPr="003862D0">
        <w:rPr>
          <w:lang w:val="en-GB"/>
        </w:rPr>
        <w:t xml:space="preserve"> </w:t>
      </w:r>
      <w:r w:rsidRPr="003862D0">
        <w:rPr>
          <w:lang w:val="en-GB"/>
        </w:rPr>
        <w:t xml:space="preserve">for </w:t>
      </w:r>
      <w:del w:id="863" w:author="Sara M Tuson" w:date="2021-07-15T19:07:00Z">
        <w:r w:rsidRPr="003862D0" w:rsidDel="004028C5">
          <w:rPr>
            <w:lang w:val="en-GB"/>
          </w:rPr>
          <w:delText xml:space="preserve">the </w:delText>
        </w:r>
      </w:del>
      <w:r w:rsidRPr="003862D0">
        <w:rPr>
          <w:lang w:val="en-GB"/>
        </w:rPr>
        <w:t xml:space="preserve">AR5 </w:t>
      </w:r>
      <w:r w:rsidRPr="003862D0">
        <w:rPr>
          <w:lang w:val="en-GB"/>
        </w:rPr>
        <w:fldChar w:fldCharType="begin" w:fldLock="1"/>
      </w:r>
      <w:r w:rsidR="00615634">
        <w:rPr>
          <w:lang w:val="en-GB"/>
        </w:rPr>
        <w:instrText>ADDIN CSL_CITATION { "citationItems" : [ { "id" : "ITEM-1",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"id" : "ITEM-2",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"ITEM-2",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"ITEM-3", "itemData" : { "DOI" : "10.1175/JCLI-D-16-0695.1", "ISSN" : "0894-8755", "abstract" : "\u00a9 2017 American Meteorological Society. The influence of atmospheric circulation on winter temperature and precipitation trends over Europe in the period 2006-50 is investigated in a 21-member initial condition ensemble from a fully coupled global climate model and in a multimodel framework consisting of 40 different models. Five versions of a dynamical adjustment method based on empirical orthogonal function analysis of sea level pressure are introduced, and their performance in removing the effect of atmospheric circulation on temperature and precipitation is tested. The differences in atmospheric circulation as simulated by different models in their control runs and under the historical and representative concentration pathway 8.5 (RCP8.5) forcing scenarios are investigated. Dynamical adjustment is applied to the multimodel ensemble to demonstrate that a substantial fraction of the uncertainty in projected European temperature and precipitation trends is explained by atmospheric circulation variability. A statistically significant response of sea level pressure to anthropogenic forcing is identified in the multimodel ensemble under the RCP8.5 scenario. This forced response in atmospheric circulation is associated with a dynamical contribution to the long-term multimodel mean temperature and precipitation trends. The results highlight the importance of accounting for the impact of atmospheric circulation variability on trends in regional climate projections.",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"ITEM-3", "issue" : "18", "issued" : { "date-parts" : [ [ "2017", "9" ] ] }, "page" : "7271-7291", "title" : "Improved Consistency of Climate Projections over Europe after Accounting for Atmospheric Circulation Variability", "translator" : [ { "dropping-particle" : "", "family" : "K3126", "given" : "", "non-dropping-particle" : "", "parse-names" : false, "suffix" : "" } ], "type" : "article-journal", "volume" : "30" }, "uris" : [ "http://www.mendeley.com/documents/?uuid=53bf7655-9662-4772-adce-977d685fd8b4" ] }, { "id" : "ITEM-4",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"ITEM-4", "issued" : { "date-parts" : [ [ "2019" ] ] }, "title" : "Uncovering the forced climate response from a single ensemble member using statistical learning", "translator" : [ { "dropping-particle" : "", "family" : "K4234", "given" : "", "non-dropping-particle" : "", "parse-names" : false, "suffix" : "" } ], "type" : "article-journal" }, "uris" : [ "http://www.mendeley.com/documents/?uuid=fe34b2bd-4cad-483e-895d-c3194f8f35ed", "http://www.mendeley.com/documents/?uuid=0a09bf82-a78b-4775-85fc-e9f9129e242d" ] }, { "id" : "ITEM-5",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"ITEM-5", "issue" : "4", "issued" : { "date-parts" : [ [ "2020", "10", "30" ] ] }, "page" : "885-901", "publisher" : "Copernicus Publications", "title" : "How large does a large ensemble need to be?", "translator" : [ { "dropping-particle" : "", "family" : "K4407", "given" : "", "non-dropping-particle" : "", "parse-names" : false, "suffix" : "" } ], "type" : "article-journal", "volume" : "11" }, "uris" : [ "http://www.mendeley.com/documents/?uuid=270479c6-5649-401e-8ae4-ec7fdee3ea37", "http://www.mendeley.com/documents/?uuid=d7103b80-57f0-42c4-9df2-ebe74629aed0" ] }, { "id" : "ITEM-6", "itemData" : { "DOI" : "10.5194/esd-11-1013-2020", "ISSN" : "21904987", "abstract" : "For sectors like agriculture, hydrology and ecology, increasing interannual variability (IAV) can have larger impacts than changes in the mean state, whereas decreasing IAV in winter implies that the coldest seasons warm more than the mean. IAV is difficult to reliably quantify in single realizations of climate (observations and single-model realizations) as they are too short, and represent a combination of external forcing and IAV. Single-model initial-condition large ensembles (SMILEs) are powerful tools to overcome this problem, as they provide many realizations of past and future climate and thus a larger sample size to robustly evaluate and quantify changes in IAV. We use three SMILE-based regional climate models (CanESM-CRCM, ECEARTH-RACMO and CESM-CCLM) to investigate downscaled changes in IAV of summer and winter temperature and precipitation, the number of heat waves, and the maximum length of dry periods over Europe. An evaluation against the observational data set E-OBS reveals that all models reproduce observational IAV reasonably well, although both under- and overestimation of observational IAV occur in all models in a few cases. We further demonstrate that SMILEs are essential to robustly quantify changes in IAV since some individual realizations show significant IAV changes, whereas others do not. Thus, a large sample size, i.e., information from all members of SMILEs, is needed to robustly quantify the significance of IAV changes. Projected IAV changes in temperature over Europe are in line with existing literature: increasing variability in summer and stable to decreasing variability in winter. Here, we further show that summer and winter precipitation, as well as the two summer extreme indicators mostly also show these seasonal changes.", "author" : [ { "dropping-particle" : "", "family" : "Trentini", "given" : "Fabian", "non-dropping-particle" : "von", "parse-names" : false, "suffix" : "" }, { "dropping-particle" : "", "family" : "Aalbers", "given" : "Emma E.", "non-dropping-particle" : "", "parse-names" : false, "suffix" : "" }, { "dropping-particle" : "", "family" : "Fischer", "given" : "Erich M.", "non-dropping-particle" : "", "parse-names" : false, "suffix" : "" }, { "dropping-particle" : "", "family" : "Ludwig", "given" : "Ralf", "non-dropping-particle" : "", "parse-names" : false, "suffix" : "" } ], "container-title" : "Earth System Dynamics", "id" : "ITEM-6", "issue" : "4", "issued" : { "date-parts" : [ [ "2020" ] ] }, "page" : "1013-1031", "title" : "Comparing interannual variability in three regional single-model initial-condition large ensembles (SMILEs) over Europe", "translator" : [ { "dropping-particle" : "", "family" : "K5145", "given" : "", "non-dropping-particle" : "", "parse-names" : false, "suffix" : "" } ], "type" : "article-journal", "volume" : "11" }, "uris" : [ "http://www.mendeley.com/documents/?uuid=e2cfb0fb-adcf-33ba-a521-37e0ed75a375" ] }, { "id" : "ITEM-7",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w:instrText>
      </w:r>
      <w:r w:rsidR="00615634" w:rsidRPr="001A4DE9">
        <w:instrText>rticle" : "", "family" : "Power", "given" : "Scott B", "non-dropping-particle" : "", "parse-names" : false, "suffix" : "" }, { "dropping-particle" : "", "family" : "Marotzke", "given" : "Jochem", "non-dropping-particle" : "", "parse-names" : false, "suffix" : "" } ], "container-title" : "Nature Communications", "id" : "ITEM-7",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"(Deser et al., 2014, 2016; Saffioti et al., 2017; Sippel et al., 2019; Milinski et al., 2020; von Trentini et al., 2020; Maher et al., 2021)", "plainTextFormattedCitation" : "(Deser et al., 2014, 2016; Saffioti et al., 2017; Sippel et al., 2019; Milinski et al., 2020; von Trentini et al., 2020; Maher et al., 2021)", "previouslyFormattedCitation" : "(Deser et al., 2014, 2016; Saffioti et al., 2017; Sippel et al., 2019; Milinski et al., 2020; von Trentini et al., 2020; Maher et al., 2021)" }, "properties" : { "noteIndex" : 0 }, "schema" : "https://github.com/citation-style-language/schema/raw/master/csl-citation.json" }</w:instrText>
      </w:r>
      <w:r w:rsidRPr="003862D0">
        <w:rPr>
          <w:lang w:val="en-GB"/>
        </w:rPr>
        <w:fldChar w:fldCharType="separate"/>
      </w:r>
      <w:r w:rsidR="00016735">
        <w:rPr>
          <w:noProof/>
        </w:rPr>
        <w:t>(Deser et al., 2014, 2016; Saffioti et al., 2017; Sippel et al., 2019; Milinski et al., 2020; von Trentini et al., 2020; Maher et al., 2021)</w:t>
      </w:r>
      <w:r w:rsidRPr="003862D0">
        <w:rPr>
          <w:lang w:val="en-GB"/>
        </w:rPr>
        <w:fldChar w:fldCharType="end"/>
      </w:r>
      <w:r w:rsidRPr="00B9747B">
        <w:t xml:space="preserve">. </w:t>
      </w:r>
      <w:r w:rsidRPr="003862D0">
        <w:rPr>
          <w:lang w:val="en-GB"/>
        </w:rPr>
        <w:t xml:space="preserve">Novel approaches have been proposed to further quantify internal variability in multi-model ensembles </w:t>
      </w:r>
      <w:r w:rsidRPr="003862D0">
        <w:rPr>
          <w:lang w:val="en-GB"/>
        </w:rPr>
        <w:fldChar w:fldCharType="begin" w:fldLock="1"/>
      </w:r>
      <w:r w:rsidR="00615634">
        <w:rPr>
          <w:lang w:val="en-GB"/>
        </w:rPr>
        <w:instrText>ADDIN CSL_CITATION { "citationItems" : [ { "id" : "ITEM-1", "itemData" : { "DOI" : "10.1175/JCLI-D-13-00629.1", "abstract" : " AbstractA simple and robust framework is proposed for the partitioning of the different components of internal variability and model uncertainty in an unbalanced multimember multimodel ensemble (MM2E) of climate projections obtained for a suite of statistical downscaling models (SDMs) and global climate models (GCMs). It is based on the quasi-ergodic assumption for transient climate simulations. Model uncertainty components are estimated from the noise-free signals of the different modeling chains using a two-way analysis of variance (ANOVA) framework. The residuals from the noise-free signals are used to estimate the large- and small-scale internal variability components associated with each considered GCM\u2013SDM configuration. This framework makes it possible to take into account all members available from any climate ensemble of opportunity. Uncertainty is quantified as a function of lead time for projections of changes in temperature and precipitation produced for a mesoscale alpine catchment. Internal variability accounts for more than 80% of total uncertainty in the first decades. This proportion decreases to less than 10% at the end of the century for temperature but remains greater than 50% for precipitation. Small-scale internal variability is negligible for temperature; however, it is similar to the large-scale component for precipitation, whatever the projection lead time. SDM uncertainty is always greater than GCM uncertainty for precipitation. It is also greater for temperature in the middle of the century. The response-to-uncertainty ratio is very high for temperature. For precipitation, it is always less than one, indicating that even the sign of change is uncertain. ", "author" : [ { "dropping-particle" : "", "family" : "Hingray", "given" : "Benoit", "non-dropping-particle" : "", "parse-names" : false, "suffix" : "" }, { "dropping-particle" : "", "family" : "Sa\u00efd", "given" : "M\u00e9riem", "non-dropping-particle" : "", "parse-names" : false, "suffix" : "" } ], "container-title" : "Journal of Climate", "id" : "ITEM-1", "issue" : "17", "issued" : { "date-parts" : [ [ "2014" ] ] }, "page" : "6779-6798", "title" : "Partitioning Internal Variability and Model Uncertainty Components in a Multimember Multimodel Ensemble of Climate Projections", "translator" : [ { "dropping-particle" : "", "family" : "K3246", "given" : "", "non-dropping-particle" : "", "parse-names" : false, "suffix" : "" } ], "type" : "article-journal", "volume" : "27" }, "uris" : [ "http://www.mendeley.com/documents/?uuid=6cb0be72-b279-4649-92cb-315a22ef3f9f" ] }, { "id" : "ITEM-2", "itemData" : { "DOI" : "10.1007/s00382-019-04635-1", "ISSN" : "14320894", "abstract" : "Quantifying model uncertainty and internal variability components in climate projections has been paid a great attention in the recent years. For multiple synthetic ensembles of climate projections, we compare the precision of uncertainty component estimates obtained respectively with the two Analysis of Variance (ANOVA) approaches mostly used in recent works: the popular Single Time approach (STANOVA), based on the data available for the considered projection lead time and a time series based approach (QEANOVA), which assumes quasi-ergodicity of climate outputs over the available simulation period. We show that the precision of all uncertainty estimates is higher when more members are used, when internal variability is smaller and/or the response-to-uncertainty ratio is higher. QEANOVA estimates are much more precise than STANOVA ones: QEANOVA simulated confidence intervals are roughly 3\u20135 times smaller than STANOVA ones. Except for STANOVA when less than three members is available, the precision is rather high for total uncertainty and moderate for internal variability estimates. For model uncertainty or response-to-uncertainty ratio estimates, the precision is low for QEANOVA to very low for STANOVA. In the most unfavorable configurations (small number of members, large internal variability), large over- or underestimation of uncertainty components is thus very likely. In a number of cases, the uncertainty analysis should thus be preferentially carried out with a time series approach or with a local-time series approach, applied to all predictions available in the temporal neighborhood of the target prediction lead time.", "author" : [ { "dropping-particle" : "", "family" : "Hingray", "given" : "Benoit", "non-dropping-particle" : "", "parse-names" : false, "suffix" : "" }, { "dropping-particle" : "", "family" : "Blanchet", "given" : "Juliette", "non-dropping-particle" : "", "parse-names" : false, "suffix" : "" }, { "dropping-particle" : "", "family" : "Evin", "given" : "Guillaume", "non-dropping-particle" : "", "parse-names" : false, "suffix" : "" }, { "dropping-particle" : "", "family" : "Vidal", "given" : "Jean Philippe", "non-dropping-particle" : "", "parse-names" : false, "suffix" : "" } ], "container-title" : "Climate Dynamics", "id" : "ITEM-2", "issue" : "5-6", "issued" : { "date-parts" : [ [ "2019", "9", "13" ] ] }, "page" : "2501-2516", "publisher" : "Springer Verlag", "title" : "Uncertainty component estimates in transient climate projections: Precision of estimators in a single time or time series approach", "translator" : [ { "dropping-particle" : "", "family" : "K5142", "given" : "", "non-dropping-particle" : "", "parse-names" : false, "suffix" : "" } ], "type" : "article-journal", "volume" : "53" }, "uris" : [ "http://www.mendeley.com/documents/?uuid=0ffe352d-e376-355e-8f3d-c123ced7c3cf" ] }, { "id" : "ITEM-3",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"ITEM-3", "issue" : "8", "issued" : { "date-parts" : [ [ "2019", "4", "1" ] ] }, "page" : "2423-2440", "publisher" : "American Meteorological Society", "title" : "Partitioning uncertainty components of an incomplete ensemble of climate projections using data augmentation", "translator" : [ { "dropping-particle" : "", "family" : "K5141", "given" : "", "non-dropping-particle" : "", "parse-names" : false, "suffix" : "" } ], "type" : "article-journal", "volume" : "32" }, "uris" : [ "http://www.mendeley.com/documents/?uuid=04d6904a-1a6d-3cd7-98a3-9d65489daa5b" ] } ], "mendeley" : { "formattedCitation" : "(Hingray and Sa\u00efd, 2014; Evin et al., 2019; Hingray et al., 2019)", "plainTextFormattedCitation" : "(Hingray and Sa\u00efd, 2014; Evin et al., 2019; Hingray et al., 2019)", "previouslyFormattedCitation" : "(Hingray and Sa\u00efd, 2014; Evin et al., 2019; Hingray et al., 2019)" }, "properties" : { "noteIndex" : 0 }, "schema" : "https://github.com/citation-style-language/schema/raw/master/csl-citation.json" }</w:instrText>
      </w:r>
      <w:r w:rsidRPr="003862D0">
        <w:rPr>
          <w:lang w:val="en-GB"/>
        </w:rPr>
        <w:fldChar w:fldCharType="separate"/>
      </w:r>
      <w:r w:rsidR="00016735">
        <w:rPr>
          <w:noProof/>
          <w:lang w:val="en-GB"/>
        </w:rPr>
        <w:t>(Hingray and Saïd, 2014; Evin et al., 2019; Hingray et al., 2019)</w:t>
      </w:r>
      <w:r w:rsidRPr="003862D0">
        <w:rPr>
          <w:lang w:val="en-GB"/>
        </w:rPr>
        <w:fldChar w:fldCharType="end"/>
      </w:r>
      <w:r w:rsidRPr="003862D0">
        <w:rPr>
          <w:lang w:val="en-GB"/>
        </w:rPr>
        <w:t xml:space="preserve">. For time horizons beyond the limit of decadal predictability </w:t>
      </w:r>
      <w:r w:rsidRPr="003862D0">
        <w:rPr>
          <w:lang w:val="en-GB"/>
        </w:rPr>
        <w:fldChar w:fldCharType="begin" w:fldLock="1"/>
      </w:r>
      <w:r w:rsidR="00615634">
        <w:rPr>
          <w:lang w:val="en-GB"/>
        </w:rPr>
        <w:instrText>ADDIN CSL_CITATION { "citationItems" : [ { "id" : "ITEM-1", "itemData" : { "DOI" : "10.1175/2010jcli3678.1", "ISSN" : "0894-8755", "author" : [ { "dropping-particle" : "", "family" : "Branstator", "given" : "G", "non-dropping-particle" : "", "parse-names" : false, "suffix" : "" }, { "dropping-particle" : "", "family" : "Teng", "given" : "H Y", "non-dropping-particle" : "", "parse-names" : false, "suffix" : "" } ], "container-title" : "Journal of Climate", "id" : "ITEM-1", "issue" : "23", "issued" : { "date-parts" : [ [ "2010" ] ] }, "note" : "Branstator, Grant Teng, Haiyan", "page" : "6292-6311", "title" : "Two limits of initial-value decadal predictability in a CGCM", "translator" : [ { "dropping-particle" : "", "family" : "K4137", "given" : "", "non-dropping-particle" : "", "parse-names" : false, "suffix" : "" } ], "type" : "article-journal", "volume" : "23" }, "uris" : [ "http://www.mendeley.com/documents/?uuid=dbe89f73-1a0f-47a3-a6e1-fb87e4ed002e", "http://www.mendeley.com/documents/?uuid=61ccca88-a506-4542-9c75-e5b653b20e6c"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"id" : "ITEM-3",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"ITEM-3",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"mendeley" : { "formattedCitation" : "(Branstator and Teng, 2010; Meehl et al., 2014; Marotzke et al., 2016)", "plainTextFormattedCitation" : "(Branstator and Teng, 2010; Meehl et al., 2014; Marotzke et al., 2016)", "previouslyFormattedCitation" : "(Branstator and Teng, 2010; Meehl et al., 2014; Marotzke et al., 2016)" }, "properties" : { "noteIndex" : 0 }, "schema" : "https://github.com/citation-style-language/schema/raw/master/csl-citation.json" }</w:instrText>
      </w:r>
      <w:r w:rsidRPr="003862D0">
        <w:rPr>
          <w:lang w:val="en-GB"/>
        </w:rPr>
        <w:fldChar w:fldCharType="separate"/>
      </w:r>
      <w:r w:rsidR="00016735">
        <w:rPr>
          <w:noProof/>
          <w:lang w:val="en-GB"/>
        </w:rPr>
        <w:t>(Branstator and Teng, 2010; Meehl et al., 2014; Marotzke et al., 2016)</w:t>
      </w:r>
      <w:r w:rsidRPr="003862D0">
        <w:rPr>
          <w:lang w:val="en-GB"/>
        </w:rPr>
        <w:fldChar w:fldCharType="end"/>
      </w:r>
      <w:r w:rsidRPr="003862D0">
        <w:rPr>
          <w:lang w:val="en-GB"/>
        </w:rPr>
        <w:t>, such as in the CMIP6 projections</w:t>
      </w:r>
      <w:r w:rsidR="004C700F" w:rsidRPr="003862D0">
        <w:rPr>
          <w:lang w:val="en-GB"/>
        </w:rPr>
        <w:t>, the</w:t>
      </w:r>
      <w:r w:rsidRPr="003862D0">
        <w:rPr>
          <w:lang w:val="en-GB"/>
        </w:rPr>
        <w:t xml:space="preserve"> simulations are starting from random rather than assimilated initial conditions. Internal variability constitutes an uncertainty in the projection of the climate in a future period of </w:t>
      </w:r>
      <w:r w:rsidR="001841F0" w:rsidRPr="003862D0">
        <w:rPr>
          <w:lang w:val="en-GB"/>
        </w:rPr>
        <w:t xml:space="preserve">10 </w:t>
      </w:r>
      <w:r w:rsidRPr="003862D0">
        <w:rPr>
          <w:lang w:val="en-GB"/>
        </w:rPr>
        <w:t>or 20 years that is irreducible</w:t>
      </w:r>
      <w:r w:rsidR="001841F0" w:rsidRPr="003862D0">
        <w:rPr>
          <w:lang w:val="en-GB"/>
        </w:rPr>
        <w:t>,</w:t>
      </w:r>
      <w:r w:rsidRPr="003862D0">
        <w:rPr>
          <w:lang w:val="en-GB"/>
        </w:rPr>
        <w:t xml:space="preserve"> but can be </w:t>
      </w:r>
      <w:r w:rsidR="007653F8" w:rsidRPr="003862D0">
        <w:rPr>
          <w:lang w:val="en-GB"/>
        </w:rPr>
        <w:t xml:space="preserve">precisely </w:t>
      </w:r>
      <w:r w:rsidRPr="003862D0">
        <w:rPr>
          <w:lang w:val="en-GB"/>
        </w:rPr>
        <w:t>quantified for individual models using sufficiently large initial</w:t>
      </w:r>
      <w:r w:rsidR="007653F8" w:rsidRPr="003862D0">
        <w:rPr>
          <w:lang w:val="en-GB"/>
        </w:rPr>
        <w:t>-</w:t>
      </w:r>
      <w:r w:rsidRPr="003862D0">
        <w:rPr>
          <w:lang w:val="en-GB"/>
        </w:rPr>
        <w:t xml:space="preserve">condition ensembles </w:t>
      </w:r>
      <w:r w:rsidRPr="003862D0">
        <w:rPr>
          <w:lang w:val="en-GB"/>
        </w:rPr>
        <w:fldChar w:fldCharType="begin" w:fldLock="1"/>
      </w:r>
      <w:r w:rsidR="00723A86">
        <w:rPr>
          <w:lang w:val="en-GB"/>
        </w:rPr>
        <w:instrText>ADDIN CSL_CITATION { "citationItems" : [ { "id" : "ITEM-1",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"ITEM-2", "itemData" : { "DOI" : "10.1038/nclimate2051", "ISBN" : "1758-678X, 1758-6798", "ISSN" : "1758678X", "abstract" : "Many climatic extremes are changing1\u20135, and decision-makers express a strong need for reliable information on further changes over the coming decades as a basis for adaptation strategies. Here, we demonstrate that for extremes stakeholders will have to deal with large irreducible uncertainties on local to regional scales as a result of internal variability, even if climate models improve rapidly. A multimember initial condition ensemble carried out with an Earth system model shows that trends towards more intense hot and less intense cold extremes may be masked or even reversed locally for the coming three to five decades even if greenhouse gas emissions rapidly increase. Likewise, despite a long-term trend towards more intense precipitation and longer dry spells, multidecadal trends of opposite sign cannot be excluded over many land points. However, extremes may dramatically change at a rate much larger than anticipated from the long-term signal. Despite these large irreducible uncertainties on the local scale, projections are remarkably consistent from an aggregated spatial probability perspective. Models agree that within only three decades about half of the land fraction will see significantly more intense hot extremes.We showthat even in the short term the land fraction experiencing more intense precipitation events is larger than expected from internal variability. The proposed perspective yields valuable information for decision-makers and stakeholders at the international level.",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"ITEM-2", "issued" : { "date-parts" : [ [ "2013" ] ] }, "page" : "1033-1038", "title" : "Robust spatially aggregated projections of climate extremes", "translator" : [ { "dropping-particle" : "", "family" : "K3127", "given" : "", "non-dropping-particle" : "", "parse-names" : false, "suffix" : "" } ], "type" : "article-journal", "volume" : "3" }, "uris" : [ "http://www.mendeley.com/documents/?uuid=b8cff913-b607-410c-be1f-0787147b85e4" ] }, { "id" : "ITEM-3",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1\u00a0%/year compound increase in $$\\hbox {CO}_2$$ CO 2 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20\u00a0year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"ITEM-3", "issue" : "11", "issued" : { "date-parts" : [ [ "2016", "6" ] ] }, "page" : "3807-3819", "title" : "Irreducible uncertainty in near-term climate projections", "translator" : [ { "dropping-particle" : "", "family" : "K2706", "given" : "", "non-dropping-particle" : "", "parse-names" : false, "suffix" : "" } ], "type" : "article-journal", "volume" : "46" }, "uris" : [ "http://www.mendeley.com/documents/?uuid=51cbcfc8-186c-4693-ad0f-a26a03dce4eb" ] }, { "id" : "ITEM-4",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"ITEM-4",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"ITEM-5",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"ITEM-5",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"id" : "ITEM-6", "itemData" : { "DOI" : "10.1175/JCLI-D-18-0040.1", "ISSN" : "0894-8755", "abstract" : "Winter atmospheric blocking circulations such as Ural blocking (UB) have been recognized to play an important role in recent winter Eurasian cooling. Observational analyses performed here reveal that the winter warming in the Barents\u2013Kara Seas (BKS) related to the recent decline of sea ice concentration (SIC) has been accompanied by a large increase in the mean duration of the UB events. A new energy dispersion index (EDI) is designed to help reveal the physics behind this association and show how the BKS warming can influence the mean duration of UB events. This EDI mainly reflects the role of the meridional potential vorticity (PV) gradient in the blocking persistence and it characterizes the changes in energy dispersion and nonlinearity strength of blocking. The meridional PV gradient combines the relative vorticity gradient (related to the nonuniform meridional shear of the mean zonal wind) and the mean zonal wind strength. It is revealed that the BKS warming leads to a significant lengthening of the UB duration because of weakened energy dispersion and intensified nonlinearity of the UB through reduced meridional PV gradient. Furthermore, the duration of the UB is found to depend more strongly on the meridional PV gradient than the mean westerly wind strength, although the meridional PV gradient includes the effect of mean westerly wind strength. Thus, the meridional PV gradient is a better indicator of the change in the blocking duration related to Arctic warming than the zonal wind strength index.", "author" : [ { "dropping-particle" : "", "family" : "Luo", "given" : "Dehai", "non-dropping-particle" : "", "parse-names" : false, "suffix" : "" }, { "dropping-particle" : "", "family" : "Chen", "given" : "Xiaodan", "non-dropping-particle" : "", "parse-names" : false, "suffix" : "" }, { "dropping-particle" : "", "family" : "Dai", "given" : "Aiguo", "non-dropping-particle" : "", "parse-names" : false, "suffix" : "" }, { "dropping-particle" : "", "family" : "Simmonds", "given" : "Ian", "non-dropping-particle" : "", "parse-names" : false, "suffix" : "" } ], "container-title" : "Journal of Climate", "id" : "ITEM-6", "issue" : "18", "issued" : { "date-parts" : [ [ "2018", "8", "9" ] ] }, "page" : "7661-7678", "title" : "Changes in Atmospheric Blocking Circulations Linked with Winter Arctic Warming: A New Perspective", "translator" : [ { "dropping-particle" : "", "family" : "K4913", "given" : "", "non-dropping-particle" : "", "parse-names" : false, "suffix" : "" } ], "type" : "article-journal", "volume" : "31" }, "uris" : [ "http://www.mendeley.com/documents/?uuid=ee0e1102-a5f5-4db7-b304-bdbed7478bf2" ] }, { "id" : "ITEM-7", "itemData" : { "DOI" : "10.1007/s00382-018-4132-4", "ISSN" : "14320894",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"ITEM-7", "issue" : "1-2", "issued" : { "date-parts" : [ [ "2019", "1", "24" ] ] }, "page" : "289-306", "publisher" : "Springer Verlag", "title" : "Impacts of internal variability on temperature and precipitation trends in large ensemble simulations by two climate models", "translator" : [ { "dropping-particle" : "", "family" : "K5143", "given" : "", "non-dropping-particle" : "", "parse-names" : false, "suffix" : "" } ], "type" : "article-journal", "volume" : "52" }, "uris" : [ "http://www.mendeley.com/documents/?uuid=53e3a900-6836-3e96-8b73-2e4fdee5afb8" ] }, { "id" : "ITEM-8",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w:instrText>
      </w:r>
      <w:r w:rsidR="00723A86" w:rsidRPr="003741E9">
        <w:rPr>
          <w:rPrChange w:id="864" w:author="Clotilde Pean" w:date="2021-06-22T10:16:00Z">
            <w:rPr>
              <w:lang w:val="en-GB"/>
            </w:rPr>
          </w:rPrChange>
        </w:rPr>
        <w:instrText>-dropping-particle" : "", "parse-names" : false, "suffix" : "" }, { "dropping-particle" : "", "family" : "Marotzke", "given" : "Jochem", "non-dropping-particle" : "", "parse-names" : false, "suffix" : "" } ], "container-title" : "Journal of Advances in Modeling Earth Systems", "id" : "ITEM-8",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"(Fischer et al., 2013; Deser et al., 2016, 2020; Hawkins et al., 2016; Pendergrass et al., 2017; Luo et al., 2018; Dai and Bloecker, 2019; Maher et al., 2019)", "plainTextFormattedCitation" : "(Fischer et al., 2013; Deser et al., 2016, 2020; Hawkins et al., 2016; Pendergrass et al., 2017; Luo et al., 2018; Dai and Bloecker, 2019; Maher et al., 2019)", "previouslyFormattedCitation" : "(Fischer et al., 2013; Deser et al., 2016, 2020; Hawkins et al., 2016; Pendergrass et al., 2017; Luo et al., 2018; Dai and Bloecker, 2019; Maher et al., 2019)" }, "properties" : { "noteIndex" : 0 }, "schema" : "https://github.com/citation-style-language/schema/raw/master/csl-citation.json" }</w:instrText>
      </w:r>
      <w:r w:rsidRPr="003862D0">
        <w:rPr>
          <w:lang w:val="en-GB"/>
        </w:rPr>
        <w:fldChar w:fldCharType="separate"/>
      </w:r>
      <w:r w:rsidR="00016735">
        <w:rPr>
          <w:noProof/>
        </w:rPr>
        <w:t>(Fischer et al., 2013; Deser et al., 2016, 2020; Hawkins et al., 2016; Pendergrass et al., 2017; Luo et al., 2018; Dai and Bloecker, 2019; Maher et al., 2019)</w:t>
      </w:r>
      <w:r w:rsidRPr="003862D0">
        <w:rPr>
          <w:lang w:val="en-GB"/>
        </w:rPr>
        <w:fldChar w:fldCharType="end"/>
      </w:r>
      <w:r w:rsidRPr="00B9747B">
        <w:t xml:space="preserve">.  </w:t>
      </w:r>
    </w:p>
    <w:p w14:paraId="7702DBF5" w14:textId="77777777" w:rsidR="00191B72" w:rsidRPr="00B9747B" w:rsidRDefault="00191B72" w:rsidP="00191B72">
      <w:pPr>
        <w:pStyle w:val="AR6BodyText"/>
      </w:pPr>
    </w:p>
    <w:p w14:paraId="43BD392B" w14:textId="566CA811" w:rsidR="00191B72" w:rsidRPr="003862D0" w:rsidRDefault="00191B72" w:rsidP="00191B72">
      <w:pPr>
        <w:pStyle w:val="AR6BodyText"/>
        <w:rPr>
          <w:lang w:val="en-GB"/>
        </w:rPr>
      </w:pPr>
      <w:r w:rsidRPr="003862D0">
        <w:rPr>
          <w:lang w:val="en-GB"/>
        </w:rPr>
        <w:t xml:space="preserve">Uncertainties in emissions of greenhouse gases and </w:t>
      </w:r>
      <w:r w:rsidR="005F2108" w:rsidRPr="003862D0">
        <w:rPr>
          <w:lang w:val="en-GB"/>
        </w:rPr>
        <w:t>aerosols</w:t>
      </w:r>
      <w:r w:rsidRPr="003862D0">
        <w:rPr>
          <w:lang w:val="en-GB"/>
        </w:rPr>
        <w:t xml:space="preserve"> that affect future radiative forcings are represented by selected SSP scenarios (</w:t>
      </w:r>
      <w:r w:rsidR="00C83AA7" w:rsidRPr="003862D0">
        <w:rPr>
          <w:lang w:val="en-GB"/>
        </w:rPr>
        <w:t>Section</w:t>
      </w:r>
      <w:ins w:id="865" w:author="Ian Blenkinsop" w:date="2021-07-26T17:59:00Z">
        <w:r w:rsidR="00C642FB">
          <w:rPr>
            <w:lang w:val="en-GB"/>
          </w:rPr>
          <w:t>s</w:t>
        </w:r>
      </w:ins>
      <w:r w:rsidR="00C83AA7" w:rsidRPr="003862D0">
        <w:rPr>
          <w:lang w:val="en-GB"/>
        </w:rPr>
        <w:t xml:space="preserve"> </w:t>
      </w:r>
      <w:ins w:id="866" w:author="Ian Blenkinsop" w:date="2021-07-28T09:30:00Z">
        <w:r w:rsidR="00DD21F3" w:rsidRPr="003862D0">
          <w:rPr>
            <w:lang w:val="en-GB"/>
          </w:rPr>
          <w:t>1.6.1</w:t>
        </w:r>
        <w:r w:rsidR="00DD21F3">
          <w:rPr>
            <w:lang w:val="en-GB"/>
          </w:rPr>
          <w:t xml:space="preserve"> and </w:t>
        </w:r>
      </w:ins>
      <w:r w:rsidR="00FA6D4F" w:rsidRPr="003862D0">
        <w:rPr>
          <w:lang w:val="en-GB"/>
        </w:rPr>
        <w:t>4.2.2</w:t>
      </w:r>
      <w:del w:id="867" w:author="Ian Blenkinsop" w:date="2021-07-26T18:00:00Z">
        <w:r w:rsidR="00892F15" w:rsidRPr="003862D0" w:rsidDel="00C642FB">
          <w:rPr>
            <w:lang w:val="en-GB"/>
          </w:rPr>
          <w:delText xml:space="preserve">, Section </w:delText>
        </w:r>
      </w:del>
      <w:del w:id="868" w:author="Ian Blenkinsop" w:date="2021-07-28T09:30:00Z">
        <w:r w:rsidR="00892F15" w:rsidRPr="003862D0" w:rsidDel="00DD21F3">
          <w:rPr>
            <w:lang w:val="en-GB"/>
          </w:rPr>
          <w:delText>1.6.1</w:delText>
        </w:r>
      </w:del>
      <w:r w:rsidR="00661945" w:rsidRPr="003862D0">
        <w:rPr>
          <w:lang w:val="en-GB"/>
        </w:rPr>
        <w:t>)</w:t>
      </w:r>
      <w:r w:rsidRPr="003862D0">
        <w:rPr>
          <w:lang w:val="en-GB"/>
        </w:rPr>
        <w:t>. In addition to emission uncertainties, SSPs represent uncertainties in land use changes</w:t>
      </w:r>
      <w:del w:id="869" w:author="Robin Matthews" w:date="2021-06-16T15:20:00Z">
        <w:r w:rsidR="006A3685" w:rsidRPr="003862D0" w:rsidDel="00723A86">
          <w:rPr>
            <w:lang w:val="en-GB"/>
          </w:rPr>
          <w:delText xml:space="preserve"> </w:delText>
        </w:r>
      </w:del>
      <w:bookmarkStart w:id="870" w:name="_Hlk74749198"/>
      <w:ins w:id="871" w:author="Robin Matthews" w:date="2021-06-16T15:20:00Z">
        <w:r w:rsidR="00723A86">
          <w:rPr>
            <w:lang w:val="en-GB"/>
          </w:rPr>
          <w:t xml:space="preserve"> </w:t>
        </w:r>
        <w:r w:rsidR="00723A86">
          <w:fldChar w:fldCharType="begin" w:fldLock="1"/>
        </w:r>
      </w:ins>
      <w:r w:rsidR="004B7E49" w:rsidRPr="003741E9">
        <w:rPr>
          <w:lang w:val="en-US"/>
          <w:rPrChange w:id="872" w:author="Clotilde Pean" w:date="2021-06-22T10:16:00Z">
            <w:rPr/>
          </w:rPrChange>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"10.1017/CBO97811074</w:instrText>
      </w:r>
      <w:r w:rsidR="004B7E49">
        <w:instrText>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"id" : "ITEM-3",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"ITEM-3",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"id" : "ITEM-4", "itemData" : { "DOI" : "10.1073/pnas.1713628115", "ISSN" : "10916490",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"id" : "ITEM-4", "issued" : { "date-parts" : [ [ "2018" ] ] }, "title" : "Uncertainty in forecasts of long-run economic growth", "translator" : [ { "dropping-particle" : "", "family" : "K4852", "given" : "", "non-dropping-particle" : "", "parse-names" : false, "suffix" : "" } ], "type" : "article-journal" }, "uris" : [ "http://www.mendeley.com/documents/?uuid=1fbe237b-542d-4eb0-8ba7-bfc5628ebe4a" ] } ], "mendeley" : { "formattedCitation" : "(van Vuuren et al., 2011; Ciais et al., 2013; O\u2019Neill et al., 2016; Christensen et al., 2018)", "plainTextFormattedCitation" : "(van Vuuren et al., 2011; Ciais et al., 2013; O\u2019Neill et al., 2016; Christensen et al., 2018)", "previouslyFormattedCitation" : "(van Vuuren et al., 2011; Ciais et al., 2013; O\u2019Neill et al., 2016; Christensen et al., 2018)" }, "properties" : { "noteIndex" : 0 }, "schema" : "https://github.com/citation-style-language/schema/raw/master/csl-citation.json" }</w:instrText>
      </w:r>
      <w:ins w:id="873" w:author="Robin Matthews" w:date="2021-06-16T15:20:00Z">
        <w:r w:rsidR="00723A86">
          <w:fldChar w:fldCharType="separate"/>
        </w:r>
      </w:ins>
      <w:r w:rsidR="00016735">
        <w:rPr>
          <w:noProof/>
        </w:rPr>
        <w:t>(van Vuuren et al., 2011; Ciais et al., 2013; O’Neill et al., 2016; Christensen et al., 2018)</w:t>
      </w:r>
      <w:ins w:id="874" w:author="Robin Matthews" w:date="2021-06-16T15:20:00Z">
        <w:r w:rsidR="00723A86">
          <w:fldChar w:fldCharType="end"/>
        </w:r>
      </w:ins>
      <w:del w:id="875" w:author="Robin Matthews" w:date="2021-06-16T15:20:00Z">
        <w:r w:rsidR="006A3685" w:rsidRPr="003862D0" w:rsidDel="00723A86">
          <w:rPr>
            <w:lang w:val="en-GB"/>
          </w:rPr>
          <w:fldChar w:fldCharType="begin" w:fldLock="1"/>
        </w:r>
        <w:r w:rsidR="00615634" w:rsidRPr="003741E9" w:rsidDel="00723A86">
          <w:rPr>
            <w:rPrChange w:id="876" w:author="Clotilde Pean" w:date="2021-06-22T10:16:00Z">
              <w:rPr>
                <w:lang w:val="en-GB"/>
              </w:rPr>
            </w:rPrChange>
          </w:rPr>
          <w:del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w:delInstrText>
        </w:r>
        <w:r w:rsidR="00615634" w:rsidRPr="00016735" w:rsidDel="00723A86">
          <w:rPr>
            <w:lang w:val="en-GB"/>
          </w:rPr>
          <w:delInstrText>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"mendeley" : { "formattedCitation" : "(van Vuuren et al., 2011)", "plainTextFormattedCitation" : "(van Vuuren et al., 2011)", "previouslyFormattedCitation" : "(van Vuuren et al., 2011)" }, "properties" : { "noteIndex" : 0 }, "schema" : "https://github.com/citation-style-language/schema/raw/master/csl-citation.json" }</w:delInstrText>
        </w:r>
        <w:r w:rsidR="006A3685" w:rsidRPr="003862D0" w:rsidDel="00723A86">
          <w:rPr>
            <w:lang w:val="en-GB"/>
          </w:rPr>
          <w:fldChar w:fldCharType="separate"/>
        </w:r>
        <w:r w:rsidR="006A3685" w:rsidRPr="00723A86" w:rsidDel="00723A86">
          <w:rPr>
            <w:noProof/>
            <w:lang w:val="en-GB"/>
          </w:rPr>
          <w:delText>(van Vuuren et al., 2011)</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rPr>
            <w:lang w:val="en-GB"/>
          </w:rPr>
          <w:del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"plainTextFormattedCitation" : "(Ciais et al., 2013)", "previouslyFormattedCitation" : "(Ciais et al., 2013)" }, "properties" : { "noteIndex" : 0 }, "schema" : "https://github.com/citation-style-language/schema/raw/master/csl-citation.json" }</w:delInstrText>
        </w:r>
        <w:r w:rsidR="006A3685" w:rsidRPr="003862D0" w:rsidDel="00723A86">
          <w:rPr>
            <w:lang w:val="en-GB"/>
          </w:rPr>
          <w:fldChar w:fldCharType="separate"/>
        </w:r>
        <w:r w:rsidR="006A3685" w:rsidRPr="003862D0" w:rsidDel="00723A86">
          <w:rPr>
            <w:noProof/>
            <w:lang w:val="en-GB"/>
          </w:rPr>
          <w:delText>(Ciais et al., 2013)</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rPr>
            <w:lang w:val="en-GB"/>
          </w:rPr>
          <w:del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w:delInstrText>
        </w:r>
        <w:r w:rsidR="00615634" w:rsidRPr="00016735" w:rsidDel="00723A86">
          <w:delInstrText>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delInstrText>
        </w:r>
        <w:r w:rsidR="006A3685" w:rsidRPr="003862D0" w:rsidDel="00723A86">
          <w:rPr>
            <w:lang w:val="en-GB"/>
          </w:rPr>
          <w:fldChar w:fldCharType="separate"/>
        </w:r>
        <w:r w:rsidR="006A3685" w:rsidRPr="00903D51" w:rsidDel="00723A86">
          <w:rPr>
            <w:noProof/>
          </w:rPr>
          <w:delText>(O’Neill et al., 2016)</w:delText>
        </w:r>
        <w:r w:rsidR="006A3685" w:rsidRPr="003862D0" w:rsidDel="00723A86">
          <w:rPr>
            <w:lang w:val="en-GB"/>
          </w:rPr>
          <w:fldChar w:fldCharType="end"/>
        </w:r>
        <w:r w:rsidR="006A3685" w:rsidRPr="003862D0" w:rsidDel="00723A86">
          <w:rPr>
            <w:lang w:val="en-GB"/>
          </w:rPr>
          <w:fldChar w:fldCharType="begin" w:fldLock="1"/>
        </w:r>
        <w:r w:rsidR="00615634" w:rsidRPr="00016735" w:rsidDel="00723A86">
          <w:delInstrText>ADDIN CSL_CITATION { "citationItems" : [ { "id" : "ITEM-1", "itemData" : { "DOI" : "10.1073/pnas.1713628115", "ISSN" : "10916490",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w:delInstrText>
        </w:r>
        <w:r w:rsidR="00615634" w:rsidRPr="003741E9" w:rsidDel="00723A86">
          <w:rPr>
            <w:lang w:val="en-US"/>
            <w:rPrChange w:id="877" w:author="Clotilde Pean" w:date="2021-06-22T10:16:00Z">
              <w:rPr/>
            </w:rPrChange>
          </w:rPr>
          <w:delInstrText>.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of the United States of America", "id" : "ITEM-1", "issued" : { "date-parts" : [ [ "2018" ] ] }, "title" : "Uncertainty in forecasts of long-run economic growth", "translator" : [ { "dropping-particle" : "", "family" : "K4852", "given" : "", "non-dropping-particle" : "", "parse-names" : false, "suffix" : "" } ], "type" : "article-journal" }, "uris" : [ "http://www.mendeley.com/documents/?uuid=1fbe237b-542d-4eb0-8ba7-bfc5628ebe4a" ] } ], "mendeley" : { "formattedCitation" : "(Christensen et al., 2018)", "plainTextFormattedCitation" : "(Christensen et al., 2018)", "previouslyFormattedCitation" : "(Christensen et al., 2018)" }, "properties" : { "noteIndex" : 0 }, "schema" : "https://github.com/citation-style-language/schema/raw/master/csl-citation.json" }</w:delInstrText>
        </w:r>
        <w:r w:rsidR="006A3685" w:rsidRPr="003862D0" w:rsidDel="00723A86">
          <w:rPr>
            <w:lang w:val="en-GB"/>
          </w:rPr>
          <w:fldChar w:fldCharType="separate"/>
        </w:r>
        <w:r w:rsidR="006A3685" w:rsidRPr="003741E9" w:rsidDel="00723A86">
          <w:rPr>
            <w:noProof/>
            <w:lang w:val="en-US"/>
            <w:rPrChange w:id="878" w:author="Clotilde Pean" w:date="2021-06-22T10:16:00Z">
              <w:rPr>
                <w:noProof/>
              </w:rPr>
            </w:rPrChange>
          </w:rPr>
          <w:delText>(Christensen et al., 2018)</w:delText>
        </w:r>
        <w:r w:rsidR="006A3685" w:rsidRPr="003862D0" w:rsidDel="00723A86">
          <w:rPr>
            <w:lang w:val="en-GB"/>
          </w:rPr>
          <w:fldChar w:fldCharType="end"/>
        </w:r>
      </w:del>
      <w:bookmarkEnd w:id="870"/>
      <w:r w:rsidRPr="003741E9">
        <w:rPr>
          <w:lang w:val="en-US"/>
          <w:rPrChange w:id="879" w:author="Clotilde Pean" w:date="2021-06-22T10:16:00Z">
            <w:rPr/>
          </w:rPrChange>
        </w:rPr>
        <w:t xml:space="preserve">. </w:t>
      </w:r>
      <w:r w:rsidRPr="00C11647">
        <w:rPr>
          <w:lang w:val="en-GB"/>
        </w:rPr>
        <w:t>Additional uncertainty comes from climate carbon-cycle feedbacks and the residence time of atmospheric constituents, and are at least partly accounted for in emission</w:t>
      </w:r>
      <w:ins w:id="880" w:author="Tom Maycock" w:date="2021-09-06T16:46:00Z">
        <w:r w:rsidR="008810CB">
          <w:rPr>
            <w:lang w:val="en-GB"/>
          </w:rPr>
          <w:t>s</w:t>
        </w:r>
      </w:ins>
      <w:r w:rsidRPr="00C11647">
        <w:rPr>
          <w:lang w:val="en-GB"/>
        </w:rPr>
        <w:t xml:space="preserve">-driven simulations as opposed to concentration-driven simulations </w:t>
      </w:r>
      <w:r w:rsidRPr="003862D0">
        <w:rPr>
          <w:lang w:val="en-GB"/>
        </w:rPr>
        <w:fldChar w:fldCharType="begin" w:fldLock="1"/>
      </w:r>
      <w:r w:rsidR="00615634" w:rsidRPr="00C11647">
        <w:rPr>
          <w:lang w:val="en-GB"/>
        </w:rPr>
        <w:instrText>ADDIN CSL_CITATION { "citationItems" : [ { "id" : "ITEM-1", "itemData" : { "DOI" : "10.1175/JCLI-D-16-0161.1", "ISSN" : "0894-8755", "author" : [ { "dropping-particle" : "", "family" : "Hewitt", "given" : "A J", "non-dropping-particle" : "", "parse-names" : false, "suffix" : "" }, { "dropping-particle" : "", "family" : "Booth", "given" : "B B B", "non-dropping-particle" : "", "parse-names" : false, "suffix" : "" }, { "dropping-particle" : "", "family" : "Jones", "given" : "C D", "non-dropping-particle" : "", "parse-names" : false, "suffix" : "" }, { "dropping-particle" : "", "family" : "Robertson", "given" : "E S", "non-dropping-particle" : "", "parse-names" : false, "suffix" : "" }, { "dropping-particle" : "", "family" : "Wiltshire", "given" : "A J", "non-dropping-particle" : "", "parse-names" : false, "suffix" : "" }, { "dropping-particle" : "", "family" : "Sansom", "given" : "P G", "non-dropping-particle" : "", "parse-names" : false, "suffix" : "" }, { "dropping-particle" : "", "family" : "Stephenson", "given" : "D B", "non-dropping-particle" : "", "parse-names" : false, "suffix" : "" }, { "dropping-particle" : "", "family" : "Yip", "given" : "S", "non-dropping-particle" : "", "parse-names" : false, "suffix" : "" } ], "container-title" : "Jour</w:instrText>
      </w:r>
      <w:r w:rsidR="00615634">
        <w:rPr>
          <w:lang w:val="en-US"/>
        </w:rPr>
        <w:instrText>nal of Climate", "id" : "ITEM-1", "issue" : "20", "issued" : { "date-parts" : [ [ "2016" ] ] }, "page" : "7203-7213", "title" : "Sources of Uncertainty in Future Projections of the Carbon Cycle", "translator" : [ { "dropping-particle" : "", "family" : "K2744", "given" : "", "non-dropping-particle" : "", "parse-names" : false, "suffix" : "" } ], "type" : "article-journal", "volume" : "29" }, "uris" : [ "http://www.mendeley.com/documents/?uuid=cbe10527-26b0-472f-a9f5-57fdc625cfb0" ] }, { "id" : "ITEM-2", "itemData" : { "DOI" : "10.1175/JCLI-D-12-00579.1", "ISBN" : "0894-8755",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6 97ppm by 2100) and hence higher radiative forcing (by 0.25Wm22)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3.98 6 0.98C for the emission-driven simulations compared to 3.78 6 0.78C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"ITEM-2", "issue" : "2", "issued" : { "date-parts" : [ [ "2014" ] ] }, "page" : "511-526", "title" : "Uncertainties in CMIP5 climate projections due to carbon cycle feedbacks", "translator" : [ { "dropping-particle" : "", "family" : "K3129", "given" : "", "non-dropping-particle" : "", "parse-names" : false, "suffix" : "" } ], "type" : "article-journal", "volume" : "27" }, "uris" : [ "http://www.mendeley.com/documents/?uuid=81bfea54-36f5-4ee5-bd0f-2b344586f017", "http://www.mendeley.com/documents/?uuid=5e7e3d10-c29e-4a6d-bfb7-a4caaa7d22f3", "http://www.mendeley.com/documents/?uuid=510954df-a8e0-440b-a628-7ffff8668e28" ] } ], "mendeley" : { "formattedCitation" : "(Friedlingstein et al., 2014; Hewitt et al., 2016)", "plainTextFormattedCitation" : "(Friedlingstein et al., 2014; Hewitt et al., 2016)", "previouslyFormattedCitation" : "(Friedlingstein et al., 2014; Hewitt et al., 2016)" }, "properties" : { "noteIndex" : 0 }, "schema" : "https://github.com/citation-style-language/schema/raw/master/csl-citation.json" }</w:instrText>
      </w:r>
      <w:r w:rsidRPr="003862D0">
        <w:rPr>
          <w:lang w:val="en-GB"/>
        </w:rPr>
        <w:fldChar w:fldCharType="separate"/>
      </w:r>
      <w:r w:rsidR="00016735">
        <w:rPr>
          <w:noProof/>
          <w:lang w:val="en-GB"/>
        </w:rPr>
        <w:t>(Friedlingstein et al., 2014; Hewitt et al., 2016)</w:t>
      </w:r>
      <w:r w:rsidRPr="003862D0">
        <w:rPr>
          <w:lang w:val="en-GB"/>
        </w:rPr>
        <w:fldChar w:fldCharType="end"/>
      </w:r>
      <w:r w:rsidRPr="003862D0">
        <w:rPr>
          <w:lang w:val="en-GB"/>
        </w:rPr>
        <w:t xml:space="preserve">. The climate carbon-cycle feedbacks affect the </w:t>
      </w:r>
      <w:commentRangeStart w:id="881"/>
      <w:commentRangeStart w:id="882"/>
      <w:r w:rsidRPr="003862D0">
        <w:rPr>
          <w:lang w:val="en-GB"/>
        </w:rPr>
        <w:t xml:space="preserve">transient climate response to </w:t>
      </w:r>
      <w:ins w:id="883" w:author="Tom Maycock" w:date="2021-09-06T16:56:00Z">
        <w:r w:rsidR="008810CB">
          <w:rPr>
            <w:lang w:val="en-GB"/>
          </w:rPr>
          <w:t>cumulative CO</w:t>
        </w:r>
        <w:r w:rsidR="008810CB" w:rsidRPr="008810CB">
          <w:rPr>
            <w:vertAlign w:val="subscript"/>
            <w:lang w:val="en-GB"/>
            <w:rPrChange w:id="884" w:author="Tom Maycock" w:date="2021-09-06T16:56:00Z">
              <w:rPr>
                <w:lang w:val="en-GB"/>
              </w:rPr>
            </w:rPrChange>
          </w:rPr>
          <w:t>2</w:t>
        </w:r>
        <w:r w:rsidR="008810CB">
          <w:rPr>
            <w:lang w:val="en-GB"/>
          </w:rPr>
          <w:t xml:space="preserve"> </w:t>
        </w:r>
      </w:ins>
      <w:r w:rsidRPr="003862D0">
        <w:rPr>
          <w:lang w:val="en-GB"/>
        </w:rPr>
        <w:t xml:space="preserve">emissions </w:t>
      </w:r>
      <w:commentRangeEnd w:id="881"/>
      <w:r w:rsidR="00C642FB">
        <w:rPr>
          <w:rStyle w:val="CommentReference"/>
        </w:rPr>
        <w:commentReference w:id="881"/>
      </w:r>
      <w:commentRangeEnd w:id="882"/>
      <w:r w:rsidR="008810CB">
        <w:rPr>
          <w:rStyle w:val="CommentReference"/>
        </w:rPr>
        <w:commentReference w:id="882"/>
      </w:r>
      <w:r w:rsidRPr="003862D0">
        <w:rPr>
          <w:lang w:val="en-GB"/>
        </w:rPr>
        <w:t xml:space="preserve">(TCRE). Constraining this uncertainty is crucial for the assessment of remaining carbon budgets consistent with global mean temperature </w:t>
      </w:r>
      <w:bookmarkStart w:id="885" w:name="_Hlk74743221"/>
      <w:r w:rsidRPr="003862D0">
        <w:rPr>
          <w:lang w:val="en-GB"/>
        </w:rPr>
        <w:t xml:space="preserve">levels </w:t>
      </w:r>
      <w:commentRangeStart w:id="886"/>
      <w:r w:rsidRPr="003862D0">
        <w:rPr>
          <w:lang w:val="en-GB"/>
        </w:rPr>
        <w:fldChar w:fldCharType="begin" w:fldLock="1"/>
      </w:r>
      <w:r w:rsidR="00741A83">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"(Millar et al., 2017; IPCC, 2018a)", "plainTextFormattedCitation" : "(Millar et al., 2017; IPCC, 2018a)", "previouslyFormattedCitation" : "(Millar et al., 2017; IPCC, 2018a)" }, "properties" : { "noteIndex" : 0 }, "schema" : "https://github.com/citation-style-language/schema/raw/master/csl-citation.json" }</w:instrText>
      </w:r>
      <w:r w:rsidRPr="003862D0">
        <w:rPr>
          <w:lang w:val="en-GB"/>
        </w:rPr>
        <w:fldChar w:fldCharType="separate"/>
      </w:r>
      <w:r w:rsidR="00016735">
        <w:rPr>
          <w:noProof/>
          <w:lang w:val="en-GB"/>
        </w:rPr>
        <w:t>(Millar et al., 2017; IPCC, 2018a)</w:t>
      </w:r>
      <w:r w:rsidRPr="003862D0">
        <w:rPr>
          <w:lang w:val="en-GB"/>
        </w:rPr>
        <w:fldChar w:fldCharType="end"/>
      </w:r>
      <w:bookmarkEnd w:id="885"/>
      <w:commentRangeEnd w:id="886"/>
      <w:r w:rsidR="00741A83">
        <w:rPr>
          <w:rStyle w:val="CommentReference"/>
        </w:rPr>
        <w:commentReference w:id="886"/>
      </w:r>
      <w:r w:rsidRPr="003862D0">
        <w:rPr>
          <w:lang w:val="en-GB"/>
        </w:rPr>
        <w:t xml:space="preserve"> and is covered in Chapter 5 of this </w:t>
      </w:r>
      <w:r w:rsidR="008C6ED0" w:rsidRPr="003862D0">
        <w:rPr>
          <w:lang w:val="en-GB"/>
        </w:rPr>
        <w:t>R</w:t>
      </w:r>
      <w:r w:rsidRPr="003862D0">
        <w:rPr>
          <w:lang w:val="en-GB"/>
        </w:rPr>
        <w:t>eport. Finally, there are uncertainties in future solar and volcanic forcing (</w:t>
      </w:r>
      <w:del w:id="887" w:author="Ian Blenkinsop" w:date="2021-07-26T18:01:00Z">
        <w:r w:rsidRPr="003862D0" w:rsidDel="00C642FB">
          <w:rPr>
            <w:lang w:val="en-GB"/>
          </w:rPr>
          <w:delText xml:space="preserve">see </w:delText>
        </w:r>
      </w:del>
      <w:r w:rsidR="009E27EA" w:rsidRPr="003862D0">
        <w:rPr>
          <w:lang w:val="en-GB"/>
        </w:rPr>
        <w:t>Cross-Chapter Box</w:t>
      </w:r>
      <w:r w:rsidRPr="003862D0">
        <w:rPr>
          <w:lang w:val="en-GB"/>
        </w:rPr>
        <w:t xml:space="preserve"> 4.1)</w:t>
      </w:r>
    </w:p>
    <w:p w14:paraId="4D470781" w14:textId="77777777" w:rsidR="00191B72" w:rsidRPr="003862D0" w:rsidRDefault="00191B72" w:rsidP="00191B72">
      <w:pPr>
        <w:pStyle w:val="AR6BodyText"/>
        <w:rPr>
          <w:lang w:val="en-GB"/>
        </w:rPr>
      </w:pPr>
    </w:p>
    <w:p w14:paraId="38F7B462" w14:textId="50ECAD3C" w:rsidR="00191B72" w:rsidRPr="003862D0" w:rsidRDefault="00191B72" w:rsidP="00191B72">
      <w:pPr>
        <w:pStyle w:val="AR6BodyText"/>
        <w:rPr>
          <w:lang w:val="en-GB"/>
        </w:rPr>
      </w:pPr>
      <w:r w:rsidRPr="003862D0">
        <w:rPr>
          <w:lang w:val="en-GB"/>
        </w:rPr>
        <w:t xml:space="preserve">The relative magnitude of model </w:t>
      </w:r>
      <w:r w:rsidR="00F329C8" w:rsidRPr="003862D0">
        <w:rPr>
          <w:lang w:val="en-GB"/>
        </w:rPr>
        <w:t xml:space="preserve">uncertainty </w:t>
      </w:r>
      <w:r w:rsidRPr="003862D0">
        <w:rPr>
          <w:lang w:val="en-GB"/>
        </w:rPr>
        <w:t xml:space="preserve">and internal variability depends on the time horizon of the projection, location, spatial and temporal aggregation, variable, and signal strength </w:t>
      </w:r>
      <w:r w:rsidRPr="003862D0">
        <w:rPr>
          <w:lang w:val="en-GB"/>
        </w:rPr>
        <w:fldChar w:fldCharType="begin" w:fldLock="1"/>
      </w:r>
      <w:r w:rsidR="00CD3B49">
        <w:rPr>
          <w:lang w:val="en-GB"/>
        </w:rPr>
        <w:instrText>ADDIN CSL_CITATION { "citationItems" : [ { "id" : "ITEM-1",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"id" : "ITEM-2", "itemData" : { "DOI" : "10.1175/JCLI-D-16-0695.1", "ISSN" : "0894-8755", "abstract" : "\u00a9 2017 American Meteorological Society. The influence of atmospheric circulation on winter temperature and precipitation trends over Europe in the period 2006-50 is investigated in a 21-member initial condition ensemble from a fully coupled global climate model and in a multimodel framework consisting of 40 different models. Five versions of a dynamical adjustment method based on empirical orthogonal function analysis of sea level pressure are introduced, and their performance in removing the effect of atmospheric circulation on temperature and precipitation is tested. The differences in atmospheric circulation as simulated by different models in their control runs and under the historical and representative concentration pathway 8.5 (RCP8.5) forcing scenarios are investigated. Dynamical adjustment is applied to the multimodel ensemble to demonstrate that a substantial fraction of the uncertainty in projected European temperature and precipitation trends is explained by atmospheric circulation variability. A statistically significant response of sea level pressure to anthropogenic forcing is identified in the multimodel ensemble under the RCP8.5 scenario. This forced response in atmospheric circulation is associated with a dynamical contribution to the long-term multimodel mean temperature and precipitation trends. The results highlight the importance of accounting for the impact of atmospheric circulation variability on trends in regional climate projections.",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"ITEM-2", "issue" : "18", "issued" : { "date-parts" : [ [ "2017", "9" ] ] }, "page" : "7271-7291", "title" : "Improved Consistency of Climate Projections over Europe after Accounting for Atmospheric Circulation Variability", "translator" : [ { "dropping-particle" : "", "family" : "K3126", "given" : "", "non-dropping-particle" : "", "parse-names" : false, "suffix" : "" } ], "type" : "article-journal", "volume" : "30" }, "uris" : [ "http://www.mendeley.com/documents/?uuid=53bf7655-9662-4772-adce-977d685fd8b4" ] }, { "id" : "ITEM-3", "itemData" : { "DOI" : "10.1038/nclimate2051", "ISBN" : "1758-678X, 1758-6798", "ISSN" : "1758678X", "abstract" : "Many climatic extremes are changing1\u20135, and decision-makers express a strong need for reliable information on further changes over the coming decades as a basis for adaptation strategies. Here, we demonstrate that for extremes stakeholders will have to deal with large irreducible uncertainties on local to regional scales as a result of internal variability, even if climate models improve rapidly. A multimember initial condition ensemble carried out with an Earth system model shows that trends towards more intense hot and less intense cold extremes may be masked or even reversed locally for the coming three to five decades even if greenhouse gas emissions rapidly increase. Likewise, despite a long-term trend towards more intense precipitation and longer dry spells, multidecadal trends of opposite sign cannot be excluded over many land points. However, extremes may dramatically change at a rate much larger than anticipated from the long-term signal. Despite these large irreducible uncertainties on the local scale, projections are remarkably consistent from an aggregated spatial probability perspective. Models agree that within only three decades about half of the land fraction will see significantly more intense hot extremes.We showthat even in the short term the land fraction experiencing more intense precipitation events is larger than expected from internal variability. The proposed perspective yields valuable information for decision-makers and stakeholders at the international level.",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"ITEM-3", "issued" : { "date-parts" : [ [ "2013" ] ] }, "page" : "1033-1038", "title" : "Robust spatially aggregated projections of climate extremes", "translator" : [ { "dropping-particle" : "", "family" : "K3127", "given" : "", "non-dropping-particle" : "", "parse-names" : false, "suffix" : "" } ], "type" : "article-journal", "volume" : "3" }, "uris" : [ "http://www.mendeley.com/documents/?uuid=b8cff913-b607-410c-be1f-0787147b85e4" ] }, { "id" : "ITEM-4", "itemData" : { "DOI" : "10.1007/s00382-011-1210-2", "ISSN" : "0930-7575", "abstract" : "This study considers the large uncertainty in projected changes in local precipitation. It aims to map, and begin to understand, the relative roles of uncertain modelling and natural variability, using 20-year mean data from four perturbed physics or multi-model ensembles. The largest-280-member-ensemble illustrates a rich pattern in the varying contribution of modelling uncertainty, with similar features found using a CMIP3 ensemble (despite its limited sample size, which restricts it value in this context). The contribution of modelling uncertainty to the total uncertainty in local precipitation change is found to be highest in the deep tropics, particularly over South America, Africa, the east and central Pacific, and the Atlantic. In the moist maritime tropics, the highly uncertain modelling of sea-surface temperature changes is transmitted to a large uncertain modelling of local rainfall changes. Over tropical land and summer mid-latitude continents (and to a lesser extent, the tropical oceans), uncertain modelling of atmospheric processes, land surface processes and the terrestrial carbon cycle all appear to play an additional substantial role in driving the uncertainty of local rainfall changes. In polar regions, inter-model variability of anomalous sea ice drives an uncertain precipitation response, particularly in winter. In all these regions, there is therefore the potential to reduce the uncertainty of local precipitation changes through targeted model improvements and observational constraints. In contrast, over much of the arid subtropical and mid-latitude oceans, over Australia, and over the Sahara in winter, internal atmospheric variability dominates the uncertainty in projected precipitation changes. Here, model improvements and observational constraints will have little impact on the uncertainty of time means shorter than at least 20 years. Last, a supplementary application of the metric developed here is that it can be interpreted as a measure of the agreement amongst models of their projected local precipitation change. Results differ from, but are complementary to, those of the more usual approach. \u00a9 2011 Crown Copyright.", "author" : [ { "dropping-particle" : "", "family" : "Rowell", "given" : "David P.", "non-dropping-particle" : "", "parse-names" : false, "suffix" : "" } ], "container-title" : "Climate Dynamics", "id" : "ITEM-4", "issue" : "7-8", "issued" : { "date-parts" : [ [ "2012", "10", "20" ] ] }, "page" : "1929-1950", "title" : "Sources of uncertainty in future changes in local precipitation", "translator" : [ { "dropping-particle" : "", "family" : "K4406", "given" : "", "non-dropping-particle" : "", "parse-names" : false, "suffix" : "" } ], "type" : "article-journal", "volume" : "39" }, "uris" : [ "http://www.mendeley.com/documents/?uuid=189b8b34-e949-44a1-8cda-319e15934f31", "http://www.mendeley.com/documents/?uuid=1db6eeee-3781-4b51-9bd8-e2bf933b0d17" ] }, { "id" : "ITEM-5", "itemData" : { "DOI" : "10.1029/2019EF001253", "ISSN" : "2328-4277", "abstract" : "Event attribution, which determines how anthropogenic climate change has affected the likelihood of certain types of extreme events, is of broad interest to industries, governments, and the public. Attribution results can be highly dependent on the definition of the event and the characteristics assessed, which are part of framing the attribution question. Despite a widely acknowledged sensitivity to framing, little work has been done to document the impacts on attribution and the resulting implications. Here, we use a perfect-model approach and large ensembles of coupled climate-model simulations to demonstrate how event attribution depends on the spatial and temporal scales used to define the event. In general, stronger attribution is found for events defined over longer time scales and larger spatial scales due to enhanced signal-to-noise ratios. With strong warming trends, most regions see large changes in the likelihood of temperature extremes at all scales, even at low levels of global mean temperature increase. For precipitation extremes, spatial scale plays a strong role. It may be possible to attribute changes in likelihood for extreme precipitation events defined over larger scales, but greater levels of global warming are often required before it is possible to attribute changes in the likelihood of smaller-scale precipitation events. Care must be taken to understand the scales used in event attribution, in order to properly understand the results.", "author" : [ { "dropping-particle" : "", "family" : "Kirchmeier\u2010Young", "given" : "M. C.", "non-dropping-particle" : "", "parse-names" : false, "suffix" : "" }, { "dropping-particle" : "", "family" : "Wan", "given" : "H.", "non-dropping-particle" : "", "parse-names" : false, "suffix" : "" }, { "dropping-particle" : "", "family" : "Zhang", "given" : "X.", "non-dropping-particle" : "", "parse-names" : false, "suffix" : "" }, { "dropping-particle" : "", "family" : "Seneviratne", "given" : "S. I.", "non-dropping-particle" : "", "parse-names" : false, "suffix" : "" } ], "container-title" : "Earth's Future", "id" : "ITEM-5", "issue" : "10", "issued" : { "date-parts" : [ [ "2019", "10", "31" ] ] }, "page" : "1192-1204", "title" : "Importance of Framing for Extreme Event Attribution: The Role of Spatial and Temporal Scales", "translator" : [ { "dropping-particle" : "", "family" : "K4488", "given" : "", "non-dropping-particle" : "", "parse-names" : false, "suffix" : "" } ], "type" : "article-journal", "volume" : "7" }, "uris" : [ "http://www.mendeley.com/documents/?uuid=064a67fe-6220-4068-b2a7-eabe325ef5c9", "http://www.mendeley.com/documents/?uuid=f65ee90b-d4d8-4520-af9b-95380909fc9d" ] } ], "mendeley" : { "formattedCitation" : "(Rowell, 2012; Fischer et al., 2013; Deser et al., 2014; Saffioti et al., 2017; Kirchmeier\u2010Young et al., 2019)", "manualFormatting" : "(Rowell, 2012; Fischer et al., 2013; Deser et al., 2014; Saffioti et al., 2017; Kirchmeier-Young et al., 2019)", "plainTextFormattedCitation" : "(Rowell, 2012; Fischer et al., 2013; Deser et al., 2014; Saffioti et al., 2017; Kirchmeier\u2010Young et al., 2019)", "previouslyFormattedCitation" : "(Rowell, 2012; Fischer et al., 2013; Deser et al., 2014; Saffioti et al., 2017; Kirchmeier\u2010Young et al., 2019)" }, "properties" : { "noteIndex" : 0 }, "schema" : "https://github.com/citation-style-language/schema/raw/master/csl-citation.json" }</w:instrText>
      </w:r>
      <w:r w:rsidRPr="003862D0">
        <w:rPr>
          <w:lang w:val="en-GB"/>
        </w:rPr>
        <w:fldChar w:fldCharType="separate"/>
      </w:r>
      <w:r w:rsidR="00016735">
        <w:rPr>
          <w:noProof/>
        </w:rPr>
        <w:t xml:space="preserve">(Rowell, 2012; Fischer et </w:t>
      </w:r>
      <w:r w:rsidR="00016735">
        <w:rPr>
          <w:noProof/>
        </w:rPr>
        <w:lastRenderedPageBreak/>
        <w:t>al., 2013; Deser et al., 2014; Saffioti et al., 2017; Kirchmeier-Young et al., 2019)</w:t>
      </w:r>
      <w:r w:rsidRPr="003862D0">
        <w:rPr>
          <w:lang w:val="en-GB"/>
        </w:rPr>
        <w:fldChar w:fldCharType="end"/>
      </w:r>
      <w:r w:rsidRPr="006C466A">
        <w:t xml:space="preserve">. </w:t>
      </w:r>
      <w:r w:rsidRPr="003862D0">
        <w:rPr>
          <w:lang w:val="en-GB"/>
        </w:rPr>
        <w:t>New literature published after</w:t>
      </w:r>
      <w:del w:id="888" w:author="Sara M Tuson" w:date="2021-07-15T19:07:00Z">
        <w:r w:rsidRPr="003862D0" w:rsidDel="004028C5">
          <w:rPr>
            <w:lang w:val="en-GB"/>
          </w:rPr>
          <w:delText xml:space="preserve"> the</w:delText>
        </w:r>
      </w:del>
      <w:r w:rsidRPr="003862D0">
        <w:rPr>
          <w:lang w:val="en-GB"/>
        </w:rPr>
        <w:t xml:space="preserve"> AR5 systematically discusses the role of different sources of uncertainty and shows that the relative contribution of internal variability is larger for short than for long projection horizons </w:t>
      </w:r>
      <w:r w:rsidRPr="003862D0">
        <w:rPr>
          <w:lang w:val="en-GB"/>
        </w:rPr>
        <w:fldChar w:fldCharType="begin" w:fldLock="1"/>
      </w:r>
      <w:r w:rsidR="00615634">
        <w:rPr>
          <w:lang w:val="en-GB"/>
        </w:rPr>
        <w:instrText>ADDIN CSL_CITATION { "citationItems" : [ { "id" : "ITEM-1",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"ITEM-1",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"ITEM-2",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"ITEM-2",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"ITEM-3",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"ITEM-3",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"(Marotzke and Forster, 2015; Lehner et al., 2020; Maher et al., 2021)", "plainTextFormattedCitation" : "(Marotzke and Forster, 2015; Lehner et al., 2020; Maher et al., 2021)", "previouslyFormattedCitation" : "(Marotzke and Forster, 2015; Lehner et al., 2020; Maher et al., 2021)" }, "properties" : { "noteIndex" : 0 }, "schema" : "https://github.com/citation-style-language/schema/raw/master/csl-citation.json" }</w:instrText>
      </w:r>
      <w:r w:rsidRPr="003862D0">
        <w:rPr>
          <w:lang w:val="en-GB"/>
        </w:rPr>
        <w:fldChar w:fldCharType="separate"/>
      </w:r>
      <w:r w:rsidR="00016735">
        <w:rPr>
          <w:noProof/>
          <w:lang w:val="en-GB"/>
        </w:rPr>
        <w:t>(Marotzke and Forster, 2015; Lehner et al., 2020; Maher et al., 2021)</w:t>
      </w:r>
      <w:r w:rsidRPr="003862D0">
        <w:rPr>
          <w:lang w:val="en-GB"/>
        </w:rPr>
        <w:fldChar w:fldCharType="end"/>
      </w:r>
      <w:r w:rsidRPr="003862D0">
        <w:rPr>
          <w:lang w:val="en-GB"/>
        </w:rPr>
        <w:t xml:space="preserve">, larger for high latitudes than for low latitudes, larger for land than for ocean </w:t>
      </w:r>
      <w:r w:rsidRPr="00582693">
        <w:rPr>
          <w:highlight w:val="red"/>
          <w:lang w:val="en-GB"/>
          <w:rPrChange w:id="889" w:author="Tom Maycock" w:date="2021-09-06T16:57:00Z">
            <w:rPr>
              <w:lang w:val="en-GB"/>
            </w:rPr>
          </w:rPrChange>
        </w:rPr>
        <w:t xml:space="preserve">variables, </w:t>
      </w:r>
      <w:commentRangeStart w:id="890"/>
      <w:commentRangeStart w:id="891"/>
      <w:r w:rsidRPr="00582693">
        <w:rPr>
          <w:highlight w:val="red"/>
          <w:lang w:val="en-GB"/>
          <w:rPrChange w:id="892" w:author="Tom Maycock" w:date="2021-09-06T16:57:00Z">
            <w:rPr>
              <w:lang w:val="en-GB"/>
            </w:rPr>
          </w:rPrChange>
        </w:rPr>
        <w:t>larger at station level than continental than global means</w:t>
      </w:r>
      <w:commentRangeEnd w:id="890"/>
      <w:r w:rsidR="00CE732C" w:rsidRPr="00582693">
        <w:rPr>
          <w:rStyle w:val="CommentReference"/>
          <w:highlight w:val="red"/>
          <w:rPrChange w:id="893" w:author="Tom Maycock" w:date="2021-09-06T16:57:00Z">
            <w:rPr>
              <w:rStyle w:val="CommentReference"/>
            </w:rPr>
          </w:rPrChange>
        </w:rPr>
        <w:commentReference w:id="890"/>
      </w:r>
      <w:commentRangeEnd w:id="891"/>
      <w:r w:rsidR="00582693">
        <w:rPr>
          <w:rStyle w:val="CommentReference"/>
        </w:rPr>
        <w:commentReference w:id="891"/>
      </w:r>
      <w:r w:rsidRPr="00582693">
        <w:rPr>
          <w:highlight w:val="red"/>
          <w:lang w:val="en-GB"/>
          <w:rPrChange w:id="894" w:author="Tom Maycock" w:date="2021-09-06T16:57:00Z">
            <w:rPr>
              <w:lang w:val="en-GB"/>
            </w:rPr>
          </w:rPrChange>
        </w:rPr>
        <w:t>, larger</w:t>
      </w:r>
      <w:r w:rsidRPr="003862D0">
        <w:rPr>
          <w:lang w:val="en-GB"/>
        </w:rPr>
        <w:t xml:space="preserve"> for annual maxima/minima than for multi-decadal means, larger for dynamic quantities (and, by implication, precipitation) than for temperature </w:t>
      </w:r>
      <w:r w:rsidRPr="003862D0">
        <w:rPr>
          <w:lang w:val="en-GB"/>
        </w:rPr>
        <w:fldChar w:fldCharType="begin" w:fldLock="1"/>
      </w:r>
      <w:r w:rsidR="00615634">
        <w:rPr>
          <w:lang w:val="en-GB"/>
        </w:rPr>
        <w:instrText>ADDIN CSL_CITATION { "citationItems" : [ { "id" : "ITEM-1", "itemData" : { "DOI" : "10.1002/2014GL062018", "ISSN" : "1944-8007",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"ITEM-1", "issue" : "23", "issued" : { "date-parts" : [ [ "2014" ] ] }, "page" : "8554-8562", "title" : "Models agree on forced response pattern of precipitation and temperature extremes", "translator" : [ { "dropping-particle" : "", "family" : "K3153", "given" : "", "non-dropping-particle" : "", "parse-names" : false, "suffix" : "" } ], "type" : "article-journal", "volume" : "41" }, "uris" : [ "http://www.mendeley.com/documents/?uuid=aedbb0ba-8810-498d-b454-ae35bf12e75a", "http://www.mendeley.com/documents/?uuid=44dd587b-4220-4561-82ed-8c84d0df2e96", "http://www.mendeley.com/documents/?uuid=eaf6616f-3719-4311-adbe-810efe936d00" ] } ], "mendeley" : { "formattedCitation" : "(Fischer et al., 2014)", "plainTextFormattedCitation" : "(Fischer et al., 2014)", "previouslyFormattedCitation" : "(Fischer et al., 2014)" }, "properties" : { "noteIndex" : 0 }, "schema" : "https://github.com/citation-style-language/schema/raw/master/csl-citation.json" }</w:instrText>
      </w:r>
      <w:r w:rsidRPr="003862D0">
        <w:rPr>
          <w:lang w:val="en-GB"/>
        </w:rPr>
        <w:fldChar w:fldCharType="separate"/>
      </w:r>
      <w:r w:rsidR="00016735">
        <w:rPr>
          <w:noProof/>
          <w:lang w:val="en-GB"/>
        </w:rPr>
        <w:t>(Fischer et al., 2014)</w:t>
      </w:r>
      <w:r w:rsidRPr="003862D0">
        <w:rPr>
          <w:lang w:val="en-GB"/>
        </w:rPr>
        <w:fldChar w:fldCharType="end"/>
      </w:r>
      <w:r w:rsidRPr="003862D0">
        <w:rPr>
          <w:lang w:val="en-GB"/>
        </w:rPr>
        <w:t xml:space="preserve">. </w:t>
      </w:r>
    </w:p>
    <w:p w14:paraId="11CFE93F" w14:textId="77777777" w:rsidR="00191B72" w:rsidRPr="003862D0" w:rsidRDefault="00191B72" w:rsidP="00191B72">
      <w:pPr>
        <w:pStyle w:val="AR6BodyText"/>
        <w:rPr>
          <w:lang w:val="en-GB"/>
        </w:rPr>
      </w:pPr>
    </w:p>
    <w:p w14:paraId="7033E0F6" w14:textId="5B9D0D9C" w:rsidR="00191B72" w:rsidRPr="003862D0" w:rsidRDefault="00191B72" w:rsidP="00191B72">
      <w:pPr>
        <w:pStyle w:val="AR6BodyText"/>
        <w:rPr>
          <w:lang w:val="en-GB"/>
        </w:rPr>
      </w:pPr>
      <w:r w:rsidRPr="003862D0">
        <w:rPr>
          <w:lang w:val="en-GB"/>
        </w:rPr>
        <w:t xml:space="preserve">The method introduced by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w:t>
      </w:r>
      <w:r w:rsidR="008C6ED0" w:rsidRPr="003862D0">
        <w:rPr>
          <w:lang w:val="en-GB" w:eastAsia="ko-KR"/>
        </w:rPr>
        <w:t xml:space="preserve">and applied to </w:t>
      </w:r>
      <w:r w:rsidRPr="003862D0">
        <w:rPr>
          <w:lang w:val="en-GB" w:eastAsia="ko-KR"/>
        </w:rPr>
        <w:t xml:space="preserve">GSAT projections reveals that by the end of the 21st century, the fraction contribution of the climate model response uncertainty to the total uncertainty is larger in CMIP6 than in CMIP5 whereas the relative contribution of scenario uncertainty is smaller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eastAsia="ko-KR"/>
        </w:rPr>
        <w:t xml:space="preserve">. This is the case even when sub-selecting pathways and scenarios that are most similar in CMIP5 and CMIP6, </w:t>
      </w:r>
      <w:ins w:id="895" w:author="Sara M Tuson" w:date="2021-07-16T07:38:00Z">
        <w:r w:rsidR="0034542B">
          <w:rPr>
            <w:lang w:val="en-GB" w:eastAsia="ko-KR"/>
          </w:rPr>
          <w:t>that is</w:t>
        </w:r>
      </w:ins>
      <w:ins w:id="896" w:author="Sara M Tuson" w:date="2021-07-16T07:36:00Z">
        <w:r w:rsidR="0034542B">
          <w:rPr>
            <w:lang w:val="en-GB" w:eastAsia="ko-KR"/>
          </w:rPr>
          <w:t>,</w:t>
        </w:r>
      </w:ins>
      <w:del w:id="897" w:author="Sara M Tuson" w:date="2021-07-16T07:36:00Z">
        <w:r w:rsidRPr="003862D0" w:rsidDel="0034542B">
          <w:rPr>
            <w:lang w:val="en-GB" w:eastAsia="ko-KR"/>
          </w:rPr>
          <w:delText>i.e.</w:delText>
        </w:r>
      </w:del>
      <w:r w:rsidRPr="003862D0">
        <w:rPr>
          <w:lang w:val="en-GB" w:eastAsia="ko-KR"/>
        </w:rPr>
        <w:t xml:space="preserve"> the range from RCP2.6 to RCP8.5 vs</w:t>
      </w:r>
      <w:del w:id="898" w:author="Ian Blenkinsop" w:date="2021-07-26T18:02:00Z">
        <w:r w:rsidRPr="003862D0" w:rsidDel="00C642FB">
          <w:rPr>
            <w:lang w:val="en-GB" w:eastAsia="ko-KR"/>
          </w:rPr>
          <w:delText>.</w:delText>
        </w:r>
      </w:del>
      <w:r w:rsidRPr="003862D0">
        <w:rPr>
          <w:lang w:val="en-GB" w:eastAsia="ko-KR"/>
        </w:rPr>
        <w:t xml:space="preserve"> SSP1-2.6 to SSP5-8-5, respectively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eastAsia="ko-KR"/>
        </w:rPr>
        <w:t xml:space="preserve">. The larger range of response uncertainty is further consistent with the larger range of TCR and GSAT warming for a comparable pathway in CMIP6 than CMIP5 </w:t>
      </w:r>
      <w:r w:rsidR="00A46FAB" w:rsidRPr="003862D0">
        <w:rPr>
          <w:lang w:val="en-GB" w:eastAsia="ko-KR"/>
        </w:rPr>
        <w:fldChar w:fldCharType="begin" w:fldLock="1"/>
      </w:r>
      <w:r w:rsidR="00615634">
        <w:rPr>
          <w:lang w:val="en-GB" w:eastAsia="ko-KR"/>
        </w:rPr>
        <w:instrText>ADDIN CSL_CITATION { "citationItems" : [ { "id" : "ITEM-1", "itemData" : { "DOI" : "10.1038/s41558-019-0660-0", "ISSN" : "1758-678X", "abstract" : "Many recently updated climate models show greater future warming than previously. Separate lines of evidence suggest that their warming rates may be unrealistically high, but the risk of such eventualities only emphasizes the need for rapid and deep reductions in emissions.", "author" : [ { "dropping-particle" : "", "family" : "Forster", "given" : "Piers M", "non-dropping-particle" : "", "parse-names" : false, "suffix" : "" }, { "dropping-particle" : "", "family" : "Maycock", "given" : "Amanda C", "non-dropping-particle" : "", "parse-names" : false, "suffix" : "" }, { "dropping-particle" : "", "family" : "McKenna", "given" : "Christine M", "non-dropping-particle" : "", "parse-names" : false, "suffix" : "" }, { "dropping-particle" : "", "family" : "Smith", "given" : "Christopher J", "non-dropping-particle" : "", "parse-names" : false, "suffix" : "" } ], "container-title" : "Nature Climate Change", "id" : "ITEM-1", "issue" : "1", "issued" : { "date-parts" : [ [ "2020", "1", "2" ] ] }, "page" : "7-10", "title" : "Latest climate models confirm need for urgent mitigation", "translator" : [ { "dropping-particle" : "", "family" : "K4408", "given" : "", "non-dropping-particle" : "", "parse-names" : false, "suffix" : "" } ], "type" : "article-journal", "volume" : "10" }, "uris" : [ "http://www.mendeley.com/documents/?uuid=ffac6829-4127-4c89-8e37-25e47c15ce53" ] }, { "id" : "ITEM-2",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"ITEM-2",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"mendeley" : { "formattedCitation" : "(Forster et al., 2020; Tokarska et al., 2020)", "plainTextFormattedCitation" : "(Forster et al., 2020; Tokarska et al., 2020)", "previouslyFormattedCitation" : "(Forster et al., 2020; Tokarska et al., 2020)" }, "properties" : { "noteIndex" : 0 }, "schema" : "https://github.com/citation-style-language/schema/raw/master/csl-citation.json" }</w:instrText>
      </w:r>
      <w:r w:rsidR="00A46FAB" w:rsidRPr="003862D0">
        <w:rPr>
          <w:lang w:val="en-GB" w:eastAsia="ko-KR"/>
        </w:rPr>
        <w:fldChar w:fldCharType="separate"/>
      </w:r>
      <w:r w:rsidR="00016735">
        <w:rPr>
          <w:noProof/>
          <w:lang w:val="en-GB" w:eastAsia="ko-KR"/>
        </w:rPr>
        <w:t>(Forster et al., 2020; Tokarska et al., 2020)</w:t>
      </w:r>
      <w:r w:rsidR="00A46FAB" w:rsidRPr="003862D0">
        <w:rPr>
          <w:lang w:val="en-GB" w:eastAsia="ko-KR"/>
        </w:rPr>
        <w:fldChar w:fldCharType="end"/>
      </w:r>
      <w:r w:rsidRPr="003862D0">
        <w:rPr>
          <w:lang w:val="en-GB" w:eastAsia="ko-KR"/>
        </w:rPr>
        <w:t>.</w:t>
      </w:r>
      <w:r w:rsidRPr="003862D0">
        <w:rPr>
          <w:lang w:val="en-GB"/>
        </w:rPr>
        <w:t xml:space="preserve"> </w:t>
      </w:r>
      <w:r w:rsidRPr="003862D0">
        <w:rPr>
          <w:lang w:val="en-GB" w:eastAsia="ko-KR"/>
        </w:rPr>
        <w:t xml:space="preserve"> </w:t>
      </w:r>
    </w:p>
    <w:p w14:paraId="114A3DB9" w14:textId="77777777" w:rsidR="00191B72" w:rsidRPr="003862D0" w:rsidRDefault="00191B72" w:rsidP="00191B72">
      <w:pPr>
        <w:pStyle w:val="AR6BodyText"/>
        <w:rPr>
          <w:lang w:val="en-GB"/>
        </w:rPr>
      </w:pPr>
    </w:p>
    <w:p w14:paraId="682E9B86" w14:textId="5ADEEF96" w:rsidR="00191B72" w:rsidRPr="003862D0" w:rsidRDefault="00191B72" w:rsidP="00191B72">
      <w:pPr>
        <w:pStyle w:val="AR6BodyText"/>
        <w:rPr>
          <w:lang w:val="en-GB"/>
        </w:rPr>
      </w:pPr>
      <w:r w:rsidRPr="003862D0">
        <w:rPr>
          <w:lang w:val="en-GB"/>
        </w:rPr>
        <w:t>Some uncertainties are not</w:t>
      </w:r>
      <w:r w:rsidR="008C6ED0" w:rsidRPr="003862D0">
        <w:rPr>
          <w:lang w:val="en-GB"/>
        </w:rPr>
        <w:t>,</w:t>
      </w:r>
      <w:r w:rsidRPr="003862D0">
        <w:rPr>
          <w:lang w:val="en-GB"/>
        </w:rPr>
        <w:t xml:space="preserve"> or only partially accounted for in the CMIP6 experiments, such as uncertainties in natural forcings from solar and volcanic forcings, long-term Earth system feedbacks including land</w:t>
      </w:r>
      <w:ins w:id="899" w:author="Sara M Tuson" w:date="2021-07-17T15:00:00Z">
        <w:r w:rsidR="00007FDB" w:rsidRPr="00007FDB">
          <w:rPr>
            <w:lang w:val="en-GB"/>
          </w:rPr>
          <w:t>–</w:t>
        </w:r>
      </w:ins>
      <w:del w:id="900" w:author="Sara M Tuson" w:date="2021-07-17T15:00:00Z">
        <w:r w:rsidRPr="003862D0" w:rsidDel="00007FDB">
          <w:rPr>
            <w:lang w:val="en-GB"/>
          </w:rPr>
          <w:delText>-</w:delText>
        </w:r>
      </w:del>
      <w:r w:rsidRPr="003862D0">
        <w:rPr>
          <w:lang w:val="en-GB"/>
        </w:rPr>
        <w:t xml:space="preserve">ice feedbacks, groundwater feedbacks </w:t>
      </w:r>
      <w:r w:rsidRPr="003862D0">
        <w:rPr>
          <w:lang w:val="en-GB"/>
        </w:rPr>
        <w:fldChar w:fldCharType="begin" w:fldLock="1"/>
      </w:r>
      <w:r w:rsidR="00615634">
        <w:rPr>
          <w:lang w:val="en-GB"/>
        </w:rPr>
        <w:instrText>ADDIN CSL_CITATION { "citationItems" : [ { "id" : "ITEM-1", "itemData" : { "DOI" : "10.1016/j.jhydrol.2017.09.047", "ISSN" : "00221694", "abstract" : "Six review articles published between 2011 and 2016 on groundwater and climate change are briefly summarized. This synopsis focuses on aspects related to predicting changes to groundwater recharge conditions, with several common conclusions between the review articles being noted. The uncertainty of distribution and trend in future precipitation from General Circulation Models (GCMs) results in varying predictions of recharge, so much so that modelling studies are often not able to predict the magnitude and direction (increase or decrease) of future recharge conditions. Evolution of modelling approaches has led to the use of multiple GCMs and hydrologic models to create an envelope of future conditions that reflects the probability distribution. The choice of hydrologic model structure and complexity, and the choice of emissions scenario, has been investigated and somewhat resolved; however, recharge results remain sensitive to downscaling methods. To overcome uncertainty and provide practical use in water management, the research community indicates that modelling at a mesoscale, somewhere between watersheds and continents, is likely ideal. Improvements are also suggested for incorporating groundwater processes within GCMs.", "author" : [ { "dropping-particle" : "", "family" : "Smerdon", "given" : "Brian D.", "non-dropping-particle" : "", "parse-names" : false, "suffix" : "" } ], "container-title" : "Journal of Hydrology", "id" : "ITEM-1", "issued" : { "date-parts" : [ [ "2017", "12", "1" ] ] }, "page" : "125-128", "publisher" : "Elsevier B.V.", "title" : "A synopsis of climate change effects on groundwater recharge", "translator" : [ { "dropping-particle" : "", "family" : "K5139", "given" : "", "non-dropping-particle" : "", "parse-names" : false, "suffix" : "" } ], "type" : "article", "volume" : "555" }, "uris" : [ "http://www.mendeley.com/documents/?uuid=611d9c7e-0039-391e-88a9-26e0a8d2ad37" ] } ], "mendeley" : { "formattedCitation" : "(Smerdon, 2017)", "plainTextFormattedCitation" : "(Smerdon, 2017)", "previouslyFormattedCitation" : "(Smerdon, 2017)" }, "properties" : { "noteIndex" : 0 }, "schema" : "https://github.com/citation-style-language/schema/raw/master/csl-citation.json" }</w:instrText>
      </w:r>
      <w:r w:rsidRPr="003862D0">
        <w:rPr>
          <w:lang w:val="en-GB"/>
        </w:rPr>
        <w:fldChar w:fldCharType="separate"/>
      </w:r>
      <w:r w:rsidR="00016735">
        <w:rPr>
          <w:noProof/>
          <w:lang w:val="en-GB"/>
        </w:rPr>
        <w:t>(Smerdon, 2017)</w:t>
      </w:r>
      <w:r w:rsidRPr="003862D0">
        <w:rPr>
          <w:lang w:val="en-GB"/>
        </w:rPr>
        <w:fldChar w:fldCharType="end"/>
      </w:r>
      <w:r w:rsidRPr="003862D0">
        <w:rPr>
          <w:lang w:val="en-GB"/>
        </w:rPr>
        <w:t xml:space="preserve"> or some long-term carbon-cycle feedbacks </w:t>
      </w:r>
      <w:r w:rsidRPr="003862D0">
        <w:rPr>
          <w:lang w:val="en-GB"/>
        </w:rPr>
        <w:fldChar w:fldCharType="begin" w:fldLock="1"/>
      </w:r>
      <w:r w:rsidR="00615634">
        <w:rPr>
          <w:lang w:val="en-GB"/>
        </w:rPr>
        <w:instrText>ADDIN CSL_CITATION { "citationItems" : [ { "id" : "ITEM-1", "itemData" : { "DOI" : "10.1038/s41561-018-0146-0", "ISBN" : "4156101460", "ISSN" : "17520908", "abstract" : "Over the past 3.5 million years, there have been several intervals when climate conditions were warmer than during the pre-industrial Holocene. Although past intervals of warming were forced differently than future anthropogenic change, such periods can provide insights into potential future climate impacts and ecosystem feedbacks, especially over centennial-to-millennial timescales that are often not covered by climate model simulations. Our observation-based synthesis of the understanding of past intervals with temperatures within the range of projected future warming suggests that there is a low risk of runaway greenhouse gas feedbacks for global warming of no more than 2 \u00b0C. However, substantial regional environmental impacts can occur. A global average warming of 1\u20132 \u00b0C with strong polar amplification has, in the past, been accompanied by significant shifts in climate zones and the spatial distribution of land and ocean ecosystems. Sustained warming at this level has also led to substantial reductions of the Greenland and Antarctic ice sheets, with sea-level increases of at least several metres on millennial timescales. Comparison of palaeo observations with climate model results suggests that, due to the lack of certain feedback processes, model-based climate projections may underestimate long-term warming in response to future radiative forcing by as much as a factor of two, and thus may also underestimate centennial-to-millennial-scale sea-level rise.",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 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 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"Mari\u00e1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"ITEM-1", "issued" : { "date-parts" : [ [ "2018" ] ] }, "page" : "474-485", "title" : "Palaeoclimate constraints on the impact of 2 \u00b0C anthropogenic warming and beyond", "translator" : [ { "dropping-particle" : "", "family" : "K3128", "given" : "", "non-dropping-particle" : "", "parse-names" : false, "suffix" : "" } ], "type" : "article-journal", "volume" : "11" }, "uris" : [ "http://www.mendeley.com/documents/?uuid=0fa2e488-beca-4ca3-bccc-5c21549168c7" ] } ], "mendeley" : { "formattedCitation" : "(Fischer et al., 2018)", "plainTextFormattedCitation" : "(Fischer et al., 2018)", "previouslyFormattedCitation" : "(Fischer et al., 2018)" }, "properties" : { "noteIndex" : 0 }, "schema" : "https://github.com/citation-style-language/schema/raw/master/csl-citation.json" }</w:instrText>
      </w:r>
      <w:r w:rsidRPr="003862D0">
        <w:rPr>
          <w:lang w:val="en-GB"/>
        </w:rPr>
        <w:fldChar w:fldCharType="separate"/>
      </w:r>
      <w:r w:rsidR="00016735">
        <w:rPr>
          <w:noProof/>
          <w:lang w:val="en-GB"/>
        </w:rPr>
        <w:t>(Fischer et al., 2018)</w:t>
      </w:r>
      <w:r w:rsidRPr="003862D0">
        <w:rPr>
          <w:lang w:val="en-GB"/>
        </w:rPr>
        <w:fldChar w:fldCharType="end"/>
      </w:r>
      <w:r w:rsidRPr="003862D0">
        <w:rPr>
          <w:lang w:val="en-GB"/>
        </w:rPr>
        <w:t>. Where appropriate, this chapter use</w:t>
      </w:r>
      <w:r w:rsidR="00A46FAB" w:rsidRPr="003862D0">
        <w:rPr>
          <w:lang w:val="en-GB"/>
        </w:rPr>
        <w:t>s</w:t>
      </w:r>
      <w:r w:rsidRPr="003862D0">
        <w:rPr>
          <w:lang w:val="en-GB"/>
        </w:rPr>
        <w:t xml:space="preserve"> results from non-CMIP ESMs or EMICs to assess the role of these feedbacks. </w:t>
      </w:r>
      <w:del w:id="901" w:author="Sara M Tuson" w:date="2021-07-15T20:26:00Z">
        <w:r w:rsidRPr="003862D0" w:rsidDel="00092429">
          <w:rPr>
            <w:lang w:val="en-GB"/>
          </w:rPr>
          <w:delText xml:space="preserve"> </w:delText>
        </w:r>
      </w:del>
      <w:r w:rsidRPr="003862D0">
        <w:rPr>
          <w:lang w:val="en-GB"/>
        </w:rPr>
        <w:t>Still other uncertainties</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such as further pandemics, nuclear holocaust, global natural disaster such as tsunami or asteroid impact, or fundamental technological change such as fusion</w:t>
      </w:r>
      <w:r w:rsidR="00864081" w:rsidRPr="003862D0">
        <w:rPr>
          <w:lang w:val="en-GB"/>
        </w:rPr>
        <w:t xml:space="preserve"> </w:t>
      </w:r>
      <w:r w:rsidR="00864081" w:rsidRPr="003862D0">
        <w:rPr>
          <w:rFonts w:ascii="Cambria Math" w:hAnsi="Cambria Math" w:cs="Cambria Math"/>
          <w:lang w:val="en-GB"/>
        </w:rPr>
        <w:t>⎼</w:t>
      </w:r>
      <w:r w:rsidR="00864081" w:rsidRPr="003862D0">
        <w:rPr>
          <w:lang w:val="en-GB"/>
        </w:rPr>
        <w:t xml:space="preserve"> </w:t>
      </w:r>
      <w:r w:rsidRPr="003862D0">
        <w:rPr>
          <w:lang w:val="en-GB"/>
        </w:rPr>
        <w:t>are not accounted for at all.</w:t>
      </w:r>
    </w:p>
    <w:p w14:paraId="38C1D212" w14:textId="77777777" w:rsidR="00191B72" w:rsidRPr="003862D0" w:rsidRDefault="00191B72" w:rsidP="00CB228B">
      <w:pPr>
        <w:rPr>
          <w:lang w:val="en-GB"/>
        </w:rPr>
      </w:pPr>
    </w:p>
    <w:p w14:paraId="59F1CB6C" w14:textId="77777777" w:rsidR="004937E1" w:rsidRPr="003862D0" w:rsidRDefault="004937E1" w:rsidP="00CB228B">
      <w:pPr>
        <w:pStyle w:val="AR6BodyText"/>
        <w:rPr>
          <w:rFonts w:cs="Times New Roman"/>
          <w:lang w:val="en-GB"/>
        </w:rPr>
      </w:pPr>
    </w:p>
    <w:p w14:paraId="2C15E0BA" w14:textId="1B078D99" w:rsidR="004937E1" w:rsidRPr="003862D0" w:rsidRDefault="004937E1" w:rsidP="004937E1">
      <w:pPr>
        <w:pStyle w:val="AR6Chap4Level2411"/>
        <w:rPr>
          <w:lang w:val="en-GB"/>
        </w:rPr>
      </w:pPr>
      <w:bookmarkStart w:id="902" w:name="_Toc5498084"/>
      <w:bookmarkStart w:id="903" w:name="_Toc5498118"/>
      <w:bookmarkStart w:id="904" w:name="_Toc5498407"/>
      <w:bookmarkStart w:id="905" w:name="_Toc5498890"/>
      <w:bookmarkStart w:id="906" w:name="_Toc5500942"/>
      <w:bookmarkStart w:id="907" w:name="_Toc5778460"/>
      <w:bookmarkStart w:id="908" w:name="_Toc29748259"/>
      <w:bookmarkStart w:id="909" w:name="_Toc29748445"/>
      <w:bookmarkStart w:id="910" w:name="_Toc29749198"/>
      <w:bookmarkStart w:id="911" w:name="_Toc29751006"/>
      <w:bookmarkStart w:id="912" w:name="_Toc33523263"/>
      <w:bookmarkStart w:id="913" w:name="_Toc56878735"/>
      <w:bookmarkStart w:id="914" w:name="_Toc56879156"/>
      <w:bookmarkStart w:id="915" w:name="_Toc56879698"/>
      <w:bookmarkStart w:id="916" w:name="_Toc56880364"/>
      <w:bookmarkStart w:id="917" w:name="_Toc56880460"/>
      <w:bookmarkStart w:id="918" w:name="_Toc56880530"/>
      <w:bookmarkStart w:id="919" w:name="_Toc56880654"/>
      <w:bookmarkStart w:id="920" w:name="_Toc56881928"/>
      <w:bookmarkStart w:id="921" w:name="_Toc57156838"/>
      <w:bookmarkStart w:id="922" w:name="_Toc65519585"/>
      <w:bookmarkStart w:id="923" w:name="_Toc66099769"/>
      <w:bookmarkStart w:id="924" w:name="_Toc66379299"/>
      <w:bookmarkStart w:id="925" w:name="_Toc66466957"/>
      <w:bookmarkStart w:id="926" w:name="_Toc66467241"/>
      <w:bookmarkStart w:id="927" w:name="_Ref66471195"/>
      <w:bookmarkStart w:id="928" w:name="_Toc66574496"/>
      <w:bookmarkStart w:id="929" w:name="_Toc66574667"/>
      <w:bookmarkStart w:id="930" w:name="_Toc66646014"/>
      <w:bookmarkStart w:id="931" w:name="_Toc69752484"/>
      <w:r w:rsidRPr="003862D0">
        <w:rPr>
          <w:lang w:val="en-GB"/>
        </w:rPr>
        <w:t>Display of Model Agreement and Spread</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14:paraId="5E5B0806" w14:textId="4A1FD5AA" w:rsidR="004937E1" w:rsidRPr="003862D0" w:rsidRDefault="004937E1" w:rsidP="004937E1">
      <w:pPr>
        <w:pStyle w:val="AR6BodyText"/>
        <w:rPr>
          <w:lang w:val="en-GB"/>
        </w:rPr>
      </w:pPr>
      <w:r w:rsidRPr="003862D0">
        <w:rPr>
          <w:color w:val="0432FF"/>
          <w:lang w:val="en-GB" w:eastAsia="en-US"/>
        </w:rPr>
        <w:br/>
      </w:r>
      <w:r w:rsidRPr="003862D0">
        <w:rPr>
          <w:lang w:val="en-GB"/>
        </w:rPr>
        <w:t xml:space="preserve">Maps of multi-model mean changes provide an average estimate for the forced model climate response to a certain forcing. However, they do not include any information on the robustness of the response across models nor on the significance of the change with respect to unforced internal variability </w:t>
      </w:r>
      <w:r w:rsidRPr="003862D0">
        <w:rPr>
          <w:lang w:val="en-GB"/>
        </w:rPr>
        <w:fldChar w:fldCharType="begin" w:fldLock="1"/>
      </w:r>
      <w:r w:rsidR="00615634">
        <w:rPr>
          <w:lang w:val="en-GB"/>
        </w:rPr>
        <w:instrText>ADDIN CSL_CITATION { "citationItems" : [ { "id" : "ITEM-1",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"ITEM-1",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"mendeley" : { "formattedCitation" : "(Tebaldi et al., 2011)", "plainTextFormattedCitation" : "(Tebaldi et al., 2011)", "previouslyFormattedCitation" : "(Tebaldi et al., 2011)" }, "properties" : { "noteIndex" : 0 }, "schema" : "https://github.com/citation-style-language/schema/raw/master/csl-citation.json" }</w:instrText>
      </w:r>
      <w:r w:rsidRPr="003862D0">
        <w:rPr>
          <w:lang w:val="en-GB"/>
        </w:rPr>
        <w:fldChar w:fldCharType="separate"/>
      </w:r>
      <w:r w:rsidR="00016735">
        <w:rPr>
          <w:noProof/>
          <w:lang w:val="en-GB"/>
        </w:rPr>
        <w:t>(Tebaldi et al., 2011)</w:t>
      </w:r>
      <w:r w:rsidRPr="003862D0">
        <w:rPr>
          <w:lang w:val="en-GB"/>
        </w:rPr>
        <w:fldChar w:fldCharType="end"/>
      </w:r>
      <w:r w:rsidRPr="003862D0">
        <w:rPr>
          <w:lang w:val="en-GB"/>
        </w:rPr>
        <w:t xml:space="preserve">. Models can consistently show absence of significant change, in which case they should not be expected to agree on the sign of a change </w:t>
      </w:r>
      <w:r w:rsidR="004F25FA" w:rsidRPr="003862D0">
        <w:rPr>
          <w:lang w:val="en-GB"/>
        </w:rPr>
        <w:t xml:space="preserve">(e.g., </w:t>
      </w:r>
      <w:del w:id="932" w:author="Robin Matthews" w:date="2021-06-16T18:42:00Z">
        <w:r w:rsidR="00821C6E" w:rsidRPr="003862D0" w:rsidDel="00BF4778">
          <w:rPr>
            <w:lang w:val="en-GB"/>
          </w:rPr>
          <w:delText xml:space="preserve"> </w:delText>
        </w:r>
      </w:del>
      <w:commentRangeStart w:id="933"/>
      <w:commentRangeStart w:id="934"/>
      <w:r w:rsidR="00D453DB" w:rsidRPr="003862D0">
        <w:rPr>
          <w:lang w:val="en-GB"/>
        </w:rPr>
        <w:fldChar w:fldCharType="begin" w:fldLock="1"/>
      </w:r>
      <w:r w:rsidR="00CD3B49">
        <w:rPr>
          <w:lang w:val="en-GB"/>
        </w:rPr>
        <w:instrText>ADDIN CSL_CITATION { "citationItems" : [ { "id" : "ITEM-1",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"ITEM-1",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"id" : "ITEM-2", "itemData" : { "DOI" : "10.1002/2014GL062018", "ISSN" : "1944-8007",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"ITEM-2", "issue" : "23", "issued" : { "date-parts" : [ [ "2014" ] ] }, "page" : "8554-8562", "title" : "Models agree on forced response pattern of precipitation and temperature extremes", "translator" : [ { "dropping-particle" : "", "family" : "K3153", "given" : "", "non-dropping-particle" : "", "parse-names" : false, "suffix" : "" } ], "type" : "article-journal", "volume" : "41" }, "uris" : [ "http://www.mendeley.com/documents/?uuid=aedbb0ba-8810-498d-b454-ae35bf12e75a", "http://www.mendeley.com/documents/?uuid=44dd587b-4220-4561-82ed-8c84d0df2e96", "http://www.mendeley.com/documents/?uuid=eaf6616f-3719-4311-adbe-810efe936d00" ] }, { "id" : "ITEM-3",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"ITEM-3",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"(Tebaldi et al., 2011; Knutti and Sedl\u00e1\u010dek, 2013; Fischer et al., 2014)", "manualFormatting" : "Tebaldi et al., 2011; Knutti and Sedl\u00e1\u010dek, 2013; Fischer et al., 2014)", "plainTextFormattedCitation" : "(Tebaldi et al., 2011; Knutti and Sedl\u00e1\u010dek, 2013; Fischer et al., 2014)", "previouslyFormattedCitation" : "(Tebaldi et al., 2011; Knutti and Sedl\u00e1\u010dek, 2013; Fischer et al., 2014)" }, "properties" : { "noteIndex" : 0 }, "schema" : "https://github.com/citation-style-language/schema/raw/master/csl-citation.json" }</w:instrText>
      </w:r>
      <w:r w:rsidR="00D453DB" w:rsidRPr="003862D0">
        <w:rPr>
          <w:lang w:val="en-GB"/>
        </w:rPr>
        <w:fldChar w:fldCharType="separate"/>
      </w:r>
      <w:r w:rsidR="00016735">
        <w:rPr>
          <w:noProof/>
          <w:lang w:val="en-GB"/>
        </w:rPr>
        <w:t>Tebaldi et al., 2011; Knutti and Sedláček, 201</w:t>
      </w:r>
      <w:del w:id="935" w:author="Robin Matthews" w:date="2021-06-16T17:11:00Z">
        <w:r w:rsidR="00016735" w:rsidDel="00F87EA6">
          <w:rPr>
            <w:noProof/>
            <w:lang w:val="en-GB"/>
          </w:rPr>
          <w:delText>2</w:delText>
        </w:r>
      </w:del>
      <w:ins w:id="936" w:author="Robin Matthews" w:date="2021-06-16T17:11:00Z">
        <w:r w:rsidR="00F87EA6">
          <w:rPr>
            <w:noProof/>
            <w:lang w:val="en-GB"/>
          </w:rPr>
          <w:t>3</w:t>
        </w:r>
      </w:ins>
      <w:r w:rsidR="00016735">
        <w:rPr>
          <w:noProof/>
          <w:lang w:val="en-GB"/>
        </w:rPr>
        <w:t>; Fischer et al., 2014)</w:t>
      </w:r>
      <w:r w:rsidR="00D453DB" w:rsidRPr="003862D0">
        <w:rPr>
          <w:lang w:val="en-GB"/>
        </w:rPr>
        <w:fldChar w:fldCharType="end"/>
      </w:r>
      <w:commentRangeEnd w:id="933"/>
      <w:commentRangeEnd w:id="934"/>
      <w:r w:rsidR="00F87EA6">
        <w:rPr>
          <w:rStyle w:val="CommentReference"/>
        </w:rPr>
        <w:commentReference w:id="933"/>
      </w:r>
      <w:r w:rsidR="00016735">
        <w:rPr>
          <w:rStyle w:val="CommentReference"/>
        </w:rPr>
        <w:commentReference w:id="934"/>
      </w:r>
      <w:r w:rsidRPr="003862D0">
        <w:rPr>
          <w:lang w:val="en-GB"/>
        </w:rPr>
        <w:t xml:space="preserve">. </w:t>
      </w:r>
      <w:r w:rsidR="007E5D80" w:rsidRPr="003862D0">
        <w:rPr>
          <w:lang w:val="en-GB"/>
        </w:rPr>
        <w:t xml:space="preserve">If </w:t>
      </w:r>
      <w:r w:rsidRPr="003862D0">
        <w:rPr>
          <w:lang w:val="en-GB"/>
        </w:rPr>
        <w:t xml:space="preserve">a multi-model mean map of precipitation shows no change, it is unclear whether the models consistently project insignificant </w:t>
      </w:r>
      <w:r w:rsidR="004D2480" w:rsidRPr="003862D0">
        <w:rPr>
          <w:lang w:val="en-GB"/>
        </w:rPr>
        <w:t>changes</w:t>
      </w:r>
      <w:r w:rsidRPr="003862D0">
        <w:rPr>
          <w:lang w:val="en-GB"/>
        </w:rPr>
        <w:t xml:space="preserve"> or whether projections span both </w:t>
      </w:r>
      <w:r w:rsidR="00047421" w:rsidRPr="003862D0">
        <w:rPr>
          <w:lang w:val="en-GB"/>
        </w:rPr>
        <w:t>sign</w:t>
      </w:r>
      <w:r w:rsidR="00D37FA2" w:rsidRPr="003862D0">
        <w:rPr>
          <w:lang w:val="en-GB"/>
        </w:rPr>
        <w:t>i</w:t>
      </w:r>
      <w:r w:rsidR="00047421" w:rsidRPr="003862D0">
        <w:rPr>
          <w:lang w:val="en-GB"/>
        </w:rPr>
        <w:t xml:space="preserve">ficant </w:t>
      </w:r>
      <w:r w:rsidRPr="003862D0">
        <w:rPr>
          <w:lang w:val="en-GB"/>
        </w:rPr>
        <w:t xml:space="preserve">increases and </w:t>
      </w:r>
      <w:r w:rsidR="00047421" w:rsidRPr="003862D0">
        <w:rPr>
          <w:lang w:val="en-GB"/>
        </w:rPr>
        <w:t xml:space="preserve">significant </w:t>
      </w:r>
      <w:r w:rsidRPr="003862D0">
        <w:rPr>
          <w:lang w:val="en-GB"/>
        </w:rPr>
        <w:t xml:space="preserve">decreases. Several methods have been proposed to distinguish significant conflicting signals from agreement on no </w:t>
      </w:r>
      <w:commentRangeStart w:id="937"/>
      <w:r w:rsidR="00047421" w:rsidRPr="003862D0">
        <w:rPr>
          <w:lang w:val="en-GB"/>
        </w:rPr>
        <w:t>significant</w:t>
      </w:r>
      <w:commentRangeEnd w:id="937"/>
      <w:r w:rsidR="00FC2980">
        <w:rPr>
          <w:rStyle w:val="CommentReference"/>
        </w:rPr>
        <w:commentReference w:id="937"/>
      </w:r>
      <w:r w:rsidR="00047421" w:rsidRPr="003862D0">
        <w:rPr>
          <w:lang w:val="en-GB"/>
        </w:rPr>
        <w:t xml:space="preserve"> </w:t>
      </w:r>
      <w:r w:rsidRPr="003862D0">
        <w:rPr>
          <w:lang w:val="en-GB"/>
        </w:rPr>
        <w:t xml:space="preserve">change </w:t>
      </w:r>
      <w:r w:rsidRPr="003862D0">
        <w:rPr>
          <w:lang w:val="en-GB"/>
        </w:rPr>
        <w:fldChar w:fldCharType="begin" w:fldLock="1"/>
      </w:r>
      <w:r w:rsidR="00615634">
        <w:rPr>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"id" : "ITEM-2", "itemData" : { "DOI" : "10.1029/2011GL049863", "ISBN" : "0094-8276", "ISSN" : "00948276", "abstract" : "Climate change projections are often based on simulations from multiple global climate models and are presented as maps with some form of stippling or measure of robustness to indicate where different models agree on the projected anthropogenically forced changes. The criteria used to determine model agreement, however, often ignore the presence of natural internal variability. We demonstrate that this leads to misleading presentations of the degree of model consensus on the sign and magnitude of the change if the ratio of the signal from the externally forced change to internal variability is low. We present a simple alternative method of depicting multimodel projections which clearly separates lack of climate change signal from lack of model agreement by assessing the degree of consensus on the significance of the change as well as the sign of the change. Our results demonstrate that the common interpretation of lack of model agreement in precipitation projections is largely an artifact of the large noise from climate variability masking the signal, an issue exacerbated by performing analyses at the grid point scale. We argue that separating more clearly the case of lack of agreement from the case of lack of signal will add valuable information for stake-holders' decision making, since adaptation measures required in the two cases are potentially very different.", "author" : [ { "dropping-particle" : "", "family" : "Tebaldi", "given" : "Claudia", "non-dropping-particle" : "", "parse-names" : false, "suffix" : "" }, { "dropping-particle" : "", "family" : "Arblaster", "given" : "Julie M.", "non-dropping-particle" : "", "parse-names" : false, "suffix" : "" }, { "dropping-particle" : "", "family" : "Knutti", "given" : "Reto", "non-dropping-particle" : "", "parse-names" : false, "suffix" : "" } ], "container-title" : "Geophysical Research Letters", "id" : "ITEM-2", "issue" : "23", "issued" : { "date-parts" : [ [ "2011", "12" ] ] }, "page" : "L23701", "title" : "Mapping model agreement on future climate projections", "translator" : [ { "dropping-particle" : "", "family" : "K3137", "given" : "", "non-dropping-particle" : "", "parse-names" : false, "suffix" : "" } ], "type" : "article-journal", "volume" : "38" }, "uris" : [ "http://www.mendeley.com/documents/?uuid=565418c8-58e3-47b0-91f8-ec12133f8220" ] }, { "id" : "ITEM-3", "itemData" : { "DOI" : "10.1002/joc.7041", "ISSN" : "0899-8418", "author" : [ { "dropping-particle" : "", "family" : "Zappa", "given" : "Giuseppe", "non-dropping-particle" : "", "parse-names" : false, "suffix" : "" }, { "dropping-particle" : "", "family" : "Bevacqua", "given" : "Emanuele", "non-dropping-particle" : "", "parse-names" : false, "suffix" : "" }, { "dropping-particle" : "", "family" : "Shepherd", "given" : "Theodore G", "non-dropping-particle" : "", "parse-names" : false, "suffix" : "" } ], "container-title" : "International Journal of Climatology", "id" : "ITEM-3", "issued" : { "date-parts" : [ [ "2021", "2", "19" ] ] }, "page" : "joc.7041", "title" : "Communicating potentially large but non-robust changes in multi-model projections of future climate", "translator" : [ { "dropping-particle" : "", "family" : "K2540", "given" : "", "non-dropping-particle" : "", "parse-names" : false, "suffix" : "" } ], "type" : "article-journal" }, "uris" : [ "http://www.mendeley.com/documents/?uuid=ff95462e-f134-301c-826c-5b180fd3fc3f" ] }, { "id" : "ITEM-4",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"ITEM-4",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"(Tebaldi et al., 2011; Knutti and Sedl\u00e1\u010dek, 2013; McSweeney and Jones, 2013; Zappa et al., 2021)", "plainTextFormattedCitation" : "(Tebaldi et al., 2011; Knutti and Sedl\u00e1\u010dek, 2013; McSweeney and Jones, 2013; Zappa et al., 2021)", "previouslyFormattedCitation" : "(Tebaldi et al., 2011; Knutti and Sedl\u00e1\u010dek, 2013; McSweeney and Jones, 2013; Zappa et al., 2021)" }, "properties" : { "noteIndex" : 0 }, "schema" : "https://github.com/citation-style-language/schema/raw/master/csl-citation.json" }</w:instrText>
      </w:r>
      <w:r w:rsidRPr="003862D0">
        <w:rPr>
          <w:lang w:val="en-GB"/>
        </w:rPr>
        <w:fldChar w:fldCharType="separate"/>
      </w:r>
      <w:r w:rsidR="00016735">
        <w:rPr>
          <w:noProof/>
          <w:lang w:val="en-GB"/>
        </w:rPr>
        <w:t>(Tebaldi et al., 2011; Knutti and Sedláček, 2013; McSweeney and Jones, 2013; Zappa et al., 2021)</w:t>
      </w:r>
      <w:r w:rsidRPr="003862D0">
        <w:rPr>
          <w:lang w:val="en-GB"/>
        </w:rPr>
        <w:fldChar w:fldCharType="end"/>
      </w:r>
      <w:r w:rsidRPr="003862D0">
        <w:rPr>
          <w:lang w:val="en-GB"/>
        </w:rPr>
        <w:t xml:space="preserve">. A set of different methods have been introduced in </w:t>
      </w:r>
      <w:r w:rsidR="00EE7B2D" w:rsidRPr="003862D0">
        <w:rPr>
          <w:lang w:val="en-GB"/>
        </w:rPr>
        <w:t xml:space="preserve">the </w:t>
      </w:r>
      <w:r w:rsidRPr="003862D0">
        <w:rPr>
          <w:lang w:val="en-GB"/>
        </w:rPr>
        <w:t xml:space="preserve">literature to display model robustness and to put a climate change signal into the context of internal variability. </w:t>
      </w:r>
      <w:ins w:id="938" w:author="Sara M Tuson" w:date="2021-07-15T19:07:00Z">
        <w:del w:id="939" w:author="Ian Blenkinsop" w:date="2021-07-26T18:05:00Z">
          <w:r w:rsidR="004028C5" w:rsidDel="00C927A5">
            <w:rPr>
              <w:lang w:val="en-GB"/>
            </w:rPr>
            <w:delText xml:space="preserve">The </w:delText>
          </w:r>
        </w:del>
      </w:ins>
      <w:del w:id="940" w:author="Ian Blenkinsop" w:date="2021-07-26T18:05:00Z">
        <w:r w:rsidRPr="003862D0" w:rsidDel="00C927A5">
          <w:rPr>
            <w:lang w:val="en-GB"/>
          </w:rPr>
          <w:delText xml:space="preserve">AR5 </w:delText>
        </w:r>
      </w:del>
      <w:r w:rsidRPr="003862D0">
        <w:rPr>
          <w:lang w:val="en-GB"/>
        </w:rPr>
        <w:t>Box 12.1</w:t>
      </w:r>
      <w:ins w:id="941" w:author="Ian Blenkinsop" w:date="2021-07-26T18:05:00Z">
        <w:r w:rsidR="00C927A5">
          <w:rPr>
            <w:lang w:val="en-GB"/>
          </w:rPr>
          <w:t xml:space="preserve"> in AR5</w:t>
        </w:r>
      </w:ins>
      <w:r w:rsidRPr="003862D0">
        <w:rPr>
          <w:lang w:val="en-GB"/>
        </w:rPr>
        <w:t xml:space="preserve"> provides a detailed assessment of different methods of mapping model robustness and </w:t>
      </w:r>
      <w:r w:rsidR="009E27EA" w:rsidRPr="003862D0">
        <w:rPr>
          <w:lang w:val="en-GB"/>
        </w:rPr>
        <w:t>Cross-Chapter Box</w:t>
      </w:r>
      <w:r w:rsidRPr="003862D0">
        <w:rPr>
          <w:lang w:val="en-GB"/>
        </w:rPr>
        <w:t xml:space="preserve"> Atlas.1</w:t>
      </w:r>
      <w:r w:rsidR="002A0B03" w:rsidRPr="003862D0">
        <w:rPr>
          <w:lang w:val="en-GB"/>
        </w:rPr>
        <w:t xml:space="preserve"> provides</w:t>
      </w:r>
      <w:r w:rsidRPr="003862D0">
        <w:rPr>
          <w:lang w:val="en-GB"/>
        </w:rPr>
        <w:t xml:space="preserve"> an update of recent proposals including the methods used in this </w:t>
      </w:r>
      <w:ins w:id="942" w:author="Sara M Tuson" w:date="2021-07-15T14:40:00Z">
        <w:r w:rsidR="00097141">
          <w:rPr>
            <w:lang w:val="en-GB"/>
          </w:rPr>
          <w:t>R</w:t>
        </w:r>
      </w:ins>
      <w:del w:id="943" w:author="Sara M Tuson" w:date="2021-07-15T14:40:00Z">
        <w:r w:rsidRPr="003862D0" w:rsidDel="00097141">
          <w:rPr>
            <w:lang w:val="en-GB"/>
          </w:rPr>
          <w:delText>r</w:delText>
        </w:r>
      </w:del>
      <w:r w:rsidRPr="003862D0">
        <w:rPr>
          <w:lang w:val="en-GB"/>
        </w:rPr>
        <w:t xml:space="preserve">eport. </w:t>
      </w:r>
    </w:p>
    <w:p w14:paraId="654FC0D1" w14:textId="77777777" w:rsidR="004937E1" w:rsidRPr="003862D0" w:rsidRDefault="004937E1" w:rsidP="004937E1">
      <w:pPr>
        <w:pStyle w:val="AR6BodyText"/>
        <w:rPr>
          <w:lang w:val="en-GB"/>
        </w:rPr>
      </w:pPr>
    </w:p>
    <w:p w14:paraId="3FA50EAF" w14:textId="5891BDBC" w:rsidR="004937E1" w:rsidRPr="003862D0" w:rsidRDefault="004937E1" w:rsidP="004937E1">
      <w:pPr>
        <w:pStyle w:val="AR6BodyText"/>
        <w:rPr>
          <w:lang w:val="en-GB"/>
        </w:rPr>
      </w:pPr>
      <w:r w:rsidRPr="003862D0">
        <w:rPr>
          <w:lang w:val="en-GB"/>
        </w:rPr>
        <w:t xml:space="preserve">Most methods </w:t>
      </w:r>
      <w:r w:rsidR="008C6ED0" w:rsidRPr="003862D0">
        <w:rPr>
          <w:lang w:val="en-GB"/>
        </w:rPr>
        <w:t xml:space="preserve">for </w:t>
      </w:r>
      <w:r w:rsidRPr="003862D0">
        <w:rPr>
          <w:lang w:val="en-GB"/>
        </w:rPr>
        <w:t xml:space="preserve">quantifying robustness assume that only one realization from each model is applied. There are challenges that arise from having </w:t>
      </w:r>
      <w:r w:rsidR="00B86FE8" w:rsidRPr="003862D0">
        <w:rPr>
          <w:lang w:val="en-GB"/>
        </w:rPr>
        <w:t>hetero</w:t>
      </w:r>
      <w:r w:rsidRPr="003862D0">
        <w:rPr>
          <w:lang w:val="en-GB"/>
        </w:rPr>
        <w:t xml:space="preserve">geneous multi-model ensembles with many members for some models and single members for others </w:t>
      </w:r>
      <w:r w:rsidRPr="003862D0">
        <w:rPr>
          <w:lang w:val="en-GB"/>
        </w:rPr>
        <w:fldChar w:fldCharType="begin" w:fldLock="1"/>
      </w:r>
      <w:r w:rsidR="00615634">
        <w:rPr>
          <w:lang w:val="en-GB"/>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"id" : "ITEM-2",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"ITEM-2", "issue" : "8", "issued" : { "date-parts" : [ [ "2019", "4", "1" ] ] }, "page" : "2423-2440", "publisher" : "American Meteorological Society", "title" : "Partitioning uncertainty components of an incomplete ensemble of climate projections using data augmentation", "translator" : [ { "dropping-particle" : "", "family" : "K5141", "given" : "", "non-dropping-particle" : "", "parse-names" : false, "suffix" : "" } ], "type" : "article-journal", "volume" : "32" }, "uris" : [ "http://www.mendeley.com/documents/?uuid=04d6904a-1a6d-3cd7-98a3-9d65489daa5b" ] } ], "mendeley" : { "formattedCitation" : "(Olonscheck and Notz, 2017; Evin et al., 2019)", "plainTextFormattedCitation" : "(Olonscheck and Notz, 2017; Evin et al., 2019)", "previouslyFormattedCitation" : "(Olonscheck and Notz, 2017; Evin et al., 2019)" }, "properties" : { "noteIndex" : 0 }, "schema" : "https://github.com/citation-style-language/schema/raw/master/csl-citation.json" }</w:instrText>
      </w:r>
      <w:r w:rsidRPr="003862D0">
        <w:rPr>
          <w:lang w:val="en-GB"/>
        </w:rPr>
        <w:fldChar w:fldCharType="separate"/>
      </w:r>
      <w:r w:rsidR="00016735">
        <w:rPr>
          <w:noProof/>
          <w:lang w:val="en-GB"/>
        </w:rPr>
        <w:t>(Olonscheck and Notz, 2017; Evin et al., 2019)</w:t>
      </w:r>
      <w:r w:rsidRPr="003862D0">
        <w:rPr>
          <w:lang w:val="en-GB"/>
        </w:rPr>
        <w:fldChar w:fldCharType="end"/>
      </w:r>
      <w:r w:rsidRPr="003862D0">
        <w:rPr>
          <w:lang w:val="en-GB"/>
        </w:rPr>
        <w:t xml:space="preserve">. Furthermore, the methods that map model robustness usually ignore that sharing parametrizations or entire components across coupled models can lead to substantial model interdependence </w:t>
      </w:r>
      <w:r w:rsidRPr="003862D0">
        <w:rPr>
          <w:lang w:val="en-GB"/>
        </w:rPr>
        <w:fldChar w:fldCharType="begin" w:fldLock="1"/>
      </w:r>
      <w:r w:rsidR="004B7E49">
        <w:rPr>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"10.5194/esd-8-211-2017", "ISSN" : "21904987", "abstract" : "The concept of independence has been frequently raised in climate science, but has rarely been defined and discussed in a theoretically robust and quantifiable manner. Improved understanding of this topic is critical to better understanding of climate change. In this paper, we introduce a unifying approach based on the statistical definition of independence, and illustrate with simple examples how it can be applied to practical questions.", "author" : [ { "dropping-particle" : "", "family" : "Annan", "given" : "James D.", "non-dropping-particle" : "", "parse-names" : false, "suffix" : "" }, { "dropping-particle" : "", "family" : "Hargreaves", "given" : "Julia C.", "non-dropping-particle" : "", "parse-names" : false, "suffix" : "" } ], "container-title" : "Earth System Dynamics", "id" : "ITEM-2", "issued" : { "date-parts" : [ [ "2017" ] ] }, "page" : "211-224", "title" : "On the meaning of independence in climate science", "translator" : [ { "dropping-particle" : "", "family" : "K3133", "given" : "", "non-dropping-particle" : "", "parse-names" : false, "suffix" : "" } ], "type" : "article-journal", "volume" : "8" }, "uris" : [ "http://www.mendeley.com/documents/?uuid=fc567371-9cab-482f-a16f-ec19cc0fb880" ] }, { "id" : "ITEM-3", "itemData" : { "DOI" : "10.1002/2017gl076829", "ISSN" : "0094-8276", "author" : [ { "dropping-particle" : "", "family" : "Boe", "given" : "Julien", "non-dropping-particle" : "", "parse-names" : false, "suffix" : "" } ], "container-title" : "Geophysical Research Letters", "id" : "ITEM-3",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"ITEM-4",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"ITEM-4",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"ITEM-5",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"ITEM-5",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"ITEM-6", "itemData" : { "DOI" : "10.1002/grl.50256", "ISSN" : "00948276",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"ITEM-6", "issue" : "6", "issued" : { "date-parts" : [ [ "2013", "3", "28" ] ] }, "page" : "1194-1199", "title" : "Climate model genealogy: Generation CMIP5 and how we got there", "translator" : [ { "dropping-particle" : "", "family" : "K2964", "given" : "", "non-dropping-particle" : "", "parse-names" : false, "suffix" : "" } ], "type" : "article-journal", "volume" : "40" }, "uris" : [ "http://www.mendeley.com/documents/?uuid=41a78dbe-109b-3d02-b4cb-7e1465dcb4b9" ] }, { "id" : "ITEM-7", "itemData" : { "DOI" : "10.1175/JCLI-D-14-00500.1", "ISBN" : "1758-6798", "ISSN" : "08948755", "abstract" : "AbstractRecent studies have shown that the Transient Climate Response to cumulative CO2 Emissions (TCRE) of the global temperature can be well approximated by a constant value for cumulative emissions up to about 2 TtC. However, there has been little attention given in the literature to how the TCRE varies across the range of emission rates represented by the current RCP emissions scenarios. Here we use an ensemble of simulations generated using the University of Victoria Earth System Climate Model to quantify how the temperature response to cumulative emissions varies as a function of both the total magnitude and also the rate of CO2 emissions. We show that the 500-year response to a pulse CO2 emission (1.81\u00b0C TtC?1) does not depend on the magnitude of cumulative emissions up to 3 TtC. The TCRE (1.66\u00b0C TtC?1), which relates to the short-term response, is relatively insensitive to constantrate emissions up to 30 GtC yr?1. This experiment allows to show that the formal way of estimating the TCRE, i.e. at the point of CO2 doubling in an idealized scenario with 1% per year increase of the atmospheric concentration, is a highly robust measure. We conclude that the TCRE provides a good estimate of the temperature response to CO2 emissions in RCP scenarios 2.6, 4.5 and 6, whereas a constant TCRE value significantly overestimates the temperature response to CO2 emissions in RCP 8.5.",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"ITEM-7", "issue" : "24", "issued" : { "date-parts" : [ [ "2015", "12" ] ] }, "page" : "9955-9968", "title" : "Quantifying the limits of a linear temperature response to cumulative CO2 emissions", "translator" : [ { "dropping-particle" : "", "family" : "K2968", "given" : "", "non-dropping-particle" : "", "parse-names" : false, "suffix" : "" } ], "type" : "article-journal", "volume" : "28" }, "uris" : [ "http://www.mendeley.com/documents/?uuid=0a3d2c3d-bfa2-4489-94d4-e8f7bc918246" ] }, { "id" : "ITEM-8", "itemData" : { "DOI" : "10.1175/JCLI-D-14-00361.1", "ISSN" : "0894-8755", "abstract" : "The diverse set of Earth system models used to conduct the CMIP5 ensemble can partly sample the uncertainties in future climate projections. However, combining those projections is complicated by the fact that models developed by different groups share ideas and code and therefore biases. The authors propose a method for combining model results into single or multivariate distributions that are more robust to the inclusion of models with a large degree of interdependency. This study uses a multivariate metric of presentday climatology to assess both model performance and similarity in two recent model intercomparisons, CMIP3 and CMIP5. Model characteristics can be interpolated and then resampled in a space defined by independent climate properties. A form of weighting can be applied by sampling more densely in the region of the space close to the projected observations, thus taking into account both model performance and interdependence. The choice of the sampling distribution\u2019s parameters is a subjective decision that should reflect the researcher\u2019s prior assumptions as to the acceptability of different model errors.",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"ITEM-8", "issue" : "13", "issued" : { "date-parts" : [ [ "2015", "7" ] ] }, "page" : "5150-5170", "title" : "Addressing Interdependency in a Multimodel Ensemble by Interpolation of Model Properties", "translator" : [ { "dropping-particle" : "", "family" : "K3596", "given" : "", "non-dropping-particle" : "", "parse-names" : false, "suffix" : "" } ], "type" : "article-journal", "volume" : "28" }, "uris" : [ "http://www.mendeley.com/documents/?uuid=5936c965-21a2-4ab7-bcde-656b6130c6df" ] }, { "id" : "ITEM-9", "itemData" : { "DOI" : "10.5194/gmd-10-2379-2017", "ISSN" : "1991-9603", "abstract" : "Abstract.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"ITEM-9", "issue" : "6", "issued" : { "date-parts" : [ [ "2017", "6", "28" ] ] }, "page" : "2379-2395", "title" : "Skill and independence weighting for multi-model assessments", "translator" : [ { "dropping-particle" : "", "family" : "K2760", "given" : "", "non-dropping-particle" : "", "parse-names" : false, "suffix" : "" } ], "type" : "article-journal", "volume" : "10" }, "uris" : [ "http://www.mendeley.com/documents/?uuid=dbb841a6-33be-3a5c-9a2d-b2f89ca20962" ] }, { "id" : "ITEM-10",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w:instrText>
      </w:r>
      <w:r w:rsidR="004B7E49" w:rsidRPr="003741E9">
        <w:rPr>
          <w:rPrChange w:id="944" w:author="Clotilde Pean" w:date="2021-06-22T10:16:00Z">
            <w:rPr>
              <w:lang w:val="en-GB"/>
            </w:rPr>
          </w:rPrChange>
        </w:rPr>
        <w:instrText>non-dropping-particle" : "", "parse-names" : false, "suffix" : "" } ], "container-title" : "Geophysical Research Letters", "id" : "ITEM-10",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"mendeley" : { "formattedCitation" : "(Fischer et al., 2011; Kharin et al., 2012; Knutti et al., 2013, 2017; Leduc et al., 2015; Sanderson et al., 2015, 2017; Annan and Hargreaves, 2017; Boe, 2018; Abramowitz et al., 2019)", "plainTextFormattedCitation" : "(Fischer et al., 2011; Kharin et al., 2012; Knutti et al., 2013, 2017; Leduc et al., 2015; Sanderson et al., 2015, 2017; Annan and Hargreaves, 2017; Boe, 2018; Abramowitz et al., 2019)", "previouslyFormattedCitation" : "(Fischer et al., 2011; Kharin et al., 2012; Knutti et al., 2013, 2017; Leduc et al., 2015; Sanderson et al., 2015, 2017; Annan and Hargreaves, 2017; Boe, 2018; Abramowitz et al., 2019)" }, "properties" : { "noteIndex" : 0 }, "schema" : "https://github.com/citation-style-language/schema/raw/master/csl-citation.json" }</w:instrText>
      </w:r>
      <w:r w:rsidRPr="003862D0">
        <w:rPr>
          <w:lang w:val="en-GB"/>
        </w:rPr>
        <w:fldChar w:fldCharType="separate"/>
      </w:r>
      <w:r w:rsidR="00016735">
        <w:rPr>
          <w:noProof/>
        </w:rPr>
        <w:t>(Fischer et al., 2011; Kharin et al., 2012; Knutti et al., 2013, 2017; Leduc et al., 2015; Sanderson et al., 2015, 2017; Annan and Hargreaves, 2017; Boe, 2018; Abramowitz et al., 2019)</w:t>
      </w:r>
      <w:r w:rsidRPr="003862D0">
        <w:rPr>
          <w:lang w:val="en-GB"/>
        </w:rPr>
        <w:fldChar w:fldCharType="end"/>
      </w:r>
      <w:r w:rsidRPr="00560680">
        <w:t xml:space="preserve">. </w:t>
      </w:r>
      <w:r w:rsidRPr="003862D0">
        <w:rPr>
          <w:lang w:val="en-GB"/>
        </w:rPr>
        <w:t xml:space="preserve">This may lead to </w:t>
      </w:r>
      <w:r w:rsidR="00492E1F" w:rsidRPr="003862D0">
        <w:rPr>
          <w:lang w:val="en-GB"/>
        </w:rPr>
        <w:t>a biased estimate</w:t>
      </w:r>
      <w:r w:rsidRPr="003862D0">
        <w:rPr>
          <w:lang w:val="en-GB"/>
        </w:rPr>
        <w:t xml:space="preserve"> of model agreement if a substantial fraction of models is interdependent. The methodologies and results in th</w:t>
      </w:r>
      <w:ins w:id="945" w:author="Sara M Tuson" w:date="2021-07-17T14:06:00Z">
        <w:r w:rsidR="00FC2980">
          <w:rPr>
            <w:lang w:val="en-GB"/>
          </w:rPr>
          <w:t>i</w:t>
        </w:r>
      </w:ins>
      <w:del w:id="946" w:author="Sara M Tuson" w:date="2021-07-17T14:06:00Z">
        <w:r w:rsidRPr="003862D0" w:rsidDel="00FC2980">
          <w:rPr>
            <w:lang w:val="en-GB"/>
          </w:rPr>
          <w:delText>e</w:delText>
        </w:r>
      </w:del>
      <w:r w:rsidRPr="003862D0">
        <w:rPr>
          <w:lang w:val="en-GB"/>
        </w:rPr>
        <w:t>s</w:t>
      </w:r>
      <w:del w:id="947" w:author="Sara M Tuson" w:date="2021-07-17T14:06:00Z">
        <w:r w:rsidRPr="003862D0" w:rsidDel="00FC2980">
          <w:rPr>
            <w:lang w:val="en-GB"/>
          </w:rPr>
          <w:delText>e</w:delText>
        </w:r>
      </w:del>
      <w:r w:rsidRPr="003862D0">
        <w:rPr>
          <w:lang w:val="en-GB"/>
        </w:rPr>
        <w:t xml:space="preserve"> literature since AR5 are higher in quality and clarity. However, quantifying and accounting for model dependence in a robust way remains challenging </w:t>
      </w:r>
      <w:r w:rsidRPr="003862D0">
        <w:rPr>
          <w:lang w:val="en-GB"/>
        </w:rPr>
        <w:fldChar w:fldCharType="begin" w:fldLock="1"/>
      </w:r>
      <w:r w:rsidR="004B7E49">
        <w:rPr>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"mendeley" : { "formattedCitation" : "(Abramowitz et al., 2019)", "plainTextFormattedCitation" : "(Abramowitz et al., 2019)", "previouslyFormattedCitation" : "(Abramowitz et al., 2019)" }, "properties" : { "noteIndex" : 0 }, "schema" : "https://github.com/citation-style-language/schema/raw/master/csl-citation.json" }</w:instrText>
      </w:r>
      <w:r w:rsidRPr="003862D0">
        <w:rPr>
          <w:lang w:val="en-GB"/>
        </w:rPr>
        <w:fldChar w:fldCharType="separate"/>
      </w:r>
      <w:r w:rsidR="00016735">
        <w:rPr>
          <w:noProof/>
          <w:lang w:val="en-GB"/>
        </w:rPr>
        <w:t>(Abramowitz et al., 2019)</w:t>
      </w:r>
      <w:r w:rsidRPr="003862D0">
        <w:rPr>
          <w:lang w:val="en-GB"/>
        </w:rPr>
        <w:fldChar w:fldCharType="end"/>
      </w:r>
      <w:r w:rsidRPr="003862D0">
        <w:rPr>
          <w:lang w:val="en-GB"/>
        </w:rPr>
        <w:t xml:space="preserve">. Furthermore, absence of significant mean change in a certain climate variable does not imply absence of substantial impact, because there may be substantial change in variability, which is typically not mapped </w:t>
      </w:r>
      <w:r w:rsidRPr="003862D0">
        <w:rPr>
          <w:lang w:val="en-GB"/>
        </w:rPr>
        <w:fldChar w:fldCharType="begin" w:fldLock="1"/>
      </w:r>
      <w:r w:rsidR="00615634">
        <w:rPr>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"mendeley" : { "formattedCitation" : "(McSweeney and Jones, 2013)", "plainTextFormattedCitation" : "(McSweeney and Jones, 2013)", "previouslyFormattedCitation" : "(McSweeney and Jones, 2013)" }, "properties" : { "noteIndex" : 0 }, "schema" : "https://github.com/citation-style-language/schema/raw/master/csl-citation.json" }</w:instrText>
      </w:r>
      <w:r w:rsidRPr="003862D0">
        <w:rPr>
          <w:lang w:val="en-GB"/>
        </w:rPr>
        <w:fldChar w:fldCharType="separate"/>
      </w:r>
      <w:r w:rsidR="00016735">
        <w:rPr>
          <w:noProof/>
          <w:lang w:val="en-GB"/>
        </w:rPr>
        <w:t>(McSweeney and Jones, 2013)</w:t>
      </w:r>
      <w:r w:rsidRPr="003862D0">
        <w:rPr>
          <w:lang w:val="en-GB"/>
        </w:rPr>
        <w:fldChar w:fldCharType="end"/>
      </w:r>
      <w:r w:rsidRPr="003862D0">
        <w:rPr>
          <w:lang w:val="en-GB"/>
        </w:rPr>
        <w:t>.</w:t>
      </w:r>
    </w:p>
    <w:p w14:paraId="3A31139C" w14:textId="77777777" w:rsidR="004937E1" w:rsidRPr="003862D0" w:rsidRDefault="004937E1" w:rsidP="004937E1">
      <w:pPr>
        <w:pStyle w:val="AR6BodyText"/>
        <w:rPr>
          <w:lang w:val="en-GB"/>
        </w:rPr>
      </w:pPr>
    </w:p>
    <w:p w14:paraId="7EA02204" w14:textId="64CE41D4" w:rsidR="000A485D" w:rsidRPr="003862D0" w:rsidRDefault="004937E1" w:rsidP="004937E1">
      <w:pPr>
        <w:pStyle w:val="AR6BodyText"/>
        <w:rPr>
          <w:lang w:val="en-GB"/>
        </w:rPr>
      </w:pPr>
      <w:r w:rsidRPr="003862D0">
        <w:rPr>
          <w:lang w:val="en-GB"/>
        </w:rPr>
        <w:lastRenderedPageBreak/>
        <w:t xml:space="preserve">Chapter 4 uses the advanced </w:t>
      </w:r>
      <w:r w:rsidR="0086576D" w:rsidRPr="003862D0">
        <w:rPr>
          <w:lang w:val="en-GB"/>
        </w:rPr>
        <w:t>approach</w:t>
      </w:r>
      <w:r w:rsidR="00560090" w:rsidRPr="003862D0">
        <w:rPr>
          <w:lang w:val="en-GB"/>
        </w:rPr>
        <w:t>,</w:t>
      </w:r>
      <w:r w:rsidRPr="003862D0">
        <w:rPr>
          <w:lang w:val="en-GB"/>
        </w:rPr>
        <w:t xml:space="preserve"> taking into account the sign and significance of the change (</w:t>
      </w:r>
      <w:r w:rsidR="009E27EA" w:rsidRPr="003862D0">
        <w:rPr>
          <w:lang w:val="en-GB"/>
        </w:rPr>
        <w:t>Cross-Chapter Box</w:t>
      </w:r>
      <w:r w:rsidRPr="003862D0">
        <w:rPr>
          <w:lang w:val="en-GB"/>
        </w:rPr>
        <w:t xml:space="preserve"> Atlas.1</w:t>
      </w:r>
      <w:r w:rsidR="00006BCC" w:rsidRPr="003862D0">
        <w:rPr>
          <w:lang w:val="en-GB"/>
        </w:rPr>
        <w:t>, approach C</w:t>
      </w:r>
      <w:r w:rsidRPr="003862D0">
        <w:rPr>
          <w:lang w:val="en-GB"/>
        </w:rPr>
        <w:t>). Where not applicable</w:t>
      </w:r>
      <w:r w:rsidR="00560090" w:rsidRPr="003862D0">
        <w:rPr>
          <w:lang w:val="en-GB"/>
        </w:rPr>
        <w:t>,</w:t>
      </w:r>
      <w:r w:rsidRPr="003862D0">
        <w:rPr>
          <w:lang w:val="en-GB"/>
        </w:rPr>
        <w:t xml:space="preserve"> </w:t>
      </w:r>
      <w:r w:rsidR="00A46FAB" w:rsidRPr="003862D0">
        <w:rPr>
          <w:lang w:val="en-GB"/>
        </w:rPr>
        <w:t xml:space="preserve">such as </w:t>
      </w:r>
      <w:r w:rsidRPr="003862D0">
        <w:rPr>
          <w:lang w:val="en-GB"/>
        </w:rPr>
        <w:t>due to a lack of the necessary model output, the simple method is used taking into account only agreement on the sign of the change across the multi-model ensemble (</w:t>
      </w:r>
      <w:r w:rsidR="009E27EA" w:rsidRPr="003862D0">
        <w:rPr>
          <w:lang w:val="en-GB"/>
        </w:rPr>
        <w:t>Cross-Chapter Box</w:t>
      </w:r>
      <w:r w:rsidRPr="003862D0">
        <w:rPr>
          <w:lang w:val="en-GB"/>
        </w:rPr>
        <w:t xml:space="preserve"> Atlas.1</w:t>
      </w:r>
      <w:r w:rsidR="00006BCC" w:rsidRPr="003862D0">
        <w:rPr>
          <w:lang w:val="en-GB"/>
        </w:rPr>
        <w:t>, approach B</w:t>
      </w:r>
      <w:r w:rsidRPr="003862D0">
        <w:rPr>
          <w:lang w:val="en-GB"/>
        </w:rPr>
        <w:t xml:space="preserve">). The advanced approach is similar to the </w:t>
      </w:r>
      <w:r w:rsidR="00006BCC" w:rsidRPr="003862D0">
        <w:rPr>
          <w:lang w:val="en-GB"/>
        </w:rPr>
        <w:t xml:space="preserve">method used in </w:t>
      </w:r>
      <w:r w:rsidRPr="003862D0">
        <w:rPr>
          <w:lang w:val="en-GB"/>
        </w:rPr>
        <w:t xml:space="preserve">AR5 but isolates conflicting signals as proposed in </w:t>
      </w:r>
      <w:r w:rsidRPr="003862D0">
        <w:rPr>
          <w:lang w:val="en-GB"/>
        </w:rPr>
        <w:fldChar w:fldCharType="begin" w:fldLock="1"/>
      </w:r>
      <w:r w:rsidR="00CD3B49">
        <w:rPr>
          <w:lang w:val="en-GB"/>
        </w:rPr>
        <w:instrText>ADDIN CSL_CITATION { "citationItems" : [ { "id" : "ITEM-1", "itemData" : { "DOI" : "10.1002/joc.7041", "ISSN" : "0899-8418", "author" : [ { "dropping-particle" : "", "family" : "Zappa", "given" : "Giuseppe", "non-dropping-particle" : "", "parse-names" : false, "suffix" : "" }, { "dropping-particle" : "", "family" : "Bevacqua", "given" : "Emanuele", "non-dropping-particle" : "", "parse-names" : false, "suffix" : "" }, { "dropping-particle" : "", "family" : "Shepherd", "given" : "Theodore G", "non-dropping-particle" : "", "parse-names" : false, "suffix" : "" } ], "container-title" : "International Journal of Climatology", "id" : "ITEM-1", "issued" : { "date-parts" : [ [ "2021", "2", "19" ] ] }, "page" : "joc.7041", "title" : "Communicating potentially large but non-robust changes in multi-model projections of future climate", "translator" : [ { "dropping-particle" : "", "family" : "K2540", "given" : "", "non-dropping-particle" : "", "parse-names" : false, "suffix" : "" } ], "type" : "article-journal" }, "uris" : [ "http://www.mendeley.com/documents/?uuid=ff95462e-f134-301c-826c-5b180fd3fc3f" ] } ], "mendeley" : { "formattedCitation" : "(Zappa et al., 2021)", "manualFormatting" : "Zappa et al. (2021)", "plainTextFormattedCitation" : "(Zappa et al., 2021)", "previouslyFormattedCitation" : "(Zappa et al., 2021)" }, "properties" : { "noteIndex" : 0 }, "schema" : "https://github.com/citation-style-language/schema/raw/master/csl-citation.json" }</w:instrText>
      </w:r>
      <w:r w:rsidRPr="003862D0">
        <w:rPr>
          <w:lang w:val="en-GB"/>
        </w:rPr>
        <w:fldChar w:fldCharType="separate"/>
      </w:r>
      <w:del w:id="948" w:author="Robin Matthews" w:date="2021-06-16T18:42:00Z">
        <w:r w:rsidR="00016735" w:rsidDel="00BF4778">
          <w:rPr>
            <w:noProof/>
            <w:lang w:val="en-GB"/>
          </w:rPr>
          <w:delText>(</w:delText>
        </w:r>
      </w:del>
      <w:r w:rsidR="00016735">
        <w:rPr>
          <w:noProof/>
          <w:lang w:val="en-GB"/>
        </w:rPr>
        <w:t>Zappa et al.</w:t>
      </w:r>
      <w:del w:id="949" w:author="Robin Matthews" w:date="2021-06-16T18:42:00Z">
        <w:r w:rsidR="00016735" w:rsidDel="00BF4778">
          <w:rPr>
            <w:noProof/>
            <w:lang w:val="en-GB"/>
          </w:rPr>
          <w:delText>,</w:delText>
        </w:r>
      </w:del>
      <w:r w:rsidR="00016735">
        <w:rPr>
          <w:noProof/>
          <w:lang w:val="en-GB"/>
        </w:rPr>
        <w:t xml:space="preserve"> </w:t>
      </w:r>
      <w:ins w:id="950" w:author="Robin Matthews" w:date="2021-06-16T18:42:00Z">
        <w:r w:rsidR="00BF4778">
          <w:rPr>
            <w:noProof/>
            <w:lang w:val="en-GB"/>
          </w:rPr>
          <w:t>(</w:t>
        </w:r>
      </w:ins>
      <w:r w:rsidR="00016735">
        <w:rPr>
          <w:noProof/>
          <w:lang w:val="en-GB"/>
        </w:rPr>
        <w:t>2021)</w:t>
      </w:r>
      <w:r w:rsidRPr="003862D0">
        <w:rPr>
          <w:lang w:val="en-GB"/>
        </w:rPr>
        <w:fldChar w:fldCharType="end"/>
      </w:r>
      <w:r w:rsidRPr="003862D0">
        <w:rPr>
          <w:lang w:val="en-GB"/>
        </w:rPr>
        <w:t xml:space="preserve">. </w:t>
      </w:r>
      <w:r w:rsidR="00006BCC" w:rsidRPr="003862D0">
        <w:rPr>
          <w:lang w:val="en-GB"/>
        </w:rPr>
        <w:t xml:space="preserve">It </w:t>
      </w:r>
      <w:r w:rsidRPr="003862D0">
        <w:rPr>
          <w:lang w:val="en-GB"/>
        </w:rPr>
        <w:t>uses three mutually exclusive categories and distinguishes (</w:t>
      </w:r>
      <w:commentRangeStart w:id="951"/>
      <w:r w:rsidRPr="003862D0">
        <w:rPr>
          <w:lang w:val="en-GB"/>
        </w:rPr>
        <w:t>a</w:t>
      </w:r>
      <w:commentRangeEnd w:id="951"/>
      <w:r w:rsidR="00C927A5">
        <w:rPr>
          <w:rStyle w:val="CommentReference"/>
        </w:rPr>
        <w:commentReference w:id="951"/>
      </w:r>
      <w:r w:rsidRPr="003862D0">
        <w:rPr>
          <w:lang w:val="en-GB"/>
        </w:rPr>
        <w:t>) areas with significant change and high model agreement (no overlay), (b)</w:t>
      </w:r>
      <w:r w:rsidR="00006BCC" w:rsidRPr="003862D0">
        <w:rPr>
          <w:lang w:val="en-GB"/>
        </w:rPr>
        <w:t xml:space="preserve"> areas with</w:t>
      </w:r>
      <w:r w:rsidRPr="003862D0">
        <w:rPr>
          <w:lang w:val="en-GB"/>
        </w:rPr>
        <w:t xml:space="preserve"> </w:t>
      </w:r>
      <w:r w:rsidR="00006BCC" w:rsidRPr="003862D0">
        <w:rPr>
          <w:lang w:val="en-GB"/>
        </w:rPr>
        <w:t>no change or no robust change (</w:t>
      </w:r>
      <w:r w:rsidR="00903D51">
        <w:rPr>
          <w:lang w:val="en-GB"/>
        </w:rPr>
        <w:t>diagonal lines</w:t>
      </w:r>
      <w:r w:rsidR="00006BCC" w:rsidRPr="003862D0">
        <w:rPr>
          <w:lang w:val="en-GB"/>
        </w:rPr>
        <w:t>)</w:t>
      </w:r>
      <w:r w:rsidRPr="003862D0">
        <w:rPr>
          <w:lang w:val="en-GB"/>
        </w:rPr>
        <w:t>, and (c)</w:t>
      </w:r>
      <w:r w:rsidR="00006BCC" w:rsidRPr="003862D0">
        <w:rPr>
          <w:lang w:val="en-GB"/>
        </w:rPr>
        <w:t xml:space="preserve"> areas with significant change but low agreement (</w:t>
      </w:r>
      <w:r w:rsidR="00903D51">
        <w:rPr>
          <w:lang w:val="en-GB"/>
        </w:rPr>
        <w:t>crossed lines</w:t>
      </w:r>
      <w:r w:rsidR="00006BCC" w:rsidRPr="003862D0">
        <w:rPr>
          <w:lang w:val="en-GB"/>
        </w:rPr>
        <w:t>)</w:t>
      </w:r>
      <w:r w:rsidRPr="003862D0">
        <w:rPr>
          <w:lang w:val="en-GB"/>
        </w:rPr>
        <w:t xml:space="preserve">. Category (a) marks areas where the climate change signals </w:t>
      </w:r>
      <w:r w:rsidRPr="003862D0">
        <w:rPr>
          <w:i/>
          <w:lang w:val="en-GB"/>
        </w:rPr>
        <w:t>likely</w:t>
      </w:r>
      <w:r w:rsidRPr="003862D0">
        <w:rPr>
          <w:lang w:val="en-GB"/>
        </w:rPr>
        <w:t xml:space="preserve"> emerge from internal variability, where </w:t>
      </w:r>
      <w:r w:rsidR="009D3D3C" w:rsidRPr="003862D0">
        <w:rPr>
          <w:lang w:val="en-GB"/>
        </w:rPr>
        <w:t>two-thirds</w:t>
      </w:r>
      <w:r w:rsidRPr="003862D0">
        <w:rPr>
          <w:lang w:val="en-GB"/>
        </w:rPr>
        <w:t xml:space="preserve"> or more of the models project changes greater than internal variability and 80% or more of the models agree on the sign of the change. Category (b) </w:t>
      </w:r>
      <w:r w:rsidR="00006BCC" w:rsidRPr="003862D0">
        <w:rPr>
          <w:lang w:val="en-GB"/>
        </w:rPr>
        <w:t xml:space="preserve">marks areas where </w:t>
      </w:r>
      <w:r w:rsidR="00D15691" w:rsidRPr="003862D0">
        <w:rPr>
          <w:lang w:val="en-GB"/>
        </w:rPr>
        <w:t xml:space="preserve">fewer </w:t>
      </w:r>
      <w:r w:rsidR="00006BCC" w:rsidRPr="003862D0">
        <w:rPr>
          <w:lang w:val="en-GB"/>
        </w:rPr>
        <w:t xml:space="preserve">than </w:t>
      </w:r>
      <w:r w:rsidR="009D3D3C" w:rsidRPr="003862D0">
        <w:rPr>
          <w:lang w:val="en-GB"/>
        </w:rPr>
        <w:t>two-thirds</w:t>
      </w:r>
      <w:r w:rsidR="00006BCC" w:rsidRPr="003862D0">
        <w:rPr>
          <w:lang w:val="en-GB"/>
        </w:rPr>
        <w:t xml:space="preserve"> of the models project changes greater than internal variability</w:t>
      </w:r>
      <w:r w:rsidR="000A485D" w:rsidRPr="003862D0">
        <w:rPr>
          <w:lang w:val="en-GB"/>
        </w:rPr>
        <w:t>,</w:t>
      </w:r>
      <w:r w:rsidR="00006BCC" w:rsidRPr="003862D0">
        <w:rPr>
          <w:lang w:val="en-GB"/>
        </w:rPr>
        <w:t xml:space="preserve"> and category</w:t>
      </w:r>
      <w:r w:rsidR="00006BCC" w:rsidRPr="003862D0" w:rsidDel="00006BCC">
        <w:rPr>
          <w:lang w:val="en-GB"/>
        </w:rPr>
        <w:t xml:space="preserve"> </w:t>
      </w:r>
      <w:r w:rsidRPr="003862D0">
        <w:rPr>
          <w:lang w:val="en-GB"/>
        </w:rPr>
        <w:t>(c)</w:t>
      </w:r>
      <w:r w:rsidR="00006BCC" w:rsidRPr="003862D0">
        <w:rPr>
          <w:lang w:val="en-GB"/>
        </w:rPr>
        <w:t xml:space="preserve"> marks areas with significant but conflicting signals, where </w:t>
      </w:r>
      <w:r w:rsidR="009D3D3C" w:rsidRPr="003862D0">
        <w:rPr>
          <w:lang w:val="en-GB"/>
        </w:rPr>
        <w:t>two-thirds</w:t>
      </w:r>
      <w:r w:rsidR="00006BCC" w:rsidRPr="003862D0">
        <w:rPr>
          <w:lang w:val="en-GB"/>
        </w:rPr>
        <w:t xml:space="preserve"> or more of the models project changes greater than internal variability but less than 80% agree on the sign of the change</w:t>
      </w:r>
      <w:r w:rsidRPr="003862D0">
        <w:rPr>
          <w:lang w:val="en-GB"/>
        </w:rPr>
        <w:t xml:space="preserve">. </w:t>
      </w:r>
    </w:p>
    <w:p w14:paraId="2A35238C" w14:textId="77777777" w:rsidR="000A485D" w:rsidRPr="003862D0" w:rsidRDefault="000A485D" w:rsidP="004937E1">
      <w:pPr>
        <w:pStyle w:val="AR6BodyText"/>
        <w:rPr>
          <w:lang w:val="en-GB"/>
        </w:rPr>
      </w:pPr>
    </w:p>
    <w:p w14:paraId="07CA1ED1" w14:textId="1739DD40" w:rsidR="004937E1" w:rsidRPr="003862D0" w:rsidRDefault="00ED2F82" w:rsidP="004937E1">
      <w:pPr>
        <w:pStyle w:val="AR6BodyText"/>
        <w:rPr>
          <w:lang w:val="en-GB"/>
        </w:rPr>
      </w:pPr>
      <w:r w:rsidRPr="003862D0">
        <w:rPr>
          <w:lang w:val="en-GB"/>
        </w:rPr>
        <w:t xml:space="preserve">In this chapter variability </w:t>
      </w:r>
      <w:r w:rsidR="004937E1" w:rsidRPr="003862D0">
        <w:rPr>
          <w:lang w:val="en-GB"/>
        </w:rPr>
        <w:t>is defined as</w:t>
      </w:r>
      <w:commentRangeStart w:id="952"/>
      <w:r w:rsidR="004937E1" w:rsidRPr="003862D0">
        <w:rPr>
          <w:lang w:val="en-GB"/>
        </w:rPr>
        <w:t xml:space="preserve"> </w:t>
      </w:r>
      <m:oMath>
        <m:r>
          <w:rPr>
            <w:rFonts w:ascii="Cambria Math" w:hAnsi="Cambria Math"/>
            <w:lang w:val="en-GB"/>
          </w:rPr>
          <m:t xml:space="preserve">1.645 ∙ </m:t>
        </m:r>
        <m:rad>
          <m:radPr>
            <m:degHide m:val="1"/>
            <m:ctrlPr>
              <w:rPr>
                <w:rFonts w:ascii="Cambria Math" w:hAnsi="Cambria Math"/>
                <w:i/>
                <w:lang w:val="en-GB"/>
              </w:rPr>
            </m:ctrlPr>
          </m:radPr>
          <m:deg/>
          <m:e>
            <m:r>
              <w:rPr>
                <w:rFonts w:ascii="Cambria Math" w:hAnsi="Cambria Math"/>
                <w:lang w:val="en-GB"/>
              </w:rPr>
              <m:t>2</m:t>
            </m:r>
          </m:e>
        </m:ra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20yr</m:t>
            </m:r>
          </m:sub>
        </m:sSub>
      </m:oMath>
      <w:r w:rsidR="004937E1" w:rsidRPr="003862D0">
        <w:rPr>
          <w:lang w:val="en-GB"/>
        </w:rPr>
        <w:t xml:space="preserve">, where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20yr</m:t>
            </m:r>
          </m:sub>
        </m:sSub>
      </m:oMath>
      <w:r w:rsidR="004937E1" w:rsidRPr="003862D0">
        <w:rPr>
          <w:lang w:val="en-GB"/>
        </w:rPr>
        <w:t xml:space="preserve"> </w:t>
      </w:r>
      <w:commentRangeEnd w:id="952"/>
      <w:r w:rsidR="00C927A5">
        <w:rPr>
          <w:rStyle w:val="CommentReference"/>
        </w:rPr>
        <w:commentReference w:id="952"/>
      </w:r>
      <w:r w:rsidR="004937E1" w:rsidRPr="003862D0">
        <w:rPr>
          <w:lang w:val="en-GB"/>
        </w:rPr>
        <w:t>is the standard deviation of 20-y</w:t>
      </w:r>
      <w:r w:rsidR="00804983" w:rsidRPr="003862D0">
        <w:rPr>
          <w:lang w:val="en-GB"/>
        </w:rPr>
        <w:t>ea</w:t>
      </w:r>
      <w:r w:rsidR="004937E1" w:rsidRPr="003862D0">
        <w:rPr>
          <w:lang w:val="en-GB"/>
        </w:rPr>
        <w:t xml:space="preserve">r means in the pre-industrial control simulations (see </w:t>
      </w:r>
      <w:r w:rsidR="009E27EA" w:rsidRPr="003862D0">
        <w:rPr>
          <w:lang w:val="en-GB"/>
        </w:rPr>
        <w:t>Cross-Chapter Box</w:t>
      </w:r>
      <w:ins w:id="953" w:author="Sara M Tuson" w:date="2021-07-19T07:14:00Z">
        <w:r w:rsidR="00352B86">
          <w:rPr>
            <w:lang w:val="en-GB"/>
          </w:rPr>
          <w:t>,</w:t>
        </w:r>
      </w:ins>
      <w:r w:rsidR="009E27EA" w:rsidRPr="003862D0">
        <w:rPr>
          <w:lang w:val="en-GB"/>
        </w:rPr>
        <w:t xml:space="preserve"> </w:t>
      </w:r>
      <w:r w:rsidR="004937E1" w:rsidRPr="003862D0">
        <w:rPr>
          <w:lang w:val="en-GB"/>
        </w:rPr>
        <w:t>Atlas.1). Category (a) uses a definition very similar to</w:t>
      </w:r>
      <w:del w:id="954" w:author="Sara M Tuson" w:date="2021-07-15T19:07:00Z">
        <w:r w:rsidR="004937E1" w:rsidRPr="003862D0" w:rsidDel="004028C5">
          <w:rPr>
            <w:lang w:val="en-GB"/>
          </w:rPr>
          <w:delText xml:space="preserve"> the</w:delText>
        </w:r>
      </w:del>
      <w:r w:rsidR="004937E1" w:rsidRPr="003862D0">
        <w:rPr>
          <w:lang w:val="en-GB"/>
        </w:rPr>
        <w:t xml:space="preserve"> </w:t>
      </w:r>
      <w:ins w:id="955" w:author="Ian Blenkinsop" w:date="2021-07-26T18:08:00Z">
        <w:r w:rsidR="00A3320B">
          <w:rPr>
            <w:lang w:val="en-GB"/>
          </w:rPr>
          <w:t xml:space="preserve">the </w:t>
        </w:r>
      </w:ins>
      <w:r w:rsidR="004937E1" w:rsidRPr="003862D0">
        <w:rPr>
          <w:lang w:val="en-GB"/>
        </w:rPr>
        <w:t>AR5 method for stippling</w:t>
      </w:r>
      <w:ins w:id="956" w:author="Ian Blenkinsop" w:date="2021-07-26T18:08:00Z">
        <w:r w:rsidR="00A3320B">
          <w:rPr>
            <w:lang w:val="en-GB"/>
          </w:rPr>
          <w:t>,</w:t>
        </w:r>
      </w:ins>
      <w:r w:rsidR="004937E1" w:rsidRPr="003862D0">
        <w:rPr>
          <w:lang w:val="en-GB"/>
        </w:rPr>
        <w:t xml:space="preserve"> except that the model signal is compared to its corresponding internal rather than the multi-model mean variability</w:t>
      </w:r>
      <w:r w:rsidR="007F3CA3" w:rsidRPr="003862D0">
        <w:rPr>
          <w:lang w:val="en-GB"/>
        </w:rPr>
        <w:t>,</w:t>
      </w:r>
      <w:r w:rsidR="004937E1" w:rsidRPr="003862D0">
        <w:rPr>
          <w:lang w:val="en-GB"/>
        </w:rPr>
        <w:t xml:space="preserve"> to account for the substantial model differences in pre-industrial internal variability </w:t>
      </w:r>
      <w:r w:rsidR="004937E1" w:rsidRPr="003862D0">
        <w:rPr>
          <w:lang w:val="en-GB"/>
        </w:rPr>
        <w:fldChar w:fldCharType="begin" w:fldLock="1"/>
      </w:r>
      <w:r w:rsidR="00615634">
        <w:rPr>
          <w:lang w:val="en-GB"/>
        </w:rPr>
        <w:instrText>ADDIN CSL_CITATION { "citationItems" : [ { "id" : "ITEM-1", "itemData" : { "DOI" : "10.1029/2019GL086588", "ISSN" : "0094-8276",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"4", "16" ] ] }, "page" : "e2019GL086588", "publisher" : "Blackwell Publishing Ltd", "title" : "Magnitudes and Spatial Patterns of Interdecadal Temperature Variability in CMIP6", "translator" : [ { "dropping-particle" : "", "family" : "K5137", "given" : "", "non-dropping-particle" : "", "parse-names" : false, "suffix" : "" } ], "type" : "article-journal", "volume" : "47" }, "uris" : [ "http://www.mendeley.com/documents/?uuid=0f9bd3fd-df7f-36d5-bc4d-26399fbeee50" ] } ], "mendeley" : { "formattedCitation" : "(Parsons et al., 2020)", "plainTextFormattedCitation" : "(Parsons et al., 2020)", "previouslyFormattedCitation" : "(Parsons et al., 2020)" }, "properties" : { "noteIndex" : 0 }, "schema" : "https://github.com/citation-style-language/schema/raw/master/csl-citation.json" }</w:instrText>
      </w:r>
      <w:r w:rsidR="004937E1" w:rsidRPr="003862D0">
        <w:rPr>
          <w:lang w:val="en-GB"/>
        </w:rPr>
        <w:fldChar w:fldCharType="separate"/>
      </w:r>
      <w:r w:rsidR="00016735">
        <w:rPr>
          <w:noProof/>
          <w:lang w:val="en-GB"/>
        </w:rPr>
        <w:t>(Parsons et al., 2020)</w:t>
      </w:r>
      <w:r w:rsidR="004937E1" w:rsidRPr="003862D0">
        <w:rPr>
          <w:lang w:val="en-GB"/>
        </w:rPr>
        <w:fldChar w:fldCharType="end"/>
      </w:r>
      <w:r w:rsidR="004937E1" w:rsidRPr="003862D0">
        <w:rPr>
          <w:lang w:val="en-GB"/>
        </w:rPr>
        <w:t xml:space="preserve">. </w:t>
      </w:r>
      <w:r w:rsidR="00DE7D9A" w:rsidRPr="003862D0">
        <w:rPr>
          <w:lang w:val="en-GB"/>
        </w:rPr>
        <w:t>C</w:t>
      </w:r>
      <w:r w:rsidR="004937E1" w:rsidRPr="003862D0">
        <w:rPr>
          <w:lang w:val="en-GB"/>
        </w:rPr>
        <w:t>hanges smaller than internal variability can have potential impacts particularly if they persist over sustained periods</w:t>
      </w:r>
      <w:r w:rsidR="00ED4010" w:rsidRPr="003862D0">
        <w:rPr>
          <w:lang w:val="en-GB"/>
        </w:rPr>
        <w:t xml:space="preserve"> such as</w:t>
      </w:r>
      <w:r w:rsidR="004937E1" w:rsidRPr="003862D0">
        <w:rPr>
          <w:lang w:val="en-GB"/>
        </w:rPr>
        <w:t xml:space="preserve"> several decades. Finally, </w:t>
      </w:r>
      <w:r w:rsidR="00ED4010" w:rsidRPr="003862D0">
        <w:rPr>
          <w:lang w:val="en-GB"/>
        </w:rPr>
        <w:t xml:space="preserve">even when </w:t>
      </w:r>
      <w:r w:rsidR="004937E1" w:rsidRPr="003862D0">
        <w:rPr>
          <w:lang w:val="en-GB"/>
        </w:rPr>
        <w:t xml:space="preserve">changes do not exceed variability at the </w:t>
      </w:r>
      <w:r w:rsidR="005F2108" w:rsidRPr="003862D0">
        <w:rPr>
          <w:lang w:val="en-GB"/>
        </w:rPr>
        <w:t>grid point</w:t>
      </w:r>
      <w:r w:rsidR="004937E1" w:rsidRPr="003862D0">
        <w:rPr>
          <w:lang w:val="en-GB"/>
        </w:rPr>
        <w:t xml:space="preserve"> level they may exceed variability if aggregated over catchment basins, regions</w:t>
      </w:r>
      <w:r w:rsidR="00ED4010" w:rsidRPr="003862D0">
        <w:rPr>
          <w:lang w:val="en-GB"/>
        </w:rPr>
        <w:t>,</w:t>
      </w:r>
      <w:r w:rsidR="004937E1" w:rsidRPr="003862D0">
        <w:rPr>
          <w:lang w:val="en-GB"/>
        </w:rPr>
        <w:t xml:space="preserve"> or continents (</w:t>
      </w:r>
      <w:r w:rsidR="009E27EA" w:rsidRPr="003862D0">
        <w:rPr>
          <w:lang w:val="en-GB"/>
        </w:rPr>
        <w:t>Cross-Chapter Box</w:t>
      </w:r>
      <w:ins w:id="957" w:author="Sara M Tuson" w:date="2021-07-19T07:14:00Z">
        <w:r w:rsidR="00352B86">
          <w:rPr>
            <w:lang w:val="en-GB"/>
          </w:rPr>
          <w:t>,</w:t>
        </w:r>
      </w:ins>
      <w:r w:rsidR="004937E1" w:rsidRPr="003862D0">
        <w:rPr>
          <w:lang w:val="en-GB"/>
        </w:rPr>
        <w:t xml:space="preserve"> Atlas.1). Maps of mean changes also ignore potential changes in variability addressed by a more comprehensive assessment of changes in temperature variability (Section 4.5.1) and modes of internal variability (Section</w:t>
      </w:r>
      <w:r w:rsidR="006F0594" w:rsidRPr="003862D0">
        <w:rPr>
          <w:lang w:val="en-GB"/>
        </w:rPr>
        <w:t>s</w:t>
      </w:r>
      <w:r w:rsidR="004937E1" w:rsidRPr="003862D0">
        <w:rPr>
          <w:lang w:val="en-GB"/>
        </w:rPr>
        <w:t xml:space="preserve"> 4.4.3).</w:t>
      </w:r>
    </w:p>
    <w:p w14:paraId="26696253" w14:textId="35E10E42" w:rsidR="00A6432C" w:rsidRPr="003862D0" w:rsidRDefault="00A6432C" w:rsidP="00A6432C">
      <w:pPr>
        <w:pStyle w:val="AR6BodyText"/>
        <w:rPr>
          <w:lang w:val="en-GB"/>
        </w:rPr>
      </w:pPr>
    </w:p>
    <w:p w14:paraId="15ECD3D2" w14:textId="77777777" w:rsidR="00A05383" w:rsidRPr="003862D0" w:rsidRDefault="00A05383" w:rsidP="00A6432C">
      <w:pPr>
        <w:pStyle w:val="AR6BodyText"/>
        <w:rPr>
          <w:lang w:val="en-GB"/>
        </w:rPr>
      </w:pPr>
    </w:p>
    <w:p w14:paraId="33EDD831" w14:textId="77777777" w:rsidR="00A6432C" w:rsidRPr="003862D0" w:rsidRDefault="00A6432C" w:rsidP="00A6432C">
      <w:pPr>
        <w:pStyle w:val="AR6BodyText"/>
        <w:rPr>
          <w:b/>
          <w:lang w:val="en-GB"/>
        </w:rPr>
      </w:pPr>
      <w:r w:rsidRPr="003862D0">
        <w:rPr>
          <w:b/>
          <w:lang w:val="en-GB"/>
        </w:rPr>
        <w:t>[START BOX 4.1 HERE]</w:t>
      </w:r>
    </w:p>
    <w:p w14:paraId="468B9D50" w14:textId="77777777" w:rsidR="00A6432C" w:rsidRPr="003862D0" w:rsidRDefault="00A6432C" w:rsidP="00A6432C">
      <w:pPr>
        <w:pStyle w:val="AR6BodyText"/>
        <w:rPr>
          <w:b/>
          <w:lang w:val="en-GB"/>
        </w:rPr>
      </w:pPr>
    </w:p>
    <w:p w14:paraId="751EEF85" w14:textId="206CA8E2" w:rsidR="00A6432C" w:rsidRPr="003862D0" w:rsidRDefault="00A6432C" w:rsidP="00A6432C">
      <w:pPr>
        <w:pStyle w:val="AR6Chap4Box"/>
        <w:shd w:val="clear" w:color="auto" w:fill="DEEAF6" w:themeFill="accent1" w:themeFillTint="33"/>
        <w:rPr>
          <w:lang w:val="en-GB"/>
        </w:rPr>
      </w:pPr>
      <w:bookmarkStart w:id="958" w:name="_Ref5461594"/>
      <w:bookmarkStart w:id="959" w:name="_Toc5498085"/>
      <w:bookmarkStart w:id="960" w:name="_Toc5498119"/>
      <w:bookmarkStart w:id="961" w:name="_Toc5498408"/>
      <w:bookmarkStart w:id="962" w:name="_Toc5498891"/>
      <w:bookmarkStart w:id="963" w:name="_Toc5500943"/>
      <w:bookmarkStart w:id="964" w:name="_Toc5778461"/>
      <w:bookmarkStart w:id="965" w:name="_Toc29748260"/>
      <w:bookmarkStart w:id="966" w:name="_Toc29748446"/>
      <w:bookmarkStart w:id="967" w:name="_Toc29749199"/>
      <w:bookmarkStart w:id="968" w:name="_Toc29751007"/>
      <w:bookmarkStart w:id="969" w:name="_Toc33523264"/>
      <w:bookmarkStart w:id="970" w:name="_Toc56878736"/>
      <w:bookmarkStart w:id="971" w:name="_Toc56879157"/>
      <w:bookmarkStart w:id="972" w:name="_Toc56879699"/>
      <w:bookmarkStart w:id="973" w:name="_Toc56880365"/>
      <w:bookmarkStart w:id="974" w:name="_Toc56880461"/>
      <w:bookmarkStart w:id="975" w:name="_Toc56880531"/>
      <w:bookmarkStart w:id="976" w:name="_Toc56880655"/>
      <w:bookmarkStart w:id="977" w:name="_Toc56881929"/>
      <w:bookmarkStart w:id="978" w:name="_Toc65519586"/>
      <w:bookmarkStart w:id="979" w:name="_Toc66646015"/>
      <w:bookmarkStart w:id="980" w:name="_Toc69752485"/>
      <w:bookmarkStart w:id="981" w:name="_Toc66099770"/>
      <w:bookmarkStart w:id="982" w:name="_Toc66379300"/>
      <w:bookmarkStart w:id="983" w:name="_Toc66466958"/>
      <w:bookmarkStart w:id="984" w:name="_Toc66467242"/>
      <w:bookmarkStart w:id="985" w:name="_Toc66574497"/>
      <w:bookmarkStart w:id="986" w:name="_Toc66574668"/>
      <w:r w:rsidRPr="003862D0">
        <w:rPr>
          <w:lang w:val="en-GB"/>
        </w:rPr>
        <w:t>Ensemble Evaluation and Weighting</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r w:rsidRPr="003862D0">
        <w:rPr>
          <w:lang w:val="en-GB"/>
        </w:rPr>
        <w:t xml:space="preserve"> </w:t>
      </w:r>
      <w:bookmarkEnd w:id="981"/>
      <w:bookmarkEnd w:id="982"/>
      <w:bookmarkEnd w:id="983"/>
      <w:bookmarkEnd w:id="984"/>
      <w:bookmarkEnd w:id="985"/>
      <w:bookmarkEnd w:id="986"/>
    </w:p>
    <w:p w14:paraId="3ED7C797" w14:textId="77777777" w:rsidR="00A6432C" w:rsidRPr="003862D0" w:rsidRDefault="00A6432C" w:rsidP="00A6432C">
      <w:pPr>
        <w:pStyle w:val="AR6BodyText"/>
        <w:shd w:val="clear" w:color="auto" w:fill="DEEAF6" w:themeFill="accent1" w:themeFillTint="33"/>
        <w:rPr>
          <w:lang w:val="en-GB"/>
        </w:rPr>
      </w:pPr>
    </w:p>
    <w:p w14:paraId="7710B283" w14:textId="1438D390" w:rsidR="00A6432C" w:rsidRPr="003862D0" w:rsidRDefault="004028C5" w:rsidP="00A6432C">
      <w:pPr>
        <w:pStyle w:val="AR6BodyText"/>
        <w:shd w:val="clear" w:color="auto" w:fill="DEEAF6" w:themeFill="accent1" w:themeFillTint="33"/>
        <w:rPr>
          <w:lang w:val="en-GB" w:eastAsia="ko-KR"/>
        </w:rPr>
      </w:pPr>
      <w:ins w:id="987" w:author="Sara M Tuson" w:date="2021-07-15T19:07:00Z">
        <w:r>
          <w:rPr>
            <w:lang w:val="en-GB" w:eastAsia="ko-KR"/>
          </w:rPr>
          <w:t xml:space="preserve">The </w:t>
        </w:r>
      </w:ins>
      <w:r w:rsidR="00A6432C" w:rsidRPr="003862D0">
        <w:rPr>
          <w:lang w:val="en-GB" w:eastAsia="ko-KR"/>
        </w:rPr>
        <w:t xml:space="preserve">AR5 used a pragmatic approach to quantify the uncertainty in CMIP5 GSAT projections </w:t>
      </w:r>
      <w:r w:rsidR="00A6432C"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(Collins et al., 2013)</w:t>
      </w:r>
      <w:r w:rsidR="00A6432C" w:rsidRPr="003862D0">
        <w:rPr>
          <w:lang w:val="en-GB" w:eastAsia="ko-KR"/>
        </w:rPr>
        <w:fldChar w:fldCharType="end"/>
      </w:r>
      <w:r w:rsidR="00A6432C" w:rsidRPr="003862D0">
        <w:rPr>
          <w:lang w:val="en-GB" w:eastAsia="ko-KR"/>
        </w:rPr>
        <w:t>. The multi-model ensemble was constructed by picking one realization per model per scenario. For most quantities, the 5–95% ensemble range was used to characterize the uncertainty, but the 5–95% ensemble range was interpreted as the 17–83% (</w:t>
      </w:r>
      <w:r w:rsidR="00A6432C" w:rsidRPr="003862D0">
        <w:rPr>
          <w:i/>
          <w:iCs/>
          <w:lang w:val="en-GB" w:eastAsia="ko-KR"/>
        </w:rPr>
        <w:t>likely</w:t>
      </w:r>
      <w:r w:rsidR="00A6432C" w:rsidRPr="003862D0">
        <w:rPr>
          <w:lang w:val="en-GB" w:eastAsia="ko-KR"/>
        </w:rPr>
        <w:t xml:space="preserve">) uncertainty range. The uncertainty was thus explicitly assumed to contain sources not represented by the model range. While straightforward and clearly communicated, this approach had several drawbacks. </w:t>
      </w:r>
    </w:p>
    <w:p w14:paraId="569D3071" w14:textId="42CFA7A0" w:rsidR="00A6432C" w:rsidRPr="003862D0" w:rsidRDefault="00A6432C" w:rsidP="00A6432C">
      <w:pPr>
        <w:pStyle w:val="AR6BodyText"/>
        <w:shd w:val="clear" w:color="auto" w:fill="DEEAF6" w:themeFill="accent1" w:themeFillTint="33"/>
        <w:ind w:left="567" w:hanging="567"/>
        <w:rPr>
          <w:lang w:val="en-GB" w:eastAsia="ko-KR"/>
        </w:rPr>
      </w:pPr>
      <w:commentRangeStart w:id="988"/>
      <w:r w:rsidRPr="003862D0">
        <w:rPr>
          <w:lang w:val="en-GB" w:eastAsia="ko-KR"/>
        </w:rPr>
        <w:t>i)</w:t>
      </w:r>
      <w:commentRangeEnd w:id="988"/>
      <w:r w:rsidR="00A3320B">
        <w:rPr>
          <w:rStyle w:val="CommentReference"/>
        </w:rPr>
        <w:commentReference w:id="988"/>
      </w:r>
      <w:r w:rsidRPr="003862D0">
        <w:rPr>
          <w:lang w:val="en-GB" w:eastAsia="ko-KR"/>
        </w:rPr>
        <w:tab/>
        <w:t>The uncertainty breakdown into scenario uncertainty, model uncertainty, and internal variability</w:t>
      </w:r>
      <w:del w:id="989" w:author="Sara M Tuson" w:date="2021-07-15T20:26:00Z">
        <w:r w:rsidRPr="003862D0" w:rsidDel="00092429">
          <w:rPr>
            <w:lang w:val="en-GB" w:eastAsia="ko-KR"/>
          </w:rPr>
          <w:delText xml:space="preserve">    </w:delText>
        </w:r>
      </w:del>
      <w:ins w:id="990" w:author="Sara M Tuson" w:date="2021-07-15T20:26:00Z">
        <w:r w:rsidR="00092429">
          <w:rPr>
            <w:lang w:val="en-GB" w:eastAsia="ko-KR"/>
          </w:rPr>
          <w:t xml:space="preserve"> </w:t>
        </w:r>
      </w:ins>
      <w:r w:rsidRPr="003862D0">
        <w:rPr>
          <w:lang w:val="en-GB"/>
        </w:rPr>
        <w:fldChar w:fldCharType="begin" w:fldLock="1"/>
      </w:r>
      <w:r w:rsidR="00D90EAC">
        <w:rPr>
          <w:lang w:val="en-GB"/>
        </w:rPr>
        <w:instrText>ADDIN CSL_CITATION { "citationItems" : [ { "id" : "ITEM-1", "itemData" : { "DOI" : "10.1126/science.1145956", "ISSN" : "0036-8075", "author" : [ { "dropping-particle" : "", "family" : "Cox", "given" : "Peter M.", "non-dropping-particle" : "", "parse-names" : false, "suffix" : "" }, { "dropping-particle" : "", "family" : "Stephenson", "given" : "David", "non-dropping-particle" : "", "parse-names" : false, "suffix" : "" } ], "container-title" : "Science", "id" : "ITEM-1", "issue" : "5835", "issued" : { "date-parts" : [ [ "2007", "7", "13" ] ] }, "page" : "207-208", "title" : "A Changing Climate for Prediction", "translator" : [ { "dropping-particle" : "", "family" : "K82", "given" : "", "non-dropping-particle" : "", "parse-names" : false, "suffix" : "" } ], "type" : "article-journal", "volume" : "317" }, "uris" : [ "http://www.mendeley.com/documents/?uuid=0b4b099d-4a81-46a1-93ce-765ed290b49f" ] }, { "id" : "ITEM-2",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"(Cox and Stephenson, 2007; Hawkins and Sutton, 2009)", "plainTextFormattedCitation" : "(Cox and Stephenson, 2007; Hawkins and Sutton, 2009)", "previouslyFormattedCitation" : "(Cox and Stephenson, 2007; Hawkins and Sutton, 2009)" }, "properties" : { "noteIndex" : 0 }, "schema" : "https://github.com/citation-style-language/schema/raw/master/csl-citation.json" }</w:instrText>
      </w:r>
      <w:r w:rsidRPr="003862D0">
        <w:rPr>
          <w:lang w:val="en-GB"/>
        </w:rPr>
        <w:fldChar w:fldCharType="separate"/>
      </w:r>
      <w:r w:rsidR="00016735">
        <w:rPr>
          <w:noProof/>
          <w:lang w:val="en-GB"/>
        </w:rPr>
        <w:t>(Cox and Stephenson, 2007; Hawkins and Sutton, 2009)</w:t>
      </w:r>
      <w:r w:rsidRPr="003862D0">
        <w:rPr>
          <w:lang w:val="en-GB"/>
        </w:rPr>
        <w:fldChar w:fldCharType="end"/>
      </w:r>
      <w:r w:rsidRPr="003862D0">
        <w:rPr>
          <w:lang w:val="en-GB" w:eastAsia="ko-KR"/>
        </w:rPr>
        <w:t xml:space="preserve"> in</w:t>
      </w:r>
      <w:del w:id="991" w:author="Sara M Tuson" w:date="2021-07-15T19:08:00Z">
        <w:r w:rsidRPr="003862D0" w:rsidDel="004028C5">
          <w:rPr>
            <w:lang w:val="en-GB" w:eastAsia="ko-KR"/>
          </w:rPr>
          <w:delText xml:space="preserve"> th</w:delText>
        </w:r>
      </w:del>
      <w:del w:id="992" w:author="Sara M Tuson" w:date="2021-07-15T19:07:00Z">
        <w:r w:rsidRPr="003862D0" w:rsidDel="004028C5">
          <w:rPr>
            <w:lang w:val="en-GB" w:eastAsia="ko-KR"/>
          </w:rPr>
          <w:delText>e</w:delText>
        </w:r>
      </w:del>
      <w:r w:rsidRPr="003862D0">
        <w:rPr>
          <w:lang w:val="en-GB" w:eastAsia="ko-KR"/>
        </w:rPr>
        <w:t xml:space="preserve"> AR5 followed </w:t>
      </w:r>
      <w:r w:rsidRPr="003862D0">
        <w:rPr>
          <w:lang w:val="en-GB" w:eastAsia="ko-KR"/>
        </w:rPr>
        <w:fldChar w:fldCharType="begin" w:fldLock="1"/>
      </w:r>
      <w:r w:rsidR="00615634">
        <w:rPr>
          <w:lang w:val="en-GB" w:eastAsia="ko-KR"/>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"manualFormatting" : "Hawkins and Sutton (2009)", "plainTextFormattedCitation" : "(Hawkins and Sutton, 2009)", "previouslyFormattedCitation" : "(Hawkins and Sutton, 2009)" }, "properties" : { "noteIndex" : 0 }, "schema" : "https://github.com/citation-style-language/schema/raw/master/csl-citation.json" }</w:instrText>
      </w:r>
      <w:r w:rsidRPr="003862D0">
        <w:rPr>
          <w:lang w:val="en-GB" w:eastAsia="ko-KR"/>
        </w:rPr>
        <w:fldChar w:fldCharType="separate"/>
      </w:r>
      <w:r w:rsidR="00016735">
        <w:rPr>
          <w:noProof/>
          <w:lang w:val="en-GB" w:eastAsia="ko-KR"/>
        </w:rPr>
        <w:t>Hawkins and Sutton (2009)</w:t>
      </w:r>
      <w:r w:rsidRPr="003862D0">
        <w:rPr>
          <w:lang w:val="en-GB" w:eastAsia="ko-KR"/>
        </w:rPr>
        <w:fldChar w:fldCharType="end"/>
      </w:r>
      <w:r w:rsidRPr="003862D0">
        <w:rPr>
          <w:lang w:val="en-GB" w:eastAsia="ko-KR"/>
        </w:rPr>
        <w:t xml:space="preserve"> and diagnosed internal variability through a high-pass temporal filter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xml:space="preserve">, but it has since become clear that even multi-decadal trends contain substantial internal variability relative to the forced response in many variables (e.g., </w:t>
      </w:r>
      <w:r w:rsidRPr="003862D0">
        <w:rPr>
          <w:lang w:val="en-GB" w:eastAsia="ko-KR"/>
        </w:rPr>
        <w:fldChar w:fldCharType="begin" w:fldLock="1"/>
      </w:r>
      <w:r w:rsidR="00CD3B49">
        <w:rPr>
          <w:lang w:val="en-GB" w:eastAsia="ko-KR"/>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"publisher" : "Nature Publishing Group, a division of Macmillan Publishers Limited. All Rights Reserved.", "title" : "Communication of the role of natural variability in future North American climate", "translator" : [ { "dropping-particle" : "", "family" : "K2701", "given" : "", "non-dropping-particle" : "", "parse-names" : false, "suffix" : "" } ], "type" : "article-journal", "volume" : "2" }, "uris" : [ "http://www.mendeley.com/documents/?uuid=d2eaaaf2-6a0d-4e68-b221-fa10afd95ace" ] }, { "id" : "ITEM-2",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"ITEM-2",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"(Deser et al., 2012a; Marotzke and Forster, 2015; Deser et al., 2020; Lehner et al., 2020)", "manualFormatting" : "Deser et al., 2012a, 2020; Marotzke and Forster, 2015; Lehner et al., 2020)", "plainTextFormattedCitation" : "(Deser et al., 2012a; Marotzke and Forster, 2015; Deser et al., 2020; Lehner et al., 2020)", "previouslyFormattedCitation" : "(Deser et al., 2012a, 2020; Marotzke and Forster, 2015; Lehner et al., 2020)" }, "properties" : { "noteIndex" : 0 }, "schema" : "https://github.com/citation-style-language/schema/raw/master/csl-citation.json" }</w:instrText>
      </w:r>
      <w:r w:rsidRPr="003862D0">
        <w:rPr>
          <w:lang w:val="en-GB" w:eastAsia="ko-KR"/>
        </w:rPr>
        <w:fldChar w:fldCharType="separate"/>
      </w:r>
      <w:del w:id="993" w:author="Robin Matthews" w:date="2021-06-16T18:42:00Z">
        <w:r w:rsidR="00016735" w:rsidDel="00BF4778">
          <w:rPr>
            <w:noProof/>
            <w:lang w:val="en-GB" w:eastAsia="ko-KR"/>
          </w:rPr>
          <w:delText>(</w:delText>
        </w:r>
      </w:del>
      <w:r w:rsidR="00016735">
        <w:rPr>
          <w:noProof/>
          <w:lang w:val="en-GB" w:eastAsia="ko-KR"/>
        </w:rPr>
        <w:t>Deser et al., 2012a, 2020; Marotzke and Forster, 2015; Lehner et al., 2020)</w:t>
      </w:r>
      <w:r w:rsidRPr="003862D0">
        <w:rPr>
          <w:lang w:val="en-GB" w:eastAsia="ko-KR"/>
        </w:rPr>
        <w:fldChar w:fldCharType="end"/>
      </w:r>
      <w:del w:id="994" w:author="Robin Matthews" w:date="2021-06-16T18:42:00Z">
        <w:r w:rsidRPr="003862D0" w:rsidDel="00BF4778">
          <w:rPr>
            <w:lang w:val="en-GB" w:eastAsia="ko-KR"/>
          </w:rPr>
          <w:delText>)</w:delText>
        </w:r>
      </w:del>
      <w:r w:rsidRPr="003862D0">
        <w:rPr>
          <w:lang w:val="en-GB" w:eastAsia="ko-KR"/>
        </w:rPr>
        <w:t>; hence a more comprehensive approach is needed. </w:t>
      </w:r>
    </w:p>
    <w:p w14:paraId="67584BC5" w14:textId="18CFD8DD" w:rsidR="00A6432C" w:rsidRPr="003862D0" w:rsidRDefault="00A6432C" w:rsidP="00A6432C">
      <w:pPr>
        <w:pStyle w:val="AR6BodyText"/>
        <w:shd w:val="clear" w:color="auto" w:fill="DEEAF6" w:themeFill="accent1" w:themeFillTint="33"/>
        <w:ind w:left="550" w:hanging="550"/>
        <w:rPr>
          <w:lang w:val="en-GB" w:eastAsia="ko-KR"/>
        </w:rPr>
      </w:pPr>
      <w:r w:rsidRPr="003862D0">
        <w:rPr>
          <w:lang w:val="en-GB" w:eastAsia="ko-KR"/>
        </w:rPr>
        <w:t>ii)</w:t>
      </w:r>
      <w:r w:rsidRPr="003862D0">
        <w:rPr>
          <w:lang w:val="en-GB" w:eastAsia="ko-KR"/>
        </w:rPr>
        <w:tab/>
        <w:t xml:space="preserve">The uncertainty characterization ignores observation-based information about internal climate variability during the most recent past, such as is used in initialized predictions. While this may matter little for the long-term projections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xml:space="preserve">, it is very important for the near-term future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xml:space="preserve">. </w:t>
      </w:r>
      <w:ins w:id="995" w:author="Sara M Tuson" w:date="2021-07-15T19:08:00Z">
        <w:r w:rsidR="004028C5">
          <w:rPr>
            <w:lang w:val="en-GB" w:eastAsia="ko-KR"/>
          </w:rPr>
          <w:t xml:space="preserve">The </w:t>
        </w:r>
      </w:ins>
      <w:r w:rsidRPr="003862D0">
        <w:rPr>
          <w:lang w:val="en-GB" w:eastAsia="ko-KR"/>
        </w:rPr>
        <w:t xml:space="preserve">AR5 included additional uncertainty quantification for the near-term projections </w:t>
      </w:r>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r w:rsidRPr="003862D0">
        <w:rPr>
          <w:lang w:val="en-GB" w:eastAsia="ko-KR"/>
        </w:rPr>
        <w:t>, leading to a downward adjustment of assessed near-term GSAT change, which created an inconsistency in the transition from near-term to long-term GSAT assessment in</w:t>
      </w:r>
      <w:del w:id="996" w:author="Sara M Tuson" w:date="2021-07-15T19:08:00Z">
        <w:r w:rsidRPr="003862D0" w:rsidDel="004028C5">
          <w:rPr>
            <w:lang w:val="en-GB" w:eastAsia="ko-KR"/>
          </w:rPr>
          <w:delText xml:space="preserve"> the</w:delText>
        </w:r>
      </w:del>
      <w:r w:rsidRPr="003862D0">
        <w:rPr>
          <w:lang w:val="en-GB" w:eastAsia="ko-KR"/>
        </w:rPr>
        <w:t xml:space="preserve"> AR5. </w:t>
      </w:r>
    </w:p>
    <w:p w14:paraId="415FB3E9" w14:textId="1357FFCE" w:rsidR="00A6432C" w:rsidRPr="003862D0" w:rsidRDefault="00A6432C" w:rsidP="00A6432C">
      <w:pPr>
        <w:pStyle w:val="AR6BodyText"/>
        <w:shd w:val="clear" w:color="auto" w:fill="DEEAF6" w:themeFill="accent1" w:themeFillTint="33"/>
        <w:tabs>
          <w:tab w:val="left" w:pos="550"/>
          <w:tab w:val="left" w:pos="1100"/>
          <w:tab w:val="left" w:pos="2918"/>
        </w:tabs>
        <w:ind w:left="550" w:hanging="550"/>
        <w:rPr>
          <w:lang w:val="en-GB" w:eastAsia="ko-KR"/>
        </w:rPr>
      </w:pPr>
      <w:r w:rsidRPr="003862D0">
        <w:rPr>
          <w:lang w:val="en-GB" w:eastAsia="ko-KR"/>
        </w:rPr>
        <w:t>iii)</w:t>
      </w:r>
      <w:r w:rsidRPr="003862D0">
        <w:rPr>
          <w:lang w:val="en-GB" w:eastAsia="ko-KR"/>
        </w:rPr>
        <w:tab/>
      </w:r>
      <w:ins w:id="997" w:author="Sara M Tuson" w:date="2021-07-15T19:08:00Z">
        <w:r w:rsidR="004028C5">
          <w:rPr>
            <w:lang w:val="en-GB" w:eastAsia="ko-KR"/>
          </w:rPr>
          <w:t xml:space="preserve">The </w:t>
        </w:r>
      </w:ins>
      <w:r w:rsidRPr="003862D0">
        <w:rPr>
          <w:lang w:val="en-GB" w:eastAsia="ko-KR"/>
        </w:rPr>
        <w:t>AR5 used the range of CMIP5 equilibrium climate sensitivity (ECS) side-by-side with the ECS </w:t>
      </w:r>
      <w:r w:rsidRPr="003862D0">
        <w:rPr>
          <w:i/>
          <w:iCs/>
          <w:lang w:val="en-GB" w:eastAsia="ko-KR"/>
        </w:rPr>
        <w:t>likely</w:t>
      </w:r>
      <w:r w:rsidRPr="003862D0">
        <w:rPr>
          <w:lang w:val="en-GB" w:eastAsia="ko-KR"/>
        </w:rPr>
        <w:t> range assessed from multiple lines of evidence (the CMIP5 ensemble, instrumental observations, and paleo-information</w:t>
      </w:r>
      <w:ins w:id="998" w:author="Sara M Tuson" w:date="2021-07-17T14:18:00Z">
        <w:del w:id="999" w:author="Ian Blenkinsop" w:date="2021-07-26T18:08:00Z">
          <w:r w:rsidR="00AA4037" w:rsidDel="00A3320B">
            <w:rPr>
              <w:lang w:val="en-GB" w:eastAsia="ko-KR"/>
            </w:rPr>
            <w:delText>)</w:delText>
          </w:r>
        </w:del>
      </w:ins>
      <w:ins w:id="1000" w:author="Ian Blenkinsop" w:date="2021-07-26T18:08:00Z">
        <w:r w:rsidR="00A3320B">
          <w:rPr>
            <w:lang w:val="en-GB" w:eastAsia="ko-KR"/>
          </w:rPr>
          <w:t>;</w:t>
        </w:r>
      </w:ins>
      <w:del w:id="1001" w:author="Sara M Tuson" w:date="2021-07-17T14:18:00Z">
        <w:r w:rsidRPr="003862D0" w:rsidDel="00AA4037">
          <w:rPr>
            <w:lang w:val="en-GB" w:eastAsia="ko-KR"/>
          </w:rPr>
          <w:delText>,</w:delText>
        </w:r>
      </w:del>
      <w:r w:rsidRPr="003862D0">
        <w:rPr>
          <w:lang w:val="en-GB" w:eastAsia="ko-KR"/>
        </w:rPr>
        <w:t xml:space="preserve"> </w:t>
      </w:r>
      <w:r w:rsidRPr="003862D0">
        <w:rPr>
          <w:lang w:val="en-GB" w:eastAsia="ko-KR"/>
        </w:rPr>
        <w:fldChar w:fldCharType="begin" w:fldLock="1"/>
      </w:r>
      <w:r w:rsidR="00CD3B49">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"manualFormatting"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del w:id="1002" w:author="Ian Blenkinsop" w:date="2021-07-26T18:08:00Z">
        <w:r w:rsidR="00016735" w:rsidDel="00A3320B">
          <w:rPr>
            <w:noProof/>
            <w:lang w:val="en-GB" w:eastAsia="ko-KR"/>
          </w:rPr>
          <w:delText>(</w:delText>
        </w:r>
      </w:del>
      <w:r w:rsidR="00016735">
        <w:rPr>
          <w:noProof/>
          <w:lang w:val="en-GB" w:eastAsia="ko-KR"/>
        </w:rPr>
        <w:t>Collins et al., 2013)</w:t>
      </w:r>
      <w:r w:rsidRPr="003862D0">
        <w:rPr>
          <w:lang w:val="en-GB" w:eastAsia="ko-KR"/>
        </w:rPr>
        <w:fldChar w:fldCharType="end"/>
      </w:r>
      <w:del w:id="1003" w:author="Sara M Tuson" w:date="2021-07-17T14:16:00Z">
        <w:r w:rsidR="008F69FC" w:rsidRPr="003862D0" w:rsidDel="00AA4037">
          <w:rPr>
            <w:lang w:val="en-GB" w:eastAsia="ko-KR"/>
          </w:rPr>
          <w:delText>)</w:delText>
        </w:r>
      </w:del>
      <w:r w:rsidRPr="003862D0">
        <w:rPr>
          <w:lang w:val="en-GB" w:eastAsia="ko-KR"/>
        </w:rPr>
        <w:t>. While the CMIP5 range in ECS and</w:t>
      </w:r>
      <w:del w:id="1004" w:author="Sara M Tuson" w:date="2021-07-15T19:08:00Z">
        <w:r w:rsidRPr="003862D0" w:rsidDel="004028C5">
          <w:rPr>
            <w:lang w:val="en-GB" w:eastAsia="ko-KR"/>
          </w:rPr>
          <w:delText> the</w:delText>
        </w:r>
      </w:del>
      <w:r w:rsidRPr="003862D0">
        <w:rPr>
          <w:lang w:val="en-GB" w:eastAsia="ko-KR"/>
        </w:rPr>
        <w:t xml:space="preserve"> AR5 ECS </w:t>
      </w:r>
      <w:r w:rsidRPr="003862D0">
        <w:rPr>
          <w:i/>
          <w:iCs/>
          <w:lang w:val="en-GB" w:eastAsia="ko-KR"/>
        </w:rPr>
        <w:t>likely</w:t>
      </w:r>
      <w:r w:rsidRPr="003862D0">
        <w:rPr>
          <w:lang w:val="en-GB" w:eastAsia="ko-KR"/>
        </w:rPr>
        <w:t xml:space="preserve"> range did not differ much, the difference did create an inconsistency. Furthermore, </w:t>
      </w:r>
      <w:r w:rsidR="00DA2489" w:rsidRPr="003862D0">
        <w:rPr>
          <w:lang w:val="en-GB" w:eastAsia="ko-KR"/>
        </w:rPr>
        <w:t xml:space="preserve">AR5 </w:t>
      </w:r>
      <w:r w:rsidRPr="003862D0">
        <w:rPr>
          <w:lang w:val="en-GB" w:eastAsia="ko-KR"/>
        </w:rPr>
        <w:t>WGIII used the assessed </w:t>
      </w:r>
      <w:r w:rsidRPr="003862D0">
        <w:rPr>
          <w:i/>
          <w:iCs/>
          <w:lang w:val="en-GB" w:eastAsia="ko-KR"/>
        </w:rPr>
        <w:t>likely</w:t>
      </w:r>
      <w:r w:rsidRPr="003862D0">
        <w:rPr>
          <w:lang w:val="en-GB" w:eastAsia="ko-KR"/>
        </w:rPr>
        <w:t xml:space="preserve"> range for ECS in their calculations of carbon budgets </w:t>
      </w:r>
      <w:r w:rsidRPr="003862D0">
        <w:rPr>
          <w:lang w:val="en-GB" w:eastAsia="ko-KR"/>
        </w:rPr>
        <w:fldChar w:fldCharType="begin" w:fldLock="1"/>
      </w:r>
      <w:r w:rsidR="00615634">
        <w:rPr>
          <w:lang w:val="en-GB" w:eastAsia="ko-KR"/>
        </w:rPr>
        <w:instrText>ADDIN CSL_CITATION { "citationItems" : [ { "id" : "ITEM-1", "itemData" : { "DOI" : "10.1017/CBO9781107415416", "ISBN" : "9781107058217", "author" : [ { "dropping-particle" : "", "family" : "IPCC", "given" : "", "non-dropping-particle" : "", "parse-names" : false, "suffix" : "" } ],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"ITEM-1", "issued" : { "date-parts" : [ [ "2014" ] ] }, "number-of-pages" : "1435", "publisher" : "Cambridge University Press", "publisher-place" : "Cambridge, United Kingdom and New York, NY, USA", "title" : "Climate Change 2014: Mitigation of Climate Change. Contribution of Working Group III to the Fifth Assessment Report of the Intergovernmental Panel on Climate Change", "translator" : [ { "dropping-particle" : "", "family" : "K2842", "given" : "Rt12", "non-dropping-particle" : "", "parse-names" : false, "suffix" : "" } ], "type" : "report" }, "uris" : [ "http://www.mendeley.com/documents/?uuid=5265af68-9273-442d-b59d-2da278d83c75" ] } ], "mendeley" : { "formattedCitation" : "(IPCC, 2014)", "plainTextFormattedCitation" : "(IPCC, 2014)", "previouslyFormattedCitation" : "(IPCC, 2014)" }, "properties" : { "noteIndex" : 0 }, "schema" : "https://github.com/citation-style-language/schema/raw/master/csl-citation.json" }</w:instrText>
      </w:r>
      <w:r w:rsidRPr="003862D0">
        <w:rPr>
          <w:lang w:val="en-GB" w:eastAsia="ko-KR"/>
        </w:rPr>
        <w:fldChar w:fldCharType="separate"/>
      </w:r>
      <w:r w:rsidR="00016735">
        <w:rPr>
          <w:noProof/>
          <w:lang w:val="en-GB" w:eastAsia="ko-KR"/>
        </w:rPr>
        <w:t>(IPCC, 2014)</w:t>
      </w:r>
      <w:r w:rsidRPr="003862D0">
        <w:rPr>
          <w:lang w:val="en-GB" w:eastAsia="ko-KR"/>
        </w:rPr>
        <w:fldChar w:fldCharType="end"/>
      </w:r>
      <w:r w:rsidRPr="003862D0">
        <w:rPr>
          <w:lang w:val="en-GB" w:eastAsia="ko-KR"/>
        </w:rPr>
        <w:t xml:space="preserve">, and </w:t>
      </w:r>
      <w:r w:rsidR="000B6425" w:rsidRPr="003862D0">
        <w:rPr>
          <w:lang w:val="en-GB" w:eastAsia="ko-KR"/>
        </w:rPr>
        <w:t xml:space="preserve">these uncertainties matter a great deal when assessing remaining carbon budgets consistent with </w:t>
      </w:r>
      <w:r w:rsidR="000B6425" w:rsidRPr="003862D0">
        <w:rPr>
          <w:lang w:val="en-GB" w:eastAsia="ko-KR"/>
        </w:rPr>
        <w:lastRenderedPageBreak/>
        <w:t>limiting global warming to 1.5°C above pre-industrial levels</w:t>
      </w:r>
      <w:del w:id="1005" w:author="Robin Matthews" w:date="2021-06-16T17:14:00Z">
        <w:r w:rsidR="000B6425" w:rsidRPr="003862D0" w:rsidDel="00F87EA6">
          <w:rPr>
            <w:lang w:val="en-GB" w:eastAsia="ko-KR"/>
          </w:rPr>
          <w:delText xml:space="preserve"> </w:delText>
        </w:r>
      </w:del>
      <w:bookmarkStart w:id="1006" w:name="_Hlk74756022"/>
      <w:ins w:id="1007" w:author="Robin Matthews" w:date="2021-06-16T17:14:00Z">
        <w:r w:rsidR="00F87EA6">
          <w:rPr>
            <w:lang w:val="en-GB" w:eastAsia="ko-KR"/>
          </w:rPr>
          <w:t xml:space="preserve"> </w:t>
        </w:r>
        <w:r w:rsidR="00F87EA6">
          <w:rPr>
            <w:lang w:eastAsia="ko-KR"/>
          </w:rPr>
          <w:fldChar w:fldCharType="begin" w:fldLock="1"/>
        </w:r>
      </w:ins>
      <w:r w:rsidR="00CD3B49">
        <w:rPr>
          <w:lang w:val="en-US" w:eastAsia="ko-KR"/>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"DOI" : "10.1038/s41561-018-0153-1", "ISBN" : "1752-0908", "ISSN" : "17520908", "abstract" : "The Paris Agreement has opened debate on whether limiting warming to 1.5 \u25e6 C is compatible with current emission pledges and warming of about 0.9\u25e6 C from the mid-nineteenth century to the present decade.We show that limiting cumulative post- 2015 CO2 emissions to about 200GtC would limit post-2015 warming to less than 0.6\u25e6 C in 66% of Earth system model members of the CMIP5 ensemble with no mitigation of other climate drivers.We combine a simple climate\u2013carbon-cycle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peakwarming of 1.2\u20132.0\u25e6 C above the mid-nineteenth century. If CO2 emissions are continuously adjusted over time to limit 2100 warming to 1.5 \u25e6 C, with ambitious non-CO2 mitigation, net future cumulative CO2 emissions are unlikely to prove less than 250GtC and unlikely greater than 540GtC. Hence, limiting warming to 1.5 \u25e6 C is not yet a geophysical impossibility, but is likely to require delivery on strengthened pledges for 2030 followed by challengingly deep and rapid mitigation. Strengthening near- term emissions reductions would hedge against a high climate response or subsequent reduction rates proving economically, technically or politically unfeasible.",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"6", "issued" : { "date-parts" : [ [ "2018" ] ] }, "page" : "454-455", "title" : "Author Correction: Emission budgets and pathways consistent with limiting warming to 1.5\u00b0C (Nature Geoscience (2017) DOI: 10.1038/ngeo3031)", "translator" : [ { "dropping-particle" : "", "family" : "K3140", "given" : "", "non-dropping-particle" : "", "parse-names" : false, "suffix" : "" } ], "type" : "article-journal", "volume" : "11" }, "uris" : [ "http://www.mendeley.com/documents/?uuid=cf2b68e7-87fc-484f-a3dd-810deeb16ff4" ] }, { "id" : "ITEM-3", "itemData" : { "DOI" : "10.1038/s41561-018-0086-8", "ISSN" : "1752-0908", "author" : [ { "dropping-particle" : "", "family" : "Schurer", "given" : "A P", "non-dropping-particle" : "", "parse-names" : false, "suffix" : "" }, { "dropping-particle" : "", "family" : "Cowtan", "given" : "K", "non-dropping-particle" : "", "parse-names" : false, "suffix" : "" }, { "dropping-particle" : "", "family" : "Hawkins", "given" : "E", "non-dropping-particle" : "", "parse-names" : false, "suffix" : "" }, { "dropping-particle" : "", "family" : "Mann", "given" : "M E", "non-dropping-particle" : "", "parse-names" : false, "suffix" : "" }, { "dropping-particle" : "", "family" : "Scott", "given" : "V", "non-dropping-particle" : "", "parse-names" : false, "suffix" : "" }, { "dropping-particle" : "", "family" : "Tett", "given" : "S F B", "non-dropping-particle" : "", "parse-names" : false, "suffix" : "" } ], "container-title" : "Nature Geoscience", "id" : "ITEM-3", "issue" : "4", "issued" : { "date-parts" : [ [ "2018" ] ] }, "page" : "220-221", "title" : "Interpretations of the Paris climate target", "translator" : [ { "dropping-particle" : "", "family" : "K4173", "given" : "", "non-dropping-particle" : "", "parse-names" : false, "suffix" : "" } ], "type" : "article-journal", "volume" : "11" }, "uris" : [ "http://www.mendeley.com/documents/?uuid=ec80a526-4465-4342-ac83-8cad45760c35", "http://www.mendeley.com/documents/?uuid=57a75666-44d1-4f2f-af4a-3b1f324d6be9" ] }, { "id" : "ITEM-4", "itemData" : { "DOI" : "10.1038/s41561-018-0087-7",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"M R", "non-dropping-particle" : "", "parse-names" : false, "suffix" : "" } ], "container-title" : "Nature Geoscience", "id" : "ITEM-4", "issue" : "4", "issued" : { "date-parts" : [ [ "2018" ] ] }, "page" : "222", "title" : "Reply to 'Interpretations of the Paris climate target'", "translator" : [ { "dropping-particle" : "", "family" : "K4152", "given" : "", "non-dropping-particle" : "", "parse-names" : false, "suffix" : "" } ], "type" : "article-journal", "volume" : "11" }, "uris" : [ "http://www.mendeley.com/documents/?uuid=cbebdef9-7902-4162-9050-8eb01bb940c7", "http://www.mendeley.com/documents/?uuid=aa60f6d8-7a86-43e6-8cec-527699ad0281", "http://www.mendeley.com/documents/?uuid=bba86533-4bc4-4aed-b5e2-f5dcd65f412a"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"(Millar et al., 2017, 2018a, 2018b; Rogelj et al., 2018b; Schurer et al., 2018)", "manualFormatting" : "(Millar et al., 2017, 2018a, b; Rogelj et al., 2018b; Schurer et al., 2018)", "plainTextFormattedCitation" : "(Millar et al., 2017, 2018a, 2018b; Rogelj et al., 2018b; Schurer et al., 2018)", "previouslyFormattedCitation" : "(Millar et al., 2017, 2018a, 2018b; Rogelj et al., 2018; Schurer et al., 2018)" }, "properties" : { "noteIndex" : 0 }, "schema" : "https://github.com/citation-style-language/schema/raw/master/csl-citation.json" }</w:instrText>
      </w:r>
      <w:ins w:id="1008" w:author="Robin Matthews" w:date="2021-06-16T17:14:00Z">
        <w:r w:rsidR="00F87EA6">
          <w:rPr>
            <w:lang w:eastAsia="ko-KR"/>
          </w:rPr>
          <w:fldChar w:fldCharType="separate"/>
        </w:r>
        <w:r w:rsidR="00F87EA6" w:rsidRPr="007C3338">
          <w:rPr>
            <w:noProof/>
            <w:lang w:eastAsia="ko-KR"/>
          </w:rPr>
          <w:t>(Millar et al., 2017, 2018a, b; Rogelj et al., 2018</w:t>
        </w:r>
        <w:r w:rsidR="00F87EA6">
          <w:rPr>
            <w:noProof/>
            <w:lang w:eastAsia="ko-KR"/>
          </w:rPr>
          <w:t>b</w:t>
        </w:r>
        <w:r w:rsidR="00F87EA6" w:rsidRPr="007C3338">
          <w:rPr>
            <w:noProof/>
            <w:lang w:eastAsia="ko-KR"/>
          </w:rPr>
          <w:t>; Schurer et al., 2018)</w:t>
        </w:r>
        <w:r w:rsidR="00F87EA6">
          <w:rPr>
            <w:lang w:eastAsia="ko-KR"/>
          </w:rPr>
          <w:fldChar w:fldCharType="end"/>
        </w:r>
      </w:ins>
      <w:del w:id="1009" w:author="Robin Matthews" w:date="2021-06-16T17:14:00Z">
        <w:r w:rsidRPr="003741E9" w:rsidDel="00F87EA6">
          <w:rPr>
            <w:lang w:eastAsia="ko-KR"/>
            <w:rPrChange w:id="1010" w:author="Clotilde Pean" w:date="2021-06-22T10:16:00Z">
              <w:rPr>
                <w:lang w:val="en-GB" w:eastAsia="ko-KR"/>
              </w:rPr>
            </w:rPrChange>
          </w:rPr>
          <w:delText>(</w:delText>
        </w:r>
        <w:commentRangeStart w:id="1011"/>
        <w:r w:rsidRPr="003862D0" w:rsidDel="00F87EA6">
          <w:rPr>
            <w:lang w:val="en-GB" w:eastAsia="ko-KR"/>
          </w:rPr>
          <w:fldChar w:fldCharType="begin" w:fldLock="1"/>
        </w:r>
        <w:r w:rsidR="00615634" w:rsidRPr="003741E9" w:rsidDel="00F87EA6">
          <w:rPr>
            <w:lang w:eastAsia="ko-KR"/>
            <w:rPrChange w:id="1012" w:author="Clotilde Pean" w:date="2021-06-22T10:16:00Z">
              <w:rPr>
                <w:lang w:val="en-GB" w:eastAsia="ko-KR"/>
              </w:rPr>
            </w:rPrChange>
          </w:rPr>
          <w:del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w:delInstrText>
        </w:r>
        <w:r w:rsidR="00615634" w:rsidDel="00F87EA6">
          <w:rPr>
            <w:lang w:val="en-GB" w:eastAsia="ko-KR"/>
          </w:rPr>
          <w:delInstrText>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"id" : "ITEM-2", "itemData" : { "DOI" : "10.1038/s41561-018-0153-1", "ISBN" : "1752-0908", "ISSN" : "17520908", "abstract" : "The Paris Agreement has opened debate on whether limiting warming to 1.5 \u25e6 C is compatible with current emission pledges and warming of about 0.9\u25e6 C from the mid-nineteenth century to the present decade.We show that limiting cumulative post- 2015 CO2 emissions to about 200GtC would limit post-2015 warming to less than 0.6\u25e6 C in 66% of Earth system model members of the CMIP5 ensemble with no mitigation of other climate drivers.We combine a simple climate\u2013carbon-cycle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peakwarming of 1.2\u20132.0\u25e6 C above the mid-nineteenth century. If CO2 emissions are continuously adjusted over time to limit 2100 warming to 1.5 \u25e6 C, with ambitious non-CO2 mitigation, net future cumulative CO2 emissions are unlikely to prove less than 250GtC and unlikely greater than 540GtC. Hence, limiting warming to 1.5 \u25e6 C is not yet a geophysical impossibility, but is likely to require delivery on strengthened pledges for 2030 followed by challengingly deep and rapid mitigation. Strengthening near- term emissions reductions would hedge against a high climate response or subsequent reduction rates proving economically, technically or politically unfeasible.",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"6", "issued" : { "date-parts" : [ [ "2018" ] ] }, "page" : "454-455", "title" : "Author Correction: Emission budgets and pathways consistent with limiting warming to 1.5\u00b0C (Nature Geoscience (2017) DOI: 10.1038/ngeo3031)", "translator" : [ { "dropping-particle" : "", "family" : "K3140", "given" : "", "non-dropping-particle" : "", "parse-names" : false, "suffix" : "" } ], "type" : "article-journal", "volume" : "11" }, "uris" : [ "http://www.mendeley.com/documents/?uuid=cf2b68e7-87fc-484f-a3dd-810deeb16ff4" ] }, { "id" : "ITEM-3", "itemData" : { "DOI" : "10.1038/s41561-018-0086-8", "ISSN" : "1752-0908", "author" : [ { "dropping-particle" : "", "family" : "Schurer", "given" : "A P", "non-dropping-particle" : "", "parse-names" : false, "suffix" : "" }, { "dropping-particle" : "", "family" : "Cowtan", "given" : "K", "non-dropping-particle" : "", "parse-names" : false, "suffix" : "" }, { "dropping-particle" : "", "family" : "Hawkins", "given" : "E", "non-dropping-particle" : "", "parse-names" : false, "suffix" : "" }, { "dropping-particle" : "", "family" : "Mann", "given" : "M E", "non-dropping-particle" : "", "parse-names" : false, "suffix" : "" }, { "dropping-particle" : "", "family" : "Scott", "given" : "V", "non-dropping-particle" : "", "parse-names" : false, "suffix" : "" }, { "dropping-particle" : "", "family" : "Tett", "given" : "S F B", "non-dropping-particle" : "", "parse-names" : false, "suffix" : "" } ], "container-title" : "Nature Geoscience", "id" : "ITEM-3", "issue" : "4", "issued" : { "date-parts" : [ [ "2018" ] ] }, "page" : "220-221", "title" : "Interpretations of the Paris climate target", "translator" : [ { "dropping-particle" : "", "family" : "K4173", "given" : "", "non-dropping-particle" : "", "parse-names" : false, "suffix" : "" } ], "type" : "article-journal", "volume" : "11" }, "uris" : [ "http://www.mendeley.com/documents/?uuid=ec80a526-4465-4342-ac83-8cad45760c35", "http://www.mendeley.com/documents/?uuid=57a75666-44d1-4f2f-af4a-3b1f324d6be9" ] }, { "id" : "ITEM-4", "itemData" : { "DOI" : "10.1038/s41561-018-0087-7",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"M R", "non-dropping-particle" : "", "parse-names" : false, "suffix" : "" } ], "container-title" : "Nature Geoscience", "id" : "ITEM-4", "issue" : "4", "issued" : { "date-parts" : [ [ "2018" ] ] }, "page" : "222", "title" : "Reply to 'Interpretations of the Paris climate target'", "translator" : [ { "dropping-particle" : "", "family" : "K4152", "given" : "", "non-dropping-particle" : "", "parse-names" : false, "suffix" : "" } ], "type" : "article-journal", "volume" : "11" }, "uris" : [ "http://www.mendeley.com/documents/?uuid=cbebdef9-7902-4162-9050-8eb01bb940c7", "http://www.mendeley.com/documents/?uuid=aa60f6d8-7a86-43e6-8cec-527699ad0281", "http://www.mendeley.com/documents/?uuid=bba86533-4bc4-4aed-b5e2-f5dcd65f412a" ] } ], "mendeley" : { "formattedCitation" : "(Millar et al., 2017, 2018a, 2018b; Schurer et al., 2018)", "manualFormatting" : "Millar et al., 2017, 2018a, 2018b; Schurer et al., 2018)", "plainTextFormattedCitation" : "(Millar et al., 2017, 2018a, 2018b; Schurer et al., 2018)", "previouslyFormattedCitation" : "(Millar et al., 2017, 2018a, 2018b; Schurer et al., 2018)" }, "properties" : { "noteIndex" : 0 }, "schema" : "https://github.com/citation-style-language/schema/raw/master/csl-citation.json" }</w:delInstrText>
        </w:r>
        <w:r w:rsidRPr="003862D0" w:rsidDel="00F87EA6">
          <w:rPr>
            <w:lang w:val="en-GB" w:eastAsia="ko-KR"/>
          </w:rPr>
          <w:fldChar w:fldCharType="separate"/>
        </w:r>
        <w:r w:rsidR="00016735" w:rsidDel="00F87EA6">
          <w:rPr>
            <w:noProof/>
            <w:lang w:val="en-GB" w:eastAsia="ko-KR"/>
          </w:rPr>
          <w:delText>Millar et al., 2017, 2018a, 2018b; Schurer et al., 2018)</w:delText>
        </w:r>
        <w:r w:rsidRPr="003862D0" w:rsidDel="00F87EA6">
          <w:rPr>
            <w:lang w:val="en-GB" w:eastAsia="ko-KR"/>
          </w:rPr>
          <w:fldChar w:fldCharType="end"/>
        </w:r>
        <w:commentRangeEnd w:id="1011"/>
        <w:r w:rsidR="00016735" w:rsidDel="00F87EA6">
          <w:rPr>
            <w:rStyle w:val="CommentReference"/>
          </w:rPr>
          <w:commentReference w:id="1011"/>
        </w:r>
        <w:r w:rsidR="004D3E71" w:rsidRPr="003862D0" w:rsidDel="00F87EA6">
          <w:rPr>
            <w:rFonts w:eastAsiaTheme="minorEastAsia"/>
            <w:lang w:val="en-GB"/>
          </w:rPr>
          <w:fldChar w:fldCharType="begin" w:fldLock="1"/>
        </w:r>
        <w:r w:rsidR="00615634" w:rsidRPr="00F87EA6" w:rsidDel="00F87EA6">
          <w:rPr>
            <w:rFonts w:eastAsiaTheme="minorEastAsia"/>
            <w:lang w:val="en-GB"/>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delInstrText>
        </w:r>
        <w:r w:rsidR="004D3E71" w:rsidRPr="003862D0" w:rsidDel="00F87EA6">
          <w:rPr>
            <w:rFonts w:eastAsiaTheme="minorEastAsia"/>
            <w:lang w:val="en-GB"/>
          </w:rPr>
          <w:fldChar w:fldCharType="separate"/>
        </w:r>
        <w:r w:rsidR="00016735" w:rsidRPr="00F87EA6" w:rsidDel="00F87EA6">
          <w:rPr>
            <w:rFonts w:eastAsiaTheme="minorEastAsia"/>
            <w:noProof/>
            <w:lang w:val="en-GB"/>
          </w:rPr>
          <w:delText>(Rogelj et al., 2018b)</w:delText>
        </w:r>
        <w:r w:rsidR="004D3E71" w:rsidRPr="003862D0" w:rsidDel="00F87EA6">
          <w:rPr>
            <w:rFonts w:eastAsiaTheme="minorEastAsia"/>
            <w:lang w:val="en-GB"/>
          </w:rPr>
          <w:fldChar w:fldCharType="end"/>
        </w:r>
      </w:del>
      <w:r w:rsidRPr="003862D0">
        <w:rPr>
          <w:lang w:val="en-GB" w:eastAsia="ko-KR"/>
        </w:rPr>
        <w:t>. </w:t>
      </w:r>
      <w:bookmarkEnd w:id="1006"/>
    </w:p>
    <w:p w14:paraId="0F85C857" w14:textId="77777777" w:rsidR="00A6432C" w:rsidRPr="003862D0" w:rsidRDefault="00A6432C" w:rsidP="00A6432C">
      <w:pPr>
        <w:pStyle w:val="AR6BodyText"/>
        <w:shd w:val="clear" w:color="auto" w:fill="DEEAF6" w:themeFill="accent1" w:themeFillTint="33"/>
        <w:rPr>
          <w:lang w:val="en-GB" w:eastAsia="ko-KR"/>
        </w:rPr>
      </w:pPr>
    </w:p>
    <w:p w14:paraId="1A636B27" w14:textId="5515F195" w:rsidR="00A6432C" w:rsidRPr="00560680" w:rsidRDefault="00A6432C" w:rsidP="00A6432C">
      <w:pPr>
        <w:pStyle w:val="AR6BodyText"/>
        <w:shd w:val="clear" w:color="auto" w:fill="DEEAF6" w:themeFill="accent1" w:themeFillTint="33"/>
        <w:rPr>
          <w:lang w:eastAsia="ko-KR"/>
        </w:rPr>
      </w:pPr>
      <w:r w:rsidRPr="003862D0">
        <w:rPr>
          <w:lang w:val="en-GB" w:eastAsia="ko-KR"/>
        </w:rPr>
        <w:t xml:space="preserve">Another important consideration concerns the potential weighting of model contributions to an ensemble, based on model independence, model performance during the historical period, or both. Such model weighting (in fact, model selection) was performed in </w:t>
      </w:r>
      <w:del w:id="1013" w:author="Sara M Tuson" w:date="2021-07-15T19:08:00Z">
        <w:r w:rsidRPr="003862D0" w:rsidDel="00143DA9">
          <w:rPr>
            <w:lang w:val="en-GB" w:eastAsia="ko-KR"/>
          </w:rPr>
          <w:delText xml:space="preserve">the </w:delText>
        </w:r>
      </w:del>
      <w:r w:rsidRPr="003862D0">
        <w:rPr>
          <w:lang w:val="en-GB" w:eastAsia="ko-KR"/>
        </w:rPr>
        <w:t xml:space="preserve">AR5 for projections of Arctic sea ice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but that particular application has subsequently been shown by </w:t>
      </w:r>
      <w:r w:rsidRPr="003862D0">
        <w:rPr>
          <w:lang w:val="en-GB" w:eastAsia="ko-KR"/>
        </w:rPr>
        <w:fldChar w:fldCharType="begin" w:fldLock="1"/>
      </w:r>
      <w:r w:rsidR="00615634">
        <w:rPr>
          <w:lang w:val="en-GB" w:eastAsia="ko-KR"/>
        </w:rPr>
        <w:instrText>ADDIN CSL_CITATION { "citationItems" : [ { "id" : "ITEM-1", "itemData" : { "DOI" : "10.1098/rsta.2014.0164", "ISSN" : "1364-503X", "PMID" : "26347535", "abstract" : "One contribution of 6 to a discussion meeting issue 'Arctic sea ice reduction: the evidence, models and impacts (Part 2)'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"ITEM-1", "issue" : "2052", "issued" : { "date-parts" : [ [ "2015", "10", "13" ] ] }, "page" : "20140164", "title" : "How well must climate models agree with observations?", "translator" : [ { "dropping-particle" : "", "family" : "K2839", "given" : "", "non-dropping-particle" : "", "parse-names" : false, "suffix" : "" } ], "type" : "article-journal", "volume" : "373" }, "uris" : [ "http://www.mendeley.com/documents/?uuid=83e89de1-dae1-4219-b2b6-20cbc94acf8f" ] } ], "mendeley" : { "formattedCitation" : "(Notz, 2015)", "manualFormatting" : "Notz (2015)", "plainTextFormattedCitation" : "(Notz, 2015)", "previouslyFormattedCitation" : "(Notz, 2015)" }, "properties" : { "noteIndex" : 0 }, "schema" : "https://github.com/citation-style-language/schema/raw/master/csl-citation.json" }</w:instrText>
      </w:r>
      <w:r w:rsidRPr="003862D0">
        <w:rPr>
          <w:lang w:val="en-GB" w:eastAsia="ko-KR"/>
        </w:rPr>
        <w:fldChar w:fldCharType="separate"/>
      </w:r>
      <w:r w:rsidR="00016735">
        <w:rPr>
          <w:noProof/>
          <w:lang w:val="en-GB" w:eastAsia="ko-KR"/>
        </w:rPr>
        <w:t>Notz (2015)</w:t>
      </w:r>
      <w:r w:rsidRPr="003862D0">
        <w:rPr>
          <w:lang w:val="en-GB" w:eastAsia="ko-KR"/>
        </w:rPr>
        <w:fldChar w:fldCharType="end"/>
      </w:r>
      <w:r w:rsidRPr="003862D0">
        <w:rPr>
          <w:lang w:val="en-GB" w:eastAsia="ko-KR"/>
        </w:rPr>
        <w:t xml:space="preserve"> to be contaminated by internal variability, making the resulting weighting questionable </w:t>
      </w:r>
      <w:r w:rsidRPr="003862D0">
        <w:rPr>
          <w:color w:val="000000" w:themeColor="text1"/>
          <w:lang w:val="en-GB" w:eastAsia="ko-KR"/>
        </w:rPr>
        <w:t>(</w:t>
      </w:r>
      <w:del w:id="1014" w:author="Sara M Tuson" w:date="2021-07-15T14:44:00Z">
        <w:r w:rsidRPr="003862D0" w:rsidDel="00097141">
          <w:rPr>
            <w:color w:val="000000" w:themeColor="text1"/>
            <w:lang w:val="en-GB" w:eastAsia="ko-KR"/>
          </w:rPr>
          <w:delText xml:space="preserve">see also </w:delText>
        </w:r>
      </w:del>
      <w:commentRangeStart w:id="1015"/>
      <w:commentRangeStart w:id="1016"/>
      <w:r w:rsidRPr="003862D0">
        <w:rPr>
          <w:color w:val="000000" w:themeColor="text1"/>
          <w:lang w:val="en-GB" w:eastAsia="ko-KR"/>
        </w:rPr>
        <w:fldChar w:fldCharType="begin" w:fldLock="1"/>
      </w:r>
      <w:r w:rsidR="00CD3B49">
        <w:rPr>
          <w:color w:val="000000" w:themeColor="text1"/>
          <w:lang w:val="en-GB" w:eastAsia="ko-KR"/>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 } ], "mendeley" : { "formattedCitation" : "(Stroeve and Notz, 2015)", "manualFormatting" : "Stroeve and Notz, 2015)", "plainTextFormattedCitation" : "(Stroeve and Notz, 2015)", "previouslyFormattedCitation" : "(Stroeve and Notz, 2015)"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Stroeve and Notz</w:t>
      </w:r>
      <w:ins w:id="1017" w:author="Sara M Tuson" w:date="2021-07-15T14:44:00Z">
        <w:r w:rsidR="00097141">
          <w:rPr>
            <w:noProof/>
            <w:color w:val="000000" w:themeColor="text1"/>
            <w:lang w:val="en-GB" w:eastAsia="ko-KR"/>
          </w:rPr>
          <w:t xml:space="preserve">, </w:t>
        </w:r>
      </w:ins>
      <w:del w:id="1018" w:author="Sara M Tuson" w:date="2021-07-15T14:44:00Z">
        <w:r w:rsidR="00016735" w:rsidDel="00097141">
          <w:rPr>
            <w:noProof/>
            <w:color w:val="000000" w:themeColor="text1"/>
            <w:lang w:val="en-GB" w:eastAsia="ko-KR"/>
          </w:rPr>
          <w:delText xml:space="preserve"> (</w:delText>
        </w:r>
      </w:del>
      <w:r w:rsidR="00016735">
        <w:rPr>
          <w:noProof/>
          <w:color w:val="000000" w:themeColor="text1"/>
          <w:lang w:val="en-GB" w:eastAsia="ko-KR"/>
        </w:rPr>
        <w:t>2015)</w:t>
      </w:r>
      <w:r w:rsidRPr="003862D0">
        <w:rPr>
          <w:color w:val="000000" w:themeColor="text1"/>
          <w:lang w:val="en-GB" w:eastAsia="ko-KR"/>
        </w:rPr>
        <w:fldChar w:fldCharType="end"/>
      </w:r>
      <w:commentRangeEnd w:id="1015"/>
      <w:r w:rsidR="00143DA9">
        <w:rPr>
          <w:rStyle w:val="CommentReference"/>
        </w:rPr>
        <w:commentReference w:id="1015"/>
      </w:r>
      <w:del w:id="1019" w:author="Sara M Tuson" w:date="2021-07-17T14:19:00Z">
        <w:r w:rsidRPr="003862D0" w:rsidDel="00AA4037">
          <w:rPr>
            <w:color w:val="000000" w:themeColor="text1"/>
            <w:lang w:val="en-GB" w:eastAsia="ko-KR"/>
          </w:rPr>
          <w:delText>)</w:delText>
        </w:r>
      </w:del>
      <w:r w:rsidRPr="003862D0">
        <w:rPr>
          <w:color w:val="000000" w:themeColor="text1"/>
          <w:lang w:val="en-GB" w:eastAsia="ko-KR"/>
        </w:rPr>
        <w:t xml:space="preserve">. </w:t>
      </w:r>
      <w:commentRangeEnd w:id="1016"/>
      <w:r w:rsidR="00097141">
        <w:rPr>
          <w:rStyle w:val="CommentReference"/>
        </w:rPr>
        <w:commentReference w:id="1016"/>
      </w:r>
      <w:r w:rsidRPr="003862D0">
        <w:rPr>
          <w:lang w:val="en-GB" w:eastAsia="ko-KR"/>
        </w:rPr>
        <w:t>For a general cautionary note, see </w:t>
      </w:r>
      <w:r w:rsidRPr="003862D0">
        <w:rPr>
          <w:lang w:val="en-GB" w:eastAsia="ko-KR"/>
        </w:rPr>
        <w:fldChar w:fldCharType="begin" w:fldLock="1"/>
      </w:r>
      <w:r w:rsidR="00615634">
        <w:rPr>
          <w:lang w:val="en-GB" w:eastAsia="ko-KR"/>
        </w:rPr>
        <w:instrText>ADDIN CSL_CITATION { "citationItems" : [ { "id" : "ITEM-1", "itemData" : { "DOI" : "10.1175/2010JCLI3594.1", "ISBN" : "0894-8755", "ISSN" : "0894-8755", "PMID" : "17798761", "abstract" : "Abstract Multimodel combination is a pragmatic approach to estimating model uncertainties and to making climate projections more reliable. The simplest way of constructing a multimodel is to give one vote to each model (\u201cequal weighting\u201d), while more sophisticated approaches suggest applying model weights according to some measure of performance (\u201coptimum weighting\u201d). In this study, a simple conceptual model of climate change projections is introduced and applied to discuss the effects of model weighting in more generic terms. The results confirm that equally weighted multimodels on average outperform the single models, and that projection errors can in principle be further reduced by optimum weighting. However, this not only requires accurate knowledge of the single model skill, but the relative contributions of the joint model error and unpredictable noise also need to be known to avoid biased weights. If weights are applied that do not appropriately represent the true underlying uncertainties, weighted...", "author" : [ { "dropping-particle" : "", "family" : "Weigel", "given" : "Andreas P.", "non-dropping-particle" : "", "parse-names" : false, "suffix" : "" }, { "dropping-particle" : "", "family" : "Knutti", "given" : "Reto", "non-dropping-particle" : "", "parse-names" : false, "suffix" : "" }, { "dropping-particle" : "", "family" : "Liniger", "given" : "Mark A.", "non-dropping-particle" : "", "parse-names" : false, "suffix" : "" }, { "dropping-particle" : "", "family" : "Appenzeller", "given" : "Christof", "non-dropping-particle" : "", "parse-names" : false, "suffix" : "" } ], "container-title" : "Journal of Climate", "id" : "ITEM-1", "issue" : "15", "issued" : { "date-parts" : [ [ "2010", "8" ] ] }, "page" : "4175-4191", "title" : "Risks of Model Weighting in Multimodel Climate Projections", "translator" : [ { "dropping-particle" : "", "family" : "K2838", "given" : "", "non-dropping-particle" : "", "parse-names" : false, "suffix" : "" } ], "type" : "article-journal", "volume" : "23" }, "uris" : [ "http://www.mendeley.com/documents/?uuid=9b526a57-88d5-4dd4-aca6-535856291c6f" ] } ], "mendeley" : { "formattedCitation" : "(Weigel et al., 2010)", "manualFormatting" : "Weigel et al. (2010)", "plainTextFormattedCitation" : "(Weigel et al., 2010)", "previouslyFormattedCitation" : "(Weigel et al., 2010)" }, "properties" : { "noteIndex" : 0 }, "schema" : "https://github.com/citation-style-language/schema/raw/master/csl-citation.json" }</w:instrText>
      </w:r>
      <w:r w:rsidRPr="003862D0">
        <w:rPr>
          <w:lang w:val="en-GB" w:eastAsia="ko-KR"/>
        </w:rPr>
        <w:fldChar w:fldCharType="separate"/>
      </w:r>
      <w:r w:rsidR="00016735">
        <w:rPr>
          <w:noProof/>
          <w:lang w:val="en-GB" w:eastAsia="ko-KR"/>
        </w:rPr>
        <w:t>Weigel et al. (2010)</w:t>
      </w:r>
      <w:r w:rsidRPr="003862D0">
        <w:rPr>
          <w:lang w:val="en-GB" w:eastAsia="ko-KR"/>
        </w:rPr>
        <w:fldChar w:fldCharType="end"/>
      </w:r>
      <w:r w:rsidRPr="003862D0">
        <w:rPr>
          <w:lang w:val="en-GB" w:eastAsia="ko-KR"/>
        </w:rPr>
        <w:t xml:space="preserve">. Approaches that take into account internal variability and model independence have been proposed since AR5 </w:t>
      </w:r>
      <w:r w:rsidR="00400815" w:rsidRPr="003862D0">
        <w:rPr>
          <w:lang w:val="en-GB" w:eastAsia="ko-KR"/>
        </w:rPr>
        <w:fldChar w:fldCharType="begin" w:fldLock="1"/>
      </w:r>
      <w:r w:rsidR="004B7E49">
        <w:rPr>
          <w:lang w:val="en-GB" w:eastAsia="ko-KR"/>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"id" : "ITEM-2", "itemData" : { "DOI" : "10.1002/2017gl076829", "ISSN" : "0094-8276", "author" : [ { "dropping-particle" : "", "family" : "Boe", "given" : "Julien", "non-dropping-particle" : "", "parse-names" : false, "suffix" : "" } ], "container-title" : "Geophysical Research Letters", "id" : "ITEM-2",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"id" : "ITEM-3",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w:instrText>
      </w:r>
      <w:r w:rsidR="004B7E49" w:rsidRPr="003741E9">
        <w:rPr>
          <w:lang w:eastAsia="ko-KR"/>
          <w:rPrChange w:id="1020" w:author="Clotilde Pean" w:date="2021-06-22T10:16:00Z">
            <w:rPr>
              <w:lang w:val="en-GB" w:eastAsia="ko-KR"/>
            </w:rPr>
          </w:rPrChange>
        </w:rPr>
        <w:instrText>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"(Knutti et al., 2017; Boe, 2018; Abramowitz et al., 2019; Brunner et al., 2020)", "plainTextFormattedCitation" : "(Knutti et al., 2017; Boe, 2018; Abramowitz et al., 2019; Brunner et al., 2020)", "previouslyFormattedCitation" : "(Knutti et al., 2017; Boe, 2018; Abramowitz et al., 2019; Brunner et al., 2020)" }, "properties" : { "noteIndex" : 0 }, "schema" : "https://github.com/citation-style-language/schema/raw/master/csl-citation.json" }</w:instrText>
      </w:r>
      <w:r w:rsidR="00400815" w:rsidRPr="003862D0">
        <w:rPr>
          <w:lang w:val="en-GB" w:eastAsia="ko-KR"/>
        </w:rPr>
        <w:fldChar w:fldCharType="separate"/>
      </w:r>
      <w:r w:rsidR="00016735">
        <w:rPr>
          <w:noProof/>
          <w:lang w:eastAsia="ko-KR"/>
        </w:rPr>
        <w:t>(Knutti et al., 2017; Boe, 2018; Abramowitz et al., 2019; Brunner et al., 2020)</w:t>
      </w:r>
      <w:r w:rsidR="00400815" w:rsidRPr="003862D0">
        <w:rPr>
          <w:lang w:val="en-GB" w:eastAsia="ko-KR"/>
        </w:rPr>
        <w:fldChar w:fldCharType="end"/>
      </w:r>
      <w:r w:rsidRPr="00560680">
        <w:rPr>
          <w:lang w:eastAsia="ko-KR"/>
        </w:rPr>
        <w:t>.</w:t>
      </w:r>
    </w:p>
    <w:p w14:paraId="73127DD3" w14:textId="77777777" w:rsidR="00A6432C" w:rsidRPr="00560680" w:rsidRDefault="00A6432C" w:rsidP="00A6432C">
      <w:pPr>
        <w:pStyle w:val="AR6BodyText"/>
        <w:shd w:val="clear" w:color="auto" w:fill="DEEAF6" w:themeFill="accent1" w:themeFillTint="33"/>
        <w:rPr>
          <w:lang w:eastAsia="ko-KR"/>
        </w:rPr>
      </w:pPr>
    </w:p>
    <w:p w14:paraId="2771EC82" w14:textId="545C26D1"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There are hence good reasons for basing an assessment of future global climate on lines of evidence in addition to the projection simulations. However, despite some progress, no universal, robust method for weighting a multi-model projection ensemble is available, and expert judgement must </w:t>
      </w:r>
      <w:r w:rsidR="00DA2489" w:rsidRPr="003862D0">
        <w:rPr>
          <w:lang w:val="en-GB" w:eastAsia="ko-KR"/>
        </w:rPr>
        <w:t>be included</w:t>
      </w:r>
      <w:r w:rsidRPr="003862D0">
        <w:rPr>
          <w:lang w:val="en-GB" w:eastAsia="ko-KR"/>
        </w:rPr>
        <w:t xml:space="preserve">, as it did </w:t>
      </w:r>
      <w:r w:rsidR="00DA2489" w:rsidRPr="003862D0">
        <w:rPr>
          <w:lang w:val="en-GB" w:eastAsia="ko-KR"/>
        </w:rPr>
        <w:t>for</w:t>
      </w:r>
      <w:r w:rsidRPr="003862D0">
        <w:rPr>
          <w:lang w:val="en-GB" w:eastAsia="ko-KR"/>
        </w:rPr>
        <w:t xml:space="preserve"> AR5</w:t>
      </w:r>
      <w:r w:rsidR="00DA2489" w:rsidRPr="003862D0">
        <w:rPr>
          <w:lang w:val="en-GB" w:eastAsia="ko-KR"/>
        </w:rPr>
        <w:t>,</w:t>
      </w:r>
      <w:r w:rsidRPr="003862D0">
        <w:rPr>
          <w:lang w:val="en-GB" w:eastAsia="ko-KR"/>
        </w:rPr>
        <w:t xml:space="preserve"> in the assessment of the projections. The default in this chapter follows the AR5 approach for GSAT </w:t>
      </w:r>
      <w:r w:rsidRPr="003862D0">
        <w:rPr>
          <w:lang w:val="en-GB" w:eastAsia="ko-KR"/>
        </w:rPr>
        <w:fldChar w:fldCharType="begin" w:fldLock="1"/>
      </w:r>
      <w:r w:rsidR="00615634">
        <w:rPr>
          <w:lang w:val="en-GB" w:eastAsia="ko-KR"/>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(Collins et al., 2013)</w:t>
      </w:r>
      <w:r w:rsidRPr="003862D0">
        <w:rPr>
          <w:lang w:val="en-GB" w:eastAsia="ko-KR"/>
        </w:rPr>
        <w:fldChar w:fldCharType="end"/>
      </w:r>
      <w:r w:rsidRPr="003862D0">
        <w:rPr>
          <w:lang w:val="en-GB" w:eastAsia="ko-KR"/>
        </w:rPr>
        <w:t xml:space="preserve"> and interprets the CMIP6 5–95% ensemble range as the </w:t>
      </w:r>
      <w:r w:rsidRPr="003862D0">
        <w:rPr>
          <w:i/>
          <w:iCs/>
          <w:lang w:val="en-GB" w:eastAsia="ko-KR"/>
        </w:rPr>
        <w:t>likely</w:t>
      </w:r>
      <w:r w:rsidRPr="003862D0">
        <w:rPr>
          <w:lang w:val="en-GB" w:eastAsia="ko-KR"/>
        </w:rPr>
        <w:t xml:space="preserve"> uncertainty range. </w:t>
      </w:r>
    </w:p>
    <w:p w14:paraId="588AFD95" w14:textId="77777777" w:rsidR="00A6432C" w:rsidRPr="003862D0" w:rsidRDefault="00A6432C" w:rsidP="00A6432C">
      <w:pPr>
        <w:pStyle w:val="AR6BodyText"/>
        <w:shd w:val="clear" w:color="auto" w:fill="DEEAF6" w:themeFill="accent1" w:themeFillTint="33"/>
        <w:rPr>
          <w:lang w:val="en-GB" w:eastAsia="ko-KR"/>
        </w:rPr>
      </w:pPr>
    </w:p>
    <w:p w14:paraId="672F2C78" w14:textId="7804B425"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Additional lines of evidence enter the assessment particularly for the most important indicator of global climate change, GSAT. </w:t>
      </w:r>
      <w:r w:rsidRPr="003862D0">
        <w:rPr>
          <w:color w:val="000000" w:themeColor="text1"/>
          <w:lang w:val="en-GB" w:eastAsia="en-US"/>
        </w:rPr>
        <w:t xml:space="preserve">The CMIP6 ensemble generally shows larger projected warming by the end of the 21st century, relative to the average over the period 1995–2014, than the CMIP5 ensemble (Section </w:t>
      </w:r>
      <w:r w:rsidRPr="003862D0">
        <w:rPr>
          <w:color w:val="000000" w:themeColor="text1"/>
          <w:lang w:val="en-GB" w:eastAsia="en-US"/>
        </w:rPr>
        <w:fldChar w:fldCharType="begin"/>
      </w:r>
      <w:r w:rsidRPr="003862D0">
        <w:rPr>
          <w:color w:val="000000" w:themeColor="text1"/>
          <w:lang w:val="en-GB" w:eastAsia="en-US"/>
        </w:rPr>
        <w:instrText xml:space="preserve"> REF _Ref5022619 \r \h </w:instrText>
      </w:r>
      <w:r w:rsidRPr="003862D0">
        <w:rPr>
          <w:color w:val="000000" w:themeColor="text1"/>
          <w:lang w:val="en-GB" w:eastAsia="en-US"/>
        </w:rPr>
      </w:r>
      <w:r w:rsidRPr="003862D0">
        <w:rPr>
          <w:color w:val="000000" w:themeColor="text1"/>
          <w:lang w:val="en-GB" w:eastAsia="en-US"/>
        </w:rPr>
        <w:fldChar w:fldCharType="separate"/>
      </w:r>
      <w:r w:rsidR="00FA6D4F" w:rsidRPr="003862D0">
        <w:rPr>
          <w:color w:val="000000" w:themeColor="text1"/>
          <w:lang w:val="en-GB" w:eastAsia="en-US"/>
        </w:rPr>
        <w:t>4.3.1</w:t>
      </w:r>
      <w:r w:rsidRPr="003862D0">
        <w:rPr>
          <w:color w:val="000000" w:themeColor="text1"/>
          <w:lang w:val="en-GB" w:eastAsia="en-US"/>
        </w:rPr>
        <w:fldChar w:fldCharType="end"/>
      </w:r>
      <w:r w:rsidRPr="003862D0">
        <w:rPr>
          <w:color w:val="000000" w:themeColor="text1"/>
          <w:lang w:val="en-GB" w:eastAsia="en-US"/>
        </w:rPr>
        <w:t xml:space="preserve">). The warming has increased in part because of models with higher ECS in CMIP6, compared to CMIP5 </w:t>
      </w:r>
      <w:ins w:id="1021" w:author="Ian Blenkinsop" w:date="2021-07-27T17:11:00Z">
        <w:r w:rsidR="009B0A88">
          <w:rPr>
            <w:color w:val="000000" w:themeColor="text1"/>
            <w:lang w:val="en-GB" w:eastAsia="en-US"/>
          </w:rPr>
          <w:t>(</w:t>
        </w:r>
        <w:r w:rsidR="009B0A88" w:rsidRPr="003862D0">
          <w:rPr>
            <w:i/>
            <w:color w:val="000000" w:themeColor="text1"/>
            <w:lang w:val="en-GB" w:eastAsia="en-US"/>
          </w:rPr>
          <w:t>high confidence</w:t>
        </w:r>
        <w:r w:rsidR="009B0A88">
          <w:rPr>
            <w:color w:val="000000" w:themeColor="text1"/>
            <w:lang w:val="en-GB" w:eastAsia="en-US"/>
          </w:rPr>
          <w:t xml:space="preserve">) </w:t>
        </w:r>
      </w:ins>
      <w:r w:rsidRPr="003862D0">
        <w:rPr>
          <w:color w:val="000000" w:themeColor="text1"/>
          <w:lang w:val="en-GB" w:eastAsia="en-US"/>
        </w:rPr>
        <w:t xml:space="preserve">(e.g., </w:t>
      </w:r>
      <w:commentRangeStart w:id="1022"/>
      <w:r w:rsidRPr="003862D0">
        <w:rPr>
          <w:color w:val="000000" w:themeColor="text1"/>
          <w:lang w:val="en-GB" w:eastAsia="en-US"/>
        </w:rPr>
        <w:fldChar w:fldCharType="begin" w:fldLock="1"/>
      </w:r>
      <w:r w:rsidR="00CD3B49">
        <w:rPr>
          <w:color w:val="000000" w:themeColor="text1"/>
          <w:lang w:val="en-GB" w:eastAsia="en-US"/>
        </w:rPr>
        <w:instrText>ADDIN CSL_CITATION { "citationItems" : [ { "id" : "ITEM-1",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"page" : "eaba1981", "title" : "Context for interpreting equilibrium climate sensitivity and transient climate response from the CMIP6 Earth system models", "translator" : [ { "dropping-particle" : "", "family" : "K4833", "given" : "", "non-dropping-particle" : "", "parse-names" : false, "suffix" : "" } ], "type" : "article-journal", "volume" : "6" }, "uris" : [ "http://www.mendeley.com/documents/?uuid=0b49ce58-4beb-4e01-95e9-cf3da32fdfee" ] }, { "id" : "ITEM-2",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"ITEM-2",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"ITEM-3", "itemData" : { "DOI" : "10.1029/2019GL085782", "ISSN" : "0094-8276", "abstract" : "Abstract Equilibrium climate sensitivity, the global surface temperature response to CO$_2$ doubling, has been persistently uncertain. Recent consensus places it likely within 1.5-4.5K. Global climate models (GCMs), which attempt to represent all relevant physical processes, provide the most direct means of estimating climate sensitivity via CO$_2$ quadrupling experiments. Here we show that the closely related effective climate sensitivity has increased substantially in Coupled Model Intercomparison Project phase 6 (CMIP6), with values spanning 1.8-5.6K across 27 GCMs and exceeding 4.5K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"1", "16" ] ] }, "page" : "e2019GL085782", "title" : "Causes of Higher Climate Sensitivity in CMIP6 Models", "translator" : [ { "dropping-particle" : "", "family" : "K1879", "given" : "", "non-dropping-particle" : "", "parse-names" : false, "suffix" : "" } ], "type" : "article-journal", "volume" : "47" }, "uris" : [ "http://www.mendeley.com/documents/?uuid=15b56c36-6aea-4efa-a4d4-55f75165ef1e" ] }, { "id" : "ITEM-4", "itemData" : { "DOI" : "10.1038/s41558-020-0764-6", "ISSN" : "1758-6798", "author" : [ { "dropping-particle" : "", "family" : "Zhu", "given" : "Jiang", "non-dropping-particle" : "", "parse-names" : false, "suffix" : "" }, { "dropping-particle" : "", "family" : "Poulsen", "given" : "Christopher J", "non-dropping-particle" : "", "parse-names" : false, "suffix" : "" }, { "dropping-particle" : "", "family" : "Otto-Bliesner", "given" : "Bette L", "non-dropping-particle" : "", "parse-names" : false, "suffix" : "" } ], "container-title" : "Nature Climate Change", "id" : "ITEM-4", "issue" : "5", "issued" : { "date-parts" : [ [ "2020" ] ] }, "page" : "378-379", "title" : "High climate sensitivity in CMIP6 model not supported by paleoclimate", "translator" : [ { "dropping-particle" : "", "family" : "K5165", "given" : "", "non-dropping-particle" : "", "parse-names" : false, "suffix" : "" } ], "type" : "article-journal", "volume" : "10" }, "uris" : [ "http://www.mendeley.com/documents/?uuid=3dea5b68-1bec-4a5b-aa5c-870a99ac78a7" ] } ], "mendeley" : { "formattedCitation" : "(Meehl et al., 2020; Tokarska et al., 2020; Zelinka et al., 2020; Zhu et al., 2020b)", "manualFormatting" : "Meehl et al., 2020; Tokarska et al., 2020; Zelinka et al., 2020; J. Zhu et al., 2020", "plainTextFormattedCitation" : "(Meehl et al., 2020; Tokarska et al., 2020; Zelinka et al., 2020; Zhu et al., 2020b)", "previouslyFormattedCitation" : "(Meehl et al., 2020; Tokarska et al., 2020; Zelinka et al., 2020; Zhu et al., 2020b)"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 xml:space="preserve">Meehl et al., 2020; Tokarska et al., 2020; Zelinka et al., 2020; </w:t>
      </w:r>
      <w:ins w:id="1023" w:author="Robin Matthews" w:date="2021-06-16T17:14:00Z">
        <w:r w:rsidR="00F87EA6">
          <w:rPr>
            <w:noProof/>
            <w:color w:val="000000" w:themeColor="text1"/>
            <w:lang w:val="en-GB" w:eastAsia="en-US"/>
          </w:rPr>
          <w:t xml:space="preserve">J. </w:t>
        </w:r>
      </w:ins>
      <w:r w:rsidR="00016735">
        <w:rPr>
          <w:noProof/>
          <w:color w:val="000000" w:themeColor="text1"/>
          <w:lang w:val="en-GB" w:eastAsia="en-US"/>
        </w:rPr>
        <w:t>Zhu et al., 2020</w:t>
      </w:r>
      <w:r w:rsidRPr="003862D0">
        <w:rPr>
          <w:color w:val="000000" w:themeColor="text1"/>
          <w:lang w:val="en-GB" w:eastAsia="en-US"/>
        </w:rPr>
        <w:fldChar w:fldCharType="end"/>
      </w:r>
      <w:commentRangeEnd w:id="1022"/>
      <w:r w:rsidR="00016735">
        <w:rPr>
          <w:rStyle w:val="CommentReference"/>
        </w:rPr>
        <w:commentReference w:id="1022"/>
      </w:r>
      <w:del w:id="1024" w:author="Ian Blenkinsop" w:date="2021-07-27T17:11:00Z">
        <w:r w:rsidRPr="003862D0" w:rsidDel="009B0A88">
          <w:rPr>
            <w:color w:val="000000" w:themeColor="text1"/>
            <w:lang w:val="en-GB" w:eastAsia="en-US"/>
          </w:rPr>
          <w:delText xml:space="preserve">, </w:delText>
        </w:r>
        <w:r w:rsidRPr="003862D0" w:rsidDel="009B0A88">
          <w:rPr>
            <w:i/>
            <w:color w:val="000000" w:themeColor="text1"/>
            <w:lang w:val="en-GB" w:eastAsia="en-US"/>
          </w:rPr>
          <w:delText>high confidence</w:delText>
        </w:r>
      </w:del>
      <w:r w:rsidRPr="003862D0">
        <w:rPr>
          <w:color w:val="000000" w:themeColor="text1"/>
          <w:lang w:val="en-GB" w:eastAsia="en-US"/>
        </w:rPr>
        <w:t xml:space="preserve">), and in part because of higher ERF in CMIP6 than in CMIP5 (e.g., </w:t>
      </w:r>
      <w:commentRangeStart w:id="1025"/>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Tebaldi et al., 2021</w:t>
      </w:r>
      <w:r w:rsidRPr="003862D0">
        <w:rPr>
          <w:color w:val="000000" w:themeColor="text1"/>
          <w:lang w:val="en-GB" w:eastAsia="en-US"/>
        </w:rPr>
        <w:fldChar w:fldCharType="end"/>
      </w:r>
      <w:commentRangeEnd w:id="1025"/>
      <w:r w:rsidR="00016735">
        <w:rPr>
          <w:rStyle w:val="CommentReference"/>
        </w:rPr>
        <w:commentReference w:id="1025"/>
      </w:r>
      <w:r w:rsidRPr="003862D0">
        <w:rPr>
          <w:color w:val="000000" w:themeColor="text1"/>
          <w:lang w:val="en-GB" w:eastAsia="en-US"/>
        </w:rPr>
        <w:t xml:space="preserve">, Section 4.6.2). Because change in several other important climate quantities scales with change in GSAT (Section </w:t>
      </w:r>
      <w:r w:rsidRPr="003862D0">
        <w:rPr>
          <w:color w:val="000000" w:themeColor="text1"/>
          <w:lang w:val="en-GB" w:eastAsia="en-US"/>
        </w:rPr>
        <w:fldChar w:fldCharType="begin"/>
      </w:r>
      <w:r w:rsidRPr="003862D0">
        <w:rPr>
          <w:color w:val="000000" w:themeColor="text1"/>
          <w:lang w:val="en-GB" w:eastAsia="en-US"/>
        </w:rPr>
        <w:instrText xml:space="preserve"> REF _Ref5277416 \r \h </w:instrText>
      </w:r>
      <w:r w:rsidRPr="003862D0">
        <w:rPr>
          <w:color w:val="000000" w:themeColor="text1"/>
          <w:lang w:val="en-GB" w:eastAsia="en-US"/>
        </w:rPr>
      </w:r>
      <w:r w:rsidRPr="003862D0">
        <w:rPr>
          <w:color w:val="000000" w:themeColor="text1"/>
          <w:lang w:val="en-GB" w:eastAsia="en-US"/>
        </w:rPr>
        <w:fldChar w:fldCharType="separate"/>
      </w:r>
      <w:r w:rsidR="00FA6D4F" w:rsidRPr="003862D0">
        <w:rPr>
          <w:color w:val="000000" w:themeColor="text1"/>
          <w:lang w:val="en-GB" w:eastAsia="en-US"/>
        </w:rPr>
        <w:t>4.2.4</w:t>
      </w:r>
      <w:r w:rsidRPr="003862D0">
        <w:rPr>
          <w:color w:val="000000" w:themeColor="text1"/>
          <w:lang w:val="en-GB" w:eastAsia="en-US"/>
        </w:rPr>
        <w:fldChar w:fldCharType="end"/>
      </w:r>
      <w:r w:rsidRPr="003862D0">
        <w:rPr>
          <w:color w:val="000000" w:themeColor="text1"/>
          <w:lang w:val="en-GB" w:eastAsia="en-US"/>
        </w:rPr>
        <w:t xml:space="preserve">), bringing in additional lines of evidence is particularly important for the GSAT assessment. </w:t>
      </w:r>
    </w:p>
    <w:p w14:paraId="17C9F4A7" w14:textId="77777777" w:rsidR="00A6432C" w:rsidRPr="003862D0" w:rsidRDefault="00A6432C" w:rsidP="00A6432C">
      <w:pPr>
        <w:pStyle w:val="AR6BodyText"/>
        <w:shd w:val="clear" w:color="auto" w:fill="DEEAF6" w:themeFill="accent1" w:themeFillTint="33"/>
        <w:rPr>
          <w:lang w:val="en-GB" w:eastAsia="ko-KR"/>
        </w:rPr>
      </w:pPr>
    </w:p>
    <w:p w14:paraId="39BB6437" w14:textId="02EEBFC9"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The Chapter 4 assessment uses information from the following sources: </w:t>
      </w:r>
    </w:p>
    <w:p w14:paraId="650058A3" w14:textId="77777777" w:rsidR="00A6432C" w:rsidRPr="003862D0" w:rsidRDefault="00272D43" w:rsidP="00A6432C">
      <w:pPr>
        <w:pStyle w:val="AR6BodyText"/>
        <w:shd w:val="clear" w:color="auto" w:fill="DEEAF6" w:themeFill="accent1" w:themeFillTint="33"/>
        <w:rPr>
          <w:lang w:val="en-GB" w:eastAsia="ko-KR"/>
        </w:rPr>
      </w:pPr>
      <w:commentRangeStart w:id="1026"/>
      <w:commentRangeEnd w:id="1026"/>
      <w:r>
        <w:rPr>
          <w:rStyle w:val="CommentReference"/>
        </w:rPr>
        <w:commentReference w:id="1026"/>
      </w:r>
    </w:p>
    <w:p w14:paraId="59554A11" w14:textId="490B677B"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The CMIP6 multi-model ensemble </w:t>
      </w:r>
      <w:r w:rsidRPr="003862D0">
        <w:rPr>
          <w:lang w:val="en-GB" w:eastAsia="ko-KR"/>
        </w:rPr>
        <w:fldChar w:fldCharType="begin" w:fldLock="1"/>
      </w:r>
      <w:r w:rsidR="00615634">
        <w:rPr>
          <w:lang w:val="en-GB" w:eastAsia="ko-KR"/>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eastAsia="ko-KR"/>
        </w:rPr>
        <w:fldChar w:fldCharType="separate"/>
      </w:r>
      <w:r w:rsidR="00016735">
        <w:rPr>
          <w:noProof/>
          <w:lang w:val="en-GB" w:eastAsia="ko-KR"/>
        </w:rPr>
        <w:t>(Eyring et al., 2016)</w:t>
      </w:r>
      <w:r w:rsidRPr="003862D0">
        <w:rPr>
          <w:lang w:val="en-GB" w:eastAsia="ko-KR"/>
        </w:rPr>
        <w:fldChar w:fldCharType="end"/>
      </w:r>
      <w:r w:rsidRPr="003862D0">
        <w:rPr>
          <w:lang w:val="en-GB" w:eastAsia="ko-KR"/>
        </w:rPr>
        <w:t xml:space="preserve">, augmented if appropriate by the CMIP5 ensemble </w:t>
      </w:r>
      <w:del w:id="1027" w:author="Robin Matthews" w:date="2021-06-16T17:15:00Z">
        <w:r w:rsidRPr="003862D0" w:rsidDel="00F87EA6">
          <w:rPr>
            <w:lang w:val="en-GB" w:eastAsia="ko-KR"/>
          </w:rPr>
          <w:delText>(</w:delText>
        </w:r>
      </w:del>
      <w:commentRangeStart w:id="1028"/>
      <w:r w:rsidRPr="003862D0">
        <w:rPr>
          <w:lang w:val="en-GB" w:eastAsia="en-US"/>
        </w:rPr>
        <w:fldChar w:fldCharType="begin" w:fldLock="1"/>
      </w:r>
      <w:ins w:id="1029" w:author="Robin Matthews" w:date="2021-06-16T17:15:00Z">
        <w:r w:rsidR="00F87EA6">
          <w:rPr>
            <w:lang w:val="en-GB" w:eastAsia="en-US"/>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instrText>
        </w:r>
      </w:ins>
      <w:del w:id="1030" w:author="Robin Matthews" w:date="2021-06-16T17:15:00Z">
        <w:r w:rsidR="00615634" w:rsidDel="00F87EA6">
          <w:rPr>
            <w:lang w:val="en-GB" w:eastAsia="en-US"/>
          </w:rPr>
          <w:del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"http://www.mendeley.com/documents/?uuid=50b7c428-c1da-48c7-b1dc-599764677850" ] } ], "mendeley" : { "formattedCitation" : "(Taylor et al., 2012)", "manualFormatting" : "Taylor et al., 2012)", "plainTextFormattedCitation" : "(Taylor et al., 2012)", "previouslyFormattedCitation" : "(Taylor et al., 2012)" }, "properties" : { "noteIndex" : 0 }, "schema" : "https://github.com/citation-style-language/schema/raw/master/csl-citation.json" }</w:delInstrText>
        </w:r>
      </w:del>
      <w:r w:rsidRPr="003862D0">
        <w:rPr>
          <w:lang w:val="en-GB" w:eastAsia="en-US"/>
        </w:rPr>
        <w:fldChar w:fldCharType="separate"/>
      </w:r>
      <w:del w:id="1031" w:author="Robin Matthews" w:date="2021-06-16T17:15:00Z">
        <w:r w:rsidR="00016735" w:rsidDel="00F87EA6">
          <w:rPr>
            <w:noProof/>
            <w:lang w:val="en-GB" w:eastAsia="en-US"/>
          </w:rPr>
          <w:delText>T</w:delText>
        </w:r>
      </w:del>
      <w:ins w:id="1032" w:author="Robin Matthews" w:date="2021-06-16T17:15:00Z">
        <w:r w:rsidR="00F87EA6">
          <w:rPr>
            <w:noProof/>
            <w:lang w:val="en-GB" w:eastAsia="en-US"/>
          </w:rPr>
          <w:t>(T</w:t>
        </w:r>
      </w:ins>
      <w:r w:rsidR="00016735">
        <w:rPr>
          <w:noProof/>
          <w:lang w:val="en-GB" w:eastAsia="en-US"/>
        </w:rPr>
        <w:t>aylor et al., 2012)</w:t>
      </w:r>
      <w:r w:rsidRPr="003862D0">
        <w:rPr>
          <w:lang w:val="en-GB" w:eastAsia="en-US"/>
        </w:rPr>
        <w:fldChar w:fldCharType="end"/>
      </w:r>
      <w:commentRangeEnd w:id="1028"/>
      <w:r w:rsidR="00016735">
        <w:rPr>
          <w:rStyle w:val="CommentReference"/>
        </w:rPr>
        <w:commentReference w:id="1028"/>
      </w:r>
      <w:r w:rsidRPr="003862D0">
        <w:rPr>
          <w:lang w:val="en-GB" w:eastAsia="ko-KR"/>
        </w:rPr>
        <w:t>.</w:t>
      </w:r>
    </w:p>
    <w:p w14:paraId="38075ABF" w14:textId="5B1DBD1E" w:rsidR="00A6432C" w:rsidRPr="00B9747B" w:rsidRDefault="00A6432C" w:rsidP="0069659A">
      <w:pPr>
        <w:pStyle w:val="AR6BodyText"/>
        <w:numPr>
          <w:ilvl w:val="0"/>
          <w:numId w:val="10"/>
        </w:numPr>
        <w:shd w:val="clear" w:color="auto" w:fill="DEEAF6" w:themeFill="accent1" w:themeFillTint="33"/>
        <w:rPr>
          <w:lang w:eastAsia="ko-KR"/>
        </w:rPr>
      </w:pPr>
      <w:r w:rsidRPr="003862D0">
        <w:rPr>
          <w:lang w:val="en-GB" w:eastAsia="ko-KR"/>
        </w:rPr>
        <w:t xml:space="preserve">Single-model large initial-condition ensembles </w:t>
      </w:r>
      <w:r w:rsidRPr="003862D0">
        <w:rPr>
          <w:color w:val="000000" w:themeColor="text1"/>
          <w:lang w:val="en-GB" w:eastAsia="ko-KR"/>
        </w:rPr>
        <w:t xml:space="preserve">(e.g., </w:t>
      </w:r>
      <w:commentRangeStart w:id="1033"/>
      <w:r w:rsidRPr="003862D0">
        <w:rPr>
          <w:color w:val="000000" w:themeColor="text1"/>
          <w:lang w:val="en-GB" w:eastAsia="ko-KR"/>
        </w:rPr>
        <w:fldChar w:fldCharType="begin" w:fldLock="1"/>
      </w:r>
      <w:r w:rsidR="00741A83">
        <w:rPr>
          <w:color w:val="000000" w:themeColor="text1"/>
          <w:lang w:val="en-GB" w:eastAsia="ko-KR"/>
        </w:rPr>
        <w:instrText>ADDIN CSL_CITATION { "citationItems" : [ { "id" : "ITEM-1", "itemData" : { "DOI" : "10.1038/nclimate3069", "ISBN" : "1758-678X\\r1758-6798", "ISSN" : "1758-678X", "PMID" : "2826163",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tropicalPacific contributed tomany mid-latitude climate variations over the early twenty- 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thatwas unrelated to the tropical Pacific. Our results highlight howdecadal climate signals\u2014both remote and local in origin\u2014can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 "issue" : "10", "issued" : { "date-parts" : [ [ "2016", "10", "27" ] ] }, "page" : "970-974", "title" : "Tropical Pacific impacts on cooling North American winters", "translator" : [ { "dropping-particle" : "", "family" : "K2836", "given" : "", "non-dropping-particle" : "", "parse-names" : false, "suffix" : "" } ], "type" : "article-journal", "volume" : "6" }, "uris" : [ "http://www.mendeley.com/documents/?uuid=1d9b82b9-8be6-4b41-87f1-844ed6e4d906" ] }, { "id" : "ITEM-2",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"ITEM-2",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"id" : "ITEM-3",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"ITEM-3",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"(Kay et al., 2015; Sigmond and Fyfe, 2016; Maher et al., 2019)", "manualFormatting" : "Kay et al., 2015; Sigmond and Fyfe, 2016; Maher et al., 2019)", "plainTextFormattedCitation" : "(Kay et al., 2015; Sigmond and Fyfe, 2016; Maher et al., 2019)", "previouslyFormattedCitation" : "(Kay et al., 2015; Sigmond and Fyfe, 2016; Maher et al., 2019)"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Kay et al., 2015; Sigmond and Fyfe, 2016; Maher et al., 2019)</w:t>
      </w:r>
      <w:r w:rsidRPr="003862D0">
        <w:rPr>
          <w:color w:val="000000" w:themeColor="text1"/>
          <w:lang w:val="en-GB" w:eastAsia="ko-KR"/>
        </w:rPr>
        <w:fldChar w:fldCharType="end"/>
      </w:r>
      <w:commentRangeEnd w:id="1033"/>
      <w:r w:rsidR="00016735">
        <w:rPr>
          <w:rStyle w:val="CommentReference"/>
        </w:rPr>
        <w:commentReference w:id="1033"/>
      </w:r>
      <w:r w:rsidRPr="003862D0">
        <w:rPr>
          <w:color w:val="000000" w:themeColor="text1"/>
          <w:lang w:val="en-GB" w:eastAsia="ko-KR"/>
        </w:rPr>
        <w:t xml:space="preserve"> and</w:t>
      </w:r>
      <w:r w:rsidRPr="003862D0">
        <w:rPr>
          <w:lang w:val="en-GB" w:eastAsia="ko-KR"/>
        </w:rPr>
        <w:t xml:space="preserve"> combinations of control runs with CMIP transient simulations (e.g., </w:t>
      </w:r>
      <w:commentRangeStart w:id="1034"/>
      <w:r w:rsidRPr="003862D0">
        <w:rPr>
          <w:lang w:val="en-GB" w:eastAsia="ko-KR"/>
        </w:rPr>
        <w:fldChar w:fldCharType="begin" w:fldLock="1"/>
      </w:r>
      <w:r w:rsidR="00615634">
        <w:rPr>
          <w:lang w:val="en-GB" w:eastAsia="ko-KR"/>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"id" : "ITEM-2", "itemData" : { "DOI" : "10.1175/JCLI-D-14-00830.1", "ISBN" : "0578031000", "ISSN" : "0894-8755", "abstract" : "AbstractInternal variability in the climate system gives rise to large uncertainty in projections of future climate. The uncertainty in future climate due to internal climate variability can be estimated from large ensembles of climate change simulations in which the experiment set-up is the same from one ensemble member to the next but for small perturbations in the initial atmospheric state. However, large ensembles are invariably computationally expensive and susceptible to model bias.Here we outline an alternative approach for assessing the role of internal variability in future climate based on a simple analytic model and the statistics of the unforced climate variability. The analytic model is derived from the standard error of the regression and assumes that the statistics of the internal variability are roughly Gaussian and stationary in time. When applied to the statistics of an unforced control simulation, the analytic model provides a remarkably robust estimate of the uncertainty in future clim...", "author" : [ { "dropping-particle" : "", "family" : "Thompson", "given" : "David W J", "non-dropping-particle" : "", "parse-names" : false, "suffix" : "" }, { "dropping-particle" : "", "family" : "Barnes", "given" : "Elizabeth A.", "non-dropping-particle" : "", "parse-names" : false, "suffix" : "" }, { "dropping-particle" : "", "family" : "Deser", "given" : "Clara", "non-dropping-particle" : "", "parse-names" : false, "suffix" : "" }, { "dropping-particle" : "", "family" : "Foust", "given" : "William E.", "non-dropping-particle" : "", "parse-names" : false, "suffix" : "" }, { "dropping-particle" : "", "family" : "Phillips", "given" : "Adam S.", "non-dropping-particle" : "", "parse-names" : false, "suffix" : "" } ], "container-title" : "Journal of Climate", "id" : "ITEM-2", "issue" : "16", "issued" : { "date-parts" : [ [ "2015", "8" ] ] }, "page" : "6443-6456", "title" : "Quantifying the Role of Internal Climate Variability in Future Climate Trends", "translator" : [ { "dropping-particle" : "", "family" : "K2835", "given" : "", "non-dropping-particle" : "", "parse-names" : false, "suffix" : "" } ], "type" : "article-journal", "volume" : "28" }, "uris" : [ "http://www.mendeley.com/documents/?uuid=894f0fc8-f8d2-4028-925a-f33ea3d91132" ] } ], "mendeley" : { "formattedCitation" : "(Thompson et al., 2015; Olonscheck and Notz, 2017)", "manualFormatting" : "Thompson et al., 2015; Olonscheck and Notz, 2017)", "plainTextFormattedCitation" : "(Thompson et al., 2015; Olonscheck and Notz, 2017)", "previouslyFormattedCitation" : "(Thompson et al., 2015; Olonscheck and Notz, 2017)" }, "properties" : { "noteIndex" : 0 }, "schema" : "https://github.com/citation-style-language/schema/raw/master/csl-citation.json" }</w:instrText>
      </w:r>
      <w:r w:rsidRPr="003862D0">
        <w:rPr>
          <w:lang w:val="en-GB" w:eastAsia="ko-KR"/>
        </w:rPr>
        <w:fldChar w:fldCharType="separate"/>
      </w:r>
      <w:r w:rsidR="00016735">
        <w:rPr>
          <w:noProof/>
          <w:lang w:val="en-GB" w:eastAsia="ko-KR"/>
        </w:rPr>
        <w:t>Thompson et al., 2015; Olonscheck and Notz, 2017)</w:t>
      </w:r>
      <w:r w:rsidRPr="003862D0">
        <w:rPr>
          <w:lang w:val="en-GB" w:eastAsia="ko-KR"/>
        </w:rPr>
        <w:fldChar w:fldCharType="end"/>
      </w:r>
      <w:commentRangeEnd w:id="1034"/>
      <w:r w:rsidR="00016735">
        <w:rPr>
          <w:rStyle w:val="CommentReference"/>
        </w:rPr>
        <w:commentReference w:id="1034"/>
      </w:r>
      <w:r w:rsidRPr="003862D0">
        <w:rPr>
          <w:lang w:val="en-GB" w:eastAsia="ko-KR"/>
        </w:rPr>
        <w:t xml:space="preserve"> to characterize internal variability. Several analyses using multiple large ensembles have recently become available and add robustness to the results</w:t>
      </w:r>
      <w:ins w:id="1035" w:author="Robin Matthews" w:date="2021-06-18T17:05:00Z">
        <w:r w:rsidR="00914610">
          <w:rPr>
            <w:lang w:val="en-GB" w:eastAsia="ko-KR"/>
          </w:rPr>
          <w:t xml:space="preserve"> </w:t>
        </w:r>
        <w:r w:rsidR="00914610">
          <w:rPr>
            <w:lang w:eastAsia="ko-KR"/>
          </w:rPr>
          <w:fldChar w:fldCharType="begin" w:fldLock="1"/>
        </w:r>
      </w:ins>
      <w:r w:rsidR="00CD3B49">
        <w:rPr>
          <w:lang w:val="en-US" w:eastAsia="ko-KR"/>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"ITEM-2",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"id" : "ITEM-6",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"ITEM-6",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2018, 2019, 2020, 2021; Deser et al., 2020; Lehner et al., 2020)", "plainTextFormattedCitation" : "(Maher et al., 2018, 2019, 2020, 2021; Deser et al., 2020; Lehner et al., 2020)", "previouslyFormattedCitation" : "(Maher et al., 2018, 2019, 2020, 2021; Deser et al., 2020; Lehner et al., 2020)" }, "properties" : { "noteIndex" : 0 }, "schema" : "https://github.com/citation-style-language/schema/raw/master/csl-citation.json" }</w:instrText>
      </w:r>
      <w:ins w:id="1036" w:author="Robin Matthews" w:date="2021-06-18T17:05:00Z">
        <w:r w:rsidR="00914610">
          <w:rPr>
            <w:lang w:eastAsia="ko-KR"/>
          </w:rPr>
          <w:fldChar w:fldCharType="separate"/>
        </w:r>
        <w:r w:rsidR="00914610" w:rsidRPr="006A7995">
          <w:rPr>
            <w:noProof/>
            <w:lang w:eastAsia="ko-KR"/>
          </w:rPr>
          <w:t>(Maher et al., 2018, 2019, 2020, 2021; Deser et al., 2020; Lehner et al., 2020)</w:t>
        </w:r>
        <w:r w:rsidR="00914610">
          <w:rPr>
            <w:lang w:eastAsia="ko-KR"/>
          </w:rPr>
          <w:fldChar w:fldCharType="end"/>
        </w:r>
      </w:ins>
      <w:del w:id="1037" w:author="Robin Matthews" w:date="2021-06-18T17:05:00Z">
        <w:r w:rsidRPr="003862D0" w:rsidDel="00914610">
          <w:rPr>
            <w:lang w:val="en-GB" w:eastAsia="ko-KR"/>
          </w:rPr>
          <w:delText xml:space="preserve"> </w:delText>
        </w:r>
        <w:r w:rsidRPr="003862D0" w:rsidDel="00914610">
          <w:rPr>
            <w:lang w:val="en-GB" w:eastAsia="ko-KR"/>
          </w:rPr>
          <w:fldChar w:fldCharType="begin" w:fldLock="1"/>
        </w:r>
        <w:r w:rsidR="00723A86" w:rsidRPr="00914610" w:rsidDel="00914610">
          <w:rPr>
            <w:lang w:val="en-GB" w:eastAsia="ko-KR"/>
          </w:rPr>
          <w:del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"ITEM-2",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"id" : "ITEM-3",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"ITEM-3",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"id" : "ITEM-4",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"ITEM-4",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"id" : "ITEM-5",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2018, 2019, 2020; Deser et al., 2020; Lehner et al., 2020)", "plainTextFormattedCitation" : "(Maher et al., 2018, 2019, 2020; Deser et al., 2020; Lehner et al., 2020)", "previouslyFormattedCitation" : "(Maher et al., 2018, 2019, 2020; Deser et al., 2020; Lehner et al., 2020)" }, "properties" : { "noteIndex" : 0 }, "schema" : "https://github.com/citation-style-language/schema/raw/master/csl-citation.json" }</w:delInstrText>
        </w:r>
        <w:r w:rsidRPr="003862D0" w:rsidDel="00914610">
          <w:rPr>
            <w:lang w:val="en-GB" w:eastAsia="ko-KR"/>
          </w:rPr>
          <w:fldChar w:fldCharType="separate"/>
        </w:r>
        <w:r w:rsidR="00016735" w:rsidRPr="00914610" w:rsidDel="00914610">
          <w:rPr>
            <w:noProof/>
            <w:lang w:eastAsia="ko-KR"/>
          </w:rPr>
          <w:delText>(Maher et al., 2018, 2019, 2020; Deser et al., 2020; Lehner et al., 2020)</w:delText>
        </w:r>
        <w:r w:rsidRPr="003862D0" w:rsidDel="00914610">
          <w:rPr>
            <w:lang w:val="en-GB" w:eastAsia="ko-KR"/>
          </w:rPr>
          <w:fldChar w:fldCharType="end"/>
        </w:r>
        <w:r w:rsidR="002A7494" w:rsidRPr="003862D0" w:rsidDel="00914610">
          <w:rPr>
            <w:lang w:val="en-GB" w:eastAsia="ko-KR"/>
          </w:rPr>
          <w:fldChar w:fldCharType="begin" w:fldLock="1"/>
        </w:r>
        <w:r w:rsidR="00615634" w:rsidDel="00914610">
          <w:rPr>
            <w:lang w:eastAsia="ko-KR"/>
          </w:rPr>
          <w:del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delInstrText>
        </w:r>
        <w:r w:rsidR="002A7494" w:rsidRPr="003862D0" w:rsidDel="00914610">
          <w:rPr>
            <w:lang w:val="en-GB" w:eastAsia="ko-KR"/>
          </w:rPr>
          <w:fldChar w:fldCharType="separate"/>
        </w:r>
        <w:r w:rsidR="00016735" w:rsidDel="00914610">
          <w:rPr>
            <w:noProof/>
            <w:lang w:eastAsia="ko-KR"/>
          </w:rPr>
          <w:delText>(Maher et al., 2021)</w:delText>
        </w:r>
        <w:r w:rsidR="002A7494" w:rsidRPr="003862D0" w:rsidDel="00914610">
          <w:rPr>
            <w:lang w:val="en-GB" w:eastAsia="ko-KR"/>
          </w:rPr>
          <w:fldChar w:fldCharType="end"/>
        </w:r>
      </w:del>
      <w:r w:rsidRPr="00B9747B">
        <w:rPr>
          <w:lang w:eastAsia="ko-KR"/>
        </w:rPr>
        <w:t xml:space="preserve">. </w:t>
      </w:r>
    </w:p>
    <w:p w14:paraId="0D3132CC" w14:textId="755A9B00"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Assessed best estimates, </w:t>
      </w:r>
      <w:r w:rsidRPr="003862D0">
        <w:rPr>
          <w:i/>
          <w:lang w:val="en-GB" w:eastAsia="ko-KR"/>
        </w:rPr>
        <w:t>likely</w:t>
      </w:r>
      <w:r w:rsidRPr="003862D0">
        <w:rPr>
          <w:lang w:val="en-GB" w:eastAsia="ko-KR"/>
        </w:rPr>
        <w:t xml:space="preserve">, and </w:t>
      </w:r>
      <w:r w:rsidRPr="003862D0">
        <w:rPr>
          <w:i/>
          <w:lang w:val="en-GB" w:eastAsia="ko-KR"/>
        </w:rPr>
        <w:t>very likely</w:t>
      </w:r>
      <w:r w:rsidRPr="003862D0">
        <w:rPr>
          <w:lang w:val="en-GB" w:eastAsia="ko-KR"/>
        </w:rPr>
        <w:t xml:space="preserve"> ranges of ECS and </w:t>
      </w:r>
      <w:r w:rsidR="000362BA" w:rsidRPr="003862D0">
        <w:rPr>
          <w:lang w:val="en-GB" w:eastAsia="ko-KR"/>
        </w:rPr>
        <w:t>TCR</w:t>
      </w:r>
      <w:r w:rsidRPr="003862D0">
        <w:rPr>
          <w:lang w:val="en-GB" w:eastAsia="ko-KR"/>
        </w:rPr>
        <w:t xml:space="preserve">, from process understanding, warming </w:t>
      </w:r>
      <w:r w:rsidR="006E7445" w:rsidRPr="003862D0">
        <w:rPr>
          <w:lang w:val="en-GB" w:eastAsia="ko-KR"/>
        </w:rPr>
        <w:t>in</w:t>
      </w:r>
      <w:r w:rsidRPr="003862D0">
        <w:rPr>
          <w:lang w:val="en-GB" w:eastAsia="ko-KR"/>
        </w:rPr>
        <w:t xml:space="preserve"> the instrumental record, paleoclimates, and emergent constraints (</w:t>
      </w:r>
      <w:del w:id="1038" w:author="Ian Blenkinsop" w:date="2021-07-26T18:11:00Z">
        <w:r w:rsidR="00C93C54" w:rsidRPr="003862D0" w:rsidDel="006467F9">
          <w:rPr>
            <w:lang w:val="en-GB" w:eastAsia="ko-KR"/>
          </w:rPr>
          <w:delText xml:space="preserve">Chapter 7, </w:delText>
        </w:r>
      </w:del>
      <w:r w:rsidRPr="003862D0">
        <w:rPr>
          <w:lang w:val="en-GB" w:eastAsia="ko-KR"/>
        </w:rPr>
        <w:t>Table</w:t>
      </w:r>
      <w:ins w:id="1039" w:author="Ian Blenkinsop" w:date="2021-07-26T18:11:00Z">
        <w:r w:rsidR="006467F9">
          <w:rPr>
            <w:lang w:val="en-GB" w:eastAsia="ko-KR"/>
          </w:rPr>
          <w:t>s</w:t>
        </w:r>
      </w:ins>
      <w:r w:rsidRPr="003862D0">
        <w:rPr>
          <w:lang w:val="en-GB" w:eastAsia="ko-KR"/>
        </w:rPr>
        <w:t xml:space="preserve"> 7.13</w:t>
      </w:r>
      <w:del w:id="1040" w:author="Ian Blenkinsop" w:date="2021-07-26T18:11:00Z">
        <w:r w:rsidRPr="003862D0" w:rsidDel="006467F9">
          <w:rPr>
            <w:lang w:val="en-GB" w:eastAsia="ko-KR"/>
          </w:rPr>
          <w:delText xml:space="preserve">, </w:delText>
        </w:r>
      </w:del>
      <w:ins w:id="1041" w:author="Ian Blenkinsop" w:date="2021-07-26T18:11:00Z">
        <w:r w:rsidR="006467F9">
          <w:rPr>
            <w:lang w:val="en-GB" w:eastAsia="ko-KR"/>
          </w:rPr>
          <w:t xml:space="preserve"> and</w:t>
        </w:r>
        <w:r w:rsidR="006467F9" w:rsidRPr="003862D0">
          <w:rPr>
            <w:lang w:val="en-GB" w:eastAsia="ko-KR"/>
          </w:rPr>
          <w:t xml:space="preserve"> </w:t>
        </w:r>
      </w:ins>
      <w:del w:id="1042" w:author="Ian Blenkinsop" w:date="2021-07-26T18:11:00Z">
        <w:r w:rsidR="00EC05E0" w:rsidRPr="003862D0" w:rsidDel="006467F9">
          <w:rPr>
            <w:lang w:val="en-GB" w:eastAsia="ko-KR"/>
          </w:rPr>
          <w:delText xml:space="preserve">Table </w:delText>
        </w:r>
      </w:del>
      <w:r w:rsidR="00EC05E0" w:rsidRPr="003862D0">
        <w:rPr>
          <w:lang w:val="en-GB" w:eastAsia="ko-KR"/>
        </w:rPr>
        <w:t xml:space="preserve">7.14, </w:t>
      </w:r>
      <w:ins w:id="1043" w:author="Ian Blenkinsop" w:date="2021-07-26T18:12:00Z">
        <w:r w:rsidR="006467F9">
          <w:rPr>
            <w:lang w:val="en-GB" w:eastAsia="ko-KR"/>
          </w:rPr>
          <w:t xml:space="preserve">and </w:t>
        </w:r>
      </w:ins>
      <w:r w:rsidRPr="003862D0">
        <w:rPr>
          <w:color w:val="000000" w:themeColor="text1"/>
          <w:lang w:val="en-GB" w:eastAsia="ko-KR"/>
        </w:rPr>
        <w:t xml:space="preserve">Section 7.5). The ECS and TCR ranges are converted into GSAT ranges using as an emulator a two-layer energy balance model (EBM, e.g., </w:t>
      </w:r>
      <w:commentRangeStart w:id="1044"/>
      <w:r w:rsidRPr="003862D0">
        <w:rPr>
          <w:b/>
          <w:lang w:val="en-GB"/>
        </w:rPr>
        <w:fldChar w:fldCharType="begin" w:fldLock="1"/>
      </w:r>
      <w:r w:rsidR="00615634">
        <w:rPr>
          <w:lang w:val="en-GB"/>
        </w:rPr>
        <w:instrText>ADDIN CSL_CITATION { "citationItems" : [ { "id" : "ITEM-1", "itemData" : { "DOI" : "10.1175/2009JCLI3466.1", "ISSN" : "1520-0442", "abstract" :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model\u2019s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"5", "1" ] ] }, "page" : "2418-2427", "title" : "Probing the Fast and Slow Components of Global Warming by Returning Abruptly to Preindustrial Forcing", "translator" : [ { "dropping-particle" : "", "family" : "K3065", "given" : "", "non-dropping-particle" : "", "parse-names" : false, "suffix" : "" } ], "type" : "article-journal", "volume" : "23" }, "uris" : [ "http://www.mendeley.com/documents/?uuid=fa424341-e108-4b5f-ad72-6567d2a31627"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sidRPr="003862D0">
        <w:rPr>
          <w:b/>
          <w:lang w:val="en-GB"/>
        </w:rPr>
        <w:fldChar w:fldCharType="separate"/>
      </w:r>
      <w:r w:rsidR="00016735">
        <w:rPr>
          <w:noProof/>
          <w:lang w:val="en-GB"/>
        </w:rPr>
        <w:t>Held et al., 2010)</w:t>
      </w:r>
      <w:r w:rsidRPr="003862D0">
        <w:rPr>
          <w:b/>
          <w:lang w:val="en-GB"/>
        </w:rPr>
        <w:fldChar w:fldCharType="end"/>
      </w:r>
      <w:commentRangeEnd w:id="1044"/>
      <w:r w:rsidR="00016735">
        <w:rPr>
          <w:rStyle w:val="CommentReference"/>
        </w:rPr>
        <w:commentReference w:id="1044"/>
      </w:r>
      <w:r w:rsidRPr="003862D0">
        <w:rPr>
          <w:lang w:val="en-GB"/>
        </w:rPr>
        <w:t xml:space="preserve"> that is driven by the effective radiative forcing (ERF) assessed in Chapter 7 (</w:t>
      </w:r>
      <w:del w:id="1045" w:author="Ian Blenkinsop" w:date="2021-07-26T18:12:00Z">
        <w:r w:rsidRPr="003862D0" w:rsidDel="006467F9">
          <w:rPr>
            <w:lang w:val="en-GB"/>
          </w:rPr>
          <w:delText xml:space="preserve">see </w:delText>
        </w:r>
      </w:del>
      <w:r w:rsidRPr="003862D0">
        <w:rPr>
          <w:lang w:val="en-GB"/>
        </w:rPr>
        <w:t xml:space="preserve">Cross-Chapter Box 7.1). Assuming for </w:t>
      </w:r>
      <w:r w:rsidR="003933FB" w:rsidRPr="003862D0">
        <w:rPr>
          <w:lang w:val="en-GB"/>
        </w:rPr>
        <w:t xml:space="preserve">the </w:t>
      </w:r>
      <w:r w:rsidRPr="003862D0">
        <w:rPr>
          <w:lang w:val="en-GB"/>
        </w:rPr>
        <w:t>ERF resulting from a doubling of the CO</w:t>
      </w:r>
      <w:r w:rsidRPr="003862D0">
        <w:rPr>
          <w:vertAlign w:val="subscript"/>
          <w:lang w:val="en-GB"/>
        </w:rPr>
        <w:t>2</w:t>
      </w:r>
      <w:r w:rsidRPr="003862D0">
        <w:rPr>
          <w:lang w:val="en-GB"/>
        </w:rPr>
        <w:t xml:space="preserve"> concentration, </w:t>
      </w:r>
      <w:commentRangeStart w:id="1046"/>
      <w:r w:rsidRPr="003862D0">
        <w:rPr>
          <w:rFonts w:ascii="Symbol" w:hAnsi="Symbol"/>
          <w:lang w:val="en-GB"/>
        </w:rPr>
        <w:t></w:t>
      </w:r>
      <w:commentRangeEnd w:id="1046"/>
      <w:r w:rsidR="009B0A88">
        <w:rPr>
          <w:rStyle w:val="CommentReference"/>
        </w:rPr>
        <w:commentReference w:id="1046"/>
      </w:r>
      <w:r w:rsidRPr="003862D0">
        <w:rPr>
          <w:lang w:val="en-GB"/>
        </w:rPr>
        <w:t>F</w:t>
      </w:r>
      <w:r w:rsidRPr="003862D0">
        <w:rPr>
          <w:vertAlign w:val="subscript"/>
          <w:lang w:val="en-GB"/>
        </w:rPr>
        <w:t>2</w:t>
      </w:r>
      <w:r w:rsidR="00AD52BB" w:rsidRPr="003862D0">
        <w:rPr>
          <w:vertAlign w:val="subscript"/>
          <w:lang w:val="en-GB"/>
        </w:rPr>
        <w:t xml:space="preserve"> </w:t>
      </w:r>
      <w:r w:rsidR="00C93C54" w:rsidRPr="003862D0">
        <w:rPr>
          <w:vertAlign w:val="subscript"/>
          <w:lang w:val="en-GB"/>
        </w:rPr>
        <w:t>•</w:t>
      </w:r>
      <w:r w:rsidR="00AD52BB" w:rsidRPr="003862D0">
        <w:rPr>
          <w:vertAlign w:val="subscript"/>
          <w:lang w:val="en-GB"/>
        </w:rPr>
        <w:t xml:space="preserve"> </w:t>
      </w:r>
      <w:r w:rsidRPr="003862D0">
        <w:rPr>
          <w:vertAlign w:val="subscript"/>
          <w:lang w:val="en-GB"/>
        </w:rPr>
        <w:t>CO2</w:t>
      </w:r>
      <w:ins w:id="1047" w:author="Sara M Tuson" w:date="2021-07-18T07:50:00Z">
        <w:r w:rsidR="009B49EB">
          <w:rPr>
            <w:vertAlign w:val="subscript"/>
            <w:lang w:val="en-GB"/>
          </w:rPr>
          <w:t xml:space="preserve"> </w:t>
        </w:r>
      </w:ins>
      <w:r w:rsidRPr="003862D0">
        <w:rPr>
          <w:lang w:val="en-GB"/>
        </w:rPr>
        <w:t>=</w:t>
      </w:r>
      <w:ins w:id="1048" w:author="Sara M Tuson" w:date="2021-07-18T07:50:00Z">
        <w:r w:rsidR="009B49EB">
          <w:rPr>
            <w:lang w:val="en-GB"/>
          </w:rPr>
          <w:t xml:space="preserve"> </w:t>
        </w:r>
      </w:ins>
      <w:r w:rsidRPr="003862D0">
        <w:rPr>
          <w:lang w:val="en-GB"/>
        </w:rPr>
        <w:t>4.0 W</w:t>
      </w:r>
      <w:r w:rsidR="00AD52BB" w:rsidRPr="003862D0">
        <w:rPr>
          <w:lang w:val="en-GB"/>
        </w:rPr>
        <w:t xml:space="preserve"> </w:t>
      </w:r>
      <w:r w:rsidRPr="003862D0">
        <w:rPr>
          <w:lang w:val="en-GB"/>
        </w:rPr>
        <w:t>m</w:t>
      </w:r>
      <w:ins w:id="1049" w:author="Sara M Tuson" w:date="2021-07-18T07:26:00Z">
        <w:r w:rsidR="00A71F18" w:rsidRPr="00A71F18">
          <w:rPr>
            <w:color w:val="000000"/>
            <w:sz w:val="20"/>
            <w:szCs w:val="20"/>
            <w:vertAlign w:val="superscript"/>
            <w:rPrChange w:id="1050" w:author="Sara M Tuson" w:date="2021-07-18T07:26:00Z">
              <w:rPr>
                <w:color w:val="000000"/>
                <w:sz w:val="20"/>
                <w:szCs w:val="20"/>
              </w:rPr>
            </w:rPrChange>
          </w:rPr>
          <w:t>–</w:t>
        </w:r>
      </w:ins>
      <w:del w:id="1051" w:author="Sara M Tuson" w:date="2021-07-18T07:26:00Z">
        <w:r w:rsidRPr="003862D0" w:rsidDel="00A71F18">
          <w:rPr>
            <w:vertAlign w:val="superscript"/>
            <w:lang w:val="en-GB"/>
          </w:rPr>
          <w:delText>-</w:delText>
        </w:r>
      </w:del>
      <w:r w:rsidRPr="003862D0">
        <w:rPr>
          <w:vertAlign w:val="superscript"/>
          <w:lang w:val="en-GB"/>
        </w:rPr>
        <w:t>2</w:t>
      </w:r>
      <w:r w:rsidRPr="003862D0">
        <w:rPr>
          <w:lang w:val="en-GB"/>
        </w:rPr>
        <w:t xml:space="preserve"> (</w:t>
      </w:r>
      <w:r w:rsidR="00D335FD" w:rsidRPr="003862D0">
        <w:rPr>
          <w:lang w:val="en-GB"/>
        </w:rPr>
        <w:t>close to the best estimate of 3.93 W m</w:t>
      </w:r>
      <w:ins w:id="1052" w:author="Sara M Tuson" w:date="2021-07-18T07:26:00Z">
        <w:r w:rsidR="00A71F18" w:rsidRPr="00A71F18">
          <w:rPr>
            <w:color w:val="000000"/>
            <w:sz w:val="20"/>
            <w:szCs w:val="20"/>
            <w:vertAlign w:val="superscript"/>
            <w:rPrChange w:id="1053" w:author="Sara M Tuson" w:date="2021-07-18T07:26:00Z">
              <w:rPr>
                <w:color w:val="000000"/>
                <w:sz w:val="20"/>
                <w:szCs w:val="20"/>
              </w:rPr>
            </w:rPrChange>
          </w:rPr>
          <w:t>–</w:t>
        </w:r>
      </w:ins>
      <w:del w:id="1054" w:author="Sara M Tuson" w:date="2021-07-18T07:26:00Z">
        <w:r w:rsidR="00D335FD" w:rsidRPr="003862D0" w:rsidDel="00A71F18">
          <w:rPr>
            <w:vertAlign w:val="superscript"/>
            <w:lang w:val="en-GB"/>
          </w:rPr>
          <w:delText>-</w:delText>
        </w:r>
      </w:del>
      <w:r w:rsidR="00D335FD" w:rsidRPr="003862D0">
        <w:rPr>
          <w:vertAlign w:val="superscript"/>
          <w:lang w:val="en-GB"/>
        </w:rPr>
        <w:t>2</w:t>
      </w:r>
      <w:r w:rsidR="00D335FD" w:rsidRPr="003862D0">
        <w:rPr>
          <w:lang w:val="en-GB"/>
        </w:rPr>
        <w:t xml:space="preserve">, </w:t>
      </w:r>
      <w:r w:rsidRPr="003862D0">
        <w:rPr>
          <w:lang w:val="en-GB"/>
        </w:rPr>
        <w:t xml:space="preserve">Section 7.3), and using the so-called zero-layer approximation to the EBM (e.g., </w:t>
      </w:r>
      <w:commentRangeStart w:id="1055"/>
      <w:r w:rsidRPr="003862D0">
        <w:rPr>
          <w:lang w:val="en-GB"/>
        </w:rPr>
        <w:fldChar w:fldCharType="begin" w:fldLock="1"/>
      </w:r>
      <w:r w:rsidR="00615634">
        <w:rPr>
          <w:lang w:val="en-GB"/>
        </w:rPr>
        <w:instrText>ADDIN CSL_CITATION { "citationItems" : [ { "id" : "ITEM-1", "itemData" : { "DOI" : "10.1038/nature14117", "ISBN" : "0028-0836", "ISSN" : "0028-0836", "PMID" : "25631444", "abstract" : "Most present-generation climate models simulate an increase in global-mean surface temperature (GMST) since 1998, whereas observations suggest a warming hiatus. It is unclear to what extent this mismatch is caused by incorrect model forcing, by incorrect model response to forcing or by random factors. Here we analyse simulations and observations of GMST from 1900 to 2012, and show that the distribution of simulated 15-year trends shows no systematic bias against the observations. Using a multiple regression approach that is physically motivated by surface energy balance, we isolate the impact of radiative forcing, climate feedback and ocean heat uptake on GMST[mdash]with the regression residual interpreted as internal variability[mdash]and assess all possible 15- and 62-year trends. The differences between simulated and observed trends are dominated by random internal variability over the shorter timescale and by variations in the radiative forcings used to drive models over the longer timescale. For either trend length, spread in simulated climate feedback leaves no traceable imprint on GMST trends or, consequently, on the difference between simulations and observations. The claim that climate models systematically overestimate the response to radiative forcing from increasing greenhouse gas concentrations therefore seems to be unfounded.", "author" : [ { "dropping-particle" : "", "family" : "Marotzke", "given" : "Jochem", "non-dropping-particle" : "", "parse-names" : false, "suffix" : "" }, { "dropping-particle" : "", "family" : "Forster", "given" : "Piers M.", "non-dropping-particle" : "", "parse-names" : false, "suffix" : "" } ], "container-title" : "Nature", "id" : "ITEM-1", "issue" : "7536", "issued" : { "date-parts" : [ [ "2015", "1", "29" ] ] }, "page" : "565-570", "title" : "Forcing, feedback and internal variability in global temperature trends", "translator" : [ { "dropping-particle" : "", "family" : "K2840", "given" : "", "non-dropping-particle" : "", "parse-names" : false, "suffix" : "" } ], "type" : "article-journal", "volume" : "517" }, "uris" : [ "http://www.mendeley.com/documents/?uuid=440f9767-1e8e-4bd1-8cad-2e4b2fd4b29d" ] }, { "id" : "ITEM-2",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(1.72\u20134.12\u2009K)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"ITEM-2",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"http://www.mendeley.com/documents/?uuid=40f616cb-f97b-4dac-a0c9-7ea056f80541", "http://www.mendeley.com/documents/?uuid=4440e006-47ea-4cc9-910e-411b136de1a2" ] } ], "mendeley" : { "formattedCitation" : "(Marotzke and Forster, 2015; Jim\u00e9nez-de-la-Cuesta and Mauritsen, 2019)", "manualFormatting" : "Marotzke and Forster, 2015; Jim\u00e9nez-de-la-Cuesta and Mauritsen, 2019)", "plainTextFormattedCitation" : "(Marotzke and Forster, 2015; Jim\u00e9nez-de-la-Cuesta and Mauritsen, 2019)", "previouslyFormattedCitation" : "(Marotzke and Forster, 2015; Jim\u00e9nez-de-la-Cuesta and Mauritsen, 2019)" }, "properties" : { "noteIndex" : 0 }, "schema" : "https://github.com/citation-style-language/schema/raw/master/csl-citation.json" }</w:instrText>
      </w:r>
      <w:r w:rsidRPr="003862D0">
        <w:rPr>
          <w:lang w:val="en-GB"/>
        </w:rPr>
        <w:fldChar w:fldCharType="separate"/>
      </w:r>
      <w:r w:rsidR="00016735">
        <w:rPr>
          <w:noProof/>
          <w:lang w:val="en-GB"/>
        </w:rPr>
        <w:t>Marotzke and Forster, 2015; Jiménez-de-la-Cuesta and Mauritsen, 2019)</w:t>
      </w:r>
      <w:r w:rsidRPr="003862D0">
        <w:rPr>
          <w:lang w:val="en-GB"/>
        </w:rPr>
        <w:fldChar w:fldCharType="end"/>
      </w:r>
      <w:commentRangeEnd w:id="1055"/>
      <w:r w:rsidR="00016735">
        <w:rPr>
          <w:rStyle w:val="CommentReference"/>
        </w:rPr>
        <w:commentReference w:id="1055"/>
      </w:r>
      <w:r w:rsidRPr="003862D0">
        <w:rPr>
          <w:lang w:val="en-GB"/>
        </w:rPr>
        <w:t xml:space="preserve"> permits a one-to-one translation of any pair of ECS and TCR into a pair of climate feedback parameter </w:t>
      </w:r>
      <w:r w:rsidRPr="003862D0">
        <w:rPr>
          <w:rFonts w:ascii="Symbol" w:hAnsi="Symbol"/>
          <w:lang w:val="en-GB"/>
        </w:rPr>
        <w:t></w:t>
      </w:r>
      <w:r w:rsidRPr="003862D0">
        <w:rPr>
          <w:lang w:val="en-GB"/>
        </w:rPr>
        <w:t xml:space="preserve"> and ocean heat uptake coefficient </w:t>
      </w:r>
      <w:commentRangeStart w:id="1056"/>
      <w:r w:rsidRPr="003862D0">
        <w:rPr>
          <w:rFonts w:ascii="Symbol" w:hAnsi="Symbol"/>
          <w:lang w:val="en-GB"/>
        </w:rPr>
        <w:t></w:t>
      </w:r>
      <w:r w:rsidRPr="003862D0">
        <w:rPr>
          <w:rFonts w:ascii="Symbol" w:hAnsi="Symbol"/>
          <w:lang w:val="en-GB"/>
        </w:rPr>
        <w:t></w:t>
      </w:r>
      <w:commentRangeEnd w:id="1056"/>
      <w:r w:rsidR="006467F9">
        <w:rPr>
          <w:rStyle w:val="CommentReference"/>
        </w:rPr>
        <w:commentReference w:id="1056"/>
      </w:r>
      <w:r w:rsidRPr="003862D0">
        <w:rPr>
          <w:rFonts w:ascii="Symbol" w:hAnsi="Symbol"/>
          <w:lang w:val="en-GB"/>
        </w:rPr>
        <w:t></w:t>
      </w:r>
      <w:r w:rsidRPr="003862D0">
        <w:rPr>
          <w:lang w:val="en-GB"/>
        </w:rPr>
        <w:t xml:space="preserve"> using the simple equations</w:t>
      </w:r>
      <w:commentRangeStart w:id="1057"/>
      <w:r w:rsidRPr="003862D0">
        <w:rPr>
          <w:lang w:val="en-GB"/>
        </w:rPr>
        <w:t xml:space="preserve"> </w:t>
      </w:r>
      <w:commentRangeEnd w:id="1057"/>
      <w:r w:rsidR="006467F9">
        <w:rPr>
          <w:rStyle w:val="CommentReference"/>
        </w:rPr>
        <w:commentReference w:id="1057"/>
      </w:r>
      <w:r w:rsidRPr="003862D0">
        <w:rPr>
          <w:rFonts w:ascii="Symbol" w:hAnsi="Symbol"/>
          <w:lang w:val="en-GB"/>
        </w:rPr>
        <w:t></w:t>
      </w:r>
      <w:ins w:id="1058" w:author="Sara M Tuson" w:date="2021-07-18T07:50:00Z">
        <w:r w:rsidR="009B49EB">
          <w:rPr>
            <w:rFonts w:ascii="Symbol" w:hAnsi="Symbol"/>
            <w:lang w:val="en-GB"/>
          </w:rPr>
          <w:t xml:space="preserve"> </w:t>
        </w:r>
      </w:ins>
      <w:r w:rsidRPr="003862D0">
        <w:rPr>
          <w:rFonts w:ascii="Symbol" w:hAnsi="Symbol"/>
          <w:lang w:val="en-GB"/>
        </w:rPr>
        <w:t></w:t>
      </w:r>
      <w:ins w:id="1059" w:author="Sara M Tuson" w:date="2021-07-18T07:50:00Z">
        <w:r w:rsidR="009B49EB">
          <w:rPr>
            <w:rFonts w:ascii="Symbol" w:hAnsi="Symbol"/>
            <w:lang w:val="en-GB"/>
          </w:rPr>
          <w:t xml:space="preserve"> </w:t>
        </w:r>
      </w:ins>
      <w:r w:rsidRPr="003862D0">
        <w:rPr>
          <w:rFonts w:ascii="Symbol" w:hAnsi="Symbol"/>
          <w:lang w:val="en-GB"/>
        </w:rPr>
        <w:sym w:font="Symbol" w:char="F02D"/>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ECS</w:t>
      </w:r>
      <w:ins w:id="1060" w:author="Sara M Tuson" w:date="2021-07-18T07:25:00Z">
        <w:r w:rsidR="00A71F18" w:rsidRPr="00A71F18">
          <w:rPr>
            <w:color w:val="000000"/>
            <w:sz w:val="20"/>
            <w:szCs w:val="20"/>
            <w:vertAlign w:val="superscript"/>
            <w:rPrChange w:id="1061" w:author="Sara M Tuson" w:date="2021-07-18T07:25:00Z">
              <w:rPr>
                <w:color w:val="000000"/>
                <w:sz w:val="20"/>
                <w:szCs w:val="20"/>
              </w:rPr>
            </w:rPrChange>
          </w:rPr>
          <w:t>–</w:t>
        </w:r>
      </w:ins>
      <w:del w:id="1062"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and </w:t>
      </w:r>
      <w:r w:rsidRPr="003862D0">
        <w:rPr>
          <w:rFonts w:ascii="Symbol" w:hAnsi="Symbol"/>
          <w:lang w:val="en-GB"/>
        </w:rPr>
        <w:t></w:t>
      </w:r>
      <w:r w:rsidRPr="003862D0">
        <w:rPr>
          <w:rFonts w:ascii="Symbol" w:hAnsi="Symbol"/>
          <w:lang w:val="en-GB"/>
        </w:rPr>
        <w:t></w:t>
      </w:r>
      <w:ins w:id="1063" w:author="Sara M Tuson" w:date="2021-07-18T07:50:00Z">
        <w:r w:rsidR="009B49EB">
          <w:rPr>
            <w:rFonts w:ascii="Symbol" w:hAnsi="Symbol"/>
            <w:lang w:val="en-GB"/>
          </w:rPr>
          <w:t xml:space="preserve"> </w:t>
        </w:r>
      </w:ins>
      <w:r w:rsidRPr="003862D0">
        <w:rPr>
          <w:rFonts w:ascii="Symbol" w:hAnsi="Symbol"/>
          <w:lang w:val="en-GB"/>
        </w:rPr>
        <w:t></w:t>
      </w:r>
      <w:r w:rsidRPr="003862D0">
        <w:rPr>
          <w:lang w:val="en-GB"/>
        </w:rPr>
        <w:t xml:space="preserve"> </w:t>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TCR</w:t>
      </w:r>
      <w:ins w:id="1064" w:author="Sara M Tuson" w:date="2021-07-18T07:25:00Z">
        <w:r w:rsidR="00A71F18" w:rsidRPr="00A71F18">
          <w:rPr>
            <w:color w:val="000000"/>
            <w:sz w:val="20"/>
            <w:szCs w:val="20"/>
            <w:vertAlign w:val="superscript"/>
            <w:rPrChange w:id="1065" w:author="Sara M Tuson" w:date="2021-07-18T07:25:00Z">
              <w:rPr>
                <w:color w:val="000000"/>
                <w:sz w:val="20"/>
                <w:szCs w:val="20"/>
              </w:rPr>
            </w:rPrChange>
          </w:rPr>
          <w:t>–</w:t>
        </w:r>
      </w:ins>
      <w:del w:id="1066"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w:t>
      </w:r>
      <w:r w:rsidRPr="003862D0">
        <w:rPr>
          <w:rFonts w:ascii="Symbol" w:hAnsi="Symbol"/>
          <w:lang w:val="en-GB"/>
        </w:rPr>
        <w:sym w:font="Symbol" w:char="F02D"/>
      </w:r>
      <w:r w:rsidRPr="003862D0">
        <w:rPr>
          <w:rFonts w:ascii="Symbol" w:hAnsi="Symbol"/>
          <w:lang w:val="en-GB"/>
        </w:rPr>
        <w:t></w:t>
      </w:r>
      <w:r w:rsidRPr="003862D0">
        <w:rPr>
          <w:rFonts w:ascii="Symbol" w:hAnsi="Symbol"/>
          <w:lang w:val="en-GB"/>
        </w:rPr>
        <w:t></w:t>
      </w:r>
      <w:r w:rsidRPr="003862D0">
        <w:rPr>
          <w:lang w:val="en-GB"/>
        </w:rPr>
        <w:t>F</w:t>
      </w:r>
      <w:r w:rsidRPr="003862D0">
        <w:rPr>
          <w:vertAlign w:val="subscript"/>
          <w:lang w:val="en-GB"/>
        </w:rPr>
        <w:t>2</w:t>
      </w:r>
      <w:r w:rsidR="00AD52BB" w:rsidRPr="003862D0">
        <w:rPr>
          <w:vertAlign w:val="subscript"/>
          <w:lang w:val="en-GB"/>
        </w:rPr>
        <w:t xml:space="preserve"> • </w:t>
      </w:r>
      <w:r w:rsidRPr="003862D0">
        <w:rPr>
          <w:vertAlign w:val="subscript"/>
          <w:lang w:val="en-GB"/>
        </w:rPr>
        <w:t>CO2</w:t>
      </w:r>
      <w:r w:rsidR="00AD52BB" w:rsidRPr="003862D0">
        <w:rPr>
          <w:lang w:val="en-GB"/>
        </w:rPr>
        <w:t xml:space="preserve"> </w:t>
      </w:r>
      <w:r w:rsidRPr="003862D0">
        <w:rPr>
          <w:lang w:val="en-GB"/>
        </w:rPr>
        <w:t>ECS</w:t>
      </w:r>
      <w:ins w:id="1067" w:author="Sara M Tuson" w:date="2021-07-18T07:25:00Z">
        <w:r w:rsidR="00A71F18" w:rsidRPr="00A71F18">
          <w:rPr>
            <w:color w:val="000000"/>
            <w:sz w:val="20"/>
            <w:szCs w:val="20"/>
            <w:vertAlign w:val="superscript"/>
            <w:rPrChange w:id="1068" w:author="Sara M Tuson" w:date="2021-07-18T07:25:00Z">
              <w:rPr>
                <w:color w:val="000000"/>
                <w:sz w:val="20"/>
                <w:szCs w:val="20"/>
              </w:rPr>
            </w:rPrChange>
          </w:rPr>
          <w:t>–</w:t>
        </w:r>
      </w:ins>
      <w:del w:id="1069" w:author="Sara M Tuson" w:date="2021-07-18T07:25:00Z">
        <w:r w:rsidR="00AD52BB" w:rsidRPr="003862D0" w:rsidDel="00A71F18">
          <w:rPr>
            <w:vertAlign w:val="superscript"/>
            <w:lang w:val="en-GB"/>
          </w:rPr>
          <w:delText>-</w:delText>
        </w:r>
      </w:del>
      <w:r w:rsidR="00AD52BB" w:rsidRPr="003862D0">
        <w:rPr>
          <w:vertAlign w:val="superscript"/>
          <w:lang w:val="en-GB"/>
        </w:rPr>
        <w:t>1</w:t>
      </w:r>
      <w:r w:rsidRPr="003862D0">
        <w:rPr>
          <w:lang w:val="en-GB"/>
        </w:rPr>
        <w:t xml:space="preserve"> (e.g., </w:t>
      </w:r>
      <w:commentRangeStart w:id="1070"/>
      <w:r w:rsidRPr="003862D0">
        <w:rPr>
          <w:lang w:val="en-GB"/>
        </w:rPr>
        <w:fldChar w:fldCharType="begin" w:fldLock="1"/>
      </w:r>
      <w:r w:rsidR="00CD3B49">
        <w:rPr>
          <w:lang w:val="en-GB"/>
        </w:rPr>
        <w:instrText>ADDIN CSL_CITATION { "citationItems" : [ { "id" : "ITEM-1",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(1.72\u20134.12\u2009K)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"http://www.mendeley.com/documents/?uuid=4440e006-47ea-4cc9-910e-411b136de1a2", "http://www.mendeley.com/documents/?uuid=40f616cb-f97b-4dac-a0c9-7ea056f80541" ] } ], "mendeley" : { "formattedCitation" : "(Jim\u00e9nez-de-la-Cuesta and Mauritsen, 2019)", "manualFormatting" : "Jim\u00e9nez-de-la-Cuesta and Mauritsen, 2019", "plainTextFormattedCitation" : "(Jim\u00e9nez-de-la-Cuesta and Mauritsen, 2019)", "previouslyFormattedCitation" : "(Jim\u00e9nez-de-la-Cuesta and Mauritsen, 2019)" }, "properties" : { "noteIndex" : 0 }, "schema" : "https://github.com/citation-style-language/schema/raw/master/csl-citation.json" }</w:instrText>
      </w:r>
      <w:r w:rsidRPr="003862D0">
        <w:rPr>
          <w:lang w:val="en-GB"/>
        </w:rPr>
        <w:fldChar w:fldCharType="separate"/>
      </w:r>
      <w:r w:rsidR="00016735">
        <w:rPr>
          <w:noProof/>
          <w:lang w:val="en-GB"/>
        </w:rPr>
        <w:t>Jiménez-de-la-Cuesta and Mauritsen, 2019</w:t>
      </w:r>
      <w:del w:id="1071" w:author="Ian Blenkinsop" w:date="2021-07-26T18:10:00Z">
        <w:r w:rsidR="00016735" w:rsidDel="006467F9">
          <w:rPr>
            <w:noProof/>
            <w:lang w:val="en-GB"/>
          </w:rPr>
          <w:delText>)</w:delText>
        </w:r>
      </w:del>
      <w:r w:rsidRPr="003862D0">
        <w:rPr>
          <w:lang w:val="en-GB"/>
        </w:rPr>
        <w:fldChar w:fldCharType="end"/>
      </w:r>
      <w:commentRangeEnd w:id="1070"/>
      <w:r w:rsidR="00016735">
        <w:rPr>
          <w:rStyle w:val="CommentReference"/>
        </w:rPr>
        <w:commentReference w:id="1070"/>
      </w:r>
      <w:r w:rsidRPr="003862D0">
        <w:rPr>
          <w:lang w:val="en-GB"/>
        </w:rPr>
        <w:t xml:space="preserve">; see Chapter 7 for a detailed discussion). The results are displayed in </w:t>
      </w:r>
      <w:r w:rsidR="008F5708" w:rsidRPr="003862D0">
        <w:rPr>
          <w:lang w:val="en-GB" w:eastAsia="ko-KR"/>
        </w:rPr>
        <w:t>Box 4.1, Figure 1</w:t>
      </w:r>
      <w:r w:rsidRPr="003862D0">
        <w:rPr>
          <w:lang w:val="en-GB" w:eastAsia="ko-KR"/>
        </w:rPr>
        <w:t xml:space="preserve"> and are used in the synthesis </w:t>
      </w:r>
      <w:r w:rsidR="008F5708" w:rsidRPr="003862D0">
        <w:rPr>
          <w:lang w:val="en-GB" w:eastAsia="ko-KR"/>
        </w:rPr>
        <w:t xml:space="preserve">GSAT </w:t>
      </w:r>
      <w:r w:rsidRPr="003862D0">
        <w:rPr>
          <w:lang w:val="en-GB" w:eastAsia="ko-KR"/>
        </w:rPr>
        <w:t xml:space="preserve">assessment in </w:t>
      </w:r>
      <w:r w:rsidRPr="003862D0">
        <w:rPr>
          <w:color w:val="000000" w:themeColor="text1"/>
          <w:lang w:val="en-GB" w:eastAsia="ko-KR"/>
        </w:rPr>
        <w:t xml:space="preserve">Section </w:t>
      </w:r>
      <w:r w:rsidR="00FA6D4F" w:rsidRPr="003862D0">
        <w:rPr>
          <w:color w:val="000000" w:themeColor="text1"/>
          <w:lang w:val="en-GB" w:eastAsia="ko-KR"/>
        </w:rPr>
        <w:t>4.3.4</w:t>
      </w:r>
      <w:r w:rsidRPr="003862D0">
        <w:rPr>
          <w:color w:val="000000" w:themeColor="text1"/>
          <w:lang w:val="en-GB" w:eastAsia="ko-KR"/>
        </w:rPr>
        <w:t>.</w:t>
      </w:r>
    </w:p>
    <w:p w14:paraId="337674AE" w14:textId="0EE7B408"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Model independence diagnosed a priori, based on shared model components for atmosphere, ocean, land surface, and sea ice of CMIP5 models </w:t>
      </w:r>
      <w:r w:rsidRPr="003862D0">
        <w:rPr>
          <w:lang w:val="en-GB" w:eastAsia="ko-KR"/>
        </w:rPr>
        <w:fldChar w:fldCharType="begin" w:fldLock="1"/>
      </w:r>
      <w:r w:rsidR="00615634">
        <w:rPr>
          <w:lang w:val="en-GB" w:eastAsia="ko-KR"/>
        </w:rPr>
        <w:instrText>ADDIN CSL_CITATION { "citationItems" : [ { "id" : "ITEM-1", "itemData" : { "DOI" : "10.1002/2017gl076829", "ISSN" : "0094-8276", "author" : [ { "dropping-particle" : "", "family" : "Boe", "given" : "Julien", "non-dropping-particle" : "", "parse-names" : false, "suffix" : "" } ], "container-title" : "Geophysical Research Letters", "id" : "ITEM-1", "issue" : "6", "issued" : { "date-parts" : [ [ "2018" ] ] }, "note" : "Times Cited: 0\nBoe, Julien/0000-0003-2965-4721\n0\n1944-8007", "page" : "2771-2779", "title" : "Interdependency in multimodel climate projections: Component replication and result similarity", "translator" : [ { "dropping-particle" : "", "family" : "K3064", "given" : "", "non-dropping-particle" : "", "parse-names" : false, "suffix" : "" } ], "type" : "article-journal", "volume" : "45" }, "uris" : [ "http://www.mendeley.com/documents/?uuid=12c6a79c-9d0f-4519-90ef-81a029529599" ] } ], "mendeley" : { "formattedCitation" : "(Boe, 2018)", "plainTextFormattedCitation" : "(Boe, 2018)", "previouslyFormattedCitation" : "(Boe, 2018)" }, "properties" : { "noteIndex" : 0 }, "schema" : "https://github.com/citation-style-language/schema/raw/master/csl-citation.json" }</w:instrText>
      </w:r>
      <w:r w:rsidRPr="003862D0">
        <w:rPr>
          <w:lang w:val="en-GB" w:eastAsia="ko-KR"/>
        </w:rPr>
        <w:fldChar w:fldCharType="separate"/>
      </w:r>
      <w:r w:rsidR="00016735">
        <w:rPr>
          <w:noProof/>
          <w:lang w:val="en-GB" w:eastAsia="ko-KR"/>
        </w:rPr>
        <w:t>(Boe, 2018)</w:t>
      </w:r>
      <w:r w:rsidRPr="003862D0">
        <w:rPr>
          <w:lang w:val="en-GB" w:eastAsia="ko-KR"/>
        </w:rPr>
        <w:fldChar w:fldCharType="end"/>
      </w:r>
      <w:r w:rsidRPr="003862D0">
        <w:rPr>
          <w:lang w:val="en-GB" w:eastAsia="ko-KR"/>
        </w:rPr>
        <w:t xml:space="preserve">. CMIP5 models have been re-sampled assuming that two models sharing either the atmosphere or the ocean component are effectively the same model </w:t>
      </w:r>
      <w:r w:rsidRPr="003862D0">
        <w:rPr>
          <w:lang w:val="en-GB" w:eastAsia="ko-KR"/>
        </w:rPr>
        <w:fldChar w:fldCharType="begin" w:fldLock="1"/>
      </w:r>
      <w:r w:rsidR="00615634">
        <w:rPr>
          <w:lang w:val="en-GB" w:eastAsia="ko-KR"/>
        </w:rPr>
        <w: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instrText>
      </w:r>
      <w:r w:rsidRPr="003862D0">
        <w:rPr>
          <w:lang w:val="en-GB" w:eastAsia="ko-KR"/>
        </w:rPr>
        <w:fldChar w:fldCharType="separate"/>
      </w:r>
      <w:r w:rsidR="00016735">
        <w:rPr>
          <w:noProof/>
          <w:lang w:val="en-GB" w:eastAsia="ko-KR"/>
        </w:rPr>
        <w:t>(Maher et al., 2021)</w:t>
      </w:r>
      <w:r w:rsidRPr="003862D0">
        <w:rPr>
          <w:lang w:val="en-GB" w:eastAsia="ko-KR"/>
        </w:rPr>
        <w:fldChar w:fldCharType="end"/>
      </w:r>
      <w:r w:rsidRPr="003862D0">
        <w:rPr>
          <w:lang w:val="en-GB" w:eastAsia="ko-KR"/>
        </w:rPr>
        <w:t xml:space="preserve">. Downweighting CMIP5 models that share a component with another has substantial influence on diagnosed model agreement on change in ENSO </w:t>
      </w:r>
      <w:r w:rsidRPr="003862D0">
        <w:rPr>
          <w:lang w:val="en-GB" w:eastAsia="ko-KR"/>
        </w:rPr>
        <w:fldChar w:fldCharType="begin" w:fldLock="1"/>
      </w:r>
      <w:r w:rsidR="00615634">
        <w:rPr>
          <w:lang w:val="en-GB" w:eastAsia="ko-KR"/>
        </w:rPr>
        <w:instrText>ADDIN CSL_CITATION { "citationItems" : [ { "id" : "ITEM-1", "itemData" : { "DOI" : "10.1038/s41467-020-20635-w", "ISSN" : "2041-1723", "abstract" : "Separating how model-to-model differences in the forced response (UMD) and internal variability (UIV) contribute to the uncertainty in climate projections is important, but challenging. Reducing UMD increases confidence in projections, while UIV characterises the range of possible futures that might occur purely by chance. Separating these uncertainties is limited in traditional multi-model ensembles because most models have only a small number of realisations; furthermore, some models are not independent. Here, we use six largely independent single\u00a0model initial-condition large ensembles to separate the contributions of UMD and UIV in projecting 21st-century changes of temperature, precipitation, and their temporal variability under strong forcing (RCP8.5). We provide a method that produces similar results using traditional multi-model archives. While UMD is larger than UIV for both temperature and precipitation changes, UIV is larger than UMD for the changes in temporal variability of both temperature and precipitation, between 20\u00b0 and 80\u00b0 latitude in both hemispheres. Over large regions and for all variables considered here except temporal temperature variability, models agree on the sign of the forced response whereas they disagree widely on the magnitude. Our separation method can readily be extended to other climate variables.", "author" : [ { "dropping-particle" : "", "family" : "Maher", "given" : "Nicola", "non-dropping-particle" : "", "parse-names" : false, "suffix" : "" }, { "dropping-particle" : "", "family" : "Power", "given" : "Scott B", "non-dropping-particle" : "", "parse-names" : false, "suffix" : "" }, { "dropping-particle" : "", "family" : "Marotzke", "given" : "Jochem", "non-dropping-particle" : "", "parse-names" : false, "suffix" : "" } ], "container-title" : "Nature Communications", "id" : "ITEM-1", "issue" : "1", "issued" : { "date-parts" : [ [ "2021" ] ] }, "page" : "788", "title" : "More accurate quantification of model-to-model agreement in externally forced climatic responses over the coming century", "translator" : [ { "dropping-particle" : "", "family" : "K5151", "given" : "", "non-dropping-particle" : "", "parse-names" : false, "suffix" : "" } ], "type" : "article-journal", "volume" : "12" }, "uris" : [ "http://www.mendeley.com/documents/?uuid=696d2cc4-6063-4cae-881c-5d9248a41dfd" ] } ], "mendeley" : { "formattedCitation" : "(Maher et al., 2021)", "plainTextFormattedCitation" : "(Maher et al., 2021)", "previouslyFormattedCitation" : "(Maher et al., 2021)" }, "properties" : { "noteIndex" : 0 }, "schema" : "https://github.com/citation-style-language/schema/raw/master/csl-citation.json" }</w:instrText>
      </w:r>
      <w:r w:rsidRPr="003862D0">
        <w:rPr>
          <w:lang w:val="en-GB" w:eastAsia="ko-KR"/>
        </w:rPr>
        <w:fldChar w:fldCharType="separate"/>
      </w:r>
      <w:r w:rsidR="00016735">
        <w:rPr>
          <w:noProof/>
          <w:lang w:val="en-GB" w:eastAsia="ko-KR"/>
        </w:rPr>
        <w:t>(Maher et al., 2021)</w:t>
      </w:r>
      <w:r w:rsidRPr="003862D0">
        <w:rPr>
          <w:lang w:val="en-GB" w:eastAsia="ko-KR"/>
        </w:rPr>
        <w:fldChar w:fldCharType="end"/>
      </w:r>
      <w:r w:rsidRPr="003862D0">
        <w:rPr>
          <w:lang w:val="en-GB" w:eastAsia="ko-KR"/>
        </w:rPr>
        <w:t xml:space="preserve">, but has negligible influence (much less than 0.1°C) on the ensemble </w:t>
      </w:r>
      <w:r w:rsidRPr="003862D0">
        <w:rPr>
          <w:lang w:val="en-GB" w:eastAsia="ko-KR"/>
        </w:rPr>
        <w:lastRenderedPageBreak/>
        <w:t xml:space="preserve">mean and range of GSAT change over the 21st century. No corresponding diagnosis exists yet for CMIP6 models, and no weighting based on a-priori independence is applied here. </w:t>
      </w:r>
    </w:p>
    <w:p w14:paraId="6267165E" w14:textId="07D05DA7"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 xml:space="preserve">Performance in simulating the past and a-posteriori independence based on comparison against observations </w:t>
      </w:r>
      <w:commentRangeStart w:id="1072"/>
      <w:commentRangeStart w:id="1073"/>
      <w:r w:rsidRPr="003862D0">
        <w:rPr>
          <w:lang w:val="en-GB" w:eastAsia="ko-KR"/>
        </w:rPr>
        <w:fldChar w:fldCharType="begin" w:fldLock="1"/>
      </w:r>
      <w:r w:rsidR="004B7E49">
        <w:rPr>
          <w:lang w:val="en-GB" w:eastAsia="ko-KR"/>
        </w:rPr>
        <w:instrText>ADDIN CSL_CITATION { "citationItems" : [ { "id" : "ITEM-1", "itemData" : { "DOI" : "10.1007/s00382-017-3867-7", "ISBN" : "0123456789", "ISSN" : "0930-7575", "abstract" : "\u00a9 2017 Springer-Verlag GmbH Germany Atlantic Meridional Overturning Circulation (AMOC) projections are uncertain due to both model errors, as well as internal climate variability. An AMOC slowdown projected by many climate models is likely to have considerable effects on many aspects of global and North Atlantic climate. Previous studies to make probabilistic AMOC projections have broken new ground. However, they do not drift-correct or cross-validate the projections, and do not fully account for internal variability. Furthermore, they consider a limited subset of models, and ignore the skill of models at representing the temporal North Atlantic dynamics. We improve on previous work by applying Bayesian Model Averaging to weight 13 Coupled Model Intercomparison Project phase 5 models by their skill at modeling the AMOC strength, and its temporal dynamics, as approximated by the northern North-Atlantic temperature-based AMOC Index. We make drift-corrected projections accounting for structural model errors, and for the internal variability. Cross-validation experiments give approximately correct empirical coverage probabilities, which validates our method. Our results present more evidence that AMOC likely already started slowing down. While weighting considerably moderates and sharpens our projections, our results are at low end of previously published estimates. We project mean AMOC changes between periods 1960\u20131999 and 2060\u20132099 of \u22124.0 Sv and \u22126.8 Sv for RCP4.5 and RCP8.5 emissions scenarios respectively. The corresponding average 90% credible intervals for our weighted experiments are [\u22127.2, \u22121.2] and [\u221210.5, \u22123.7] Sv respectively for the two scenarios.",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"Evans", "given" : "J. P.", "non-dropping-particle" : "", "parse-names" : false, "suffix" : "" }, { "dropping-particle" : "", "family" : "Caesar", "given" : "L.", "non-dropping-particle" : "", "parse-names" : false, "suffix" : "" } ], "container-title" : "Climate Dynamics", "id" : "ITEM-1", "issue" : "11-12", "issued" : { "date-parts" : [ [ "2018", "6", "23" ] ] }, "page" : "4171-4188", "title" : "North Atlantic observations sharpen meridional overturning projections", "translator" : [ { "dropping-particle" : "", "family" : "K2824", "given" : "", "non-dropping-particle" : "", "parse-names" : false, "suffix" : "" } ], "type" : "article-journal", "volume" : "50" }, "uris" : [ "http://www.mendeley.com/documents/?uuid=97872528-a880-4a9a-b93a-94f4078e40e5" ] }, { "id" : "ITEM-2", "itemData" : { "DOI" : "10.1002/2016GL072012", "ISSN" : "0094-8276", "abstract" : "Abstract Uncertainties of climate projections are routinely assessed by considering simulations from different models. Observations are used to evaluate models, yet there is a debate about whether and how to explicitly weight model projections by agreement with observations. Here we present a straightforward weighting scheme that accounts both for the large differences in model performance and for model interdependencies, and we test reliability in a perfect model setup. We provide weighted multimodel projections of Arctic sea ice and temperature as a case study to demonstrate that, for some questions at least, it is meaningless to treat all models equally. The constrained ensemble shows reduced spread and a more rapid sea ice decline than the unweighted ensemble. We argue that the growing number of models with different characteristics and considerable interdependence finally justifies abandoning strict model democracy, and we provide guidance on when and how this can be achieved robustly.",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"ITEM-2", "issue" : "4", "issued" : { "date-parts" : [ [ "2017", "2", "8" ] ] }, "note" : "doi: 10.1002/2016GL072012", "page" : "1909-1918", "publisher" : "Wiley-Blackwell", "title" : "A climate model projection weighting scheme accounting for performance and interdependence", "translator" : [ { "dropping-particle" : "", "family" : "K2763", "given" : "", "non-dropping-particle" : "", "parse-names" : false, "suffix" : "" } ], "type" : "article-journal", "volume" : "44" }, "uris" : [ "http://www.mendeley.com/documents/?uuid=0b835a23-76ed-40b0-97f4-1574d410d244" ] }, { "id" : "ITEM-3",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"ITEM-3", "issue" : "1", "issued" : { "date-parts" : [ [ "2019", "2", "13" ] ] }, "note" : "ESD", "page" : "91-105", "title" : "ESD Reviews: Model dependence in multi-model climate ensembles: weighting, sub-selection and out-of-sample testing", "translator" : [ { "dropping-particle" : "", "family" : "K3595", "given" : "", "non-dropping-particle" : "", "parse-names" : false, "suffix" : "" } ], "type" : "article-journal", "volume" : "10" }, "uris" : [ "http://www.mendeley.com/documents/?uuid=36f8e602-c8f9-47ff-8665-ed48ae4f2780" ] } ], "mendeley" : { "formattedCitation" : "(Knutti et al., 2017; Olson et al., 2018; Abramowitz et al., 2019)", "manualFormatting" : "(Knutti et al., 2017; Abramowitz et al., 2019)", "plainTextFormattedCitation" : "(Knutti et al., 2017; Olson et al., 2018; Abramowitz et al., 2019)", "previouslyFormattedCitation" : "(Knutti et al., 2017; Olson et al., 2018; Abramowitz et al.,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(Knutti et al., 2017; Abramowitz et al., 2019)</w:t>
      </w:r>
      <w:r w:rsidRPr="003862D0">
        <w:rPr>
          <w:lang w:val="en-GB" w:eastAsia="ko-KR"/>
        </w:rPr>
        <w:fldChar w:fldCharType="end"/>
      </w:r>
      <w:commentRangeEnd w:id="1072"/>
      <w:commentRangeEnd w:id="1073"/>
      <w:r w:rsidR="00F87EA6">
        <w:rPr>
          <w:rStyle w:val="CommentReference"/>
        </w:rPr>
        <w:commentReference w:id="1072"/>
      </w:r>
      <w:r w:rsidR="00016735">
        <w:rPr>
          <w:rStyle w:val="CommentReference"/>
        </w:rPr>
        <w:commentReference w:id="1073"/>
      </w:r>
      <w:r w:rsidRPr="003862D0">
        <w:rPr>
          <w:color w:val="000000" w:themeColor="text1"/>
          <w:lang w:val="en-GB" w:eastAsia="ko-KR"/>
        </w:rPr>
        <w:t>. This approach has been applied to CMIP6-simulated GSAT and has led to a substantial reduction in model range</w:t>
      </w:r>
      <w:del w:id="1074" w:author="Robin Matthews" w:date="2021-06-16T17:17:00Z">
        <w:r w:rsidRPr="003862D0" w:rsidDel="00F87EA6">
          <w:rPr>
            <w:color w:val="000000" w:themeColor="text1"/>
            <w:lang w:val="en-GB" w:eastAsia="ko-KR"/>
          </w:rPr>
          <w:delText xml:space="preserve"> </w:delText>
        </w:r>
      </w:del>
      <w:bookmarkStart w:id="1075" w:name="_Hlk74756262"/>
      <w:ins w:id="1076" w:author="Robin Matthews" w:date="2021-06-16T17:17:00Z">
        <w:r w:rsidR="00F87EA6">
          <w:rPr>
            <w:color w:val="000000" w:themeColor="text1"/>
            <w:lang w:val="en-GB" w:eastAsia="ko-KR"/>
          </w:rPr>
          <w:t xml:space="preserve"> </w:t>
        </w:r>
      </w:ins>
      <w:ins w:id="1077" w:author="Robin Matthews" w:date="2021-06-16T17:18:00Z">
        <w:r w:rsidR="00F87EA6">
          <w:rPr>
            <w:lang w:eastAsia="ko-KR"/>
          </w:rPr>
          <w:fldChar w:fldCharType="begin" w:fldLock="1"/>
        </w:r>
      </w:ins>
      <w:r w:rsidR="00CD3B49">
        <w:rPr>
          <w:lang w:val="en-US" w:eastAsia="ko-KR"/>
        </w:rPr>
        <w:instrText>ADDIN CSL_CITATION { "citationItems" : [ { "id" : "ITEM-1",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"ITEM-1",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"ITEM-2",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"ITEM-2",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"(Brunner et al., 2020; Liang et al., 2020)", "manualFormatting" : "(Brunner et al., 2020; Liang et al., 2020", "plainTextFormattedCitation" : "(Brunner et al., 2020; Liang et al., 2020)", "previouslyFormattedCitation" : "(Brunner et al., 2020; Liang et al., 2020)" }, "properties" : { "noteIndex" : 0 }, "schema" : "https://github.com/citation-style-language/schema/raw/master/csl-citation.json" }</w:instrText>
      </w:r>
      <w:ins w:id="1078" w:author="Robin Matthews" w:date="2021-06-16T17:18:00Z">
        <w:r w:rsidR="00F87EA6">
          <w:rPr>
            <w:lang w:eastAsia="ko-KR"/>
          </w:rPr>
          <w:fldChar w:fldCharType="separate"/>
        </w:r>
        <w:r w:rsidR="00F87EA6" w:rsidRPr="007C3338">
          <w:rPr>
            <w:noProof/>
            <w:lang w:eastAsia="ko-KR"/>
          </w:rPr>
          <w:t>(Brunner et al., 2020; Liang et al., 2020</w:t>
        </w:r>
        <w:r w:rsidR="00F87EA6">
          <w:rPr>
            <w:lang w:eastAsia="ko-KR"/>
          </w:rPr>
          <w:fldChar w:fldCharType="end"/>
        </w:r>
      </w:ins>
      <w:commentRangeStart w:id="1079"/>
      <w:del w:id="1080" w:author="Robin Matthews" w:date="2021-06-16T17:17:00Z">
        <w:r w:rsidRPr="003862D0" w:rsidDel="00F87EA6">
          <w:rPr>
            <w:lang w:val="en-GB" w:eastAsia="ko-KR"/>
          </w:rPr>
          <w:fldChar w:fldCharType="begin" w:fldLock="1"/>
        </w:r>
        <w:r w:rsidR="00615634" w:rsidRPr="00F87EA6" w:rsidDel="00F87EA6">
          <w:rPr>
            <w:lang w:val="en-GB" w:eastAsia="ko-KR"/>
          </w:rPr>
          <w:delInstrText>ADDIN CSL_CITATION { "citationItems" : [ { "id" : "ITEM-1",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"ITEM-1",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"mendeley" : { "formattedCitation" : "(Liang et al., 2020)", "manualFormatting" : "(Liang et al., 2020", "plainTextFormattedCitation" : "(Liang et al., 2020)", "previouslyFormattedCitation" : "(Liang et al., 2020)" }, "properties" : { "noteIndex" : 0 }, "schema" : "https://github.com/citation-style-language/schema/raw/master/csl-citation.json" }</w:delInstrText>
        </w:r>
        <w:r w:rsidRPr="003862D0" w:rsidDel="00F87EA6">
          <w:rPr>
            <w:lang w:val="en-GB" w:eastAsia="ko-KR"/>
          </w:rPr>
          <w:fldChar w:fldCharType="separate"/>
        </w:r>
        <w:r w:rsidR="00016735" w:rsidDel="00F87EA6">
          <w:rPr>
            <w:noProof/>
            <w:lang w:val="en-GB" w:eastAsia="ko-KR"/>
          </w:rPr>
          <w:delText>(Liang et al., 2020</w:delText>
        </w:r>
        <w:r w:rsidRPr="003862D0" w:rsidDel="00F87EA6">
          <w:rPr>
            <w:lang w:val="en-GB" w:eastAsia="ko-KR"/>
          </w:rPr>
          <w:fldChar w:fldCharType="end"/>
        </w:r>
        <w:commentRangeEnd w:id="1079"/>
        <w:r w:rsidR="00016735" w:rsidDel="00F87EA6">
          <w:rPr>
            <w:rStyle w:val="CommentReference"/>
          </w:rPr>
          <w:commentReference w:id="1079"/>
        </w:r>
        <w:r w:rsidRPr="003862D0" w:rsidDel="00F87EA6">
          <w:rPr>
            <w:color w:val="000000" w:themeColor="text1"/>
            <w:lang w:val="en-GB" w:eastAsia="ko-KR"/>
          </w:rPr>
          <w:delText xml:space="preserve">, </w:delText>
        </w:r>
        <w:r w:rsidRPr="003862D0" w:rsidDel="00F87EA6">
          <w:rPr>
            <w:color w:val="000000" w:themeColor="text1"/>
            <w:lang w:val="en-GB" w:eastAsia="ko-KR"/>
          </w:rPr>
          <w:fldChar w:fldCharType="begin" w:fldLock="1"/>
        </w:r>
        <w:r w:rsidR="00615634" w:rsidDel="00F87EA6">
          <w:rPr>
            <w:color w:val="000000" w:themeColor="text1"/>
            <w:lang w:val="en-GB" w:eastAsia="ko-KR"/>
          </w:rPr>
          <w:delInstrText>ADDIN CSL_CITATION { "citationItems" : [ { "id" : "ITEM-1",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"ITEM-1",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"http://www.mendeley.com/documents/?uuid=5bc0971c-ebc9-4048-9f57-630288f007c5" ] } ], "mendeley" : { "formattedCitation" : "(Brunner et al., 2020)", "plainTextFormattedCitation" : "(Brunner et al., 2020)", "previouslyFormattedCitation" : "(Brunner et al., 2020)" }, "properties" : { "noteIndex" : 0 }, "schema" : "https://github.com/citation-style-language/schema/raw/master/csl-citation.json" }</w:delInstrText>
        </w:r>
        <w:r w:rsidRPr="003862D0" w:rsidDel="00F87EA6">
          <w:rPr>
            <w:color w:val="000000" w:themeColor="text1"/>
            <w:lang w:val="en-GB" w:eastAsia="ko-KR"/>
          </w:rPr>
          <w:fldChar w:fldCharType="separate"/>
        </w:r>
        <w:r w:rsidR="00016735" w:rsidDel="00F87EA6">
          <w:rPr>
            <w:noProof/>
            <w:color w:val="000000" w:themeColor="text1"/>
            <w:lang w:val="en-GB" w:eastAsia="ko-KR"/>
          </w:rPr>
          <w:delText>(Brunner et al., 2020)</w:delText>
        </w:r>
        <w:r w:rsidRPr="003862D0" w:rsidDel="00F87EA6">
          <w:rPr>
            <w:color w:val="000000" w:themeColor="text1"/>
            <w:lang w:val="en-GB" w:eastAsia="ko-KR"/>
          </w:rPr>
          <w:fldChar w:fldCharType="end"/>
        </w:r>
      </w:del>
      <w:bookmarkEnd w:id="1075"/>
      <w:ins w:id="1081" w:author="Robin Matthews" w:date="2021-06-16T17:18:00Z">
        <w:r w:rsidR="00F87EA6">
          <w:rPr>
            <w:color w:val="000000" w:themeColor="text1"/>
            <w:lang w:val="en-GB" w:eastAsia="ko-KR"/>
          </w:rPr>
          <w:t>;</w:t>
        </w:r>
      </w:ins>
      <w:del w:id="1082" w:author="Robin Matthews" w:date="2021-06-16T17:18:00Z">
        <w:r w:rsidRPr="003862D0" w:rsidDel="00F87EA6">
          <w:rPr>
            <w:color w:val="000000" w:themeColor="text1"/>
            <w:lang w:val="en-GB" w:eastAsia="ko-KR"/>
          </w:rPr>
          <w:delText>,</w:delText>
        </w:r>
      </w:del>
      <w:r w:rsidRPr="003862D0">
        <w:rPr>
          <w:color w:val="000000" w:themeColor="text1"/>
          <w:lang w:val="en-GB" w:eastAsia="ko-KR"/>
        </w:rPr>
        <w:t xml:space="preserve"> Section </w:t>
      </w:r>
      <w:r w:rsidR="00FA6D4F" w:rsidRPr="003862D0">
        <w:rPr>
          <w:color w:val="000000" w:themeColor="text1"/>
          <w:lang w:val="en-GB" w:eastAsia="ko-KR"/>
        </w:rPr>
        <w:t>4.3.4</w:t>
      </w:r>
      <w:r w:rsidRPr="003862D0">
        <w:rPr>
          <w:color w:val="000000" w:themeColor="text1"/>
          <w:lang w:val="en-GB" w:eastAsia="ko-KR"/>
        </w:rPr>
        <w:t xml:space="preserve">). </w:t>
      </w:r>
      <w:ins w:id="1083" w:author="Sara M Tuson" w:date="2021-07-17T14:46:00Z">
        <w:r w:rsidR="001F40B2">
          <w:rPr>
            <w:color w:val="000000" w:themeColor="text1"/>
            <w:lang w:val="en-GB" w:eastAsia="ko-KR"/>
          </w:rPr>
          <w:t xml:space="preserve">The </w:t>
        </w:r>
      </w:ins>
      <w:r w:rsidRPr="003862D0">
        <w:rPr>
          <w:color w:val="000000" w:themeColor="text1"/>
          <w:lang w:val="en-GB" w:eastAsia="ko-KR"/>
        </w:rPr>
        <w:t>CMIP6-simulated Arctic sea</w:t>
      </w:r>
      <w:ins w:id="1084" w:author="Sara M Tuson" w:date="2021-07-17T14:37:00Z">
        <w:r w:rsidR="00AE1927">
          <w:rPr>
            <w:color w:val="000000" w:themeColor="text1"/>
            <w:lang w:val="en-GB" w:eastAsia="ko-KR"/>
          </w:rPr>
          <w:t xml:space="preserve"> </w:t>
        </w:r>
      </w:ins>
      <w:del w:id="1085" w:author="Sara M Tuson" w:date="2021-07-17T14:37:00Z">
        <w:r w:rsidRPr="003862D0" w:rsidDel="00AE1927">
          <w:rPr>
            <w:color w:val="000000" w:themeColor="text1"/>
            <w:lang w:val="en-GB" w:eastAsia="ko-KR"/>
          </w:rPr>
          <w:delText>-</w:delText>
        </w:r>
      </w:del>
      <w:r w:rsidRPr="003862D0">
        <w:rPr>
          <w:color w:val="000000" w:themeColor="text1"/>
          <w:lang w:val="en-GB" w:eastAsia="ko-KR"/>
        </w:rPr>
        <w:t xml:space="preserve">ice area has been compared to the observed record, and models have been selected </w:t>
      </w:r>
      <w:r w:rsidRPr="003862D0">
        <w:rPr>
          <w:lang w:val="en-GB" w:eastAsia="en-US"/>
        </w:rPr>
        <w:t xml:space="preserve">whose ensemble range across their individual realizations </w:t>
      </w:r>
      <w:r w:rsidRPr="003862D0">
        <w:rPr>
          <w:color w:val="000000" w:themeColor="text1"/>
          <w:lang w:val="en-GB" w:eastAsia="ko-KR"/>
        </w:rPr>
        <w:fldChar w:fldCharType="begin" w:fldLock="1"/>
      </w:r>
      <w:r w:rsidR="00615634">
        <w:rPr>
          <w:color w:val="000000" w:themeColor="text1"/>
          <w:lang w:val="en-GB" w:eastAsia="ko-KR"/>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862D0">
        <w:rPr>
          <w:color w:val="000000" w:themeColor="text1"/>
          <w:lang w:val="en-GB" w:eastAsia="ko-KR"/>
        </w:rPr>
        <w:fldChar w:fldCharType="separate"/>
      </w:r>
      <w:r w:rsidR="00016735">
        <w:rPr>
          <w:noProof/>
          <w:color w:val="000000" w:themeColor="text1"/>
          <w:lang w:val="en-GB" w:eastAsia="ko-KR"/>
        </w:rPr>
        <w:t>(Olonscheck and Notz, 2017)</w:t>
      </w:r>
      <w:r w:rsidRPr="003862D0">
        <w:rPr>
          <w:color w:val="000000" w:themeColor="text1"/>
          <w:lang w:val="en-GB" w:eastAsia="ko-KR"/>
        </w:rPr>
        <w:fldChar w:fldCharType="end"/>
      </w:r>
      <w:r w:rsidRPr="003862D0">
        <w:rPr>
          <w:color w:val="000000" w:themeColor="text1"/>
          <w:lang w:val="en-GB" w:eastAsia="ko-KR"/>
        </w:rPr>
        <w:t xml:space="preserve"> </w:t>
      </w:r>
      <w:ins w:id="1086" w:author="Sara M Tuson" w:date="2021-07-17T14:46:00Z">
        <w:r w:rsidR="001F40B2">
          <w:rPr>
            <w:color w:val="000000" w:themeColor="text1"/>
            <w:lang w:val="en-GB" w:eastAsia="ko-KR"/>
          </w:rPr>
          <w:t xml:space="preserve">and </w:t>
        </w:r>
      </w:ins>
      <w:r w:rsidRPr="003862D0">
        <w:rPr>
          <w:lang w:val="en-GB" w:eastAsia="en-US"/>
        </w:rPr>
        <w:t xml:space="preserve">includes the observational range of uncertainty. A larger fraction of these selected simulations show an ice-free Arctic in September before 2050, </w:t>
      </w:r>
      <w:r w:rsidRPr="003862D0">
        <w:rPr>
          <w:color w:val="000000" w:themeColor="text1"/>
          <w:lang w:val="en-GB" w:eastAsia="ko-KR"/>
        </w:rPr>
        <w:t>compared to the entire</w:t>
      </w:r>
      <w:r w:rsidRPr="003862D0">
        <w:rPr>
          <w:color w:val="000000" w:themeColor="text1"/>
          <w:lang w:val="en-GB" w:eastAsia="en-US"/>
        </w:rPr>
        <w:t xml:space="preserve"> </w:t>
      </w:r>
      <w:r w:rsidRPr="003862D0">
        <w:rPr>
          <w:lang w:val="en-GB" w:eastAsia="en-US"/>
        </w:rPr>
        <w:t>CMIP6 ensemble (</w:t>
      </w:r>
      <w:commentRangeStart w:id="1087"/>
      <w:r w:rsidRPr="003862D0">
        <w:rPr>
          <w:lang w:val="en-GB" w:eastAsia="en-US"/>
        </w:rPr>
        <w:fldChar w:fldCharType="begin" w:fldLock="1"/>
      </w:r>
      <w:ins w:id="1088" w:author="Robin Matthews" w:date="2021-06-16T17:19:00Z">
        <w:r w:rsidR="00F87EA6">
          <w:rPr>
            <w:lang w:val="en-GB" w:eastAsia="en-US"/>
          </w:rPr>
          <w:instrText>ADDIN CSL_CITATION { "citationItems" : [ { "id" : "ITEM-1", "itemData" : { "DOI" : "10.1029/2019GL086749", "ISSN" : "0094-8276", "abstract" : "Abstract We examine CMIP6 simulations of Arctic sea-ice area and volume. We find that CMIP6 models produce a wide spread of mean Arctic sea-ice area, capturing the observational estimate within the multimodel ensemble spread. The CMIP6 multimodel ensemble mean provides a more realistic estimate of the sensitivity of September Arctic sea-ice area to a given amount of anthropogenic CO2 emissions and to a given amount of global warming, compared with earlier CMIP experiments. Still, most CMIP6 models fail to simulate at the same time a plausible evolution of sea-ice area and of global mean surface temperature. In the vast majority of the available CMIP6 simulations, the Arctic Ocean becomes practically sea-ice free (sea-ice area &lt;1 \u00d7 106 km2) in September for the first time before the Year 2050 in each of the four emission scenarios SSP1-1.9, SSP1-2.6, SSP2-4.5, and SSP5-8.5 examined here.", "author" : [ { "dropping-particle" : "", "family" : "Notz", "given" : "Dirk", "non-dropping-particle" : "", "parse-names" : false, "suffix" : "" }, { "dropping-particle" : "", "family" : "SIMIP Community", "given" : "", "non-dropping-particle" : "", "parse-names" : false, "suffix" : "" } ], "container-title" : "Geophysical Research Letters", "id" : "ITEM-1", "issue" : "10", "issued" : { "date-parts" : [ [ "2020" ] ] }, "page" : "e2019GL086749", "title" : "Arctic Sea Ice in CMIP6", "translator" : [ { "dropping-particle" : "", "family" : "K2518", "given" : "", "non-dropping-particle" : "", "parse-names" : false, "suffix" : "" } ], "type" : "article-journal", "volume" : "47" }, "uris" : [ "http://www.mendeley.com/documents/?uuid=20fead45-440c-41e2-b869-b6af4b020d2c" ] } ], "mendeley" : { "formattedCitation" : "(Notz and SIMIP Community, 2020)", "manualFormatting" : "Notz and SIMIP Community, 2020", "plainTextFormattedCitation" : "(Notz and SIMIP Community, 2020)", "previouslyFormattedCitation" : "(Notz and SIMIP Community, 2020)" }, "properties" : { "noteIndex" : 0 }, "schema" : "https://github.com/citation-style-language/schema/raw/master/csl-citation.json" }</w:instrText>
        </w:r>
      </w:ins>
      <w:del w:id="1089" w:author="Robin Matthews" w:date="2021-06-16T17:19:00Z">
        <w:r w:rsidR="00615634" w:rsidDel="00F87EA6">
          <w:rPr>
            <w:lang w:val="en-GB" w:eastAsia="en-US"/>
          </w:rPr>
          <w:delInstrText>ADDIN CSL_CITATION { "citationItems" : [ { "id" : "ITEM-1", "itemData" : { "DOI" : "10.1029/2019GL086749", "ISSN" : "0094-8276", "abstract" : "Abstract We examine CMIP6 simulations of Arctic sea-ice area and volume. We find that CMIP6 models produce a wide spread of mean Arctic sea-ice area, capturing the observational estimate within the multimodel ensemble spread. The CMIP6 multimodel ensemble mean provides a more realistic estimate of the sensitivity of September Arctic sea-ice area to a given amount of anthropogenic CO2 emissions and to a given amount of global warming, compared with earlier CMIP experiments. Still, most CMIP6 models fail to simulate at the same time a plausible evolution of sea-ice area and of global mean surface temperature. In the vast majority of the available CMIP6 simulations, the Arctic Ocean becomes practically sea-ice free (sea-ice area &lt;1 \u00d7 106 km2) in September for the first time before the Year 2050 in each of the four emission scenarios SSP1-1.9, SSP1-2.6, SSP2-4.5, and SSP5-8.5 examined here.", "author" : [ { "dropping-particle" : "", "family" : "Notz", "given" : "Dirk", "non-dropping-particle" : "", "parse-names" : false, "suffix" : "" }, { "dropping-particle" : "", "family" : "SIMIP Community", "given" : "", "non-dropping-particle" : "", "parse-names" : false, "suffix" : "" } ], "container-title" : "Geophysical Research Letters", "id" : "ITEM-1", "issue" : "10", "issued" : { "date-parts" : [ [ "2020" ] ] }, "page" : "e2019GL086749", "title" : "Arctic Sea Ice in CMIP6", "translator" : [ { "dropping-particle" : "", "family" : "K2518", "given" : "", "non-dropping-particle" : "", "parse-names" : false, "suffix" : "" } ], "type" : "article-journal", "volume" : "47" }, "uris" : [ "http://www.mendeley.com/documents/?uuid=20fead45-440c-41e2-b869-b6af4b020d2c" ] } ], "mendeley" : { "formattedCitation" : "(Notz and SIMIP Community, 2020)", "manualFormatting" : "Notz and SIMIPCommunity, 2020", "plainTextFormattedCitation" : "(Notz and SIMIP Community, 2020)", "previouslyFormattedCitation" : "(Notz and SIMIP Community, 2020)"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Notz and SIMIP</w:t>
      </w:r>
      <w:ins w:id="1090" w:author="Robin Matthews" w:date="2021-06-16T17:19:00Z">
        <w:r w:rsidR="00F87EA6">
          <w:rPr>
            <w:noProof/>
            <w:lang w:val="en-GB" w:eastAsia="en-US"/>
          </w:rPr>
          <w:t xml:space="preserve"> </w:t>
        </w:r>
      </w:ins>
      <w:r w:rsidR="00016735">
        <w:rPr>
          <w:noProof/>
          <w:lang w:val="en-GB" w:eastAsia="en-US"/>
        </w:rPr>
        <w:t>Community, 2020</w:t>
      </w:r>
      <w:r w:rsidRPr="003862D0">
        <w:rPr>
          <w:lang w:val="en-GB" w:eastAsia="en-US"/>
        </w:rPr>
        <w:fldChar w:fldCharType="end"/>
      </w:r>
      <w:commentRangeEnd w:id="1087"/>
      <w:r w:rsidR="00016735">
        <w:rPr>
          <w:rStyle w:val="CommentReference"/>
        </w:rPr>
        <w:commentReference w:id="1087"/>
      </w:r>
      <w:del w:id="1091" w:author="Ian Blenkinsop" w:date="2021-07-26T18:12:00Z">
        <w:r w:rsidRPr="003862D0" w:rsidDel="006467F9">
          <w:rPr>
            <w:lang w:val="en-GB" w:eastAsia="en-US"/>
          </w:rPr>
          <w:delText>,</w:delText>
        </w:r>
      </w:del>
      <w:ins w:id="1092" w:author="Ian Blenkinsop" w:date="2021-07-26T18:12:00Z">
        <w:r w:rsidR="006467F9">
          <w:rPr>
            <w:lang w:val="en-GB" w:eastAsia="en-US"/>
          </w:rPr>
          <w:t>;</w:t>
        </w:r>
      </w:ins>
      <w:del w:id="1093" w:author="Sara M Tuson" w:date="2021-07-15T20:26:00Z">
        <w:r w:rsidRPr="003862D0" w:rsidDel="00092429">
          <w:rPr>
            <w:lang w:val="en-GB" w:eastAsia="en-US"/>
          </w:rPr>
          <w:delText xml:space="preserve">  </w:delText>
        </w:r>
      </w:del>
      <w:ins w:id="1094" w:author="Sara M Tuson" w:date="2021-07-15T20:26:00Z">
        <w:r w:rsidR="00092429">
          <w:rPr>
            <w:lang w:val="en-GB" w:eastAsia="en-US"/>
          </w:rPr>
          <w:t xml:space="preserve"> </w:t>
        </w:r>
      </w:ins>
      <w:r w:rsidRPr="003862D0">
        <w:rPr>
          <w:color w:val="000000" w:themeColor="text1"/>
          <w:lang w:val="en-GB" w:eastAsia="ko-KR"/>
        </w:rPr>
        <w:t xml:space="preserve">Section </w:t>
      </w:r>
      <w:r w:rsidR="00FA6D4F" w:rsidRPr="003862D0">
        <w:rPr>
          <w:color w:val="000000" w:themeColor="text1"/>
          <w:lang w:val="en-GB" w:eastAsia="ko-KR"/>
        </w:rPr>
        <w:t>4.3.2</w:t>
      </w:r>
      <w:r w:rsidRPr="003862D0">
        <w:rPr>
          <w:color w:val="000000" w:themeColor="text1"/>
          <w:lang w:val="en-GB" w:eastAsia="ko-KR"/>
        </w:rPr>
        <w:t xml:space="preserve">). </w:t>
      </w:r>
      <w:r w:rsidRPr="003862D0">
        <w:rPr>
          <w:lang w:val="en-GB" w:eastAsia="ko-KR"/>
        </w:rPr>
        <w:t xml:space="preserve"> </w:t>
      </w:r>
    </w:p>
    <w:p w14:paraId="27D20837" w14:textId="556C70FF" w:rsidR="00A6432C" w:rsidRPr="003862D0" w:rsidRDefault="00A6432C" w:rsidP="0069659A">
      <w:pPr>
        <w:pStyle w:val="AR6BodyText"/>
        <w:numPr>
          <w:ilvl w:val="0"/>
          <w:numId w:val="10"/>
        </w:numPr>
        <w:shd w:val="clear" w:color="auto" w:fill="DEEAF6" w:themeFill="accent1" w:themeFillTint="33"/>
        <w:rPr>
          <w:lang w:val="en-GB" w:eastAsia="ko-KR"/>
        </w:rPr>
      </w:pPr>
      <w:r w:rsidRPr="003862D0">
        <w:rPr>
          <w:lang w:val="en-GB" w:eastAsia="ko-KR"/>
        </w:rPr>
        <w:t>A linear inverse method (kriging) has combined the entire GSAT record since 1850 with the CMIP6 historical simulations to produce constrained projections for the 21st century; again the reduction in range has been substantial</w:t>
      </w:r>
      <w:r w:rsidR="00FA7CF6" w:rsidRPr="003862D0">
        <w:rPr>
          <w:lang w:val="en-GB" w:eastAsia="ko-KR"/>
        </w:rPr>
        <w:t xml:space="preserve"> </w:t>
      </w:r>
      <w:r w:rsidR="00FA7CF6" w:rsidRPr="003862D0">
        <w:rPr>
          <w:lang w:val="en-GB" w:eastAsia="ko-KR"/>
        </w:rPr>
        <w:fldChar w:fldCharType="begin" w:fldLock="1"/>
      </w:r>
      <w:r w:rsidR="00CD3B49">
        <w:rPr>
          <w:lang w:val="en-GB" w:eastAsia="ko-KR"/>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"(Ribes et al., 2021)", "manualFormatting" : "(Ribes et al., 2021; Section 4.3.4", "plainTextFormattedCitation" : "(Ribes et al., 2021)", "previouslyFormattedCitation" : "(Ribes et al., 2021)" }, "properties" : { "noteIndex" : 0 }, "schema" : "https://github.com/citation-style-language/schema/raw/master/csl-citation.json" }</w:instrText>
      </w:r>
      <w:r w:rsidR="00FA7CF6" w:rsidRPr="003862D0">
        <w:rPr>
          <w:lang w:val="en-GB" w:eastAsia="ko-KR"/>
        </w:rPr>
        <w:fldChar w:fldCharType="separate"/>
      </w:r>
      <w:r w:rsidR="00016735">
        <w:rPr>
          <w:noProof/>
          <w:lang w:val="en-GB" w:eastAsia="ko-KR"/>
        </w:rPr>
        <w:t>(Ribes et al., 2021; Section 4.3.4</w:t>
      </w:r>
      <w:del w:id="1095" w:author="Ian Blenkinsop" w:date="2021-07-27T17:13:00Z">
        <w:r w:rsidR="00016735" w:rsidDel="000C06BD">
          <w:rPr>
            <w:noProof/>
            <w:lang w:val="en-GB" w:eastAsia="ko-KR"/>
          </w:rPr>
          <w:delText>)</w:delText>
        </w:r>
      </w:del>
      <w:r w:rsidR="00FA7CF6" w:rsidRPr="003862D0">
        <w:rPr>
          <w:lang w:val="en-GB" w:eastAsia="ko-KR"/>
        </w:rPr>
        <w:fldChar w:fldCharType="end"/>
      </w:r>
      <w:ins w:id="1096" w:author="Robin Matthews" w:date="2021-06-16T17:19:00Z">
        <w:r w:rsidR="00F87EA6">
          <w:rPr>
            <w:noProof/>
            <w:lang w:val="en-GB" w:eastAsia="ko-KR"/>
          </w:rPr>
          <w:t>; Section 4.3.4)</w:t>
        </w:r>
      </w:ins>
      <w:r w:rsidRPr="003862D0">
        <w:rPr>
          <w:color w:val="000000" w:themeColor="text1"/>
          <w:lang w:val="en-GB" w:eastAsia="ko-KR"/>
        </w:rPr>
        <w:t xml:space="preserve">. </w:t>
      </w:r>
      <w:r w:rsidRPr="003862D0">
        <w:rPr>
          <w:lang w:val="en-GB" w:eastAsia="ko-KR"/>
        </w:rPr>
        <w:t xml:space="preserve"> </w:t>
      </w:r>
    </w:p>
    <w:p w14:paraId="3F91E751" w14:textId="25ADD95C" w:rsidR="00A6432C" w:rsidRPr="003862D0" w:rsidRDefault="00A6432C" w:rsidP="0069659A">
      <w:pPr>
        <w:pStyle w:val="AR6BodyText"/>
        <w:numPr>
          <w:ilvl w:val="0"/>
          <w:numId w:val="10"/>
        </w:numPr>
        <w:shd w:val="clear" w:color="auto" w:fill="DEEAF6" w:themeFill="accent1" w:themeFillTint="33"/>
        <w:rPr>
          <w:lang w:val="en-GB" w:eastAsia="ko-KR"/>
        </w:rPr>
      </w:pPr>
      <w:r w:rsidRPr="00560680">
        <w:rPr>
          <w:lang w:eastAsia="ko-KR"/>
        </w:rPr>
        <w:t xml:space="preserve">Emergent constraints (e.g., </w:t>
      </w:r>
      <w:r w:rsidR="00E90F2C" w:rsidRPr="003862D0">
        <w:rPr>
          <w:lang w:val="en-GB" w:eastAsia="ko-KR"/>
        </w:rPr>
        <w:fldChar w:fldCharType="begin" w:fldLock="1"/>
      </w:r>
      <w:ins w:id="1097" w:author="Robin Matthews" w:date="2021-06-16T18:43:00Z">
        <w:r w:rsidR="00BF4778">
          <w:rPr>
            <w:lang w:eastAsia="ko-KR"/>
          </w:rPr>
          <w:instrText>ADDIN CSL_CITATION { "citationItems" : [ { "id" : "ITEM-1",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"ITEM-1",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"10.1007/s00376-019-9140-8", "ISSN" : "1861-9533", "abstract" : "Models disagree on a significant number of responses to climate change, such as climate feedback, regional changes, or the strength of equilibrium climate sensitivity. Emergent constraints aim to reduce these uncertainties by finding links between the inter-model spread in an observable predictor and climate projections. In this paper, the concepts underlying this framework are recalled with an emphasis on the statistical inference used for narrowing uncertainties, and a review of emergent constraints found in the last two decades. Potential links between highlighted predictors are explored, especially those targeting uncertainty reductions in climate sensitivity, cloud feedback, and changes of the hydrological cycle. Yet the disagreement across emergent constraints suggests that the spread in climate sensitivity can not be significantly narrowed. This calls for weighting the realism of emergent constraints by quantifying the level of physical understanding explaining the relationship. This would also permit more efficient model evaluation and better targeted model development. In the context of the upcoming CMIP6 model intercomparison a growing number of new predictors and uncertainty reductions is expected, which call for robust statistical inferences that allow cross-validation of more likely estimates.", "author" : [ { "dropping-particle" : "", "family" : "Brient", "given" : "Florent", "non-dropping-particle" : "", "parse-names" : false, "suffix" : "" } ], "container-title" : "Advances in Atmospheric Sciences", "id" : "ITEM-3", "issue" : "1", "issued" : { "date-parts" : [ [ "2020" ] ] }, "page" : "1-15", "title" : "Reducing Uncertainties in Climate Projections with Emergent Constraints: Concepts, Examples and Prospects", "translator" : [ { "dropping-particle" : "", "family" : "K5166", "given" : "", "non-dropping-particle" : "", "parse-names" : false, "suffix" : "" } ], "type" : "article-journal", "volume" : "37" }, "uris" : [ "http://www.mendeley.com/documents/?uuid=9dac73c8-d0a2-49f3-96be-d3b15d77f833" ] } ], "mendeley" : { "formattedCitation" : "(Hall and Qu, 2006; Cox et al., 2018; Brient, 2020)", "manualFormatting" : "Hall and Qu, 2006; Cox et al., 2018; Brient, 2020)", "plainTextFormattedCitation" : "(Hall and Qu, 2006; Cox et al., 2018; Brient, 2020)", "previouslyFormattedCitation" : "(Hall and Qu, 2006; Cox et al., 2018; Brient, 2020)" }, "properties" : { "noteIndex" : 0 }, "schema" : "https://github.com/citation-style-language/schema/raw/master/csl-citation.json" }</w:instrText>
        </w:r>
      </w:ins>
      <w:del w:id="1098" w:author="Robin Matthews" w:date="2021-06-16T18:43:00Z">
        <w:r w:rsidR="00615634" w:rsidDel="00BF4778">
          <w:rPr>
            <w:lang w:eastAsia="ko-KR"/>
          </w:rPr>
          <w:delInstrText>ADDIN CSL_CITATION { "citationItems" : [ { "id" : "ITEM-1", "itemData" : { "DOI" : "10.1038/nature25450", "ISSN" : "0028-0836", "author" : [ { "dropping-particle" : "", "family" : "Cox", "given" : "Peter M", "non-dropping-particle" : "", "parse-names" : false, "suffix" : "" }, { "dropping-particle" : "", "family" : "Huntingford", "given" : "Chris", "non-dropping-particle" : "", "parse-names" : false, "suffix" : "" }, { "dropping-particle" : "", "family" : "Williamson", "given" : "Mark S", "non-dropping-particle" : "", "parse-names" : false, "suffix" : "" } ], "container-title" : "Nature", "id" : "ITEM-1", "issue" : "7688", "issued" : { "date-parts" : [ [ "2018", "1", "18" ] ] }, "page" : "319-322", "publisher" : "Macmillan Publishers Limited, part of Springer Nature. All rights reserved.", "title" : "Emergent constraint on equilibrium climate sensitivity from global temperature variability", "translator" : [ { "dropping-particle" : "", "family" : "K2762", "given" : "", "non-dropping-particle" : "", "parse-names" : false, "suffix" : "" } ], "type" : "article-journal", "volume" : "553" }, "uris" : [ "http://www.mendeley.com/documents/?uuid=6daf388a-fd14-400b-950a-7edf32562956" ] }, { "id" : "ITEM-2", "itemData" : { "DOI" : "10.1029/2005GL025127", "ISBN" : "0094-8276", "ISSN" : "0094-8276", "PMID" : "235156800006", "abstract" : "%Z %+ %^", "author" : [ { "dropping-particle" : "", "family" : "Hall", "given" : "Alex", "non-dropping-particle" : "", "parse-names" : false, "suffix" : "" }, { "dropping-particle" : "", "family" : "Qu", "given" : "Xin", "non-dropping-particle" : "", "parse-names" : false, "suffix" : "" } ], "container-title" : "Geophysical Research Letters", "id" : "ITEM-2", "issue" : "3", "issued" : { "date-parts" : [ [ "2006" ] ] }, "page" : "L03502", "title" : "Using the current seasonal cycle to constrain snow albedo feedback in future climate change", "translator" : [ { "dropping-particle" : "", "family" : "K2834", "given" : "", "non-dropping-particle" : "", "parse-names" : false, "suffix" : "" } ], "type" : "article-journal", "volume" : "33" }, "uris" : [ "http://www.mendeley.com/documents/?uuid=12bba53e-8045-44bb-bb53-42f025c2d7d2" ] }, { "id" : "ITEM-3", "itemData" : { "DOI" : "10.1007/s00376-019-9140-8", "ISSN" : "1861-9533", "abstract" : "Models disagree on a significant number of responses to climate change, such as climate feedback, regional changes, or the strength of equilibrium climate sensitivity. Emergent constraints aim to reduce these uncertainties by finding links between the inter-model spread in an observable predictor and climate projections. In this paper, the concepts underlying this framework are recalled with an emphasis on the statistical inference used for narrowing uncertainties, and a review of emergent constraints found in the last two decades. Potential links between highlighted predictors are explored, especially those targeting uncertainty reductions in climate sensitivity, cloud feedback, and changes of the hydrological cycle. Yet the disagreement across emergent constraints suggests that the spread in climate sensitivity can not be significantly narrowed. This calls for weighting the realism of emergent constraints by quantifying the level o</w:delInstrText>
        </w:r>
        <w:r w:rsidR="00615634" w:rsidRPr="001A4DE9" w:rsidDel="00BF4778">
          <w:rPr>
            <w:lang w:val="en-GB" w:eastAsia="ko-KR"/>
          </w:rPr>
          <w:delInstrText>f physical understanding explaining the relationship. This would also permit more efficient model evaluation and better targeted model development. In the context of the upcoming CMIP6 model intercomparison a growing number of new predictors and uncertainty reductions is expected, which call for robust statistical inferences that allow cross-validation of more likely estimates.", "author" : [ { "dropping-particle" : "", "family" : "Brient", "given" : "Florent", "non-dropping-particle" : "", "parse-names" : false, "suffix" : "" } ], "container-title" : "Advances in Atmospheric Sciences", "id" : "ITEM-3", "issue" : "1", "issued" : { "date-parts" : [ [ "2020" ] ] }, "page" : "1-15", "title" : "Reducing Uncertainties in Climate Projections with Emergent Constraints: Concepts, Examples and Prospects", "translator" : [ { "dropping-particle" : "", "family" : "K5166", "given" : "", "non-dropping-particle" : "", "parse-names" : false, "suffix" : "" } ], "type" : "article-journal", "volume" : "37" }, "uris" : [ "http://www.mendeley.com/documents/?uuid=9dac73c8-d0a2-49f3-96be-d3b15d77f833" ] } ], "mendeley" : { "formattedCitation" : "(Hall and Qu, 2006; Cox et al., 2018; Brient, 2020)", "plainTextFormattedCitation" : "(Hall and Qu, 2006; Cox et al., 2018; Brient, 2020)", "previouslyFormattedCitation" : "(Hall and Qu, 2006; Cox et al., 2018; Brient, 2020)" }, "properties" : { "noteIndex" : 0 }, "schema" : "https://github.com/citation-style-language/schema/raw/master/csl-citation.json" }</w:delInstrText>
        </w:r>
      </w:del>
      <w:r w:rsidR="00E90F2C" w:rsidRPr="003862D0">
        <w:rPr>
          <w:lang w:val="en-GB" w:eastAsia="ko-KR"/>
        </w:rPr>
        <w:fldChar w:fldCharType="separate"/>
      </w:r>
      <w:del w:id="1099" w:author="Robin Matthews" w:date="2021-06-16T18:43:00Z">
        <w:r w:rsidR="00016735" w:rsidDel="00BF4778">
          <w:rPr>
            <w:noProof/>
            <w:lang w:val="en-GB" w:eastAsia="ko-KR"/>
          </w:rPr>
          <w:delText>(</w:delText>
        </w:r>
      </w:del>
      <w:r w:rsidR="00016735">
        <w:rPr>
          <w:noProof/>
          <w:lang w:val="en-GB" w:eastAsia="ko-KR"/>
        </w:rPr>
        <w:t>Hall and Qu, 2006; Cox et al., 2018; Brient, 2020)</w:t>
      </w:r>
      <w:r w:rsidR="00E90F2C" w:rsidRPr="003862D0">
        <w:rPr>
          <w:lang w:val="en-GB" w:eastAsia="ko-KR"/>
        </w:rPr>
        <w:fldChar w:fldCharType="end"/>
      </w:r>
      <w:r w:rsidRPr="001A4DE9">
        <w:rPr>
          <w:lang w:val="en-GB" w:eastAsia="ko-KR"/>
        </w:rPr>
        <w:t xml:space="preserve">, which for the post-1970 warming have been applied to the CMIP5 </w:t>
      </w:r>
      <w:r w:rsidRPr="003862D0">
        <w:rPr>
          <w:lang w:val="en-GB" w:eastAsia="ko-KR"/>
        </w:rPr>
        <w:fldChar w:fldCharType="begin" w:fldLock="1"/>
      </w:r>
      <w:r w:rsidR="00615634" w:rsidRPr="001A4DE9">
        <w:rPr>
          <w:lang w:val="en-GB" w:eastAsia="ko-KR"/>
        </w:rPr>
        <w:instrText>ADDIN CSL_CITATION { "citationItems" : [ { "id" : "ITEM-1", "itemData" : { "DOI" : "10.1038/s41561-019-0463-y", "ISSN" : "1752-0908",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1.3\u2009K and the equilibrium response of 1.5\u20132.0\u2009K,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1.67\u2009K (1.17\u20132.16\u2009K, 5\u201395th percentiles). This is a 20% increase relative to energy-balance inference stemming from previously neglected upper-ocean energy storage. For the equilibrium climate sensitivity we obtain a best estimate of 2.83\u2009K (</w:instrText>
      </w:r>
      <w:r w:rsidR="00615634" w:rsidRPr="003741E9">
        <w:rPr>
          <w:lang w:val="en-US" w:eastAsia="ko-KR"/>
          <w:rPrChange w:id="1100" w:author="Clotilde Pean" w:date="2021-06-22T10:16:00Z">
            <w:rPr>
              <w:lang w:eastAsia="ko-KR"/>
            </w:rPr>
          </w:rPrChange>
        </w:rPr>
        <w:instrText>1</w:instrText>
      </w:r>
      <w:r w:rsidR="00615634">
        <w:rPr>
          <w:lang w:eastAsia="ko-KR"/>
        </w:rPr>
        <w:instrText>.72\u20134.12\u2009K)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 ] }, "page" : "902-905", "title" : "Emergent constraints on Earth\u2019s transient and equilibrium response to doubled CO2 from post-1970s global warming", "translator" : [ { "dropping-particle" : "", "family" : "K4609", "given" : "", "non-dropping-particle" : "", "parse-names" : false, "suffix" : "" } ], "type" : "article-journal", "volume" : "12" }, "uris" : [ "http://www.mendeley.com/documents/?uuid=4440e006-47ea-4cc9-910e-411b136de1a2", "http://www.mendeley.com/documents/?uuid=40f616cb-f97b-4dac-a0c9-7ea056f80541" ] } ], "mendeley" : { "formattedCitation" : "(Jim\u00e9nez-de-la-Cuesta and Mauritsen, 2019)", "plainTextFormattedCitation" : "(Jim\u00e9nez-de-la-Cuesta and Mauritsen, 2019)", "previouslyFormattedCitation" : "(Jim\u00e9nez-de-la-Cuesta and Mauritsen, 2019)" }, "properties" : { "noteIndex" : 0 }, "schema" : "https://github.com/citation-style-language/schema/raw/master/csl-citation.json" }</w:instrText>
      </w:r>
      <w:r w:rsidRPr="003862D0">
        <w:rPr>
          <w:lang w:val="en-GB" w:eastAsia="ko-KR"/>
        </w:rPr>
        <w:fldChar w:fldCharType="separate"/>
      </w:r>
      <w:r w:rsidR="00016735">
        <w:rPr>
          <w:noProof/>
          <w:lang w:val="en-GB" w:eastAsia="ko-KR"/>
        </w:rPr>
        <w:t>(Jiménez-de-la-Cuesta and Mauritsen, 2019)</w:t>
      </w:r>
      <w:r w:rsidRPr="003862D0">
        <w:rPr>
          <w:lang w:val="en-GB" w:eastAsia="ko-KR"/>
        </w:rPr>
        <w:fldChar w:fldCharType="end"/>
      </w:r>
      <w:r w:rsidRPr="003862D0">
        <w:rPr>
          <w:lang w:val="en-GB" w:eastAsia="ko-KR"/>
        </w:rPr>
        <w:t xml:space="preserve"> and CMIP6 ensembles </w:t>
      </w:r>
      <w:r w:rsidRPr="003862D0">
        <w:rPr>
          <w:lang w:val="en-GB" w:eastAsia="ko-KR"/>
        </w:rPr>
        <w:fldChar w:fldCharType="begin" w:fldLock="1"/>
      </w:r>
      <w:r w:rsidR="00615634">
        <w:rPr>
          <w:lang w:val="en-GB" w:eastAsia="ko-KR"/>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"ITEM-2",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"(Nijsse et al., 2020; Tokarska et al., 2020)", "plainTextFormattedCitation" : "(Nijsse et al., 2020; Tokarska et al., 2020)", "previouslyFormattedCitation" : "(Nijsse et al., 2020; Tokarska et al., 2020)" }, "properties" : { "noteIndex" : 0 }, "schema" : "https://github.com/citation-style-language/schema/raw/master/csl-citation.json" }</w:instrText>
      </w:r>
      <w:r w:rsidRPr="003862D0">
        <w:rPr>
          <w:lang w:val="en-GB" w:eastAsia="ko-KR"/>
        </w:rPr>
        <w:fldChar w:fldCharType="separate"/>
      </w:r>
      <w:r w:rsidR="00016735">
        <w:rPr>
          <w:noProof/>
          <w:lang w:val="en-GB" w:eastAsia="ko-KR"/>
        </w:rPr>
        <w:t>(Nijsse et al., 2020; Tokarska et al., 2020)</w:t>
      </w:r>
      <w:r w:rsidRPr="003862D0">
        <w:rPr>
          <w:lang w:val="en-GB" w:eastAsia="ko-KR"/>
        </w:rPr>
        <w:fldChar w:fldCharType="end"/>
      </w:r>
      <w:r w:rsidRPr="003862D0">
        <w:rPr>
          <w:lang w:val="en-GB" w:eastAsia="ko-KR"/>
        </w:rPr>
        <w:t xml:space="preserve"> and have likewise led to a substantial reduction in GSAT ensemble range (</w:t>
      </w:r>
      <w:r w:rsidRPr="003862D0">
        <w:rPr>
          <w:color w:val="000000" w:themeColor="text1"/>
          <w:lang w:val="en-GB" w:eastAsia="ko-KR"/>
        </w:rPr>
        <w:t xml:space="preserve">Section </w:t>
      </w:r>
      <w:r w:rsidR="00FA6D4F" w:rsidRPr="003862D0">
        <w:rPr>
          <w:color w:val="000000" w:themeColor="text1"/>
          <w:lang w:val="en-GB" w:eastAsia="ko-KR"/>
        </w:rPr>
        <w:t>4.3.4</w:t>
      </w:r>
      <w:r w:rsidRPr="003862D0">
        <w:rPr>
          <w:color w:val="000000" w:themeColor="text1"/>
          <w:lang w:val="en-GB" w:eastAsia="ko-KR"/>
        </w:rPr>
        <w:t>)</w:t>
      </w:r>
      <w:r w:rsidRPr="003862D0">
        <w:rPr>
          <w:lang w:val="en-GB" w:eastAsia="ko-KR"/>
        </w:rPr>
        <w:t>. </w:t>
      </w:r>
    </w:p>
    <w:p w14:paraId="5B63F740" w14:textId="09BCF611" w:rsidR="00A6432C" w:rsidRPr="003862D0" w:rsidRDefault="00A6432C" w:rsidP="0069659A">
      <w:pPr>
        <w:pStyle w:val="AR6BodyText"/>
        <w:numPr>
          <w:ilvl w:val="0"/>
          <w:numId w:val="10"/>
        </w:numPr>
        <w:shd w:val="clear" w:color="auto" w:fill="DEEAF6" w:themeFill="accent1" w:themeFillTint="33"/>
        <w:rPr>
          <w:lang w:val="en-GB"/>
        </w:rPr>
      </w:pPr>
      <w:r w:rsidRPr="003862D0">
        <w:rPr>
          <w:lang w:val="en-GB" w:eastAsia="ko-KR"/>
        </w:rPr>
        <w:t xml:space="preserve">Climate predictions initialized from recent observations (e.g., </w:t>
      </w:r>
      <w:commentRangeStart w:id="1101"/>
      <w:r w:rsidRPr="003862D0">
        <w:rPr>
          <w:lang w:val="en-GB" w:eastAsia="ko-KR"/>
        </w:rPr>
        <w:fldChar w:fldCharType="begin" w:fldLock="1"/>
      </w:r>
      <w:r w:rsidR="00615634">
        <w:rPr>
          <w:lang w:val="en-GB" w:eastAsia="ko-KR"/>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Pr="003862D0">
        <w:rPr>
          <w:lang w:val="en-GB" w:eastAsia="ko-KR"/>
        </w:rPr>
        <w:fldChar w:fldCharType="separate"/>
      </w:r>
      <w:r w:rsidR="00016735">
        <w:rPr>
          <w:noProof/>
          <w:lang w:val="en-GB" w:eastAsia="ko-KR"/>
        </w:rPr>
        <w:t>Kirtman et al., 2013)</w:t>
      </w:r>
      <w:r w:rsidRPr="003862D0">
        <w:rPr>
          <w:lang w:val="en-GB" w:eastAsia="ko-KR"/>
        </w:rPr>
        <w:fldChar w:fldCharType="end"/>
      </w:r>
      <w:commentRangeEnd w:id="1101"/>
      <w:r w:rsidR="00016735">
        <w:rPr>
          <w:rStyle w:val="CommentReference"/>
        </w:rPr>
        <w:commentReference w:id="1101"/>
      </w:r>
      <w:r w:rsidRPr="003862D0">
        <w:rPr>
          <w:lang w:val="en-GB" w:eastAsia="ko-KR"/>
        </w:rPr>
        <w:t xml:space="preserve"> and the Decadal Climate Prediction Project (DCPP) contribution to CMIP6 </w:t>
      </w:r>
      <w:r w:rsidRPr="003862D0">
        <w:rPr>
          <w:lang w:val="en-GB" w:eastAsia="ko-KR"/>
        </w:rPr>
        <w:fldChar w:fldCharType="begin" w:fldLock="1"/>
      </w:r>
      <w:r w:rsidR="00615634">
        <w:rPr>
          <w:lang w:val="en-GB" w:eastAsia="ko-KR"/>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"id" : "ITEM-2", "itemData" : { "DOI" : "10.1029/2019GL086361", "ISSN" : "0094-8276", "abstract" : "Abstract An alternative approach to evaluating the correlation skill of near-term climate predictions is proposed. The approach separately quantifies the skill of the initialized and uninitialized components of the forecast and their contributions to overall correlation skill. The initialized component consists of the predictable part of the internally generated natural variability and that part of the externally forced component affected by initialization. The methodology is applied to results from the latest Canadian Centre for Climate Modelling and Analysis' decadal prediction system. The initialized component of annual mean temperature forecasts exhibits regional skill over ocean and land. The contribution to overall skill is modest at longer ranges and for multiyear temperature averages, partly because of the strong temperature response to external forcing. Larger ensembles increase the percentage of global area with predictable variance due to initialization and the contribution to overall skill from the initialized component of the forecast.", "author" : [ { "dropping-particle" : "", "family" : "Sospedra-Alfonso", "given" : "Reinel", "non-dropping-particle" : "", "parse-names" : false, "suffix" : "" }, { "dropping-particle" : "", "family" : "Boer", "given" : "George J", "non-dropping-particle" : "", "parse-names" : false, "suffix" : "" } ], "container-title" : "Geophysical Research Letters", "id" : "ITEM-2", "issue" : "4", "issued" : { "date-parts" : [ [ "2020" ] ] }, "page" : "e2019GL086361", "title" : "Assessing the Impact of Initialization on Decadal Prediction Skill", "translator" : [ { "dropping-particle" : "", "family" : "K2517", "given" : "", "non-dropping-particle" : "", "parse-names" : false, "suffix" : "" } ], "type" : "article-journal", "volume" : "47" }, "uris" : [ "http://www.mendeley.com/documents/?uuid=4f01a3af-5d6c-4ef6-a9ab-c53b835e2136" ] }, { "id" : "ITEM-3",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"ITEM-3",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"(Boer et al., 2016; Smith et al., 2020; Sospedra-Alfonso and Boer, 2020)", "plainTextFormattedCitation" : "(Boer et al., 2016; Smith et al., 2020; Sospedra-Alfonso and Boer, 2020)", "previouslyFormattedCitation" : "(Boer et al., 2016; Smith et al., 2020; Sospedra-Alfonso and Boer, 2020)" }, "properties" : { "noteIndex" : 0 }, "schema" : "https://github.com/citation-style-language/schema/raw/master/csl-citation.json" }</w:instrText>
      </w:r>
      <w:r w:rsidRPr="003862D0">
        <w:rPr>
          <w:lang w:val="en-GB" w:eastAsia="ko-KR"/>
        </w:rPr>
        <w:fldChar w:fldCharType="separate"/>
      </w:r>
      <w:r w:rsidR="00016735">
        <w:rPr>
          <w:noProof/>
          <w:lang w:val="en-GB" w:eastAsia="ko-KR"/>
        </w:rPr>
        <w:t>(Boer et al., 2016; Smith et al., 2020; Sospedra-Alfonso and Boer, 2020)</w:t>
      </w:r>
      <w:r w:rsidRPr="003862D0">
        <w:rPr>
          <w:lang w:val="en-GB" w:eastAsia="ko-KR"/>
        </w:rPr>
        <w:fldChar w:fldCharType="end"/>
      </w:r>
      <w:r w:rsidRPr="003862D0">
        <w:rPr>
          <w:lang w:val="en-GB" w:eastAsia="ko-KR"/>
        </w:rPr>
        <w:t xml:space="preserve">. </w:t>
      </w:r>
      <w:r w:rsidR="00C63A13" w:rsidRPr="003862D0">
        <w:rPr>
          <w:lang w:val="en-GB" w:eastAsia="ko-KR"/>
        </w:rPr>
        <w:t>Initializ</w:t>
      </w:r>
      <w:r w:rsidRPr="003862D0">
        <w:rPr>
          <w:lang w:val="en-GB" w:eastAsia="ko-KR"/>
        </w:rPr>
        <w:t xml:space="preserve">ed predictions for the period 2019–2028 exist for </w:t>
      </w:r>
      <w:r w:rsidR="00D20976" w:rsidRPr="003862D0">
        <w:rPr>
          <w:lang w:val="en-GB" w:eastAsia="ko-KR"/>
        </w:rPr>
        <w:t xml:space="preserve">eight </w:t>
      </w:r>
      <w:r w:rsidRPr="003862D0">
        <w:rPr>
          <w:lang w:val="en-GB" w:eastAsia="ko-KR"/>
        </w:rPr>
        <w:t>DCPP models and are used here (</w:t>
      </w:r>
      <w:r w:rsidR="00130B90" w:rsidRPr="003862D0">
        <w:rPr>
          <w:lang w:val="en-GB" w:eastAsia="ko-KR"/>
        </w:rPr>
        <w:t>Box 4.1</w:t>
      </w:r>
      <w:ins w:id="1102" w:author="Ian Blenkinsop" w:date="2021-07-26T18:21:00Z">
        <w:r w:rsidR="00962DCE">
          <w:rPr>
            <w:lang w:val="en-GB" w:eastAsia="ko-KR"/>
          </w:rPr>
          <w:t>,</w:t>
        </w:r>
      </w:ins>
      <w:r w:rsidR="00130B90" w:rsidRPr="003862D0">
        <w:rPr>
          <w:lang w:val="en-GB" w:eastAsia="ko-KR"/>
        </w:rPr>
        <w:t xml:space="preserve"> Figure 1</w:t>
      </w:r>
      <w:commentRangeStart w:id="1103"/>
      <w:del w:id="1104" w:author="Ian Blenkinsop" w:date="2021-07-26T18:21:00Z">
        <w:r w:rsidRPr="003862D0" w:rsidDel="00962DCE">
          <w:rPr>
            <w:lang w:val="en-GB" w:eastAsia="ko-KR"/>
          </w:rPr>
          <w:delText xml:space="preserve">, </w:delText>
        </w:r>
      </w:del>
      <w:commentRangeEnd w:id="1103"/>
      <w:ins w:id="1105" w:author="Ian Blenkinsop" w:date="2021-07-26T18:21:00Z">
        <w:r w:rsidR="00962DCE">
          <w:rPr>
            <w:lang w:val="en-GB" w:eastAsia="ko-KR"/>
          </w:rPr>
          <w:t xml:space="preserve"> and </w:t>
        </w:r>
      </w:ins>
      <w:r w:rsidR="00962DCE">
        <w:rPr>
          <w:rStyle w:val="CommentReference"/>
        </w:rPr>
        <w:commentReference w:id="1103"/>
      </w:r>
      <w:r w:rsidRPr="003862D0">
        <w:rPr>
          <w:lang w:val="en-GB" w:eastAsia="ko-KR"/>
        </w:rPr>
        <w:t xml:space="preserve">Section </w:t>
      </w:r>
      <w:r w:rsidR="00FA6D4F" w:rsidRPr="003862D0">
        <w:rPr>
          <w:lang w:val="en-GB" w:eastAsia="ko-KR"/>
        </w:rPr>
        <w:t>4.4.1</w:t>
      </w:r>
      <w:r w:rsidRPr="003862D0">
        <w:rPr>
          <w:lang w:val="en-GB" w:eastAsia="ko-KR"/>
        </w:rPr>
        <w:t xml:space="preserve">). </w:t>
      </w:r>
      <w:r w:rsidRPr="003862D0">
        <w:rPr>
          <w:lang w:val="en-GB"/>
        </w:rPr>
        <w:t xml:space="preserve">The DCPP results have been drift-removed and referenced to the time-averaged hindcasts for 1995–2014 lead-year by lead-year, following </w:t>
      </w:r>
      <w:r w:rsidRPr="003862D0">
        <w:rPr>
          <w:lang w:val="en-GB"/>
        </w:rPr>
        <w:fldChar w:fldCharType="begin" w:fldLock="1"/>
      </w:r>
      <w:r w:rsidR="00615634">
        <w:rPr>
          <w:lang w:val="en-GB"/>
        </w:rPr>
        <w:instrText>ADDIN CSL_CITATION { "citationItems" : [ { "id" : "ITEM-1", "itemData" : { "DOI" : "10.1029/2012GL052647", "ISBN" : "0094-8276", "ISSN" : "00948276", "abstract" : "A method for post-processing decadal predictions from global climate models that accounts for model deficiencies in representing climate trends is proposed and applied to decadal predictions of annual global mean temperature from the Canadian Centre for Climate Modelling and Analysis climate model. The method, which provides a time-dependent trend adjustment, reduces residual drifts that remain after applying the standard time-independent bias correction when the modelled and observed long-term trends differ. Initialized predictions and uninitialized simulations that share common specified external forcing are analyzed. Trend adjustment substantially reduces forecast errors in both cases and initialization further enhances skill, particularly for the first forecast year.",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"ITEM-1", "issue" : "19", "issued" : { "date-parts" : [ [ "2012", "10", "16" ] ] }, "title" : "Statistical adjustment of decadal predictions in a changing climate", "translator" : [ { "dropping-particle" : "", "family" : "K2722", "given" : "", "non-dropping-particle" : "", "parse-names" : false, "suffix" : "" } ], "type" : "article-journal", "volume" : "39" }, "uris" : [ "http://www.mendeley.com/documents/?uuid=2a4f8fa2-934c-31ef-ac8f-52d2a1a59b59" ] }, { "id" : "ITEM-2", "itemData" : { "DOI" : "10.1127/metz/2015/0641", "ISSN" : "0941-2948", "author" : [ { "dropping-particle" : "", "family" : "Kruschke", "given" : "Tim", "non-dropping-particle" : "", "parse-names" : false, "suffix" : "" }, { "dropping-particle" : "", "family" : "Rust", "given" : "Henning W.", "non-dropping-particle" : "", "parse-names" : false, "suffix" : "" }, { "dropping-particle" : "", "family" : "Kadow", "given" : "Christopher", "non-dropping-particle" : "", "parse-names" : false, "suffix" : "" }, { "dropping-particle" : "", "family" : "M\u00fcller", "given" : "Wolfgang A.", "non-dropping-particle" : "", "parse-names" : false, "suffix" : "" }, { "dropping-particle" : "", "family" : "Pohlmann", "given" : "Holger", "non-dropping-particle" : "", "parse-names" : false, "suffix" : "" }, { "dropping-particle" : "", "family" : "Leckebusch", "given" : "Gregor C.", "non-dropping-particle" : "", "parse-names" : false, "suffix" : "" }, { "dropping-particle" : "", "family" : "Ulbrich", "given" : "Uwe", "non-dropping-particle" : "", "parse-names" : false, "suffix" : "" } ], "container-title" : "Meteorologische Zeitschrift", "id" : "ITEM-2", "issue" : "6", "issued" : { "date-parts" : [ [ "2016", "12", "21" ] ] }, "page" : "721-738", "publisher-place" : "\"Stuttgart, Germany\"", "title" : "Probabilistic evaluation of decadal prediction skill regarding Northern Hemisphere winter storms", "translator" : [ { "dropping-particle" : "", "family" : "K4089", "given" : "", "non-dropping-particle" : "", "parse-names" : false, "suffix" : "" } ], "type" : "article-journal", "volume" : "25" }, "uris" : [ "http://www.mendeley.com/documents/?uuid=1e40d7a6-9045-4a85-936f-b4ef30d7e8ef" ] } ], "mendeley" : { "formattedCitation" : "(Kharin et al., 2012; Kruschke et al., 2016)", "plainTextFormattedCitation" : "(Kharin et al., 2012; Kruschke et al., 2016)", "previouslyFormattedCitation" : "(Kharin et al., 2012; Kruschke et al., 2016)" }, "properties" : { "noteIndex" : 0 }, "schema" : "https://github.com/citation-style-language/schema/raw/master/csl-citation.json" }</w:instrText>
      </w:r>
      <w:r w:rsidRPr="003862D0">
        <w:rPr>
          <w:lang w:val="en-GB"/>
        </w:rPr>
        <w:fldChar w:fldCharType="separate"/>
      </w:r>
      <w:r w:rsidR="00016735">
        <w:rPr>
          <w:noProof/>
          <w:lang w:val="en-GB"/>
        </w:rPr>
        <w:t>(Kharin et al., 2012; Kruschke et al., 2016)</w:t>
      </w:r>
      <w:r w:rsidRPr="003862D0">
        <w:rPr>
          <w:lang w:val="en-GB"/>
        </w:rPr>
        <w:fldChar w:fldCharType="end"/>
      </w:r>
      <w:r w:rsidRPr="003862D0">
        <w:rPr>
          <w:lang w:val="en-GB"/>
        </w:rPr>
        <w:t>.</w:t>
      </w:r>
    </w:p>
    <w:p w14:paraId="25113083" w14:textId="77777777" w:rsidR="00A6432C" w:rsidRPr="003862D0" w:rsidRDefault="00A6432C" w:rsidP="00A6432C">
      <w:pPr>
        <w:pStyle w:val="AR6BodyText"/>
        <w:shd w:val="clear" w:color="auto" w:fill="DEEAF6" w:themeFill="accent1" w:themeFillTint="33"/>
        <w:rPr>
          <w:lang w:val="en-GB" w:eastAsia="ko-KR"/>
        </w:rPr>
      </w:pPr>
    </w:p>
    <w:p w14:paraId="1F7ED866" w14:textId="748CED70" w:rsidR="00A6432C" w:rsidRPr="003862D0" w:rsidRDefault="00130B90" w:rsidP="00A6432C">
      <w:pPr>
        <w:pStyle w:val="AR6BodyText"/>
        <w:shd w:val="clear" w:color="auto" w:fill="DEEAF6" w:themeFill="accent1" w:themeFillTint="33"/>
        <w:rPr>
          <w:lang w:val="en-GB" w:eastAsia="ko-KR"/>
        </w:rPr>
      </w:pPr>
      <w:r w:rsidRPr="003862D0">
        <w:rPr>
          <w:lang w:val="en-GB" w:eastAsia="ko-KR"/>
        </w:rPr>
        <w:t>Box 4.1</w:t>
      </w:r>
      <w:ins w:id="1106" w:author="Ian Blenkinsop" w:date="2021-07-26T18:14:00Z">
        <w:r w:rsidR="00520E11">
          <w:rPr>
            <w:lang w:val="en-GB" w:eastAsia="ko-KR"/>
          </w:rPr>
          <w:t>,</w:t>
        </w:r>
      </w:ins>
      <w:r w:rsidRPr="003862D0">
        <w:rPr>
          <w:lang w:val="en-GB" w:eastAsia="ko-KR"/>
        </w:rPr>
        <w:t xml:space="preserve"> Figure 1 </w:t>
      </w:r>
      <w:r w:rsidR="00A6432C" w:rsidRPr="003862D0">
        <w:rPr>
          <w:lang w:val="en-GB" w:eastAsia="ko-KR"/>
        </w:rPr>
        <w:t>shows annual</w:t>
      </w:r>
      <w:commentRangeStart w:id="1107"/>
      <w:commentRangeStart w:id="1108"/>
      <w:del w:id="1109" w:author="Ian Blenkinsop" w:date="2021-07-26T18:14:00Z">
        <w:r w:rsidR="00A6432C" w:rsidRPr="003862D0" w:rsidDel="00520E11">
          <w:rPr>
            <w:lang w:val="en-GB" w:eastAsia="ko-KR"/>
          </w:rPr>
          <w:delText>-</w:delText>
        </w:r>
      </w:del>
      <w:ins w:id="1110" w:author="Ian Blenkinsop" w:date="2021-07-26T18:14:00Z">
        <w:r w:rsidR="00520E11">
          <w:rPr>
            <w:lang w:val="en-GB" w:eastAsia="ko-KR"/>
          </w:rPr>
          <w:t xml:space="preserve"> </w:t>
        </w:r>
      </w:ins>
      <w:commentRangeEnd w:id="1107"/>
      <w:ins w:id="1111" w:author="Ian Blenkinsop" w:date="2021-07-26T18:15:00Z">
        <w:r w:rsidR="00520E11">
          <w:rPr>
            <w:rStyle w:val="CommentReference"/>
          </w:rPr>
          <w:commentReference w:id="1107"/>
        </w:r>
      </w:ins>
      <w:commentRangeEnd w:id="1108"/>
      <w:r w:rsidR="00E9753B">
        <w:rPr>
          <w:rStyle w:val="CommentReference"/>
        </w:rPr>
        <w:commentReference w:id="1108"/>
      </w:r>
      <w:r w:rsidR="00A6432C" w:rsidRPr="003862D0">
        <w:rPr>
          <w:lang w:val="en-GB" w:eastAsia="ko-KR"/>
        </w:rPr>
        <w:t>mean GSAT simulated by CMIP6 models for both the historical period and forced by scenario SSP2-4.5 until 2100, combined with various characterizations of uncertainty. First, internal variability is estimated with the 50-member ensemble simulated with CanESM5. The 5–95% ensemble range for annual</w:t>
      </w:r>
      <w:del w:id="1112" w:author="Ian Blenkinsop" w:date="2021-07-26T18:14:00Z">
        <w:r w:rsidR="00A6432C" w:rsidRPr="003862D0" w:rsidDel="00520E11">
          <w:rPr>
            <w:lang w:val="en-GB" w:eastAsia="ko-KR"/>
          </w:rPr>
          <w:delText>-</w:delText>
        </w:r>
      </w:del>
      <w:ins w:id="1113" w:author="Ian Blenkinsop" w:date="2021-07-26T18:14:00Z">
        <w:r w:rsidR="00520E11">
          <w:rPr>
            <w:lang w:val="en-GB" w:eastAsia="ko-KR"/>
          </w:rPr>
          <w:t xml:space="preserve"> </w:t>
        </w:r>
      </w:ins>
      <w:r w:rsidR="00A6432C" w:rsidRPr="003862D0">
        <w:rPr>
          <w:lang w:val="en-GB" w:eastAsia="ko-KR"/>
        </w:rPr>
        <w:t xml:space="preserve">mean GSAT in CanESM5 is slightly below 0.4°C; in other CMIP6 large ensembles this range is about 0.5°C (MIROC6, IPSL-CM6A) and slightly above 0.6°C (S-LENS/EC-Earth3). The CMIP5 large ensemble MPI-GE shows a range of slightly below 0.5°C </w:t>
      </w:r>
      <w:r w:rsidR="00A6432C" w:rsidRPr="003862D0">
        <w:rPr>
          <w:lang w:val="en-GB" w:eastAsia="ko-KR"/>
        </w:rPr>
        <w:fldChar w:fldCharType="begin" w:fldLock="1"/>
      </w:r>
      <w:r w:rsidR="00615634">
        <w:rPr>
          <w:lang w:val="en-GB" w:eastAsia="ko-KR"/>
        </w:rPr>
        <w:instrText>ADDIN CSL_CITATION { "citationItems" : [ { "id" : "ITEM-1", "itemData" : { "DOI" : "10.1007/s00382-018-4343-8", "ISBN" : "0123456789", "ISSN" : "0930-7575", "abstract" : "The contribution of internal unforced variability to climate change is explored using a 100-member ensemble climate simulation for the period 1850--2005. The ensemble simulation is based on the Max Planck Institute for Meteorology climate model, ECHAM6, where all members have been exposed to the identically same radiative forcing. The range of global mean surface temperature warming over the 1850--2005 period, based on all members, is 0.65--1.10 {\\textdegree}C. The distribution of the global mean surface temperature about the ensemble mean has a standard deviation (StD) of {\\textasciitilde}{\\thinspace}0.14 {\\textdegree}C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1910--1940 and the global cooling trend of 1940--1970.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 "issue" : "5-6", "issued" : { "date-parts" : [ [ "2019", "3", "13" ] ] }, "page" : "3553-3573", "title" : "Can an ensemble climate simulation be used to separate climate change signals from internal unforced variability?", "translator" : [ { "dropping-particle" : "", "family" : "K4135", "given" : "", "non-dropping-particle" : "", "parse-names" : false, "suffix" : "" } ], "type" : "article-journal", "volume" : "52" }, "uris" : [ "http://www.mendeley.com/documents/?uuid=38056212-065b-40ee-a55f-a1684bb03d2f" ] } ], "mendeley" : { "formattedCitation" : "(Bengtsson and Hodges, 2019)", "plainTextFormattedCitation" : "(Bengtsson and Hodges, 2019)", "previouslyFormattedCitation" : "(Bengtsson and Hodges, 2019)"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(Bengtsson and Hodges, 2019)</w:t>
      </w:r>
      <w:r w:rsidR="00A6432C" w:rsidRPr="003862D0">
        <w:rPr>
          <w:lang w:val="en-GB" w:eastAsia="ko-KR"/>
        </w:rPr>
        <w:fldChar w:fldCharType="end"/>
      </w:r>
      <w:r w:rsidR="00A6432C" w:rsidRPr="003862D0">
        <w:rPr>
          <w:lang w:val="en-GB" w:eastAsia="ko-KR"/>
        </w:rPr>
        <w:t xml:space="preserve">, in reasonable agreement with observed variability </w:t>
      </w:r>
      <w:r w:rsidR="00A6432C" w:rsidRPr="003862D0">
        <w:rPr>
          <w:lang w:val="en-GB" w:eastAsia="ko-KR"/>
        </w:rPr>
        <w:fldChar w:fldCharType="begin" w:fldLock="1"/>
      </w:r>
      <w:r w:rsidR="00741A83">
        <w:rPr>
          <w:lang w:val="en-GB" w:eastAsia="ko-KR"/>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"plainTextFormattedCitation" : "(Maher et al., 2019)", "previouslyFormattedCitation" : "(Maher et al., 2019)" }, "properties" : { "noteIndex" : 0 }, "schema" : "https://github.com/citation-style-language/schema/raw/master/csl-citation.json" }</w:instrText>
      </w:r>
      <w:r w:rsidR="00A6432C" w:rsidRPr="003862D0">
        <w:rPr>
          <w:lang w:val="en-GB" w:eastAsia="ko-KR"/>
        </w:rPr>
        <w:fldChar w:fldCharType="separate"/>
      </w:r>
      <w:r w:rsidR="00016735">
        <w:rPr>
          <w:noProof/>
          <w:lang w:val="en-GB" w:eastAsia="ko-KR"/>
        </w:rPr>
        <w:t>(Maher et al., 2019)</w:t>
      </w:r>
      <w:r w:rsidR="00A6432C" w:rsidRPr="003862D0">
        <w:rPr>
          <w:lang w:val="en-GB" w:eastAsia="ko-KR"/>
        </w:rPr>
        <w:fldChar w:fldCharType="end"/>
      </w:r>
      <w:r w:rsidR="00A6432C" w:rsidRPr="003862D0">
        <w:rPr>
          <w:lang w:val="en-GB" w:eastAsia="ko-KR"/>
        </w:rPr>
        <w:t xml:space="preserve">. There is thus </w:t>
      </w:r>
      <w:r w:rsidR="00A6432C" w:rsidRPr="003862D0">
        <w:rPr>
          <w:i/>
          <w:lang w:val="en-GB" w:eastAsia="ko-KR"/>
        </w:rPr>
        <w:t>high confidence</w:t>
      </w:r>
      <w:r w:rsidR="00A6432C" w:rsidRPr="003862D0">
        <w:rPr>
          <w:lang w:val="en-GB" w:eastAsia="ko-KR"/>
        </w:rPr>
        <w:t xml:space="preserve"> in the CMIP6-simulated level of internal variability in annual</w:t>
      </w:r>
      <w:del w:id="1114" w:author="Ian Blenkinsop" w:date="2021-07-26T18:15:00Z">
        <w:r w:rsidR="00A6432C" w:rsidRPr="003862D0" w:rsidDel="00520E11">
          <w:rPr>
            <w:lang w:val="en-GB" w:eastAsia="ko-KR"/>
          </w:rPr>
          <w:delText>-</w:delText>
        </w:r>
      </w:del>
      <w:ins w:id="1115" w:author="Ian Blenkinsop" w:date="2021-07-26T18:15:00Z">
        <w:r w:rsidR="00520E11">
          <w:rPr>
            <w:lang w:val="en-GB" w:eastAsia="ko-KR"/>
          </w:rPr>
          <w:t xml:space="preserve"> </w:t>
        </w:r>
      </w:ins>
      <w:r w:rsidR="00A6432C" w:rsidRPr="003862D0">
        <w:rPr>
          <w:lang w:val="en-GB" w:eastAsia="ko-KR"/>
        </w:rPr>
        <w:t>mean GSAT</w:t>
      </w:r>
      <w:r w:rsidR="00DA2489" w:rsidRPr="003862D0">
        <w:rPr>
          <w:lang w:val="en-GB" w:eastAsia="ko-KR"/>
        </w:rPr>
        <w:t>,</w:t>
      </w:r>
      <w:r w:rsidR="00A6432C" w:rsidRPr="003862D0">
        <w:rPr>
          <w:lang w:val="en-GB" w:eastAsia="ko-KR"/>
        </w:rPr>
        <w:t xml:space="preserve"> as displayed in</w:t>
      </w:r>
      <w:r w:rsidR="00EF1741" w:rsidRPr="003862D0">
        <w:rPr>
          <w:lang w:val="en-GB" w:eastAsia="ko-KR"/>
        </w:rPr>
        <w:t xml:space="preserve"> Box 4.1, Figure 1</w:t>
      </w:r>
      <w:r w:rsidR="00A6432C" w:rsidRPr="003862D0">
        <w:rPr>
          <w:lang w:val="en-GB" w:eastAsia="ko-KR"/>
        </w:rPr>
        <w:t xml:space="preserve">. </w:t>
      </w:r>
    </w:p>
    <w:p w14:paraId="60408D7B" w14:textId="77777777"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  </w:t>
      </w:r>
    </w:p>
    <w:p w14:paraId="27808C04" w14:textId="072A5885" w:rsidR="00A6432C" w:rsidRPr="003862D0" w:rsidRDefault="00A6432C" w:rsidP="00A6432C">
      <w:pPr>
        <w:pStyle w:val="AR6BodyText"/>
        <w:shd w:val="clear" w:color="auto" w:fill="DEEAF6" w:themeFill="accent1" w:themeFillTint="33"/>
        <w:rPr>
          <w:lang w:val="en-GB" w:eastAsia="ko-KR"/>
        </w:rPr>
      </w:pPr>
      <w:r w:rsidRPr="003862D0">
        <w:rPr>
          <w:lang w:val="en-GB" w:eastAsia="ko-KR"/>
        </w:rPr>
        <w:t xml:space="preserve">Second, Section 7.5 </w:t>
      </w:r>
      <w:r w:rsidRPr="003862D0">
        <w:rPr>
          <w:i/>
          <w:lang w:val="en-GB" w:eastAsia="ko-KR"/>
        </w:rPr>
        <w:t>very likely</w:t>
      </w:r>
      <w:r w:rsidRPr="003862D0">
        <w:rPr>
          <w:lang w:val="en-GB" w:eastAsia="ko-KR"/>
        </w:rPr>
        <w:t xml:space="preserve"> ECS and TCR ranges are converted into GSAT ranges with the EBM as an emulator using</w:t>
      </w:r>
      <w:r w:rsidR="00DA2489" w:rsidRPr="003862D0">
        <w:rPr>
          <w:lang w:val="en-GB" w:eastAsia="ko-KR"/>
        </w:rPr>
        <w:t>,</w:t>
      </w:r>
      <w:r w:rsidRPr="003862D0">
        <w:rPr>
          <w:lang w:val="en-GB" w:eastAsia="ko-KR"/>
        </w:rPr>
        <w:t xml:space="preserve"> </w:t>
      </w:r>
      <w:r w:rsidR="00DA2489" w:rsidRPr="003862D0">
        <w:rPr>
          <w:lang w:val="en-GB" w:eastAsia="ko-KR"/>
        </w:rPr>
        <w:t xml:space="preserve">in this example, </w:t>
      </w:r>
      <w:r w:rsidRPr="003862D0">
        <w:rPr>
          <w:lang w:val="en-GB" w:eastAsia="ko-KR"/>
        </w:rPr>
        <w:t>SSP2-4.5 radiative forcing information</w:t>
      </w:r>
      <w:r w:rsidRPr="003862D0">
        <w:rPr>
          <w:rStyle w:val="AR6BodyTextBoldCar"/>
          <w:b w:val="0"/>
          <w:lang w:val="en-GB"/>
        </w:rPr>
        <w:t>.</w:t>
      </w:r>
      <w:r w:rsidRPr="003862D0">
        <w:rPr>
          <w:lang w:val="en-GB" w:eastAsia="ko-KR"/>
        </w:rPr>
        <w:t xml:space="preserve"> Because the ECS and TCR assessments in Section 7.5 are based on multiple lines of evidence and the EBM physics are well understood, there is likewise </w:t>
      </w:r>
      <w:r w:rsidRPr="003862D0">
        <w:rPr>
          <w:i/>
          <w:lang w:val="en-GB" w:eastAsia="ko-KR"/>
        </w:rPr>
        <w:t>high confidence</w:t>
      </w:r>
      <w:r w:rsidRPr="003862D0">
        <w:rPr>
          <w:lang w:val="en-GB" w:eastAsia="ko-KR"/>
        </w:rPr>
        <w:t xml:space="preserve"> in the EBM-</w:t>
      </w:r>
      <w:r w:rsidR="00485F3B" w:rsidRPr="003862D0">
        <w:rPr>
          <w:lang w:val="en-GB" w:eastAsia="ko-KR"/>
        </w:rPr>
        <w:t>emulated</w:t>
      </w:r>
      <w:r w:rsidRPr="003862D0">
        <w:rPr>
          <w:lang w:val="en-GB" w:eastAsia="ko-KR"/>
        </w:rPr>
        <w:t xml:space="preserve"> warming. </w:t>
      </w:r>
      <w:r w:rsidR="00DA2489" w:rsidRPr="003862D0">
        <w:rPr>
          <w:lang w:val="en-GB" w:eastAsia="ko-KR"/>
        </w:rPr>
        <w:t>T</w:t>
      </w:r>
      <w:r w:rsidR="007C4635" w:rsidRPr="003862D0">
        <w:rPr>
          <w:lang w:val="en-GB" w:eastAsia="ko-KR"/>
        </w:rPr>
        <w:t>hird, the initialized-forecast en</w:t>
      </w:r>
      <w:r w:rsidRPr="003862D0">
        <w:rPr>
          <w:lang w:val="en-GB" w:eastAsia="ko-KR"/>
        </w:rPr>
        <w:t xml:space="preserve">sembles from </w:t>
      </w:r>
      <w:r w:rsidR="0019625F" w:rsidRPr="003862D0">
        <w:rPr>
          <w:lang w:val="en-GB" w:eastAsia="ko-KR"/>
        </w:rPr>
        <w:t xml:space="preserve">eight </w:t>
      </w:r>
      <w:r w:rsidRPr="003862D0">
        <w:rPr>
          <w:lang w:val="en-GB" w:eastAsia="ko-KR"/>
        </w:rPr>
        <w:t xml:space="preserve">CMIP6 DCPP models are shown in the inset, for the period 2019–2028. During this period, the initialized </w:t>
      </w:r>
      <w:r w:rsidR="009F6BE3" w:rsidRPr="003862D0">
        <w:rPr>
          <w:lang w:val="en-GB" w:eastAsia="ko-KR"/>
        </w:rPr>
        <w:t>forecasts</w:t>
      </w:r>
      <w:r w:rsidRPr="003862D0">
        <w:rPr>
          <w:lang w:val="en-GB" w:eastAsia="ko-KR"/>
        </w:rPr>
        <w:t xml:space="preserve"> are consistent, within internal variability, with the EBM-</w:t>
      </w:r>
      <w:r w:rsidR="00AB20A0" w:rsidRPr="003862D0">
        <w:rPr>
          <w:lang w:val="en-GB" w:eastAsia="ko-KR"/>
        </w:rPr>
        <w:t>emulated</w:t>
      </w:r>
      <w:r w:rsidRPr="003862D0">
        <w:rPr>
          <w:lang w:val="en-GB" w:eastAsia="ko-KR"/>
        </w:rPr>
        <w:t xml:space="preserve"> range, further adding to the </w:t>
      </w:r>
      <w:r w:rsidR="00B831B2" w:rsidRPr="00B831B2">
        <w:rPr>
          <w:i/>
          <w:lang w:val="en-GB" w:eastAsia="ko-KR"/>
        </w:rPr>
        <w:t xml:space="preserve">high </w:t>
      </w:r>
      <w:r w:rsidRPr="00B831B2">
        <w:rPr>
          <w:i/>
          <w:lang w:val="en-GB" w:eastAsia="ko-KR"/>
        </w:rPr>
        <w:t>confidence</w:t>
      </w:r>
      <w:r w:rsidR="00DA2489" w:rsidRPr="003862D0">
        <w:rPr>
          <w:lang w:val="en-GB" w:eastAsia="ko-KR"/>
        </w:rPr>
        <w:t xml:space="preserve"> </w:t>
      </w:r>
      <w:r w:rsidR="00B831B2">
        <w:rPr>
          <w:lang w:val="en-GB" w:eastAsia="ko-KR"/>
        </w:rPr>
        <w:t>in</w:t>
      </w:r>
      <w:r w:rsidR="00DA2489" w:rsidRPr="003862D0">
        <w:rPr>
          <w:lang w:val="en-GB" w:eastAsia="ko-KR"/>
        </w:rPr>
        <w:t xml:space="preserve"> the assess</w:t>
      </w:r>
      <w:r w:rsidR="005A1DCD" w:rsidRPr="003862D0">
        <w:rPr>
          <w:lang w:val="en-GB" w:eastAsia="ko-KR"/>
        </w:rPr>
        <w:t>ed-</w:t>
      </w:r>
      <w:r w:rsidR="00DA2489" w:rsidRPr="003862D0">
        <w:rPr>
          <w:lang w:val="en-GB" w:eastAsia="ko-KR"/>
        </w:rPr>
        <w:t>GSAT range</w:t>
      </w:r>
      <w:r w:rsidRPr="003862D0">
        <w:rPr>
          <w:lang w:val="en-GB" w:eastAsia="ko-KR"/>
        </w:rPr>
        <w:t xml:space="preserve">. </w:t>
      </w:r>
    </w:p>
    <w:p w14:paraId="580E4F9A" w14:textId="08B2ABD5" w:rsidR="00A6432C" w:rsidRPr="003862D0" w:rsidRDefault="00A6432C" w:rsidP="00A6432C">
      <w:pPr>
        <w:pStyle w:val="AR6BodyText"/>
        <w:shd w:val="clear" w:color="auto" w:fill="DEEAF6" w:themeFill="accent1" w:themeFillTint="33"/>
        <w:rPr>
          <w:lang w:val="en-GB" w:eastAsia="ko-KR"/>
        </w:rPr>
      </w:pPr>
    </w:p>
    <w:p w14:paraId="3810BEC2" w14:textId="480F02F8" w:rsidR="00A6432C" w:rsidRPr="003862D0" w:rsidRDefault="00A6432C" w:rsidP="00A6432C">
      <w:pPr>
        <w:pStyle w:val="AR6BodyText"/>
        <w:shd w:val="clear" w:color="auto" w:fill="DEEAF6" w:themeFill="accent1" w:themeFillTint="33"/>
        <w:rPr>
          <w:color w:val="000000" w:themeColor="text1"/>
          <w:lang w:val="en-GB" w:eastAsia="en-US"/>
        </w:rPr>
      </w:pPr>
      <w:r w:rsidRPr="003862D0">
        <w:rPr>
          <w:color w:val="000000" w:themeColor="text1"/>
          <w:lang w:val="en-GB" w:eastAsia="en-US"/>
        </w:rPr>
        <w:t xml:space="preserve">The constrained </w:t>
      </w:r>
      <w:r w:rsidR="00DA2489" w:rsidRPr="003862D0">
        <w:rPr>
          <w:color w:val="000000" w:themeColor="text1"/>
          <w:lang w:val="en-GB" w:eastAsia="en-US"/>
        </w:rPr>
        <w:t xml:space="preserve">range of </w:t>
      </w:r>
      <w:r w:rsidRPr="003862D0">
        <w:rPr>
          <w:color w:val="000000" w:themeColor="text1"/>
          <w:lang w:val="en-GB" w:eastAsia="en-US"/>
        </w:rPr>
        <w:t>GSAT change</w:t>
      </w:r>
      <w:r w:rsidR="006E0D9B" w:rsidRPr="003862D0">
        <w:rPr>
          <w:color w:val="000000" w:themeColor="text1"/>
          <w:lang w:val="en-GB" w:eastAsia="en-US"/>
        </w:rPr>
        <w:t xml:space="preserve"> </w:t>
      </w:r>
      <w:r w:rsidR="00DA2489" w:rsidRPr="003862D0">
        <w:rPr>
          <w:color w:val="000000" w:themeColor="text1"/>
          <w:lang w:val="en-GB" w:eastAsia="en-US"/>
        </w:rPr>
        <w:t>is</w:t>
      </w:r>
      <w:r w:rsidRPr="003862D0">
        <w:rPr>
          <w:color w:val="000000" w:themeColor="text1"/>
          <w:lang w:val="en-GB" w:eastAsia="en-US"/>
        </w:rPr>
        <w:t xml:space="preserve"> useful for quantifying uncertainties in changes of other climate quanties that scale well with GSAT change, such as September Arctic </w:t>
      </w:r>
      <w:r w:rsidR="00113CAF" w:rsidRPr="003862D0">
        <w:rPr>
          <w:color w:val="000000" w:themeColor="text1"/>
          <w:lang w:val="en-GB" w:eastAsia="en-US"/>
        </w:rPr>
        <w:t>sea</w:t>
      </w:r>
      <w:ins w:id="1116" w:author="Sara M Tuson" w:date="2021-07-17T14:38:00Z">
        <w:r w:rsidR="00AE1927">
          <w:rPr>
            <w:color w:val="000000" w:themeColor="text1"/>
            <w:lang w:val="en-GB" w:eastAsia="en-US"/>
          </w:rPr>
          <w:t xml:space="preserve"> </w:t>
        </w:r>
      </w:ins>
      <w:del w:id="1117" w:author="Sara M Tuson" w:date="2021-07-17T14:38:00Z">
        <w:r w:rsidR="00113CAF" w:rsidRPr="003862D0" w:rsidDel="00AE1927">
          <w:rPr>
            <w:color w:val="000000" w:themeColor="text1"/>
            <w:lang w:val="en-GB" w:eastAsia="en-US"/>
          </w:rPr>
          <w:delText>-</w:delText>
        </w:r>
      </w:del>
      <w:r w:rsidR="00113CAF" w:rsidRPr="003862D0">
        <w:rPr>
          <w:color w:val="000000" w:themeColor="text1"/>
          <w:lang w:val="en-GB" w:eastAsia="en-US"/>
        </w:rPr>
        <w:t>ice area</w:t>
      </w:r>
      <w:r w:rsidRPr="003862D0">
        <w:rPr>
          <w:color w:val="000000" w:themeColor="text1"/>
          <w:lang w:val="en-GB" w:eastAsia="en-US"/>
        </w:rPr>
        <w:t>, global</w:t>
      </w:r>
      <w:del w:id="1118" w:author="Ian Blenkinsop" w:date="2021-07-26T18:22:00Z">
        <w:r w:rsidRPr="003862D0" w:rsidDel="00962DCE">
          <w:rPr>
            <w:color w:val="000000" w:themeColor="text1"/>
            <w:lang w:val="en-GB" w:eastAsia="en-US"/>
          </w:rPr>
          <w:delText>-</w:delText>
        </w:r>
      </w:del>
      <w:ins w:id="1119" w:author="Ian Blenkinsop" w:date="2021-07-26T18:22:00Z">
        <w:r w:rsidR="00962DCE">
          <w:rPr>
            <w:color w:val="000000" w:themeColor="text1"/>
            <w:lang w:val="en-GB" w:eastAsia="en-US"/>
          </w:rPr>
          <w:t xml:space="preserve"> </w:t>
        </w:r>
      </w:ins>
      <w:r w:rsidRPr="003862D0">
        <w:rPr>
          <w:color w:val="000000" w:themeColor="text1"/>
          <w:lang w:val="en-GB" w:eastAsia="en-US"/>
        </w:rPr>
        <w:t>mean precipitation, and many climate extremes (Cross-Chapter Box 11.1). However, there are also quantities that do not scale linearly with GSAT change, such as global</w:t>
      </w:r>
      <w:del w:id="1120" w:author="Ian Blenkinsop" w:date="2021-07-26T18:24:00Z">
        <w:r w:rsidRPr="003862D0" w:rsidDel="00A7559D">
          <w:rPr>
            <w:color w:val="000000" w:themeColor="text1"/>
            <w:lang w:val="en-GB" w:eastAsia="en-US"/>
          </w:rPr>
          <w:delText>-</w:delText>
        </w:r>
      </w:del>
      <w:ins w:id="1121" w:author="Ian Blenkinsop" w:date="2021-07-26T18:24:00Z">
        <w:r w:rsidR="00A7559D">
          <w:rPr>
            <w:color w:val="000000" w:themeColor="text1"/>
            <w:lang w:val="en-GB" w:eastAsia="en-US"/>
          </w:rPr>
          <w:t xml:space="preserve"> </w:t>
        </w:r>
      </w:ins>
      <w:r w:rsidRPr="003862D0">
        <w:rPr>
          <w:color w:val="000000" w:themeColor="text1"/>
          <w:lang w:val="en-GB" w:eastAsia="en-US"/>
        </w:rPr>
        <w:t>mean land precipitation, atmospheric circulation, AMOC, and modes of variability, especially ENSO</w:t>
      </w:r>
      <w:r w:rsidR="00571A17" w:rsidRPr="003862D0">
        <w:rPr>
          <w:color w:val="000000" w:themeColor="text1"/>
          <w:lang w:val="en-GB" w:eastAsia="en-US"/>
        </w:rPr>
        <w:t xml:space="preserve"> SST variability</w:t>
      </w:r>
      <w:r w:rsidRPr="003862D0">
        <w:rPr>
          <w:color w:val="000000" w:themeColor="text1"/>
          <w:lang w:val="en-GB" w:eastAsia="en-US"/>
        </w:rPr>
        <w:t xml:space="preserve">. Because we do not have robust scientific evidence to </w:t>
      </w:r>
      <w:r w:rsidR="00141837" w:rsidRPr="003862D0">
        <w:rPr>
          <w:color w:val="000000" w:themeColor="text1"/>
          <w:lang w:val="en-GB" w:eastAsia="en-US"/>
        </w:rPr>
        <w:t>constrain</w:t>
      </w:r>
      <w:r w:rsidRPr="003862D0">
        <w:rPr>
          <w:color w:val="000000" w:themeColor="text1"/>
          <w:lang w:val="en-GB" w:eastAsia="en-US"/>
        </w:rPr>
        <w:t xml:space="preserve"> changes in other quantities, uncertainty quantification for their changes is based on CMIP6 projections and expert judgement. For </w:t>
      </w:r>
      <w:r w:rsidRPr="003862D0">
        <w:rPr>
          <w:color w:val="000000" w:themeColor="text1"/>
          <w:lang w:val="en-GB"/>
        </w:rPr>
        <w:t>the assessment for changes in GMSL, the contribution from land-ice melt has been added offline to the CMIP6 simulated contributions from thermal expansion, consistent with Chapter 9 (</w:t>
      </w:r>
      <w:del w:id="1122" w:author="Ian Blenkinsop" w:date="2021-07-26T18:23:00Z">
        <w:r w:rsidRPr="003862D0" w:rsidDel="00962DCE">
          <w:rPr>
            <w:color w:val="000000" w:themeColor="text1"/>
            <w:lang w:val="en-GB"/>
          </w:rPr>
          <w:delText xml:space="preserve">see </w:delText>
        </w:r>
      </w:del>
      <w:r w:rsidRPr="003862D0">
        <w:rPr>
          <w:color w:val="000000" w:themeColor="text1"/>
          <w:lang w:val="en-GB"/>
        </w:rPr>
        <w:t xml:space="preserve">Section 9.6). </w:t>
      </w:r>
      <w:r w:rsidRPr="003862D0">
        <w:rPr>
          <w:color w:val="000000" w:themeColor="text1"/>
          <w:lang w:val="en-GB" w:eastAsia="en-US"/>
        </w:rPr>
        <w:t xml:space="preserve">  </w:t>
      </w:r>
    </w:p>
    <w:p w14:paraId="7572DCF5" w14:textId="77777777" w:rsidR="00A6432C" w:rsidRPr="003862D0" w:rsidRDefault="00A6432C" w:rsidP="00A6432C">
      <w:pPr>
        <w:pStyle w:val="AR6BodyText"/>
        <w:shd w:val="clear" w:color="auto" w:fill="DEEAF6" w:themeFill="accent1" w:themeFillTint="33"/>
        <w:rPr>
          <w:color w:val="000000" w:themeColor="text1"/>
          <w:lang w:val="en-GB" w:eastAsia="en-US"/>
        </w:rPr>
      </w:pPr>
    </w:p>
    <w:p w14:paraId="507D9661" w14:textId="77777777" w:rsidR="00CB228B" w:rsidRPr="005D2F92" w:rsidRDefault="00CB228B" w:rsidP="00A6432C">
      <w:pPr>
        <w:pStyle w:val="AR6BodyText"/>
        <w:shd w:val="clear" w:color="auto" w:fill="DEEAF6" w:themeFill="accent1" w:themeFillTint="33"/>
        <w:rPr>
          <w:color w:val="000000" w:themeColor="text1"/>
          <w:lang w:val="en-GB" w:eastAsia="en-US"/>
        </w:rPr>
      </w:pPr>
    </w:p>
    <w:p w14:paraId="5293A3F4" w14:textId="77777777" w:rsidR="00A6432C" w:rsidRPr="003862D0" w:rsidRDefault="00A6432C" w:rsidP="00A6432C">
      <w:pPr>
        <w:pStyle w:val="AR6BodyText"/>
        <w:shd w:val="clear" w:color="auto" w:fill="DEEAF6" w:themeFill="accent1" w:themeFillTint="33"/>
        <w:rPr>
          <w:b/>
          <w:lang w:val="en-GB" w:eastAsia="ko-KR"/>
        </w:rPr>
      </w:pPr>
      <w:r w:rsidRPr="003862D0">
        <w:rPr>
          <w:b/>
          <w:lang w:val="en-GB" w:eastAsia="ko-KR"/>
        </w:rPr>
        <w:t>[START BOX 4.1, FIGURE 1 HERE]</w:t>
      </w:r>
    </w:p>
    <w:p w14:paraId="478BD544" w14:textId="0A6DCDEE" w:rsidR="00A6432C" w:rsidRPr="003862D0" w:rsidRDefault="00A6432C" w:rsidP="00A6432C">
      <w:pPr>
        <w:pStyle w:val="AR6BodyText"/>
        <w:shd w:val="clear" w:color="auto" w:fill="DEEAF6" w:themeFill="accent1" w:themeFillTint="33"/>
        <w:rPr>
          <w:lang w:val="en-GB" w:eastAsia="ko-KR"/>
        </w:rPr>
      </w:pPr>
    </w:p>
    <w:p w14:paraId="5A815F8D" w14:textId="0C513E16" w:rsidR="00A6432C" w:rsidRPr="008A5FB7" w:rsidRDefault="001D419F" w:rsidP="00A6432C">
      <w:pPr>
        <w:pStyle w:val="AR6Chap4BoxFigure"/>
        <w:ind w:left="1701" w:hanging="1701"/>
        <w:rPr>
          <w:b w:val="0"/>
          <w:sz w:val="20"/>
          <w:szCs w:val="20"/>
          <w:lang w:val="en-GB"/>
        </w:rPr>
      </w:pPr>
      <w:bookmarkStart w:id="1123" w:name="_Ref5100344"/>
      <w:bookmarkStart w:id="1124" w:name="_Toc5498086"/>
      <w:bookmarkStart w:id="1125" w:name="_Toc5498120"/>
      <w:bookmarkStart w:id="1126" w:name="_Toc5498409"/>
      <w:bookmarkStart w:id="1127" w:name="_Toc5498892"/>
      <w:bookmarkStart w:id="1128" w:name="_Toc5500944"/>
      <w:bookmarkStart w:id="1129" w:name="_Toc69750246"/>
      <w:r w:rsidRPr="003862D0">
        <w:rPr>
          <w:bCs/>
          <w:sz w:val="20"/>
          <w:szCs w:val="20"/>
          <w:lang w:val="en-GB"/>
        </w:rPr>
        <w:t>Box 4.1 Figure 1:</w:t>
      </w:r>
      <w:del w:id="1130" w:author="Sara M Tuson" w:date="2021-07-15T20:26:00Z">
        <w:r w:rsidRPr="003862D0" w:rsidDel="00092429">
          <w:rPr>
            <w:b w:val="0"/>
            <w:sz w:val="20"/>
            <w:szCs w:val="20"/>
            <w:lang w:val="en-GB"/>
          </w:rPr>
          <w:delText xml:space="preserve">  </w:delText>
        </w:r>
      </w:del>
      <w:ins w:id="1131" w:author="Sara M Tuson" w:date="2021-07-15T20:26:00Z">
        <w:r w:rsidR="00092429">
          <w:rPr>
            <w:b w:val="0"/>
            <w:sz w:val="20"/>
            <w:szCs w:val="20"/>
            <w:lang w:val="en-GB"/>
          </w:rPr>
          <w:t xml:space="preserve"> </w:t>
        </w:r>
      </w:ins>
      <w:r w:rsidR="00A6432C" w:rsidRPr="003862D0">
        <w:rPr>
          <w:bCs/>
          <w:sz w:val="20"/>
          <w:szCs w:val="20"/>
          <w:lang w:val="en-GB"/>
        </w:rPr>
        <w:t>CMIP6 annual-mean GSAT simulations and various contributions to uncertainty in the projections ensemble.</w:t>
      </w:r>
      <w:r w:rsidR="00A6432C" w:rsidRPr="003862D0">
        <w:rPr>
          <w:b w:val="0"/>
          <w:sz w:val="20"/>
          <w:szCs w:val="20"/>
          <w:lang w:val="en-GB"/>
        </w:rPr>
        <w:t xml:space="preserve"> The figure shows anomalies relative to the period 1995–2014 (left y-axis), converted to anomalies relative to 1850–1900 (right y-axis); the difference between the y-axes is 0.8</w:t>
      </w:r>
      <w:r w:rsidR="00C235A2" w:rsidRPr="003862D0">
        <w:rPr>
          <w:b w:val="0"/>
          <w:sz w:val="20"/>
          <w:szCs w:val="20"/>
          <w:lang w:val="en-GB"/>
        </w:rPr>
        <w:t>5</w:t>
      </w:r>
      <w:r w:rsidR="00A6432C" w:rsidRPr="003862D0">
        <w:rPr>
          <w:b w:val="0"/>
          <w:sz w:val="20"/>
          <w:szCs w:val="20"/>
          <w:lang w:val="en-GB"/>
        </w:rPr>
        <w:t>°C (</w:t>
      </w:r>
      <w:r w:rsidR="00C235A2" w:rsidRPr="003862D0">
        <w:rPr>
          <w:b w:val="0"/>
          <w:sz w:val="20"/>
          <w:szCs w:val="20"/>
          <w:lang w:val="en-GB"/>
        </w:rPr>
        <w:t>Cross-Chapter Box 2.3</w:t>
      </w:r>
      <w:r w:rsidR="00A6432C" w:rsidRPr="003862D0">
        <w:rPr>
          <w:b w:val="0"/>
          <w:sz w:val="20"/>
          <w:szCs w:val="20"/>
          <w:lang w:val="en-GB"/>
        </w:rPr>
        <w:t xml:space="preserve">). Shown are historical simulations with </w:t>
      </w:r>
      <w:r w:rsidR="00181250" w:rsidRPr="003862D0">
        <w:rPr>
          <w:b w:val="0"/>
          <w:sz w:val="20"/>
          <w:szCs w:val="20"/>
          <w:lang w:val="en-GB"/>
        </w:rPr>
        <w:t>39</w:t>
      </w:r>
      <w:r w:rsidR="00A6432C" w:rsidRPr="003862D0">
        <w:rPr>
          <w:b w:val="0"/>
          <w:sz w:val="20"/>
          <w:szCs w:val="20"/>
          <w:lang w:val="en-GB"/>
        </w:rPr>
        <w:t xml:space="preserve"> CMIP6 models (grey) and projections following scenario SSP2-4.5 (dark yellow</w:t>
      </w:r>
      <w:r w:rsidR="00DA0DFA" w:rsidRPr="003862D0">
        <w:rPr>
          <w:b w:val="0"/>
          <w:sz w:val="20"/>
          <w:szCs w:val="20"/>
          <w:lang w:val="en-GB"/>
        </w:rPr>
        <w:t xml:space="preserve">; </w:t>
      </w:r>
      <w:r w:rsidR="00157D54" w:rsidRPr="003862D0">
        <w:rPr>
          <w:b w:val="0"/>
          <w:sz w:val="20"/>
          <w:szCs w:val="20"/>
          <w:lang w:val="en-GB"/>
        </w:rPr>
        <w:t>thin lines: individual simulations; heavy line; ensemble mean; dashed lines: 5% and 95% ranges</w:t>
      </w:r>
      <w:r w:rsidR="00A6432C" w:rsidRPr="003862D0">
        <w:rPr>
          <w:b w:val="0"/>
          <w:sz w:val="20"/>
          <w:szCs w:val="20"/>
          <w:lang w:val="en-GB"/>
        </w:rPr>
        <w:t xml:space="preserve">). The black curve shows the observations-based estimate (HadCRUT5, </w:t>
      </w:r>
      <w:r w:rsidR="00A6432C" w:rsidRPr="003862D0">
        <w:rPr>
          <w:b w:val="0"/>
          <w:sz w:val="20"/>
          <w:szCs w:val="20"/>
          <w:lang w:val="en-GB"/>
        </w:rPr>
        <w:fldChar w:fldCharType="begin" w:fldLock="1"/>
      </w:r>
      <w:r w:rsidR="00615634">
        <w:rPr>
          <w:b w:val="0"/>
          <w:sz w:val="20"/>
          <w:szCs w:val="20"/>
          <w:lang w:val="en-GB"/>
        </w:rPr>
        <w:instrText>ADDIN CSL_CITATION { "citationItems" : [ { "id" : "ITEM-1", "itemData" : { "DOI" : "10.1029/2019JD032361", "ISSN" : "2169-897X", "abstract" : "Abstract We present a new version of the Met Office Hadley Centre/Climatic Research Unit global surface temperature dataset, HadCRUT5. HadCRUT5 presents monthly average near-surface temperature anomalies, relative to the 1961-1990 period, on a regular 5\u00b0 latitude by 5\u00b0 longitude grid from 1850 to 2018. HadCRUT5 is a combination of sea-surface temperature measurements over the ocean from ships and buoys and near-surface air temperature measurements from weather stations over the land surface. These data have been sourced from updated compilations and the adjustments applied to mitigate the impact of changes in sea-surface temperature measurement methods have been revised. Two variants of HadCRUT5 have been produced for use in different applications. The first represents temperature anomaly data on a grid for locations where measurement data are available. The second, more spatially complete, variant uses a Gaussian process based statistical method to make better use of the available observations, extending temperature anomaly estimates into regions for which the underlying measurements are informative. Each is provided as a 200-member ensemble accompanied by additional uncertainty information. The combination of revised input datasets and statistical analysis results in greater warming of the global average over the course of the whole record. In recent years, increased warming results from an improved representation of Arctic warming and a better understanding of evolving biases in sea-surface temperature measurements from ships. These updates result in greater consistency with other independent global surface temperature datasets, despite their different approaches to dataset construction, and further increase confidence in our understanding of changes seen.", "author" : [ { "dropping-particle" : "", "family" : "Morice", "given" : "C P", "non-dropping-particle" : "", "parse-names" : false, "suffix" : "" }, { "dropping-particle" : "", "family" : "Kennedy", "given" : "J J", "non-dropping-particle" : "", "parse-names" : false, "suffix" : "" }, { "dropping-particle" : "", "family" : "Rayner", "given" : "N A", "non-dropping-particle" : "", "parse-names" : false, "suffix" : "" }, { "dropping-particle" : "", "family" : "Winn", "given" : "J 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 J H", "non-dropping-particle" : "", "parse-names" : false, "suffix" : "" }, { "dropping-particle" : "", "family" : "Osborn", "given" : "T J", "non-dropping-particle" : "", "parse-names" : false, "suffix" : "" }, { "dropping-particle" : "", "family" : "Jones", "given" : "P D", "non-dropping-particle" : "", "parse-names" : false, "suffix" : "" }, { "dropping-particle" : "", "family" : "Simpson", "given" : "I R", "non-dropping-particle" : "", "parse-names" : false, "suffix" : "" } ], "container-title" : "Journal of Geophysical Research: Atmospheres", "id" : "ITEM-1", "issue" : "3", "issued" : { "date-parts" : [ [ "2021", "2", "16" ] ] }, "page" : "e2019JD032361", "title" : "An Updated Assessment of Near\u2010Surface Temperature Change From 1850: The HadCRUT5 Data Set", "translator" : [ { "dropping-particle" : "", "family" : "K5149", "given" : "", "non-dropping-particle" : "", "parse-names" : false, "suffix" : "" } ], "type" : "article-journal", "volume" : "126" }, "uris" : [ "http://www.mendeley.com/documents/?uuid=2185ad0f-39e3-48da-9b58-19da01f9c0f3", "http://www.mendeley.com/documents/?uuid=bb2234bb-c1fc-4c95-94af-835864b4387d", "http://www.mendeley.com/documents/?uuid=61e6d272-7590-4629-bc10-5ddae5bc4f52" ] } ], "mendeley" : { "formattedCitation" : "(Morice et al., 2021)", "plainTextFormattedCitation" : "(Morice et al., 2021)", "previouslyFormattedCitation" : "(Morice et al., 2021)" }, "properties" : { "noteIndex" : 0 }, "schema" : "https://github.com/citation-style-language/schema/raw/master/csl-citation.json" }</w:instrText>
      </w:r>
      <w:r w:rsidR="00A6432C" w:rsidRPr="003862D0">
        <w:rPr>
          <w:b w:val="0"/>
          <w:sz w:val="20"/>
          <w:szCs w:val="20"/>
          <w:lang w:val="en-GB"/>
        </w:rPr>
        <w:fldChar w:fldCharType="separate"/>
      </w:r>
      <w:r w:rsidR="00016735">
        <w:rPr>
          <w:b w:val="0"/>
          <w:noProof/>
          <w:sz w:val="20"/>
          <w:szCs w:val="20"/>
          <w:lang w:val="en-GB"/>
        </w:rPr>
        <w:t>(Morice et al., 2021)</w:t>
      </w:r>
      <w:r w:rsidR="00A6432C" w:rsidRPr="003862D0">
        <w:rPr>
          <w:b w:val="0"/>
          <w:sz w:val="20"/>
          <w:szCs w:val="20"/>
          <w:lang w:val="en-GB"/>
        </w:rPr>
        <w:fldChar w:fldCharType="end"/>
      </w:r>
      <w:r w:rsidR="00A6432C" w:rsidRPr="003862D0">
        <w:rPr>
          <w:b w:val="0"/>
          <w:sz w:val="20"/>
          <w:szCs w:val="20"/>
          <w:lang w:val="en-GB"/>
        </w:rPr>
        <w:t xml:space="preserve">). Light blue shading shows the 50-member ensemble CanESM5, such that the deviations from the CanESM5 ensemble mean have been added to the CMIP6 multi-model mean. The </w:t>
      </w:r>
      <w:r w:rsidR="009B4B73" w:rsidRPr="003862D0">
        <w:rPr>
          <w:b w:val="0"/>
          <w:sz w:val="20"/>
          <w:szCs w:val="20"/>
          <w:lang w:val="en-GB"/>
        </w:rPr>
        <w:t>green</w:t>
      </w:r>
      <w:r w:rsidR="00A6432C" w:rsidRPr="003862D0">
        <w:rPr>
          <w:b w:val="0"/>
          <w:sz w:val="20"/>
          <w:szCs w:val="20"/>
          <w:lang w:val="en-GB"/>
        </w:rPr>
        <w:t xml:space="preserve"> curves are from the emulator and show the </w:t>
      </w:r>
      <w:r w:rsidR="009B4B73" w:rsidRPr="003862D0">
        <w:rPr>
          <w:b w:val="0"/>
          <w:sz w:val="20"/>
          <w:szCs w:val="20"/>
          <w:lang w:val="en-GB"/>
        </w:rPr>
        <w:t>central estimate (solid)</w:t>
      </w:r>
      <w:r w:rsidR="00A6432C" w:rsidRPr="003862D0">
        <w:rPr>
          <w:b w:val="0"/>
          <w:sz w:val="20"/>
          <w:szCs w:val="20"/>
          <w:lang w:val="en-GB"/>
        </w:rPr>
        <w:t xml:space="preserve"> </w:t>
      </w:r>
      <w:r w:rsidR="009B4B73" w:rsidRPr="003862D0">
        <w:rPr>
          <w:b w:val="0"/>
          <w:sz w:val="20"/>
          <w:szCs w:val="20"/>
          <w:lang w:val="en-GB"/>
        </w:rPr>
        <w:t xml:space="preserve">and </w:t>
      </w:r>
      <w:r w:rsidR="009B4B73" w:rsidRPr="003862D0">
        <w:rPr>
          <w:b w:val="0"/>
          <w:i/>
          <w:sz w:val="20"/>
          <w:szCs w:val="20"/>
          <w:lang w:val="en-GB"/>
        </w:rPr>
        <w:t>very likely</w:t>
      </w:r>
      <w:r w:rsidR="009B4B73" w:rsidRPr="003862D0">
        <w:rPr>
          <w:b w:val="0"/>
          <w:sz w:val="20"/>
          <w:szCs w:val="20"/>
          <w:lang w:val="en-GB"/>
        </w:rPr>
        <w:t xml:space="preserve"> range (dashed) </w:t>
      </w:r>
      <w:r w:rsidR="00A6432C" w:rsidRPr="003862D0">
        <w:rPr>
          <w:b w:val="0"/>
          <w:sz w:val="20"/>
          <w:szCs w:val="20"/>
          <w:lang w:val="en-GB"/>
        </w:rPr>
        <w:t xml:space="preserve">for GSAT. The inset shows a cut-out from the main plot and additionally </w:t>
      </w:r>
      <w:r w:rsidR="00181250" w:rsidRPr="003862D0">
        <w:rPr>
          <w:b w:val="0"/>
          <w:sz w:val="20"/>
          <w:szCs w:val="20"/>
          <w:lang w:val="en-GB"/>
        </w:rPr>
        <w:t>in</w:t>
      </w:r>
      <w:r w:rsidR="006579E9" w:rsidRPr="003862D0">
        <w:rPr>
          <w:b w:val="0"/>
          <w:sz w:val="20"/>
          <w:szCs w:val="20"/>
          <w:lang w:val="en-GB"/>
        </w:rPr>
        <w:t xml:space="preserve"> light</w:t>
      </w:r>
      <w:r w:rsidR="00181250" w:rsidRPr="003862D0">
        <w:rPr>
          <w:b w:val="0"/>
          <w:sz w:val="20"/>
          <w:szCs w:val="20"/>
          <w:lang w:val="en-GB"/>
        </w:rPr>
        <w:t xml:space="preserve"> purple </w:t>
      </w:r>
      <w:r w:rsidR="00A6432C" w:rsidRPr="003862D0">
        <w:rPr>
          <w:b w:val="0"/>
          <w:sz w:val="20"/>
          <w:szCs w:val="20"/>
          <w:lang w:val="en-GB"/>
        </w:rPr>
        <w:t>for</w:t>
      </w:r>
      <w:r w:rsidR="00181250" w:rsidRPr="003862D0">
        <w:rPr>
          <w:b w:val="0"/>
          <w:sz w:val="20"/>
          <w:szCs w:val="20"/>
          <w:lang w:val="en-GB"/>
        </w:rPr>
        <w:t xml:space="preserve"> the period 2019–2028 </w:t>
      </w:r>
      <w:r w:rsidR="00A6432C" w:rsidRPr="003862D0">
        <w:rPr>
          <w:b w:val="0"/>
          <w:sz w:val="20"/>
          <w:szCs w:val="20"/>
          <w:lang w:val="en-GB"/>
        </w:rPr>
        <w:t xml:space="preserve">the </w:t>
      </w:r>
      <w:r w:rsidR="00C63A13" w:rsidRPr="003862D0">
        <w:rPr>
          <w:b w:val="0"/>
          <w:sz w:val="20"/>
          <w:szCs w:val="20"/>
          <w:lang w:val="en-GB"/>
        </w:rPr>
        <w:t>initializ</w:t>
      </w:r>
      <w:r w:rsidR="00A6432C" w:rsidRPr="003862D0">
        <w:rPr>
          <w:b w:val="0"/>
          <w:sz w:val="20"/>
          <w:szCs w:val="20"/>
          <w:lang w:val="en-GB"/>
        </w:rPr>
        <w:t xml:space="preserve">ed </w:t>
      </w:r>
      <w:r w:rsidR="006579E9" w:rsidRPr="003862D0">
        <w:rPr>
          <w:b w:val="0"/>
          <w:sz w:val="20"/>
          <w:szCs w:val="20"/>
          <w:lang w:val="en-GB"/>
        </w:rPr>
        <w:t>forecasts</w:t>
      </w:r>
      <w:r w:rsidR="00A6432C" w:rsidRPr="003862D0">
        <w:rPr>
          <w:b w:val="0"/>
          <w:sz w:val="20"/>
          <w:szCs w:val="20"/>
          <w:lang w:val="en-GB"/>
        </w:rPr>
        <w:t xml:space="preserve"> from </w:t>
      </w:r>
      <w:r w:rsidR="008C3A75" w:rsidRPr="003862D0">
        <w:rPr>
          <w:b w:val="0"/>
          <w:sz w:val="20"/>
          <w:szCs w:val="20"/>
          <w:lang w:val="en-GB"/>
        </w:rPr>
        <w:t xml:space="preserve">eight </w:t>
      </w:r>
      <w:r w:rsidR="00A6432C" w:rsidRPr="003862D0">
        <w:rPr>
          <w:b w:val="0"/>
          <w:sz w:val="20"/>
          <w:szCs w:val="20"/>
          <w:lang w:val="en-GB"/>
        </w:rPr>
        <w:t xml:space="preserve">models contributing to DCPP </w:t>
      </w:r>
      <w:r w:rsidR="00A6432C" w:rsidRPr="003862D0">
        <w:rPr>
          <w:b w:val="0"/>
          <w:sz w:val="20"/>
          <w:szCs w:val="20"/>
          <w:lang w:val="en-GB"/>
        </w:rPr>
        <w:fldChar w:fldCharType="begin" w:fldLock="1"/>
      </w:r>
      <w:r w:rsidR="00615634">
        <w:rPr>
          <w:b w:val="0"/>
          <w:sz w:val="20"/>
          <w:szCs w:val="20"/>
          <w:lang w:val="en-GB"/>
        </w:rPr>
        <w:instrText>ADDIN CSL_CITATION { "citationItems" : [ { "id" : "ITEM-1", "itemData" : { "DOI" : "10.5194/gmd-9-3751-2016", "ISSN" : "1991-9603", "abstract" : "&lt;p&gt;&lt;p&gt;&lt;strong&gt;Abstract.&lt;/strong&gt;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Component\u00a0A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Component\u00a0B undertakes ongoing production, analysis and dissemination of experimental quasi-real-time multi-model forecasts as a basis for potential operational forecast production. Component\u00a0C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them.&lt;br&gt;&lt;br&gt;The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society.&lt;/p&gt;&lt;/p&gt;",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"10", "25" ] ] }, "page" : "3751-3777", "title" : "The Decadal Climate Prediction Project (DCPP) contribution to CMIP6", "translator" : [ { "dropping-particle" : "", "family" : "K2735", "given" : "", "non-dropping-particle" : "", "parse-names" : false, "suffix" : "" } ], "type" : "article-journal", "volume" : "9" }, "uris" : [ "http://www.mendeley.com/documents/?uuid=a534f305-b17e-397d-9948-0d668a0fae8f" ] } ], "mendeley" : { "formattedCitation" : "(Boer et al., 2016)", "plainTextFormattedCitation" : "(Boer et al., 2016)", "previouslyFormattedCitation" : "(Boer et al., 2016)" }, "properties" : { "noteIndex" : 0 }, "schema" : "https://github.com/citation-style-language/schema/raw/master/csl-citation.json" }</w:instrText>
      </w:r>
      <w:r w:rsidR="00A6432C" w:rsidRPr="003862D0">
        <w:rPr>
          <w:b w:val="0"/>
          <w:sz w:val="20"/>
          <w:szCs w:val="20"/>
          <w:lang w:val="en-GB"/>
        </w:rPr>
        <w:fldChar w:fldCharType="separate"/>
      </w:r>
      <w:r w:rsidR="00016735">
        <w:rPr>
          <w:b w:val="0"/>
          <w:noProof/>
          <w:sz w:val="20"/>
          <w:szCs w:val="20"/>
          <w:lang w:val="en-GB"/>
        </w:rPr>
        <w:t>(Boer et al., 2016)</w:t>
      </w:r>
      <w:r w:rsidR="00A6432C" w:rsidRPr="003862D0">
        <w:rPr>
          <w:b w:val="0"/>
          <w:sz w:val="20"/>
          <w:szCs w:val="20"/>
          <w:lang w:val="en-GB"/>
        </w:rPr>
        <w:fldChar w:fldCharType="end"/>
      </w:r>
      <w:r w:rsidR="00A6432C" w:rsidRPr="003862D0">
        <w:rPr>
          <w:b w:val="0"/>
          <w:sz w:val="20"/>
          <w:szCs w:val="20"/>
          <w:lang w:val="en-GB"/>
        </w:rPr>
        <w:t xml:space="preserve">; </w:t>
      </w:r>
      <w:r w:rsidR="001865C1" w:rsidRPr="003862D0">
        <w:rPr>
          <w:b w:val="0"/>
          <w:sz w:val="20"/>
          <w:szCs w:val="20"/>
          <w:lang w:val="en-GB"/>
        </w:rPr>
        <w:t>t</w:t>
      </w:r>
      <w:r w:rsidR="00E512A7" w:rsidRPr="003862D0">
        <w:rPr>
          <w:b w:val="0"/>
          <w:sz w:val="20"/>
          <w:szCs w:val="20"/>
          <w:lang w:val="en-GB"/>
        </w:rPr>
        <w:t>he deep-</w:t>
      </w:r>
      <w:r w:rsidR="001865C1" w:rsidRPr="003862D0">
        <w:rPr>
          <w:b w:val="0"/>
          <w:sz w:val="20"/>
          <w:szCs w:val="20"/>
          <w:lang w:val="en-GB"/>
        </w:rPr>
        <w:t>purple curve shows the average of the forecasts</w:t>
      </w:r>
      <w:bookmarkEnd w:id="1123"/>
      <w:bookmarkEnd w:id="1124"/>
      <w:bookmarkEnd w:id="1125"/>
      <w:bookmarkEnd w:id="1126"/>
      <w:bookmarkEnd w:id="1127"/>
      <w:bookmarkEnd w:id="1128"/>
      <w:r w:rsidR="00A6432C" w:rsidRPr="003862D0">
        <w:rPr>
          <w:b w:val="0"/>
          <w:sz w:val="20"/>
          <w:szCs w:val="20"/>
          <w:lang w:val="en-GB"/>
        </w:rPr>
        <w:t xml:space="preserve">. </w:t>
      </w:r>
      <w:r w:rsidR="008A5FB7" w:rsidRPr="00F63DA8">
        <w:rPr>
          <w:rFonts w:cs="Times New Roman"/>
          <w:b w:val="0"/>
          <w:sz w:val="20"/>
          <w:szCs w:val="20"/>
          <w:lang w:val="en-US"/>
        </w:rPr>
        <w:t>Further details on data sources and processing are available in the chapter data table (Table 4.SM.1).</w:t>
      </w:r>
      <w:bookmarkEnd w:id="1129"/>
      <w:r w:rsidR="00A6432C" w:rsidRPr="008A5FB7">
        <w:rPr>
          <w:b w:val="0"/>
          <w:sz w:val="20"/>
          <w:szCs w:val="20"/>
          <w:lang w:val="en-GB"/>
        </w:rPr>
        <w:t xml:space="preserve"> </w:t>
      </w:r>
    </w:p>
    <w:p w14:paraId="1232179D" w14:textId="77777777" w:rsidR="00CB690F" w:rsidRPr="003862D0" w:rsidRDefault="00CB690F" w:rsidP="00A6432C">
      <w:pPr>
        <w:pStyle w:val="AR6BodyText"/>
        <w:shd w:val="clear" w:color="auto" w:fill="DEEAF6" w:themeFill="accent1" w:themeFillTint="33"/>
        <w:rPr>
          <w:b/>
          <w:lang w:val="en-GB"/>
        </w:rPr>
      </w:pPr>
    </w:p>
    <w:p w14:paraId="798A6D80" w14:textId="032088F0" w:rsidR="00A6432C" w:rsidRPr="003862D0" w:rsidRDefault="00A6432C" w:rsidP="00A6432C">
      <w:pPr>
        <w:pStyle w:val="AR6BodyText"/>
        <w:shd w:val="clear" w:color="auto" w:fill="DEEAF6" w:themeFill="accent1" w:themeFillTint="33"/>
        <w:rPr>
          <w:b/>
          <w:lang w:val="en-GB"/>
        </w:rPr>
      </w:pPr>
      <w:r w:rsidRPr="003862D0">
        <w:rPr>
          <w:b/>
          <w:lang w:val="en-GB"/>
        </w:rPr>
        <w:t>[END BOX 4.1, FIGURE 1 HERE]</w:t>
      </w:r>
    </w:p>
    <w:p w14:paraId="4E97CCDF" w14:textId="77777777" w:rsidR="00A6432C" w:rsidRPr="003862D0" w:rsidRDefault="00A6432C" w:rsidP="00A6432C">
      <w:pPr>
        <w:pStyle w:val="AR6BodyText"/>
        <w:rPr>
          <w:b/>
          <w:lang w:val="en-GB"/>
        </w:rPr>
      </w:pPr>
    </w:p>
    <w:p w14:paraId="571BD3B4" w14:textId="77777777" w:rsidR="00A3162F" w:rsidRPr="003862D0" w:rsidRDefault="00A3162F" w:rsidP="00A6432C">
      <w:pPr>
        <w:pStyle w:val="AR6BodyText"/>
        <w:rPr>
          <w:b/>
          <w:lang w:val="en-GB"/>
        </w:rPr>
      </w:pPr>
    </w:p>
    <w:p w14:paraId="309B6D24" w14:textId="77777777" w:rsidR="00A6432C" w:rsidRPr="003862D0" w:rsidRDefault="00A6432C" w:rsidP="00A6432C">
      <w:pPr>
        <w:pStyle w:val="AR6BodyText"/>
        <w:rPr>
          <w:szCs w:val="20"/>
          <w:lang w:val="en-GB"/>
        </w:rPr>
      </w:pPr>
      <w:r w:rsidRPr="003862D0">
        <w:rPr>
          <w:b/>
          <w:lang w:val="en-GB"/>
        </w:rPr>
        <w:t>[END BOX 4.1 HERE]</w:t>
      </w:r>
      <w:r w:rsidRPr="003862D0">
        <w:rPr>
          <w:szCs w:val="20"/>
          <w:lang w:val="en-GB"/>
        </w:rPr>
        <w:t xml:space="preserve"> </w:t>
      </w:r>
    </w:p>
    <w:p w14:paraId="3AA78D25" w14:textId="0722C418" w:rsidR="00A6432C" w:rsidRPr="003862D0" w:rsidRDefault="00A6432C">
      <w:pPr>
        <w:rPr>
          <w:lang w:val="en-GB"/>
        </w:rPr>
      </w:pPr>
    </w:p>
    <w:p w14:paraId="72AC2ECC" w14:textId="77777777" w:rsidR="00746D06" w:rsidRPr="003862D0" w:rsidRDefault="00746D06" w:rsidP="00746D06">
      <w:pPr>
        <w:pStyle w:val="AR6BodyText"/>
        <w:rPr>
          <w:lang w:val="en-GB" w:eastAsia="en-US"/>
        </w:rPr>
      </w:pPr>
    </w:p>
    <w:p w14:paraId="528C4E74" w14:textId="77777777" w:rsidR="00746D06" w:rsidRPr="003862D0" w:rsidRDefault="00746D06" w:rsidP="00746D06">
      <w:pPr>
        <w:pStyle w:val="AR6Chap4Level141"/>
        <w:rPr>
          <w:lang w:val="en-GB"/>
        </w:rPr>
      </w:pPr>
      <w:bookmarkStart w:id="1132" w:name="_Ref5194582"/>
      <w:bookmarkStart w:id="1133" w:name="_Toc5498087"/>
      <w:bookmarkStart w:id="1134" w:name="_Toc5498121"/>
      <w:bookmarkStart w:id="1135" w:name="_Toc5498410"/>
      <w:bookmarkStart w:id="1136" w:name="_Toc5498893"/>
      <w:bookmarkStart w:id="1137" w:name="_Toc5500945"/>
      <w:bookmarkStart w:id="1138" w:name="_Toc5778462"/>
      <w:bookmarkStart w:id="1139" w:name="_Toc29748261"/>
      <w:bookmarkStart w:id="1140" w:name="_Toc29748447"/>
      <w:bookmarkStart w:id="1141" w:name="_Toc29749200"/>
      <w:bookmarkStart w:id="1142" w:name="_Toc29751008"/>
      <w:bookmarkStart w:id="1143" w:name="_Toc33523265"/>
      <w:bookmarkStart w:id="1144" w:name="_Toc56878737"/>
      <w:bookmarkStart w:id="1145" w:name="_Toc56879158"/>
      <w:bookmarkStart w:id="1146" w:name="_Toc56879700"/>
      <w:bookmarkStart w:id="1147" w:name="_Toc56880366"/>
      <w:bookmarkStart w:id="1148" w:name="_Toc56880462"/>
      <w:bookmarkStart w:id="1149" w:name="_Toc56880532"/>
      <w:bookmarkStart w:id="1150" w:name="_Toc56880656"/>
      <w:bookmarkStart w:id="1151" w:name="_Toc56881930"/>
      <w:bookmarkStart w:id="1152" w:name="_Toc57156839"/>
      <w:bookmarkStart w:id="1153" w:name="_Toc65519587"/>
      <w:bookmarkStart w:id="1154" w:name="_Toc66099771"/>
      <w:bookmarkStart w:id="1155" w:name="_Toc66379301"/>
      <w:bookmarkStart w:id="1156" w:name="_Toc66466959"/>
      <w:bookmarkStart w:id="1157" w:name="_Toc66467243"/>
      <w:bookmarkStart w:id="1158" w:name="_Toc66574498"/>
      <w:bookmarkStart w:id="1159" w:name="_Toc66574669"/>
      <w:bookmarkStart w:id="1160" w:name="_Toc66646016"/>
      <w:bookmarkStart w:id="1161" w:name="_Toc69752486"/>
      <w:r w:rsidRPr="003862D0">
        <w:rPr>
          <w:lang w:val="en-GB"/>
        </w:rPr>
        <w:t>Projected Changes in Global Climate Indices in the 21st Century</w:t>
      </w:r>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r w:rsidRPr="003862D0">
        <w:rPr>
          <w:lang w:val="en-GB"/>
        </w:rPr>
        <w:t xml:space="preserve"> </w:t>
      </w:r>
    </w:p>
    <w:p w14:paraId="6BAAAC34" w14:textId="77777777" w:rsidR="00746D06" w:rsidRPr="003862D0" w:rsidRDefault="00746D06" w:rsidP="00746D06">
      <w:pPr>
        <w:pStyle w:val="AR6BodyText"/>
        <w:rPr>
          <w:lang w:val="en-GB" w:eastAsia="en-US"/>
        </w:rPr>
      </w:pPr>
    </w:p>
    <w:p w14:paraId="0D9D2E98" w14:textId="174984F0" w:rsidR="00746D06" w:rsidRPr="003862D0" w:rsidRDefault="00A53628" w:rsidP="00746D06">
      <w:pPr>
        <w:pStyle w:val="AR6BodyText"/>
        <w:rPr>
          <w:lang w:val="en-GB" w:eastAsia="en-US"/>
        </w:rPr>
      </w:pPr>
      <w:r w:rsidRPr="003862D0">
        <w:rPr>
          <w:lang w:val="en-GB" w:eastAsia="en-US"/>
        </w:rPr>
        <w:t>This section</w:t>
      </w:r>
      <w:r w:rsidR="00746D06" w:rsidRPr="003862D0">
        <w:rPr>
          <w:lang w:val="en-GB" w:eastAsia="en-US"/>
        </w:rPr>
        <w:t xml:space="preserve"> assess</w:t>
      </w:r>
      <w:r w:rsidRPr="003862D0">
        <w:rPr>
          <w:lang w:val="en-GB" w:eastAsia="en-US"/>
        </w:rPr>
        <w:t>es</w:t>
      </w:r>
      <w:r w:rsidR="00746D06" w:rsidRPr="003862D0">
        <w:rPr>
          <w:lang w:val="en-GB" w:eastAsia="en-US"/>
        </w:rPr>
        <w:t xml:space="preserve"> the latest simulations of representative indicators of global climate change </w:t>
      </w:r>
      <w:r w:rsidR="009E4426" w:rsidRPr="003862D0">
        <w:rPr>
          <w:lang w:val="en-GB" w:eastAsia="en-US"/>
        </w:rPr>
        <w:t xml:space="preserve">presented </w:t>
      </w:r>
      <w:r w:rsidR="00746D06" w:rsidRPr="003862D0">
        <w:rPr>
          <w:lang w:val="en-GB" w:eastAsia="en-US"/>
        </w:rPr>
        <w:t>as time series and tabulated values over the 21st century and across the main realms of the global climate system. In the atmospheric realm (</w:t>
      </w:r>
      <w:del w:id="1162" w:author="Ian Blenkinsop" w:date="2021-07-27T09:04:00Z">
        <w:r w:rsidR="00746D06" w:rsidRPr="003862D0" w:rsidDel="00B3329D">
          <w:rPr>
            <w:lang w:val="en-GB" w:eastAsia="en-US"/>
          </w:rPr>
          <w:delText xml:space="preserve">see </w:delText>
        </w:r>
      </w:del>
      <w:r w:rsidR="00746D06" w:rsidRPr="003862D0">
        <w:rPr>
          <w:lang w:val="en-GB" w:eastAsia="en-US"/>
        </w:rPr>
        <w:t xml:space="preserve">Section </w:t>
      </w:r>
      <w:r w:rsidR="00FA6D4F" w:rsidRPr="003862D0">
        <w:rPr>
          <w:lang w:val="en-GB" w:eastAsia="en-US"/>
        </w:rPr>
        <w:t>4.3.1</w:t>
      </w:r>
      <w:r w:rsidR="00746D06" w:rsidRPr="003862D0">
        <w:rPr>
          <w:lang w:val="en-GB" w:eastAsia="en-US"/>
        </w:rPr>
        <w:t>), we assess simulations of GSAT (</w:t>
      </w:r>
      <w:del w:id="1163"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a) and global land precipitation (</w:t>
      </w:r>
      <w:del w:id="1164"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b). Across the cryospheric, oceanic, and biospheric realms (</w:t>
      </w:r>
      <w:del w:id="1165" w:author="Ian Blenkinsop" w:date="2021-07-27T09:04:00Z">
        <w:r w:rsidR="00746D06" w:rsidRPr="003862D0" w:rsidDel="00B3329D">
          <w:rPr>
            <w:lang w:val="en-GB" w:eastAsia="en-US"/>
          </w:rPr>
          <w:delText xml:space="preserve">see </w:delText>
        </w:r>
      </w:del>
      <w:r w:rsidR="00746D06" w:rsidRPr="003862D0">
        <w:rPr>
          <w:lang w:val="en-GB" w:eastAsia="en-US"/>
        </w:rPr>
        <w:t xml:space="preserve">Section </w:t>
      </w:r>
      <w:r w:rsidR="00FA6D4F" w:rsidRPr="003862D0">
        <w:rPr>
          <w:lang w:val="en-GB" w:eastAsia="en-US"/>
        </w:rPr>
        <w:t>4.3.2</w:t>
      </w:r>
      <w:r w:rsidR="00746D06" w:rsidRPr="003862D0">
        <w:rPr>
          <w:lang w:val="en-GB" w:eastAsia="en-US"/>
        </w:rPr>
        <w:t>), we assess simulations of Arctic SIA (</w:t>
      </w:r>
      <w:del w:id="1166"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c), GMSL (</w:t>
      </w:r>
      <w:del w:id="1167" w:author="Ian Blenkinsop" w:date="2021-07-27T09:04:00Z">
        <w:r w:rsidR="00746D06" w:rsidRPr="003862D0" w:rsidDel="00B3329D">
          <w:rPr>
            <w:lang w:val="en-GB" w:eastAsia="en-US"/>
          </w:rPr>
          <w:delText xml:space="preserve">see </w:delText>
        </w:r>
      </w:del>
      <w:r w:rsidR="00FA6D4F" w:rsidRPr="003862D0">
        <w:rPr>
          <w:lang w:val="en-GB" w:eastAsia="en-US"/>
        </w:rPr>
        <w:t>Figure 4.2</w:t>
      </w:r>
      <w:r w:rsidR="00746D06" w:rsidRPr="003862D0">
        <w:rPr>
          <w:lang w:val="en-GB" w:eastAsia="en-US"/>
        </w:rPr>
        <w:t xml:space="preserve">d), the AMOC, ocean and land carbon uptake, and pH. In Section </w:t>
      </w:r>
      <w:r w:rsidR="00FA6D4F" w:rsidRPr="003862D0">
        <w:rPr>
          <w:lang w:val="en-GB" w:eastAsia="en-US"/>
        </w:rPr>
        <w:t>4.3.3</w:t>
      </w:r>
      <w:r w:rsidR="00746D06" w:rsidRPr="003862D0">
        <w:rPr>
          <w:lang w:val="en-GB" w:eastAsia="en-US"/>
        </w:rPr>
        <w:t xml:space="preserve"> we assess simulations of several indices of climate variability, namely, the indices of the NAM, SAM, and ENSO. Finally, Section </w:t>
      </w:r>
      <w:r w:rsidR="00FA6D4F" w:rsidRPr="003862D0">
        <w:rPr>
          <w:lang w:val="en-GB" w:eastAsia="en-US"/>
        </w:rPr>
        <w:t>4.3.4</w:t>
      </w:r>
      <w:r w:rsidR="00746D06" w:rsidRPr="003862D0">
        <w:rPr>
          <w:lang w:val="en-GB" w:eastAsia="en-US"/>
        </w:rPr>
        <w:t xml:space="preserve"> assess</w:t>
      </w:r>
      <w:r w:rsidR="00AF5EA0" w:rsidRPr="003862D0">
        <w:rPr>
          <w:lang w:val="en-GB" w:eastAsia="en-US"/>
        </w:rPr>
        <w:t>es</w:t>
      </w:r>
      <w:r w:rsidR="00746D06" w:rsidRPr="003862D0">
        <w:rPr>
          <w:lang w:val="en-GB" w:eastAsia="en-US"/>
        </w:rPr>
        <w:t xml:space="preserve"> future GSAT change based on the CMIP6 ensemble in combination with other lines of evidence. An assessment of projected changes in related global extreme indices can be found in Chapter 11.</w:t>
      </w:r>
    </w:p>
    <w:p w14:paraId="62113FAE" w14:textId="77777777" w:rsidR="00746D06" w:rsidRPr="003862D0" w:rsidRDefault="00746D06" w:rsidP="00746D06">
      <w:pPr>
        <w:pStyle w:val="AR6BodyText"/>
        <w:rPr>
          <w:lang w:val="en-GB" w:eastAsia="en-US"/>
        </w:rPr>
      </w:pPr>
    </w:p>
    <w:p w14:paraId="11CB19F2" w14:textId="77777777" w:rsidR="00A3162F" w:rsidRPr="003862D0" w:rsidRDefault="00A3162F" w:rsidP="00746D06">
      <w:pPr>
        <w:pStyle w:val="AR6BodyText"/>
        <w:rPr>
          <w:lang w:val="en-GB" w:eastAsia="en-US"/>
        </w:rPr>
      </w:pPr>
    </w:p>
    <w:p w14:paraId="4AC4D478" w14:textId="77777777" w:rsidR="00746D06" w:rsidRPr="003862D0" w:rsidRDefault="00746D06" w:rsidP="00746D06">
      <w:pPr>
        <w:pStyle w:val="AR6BodyText"/>
        <w:rPr>
          <w:b/>
          <w:lang w:val="en-GB" w:eastAsia="en-US"/>
        </w:rPr>
      </w:pPr>
      <w:r w:rsidRPr="003862D0">
        <w:rPr>
          <w:b/>
          <w:lang w:val="en-GB" w:eastAsia="en-US"/>
        </w:rPr>
        <w:t>[START FIGURE 4.2 HERE]</w:t>
      </w:r>
    </w:p>
    <w:p w14:paraId="3CE2E7A1" w14:textId="47C771FE" w:rsidR="00746D06" w:rsidRPr="003862D0" w:rsidRDefault="00746D06" w:rsidP="00400CFC">
      <w:pPr>
        <w:pStyle w:val="AR6BodyText"/>
        <w:rPr>
          <w:b/>
          <w:lang w:val="en-GB"/>
        </w:rPr>
      </w:pPr>
    </w:p>
    <w:p w14:paraId="67DCEFD1" w14:textId="3556EC4E" w:rsidR="00746D06" w:rsidRPr="003862D0" w:rsidRDefault="00746D06" w:rsidP="007E0AE8">
      <w:pPr>
        <w:pStyle w:val="AR6Chap4Figure"/>
        <w:rPr>
          <w:lang w:val="en-GB"/>
        </w:rPr>
      </w:pPr>
      <w:bookmarkStart w:id="1168" w:name="_Ref29561352"/>
      <w:bookmarkStart w:id="1169" w:name="_Ref5022700"/>
      <w:bookmarkStart w:id="1170" w:name="_Ref56847296"/>
      <w:bookmarkStart w:id="1171" w:name="_Toc69750247"/>
      <w:r w:rsidRPr="003862D0">
        <w:rPr>
          <w:b/>
          <w:bCs/>
          <w:lang w:val="en-GB"/>
        </w:rPr>
        <w:t>Selected indicators of global climate change from CMIP6 historical and scenario simulations.</w:t>
      </w:r>
      <w:r w:rsidRPr="003862D0">
        <w:rPr>
          <w:lang w:val="en-GB"/>
        </w:rPr>
        <w:t xml:space="preserve"> (a) Global surface air temperature changes relative to the 1995–2014 average (left axis) and relative to the 1850–1900 average (right axis</w:t>
      </w:r>
      <w:r w:rsidR="00A76D21" w:rsidRPr="003862D0">
        <w:rPr>
          <w:lang w:val="en-GB"/>
        </w:rPr>
        <w:t>; offset by 0.82</w:t>
      </w:r>
      <w:r w:rsidR="00201FBE" w:rsidRPr="003862D0">
        <w:rPr>
          <w:lang w:val="en-GB"/>
        </w:rPr>
        <w:t xml:space="preserve">°C, which is the multi-model mean and </w:t>
      </w:r>
      <w:r w:rsidR="00A76D21" w:rsidRPr="003862D0">
        <w:rPr>
          <w:lang w:val="en-GB"/>
        </w:rPr>
        <w:t>close to</w:t>
      </w:r>
      <w:r w:rsidR="00201FBE" w:rsidRPr="003862D0">
        <w:rPr>
          <w:lang w:val="en-GB"/>
        </w:rPr>
        <w:t xml:space="preserve"> observed best estimate</w:t>
      </w:r>
      <w:r w:rsidR="00A76D21" w:rsidRPr="003862D0">
        <w:rPr>
          <w:lang w:val="en-GB"/>
        </w:rPr>
        <w:t>, Cross-Chapter Box 2.1, Table 1</w:t>
      </w:r>
      <w:r w:rsidRPr="003862D0">
        <w:rPr>
          <w:lang w:val="en-GB"/>
        </w:rPr>
        <w:t xml:space="preserve">). (b) Global land precipitation changes relative to the 1995–2014 average. (c) September Arctic sea-ice area. (d) Global mean </w:t>
      </w:r>
      <w:r w:rsidR="008A7C64" w:rsidRPr="003862D0">
        <w:rPr>
          <w:lang w:val="en-GB"/>
        </w:rPr>
        <w:t>sea-level change</w:t>
      </w:r>
      <w:r w:rsidRPr="003862D0">
        <w:rPr>
          <w:lang w:val="en-GB"/>
        </w:rPr>
        <w:t xml:space="preserve"> (GMSL) relative to the 1995–2014 average. (a), (b) and (d) are annual averages, (c) are September averages. In (a)-(c), the curves show averages over the </w:t>
      </w:r>
      <w:r w:rsidR="00941EA4" w:rsidRPr="003862D0">
        <w:rPr>
          <w:lang w:val="en-GB"/>
        </w:rPr>
        <w:t xml:space="preserve">CMIP6 </w:t>
      </w:r>
      <w:r w:rsidRPr="003862D0">
        <w:rPr>
          <w:lang w:val="en-GB"/>
        </w:rPr>
        <w:t>simulations, the shadings around the SSP1-2.6 and SSP3-7.0 curves show 5</w:t>
      </w:r>
      <w:r w:rsidR="00941EA4" w:rsidRPr="003862D0">
        <w:rPr>
          <w:lang w:val="en-GB"/>
        </w:rPr>
        <w:t>–</w:t>
      </w:r>
      <w:r w:rsidRPr="003862D0">
        <w:rPr>
          <w:lang w:val="en-GB"/>
        </w:rPr>
        <w:t>95% ranges, and the numbers near the top show the number of model simulations used.</w:t>
      </w:r>
      <w:bookmarkEnd w:id="1168"/>
      <w:r w:rsidRPr="003862D0">
        <w:rPr>
          <w:lang w:val="en-GB"/>
        </w:rPr>
        <w:t xml:space="preserve"> Results are derived from concentration-driven simulations. </w:t>
      </w:r>
      <w:bookmarkEnd w:id="1169"/>
      <w:r w:rsidRPr="003862D0">
        <w:rPr>
          <w:lang w:val="en-GB"/>
        </w:rPr>
        <w:t>In (d), the barystatic contribution to GMSL (i.e., the contribution from land-ice melt) has been added offline to the CMIP6 simulated contributions from thermal expansion (thermosteric). The shadings around the SSP1-2.6 and SSP3-7.0 curves show 5</w:t>
      </w:r>
      <w:r w:rsidR="00201FBE" w:rsidRPr="003862D0">
        <w:rPr>
          <w:lang w:val="en-GB"/>
        </w:rPr>
        <w:t>–</w:t>
      </w:r>
      <w:r w:rsidRPr="003862D0">
        <w:rPr>
          <w:lang w:val="en-GB"/>
        </w:rPr>
        <w:t xml:space="preserve">95% ranges. The dashed curve is the </w:t>
      </w:r>
      <w:r w:rsidRPr="003862D0">
        <w:rPr>
          <w:i/>
          <w:lang w:val="en-GB"/>
        </w:rPr>
        <w:t>low confidence</w:t>
      </w:r>
      <w:r w:rsidRPr="003862D0">
        <w:rPr>
          <w:lang w:val="en-GB"/>
        </w:rPr>
        <w:t xml:space="preserve"> and low likelihood outcome at the high end of SSP5-8.5 and reflects deep uncertainties arising from potential ice-sheet and ice-cliff instabilities. This curve at year 2100 indicates 1.7 m of GMSL rise relative to </w:t>
      </w:r>
      <w:r w:rsidR="00CC41BA" w:rsidRPr="003862D0">
        <w:rPr>
          <w:lang w:val="en-GB"/>
        </w:rPr>
        <w:t>1995–2014</w:t>
      </w:r>
      <w:r w:rsidRPr="003862D0">
        <w:rPr>
          <w:lang w:val="en-GB"/>
        </w:rPr>
        <w:t>. More information on the calculation of GMSL are available in Chapter 9</w:t>
      </w:r>
      <w:r w:rsidR="00201FBE" w:rsidRPr="003862D0">
        <w:rPr>
          <w:lang w:val="en-GB"/>
        </w:rPr>
        <w:t>,</w:t>
      </w:r>
      <w:r w:rsidRPr="003862D0">
        <w:rPr>
          <w:lang w:val="en-GB"/>
        </w:rPr>
        <w:t xml:space="preserve"> and further regional details are provided in the Atlas.</w:t>
      </w:r>
      <w:bookmarkEnd w:id="1170"/>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171"/>
    </w:p>
    <w:p w14:paraId="21E90716" w14:textId="77777777" w:rsidR="00746D06" w:rsidRPr="003862D0" w:rsidRDefault="00746D06" w:rsidP="00746D06">
      <w:pPr>
        <w:pStyle w:val="AR6BodyText"/>
        <w:rPr>
          <w:lang w:val="en-GB"/>
        </w:rPr>
      </w:pPr>
    </w:p>
    <w:p w14:paraId="03C18886" w14:textId="77777777" w:rsidR="00746D06" w:rsidRPr="003862D0" w:rsidRDefault="00746D06" w:rsidP="00746D06">
      <w:pPr>
        <w:pStyle w:val="AR6BodyText"/>
        <w:rPr>
          <w:lang w:val="en-GB"/>
        </w:rPr>
      </w:pPr>
      <w:r w:rsidRPr="003862D0">
        <w:rPr>
          <w:b/>
          <w:lang w:val="en-GB" w:eastAsia="en-US"/>
        </w:rPr>
        <w:t>[END FIGURE 4.2 HERE]</w:t>
      </w:r>
    </w:p>
    <w:p w14:paraId="329F32A1" w14:textId="77777777" w:rsidR="00746D06" w:rsidRPr="003862D0" w:rsidRDefault="00746D06" w:rsidP="00746D06">
      <w:pPr>
        <w:pStyle w:val="AR6BodyText"/>
        <w:rPr>
          <w:lang w:val="en-GB" w:eastAsia="en-US"/>
        </w:rPr>
      </w:pPr>
    </w:p>
    <w:p w14:paraId="67D5AC5A" w14:textId="77777777" w:rsidR="00A3162F" w:rsidRPr="003862D0" w:rsidRDefault="00A3162F" w:rsidP="00746D06">
      <w:pPr>
        <w:pStyle w:val="AR6BodyText"/>
        <w:rPr>
          <w:lang w:val="en-GB" w:eastAsia="en-US"/>
        </w:rPr>
      </w:pPr>
    </w:p>
    <w:p w14:paraId="20661BF0" w14:textId="049C154F" w:rsidR="00746D06" w:rsidRPr="003862D0" w:rsidRDefault="00746D06" w:rsidP="00746D06">
      <w:pPr>
        <w:pStyle w:val="AR6BodyText"/>
        <w:rPr>
          <w:lang w:val="en-GB" w:eastAsia="en-US"/>
        </w:rPr>
      </w:pPr>
      <w:r w:rsidRPr="003862D0">
        <w:rPr>
          <w:lang w:val="en-GB" w:eastAsia="en-US"/>
        </w:rPr>
        <w:lastRenderedPageBreak/>
        <w:t xml:space="preserve">From the CMIP6 multi-model ensemble we consider historical simulations with observed external forcings to 2014 and extensions to 2100 based on </w:t>
      </w:r>
      <w:r w:rsidR="003F5135" w:rsidRPr="003862D0">
        <w:rPr>
          <w:lang w:val="en-GB" w:eastAsia="en-US"/>
        </w:rPr>
        <w:t>the five high-priority scenarios</w:t>
      </w:r>
      <w:r w:rsidRPr="003862D0">
        <w:rPr>
          <w:lang w:val="en-GB" w:eastAsia="en-US"/>
        </w:rPr>
        <w:t xml:space="preserve">. We </w:t>
      </w:r>
      <w:r w:rsidR="00327F6B" w:rsidRPr="003862D0">
        <w:rPr>
          <w:lang w:val="en-GB" w:eastAsia="en-US"/>
        </w:rPr>
        <w:t>use</w:t>
      </w:r>
      <w:r w:rsidRPr="003862D0">
        <w:rPr>
          <w:lang w:val="en-GB" w:eastAsia="en-US"/>
        </w:rPr>
        <w:t xml:space="preserve"> the first realization (</w:t>
      </w:r>
      <w:r w:rsidR="007C77C0" w:rsidRPr="003862D0">
        <w:rPr>
          <w:lang w:val="en-GB" w:eastAsia="en-US"/>
        </w:rPr>
        <w:t>‘</w:t>
      </w:r>
      <w:r w:rsidRPr="003862D0">
        <w:rPr>
          <w:lang w:val="en-GB" w:eastAsia="en-US"/>
        </w:rPr>
        <w:t>r1</w:t>
      </w:r>
      <w:r w:rsidR="007C77C0" w:rsidRPr="003862D0">
        <w:rPr>
          <w:lang w:val="en-GB" w:eastAsia="en-US"/>
        </w:rPr>
        <w:t>’</w:t>
      </w:r>
      <w:r w:rsidRPr="003862D0">
        <w:rPr>
          <w:lang w:val="en-GB" w:eastAsia="en-US"/>
        </w:rPr>
        <w:t>) contributed by each modelling group. In tabular form, we show ensemble-mean changes and uncertainties for the near-term (2021–2040), mid-term (2041–2060), and the long-term (2081–2100), relative to present-day (1995–2014) and the approximation to pre-industrial (1850–1900). Changes in precipitation over land near 1.5</w:t>
      </w:r>
      <w:r w:rsidRPr="003862D0">
        <w:rPr>
          <w:color w:val="000000" w:themeColor="text1"/>
          <w:lang w:val="en-GB" w:eastAsia="en-US"/>
        </w:rPr>
        <w:t>°C</w:t>
      </w:r>
      <w:r w:rsidRPr="003862D0">
        <w:rPr>
          <w:lang w:val="en-GB" w:eastAsia="en-US"/>
        </w:rPr>
        <w:t>, 2.0</w:t>
      </w:r>
      <w:r w:rsidRPr="003862D0">
        <w:rPr>
          <w:color w:val="000000" w:themeColor="text1"/>
          <w:lang w:val="en-GB" w:eastAsia="en-US"/>
        </w:rPr>
        <w:t>°C,</w:t>
      </w:r>
      <w:r w:rsidRPr="003862D0">
        <w:rPr>
          <w:lang w:val="en-GB" w:eastAsia="en-US"/>
        </w:rPr>
        <w:t xml:space="preserve"> 3.0</w:t>
      </w:r>
      <w:r w:rsidRPr="003862D0">
        <w:rPr>
          <w:color w:val="000000" w:themeColor="text1"/>
          <w:lang w:val="en-GB" w:eastAsia="en-US"/>
        </w:rPr>
        <w:t>°C, and 4.0°C</w:t>
      </w:r>
      <w:r w:rsidRPr="003862D0">
        <w:rPr>
          <w:lang w:val="en-GB" w:eastAsia="en-US"/>
        </w:rPr>
        <w:t xml:space="preserve"> of global warming relative to 1850–1900 are also assessed.</w:t>
      </w:r>
    </w:p>
    <w:p w14:paraId="34667A88" w14:textId="77777777" w:rsidR="00746D06" w:rsidRPr="003862D0" w:rsidRDefault="00746D06" w:rsidP="00746D06">
      <w:pPr>
        <w:pStyle w:val="AR6BodyText"/>
        <w:rPr>
          <w:lang w:val="en-GB"/>
        </w:rPr>
      </w:pPr>
    </w:p>
    <w:p w14:paraId="4DC26851" w14:textId="77777777" w:rsidR="00A3162F" w:rsidRPr="003862D0" w:rsidRDefault="00A3162F" w:rsidP="00746D06">
      <w:pPr>
        <w:pStyle w:val="AR6BodyText"/>
        <w:rPr>
          <w:lang w:val="en-GB"/>
        </w:rPr>
      </w:pPr>
    </w:p>
    <w:p w14:paraId="5A7789F2" w14:textId="3A8069FE" w:rsidR="00746D06" w:rsidRPr="003862D0" w:rsidRDefault="00746D06" w:rsidP="00746D06">
      <w:pPr>
        <w:pStyle w:val="AR6Chap4Level2411"/>
        <w:rPr>
          <w:lang w:val="en-GB"/>
        </w:rPr>
      </w:pPr>
      <w:bookmarkStart w:id="1172" w:name="_Ref5022619"/>
      <w:bookmarkStart w:id="1173" w:name="_Toc5498088"/>
      <w:bookmarkStart w:id="1174" w:name="_Toc5498122"/>
      <w:bookmarkStart w:id="1175" w:name="_Toc5498411"/>
      <w:bookmarkStart w:id="1176" w:name="_Toc5498894"/>
      <w:bookmarkStart w:id="1177" w:name="_Toc5500946"/>
      <w:bookmarkStart w:id="1178" w:name="_Toc5778463"/>
      <w:bookmarkStart w:id="1179" w:name="_Toc29748262"/>
      <w:bookmarkStart w:id="1180" w:name="_Toc29748448"/>
      <w:bookmarkStart w:id="1181" w:name="_Toc29749201"/>
      <w:bookmarkStart w:id="1182" w:name="_Toc29751009"/>
      <w:bookmarkStart w:id="1183" w:name="_Toc33523266"/>
      <w:bookmarkStart w:id="1184" w:name="_Toc56878738"/>
      <w:bookmarkStart w:id="1185" w:name="_Toc56879159"/>
      <w:bookmarkStart w:id="1186" w:name="_Toc56879701"/>
      <w:bookmarkStart w:id="1187" w:name="_Toc56880367"/>
      <w:bookmarkStart w:id="1188" w:name="_Toc56880463"/>
      <w:bookmarkStart w:id="1189" w:name="_Toc56880533"/>
      <w:bookmarkStart w:id="1190" w:name="_Toc56880657"/>
      <w:bookmarkStart w:id="1191" w:name="_Toc56881931"/>
      <w:bookmarkStart w:id="1192" w:name="_Toc57156840"/>
      <w:bookmarkStart w:id="1193" w:name="_Toc65519588"/>
      <w:bookmarkStart w:id="1194" w:name="_Toc66099772"/>
      <w:bookmarkStart w:id="1195" w:name="_Toc66646017"/>
      <w:bookmarkStart w:id="1196" w:name="_Toc69752487"/>
      <w:bookmarkStart w:id="1197" w:name="_Toc66379302"/>
      <w:bookmarkStart w:id="1198" w:name="_Toc66466960"/>
      <w:bookmarkStart w:id="1199" w:name="_Toc66467244"/>
      <w:bookmarkStart w:id="1200" w:name="_Toc66574499"/>
      <w:bookmarkStart w:id="1201" w:name="_Toc66574670"/>
      <w:r w:rsidRPr="003862D0">
        <w:rPr>
          <w:lang w:val="en-GB"/>
        </w:rPr>
        <w:t>Atmosphere</w:t>
      </w:r>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r w:rsidR="003F3BAC" w:rsidRPr="003862D0">
        <w:rPr>
          <w:lang w:val="en-GB"/>
        </w:rPr>
        <w:t xml:space="preserve"> </w:t>
      </w:r>
      <w:bookmarkEnd w:id="1197"/>
      <w:bookmarkEnd w:id="1198"/>
      <w:bookmarkEnd w:id="1199"/>
      <w:bookmarkEnd w:id="1200"/>
      <w:bookmarkEnd w:id="1201"/>
    </w:p>
    <w:p w14:paraId="36F40140" w14:textId="77777777" w:rsidR="00746D06" w:rsidRPr="003862D0" w:rsidRDefault="00746D06" w:rsidP="00746D06">
      <w:pPr>
        <w:pStyle w:val="AR6BodyText"/>
        <w:rPr>
          <w:rFonts w:eastAsia="Batang"/>
          <w:lang w:val="en-GB" w:eastAsia="ko-KR"/>
        </w:rPr>
      </w:pPr>
    </w:p>
    <w:p w14:paraId="49E0C326" w14:textId="77777777" w:rsidR="00746D06" w:rsidRPr="003862D0" w:rsidRDefault="00746D06" w:rsidP="00746D06">
      <w:pPr>
        <w:pStyle w:val="AR6Chap4Level34111"/>
        <w:rPr>
          <w:lang w:val="en-GB"/>
        </w:rPr>
      </w:pPr>
      <w:bookmarkStart w:id="1202" w:name="_Ref5106667"/>
      <w:bookmarkStart w:id="1203" w:name="_Toc5778464"/>
      <w:bookmarkStart w:id="1204" w:name="_Toc29751010"/>
      <w:bookmarkStart w:id="1205" w:name="_Toc33523267"/>
      <w:bookmarkStart w:id="1206" w:name="_Toc57156841"/>
      <w:bookmarkStart w:id="1207" w:name="_Toc66466961"/>
      <w:bookmarkStart w:id="1208" w:name="_Toc66467245"/>
      <w:bookmarkStart w:id="1209" w:name="_Toc66574500"/>
      <w:bookmarkStart w:id="1210" w:name="_Toc66574671"/>
      <w:bookmarkStart w:id="1211" w:name="_Toc66646018"/>
      <w:bookmarkStart w:id="1212" w:name="_Toc69752488"/>
      <w:r w:rsidRPr="003862D0">
        <w:rPr>
          <w:lang w:val="en-GB"/>
        </w:rPr>
        <w:t>Surface Air Temperature</w:t>
      </w:r>
      <w:bookmarkEnd w:id="1202"/>
      <w:bookmarkEnd w:id="1203"/>
      <w:bookmarkEnd w:id="1204"/>
      <w:bookmarkEnd w:id="1205"/>
      <w:bookmarkEnd w:id="1206"/>
      <w:bookmarkEnd w:id="1207"/>
      <w:bookmarkEnd w:id="1208"/>
      <w:bookmarkEnd w:id="1209"/>
      <w:bookmarkEnd w:id="1210"/>
      <w:bookmarkEnd w:id="1211"/>
      <w:bookmarkEnd w:id="1212"/>
    </w:p>
    <w:p w14:paraId="4EAB6CE9" w14:textId="77777777" w:rsidR="00746D06" w:rsidRPr="003862D0" w:rsidRDefault="00746D06" w:rsidP="00746D06">
      <w:pPr>
        <w:pStyle w:val="AR6BodyText"/>
        <w:rPr>
          <w:lang w:val="en-GB" w:eastAsia="en-US"/>
        </w:rPr>
      </w:pPr>
    </w:p>
    <w:p w14:paraId="217DF3E6" w14:textId="639D8769"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The AR5 assessed from CMIP5 simulations and other lines of evidence that GSAT will continue to rise over the 21st century if </w:t>
      </w:r>
      <w:ins w:id="1213" w:author="Sara M Tuson" w:date="2021-07-15T15:32:00Z">
        <w:r w:rsidR="00113A74">
          <w:rPr>
            <w:color w:val="000000" w:themeColor="text1"/>
            <w:lang w:val="en-GB" w:eastAsia="en-US"/>
          </w:rPr>
          <w:t>greenhouse gas (</w:t>
        </w:r>
      </w:ins>
      <w:r w:rsidRPr="003862D0">
        <w:rPr>
          <w:color w:val="000000" w:themeColor="text1"/>
          <w:lang w:val="en-GB" w:eastAsia="en-US"/>
        </w:rPr>
        <w:t>GHG</w:t>
      </w:r>
      <w:ins w:id="1214" w:author="Sara M Tuson" w:date="2021-07-15T15:32:00Z">
        <w:r w:rsidR="00113A74">
          <w:rPr>
            <w:color w:val="000000" w:themeColor="text1"/>
            <w:lang w:val="en-GB" w:eastAsia="en-US"/>
          </w:rPr>
          <w:t>)</w:t>
        </w:r>
      </w:ins>
      <w:r w:rsidRPr="003862D0">
        <w:rPr>
          <w:color w:val="000000" w:themeColor="text1"/>
          <w:lang w:val="en-GB" w:eastAsia="en-US"/>
        </w:rPr>
        <w:t xml:space="preserve"> concentrations continue increasing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color w:val="000000" w:themeColor="text1"/>
          <w:lang w:val="en-GB" w:eastAsia="en-US"/>
        </w:rPr>
        <w:t>. The AR5 concluded that GSAT for 2081</w:t>
      </w:r>
      <w:r w:rsidRPr="003862D0">
        <w:rPr>
          <w:lang w:val="en-GB" w:eastAsia="en-US"/>
        </w:rPr>
        <w:t>–</w:t>
      </w:r>
      <w:r w:rsidRPr="003862D0">
        <w:rPr>
          <w:color w:val="000000" w:themeColor="text1"/>
          <w:lang w:val="en-GB" w:eastAsia="en-US"/>
        </w:rPr>
        <w:t>2100, relative to 1986</w:t>
      </w:r>
      <w:r w:rsidRPr="003862D0">
        <w:rPr>
          <w:lang w:val="en-GB" w:eastAsia="en-US"/>
        </w:rPr>
        <w:t>–</w:t>
      </w:r>
      <w:r w:rsidRPr="003862D0">
        <w:rPr>
          <w:color w:val="000000" w:themeColor="text1"/>
          <w:lang w:val="en-GB" w:eastAsia="en-US"/>
        </w:rPr>
        <w:t xml:space="preserve">2005 will </w:t>
      </w:r>
      <w:r w:rsidRPr="003862D0">
        <w:rPr>
          <w:i/>
          <w:color w:val="000000" w:themeColor="text1"/>
          <w:lang w:val="en-GB" w:eastAsia="en-US"/>
        </w:rPr>
        <w:t>likely</w:t>
      </w:r>
      <w:r w:rsidRPr="003862D0">
        <w:rPr>
          <w:color w:val="000000" w:themeColor="text1"/>
          <w:lang w:val="en-GB" w:eastAsia="en-US"/>
        </w:rPr>
        <w:t xml:space="preserve"> be in the 5</w:t>
      </w:r>
      <w:r w:rsidRPr="003862D0">
        <w:rPr>
          <w:lang w:val="en-GB" w:eastAsia="en-US"/>
        </w:rPr>
        <w:t>–</w:t>
      </w:r>
      <w:r w:rsidRPr="003862D0">
        <w:rPr>
          <w:color w:val="000000" w:themeColor="text1"/>
          <w:lang w:val="en-GB" w:eastAsia="en-US"/>
        </w:rPr>
        <w:t>95% range of 0.3°C</w:t>
      </w:r>
      <w:r w:rsidRPr="003862D0">
        <w:rPr>
          <w:lang w:val="en-GB" w:eastAsia="en-US"/>
        </w:rPr>
        <w:t>–</w:t>
      </w:r>
      <w:r w:rsidRPr="003862D0">
        <w:rPr>
          <w:color w:val="000000" w:themeColor="text1"/>
          <w:lang w:val="en-GB" w:eastAsia="en-US"/>
        </w:rPr>
        <w:t>1.7°C under RCP2.6 and 2.6°C</w:t>
      </w:r>
      <w:r w:rsidRPr="003862D0">
        <w:rPr>
          <w:lang w:val="en-GB" w:eastAsia="en-US"/>
        </w:rPr>
        <w:t>–</w:t>
      </w:r>
      <w:r w:rsidRPr="003862D0">
        <w:rPr>
          <w:color w:val="000000" w:themeColor="text1"/>
          <w:lang w:val="en-GB" w:eastAsia="en-US"/>
        </w:rPr>
        <w:t xml:space="preserve">4.8°C under RCP8.5. The corresponding ranges for the intermediate </w:t>
      </w:r>
      <w:r w:rsidR="00A30BD5" w:rsidRPr="003862D0">
        <w:rPr>
          <w:color w:val="000000" w:themeColor="text1"/>
          <w:lang w:val="en-GB" w:eastAsia="en-US"/>
        </w:rPr>
        <w:t>emission scenario</w:t>
      </w:r>
      <w:r w:rsidRPr="003862D0">
        <w:rPr>
          <w:color w:val="000000" w:themeColor="text1"/>
          <w:lang w:val="en-GB" w:eastAsia="en-US"/>
        </w:rPr>
        <w:t>s with emissions peaking around 2040 (RCP4.5) and 2060 (RCP6.0) are 1.1°C</w:t>
      </w:r>
      <w:r w:rsidRPr="003862D0">
        <w:rPr>
          <w:lang w:val="en-GB" w:eastAsia="en-US"/>
        </w:rPr>
        <w:t>–</w:t>
      </w:r>
      <w:r w:rsidRPr="003862D0">
        <w:rPr>
          <w:color w:val="000000" w:themeColor="text1"/>
          <w:lang w:val="en-GB" w:eastAsia="en-US"/>
        </w:rPr>
        <w:t>2.6°C and 1.4°C</w:t>
      </w:r>
      <w:r w:rsidRPr="003862D0">
        <w:rPr>
          <w:lang w:val="en-GB" w:eastAsia="en-US"/>
        </w:rPr>
        <w:t>–</w:t>
      </w:r>
      <w:r w:rsidRPr="003862D0">
        <w:rPr>
          <w:color w:val="000000" w:themeColor="text1"/>
          <w:lang w:val="en-GB" w:eastAsia="en-US"/>
        </w:rPr>
        <w:t xml:space="preserve">3.1°C, respectively. The AR5 further assessed that GSAT averaged over the period 2081–2100 are projected to </w:t>
      </w:r>
      <w:r w:rsidRPr="003862D0">
        <w:rPr>
          <w:i/>
          <w:color w:val="000000" w:themeColor="text1"/>
          <w:lang w:val="en-GB" w:eastAsia="en-US"/>
        </w:rPr>
        <w:t>likely</w:t>
      </w:r>
      <w:r w:rsidRPr="003862D0">
        <w:rPr>
          <w:color w:val="000000" w:themeColor="text1"/>
          <w:lang w:val="en-GB" w:eastAsia="en-US"/>
        </w:rPr>
        <w:t xml:space="preserve"> exceed 1.5°C above 1850</w:t>
      </w:r>
      <w:r w:rsidRPr="003862D0">
        <w:rPr>
          <w:lang w:val="en-GB" w:eastAsia="en-US"/>
        </w:rPr>
        <w:t>–</w:t>
      </w:r>
      <w:r w:rsidRPr="003862D0">
        <w:rPr>
          <w:color w:val="000000" w:themeColor="text1"/>
          <w:lang w:val="en-GB" w:eastAsia="en-US"/>
        </w:rPr>
        <w:t>1900 for RCP4.5, RCP6.0 and RCP8.5 (</w:t>
      </w:r>
      <w:r w:rsidRPr="003862D0">
        <w:rPr>
          <w:i/>
          <w:color w:val="000000" w:themeColor="text1"/>
          <w:lang w:val="en-GB" w:eastAsia="en-US"/>
        </w:rPr>
        <w:t>high confidence</w:t>
      </w:r>
      <w:r w:rsidRPr="003862D0">
        <w:rPr>
          <w:color w:val="000000" w:themeColor="text1"/>
          <w:lang w:val="en-GB" w:eastAsia="en-US"/>
        </w:rPr>
        <w:t xml:space="preserve">) and are </w:t>
      </w:r>
      <w:r w:rsidRPr="003862D0">
        <w:rPr>
          <w:i/>
          <w:color w:val="000000" w:themeColor="text1"/>
          <w:lang w:val="en-GB" w:eastAsia="en-US"/>
        </w:rPr>
        <w:t>likely</w:t>
      </w:r>
      <w:r w:rsidRPr="003862D0">
        <w:rPr>
          <w:color w:val="000000" w:themeColor="text1"/>
          <w:lang w:val="en-GB" w:eastAsia="en-US"/>
        </w:rPr>
        <w:t xml:space="preserve"> to exceed 2°C above 1850</w:t>
      </w:r>
      <w:r w:rsidRPr="003862D0">
        <w:rPr>
          <w:lang w:val="en-GB" w:eastAsia="en-US"/>
        </w:rPr>
        <w:t>–</w:t>
      </w:r>
      <w:r w:rsidRPr="003862D0">
        <w:rPr>
          <w:color w:val="000000" w:themeColor="text1"/>
          <w:lang w:val="en-GB" w:eastAsia="en-US"/>
        </w:rPr>
        <w:t>1900 for RCP6.0 and RCP8.5 (</w:t>
      </w:r>
      <w:r w:rsidRPr="003862D0">
        <w:rPr>
          <w:i/>
          <w:color w:val="000000" w:themeColor="text1"/>
          <w:lang w:val="en-GB" w:eastAsia="en-US"/>
        </w:rPr>
        <w:t>high confidence</w:t>
      </w:r>
      <w:r w:rsidRPr="003862D0">
        <w:rPr>
          <w:color w:val="000000" w:themeColor="text1"/>
          <w:lang w:val="en-GB" w:eastAsia="en-US"/>
        </w:rPr>
        <w:t xml:space="preserve">). Global surface temperature changes above 2°C under RCP2.6 were deemed </w:t>
      </w:r>
      <w:r w:rsidRPr="003862D0">
        <w:rPr>
          <w:i/>
          <w:color w:val="000000" w:themeColor="text1"/>
          <w:lang w:val="en-GB" w:eastAsia="en-US"/>
        </w:rPr>
        <w:t>unlikely</w:t>
      </w:r>
      <w:r w:rsidRPr="003862D0">
        <w:rPr>
          <w:color w:val="000000" w:themeColor="text1"/>
          <w:lang w:val="en-GB" w:eastAsia="en-US"/>
        </w:rPr>
        <w:t xml:space="preserve"> (</w:t>
      </w:r>
      <w:r w:rsidRPr="003862D0">
        <w:rPr>
          <w:i/>
          <w:color w:val="000000" w:themeColor="text1"/>
          <w:lang w:val="en-GB" w:eastAsia="en-US"/>
        </w:rPr>
        <w:t>medium confidence</w:t>
      </w:r>
      <w:r w:rsidRPr="003862D0">
        <w:rPr>
          <w:color w:val="000000" w:themeColor="text1"/>
          <w:lang w:val="en-GB" w:eastAsia="en-US"/>
        </w:rPr>
        <w:t>).</w:t>
      </w:r>
    </w:p>
    <w:p w14:paraId="78027C71" w14:textId="77777777" w:rsidR="00746D06" w:rsidRPr="003862D0" w:rsidRDefault="00746D06" w:rsidP="00746D06">
      <w:pPr>
        <w:pStyle w:val="AR6BodyText"/>
        <w:rPr>
          <w:color w:val="000000" w:themeColor="text1"/>
          <w:lang w:val="en-GB" w:eastAsia="en-US"/>
        </w:rPr>
      </w:pPr>
    </w:p>
    <w:p w14:paraId="126CFC9B" w14:textId="386E13B9" w:rsidR="00746D06" w:rsidRPr="003862D0" w:rsidRDefault="00746D06" w:rsidP="00746D06">
      <w:pPr>
        <w:pStyle w:val="AR6BodyText"/>
        <w:rPr>
          <w:color w:val="000000" w:themeColor="text1"/>
          <w:lang w:val="en-GB" w:eastAsia="en-US"/>
        </w:rPr>
      </w:pPr>
      <w:r w:rsidRPr="003862D0">
        <w:rPr>
          <w:color w:val="000000" w:themeColor="text1"/>
          <w:lang w:val="en-GB" w:eastAsia="en-US"/>
        </w:rPr>
        <w:t>Here, for continuity’s sake, we assess the CMIP6 simulations of GSAT in a fashion similar to the AR5 assessment of the CMIP5 simulations. From these, we compute anomalies relative to 1995–2014 and display the evolution of ensemble means and 5–95% ranges (</w:t>
      </w:r>
      <w:del w:id="1215" w:author="Ian Blenkinsop" w:date="2021-07-27T17:13:00Z">
        <w:r w:rsidRPr="003862D0" w:rsidDel="000C06BD">
          <w:rPr>
            <w:color w:val="000000" w:themeColor="text1"/>
            <w:lang w:val="en-GB" w:eastAsia="en-US"/>
          </w:rPr>
          <w:delText xml:space="preserve">see </w:delText>
        </w:r>
      </w:del>
      <w:r w:rsidR="00FA6D4F" w:rsidRPr="003862D0">
        <w:rPr>
          <w:lang w:val="en-GB" w:eastAsia="en-US"/>
        </w:rPr>
        <w:t>Figure 4.2</w:t>
      </w:r>
      <w:r w:rsidRPr="003862D0">
        <w:rPr>
          <w:color w:val="000000" w:themeColor="text1"/>
          <w:lang w:val="en-GB" w:eastAsia="en-US"/>
        </w:rPr>
        <w:t>). We also use the ensemble mean GSAT difference between 1850–1900 and 1995–2014</w:t>
      </w:r>
      <w:r w:rsidR="00CE74E7" w:rsidRPr="003862D0">
        <w:rPr>
          <w:color w:val="000000" w:themeColor="text1"/>
          <w:lang w:val="en-GB" w:eastAsia="en-US"/>
        </w:rPr>
        <w:t>, 0.82</w:t>
      </w:r>
      <w:r w:rsidR="00754156" w:rsidRPr="003862D0">
        <w:rPr>
          <w:color w:val="000000" w:themeColor="text1"/>
          <w:lang w:val="en-GB" w:eastAsia="en-US"/>
        </w:rPr>
        <w:t>°C,</w:t>
      </w:r>
      <w:r w:rsidRPr="003862D0">
        <w:rPr>
          <w:color w:val="000000" w:themeColor="text1"/>
          <w:lang w:val="en-GB" w:eastAsia="en-US"/>
        </w:rPr>
        <w:t xml:space="preserve"> to provide an estimate of the changes since </w:t>
      </w:r>
      <w:r w:rsidRPr="003862D0">
        <w:rPr>
          <w:lang w:val="en-GB" w:eastAsia="en-US"/>
        </w:rPr>
        <w:t>1850–1900</w:t>
      </w:r>
      <w:r w:rsidRPr="003862D0">
        <w:rPr>
          <w:color w:val="000000" w:themeColor="text1"/>
          <w:lang w:val="en-GB" w:eastAsia="en-US"/>
        </w:rPr>
        <w:t xml:space="preserve"> (</w:t>
      </w:r>
      <w:del w:id="1216" w:author="Ian Blenkinsop" w:date="2021-07-27T17:14:00Z">
        <w:r w:rsidRPr="003862D0" w:rsidDel="000C06BD">
          <w:rPr>
            <w:color w:val="000000" w:themeColor="text1"/>
            <w:lang w:val="en-GB" w:eastAsia="en-US"/>
          </w:rPr>
          <w:delText xml:space="preserve">see the right axis on </w:delText>
        </w:r>
      </w:del>
      <w:r w:rsidR="00FA6D4F" w:rsidRPr="003862D0">
        <w:rPr>
          <w:lang w:val="en-GB" w:eastAsia="en-US"/>
        </w:rPr>
        <w:t>Figure 4.2</w:t>
      </w:r>
      <w:ins w:id="1217" w:author="Ian Blenkinsop" w:date="2021-07-27T17:14:00Z">
        <w:r w:rsidR="000C06BD">
          <w:rPr>
            <w:lang w:val="en-GB" w:eastAsia="en-US"/>
          </w:rPr>
          <w:t>, right axis</w:t>
        </w:r>
      </w:ins>
      <w:r w:rsidRPr="003862D0">
        <w:rPr>
          <w:color w:val="000000" w:themeColor="text1"/>
          <w:lang w:val="en-GB" w:eastAsia="en-US"/>
        </w:rPr>
        <w:t>). Finally, we tabulate the ensemble mean changes between 1995–2014 and 2021–2040, 2041–2060, and 2081–2100 respectively (</w:t>
      </w:r>
      <w:del w:id="1218" w:author="Ian Blenkinsop" w:date="2021-07-27T17:14:00Z">
        <w:r w:rsidRPr="003862D0" w:rsidDel="000C06BD">
          <w:rPr>
            <w:color w:val="000000" w:themeColor="text1"/>
            <w:lang w:val="en-GB" w:eastAsia="en-US"/>
          </w:rPr>
          <w:delText>see</w:delText>
        </w:r>
        <w:r w:rsidR="00203AA8" w:rsidRPr="003862D0" w:rsidDel="000C06BD">
          <w:rPr>
            <w:color w:val="000000" w:themeColor="text1"/>
            <w:lang w:val="en-GB" w:eastAsia="en-US"/>
          </w:rPr>
          <w:delText xml:space="preserve"> </w:delText>
        </w:r>
      </w:del>
      <w:r w:rsidR="00FA6D4F" w:rsidRPr="003862D0">
        <w:rPr>
          <w:lang w:val="en-GB" w:eastAsia="en-US"/>
        </w:rPr>
        <w:t>Figure 4.2</w:t>
      </w:r>
      <w:r w:rsidRPr="003862D0">
        <w:rPr>
          <w:color w:val="000000" w:themeColor="text1"/>
          <w:lang w:val="en-GB" w:eastAsia="en-US"/>
        </w:rPr>
        <w:t xml:space="preserve">). </w:t>
      </w:r>
    </w:p>
    <w:p w14:paraId="7A237C07" w14:textId="77777777" w:rsidR="00746D06" w:rsidRPr="003862D0" w:rsidRDefault="00746D06" w:rsidP="00746D06">
      <w:pPr>
        <w:pStyle w:val="AR6BodyText"/>
        <w:rPr>
          <w:color w:val="000000" w:themeColor="text1"/>
          <w:lang w:val="en-GB" w:eastAsia="en-US"/>
        </w:rPr>
      </w:pPr>
    </w:p>
    <w:p w14:paraId="3E5A21D0" w14:textId="72DB93EA" w:rsidR="00746D06" w:rsidRPr="003862D0" w:rsidRDefault="00754156" w:rsidP="00746D06">
      <w:pPr>
        <w:pStyle w:val="AR6BodyText"/>
        <w:rPr>
          <w:color w:val="000000" w:themeColor="text1"/>
          <w:lang w:val="en-GB" w:eastAsia="en-US"/>
        </w:rPr>
      </w:pPr>
      <w:r w:rsidRPr="003862D0">
        <w:rPr>
          <w:color w:val="000000" w:themeColor="text1"/>
          <w:lang w:val="en-GB" w:eastAsia="en-US"/>
        </w:rPr>
        <w:t>The</w:t>
      </w:r>
      <w:r w:rsidR="00746D06" w:rsidRPr="003862D0">
        <w:rPr>
          <w:color w:val="000000" w:themeColor="text1"/>
          <w:lang w:val="en-GB" w:eastAsia="en-US"/>
        </w:rPr>
        <w:t xml:space="preserve"> CMIP6 models</w:t>
      </w:r>
      <w:r w:rsidRPr="003862D0">
        <w:rPr>
          <w:color w:val="000000" w:themeColor="text1"/>
          <w:lang w:val="en-GB" w:eastAsia="en-US"/>
        </w:rPr>
        <w:t xml:space="preserve"> show</w:t>
      </w:r>
      <w:r w:rsidR="00746D06" w:rsidRPr="003862D0">
        <w:rPr>
          <w:color w:val="000000" w:themeColor="text1"/>
          <w:lang w:val="en-GB" w:eastAsia="en-US"/>
        </w:rPr>
        <w:t xml:space="preserve"> </w:t>
      </w:r>
      <w:r w:rsidR="007C2B08" w:rsidRPr="003862D0">
        <w:rPr>
          <w:color w:val="000000" w:themeColor="text1"/>
          <w:lang w:val="en-GB" w:eastAsia="en-US"/>
        </w:rPr>
        <w:t xml:space="preserve">a 5–95% range of </w:t>
      </w:r>
      <w:r w:rsidR="00746D06" w:rsidRPr="003862D0">
        <w:rPr>
          <w:color w:val="000000" w:themeColor="text1"/>
          <w:lang w:val="en-GB" w:eastAsia="en-US"/>
        </w:rPr>
        <w:t>GSAT</w:t>
      </w:r>
      <w:r w:rsidR="007C2B08" w:rsidRPr="003862D0">
        <w:rPr>
          <w:color w:val="000000" w:themeColor="text1"/>
          <w:lang w:val="en-GB" w:eastAsia="en-US"/>
        </w:rPr>
        <w:t xml:space="preserve"> change</w:t>
      </w:r>
      <w:r w:rsidR="00746D06" w:rsidRPr="003862D0">
        <w:rPr>
          <w:color w:val="000000" w:themeColor="text1"/>
          <w:lang w:val="en-GB" w:eastAsia="en-US"/>
        </w:rPr>
        <w:t xml:space="preserve"> for 2081–2100, relative to 1995–2014, of 0.6°C</w:t>
      </w:r>
      <w:r w:rsidR="00746D06" w:rsidRPr="003862D0">
        <w:rPr>
          <w:lang w:val="en-GB" w:eastAsia="en-US"/>
        </w:rPr>
        <w:t>–</w:t>
      </w:r>
      <w:r w:rsidR="00746D06" w:rsidRPr="003862D0">
        <w:rPr>
          <w:color w:val="000000" w:themeColor="text1"/>
          <w:lang w:val="en-GB" w:eastAsia="en-US"/>
        </w:rPr>
        <w:t>2.0°C under SSP1-2.6 where CO</w:t>
      </w:r>
      <w:r w:rsidR="00746D06" w:rsidRPr="003862D0">
        <w:rPr>
          <w:color w:val="000000" w:themeColor="text1"/>
          <w:vertAlign w:val="subscript"/>
          <w:lang w:val="en-GB" w:eastAsia="en-US"/>
        </w:rPr>
        <w:t>2</w:t>
      </w:r>
      <w:r w:rsidR="00746D06" w:rsidRPr="003862D0">
        <w:rPr>
          <w:color w:val="000000" w:themeColor="text1"/>
          <w:lang w:val="en-GB" w:eastAsia="en-US"/>
        </w:rPr>
        <w:t xml:space="preserve"> concentrations peak between 2040 and 2060 (see</w:t>
      </w:r>
      <w:r w:rsidR="00FE789E" w:rsidRPr="003862D0">
        <w:rPr>
          <w:color w:val="000000" w:themeColor="text1"/>
          <w:lang w:val="en-GB" w:eastAsia="en-US"/>
        </w:rPr>
        <w:t xml:space="preserve"> </w:t>
      </w:r>
      <w:r w:rsidR="00B0616A" w:rsidRPr="003862D0">
        <w:rPr>
          <w:color w:val="000000" w:themeColor="text1"/>
          <w:lang w:val="en-GB" w:eastAsia="en-US"/>
        </w:rPr>
        <w:t>Table 4.2</w:t>
      </w:r>
      <w:r w:rsidR="00746D06" w:rsidRPr="003862D0">
        <w:rPr>
          <w:color w:val="000000" w:themeColor="text1"/>
          <w:lang w:val="en-GB" w:eastAsia="en-US"/>
        </w:rPr>
        <w:t xml:space="preserve">). The corresponding range under the highest overall </w:t>
      </w:r>
      <w:r w:rsidR="00A30BD5" w:rsidRPr="003862D0">
        <w:rPr>
          <w:color w:val="000000" w:themeColor="text1"/>
          <w:lang w:val="en-GB" w:eastAsia="en-US"/>
        </w:rPr>
        <w:t>emission scenario</w:t>
      </w:r>
      <w:r w:rsidR="00746D06" w:rsidRPr="003862D0">
        <w:rPr>
          <w:color w:val="000000" w:themeColor="text1"/>
          <w:lang w:val="en-GB" w:eastAsia="en-US"/>
        </w:rPr>
        <w:t xml:space="preserve"> (SSP5-8.5) is 2.7°C–5.7°C. The ranges for the intermediate </w:t>
      </w:r>
      <w:r w:rsidR="00A30BD5" w:rsidRPr="003862D0">
        <w:rPr>
          <w:color w:val="000000" w:themeColor="text1"/>
          <w:lang w:val="en-GB" w:eastAsia="en-US"/>
        </w:rPr>
        <w:t>emission scenario</w:t>
      </w:r>
      <w:r w:rsidR="00746D06" w:rsidRPr="003862D0">
        <w:rPr>
          <w:color w:val="000000" w:themeColor="text1"/>
          <w:lang w:val="en-GB" w:eastAsia="en-US"/>
        </w:rPr>
        <w:t>s (SSP2-4.5 and SSP3-7.0), where CO</w:t>
      </w:r>
      <w:r w:rsidR="00746D06" w:rsidRPr="003862D0">
        <w:rPr>
          <w:color w:val="000000" w:themeColor="text1"/>
          <w:vertAlign w:val="subscript"/>
          <w:lang w:val="en-GB" w:eastAsia="en-US"/>
        </w:rPr>
        <w:t>2</w:t>
      </w:r>
      <w:r w:rsidR="00746D06" w:rsidRPr="003862D0">
        <w:rPr>
          <w:color w:val="000000" w:themeColor="text1"/>
          <w:lang w:val="en-GB" w:eastAsia="en-US"/>
        </w:rPr>
        <w:t xml:space="preserve"> concentrations increase to 2100, but less rapidly than SSP5-8.5, are 1.4°C–3.0°C and 2.2°C–4.7°C, respectively. The range for the lowest </w:t>
      </w:r>
      <w:r w:rsidR="00A30BD5" w:rsidRPr="003862D0">
        <w:rPr>
          <w:color w:val="000000" w:themeColor="text1"/>
          <w:lang w:val="en-GB" w:eastAsia="en-US"/>
        </w:rPr>
        <w:t>emission scenario</w:t>
      </w:r>
      <w:r w:rsidR="00746D06" w:rsidRPr="003862D0">
        <w:rPr>
          <w:color w:val="000000" w:themeColor="text1"/>
          <w:lang w:val="en-GB" w:eastAsia="en-US"/>
        </w:rPr>
        <w:t xml:space="preserve"> (SSP1-1.9) is 0.2°C–1.3°C.</w:t>
      </w:r>
    </w:p>
    <w:p w14:paraId="22CFF96A" w14:textId="77777777" w:rsidR="00746D06" w:rsidRPr="003862D0" w:rsidRDefault="00746D06" w:rsidP="00746D06">
      <w:pPr>
        <w:pStyle w:val="AR6BodyText"/>
        <w:rPr>
          <w:color w:val="000000" w:themeColor="text1"/>
          <w:lang w:val="en-GB" w:eastAsia="en-US"/>
        </w:rPr>
      </w:pPr>
    </w:p>
    <w:p w14:paraId="1FA00A9C" w14:textId="05372B18" w:rsidR="00746D06" w:rsidRPr="003862D0" w:rsidRDefault="00746D06" w:rsidP="00746D06">
      <w:pPr>
        <w:pStyle w:val="AR6BodyText"/>
        <w:rPr>
          <w:color w:val="000000" w:themeColor="text1"/>
          <w:lang w:val="en-GB" w:eastAsia="en-US"/>
        </w:rPr>
      </w:pPr>
      <w:r w:rsidRPr="003862D0">
        <w:rPr>
          <w:color w:val="000000" w:themeColor="text1"/>
          <w:lang w:val="en-GB" w:eastAsia="en-US"/>
        </w:rPr>
        <w:t>In summary, the CMIP6 models show a general tendency toward larger long-term globally averaged surface warming than did the CMIP5 models, for nominally comparable scenarios (</w:t>
      </w:r>
      <w:r w:rsidRPr="003862D0">
        <w:rPr>
          <w:i/>
          <w:color w:val="000000" w:themeColor="text1"/>
          <w:lang w:val="en-GB" w:eastAsia="en-US"/>
        </w:rPr>
        <w:t>very high confidence</w:t>
      </w:r>
      <w:r w:rsidRPr="003862D0">
        <w:rPr>
          <w:color w:val="000000" w:themeColor="text1"/>
          <w:lang w:val="en-GB" w:eastAsia="en-US"/>
        </w:rPr>
        <w:t>). In SSP1-2.6 and SSP2-4.5, the 5–95% ranges have remained similar to the ranges in RCP2.6 and RCP4.5, respectively, but the distributions have shifted upward by about 0.3°C (</w:t>
      </w:r>
      <w:r w:rsidRPr="003862D0">
        <w:rPr>
          <w:i/>
          <w:color w:val="000000" w:themeColor="text1"/>
          <w:lang w:val="en-GB" w:eastAsia="en-US"/>
        </w:rPr>
        <w:t>high confidence</w:t>
      </w:r>
      <w:r w:rsidRPr="003862D0">
        <w:rPr>
          <w:color w:val="000000" w:themeColor="text1"/>
          <w:lang w:val="en-GB" w:eastAsia="en-US"/>
        </w:rPr>
        <w:t>). For SSP5-8.5 compared to RCP8.5, the 5% bound of the distribution has hardly changed, but the 95% bound and the range have increased by about 20% and 40%, respectively (</w:t>
      </w:r>
      <w:r w:rsidRPr="003862D0">
        <w:rPr>
          <w:i/>
          <w:color w:val="000000" w:themeColor="text1"/>
          <w:lang w:val="en-GB" w:eastAsia="en-US"/>
        </w:rPr>
        <w:t>high confidence</w:t>
      </w:r>
      <w:r w:rsidRPr="003862D0">
        <w:rPr>
          <w:color w:val="000000" w:themeColor="text1"/>
          <w:lang w:val="en-GB" w:eastAsia="en-US"/>
        </w:rPr>
        <w:t>). About half of the warming increase has occurred because of more models with higher climate sensitivity in CMIP6, compared to CMIP5; the other half of the warming increase arises from higher effective radiative forcing in nominally comparable scenarios (</w:t>
      </w:r>
      <w:r w:rsidR="0043671E" w:rsidRPr="003862D0">
        <w:rPr>
          <w:i/>
          <w:color w:val="000000" w:themeColor="text1"/>
          <w:lang w:val="en-GB" w:eastAsia="en-US"/>
        </w:rPr>
        <w:t xml:space="preserve">medium confidence, </w:t>
      </w:r>
      <w:r w:rsidRPr="003862D0">
        <w:rPr>
          <w:color w:val="000000" w:themeColor="text1"/>
          <w:lang w:val="en-GB" w:eastAsia="en-US"/>
        </w:rPr>
        <w:t xml:space="preserve">see Section 4.6.2). </w:t>
      </w:r>
    </w:p>
    <w:p w14:paraId="59C3D7DD" w14:textId="77777777" w:rsidR="00746D06" w:rsidRPr="003862D0" w:rsidRDefault="00746D06" w:rsidP="00746D06">
      <w:pPr>
        <w:pStyle w:val="AR6BodyText"/>
        <w:rPr>
          <w:b/>
          <w:lang w:val="en-GB"/>
        </w:rPr>
      </w:pPr>
    </w:p>
    <w:p w14:paraId="0EF26484" w14:textId="77777777" w:rsidR="00A3162F" w:rsidRPr="003862D0" w:rsidRDefault="00A3162F" w:rsidP="00746D06">
      <w:pPr>
        <w:pStyle w:val="AR6BodyText"/>
        <w:rPr>
          <w:b/>
          <w:lang w:val="en-GB"/>
        </w:rPr>
      </w:pPr>
    </w:p>
    <w:p w14:paraId="493D2748" w14:textId="77777777" w:rsidR="00746D06" w:rsidRPr="003862D0" w:rsidRDefault="00746D06" w:rsidP="00746D06">
      <w:pPr>
        <w:pStyle w:val="AR6BodyText"/>
        <w:rPr>
          <w:lang w:val="en-GB" w:eastAsia="en-US"/>
        </w:rPr>
      </w:pPr>
      <w:r w:rsidRPr="003862D0">
        <w:rPr>
          <w:b/>
          <w:lang w:val="en-GB"/>
        </w:rPr>
        <w:t>[START TABLE 4.2 HERE]</w:t>
      </w:r>
      <w:bookmarkStart w:id="1219" w:name="_Ref527229441"/>
      <w:r w:rsidRPr="003862D0">
        <w:rPr>
          <w:rFonts w:cs="Frutiger LT Pro 57 Condensed"/>
          <w:lang w:val="en-GB"/>
        </w:rPr>
        <w:t xml:space="preserve"> </w:t>
      </w:r>
    </w:p>
    <w:p w14:paraId="2FC80CFC" w14:textId="31BD1BD1" w:rsidR="00EF3D27" w:rsidRPr="003862D0" w:rsidRDefault="00EF3D27" w:rsidP="00EF3D27">
      <w:pPr>
        <w:pStyle w:val="AR6Chap4Table"/>
        <w:numPr>
          <w:ilvl w:val="0"/>
          <w:numId w:val="0"/>
        </w:numPr>
        <w:rPr>
          <w:sz w:val="24"/>
          <w:lang w:val="en-GB"/>
        </w:rPr>
      </w:pPr>
      <w:bookmarkStart w:id="1220" w:name="_Ref29670593"/>
    </w:p>
    <w:p w14:paraId="32C47597" w14:textId="1A3C0DDE" w:rsidR="00746D06" w:rsidRPr="003862D0" w:rsidRDefault="00746D06" w:rsidP="00746D06">
      <w:pPr>
        <w:pStyle w:val="AR6Chap4Table"/>
        <w:rPr>
          <w:lang w:val="en-GB" w:eastAsia="en-US"/>
        </w:rPr>
      </w:pPr>
      <w:r w:rsidRPr="003862D0">
        <w:rPr>
          <w:b/>
          <w:bCs/>
          <w:lang w:val="en-GB"/>
        </w:rPr>
        <w:t>CMIP6 annual mean surface air temperature anomalies (°C)</w:t>
      </w:r>
      <w:r w:rsidRPr="002B0FB9">
        <w:rPr>
          <w:b/>
          <w:bCs/>
          <w:lang w:val="en-GB"/>
          <w:rPrChange w:id="1221" w:author="Ian Blenkinsop" w:date="2021-07-27T11:18:00Z">
            <w:rPr>
              <w:lang w:val="en-GB"/>
            </w:rPr>
          </w:rPrChange>
        </w:rPr>
        <w:t>.</w:t>
      </w:r>
      <w:r w:rsidRPr="003862D0">
        <w:rPr>
          <w:lang w:val="en-GB"/>
        </w:rPr>
        <w:t xml:space="preserve"> Displayed are multi-model averages and</w:t>
      </w:r>
      <w:r w:rsidR="00FC3C96" w:rsidRPr="003862D0">
        <w:rPr>
          <w:lang w:val="en-GB"/>
        </w:rPr>
        <w:t>, in parentheses, the</w:t>
      </w:r>
      <w:r w:rsidRPr="003862D0">
        <w:rPr>
          <w:lang w:val="en-GB"/>
        </w:rPr>
        <w:t xml:space="preserve"> 5</w:t>
      </w:r>
      <w:r w:rsidR="004B03BD" w:rsidRPr="003862D0">
        <w:rPr>
          <w:lang w:val="en-GB"/>
        </w:rPr>
        <w:t>–</w:t>
      </w:r>
      <w:r w:rsidRPr="003862D0">
        <w:rPr>
          <w:lang w:val="en-GB"/>
        </w:rPr>
        <w:t>95% ranges</w:t>
      </w:r>
      <w:r w:rsidR="00B72889" w:rsidRPr="003862D0">
        <w:rPr>
          <w:lang w:val="en-GB"/>
        </w:rPr>
        <w:t>, for selected time periods, regions, and SSPs</w:t>
      </w:r>
      <w:r w:rsidRPr="003862D0">
        <w:rPr>
          <w:lang w:val="en-GB"/>
        </w:rPr>
        <w:t xml:space="preserve">. The numbers of models used are indicated in </w:t>
      </w:r>
      <w:r w:rsidR="00FA6D4F" w:rsidRPr="003862D0">
        <w:rPr>
          <w:lang w:val="en-GB"/>
        </w:rPr>
        <w:t>Figure 4.2</w:t>
      </w:r>
      <w:r w:rsidRPr="003862D0">
        <w:rPr>
          <w:lang w:val="en-GB" w:eastAsia="en-US"/>
        </w:rPr>
        <w:t>.</w:t>
      </w:r>
      <w:bookmarkEnd w:id="1219"/>
      <w:bookmarkEnd w:id="1220"/>
    </w:p>
    <w:p w14:paraId="397C5F0C" w14:textId="77777777" w:rsidR="00FC04F0" w:rsidRPr="003862D0" w:rsidRDefault="00AD7402" w:rsidP="00B72889">
      <w:pPr>
        <w:pStyle w:val="AR6BodyText"/>
        <w:rPr>
          <w:lang w:val="en-GB" w:eastAsia="en-US"/>
        </w:rPr>
      </w:pPr>
      <w:commentRangeStart w:id="1222"/>
      <w:commentRangeEnd w:id="1222"/>
      <w:r>
        <w:rPr>
          <w:rStyle w:val="CommentReference"/>
        </w:rPr>
        <w:commentReference w:id="1222"/>
      </w:r>
    </w:p>
    <w:tbl>
      <w:tblPr>
        <w:tblStyle w:val="TableGrid"/>
        <w:tblW w:w="0" w:type="auto"/>
        <w:jc w:val="center"/>
        <w:tblLook w:val="04A0" w:firstRow="1" w:lastRow="0" w:firstColumn="1" w:lastColumn="0" w:noHBand="0" w:noVBand="1"/>
      </w:tblPr>
      <w:tblGrid>
        <w:gridCol w:w="2263"/>
        <w:gridCol w:w="1418"/>
        <w:gridCol w:w="1276"/>
        <w:gridCol w:w="1275"/>
        <w:gridCol w:w="1418"/>
        <w:gridCol w:w="1417"/>
      </w:tblGrid>
      <w:tr w:rsidR="00B72889" w:rsidRPr="003862D0" w14:paraId="2D779C8A" w14:textId="77777777" w:rsidTr="0071260E">
        <w:trPr>
          <w:jc w:val="center"/>
        </w:trPr>
        <w:tc>
          <w:tcPr>
            <w:tcW w:w="2263" w:type="dxa"/>
            <w:tcBorders>
              <w:bottom w:val="single" w:sz="4" w:space="0" w:color="auto"/>
            </w:tcBorders>
            <w:shd w:val="clear" w:color="auto" w:fill="E7E6E6" w:themeFill="background2"/>
          </w:tcPr>
          <w:p w14:paraId="77F8A56F" w14:textId="31D36FFF" w:rsidR="00FC04F0" w:rsidRPr="003862D0" w:rsidRDefault="00FC04F0" w:rsidP="00F24C8D">
            <w:pPr>
              <w:pStyle w:val="AR6BodyText"/>
              <w:jc w:val="center"/>
              <w:rPr>
                <w:sz w:val="18"/>
                <w:szCs w:val="18"/>
                <w:lang w:val="en-GB"/>
              </w:rPr>
            </w:pPr>
            <w:del w:id="1223" w:author="Tom Maycock" w:date="2021-09-06T17:06:00Z">
              <w:r w:rsidRPr="003862D0" w:rsidDel="00E9753B">
                <w:rPr>
                  <w:b/>
                  <w:sz w:val="18"/>
                  <w:szCs w:val="18"/>
                  <w:lang w:val="en-GB"/>
                </w:rPr>
                <w:delText>Units = °C</w:delText>
              </w:r>
            </w:del>
            <w:ins w:id="1224" w:author="Tom Maycock" w:date="2021-09-06T17:06:00Z">
              <w:r w:rsidR="00E9753B">
                <w:rPr>
                  <w:b/>
                  <w:sz w:val="18"/>
                  <w:szCs w:val="18"/>
                  <w:lang w:val="en-GB"/>
                </w:rPr>
                <w:t xml:space="preserve">Time Period and </w:t>
              </w:r>
            </w:ins>
            <w:ins w:id="1225" w:author="Tom Maycock" w:date="2021-09-06T17:07:00Z">
              <w:r w:rsidR="00871E15">
                <w:rPr>
                  <w:b/>
                  <w:sz w:val="18"/>
                  <w:szCs w:val="18"/>
                  <w:lang w:val="en-GB"/>
                </w:rPr>
                <w:t>Region</w:t>
              </w:r>
            </w:ins>
          </w:p>
        </w:tc>
        <w:tc>
          <w:tcPr>
            <w:tcW w:w="1418" w:type="dxa"/>
            <w:tcBorders>
              <w:bottom w:val="single" w:sz="4" w:space="0" w:color="auto"/>
            </w:tcBorders>
            <w:shd w:val="clear" w:color="auto" w:fill="E7E6E6" w:themeFill="background2"/>
          </w:tcPr>
          <w:p w14:paraId="18EF79C1" w14:textId="58EA576E" w:rsidR="00FC04F0" w:rsidRPr="003862D0" w:rsidRDefault="00FC04F0" w:rsidP="00F24C8D">
            <w:pPr>
              <w:pStyle w:val="AR6BodyText"/>
              <w:jc w:val="center"/>
              <w:rPr>
                <w:sz w:val="18"/>
                <w:szCs w:val="18"/>
                <w:lang w:val="en-GB"/>
              </w:rPr>
            </w:pPr>
            <w:r w:rsidRPr="003862D0">
              <w:rPr>
                <w:b/>
                <w:sz w:val="18"/>
                <w:szCs w:val="18"/>
                <w:lang w:val="en-GB"/>
              </w:rPr>
              <w:t>SSP1-1.9</w:t>
            </w:r>
            <w:ins w:id="1226" w:author="Tom Maycock" w:date="2021-09-06T17:06:00Z">
              <w:r w:rsidR="00E9753B">
                <w:rPr>
                  <w:b/>
                  <w:sz w:val="18"/>
                  <w:szCs w:val="18"/>
                  <w:lang w:val="en-GB"/>
                </w:rPr>
                <w:t xml:space="preserve"> (°C)</w:t>
              </w:r>
            </w:ins>
          </w:p>
        </w:tc>
        <w:tc>
          <w:tcPr>
            <w:tcW w:w="1276" w:type="dxa"/>
            <w:tcBorders>
              <w:bottom w:val="single" w:sz="4" w:space="0" w:color="auto"/>
            </w:tcBorders>
            <w:shd w:val="clear" w:color="auto" w:fill="E7E6E6" w:themeFill="background2"/>
          </w:tcPr>
          <w:p w14:paraId="361EA047" w14:textId="0ED24A4C" w:rsidR="00FC04F0" w:rsidRPr="003862D0" w:rsidRDefault="00FC04F0" w:rsidP="00F24C8D">
            <w:pPr>
              <w:pStyle w:val="AR6BodyText"/>
              <w:jc w:val="center"/>
              <w:rPr>
                <w:sz w:val="18"/>
                <w:szCs w:val="18"/>
                <w:lang w:val="en-GB"/>
              </w:rPr>
            </w:pPr>
            <w:r w:rsidRPr="003862D0">
              <w:rPr>
                <w:b/>
                <w:sz w:val="18"/>
                <w:szCs w:val="18"/>
                <w:lang w:val="en-GB"/>
              </w:rPr>
              <w:t>SSP1-2.6</w:t>
            </w:r>
            <w:ins w:id="1227" w:author="Tom Maycock" w:date="2021-09-06T17:06:00Z">
              <w:r w:rsidR="00E9753B">
                <w:rPr>
                  <w:b/>
                  <w:sz w:val="18"/>
                  <w:szCs w:val="18"/>
                  <w:lang w:val="en-GB"/>
                </w:rPr>
                <w:t xml:space="preserve"> (°C)</w:t>
              </w:r>
            </w:ins>
          </w:p>
        </w:tc>
        <w:tc>
          <w:tcPr>
            <w:tcW w:w="1275" w:type="dxa"/>
            <w:tcBorders>
              <w:bottom w:val="single" w:sz="4" w:space="0" w:color="auto"/>
            </w:tcBorders>
            <w:shd w:val="clear" w:color="auto" w:fill="E7E6E6" w:themeFill="background2"/>
          </w:tcPr>
          <w:p w14:paraId="4FF7A25A" w14:textId="215D02A1" w:rsidR="00FC04F0" w:rsidRPr="003862D0" w:rsidRDefault="00FC04F0" w:rsidP="00F24C8D">
            <w:pPr>
              <w:pStyle w:val="AR6BodyText"/>
              <w:jc w:val="center"/>
              <w:rPr>
                <w:sz w:val="18"/>
                <w:szCs w:val="18"/>
                <w:lang w:val="en-GB"/>
              </w:rPr>
            </w:pPr>
            <w:r w:rsidRPr="003862D0">
              <w:rPr>
                <w:b/>
                <w:sz w:val="18"/>
                <w:szCs w:val="18"/>
                <w:lang w:val="en-GB"/>
              </w:rPr>
              <w:t>SSP2-4.5</w:t>
            </w:r>
            <w:ins w:id="1228" w:author="Tom Maycock" w:date="2021-09-06T17:06:00Z">
              <w:r w:rsidR="00E9753B">
                <w:rPr>
                  <w:b/>
                  <w:sz w:val="18"/>
                  <w:szCs w:val="18"/>
                  <w:lang w:val="en-GB"/>
                </w:rPr>
                <w:t xml:space="preserve"> (°C)</w:t>
              </w:r>
            </w:ins>
          </w:p>
        </w:tc>
        <w:tc>
          <w:tcPr>
            <w:tcW w:w="1418" w:type="dxa"/>
            <w:tcBorders>
              <w:bottom w:val="single" w:sz="4" w:space="0" w:color="auto"/>
            </w:tcBorders>
            <w:shd w:val="clear" w:color="auto" w:fill="E7E6E6" w:themeFill="background2"/>
          </w:tcPr>
          <w:p w14:paraId="6A1C3960" w14:textId="4D3C222C" w:rsidR="00FC04F0" w:rsidRPr="003862D0" w:rsidRDefault="00FC04F0" w:rsidP="00F24C8D">
            <w:pPr>
              <w:pStyle w:val="AR6BodyText"/>
              <w:jc w:val="center"/>
              <w:rPr>
                <w:sz w:val="18"/>
                <w:szCs w:val="18"/>
                <w:lang w:val="en-GB"/>
              </w:rPr>
            </w:pPr>
            <w:r w:rsidRPr="003862D0">
              <w:rPr>
                <w:b/>
                <w:sz w:val="18"/>
                <w:szCs w:val="18"/>
                <w:lang w:val="en-GB"/>
              </w:rPr>
              <w:t>SSP3-7.0</w:t>
            </w:r>
            <w:ins w:id="1229" w:author="Tom Maycock" w:date="2021-09-06T17:06:00Z">
              <w:r w:rsidR="00E9753B">
                <w:rPr>
                  <w:b/>
                  <w:sz w:val="18"/>
                  <w:szCs w:val="18"/>
                  <w:lang w:val="en-GB"/>
                </w:rPr>
                <w:t xml:space="preserve"> (°C)</w:t>
              </w:r>
            </w:ins>
          </w:p>
        </w:tc>
        <w:tc>
          <w:tcPr>
            <w:tcW w:w="1417" w:type="dxa"/>
            <w:tcBorders>
              <w:bottom w:val="single" w:sz="4" w:space="0" w:color="auto"/>
            </w:tcBorders>
            <w:shd w:val="clear" w:color="auto" w:fill="E7E6E6" w:themeFill="background2"/>
          </w:tcPr>
          <w:p w14:paraId="57D1FA2E" w14:textId="3CC31EC5" w:rsidR="00FC04F0" w:rsidRPr="003862D0" w:rsidRDefault="00FC04F0" w:rsidP="00F24C8D">
            <w:pPr>
              <w:pStyle w:val="AR6BodyText"/>
              <w:jc w:val="center"/>
              <w:rPr>
                <w:sz w:val="18"/>
                <w:szCs w:val="18"/>
                <w:lang w:val="en-GB"/>
              </w:rPr>
            </w:pPr>
            <w:r w:rsidRPr="003862D0">
              <w:rPr>
                <w:b/>
                <w:sz w:val="18"/>
                <w:szCs w:val="18"/>
                <w:lang w:val="en-GB"/>
              </w:rPr>
              <w:t>SSP5-8.5</w:t>
            </w:r>
            <w:ins w:id="1230" w:author="Tom Maycock" w:date="2021-09-06T17:06:00Z">
              <w:r w:rsidR="00E9753B">
                <w:rPr>
                  <w:b/>
                  <w:sz w:val="18"/>
                  <w:szCs w:val="18"/>
                  <w:lang w:val="en-GB"/>
                </w:rPr>
                <w:t xml:space="preserve"> (°C)</w:t>
              </w:r>
            </w:ins>
          </w:p>
        </w:tc>
      </w:tr>
      <w:tr w:rsidR="00B72889" w:rsidRPr="003862D0" w14:paraId="5E4036AD" w14:textId="77777777" w:rsidTr="0071260E">
        <w:trPr>
          <w:jc w:val="center"/>
        </w:trPr>
        <w:tc>
          <w:tcPr>
            <w:tcW w:w="2263" w:type="dxa"/>
            <w:shd w:val="clear" w:color="auto" w:fill="FFF2CC" w:themeFill="accent4" w:themeFillTint="33"/>
          </w:tcPr>
          <w:p w14:paraId="60BD2E33" w14:textId="77777777" w:rsidR="00FC04F0" w:rsidRPr="003862D0" w:rsidRDefault="00FC04F0" w:rsidP="00F24C8D">
            <w:pPr>
              <w:pStyle w:val="AR6BodyText"/>
              <w:rPr>
                <w:b/>
                <w:sz w:val="18"/>
                <w:szCs w:val="18"/>
                <w:lang w:val="en-GB"/>
              </w:rPr>
            </w:pPr>
            <w:r w:rsidRPr="003862D0">
              <w:rPr>
                <w:b/>
                <w:sz w:val="18"/>
                <w:szCs w:val="18"/>
                <w:lang w:val="en-GB"/>
              </w:rPr>
              <w:t>Global:</w:t>
            </w:r>
            <w:r w:rsidRPr="003862D0">
              <w:rPr>
                <w:b/>
                <w:sz w:val="18"/>
                <w:szCs w:val="18"/>
                <w:lang w:val="en-GB"/>
              </w:rPr>
              <w:tab/>
              <w:t>2021–2040</w:t>
            </w:r>
          </w:p>
          <w:p w14:paraId="54A25316" w14:textId="27D6F9A8" w:rsidR="00FC04F0" w:rsidRPr="003862D0" w:rsidRDefault="00B073F5" w:rsidP="00F24C8D">
            <w:pPr>
              <w:pStyle w:val="AR6BodyText"/>
              <w:rPr>
                <w:sz w:val="18"/>
                <w:szCs w:val="18"/>
                <w:lang w:val="en-GB"/>
              </w:rPr>
            </w:pPr>
            <w:ins w:id="1231" w:author="Sara M Tuson" w:date="2021-07-22T17:05:00Z">
              <w:r>
                <w:rPr>
                  <w:sz w:val="18"/>
                  <w:szCs w:val="18"/>
                  <w:lang w:val="en-GB"/>
                </w:rPr>
                <w:lastRenderedPageBreak/>
                <w:t>R</w:t>
              </w:r>
            </w:ins>
            <w:del w:id="1232"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725A56CB" w14:textId="7B9BDDAD" w:rsidR="00FC04F0" w:rsidRPr="003862D0" w:rsidRDefault="00B073F5" w:rsidP="00F24C8D">
            <w:pPr>
              <w:pStyle w:val="AR6BodyText"/>
              <w:rPr>
                <w:sz w:val="18"/>
                <w:szCs w:val="18"/>
                <w:lang w:val="en-GB"/>
              </w:rPr>
            </w:pPr>
            <w:ins w:id="1233" w:author="Sara M Tuson" w:date="2021-07-22T17:05:00Z">
              <w:r>
                <w:rPr>
                  <w:sz w:val="18"/>
                  <w:szCs w:val="18"/>
                  <w:lang w:val="en-GB"/>
                </w:rPr>
                <w:t>R</w:t>
              </w:r>
            </w:ins>
            <w:del w:id="1234"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shd w:val="clear" w:color="auto" w:fill="FFF2CC" w:themeFill="accent4" w:themeFillTint="33"/>
          </w:tcPr>
          <w:p w14:paraId="0EC0A7DB" w14:textId="77777777" w:rsidR="00FC04F0" w:rsidRPr="003862D0" w:rsidRDefault="00FC04F0" w:rsidP="00F24C8D">
            <w:pPr>
              <w:pStyle w:val="AR6BodyText"/>
              <w:jc w:val="center"/>
              <w:rPr>
                <w:sz w:val="18"/>
                <w:szCs w:val="18"/>
                <w:lang w:val="en-GB"/>
              </w:rPr>
            </w:pPr>
          </w:p>
          <w:p w14:paraId="0FF424A6" w14:textId="77777777" w:rsidR="00FC04F0" w:rsidRPr="003862D0" w:rsidRDefault="00FC04F0" w:rsidP="00F24C8D">
            <w:pPr>
              <w:pStyle w:val="AR6BodyText"/>
              <w:jc w:val="center"/>
              <w:rPr>
                <w:sz w:val="18"/>
                <w:szCs w:val="18"/>
                <w:lang w:val="en-GB"/>
              </w:rPr>
            </w:pPr>
            <w:commentRangeStart w:id="1235"/>
            <w:commentRangeStart w:id="1236"/>
            <w:commentRangeStart w:id="1237"/>
            <w:r w:rsidRPr="003862D0">
              <w:rPr>
                <w:sz w:val="18"/>
                <w:szCs w:val="18"/>
                <w:lang w:val="en-GB"/>
              </w:rPr>
              <w:lastRenderedPageBreak/>
              <w:t xml:space="preserve">0.7 </w:t>
            </w:r>
            <w:commentRangeEnd w:id="1235"/>
            <w:r w:rsidR="002E2C5A">
              <w:rPr>
                <w:rStyle w:val="CommentReference"/>
              </w:rPr>
              <w:commentReference w:id="1235"/>
            </w:r>
            <w:commentRangeEnd w:id="1236"/>
            <w:r w:rsidR="00E9753B">
              <w:rPr>
                <w:rStyle w:val="CommentReference"/>
              </w:rPr>
              <w:commentReference w:id="1236"/>
            </w:r>
            <w:commentRangeEnd w:id="1237"/>
            <w:r w:rsidR="00871E15">
              <w:rPr>
                <w:rStyle w:val="CommentReference"/>
              </w:rPr>
              <w:commentReference w:id="1237"/>
            </w:r>
            <w:r w:rsidRPr="003862D0">
              <w:rPr>
                <w:sz w:val="18"/>
                <w:szCs w:val="18"/>
                <w:lang w:val="en-GB"/>
              </w:rPr>
              <w:t>(0.3, 1.1)</w:t>
            </w:r>
          </w:p>
          <w:p w14:paraId="242EAE9A" w14:textId="77777777" w:rsidR="00FC04F0" w:rsidRPr="003862D0" w:rsidRDefault="00FC04F0" w:rsidP="00F24C8D">
            <w:pPr>
              <w:pStyle w:val="AR6BodyText"/>
              <w:jc w:val="center"/>
              <w:rPr>
                <w:sz w:val="18"/>
                <w:szCs w:val="18"/>
                <w:lang w:val="en-GB"/>
              </w:rPr>
            </w:pPr>
            <w:r w:rsidRPr="003862D0">
              <w:rPr>
                <w:sz w:val="18"/>
                <w:szCs w:val="18"/>
                <w:lang w:val="en-GB"/>
              </w:rPr>
              <w:t>1.5 (1.1, 2.2)</w:t>
            </w:r>
          </w:p>
        </w:tc>
        <w:tc>
          <w:tcPr>
            <w:tcW w:w="1276" w:type="dxa"/>
            <w:shd w:val="clear" w:color="auto" w:fill="FFF2CC" w:themeFill="accent4" w:themeFillTint="33"/>
          </w:tcPr>
          <w:p w14:paraId="2DED0990" w14:textId="77777777" w:rsidR="00FC04F0" w:rsidRPr="003862D0" w:rsidRDefault="00FC04F0" w:rsidP="00F24C8D">
            <w:pPr>
              <w:pStyle w:val="AR6BodyText"/>
              <w:jc w:val="center"/>
              <w:rPr>
                <w:sz w:val="18"/>
                <w:szCs w:val="18"/>
                <w:lang w:val="en-GB"/>
              </w:rPr>
            </w:pPr>
          </w:p>
          <w:p w14:paraId="799494F4" w14:textId="77777777" w:rsidR="00FC04F0" w:rsidRPr="003862D0" w:rsidRDefault="00FC04F0" w:rsidP="00F24C8D">
            <w:pPr>
              <w:pStyle w:val="AR6BodyText"/>
              <w:jc w:val="center"/>
              <w:rPr>
                <w:sz w:val="18"/>
                <w:szCs w:val="18"/>
                <w:lang w:val="en-GB"/>
              </w:rPr>
            </w:pPr>
            <w:r w:rsidRPr="003862D0">
              <w:rPr>
                <w:sz w:val="18"/>
                <w:szCs w:val="18"/>
                <w:lang w:val="en-GB"/>
              </w:rPr>
              <w:lastRenderedPageBreak/>
              <w:t>0.7 (0.4, 1.1)</w:t>
            </w:r>
          </w:p>
          <w:p w14:paraId="542344F5" w14:textId="77777777" w:rsidR="00FC04F0" w:rsidRPr="003862D0" w:rsidRDefault="00FC04F0" w:rsidP="00F24C8D">
            <w:pPr>
              <w:pStyle w:val="AR6BodyText"/>
              <w:jc w:val="center"/>
              <w:rPr>
                <w:sz w:val="18"/>
                <w:szCs w:val="18"/>
                <w:lang w:val="en-GB"/>
              </w:rPr>
            </w:pPr>
            <w:r w:rsidRPr="003862D0">
              <w:rPr>
                <w:sz w:val="18"/>
                <w:szCs w:val="18"/>
                <w:lang w:val="en-GB"/>
              </w:rPr>
              <w:t>1.6 (1.1, 2.2)</w:t>
            </w:r>
          </w:p>
        </w:tc>
        <w:tc>
          <w:tcPr>
            <w:tcW w:w="1275" w:type="dxa"/>
            <w:shd w:val="clear" w:color="auto" w:fill="FFF2CC" w:themeFill="accent4" w:themeFillTint="33"/>
          </w:tcPr>
          <w:p w14:paraId="68194FA1" w14:textId="77777777" w:rsidR="00FC04F0" w:rsidRPr="003862D0" w:rsidRDefault="00FC04F0" w:rsidP="00F24C8D">
            <w:pPr>
              <w:pStyle w:val="AR6BodyText"/>
              <w:jc w:val="center"/>
              <w:rPr>
                <w:sz w:val="18"/>
                <w:szCs w:val="18"/>
                <w:lang w:val="en-GB"/>
              </w:rPr>
            </w:pPr>
          </w:p>
          <w:p w14:paraId="2E10D185" w14:textId="77777777" w:rsidR="00FC04F0" w:rsidRPr="003862D0" w:rsidRDefault="00FC04F0" w:rsidP="00F24C8D">
            <w:pPr>
              <w:pStyle w:val="AR6BodyText"/>
              <w:jc w:val="center"/>
              <w:rPr>
                <w:sz w:val="18"/>
                <w:szCs w:val="18"/>
                <w:lang w:val="en-GB"/>
              </w:rPr>
            </w:pPr>
            <w:r w:rsidRPr="003862D0">
              <w:rPr>
                <w:sz w:val="18"/>
                <w:szCs w:val="18"/>
                <w:lang w:val="en-GB"/>
              </w:rPr>
              <w:lastRenderedPageBreak/>
              <w:t>0.7 (0.4, 1.2)</w:t>
            </w:r>
          </w:p>
          <w:p w14:paraId="5642A2B9" w14:textId="77777777" w:rsidR="00FC04F0" w:rsidRPr="003862D0" w:rsidRDefault="00FC04F0" w:rsidP="00F24C8D">
            <w:pPr>
              <w:pStyle w:val="AR6BodyText"/>
              <w:jc w:val="center"/>
              <w:rPr>
                <w:sz w:val="18"/>
                <w:szCs w:val="18"/>
                <w:lang w:val="en-GB"/>
              </w:rPr>
            </w:pPr>
            <w:r w:rsidRPr="003862D0">
              <w:rPr>
                <w:sz w:val="18"/>
                <w:szCs w:val="18"/>
                <w:lang w:val="en-GB"/>
              </w:rPr>
              <w:t>1.6 (1.0, 2.3)</w:t>
            </w:r>
          </w:p>
        </w:tc>
        <w:tc>
          <w:tcPr>
            <w:tcW w:w="1418" w:type="dxa"/>
            <w:shd w:val="clear" w:color="auto" w:fill="FFF2CC" w:themeFill="accent4" w:themeFillTint="33"/>
          </w:tcPr>
          <w:p w14:paraId="55697104" w14:textId="77777777" w:rsidR="00FC04F0" w:rsidRPr="003862D0" w:rsidRDefault="00FC04F0" w:rsidP="00F24C8D">
            <w:pPr>
              <w:pStyle w:val="AR6BodyText"/>
              <w:jc w:val="center"/>
              <w:rPr>
                <w:sz w:val="18"/>
                <w:szCs w:val="18"/>
                <w:lang w:val="en-GB"/>
              </w:rPr>
            </w:pPr>
          </w:p>
          <w:p w14:paraId="4921902D" w14:textId="77777777" w:rsidR="00FC04F0" w:rsidRPr="003862D0" w:rsidRDefault="00FC04F0" w:rsidP="00F24C8D">
            <w:pPr>
              <w:pStyle w:val="AR6BodyText"/>
              <w:jc w:val="center"/>
              <w:rPr>
                <w:sz w:val="18"/>
                <w:szCs w:val="18"/>
                <w:lang w:val="en-GB"/>
              </w:rPr>
            </w:pPr>
            <w:r w:rsidRPr="003862D0">
              <w:rPr>
                <w:sz w:val="18"/>
                <w:szCs w:val="18"/>
                <w:lang w:val="en-GB"/>
              </w:rPr>
              <w:lastRenderedPageBreak/>
              <w:t>0.7 (0.5, 1.2)</w:t>
            </w:r>
          </w:p>
          <w:p w14:paraId="27A4F381" w14:textId="77777777" w:rsidR="00FC04F0" w:rsidRPr="003862D0" w:rsidRDefault="00FC04F0" w:rsidP="00F24C8D">
            <w:pPr>
              <w:pStyle w:val="AR6BodyText"/>
              <w:jc w:val="center"/>
              <w:rPr>
                <w:sz w:val="18"/>
                <w:szCs w:val="18"/>
                <w:lang w:val="en-GB"/>
              </w:rPr>
            </w:pPr>
            <w:r w:rsidRPr="003862D0">
              <w:rPr>
                <w:sz w:val="18"/>
                <w:szCs w:val="18"/>
                <w:lang w:val="en-GB"/>
              </w:rPr>
              <w:t>1.6 (1.0, 2.4)</w:t>
            </w:r>
          </w:p>
        </w:tc>
        <w:tc>
          <w:tcPr>
            <w:tcW w:w="1417" w:type="dxa"/>
            <w:shd w:val="clear" w:color="auto" w:fill="FFF2CC" w:themeFill="accent4" w:themeFillTint="33"/>
          </w:tcPr>
          <w:p w14:paraId="7E1E5794" w14:textId="77777777" w:rsidR="00FC04F0" w:rsidRPr="003862D0" w:rsidRDefault="00FC04F0" w:rsidP="00F24C8D">
            <w:pPr>
              <w:pStyle w:val="AR6BodyText"/>
              <w:jc w:val="center"/>
              <w:rPr>
                <w:sz w:val="18"/>
                <w:szCs w:val="18"/>
                <w:lang w:val="en-GB"/>
              </w:rPr>
            </w:pPr>
          </w:p>
          <w:p w14:paraId="6D12C00D" w14:textId="77777777" w:rsidR="00FC04F0" w:rsidRPr="003862D0" w:rsidRDefault="00FC04F0" w:rsidP="00F24C8D">
            <w:pPr>
              <w:pStyle w:val="AR6BodyText"/>
              <w:jc w:val="center"/>
              <w:rPr>
                <w:sz w:val="18"/>
                <w:szCs w:val="18"/>
                <w:lang w:val="en-GB"/>
              </w:rPr>
            </w:pPr>
            <w:r w:rsidRPr="003862D0">
              <w:rPr>
                <w:sz w:val="18"/>
                <w:szCs w:val="18"/>
                <w:lang w:val="en-GB"/>
              </w:rPr>
              <w:lastRenderedPageBreak/>
              <w:t>0.8 (0.5, 1.3)</w:t>
            </w:r>
          </w:p>
          <w:p w14:paraId="035E9329" w14:textId="77777777" w:rsidR="00FC04F0" w:rsidRPr="003862D0" w:rsidRDefault="00FC04F0" w:rsidP="00F24C8D">
            <w:pPr>
              <w:pStyle w:val="AR6BodyText"/>
              <w:jc w:val="center"/>
              <w:rPr>
                <w:sz w:val="18"/>
                <w:szCs w:val="18"/>
                <w:lang w:val="en-GB"/>
              </w:rPr>
            </w:pPr>
            <w:r w:rsidRPr="003862D0">
              <w:rPr>
                <w:sz w:val="18"/>
                <w:szCs w:val="18"/>
                <w:lang w:val="en-GB"/>
              </w:rPr>
              <w:t>1.7 (1.2, 2.4)</w:t>
            </w:r>
          </w:p>
        </w:tc>
      </w:tr>
      <w:tr w:rsidR="00B72889" w:rsidRPr="003862D0" w14:paraId="72407B45" w14:textId="77777777" w:rsidTr="0071260E">
        <w:trPr>
          <w:jc w:val="center"/>
        </w:trPr>
        <w:tc>
          <w:tcPr>
            <w:tcW w:w="2263" w:type="dxa"/>
            <w:tcBorders>
              <w:bottom w:val="single" w:sz="4" w:space="0" w:color="auto"/>
            </w:tcBorders>
          </w:tcPr>
          <w:p w14:paraId="607E802F" w14:textId="77777777" w:rsidR="00FC04F0" w:rsidRPr="003862D0" w:rsidRDefault="00FC04F0" w:rsidP="00F24C8D">
            <w:pPr>
              <w:pStyle w:val="AR6BodyText"/>
              <w:rPr>
                <w:b/>
                <w:sz w:val="18"/>
                <w:szCs w:val="18"/>
                <w:lang w:val="en-GB"/>
              </w:rPr>
            </w:pPr>
            <w:r w:rsidRPr="003862D0">
              <w:rPr>
                <w:b/>
                <w:sz w:val="18"/>
                <w:szCs w:val="18"/>
                <w:lang w:val="en-GB"/>
              </w:rPr>
              <w:lastRenderedPageBreak/>
              <w:t>Global:</w:t>
            </w:r>
            <w:r w:rsidRPr="003862D0">
              <w:rPr>
                <w:b/>
                <w:sz w:val="18"/>
                <w:szCs w:val="18"/>
                <w:lang w:val="en-GB"/>
              </w:rPr>
              <w:tab/>
              <w:t>2041–2060</w:t>
            </w:r>
          </w:p>
          <w:p w14:paraId="70087625" w14:textId="0200F51F" w:rsidR="00FC04F0" w:rsidRPr="003862D0" w:rsidRDefault="00B073F5" w:rsidP="00F24C8D">
            <w:pPr>
              <w:pStyle w:val="AR6BodyText"/>
              <w:rPr>
                <w:sz w:val="18"/>
                <w:szCs w:val="18"/>
                <w:lang w:val="en-GB"/>
              </w:rPr>
            </w:pPr>
            <w:ins w:id="1238" w:author="Sara M Tuson" w:date="2021-07-22T17:05:00Z">
              <w:r>
                <w:rPr>
                  <w:sz w:val="18"/>
                  <w:szCs w:val="18"/>
                  <w:lang w:val="en-GB"/>
                </w:rPr>
                <w:t>R</w:t>
              </w:r>
            </w:ins>
            <w:del w:id="1239"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0FA958F0" w14:textId="7F4AC274" w:rsidR="00FC04F0" w:rsidRPr="003862D0" w:rsidRDefault="00B073F5" w:rsidP="00F24C8D">
            <w:pPr>
              <w:pStyle w:val="AR6BodyText"/>
              <w:rPr>
                <w:sz w:val="18"/>
                <w:szCs w:val="18"/>
                <w:lang w:val="en-GB"/>
              </w:rPr>
            </w:pPr>
            <w:ins w:id="1240" w:author="Sara M Tuson" w:date="2021-07-22T17:05:00Z">
              <w:r>
                <w:rPr>
                  <w:sz w:val="18"/>
                  <w:szCs w:val="18"/>
                  <w:lang w:val="en-GB"/>
                </w:rPr>
                <w:t>R</w:t>
              </w:r>
            </w:ins>
            <w:del w:id="1241"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tcBorders>
              <w:bottom w:val="single" w:sz="4" w:space="0" w:color="auto"/>
            </w:tcBorders>
          </w:tcPr>
          <w:p w14:paraId="6EC5AD73" w14:textId="77777777" w:rsidR="00FC04F0" w:rsidRPr="003862D0" w:rsidRDefault="00FC04F0" w:rsidP="00F24C8D">
            <w:pPr>
              <w:pStyle w:val="AR6BodyText"/>
              <w:jc w:val="center"/>
              <w:rPr>
                <w:sz w:val="18"/>
                <w:szCs w:val="18"/>
                <w:lang w:val="en-GB"/>
              </w:rPr>
            </w:pPr>
            <w:commentRangeStart w:id="1242"/>
          </w:p>
          <w:p w14:paraId="309C12CF" w14:textId="77777777" w:rsidR="00FC04F0" w:rsidRPr="003862D0" w:rsidRDefault="00FC04F0" w:rsidP="00F24C8D">
            <w:pPr>
              <w:pStyle w:val="AR6BodyText"/>
              <w:jc w:val="center"/>
              <w:rPr>
                <w:sz w:val="18"/>
                <w:szCs w:val="18"/>
                <w:lang w:val="en-GB"/>
              </w:rPr>
            </w:pPr>
            <w:r w:rsidRPr="003862D0">
              <w:rPr>
                <w:sz w:val="18"/>
                <w:szCs w:val="18"/>
                <w:lang w:val="en-GB"/>
              </w:rPr>
              <w:t>0.8 (0.3, 1.5)</w:t>
            </w:r>
          </w:p>
          <w:p w14:paraId="6E8A56C1" w14:textId="77777777" w:rsidR="00FC04F0" w:rsidRPr="003862D0" w:rsidRDefault="00FC04F0" w:rsidP="00F24C8D">
            <w:pPr>
              <w:pStyle w:val="AR6BodyText"/>
              <w:jc w:val="center"/>
              <w:rPr>
                <w:sz w:val="18"/>
                <w:szCs w:val="18"/>
                <w:lang w:val="en-GB"/>
              </w:rPr>
            </w:pPr>
            <w:r w:rsidRPr="003862D0">
              <w:rPr>
                <w:sz w:val="18"/>
                <w:szCs w:val="18"/>
                <w:lang w:val="en-GB"/>
              </w:rPr>
              <w:t>1.7 (1.1, 2.4)</w:t>
            </w:r>
            <w:commentRangeEnd w:id="1242"/>
            <w:r w:rsidR="00AD7402">
              <w:rPr>
                <w:rStyle w:val="CommentReference"/>
              </w:rPr>
              <w:commentReference w:id="1242"/>
            </w:r>
          </w:p>
        </w:tc>
        <w:tc>
          <w:tcPr>
            <w:tcW w:w="1276" w:type="dxa"/>
            <w:tcBorders>
              <w:bottom w:val="single" w:sz="4" w:space="0" w:color="auto"/>
            </w:tcBorders>
          </w:tcPr>
          <w:p w14:paraId="4C2F15DC" w14:textId="77777777" w:rsidR="00FC04F0" w:rsidRPr="003862D0" w:rsidRDefault="00FC04F0" w:rsidP="00F24C8D">
            <w:pPr>
              <w:pStyle w:val="AR6BodyText"/>
              <w:jc w:val="center"/>
              <w:rPr>
                <w:sz w:val="18"/>
                <w:szCs w:val="18"/>
                <w:lang w:val="en-GB"/>
              </w:rPr>
            </w:pPr>
          </w:p>
          <w:p w14:paraId="45667A8E" w14:textId="77777777" w:rsidR="00FC04F0" w:rsidRPr="003862D0" w:rsidRDefault="00FC04F0" w:rsidP="00F24C8D">
            <w:pPr>
              <w:pStyle w:val="AR6BodyText"/>
              <w:jc w:val="center"/>
              <w:rPr>
                <w:sz w:val="18"/>
                <w:szCs w:val="18"/>
                <w:lang w:val="en-GB"/>
              </w:rPr>
            </w:pPr>
            <w:r w:rsidRPr="003862D0">
              <w:rPr>
                <w:sz w:val="18"/>
                <w:szCs w:val="18"/>
                <w:lang w:val="en-GB"/>
              </w:rPr>
              <w:t>1.0 (0.6, 1.6)</w:t>
            </w:r>
          </w:p>
          <w:p w14:paraId="07786711" w14:textId="77777777" w:rsidR="00FC04F0" w:rsidRPr="003862D0" w:rsidRDefault="00FC04F0" w:rsidP="00F24C8D">
            <w:pPr>
              <w:pStyle w:val="AR6BodyText"/>
              <w:jc w:val="center"/>
              <w:rPr>
                <w:sz w:val="18"/>
                <w:szCs w:val="18"/>
                <w:lang w:val="en-GB"/>
              </w:rPr>
            </w:pPr>
            <w:r w:rsidRPr="003862D0">
              <w:rPr>
                <w:sz w:val="18"/>
                <w:szCs w:val="18"/>
                <w:lang w:val="en-GB"/>
              </w:rPr>
              <w:t>1.9 (1.2, 2.7)</w:t>
            </w:r>
          </w:p>
        </w:tc>
        <w:tc>
          <w:tcPr>
            <w:tcW w:w="1275" w:type="dxa"/>
            <w:tcBorders>
              <w:bottom w:val="single" w:sz="4" w:space="0" w:color="auto"/>
            </w:tcBorders>
          </w:tcPr>
          <w:p w14:paraId="3116A39C" w14:textId="77777777" w:rsidR="00FC04F0" w:rsidRPr="003862D0" w:rsidRDefault="00FC04F0" w:rsidP="00F24C8D">
            <w:pPr>
              <w:pStyle w:val="AR6BodyText"/>
              <w:jc w:val="center"/>
              <w:rPr>
                <w:sz w:val="18"/>
                <w:szCs w:val="18"/>
                <w:lang w:val="en-GB"/>
              </w:rPr>
            </w:pPr>
          </w:p>
          <w:p w14:paraId="4C8F667F" w14:textId="77777777" w:rsidR="00FC04F0" w:rsidRPr="003862D0" w:rsidRDefault="00FC04F0" w:rsidP="00F24C8D">
            <w:pPr>
              <w:pStyle w:val="AR6BodyText"/>
              <w:jc w:val="center"/>
              <w:rPr>
                <w:sz w:val="18"/>
                <w:szCs w:val="18"/>
                <w:lang w:val="en-GB"/>
              </w:rPr>
            </w:pPr>
            <w:r w:rsidRPr="003862D0">
              <w:rPr>
                <w:sz w:val="18"/>
                <w:szCs w:val="18"/>
                <w:lang w:val="en-GB"/>
              </w:rPr>
              <w:t>1.3 (0.8, 1.9)</w:t>
            </w:r>
          </w:p>
          <w:p w14:paraId="345BF346" w14:textId="77777777" w:rsidR="00FC04F0" w:rsidRPr="003862D0" w:rsidRDefault="00FC04F0" w:rsidP="00F24C8D">
            <w:pPr>
              <w:pStyle w:val="AR6BodyText"/>
              <w:jc w:val="center"/>
              <w:rPr>
                <w:sz w:val="18"/>
                <w:szCs w:val="18"/>
                <w:lang w:val="en-GB"/>
              </w:rPr>
            </w:pPr>
            <w:r w:rsidRPr="003862D0">
              <w:rPr>
                <w:sz w:val="18"/>
                <w:szCs w:val="18"/>
                <w:lang w:val="en-GB"/>
              </w:rPr>
              <w:t>2.1 (1.5, 3.0)</w:t>
            </w:r>
          </w:p>
        </w:tc>
        <w:tc>
          <w:tcPr>
            <w:tcW w:w="1418" w:type="dxa"/>
            <w:tcBorders>
              <w:bottom w:val="single" w:sz="4" w:space="0" w:color="auto"/>
            </w:tcBorders>
          </w:tcPr>
          <w:p w14:paraId="469095CD" w14:textId="77777777" w:rsidR="00FC04F0" w:rsidRPr="003862D0" w:rsidRDefault="00FC04F0" w:rsidP="00F24C8D">
            <w:pPr>
              <w:pStyle w:val="AR6BodyText"/>
              <w:jc w:val="center"/>
              <w:rPr>
                <w:sz w:val="18"/>
                <w:szCs w:val="18"/>
                <w:lang w:val="en-GB"/>
              </w:rPr>
            </w:pPr>
          </w:p>
          <w:p w14:paraId="33CFBD5A" w14:textId="77777777" w:rsidR="00FC04F0" w:rsidRPr="003862D0" w:rsidRDefault="00FC04F0" w:rsidP="00F24C8D">
            <w:pPr>
              <w:pStyle w:val="AR6BodyText"/>
              <w:jc w:val="center"/>
              <w:rPr>
                <w:sz w:val="18"/>
                <w:szCs w:val="18"/>
                <w:lang w:val="en-GB"/>
              </w:rPr>
            </w:pPr>
            <w:r w:rsidRPr="003862D0">
              <w:rPr>
                <w:sz w:val="18"/>
                <w:szCs w:val="18"/>
                <w:lang w:val="en-GB"/>
              </w:rPr>
              <w:t>1.4 (0.9, 2.3)</w:t>
            </w:r>
          </w:p>
          <w:p w14:paraId="43A00468" w14:textId="77777777" w:rsidR="00FC04F0" w:rsidRPr="003862D0" w:rsidRDefault="00FC04F0" w:rsidP="00F24C8D">
            <w:pPr>
              <w:pStyle w:val="AR6BodyText"/>
              <w:jc w:val="center"/>
              <w:rPr>
                <w:sz w:val="18"/>
                <w:szCs w:val="18"/>
                <w:lang w:val="en-GB"/>
              </w:rPr>
            </w:pPr>
            <w:r w:rsidRPr="003862D0">
              <w:rPr>
                <w:sz w:val="18"/>
                <w:szCs w:val="18"/>
                <w:lang w:val="en-GB"/>
              </w:rPr>
              <w:t>2.3 (1.6, 3.2)</w:t>
            </w:r>
          </w:p>
        </w:tc>
        <w:tc>
          <w:tcPr>
            <w:tcW w:w="1417" w:type="dxa"/>
            <w:tcBorders>
              <w:bottom w:val="single" w:sz="4" w:space="0" w:color="auto"/>
            </w:tcBorders>
          </w:tcPr>
          <w:p w14:paraId="6CD5D408" w14:textId="77777777" w:rsidR="00FC04F0" w:rsidRPr="003862D0" w:rsidRDefault="00FC04F0" w:rsidP="00F24C8D">
            <w:pPr>
              <w:pStyle w:val="AR6BodyText"/>
              <w:jc w:val="center"/>
              <w:rPr>
                <w:sz w:val="18"/>
                <w:szCs w:val="18"/>
                <w:lang w:val="en-GB"/>
              </w:rPr>
            </w:pPr>
          </w:p>
          <w:p w14:paraId="62343755" w14:textId="77777777" w:rsidR="00FC04F0" w:rsidRPr="003862D0" w:rsidRDefault="00FC04F0" w:rsidP="00F24C8D">
            <w:pPr>
              <w:pStyle w:val="AR6BodyText"/>
              <w:jc w:val="center"/>
              <w:rPr>
                <w:sz w:val="18"/>
                <w:szCs w:val="18"/>
                <w:lang w:val="en-GB"/>
              </w:rPr>
            </w:pPr>
            <w:r w:rsidRPr="003862D0">
              <w:rPr>
                <w:sz w:val="18"/>
                <w:szCs w:val="18"/>
                <w:lang w:val="en-GB"/>
              </w:rPr>
              <w:t>1.7 (1.2, 2.5)</w:t>
            </w:r>
          </w:p>
          <w:p w14:paraId="083B9E9C" w14:textId="77777777" w:rsidR="00FC04F0" w:rsidRPr="003862D0" w:rsidRDefault="00FC04F0" w:rsidP="00F24C8D">
            <w:pPr>
              <w:pStyle w:val="AR6BodyText"/>
              <w:jc w:val="center"/>
              <w:rPr>
                <w:sz w:val="18"/>
                <w:szCs w:val="18"/>
                <w:lang w:val="en-GB"/>
              </w:rPr>
            </w:pPr>
            <w:r w:rsidRPr="003862D0">
              <w:rPr>
                <w:sz w:val="18"/>
                <w:szCs w:val="18"/>
                <w:lang w:val="en-GB"/>
              </w:rPr>
              <w:t>2.6 (1.8, 3.4)</w:t>
            </w:r>
          </w:p>
        </w:tc>
      </w:tr>
      <w:tr w:rsidR="00B72889" w:rsidRPr="003862D0" w14:paraId="70CB4EF1" w14:textId="77777777" w:rsidTr="0071260E">
        <w:trPr>
          <w:jc w:val="center"/>
        </w:trPr>
        <w:tc>
          <w:tcPr>
            <w:tcW w:w="2263" w:type="dxa"/>
            <w:shd w:val="clear" w:color="auto" w:fill="FFF2CC" w:themeFill="accent4" w:themeFillTint="33"/>
          </w:tcPr>
          <w:p w14:paraId="2EC5F38A" w14:textId="77777777" w:rsidR="00FC04F0" w:rsidRPr="003862D0" w:rsidRDefault="00FC04F0" w:rsidP="00F24C8D">
            <w:pPr>
              <w:pStyle w:val="AR6BodyText"/>
              <w:rPr>
                <w:b/>
                <w:sz w:val="18"/>
                <w:szCs w:val="18"/>
                <w:lang w:val="en-GB"/>
              </w:rPr>
            </w:pPr>
            <w:r w:rsidRPr="003862D0">
              <w:rPr>
                <w:b/>
                <w:sz w:val="18"/>
                <w:szCs w:val="18"/>
                <w:lang w:val="en-GB"/>
              </w:rPr>
              <w:t>Global:</w:t>
            </w:r>
            <w:r w:rsidRPr="003862D0">
              <w:rPr>
                <w:b/>
                <w:sz w:val="18"/>
                <w:szCs w:val="18"/>
                <w:lang w:val="en-GB"/>
              </w:rPr>
              <w:tab/>
              <w:t>2081–2100</w:t>
            </w:r>
          </w:p>
          <w:p w14:paraId="7B1CB724" w14:textId="1BDC11F2" w:rsidR="00FC04F0" w:rsidRPr="003862D0" w:rsidRDefault="00B073F5" w:rsidP="00F24C8D">
            <w:pPr>
              <w:pStyle w:val="AR6BodyText"/>
              <w:rPr>
                <w:sz w:val="18"/>
                <w:szCs w:val="18"/>
                <w:lang w:val="en-GB"/>
              </w:rPr>
            </w:pPr>
            <w:ins w:id="1243" w:author="Sara M Tuson" w:date="2021-07-22T17:05:00Z">
              <w:r>
                <w:rPr>
                  <w:sz w:val="18"/>
                  <w:szCs w:val="18"/>
                  <w:lang w:val="en-GB"/>
                </w:rPr>
                <w:t>R</w:t>
              </w:r>
            </w:ins>
            <w:del w:id="1244"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p w14:paraId="17AAE142" w14:textId="20A28D7F" w:rsidR="00FC04F0" w:rsidRPr="003862D0" w:rsidRDefault="00B073F5" w:rsidP="00F24C8D">
            <w:pPr>
              <w:pStyle w:val="AR6BodyText"/>
              <w:rPr>
                <w:sz w:val="18"/>
                <w:szCs w:val="18"/>
                <w:lang w:val="en-GB"/>
              </w:rPr>
            </w:pPr>
            <w:ins w:id="1245" w:author="Sara M Tuson" w:date="2021-07-22T17:05:00Z">
              <w:r>
                <w:rPr>
                  <w:sz w:val="18"/>
                  <w:szCs w:val="18"/>
                  <w:lang w:val="en-GB"/>
                </w:rPr>
                <w:t>R</w:t>
              </w:r>
            </w:ins>
            <w:del w:id="1246" w:author="Sara M Tuson" w:date="2021-07-22T17:05:00Z">
              <w:r w:rsidR="00FC04F0" w:rsidRPr="003862D0" w:rsidDel="00B073F5">
                <w:rPr>
                  <w:sz w:val="18"/>
                  <w:szCs w:val="18"/>
                  <w:lang w:val="en-GB"/>
                </w:rPr>
                <w:delText>r</w:delText>
              </w:r>
            </w:del>
            <w:r w:rsidR="00FC04F0" w:rsidRPr="003862D0">
              <w:rPr>
                <w:sz w:val="18"/>
                <w:szCs w:val="18"/>
                <w:lang w:val="en-GB"/>
              </w:rPr>
              <w:t>elative to 1850</w:t>
            </w:r>
            <w:r w:rsidR="00FC04F0" w:rsidRPr="003862D0">
              <w:rPr>
                <w:sz w:val="18"/>
                <w:szCs w:val="18"/>
                <w:lang w:val="en-GB" w:eastAsia="en-US"/>
              </w:rPr>
              <w:t>–</w:t>
            </w:r>
            <w:r w:rsidR="00FC04F0" w:rsidRPr="003862D0">
              <w:rPr>
                <w:sz w:val="18"/>
                <w:szCs w:val="18"/>
                <w:lang w:val="en-GB"/>
              </w:rPr>
              <w:t>1900</w:t>
            </w:r>
          </w:p>
        </w:tc>
        <w:tc>
          <w:tcPr>
            <w:tcW w:w="1418" w:type="dxa"/>
            <w:shd w:val="clear" w:color="auto" w:fill="FFF2CC" w:themeFill="accent4" w:themeFillTint="33"/>
          </w:tcPr>
          <w:p w14:paraId="11905A26" w14:textId="77777777" w:rsidR="00FC04F0" w:rsidRPr="003862D0" w:rsidRDefault="00FC04F0" w:rsidP="00F24C8D">
            <w:pPr>
              <w:pStyle w:val="AR6BodyText"/>
              <w:jc w:val="center"/>
              <w:rPr>
                <w:sz w:val="18"/>
                <w:szCs w:val="18"/>
                <w:lang w:val="en-GB"/>
              </w:rPr>
            </w:pPr>
          </w:p>
          <w:p w14:paraId="69DF2DFB" w14:textId="77777777" w:rsidR="00FC04F0" w:rsidRPr="003862D0" w:rsidRDefault="00FC04F0" w:rsidP="00F24C8D">
            <w:pPr>
              <w:pStyle w:val="AR6BodyText"/>
              <w:jc w:val="center"/>
              <w:rPr>
                <w:sz w:val="18"/>
                <w:szCs w:val="18"/>
                <w:lang w:val="en-GB"/>
              </w:rPr>
            </w:pPr>
            <w:r w:rsidRPr="003862D0">
              <w:rPr>
                <w:sz w:val="18"/>
                <w:szCs w:val="18"/>
                <w:lang w:val="en-GB"/>
              </w:rPr>
              <w:t>0.7 (0.2, 1.5)</w:t>
            </w:r>
          </w:p>
          <w:p w14:paraId="31F3EFA5" w14:textId="77777777" w:rsidR="00FC04F0" w:rsidRPr="003862D0" w:rsidRDefault="00FC04F0" w:rsidP="00F24C8D">
            <w:pPr>
              <w:pStyle w:val="AR6BodyText"/>
              <w:jc w:val="center"/>
              <w:rPr>
                <w:sz w:val="18"/>
                <w:szCs w:val="18"/>
                <w:lang w:val="en-GB"/>
              </w:rPr>
            </w:pPr>
            <w:r w:rsidRPr="003862D0">
              <w:rPr>
                <w:sz w:val="18"/>
                <w:szCs w:val="18"/>
                <w:lang w:val="en-GB"/>
              </w:rPr>
              <w:t>1.5 (1.0, 2.2)</w:t>
            </w:r>
          </w:p>
        </w:tc>
        <w:tc>
          <w:tcPr>
            <w:tcW w:w="1276" w:type="dxa"/>
            <w:shd w:val="clear" w:color="auto" w:fill="FFF2CC" w:themeFill="accent4" w:themeFillTint="33"/>
          </w:tcPr>
          <w:p w14:paraId="763D5146" w14:textId="77777777" w:rsidR="00FC04F0" w:rsidRPr="003862D0" w:rsidRDefault="00FC04F0" w:rsidP="00F24C8D">
            <w:pPr>
              <w:pStyle w:val="AR6BodyText"/>
              <w:jc w:val="center"/>
              <w:rPr>
                <w:sz w:val="18"/>
                <w:szCs w:val="18"/>
                <w:lang w:val="en-GB"/>
              </w:rPr>
            </w:pPr>
          </w:p>
          <w:p w14:paraId="2963DD72" w14:textId="77777777" w:rsidR="00FC04F0" w:rsidRPr="003862D0" w:rsidRDefault="00FC04F0" w:rsidP="00F24C8D">
            <w:pPr>
              <w:pStyle w:val="AR6BodyText"/>
              <w:jc w:val="center"/>
              <w:rPr>
                <w:sz w:val="18"/>
                <w:szCs w:val="18"/>
                <w:lang w:val="en-GB"/>
              </w:rPr>
            </w:pPr>
            <w:r w:rsidRPr="003862D0">
              <w:rPr>
                <w:sz w:val="18"/>
                <w:szCs w:val="18"/>
                <w:lang w:val="en-GB"/>
              </w:rPr>
              <w:t>1.2 (0.6, 2.0)</w:t>
            </w:r>
          </w:p>
          <w:p w14:paraId="7733315B" w14:textId="77777777" w:rsidR="00FC04F0" w:rsidRPr="003862D0" w:rsidRDefault="00FC04F0" w:rsidP="00F24C8D">
            <w:pPr>
              <w:pStyle w:val="AR6BodyText"/>
              <w:jc w:val="center"/>
              <w:rPr>
                <w:sz w:val="18"/>
                <w:szCs w:val="18"/>
                <w:lang w:val="en-GB"/>
              </w:rPr>
            </w:pPr>
            <w:r w:rsidRPr="003862D0">
              <w:rPr>
                <w:sz w:val="18"/>
                <w:szCs w:val="18"/>
                <w:lang w:val="en-GB"/>
              </w:rPr>
              <w:t>2.0 (1.3, 2.8)</w:t>
            </w:r>
          </w:p>
        </w:tc>
        <w:tc>
          <w:tcPr>
            <w:tcW w:w="1275" w:type="dxa"/>
            <w:shd w:val="clear" w:color="auto" w:fill="FFF2CC" w:themeFill="accent4" w:themeFillTint="33"/>
          </w:tcPr>
          <w:p w14:paraId="01F97330" w14:textId="77777777" w:rsidR="00FC04F0" w:rsidRPr="003862D0" w:rsidRDefault="00FC04F0" w:rsidP="00F24C8D">
            <w:pPr>
              <w:pStyle w:val="AR6BodyText"/>
              <w:jc w:val="center"/>
              <w:rPr>
                <w:sz w:val="18"/>
                <w:szCs w:val="18"/>
                <w:lang w:val="en-GB"/>
              </w:rPr>
            </w:pPr>
          </w:p>
          <w:p w14:paraId="59C4A71E" w14:textId="77777777" w:rsidR="00FC04F0" w:rsidRPr="003862D0" w:rsidRDefault="00FC04F0" w:rsidP="00F24C8D">
            <w:pPr>
              <w:pStyle w:val="AR6BodyText"/>
              <w:jc w:val="center"/>
              <w:rPr>
                <w:sz w:val="18"/>
                <w:szCs w:val="18"/>
                <w:lang w:val="en-GB"/>
              </w:rPr>
            </w:pPr>
            <w:r w:rsidRPr="003862D0">
              <w:rPr>
                <w:sz w:val="18"/>
                <w:szCs w:val="18"/>
                <w:lang w:val="en-GB"/>
              </w:rPr>
              <w:t>2.0 (1.4, 3.0)</w:t>
            </w:r>
          </w:p>
          <w:p w14:paraId="684C09F5" w14:textId="77777777" w:rsidR="00FC04F0" w:rsidRPr="003862D0" w:rsidRDefault="00FC04F0" w:rsidP="00F24C8D">
            <w:pPr>
              <w:pStyle w:val="AR6BodyText"/>
              <w:jc w:val="center"/>
              <w:rPr>
                <w:sz w:val="18"/>
                <w:szCs w:val="18"/>
                <w:lang w:val="en-GB"/>
              </w:rPr>
            </w:pPr>
            <w:r w:rsidRPr="003862D0">
              <w:rPr>
                <w:sz w:val="18"/>
                <w:szCs w:val="18"/>
                <w:lang w:val="en-GB"/>
              </w:rPr>
              <w:t>2.9 (2.1, 4.0)</w:t>
            </w:r>
          </w:p>
        </w:tc>
        <w:tc>
          <w:tcPr>
            <w:tcW w:w="1418" w:type="dxa"/>
            <w:shd w:val="clear" w:color="auto" w:fill="FFF2CC" w:themeFill="accent4" w:themeFillTint="33"/>
          </w:tcPr>
          <w:p w14:paraId="4826E79A" w14:textId="77777777" w:rsidR="00FC04F0" w:rsidRPr="003862D0" w:rsidRDefault="00FC04F0" w:rsidP="00F24C8D">
            <w:pPr>
              <w:pStyle w:val="AR6BodyText"/>
              <w:jc w:val="center"/>
              <w:rPr>
                <w:sz w:val="18"/>
                <w:szCs w:val="18"/>
                <w:lang w:val="en-GB"/>
              </w:rPr>
            </w:pPr>
          </w:p>
          <w:p w14:paraId="178FD27E" w14:textId="77777777" w:rsidR="00FC04F0" w:rsidRPr="003862D0" w:rsidRDefault="00FC04F0" w:rsidP="00F24C8D">
            <w:pPr>
              <w:pStyle w:val="AR6BodyText"/>
              <w:jc w:val="center"/>
              <w:rPr>
                <w:sz w:val="18"/>
                <w:szCs w:val="18"/>
                <w:lang w:val="en-GB"/>
              </w:rPr>
            </w:pPr>
            <w:r w:rsidRPr="003862D0">
              <w:rPr>
                <w:sz w:val="18"/>
                <w:szCs w:val="18"/>
                <w:lang w:val="en-GB"/>
              </w:rPr>
              <w:t>3.1 (2.2, 4.7)</w:t>
            </w:r>
          </w:p>
          <w:p w14:paraId="038AF38F" w14:textId="77777777" w:rsidR="00FC04F0" w:rsidRPr="003862D0" w:rsidRDefault="00FC04F0" w:rsidP="00F24C8D">
            <w:pPr>
              <w:pStyle w:val="AR6BodyText"/>
              <w:jc w:val="center"/>
              <w:rPr>
                <w:sz w:val="18"/>
                <w:szCs w:val="18"/>
                <w:lang w:val="en-GB"/>
              </w:rPr>
            </w:pPr>
            <w:r w:rsidRPr="003862D0">
              <w:rPr>
                <w:sz w:val="18"/>
                <w:szCs w:val="18"/>
                <w:lang w:val="en-GB"/>
              </w:rPr>
              <w:t>3.9 (2.8, 5.5)</w:t>
            </w:r>
          </w:p>
        </w:tc>
        <w:tc>
          <w:tcPr>
            <w:tcW w:w="1417" w:type="dxa"/>
            <w:shd w:val="clear" w:color="auto" w:fill="FFF2CC" w:themeFill="accent4" w:themeFillTint="33"/>
          </w:tcPr>
          <w:p w14:paraId="04AE68E1" w14:textId="77777777" w:rsidR="00FC04F0" w:rsidRPr="003862D0" w:rsidRDefault="00FC04F0" w:rsidP="00F24C8D">
            <w:pPr>
              <w:pStyle w:val="AR6BodyText"/>
              <w:jc w:val="center"/>
              <w:rPr>
                <w:sz w:val="18"/>
                <w:szCs w:val="18"/>
                <w:lang w:val="en-GB"/>
              </w:rPr>
            </w:pPr>
          </w:p>
          <w:p w14:paraId="31FA2E7F" w14:textId="77777777" w:rsidR="00FC04F0" w:rsidRPr="003862D0" w:rsidRDefault="00FC04F0" w:rsidP="00F24C8D">
            <w:pPr>
              <w:pStyle w:val="AR6BodyText"/>
              <w:jc w:val="center"/>
              <w:rPr>
                <w:sz w:val="18"/>
                <w:szCs w:val="18"/>
                <w:lang w:val="en-GB"/>
              </w:rPr>
            </w:pPr>
            <w:r w:rsidRPr="003862D0">
              <w:rPr>
                <w:sz w:val="18"/>
                <w:szCs w:val="18"/>
                <w:lang w:val="en-GB"/>
              </w:rPr>
              <w:t>4.0 (2.7, 5.7)</w:t>
            </w:r>
          </w:p>
          <w:p w14:paraId="65D67ECC" w14:textId="77777777" w:rsidR="00FC04F0" w:rsidRPr="003862D0" w:rsidRDefault="00FC04F0" w:rsidP="00F24C8D">
            <w:pPr>
              <w:pStyle w:val="AR6BodyText"/>
              <w:jc w:val="center"/>
              <w:rPr>
                <w:sz w:val="18"/>
                <w:szCs w:val="18"/>
                <w:lang w:val="en-GB"/>
              </w:rPr>
            </w:pPr>
            <w:r w:rsidRPr="003862D0">
              <w:rPr>
                <w:sz w:val="18"/>
                <w:szCs w:val="18"/>
                <w:lang w:val="en-GB"/>
              </w:rPr>
              <w:t>4.8 (3.6, 6.5)</w:t>
            </w:r>
          </w:p>
        </w:tc>
      </w:tr>
      <w:tr w:rsidR="00B72889" w:rsidRPr="003862D0" w14:paraId="69F95A29" w14:textId="77777777" w:rsidTr="0071260E">
        <w:trPr>
          <w:jc w:val="center"/>
        </w:trPr>
        <w:tc>
          <w:tcPr>
            <w:tcW w:w="2263" w:type="dxa"/>
            <w:tcBorders>
              <w:bottom w:val="single" w:sz="4" w:space="0" w:color="auto"/>
            </w:tcBorders>
          </w:tcPr>
          <w:p w14:paraId="42A076E6" w14:textId="77777777" w:rsidR="00FC04F0" w:rsidRPr="003862D0" w:rsidRDefault="00FC04F0" w:rsidP="00F24C8D">
            <w:pPr>
              <w:pStyle w:val="AR6BodyText"/>
              <w:rPr>
                <w:sz w:val="18"/>
                <w:szCs w:val="18"/>
                <w:lang w:val="en-GB"/>
              </w:rPr>
            </w:pPr>
            <w:r w:rsidRPr="003862D0">
              <w:rPr>
                <w:sz w:val="18"/>
                <w:szCs w:val="18"/>
                <w:lang w:val="en-GB"/>
              </w:rPr>
              <w:t>Land:</w:t>
            </w:r>
            <w:r w:rsidRPr="003862D0">
              <w:rPr>
                <w:sz w:val="18"/>
                <w:szCs w:val="18"/>
                <w:lang w:val="en-GB"/>
              </w:rPr>
              <w:tab/>
            </w:r>
            <w:r w:rsidRPr="003862D0">
              <w:rPr>
                <w:sz w:val="18"/>
                <w:szCs w:val="18"/>
                <w:lang w:val="en-GB"/>
              </w:rPr>
              <w:tab/>
              <w:t>2081–2100</w:t>
            </w:r>
          </w:p>
          <w:p w14:paraId="20FE3F6E" w14:textId="75406974" w:rsidR="00FC04F0" w:rsidRPr="003862D0" w:rsidRDefault="00B073F5" w:rsidP="00F24C8D">
            <w:pPr>
              <w:pStyle w:val="AR6BodyText"/>
              <w:rPr>
                <w:sz w:val="18"/>
                <w:szCs w:val="18"/>
                <w:lang w:val="en-GB"/>
              </w:rPr>
            </w:pPr>
            <w:ins w:id="1247" w:author="Sara M Tuson" w:date="2021-07-22T17:05:00Z">
              <w:r>
                <w:rPr>
                  <w:sz w:val="18"/>
                  <w:szCs w:val="18"/>
                  <w:lang w:val="en-GB"/>
                </w:rPr>
                <w:t>R</w:t>
              </w:r>
            </w:ins>
            <w:del w:id="1248" w:author="Sara M Tuson" w:date="2021-07-22T17:05: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Borders>
              <w:bottom w:val="single" w:sz="4" w:space="0" w:color="auto"/>
            </w:tcBorders>
          </w:tcPr>
          <w:p w14:paraId="54D42BB0" w14:textId="77777777" w:rsidR="00FC04F0" w:rsidRPr="003862D0" w:rsidRDefault="00FC04F0" w:rsidP="00F24C8D">
            <w:pPr>
              <w:pStyle w:val="AR6BodyText"/>
              <w:jc w:val="center"/>
              <w:rPr>
                <w:sz w:val="18"/>
                <w:szCs w:val="18"/>
                <w:lang w:val="en-GB"/>
              </w:rPr>
            </w:pPr>
            <w:r w:rsidRPr="003862D0">
              <w:rPr>
                <w:sz w:val="18"/>
                <w:szCs w:val="18"/>
                <w:lang w:val="en-GB"/>
              </w:rPr>
              <w:t>0.9 (0.3, 2.0)</w:t>
            </w:r>
          </w:p>
        </w:tc>
        <w:tc>
          <w:tcPr>
            <w:tcW w:w="1276" w:type="dxa"/>
            <w:tcBorders>
              <w:bottom w:val="single" w:sz="4" w:space="0" w:color="auto"/>
            </w:tcBorders>
          </w:tcPr>
          <w:p w14:paraId="6A9CD8C6" w14:textId="77777777" w:rsidR="00FC04F0" w:rsidRPr="003862D0" w:rsidRDefault="00FC04F0" w:rsidP="00F24C8D">
            <w:pPr>
              <w:pStyle w:val="AR6BodyText"/>
              <w:jc w:val="center"/>
              <w:rPr>
                <w:sz w:val="18"/>
                <w:szCs w:val="18"/>
                <w:lang w:val="en-GB"/>
              </w:rPr>
            </w:pPr>
            <w:r w:rsidRPr="003862D0">
              <w:rPr>
                <w:sz w:val="18"/>
                <w:szCs w:val="18"/>
                <w:lang w:val="en-GB"/>
              </w:rPr>
              <w:t>1.5 (0.8, 2.6)</w:t>
            </w:r>
          </w:p>
        </w:tc>
        <w:tc>
          <w:tcPr>
            <w:tcW w:w="1275" w:type="dxa"/>
            <w:tcBorders>
              <w:bottom w:val="single" w:sz="4" w:space="0" w:color="auto"/>
            </w:tcBorders>
          </w:tcPr>
          <w:p w14:paraId="1E351BF8" w14:textId="77777777" w:rsidR="00FC04F0" w:rsidRPr="003862D0" w:rsidRDefault="00FC04F0" w:rsidP="00F24C8D">
            <w:pPr>
              <w:pStyle w:val="AR6BodyText"/>
              <w:jc w:val="center"/>
              <w:rPr>
                <w:sz w:val="18"/>
                <w:szCs w:val="18"/>
                <w:lang w:val="en-GB"/>
              </w:rPr>
            </w:pPr>
            <w:r w:rsidRPr="003862D0">
              <w:rPr>
                <w:sz w:val="18"/>
                <w:szCs w:val="18"/>
                <w:lang w:val="en-GB"/>
              </w:rPr>
              <w:t>2.7 (1.7, 4.0)</w:t>
            </w:r>
          </w:p>
        </w:tc>
        <w:tc>
          <w:tcPr>
            <w:tcW w:w="1418" w:type="dxa"/>
            <w:tcBorders>
              <w:bottom w:val="single" w:sz="4" w:space="0" w:color="auto"/>
            </w:tcBorders>
          </w:tcPr>
          <w:p w14:paraId="767EAC1E" w14:textId="77777777" w:rsidR="00FC04F0" w:rsidRPr="003862D0" w:rsidRDefault="00FC04F0" w:rsidP="00F24C8D">
            <w:pPr>
              <w:pStyle w:val="AR6BodyText"/>
              <w:jc w:val="center"/>
              <w:rPr>
                <w:sz w:val="18"/>
                <w:szCs w:val="18"/>
                <w:lang w:val="en-GB"/>
              </w:rPr>
            </w:pPr>
            <w:r w:rsidRPr="003862D0">
              <w:rPr>
                <w:sz w:val="18"/>
                <w:szCs w:val="18"/>
                <w:lang w:val="en-GB"/>
              </w:rPr>
              <w:t>4.1 (3.0, 6.2)</w:t>
            </w:r>
          </w:p>
        </w:tc>
        <w:tc>
          <w:tcPr>
            <w:tcW w:w="1417" w:type="dxa"/>
            <w:tcBorders>
              <w:bottom w:val="single" w:sz="4" w:space="0" w:color="auto"/>
            </w:tcBorders>
          </w:tcPr>
          <w:p w14:paraId="749DEF7C" w14:textId="77777777" w:rsidR="00FC04F0" w:rsidRPr="003862D0" w:rsidRDefault="00FC04F0" w:rsidP="00F24C8D">
            <w:pPr>
              <w:pStyle w:val="AR6BodyText"/>
              <w:jc w:val="center"/>
              <w:rPr>
                <w:sz w:val="18"/>
                <w:szCs w:val="18"/>
                <w:lang w:val="en-GB"/>
              </w:rPr>
            </w:pPr>
            <w:r w:rsidRPr="003862D0">
              <w:rPr>
                <w:sz w:val="18"/>
                <w:szCs w:val="18"/>
                <w:lang w:val="en-GB"/>
              </w:rPr>
              <w:t>5.3 (3.5, 7.6)</w:t>
            </w:r>
          </w:p>
        </w:tc>
      </w:tr>
      <w:tr w:rsidR="00B72889" w:rsidRPr="003862D0" w14:paraId="68F23F9A" w14:textId="77777777" w:rsidTr="0071260E">
        <w:trPr>
          <w:jc w:val="center"/>
        </w:trPr>
        <w:tc>
          <w:tcPr>
            <w:tcW w:w="2263" w:type="dxa"/>
            <w:shd w:val="clear" w:color="auto" w:fill="FFF2CC" w:themeFill="accent4" w:themeFillTint="33"/>
          </w:tcPr>
          <w:p w14:paraId="1E04C950" w14:textId="77777777" w:rsidR="00FC04F0" w:rsidRPr="003862D0" w:rsidRDefault="00FC04F0" w:rsidP="00F24C8D">
            <w:pPr>
              <w:pStyle w:val="AR6BodyText"/>
              <w:rPr>
                <w:sz w:val="18"/>
                <w:szCs w:val="18"/>
                <w:lang w:val="en-GB"/>
              </w:rPr>
            </w:pPr>
            <w:r w:rsidRPr="003862D0">
              <w:rPr>
                <w:sz w:val="18"/>
                <w:szCs w:val="18"/>
                <w:lang w:val="en-GB"/>
              </w:rPr>
              <w:t>Ocean:</w:t>
            </w:r>
            <w:r w:rsidRPr="003862D0">
              <w:rPr>
                <w:sz w:val="18"/>
                <w:szCs w:val="18"/>
                <w:lang w:val="en-GB"/>
              </w:rPr>
              <w:tab/>
            </w:r>
            <w:r w:rsidRPr="003862D0">
              <w:rPr>
                <w:sz w:val="18"/>
                <w:szCs w:val="18"/>
                <w:lang w:val="en-GB"/>
              </w:rPr>
              <w:tab/>
              <w:t>2081–2100</w:t>
            </w:r>
          </w:p>
          <w:p w14:paraId="38ABC38D" w14:textId="65612FB7" w:rsidR="00FC04F0" w:rsidRPr="003862D0" w:rsidRDefault="00B073F5" w:rsidP="00F24C8D">
            <w:pPr>
              <w:pStyle w:val="AR6BodyText"/>
              <w:rPr>
                <w:sz w:val="18"/>
                <w:szCs w:val="18"/>
                <w:lang w:val="en-GB"/>
              </w:rPr>
            </w:pPr>
            <w:ins w:id="1249" w:author="Sara M Tuson" w:date="2021-07-22T17:06:00Z">
              <w:r>
                <w:rPr>
                  <w:sz w:val="18"/>
                  <w:szCs w:val="18"/>
                  <w:lang w:val="en-GB"/>
                </w:rPr>
                <w:t>R</w:t>
              </w:r>
            </w:ins>
            <w:del w:id="1250"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shd w:val="clear" w:color="auto" w:fill="FFF2CC" w:themeFill="accent4" w:themeFillTint="33"/>
          </w:tcPr>
          <w:p w14:paraId="3079C89F" w14:textId="77777777" w:rsidR="00FC04F0" w:rsidRPr="003862D0" w:rsidRDefault="00FC04F0" w:rsidP="00F24C8D">
            <w:pPr>
              <w:pStyle w:val="AR6BodyText"/>
              <w:jc w:val="center"/>
              <w:rPr>
                <w:sz w:val="18"/>
                <w:szCs w:val="18"/>
                <w:lang w:val="en-GB"/>
              </w:rPr>
            </w:pPr>
            <w:r w:rsidRPr="003862D0">
              <w:rPr>
                <w:sz w:val="18"/>
                <w:szCs w:val="18"/>
                <w:lang w:val="en-GB"/>
              </w:rPr>
              <w:t>0.6 (0.1, 1.2)</w:t>
            </w:r>
          </w:p>
        </w:tc>
        <w:tc>
          <w:tcPr>
            <w:tcW w:w="1276" w:type="dxa"/>
            <w:shd w:val="clear" w:color="auto" w:fill="FFF2CC" w:themeFill="accent4" w:themeFillTint="33"/>
          </w:tcPr>
          <w:p w14:paraId="4B1251C7" w14:textId="77777777" w:rsidR="00FC04F0" w:rsidRPr="003862D0" w:rsidRDefault="00FC04F0" w:rsidP="00F24C8D">
            <w:pPr>
              <w:pStyle w:val="AR6BodyText"/>
              <w:jc w:val="center"/>
              <w:rPr>
                <w:sz w:val="18"/>
                <w:szCs w:val="18"/>
                <w:lang w:val="en-GB"/>
              </w:rPr>
            </w:pPr>
            <w:r w:rsidRPr="003862D0">
              <w:rPr>
                <w:sz w:val="18"/>
                <w:szCs w:val="18"/>
                <w:lang w:val="en-GB"/>
              </w:rPr>
              <w:t>1.0 (0.5, 1.8)</w:t>
            </w:r>
          </w:p>
        </w:tc>
        <w:tc>
          <w:tcPr>
            <w:tcW w:w="1275" w:type="dxa"/>
            <w:shd w:val="clear" w:color="auto" w:fill="FFF2CC" w:themeFill="accent4" w:themeFillTint="33"/>
          </w:tcPr>
          <w:p w14:paraId="18D82D37" w14:textId="77777777" w:rsidR="00FC04F0" w:rsidRPr="003862D0" w:rsidRDefault="00FC04F0" w:rsidP="00F24C8D">
            <w:pPr>
              <w:pStyle w:val="AR6BodyText"/>
              <w:jc w:val="center"/>
              <w:rPr>
                <w:sz w:val="18"/>
                <w:szCs w:val="18"/>
                <w:lang w:val="en-GB"/>
              </w:rPr>
            </w:pPr>
            <w:r w:rsidRPr="003862D0">
              <w:rPr>
                <w:sz w:val="18"/>
                <w:szCs w:val="18"/>
                <w:lang w:val="en-GB"/>
              </w:rPr>
              <w:t>1.8 (1.2, 2.7)</w:t>
            </w:r>
          </w:p>
        </w:tc>
        <w:tc>
          <w:tcPr>
            <w:tcW w:w="1418" w:type="dxa"/>
            <w:shd w:val="clear" w:color="auto" w:fill="FFF2CC" w:themeFill="accent4" w:themeFillTint="33"/>
          </w:tcPr>
          <w:p w14:paraId="384B5C5D" w14:textId="77777777" w:rsidR="00FC04F0" w:rsidRPr="003862D0" w:rsidRDefault="00FC04F0" w:rsidP="00F24C8D">
            <w:pPr>
              <w:pStyle w:val="AR6BodyText"/>
              <w:jc w:val="center"/>
              <w:rPr>
                <w:sz w:val="18"/>
                <w:szCs w:val="18"/>
                <w:lang w:val="en-GB"/>
              </w:rPr>
            </w:pPr>
            <w:r w:rsidRPr="003862D0">
              <w:rPr>
                <w:sz w:val="18"/>
                <w:szCs w:val="18"/>
                <w:lang w:val="en-GB"/>
              </w:rPr>
              <w:t>2.7 (1.8, 4.0)</w:t>
            </w:r>
          </w:p>
        </w:tc>
        <w:tc>
          <w:tcPr>
            <w:tcW w:w="1417" w:type="dxa"/>
            <w:shd w:val="clear" w:color="auto" w:fill="FFF2CC" w:themeFill="accent4" w:themeFillTint="33"/>
          </w:tcPr>
          <w:p w14:paraId="3E233D44" w14:textId="77777777" w:rsidR="00FC04F0" w:rsidRPr="003862D0" w:rsidRDefault="00FC04F0" w:rsidP="00F24C8D">
            <w:pPr>
              <w:pStyle w:val="AR6BodyText"/>
              <w:jc w:val="center"/>
              <w:rPr>
                <w:sz w:val="18"/>
                <w:szCs w:val="18"/>
                <w:lang w:val="en-GB"/>
              </w:rPr>
            </w:pPr>
            <w:r w:rsidRPr="003862D0">
              <w:rPr>
                <w:sz w:val="18"/>
                <w:szCs w:val="18"/>
                <w:lang w:val="en-GB"/>
              </w:rPr>
              <w:t>3.4 (2.3, 4.9)</w:t>
            </w:r>
          </w:p>
        </w:tc>
      </w:tr>
      <w:tr w:rsidR="00B72889" w:rsidRPr="003862D0" w14:paraId="5C99FC4B" w14:textId="77777777" w:rsidTr="0071260E">
        <w:trPr>
          <w:jc w:val="center"/>
        </w:trPr>
        <w:tc>
          <w:tcPr>
            <w:tcW w:w="2263" w:type="dxa"/>
            <w:tcBorders>
              <w:bottom w:val="single" w:sz="4" w:space="0" w:color="auto"/>
            </w:tcBorders>
          </w:tcPr>
          <w:p w14:paraId="307EF859" w14:textId="77777777" w:rsidR="00FC04F0" w:rsidRPr="003862D0" w:rsidRDefault="00FC04F0" w:rsidP="00F24C8D">
            <w:pPr>
              <w:pStyle w:val="AR6BodyText"/>
              <w:rPr>
                <w:sz w:val="18"/>
                <w:szCs w:val="18"/>
                <w:lang w:val="en-GB"/>
              </w:rPr>
            </w:pPr>
            <w:r w:rsidRPr="003862D0">
              <w:rPr>
                <w:sz w:val="18"/>
                <w:szCs w:val="18"/>
                <w:lang w:val="en-GB"/>
              </w:rPr>
              <w:t>Tropics:</w:t>
            </w:r>
            <w:r w:rsidRPr="003862D0">
              <w:rPr>
                <w:sz w:val="18"/>
                <w:szCs w:val="18"/>
                <w:lang w:val="en-GB"/>
              </w:rPr>
              <w:tab/>
              <w:t>2081–2100</w:t>
            </w:r>
          </w:p>
          <w:p w14:paraId="120A3C69" w14:textId="15AA3033" w:rsidR="00FC04F0" w:rsidRPr="003862D0" w:rsidRDefault="00B073F5" w:rsidP="00F24C8D">
            <w:pPr>
              <w:pStyle w:val="AR6BodyText"/>
              <w:rPr>
                <w:sz w:val="18"/>
                <w:szCs w:val="18"/>
                <w:lang w:val="en-GB"/>
              </w:rPr>
            </w:pPr>
            <w:ins w:id="1251" w:author="Sara M Tuson" w:date="2021-07-22T17:06:00Z">
              <w:r>
                <w:rPr>
                  <w:sz w:val="18"/>
                  <w:szCs w:val="18"/>
                  <w:lang w:val="en-GB"/>
                </w:rPr>
                <w:t>R</w:t>
              </w:r>
            </w:ins>
            <w:del w:id="1252"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Borders>
              <w:bottom w:val="single" w:sz="4" w:space="0" w:color="auto"/>
            </w:tcBorders>
          </w:tcPr>
          <w:p w14:paraId="2DBC45F6" w14:textId="77777777" w:rsidR="00FC04F0" w:rsidRPr="003862D0" w:rsidRDefault="00FC04F0" w:rsidP="00F24C8D">
            <w:pPr>
              <w:pStyle w:val="AR6BodyText"/>
              <w:jc w:val="center"/>
              <w:rPr>
                <w:sz w:val="18"/>
                <w:szCs w:val="18"/>
                <w:lang w:val="en-GB"/>
              </w:rPr>
            </w:pPr>
            <w:r w:rsidRPr="003862D0">
              <w:rPr>
                <w:sz w:val="18"/>
                <w:szCs w:val="18"/>
                <w:lang w:val="en-GB"/>
              </w:rPr>
              <w:t>0.5 (0.1, 1.1)</w:t>
            </w:r>
          </w:p>
        </w:tc>
        <w:tc>
          <w:tcPr>
            <w:tcW w:w="1276" w:type="dxa"/>
            <w:tcBorders>
              <w:bottom w:val="single" w:sz="4" w:space="0" w:color="auto"/>
            </w:tcBorders>
          </w:tcPr>
          <w:p w14:paraId="2AD4C297" w14:textId="77777777" w:rsidR="00FC04F0" w:rsidRPr="003862D0" w:rsidRDefault="00FC04F0" w:rsidP="00F24C8D">
            <w:pPr>
              <w:pStyle w:val="AR6BodyText"/>
              <w:jc w:val="center"/>
              <w:rPr>
                <w:sz w:val="18"/>
                <w:szCs w:val="18"/>
                <w:lang w:val="en-GB"/>
              </w:rPr>
            </w:pPr>
            <w:r w:rsidRPr="003862D0">
              <w:rPr>
                <w:sz w:val="18"/>
                <w:szCs w:val="18"/>
                <w:lang w:val="en-GB"/>
              </w:rPr>
              <w:t>1.0 (0.5, 1.6)</w:t>
            </w:r>
          </w:p>
        </w:tc>
        <w:tc>
          <w:tcPr>
            <w:tcW w:w="1275" w:type="dxa"/>
            <w:tcBorders>
              <w:bottom w:val="single" w:sz="4" w:space="0" w:color="auto"/>
            </w:tcBorders>
          </w:tcPr>
          <w:p w14:paraId="3F39D4A0" w14:textId="77777777" w:rsidR="00FC04F0" w:rsidRPr="003862D0" w:rsidRDefault="00FC04F0" w:rsidP="00F24C8D">
            <w:pPr>
              <w:pStyle w:val="AR6BodyText"/>
              <w:jc w:val="center"/>
              <w:rPr>
                <w:sz w:val="18"/>
                <w:szCs w:val="18"/>
                <w:lang w:val="en-GB"/>
              </w:rPr>
            </w:pPr>
            <w:r w:rsidRPr="003862D0">
              <w:rPr>
                <w:sz w:val="18"/>
                <w:szCs w:val="18"/>
                <w:lang w:val="en-GB"/>
              </w:rPr>
              <w:t>1.8 (1.2, 2.5)</w:t>
            </w:r>
          </w:p>
        </w:tc>
        <w:tc>
          <w:tcPr>
            <w:tcW w:w="1418" w:type="dxa"/>
            <w:tcBorders>
              <w:bottom w:val="single" w:sz="4" w:space="0" w:color="auto"/>
            </w:tcBorders>
          </w:tcPr>
          <w:p w14:paraId="289ED9B0" w14:textId="77777777" w:rsidR="00FC04F0" w:rsidRPr="003862D0" w:rsidRDefault="00FC04F0" w:rsidP="00F24C8D">
            <w:pPr>
              <w:pStyle w:val="AR6BodyText"/>
              <w:jc w:val="center"/>
              <w:rPr>
                <w:sz w:val="18"/>
                <w:szCs w:val="18"/>
                <w:lang w:val="en-GB"/>
              </w:rPr>
            </w:pPr>
            <w:r w:rsidRPr="003862D0">
              <w:rPr>
                <w:sz w:val="18"/>
                <w:szCs w:val="18"/>
                <w:lang w:val="en-GB"/>
              </w:rPr>
              <w:t>2.7 (2.0, 4.0)</w:t>
            </w:r>
          </w:p>
        </w:tc>
        <w:tc>
          <w:tcPr>
            <w:tcW w:w="1417" w:type="dxa"/>
            <w:tcBorders>
              <w:bottom w:val="single" w:sz="4" w:space="0" w:color="auto"/>
            </w:tcBorders>
          </w:tcPr>
          <w:p w14:paraId="71120D6D" w14:textId="77777777" w:rsidR="00FC04F0" w:rsidRPr="003862D0" w:rsidRDefault="00FC04F0" w:rsidP="00F24C8D">
            <w:pPr>
              <w:pStyle w:val="AR6BodyText"/>
              <w:jc w:val="center"/>
              <w:rPr>
                <w:sz w:val="18"/>
                <w:szCs w:val="18"/>
                <w:lang w:val="en-GB"/>
              </w:rPr>
            </w:pPr>
            <w:r w:rsidRPr="003862D0">
              <w:rPr>
                <w:sz w:val="18"/>
                <w:szCs w:val="18"/>
                <w:lang w:val="en-GB"/>
              </w:rPr>
              <w:t>3.5 (2.4, 4.9)</w:t>
            </w:r>
          </w:p>
        </w:tc>
      </w:tr>
      <w:tr w:rsidR="00B72889" w:rsidRPr="003862D0" w14:paraId="24B20A87" w14:textId="77777777" w:rsidTr="0071260E">
        <w:trPr>
          <w:jc w:val="center"/>
        </w:trPr>
        <w:tc>
          <w:tcPr>
            <w:tcW w:w="2263" w:type="dxa"/>
            <w:shd w:val="clear" w:color="auto" w:fill="FFF2CC" w:themeFill="accent4" w:themeFillTint="33"/>
          </w:tcPr>
          <w:p w14:paraId="1A70A017" w14:textId="77777777" w:rsidR="00FC04F0" w:rsidRPr="003862D0" w:rsidRDefault="00FC04F0" w:rsidP="00F24C8D">
            <w:pPr>
              <w:pStyle w:val="AR6BodyText"/>
              <w:rPr>
                <w:sz w:val="18"/>
                <w:szCs w:val="18"/>
                <w:lang w:val="en-GB"/>
              </w:rPr>
            </w:pPr>
            <w:r w:rsidRPr="003862D0">
              <w:rPr>
                <w:sz w:val="18"/>
                <w:szCs w:val="18"/>
                <w:lang w:val="en-GB"/>
              </w:rPr>
              <w:t>Arctic:</w:t>
            </w:r>
            <w:r w:rsidRPr="003862D0">
              <w:rPr>
                <w:sz w:val="18"/>
                <w:szCs w:val="18"/>
                <w:lang w:val="en-GB"/>
              </w:rPr>
              <w:tab/>
            </w:r>
            <w:r w:rsidRPr="003862D0">
              <w:rPr>
                <w:sz w:val="18"/>
                <w:szCs w:val="18"/>
                <w:lang w:val="en-GB"/>
              </w:rPr>
              <w:tab/>
              <w:t>2081–2100</w:t>
            </w:r>
          </w:p>
          <w:p w14:paraId="6DBA59D6" w14:textId="2B82970C" w:rsidR="00FC04F0" w:rsidRPr="003862D0" w:rsidRDefault="00B073F5" w:rsidP="00F24C8D">
            <w:pPr>
              <w:pStyle w:val="AR6BodyText"/>
              <w:rPr>
                <w:sz w:val="18"/>
                <w:szCs w:val="18"/>
                <w:lang w:val="en-GB"/>
              </w:rPr>
            </w:pPr>
            <w:ins w:id="1253" w:author="Sara M Tuson" w:date="2021-07-22T17:06:00Z">
              <w:r>
                <w:rPr>
                  <w:sz w:val="18"/>
                  <w:szCs w:val="18"/>
                  <w:lang w:val="en-GB"/>
                </w:rPr>
                <w:t>R</w:t>
              </w:r>
            </w:ins>
            <w:del w:id="1254"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shd w:val="clear" w:color="auto" w:fill="FFF2CC" w:themeFill="accent4" w:themeFillTint="33"/>
          </w:tcPr>
          <w:p w14:paraId="21154B86" w14:textId="77777777" w:rsidR="00FC04F0" w:rsidRPr="003862D0" w:rsidRDefault="00FC04F0" w:rsidP="00F24C8D">
            <w:pPr>
              <w:pStyle w:val="AR6BodyText"/>
              <w:jc w:val="center"/>
              <w:rPr>
                <w:sz w:val="18"/>
                <w:szCs w:val="18"/>
                <w:lang w:val="en-GB"/>
              </w:rPr>
            </w:pPr>
            <w:r w:rsidRPr="003862D0">
              <w:rPr>
                <w:sz w:val="18"/>
                <w:szCs w:val="18"/>
                <w:lang w:val="en-GB"/>
              </w:rPr>
              <w:t>2.4 (0.5, 6.6)</w:t>
            </w:r>
          </w:p>
        </w:tc>
        <w:tc>
          <w:tcPr>
            <w:tcW w:w="1276" w:type="dxa"/>
            <w:shd w:val="clear" w:color="auto" w:fill="FFF2CC" w:themeFill="accent4" w:themeFillTint="33"/>
          </w:tcPr>
          <w:p w14:paraId="48FF12FE" w14:textId="77777777" w:rsidR="00FC04F0" w:rsidRPr="003862D0" w:rsidRDefault="00FC04F0" w:rsidP="00F24C8D">
            <w:pPr>
              <w:pStyle w:val="AR6BodyText"/>
              <w:jc w:val="center"/>
              <w:rPr>
                <w:sz w:val="18"/>
                <w:szCs w:val="18"/>
                <w:lang w:val="en-GB"/>
              </w:rPr>
            </w:pPr>
            <w:r w:rsidRPr="003862D0">
              <w:rPr>
                <w:sz w:val="18"/>
                <w:szCs w:val="18"/>
                <w:lang w:val="en-GB"/>
              </w:rPr>
              <w:t>3.3 (0.4, 7.5)</w:t>
            </w:r>
          </w:p>
        </w:tc>
        <w:tc>
          <w:tcPr>
            <w:tcW w:w="1275" w:type="dxa"/>
            <w:shd w:val="clear" w:color="auto" w:fill="FFF2CC" w:themeFill="accent4" w:themeFillTint="33"/>
          </w:tcPr>
          <w:p w14:paraId="7C8886C4" w14:textId="77777777" w:rsidR="00FC04F0" w:rsidRPr="003862D0" w:rsidRDefault="00FC04F0" w:rsidP="00F24C8D">
            <w:pPr>
              <w:pStyle w:val="AR6BodyText"/>
              <w:jc w:val="center"/>
              <w:rPr>
                <w:sz w:val="18"/>
                <w:szCs w:val="18"/>
                <w:lang w:val="en-GB"/>
              </w:rPr>
            </w:pPr>
            <w:r w:rsidRPr="003862D0">
              <w:rPr>
                <w:sz w:val="18"/>
                <w:szCs w:val="18"/>
                <w:lang w:val="en-GB"/>
              </w:rPr>
              <w:t>5.4 (2.8, 10.0)</w:t>
            </w:r>
          </w:p>
        </w:tc>
        <w:tc>
          <w:tcPr>
            <w:tcW w:w="1418" w:type="dxa"/>
            <w:shd w:val="clear" w:color="auto" w:fill="FFF2CC" w:themeFill="accent4" w:themeFillTint="33"/>
          </w:tcPr>
          <w:p w14:paraId="1CA70E02" w14:textId="77777777" w:rsidR="00FC04F0" w:rsidRPr="003862D0" w:rsidRDefault="00FC04F0" w:rsidP="00F24C8D">
            <w:pPr>
              <w:pStyle w:val="AR6BodyText"/>
              <w:jc w:val="center"/>
              <w:rPr>
                <w:sz w:val="18"/>
                <w:szCs w:val="18"/>
                <w:lang w:val="en-GB"/>
              </w:rPr>
            </w:pPr>
            <w:r w:rsidRPr="003862D0">
              <w:rPr>
                <w:sz w:val="18"/>
                <w:szCs w:val="18"/>
                <w:lang w:val="en-GB"/>
              </w:rPr>
              <w:t>7.7 (4.5, 13.4)</w:t>
            </w:r>
          </w:p>
        </w:tc>
        <w:tc>
          <w:tcPr>
            <w:tcW w:w="1417" w:type="dxa"/>
            <w:shd w:val="clear" w:color="auto" w:fill="FFF2CC" w:themeFill="accent4" w:themeFillTint="33"/>
          </w:tcPr>
          <w:p w14:paraId="4FD11F7E" w14:textId="77777777" w:rsidR="00FC04F0" w:rsidRPr="003862D0" w:rsidRDefault="00FC04F0" w:rsidP="00F24C8D">
            <w:pPr>
              <w:pStyle w:val="AR6BodyText"/>
              <w:jc w:val="center"/>
              <w:rPr>
                <w:sz w:val="18"/>
                <w:szCs w:val="18"/>
                <w:lang w:val="en-GB"/>
              </w:rPr>
            </w:pPr>
            <w:r w:rsidRPr="003862D0">
              <w:rPr>
                <w:sz w:val="18"/>
                <w:szCs w:val="18"/>
                <w:lang w:val="en-GB"/>
              </w:rPr>
              <w:t>10.0 (6.2, 15.2)</w:t>
            </w:r>
          </w:p>
        </w:tc>
      </w:tr>
      <w:tr w:rsidR="00B72889" w:rsidRPr="003862D0" w14:paraId="5A181704" w14:textId="77777777" w:rsidTr="00B72889">
        <w:trPr>
          <w:jc w:val="center"/>
        </w:trPr>
        <w:tc>
          <w:tcPr>
            <w:tcW w:w="2263" w:type="dxa"/>
          </w:tcPr>
          <w:p w14:paraId="5D4AAA25" w14:textId="77777777" w:rsidR="00FC04F0" w:rsidRPr="003862D0" w:rsidRDefault="00FC04F0" w:rsidP="00F24C8D">
            <w:pPr>
              <w:pStyle w:val="AR6BodyText"/>
              <w:rPr>
                <w:sz w:val="18"/>
                <w:szCs w:val="18"/>
                <w:lang w:val="en-GB"/>
              </w:rPr>
            </w:pPr>
            <w:r w:rsidRPr="003862D0">
              <w:rPr>
                <w:sz w:val="18"/>
                <w:szCs w:val="18"/>
                <w:lang w:val="en-GB"/>
              </w:rPr>
              <w:t>Antarctic:</w:t>
            </w:r>
            <w:r w:rsidRPr="003862D0">
              <w:rPr>
                <w:sz w:val="18"/>
                <w:szCs w:val="18"/>
                <w:lang w:val="en-GB"/>
              </w:rPr>
              <w:tab/>
              <w:t>2081–2100</w:t>
            </w:r>
          </w:p>
          <w:p w14:paraId="146E23C3" w14:textId="151E0D5A" w:rsidR="00FC04F0" w:rsidRPr="003862D0" w:rsidRDefault="00B073F5" w:rsidP="00F24C8D">
            <w:pPr>
              <w:pStyle w:val="AR6BodyText"/>
              <w:rPr>
                <w:sz w:val="18"/>
                <w:szCs w:val="18"/>
                <w:lang w:val="en-GB"/>
              </w:rPr>
            </w:pPr>
            <w:ins w:id="1255" w:author="Sara M Tuson" w:date="2021-07-22T17:06:00Z">
              <w:r>
                <w:rPr>
                  <w:sz w:val="18"/>
                  <w:szCs w:val="18"/>
                  <w:lang w:val="en-GB"/>
                </w:rPr>
                <w:t>R</w:t>
              </w:r>
            </w:ins>
            <w:del w:id="1256" w:author="Sara M Tuson" w:date="2021-07-22T17:06:00Z">
              <w:r w:rsidR="00FC04F0" w:rsidRPr="003862D0" w:rsidDel="00B073F5">
                <w:rPr>
                  <w:sz w:val="18"/>
                  <w:szCs w:val="18"/>
                  <w:lang w:val="en-GB"/>
                </w:rPr>
                <w:delText>r</w:delText>
              </w:r>
            </w:del>
            <w:r w:rsidR="00FC04F0" w:rsidRPr="003862D0">
              <w:rPr>
                <w:sz w:val="18"/>
                <w:szCs w:val="18"/>
                <w:lang w:val="en-GB"/>
              </w:rPr>
              <w:t>elative to 1995–2014</w:t>
            </w:r>
          </w:p>
        </w:tc>
        <w:tc>
          <w:tcPr>
            <w:tcW w:w="1418" w:type="dxa"/>
          </w:tcPr>
          <w:p w14:paraId="605EACE8" w14:textId="77777777" w:rsidR="00FC04F0" w:rsidRPr="003862D0" w:rsidRDefault="00FC04F0" w:rsidP="00F24C8D">
            <w:pPr>
              <w:pStyle w:val="AR6BodyText"/>
              <w:jc w:val="center"/>
              <w:rPr>
                <w:sz w:val="18"/>
                <w:szCs w:val="18"/>
                <w:lang w:val="en-GB"/>
              </w:rPr>
            </w:pPr>
            <w:r w:rsidRPr="003862D0">
              <w:rPr>
                <w:sz w:val="18"/>
                <w:szCs w:val="18"/>
                <w:lang w:val="en-GB"/>
              </w:rPr>
              <w:t>0.5 (0.0, 1.1)</w:t>
            </w:r>
          </w:p>
        </w:tc>
        <w:tc>
          <w:tcPr>
            <w:tcW w:w="1276" w:type="dxa"/>
          </w:tcPr>
          <w:p w14:paraId="2B1C1B8C" w14:textId="77777777" w:rsidR="00FC04F0" w:rsidRPr="003862D0" w:rsidRDefault="00FC04F0" w:rsidP="00F24C8D">
            <w:pPr>
              <w:pStyle w:val="AR6BodyText"/>
              <w:jc w:val="center"/>
              <w:rPr>
                <w:sz w:val="18"/>
                <w:szCs w:val="18"/>
                <w:lang w:val="en-GB"/>
              </w:rPr>
            </w:pPr>
            <w:r w:rsidRPr="003862D0">
              <w:rPr>
                <w:sz w:val="18"/>
                <w:szCs w:val="18"/>
                <w:lang w:val="en-GB"/>
              </w:rPr>
              <w:t>1.1 (0.1, 2.9)</w:t>
            </w:r>
          </w:p>
        </w:tc>
        <w:tc>
          <w:tcPr>
            <w:tcW w:w="1275" w:type="dxa"/>
          </w:tcPr>
          <w:p w14:paraId="70598679" w14:textId="77777777" w:rsidR="00FC04F0" w:rsidRPr="003862D0" w:rsidRDefault="00FC04F0" w:rsidP="00F24C8D">
            <w:pPr>
              <w:pStyle w:val="AR6BodyText"/>
              <w:jc w:val="center"/>
              <w:rPr>
                <w:sz w:val="18"/>
                <w:szCs w:val="18"/>
                <w:lang w:val="en-GB"/>
              </w:rPr>
            </w:pPr>
            <w:r w:rsidRPr="003862D0">
              <w:rPr>
                <w:sz w:val="18"/>
                <w:szCs w:val="18"/>
                <w:lang w:val="en-GB"/>
              </w:rPr>
              <w:t>1.9 (0.6, 3.2)</w:t>
            </w:r>
          </w:p>
        </w:tc>
        <w:tc>
          <w:tcPr>
            <w:tcW w:w="1418" w:type="dxa"/>
          </w:tcPr>
          <w:p w14:paraId="3588CE23" w14:textId="77777777" w:rsidR="00FC04F0" w:rsidRPr="003862D0" w:rsidRDefault="00FC04F0" w:rsidP="00F24C8D">
            <w:pPr>
              <w:pStyle w:val="AR6BodyText"/>
              <w:jc w:val="center"/>
              <w:rPr>
                <w:sz w:val="18"/>
                <w:szCs w:val="18"/>
                <w:lang w:val="en-GB"/>
              </w:rPr>
            </w:pPr>
            <w:r w:rsidRPr="003862D0">
              <w:rPr>
                <w:sz w:val="18"/>
                <w:szCs w:val="18"/>
                <w:lang w:val="en-GB"/>
              </w:rPr>
              <w:t>2.8 (1.3, 4.5)</w:t>
            </w:r>
          </w:p>
        </w:tc>
        <w:tc>
          <w:tcPr>
            <w:tcW w:w="1417" w:type="dxa"/>
          </w:tcPr>
          <w:p w14:paraId="5C58EA0F" w14:textId="77777777" w:rsidR="00FC04F0" w:rsidRPr="003862D0" w:rsidRDefault="00FC04F0" w:rsidP="00F24C8D">
            <w:pPr>
              <w:pStyle w:val="AR6BodyText"/>
              <w:jc w:val="center"/>
              <w:rPr>
                <w:sz w:val="18"/>
                <w:szCs w:val="18"/>
                <w:lang w:val="en-GB"/>
              </w:rPr>
            </w:pPr>
            <w:r w:rsidRPr="003862D0">
              <w:rPr>
                <w:sz w:val="18"/>
                <w:szCs w:val="18"/>
                <w:lang w:val="en-GB"/>
              </w:rPr>
              <w:t>3.6 (1.7, 5.6)</w:t>
            </w:r>
          </w:p>
        </w:tc>
      </w:tr>
    </w:tbl>
    <w:p w14:paraId="05C0FF59" w14:textId="77777777" w:rsidR="00746D06" w:rsidRPr="003862D0" w:rsidRDefault="00746D06" w:rsidP="00746D06">
      <w:pPr>
        <w:pStyle w:val="AR6BodyText"/>
        <w:rPr>
          <w:b/>
          <w:lang w:val="en-GB"/>
        </w:rPr>
      </w:pPr>
      <w:r w:rsidRPr="003862D0">
        <w:rPr>
          <w:lang w:val="en-GB"/>
        </w:rPr>
        <w:br/>
      </w:r>
      <w:r w:rsidRPr="003862D0">
        <w:rPr>
          <w:b/>
          <w:lang w:val="en-GB"/>
        </w:rPr>
        <w:t>[END TABLE 4.2 HERE]</w:t>
      </w:r>
    </w:p>
    <w:p w14:paraId="5810BBB8" w14:textId="77777777" w:rsidR="00746D06" w:rsidRPr="003862D0" w:rsidRDefault="00746D06" w:rsidP="00746D06">
      <w:pPr>
        <w:pStyle w:val="AR6BodyText"/>
        <w:rPr>
          <w:lang w:val="en-GB"/>
        </w:rPr>
      </w:pPr>
      <w:r w:rsidRPr="003862D0">
        <w:rPr>
          <w:lang w:val="en-GB"/>
        </w:rPr>
        <w:t xml:space="preserve"> </w:t>
      </w:r>
    </w:p>
    <w:p w14:paraId="3AED4DE4" w14:textId="77777777" w:rsidR="00A3162F" w:rsidRPr="003862D0" w:rsidRDefault="00A3162F" w:rsidP="00746D06">
      <w:pPr>
        <w:pStyle w:val="AR6BodyText"/>
        <w:rPr>
          <w:lang w:val="en-GB"/>
        </w:rPr>
      </w:pPr>
    </w:p>
    <w:p w14:paraId="14FE5923" w14:textId="519EADBC"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With regards to </w:t>
      </w:r>
      <w:r w:rsidR="009E4426" w:rsidRPr="003862D0">
        <w:rPr>
          <w:color w:val="000000" w:themeColor="text1"/>
          <w:lang w:val="en-GB" w:eastAsia="en-US"/>
        </w:rPr>
        <w:t>global warming levels (GWL</w:t>
      </w:r>
      <w:ins w:id="1257" w:author="Tom Maycock" w:date="2021-09-06T17:10:00Z">
        <w:r w:rsidR="00C208A1">
          <w:rPr>
            <w:color w:val="000000" w:themeColor="text1"/>
            <w:lang w:val="en-GB" w:eastAsia="en-US"/>
          </w:rPr>
          <w:t>s</w:t>
        </w:r>
      </w:ins>
      <w:r w:rsidR="009E4426" w:rsidRPr="003862D0">
        <w:rPr>
          <w:color w:val="000000" w:themeColor="text1"/>
          <w:lang w:val="en-GB" w:eastAsia="en-US"/>
        </w:rPr>
        <w:t>)</w:t>
      </w:r>
      <w:r w:rsidRPr="003862D0">
        <w:rPr>
          <w:color w:val="000000" w:themeColor="text1"/>
          <w:lang w:val="en-GB" w:eastAsia="en-US"/>
        </w:rPr>
        <w:t xml:space="preserve"> of 1.5°C, 2.0°C</w:t>
      </w:r>
      <w:del w:id="1258" w:author="Ian Blenkinsop" w:date="2021-07-27T09:30:00Z">
        <w:r w:rsidRPr="003862D0" w:rsidDel="00AD7402">
          <w:rPr>
            <w:color w:val="000000" w:themeColor="text1"/>
            <w:lang w:val="en-GB" w:eastAsia="en-US"/>
          </w:rPr>
          <w:delText>,</w:delText>
        </w:r>
      </w:del>
      <w:r w:rsidRPr="003862D0">
        <w:rPr>
          <w:color w:val="000000" w:themeColor="text1"/>
          <w:lang w:val="en-GB" w:eastAsia="en-US"/>
        </w:rPr>
        <w:t xml:space="preserve"> and 3.0°C, we note that there is unanimity across all of the CMIP6 model simulations that GSAT change relative to 1850–1900 will rise above: </w:t>
      </w:r>
      <w:ins w:id="1259" w:author="Sara M Tuson" w:date="2021-07-17T16:20:00Z">
        <w:r w:rsidR="002E2C5A">
          <w:rPr>
            <w:color w:val="000000" w:themeColor="text1"/>
            <w:lang w:val="en-GB" w:eastAsia="en-US"/>
          </w:rPr>
          <w:t>(</w:t>
        </w:r>
      </w:ins>
      <w:ins w:id="1260" w:author="Sara M Tuson" w:date="2021-07-19T07:22:00Z">
        <w:r w:rsidR="00A060E6">
          <w:rPr>
            <w:color w:val="000000" w:themeColor="text1"/>
            <w:lang w:val="en-GB" w:eastAsia="en-US"/>
          </w:rPr>
          <w:t>i</w:t>
        </w:r>
      </w:ins>
      <w:del w:id="1261" w:author="Sara M Tuson" w:date="2021-07-19T07:22:00Z">
        <w:r w:rsidRPr="003862D0" w:rsidDel="00A060E6">
          <w:rPr>
            <w:color w:val="000000" w:themeColor="text1"/>
            <w:lang w:val="en-GB" w:eastAsia="en-US"/>
          </w:rPr>
          <w:delText>1</w:delText>
        </w:r>
      </w:del>
      <w:r w:rsidRPr="003862D0">
        <w:rPr>
          <w:color w:val="000000" w:themeColor="text1"/>
          <w:lang w:val="en-GB" w:eastAsia="en-US"/>
        </w:rPr>
        <w:t xml:space="preserve">) 1.5°C following SSP2-4.5, SSP3-7.0, or SSP5-8.5 (on average around 2030); </w:t>
      </w:r>
      <w:ins w:id="1262" w:author="Sara M Tuson" w:date="2021-07-17T16:20:00Z">
        <w:r w:rsidR="002E2C5A">
          <w:rPr>
            <w:color w:val="000000" w:themeColor="text1"/>
            <w:lang w:val="en-GB" w:eastAsia="en-US"/>
          </w:rPr>
          <w:t>(</w:t>
        </w:r>
      </w:ins>
      <w:ins w:id="1263" w:author="Sara M Tuson" w:date="2021-07-19T07:22:00Z">
        <w:r w:rsidR="00A060E6">
          <w:rPr>
            <w:color w:val="000000" w:themeColor="text1"/>
            <w:lang w:val="en-GB" w:eastAsia="en-US"/>
          </w:rPr>
          <w:t>ii</w:t>
        </w:r>
      </w:ins>
      <w:del w:id="1264" w:author="Sara M Tuson" w:date="2021-07-19T07:22:00Z">
        <w:r w:rsidRPr="003862D0" w:rsidDel="00A060E6">
          <w:rPr>
            <w:color w:val="000000" w:themeColor="text1"/>
            <w:lang w:val="en-GB" w:eastAsia="en-US"/>
          </w:rPr>
          <w:delText>2</w:delText>
        </w:r>
      </w:del>
      <w:r w:rsidRPr="003862D0">
        <w:rPr>
          <w:color w:val="000000" w:themeColor="text1"/>
          <w:lang w:val="en-GB" w:eastAsia="en-US"/>
        </w:rPr>
        <w:t>) 2.0°C following either SSP3-7.0 or SSP5-8.5 (on average around 2043</w:t>
      </w:r>
      <w:del w:id="1265" w:author="Ian Blenkinsop" w:date="2021-07-27T09:07:00Z">
        <w:r w:rsidRPr="003862D0" w:rsidDel="00B3329D">
          <w:rPr>
            <w:color w:val="000000" w:themeColor="text1"/>
            <w:lang w:val="en-GB" w:eastAsia="en-US"/>
          </w:rPr>
          <w:delText xml:space="preserve">), </w:delText>
        </w:r>
      </w:del>
      <w:ins w:id="1266" w:author="Ian Blenkinsop" w:date="2021-07-27T09:07:00Z">
        <w:r w:rsidR="00B3329D" w:rsidRPr="003862D0">
          <w:rPr>
            <w:color w:val="000000" w:themeColor="text1"/>
            <w:lang w:val="en-GB" w:eastAsia="en-US"/>
          </w:rPr>
          <w:t>)</w:t>
        </w:r>
        <w:r w:rsidR="00B3329D">
          <w:rPr>
            <w:color w:val="000000" w:themeColor="text1"/>
            <w:lang w:val="en-GB" w:eastAsia="en-US"/>
          </w:rPr>
          <w:t>;</w:t>
        </w:r>
        <w:r w:rsidR="00B3329D" w:rsidRPr="003862D0">
          <w:rPr>
            <w:color w:val="000000" w:themeColor="text1"/>
            <w:lang w:val="en-GB" w:eastAsia="en-US"/>
          </w:rPr>
          <w:t xml:space="preserve"> </w:t>
        </w:r>
      </w:ins>
      <w:r w:rsidRPr="003862D0">
        <w:rPr>
          <w:color w:val="000000" w:themeColor="text1"/>
          <w:lang w:val="en-GB" w:eastAsia="en-US"/>
        </w:rPr>
        <w:t xml:space="preserve">and </w:t>
      </w:r>
      <w:ins w:id="1267" w:author="Sara M Tuson" w:date="2021-07-17T16:20:00Z">
        <w:r w:rsidR="002E2C5A">
          <w:rPr>
            <w:color w:val="000000" w:themeColor="text1"/>
            <w:lang w:val="en-GB" w:eastAsia="en-US"/>
          </w:rPr>
          <w:t>(</w:t>
        </w:r>
      </w:ins>
      <w:ins w:id="1268" w:author="Sara M Tuson" w:date="2021-07-19T07:22:00Z">
        <w:r w:rsidR="00A060E6">
          <w:rPr>
            <w:color w:val="000000" w:themeColor="text1"/>
            <w:lang w:val="en-GB" w:eastAsia="en-US"/>
          </w:rPr>
          <w:t>iii</w:t>
        </w:r>
      </w:ins>
      <w:del w:id="1269" w:author="Sara M Tuson" w:date="2021-07-19T07:22:00Z">
        <w:r w:rsidRPr="003862D0" w:rsidDel="00A060E6">
          <w:rPr>
            <w:color w:val="000000" w:themeColor="text1"/>
            <w:lang w:val="en-GB" w:eastAsia="en-US"/>
          </w:rPr>
          <w:delText>3</w:delText>
        </w:r>
      </w:del>
      <w:r w:rsidRPr="003862D0">
        <w:rPr>
          <w:color w:val="000000" w:themeColor="text1"/>
          <w:lang w:val="en-GB" w:eastAsia="en-US"/>
        </w:rPr>
        <w:t>) 3.0°C following SSP5-8.5 (on average around 2062). Under SSP1-1.9, 55% and 36% of the model simulations rise above 1.5°C and 2.0°C, respectively, while for SSP1-2.6 those percentages increase to 87% and 58%, respectively.</w:t>
      </w:r>
      <w:r w:rsidRPr="003862D0">
        <w:rPr>
          <w:lang w:val="en-GB"/>
        </w:rPr>
        <w:t xml:space="preserve"> </w:t>
      </w:r>
      <w:r w:rsidRPr="003862D0">
        <w:rPr>
          <w:color w:val="000000" w:themeColor="text1"/>
          <w:lang w:val="en-GB" w:eastAsia="en-US"/>
        </w:rPr>
        <w:t xml:space="preserve">Here, the time of GSAT exceedance is determined as the first year at which 21-year running averages of GSAT exceed the given </w:t>
      </w:r>
      <w:r w:rsidR="009E4426" w:rsidRPr="003862D0">
        <w:rPr>
          <w:color w:val="000000" w:themeColor="text1"/>
          <w:lang w:val="en-GB" w:eastAsia="en-US"/>
        </w:rPr>
        <w:t>GWL</w:t>
      </w:r>
      <w:r w:rsidRPr="003862D0">
        <w:rPr>
          <w:color w:val="000000" w:themeColor="text1"/>
          <w:lang w:val="en-GB" w:eastAsia="en-US"/>
        </w:rPr>
        <w:t>. In Section 4.3.4, these values are reassessed using CMIP6 ensemble in combination with other lines of evidence.</w:t>
      </w:r>
    </w:p>
    <w:p w14:paraId="7CAE5EA4" w14:textId="77777777" w:rsidR="00746D06" w:rsidRPr="003862D0" w:rsidRDefault="00746D06" w:rsidP="00746D06">
      <w:pPr>
        <w:pStyle w:val="AR6BodyText"/>
        <w:rPr>
          <w:color w:val="000000" w:themeColor="text1"/>
          <w:lang w:val="en-GB" w:eastAsia="en-US"/>
        </w:rPr>
      </w:pPr>
    </w:p>
    <w:p w14:paraId="4871ABFE" w14:textId="0253E13B" w:rsidR="00746D06" w:rsidRPr="003862D0" w:rsidRDefault="00746D06" w:rsidP="00746D06">
      <w:pPr>
        <w:pStyle w:val="AR6BodyText"/>
        <w:rPr>
          <w:lang w:val="en-GB" w:eastAsia="en-US"/>
        </w:rPr>
      </w:pPr>
      <w:r w:rsidRPr="003862D0">
        <w:rPr>
          <w:lang w:val="en-GB" w:eastAsia="en-US"/>
        </w:rPr>
        <w:t>CMIP6 models project increases in area-weighted land, ocean, tropical (30°S–30°N), Arctic (67.7°N–90°N), and Antarctic (90°S–55°S) surface air temperature (</w:t>
      </w:r>
      <w:del w:id="1270" w:author="Ian Blenkinsop" w:date="2021-07-27T09:29:00Z">
        <w:r w:rsidRPr="003862D0" w:rsidDel="00AD7402">
          <w:rPr>
            <w:lang w:val="en-GB" w:eastAsia="en-US"/>
          </w:rPr>
          <w:delText xml:space="preserve">see </w:delText>
        </w:r>
      </w:del>
      <w:r w:rsidRPr="003862D0">
        <w:rPr>
          <w:lang w:val="en-GB" w:eastAsia="en-US"/>
        </w:rPr>
        <w:t xml:space="preserve">Table 4.2). Consistent with AR5, and earlier assessments, CMIP6 models project that annual average surface air temperature will warm about 50% more over land than over </w:t>
      </w:r>
      <w:r w:rsidR="00E15BB0" w:rsidRPr="003862D0">
        <w:rPr>
          <w:lang w:val="en-GB" w:eastAsia="en-US"/>
        </w:rPr>
        <w:t xml:space="preserve">the </w:t>
      </w:r>
      <w:r w:rsidRPr="003862D0">
        <w:rPr>
          <w:lang w:val="en-GB" w:eastAsia="en-US"/>
        </w:rPr>
        <w:t>ocean, and that the Arctic will warm about more than 2.5 times the global average (</w:t>
      </w:r>
      <w:del w:id="1271" w:author="Ian Blenkinsop" w:date="2021-07-27T09:07:00Z">
        <w:r w:rsidRPr="003862D0" w:rsidDel="00B3329D">
          <w:rPr>
            <w:lang w:val="en-GB" w:eastAsia="en-US"/>
          </w:rPr>
          <w:delText xml:space="preserve">see </w:delText>
        </w:r>
      </w:del>
      <w:r w:rsidRPr="003862D0">
        <w:rPr>
          <w:lang w:val="en-GB" w:eastAsia="en-US"/>
        </w:rPr>
        <w:t xml:space="preserve">Section 4.5.1). For 2081–2100, relative to 1995–2014, the CMIP6 models show 5–95% ranges of warming over land of 0.3°C–2.0°C and 3.5°C–7.6°C following SSP1-1.9 and SSP5-8.5, respectively. The corresponding </w:t>
      </w:r>
      <w:r w:rsidRPr="003862D0">
        <w:rPr>
          <w:lang w:val="en-GB"/>
        </w:rPr>
        <w:t>ranges</w:t>
      </w:r>
      <w:r w:rsidRPr="003862D0">
        <w:rPr>
          <w:lang w:val="en-GB" w:eastAsia="en-US"/>
        </w:rPr>
        <w:t xml:space="preserve"> for Arctic surface air temperature change are 0.5°C–6.6°C and 6.2°C–15.2°C, respectively.</w:t>
      </w:r>
      <w:r w:rsidRPr="003862D0">
        <w:rPr>
          <w:lang w:val="en-GB" w:eastAsia="en-US"/>
        </w:rPr>
        <w:br/>
      </w:r>
    </w:p>
    <w:p w14:paraId="4BE01733" w14:textId="2EBE72CD" w:rsidR="00746D06" w:rsidRPr="003862D0" w:rsidRDefault="00746D06" w:rsidP="00746D06">
      <w:pPr>
        <w:pStyle w:val="AR6BodyText"/>
        <w:rPr>
          <w:color w:val="000000" w:themeColor="text1"/>
          <w:lang w:val="en-GB" w:eastAsia="en-US"/>
        </w:rPr>
      </w:pPr>
      <w:r w:rsidRPr="003862D0">
        <w:rPr>
          <w:color w:val="000000" w:themeColor="text1"/>
          <w:lang w:val="en-GB" w:eastAsia="en-US"/>
        </w:rPr>
        <w:t>The concentration-driven simulations presented above use a prescribed CO</w:t>
      </w:r>
      <w:r w:rsidRPr="003862D0">
        <w:rPr>
          <w:color w:val="000000" w:themeColor="text1"/>
          <w:vertAlign w:val="subscript"/>
          <w:lang w:val="en-GB" w:eastAsia="en-US"/>
        </w:rPr>
        <w:t>2</w:t>
      </w:r>
      <w:r w:rsidRPr="003862D0">
        <w:rPr>
          <w:color w:val="000000" w:themeColor="text1"/>
          <w:lang w:val="en-GB" w:eastAsia="en-US"/>
        </w:rPr>
        <w:t xml:space="preserve"> pathway calculated by the MAGICC7.0 model using the CMIP6 emissions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(Meinshausen et al., 2020)</w:t>
      </w:r>
      <w:r w:rsidRPr="003862D0">
        <w:rPr>
          <w:color w:val="000000" w:themeColor="text1"/>
          <w:lang w:val="en-GB" w:eastAsia="en-US"/>
        </w:rPr>
        <w:fldChar w:fldCharType="end"/>
      </w:r>
      <w:r w:rsidRPr="003862D0">
        <w:rPr>
          <w:color w:val="000000" w:themeColor="text1"/>
          <w:lang w:val="en-GB" w:eastAsia="en-US"/>
        </w:rPr>
        <w:t>. This is compared here with the CO</w:t>
      </w:r>
      <w:r w:rsidRPr="003862D0">
        <w:rPr>
          <w:color w:val="000000" w:themeColor="text1"/>
          <w:vertAlign w:val="subscript"/>
          <w:lang w:val="en-GB" w:eastAsia="en-US"/>
        </w:rPr>
        <w:t>2</w:t>
      </w:r>
      <w:r w:rsidRPr="003862D0">
        <w:rPr>
          <w:color w:val="000000" w:themeColor="text1"/>
          <w:lang w:val="en-GB" w:eastAsia="en-US"/>
        </w:rPr>
        <w:t xml:space="preserve"> concentration simulated by CMIP6 ESMs in response to </w:t>
      </w:r>
      <w:r w:rsidR="00556384" w:rsidRPr="003862D0">
        <w:rPr>
          <w:color w:val="000000" w:themeColor="text1"/>
          <w:lang w:val="en-GB" w:eastAsia="en-US"/>
        </w:rPr>
        <w:t xml:space="preserve">the SSP5-8.5 </w:t>
      </w:r>
      <w:r w:rsidRPr="003862D0">
        <w:rPr>
          <w:color w:val="000000" w:themeColor="text1"/>
          <w:lang w:val="en-GB" w:eastAsia="en-US"/>
        </w:rPr>
        <w:t>emissions (</w:t>
      </w:r>
      <w:r w:rsidR="00FA6D4F" w:rsidRPr="003862D0">
        <w:rPr>
          <w:color w:val="000000" w:themeColor="text1"/>
          <w:lang w:val="en-GB" w:eastAsia="en-US"/>
        </w:rPr>
        <w:t>Figure 4.3</w:t>
      </w:r>
      <w:r w:rsidRPr="003862D0">
        <w:rPr>
          <w:color w:val="000000" w:themeColor="text1"/>
          <w:lang w:val="en-GB" w:eastAsia="en-US"/>
        </w:rPr>
        <w:t xml:space="preserve">). </w:t>
      </w:r>
      <w:r w:rsidR="00556384" w:rsidRPr="003862D0">
        <w:rPr>
          <w:color w:val="000000" w:themeColor="text1"/>
          <w:lang w:val="en-GB" w:eastAsia="en-US"/>
        </w:rPr>
        <w:t xml:space="preserve">The </w:t>
      </w:r>
      <w:r w:rsidRPr="003862D0">
        <w:rPr>
          <w:color w:val="000000" w:themeColor="text1"/>
          <w:lang w:val="en-GB" w:eastAsia="en-US"/>
        </w:rPr>
        <w:t>1995–2014 mean simulated CO</w:t>
      </w:r>
      <w:r w:rsidRPr="003862D0">
        <w:rPr>
          <w:color w:val="000000" w:themeColor="text1"/>
          <w:vertAlign w:val="subscript"/>
          <w:lang w:val="en-GB" w:eastAsia="en-US"/>
        </w:rPr>
        <w:t>2</w:t>
      </w:r>
      <w:r w:rsidRPr="003862D0">
        <w:rPr>
          <w:color w:val="000000" w:themeColor="text1"/>
          <w:lang w:val="en-GB" w:eastAsia="en-US"/>
        </w:rPr>
        <w:t xml:space="preserve"> level is 375 ppm</w:t>
      </w:r>
      <w:r w:rsidR="00641B14" w:rsidRPr="003862D0">
        <w:rPr>
          <w:color w:val="000000" w:themeColor="text1"/>
          <w:lang w:val="en-GB" w:eastAsia="en-US"/>
        </w:rPr>
        <w:t>,</w:t>
      </w:r>
      <w:r w:rsidRPr="003862D0">
        <w:rPr>
          <w:color w:val="000000" w:themeColor="text1"/>
          <w:lang w:val="en-GB" w:eastAsia="en-US"/>
        </w:rPr>
        <w:t xml:space="preserve"> </w:t>
      </w:r>
      <w:r w:rsidR="00641B14" w:rsidRPr="003862D0">
        <w:rPr>
          <w:color w:val="000000" w:themeColor="text1"/>
          <w:lang w:val="en-GB" w:eastAsia="en-US"/>
        </w:rPr>
        <w:t>very similar</w:t>
      </w:r>
      <w:r w:rsidRPr="003862D0">
        <w:rPr>
          <w:color w:val="000000" w:themeColor="text1"/>
          <w:lang w:val="en-GB" w:eastAsia="en-US"/>
        </w:rPr>
        <w:t xml:space="preserve"> to the prescribed 378 ppm, but </w:t>
      </w:r>
      <w:r w:rsidR="00641B14" w:rsidRPr="003862D0">
        <w:rPr>
          <w:color w:val="000000" w:themeColor="text1"/>
          <w:lang w:val="en-GB" w:eastAsia="en-US"/>
        </w:rPr>
        <w:t>the</w:t>
      </w:r>
      <w:r w:rsidRPr="003862D0">
        <w:rPr>
          <w:color w:val="000000" w:themeColor="text1"/>
          <w:lang w:val="en-GB" w:eastAsia="en-US"/>
        </w:rPr>
        <w:t xml:space="preserve"> ESM 5–95% range </w:t>
      </w:r>
      <w:r w:rsidR="00641B14" w:rsidRPr="003862D0">
        <w:rPr>
          <w:color w:val="000000" w:themeColor="text1"/>
          <w:lang w:val="en-GB" w:eastAsia="en-US"/>
        </w:rPr>
        <w:t xml:space="preserve">is </w:t>
      </w:r>
      <w:r w:rsidRPr="003862D0">
        <w:rPr>
          <w:color w:val="000000" w:themeColor="text1"/>
          <w:lang w:val="en-GB" w:eastAsia="en-US"/>
        </w:rPr>
        <w:t>357–391 ppm. By the end of the 21</w:t>
      </w:r>
      <w:r w:rsidR="00D1239F" w:rsidRPr="003862D0">
        <w:rPr>
          <w:color w:val="000000" w:themeColor="text1"/>
          <w:lang w:val="en-GB" w:eastAsia="en-US"/>
        </w:rPr>
        <w:t>st</w:t>
      </w:r>
      <w:r w:rsidRPr="003862D0">
        <w:rPr>
          <w:color w:val="000000" w:themeColor="text1"/>
          <w:lang w:val="en-GB" w:eastAsia="en-US"/>
        </w:rPr>
        <w:t xml:space="preserve"> century (2081–2100), the ESM mean is 953 ppm</w:t>
      </w:r>
      <w:r w:rsidR="00864081" w:rsidRPr="003862D0">
        <w:rPr>
          <w:color w:val="000000" w:themeColor="text1"/>
          <w:lang w:val="en-GB" w:eastAsia="en-US"/>
        </w:rPr>
        <w:t xml:space="preserve"> </w:t>
      </w:r>
      <w:r w:rsidR="00864081" w:rsidRPr="003862D0">
        <w:rPr>
          <w:rFonts w:ascii="Cambria Math" w:hAnsi="Cambria Math" w:cs="Cambria Math"/>
          <w:color w:val="000000" w:themeColor="text1"/>
          <w:lang w:val="en-GB" w:eastAsia="en-US"/>
        </w:rPr>
        <w:t>⎼</w:t>
      </w:r>
      <w:r w:rsidR="00864081" w:rsidRPr="003862D0">
        <w:rPr>
          <w:color w:val="000000" w:themeColor="text1"/>
          <w:lang w:val="en-GB" w:eastAsia="en-US"/>
        </w:rPr>
        <w:t xml:space="preserve"> </w:t>
      </w:r>
      <w:r w:rsidRPr="003862D0">
        <w:rPr>
          <w:color w:val="000000" w:themeColor="text1"/>
          <w:lang w:val="en-GB" w:eastAsia="en-US"/>
        </w:rPr>
        <w:t>below the prescribed CO</w:t>
      </w:r>
      <w:r w:rsidRPr="003862D0">
        <w:rPr>
          <w:color w:val="000000" w:themeColor="text1"/>
          <w:vertAlign w:val="subscript"/>
          <w:lang w:val="en-GB" w:eastAsia="en-US"/>
        </w:rPr>
        <w:t>2</w:t>
      </w:r>
      <w:r w:rsidRPr="003862D0">
        <w:rPr>
          <w:color w:val="000000" w:themeColor="text1"/>
          <w:lang w:val="en-GB" w:eastAsia="en-US"/>
        </w:rPr>
        <w:t xml:space="preserve"> pathway (1004 ppm), but with a large 5–95% range of 848–1045 ppm</w:t>
      </w:r>
      <w:r w:rsidR="00664EFF" w:rsidRPr="003862D0">
        <w:rPr>
          <w:color w:val="000000" w:themeColor="text1"/>
          <w:lang w:val="en-GB" w:eastAsia="en-US"/>
        </w:rPr>
        <w:t>,</w:t>
      </w:r>
      <w:r w:rsidRPr="003862D0">
        <w:rPr>
          <w:color w:val="000000" w:themeColor="text1"/>
          <w:lang w:val="en-GB" w:eastAsia="en-US"/>
        </w:rPr>
        <w:t xml:space="preserve"> which spans the prescribed concentration level. This result differs from CMIP5</w:t>
      </w:r>
      <w:r w:rsidR="00664EFF" w:rsidRPr="003862D0">
        <w:rPr>
          <w:color w:val="000000" w:themeColor="text1"/>
          <w:lang w:val="en-GB" w:eastAsia="en-US"/>
        </w:rPr>
        <w:t>,</w:t>
      </w:r>
      <w:r w:rsidRPr="003862D0">
        <w:rPr>
          <w:color w:val="000000" w:themeColor="text1"/>
          <w:lang w:val="en-GB" w:eastAsia="en-US"/>
        </w:rPr>
        <w:t xml:space="preserve"> which showed that ESMs typically simulated CO</w:t>
      </w:r>
      <w:r w:rsidRPr="003862D0">
        <w:rPr>
          <w:color w:val="000000" w:themeColor="text1"/>
          <w:vertAlign w:val="subscript"/>
          <w:lang w:val="en-GB" w:eastAsia="en-US"/>
        </w:rPr>
        <w:t>2</w:t>
      </w:r>
      <w:r w:rsidRPr="003862D0">
        <w:rPr>
          <w:color w:val="000000" w:themeColor="text1"/>
          <w:lang w:val="en-GB" w:eastAsia="en-US"/>
        </w:rPr>
        <w:t xml:space="preserve"> concentrations higher than the prescribed concentration-driven RCP pathways. Reduced spread in CMIP6 carbon cycle feedbacks compared to CMIP5 has been postulated to be due to the inclusion of nitrogen cycle processes in about half of CMIP6 ESMs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"publisher" : "Copernicus GmbH", "title" : "Carbon\u2013concentration and carbon\u2013climate feedbacks in CMIP6 models and their comparison to CMIP5 models", "translator" : [ { "dropping-particle" : "", "family" : "K4840", "given" : "", "non-dropping-particle" : "", "parse-names" : false, "suffix" : "" } ], "type" : "article-journal", "volume" : "17" }, "uris" : [ "http://www.mendeley.com/documents/?uuid=7fc780f7-8727-37a5-88e1-0fffc25073d8" ] } ], "mendeley" : { "formattedCitation" : "(Arora et al., 2020)", "plainTextFormattedCitation" : "(Arora et al., 2020)", "previouslyFormattedCitation" : "(Arora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(Arora et al., 2020)</w:t>
      </w:r>
      <w:r w:rsidRPr="003862D0">
        <w:rPr>
          <w:color w:val="000000" w:themeColor="text1"/>
          <w:lang w:val="en-GB" w:eastAsia="en-US"/>
        </w:rPr>
        <w:fldChar w:fldCharType="end"/>
      </w:r>
      <w:r w:rsidRPr="003862D0">
        <w:rPr>
          <w:color w:val="000000" w:themeColor="text1"/>
          <w:lang w:val="en-GB" w:eastAsia="en-US"/>
        </w:rPr>
        <w:t>. This means that the CMIP6 spread in GSAT response to CO</w:t>
      </w:r>
      <w:r w:rsidRPr="003862D0">
        <w:rPr>
          <w:color w:val="000000" w:themeColor="text1"/>
          <w:vertAlign w:val="subscript"/>
          <w:lang w:val="en-GB" w:eastAsia="en-US"/>
        </w:rPr>
        <w:t>2</w:t>
      </w:r>
      <w:r w:rsidRPr="003862D0">
        <w:rPr>
          <w:color w:val="000000" w:themeColor="text1"/>
          <w:lang w:val="en-GB" w:eastAsia="en-US"/>
        </w:rPr>
        <w:t xml:space="preserve"> emissions is dominated by climate sensitivity differences between ESMs more than </w:t>
      </w:r>
      <w:r w:rsidR="00664EFF" w:rsidRPr="003862D0">
        <w:rPr>
          <w:color w:val="000000" w:themeColor="text1"/>
          <w:lang w:val="en-GB" w:eastAsia="en-US"/>
        </w:rPr>
        <w:t xml:space="preserve">by </w:t>
      </w:r>
      <w:r w:rsidRPr="003862D0">
        <w:rPr>
          <w:color w:val="000000" w:themeColor="text1"/>
          <w:lang w:val="en-GB" w:eastAsia="en-US"/>
        </w:rPr>
        <w:t>carbon cycle differences</w:t>
      </w:r>
      <w:ins w:id="1272" w:author="Ian Blenkinsop" w:date="2021-07-27T09:07:00Z">
        <w:r w:rsidR="00B3329D">
          <w:rPr>
            <w:color w:val="000000" w:themeColor="text1"/>
            <w:lang w:val="en-GB" w:eastAsia="en-US"/>
          </w:rPr>
          <w:t xml:space="preserve"> </w:t>
        </w:r>
        <w:r w:rsidR="00B3329D" w:rsidRPr="003862D0">
          <w:rPr>
            <w:color w:val="000000" w:themeColor="text1"/>
            <w:lang w:val="en-GB" w:eastAsia="en-US"/>
          </w:rPr>
          <w:t>(</w:t>
        </w:r>
        <w:r w:rsidR="00B3329D" w:rsidRPr="003862D0">
          <w:rPr>
            <w:i/>
            <w:iCs/>
            <w:color w:val="000000" w:themeColor="text1"/>
            <w:lang w:val="en-GB" w:eastAsia="en-US"/>
          </w:rPr>
          <w:t>high confidence</w:t>
        </w:r>
        <w:r w:rsidR="00B3329D" w:rsidRPr="003862D0">
          <w:rPr>
            <w:color w:val="000000" w:themeColor="text1"/>
            <w:lang w:val="en-GB" w:eastAsia="en-US"/>
          </w:rPr>
          <w:t>)</w:t>
        </w:r>
      </w:ins>
      <w:r w:rsidRPr="003862D0">
        <w:rPr>
          <w:color w:val="000000" w:themeColor="text1"/>
          <w:lang w:val="en-GB" w:eastAsia="en-US"/>
        </w:rPr>
        <w:t xml:space="preserve">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"7", "1" ] ] }, "page" : "074019", "publisher" : "Institute of Physics Publishing", "title" : "Quantifying process-level uncertainty contributions to TCRE and carbon budgets for meeting Paris Agreement climate targets", "translator" : [ { "dropping-particle" : "", "family" : "K4839", "given" : "", "non-dropping-particle" : "", "parse-names" : false, "suffix" : "" } ], "type" : "article-journal", "volume" : "15" }, "uris" : [ "http://www.mendeley.com/documents/?uuid=3097b1d9-0e8f-3ce7-97a4-2ce6ef720629" ] }, { "id" : "ITEM-2",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"ITEM-2", "issue" : "9", "issued" : { "date-parts" : [ [ "2020", "9", "1" ] ] }, "page" : "940-941", "publisher" : "IOP Publishing Ltd", "title" : "Controls of the transient climate response to emissions by physical feedbacks, heat uptake and carbon cycling", "translator" : [ { "dropping-particle" : "", "family" : "K4838", "given" : "", "non-dropping-particle" : "", "parse-names" : false, "suffix" : "" } ], "type" : "article-journal", "volume" : "15" }, "uris" : [ "http://www.mendeley.com/documents/?uuid=f48d2296-5a64-30a6-9ae4-bf5cf660c8fb" ] } ], "mendeley" : { "formattedCitation" : "(Jones and Friedlingstein, 2020; Williams et al., 2020)", "plainTextFormattedCitation" : "(Jones and Friedlingstein, 2020; Williams et al., 2020)", "previouslyFormattedCitation" : "(Jones and Friedlingstein, 2020; Williams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(Jones and Friedlingstein, 2020; Williams et al., 2020)</w:t>
      </w:r>
      <w:r w:rsidRPr="003862D0">
        <w:rPr>
          <w:color w:val="000000" w:themeColor="text1"/>
          <w:lang w:val="en-GB" w:eastAsia="en-US"/>
        </w:rPr>
        <w:fldChar w:fldCharType="end"/>
      </w:r>
      <w:del w:id="1273" w:author="Ian Blenkinsop" w:date="2021-07-27T09:07:00Z">
        <w:r w:rsidRPr="003862D0" w:rsidDel="00B3329D">
          <w:rPr>
            <w:color w:val="000000" w:themeColor="text1"/>
            <w:lang w:val="en-GB" w:eastAsia="en-US"/>
          </w:rPr>
          <w:delText xml:space="preserve"> (</w:delText>
        </w:r>
        <w:r w:rsidRPr="003862D0" w:rsidDel="00B3329D">
          <w:rPr>
            <w:i/>
            <w:iCs/>
            <w:color w:val="000000" w:themeColor="text1"/>
            <w:lang w:val="en-GB" w:eastAsia="en-US"/>
          </w:rPr>
          <w:delText>high confidence</w:delText>
        </w:r>
        <w:r w:rsidRPr="003862D0" w:rsidDel="00B3329D">
          <w:rPr>
            <w:color w:val="000000" w:themeColor="text1"/>
            <w:lang w:val="en-GB" w:eastAsia="en-US"/>
          </w:rPr>
          <w:delText>)</w:delText>
        </w:r>
      </w:del>
      <w:r w:rsidRPr="003862D0">
        <w:rPr>
          <w:color w:val="000000" w:themeColor="text1"/>
          <w:lang w:val="en-GB" w:eastAsia="en-US"/>
        </w:rPr>
        <w:t xml:space="preserve">. </w:t>
      </w:r>
    </w:p>
    <w:p w14:paraId="6EE6D6E4" w14:textId="77777777" w:rsidR="00746D06" w:rsidRPr="003862D0" w:rsidRDefault="00746D06" w:rsidP="00746D06">
      <w:pPr>
        <w:pStyle w:val="AR6BodyText"/>
        <w:rPr>
          <w:color w:val="000000" w:themeColor="text1"/>
          <w:lang w:val="en-GB" w:eastAsia="en-US"/>
        </w:rPr>
      </w:pPr>
    </w:p>
    <w:p w14:paraId="28CEE117" w14:textId="3005F933"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Simulated GSAT </w:t>
      </w:r>
      <w:r w:rsidR="0083689C" w:rsidRPr="003862D0">
        <w:rPr>
          <w:color w:val="000000" w:themeColor="text1"/>
          <w:lang w:val="en-GB" w:eastAsia="en-US"/>
        </w:rPr>
        <w:t>over 1995–2014</w:t>
      </w:r>
      <w:r w:rsidRPr="003862D0">
        <w:rPr>
          <w:color w:val="000000" w:themeColor="text1"/>
          <w:lang w:val="en-GB" w:eastAsia="en-US"/>
        </w:rPr>
        <w:t xml:space="preserve">, relative to 1850–1900 period, warms by very similar amounts in the two sets of simulations: </w:t>
      </w:r>
      <w:commentRangeStart w:id="1274"/>
      <w:r w:rsidRPr="003862D0">
        <w:rPr>
          <w:color w:val="000000" w:themeColor="text1"/>
          <w:lang w:val="en-GB" w:eastAsia="en-US"/>
        </w:rPr>
        <w:t>0.82</w:t>
      </w:r>
      <w:del w:id="1275" w:author="Ian Blenkinsop" w:date="2021-07-27T09:08:00Z">
        <w:r w:rsidRPr="003862D0" w:rsidDel="00B3329D">
          <w:rPr>
            <w:color w:val="000000" w:themeColor="text1"/>
            <w:lang w:val="en-GB" w:eastAsia="en-US"/>
          </w:rPr>
          <w:delText>°C</w:delText>
        </w:r>
      </w:del>
      <w:r w:rsidRPr="003862D0">
        <w:rPr>
          <w:color w:val="000000" w:themeColor="text1"/>
          <w:lang w:val="en-GB" w:eastAsia="en-US"/>
        </w:rPr>
        <w:t xml:space="preserve"> </w:t>
      </w:r>
      <w:del w:id="1276" w:author="Ian Blenkinsop" w:date="2021-07-27T09:08:00Z">
        <w:r w:rsidRPr="003862D0" w:rsidDel="00B3329D">
          <w:rPr>
            <w:color w:val="000000" w:themeColor="text1"/>
            <w:lang w:val="en-GB" w:eastAsia="en-US"/>
          </w:rPr>
          <w:delText>(</w:delText>
        </w:r>
      </w:del>
      <w:ins w:id="1277" w:author="Ian Blenkinsop" w:date="2021-07-27T09:08:00Z">
        <w:r w:rsidR="00B3329D">
          <w:rPr>
            <w:color w:val="000000" w:themeColor="text1"/>
            <w:lang w:val="en-GB" w:eastAsia="en-US"/>
          </w:rPr>
          <w:t>[</w:t>
        </w:r>
      </w:ins>
      <w:r w:rsidRPr="003862D0">
        <w:rPr>
          <w:color w:val="000000" w:themeColor="text1"/>
          <w:lang w:val="en-GB" w:eastAsia="en-US"/>
        </w:rPr>
        <w:t>0.45</w:t>
      </w:r>
      <w:del w:id="1278" w:author="Ian Blenkinsop" w:date="2021-07-27T09:09:00Z">
        <w:r w:rsidRPr="003862D0" w:rsidDel="00B3329D">
          <w:rPr>
            <w:color w:val="000000" w:themeColor="text1"/>
            <w:lang w:val="en-GB" w:eastAsia="en-US"/>
          </w:rPr>
          <w:delText>–</w:delText>
        </w:r>
      </w:del>
      <w:ins w:id="1279" w:author="Ian Blenkinsop" w:date="2021-07-27T09:09:00Z">
        <w:r w:rsidR="00B3329D">
          <w:rPr>
            <w:color w:val="000000" w:themeColor="text1"/>
            <w:lang w:val="en-GB" w:eastAsia="en-US"/>
          </w:rPr>
          <w:t xml:space="preserve"> to </w:t>
        </w:r>
      </w:ins>
      <w:r w:rsidRPr="003862D0">
        <w:rPr>
          <w:color w:val="000000" w:themeColor="text1"/>
          <w:lang w:val="en-GB" w:eastAsia="en-US"/>
        </w:rPr>
        <w:t>1.31</w:t>
      </w:r>
      <w:del w:id="1280" w:author="Ian Blenkinsop" w:date="2021-07-27T09:08:00Z">
        <w:r w:rsidRPr="003862D0" w:rsidDel="00B3329D">
          <w:rPr>
            <w:color w:val="000000" w:themeColor="text1"/>
            <w:lang w:val="en-GB" w:eastAsia="en-US"/>
          </w:rPr>
          <w:delText xml:space="preserve">) </w:delText>
        </w:r>
      </w:del>
      <w:ins w:id="1281" w:author="Ian Blenkinsop" w:date="2021-07-27T09:08:00Z">
        <w:r w:rsidR="00B3329D">
          <w:rPr>
            <w:color w:val="000000" w:themeColor="text1"/>
            <w:lang w:val="en-GB" w:eastAsia="en-US"/>
          </w:rPr>
          <w:t>]</w:t>
        </w:r>
        <w:r w:rsidR="00B3329D" w:rsidRPr="003862D0">
          <w:rPr>
            <w:color w:val="000000" w:themeColor="text1"/>
            <w:lang w:val="en-GB" w:eastAsia="en-US"/>
          </w:rPr>
          <w:t xml:space="preserve"> °C </w:t>
        </w:r>
      </w:ins>
      <w:commentRangeEnd w:id="1274"/>
      <w:ins w:id="1282" w:author="Ian Blenkinsop" w:date="2021-07-27T09:09:00Z">
        <w:r w:rsidR="00B3329D">
          <w:rPr>
            <w:rStyle w:val="CommentReference"/>
          </w:rPr>
          <w:commentReference w:id="1274"/>
        </w:r>
      </w:ins>
      <w:r w:rsidRPr="003862D0">
        <w:rPr>
          <w:color w:val="000000" w:themeColor="text1"/>
          <w:lang w:val="en-GB" w:eastAsia="en-US"/>
        </w:rPr>
        <w:t>in emissions</w:t>
      </w:r>
      <w:r w:rsidR="0083689C" w:rsidRPr="003862D0">
        <w:rPr>
          <w:color w:val="000000" w:themeColor="text1"/>
          <w:lang w:val="en-GB" w:eastAsia="en-US"/>
        </w:rPr>
        <w:t>-</w:t>
      </w:r>
      <w:r w:rsidRPr="003862D0">
        <w:rPr>
          <w:color w:val="000000" w:themeColor="text1"/>
          <w:lang w:val="en-GB" w:eastAsia="en-US"/>
        </w:rPr>
        <w:t xml:space="preserve">driven compared </w:t>
      </w:r>
      <w:r w:rsidRPr="00C208A1">
        <w:rPr>
          <w:color w:val="000000" w:themeColor="text1"/>
          <w:highlight w:val="yellow"/>
          <w:lang w:val="en-GB" w:eastAsia="en-US"/>
          <w:rPrChange w:id="1283" w:author="Tom Maycock" w:date="2021-09-06T17:13:00Z">
            <w:rPr>
              <w:color w:val="000000" w:themeColor="text1"/>
              <w:lang w:val="en-GB" w:eastAsia="en-US"/>
            </w:rPr>
          </w:rPrChange>
        </w:rPr>
        <w:t xml:space="preserve">with </w:t>
      </w:r>
      <w:commentRangeStart w:id="1284"/>
      <w:commentRangeStart w:id="1285"/>
      <w:r w:rsidRPr="00C208A1">
        <w:rPr>
          <w:color w:val="000000" w:themeColor="text1"/>
          <w:highlight w:val="yellow"/>
          <w:lang w:val="en-GB" w:eastAsia="en-US"/>
          <w:rPrChange w:id="1286" w:author="Tom Maycock" w:date="2021-09-06T17:13:00Z">
            <w:rPr>
              <w:color w:val="000000" w:themeColor="text1"/>
              <w:lang w:val="en-GB" w:eastAsia="en-US"/>
            </w:rPr>
          </w:rPrChange>
        </w:rPr>
        <w:t xml:space="preserve">0.75°C (0.53–1.09) </w:t>
      </w:r>
      <w:commentRangeEnd w:id="1284"/>
      <w:r w:rsidR="00341EC2" w:rsidRPr="00C208A1">
        <w:rPr>
          <w:rStyle w:val="CommentReference"/>
          <w:highlight w:val="yellow"/>
          <w:rPrChange w:id="1287" w:author="Tom Maycock" w:date="2021-09-06T17:13:00Z">
            <w:rPr>
              <w:rStyle w:val="CommentReference"/>
            </w:rPr>
          </w:rPrChange>
        </w:rPr>
        <w:commentReference w:id="1284"/>
      </w:r>
      <w:commentRangeEnd w:id="1285"/>
      <w:r w:rsidR="00C208A1" w:rsidRPr="00C208A1">
        <w:rPr>
          <w:rStyle w:val="CommentReference"/>
          <w:highlight w:val="yellow"/>
          <w:rPrChange w:id="1288" w:author="Tom Maycock" w:date="2021-09-06T17:13:00Z">
            <w:rPr>
              <w:rStyle w:val="CommentReference"/>
            </w:rPr>
          </w:rPrChange>
        </w:rPr>
        <w:commentReference w:id="1285"/>
      </w:r>
      <w:r w:rsidRPr="00C208A1">
        <w:rPr>
          <w:color w:val="000000" w:themeColor="text1"/>
          <w:highlight w:val="yellow"/>
          <w:lang w:val="en-GB" w:eastAsia="en-US"/>
          <w:rPrChange w:id="1289" w:author="Tom Maycock" w:date="2021-09-06T17:13:00Z">
            <w:rPr>
              <w:color w:val="000000" w:themeColor="text1"/>
              <w:lang w:val="en-GB" w:eastAsia="en-US"/>
            </w:rPr>
          </w:rPrChange>
        </w:rPr>
        <w:t>in concentration</w:t>
      </w:r>
      <w:r w:rsidR="0083689C" w:rsidRPr="00C208A1">
        <w:rPr>
          <w:color w:val="000000" w:themeColor="text1"/>
          <w:highlight w:val="yellow"/>
          <w:lang w:val="en-GB" w:eastAsia="en-US"/>
          <w:rPrChange w:id="1290" w:author="Tom Maycock" w:date="2021-09-06T17:13:00Z">
            <w:rPr>
              <w:color w:val="000000" w:themeColor="text1"/>
              <w:lang w:val="en-GB" w:eastAsia="en-US"/>
            </w:rPr>
          </w:rPrChange>
        </w:rPr>
        <w:t>-</w:t>
      </w:r>
      <w:r w:rsidRPr="00C208A1">
        <w:rPr>
          <w:color w:val="000000" w:themeColor="text1"/>
          <w:highlight w:val="yellow"/>
          <w:lang w:val="en-GB" w:eastAsia="en-US"/>
          <w:rPrChange w:id="1291" w:author="Tom Maycock" w:date="2021-09-06T17:13:00Z">
            <w:rPr>
              <w:color w:val="000000" w:themeColor="text1"/>
              <w:lang w:val="en-GB" w:eastAsia="en-US"/>
            </w:rPr>
          </w:rPrChange>
        </w:rPr>
        <w:t>driven simulations. By the end of the 21</w:t>
      </w:r>
      <w:r w:rsidR="0048368D" w:rsidRPr="00C208A1">
        <w:rPr>
          <w:color w:val="000000" w:themeColor="text1"/>
          <w:highlight w:val="yellow"/>
          <w:lang w:val="en-GB" w:eastAsia="en-US"/>
          <w:rPrChange w:id="1292" w:author="Tom Maycock" w:date="2021-09-06T17:13:00Z">
            <w:rPr>
              <w:color w:val="000000" w:themeColor="text1"/>
              <w:lang w:val="en-GB" w:eastAsia="en-US"/>
            </w:rPr>
          </w:rPrChange>
        </w:rPr>
        <w:t>st</w:t>
      </w:r>
      <w:r w:rsidRPr="00C208A1">
        <w:rPr>
          <w:color w:val="000000" w:themeColor="text1"/>
          <w:highlight w:val="yellow"/>
          <w:lang w:val="en-GB" w:eastAsia="en-US"/>
          <w:rPrChange w:id="1293" w:author="Tom Maycock" w:date="2021-09-06T17:13:00Z">
            <w:rPr>
              <w:color w:val="000000" w:themeColor="text1"/>
              <w:lang w:val="en-GB" w:eastAsia="en-US"/>
            </w:rPr>
          </w:rPrChange>
        </w:rPr>
        <w:t xml:space="preserve"> century</w:t>
      </w:r>
      <w:r w:rsidR="0083689C" w:rsidRPr="00C208A1">
        <w:rPr>
          <w:color w:val="000000" w:themeColor="text1"/>
          <w:highlight w:val="yellow"/>
          <w:lang w:val="en-GB" w:eastAsia="en-US"/>
          <w:rPrChange w:id="1294" w:author="Tom Maycock" w:date="2021-09-06T17:13:00Z">
            <w:rPr>
              <w:color w:val="000000" w:themeColor="text1"/>
              <w:lang w:val="en-GB" w:eastAsia="en-US"/>
            </w:rPr>
          </w:rPrChange>
        </w:rPr>
        <w:t>,</w:t>
      </w:r>
      <w:r w:rsidRPr="00C208A1">
        <w:rPr>
          <w:color w:val="000000" w:themeColor="text1"/>
          <w:highlight w:val="yellow"/>
          <w:lang w:val="en-GB" w:eastAsia="en-US"/>
          <w:rPrChange w:id="1295" w:author="Tom Maycock" w:date="2021-09-06T17:13:00Z">
            <w:rPr>
              <w:color w:val="000000" w:themeColor="text1"/>
              <w:lang w:val="en-GB" w:eastAsia="en-US"/>
            </w:rPr>
          </w:rPrChange>
        </w:rPr>
        <w:t xml:space="preserve"> warming in emissions-driven simulations is </w:t>
      </w:r>
      <w:r w:rsidRPr="00C208A1">
        <w:rPr>
          <w:color w:val="000000" w:themeColor="text1"/>
          <w:highlight w:val="yellow"/>
          <w:lang w:val="en-GB" w:eastAsia="en-US"/>
          <w:rPrChange w:id="1296" w:author="Tom Maycock" w:date="2021-09-06T17:13:00Z">
            <w:rPr>
              <w:color w:val="000000" w:themeColor="text1"/>
              <w:lang w:val="en-GB" w:eastAsia="en-US"/>
            </w:rPr>
          </w:rPrChange>
        </w:rPr>
        <w:lastRenderedPageBreak/>
        <w:t>very similar: 4.58°C (3.53–6.70), reflecting the slightly lower CO</w:t>
      </w:r>
      <w:r w:rsidRPr="00C208A1">
        <w:rPr>
          <w:color w:val="000000" w:themeColor="text1"/>
          <w:highlight w:val="yellow"/>
          <w:vertAlign w:val="subscript"/>
          <w:lang w:val="en-GB" w:eastAsia="en-US"/>
          <w:rPrChange w:id="1297" w:author="Tom Maycock" w:date="2021-09-06T17:13:00Z">
            <w:rPr>
              <w:color w:val="000000" w:themeColor="text1"/>
              <w:vertAlign w:val="subscript"/>
              <w:lang w:val="en-GB" w:eastAsia="en-US"/>
            </w:rPr>
          </w:rPrChange>
        </w:rPr>
        <w:t>2</w:t>
      </w:r>
      <w:r w:rsidRPr="00C208A1">
        <w:rPr>
          <w:color w:val="000000" w:themeColor="text1"/>
          <w:highlight w:val="yellow"/>
          <w:lang w:val="en-GB" w:eastAsia="en-US"/>
          <w:rPrChange w:id="1298" w:author="Tom Maycock" w:date="2021-09-06T17:13:00Z">
            <w:rPr>
              <w:color w:val="000000" w:themeColor="text1"/>
              <w:lang w:val="en-GB" w:eastAsia="en-US"/>
            </w:rPr>
          </w:rPrChange>
        </w:rPr>
        <w:t xml:space="preserve"> concentration simulated by the ESMs compared with warming under the prescribed CO</w:t>
      </w:r>
      <w:r w:rsidRPr="00C208A1">
        <w:rPr>
          <w:color w:val="000000" w:themeColor="text1"/>
          <w:highlight w:val="yellow"/>
          <w:vertAlign w:val="subscript"/>
          <w:lang w:val="en-GB" w:eastAsia="en-US"/>
          <w:rPrChange w:id="1299" w:author="Tom Maycock" w:date="2021-09-06T17:13:00Z">
            <w:rPr>
              <w:color w:val="000000" w:themeColor="text1"/>
              <w:vertAlign w:val="subscript"/>
              <w:lang w:val="en-GB" w:eastAsia="en-US"/>
            </w:rPr>
          </w:rPrChange>
        </w:rPr>
        <w:t>2</w:t>
      </w:r>
      <w:r w:rsidRPr="00C208A1">
        <w:rPr>
          <w:color w:val="000000" w:themeColor="text1"/>
          <w:highlight w:val="yellow"/>
          <w:lang w:val="en-GB" w:eastAsia="en-US"/>
          <w:rPrChange w:id="1300" w:author="Tom Maycock" w:date="2021-09-06T17:13:00Z">
            <w:rPr>
              <w:color w:val="000000" w:themeColor="text1"/>
              <w:lang w:val="en-GB" w:eastAsia="en-US"/>
            </w:rPr>
          </w:rPrChange>
        </w:rPr>
        <w:t xml:space="preserve"> pathway of 4.69°C (3.70–6.77).</w:t>
      </w:r>
      <w:r w:rsidRPr="003862D0">
        <w:rPr>
          <w:color w:val="000000" w:themeColor="text1"/>
          <w:lang w:val="en-GB" w:eastAsia="en-US"/>
        </w:rPr>
        <w:t xml:space="preserve"> This difference in model-mean response is more than an order of magnitude smaller than the 5–95% spread across model projections. The spread in CO</w:t>
      </w:r>
      <w:r w:rsidRPr="003862D0">
        <w:rPr>
          <w:color w:val="000000" w:themeColor="text1"/>
          <w:vertAlign w:val="subscript"/>
          <w:lang w:val="en-GB" w:eastAsia="en-US"/>
        </w:rPr>
        <w:t>2</w:t>
      </w:r>
      <w:r w:rsidRPr="003862D0">
        <w:rPr>
          <w:color w:val="000000" w:themeColor="text1"/>
          <w:lang w:val="en-GB" w:eastAsia="en-US"/>
        </w:rPr>
        <w:t xml:space="preserve"> concentration, compared with the prescribed default concentration, leads to a very small increase by about 0.1</w:t>
      </w:r>
      <w:r w:rsidR="00BA2347" w:rsidRPr="003862D0">
        <w:rPr>
          <w:color w:val="000000" w:themeColor="text1"/>
          <w:lang w:val="en-GB" w:eastAsia="en-US"/>
        </w:rPr>
        <w:t>°</w:t>
      </w:r>
      <w:r w:rsidRPr="003862D0">
        <w:rPr>
          <w:color w:val="000000" w:themeColor="text1"/>
          <w:lang w:val="en-GB" w:eastAsia="en-US"/>
        </w:rPr>
        <w:t>C in the spread of GSAT projections, but it is not possible to tell if this is a direct consequence of the simulation configuration or internal variability of the model simulations. These differences due to experimental configuration would be smaller still under scenarios with lower CO</w:t>
      </w:r>
      <w:r w:rsidRPr="003862D0">
        <w:rPr>
          <w:color w:val="000000" w:themeColor="text1"/>
          <w:vertAlign w:val="subscript"/>
          <w:lang w:val="en-GB" w:eastAsia="en-US"/>
        </w:rPr>
        <w:t>2</w:t>
      </w:r>
      <w:r w:rsidRPr="003862D0">
        <w:rPr>
          <w:color w:val="000000" w:themeColor="text1"/>
          <w:lang w:val="en-GB" w:eastAsia="en-US"/>
        </w:rPr>
        <w:t xml:space="preserve"> levels</w:t>
      </w:r>
      <w:r w:rsidR="00AC2F21" w:rsidRPr="003862D0">
        <w:rPr>
          <w:color w:val="000000" w:themeColor="text1"/>
          <w:lang w:val="en-GB" w:eastAsia="en-US"/>
        </w:rPr>
        <w:t>,</w:t>
      </w:r>
      <w:r w:rsidRPr="003862D0">
        <w:rPr>
          <w:color w:val="000000" w:themeColor="text1"/>
          <w:lang w:val="en-GB" w:eastAsia="en-US"/>
        </w:rPr>
        <w:t xml:space="preserve"> and so we assess that results from concentration-driven and emissions-driven configurations do not affect the assessment of GSAT projections (</w:t>
      </w:r>
      <w:r w:rsidRPr="003862D0">
        <w:rPr>
          <w:i/>
          <w:iCs/>
          <w:color w:val="000000" w:themeColor="text1"/>
          <w:lang w:val="en-GB" w:eastAsia="en-US"/>
        </w:rPr>
        <w:t>high confidence</w:t>
      </w:r>
      <w:r w:rsidRPr="003862D0">
        <w:rPr>
          <w:color w:val="000000" w:themeColor="text1"/>
          <w:lang w:val="en-GB" w:eastAsia="en-US"/>
        </w:rPr>
        <w:t>).</w:t>
      </w:r>
      <w:r w:rsidRPr="003862D0">
        <w:rPr>
          <w:color w:val="000000" w:themeColor="text1"/>
          <w:lang w:val="en-GB" w:eastAsia="en-US"/>
        </w:rPr>
        <w:br/>
      </w:r>
    </w:p>
    <w:p w14:paraId="57D7E96E" w14:textId="77777777" w:rsidR="00A3162F" w:rsidRPr="003862D0" w:rsidRDefault="00A3162F" w:rsidP="00746D06">
      <w:pPr>
        <w:pStyle w:val="AR6BodyText"/>
        <w:rPr>
          <w:color w:val="000000" w:themeColor="text1"/>
          <w:lang w:val="en-GB" w:eastAsia="en-US"/>
        </w:rPr>
      </w:pPr>
    </w:p>
    <w:p w14:paraId="239DF75D" w14:textId="77777777" w:rsidR="00746D06" w:rsidRPr="003862D0" w:rsidRDefault="00746D06" w:rsidP="00746D06">
      <w:pPr>
        <w:pStyle w:val="AR6BodyText"/>
        <w:rPr>
          <w:b/>
          <w:lang w:val="en-GB" w:eastAsia="en-US"/>
        </w:rPr>
      </w:pPr>
      <w:r w:rsidRPr="003862D0">
        <w:rPr>
          <w:b/>
          <w:lang w:val="en-GB" w:eastAsia="en-US"/>
        </w:rPr>
        <w:t>[START FIGURE 4.3 HERE]</w:t>
      </w:r>
    </w:p>
    <w:p w14:paraId="7E27739D" w14:textId="4118D501" w:rsidR="00746D06" w:rsidRPr="003862D0" w:rsidRDefault="00746D06" w:rsidP="00746D06">
      <w:pPr>
        <w:rPr>
          <w:lang w:val="en-GB"/>
        </w:rPr>
      </w:pPr>
    </w:p>
    <w:p w14:paraId="4A8B3D27" w14:textId="2B8C8F17" w:rsidR="00746D06" w:rsidRPr="003862D0" w:rsidRDefault="00EA2E50" w:rsidP="00746D06">
      <w:pPr>
        <w:pStyle w:val="AR6Chap4Figure"/>
        <w:rPr>
          <w:lang w:val="en-GB" w:eastAsia="en-US"/>
        </w:rPr>
      </w:pPr>
      <w:bookmarkStart w:id="1301" w:name="_Ref56848397"/>
      <w:bookmarkStart w:id="1302" w:name="_Toc69750248"/>
      <w:r w:rsidRPr="003862D0">
        <w:rPr>
          <w:b/>
          <w:bCs/>
          <w:lang w:val="en-GB" w:eastAsia="en-US"/>
        </w:rPr>
        <w:t>Comparison of concentration-driven and emission-driven simulation.</w:t>
      </w:r>
      <w:r w:rsidRPr="003862D0">
        <w:rPr>
          <w:lang w:val="en-GB" w:eastAsia="en-US"/>
        </w:rPr>
        <w:t xml:space="preserve"> </w:t>
      </w:r>
      <w:r w:rsidR="00746D06" w:rsidRPr="003862D0">
        <w:rPr>
          <w:lang w:val="en-GB" w:eastAsia="en-US"/>
        </w:rPr>
        <w:t>(a) Atmospheric CO</w:t>
      </w:r>
      <w:r w:rsidR="00746D06" w:rsidRPr="003862D0">
        <w:rPr>
          <w:vertAlign w:val="subscript"/>
          <w:lang w:val="en-GB" w:eastAsia="en-US"/>
        </w:rPr>
        <w:t>2</w:t>
      </w:r>
      <w:r w:rsidR="00746D06" w:rsidRPr="003862D0">
        <w:rPr>
          <w:lang w:val="en-GB" w:eastAsia="en-US"/>
        </w:rPr>
        <w:t xml:space="preserve"> concentration, (b) GSAT from models which performed SSP5-8.5 scenario simulations in both emissions-driven (blue; </w:t>
      </w:r>
      <w:r w:rsidR="00746D06" w:rsidRPr="003862D0">
        <w:rPr>
          <w:i/>
          <w:iCs/>
          <w:lang w:val="en-GB" w:eastAsia="en-US"/>
        </w:rPr>
        <w:t>esm-ssp585</w:t>
      </w:r>
      <w:r w:rsidR="00746D06" w:rsidRPr="003862D0">
        <w:rPr>
          <w:lang w:val="en-GB" w:eastAsia="en-US"/>
        </w:rPr>
        <w:t xml:space="preserve">) and concentration-driven (red; </w:t>
      </w:r>
      <w:r w:rsidR="00746D06" w:rsidRPr="003862D0">
        <w:rPr>
          <w:i/>
          <w:iCs/>
          <w:lang w:val="en-GB" w:eastAsia="en-US"/>
        </w:rPr>
        <w:t>ssp585</w:t>
      </w:r>
      <w:r w:rsidR="00746D06" w:rsidRPr="003862D0">
        <w:rPr>
          <w:lang w:val="en-GB" w:eastAsia="en-US"/>
        </w:rPr>
        <w:t>) configurations. For concentration driven simulations, CO</w:t>
      </w:r>
      <w:r w:rsidR="00746D06" w:rsidRPr="003862D0">
        <w:rPr>
          <w:vertAlign w:val="subscript"/>
          <w:lang w:val="en-GB" w:eastAsia="en-US"/>
        </w:rPr>
        <w:t>2</w:t>
      </w:r>
      <w:r w:rsidR="00746D06" w:rsidRPr="003862D0">
        <w:rPr>
          <w:lang w:val="en-GB" w:eastAsia="en-US"/>
        </w:rPr>
        <w:t xml:space="preserve"> concentration is prescribed, and follows the red line in panel (a) in all models. For emissions-driven simulations, CO</w:t>
      </w:r>
      <w:r w:rsidR="00746D06" w:rsidRPr="003862D0">
        <w:rPr>
          <w:vertAlign w:val="subscript"/>
          <w:lang w:val="en-GB" w:eastAsia="en-US"/>
        </w:rPr>
        <w:t>2</w:t>
      </w:r>
      <w:r w:rsidR="00746D06" w:rsidRPr="003862D0">
        <w:rPr>
          <w:lang w:val="en-GB" w:eastAsia="en-US"/>
        </w:rPr>
        <w:t xml:space="preserve"> concentration is simulated and can therefore differ for each model</w:t>
      </w:r>
      <w:r w:rsidR="00EA36AB" w:rsidRPr="003862D0">
        <w:rPr>
          <w:lang w:val="en-GB" w:eastAsia="en-US"/>
        </w:rPr>
        <w:t>,</w:t>
      </w:r>
      <w:r w:rsidR="00746D06" w:rsidRPr="003862D0">
        <w:rPr>
          <w:lang w:val="en-GB" w:eastAsia="en-US"/>
        </w:rPr>
        <w:t xml:space="preserve"> blue lines in panel (a).</w:t>
      </w:r>
      <w:bookmarkEnd w:id="1301"/>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302"/>
    </w:p>
    <w:p w14:paraId="5AB5E964" w14:textId="77777777" w:rsidR="00746D06" w:rsidRPr="003862D0" w:rsidRDefault="00746D06" w:rsidP="00746D06">
      <w:pPr>
        <w:pStyle w:val="AR6BodyText"/>
        <w:rPr>
          <w:lang w:val="en-GB" w:eastAsia="en-US"/>
        </w:rPr>
      </w:pPr>
    </w:p>
    <w:p w14:paraId="0FC79492" w14:textId="77777777" w:rsidR="00746D06" w:rsidRPr="003862D0" w:rsidRDefault="00746D06" w:rsidP="00746D06">
      <w:pPr>
        <w:pStyle w:val="AR6BodyText"/>
        <w:rPr>
          <w:b/>
          <w:lang w:val="en-GB" w:eastAsia="en-US"/>
        </w:rPr>
      </w:pPr>
      <w:r w:rsidRPr="003862D0">
        <w:rPr>
          <w:b/>
          <w:lang w:val="en-GB" w:eastAsia="en-US"/>
        </w:rPr>
        <w:t>[END FIGURE 4.3 HERE]</w:t>
      </w:r>
    </w:p>
    <w:p w14:paraId="769B6673" w14:textId="77777777" w:rsidR="00746D06" w:rsidRPr="003862D0" w:rsidRDefault="00746D06" w:rsidP="00746D06">
      <w:pPr>
        <w:pStyle w:val="AR6BodyText"/>
        <w:rPr>
          <w:color w:val="000000" w:themeColor="text1"/>
          <w:lang w:val="en-GB" w:eastAsia="en-US"/>
        </w:rPr>
      </w:pPr>
    </w:p>
    <w:p w14:paraId="0CEFFCA8" w14:textId="77777777" w:rsidR="00A3162F" w:rsidRPr="003862D0" w:rsidRDefault="00A3162F" w:rsidP="00746D06">
      <w:pPr>
        <w:pStyle w:val="AR6BodyText"/>
        <w:rPr>
          <w:color w:val="000000" w:themeColor="text1"/>
          <w:lang w:val="en-GB" w:eastAsia="en-US"/>
        </w:rPr>
      </w:pPr>
    </w:p>
    <w:p w14:paraId="42B63992" w14:textId="77777777" w:rsidR="00746D06" w:rsidRPr="003862D0" w:rsidRDefault="00746D06" w:rsidP="00746D06">
      <w:pPr>
        <w:pStyle w:val="AR6Chap4Level34111"/>
        <w:rPr>
          <w:lang w:val="en-GB"/>
        </w:rPr>
      </w:pPr>
      <w:bookmarkStart w:id="1303" w:name="_Toc5778465"/>
      <w:bookmarkStart w:id="1304" w:name="_Toc29751011"/>
      <w:bookmarkStart w:id="1305" w:name="_Toc33523268"/>
      <w:bookmarkStart w:id="1306" w:name="_Toc57156842"/>
      <w:bookmarkStart w:id="1307" w:name="_Toc66466962"/>
      <w:bookmarkStart w:id="1308" w:name="_Toc66467246"/>
      <w:bookmarkStart w:id="1309" w:name="_Toc66574501"/>
      <w:bookmarkStart w:id="1310" w:name="_Toc66574672"/>
      <w:bookmarkStart w:id="1311" w:name="_Toc66646019"/>
      <w:bookmarkStart w:id="1312" w:name="_Toc69752489"/>
      <w:r w:rsidRPr="003862D0">
        <w:rPr>
          <w:lang w:val="en-GB"/>
        </w:rPr>
        <w:t>Precipitation</w:t>
      </w:r>
      <w:bookmarkEnd w:id="1303"/>
      <w:bookmarkEnd w:id="1304"/>
      <w:bookmarkEnd w:id="1305"/>
      <w:bookmarkEnd w:id="1306"/>
      <w:bookmarkEnd w:id="1307"/>
      <w:bookmarkEnd w:id="1308"/>
      <w:bookmarkEnd w:id="1309"/>
      <w:bookmarkEnd w:id="1310"/>
      <w:bookmarkEnd w:id="1311"/>
      <w:bookmarkEnd w:id="1312"/>
    </w:p>
    <w:p w14:paraId="63CB702D" w14:textId="77777777" w:rsidR="00746D06" w:rsidRPr="003862D0" w:rsidRDefault="00746D06" w:rsidP="00746D06">
      <w:pPr>
        <w:pStyle w:val="AR6BodyText"/>
        <w:rPr>
          <w:lang w:val="en-GB"/>
        </w:rPr>
      </w:pPr>
    </w:p>
    <w:p w14:paraId="0E9B5BE5" w14:textId="445BE0D6" w:rsidR="00746D06" w:rsidRPr="003862D0" w:rsidRDefault="00143DA9" w:rsidP="00746D06">
      <w:pPr>
        <w:pStyle w:val="AR6BodyText"/>
        <w:rPr>
          <w:color w:val="FF0000"/>
          <w:lang w:val="en-GB" w:eastAsia="en-US"/>
        </w:rPr>
      </w:pPr>
      <w:ins w:id="1313" w:author="Sara M Tuson" w:date="2021-07-15T19:09:00Z">
        <w:r>
          <w:rPr>
            <w:color w:val="000000" w:themeColor="text1"/>
            <w:lang w:val="en-GB" w:eastAsia="en-US"/>
          </w:rPr>
          <w:t xml:space="preserve">The </w:t>
        </w:r>
      </w:ins>
      <w:r w:rsidR="00746D06" w:rsidRPr="003862D0">
        <w:rPr>
          <w:color w:val="000000" w:themeColor="text1"/>
          <w:lang w:val="en-GB" w:eastAsia="en-US"/>
        </w:rPr>
        <w:t>AR5 assessed from CMIP5 projections that global mean precipitation over the 21st century will increase by more than 0.05 mm day</w:t>
      </w:r>
      <w:r w:rsidR="00746D06" w:rsidRPr="003862D0">
        <w:rPr>
          <w:color w:val="000000" w:themeColor="text1"/>
          <w:vertAlign w:val="superscript"/>
          <w:lang w:val="en-GB" w:eastAsia="en-US"/>
        </w:rPr>
        <w:t>–1</w:t>
      </w:r>
      <w:r w:rsidR="00746D06" w:rsidRPr="003862D0">
        <w:rPr>
          <w:color w:val="000000" w:themeColor="text1"/>
          <w:lang w:val="en-GB" w:eastAsia="en-US"/>
        </w:rPr>
        <w:t xml:space="preserve"> (about 2% of global precipitation) and 0.15 mm day</w:t>
      </w:r>
      <w:r w:rsidR="00746D06" w:rsidRPr="003862D0">
        <w:rPr>
          <w:color w:val="000000" w:themeColor="text1"/>
          <w:vertAlign w:val="superscript"/>
          <w:lang w:val="en-GB" w:eastAsia="en-US"/>
        </w:rPr>
        <w:t>–1</w:t>
      </w:r>
      <w:r w:rsidR="00746D06" w:rsidRPr="003862D0">
        <w:rPr>
          <w:color w:val="000000" w:themeColor="text1"/>
          <w:lang w:val="en-GB" w:eastAsia="en-US"/>
        </w:rPr>
        <w:t xml:space="preserve"> (about 5% of global precipitation) under the RCP2.6 and RCP8.5 scenarios, respectively </w:t>
      </w:r>
      <w:r w:rsidR="00746D06"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746D06" w:rsidRPr="003862D0">
        <w:rPr>
          <w:color w:val="000000" w:themeColor="text1"/>
          <w:lang w:val="en-GB" w:eastAsia="en-US"/>
        </w:rPr>
        <w:fldChar w:fldCharType="separate"/>
      </w:r>
      <w:r w:rsidR="00016735">
        <w:rPr>
          <w:noProof/>
          <w:color w:val="000000" w:themeColor="text1"/>
          <w:lang w:val="en-GB" w:eastAsia="en-US"/>
        </w:rPr>
        <w:t>(Collins et al., 2013)</w:t>
      </w:r>
      <w:r w:rsidR="00746D06" w:rsidRPr="003862D0">
        <w:rPr>
          <w:color w:val="000000" w:themeColor="text1"/>
          <w:lang w:val="en-GB" w:eastAsia="en-US"/>
        </w:rPr>
        <w:fldChar w:fldCharType="end"/>
      </w:r>
      <w:r w:rsidR="00746D06" w:rsidRPr="003862D0">
        <w:rPr>
          <w:color w:val="000000" w:themeColor="text1"/>
          <w:lang w:val="en-GB" w:eastAsia="en-US"/>
        </w:rPr>
        <w:t xml:space="preserve">. These changes are </w:t>
      </w:r>
      <w:r w:rsidR="009E4426" w:rsidRPr="003862D0">
        <w:rPr>
          <w:color w:val="000000" w:themeColor="text1"/>
          <w:lang w:val="en-GB" w:eastAsia="en-US"/>
        </w:rPr>
        <w:t xml:space="preserve">generally </w:t>
      </w:r>
      <w:r w:rsidR="00EA67E3" w:rsidRPr="003862D0">
        <w:rPr>
          <w:color w:val="000000" w:themeColor="text1"/>
          <w:lang w:val="en-GB" w:eastAsia="en-US"/>
        </w:rPr>
        <w:t>in line</w:t>
      </w:r>
      <w:r w:rsidR="00746D06" w:rsidRPr="003862D0">
        <w:rPr>
          <w:color w:val="000000" w:themeColor="text1"/>
          <w:lang w:val="en-GB" w:eastAsia="en-US"/>
        </w:rPr>
        <w:t xml:space="preserve"> with those from the CMIP6 simulations following SSP1-2.6 and SSP5-8.5 (</w:t>
      </w:r>
      <w:del w:id="1314" w:author="Ian Blenkinsop" w:date="2021-07-27T09:11:00Z">
        <w:r w:rsidR="00746D06" w:rsidRPr="003862D0" w:rsidDel="000031A3">
          <w:rPr>
            <w:color w:val="000000" w:themeColor="text1"/>
            <w:lang w:val="en-GB" w:eastAsia="en-US"/>
          </w:rPr>
          <w:delText xml:space="preserve">see </w:delText>
        </w:r>
      </w:del>
      <w:r w:rsidR="00FA6D4F" w:rsidRPr="003862D0">
        <w:rPr>
          <w:color w:val="000000" w:themeColor="text1"/>
          <w:lang w:val="en-GB" w:eastAsia="en-US"/>
        </w:rPr>
        <w:t>Table 4.3</w:t>
      </w:r>
      <w:r w:rsidR="00746D06" w:rsidRPr="003862D0">
        <w:rPr>
          <w:color w:val="000000" w:themeColor="text1"/>
          <w:lang w:val="en-GB" w:eastAsia="en-US"/>
        </w:rPr>
        <w:t>).</w:t>
      </w:r>
    </w:p>
    <w:p w14:paraId="79212918" w14:textId="77777777" w:rsidR="00746D06" w:rsidRPr="003862D0" w:rsidRDefault="00746D06" w:rsidP="00746D06">
      <w:pPr>
        <w:pStyle w:val="AR6BodyText"/>
        <w:rPr>
          <w:color w:val="FF0000"/>
          <w:lang w:val="en-GB" w:eastAsia="en-US"/>
        </w:rPr>
      </w:pPr>
    </w:p>
    <w:p w14:paraId="083273CF" w14:textId="70FCDDDF" w:rsidR="00746D06" w:rsidRPr="003862D0" w:rsidRDefault="00746D06" w:rsidP="00746D06">
      <w:pPr>
        <w:pStyle w:val="AR6BodyText"/>
        <w:rPr>
          <w:color w:val="000000" w:themeColor="text1"/>
          <w:lang w:val="en-GB" w:eastAsia="en-US"/>
        </w:rPr>
      </w:pPr>
      <w:r w:rsidRPr="003862D0">
        <w:rPr>
          <w:color w:val="000000" w:themeColor="text1"/>
          <w:lang w:val="en-GB" w:eastAsia="en-US"/>
        </w:rPr>
        <w:t>Unlike AR5, our focus here is on land rather than global precipitation because land precipitation has greater societal relevance. These are displayed as percent changes relative to 1995–2014 (</w:t>
      </w:r>
      <w:del w:id="1315" w:author="Ian Blenkinsop" w:date="2021-07-27T09:11:00Z">
        <w:r w:rsidRPr="003862D0" w:rsidDel="000031A3">
          <w:rPr>
            <w:color w:val="000000" w:themeColor="text1"/>
            <w:lang w:val="en-GB" w:eastAsia="en-US"/>
          </w:rPr>
          <w:delText xml:space="preserve">see </w:delText>
        </w:r>
      </w:del>
      <w:r w:rsidR="00FA6D4F" w:rsidRPr="003862D0">
        <w:rPr>
          <w:lang w:val="en-GB" w:eastAsia="en-US"/>
        </w:rPr>
        <w:t>Figure 4.2</w:t>
      </w:r>
      <w:r w:rsidRPr="003862D0">
        <w:rPr>
          <w:lang w:val="en-GB" w:eastAsia="en-US"/>
        </w:rPr>
        <w:t>b</w:t>
      </w:r>
      <w:r w:rsidRPr="003862D0">
        <w:rPr>
          <w:color w:val="000000" w:themeColor="text1"/>
          <w:lang w:val="en-GB" w:eastAsia="en-US"/>
        </w:rPr>
        <w:t>).</w:t>
      </w:r>
      <w:del w:id="1316" w:author="Sara M Tuson" w:date="2021-07-15T20:26:00Z">
        <w:r w:rsidRPr="003862D0" w:rsidDel="00092429">
          <w:rPr>
            <w:color w:val="000000" w:themeColor="text1"/>
            <w:lang w:val="en-GB" w:eastAsia="en-US"/>
          </w:rPr>
          <w:delText xml:space="preserve">  </w:delText>
        </w:r>
      </w:del>
      <w:ins w:id="1317" w:author="Sara M Tuson" w:date="2021-07-15T20:26:00Z">
        <w:r w:rsidR="00092429">
          <w:rPr>
            <w:color w:val="000000" w:themeColor="text1"/>
            <w:lang w:val="en-GB" w:eastAsia="en-US"/>
          </w:rPr>
          <w:t xml:space="preserve"> </w:t>
        </w:r>
      </w:ins>
      <w:r w:rsidRPr="003862D0">
        <w:rPr>
          <w:color w:val="000000" w:themeColor="text1"/>
          <w:lang w:val="en-GB" w:eastAsia="en-US"/>
        </w:rPr>
        <w:t>Based on these results, we conclude that global land precipitation is larger during the period 2081</w:t>
      </w:r>
      <w:r w:rsidRPr="003862D0">
        <w:rPr>
          <w:lang w:val="en-GB" w:eastAsia="en-US"/>
        </w:rPr>
        <w:t xml:space="preserve">–2100 </w:t>
      </w:r>
      <w:r w:rsidRPr="003862D0">
        <w:rPr>
          <w:color w:val="000000" w:themeColor="text1"/>
          <w:lang w:val="en-GB" w:eastAsia="en-US"/>
        </w:rPr>
        <w:t>than during the period 1995</w:t>
      </w:r>
      <w:r w:rsidRPr="003862D0">
        <w:rPr>
          <w:lang w:val="en-GB" w:eastAsia="en-US"/>
        </w:rPr>
        <w:t xml:space="preserve">–2014, </w:t>
      </w:r>
      <w:r w:rsidRPr="003862D0">
        <w:rPr>
          <w:color w:val="000000" w:themeColor="text1"/>
          <w:lang w:val="en-GB" w:eastAsia="en-US"/>
        </w:rPr>
        <w:t xml:space="preserve">under all scenarios considered here </w:t>
      </w:r>
      <w:ins w:id="1318" w:author="Ian Blenkinsop" w:date="2021-07-27T09:11:00Z">
        <w:r w:rsidR="000031A3">
          <w:rPr>
            <w:color w:val="000000" w:themeColor="text1"/>
            <w:lang w:val="en-GB" w:eastAsia="en-US"/>
          </w:rPr>
          <w:t>(</w:t>
        </w:r>
        <w:r w:rsidR="000031A3" w:rsidRPr="003862D0">
          <w:rPr>
            <w:i/>
            <w:color w:val="000000" w:themeColor="text1"/>
            <w:lang w:val="en-GB" w:eastAsia="en-US"/>
          </w:rPr>
          <w:t>high confidence</w:t>
        </w:r>
        <w:r w:rsidR="000031A3">
          <w:rPr>
            <w:iCs/>
            <w:color w:val="000000" w:themeColor="text1"/>
            <w:lang w:val="en-GB" w:eastAsia="en-US"/>
          </w:rPr>
          <w:t>)</w:t>
        </w:r>
        <w:r w:rsidR="000031A3" w:rsidRPr="003862D0">
          <w:rPr>
            <w:color w:val="000000" w:themeColor="text1"/>
            <w:lang w:val="en-GB" w:eastAsia="en-US"/>
          </w:rPr>
          <w:t xml:space="preserve"> </w:t>
        </w:r>
      </w:ins>
      <w:r w:rsidRPr="003862D0">
        <w:rPr>
          <w:color w:val="000000" w:themeColor="text1"/>
          <w:lang w:val="en-GB" w:eastAsia="en-US"/>
        </w:rPr>
        <w:t>(</w:t>
      </w:r>
      <w:del w:id="1319" w:author="Ian Blenkinsop" w:date="2021-07-27T09:11:00Z">
        <w:r w:rsidRPr="003862D0" w:rsidDel="000031A3">
          <w:rPr>
            <w:color w:val="000000" w:themeColor="text1"/>
            <w:lang w:val="en-GB" w:eastAsia="en-US"/>
          </w:rPr>
          <w:delText>see</w:delText>
        </w:r>
        <w:r w:rsidR="009E52F9" w:rsidRPr="009E52F9" w:rsidDel="000031A3">
          <w:rPr>
            <w:color w:val="000000" w:themeColor="text1"/>
            <w:lang w:val="en-GB" w:eastAsia="en-US"/>
          </w:rPr>
          <w:delText xml:space="preserve"> </w:delText>
        </w:r>
      </w:del>
      <w:r w:rsidR="009E52F9" w:rsidRPr="003862D0">
        <w:rPr>
          <w:color w:val="000000" w:themeColor="text1"/>
          <w:lang w:val="en-GB" w:eastAsia="en-US"/>
        </w:rPr>
        <w:t>Table 4.3</w:t>
      </w:r>
      <w:del w:id="1320" w:author="Ian Blenkinsop" w:date="2021-07-27T09:11:00Z">
        <w:r w:rsidR="009E52F9" w:rsidRPr="003862D0" w:rsidDel="000031A3">
          <w:rPr>
            <w:color w:val="000000" w:themeColor="text1"/>
            <w:lang w:val="en-GB" w:eastAsia="en-US"/>
          </w:rPr>
          <w:delText>:</w:delText>
        </w:r>
        <w:r w:rsidRPr="003862D0" w:rsidDel="000031A3">
          <w:rPr>
            <w:color w:val="000000" w:themeColor="text1"/>
            <w:lang w:val="en-GB" w:eastAsia="en-US"/>
          </w:rPr>
          <w:delText xml:space="preserve"> </w:delText>
        </w:r>
        <w:r w:rsidRPr="003862D0" w:rsidDel="000031A3">
          <w:rPr>
            <w:i/>
            <w:color w:val="000000" w:themeColor="text1"/>
            <w:lang w:val="en-GB" w:eastAsia="en-US"/>
          </w:rPr>
          <w:delText>high confidence</w:delText>
        </w:r>
      </w:del>
      <w:r w:rsidRPr="003862D0">
        <w:rPr>
          <w:color w:val="000000" w:themeColor="text1"/>
          <w:lang w:val="en-GB" w:eastAsia="en-US"/>
        </w:rPr>
        <w:t xml:space="preserve">). Global land precipitation for 2081–2100, relative to 1995–2014, shows a 5–95% range of </w:t>
      </w:r>
      <w:r w:rsidR="00CC11EA" w:rsidRPr="003862D0">
        <w:rPr>
          <w:color w:val="000000" w:themeColor="text1"/>
          <w:lang w:val="en-GB" w:eastAsia="en-US"/>
        </w:rPr>
        <w:t>–</w:t>
      </w:r>
      <w:r w:rsidRPr="003862D0">
        <w:rPr>
          <w:color w:val="000000" w:themeColor="text1"/>
          <w:lang w:val="en-GB" w:eastAsia="en-US"/>
        </w:rPr>
        <w:t>0.2</w:t>
      </w:r>
      <w:del w:id="1321" w:author="Ian Blenkinsop" w:date="2021-07-27T09:30:00Z">
        <w:r w:rsidRPr="003862D0" w:rsidDel="00AD7402">
          <w:rPr>
            <w:color w:val="000000" w:themeColor="text1"/>
            <w:lang w:val="en-GB" w:eastAsia="en-US"/>
          </w:rPr>
          <w:delText>–</w:delText>
        </w:r>
      </w:del>
      <w:ins w:id="1322" w:author="Ian Blenkinsop" w:date="2021-07-27T09:30:00Z">
        <w:r w:rsidR="00AD7402">
          <w:rPr>
            <w:color w:val="000000" w:themeColor="text1"/>
            <w:lang w:val="en-GB" w:eastAsia="en-US"/>
          </w:rPr>
          <w:t xml:space="preserve"> to +</w:t>
        </w:r>
      </w:ins>
      <w:r w:rsidRPr="003862D0">
        <w:rPr>
          <w:color w:val="000000" w:themeColor="text1"/>
          <w:lang w:val="en-GB" w:eastAsia="en-US"/>
        </w:rPr>
        <w:t xml:space="preserve">4.7% under SSP1-1.9 and 0.9–12.9% under SSP5-8.5, respectively. The corresponding ranges under the other </w:t>
      </w:r>
      <w:r w:rsidR="00A30BD5" w:rsidRPr="003862D0">
        <w:rPr>
          <w:color w:val="000000" w:themeColor="text1"/>
          <w:lang w:val="en-GB" w:eastAsia="en-US"/>
        </w:rPr>
        <w:t>emission scenario</w:t>
      </w:r>
      <w:r w:rsidRPr="003862D0">
        <w:rPr>
          <w:color w:val="000000" w:themeColor="text1"/>
          <w:lang w:val="en-GB" w:eastAsia="en-US"/>
        </w:rPr>
        <w:t xml:space="preserve">s are 0.0–6.6% (SSP1-2.6), 1.5–8.3% (SSP2-4.5), and 0.5–9.6% (SSP3-7.0). A detailed assessment of </w:t>
      </w:r>
      <w:r w:rsidR="00141837" w:rsidRPr="003862D0">
        <w:rPr>
          <w:color w:val="000000" w:themeColor="text1"/>
          <w:lang w:val="en-GB" w:eastAsia="en-US"/>
        </w:rPr>
        <w:t>hydrological</w:t>
      </w:r>
      <w:r w:rsidRPr="003862D0">
        <w:rPr>
          <w:color w:val="000000" w:themeColor="text1"/>
          <w:lang w:val="en-GB" w:eastAsia="en-US"/>
        </w:rPr>
        <w:t xml:space="preserve"> sensitivity, or change in precipitation per degree warming, can be found in </w:t>
      </w:r>
      <w:r w:rsidR="00095710" w:rsidRPr="003862D0">
        <w:rPr>
          <w:color w:val="000000" w:themeColor="text1"/>
          <w:lang w:val="en-GB" w:eastAsia="en-US"/>
        </w:rPr>
        <w:t>Chapter 8</w:t>
      </w:r>
      <w:del w:id="1323" w:author="Ian Blenkinsop" w:date="2021-07-27T09:18:00Z">
        <w:r w:rsidR="00095710" w:rsidRPr="003862D0" w:rsidDel="000031A3">
          <w:rPr>
            <w:color w:val="000000" w:themeColor="text1"/>
            <w:lang w:val="en-GB" w:eastAsia="en-US"/>
          </w:rPr>
          <w:delText xml:space="preserve">, </w:delText>
        </w:r>
      </w:del>
      <w:ins w:id="1324" w:author="Ian Blenkinsop" w:date="2021-07-27T09:18:00Z">
        <w:r w:rsidR="000031A3">
          <w:rPr>
            <w:color w:val="000000" w:themeColor="text1"/>
            <w:lang w:val="en-GB" w:eastAsia="en-US"/>
          </w:rPr>
          <w:t xml:space="preserve"> (</w:t>
        </w:r>
      </w:ins>
      <w:r w:rsidRPr="003862D0">
        <w:rPr>
          <w:color w:val="000000" w:themeColor="text1"/>
          <w:lang w:val="en-GB" w:eastAsia="en-US"/>
        </w:rPr>
        <w:t>Section 8.2.1</w:t>
      </w:r>
      <w:ins w:id="1325" w:author="Ian Blenkinsop" w:date="2021-07-27T09:18:00Z">
        <w:r w:rsidR="000031A3">
          <w:rPr>
            <w:color w:val="000000" w:themeColor="text1"/>
            <w:lang w:val="en-GB" w:eastAsia="en-US"/>
          </w:rPr>
          <w:t>)</w:t>
        </w:r>
      </w:ins>
      <w:r w:rsidRPr="003862D0">
        <w:rPr>
          <w:color w:val="000000" w:themeColor="text1"/>
          <w:lang w:val="en-GB" w:eastAsia="en-US"/>
        </w:rPr>
        <w:t xml:space="preserve">. </w:t>
      </w:r>
    </w:p>
    <w:p w14:paraId="129189DE" w14:textId="77777777" w:rsidR="00746D06" w:rsidRPr="003862D0" w:rsidRDefault="00746D06" w:rsidP="00746D06">
      <w:pPr>
        <w:pStyle w:val="AR6BodyText"/>
        <w:rPr>
          <w:color w:val="000000" w:themeColor="text1"/>
          <w:lang w:val="en-GB" w:eastAsia="en-US"/>
        </w:rPr>
      </w:pPr>
    </w:p>
    <w:p w14:paraId="7462CFEE" w14:textId="099DCACC" w:rsidR="00746D06" w:rsidRPr="003862D0" w:rsidRDefault="00746D06" w:rsidP="00746D06">
      <w:pPr>
        <w:pStyle w:val="AR6BodyText"/>
        <w:rPr>
          <w:color w:val="000000" w:themeColor="text1"/>
          <w:lang w:val="en-GB" w:eastAsia="en-US"/>
        </w:rPr>
      </w:pPr>
      <w:r w:rsidRPr="003862D0">
        <w:rPr>
          <w:color w:val="000000" w:themeColor="text1"/>
          <w:lang w:val="en-GB" w:eastAsia="en-US"/>
        </w:rPr>
        <w:t xml:space="preserve">For scenarios where unanimity across all of the model simulations that GSAT change relative to 1850–1900 rises above 1.5°C (SSP2-4.5, SSP3-7.0, or SSP5-8.5), the ensemble-mean change in global land precipitation from </w:t>
      </w:r>
      <w:r w:rsidRPr="003862D0">
        <w:rPr>
          <w:lang w:val="en-GB" w:eastAsia="en-US"/>
        </w:rPr>
        <w:t xml:space="preserve">1850–1900 until the time of exceedance </w:t>
      </w:r>
      <w:r w:rsidRPr="003862D0">
        <w:rPr>
          <w:color w:val="000000" w:themeColor="text1"/>
          <w:lang w:val="en-GB" w:eastAsia="en-US"/>
        </w:rPr>
        <w:t>is on average about 1.6%. For scenarios with unanimous global warming above 2.0°C (SSP3-7.0, or SSP5-8.5) and 3.0°C (SSP5-8.5), the ensemble</w:t>
      </w:r>
      <w:r w:rsidR="000C06BD">
        <w:rPr>
          <w:color w:val="000000" w:themeColor="text1"/>
        </w:rPr>
        <w:t>-m</w:t>
      </w:r>
      <w:r w:rsidRPr="003862D0">
        <w:rPr>
          <w:color w:val="000000" w:themeColor="text1"/>
          <w:lang w:val="en-GB" w:eastAsia="en-US"/>
        </w:rPr>
        <w:t>ean increase in global land precipitation for those models that do exceed 2.0°C and 3.0°C is on average about 2.6% and 4.9%, respectively. On average under SSP1-1.9 and SSP1-2.6, the global land precipitation change for simulations where global warming exceeds 1.5°C and 2.0°C will be about 1.9% and 3.0%, respectively.</w:t>
      </w:r>
    </w:p>
    <w:p w14:paraId="51A39430" w14:textId="77777777" w:rsidR="00A3162F" w:rsidRPr="003862D0" w:rsidRDefault="00A3162F" w:rsidP="00746D06">
      <w:pPr>
        <w:pStyle w:val="AR6BodyText"/>
        <w:rPr>
          <w:lang w:val="en-GB"/>
        </w:rPr>
      </w:pPr>
    </w:p>
    <w:p w14:paraId="0DCFC5D7" w14:textId="77777777" w:rsidR="00746D06" w:rsidRPr="003862D0" w:rsidRDefault="00746D06" w:rsidP="00746D06">
      <w:pPr>
        <w:pStyle w:val="AR6BodyText"/>
        <w:rPr>
          <w:b/>
          <w:lang w:val="en-GB"/>
        </w:rPr>
      </w:pPr>
      <w:r w:rsidRPr="003862D0">
        <w:rPr>
          <w:lang w:val="en-GB"/>
        </w:rPr>
        <w:br/>
      </w:r>
      <w:r w:rsidRPr="003862D0">
        <w:rPr>
          <w:b/>
          <w:lang w:val="en-GB"/>
        </w:rPr>
        <w:t>[START TABLE 4.3 HERE]</w:t>
      </w:r>
    </w:p>
    <w:p w14:paraId="76E57DA1" w14:textId="77777777" w:rsidR="00746D06" w:rsidRPr="003862D0" w:rsidRDefault="00746D06" w:rsidP="00746D06">
      <w:pPr>
        <w:pStyle w:val="AR6BodyText"/>
        <w:rPr>
          <w:b/>
          <w:lang w:val="en-GB"/>
        </w:rPr>
      </w:pPr>
    </w:p>
    <w:p w14:paraId="5D116FFD" w14:textId="3A767851" w:rsidR="00746D06" w:rsidRPr="003862D0" w:rsidRDefault="00746D06" w:rsidP="00746D06">
      <w:pPr>
        <w:pStyle w:val="AR6Chap4Table"/>
        <w:rPr>
          <w:lang w:val="en-GB"/>
        </w:rPr>
      </w:pPr>
      <w:bookmarkStart w:id="1326" w:name="_Ref5025055"/>
      <w:bookmarkStart w:id="1327" w:name="_Ref56849369"/>
      <w:r w:rsidRPr="003862D0">
        <w:rPr>
          <w:b/>
          <w:bCs/>
          <w:lang w:val="en-GB"/>
        </w:rPr>
        <w:t>CMIP6 precipitation anomalies (%) relative to averages over 1995–2014 for selected future periods, regions and SSPs</w:t>
      </w:r>
      <w:r w:rsidRPr="00F011E8">
        <w:rPr>
          <w:b/>
          <w:bCs/>
          <w:lang w:val="en-GB"/>
          <w:rPrChange w:id="1328" w:author="Ian Blenkinsop" w:date="2021-07-26T17:33:00Z">
            <w:rPr>
              <w:lang w:val="en-GB"/>
            </w:rPr>
          </w:rPrChange>
        </w:rPr>
        <w:t>.</w:t>
      </w:r>
      <w:r w:rsidRPr="003862D0">
        <w:rPr>
          <w:lang w:val="en-GB"/>
        </w:rPr>
        <w:t xml:space="preserve"> </w:t>
      </w:r>
      <w:r w:rsidR="00AA1D29" w:rsidRPr="003862D0">
        <w:rPr>
          <w:lang w:val="en-GB"/>
        </w:rPr>
        <w:t>D</w:t>
      </w:r>
      <w:r w:rsidR="00610DB6" w:rsidRPr="003862D0">
        <w:rPr>
          <w:lang w:val="en-GB"/>
        </w:rPr>
        <w:t>isplayed are the</w:t>
      </w:r>
      <w:r w:rsidR="00AA1D29" w:rsidRPr="003862D0">
        <w:rPr>
          <w:lang w:val="en-GB"/>
        </w:rPr>
        <w:t xml:space="preserve"> </w:t>
      </w:r>
      <w:r w:rsidRPr="003862D0">
        <w:rPr>
          <w:lang w:val="en-GB"/>
        </w:rPr>
        <w:t>multi-model averages across the individual models and</w:t>
      </w:r>
      <w:r w:rsidR="00AA1D29" w:rsidRPr="003862D0">
        <w:rPr>
          <w:lang w:val="en-GB"/>
        </w:rPr>
        <w:t xml:space="preserve">, in parentheses, </w:t>
      </w:r>
      <w:r w:rsidRPr="003862D0">
        <w:rPr>
          <w:lang w:val="en-GB"/>
        </w:rPr>
        <w:t>the 5</w:t>
      </w:r>
      <w:r w:rsidR="00AA1D29" w:rsidRPr="003862D0">
        <w:rPr>
          <w:b/>
          <w:bCs/>
          <w:lang w:val="en-GB"/>
        </w:rPr>
        <w:t>–</w:t>
      </w:r>
      <w:r w:rsidRPr="003862D0">
        <w:rPr>
          <w:lang w:val="en-GB"/>
        </w:rPr>
        <w:t xml:space="preserve">95% ranges. Also shown are land precipitation anomalies at the time when global increase in GSAT relative to 1850–1900 exceeds 1.5°C, 2.0°C, 3.0°C, and 4.0°C, and the percentage of </w:t>
      </w:r>
      <w:r w:rsidRPr="003862D0">
        <w:rPr>
          <w:lang w:val="en-GB"/>
        </w:rPr>
        <w:lastRenderedPageBreak/>
        <w:t>simulations for which such exceedances are true (to the right of the parentheses).</w:t>
      </w:r>
      <w:bookmarkStart w:id="1329" w:name="_Ref5471107"/>
      <w:bookmarkEnd w:id="1326"/>
      <w:r w:rsidRPr="003862D0">
        <w:rPr>
          <w:lang w:val="en-GB"/>
        </w:rPr>
        <w:t xml:space="preserve"> Here, the time of GSAT exceedance is determined as the first year at which 21-year running averages of GSAT exceed the given threshold. Land precipitation percent anomalies are then computed as 21-year averages about the year of the first GSAT crossing. The numbers of models used are indicated in </w:t>
      </w:r>
      <w:r w:rsidR="00FA6D4F" w:rsidRPr="003862D0">
        <w:rPr>
          <w:lang w:val="en-GB"/>
        </w:rPr>
        <w:t>Figure 4.4</w:t>
      </w:r>
      <w:r w:rsidRPr="003862D0">
        <w:rPr>
          <w:lang w:val="en-GB"/>
        </w:rPr>
        <w:t>.</w:t>
      </w:r>
      <w:bookmarkEnd w:id="1327"/>
    </w:p>
    <w:p w14:paraId="01022956" w14:textId="77777777" w:rsidR="00746D06" w:rsidRPr="003862D0" w:rsidRDefault="00746D06" w:rsidP="00746D06">
      <w:pPr>
        <w:pStyle w:val="AR6BodyText"/>
        <w:rPr>
          <w:lang w:val="en-GB" w:eastAsia="en-US"/>
        </w:rPr>
      </w:pPr>
    </w:p>
    <w:tbl>
      <w:tblPr>
        <w:tblStyle w:val="TableGrid"/>
        <w:tblW w:w="0" w:type="auto"/>
        <w:jc w:val="center"/>
        <w:tblCellMar>
          <w:top w:w="57" w:type="dxa"/>
          <w:bottom w:w="57" w:type="dxa"/>
        </w:tblCellMar>
        <w:tblLook w:val="04A0" w:firstRow="1" w:lastRow="0" w:firstColumn="1" w:lastColumn="0" w:noHBand="0" w:noVBand="1"/>
      </w:tblPr>
      <w:tblGrid>
        <w:gridCol w:w="1752"/>
        <w:gridCol w:w="1371"/>
        <w:gridCol w:w="1461"/>
        <w:gridCol w:w="1551"/>
        <w:gridCol w:w="1551"/>
        <w:gridCol w:w="1641"/>
      </w:tblGrid>
      <w:tr w:rsidR="00746D06" w:rsidRPr="003862D0" w14:paraId="61746769" w14:textId="77777777" w:rsidTr="00152F84">
        <w:trPr>
          <w:jc w:val="center"/>
        </w:trPr>
        <w:tc>
          <w:tcPr>
            <w:tcW w:w="1752" w:type="dxa"/>
            <w:shd w:val="clear" w:color="auto" w:fill="DEEAF6" w:themeFill="accent1" w:themeFillTint="33"/>
          </w:tcPr>
          <w:p w14:paraId="4AF87559" w14:textId="4A168DAB" w:rsidR="00746D06" w:rsidRPr="003862D0" w:rsidRDefault="00746D06" w:rsidP="00152F84">
            <w:pPr>
              <w:pStyle w:val="AR6BodyText"/>
              <w:jc w:val="center"/>
              <w:rPr>
                <w:sz w:val="18"/>
                <w:szCs w:val="18"/>
                <w:lang w:val="en-GB" w:eastAsia="en-US"/>
              </w:rPr>
            </w:pPr>
            <w:del w:id="1330" w:author="Tom Maycock" w:date="2021-09-06T17:15:00Z">
              <w:r w:rsidRPr="003862D0" w:rsidDel="00C208A1">
                <w:rPr>
                  <w:b/>
                  <w:sz w:val="18"/>
                  <w:szCs w:val="18"/>
                  <w:lang w:val="en-GB"/>
                </w:rPr>
                <w:delText>Units = %</w:delText>
              </w:r>
            </w:del>
            <w:ins w:id="1331" w:author="Tom Maycock" w:date="2021-09-06T17:15:00Z">
              <w:r w:rsidR="00C208A1">
                <w:rPr>
                  <w:b/>
                  <w:sz w:val="18"/>
                  <w:szCs w:val="18"/>
                  <w:lang w:val="en-GB"/>
                </w:rPr>
                <w:t>Time Period and Region</w:t>
              </w:r>
            </w:ins>
          </w:p>
        </w:tc>
        <w:tc>
          <w:tcPr>
            <w:tcW w:w="0" w:type="auto"/>
            <w:shd w:val="clear" w:color="auto" w:fill="DEEAF6" w:themeFill="accent1" w:themeFillTint="33"/>
          </w:tcPr>
          <w:p w14:paraId="38BABE83" w14:textId="6A530CC8" w:rsidR="00746D06" w:rsidRPr="003862D0" w:rsidRDefault="00746D06" w:rsidP="00152F84">
            <w:pPr>
              <w:pStyle w:val="AR6BodyText"/>
              <w:jc w:val="center"/>
              <w:rPr>
                <w:sz w:val="18"/>
                <w:szCs w:val="18"/>
                <w:lang w:val="en-GB" w:eastAsia="en-US"/>
              </w:rPr>
            </w:pPr>
            <w:r w:rsidRPr="003862D0">
              <w:rPr>
                <w:b/>
                <w:sz w:val="18"/>
                <w:szCs w:val="18"/>
                <w:lang w:val="en-GB"/>
              </w:rPr>
              <w:t>SSP1-1.9</w:t>
            </w:r>
            <w:ins w:id="1332" w:author="Tom Maycock" w:date="2021-09-06T17:15:00Z">
              <w:r w:rsidR="00C208A1">
                <w:rPr>
                  <w:b/>
                  <w:sz w:val="18"/>
                  <w:szCs w:val="18"/>
                  <w:lang w:val="en-GB"/>
                </w:rPr>
                <w:t xml:space="preserve"> (%)</w:t>
              </w:r>
            </w:ins>
          </w:p>
        </w:tc>
        <w:tc>
          <w:tcPr>
            <w:tcW w:w="0" w:type="auto"/>
            <w:shd w:val="clear" w:color="auto" w:fill="DEEAF6" w:themeFill="accent1" w:themeFillTint="33"/>
          </w:tcPr>
          <w:p w14:paraId="6F2B6B19" w14:textId="78D0A226" w:rsidR="00746D06" w:rsidRPr="003862D0" w:rsidRDefault="00746D06" w:rsidP="00152F84">
            <w:pPr>
              <w:pStyle w:val="AR6BodyText"/>
              <w:jc w:val="center"/>
              <w:rPr>
                <w:sz w:val="18"/>
                <w:szCs w:val="18"/>
                <w:lang w:val="en-GB" w:eastAsia="en-US"/>
              </w:rPr>
            </w:pPr>
            <w:r w:rsidRPr="003862D0">
              <w:rPr>
                <w:b/>
                <w:sz w:val="18"/>
                <w:szCs w:val="18"/>
                <w:lang w:val="en-GB"/>
              </w:rPr>
              <w:t>SSP1-2.6</w:t>
            </w:r>
            <w:ins w:id="1333" w:author="Tom Maycock" w:date="2021-09-06T17:15:00Z">
              <w:r w:rsidR="00C208A1">
                <w:rPr>
                  <w:b/>
                  <w:sz w:val="18"/>
                  <w:szCs w:val="18"/>
                  <w:lang w:val="en-GB"/>
                </w:rPr>
                <w:t xml:space="preserve"> (%)</w:t>
              </w:r>
            </w:ins>
          </w:p>
        </w:tc>
        <w:tc>
          <w:tcPr>
            <w:tcW w:w="0" w:type="auto"/>
            <w:shd w:val="clear" w:color="auto" w:fill="DEEAF6" w:themeFill="accent1" w:themeFillTint="33"/>
          </w:tcPr>
          <w:p w14:paraId="6FB8912B" w14:textId="76E9851C" w:rsidR="00746D06" w:rsidRPr="003862D0" w:rsidRDefault="00746D06" w:rsidP="00152F84">
            <w:pPr>
              <w:pStyle w:val="AR6BodyText"/>
              <w:jc w:val="center"/>
              <w:rPr>
                <w:sz w:val="18"/>
                <w:szCs w:val="18"/>
                <w:lang w:val="en-GB" w:eastAsia="en-US"/>
              </w:rPr>
            </w:pPr>
            <w:r w:rsidRPr="003862D0">
              <w:rPr>
                <w:b/>
                <w:sz w:val="18"/>
                <w:szCs w:val="18"/>
                <w:lang w:val="en-GB"/>
              </w:rPr>
              <w:t>SSP2-4.5</w:t>
            </w:r>
            <w:ins w:id="1334" w:author="Tom Maycock" w:date="2021-09-06T17:15:00Z">
              <w:r w:rsidR="00C208A1">
                <w:rPr>
                  <w:b/>
                  <w:sz w:val="18"/>
                  <w:szCs w:val="18"/>
                  <w:lang w:val="en-GB"/>
                </w:rPr>
                <w:t xml:space="preserve"> (%)</w:t>
              </w:r>
            </w:ins>
          </w:p>
        </w:tc>
        <w:tc>
          <w:tcPr>
            <w:tcW w:w="0" w:type="auto"/>
            <w:shd w:val="clear" w:color="auto" w:fill="DEEAF6" w:themeFill="accent1" w:themeFillTint="33"/>
          </w:tcPr>
          <w:p w14:paraId="16A61ED4" w14:textId="77A4865E" w:rsidR="00746D06" w:rsidRPr="003862D0" w:rsidRDefault="00746D06" w:rsidP="00152F84">
            <w:pPr>
              <w:pStyle w:val="AR6BodyText"/>
              <w:jc w:val="center"/>
              <w:rPr>
                <w:sz w:val="18"/>
                <w:szCs w:val="18"/>
                <w:lang w:val="en-GB" w:eastAsia="en-US"/>
              </w:rPr>
            </w:pPr>
            <w:r w:rsidRPr="003862D0">
              <w:rPr>
                <w:b/>
                <w:sz w:val="18"/>
                <w:szCs w:val="18"/>
                <w:lang w:val="en-GB"/>
              </w:rPr>
              <w:t>SSP3-7.0</w:t>
            </w:r>
            <w:ins w:id="1335" w:author="Tom Maycock" w:date="2021-09-06T17:15:00Z">
              <w:r w:rsidR="00C208A1">
                <w:rPr>
                  <w:b/>
                  <w:sz w:val="18"/>
                  <w:szCs w:val="18"/>
                  <w:lang w:val="en-GB"/>
                </w:rPr>
                <w:t xml:space="preserve"> (%)</w:t>
              </w:r>
            </w:ins>
          </w:p>
        </w:tc>
        <w:tc>
          <w:tcPr>
            <w:tcW w:w="0" w:type="auto"/>
            <w:shd w:val="clear" w:color="auto" w:fill="DEEAF6" w:themeFill="accent1" w:themeFillTint="33"/>
          </w:tcPr>
          <w:p w14:paraId="7DF95665" w14:textId="7DC3C672" w:rsidR="00746D06" w:rsidRPr="003862D0" w:rsidRDefault="00746D06" w:rsidP="00152F84">
            <w:pPr>
              <w:pStyle w:val="AR6BodyText"/>
              <w:jc w:val="center"/>
              <w:rPr>
                <w:sz w:val="18"/>
                <w:szCs w:val="18"/>
                <w:lang w:val="en-GB" w:eastAsia="en-US"/>
              </w:rPr>
            </w:pPr>
            <w:r w:rsidRPr="003862D0">
              <w:rPr>
                <w:b/>
                <w:sz w:val="18"/>
                <w:szCs w:val="18"/>
                <w:lang w:val="en-GB"/>
              </w:rPr>
              <w:t>SSP5-8.5</w:t>
            </w:r>
            <w:ins w:id="1336" w:author="Tom Maycock" w:date="2021-09-06T17:15:00Z">
              <w:r w:rsidR="00C208A1">
                <w:rPr>
                  <w:b/>
                  <w:sz w:val="18"/>
                  <w:szCs w:val="18"/>
                  <w:lang w:val="en-GB"/>
                </w:rPr>
                <w:t xml:space="preserve"> (%)</w:t>
              </w:r>
            </w:ins>
          </w:p>
        </w:tc>
      </w:tr>
      <w:tr w:rsidR="00746D06" w:rsidRPr="003862D0" w14:paraId="5A600FCF" w14:textId="77777777" w:rsidTr="00152F84">
        <w:trPr>
          <w:jc w:val="center"/>
        </w:trPr>
        <w:tc>
          <w:tcPr>
            <w:tcW w:w="1752" w:type="dxa"/>
            <w:shd w:val="clear" w:color="auto" w:fill="FFF2CC" w:themeFill="accent4" w:themeFillTint="33"/>
          </w:tcPr>
          <w:p w14:paraId="49B017C3"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Land: 2021–2040</w:t>
            </w:r>
          </w:p>
        </w:tc>
        <w:tc>
          <w:tcPr>
            <w:tcW w:w="0" w:type="auto"/>
            <w:shd w:val="clear" w:color="auto" w:fill="FFF2CC" w:themeFill="accent4" w:themeFillTint="33"/>
          </w:tcPr>
          <w:p w14:paraId="038C6DE8" w14:textId="77777777" w:rsidR="00746D06" w:rsidRPr="003862D0" w:rsidRDefault="00746D06" w:rsidP="00152F84">
            <w:pPr>
              <w:pStyle w:val="AR6BodyText"/>
              <w:jc w:val="center"/>
              <w:rPr>
                <w:sz w:val="18"/>
                <w:szCs w:val="18"/>
                <w:lang w:val="en-GB" w:eastAsia="en-US"/>
              </w:rPr>
            </w:pPr>
            <w:commentRangeStart w:id="1337"/>
            <w:commentRangeStart w:id="1338"/>
            <w:commentRangeStart w:id="1339"/>
            <w:r w:rsidRPr="003862D0">
              <w:rPr>
                <w:sz w:val="18"/>
                <w:szCs w:val="18"/>
                <w:lang w:val="en-GB" w:eastAsia="en-US"/>
              </w:rPr>
              <w:t>2.4 (0.7</w:t>
            </w:r>
            <w:commentRangeEnd w:id="1337"/>
            <w:r w:rsidR="00156D96">
              <w:rPr>
                <w:rStyle w:val="CommentReference"/>
              </w:rPr>
              <w:commentReference w:id="1337"/>
            </w:r>
            <w:commentRangeEnd w:id="1338"/>
            <w:r w:rsidR="00C208A1">
              <w:rPr>
                <w:rStyle w:val="CommentReference"/>
              </w:rPr>
              <w:commentReference w:id="1338"/>
            </w:r>
            <w:commentRangeEnd w:id="1339"/>
            <w:r w:rsidR="00C208A1">
              <w:rPr>
                <w:rStyle w:val="CommentReference"/>
              </w:rPr>
              <w:commentReference w:id="1339"/>
            </w:r>
            <w:r w:rsidRPr="003862D0">
              <w:rPr>
                <w:sz w:val="18"/>
                <w:szCs w:val="18"/>
                <w:lang w:val="en-GB" w:eastAsia="en-US"/>
              </w:rPr>
              <w:t>, 4.1)</w:t>
            </w:r>
          </w:p>
        </w:tc>
        <w:tc>
          <w:tcPr>
            <w:tcW w:w="0" w:type="auto"/>
            <w:shd w:val="clear" w:color="auto" w:fill="FFF2CC" w:themeFill="accent4" w:themeFillTint="33"/>
          </w:tcPr>
          <w:p w14:paraId="3D611D7F" w14:textId="594CB01C" w:rsidR="00746D06" w:rsidRPr="003862D0" w:rsidRDefault="00746D06" w:rsidP="00152F84">
            <w:pPr>
              <w:pStyle w:val="AR6BodyText"/>
              <w:jc w:val="center"/>
              <w:rPr>
                <w:sz w:val="18"/>
                <w:szCs w:val="18"/>
                <w:lang w:val="en-GB" w:eastAsia="en-US"/>
              </w:rPr>
            </w:pPr>
            <w:r w:rsidRPr="003862D0">
              <w:rPr>
                <w:sz w:val="18"/>
                <w:szCs w:val="18"/>
                <w:lang w:val="en-GB" w:eastAsia="en-US"/>
              </w:rPr>
              <w:t>2.0 (</w:t>
            </w:r>
            <w:r w:rsidR="0062622B" w:rsidRPr="003862D0">
              <w:rPr>
                <w:color w:val="000000" w:themeColor="text1"/>
                <w:sz w:val="18"/>
                <w:szCs w:val="18"/>
                <w:lang w:val="en-GB" w:eastAsia="en-US"/>
              </w:rPr>
              <w:t>–</w:t>
            </w:r>
            <w:r w:rsidRPr="003862D0">
              <w:rPr>
                <w:sz w:val="18"/>
                <w:szCs w:val="18"/>
                <w:lang w:val="en-GB" w:eastAsia="en-US"/>
              </w:rPr>
              <w:t>0.6, 3.6)</w:t>
            </w:r>
          </w:p>
        </w:tc>
        <w:tc>
          <w:tcPr>
            <w:tcW w:w="0" w:type="auto"/>
            <w:shd w:val="clear" w:color="auto" w:fill="FFF2CC" w:themeFill="accent4" w:themeFillTint="33"/>
          </w:tcPr>
          <w:p w14:paraId="51B55E2A" w14:textId="6E0D1A48"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0.4, 3.6)</w:t>
            </w:r>
          </w:p>
        </w:tc>
        <w:tc>
          <w:tcPr>
            <w:tcW w:w="0" w:type="auto"/>
            <w:shd w:val="clear" w:color="auto" w:fill="FFF2CC" w:themeFill="accent4" w:themeFillTint="33"/>
          </w:tcPr>
          <w:p w14:paraId="35EA409C" w14:textId="07B61C85" w:rsidR="00746D06" w:rsidRPr="003862D0" w:rsidRDefault="00746D06" w:rsidP="00152F84">
            <w:pPr>
              <w:pStyle w:val="AR6BodyText"/>
              <w:jc w:val="center"/>
              <w:rPr>
                <w:sz w:val="18"/>
                <w:szCs w:val="18"/>
                <w:lang w:val="en-GB" w:eastAsia="en-US"/>
              </w:rPr>
            </w:pPr>
            <w:r w:rsidRPr="003862D0">
              <w:rPr>
                <w:sz w:val="18"/>
                <w:szCs w:val="18"/>
                <w:lang w:val="en-GB" w:eastAsia="en-US"/>
              </w:rPr>
              <w:t>1.2 (</w:t>
            </w:r>
            <w:r w:rsidR="0062622B" w:rsidRPr="003862D0">
              <w:rPr>
                <w:color w:val="000000" w:themeColor="text1"/>
                <w:sz w:val="18"/>
                <w:szCs w:val="18"/>
                <w:lang w:val="en-GB" w:eastAsia="en-US"/>
              </w:rPr>
              <w:t>–</w:t>
            </w:r>
            <w:r w:rsidRPr="003862D0">
              <w:rPr>
                <w:sz w:val="18"/>
                <w:szCs w:val="18"/>
                <w:lang w:val="en-GB" w:eastAsia="en-US"/>
              </w:rPr>
              <w:t>1.0, 3.4)</w:t>
            </w:r>
          </w:p>
        </w:tc>
        <w:tc>
          <w:tcPr>
            <w:tcW w:w="0" w:type="auto"/>
            <w:shd w:val="clear" w:color="auto" w:fill="FFF2CC" w:themeFill="accent4" w:themeFillTint="33"/>
          </w:tcPr>
          <w:p w14:paraId="76BD61DB" w14:textId="7070BE34"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0.1, 4.1)</w:t>
            </w:r>
          </w:p>
        </w:tc>
      </w:tr>
      <w:tr w:rsidR="00746D06" w:rsidRPr="003862D0" w14:paraId="1AD2A55A" w14:textId="77777777" w:rsidTr="00152F84">
        <w:trPr>
          <w:jc w:val="center"/>
        </w:trPr>
        <w:tc>
          <w:tcPr>
            <w:tcW w:w="1752" w:type="dxa"/>
          </w:tcPr>
          <w:p w14:paraId="324B5EC7" w14:textId="5AC86F80" w:rsidR="00746D06" w:rsidRPr="003862D0" w:rsidRDefault="00746D06" w:rsidP="00152F84">
            <w:pPr>
              <w:pStyle w:val="AR6BodyText"/>
              <w:jc w:val="right"/>
              <w:rPr>
                <w:sz w:val="18"/>
                <w:szCs w:val="18"/>
                <w:lang w:val="en-GB" w:eastAsia="en-US"/>
              </w:rPr>
            </w:pPr>
            <w:r w:rsidRPr="003862D0">
              <w:rPr>
                <w:sz w:val="18"/>
                <w:szCs w:val="18"/>
                <w:lang w:val="en-GB"/>
              </w:rPr>
              <w:t>2041–206</w:t>
            </w:r>
            <w:r w:rsidR="000D2A6C" w:rsidRPr="003862D0">
              <w:rPr>
                <w:sz w:val="18"/>
                <w:szCs w:val="18"/>
                <w:lang w:val="en-GB"/>
              </w:rPr>
              <w:t>0</w:t>
            </w:r>
          </w:p>
        </w:tc>
        <w:tc>
          <w:tcPr>
            <w:tcW w:w="0" w:type="auto"/>
          </w:tcPr>
          <w:p w14:paraId="107FC55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2.7 (0.6, 5.0)</w:t>
            </w:r>
          </w:p>
        </w:tc>
        <w:tc>
          <w:tcPr>
            <w:tcW w:w="0" w:type="auto"/>
          </w:tcPr>
          <w:p w14:paraId="10C1AA24" w14:textId="303DD152"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0.4, 5.2)</w:t>
            </w:r>
          </w:p>
        </w:tc>
        <w:tc>
          <w:tcPr>
            <w:tcW w:w="0" w:type="auto"/>
          </w:tcPr>
          <w:p w14:paraId="70A8E84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2.7 (0.3, 5.2)</w:t>
            </w:r>
          </w:p>
        </w:tc>
        <w:tc>
          <w:tcPr>
            <w:tcW w:w="0" w:type="auto"/>
          </w:tcPr>
          <w:p w14:paraId="1AE35398" w14:textId="4E93F727" w:rsidR="00746D06" w:rsidRPr="003862D0" w:rsidRDefault="00746D06" w:rsidP="00152F84">
            <w:pPr>
              <w:pStyle w:val="AR6BodyText"/>
              <w:jc w:val="center"/>
              <w:rPr>
                <w:sz w:val="18"/>
                <w:szCs w:val="18"/>
                <w:lang w:val="en-GB" w:eastAsia="en-US"/>
              </w:rPr>
            </w:pPr>
            <w:r w:rsidRPr="003862D0">
              <w:rPr>
                <w:sz w:val="18"/>
                <w:szCs w:val="18"/>
                <w:lang w:val="en-GB" w:eastAsia="en-US"/>
              </w:rPr>
              <w:t>2.5 (</w:t>
            </w:r>
            <w:r w:rsidR="0062622B" w:rsidRPr="003862D0">
              <w:rPr>
                <w:color w:val="000000" w:themeColor="text1"/>
                <w:sz w:val="18"/>
                <w:szCs w:val="18"/>
                <w:lang w:val="en-GB" w:eastAsia="en-US"/>
              </w:rPr>
              <w:t>–</w:t>
            </w:r>
            <w:r w:rsidRPr="003862D0">
              <w:rPr>
                <w:sz w:val="18"/>
                <w:szCs w:val="18"/>
                <w:lang w:val="en-GB" w:eastAsia="en-US"/>
              </w:rPr>
              <w:t>0.8, 5.1)</w:t>
            </w:r>
          </w:p>
        </w:tc>
        <w:tc>
          <w:tcPr>
            <w:tcW w:w="0" w:type="auto"/>
          </w:tcPr>
          <w:p w14:paraId="1E0AAE6F" w14:textId="1D7D6E22" w:rsidR="00746D06" w:rsidRPr="003862D0" w:rsidRDefault="00746D06" w:rsidP="00152F84">
            <w:pPr>
              <w:pStyle w:val="AR6BodyText"/>
              <w:jc w:val="center"/>
              <w:rPr>
                <w:sz w:val="18"/>
                <w:szCs w:val="18"/>
                <w:lang w:val="en-GB" w:eastAsia="en-US"/>
              </w:rPr>
            </w:pPr>
            <w:r w:rsidRPr="003862D0">
              <w:rPr>
                <w:sz w:val="18"/>
                <w:szCs w:val="18"/>
                <w:lang w:val="en-GB" w:eastAsia="en-US"/>
              </w:rPr>
              <w:t>3.7 (</w:t>
            </w:r>
            <w:r w:rsidR="0062622B" w:rsidRPr="003862D0">
              <w:rPr>
                <w:color w:val="000000" w:themeColor="text1"/>
                <w:sz w:val="18"/>
                <w:szCs w:val="18"/>
                <w:lang w:val="en-GB" w:eastAsia="en-US"/>
              </w:rPr>
              <w:t>–</w:t>
            </w:r>
            <w:r w:rsidRPr="003862D0">
              <w:rPr>
                <w:sz w:val="18"/>
                <w:szCs w:val="18"/>
                <w:lang w:val="en-GB" w:eastAsia="en-US"/>
              </w:rPr>
              <w:t>0.1, 6.9)</w:t>
            </w:r>
          </w:p>
        </w:tc>
      </w:tr>
      <w:tr w:rsidR="00746D06" w:rsidRPr="003862D0" w14:paraId="3DBB3F00" w14:textId="77777777" w:rsidTr="00152F84">
        <w:trPr>
          <w:jc w:val="center"/>
        </w:trPr>
        <w:tc>
          <w:tcPr>
            <w:tcW w:w="1752" w:type="dxa"/>
            <w:shd w:val="clear" w:color="auto" w:fill="FFF2CC" w:themeFill="accent4" w:themeFillTint="33"/>
          </w:tcPr>
          <w:p w14:paraId="1E1E3D0C" w14:textId="77777777" w:rsidR="00746D06" w:rsidRPr="003862D0" w:rsidRDefault="00746D06" w:rsidP="00152F84">
            <w:pPr>
              <w:pStyle w:val="AR6BodyText"/>
              <w:jc w:val="right"/>
              <w:rPr>
                <w:sz w:val="18"/>
                <w:szCs w:val="18"/>
                <w:lang w:val="en-GB" w:eastAsia="en-US"/>
              </w:rPr>
            </w:pPr>
            <w:r w:rsidRPr="003862D0">
              <w:rPr>
                <w:sz w:val="18"/>
                <w:szCs w:val="18"/>
                <w:lang w:val="en-GB"/>
              </w:rPr>
              <w:t>2081–2100</w:t>
            </w:r>
          </w:p>
        </w:tc>
        <w:tc>
          <w:tcPr>
            <w:tcW w:w="0" w:type="auto"/>
            <w:shd w:val="clear" w:color="auto" w:fill="FFF2CC" w:themeFill="accent4" w:themeFillTint="33"/>
          </w:tcPr>
          <w:p w14:paraId="0918B68D" w14:textId="6FF6D575" w:rsidR="00746D06" w:rsidRPr="003862D0" w:rsidRDefault="00746D06" w:rsidP="00152F84">
            <w:pPr>
              <w:pStyle w:val="AR6BodyText"/>
              <w:jc w:val="center"/>
              <w:rPr>
                <w:sz w:val="18"/>
                <w:szCs w:val="18"/>
                <w:lang w:val="en-GB" w:eastAsia="en-US"/>
              </w:rPr>
            </w:pPr>
            <w:r w:rsidRPr="003862D0">
              <w:rPr>
                <w:sz w:val="18"/>
                <w:szCs w:val="18"/>
                <w:lang w:val="en-GB" w:eastAsia="en-US"/>
              </w:rPr>
              <w:t>2.4 (</w:t>
            </w:r>
            <w:r w:rsidR="0062622B" w:rsidRPr="003862D0">
              <w:rPr>
                <w:color w:val="000000" w:themeColor="text1"/>
                <w:sz w:val="18"/>
                <w:szCs w:val="18"/>
                <w:lang w:val="en-GB" w:eastAsia="en-US"/>
              </w:rPr>
              <w:t>–</w:t>
            </w:r>
            <w:r w:rsidRPr="003862D0">
              <w:rPr>
                <w:sz w:val="18"/>
                <w:szCs w:val="18"/>
                <w:lang w:val="en-GB" w:eastAsia="en-US"/>
              </w:rPr>
              <w:t>0.2, 4.7)</w:t>
            </w:r>
          </w:p>
        </w:tc>
        <w:tc>
          <w:tcPr>
            <w:tcW w:w="0" w:type="auto"/>
            <w:shd w:val="clear" w:color="auto" w:fill="FFF2CC" w:themeFill="accent4" w:themeFillTint="33"/>
          </w:tcPr>
          <w:p w14:paraId="141FF3C0"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3.3 (0.0, 6.6)</w:t>
            </w:r>
          </w:p>
        </w:tc>
        <w:tc>
          <w:tcPr>
            <w:tcW w:w="0" w:type="auto"/>
            <w:shd w:val="clear" w:color="auto" w:fill="FFF2CC" w:themeFill="accent4" w:themeFillTint="33"/>
          </w:tcPr>
          <w:p w14:paraId="28D6CCE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4.6 (1.5, 8.3)</w:t>
            </w:r>
          </w:p>
        </w:tc>
        <w:tc>
          <w:tcPr>
            <w:tcW w:w="0" w:type="auto"/>
            <w:shd w:val="clear" w:color="auto" w:fill="FFF2CC" w:themeFill="accent4" w:themeFillTint="33"/>
          </w:tcPr>
          <w:p w14:paraId="537F0CE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5.8 (0.5, 9.6)</w:t>
            </w:r>
          </w:p>
        </w:tc>
        <w:tc>
          <w:tcPr>
            <w:tcW w:w="0" w:type="auto"/>
            <w:shd w:val="clear" w:color="auto" w:fill="FFF2CC" w:themeFill="accent4" w:themeFillTint="33"/>
          </w:tcPr>
          <w:p w14:paraId="4C1E33EF"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8.3 (0.9, 12.9)</w:t>
            </w:r>
          </w:p>
        </w:tc>
      </w:tr>
      <w:tr w:rsidR="00746D06" w:rsidRPr="003862D0" w14:paraId="5CCE3C6C" w14:textId="77777777" w:rsidTr="00152F84">
        <w:trPr>
          <w:jc w:val="center"/>
        </w:trPr>
        <w:tc>
          <w:tcPr>
            <w:tcW w:w="1752" w:type="dxa"/>
          </w:tcPr>
          <w:p w14:paraId="536CC169"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Global:</w:t>
            </w:r>
            <w:r w:rsidRPr="003862D0">
              <w:rPr>
                <w:sz w:val="18"/>
                <w:szCs w:val="18"/>
                <w:lang w:val="en-GB"/>
              </w:rPr>
              <w:tab/>
              <w:t>2081–2100</w:t>
            </w:r>
          </w:p>
        </w:tc>
        <w:tc>
          <w:tcPr>
            <w:tcW w:w="0" w:type="auto"/>
          </w:tcPr>
          <w:p w14:paraId="0E44ADE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2.0 (0.4, 4.2)</w:t>
            </w:r>
          </w:p>
        </w:tc>
        <w:tc>
          <w:tcPr>
            <w:tcW w:w="0" w:type="auto"/>
          </w:tcPr>
          <w:p w14:paraId="7BCFC802"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2.9 (1.0, 5.2)</w:t>
            </w:r>
          </w:p>
        </w:tc>
        <w:tc>
          <w:tcPr>
            <w:tcW w:w="0" w:type="auto"/>
          </w:tcPr>
          <w:p w14:paraId="6D39002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4.0 (2.3, 6.7)</w:t>
            </w:r>
          </w:p>
        </w:tc>
        <w:tc>
          <w:tcPr>
            <w:tcW w:w="0" w:type="auto"/>
          </w:tcPr>
          <w:p w14:paraId="3EC84CCF"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4.7 (2.3, 8.2)</w:t>
            </w:r>
          </w:p>
        </w:tc>
        <w:tc>
          <w:tcPr>
            <w:tcW w:w="0" w:type="auto"/>
          </w:tcPr>
          <w:p w14:paraId="25377D4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6.5 (3.4, 10.9)</w:t>
            </w:r>
          </w:p>
        </w:tc>
      </w:tr>
      <w:tr w:rsidR="00746D06" w:rsidRPr="003862D0" w14:paraId="66EB062A" w14:textId="77777777" w:rsidTr="00152F84">
        <w:trPr>
          <w:jc w:val="center"/>
        </w:trPr>
        <w:tc>
          <w:tcPr>
            <w:tcW w:w="1752" w:type="dxa"/>
            <w:shd w:val="clear" w:color="auto" w:fill="FFF2CC" w:themeFill="accent4" w:themeFillTint="33"/>
          </w:tcPr>
          <w:p w14:paraId="6EF0F271" w14:textId="77777777" w:rsidR="00746D06" w:rsidRPr="003862D0" w:rsidRDefault="00746D06" w:rsidP="00152F84">
            <w:pPr>
              <w:pStyle w:val="AR6BodyText"/>
              <w:tabs>
                <w:tab w:val="left" w:pos="594"/>
              </w:tabs>
              <w:jc w:val="right"/>
              <w:rPr>
                <w:sz w:val="18"/>
                <w:szCs w:val="18"/>
                <w:lang w:val="en-GB" w:eastAsia="en-US"/>
              </w:rPr>
            </w:pPr>
            <w:r w:rsidRPr="003862D0">
              <w:rPr>
                <w:sz w:val="18"/>
                <w:szCs w:val="18"/>
                <w:lang w:val="en-GB"/>
              </w:rPr>
              <w:t>Ocean:</w:t>
            </w:r>
            <w:r w:rsidRPr="003862D0">
              <w:rPr>
                <w:sz w:val="18"/>
                <w:szCs w:val="18"/>
                <w:lang w:val="en-GB"/>
              </w:rPr>
              <w:tab/>
              <w:t>2081–2100</w:t>
            </w:r>
          </w:p>
        </w:tc>
        <w:tc>
          <w:tcPr>
            <w:tcW w:w="0" w:type="auto"/>
            <w:shd w:val="clear" w:color="auto" w:fill="FFF2CC" w:themeFill="accent4" w:themeFillTint="33"/>
          </w:tcPr>
          <w:p w14:paraId="2C91D8E1"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1.9 (0.6, 4.1)</w:t>
            </w:r>
          </w:p>
        </w:tc>
        <w:tc>
          <w:tcPr>
            <w:tcW w:w="0" w:type="auto"/>
            <w:shd w:val="clear" w:color="auto" w:fill="FFF2CC" w:themeFill="accent4" w:themeFillTint="33"/>
          </w:tcPr>
          <w:p w14:paraId="723A051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2.8 (1.1, 5.4)</w:t>
            </w:r>
          </w:p>
        </w:tc>
        <w:tc>
          <w:tcPr>
            <w:tcW w:w="0" w:type="auto"/>
            <w:shd w:val="clear" w:color="auto" w:fill="FFF2CC" w:themeFill="accent4" w:themeFillTint="33"/>
          </w:tcPr>
          <w:p w14:paraId="36E1CC33"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3.8 (2.0, 6.8)</w:t>
            </w:r>
          </w:p>
        </w:tc>
        <w:tc>
          <w:tcPr>
            <w:tcW w:w="0" w:type="auto"/>
            <w:shd w:val="clear" w:color="auto" w:fill="FFF2CC" w:themeFill="accent4" w:themeFillTint="33"/>
          </w:tcPr>
          <w:p w14:paraId="0F6384CA"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4.4 (2.1, 7.9)</w:t>
            </w:r>
          </w:p>
        </w:tc>
        <w:tc>
          <w:tcPr>
            <w:tcW w:w="0" w:type="auto"/>
            <w:shd w:val="clear" w:color="auto" w:fill="FFF2CC" w:themeFill="accent4" w:themeFillTint="33"/>
          </w:tcPr>
          <w:p w14:paraId="77E9FF10"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6.0 (2.9, 10.5)</w:t>
            </w:r>
          </w:p>
        </w:tc>
      </w:tr>
      <w:tr w:rsidR="00746D06" w:rsidRPr="003862D0" w14:paraId="4FC13BCF" w14:textId="77777777" w:rsidTr="00152F84">
        <w:trPr>
          <w:jc w:val="center"/>
        </w:trPr>
        <w:tc>
          <w:tcPr>
            <w:tcW w:w="1752" w:type="dxa"/>
          </w:tcPr>
          <w:p w14:paraId="6158751D" w14:textId="77777777" w:rsidR="00746D06" w:rsidRPr="003862D0" w:rsidRDefault="00746D06" w:rsidP="00152F84">
            <w:pPr>
              <w:pStyle w:val="AR6BodyText"/>
              <w:jc w:val="right"/>
              <w:rPr>
                <w:sz w:val="18"/>
                <w:szCs w:val="18"/>
                <w:lang w:val="en-GB" w:eastAsia="en-US"/>
              </w:rPr>
            </w:pPr>
            <w:r w:rsidRPr="003862D0">
              <w:rPr>
                <w:sz w:val="18"/>
                <w:szCs w:val="18"/>
                <w:lang w:val="en-GB"/>
              </w:rPr>
              <w:t>Land:</w:t>
            </w:r>
            <w:r w:rsidRPr="003862D0">
              <w:rPr>
                <w:sz w:val="18"/>
                <w:szCs w:val="18"/>
                <w:lang w:val="en-GB"/>
              </w:rPr>
              <w:tab/>
              <w:t>∆T &gt; 1.5°C</w:t>
            </w:r>
          </w:p>
        </w:tc>
        <w:tc>
          <w:tcPr>
            <w:tcW w:w="0" w:type="auto"/>
          </w:tcPr>
          <w:p w14:paraId="1991BD0B"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2.0 (0.6, 4.4) 55</w:t>
            </w:r>
          </w:p>
        </w:tc>
        <w:tc>
          <w:tcPr>
            <w:tcW w:w="0" w:type="auto"/>
          </w:tcPr>
          <w:p w14:paraId="070E0ADE" w14:textId="6B67D1CD"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2.0, 6.9) 87</w:t>
            </w:r>
          </w:p>
        </w:tc>
        <w:tc>
          <w:tcPr>
            <w:tcW w:w="0" w:type="auto"/>
          </w:tcPr>
          <w:p w14:paraId="40C39F25" w14:textId="08E89FAF" w:rsidR="00746D06" w:rsidRPr="003862D0" w:rsidRDefault="00746D06" w:rsidP="00152F84">
            <w:pPr>
              <w:pStyle w:val="AR6BodyText"/>
              <w:jc w:val="center"/>
              <w:rPr>
                <w:sz w:val="18"/>
                <w:szCs w:val="18"/>
                <w:lang w:val="en-GB" w:eastAsia="en-US"/>
              </w:rPr>
            </w:pPr>
            <w:r w:rsidRPr="003862D0">
              <w:rPr>
                <w:sz w:val="18"/>
                <w:szCs w:val="18"/>
                <w:lang w:val="en-GB" w:eastAsia="en-US"/>
              </w:rPr>
              <w:t>1.7 (</w:t>
            </w:r>
            <w:r w:rsidR="0062622B" w:rsidRPr="003862D0">
              <w:rPr>
                <w:color w:val="000000" w:themeColor="text1"/>
                <w:sz w:val="18"/>
                <w:szCs w:val="18"/>
                <w:lang w:val="en-GB" w:eastAsia="en-US"/>
              </w:rPr>
              <w:t>–</w:t>
            </w:r>
            <w:r w:rsidRPr="003862D0">
              <w:rPr>
                <w:sz w:val="18"/>
                <w:szCs w:val="18"/>
                <w:lang w:val="en-GB" w:eastAsia="en-US"/>
              </w:rPr>
              <w:t>2.9, 6.2) 100</w:t>
            </w:r>
          </w:p>
        </w:tc>
        <w:tc>
          <w:tcPr>
            <w:tcW w:w="0" w:type="auto"/>
          </w:tcPr>
          <w:p w14:paraId="2BBD26A2" w14:textId="5F42B9F0"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3.9, 6.6) 100</w:t>
            </w:r>
          </w:p>
        </w:tc>
        <w:tc>
          <w:tcPr>
            <w:tcW w:w="0" w:type="auto"/>
          </w:tcPr>
          <w:p w14:paraId="127FE6AD" w14:textId="1DE42353" w:rsidR="00746D06" w:rsidRPr="003862D0" w:rsidRDefault="00746D06" w:rsidP="00152F84">
            <w:pPr>
              <w:pStyle w:val="AR6BodyText"/>
              <w:jc w:val="center"/>
              <w:rPr>
                <w:sz w:val="18"/>
                <w:szCs w:val="18"/>
                <w:lang w:val="en-GB" w:eastAsia="en-US"/>
              </w:rPr>
            </w:pPr>
            <w:r w:rsidRPr="003862D0">
              <w:rPr>
                <w:sz w:val="18"/>
                <w:szCs w:val="18"/>
                <w:lang w:val="en-GB" w:eastAsia="en-US"/>
              </w:rPr>
              <w:t>1.5 (</w:t>
            </w:r>
            <w:r w:rsidR="0062622B" w:rsidRPr="003862D0">
              <w:rPr>
                <w:color w:val="000000" w:themeColor="text1"/>
                <w:sz w:val="18"/>
                <w:szCs w:val="18"/>
                <w:lang w:val="en-GB" w:eastAsia="en-US"/>
              </w:rPr>
              <w:t>–</w:t>
            </w:r>
            <w:r w:rsidRPr="003862D0">
              <w:rPr>
                <w:sz w:val="18"/>
                <w:szCs w:val="18"/>
                <w:lang w:val="en-GB" w:eastAsia="en-US"/>
              </w:rPr>
              <w:t>3.5, 6.4) 100</w:t>
            </w:r>
          </w:p>
        </w:tc>
      </w:tr>
      <w:tr w:rsidR="00746D06" w:rsidRPr="003862D0" w14:paraId="3D9A2D60" w14:textId="77777777" w:rsidTr="00152F84">
        <w:trPr>
          <w:jc w:val="center"/>
        </w:trPr>
        <w:tc>
          <w:tcPr>
            <w:tcW w:w="1752" w:type="dxa"/>
            <w:shd w:val="clear" w:color="auto" w:fill="FFF2CC" w:themeFill="accent4" w:themeFillTint="33"/>
          </w:tcPr>
          <w:p w14:paraId="4320608C" w14:textId="77777777" w:rsidR="00746D06" w:rsidRPr="003862D0" w:rsidRDefault="00746D06" w:rsidP="00152F84">
            <w:pPr>
              <w:pStyle w:val="AR6BodyText"/>
              <w:jc w:val="right"/>
              <w:rPr>
                <w:sz w:val="18"/>
                <w:szCs w:val="18"/>
                <w:lang w:val="en-GB" w:eastAsia="en-US"/>
              </w:rPr>
            </w:pPr>
            <w:r w:rsidRPr="003862D0">
              <w:rPr>
                <w:sz w:val="18"/>
                <w:szCs w:val="18"/>
                <w:lang w:val="en-GB"/>
              </w:rPr>
              <w:t>∆T &gt; 2.0°C</w:t>
            </w:r>
          </w:p>
        </w:tc>
        <w:tc>
          <w:tcPr>
            <w:tcW w:w="0" w:type="auto"/>
            <w:shd w:val="clear" w:color="auto" w:fill="FFF2CC" w:themeFill="accent4" w:themeFillTint="33"/>
          </w:tcPr>
          <w:p w14:paraId="4C24A75C"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3.8 (2.4, 5.8) 36</w:t>
            </w:r>
          </w:p>
        </w:tc>
        <w:tc>
          <w:tcPr>
            <w:tcW w:w="0" w:type="auto"/>
            <w:shd w:val="clear" w:color="auto" w:fill="FFF2CC" w:themeFill="accent4" w:themeFillTint="33"/>
          </w:tcPr>
          <w:p w14:paraId="35355FB8" w14:textId="542BF9A6" w:rsidR="00746D06" w:rsidRPr="003862D0" w:rsidRDefault="00746D06" w:rsidP="00152F84">
            <w:pPr>
              <w:pStyle w:val="AR6BodyText"/>
              <w:jc w:val="center"/>
              <w:rPr>
                <w:sz w:val="18"/>
                <w:szCs w:val="18"/>
                <w:lang w:val="en-GB" w:eastAsia="en-US"/>
              </w:rPr>
            </w:pPr>
            <w:r w:rsidRPr="003862D0">
              <w:rPr>
                <w:sz w:val="18"/>
                <w:szCs w:val="18"/>
                <w:lang w:val="en-GB" w:eastAsia="en-US"/>
              </w:rPr>
              <w:t>2.2 (</w:t>
            </w:r>
            <w:r w:rsidR="0062622B" w:rsidRPr="003862D0">
              <w:rPr>
                <w:color w:val="000000" w:themeColor="text1"/>
                <w:sz w:val="18"/>
                <w:szCs w:val="18"/>
                <w:lang w:val="en-GB" w:eastAsia="en-US"/>
              </w:rPr>
              <w:t>–</w:t>
            </w:r>
            <w:r w:rsidRPr="003862D0">
              <w:rPr>
                <w:sz w:val="18"/>
                <w:szCs w:val="18"/>
                <w:lang w:val="en-GB" w:eastAsia="en-US"/>
              </w:rPr>
              <w:t>2.0, 4.6) 58</w:t>
            </w:r>
          </w:p>
        </w:tc>
        <w:tc>
          <w:tcPr>
            <w:tcW w:w="0" w:type="auto"/>
            <w:shd w:val="clear" w:color="auto" w:fill="FFF2CC" w:themeFill="accent4" w:themeFillTint="33"/>
          </w:tcPr>
          <w:p w14:paraId="5BA5F3E1" w14:textId="36152E9F"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2.2, 8.1) 97</w:t>
            </w:r>
          </w:p>
        </w:tc>
        <w:tc>
          <w:tcPr>
            <w:tcW w:w="0" w:type="auto"/>
            <w:shd w:val="clear" w:color="auto" w:fill="FFF2CC" w:themeFill="accent4" w:themeFillTint="33"/>
          </w:tcPr>
          <w:p w14:paraId="0889D702" w14:textId="65AA5104" w:rsidR="00746D06" w:rsidRPr="003862D0" w:rsidRDefault="00746D06" w:rsidP="00152F84">
            <w:pPr>
              <w:pStyle w:val="AR6BodyText"/>
              <w:jc w:val="center"/>
              <w:rPr>
                <w:sz w:val="18"/>
                <w:szCs w:val="18"/>
                <w:lang w:val="en-GB" w:eastAsia="en-US"/>
              </w:rPr>
            </w:pPr>
            <w:r w:rsidRPr="003862D0">
              <w:rPr>
                <w:sz w:val="18"/>
                <w:szCs w:val="18"/>
                <w:lang w:val="en-GB" w:eastAsia="en-US"/>
              </w:rPr>
              <w:t>2.4 (</w:t>
            </w:r>
            <w:r w:rsidR="0062622B" w:rsidRPr="003862D0">
              <w:rPr>
                <w:color w:val="000000" w:themeColor="text1"/>
                <w:sz w:val="18"/>
                <w:szCs w:val="18"/>
                <w:lang w:val="en-GB" w:eastAsia="en-US"/>
              </w:rPr>
              <w:t>–</w:t>
            </w:r>
            <w:r w:rsidRPr="003862D0">
              <w:rPr>
                <w:sz w:val="18"/>
                <w:szCs w:val="18"/>
                <w:lang w:val="en-GB" w:eastAsia="en-US"/>
              </w:rPr>
              <w:t>4.4, 7.7) 100</w:t>
            </w:r>
          </w:p>
        </w:tc>
        <w:tc>
          <w:tcPr>
            <w:tcW w:w="0" w:type="auto"/>
            <w:shd w:val="clear" w:color="auto" w:fill="FFF2CC" w:themeFill="accent4" w:themeFillTint="33"/>
          </w:tcPr>
          <w:p w14:paraId="2B0A1A28" w14:textId="51F2FCB0" w:rsidR="00746D06" w:rsidRPr="003862D0" w:rsidRDefault="00746D06" w:rsidP="00152F84">
            <w:pPr>
              <w:pStyle w:val="AR6BodyText"/>
              <w:jc w:val="center"/>
              <w:rPr>
                <w:sz w:val="18"/>
                <w:szCs w:val="18"/>
                <w:lang w:val="en-GB" w:eastAsia="en-US"/>
              </w:rPr>
            </w:pPr>
            <w:r w:rsidRPr="003862D0">
              <w:rPr>
                <w:sz w:val="18"/>
                <w:szCs w:val="18"/>
                <w:lang w:val="en-GB" w:eastAsia="en-US"/>
              </w:rPr>
              <w:t>2.8 (</w:t>
            </w:r>
            <w:r w:rsidR="0062622B" w:rsidRPr="003862D0">
              <w:rPr>
                <w:color w:val="000000" w:themeColor="text1"/>
                <w:sz w:val="18"/>
                <w:szCs w:val="18"/>
                <w:lang w:val="en-GB" w:eastAsia="en-US"/>
              </w:rPr>
              <w:t>–</w:t>
            </w:r>
            <w:r w:rsidRPr="003862D0">
              <w:rPr>
                <w:sz w:val="18"/>
                <w:szCs w:val="18"/>
                <w:lang w:val="en-GB" w:eastAsia="en-US"/>
              </w:rPr>
              <w:t>2.8, 8.3) 100</w:t>
            </w:r>
          </w:p>
        </w:tc>
      </w:tr>
      <w:tr w:rsidR="00746D06" w:rsidRPr="003862D0" w14:paraId="72592F1B" w14:textId="77777777" w:rsidTr="00152F84">
        <w:trPr>
          <w:jc w:val="center"/>
        </w:trPr>
        <w:tc>
          <w:tcPr>
            <w:tcW w:w="1752" w:type="dxa"/>
          </w:tcPr>
          <w:p w14:paraId="5ECB823B" w14:textId="77777777" w:rsidR="00746D06" w:rsidRPr="003862D0" w:rsidRDefault="00746D06" w:rsidP="00152F84">
            <w:pPr>
              <w:pStyle w:val="AR6BodyText"/>
              <w:jc w:val="right"/>
              <w:rPr>
                <w:sz w:val="18"/>
                <w:szCs w:val="18"/>
                <w:lang w:val="en-GB" w:eastAsia="en-US"/>
              </w:rPr>
            </w:pPr>
            <w:r w:rsidRPr="003862D0">
              <w:rPr>
                <w:sz w:val="18"/>
                <w:szCs w:val="18"/>
                <w:lang w:val="en-GB"/>
              </w:rPr>
              <w:t>∆T &gt; 3.0°C</w:t>
            </w:r>
          </w:p>
        </w:tc>
        <w:tc>
          <w:tcPr>
            <w:tcW w:w="0" w:type="auto"/>
          </w:tcPr>
          <w:p w14:paraId="405000C7" w14:textId="77777777" w:rsidR="00746D06" w:rsidRPr="003862D0" w:rsidRDefault="00746D06" w:rsidP="00152F84">
            <w:pPr>
              <w:pStyle w:val="AR6BodyText"/>
              <w:jc w:val="center"/>
              <w:rPr>
                <w:sz w:val="18"/>
                <w:szCs w:val="18"/>
                <w:lang w:val="en-GB" w:eastAsia="en-US"/>
              </w:rPr>
            </w:pPr>
            <w:commentRangeStart w:id="1340"/>
            <w:r w:rsidRPr="003862D0">
              <w:rPr>
                <w:sz w:val="18"/>
                <w:szCs w:val="18"/>
                <w:lang w:val="en-GB" w:eastAsia="en-US"/>
              </w:rPr>
              <w:t>- (-, -) 0</w:t>
            </w:r>
            <w:commentRangeEnd w:id="1340"/>
            <w:r w:rsidR="00156D96">
              <w:rPr>
                <w:rStyle w:val="CommentReference"/>
              </w:rPr>
              <w:commentReference w:id="1340"/>
            </w:r>
          </w:p>
        </w:tc>
        <w:tc>
          <w:tcPr>
            <w:tcW w:w="0" w:type="auto"/>
          </w:tcPr>
          <w:p w14:paraId="583AA8FC"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 (-, -) 0</w:t>
            </w:r>
          </w:p>
        </w:tc>
        <w:tc>
          <w:tcPr>
            <w:tcW w:w="0" w:type="auto"/>
          </w:tcPr>
          <w:p w14:paraId="5D71AB74" w14:textId="77777777" w:rsidR="00746D06" w:rsidRPr="003862D0" w:rsidRDefault="00746D06" w:rsidP="00152F84">
            <w:pPr>
              <w:pStyle w:val="AR6BodyText"/>
              <w:jc w:val="center"/>
              <w:rPr>
                <w:sz w:val="18"/>
                <w:szCs w:val="18"/>
                <w:lang w:val="en-GB" w:eastAsia="en-US"/>
              </w:rPr>
            </w:pPr>
            <w:r w:rsidRPr="003862D0">
              <w:rPr>
                <w:sz w:val="18"/>
                <w:szCs w:val="18"/>
                <w:lang w:val="en-GB" w:eastAsia="en-US"/>
              </w:rPr>
              <w:t>4.9 (1.5, 9.6) 54</w:t>
            </w:r>
          </w:p>
        </w:tc>
        <w:tc>
          <w:tcPr>
            <w:tcW w:w="0" w:type="auto"/>
          </w:tcPr>
          <w:p w14:paraId="6CCB6E29" w14:textId="71D4DDE7" w:rsidR="00746D06" w:rsidRPr="003862D0" w:rsidRDefault="00746D06" w:rsidP="00152F84">
            <w:pPr>
              <w:pStyle w:val="AR6BodyText"/>
              <w:jc w:val="center"/>
              <w:rPr>
                <w:sz w:val="18"/>
                <w:szCs w:val="18"/>
                <w:lang w:val="en-GB" w:eastAsia="en-US"/>
              </w:rPr>
            </w:pPr>
            <w:r w:rsidRPr="003862D0">
              <w:rPr>
                <w:sz w:val="18"/>
                <w:szCs w:val="18"/>
                <w:lang w:val="en-GB" w:eastAsia="en-US"/>
              </w:rPr>
              <w:t>4.3 (</w:t>
            </w:r>
            <w:r w:rsidR="0062622B" w:rsidRPr="003862D0">
              <w:rPr>
                <w:color w:val="000000" w:themeColor="text1"/>
                <w:sz w:val="18"/>
                <w:szCs w:val="18"/>
                <w:lang w:val="en-GB" w:eastAsia="en-US"/>
              </w:rPr>
              <w:t>–</w:t>
            </w:r>
            <w:r w:rsidRPr="003862D0">
              <w:rPr>
                <w:sz w:val="18"/>
                <w:szCs w:val="18"/>
                <w:lang w:val="en-GB" w:eastAsia="en-US"/>
              </w:rPr>
              <w:t>4.4, 11.5) 97</w:t>
            </w:r>
          </w:p>
        </w:tc>
        <w:tc>
          <w:tcPr>
            <w:tcW w:w="0" w:type="auto"/>
          </w:tcPr>
          <w:p w14:paraId="534DFFBF" w14:textId="0E51CB53" w:rsidR="00746D06" w:rsidRPr="003862D0" w:rsidRDefault="00746D06" w:rsidP="00152F84">
            <w:pPr>
              <w:pStyle w:val="AR6BodyText"/>
              <w:jc w:val="center"/>
              <w:rPr>
                <w:sz w:val="18"/>
                <w:szCs w:val="18"/>
                <w:lang w:val="en-GB" w:eastAsia="en-US"/>
              </w:rPr>
            </w:pPr>
            <w:r w:rsidRPr="003862D0">
              <w:rPr>
                <w:sz w:val="18"/>
                <w:szCs w:val="18"/>
                <w:lang w:val="en-GB" w:eastAsia="en-US"/>
              </w:rPr>
              <w:t>4.9 (</w:t>
            </w:r>
            <w:r w:rsidR="0062622B" w:rsidRPr="003862D0">
              <w:rPr>
                <w:color w:val="000000" w:themeColor="text1"/>
                <w:sz w:val="18"/>
                <w:szCs w:val="18"/>
                <w:lang w:val="en-GB" w:eastAsia="en-US"/>
              </w:rPr>
              <w:t>–</w:t>
            </w:r>
            <w:r w:rsidRPr="003862D0">
              <w:rPr>
                <w:sz w:val="18"/>
                <w:szCs w:val="18"/>
                <w:lang w:val="en-GB" w:eastAsia="en-US"/>
              </w:rPr>
              <w:t>2.6, 11.0) 100</w:t>
            </w:r>
          </w:p>
        </w:tc>
      </w:tr>
      <w:tr w:rsidR="00746D06" w:rsidRPr="003862D0" w14:paraId="04768C7E" w14:textId="77777777" w:rsidTr="00152F84">
        <w:trPr>
          <w:jc w:val="center"/>
        </w:trPr>
        <w:tc>
          <w:tcPr>
            <w:tcW w:w="1752" w:type="dxa"/>
            <w:shd w:val="clear" w:color="auto" w:fill="FFF2CC" w:themeFill="accent4" w:themeFillTint="33"/>
          </w:tcPr>
          <w:p w14:paraId="62710E26" w14:textId="77777777" w:rsidR="00746D06" w:rsidRPr="003862D0" w:rsidRDefault="00746D06" w:rsidP="00152F84">
            <w:pPr>
              <w:pStyle w:val="AR6BodyText"/>
              <w:jc w:val="right"/>
              <w:rPr>
                <w:sz w:val="18"/>
                <w:szCs w:val="18"/>
                <w:lang w:val="en-GB"/>
              </w:rPr>
            </w:pPr>
            <w:r w:rsidRPr="003862D0">
              <w:rPr>
                <w:sz w:val="18"/>
                <w:szCs w:val="18"/>
                <w:lang w:val="en-GB"/>
              </w:rPr>
              <w:t>∆T &gt; 4.0°C</w:t>
            </w:r>
          </w:p>
        </w:tc>
        <w:tc>
          <w:tcPr>
            <w:tcW w:w="0" w:type="auto"/>
            <w:shd w:val="clear" w:color="auto" w:fill="FFF2CC" w:themeFill="accent4" w:themeFillTint="33"/>
          </w:tcPr>
          <w:p w14:paraId="2638C503" w14:textId="77777777" w:rsidR="00746D06" w:rsidRPr="003862D0" w:rsidRDefault="00746D06" w:rsidP="00152F84">
            <w:pPr>
              <w:pStyle w:val="AR6BodyText"/>
              <w:jc w:val="center"/>
              <w:rPr>
                <w:sz w:val="18"/>
                <w:szCs w:val="18"/>
                <w:lang w:val="en-GB" w:eastAsia="en-US"/>
              </w:rPr>
            </w:pPr>
            <w:r w:rsidRPr="003862D0">
              <w:rPr>
                <w:sz w:val="18"/>
                <w:szCs w:val="18"/>
                <w:lang w:val="en-GB"/>
              </w:rPr>
              <w:t>- (-, -) 0</w:t>
            </w:r>
          </w:p>
        </w:tc>
        <w:tc>
          <w:tcPr>
            <w:tcW w:w="0" w:type="auto"/>
            <w:shd w:val="clear" w:color="auto" w:fill="FFF2CC" w:themeFill="accent4" w:themeFillTint="33"/>
          </w:tcPr>
          <w:p w14:paraId="6AEACB92" w14:textId="77777777" w:rsidR="00746D06" w:rsidRPr="003862D0" w:rsidRDefault="00746D06" w:rsidP="00152F84">
            <w:pPr>
              <w:pStyle w:val="AR6BodyText"/>
              <w:jc w:val="center"/>
              <w:rPr>
                <w:sz w:val="18"/>
                <w:szCs w:val="18"/>
                <w:lang w:val="en-GB" w:eastAsia="en-US"/>
              </w:rPr>
            </w:pPr>
            <w:r w:rsidRPr="003862D0">
              <w:rPr>
                <w:sz w:val="18"/>
                <w:szCs w:val="18"/>
                <w:lang w:val="en-GB"/>
              </w:rPr>
              <w:t>- (-, -) 0</w:t>
            </w:r>
          </w:p>
        </w:tc>
        <w:tc>
          <w:tcPr>
            <w:tcW w:w="0" w:type="auto"/>
            <w:shd w:val="clear" w:color="auto" w:fill="FFF2CC" w:themeFill="accent4" w:themeFillTint="33"/>
          </w:tcPr>
          <w:p w14:paraId="4C9084D1" w14:textId="77777777" w:rsidR="00746D06" w:rsidRPr="003862D0" w:rsidRDefault="00746D06" w:rsidP="00152F84">
            <w:pPr>
              <w:pStyle w:val="AR6BodyText"/>
              <w:jc w:val="center"/>
              <w:rPr>
                <w:sz w:val="18"/>
                <w:szCs w:val="18"/>
                <w:lang w:val="en-GB" w:eastAsia="en-US"/>
              </w:rPr>
            </w:pPr>
            <w:r w:rsidRPr="003862D0">
              <w:rPr>
                <w:sz w:val="18"/>
                <w:szCs w:val="18"/>
                <w:lang w:val="en-GB"/>
              </w:rPr>
              <w:t>4.2 (1.3, 6.3) 9</w:t>
            </w:r>
          </w:p>
        </w:tc>
        <w:tc>
          <w:tcPr>
            <w:tcW w:w="0" w:type="auto"/>
            <w:shd w:val="clear" w:color="auto" w:fill="FFF2CC" w:themeFill="accent4" w:themeFillTint="33"/>
          </w:tcPr>
          <w:p w14:paraId="5F442B9A" w14:textId="72F1F1E9" w:rsidR="00746D06" w:rsidRPr="003862D0" w:rsidRDefault="00746D06" w:rsidP="00152F84">
            <w:pPr>
              <w:pStyle w:val="AR6BodyText"/>
              <w:jc w:val="center"/>
              <w:rPr>
                <w:sz w:val="18"/>
                <w:szCs w:val="18"/>
                <w:lang w:val="en-GB" w:eastAsia="en-US"/>
              </w:rPr>
            </w:pPr>
            <w:r w:rsidRPr="003862D0">
              <w:rPr>
                <w:sz w:val="18"/>
                <w:szCs w:val="18"/>
                <w:lang w:val="en-GB"/>
              </w:rPr>
              <w:t>5.1 (</w:t>
            </w:r>
            <w:r w:rsidR="0062622B" w:rsidRPr="003862D0">
              <w:rPr>
                <w:color w:val="000000" w:themeColor="text1"/>
                <w:sz w:val="18"/>
                <w:szCs w:val="18"/>
                <w:lang w:val="en-GB" w:eastAsia="en-US"/>
              </w:rPr>
              <w:t>–</w:t>
            </w:r>
            <w:r w:rsidRPr="003862D0">
              <w:rPr>
                <w:sz w:val="18"/>
                <w:szCs w:val="18"/>
                <w:lang w:val="en-GB"/>
              </w:rPr>
              <w:t>2.5, 11.1) 57</w:t>
            </w:r>
          </w:p>
        </w:tc>
        <w:tc>
          <w:tcPr>
            <w:tcW w:w="0" w:type="auto"/>
            <w:shd w:val="clear" w:color="auto" w:fill="FFF2CC" w:themeFill="accent4" w:themeFillTint="33"/>
          </w:tcPr>
          <w:p w14:paraId="55499F71" w14:textId="46DA71C7" w:rsidR="00746D06" w:rsidRPr="003862D0" w:rsidRDefault="00746D06" w:rsidP="00152F84">
            <w:pPr>
              <w:pStyle w:val="AR6BodyText"/>
              <w:jc w:val="center"/>
              <w:rPr>
                <w:sz w:val="18"/>
                <w:szCs w:val="18"/>
                <w:lang w:val="en-GB" w:eastAsia="en-US"/>
              </w:rPr>
            </w:pPr>
            <w:r w:rsidRPr="003862D0">
              <w:rPr>
                <w:sz w:val="18"/>
                <w:szCs w:val="18"/>
                <w:lang w:val="en-GB"/>
              </w:rPr>
              <w:t>6.4 (</w:t>
            </w:r>
            <w:r w:rsidR="0062622B" w:rsidRPr="003862D0">
              <w:rPr>
                <w:color w:val="000000" w:themeColor="text1"/>
                <w:sz w:val="18"/>
                <w:szCs w:val="18"/>
                <w:lang w:val="en-GB" w:eastAsia="en-US"/>
              </w:rPr>
              <w:t>–</w:t>
            </w:r>
            <w:r w:rsidRPr="003862D0">
              <w:rPr>
                <w:sz w:val="18"/>
                <w:szCs w:val="18"/>
                <w:lang w:val="en-GB"/>
              </w:rPr>
              <w:t>3.4, 15.0) 85</w:t>
            </w:r>
          </w:p>
        </w:tc>
      </w:tr>
      <w:bookmarkEnd w:id="1329"/>
    </w:tbl>
    <w:p w14:paraId="52F87A77" w14:textId="77777777" w:rsidR="00746D06" w:rsidRPr="003862D0" w:rsidRDefault="00746D06" w:rsidP="00746D06">
      <w:pPr>
        <w:pStyle w:val="AR6BodyText"/>
        <w:rPr>
          <w:b/>
          <w:lang w:val="en-GB"/>
        </w:rPr>
      </w:pPr>
    </w:p>
    <w:p w14:paraId="217F0604" w14:textId="77777777" w:rsidR="00746D06" w:rsidRPr="003862D0" w:rsidRDefault="00746D06" w:rsidP="00746D06">
      <w:pPr>
        <w:pStyle w:val="AR6BodyText"/>
        <w:rPr>
          <w:b/>
          <w:lang w:val="en-GB"/>
        </w:rPr>
      </w:pPr>
      <w:r w:rsidRPr="003862D0">
        <w:rPr>
          <w:b/>
          <w:lang w:val="en-GB"/>
        </w:rPr>
        <w:t>[END TABLE 4.3 HERE]</w:t>
      </w:r>
    </w:p>
    <w:p w14:paraId="0CF0F5B0" w14:textId="77777777" w:rsidR="00A3162F" w:rsidRPr="003862D0" w:rsidRDefault="00A3162F" w:rsidP="00746D06">
      <w:pPr>
        <w:pStyle w:val="AR6BodyText"/>
        <w:rPr>
          <w:lang w:val="en-GB"/>
        </w:rPr>
      </w:pPr>
    </w:p>
    <w:p w14:paraId="211698AD" w14:textId="710B9C85" w:rsidR="00746D06" w:rsidRPr="003862D0" w:rsidRDefault="00746D06" w:rsidP="00746D06">
      <w:pPr>
        <w:pStyle w:val="AR6BodyText"/>
        <w:rPr>
          <w:lang w:val="en-GB"/>
        </w:rPr>
      </w:pPr>
      <w:r w:rsidRPr="003862D0">
        <w:rPr>
          <w:lang w:val="en-GB"/>
        </w:rPr>
        <w:br/>
      </w:r>
      <w:r w:rsidRPr="003862D0">
        <w:rPr>
          <w:color w:val="000000" w:themeColor="text1"/>
          <w:lang w:val="en-GB" w:eastAsia="en-US"/>
        </w:rPr>
        <w:t xml:space="preserve">Relative to 1995–2014, and across all of the scenarios considered here, CMIP6 models show greater increases in precipitation over land than either globally or over </w:t>
      </w:r>
      <w:r w:rsidR="00EA57F8" w:rsidRPr="003862D0">
        <w:rPr>
          <w:color w:val="000000" w:themeColor="text1"/>
          <w:lang w:val="en-GB" w:eastAsia="en-US"/>
        </w:rPr>
        <w:t xml:space="preserve">the </w:t>
      </w:r>
      <w:r w:rsidR="00D323E5" w:rsidRPr="003862D0">
        <w:rPr>
          <w:color w:val="000000" w:themeColor="text1"/>
          <w:lang w:val="en-GB" w:eastAsia="en-US"/>
        </w:rPr>
        <w:t>ocean</w:t>
      </w:r>
      <w:r w:rsidRPr="003862D0">
        <w:rPr>
          <w:color w:val="000000" w:themeColor="text1"/>
          <w:lang w:val="en-GB" w:eastAsia="en-US"/>
        </w:rPr>
        <w:t xml:space="preserve"> (</w:t>
      </w:r>
      <w:del w:id="1341" w:author="Ian Blenkinsop" w:date="2021-07-26T17:34:00Z">
        <w:r w:rsidRPr="003862D0" w:rsidDel="00F011E8">
          <w:rPr>
            <w:color w:val="000000" w:themeColor="text1"/>
            <w:lang w:val="en-GB" w:eastAsia="en-US"/>
          </w:rPr>
          <w:delText xml:space="preserve">see </w:delText>
        </w:r>
      </w:del>
      <w:r w:rsidR="00FA6D4F" w:rsidRPr="003862D0">
        <w:rPr>
          <w:color w:val="000000" w:themeColor="text1"/>
          <w:lang w:val="en-GB" w:eastAsia="en-US"/>
        </w:rPr>
        <w:t>Table 4.3</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 Over the Northern Hemisphere</w:t>
      </w:r>
      <w:ins w:id="1342" w:author="Ian Blenkinsop" w:date="2021-07-27T11:10:00Z">
        <w:r w:rsidR="002B0FB9">
          <w:rPr>
            <w:color w:val="000000" w:themeColor="text1"/>
            <w:lang w:val="en-GB" w:eastAsia="en-US"/>
          </w:rPr>
          <w:t xml:space="preserve"> (NH)</w:t>
        </w:r>
      </w:ins>
      <w:r w:rsidRPr="003862D0">
        <w:rPr>
          <w:color w:val="000000" w:themeColor="text1"/>
          <w:lang w:val="en-GB" w:eastAsia="en-US"/>
        </w:rPr>
        <w:t xml:space="preserve"> </w:t>
      </w:r>
      <w:ins w:id="1343" w:author="Sara M Tuson" w:date="2021-07-17T16:58:00Z">
        <w:r w:rsidR="00AB3B20">
          <w:rPr>
            <w:color w:val="000000" w:themeColor="text1"/>
            <w:lang w:val="en-GB" w:eastAsia="en-US"/>
          </w:rPr>
          <w:t>e</w:t>
        </w:r>
      </w:ins>
      <w:del w:id="1344" w:author="Sara M Tuson" w:date="2021-07-17T16:58:00Z">
        <w:r w:rsidR="00141837" w:rsidRPr="003862D0" w:rsidDel="00AB3B20">
          <w:rPr>
            <w:color w:val="000000" w:themeColor="text1"/>
            <w:lang w:val="en-GB" w:eastAsia="en-US"/>
          </w:rPr>
          <w:delText>E</w:delText>
        </w:r>
      </w:del>
      <w:r w:rsidR="00141837" w:rsidRPr="003862D0">
        <w:rPr>
          <w:color w:val="000000" w:themeColor="text1"/>
          <w:lang w:val="en-GB" w:eastAsia="en-US"/>
        </w:rPr>
        <w:t>xtratropics</w:t>
      </w:r>
      <w:r w:rsidRPr="003862D0">
        <w:rPr>
          <w:color w:val="000000" w:themeColor="text1"/>
          <w:lang w:val="en-GB" w:eastAsia="en-US"/>
        </w:rPr>
        <w:t>, the 5–95% changes in precipitation over land between 1995–2014 and 2021–2040, 2041–2060, and 2081–2100</w:t>
      </w:r>
      <w:r w:rsidR="00442C7F" w:rsidRPr="003862D0">
        <w:rPr>
          <w:color w:val="000000" w:themeColor="text1"/>
          <w:lang w:val="en-GB" w:eastAsia="en-US"/>
        </w:rPr>
        <w:t>,</w:t>
      </w:r>
      <w:r w:rsidRPr="003862D0">
        <w:rPr>
          <w:color w:val="000000" w:themeColor="text1"/>
          <w:lang w:val="en-GB" w:eastAsia="en-US"/>
        </w:rPr>
        <w:t xml:space="preserve"> following SSP5-8.5</w:t>
      </w:r>
      <w:r w:rsidR="00442C7F" w:rsidRPr="003862D0">
        <w:rPr>
          <w:color w:val="000000" w:themeColor="text1"/>
          <w:lang w:val="en-GB" w:eastAsia="en-US"/>
        </w:rPr>
        <w:t>,</w:t>
      </w:r>
      <w:r w:rsidRPr="003862D0">
        <w:rPr>
          <w:color w:val="000000" w:themeColor="text1"/>
          <w:lang w:val="en-GB" w:eastAsia="en-US"/>
        </w:rPr>
        <w:t xml:space="preserve"> are 0.6–4.9%, 1.5–8.8%, and 4.7–17.2%, respectively (</w:t>
      </w:r>
      <w:r w:rsidR="00FA6D4F" w:rsidRPr="003862D0">
        <w:rPr>
          <w:color w:val="000000" w:themeColor="text1"/>
          <w:lang w:val="en-GB" w:eastAsia="en-US"/>
        </w:rPr>
        <w:t>Figure 4.4</w:t>
      </w:r>
      <w:r w:rsidRPr="003862D0">
        <w:rPr>
          <w:color w:val="000000" w:themeColor="text1"/>
          <w:lang w:val="en-GB" w:eastAsia="en-US"/>
        </w:rPr>
        <w:t xml:space="preserve">). At the other end of scenario spectrum, SSP1-1.9, the corresponding changes are 0.6–5.4%, 0.6–7.3%, and 0.2–7.7%, respectively. By contrast, over the </w:t>
      </w:r>
      <w:r w:rsidRPr="003862D0">
        <w:rPr>
          <w:lang w:val="en-GB"/>
        </w:rPr>
        <w:t>North Atlantic subtropics, precipitation decreases by about 10% following SSP3-7.0 and SSP5-8. There is no change in subtropical precipitation in the North Atlantic following SSP1-1.9, SSP1-2.6, or SSP2-4.5 (</w:t>
      </w:r>
      <w:r w:rsidRPr="003862D0">
        <w:rPr>
          <w:i/>
          <w:lang w:val="en-GB"/>
        </w:rPr>
        <w:t>high confidence</w:t>
      </w:r>
      <w:r w:rsidRPr="003862D0">
        <w:rPr>
          <w:lang w:val="en-GB"/>
        </w:rPr>
        <w:t>); thereby highlighting the potential limitations of pattern scaling for regional hydrological changes (</w:t>
      </w:r>
      <w:del w:id="1345" w:author="Sara M Tuson" w:date="2021-07-15T14:45:00Z">
        <w:r w:rsidRPr="003862D0" w:rsidDel="00097141">
          <w:rPr>
            <w:lang w:val="en-GB"/>
          </w:rPr>
          <w:delText xml:space="preserve">see also </w:delText>
        </w:r>
      </w:del>
      <w:r w:rsidRPr="003862D0">
        <w:rPr>
          <w:lang w:val="en-GB"/>
        </w:rPr>
        <w:t xml:space="preserve">Section 8.5.3). The reasons for the opposing changes in these two regions are </w:t>
      </w:r>
      <w:r w:rsidR="00101FD8" w:rsidRPr="003862D0">
        <w:rPr>
          <w:lang w:val="en-GB"/>
        </w:rPr>
        <w:t>assessed</w:t>
      </w:r>
      <w:r w:rsidRPr="003862D0">
        <w:rPr>
          <w:lang w:val="en-GB"/>
        </w:rPr>
        <w:t xml:space="preserve"> in Chapter 8.</w:t>
      </w:r>
    </w:p>
    <w:p w14:paraId="7AEBFACA" w14:textId="77777777" w:rsidR="00746D06" w:rsidRPr="003862D0" w:rsidRDefault="00746D06" w:rsidP="00746D06">
      <w:pPr>
        <w:pStyle w:val="AR6BodyText"/>
        <w:rPr>
          <w:color w:val="000000" w:themeColor="text1"/>
          <w:lang w:val="en-GB" w:eastAsia="en-US"/>
        </w:rPr>
      </w:pPr>
    </w:p>
    <w:p w14:paraId="499AAEBD" w14:textId="77777777" w:rsidR="00A3162F" w:rsidRPr="003862D0" w:rsidRDefault="00A3162F" w:rsidP="00746D06">
      <w:pPr>
        <w:pStyle w:val="AR6BodyText"/>
        <w:rPr>
          <w:color w:val="000000" w:themeColor="text1"/>
          <w:lang w:val="en-GB" w:eastAsia="en-US"/>
        </w:rPr>
      </w:pPr>
    </w:p>
    <w:p w14:paraId="4A00FE56" w14:textId="77777777" w:rsidR="00746D06" w:rsidRPr="003862D0" w:rsidRDefault="00746D06" w:rsidP="00746D06">
      <w:pPr>
        <w:pStyle w:val="AR6BodyText"/>
        <w:rPr>
          <w:b/>
          <w:color w:val="000000"/>
          <w:lang w:val="en-GB"/>
        </w:rPr>
      </w:pPr>
      <w:r w:rsidRPr="003862D0">
        <w:rPr>
          <w:b/>
          <w:color w:val="000000"/>
          <w:lang w:val="en-GB"/>
        </w:rPr>
        <w:t>[START FIGURE 4.4 HERE]</w:t>
      </w:r>
    </w:p>
    <w:p w14:paraId="1B582A3D" w14:textId="52C502FF" w:rsidR="00746D06" w:rsidRPr="003862D0" w:rsidRDefault="00746D06" w:rsidP="00EA67E3">
      <w:pPr>
        <w:pStyle w:val="AR6BodyText"/>
        <w:rPr>
          <w:b/>
          <w:lang w:val="en-GB"/>
        </w:rPr>
      </w:pPr>
    </w:p>
    <w:p w14:paraId="205920FB" w14:textId="2D968C48" w:rsidR="00746D06" w:rsidRPr="003862D0" w:rsidRDefault="00746D06" w:rsidP="00746D06">
      <w:pPr>
        <w:pStyle w:val="AR6Chap4Figure"/>
        <w:rPr>
          <w:color w:val="000000" w:themeColor="text1"/>
          <w:lang w:val="en-GB"/>
        </w:rPr>
      </w:pPr>
      <w:bookmarkStart w:id="1346" w:name="_Ref5024847"/>
      <w:bookmarkStart w:id="1347" w:name="_Ref29555291"/>
      <w:bookmarkStart w:id="1348" w:name="_Ref56849591"/>
      <w:bookmarkStart w:id="1349" w:name="_Toc69750249"/>
      <w:r w:rsidRPr="003862D0">
        <w:rPr>
          <w:b/>
          <w:bCs/>
          <w:lang w:val="en-GB"/>
        </w:rPr>
        <w:t>CMIP6 annual mean precipitation changes (%) from historical and scenario simulations</w:t>
      </w:r>
      <w:r w:rsidRPr="003862D0">
        <w:rPr>
          <w:lang w:val="en-GB"/>
        </w:rPr>
        <w:t xml:space="preserve">. (a) Northern Hemisphere extratropics (30°N–90°N). (b) North Atlantic subtropics (5°N–30°N, 80°W–0°). Changes are relative to 1995–2014 averages. </w:t>
      </w:r>
      <w:bookmarkEnd w:id="1346"/>
      <w:r w:rsidRPr="003862D0">
        <w:rPr>
          <w:lang w:val="en-GB"/>
        </w:rPr>
        <w:t>Displayed are multi-model averages and</w:t>
      </w:r>
      <w:r w:rsidR="004A09B7" w:rsidRPr="003862D0">
        <w:rPr>
          <w:lang w:val="en-GB"/>
        </w:rPr>
        <w:t>, in par</w:t>
      </w:r>
      <w:r w:rsidR="00DC1EC0" w:rsidRPr="003862D0">
        <w:rPr>
          <w:lang w:val="en-GB"/>
        </w:rPr>
        <w:t>e</w:t>
      </w:r>
      <w:r w:rsidR="004A09B7" w:rsidRPr="003862D0">
        <w:rPr>
          <w:lang w:val="en-GB"/>
        </w:rPr>
        <w:t>ntheses,</w:t>
      </w:r>
      <w:r w:rsidRPr="003862D0">
        <w:rPr>
          <w:lang w:val="en-GB"/>
        </w:rPr>
        <w:t xml:space="preserve"> </w:t>
      </w:r>
      <w:r w:rsidR="00263D75" w:rsidRPr="003862D0">
        <w:rPr>
          <w:lang w:val="en-GB"/>
        </w:rPr>
        <w:t>5–95%</w:t>
      </w:r>
      <w:r w:rsidRPr="003862D0">
        <w:rPr>
          <w:lang w:val="en-GB"/>
        </w:rPr>
        <w:t xml:space="preserve"> ranges. The numbers inside each panel are the number of model simulations.</w:t>
      </w:r>
      <w:bookmarkEnd w:id="1347"/>
      <w:r w:rsidRPr="003862D0">
        <w:rPr>
          <w:lang w:val="en-GB"/>
        </w:rPr>
        <w:t xml:space="preserve"> </w:t>
      </w:r>
      <w:bookmarkEnd w:id="1348"/>
      <w:r w:rsidRPr="003862D0">
        <w:rPr>
          <w:color w:val="000000" w:themeColor="text1"/>
          <w:lang w:val="en-GB"/>
        </w:rPr>
        <w:t>Results are derived from concentration-driven simulations.</w:t>
      </w:r>
      <w:r w:rsidR="008A5FB7">
        <w:rPr>
          <w:color w:val="000000" w:themeColor="text1"/>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349"/>
    </w:p>
    <w:p w14:paraId="16530737" w14:textId="77777777" w:rsidR="00746D06" w:rsidRPr="003862D0" w:rsidRDefault="00746D06" w:rsidP="00746D06">
      <w:pPr>
        <w:pStyle w:val="AR6BodyText"/>
        <w:rPr>
          <w:lang w:val="en-GB"/>
        </w:rPr>
      </w:pPr>
    </w:p>
    <w:p w14:paraId="0A488E25" w14:textId="77777777" w:rsidR="00746D06" w:rsidRPr="003862D0" w:rsidRDefault="00746D06" w:rsidP="00746D06">
      <w:pPr>
        <w:pStyle w:val="AR6BodyText"/>
        <w:rPr>
          <w:b/>
          <w:color w:val="000000"/>
          <w:lang w:val="en-GB"/>
        </w:rPr>
      </w:pPr>
      <w:r w:rsidRPr="003862D0">
        <w:rPr>
          <w:b/>
          <w:color w:val="000000"/>
          <w:lang w:val="en-GB"/>
        </w:rPr>
        <w:t>[END FIGURE 4.4 HERE]</w:t>
      </w:r>
    </w:p>
    <w:p w14:paraId="1C81C7A8" w14:textId="77777777" w:rsidR="00746D06" w:rsidRPr="003862D0" w:rsidRDefault="00746D06" w:rsidP="00746D06">
      <w:pPr>
        <w:rPr>
          <w:lang w:val="en-GB"/>
        </w:rPr>
      </w:pPr>
    </w:p>
    <w:p w14:paraId="6D90830D" w14:textId="77777777" w:rsidR="00143B87" w:rsidRPr="003862D0" w:rsidRDefault="00143B87" w:rsidP="00377ACF">
      <w:pPr>
        <w:pStyle w:val="AR6BodyText"/>
        <w:rPr>
          <w:lang w:val="en-GB"/>
        </w:rPr>
      </w:pPr>
    </w:p>
    <w:p w14:paraId="5C007924" w14:textId="41116EBF" w:rsidR="00143B87" w:rsidRPr="003862D0" w:rsidRDefault="00143B87" w:rsidP="00143B87">
      <w:pPr>
        <w:pStyle w:val="AR6Chap4Level2411"/>
        <w:rPr>
          <w:lang w:val="en-GB"/>
        </w:rPr>
      </w:pPr>
      <w:bookmarkStart w:id="1350" w:name="_Ref5022790"/>
      <w:bookmarkStart w:id="1351" w:name="_Toc5498089"/>
      <w:bookmarkStart w:id="1352" w:name="_Toc5498123"/>
      <w:bookmarkStart w:id="1353" w:name="_Toc5498412"/>
      <w:bookmarkStart w:id="1354" w:name="_Toc5498895"/>
      <w:bookmarkStart w:id="1355" w:name="_Toc5500947"/>
      <w:bookmarkStart w:id="1356" w:name="_Toc5778466"/>
      <w:bookmarkStart w:id="1357" w:name="_Toc29748263"/>
      <w:bookmarkStart w:id="1358" w:name="_Toc29748449"/>
      <w:bookmarkStart w:id="1359" w:name="_Toc29749202"/>
      <w:bookmarkStart w:id="1360" w:name="_Toc29751012"/>
      <w:bookmarkStart w:id="1361" w:name="_Toc33523269"/>
      <w:bookmarkStart w:id="1362" w:name="_Toc56878739"/>
      <w:bookmarkStart w:id="1363" w:name="_Toc56879160"/>
      <w:bookmarkStart w:id="1364" w:name="_Toc56879702"/>
      <w:bookmarkStart w:id="1365" w:name="_Toc56880368"/>
      <w:bookmarkStart w:id="1366" w:name="_Toc56880464"/>
      <w:bookmarkStart w:id="1367" w:name="_Toc56880534"/>
      <w:bookmarkStart w:id="1368" w:name="_Toc56880658"/>
      <w:bookmarkStart w:id="1369" w:name="_Toc56881932"/>
      <w:bookmarkStart w:id="1370" w:name="_Toc57156843"/>
      <w:bookmarkStart w:id="1371" w:name="_Toc65519589"/>
      <w:bookmarkStart w:id="1372" w:name="_Toc66099773"/>
      <w:bookmarkStart w:id="1373" w:name="_Toc66646020"/>
      <w:bookmarkStart w:id="1374" w:name="_Toc69752490"/>
      <w:bookmarkStart w:id="1375" w:name="_Toc66379303"/>
      <w:bookmarkStart w:id="1376" w:name="_Toc66466963"/>
      <w:bookmarkStart w:id="1377" w:name="_Toc66467247"/>
      <w:bookmarkStart w:id="1378" w:name="_Toc66574502"/>
      <w:bookmarkStart w:id="1379" w:name="_Toc66574673"/>
      <w:r w:rsidRPr="003862D0">
        <w:rPr>
          <w:lang w:val="en-GB"/>
        </w:rPr>
        <w:t>Cryosphere, Ocean, and Biosphere</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r w:rsidR="00740C3E" w:rsidRPr="003862D0">
        <w:rPr>
          <w:lang w:val="en-GB"/>
        </w:rPr>
        <w:t xml:space="preserve"> </w:t>
      </w:r>
      <w:bookmarkEnd w:id="1375"/>
      <w:bookmarkEnd w:id="1376"/>
      <w:bookmarkEnd w:id="1377"/>
      <w:bookmarkEnd w:id="1378"/>
      <w:bookmarkEnd w:id="1379"/>
    </w:p>
    <w:p w14:paraId="193437D1" w14:textId="77777777" w:rsidR="00143B87" w:rsidRPr="003862D0" w:rsidRDefault="00143B87" w:rsidP="00143B87">
      <w:pPr>
        <w:pStyle w:val="AR6BodyText"/>
        <w:rPr>
          <w:rFonts w:eastAsia="Batang"/>
          <w:lang w:val="en-GB" w:eastAsia="ko-KR"/>
        </w:rPr>
      </w:pPr>
    </w:p>
    <w:p w14:paraId="034E0952" w14:textId="77777777" w:rsidR="00143B87" w:rsidRPr="003862D0" w:rsidRDefault="00143B87" w:rsidP="00143B87">
      <w:pPr>
        <w:pStyle w:val="AR6Chap4Level34111"/>
        <w:rPr>
          <w:lang w:val="en-GB"/>
        </w:rPr>
      </w:pPr>
      <w:bookmarkStart w:id="1380" w:name="_Toc5778467"/>
      <w:bookmarkStart w:id="1381" w:name="_Toc29748264"/>
      <w:bookmarkStart w:id="1382" w:name="_Toc29748450"/>
      <w:bookmarkStart w:id="1383" w:name="_Toc29749203"/>
      <w:bookmarkStart w:id="1384" w:name="_Toc29751013"/>
      <w:bookmarkStart w:id="1385" w:name="_Toc33523270"/>
      <w:bookmarkStart w:id="1386" w:name="_Toc57156844"/>
      <w:bookmarkStart w:id="1387" w:name="_Toc66466964"/>
      <w:bookmarkStart w:id="1388" w:name="_Toc66467248"/>
      <w:bookmarkStart w:id="1389" w:name="_Toc66574503"/>
      <w:bookmarkStart w:id="1390" w:name="_Toc66574674"/>
      <w:bookmarkStart w:id="1391" w:name="_Toc66646021"/>
      <w:bookmarkStart w:id="1392" w:name="_Toc69752491"/>
      <w:r w:rsidRPr="003862D0">
        <w:rPr>
          <w:lang w:val="en-GB"/>
        </w:rPr>
        <w:t>Arctic Sea Ice</w:t>
      </w:r>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14:paraId="63C851B3" w14:textId="68EA0C7F" w:rsidR="00143B87" w:rsidRPr="003862D0" w:rsidRDefault="00143B87" w:rsidP="00143B87">
      <w:pPr>
        <w:pStyle w:val="AR6BodyText"/>
        <w:rPr>
          <w:lang w:val="en-GB" w:eastAsia="en-US"/>
        </w:rPr>
      </w:pPr>
      <w:r w:rsidRPr="003862D0">
        <w:rPr>
          <w:lang w:val="en-GB" w:eastAsia="en-US"/>
        </w:rPr>
        <w:br/>
      </w:r>
      <w:ins w:id="1393"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simulations that there will be year-round </w:t>
      </w:r>
      <w:r w:rsidRPr="003862D0">
        <w:rPr>
          <w:lang w:val="en-GB" w:eastAsia="en-US"/>
        </w:rPr>
        <w:t xml:space="preserve">reductions of Arctic sea ice coverage by the end of this century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 These range from 43% under RCP2.6 and 94% under RCP8.5 in September, and from 8% under RCP2.6 and 34% under RCP8.5 in March (</w:t>
      </w:r>
      <w:r w:rsidRPr="003862D0">
        <w:rPr>
          <w:i/>
          <w:lang w:val="en-GB" w:eastAsia="en-US"/>
        </w:rPr>
        <w:t>medium confidence</w:t>
      </w:r>
      <w:r w:rsidRPr="003862D0">
        <w:rPr>
          <w:lang w:val="en-GB" w:eastAsia="en-US"/>
        </w:rPr>
        <w:t>). Based on a five-member selection of CMIP5 models, AR5 further assessed that for RCP8.5, Arctic sea</w:t>
      </w:r>
      <w:ins w:id="1394" w:author="Sara M Tuson" w:date="2021-07-17T14:38:00Z">
        <w:r w:rsidR="00AE1927">
          <w:rPr>
            <w:lang w:val="en-GB" w:eastAsia="en-US"/>
          </w:rPr>
          <w:t xml:space="preserve"> </w:t>
        </w:r>
      </w:ins>
      <w:del w:id="1395" w:author="Sara M Tuson" w:date="2021-07-17T14:38:00Z">
        <w:r w:rsidRPr="003862D0" w:rsidDel="00AE1927">
          <w:rPr>
            <w:lang w:val="en-GB" w:eastAsia="en-US"/>
          </w:rPr>
          <w:delText>-</w:delText>
        </w:r>
      </w:del>
      <w:r w:rsidRPr="003862D0">
        <w:rPr>
          <w:lang w:val="en-GB" w:eastAsia="en-US"/>
        </w:rPr>
        <w:t>ice coverage in September will drop below 1 million km</w:t>
      </w:r>
      <w:r w:rsidRPr="003862D0">
        <w:rPr>
          <w:vertAlign w:val="superscript"/>
          <w:lang w:val="en-GB" w:eastAsia="en-US"/>
        </w:rPr>
        <w:t>2</w:t>
      </w:r>
      <w:r w:rsidRPr="003862D0">
        <w:rPr>
          <w:lang w:val="en-GB" w:eastAsia="en-US"/>
        </w:rPr>
        <w:t xml:space="preserve"> and be practically ice free at some point </w:t>
      </w:r>
      <w:r w:rsidRPr="003862D0">
        <w:rPr>
          <w:lang w:val="en-GB" w:eastAsia="en-US"/>
        </w:rPr>
        <w:lastRenderedPageBreak/>
        <w:t>between 2040 and 2060.</w:t>
      </w:r>
      <w:del w:id="1396" w:author="Sara M Tuson" w:date="2021-07-15T20:26:00Z">
        <w:r w:rsidRPr="003862D0" w:rsidDel="00092429">
          <w:rPr>
            <w:lang w:val="en-GB" w:eastAsia="en-US"/>
          </w:rPr>
          <w:delText xml:space="preserve">  </w:delText>
        </w:r>
      </w:del>
      <w:ins w:id="1397" w:author="Sara M Tuson" w:date="2021-07-15T20:26:00Z">
        <w:r w:rsidR="00092429">
          <w:rPr>
            <w:lang w:val="en-GB" w:eastAsia="en-US"/>
          </w:rPr>
          <w:t xml:space="preserve"> </w:t>
        </w:r>
      </w:ins>
      <w:ins w:id="1398" w:author="Sara M Tuson" w:date="2021-07-16T15:35:00Z">
        <w:r w:rsidR="009679B5">
          <w:rPr>
            <w:lang w:val="en-GB" w:eastAsia="en-US"/>
          </w:rPr>
          <w:t xml:space="preserve">The </w:t>
        </w:r>
      </w:ins>
      <w:r w:rsidRPr="003862D0">
        <w:rPr>
          <w:lang w:val="en-GB" w:eastAsia="en-US"/>
        </w:rPr>
        <w:t>SROCC further assessed that the probability of an ice-free Arctic in September for stabilized global warming of 1.5</w:t>
      </w:r>
      <w:r w:rsidRPr="003862D0">
        <w:rPr>
          <w:color w:val="000000" w:themeColor="text1"/>
          <w:lang w:val="en-GB" w:eastAsia="en-US"/>
        </w:rPr>
        <w:sym w:font="Symbol" w:char="F0B0"/>
      </w:r>
      <w:r w:rsidRPr="003862D0">
        <w:rPr>
          <w:color w:val="000000" w:themeColor="text1"/>
          <w:lang w:val="en-GB" w:eastAsia="en-US"/>
        </w:rPr>
        <w:t>C and 2.0</w:t>
      </w:r>
      <w:r w:rsidRPr="003862D0">
        <w:rPr>
          <w:color w:val="000000" w:themeColor="text1"/>
          <w:lang w:val="en-GB" w:eastAsia="en-US"/>
        </w:rPr>
        <w:sym w:font="Symbol" w:char="F0B0"/>
      </w:r>
      <w:r w:rsidRPr="003862D0">
        <w:rPr>
          <w:color w:val="000000" w:themeColor="text1"/>
          <w:lang w:val="en-GB" w:eastAsia="en-US"/>
        </w:rPr>
        <w:t>C</w:t>
      </w:r>
      <w:r w:rsidRPr="003862D0">
        <w:rPr>
          <w:lang w:val="en-GB" w:eastAsia="en-US"/>
        </w:rPr>
        <w:t xml:space="preserve"> is approximately 1% and 10</w:t>
      </w:r>
      <w:r w:rsidR="003F27EE" w:rsidRPr="003862D0">
        <w:rPr>
          <w:lang w:val="en-GB" w:eastAsia="en-US"/>
        </w:rPr>
        <w:t>–</w:t>
      </w:r>
      <w:r w:rsidRPr="003862D0">
        <w:rPr>
          <w:lang w:val="en-GB" w:eastAsia="en-US"/>
        </w:rPr>
        <w:t>35%, respectively</w:t>
      </w:r>
      <w:r w:rsidR="00CD46C5" w:rsidRPr="003862D0">
        <w:rPr>
          <w:lang w:val="en-GB" w:eastAsia="en-US"/>
        </w:rPr>
        <w:t xml:space="preserve"> </w:t>
      </w:r>
      <w:r w:rsidR="00F563A1" w:rsidRPr="003862D0">
        <w:rPr>
          <w:lang w:val="en-GB" w:eastAsia="en-US"/>
        </w:rPr>
        <w:fldChar w:fldCharType="begin" w:fldLock="1"/>
      </w:r>
      <w:r w:rsidR="00615634">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 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M.", "non-dropping-particle" : "", "parse-names" : false, "suffix" : "" } ], "id" : "ITEM-1", "issued" : { "date-parts" : [ [ "2019" ] ] }, "number-of-pages" : "755", "publisher" : "In Press", "title" : "IPCC Special Report on the Ocean and Cryosphere in a Changing Climate", "translator" : [ { "dropping-particle" : "", "family" : "K5171", "given" : "Rt12", "non-dropping-particle" : "", "parse-names" : false, "suffix" : "" } ], "type" : "report" }, "uris" : [ "http://www.mendeley.com/documents/?uuid=cc6736ed-e114-4265-9fc9-7c9b1dbbdcea", "http://www.mendeley.com/documents/?uuid=8b9cbf5f-aeb1-4e13-b769-ba5d453e94c4" ] } ], "mendeley" : { "formattedCitation" : "(IPCC, 2019)", "plainTextFormattedCitation" : "(IPCC, 2019)", "previouslyFormattedCitation" : "(IPCC, 2019)" }, "properties" : { "noteIndex" : 0 }, "schema" : "https://github.com/citation-style-language/schema/raw/master/csl-citation.json" }</w:instrText>
      </w:r>
      <w:r w:rsidR="00F563A1" w:rsidRPr="003862D0">
        <w:rPr>
          <w:lang w:val="en-GB" w:eastAsia="en-US"/>
        </w:rPr>
        <w:fldChar w:fldCharType="separate"/>
      </w:r>
      <w:r w:rsidR="00016735">
        <w:rPr>
          <w:noProof/>
          <w:lang w:val="en-GB" w:eastAsia="en-US"/>
        </w:rPr>
        <w:t>(IPCC, 2019)</w:t>
      </w:r>
      <w:r w:rsidR="00F563A1" w:rsidRPr="003862D0">
        <w:rPr>
          <w:lang w:val="en-GB" w:eastAsia="en-US"/>
        </w:rPr>
        <w:fldChar w:fldCharType="end"/>
      </w:r>
      <w:r w:rsidRPr="003862D0">
        <w:rPr>
          <w:lang w:val="en-GB" w:eastAsia="en-US"/>
        </w:rPr>
        <w:t>.</w:t>
      </w:r>
    </w:p>
    <w:p w14:paraId="16F321BD" w14:textId="77777777" w:rsidR="00143B87" w:rsidRPr="003862D0" w:rsidRDefault="00143B87" w:rsidP="00143B87">
      <w:pPr>
        <w:pStyle w:val="AR6BodyText"/>
        <w:rPr>
          <w:lang w:val="en-GB" w:eastAsia="en-US"/>
        </w:rPr>
      </w:pPr>
    </w:p>
    <w:p w14:paraId="086214BF" w14:textId="3247C1DE" w:rsidR="00143B87" w:rsidRPr="003862D0" w:rsidRDefault="00143B87" w:rsidP="00143B87">
      <w:pPr>
        <w:pStyle w:val="AR6BodyText"/>
        <w:rPr>
          <w:lang w:val="en-GB" w:eastAsia="en-US"/>
        </w:rPr>
      </w:pPr>
      <w:r w:rsidRPr="003862D0">
        <w:rPr>
          <w:lang w:val="en-GB" w:eastAsia="en-US"/>
        </w:rPr>
        <w:t>With regards to the model selection in AR5, model evaluation studies have since identified shortcomings of the CMIP5 models to match the observed distribution of sea</w:t>
      </w:r>
      <w:ins w:id="1399" w:author="Sara M Tuson" w:date="2021-07-17T14:38:00Z">
        <w:r w:rsidR="00AE1927">
          <w:rPr>
            <w:lang w:val="en-GB" w:eastAsia="en-US"/>
          </w:rPr>
          <w:t xml:space="preserve"> </w:t>
        </w:r>
      </w:ins>
      <w:del w:id="1400" w:author="Sara M Tuson" w:date="2021-07-17T14:38:00Z">
        <w:r w:rsidRPr="003862D0" w:rsidDel="00AE1927">
          <w:rPr>
            <w:lang w:val="en-GB" w:eastAsia="en-US"/>
          </w:rPr>
          <w:delText>-</w:delText>
        </w:r>
      </w:del>
      <w:r w:rsidRPr="003862D0">
        <w:rPr>
          <w:lang w:val="en-GB" w:eastAsia="en-US"/>
        </w:rPr>
        <w:t xml:space="preserve">ice thickness in the Arctic </w:t>
      </w:r>
      <w:r w:rsidRPr="003862D0">
        <w:rPr>
          <w:lang w:val="en-GB" w:eastAsia="en-US"/>
        </w:rPr>
        <w:fldChar w:fldCharType="begin" w:fldLock="1"/>
      </w:r>
      <w:r w:rsidR="00615634">
        <w:rPr>
          <w:lang w:val="en-GB" w:eastAsia="en-US"/>
        </w:rPr>
        <w:instrText>ADDIN CSL_CITATION { "citationItems" : [ { "id" : "ITEM-1", "itemData" : { "DOI" : "10.5194/tc-9-399-2015", "ISSN" : "1994-0424", "abstract" : "&lt;p&gt;&lt;p&gt;&lt;strong&gt;Abstract.&lt;/strong&gt; The historical simulations of sea ice during 1979 to 2005 by the Coupled Model Intercomparison Project Phase 5 (CMIP5) are compared with satellite observations, Global Ice-Ocean Modeling and Assimilation System (GIOMAS) output data and Pan-Arctic Ice Ocean Modeling and Assimilation System (PIOMAS) output data in this study. Forty-nine models, almost all of the CMIP5 climate models and earth system models with historical simulation, are used. For the Antarctic, multi-model ensemble mean (MME) results can give good climatology of sea ice extent (SIE), but the linear trend is incorrect. The linear trend of satellite-observed Antarctic SIE is 1.29 (\u00b10.57) \u00d7 10&lt;sup&gt;5&lt;/sup&gt; km&lt;sup&gt;2&lt;/sup&gt; decade&lt;sup&gt;\u22121&lt;/sup&gt;; only about 1/7 CMIP5 models show increasing trends, and the linear trend of CMIP5 MME is negative with the value of \u22123.36 (\u00b10.15) \u00d7 10&lt;sup&gt;5&lt;/sup&gt; km&lt;sup&gt;2&lt;/sup&gt; decade&lt;sup&gt;\u22121&lt;/sup&gt;. For the Arctic, both climatology and linear trend are better reproduced. Sea ice volume (SIV) is also evaluated in this study, and this is a first attempt to evaluate the SIV in all CMIP5 models. Compared with the GIOMAS and PIOMAS data, the SIV values in both the Antarctic and the Arctic are too small, especially for the Antarctic in spring and winter. The GIOMAS Antarctic SIV in September is 19.1 \u00d7 10&lt;sup&gt;3&lt;/sup&gt; km&lt;sup&gt;3&lt;/sup&gt;, while the corresponding Antarctic SIV of CMIP5 MME is 13.0 \u00d7 10&lt;sup&gt;3&lt;/sup&gt; km&lt;sup&gt;3&lt;/sup&gt; (almost 32% less). The Arctic SIV of CMIP5 in April is 27.1 \u00d7 10&lt;sup&gt;3&lt;/sup&gt; km&lt;sup&gt;3&lt;/sup&gt;, which is also less than that from PIOMAS SIV (29.5 \u00d7 10&lt;sup&gt;3&lt;/sup&gt; km&lt;sup&gt;3&lt;/sup&gt;). This means that the sea ice thickness simulated in CMIP5 is too thin, although the SIE is fairly well simulated.&lt;/p&gt;&lt;/p&gt;", "author" : [ { "dropping-particle" : "", "family" : "Shu", "given" : "Q.", "non-dropping-particle" : "", "parse-names" : false, "suffix" : "" }, { "dropping-particle" : "", "family" : "Song", "given" : "Z.", "non-dropping-particle" : "", "parse-names" : false, "suffix" : "" }, { "dropping-particle" : "", "family" : "Qiao", "given" : "F.", "non-dropping-particle" : "", "parse-names" : false, "suffix" : "" } ], "container-title" : "The Cryosphere", "id" : "ITEM-1", "issue" : "1", "issued" : { "date-parts" : [ [ "2015", "2", "20" ] ] }, "page" : "399-409", "title" : "Assessment of sea ice simulations in the CMIP5 models", "translator" : [ { "dropping-particle" : "", "family" : "K2891", "given" : "", "non-dropping-particle" : "", "parse-names" : false, "suffix" : "" } ], "type" : "article-journal", "volume" : "9" }, "uris" : [ "http://www.mendeley.com/documents/?uuid=59c4e027-53d3-3bf0-9f91-ffb3c7e61c00", "http://www.mendeley.com/documents/?uuid=59faf9c4-5739-4c57-b4dc-b9810784d0b8", "http://www.mendeley.com/documents/?uuid=afffa4ee-8d0c-4d50-8b5a-8810dcd9b807" ] }, { "id" : "ITEM-2", "itemData" : { "DOI" : "10.5194/tc-8-1839-2014", "ISSN" : "1994-0424", "abstract" : "&lt;p&gt;&lt;p&gt;&lt;strong&gt;Abstract.&lt;/strong&gt; Arctic sea ice thickness distributions from models participating in the World Climate Research Programme Coupled Model Intercomparison Project Phase 5 (CMIP5) are evaluated against observations from submarines, aircraft and satellites. While it is encouraging that the mean thickness distributions from the models are in general agreement with observations, the spatial patterns of sea ice thickness are poorly represented in most models. The poor spatial representation of thickness patterns is associated with a failure of models to represent details of the mean atmospheric circulation pattern that governs the transport and spatial distribution of sea ice. The climate models as a whole also tend to underestimate the rate of ice volume loss from 1979 to 2013, though the multimodel ensemble mean trend remains within the uncertainty of that from the Pan-Arctic Ice Ocean Modeling and Assimilation System. Although large uncertainties in observational products complicate model evaluations, these results raise concerns regarding the ability of CMIP5 models to realistically represent the processes driving the decline of Arctic sea ice and to project the timing of when a seasonally ice-free Arctic may become a reality.&lt;/p&gt;&lt;/p&gt;", "author" : [ { "dropping-particle" : "", "family" : "Stroeve", "given" : "J.", "non-dropping-particle" : "", "parse-names" : false, "suffix" : "" }, { "dropping-particle" : "", "family" : "Barrett", "given" : "A.", "non-dropping-particle" : "", "parse-names" : false, "suffix" : "" }, { "dropping-particle" : "", "family" : "Serreze", "given" : "M.", "non-dropping-particle" : "", "parse-names" : false, "suffix" : "" }, { "dropping-particle" : "", "family" : "Schweiger", "given" : "A.", "non-dropping-particle" : "", "parse-names" : false, "suffix" : "" } ], "container-title" : "The Cryosphere", "id" : "ITEM-2", "issue" : "5", "issued" : { "date-parts" : [ [ "2014", "10", "10" ] ] }, "page" : "1839-1854", "title" : "Using records from submarine, aircraft and satellites to evaluate climate model simulations of Arctic sea ice thickness", "translator" : [ { "dropping-particle" : "", "family" : "K2889", "given" : "", "non-dropping-particle" : "", "parse-names" : false, "suffix" : "" } ], "type" : "article-journal", "volume" : "8" }, "uris" : [ "http://www.mendeley.com/documents/?uuid=1d9518b0-701c-319d-b1a4-9c52064c2257", "http://www.mendeley.com/documents/?uuid=e396e604-4afc-4192-b5de-dc46be03bf6b", "http://www.mendeley.com/documents/?uuid=a7303e77-ce89-497e-bc22-92331729093e" ] } ], "mendeley" : { "formattedCitation" : "(Stroeve et al., 2014; Shu et al., 2015)", "plainTextFormattedCitation" : "(Stroeve et al., 2014; Shu et al., 2015)", "previouslyFormattedCitation" : "(Stroeve et al., 2014; Shu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et al., 2014; Shu et al., 2015)</w:t>
      </w:r>
      <w:r w:rsidRPr="003862D0">
        <w:rPr>
          <w:lang w:val="en-GB" w:eastAsia="en-US"/>
        </w:rPr>
        <w:fldChar w:fldCharType="end"/>
      </w:r>
      <w:r w:rsidRPr="003862D0">
        <w:rPr>
          <w:lang w:val="en-GB" w:eastAsia="en-US"/>
        </w:rPr>
        <w:t xml:space="preserve"> and the observed evolution of albedo on seasonal scales </w:t>
      </w:r>
      <w:r w:rsidRPr="003862D0">
        <w:rPr>
          <w:lang w:val="en-GB" w:eastAsia="en-US"/>
        </w:rPr>
        <w:fldChar w:fldCharType="begin" w:fldLock="1"/>
      </w:r>
      <w:r w:rsidR="00615634">
        <w:rPr>
          <w:lang w:val="en-GB" w:eastAsia="en-US"/>
        </w:rPr>
        <w:instrText>ADDIN CSL_CITATION { "citationItems" : [ { "id" : "ITEM-1", "itemData" : { "DOI" : "10.5194/acp-14-1987-2014", "ISSN" : "16807316", "abstract" : "Spatial and temporal variations of summer sea ice albedo over the Arctic are analyzed using an ensemble of historical CMIP5 model simulations. The results are compared to the CLARA-SAL product that is based on long-term satellite observations. The summer sea ice albedo varies substantially among CMIP5 models, and many models show large biases compared to the CLARA-SAL product. Single summer months show an extreme spread of ice albedo among models; July values vary between 0.3 and 0.7 for individual models. The CMIP5 ensemble mean, however, agrees relatively well in the central Arctic but shows too high ice albedo near the ice edges and coasts. In most models, the ice albedo is spatially too uniformly distributed. The summer-to-summer variations seem to be underestimated in many global models, and almost no model is able to reproduce the temporal evolution of ice albedo throughout the summer fully. While the satellite observations indicate the lowest ice albedos during August, the models show minimum values in July and substantially higher values in August. Instead, the June values are often lower in the models than in the satellite observations. This is probably due to too high surface temperatures in June, leading to an early start of the melt season and too cold temperatures in August causing an earlier refreezing in the models. The summer sea ice albedo in the CMIP5 models is strongly governed by surface temperature and snow conditions, particularly during the period of melt onset in early summer and refreezing in late summer. The summer surface net solar radiation of the ice-covered Arctic areas is highly related to the ice albedo in the CMIP5 models. However, the impact of the ice albedo on the sea ice conditions in the CMIP5 models is not clearly visible. This indicates the importance of other Arctic and large-scale processes for the sea ice conditions. \u00a9 2014 Author (s).", "author" : [ { "dropping-particle" : "", "family" : "Koenigk", "given" : "T.", "non-dropping-particle" : "", "parse-names" : false, "suffix" : "" }, { "dropping-particle" : "", "family" : "Devasthale", "given" : "A.", "non-dropping-particle" : "", "parse-names" : false, "suffix" : "" }, { "dropping-particle" : "", "family" : "Karlsson", "given" : "K. G.", "non-dropping-particle" : "", "parse-names" : false, "suffix" : "" } ], "container-title" : "Atmospheric Chemistry and Physics", "id" : "ITEM-1", "issue" : "4", "issued" : { "date-parts" : [ [ "2014" ] ] }, "page" : "1987-1998", "title" : "Summer arctic sea ice albedo in CMIP5 models", "translator" : [ { "dropping-particle" : "", "family" : "K2890", "given" : "", "non-dropping-particle" : "", "parse-names" : false, "suffix" : "" } ], "type" : "article-journal", "volume" : "14" }, "uris" : [ "http://www.mendeley.com/documents/?uuid=f972f496-fe0f-4a45-b873-6d4fb5bc0a42", "http://www.mendeley.com/documents/?uuid=dac9eae1-245e-4d39-b315-9979d0ea35ab", "http://www.mendeley.com/documents/?uuid=ed8eb6f8-6a94-465c-a8f8-3eb57ef31701" ] } ], "mendeley" : { "formattedCitation" : "(Koenigk et al., 2014)", "plainTextFormattedCitation" : "(Koenigk et al., 2014)", "previouslyFormattedCitation" : "(Koenigk et al.,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(Koenigk et al., 2014)</w:t>
      </w:r>
      <w:r w:rsidRPr="003862D0">
        <w:rPr>
          <w:lang w:val="en-GB" w:eastAsia="en-US"/>
        </w:rPr>
        <w:fldChar w:fldCharType="end"/>
      </w:r>
      <w:r w:rsidRPr="003862D0">
        <w:rPr>
          <w:lang w:val="en-GB" w:eastAsia="en-US"/>
        </w:rPr>
        <w:t xml:space="preserve">. It was also found that many models’ deviation from observed sea ice cover climatology cannot be explained by internal variability, whereas the models’ deviation from observed sea ice cover trend (over the satellite period) can often be explained by internal variability </w:t>
      </w:r>
      <w:r w:rsidRPr="003862D0">
        <w:rPr>
          <w:lang w:val="en-GB" w:eastAsia="en-US"/>
        </w:rPr>
        <w:fldChar w:fldCharType="begin" w:fldLock="1"/>
      </w:r>
      <w:r w:rsidR="00615634">
        <w:rPr>
          <w:lang w:val="en-GB" w:eastAsia="en-US"/>
        </w:rPr>
        <w:instrText>ADDIN CSL_CITATION { "citationItems" : [ { "id" : "ITEM-1", "itemData" : { "DOI" : "10.1175/JCLI-D-16-0428.1", "abstract" : " AbstractThis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 ] }, "page" : "9555-9573", "title" : "Consistently Estimating Internal Climate Variability from Climate Model Simulations", "translator" : [ { "dropping-particle" : "", "family" : "K2876", "given" : "", "non-dropping-particle" : "", "parse-names" : false, "suffix" : "" } ], "type" : "article-journal", "volume" : "30" }, "uris" : [ "http://www.mendeley.com/documents/?uuid=163c8dd1-1ae4-41d0-a08b-82132537f413", "http://www.mendeley.com/documents/?uuid=a4ab966c-3cbd-4e1b-86a6-5cbc1c766d5c"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(Olonscheck and Notz, 2017)</w:t>
      </w:r>
      <w:r w:rsidRPr="003862D0">
        <w:rPr>
          <w:lang w:val="en-GB" w:eastAsia="en-US"/>
        </w:rPr>
        <w:fldChar w:fldCharType="end"/>
      </w:r>
      <w:r w:rsidRPr="003862D0">
        <w:rPr>
          <w:lang w:val="en-GB" w:eastAsia="en-US"/>
        </w:rPr>
        <w:t xml:space="preserve">. This hinders a selection of models according to their simulated trends, which additionally has been shown to only have a weak </w:t>
      </w:r>
      <w:r w:rsidR="009E4426" w:rsidRPr="003862D0">
        <w:rPr>
          <w:lang w:val="en-GB" w:eastAsia="en-US"/>
        </w:rPr>
        <w:t xml:space="preserve">effect </w:t>
      </w:r>
      <w:r w:rsidRPr="003862D0">
        <w:rPr>
          <w:lang w:val="en-GB" w:eastAsia="en-US"/>
        </w:rPr>
        <w:t xml:space="preserve">on the magnitude of simulated future trends </w:t>
      </w:r>
      <w:r w:rsidRPr="003862D0">
        <w:rPr>
          <w:lang w:val="en-GB" w:eastAsia="en-US"/>
        </w:rPr>
        <w:fldChar w:fldCharType="begin" w:fldLock="1"/>
      </w:r>
      <w:r w:rsidR="00615634">
        <w:rPr>
          <w:lang w:val="en-GB" w:eastAsia="en-US"/>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"http://www.mendeley.com/documents/?uuid=cc1f67f8-7aef-4402-ac31-6d7087201c4a", "http://www.mendeley.com/documents/?uuid=3af160da-5872-4c0d-a56a-abe75124f767" ] } ], "mendeley" : { "formattedCitation" : "(Stroeve and Notz, 2015)", "plainTextFormattedCitation" : "(Stroeve and Notz, 2015)", "previouslyFormattedCitation" : "(Stroeve and Notz,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and Notz, 2015)</w:t>
      </w:r>
      <w:r w:rsidRPr="003862D0">
        <w:rPr>
          <w:lang w:val="en-GB" w:eastAsia="en-US"/>
        </w:rPr>
        <w:fldChar w:fldCharType="end"/>
      </w:r>
      <w:r w:rsidRPr="003862D0">
        <w:rPr>
          <w:lang w:val="en-GB" w:eastAsia="en-US"/>
        </w:rPr>
        <w:t xml:space="preserve">. </w:t>
      </w:r>
    </w:p>
    <w:p w14:paraId="35C2A8FF" w14:textId="77777777" w:rsidR="00143B87" w:rsidRPr="003862D0" w:rsidRDefault="00143B87" w:rsidP="00143B87">
      <w:pPr>
        <w:pStyle w:val="AR6BodyText"/>
        <w:rPr>
          <w:color w:val="000000" w:themeColor="text1"/>
          <w:lang w:val="en-GB" w:eastAsia="en-US"/>
        </w:rPr>
      </w:pPr>
    </w:p>
    <w:p w14:paraId="07DA0EAA" w14:textId="36733817"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Based on results from the CMIP6 models, we conclude that on average the Arctic will become practically </w:t>
      </w:r>
      <w:r w:rsidRPr="003862D0">
        <w:rPr>
          <w:lang w:val="en-GB"/>
        </w:rPr>
        <w:t xml:space="preserve">ice-free in September by the end of the 21st century under SSP2-4.5, SSP3-7.0, and SSP5-8.5 </w:t>
      </w:r>
      <w:ins w:id="1401" w:author="Ian Blenkinsop" w:date="2021-07-27T09:34:00Z">
        <w:r w:rsidR="00E66B48">
          <w:rPr>
            <w:lang w:val="en-GB"/>
          </w:rPr>
          <w:t>(</w:t>
        </w:r>
        <w:r w:rsidR="00E66B48" w:rsidRPr="003862D0">
          <w:rPr>
            <w:i/>
            <w:color w:val="000000" w:themeColor="text1"/>
            <w:lang w:val="en-GB" w:eastAsia="en-US"/>
          </w:rPr>
          <w:t>high confidence</w:t>
        </w:r>
        <w:r w:rsidR="00E66B48">
          <w:rPr>
            <w:lang w:val="en-GB"/>
          </w:rPr>
          <w:t xml:space="preserve">) </w:t>
        </w:r>
      </w:ins>
      <w:r w:rsidRPr="003862D0">
        <w:rPr>
          <w:color w:val="000000" w:themeColor="text1"/>
          <w:lang w:val="en-GB" w:eastAsia="en-US"/>
        </w:rPr>
        <w:t>(</w:t>
      </w:r>
      <w:del w:id="1402" w:author="Ian Blenkinsop" w:date="2021-07-27T09:34:00Z">
        <w:r w:rsidRPr="003862D0" w:rsidDel="00E66B48">
          <w:rPr>
            <w:color w:val="000000" w:themeColor="text1"/>
            <w:lang w:val="en-GB" w:eastAsia="en-US"/>
          </w:rPr>
          <w:delText xml:space="preserve">see </w:delText>
        </w:r>
      </w:del>
      <w:r w:rsidR="00FA6D4F" w:rsidRPr="003862D0">
        <w:rPr>
          <w:lang w:val="en-GB" w:eastAsia="en-US"/>
        </w:rPr>
        <w:t>Figure 4.2</w:t>
      </w:r>
      <w:r w:rsidRPr="003862D0">
        <w:rPr>
          <w:lang w:val="en-GB" w:eastAsia="en-US"/>
        </w:rPr>
        <w:t>c</w:t>
      </w:r>
      <w:r w:rsidRPr="003862D0">
        <w:rPr>
          <w:color w:val="000000" w:themeColor="text1"/>
          <w:lang w:val="en-GB" w:eastAsia="en-US"/>
        </w:rPr>
        <w:t xml:space="preserve"> and </w:t>
      </w:r>
      <w:r w:rsidR="00FA6D4F" w:rsidRPr="003862D0">
        <w:rPr>
          <w:color w:val="000000" w:themeColor="text1"/>
          <w:lang w:val="en-GB" w:eastAsia="en-US"/>
        </w:rPr>
        <w:t>Table 4.4</w:t>
      </w:r>
      <w:del w:id="1403" w:author="Ian Blenkinsop" w:date="2021-07-27T09:34:00Z">
        <w:r w:rsidRPr="003862D0" w:rsidDel="00E66B48">
          <w:rPr>
            <w:color w:val="000000" w:themeColor="text1"/>
            <w:lang w:val="en-GB" w:eastAsia="en-US"/>
          </w:rPr>
          <w:delText xml:space="preserve">; </w:delText>
        </w:r>
        <w:r w:rsidRPr="003862D0" w:rsidDel="00E66B48">
          <w:rPr>
            <w:i/>
            <w:color w:val="000000" w:themeColor="text1"/>
            <w:lang w:val="en-GB" w:eastAsia="en-US"/>
          </w:rPr>
          <w:delText>high confidence</w:delText>
        </w:r>
      </w:del>
      <w:r w:rsidRPr="003862D0">
        <w:rPr>
          <w:color w:val="000000" w:themeColor="text1"/>
          <w:lang w:val="en-GB" w:eastAsia="en-US"/>
        </w:rPr>
        <w:t xml:space="preserve">). Also, in the CMIP6 models, Arctic SIA in March decreases in the future, but to a much lesser degree, in percentage terms, than in September </w:t>
      </w:r>
      <w:ins w:id="1404" w:author="Ian Blenkinsop" w:date="2021-07-27T09:35:00Z">
        <w:r w:rsidR="00E66B48">
          <w:rPr>
            <w:color w:val="000000" w:themeColor="text1"/>
            <w:lang w:val="en-GB" w:eastAsia="en-US"/>
          </w:rPr>
          <w:t>(</w:t>
        </w:r>
        <w:r w:rsidR="00E66B48" w:rsidRPr="003862D0">
          <w:rPr>
            <w:i/>
            <w:color w:val="000000" w:themeColor="text1"/>
            <w:lang w:val="en-GB" w:eastAsia="en-US"/>
          </w:rPr>
          <w:t>high confidence</w:t>
        </w:r>
        <w:r w:rsidR="00E66B48">
          <w:rPr>
            <w:iCs/>
            <w:color w:val="000000" w:themeColor="text1"/>
            <w:lang w:val="en-GB" w:eastAsia="en-US"/>
          </w:rPr>
          <w:t>)</w:t>
        </w:r>
        <w:r w:rsidR="00E66B48" w:rsidRPr="003862D0">
          <w:rPr>
            <w:color w:val="000000" w:themeColor="text1"/>
            <w:lang w:val="en-GB" w:eastAsia="en-US"/>
          </w:rPr>
          <w:t xml:space="preserve"> </w:t>
        </w:r>
      </w:ins>
      <w:r w:rsidRPr="003862D0">
        <w:rPr>
          <w:color w:val="000000" w:themeColor="text1"/>
          <w:lang w:val="en-GB" w:eastAsia="en-US"/>
        </w:rPr>
        <w:t>(</w:t>
      </w:r>
      <w:r w:rsidR="00FA6D4F" w:rsidRPr="003862D0">
        <w:rPr>
          <w:color w:val="000000" w:themeColor="text1"/>
          <w:lang w:val="en-GB" w:eastAsia="en-US"/>
        </w:rPr>
        <w:t>Table 4.4</w:t>
      </w:r>
      <w:del w:id="1405" w:author="Ian Blenkinsop" w:date="2021-07-27T09:35:00Z">
        <w:r w:rsidRPr="003862D0" w:rsidDel="00E66B48">
          <w:rPr>
            <w:color w:val="000000" w:themeColor="text1"/>
            <w:lang w:val="en-GB" w:eastAsia="en-US"/>
          </w:rPr>
          <w:delText xml:space="preserve">; </w:delText>
        </w:r>
        <w:r w:rsidRPr="003862D0" w:rsidDel="00E66B48">
          <w:rPr>
            <w:i/>
            <w:color w:val="000000" w:themeColor="text1"/>
            <w:lang w:val="en-GB" w:eastAsia="en-US"/>
          </w:rPr>
          <w:delText>high confidence</w:delText>
        </w:r>
      </w:del>
      <w:r w:rsidRPr="003862D0">
        <w:rPr>
          <w:color w:val="000000" w:themeColor="text1"/>
          <w:lang w:val="en-GB" w:eastAsia="en-US"/>
        </w:rPr>
        <w:t xml:space="preserve">). A more detailed assessment of projected Arctic and </w:t>
      </w:r>
      <w:r w:rsidR="004A09B7" w:rsidRPr="003862D0">
        <w:rPr>
          <w:color w:val="000000" w:themeColor="text1"/>
          <w:lang w:val="en-GB" w:eastAsia="en-US"/>
        </w:rPr>
        <w:t xml:space="preserve">also </w:t>
      </w:r>
      <w:r w:rsidRPr="003862D0">
        <w:rPr>
          <w:color w:val="000000" w:themeColor="text1"/>
          <w:lang w:val="en-GB" w:eastAsia="en-US"/>
        </w:rPr>
        <w:t>Antarctic</w:t>
      </w:r>
      <w:r w:rsidR="004A09B7" w:rsidRPr="003862D0">
        <w:rPr>
          <w:color w:val="000000" w:themeColor="text1"/>
          <w:lang w:val="en-GB" w:eastAsia="en-US"/>
        </w:rPr>
        <w:t xml:space="preserve"> </w:t>
      </w:r>
      <w:r w:rsidRPr="003862D0">
        <w:rPr>
          <w:color w:val="000000" w:themeColor="text1"/>
          <w:lang w:val="en-GB" w:eastAsia="en-US"/>
        </w:rPr>
        <w:t>sea ice change can be obtained in Chapter 9</w:t>
      </w:r>
      <w:del w:id="1406" w:author="Ian Blenkinsop" w:date="2021-07-27T09:35:00Z">
        <w:r w:rsidR="00781034" w:rsidRPr="003862D0" w:rsidDel="00E66B48">
          <w:rPr>
            <w:color w:val="000000" w:themeColor="text1"/>
            <w:lang w:val="en-GB" w:eastAsia="en-US"/>
          </w:rPr>
          <w:delText>,</w:delText>
        </w:r>
        <w:r w:rsidRPr="003862D0" w:rsidDel="00E66B48">
          <w:rPr>
            <w:color w:val="000000" w:themeColor="text1"/>
            <w:lang w:val="en-GB" w:eastAsia="en-US"/>
          </w:rPr>
          <w:delText xml:space="preserve"> </w:delText>
        </w:r>
      </w:del>
      <w:ins w:id="1407" w:author="Ian Blenkinsop" w:date="2021-07-27T09:35:00Z">
        <w:r w:rsidR="00E66B48">
          <w:rPr>
            <w:color w:val="000000" w:themeColor="text1"/>
            <w:lang w:val="en-GB" w:eastAsia="en-US"/>
          </w:rPr>
          <w:t xml:space="preserve"> (</w:t>
        </w:r>
      </w:ins>
      <w:r w:rsidRPr="003862D0">
        <w:rPr>
          <w:color w:val="000000" w:themeColor="text1"/>
          <w:lang w:val="en-GB" w:eastAsia="en-US"/>
        </w:rPr>
        <w:t>Section 9.3.1</w:t>
      </w:r>
      <w:ins w:id="1408" w:author="Ian Blenkinsop" w:date="2021-07-27T09:35:00Z">
        <w:r w:rsidR="00E66B48">
          <w:rPr>
            <w:color w:val="000000" w:themeColor="text1"/>
            <w:lang w:val="en-GB" w:eastAsia="en-US"/>
          </w:rPr>
          <w:t>)</w:t>
        </w:r>
      </w:ins>
      <w:r w:rsidRPr="003862D0">
        <w:rPr>
          <w:color w:val="000000" w:themeColor="text1"/>
          <w:lang w:val="en-GB" w:eastAsia="en-US"/>
        </w:rPr>
        <w:t>.</w:t>
      </w:r>
    </w:p>
    <w:p w14:paraId="1317872A" w14:textId="77777777" w:rsidR="00A3162F" w:rsidRPr="003862D0" w:rsidRDefault="00A3162F" w:rsidP="00143B87">
      <w:pPr>
        <w:pStyle w:val="AR6BodyText"/>
        <w:rPr>
          <w:color w:val="000000" w:themeColor="text1"/>
          <w:highlight w:val="yellow"/>
          <w:lang w:val="en-GB" w:eastAsia="en-US"/>
        </w:rPr>
      </w:pPr>
    </w:p>
    <w:p w14:paraId="537142EF" w14:textId="77777777" w:rsidR="00143B87" w:rsidRPr="003862D0" w:rsidRDefault="00143B87" w:rsidP="00143B87">
      <w:pPr>
        <w:pStyle w:val="AR6BodyText"/>
        <w:rPr>
          <w:color w:val="000000" w:themeColor="text1"/>
          <w:highlight w:val="yellow"/>
          <w:lang w:val="en-GB" w:eastAsia="en-US"/>
        </w:rPr>
      </w:pPr>
      <w:r w:rsidRPr="003862D0">
        <w:rPr>
          <w:color w:val="000000" w:themeColor="text1"/>
          <w:highlight w:val="yellow"/>
          <w:lang w:val="en-GB" w:eastAsia="en-US"/>
        </w:rPr>
        <w:br/>
      </w:r>
      <w:r w:rsidRPr="003862D0">
        <w:rPr>
          <w:b/>
          <w:lang w:val="en-GB"/>
        </w:rPr>
        <w:t>[START TABLE 4.4 HERE]</w:t>
      </w:r>
    </w:p>
    <w:p w14:paraId="3B21A6FD" w14:textId="77777777" w:rsidR="00143B87" w:rsidRPr="003862D0" w:rsidRDefault="00143B87" w:rsidP="00143B87">
      <w:pPr>
        <w:pStyle w:val="AR6BodyText"/>
        <w:rPr>
          <w:color w:val="000000" w:themeColor="text1"/>
          <w:highlight w:val="yellow"/>
          <w:lang w:val="en-GB" w:eastAsia="en-US"/>
        </w:rPr>
      </w:pPr>
    </w:p>
    <w:p w14:paraId="150FFB6C" w14:textId="6164BCE0" w:rsidR="00143B87" w:rsidRPr="003862D0" w:rsidRDefault="00143B87" w:rsidP="00143B87">
      <w:pPr>
        <w:pStyle w:val="AR6Chap4Table"/>
        <w:rPr>
          <w:lang w:val="en-GB"/>
        </w:rPr>
      </w:pPr>
      <w:bookmarkStart w:id="1409" w:name="_Ref5025028"/>
      <w:bookmarkStart w:id="1410" w:name="_Ref56850093"/>
      <w:r w:rsidRPr="003862D0">
        <w:rPr>
          <w:b/>
          <w:bCs/>
          <w:lang w:val="en-GB" w:eastAsia="en-US"/>
        </w:rPr>
        <w:t>CMIP6 Arctic sea</w:t>
      </w:r>
      <w:ins w:id="1411" w:author="Sara M Tuson" w:date="2021-07-17T14:38:00Z">
        <w:r w:rsidR="00AE1927">
          <w:rPr>
            <w:b/>
            <w:bCs/>
            <w:lang w:val="en-GB" w:eastAsia="en-US"/>
          </w:rPr>
          <w:t xml:space="preserve"> </w:t>
        </w:r>
      </w:ins>
      <w:del w:id="1412" w:author="Sara M Tuson" w:date="2021-07-17T14:38:00Z">
        <w:r w:rsidRPr="003862D0" w:rsidDel="00AE1927">
          <w:rPr>
            <w:b/>
            <w:bCs/>
            <w:lang w:val="en-GB" w:eastAsia="en-US"/>
          </w:rPr>
          <w:delText>-</w:delText>
        </w:r>
      </w:del>
      <w:r w:rsidRPr="003862D0">
        <w:rPr>
          <w:b/>
          <w:bCs/>
          <w:lang w:val="en-GB" w:eastAsia="en-US"/>
        </w:rPr>
        <w:t>ice area for selected months, time periods, and across five SSPs.</w:t>
      </w:r>
      <w:r w:rsidRPr="003862D0">
        <w:rPr>
          <w:lang w:val="en-GB" w:eastAsia="en-US"/>
        </w:rPr>
        <w:t xml:space="preserve"> </w:t>
      </w:r>
      <w:bookmarkEnd w:id="1409"/>
      <w:r w:rsidR="004514B5" w:rsidRPr="003862D0">
        <w:rPr>
          <w:lang w:val="en-GB"/>
        </w:rPr>
        <w:t>Displayed are the multi-model averages across the individual models and, in parentheses, the 5</w:t>
      </w:r>
      <w:r w:rsidR="004514B5" w:rsidRPr="003862D0">
        <w:rPr>
          <w:b/>
          <w:bCs/>
          <w:lang w:val="en-GB"/>
        </w:rPr>
        <w:t>–</w:t>
      </w:r>
      <w:r w:rsidR="004514B5" w:rsidRPr="003862D0">
        <w:rPr>
          <w:lang w:val="en-GB"/>
        </w:rPr>
        <w:t xml:space="preserve">95% ranges. </w:t>
      </w:r>
      <w:r w:rsidRPr="003862D0">
        <w:rPr>
          <w:lang w:val="en-GB" w:eastAsia="en-US"/>
        </w:rPr>
        <w:t xml:space="preserve">The number of models used in these calculations are shown in </w:t>
      </w:r>
      <w:r w:rsidR="00FA6D4F" w:rsidRPr="003862D0">
        <w:rPr>
          <w:lang w:val="en-GB" w:eastAsia="en-US"/>
        </w:rPr>
        <w:t>Figure 4.2</w:t>
      </w:r>
      <w:r w:rsidRPr="003862D0">
        <w:rPr>
          <w:color w:val="000000" w:themeColor="text1"/>
          <w:lang w:val="en-GB" w:eastAsia="en-US"/>
        </w:rPr>
        <w:t>c in Section 4.3.1.</w:t>
      </w:r>
      <w:bookmarkEnd w:id="1410"/>
    </w:p>
    <w:p w14:paraId="212D2AF7" w14:textId="77777777" w:rsidR="00143B87" w:rsidRPr="003862D0" w:rsidRDefault="00143B87" w:rsidP="00143B87">
      <w:pPr>
        <w:pStyle w:val="AR6BodyText"/>
        <w:rPr>
          <w:color w:val="000000" w:themeColor="text1"/>
          <w:lang w:val="en-GB" w:eastAsia="en-US"/>
        </w:rPr>
      </w:pPr>
    </w:p>
    <w:tbl>
      <w:tblPr>
        <w:tblStyle w:val="TableGrid"/>
        <w:tblpPr w:leftFromText="180" w:rightFromText="180" w:vertAnchor="text" w:tblpXSpec="center" w:tblpY="1"/>
        <w:tblOverlap w:val="never"/>
        <w:tblW w:w="0" w:type="auto"/>
        <w:tblCellMar>
          <w:top w:w="57" w:type="dxa"/>
          <w:bottom w:w="57" w:type="dxa"/>
        </w:tblCellMar>
        <w:tblLook w:val="04A0" w:firstRow="1" w:lastRow="0" w:firstColumn="1" w:lastColumn="0" w:noHBand="0" w:noVBand="1"/>
      </w:tblPr>
      <w:tblGrid>
        <w:gridCol w:w="2927"/>
        <w:gridCol w:w="1338"/>
        <w:gridCol w:w="1339"/>
        <w:gridCol w:w="1339"/>
        <w:gridCol w:w="1339"/>
        <w:gridCol w:w="1339"/>
      </w:tblGrid>
      <w:tr w:rsidR="00104284" w:rsidRPr="003862D0" w14:paraId="4BBC6E6C" w14:textId="77777777" w:rsidTr="00152F84">
        <w:tc>
          <w:tcPr>
            <w:tcW w:w="0" w:type="auto"/>
            <w:shd w:val="clear" w:color="auto" w:fill="DEEAF6" w:themeFill="accent1" w:themeFillTint="33"/>
          </w:tcPr>
          <w:p w14:paraId="5CD5F934" w14:textId="13709D4D" w:rsidR="00143B87" w:rsidRPr="003862D0" w:rsidRDefault="00A61E16" w:rsidP="00152F84">
            <w:pPr>
              <w:pStyle w:val="AR6BodyText"/>
              <w:jc w:val="center"/>
              <w:rPr>
                <w:color w:val="000000" w:themeColor="text1"/>
                <w:sz w:val="18"/>
                <w:szCs w:val="18"/>
                <w:lang w:val="en-GB" w:eastAsia="en-US"/>
              </w:rPr>
            </w:pPr>
            <w:ins w:id="1413" w:author="Tom Maycock" w:date="2021-09-06T17:17:00Z">
              <w:r>
                <w:rPr>
                  <w:color w:val="000000" w:themeColor="text1"/>
                  <w:sz w:val="18"/>
                  <w:szCs w:val="18"/>
                  <w:lang w:val="en-GB" w:eastAsia="en-US"/>
                </w:rPr>
                <w:t xml:space="preserve">Month and Time Period </w:t>
              </w:r>
            </w:ins>
            <w:del w:id="1414" w:author="Tom Maycock" w:date="2021-09-06T17:17:00Z">
              <w:r w:rsidR="00143B87" w:rsidRPr="003862D0" w:rsidDel="00A61E16">
                <w:rPr>
                  <w:color w:val="000000" w:themeColor="text1"/>
                  <w:sz w:val="18"/>
                  <w:szCs w:val="18"/>
                  <w:lang w:val="en-GB" w:eastAsia="en-US"/>
                </w:rPr>
                <w:delText>Units = 10</w:delText>
              </w:r>
              <w:r w:rsidR="00143B87" w:rsidRPr="003862D0" w:rsidDel="00A61E16">
                <w:rPr>
                  <w:color w:val="000000" w:themeColor="text1"/>
                  <w:sz w:val="18"/>
                  <w:szCs w:val="18"/>
                  <w:vertAlign w:val="superscript"/>
                  <w:lang w:val="en-GB" w:eastAsia="en-US"/>
                </w:rPr>
                <w:delText xml:space="preserve">6 </w:delText>
              </w:r>
              <w:r w:rsidR="00143B87" w:rsidRPr="003862D0" w:rsidDel="00A61E16">
                <w:rPr>
                  <w:color w:val="000000" w:themeColor="text1"/>
                  <w:sz w:val="18"/>
                  <w:szCs w:val="18"/>
                  <w:lang w:val="en-GB" w:eastAsia="en-US"/>
                </w:rPr>
                <w:delText>km</w:delText>
              </w:r>
              <w:commentRangeStart w:id="1415"/>
              <w:commentRangeStart w:id="1416"/>
              <w:commentRangeStart w:id="1417"/>
              <w:r w:rsidR="00143B87" w:rsidRPr="003862D0" w:rsidDel="00A61E16">
                <w:rPr>
                  <w:color w:val="000000" w:themeColor="text1"/>
                  <w:sz w:val="18"/>
                  <w:szCs w:val="18"/>
                  <w:vertAlign w:val="superscript"/>
                  <w:lang w:val="en-GB" w:eastAsia="en-US"/>
                </w:rPr>
                <w:delText>2</w:delText>
              </w:r>
            </w:del>
            <w:commentRangeEnd w:id="1415"/>
            <w:r w:rsidR="00F011E8">
              <w:rPr>
                <w:rStyle w:val="CommentReference"/>
              </w:rPr>
              <w:commentReference w:id="1415"/>
            </w:r>
            <w:commentRangeEnd w:id="1416"/>
            <w:r w:rsidR="00467BB6">
              <w:rPr>
                <w:rStyle w:val="CommentReference"/>
              </w:rPr>
              <w:commentReference w:id="1416"/>
            </w:r>
            <w:commentRangeEnd w:id="1417"/>
            <w:r w:rsidR="00467BB6">
              <w:rPr>
                <w:rStyle w:val="CommentReference"/>
              </w:rPr>
              <w:commentReference w:id="1417"/>
            </w:r>
          </w:p>
        </w:tc>
        <w:tc>
          <w:tcPr>
            <w:tcW w:w="0" w:type="auto"/>
            <w:shd w:val="clear" w:color="auto" w:fill="DEEAF6" w:themeFill="accent1" w:themeFillTint="33"/>
          </w:tcPr>
          <w:p w14:paraId="17C637EE" w14:textId="113682DE"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SSP1-1.9</w:t>
            </w:r>
            <w:ins w:id="1418" w:author="Tom Maycock" w:date="2021-09-06T17:17:00Z">
              <w:r w:rsidR="00A61E16">
                <w:rPr>
                  <w:b/>
                  <w:sz w:val="18"/>
                  <w:szCs w:val="18"/>
                  <w:lang w:val="en-GB"/>
                </w:rPr>
                <w:t xml:space="preserve"> </w:t>
              </w:r>
              <w:r w:rsidR="000126EC">
                <w:rPr>
                  <w:b/>
                  <w:sz w:val="18"/>
                  <w:szCs w:val="18"/>
                  <w:lang w:val="en-GB"/>
                </w:rPr>
                <w:br/>
              </w:r>
              <w:r w:rsidR="00A61E16">
                <w:rPr>
                  <w:b/>
                  <w:sz w:val="18"/>
                  <w:szCs w:val="18"/>
                  <w:lang w:val="en-GB"/>
                </w:rPr>
                <w:t>(10</w:t>
              </w:r>
              <w:r w:rsidR="00A61E16" w:rsidRPr="00A61E16">
                <w:rPr>
                  <w:b/>
                  <w:sz w:val="18"/>
                  <w:szCs w:val="18"/>
                  <w:vertAlign w:val="superscript"/>
                  <w:lang w:val="en-GB"/>
                  <w:rPrChange w:id="1419" w:author="Tom Maycock" w:date="2021-09-06T17:17:00Z">
                    <w:rPr>
                      <w:b/>
                      <w:sz w:val="18"/>
                      <w:szCs w:val="18"/>
                      <w:lang w:val="en-GB"/>
                    </w:rPr>
                  </w:rPrChange>
                </w:rPr>
                <w:t>6</w:t>
              </w:r>
              <w:r w:rsidR="00A61E16">
                <w:rPr>
                  <w:b/>
                  <w:sz w:val="18"/>
                  <w:szCs w:val="18"/>
                  <w:lang w:val="en-GB"/>
                </w:rPr>
                <w:t xml:space="preserve"> km</w:t>
              </w:r>
              <w:r w:rsidR="00A61E16" w:rsidRPr="00A61E16">
                <w:rPr>
                  <w:b/>
                  <w:sz w:val="18"/>
                  <w:szCs w:val="18"/>
                  <w:vertAlign w:val="superscript"/>
                  <w:lang w:val="en-GB"/>
                  <w:rPrChange w:id="1420" w:author="Tom Maycock" w:date="2021-09-06T17:17:00Z">
                    <w:rPr>
                      <w:b/>
                      <w:sz w:val="18"/>
                      <w:szCs w:val="18"/>
                      <w:lang w:val="en-GB"/>
                    </w:rPr>
                  </w:rPrChange>
                </w:rPr>
                <w:t>2</w:t>
              </w:r>
              <w:r w:rsidR="00A61E16">
                <w:rPr>
                  <w:b/>
                  <w:sz w:val="18"/>
                  <w:szCs w:val="18"/>
                  <w:lang w:val="en-GB"/>
                </w:rPr>
                <w:t>)</w:t>
              </w:r>
            </w:ins>
          </w:p>
        </w:tc>
        <w:tc>
          <w:tcPr>
            <w:tcW w:w="0" w:type="auto"/>
            <w:shd w:val="clear" w:color="auto" w:fill="DEEAF6" w:themeFill="accent1" w:themeFillTint="33"/>
          </w:tcPr>
          <w:p w14:paraId="2A5C587D" w14:textId="35D35258"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SSP1-2.6</w:t>
            </w:r>
            <w:ins w:id="1421" w:author="Tom Maycock" w:date="2021-09-06T17:18:00Z">
              <w:r w:rsidR="000126EC">
                <w:rPr>
                  <w:b/>
                  <w:sz w:val="18"/>
                  <w:szCs w:val="18"/>
                  <w:lang w:val="en-GB"/>
                </w:rPr>
                <w:br/>
                <w:t>(10</w:t>
              </w:r>
              <w:r w:rsidR="000126EC" w:rsidRPr="009964A5">
                <w:rPr>
                  <w:b/>
                  <w:sz w:val="18"/>
                  <w:szCs w:val="18"/>
                  <w:vertAlign w:val="superscript"/>
                  <w:lang w:val="en-GB"/>
                </w:rPr>
                <w:t>6</w:t>
              </w:r>
              <w:r w:rsidR="000126EC">
                <w:rPr>
                  <w:b/>
                  <w:sz w:val="18"/>
                  <w:szCs w:val="18"/>
                  <w:lang w:val="en-GB"/>
                </w:rPr>
                <w:t xml:space="preserve"> km</w:t>
              </w:r>
              <w:r w:rsidR="000126EC" w:rsidRPr="009964A5">
                <w:rPr>
                  <w:b/>
                  <w:sz w:val="18"/>
                  <w:szCs w:val="18"/>
                  <w:vertAlign w:val="superscript"/>
                  <w:lang w:val="en-GB"/>
                </w:rPr>
                <w:t>2</w:t>
              </w:r>
              <w:r w:rsidR="000126EC">
                <w:rPr>
                  <w:b/>
                  <w:sz w:val="18"/>
                  <w:szCs w:val="18"/>
                  <w:lang w:val="en-GB"/>
                </w:rPr>
                <w:t>)</w:t>
              </w:r>
            </w:ins>
          </w:p>
        </w:tc>
        <w:tc>
          <w:tcPr>
            <w:tcW w:w="0" w:type="auto"/>
            <w:shd w:val="clear" w:color="auto" w:fill="DEEAF6" w:themeFill="accent1" w:themeFillTint="33"/>
          </w:tcPr>
          <w:p w14:paraId="33BB81A3" w14:textId="08195DF0"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SSP2-4.5</w:t>
            </w:r>
            <w:ins w:id="1422" w:author="Tom Maycock" w:date="2021-09-06T17:18:00Z">
              <w:r w:rsidR="000126EC">
                <w:rPr>
                  <w:b/>
                  <w:sz w:val="18"/>
                  <w:szCs w:val="18"/>
                  <w:lang w:val="en-GB"/>
                </w:rPr>
                <w:br/>
                <w:t>(10</w:t>
              </w:r>
              <w:r w:rsidR="000126EC" w:rsidRPr="009964A5">
                <w:rPr>
                  <w:b/>
                  <w:sz w:val="18"/>
                  <w:szCs w:val="18"/>
                  <w:vertAlign w:val="superscript"/>
                  <w:lang w:val="en-GB"/>
                </w:rPr>
                <w:t>6</w:t>
              </w:r>
              <w:r w:rsidR="000126EC">
                <w:rPr>
                  <w:b/>
                  <w:sz w:val="18"/>
                  <w:szCs w:val="18"/>
                  <w:lang w:val="en-GB"/>
                </w:rPr>
                <w:t xml:space="preserve"> km</w:t>
              </w:r>
              <w:r w:rsidR="000126EC" w:rsidRPr="009964A5">
                <w:rPr>
                  <w:b/>
                  <w:sz w:val="18"/>
                  <w:szCs w:val="18"/>
                  <w:vertAlign w:val="superscript"/>
                  <w:lang w:val="en-GB"/>
                </w:rPr>
                <w:t>2</w:t>
              </w:r>
              <w:r w:rsidR="000126EC">
                <w:rPr>
                  <w:b/>
                  <w:sz w:val="18"/>
                  <w:szCs w:val="18"/>
                  <w:lang w:val="en-GB"/>
                </w:rPr>
                <w:t>)</w:t>
              </w:r>
            </w:ins>
          </w:p>
        </w:tc>
        <w:tc>
          <w:tcPr>
            <w:tcW w:w="0" w:type="auto"/>
            <w:shd w:val="clear" w:color="auto" w:fill="DEEAF6" w:themeFill="accent1" w:themeFillTint="33"/>
          </w:tcPr>
          <w:p w14:paraId="3B6915F8" w14:textId="50358040"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SSP3-7.0</w:t>
            </w:r>
            <w:ins w:id="1423" w:author="Tom Maycock" w:date="2021-09-06T17:18:00Z">
              <w:r w:rsidR="000126EC">
                <w:rPr>
                  <w:b/>
                  <w:sz w:val="18"/>
                  <w:szCs w:val="18"/>
                  <w:lang w:val="en-GB"/>
                </w:rPr>
                <w:br/>
                <w:t>(10</w:t>
              </w:r>
              <w:r w:rsidR="000126EC" w:rsidRPr="009964A5">
                <w:rPr>
                  <w:b/>
                  <w:sz w:val="18"/>
                  <w:szCs w:val="18"/>
                  <w:vertAlign w:val="superscript"/>
                  <w:lang w:val="en-GB"/>
                </w:rPr>
                <w:t>6</w:t>
              </w:r>
              <w:r w:rsidR="000126EC">
                <w:rPr>
                  <w:b/>
                  <w:sz w:val="18"/>
                  <w:szCs w:val="18"/>
                  <w:lang w:val="en-GB"/>
                </w:rPr>
                <w:t xml:space="preserve"> km</w:t>
              </w:r>
              <w:r w:rsidR="000126EC" w:rsidRPr="009964A5">
                <w:rPr>
                  <w:b/>
                  <w:sz w:val="18"/>
                  <w:szCs w:val="18"/>
                  <w:vertAlign w:val="superscript"/>
                  <w:lang w:val="en-GB"/>
                </w:rPr>
                <w:t>2</w:t>
              </w:r>
              <w:r w:rsidR="000126EC">
                <w:rPr>
                  <w:b/>
                  <w:sz w:val="18"/>
                  <w:szCs w:val="18"/>
                  <w:lang w:val="en-GB"/>
                </w:rPr>
                <w:t>)</w:t>
              </w:r>
            </w:ins>
          </w:p>
        </w:tc>
        <w:tc>
          <w:tcPr>
            <w:tcW w:w="0" w:type="auto"/>
            <w:shd w:val="clear" w:color="auto" w:fill="DEEAF6" w:themeFill="accent1" w:themeFillTint="33"/>
          </w:tcPr>
          <w:p w14:paraId="497C9712" w14:textId="6BFC8298" w:rsidR="00143B87" w:rsidRPr="003862D0" w:rsidRDefault="00143B87" w:rsidP="00152F84">
            <w:pPr>
              <w:pStyle w:val="AR6BodyText"/>
              <w:jc w:val="center"/>
              <w:rPr>
                <w:color w:val="000000" w:themeColor="text1"/>
                <w:sz w:val="18"/>
                <w:szCs w:val="18"/>
                <w:lang w:val="en-GB" w:eastAsia="en-US"/>
              </w:rPr>
            </w:pPr>
            <w:r w:rsidRPr="003862D0">
              <w:rPr>
                <w:b/>
                <w:sz w:val="18"/>
                <w:szCs w:val="18"/>
                <w:lang w:val="en-GB"/>
              </w:rPr>
              <w:t>SSP5-8.5</w:t>
            </w:r>
            <w:ins w:id="1424" w:author="Tom Maycock" w:date="2021-09-06T17:18:00Z">
              <w:r w:rsidR="000126EC">
                <w:rPr>
                  <w:b/>
                  <w:sz w:val="18"/>
                  <w:szCs w:val="18"/>
                  <w:lang w:val="en-GB"/>
                </w:rPr>
                <w:br/>
                <w:t>(10</w:t>
              </w:r>
              <w:r w:rsidR="000126EC" w:rsidRPr="009964A5">
                <w:rPr>
                  <w:b/>
                  <w:sz w:val="18"/>
                  <w:szCs w:val="18"/>
                  <w:vertAlign w:val="superscript"/>
                  <w:lang w:val="en-GB"/>
                </w:rPr>
                <w:t>6</w:t>
              </w:r>
              <w:r w:rsidR="000126EC">
                <w:rPr>
                  <w:b/>
                  <w:sz w:val="18"/>
                  <w:szCs w:val="18"/>
                  <w:lang w:val="en-GB"/>
                </w:rPr>
                <w:t xml:space="preserve"> km</w:t>
              </w:r>
              <w:r w:rsidR="000126EC" w:rsidRPr="009964A5">
                <w:rPr>
                  <w:b/>
                  <w:sz w:val="18"/>
                  <w:szCs w:val="18"/>
                  <w:vertAlign w:val="superscript"/>
                  <w:lang w:val="en-GB"/>
                </w:rPr>
                <w:t>2</w:t>
              </w:r>
              <w:r w:rsidR="000126EC">
                <w:rPr>
                  <w:b/>
                  <w:sz w:val="18"/>
                  <w:szCs w:val="18"/>
                  <w:lang w:val="en-GB"/>
                </w:rPr>
                <w:t>)</w:t>
              </w:r>
            </w:ins>
          </w:p>
        </w:tc>
      </w:tr>
      <w:tr w:rsidR="00104284" w:rsidRPr="003862D0" w14:paraId="6BD38006" w14:textId="77777777" w:rsidTr="00152F84">
        <w:tc>
          <w:tcPr>
            <w:tcW w:w="0" w:type="auto"/>
            <w:shd w:val="clear" w:color="auto" w:fill="FFF2CC" w:themeFill="accent4" w:themeFillTint="33"/>
          </w:tcPr>
          <w:p w14:paraId="16E4F9C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September:</w:t>
            </w:r>
            <w:r w:rsidRPr="003862D0">
              <w:rPr>
                <w:color w:val="000000" w:themeColor="text1"/>
                <w:sz w:val="18"/>
                <w:szCs w:val="18"/>
                <w:lang w:val="en-GB" w:eastAsia="en-US"/>
              </w:rPr>
              <w:tab/>
              <w:t>2021–2040</w:t>
            </w:r>
          </w:p>
        </w:tc>
        <w:tc>
          <w:tcPr>
            <w:tcW w:w="0" w:type="auto"/>
            <w:shd w:val="clear" w:color="auto" w:fill="FFF2CC" w:themeFill="accent4" w:themeFillTint="33"/>
          </w:tcPr>
          <w:p w14:paraId="694E36C1"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2.6 (1.1, 6.5)</w:t>
            </w:r>
          </w:p>
        </w:tc>
        <w:tc>
          <w:tcPr>
            <w:tcW w:w="0" w:type="auto"/>
            <w:shd w:val="clear" w:color="auto" w:fill="FFF2CC" w:themeFill="accent4" w:themeFillTint="33"/>
          </w:tcPr>
          <w:p w14:paraId="78977B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2.7 (0.6, 6.4)</w:t>
            </w:r>
          </w:p>
        </w:tc>
        <w:tc>
          <w:tcPr>
            <w:tcW w:w="0" w:type="auto"/>
            <w:shd w:val="clear" w:color="auto" w:fill="FFF2CC" w:themeFill="accent4" w:themeFillTint="33"/>
          </w:tcPr>
          <w:p w14:paraId="666BD09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2.8 (0.7, 6.4)</w:t>
            </w:r>
          </w:p>
        </w:tc>
        <w:tc>
          <w:tcPr>
            <w:tcW w:w="0" w:type="auto"/>
            <w:shd w:val="clear" w:color="auto" w:fill="FFF2CC" w:themeFill="accent4" w:themeFillTint="33"/>
          </w:tcPr>
          <w:p w14:paraId="512D7716"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3.1 (1.1, 6.4)</w:t>
            </w:r>
          </w:p>
        </w:tc>
        <w:tc>
          <w:tcPr>
            <w:tcW w:w="0" w:type="auto"/>
            <w:shd w:val="clear" w:color="auto" w:fill="FFF2CC" w:themeFill="accent4" w:themeFillTint="33"/>
          </w:tcPr>
          <w:p w14:paraId="583E5F1B"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2.5 (0.4, 5.8)</w:t>
            </w:r>
          </w:p>
        </w:tc>
      </w:tr>
      <w:tr w:rsidR="00143B87" w:rsidRPr="003862D0" w14:paraId="647A42EB" w14:textId="77777777" w:rsidTr="00152F84">
        <w:tc>
          <w:tcPr>
            <w:tcW w:w="0" w:type="auto"/>
          </w:tcPr>
          <w:p w14:paraId="2BE351A1"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2041–2060</w:t>
            </w:r>
          </w:p>
        </w:tc>
        <w:tc>
          <w:tcPr>
            <w:tcW w:w="0" w:type="auto"/>
          </w:tcPr>
          <w:p w14:paraId="4ABF533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2.2 (0.3, 6.5)</w:t>
            </w:r>
          </w:p>
        </w:tc>
        <w:tc>
          <w:tcPr>
            <w:tcW w:w="0" w:type="auto"/>
          </w:tcPr>
          <w:p w14:paraId="28E975D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2.0 (0.2, 6.1)</w:t>
            </w:r>
          </w:p>
        </w:tc>
        <w:tc>
          <w:tcPr>
            <w:tcW w:w="0" w:type="auto"/>
          </w:tcPr>
          <w:p w14:paraId="1F5AD72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(0.1, 5.6)</w:t>
            </w:r>
          </w:p>
        </w:tc>
        <w:tc>
          <w:tcPr>
            <w:tcW w:w="0" w:type="auto"/>
          </w:tcPr>
          <w:p w14:paraId="7AFBE9E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(0.1, 5.7)</w:t>
            </w:r>
          </w:p>
        </w:tc>
        <w:tc>
          <w:tcPr>
            <w:tcW w:w="0" w:type="auto"/>
          </w:tcPr>
          <w:p w14:paraId="2D48FF6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1.2 (0.0, 5.2)</w:t>
            </w:r>
          </w:p>
        </w:tc>
      </w:tr>
      <w:tr w:rsidR="00104284" w:rsidRPr="003862D0" w14:paraId="1391165A" w14:textId="77777777" w:rsidTr="00152F84">
        <w:tc>
          <w:tcPr>
            <w:tcW w:w="0" w:type="auto"/>
            <w:shd w:val="clear" w:color="auto" w:fill="FFF2CC" w:themeFill="accent4" w:themeFillTint="33"/>
          </w:tcPr>
          <w:p w14:paraId="416615E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2081–2100</w:t>
            </w:r>
          </w:p>
        </w:tc>
        <w:tc>
          <w:tcPr>
            <w:tcW w:w="0" w:type="auto"/>
            <w:shd w:val="clear" w:color="auto" w:fill="FFF2CC" w:themeFill="accent4" w:themeFillTint="33"/>
          </w:tcPr>
          <w:p w14:paraId="0463F5C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2.4 (0.2, 6.2)</w:t>
            </w:r>
          </w:p>
        </w:tc>
        <w:tc>
          <w:tcPr>
            <w:tcW w:w="0" w:type="auto"/>
            <w:shd w:val="clear" w:color="auto" w:fill="FFF2CC" w:themeFill="accent4" w:themeFillTint="33"/>
          </w:tcPr>
          <w:p w14:paraId="09D95EA4"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1.7 (0.0, 6.0)</w:t>
            </w:r>
          </w:p>
        </w:tc>
        <w:tc>
          <w:tcPr>
            <w:tcW w:w="0" w:type="auto"/>
            <w:shd w:val="clear" w:color="auto" w:fill="FFF2CC" w:themeFill="accent4" w:themeFillTint="33"/>
          </w:tcPr>
          <w:p w14:paraId="731070A6"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0.8 (0.0, 4.6)</w:t>
            </w:r>
          </w:p>
        </w:tc>
        <w:tc>
          <w:tcPr>
            <w:tcW w:w="0" w:type="auto"/>
            <w:shd w:val="clear" w:color="auto" w:fill="FFF2CC" w:themeFill="accent4" w:themeFillTint="33"/>
          </w:tcPr>
          <w:p w14:paraId="58BE7D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0.5 (0.0, 3.3)</w:t>
            </w:r>
          </w:p>
        </w:tc>
        <w:tc>
          <w:tcPr>
            <w:tcW w:w="0" w:type="auto"/>
            <w:shd w:val="clear" w:color="auto" w:fill="FFF2CC" w:themeFill="accent4" w:themeFillTint="33"/>
          </w:tcPr>
          <w:p w14:paraId="1EE35DC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0.3 (0.0, 2.2)</w:t>
            </w:r>
          </w:p>
        </w:tc>
      </w:tr>
      <w:tr w:rsidR="00143B87" w:rsidRPr="003862D0" w14:paraId="728ECB77" w14:textId="77777777" w:rsidTr="00152F84">
        <w:tc>
          <w:tcPr>
            <w:tcW w:w="0" w:type="auto"/>
          </w:tcPr>
          <w:p w14:paraId="40132E9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March:</w:t>
            </w:r>
            <w:r w:rsidRPr="003862D0">
              <w:rPr>
                <w:color w:val="000000" w:themeColor="text1"/>
                <w:sz w:val="18"/>
                <w:szCs w:val="18"/>
                <w:lang w:val="en-GB" w:eastAsia="en-US"/>
              </w:rPr>
              <w:tab/>
            </w:r>
            <w:r w:rsidRPr="003862D0">
              <w:rPr>
                <w:color w:val="000000" w:themeColor="text1"/>
                <w:sz w:val="18"/>
                <w:szCs w:val="18"/>
                <w:lang w:val="en-GB" w:eastAsia="en-US"/>
              </w:rPr>
              <w:tab/>
              <w:t>2021–2040</w:t>
            </w:r>
          </w:p>
        </w:tc>
        <w:tc>
          <w:tcPr>
            <w:tcW w:w="0" w:type="auto"/>
          </w:tcPr>
          <w:p w14:paraId="3AF05EE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14.0 (11.4, 18.7)</w:t>
            </w:r>
          </w:p>
        </w:tc>
        <w:tc>
          <w:tcPr>
            <w:tcW w:w="0" w:type="auto"/>
          </w:tcPr>
          <w:p w14:paraId="3274C4C4"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25.8)</w:t>
            </w:r>
          </w:p>
        </w:tc>
        <w:tc>
          <w:tcPr>
            <w:tcW w:w="0" w:type="auto"/>
          </w:tcPr>
          <w:p w14:paraId="44AD63A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23.5)</w:t>
            </w:r>
          </w:p>
        </w:tc>
        <w:tc>
          <w:tcPr>
            <w:tcW w:w="0" w:type="auto"/>
          </w:tcPr>
          <w:p w14:paraId="4AD5C0D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15.0 (11.7, 27.3)</w:t>
            </w:r>
          </w:p>
        </w:tc>
        <w:tc>
          <w:tcPr>
            <w:tcW w:w="0" w:type="auto"/>
          </w:tcPr>
          <w:p w14:paraId="0553952E"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14.9 (11.9, 24.7)</w:t>
            </w:r>
          </w:p>
        </w:tc>
      </w:tr>
      <w:tr w:rsidR="00104284" w:rsidRPr="003862D0" w14:paraId="352C3CA2" w14:textId="77777777" w:rsidTr="00152F84">
        <w:tc>
          <w:tcPr>
            <w:tcW w:w="0" w:type="auto"/>
            <w:shd w:val="clear" w:color="auto" w:fill="FFF2CC" w:themeFill="accent4" w:themeFillTint="33"/>
          </w:tcPr>
          <w:p w14:paraId="6B20988D"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2041–2060</w:t>
            </w:r>
          </w:p>
        </w:tc>
        <w:tc>
          <w:tcPr>
            <w:tcW w:w="0" w:type="auto"/>
            <w:shd w:val="clear" w:color="auto" w:fill="FFF2CC" w:themeFill="accent4" w:themeFillTint="33"/>
          </w:tcPr>
          <w:p w14:paraId="5C895108"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13.8 (10.9, 18.3)</w:t>
            </w:r>
          </w:p>
        </w:tc>
        <w:tc>
          <w:tcPr>
            <w:tcW w:w="0" w:type="auto"/>
            <w:shd w:val="clear" w:color="auto" w:fill="FFF2CC" w:themeFill="accent4" w:themeFillTint="33"/>
          </w:tcPr>
          <w:p w14:paraId="1AF68AD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14.5 (10.9, 25.7)</w:t>
            </w:r>
          </w:p>
        </w:tc>
        <w:tc>
          <w:tcPr>
            <w:tcW w:w="0" w:type="auto"/>
            <w:shd w:val="clear" w:color="auto" w:fill="FFF2CC" w:themeFill="accent4" w:themeFillTint="33"/>
          </w:tcPr>
          <w:p w14:paraId="7F38C89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14.3 (11.1, 23.3)</w:t>
            </w:r>
          </w:p>
        </w:tc>
        <w:tc>
          <w:tcPr>
            <w:tcW w:w="0" w:type="auto"/>
            <w:shd w:val="clear" w:color="auto" w:fill="FFF2CC" w:themeFill="accent4" w:themeFillTint="33"/>
          </w:tcPr>
          <w:p w14:paraId="407375E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14.2 (10.5, 27.1)</w:t>
            </w:r>
          </w:p>
        </w:tc>
        <w:tc>
          <w:tcPr>
            <w:tcW w:w="0" w:type="auto"/>
            <w:shd w:val="clear" w:color="auto" w:fill="FFF2CC" w:themeFill="accent4" w:themeFillTint="33"/>
          </w:tcPr>
          <w:p w14:paraId="287F42A3"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13.9 (10.2, 24.5)</w:t>
            </w:r>
          </w:p>
        </w:tc>
      </w:tr>
      <w:tr w:rsidR="00143B87" w:rsidRPr="003862D0" w14:paraId="40D67D9C" w14:textId="77777777" w:rsidTr="00152F84">
        <w:tc>
          <w:tcPr>
            <w:tcW w:w="0" w:type="auto"/>
          </w:tcPr>
          <w:p w14:paraId="7D1EEF6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ab/>
            </w:r>
            <w:r w:rsidRPr="003862D0">
              <w:rPr>
                <w:color w:val="000000" w:themeColor="text1"/>
                <w:sz w:val="18"/>
                <w:szCs w:val="18"/>
                <w:lang w:val="en-GB" w:eastAsia="en-US"/>
              </w:rPr>
              <w:tab/>
              <w:t>2081–2100</w:t>
            </w:r>
          </w:p>
        </w:tc>
        <w:tc>
          <w:tcPr>
            <w:tcW w:w="0" w:type="auto"/>
          </w:tcPr>
          <w:p w14:paraId="26D28F52"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13.7 (10.9, 18.5)</w:t>
            </w:r>
          </w:p>
        </w:tc>
        <w:tc>
          <w:tcPr>
            <w:tcW w:w="0" w:type="auto"/>
          </w:tcPr>
          <w:p w14:paraId="76D0F50F"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14.2 (10.6, 25.7)</w:t>
            </w:r>
          </w:p>
        </w:tc>
        <w:tc>
          <w:tcPr>
            <w:tcW w:w="0" w:type="auto"/>
          </w:tcPr>
          <w:p w14:paraId="49562A19"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13.1 (9.5, 22.2)</w:t>
            </w:r>
          </w:p>
        </w:tc>
        <w:tc>
          <w:tcPr>
            <w:tcW w:w="0" w:type="auto"/>
          </w:tcPr>
          <w:p w14:paraId="0999DF6C"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11.8 (5.4, 25.5)</w:t>
            </w:r>
          </w:p>
        </w:tc>
        <w:tc>
          <w:tcPr>
            <w:tcW w:w="0" w:type="auto"/>
          </w:tcPr>
          <w:p w14:paraId="6F1CD9A5" w14:textId="77777777" w:rsidR="00143B87" w:rsidRPr="003862D0" w:rsidRDefault="00143B87" w:rsidP="00152F84">
            <w:pPr>
              <w:pStyle w:val="AR6BodyText"/>
              <w:jc w:val="center"/>
              <w:rPr>
                <w:color w:val="000000" w:themeColor="text1"/>
                <w:sz w:val="18"/>
                <w:szCs w:val="18"/>
                <w:lang w:val="en-GB" w:eastAsia="en-US"/>
              </w:rPr>
            </w:pPr>
            <w:r w:rsidRPr="003862D0">
              <w:rPr>
                <w:color w:val="000000" w:themeColor="text1"/>
                <w:sz w:val="18"/>
                <w:szCs w:val="18"/>
                <w:lang w:val="en-GB" w:eastAsia="en-US"/>
              </w:rPr>
              <w:t>9.7 (3.1, 21.6)</w:t>
            </w:r>
          </w:p>
        </w:tc>
      </w:tr>
    </w:tbl>
    <w:p w14:paraId="7F9DAE72" w14:textId="77777777" w:rsidR="00143B87" w:rsidRPr="003862D0" w:rsidRDefault="00143B87" w:rsidP="00143B87">
      <w:pPr>
        <w:pStyle w:val="AR6BodyText"/>
        <w:rPr>
          <w:b/>
          <w:lang w:val="en-GB"/>
        </w:rPr>
      </w:pPr>
      <w:r w:rsidRPr="003862D0">
        <w:rPr>
          <w:color w:val="000000" w:themeColor="text1"/>
          <w:lang w:val="en-GB" w:eastAsia="en-US"/>
        </w:rPr>
        <w:br/>
      </w:r>
      <w:r w:rsidRPr="003862D0">
        <w:rPr>
          <w:b/>
          <w:lang w:val="en-GB"/>
        </w:rPr>
        <w:t>[END TABLE 4.4 HERE]</w:t>
      </w:r>
    </w:p>
    <w:p w14:paraId="6E4C5596" w14:textId="77777777" w:rsidR="00A3162F" w:rsidRPr="003862D0" w:rsidRDefault="00A3162F" w:rsidP="00143B87">
      <w:pPr>
        <w:pStyle w:val="AR6BodyText"/>
        <w:rPr>
          <w:color w:val="000000" w:themeColor="text1"/>
          <w:lang w:val="en-GB" w:eastAsia="en-US"/>
        </w:rPr>
      </w:pPr>
    </w:p>
    <w:p w14:paraId="5F3A5761" w14:textId="05D1B795" w:rsidR="00143B87" w:rsidRPr="003862D0" w:rsidRDefault="00143B87" w:rsidP="00143B87">
      <w:pPr>
        <w:pStyle w:val="AR6BodyText"/>
        <w:rPr>
          <w:color w:val="000000" w:themeColor="text1"/>
          <w:lang w:val="en-GB" w:eastAsia="en-US"/>
        </w:rPr>
      </w:pPr>
      <w:r w:rsidRPr="003862D0">
        <w:rPr>
          <w:color w:val="000000" w:themeColor="text1"/>
          <w:lang w:val="en-GB" w:eastAsia="en-US"/>
        </w:rPr>
        <w:br/>
      </w:r>
      <w:r w:rsidRPr="003862D0">
        <w:rPr>
          <w:lang w:val="en-GB" w:eastAsia="en-US"/>
        </w:rPr>
        <w:t xml:space="preserve">Studies focusing on the relationship of </w:t>
      </w:r>
      <w:r w:rsidR="008A7C64" w:rsidRPr="003862D0">
        <w:rPr>
          <w:lang w:val="en-GB" w:eastAsia="en-US"/>
        </w:rPr>
        <w:t>sea</w:t>
      </w:r>
      <w:ins w:id="1425" w:author="Sara M Tuson" w:date="2021-07-17T14:39:00Z">
        <w:r w:rsidR="00AE1927">
          <w:rPr>
            <w:lang w:val="en-GB" w:eastAsia="en-US"/>
          </w:rPr>
          <w:t xml:space="preserve"> </w:t>
        </w:r>
      </w:ins>
      <w:del w:id="1426" w:author="Sara M Tuson" w:date="2021-07-17T14:39:00Z">
        <w:r w:rsidR="008A7C64" w:rsidRPr="003862D0" w:rsidDel="00AE1927">
          <w:rPr>
            <w:lang w:val="en-GB" w:eastAsia="en-US"/>
          </w:rPr>
          <w:delText>-</w:delText>
        </w:r>
      </w:del>
      <w:r w:rsidR="008A7C64" w:rsidRPr="003862D0">
        <w:rPr>
          <w:lang w:val="en-GB" w:eastAsia="en-US"/>
        </w:rPr>
        <w:t>ice extent</w:t>
      </w:r>
      <w:r w:rsidRPr="003862D0">
        <w:rPr>
          <w:lang w:val="en-GB" w:eastAsia="en-US"/>
        </w:rPr>
        <w:t xml:space="preserve"> and changes in </w:t>
      </w:r>
      <w:r w:rsidRPr="003862D0">
        <w:rPr>
          <w:color w:val="000000" w:themeColor="text1"/>
          <w:lang w:val="en-GB" w:eastAsia="en-US"/>
        </w:rPr>
        <w:t xml:space="preserve">external drivers have consistently found a much-reduced likelihood of a practically ice-free Arctic Ocean during summer for global warming </w:t>
      </w:r>
      <w:r w:rsidR="009E4426" w:rsidRPr="003862D0">
        <w:rPr>
          <w:color w:val="000000" w:themeColor="text1"/>
          <w:lang w:val="en-GB" w:eastAsia="en-US"/>
        </w:rPr>
        <w:t>of 1.5</w:t>
      </w:r>
      <w:r w:rsidR="009E4426" w:rsidRPr="003862D0">
        <w:rPr>
          <w:color w:val="000000" w:themeColor="text1"/>
          <w:lang w:val="en-GB" w:eastAsia="en-US"/>
        </w:rPr>
        <w:sym w:font="Symbol" w:char="F0B0"/>
      </w:r>
      <w:r w:rsidR="009E4426" w:rsidRPr="003862D0">
        <w:rPr>
          <w:color w:val="000000" w:themeColor="text1"/>
          <w:lang w:val="en-GB" w:eastAsia="en-US"/>
        </w:rPr>
        <w:t>C than for 2.0</w:t>
      </w:r>
      <w:r w:rsidR="009E4426" w:rsidRPr="003862D0">
        <w:rPr>
          <w:color w:val="000000" w:themeColor="text1"/>
          <w:lang w:val="en-GB" w:eastAsia="en-US"/>
        </w:rPr>
        <w:sym w:font="Symbol" w:char="F0B0"/>
      </w:r>
      <w:r w:rsidR="009E4426" w:rsidRPr="003862D0">
        <w:rPr>
          <w:color w:val="000000" w:themeColor="text1"/>
          <w:lang w:val="en-GB" w:eastAsia="en-US"/>
        </w:rPr>
        <w:t>C</w:t>
      </w:r>
      <w:r w:rsidR="00652B5A" w:rsidRPr="003862D0">
        <w:rPr>
          <w:color w:val="000000" w:themeColor="text1"/>
          <w:lang w:val="en-GB" w:eastAsia="en-US"/>
        </w:rPr>
        <w:t xml:space="preserve"> </w:t>
      </w:r>
      <w:r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"10.1002/2017GL076159", "ISSN" : "0094-8276", "abstract" : "Abstract We examine the seasonal cycle of Arctic sea ice in scenarios with limited future global warming. To do so, we analyze two sets of observational records that cover the observational uncertainty of Arctic sea ice loss per degree of global warming. The observations are combined with 100 simulations of historical and future climate evolution from the Max Planck Institute Earth System Model Grand Ensemble. Based on the high-sensitivity observations, we find that Arctic September sea ice is lost with low probability (P\u2248\u00a010%) for global warming of +1.5\u00b0C above preindustrial levels and with very high probability (P&gt;\u00a099%) for global warming of +2\u00b0C above preindustrial levels. For the low-sensitivity observations, September sea ice is extremely unlikely to disappear for +1.5\u00b0C warming (P?\u00a01%) and has low likelihood (P\u2248\u00a010%) to disappear even for +2\u00b0C global warming. For March, both observational records suggest a loss of 15% to 20% of Arctic sea ice area for 1.5\u00b0C to 2\u00b0C global warming.", "author" : [ { "dropping-particle" : "", "family" : "Niederdrenk", "given" : "Anne Laura", "non-dropping-particle" : "", "parse-names" : false, "suffix" : "" }, { "dropping-particle" : "", "family" : "Notz", "given" : "Dirk", "non-dropping-particle" : "", "parse-names" : false, "suffix" : "" } ], "container-title" : "Geophysical Research Letters", "id" : "ITEM-2", "issue" : "4", "issued" : { "date-parts" : [ [ "2018", "1", "25" ] ] }, "note" : "doi: 10.1002/2017GL076159", "page" : "1963-1971", "publisher" : "Wiley-Blackwell", "title" : "Arctic Sea Ice in a 1.5\u00b0C Warmer World", "translator" : [ { "dropping-particle" : "", "family" : "K4123", "given" : "", "non-dropping-particle" : "", "parse-names" : false, "suffix" : "" } ], "type" : "article-journal", "volume" : "45" }, "uris" : [ "http://www.mendeley.com/documents/?uuid=e55a739f-95ad-4677-bff2-888cf81b9e66" ] }, { "id" : "ITEM-3",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"ITEM-3",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"id" : "ITEM-4",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"ITEM-4",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"ITEM-5",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"ITEM-5",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"id" : "ITEM-6", "itemData" : { "DOI" : "10.1038/s41467-019-10561-x", "ISSN" : "2041-1723", "abstract" : "A major conundrum in climate science is how to account for dependence between climate models. This complicates interpretation of probabilistic projections derived from such models. Here we show that this problem can be addressed using a novel method to test multiple non-exclusive hypotheses, and to make predictions under such hypotheses. We apply the method to probabilistically estimate the level of global warming needed for a September ice-free Arctic, using an ensemble of historical and representative concentration pathway 8.5 emissions scenario climate model runs. We show that not accounting for model dependence can lead to biased projections. Incorporating more constraints on models may minimize the impact of neglecting model non-exclusivity. Most likely, September Arctic sea ice will effectively disappear at between approximately 2 and 2.5 K of global warming. Yet, limiting the warming to 1.5 K under the Paris agreement may not be sufficient to prevent the ice-free Arctic.",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"Chang", "given" : "W.", "non-dropping-particle" : "", "parse-names" : false, "suffix" : "" }, { "dropping-particle" : "", "family" : "Evans", "given" : "J. P.", "non-dropping-particle" : "", "parse-names" : false, "suffix" : "" }, { "dropping-particle" : "", "family" : "Lee", "given" : "J.-Y.", "non-dropping-particle" : "", "parse-names" : false, "suffix" : "" } ], "container-title" : "Nature Communications", "id" : "ITEM-6", "issue" : "1", "issued" : { "date-parts" : [ [ "2019", "12", "9" ] ] }, "page" : "3016", "title" : "A novel method to test non-exclusive hypotheses applied to Arctic ice projections from dependent models", "translator" : [ { "dropping-particle" : "", "family" : "K4530", "given" : "", "non-dropping-particle" : "", "parse-names" : false, "suffix" : "" } ], "type" : "article-journal", "volume" : "10" }, "uris" : [ "http://www.mendeley.com/documents/?uuid=20f3fce4-4e95-4677-bf2e-aab838aa5152", "http://www.mendeley.com/documents/?uuid=17cd397e-c5e3-4f9c-86de-dd46d6b5ccb3" ] } ], "mendeley" : { "formattedCitation" : "(Screen and Williamson, 2017; Jahn, 2018; Niederdrenk and Notz, 2018; Notz and Stroeve, 2018; Sigmond et al., 2018; Olson et al., 2019)", "plainTextFormattedCitation" : "(Screen and Williamson, 2017; Jahn, 2018; Niederdrenk and Notz, 2018; Notz and Stroeve, 2018; Sigmond et al., 2018; Olson et al., 2019)", "previouslyFormattedCitation" : "(Screen and Williamson, 2017; Jahn, 2018; Niederdrenk and Notz, 2018; Notz and Stroeve, 2018; Sigmond et al., 2018; Olson et al., 2019)" }, "properties" : { "noteIndex" : 0 }, "schema" : "https://github.com/citation-style-language/schema/raw/master/csl-citation.json" }</w:instrText>
      </w:r>
      <w:r w:rsidRPr="003862D0">
        <w:rPr>
          <w:lang w:val="en-GB"/>
        </w:rPr>
        <w:fldChar w:fldCharType="separate"/>
      </w:r>
      <w:r w:rsidR="00016735">
        <w:rPr>
          <w:noProof/>
          <w:lang w:val="en-GB"/>
        </w:rPr>
        <w:t>(Screen and Williamson, 2017; Jahn, 2018; Niederdrenk and Notz, 2018; Notz and Stroeve, 2018; Sigmond et al., 2018; Olson et al., 2019)</w:t>
      </w:r>
      <w:r w:rsidRPr="003862D0">
        <w:rPr>
          <w:lang w:val="en-GB"/>
        </w:rPr>
        <w:fldChar w:fldCharType="end"/>
      </w:r>
      <w:r w:rsidRPr="003862D0">
        <w:rPr>
          <w:color w:val="000000" w:themeColor="text1"/>
          <w:lang w:val="en-GB" w:eastAsia="en-US"/>
        </w:rPr>
        <w:t>. This is shown here in a large initial-condition ensemble of observationally</w:t>
      </w:r>
      <w:r w:rsidR="00AC1689" w:rsidRPr="003862D0">
        <w:rPr>
          <w:color w:val="000000" w:themeColor="text1"/>
          <w:lang w:val="en-GB" w:eastAsia="en-US"/>
        </w:rPr>
        <w:t xml:space="preserve"> </w:t>
      </w:r>
      <w:r w:rsidRPr="003862D0">
        <w:rPr>
          <w:color w:val="000000" w:themeColor="text1"/>
          <w:lang w:val="en-GB" w:eastAsia="en-US"/>
        </w:rPr>
        <w:t xml:space="preserve">constrained model simulations where </w:t>
      </w:r>
      <w:r w:rsidR="009E4426" w:rsidRPr="003862D0">
        <w:rPr>
          <w:color w:val="000000" w:themeColor="text1"/>
          <w:lang w:val="en-GB" w:eastAsia="en-US"/>
        </w:rPr>
        <w:t>GSAT</w:t>
      </w:r>
      <w:r w:rsidRPr="003862D0">
        <w:rPr>
          <w:color w:val="000000" w:themeColor="text1"/>
          <w:lang w:val="en-GB" w:eastAsia="en-US"/>
        </w:rPr>
        <w:t xml:space="preserve"> are stabilized at 1.5°C, 2.0°C and 3.0°C warming relative to </w:t>
      </w:r>
      <w:r w:rsidRPr="003862D0">
        <w:rPr>
          <w:lang w:val="en-GB" w:eastAsia="en-US"/>
        </w:rPr>
        <w:t>1850–1900</w:t>
      </w:r>
      <w:r w:rsidRPr="003862D0">
        <w:rPr>
          <w:color w:val="000000" w:themeColor="text1"/>
          <w:lang w:val="en-GB" w:eastAsia="en-US"/>
        </w:rPr>
        <w:t xml:space="preserve"> in the RCP8.5 scenario (</w:t>
      </w:r>
      <w:r w:rsidR="00FA6D4F" w:rsidRPr="003862D0">
        <w:rPr>
          <w:color w:val="000000" w:themeColor="text1"/>
          <w:lang w:val="en-GB" w:eastAsia="en-US"/>
        </w:rPr>
        <w:t>Figure 4.5</w:t>
      </w:r>
      <w:r w:rsidRPr="003862D0">
        <w:rPr>
          <w:color w:val="000000" w:themeColor="text1"/>
          <w:lang w:val="en-GB" w:eastAsia="en-US"/>
        </w:rPr>
        <w:t>). Temperature stabilization is achieved by switching off all the anthropogenic emissions around the time that GSAT first reaches the stabilization thresholds</w:t>
      </w:r>
      <w:r w:rsidR="009E4426" w:rsidRPr="003862D0">
        <w:rPr>
          <w:color w:val="000000" w:themeColor="text1"/>
          <w:lang w:val="en-GB" w:eastAsia="en-US"/>
        </w:rPr>
        <w:t>.</w:t>
      </w:r>
      <w:del w:id="1427" w:author="Sara M Tuson" w:date="2021-07-15T20:27:00Z">
        <w:r w:rsidRPr="003862D0" w:rsidDel="00092429">
          <w:rPr>
            <w:color w:val="000000" w:themeColor="text1"/>
            <w:lang w:val="en-GB" w:eastAsia="en-US"/>
          </w:rPr>
          <w:delText xml:space="preserve"> </w:delText>
        </w:r>
        <w:r w:rsidR="009E4426" w:rsidRPr="003862D0" w:rsidDel="00092429">
          <w:rPr>
            <w:color w:val="000000" w:themeColor="text1"/>
            <w:lang w:val="en-GB" w:eastAsia="en-US"/>
          </w:rPr>
          <w:delText xml:space="preserve"> </w:delText>
        </w:r>
      </w:del>
      <w:ins w:id="1428" w:author="Sara M Tuson" w:date="2021-07-15T20:27:00Z">
        <w:r w:rsidR="00092429">
          <w:rPr>
            <w:color w:val="000000" w:themeColor="text1"/>
            <w:lang w:val="en-GB" w:eastAsia="en-US"/>
          </w:rPr>
          <w:t xml:space="preserve"> </w:t>
        </w:r>
      </w:ins>
      <w:r w:rsidR="009E4426" w:rsidRPr="003862D0">
        <w:rPr>
          <w:color w:val="000000" w:themeColor="text1"/>
          <w:lang w:val="en-GB" w:eastAsia="en-US"/>
        </w:rPr>
        <w:t>S</w:t>
      </w:r>
      <w:r w:rsidRPr="003862D0">
        <w:rPr>
          <w:color w:val="000000" w:themeColor="text1"/>
          <w:lang w:val="en-GB" w:eastAsia="en-US"/>
        </w:rPr>
        <w:t xml:space="preserve">imulations have been observationally constrained to correct for a model bias in simulated historical September </w:t>
      </w:r>
      <w:r w:rsidR="008A7C64" w:rsidRPr="003862D0">
        <w:rPr>
          <w:color w:val="000000" w:themeColor="text1"/>
          <w:lang w:val="en-GB" w:eastAsia="en-US"/>
        </w:rPr>
        <w:t>sea</w:t>
      </w:r>
      <w:ins w:id="1429" w:author="Sara M Tuson" w:date="2021-07-17T14:39:00Z">
        <w:r w:rsidR="00AE1927">
          <w:rPr>
            <w:color w:val="000000" w:themeColor="text1"/>
            <w:lang w:val="en-GB" w:eastAsia="en-US"/>
          </w:rPr>
          <w:t xml:space="preserve"> </w:t>
        </w:r>
      </w:ins>
      <w:del w:id="1430" w:author="Sara M Tuson" w:date="2021-07-17T14:39:00Z">
        <w:r w:rsidR="008A7C64" w:rsidRPr="003862D0" w:rsidDel="00AE1927">
          <w:rPr>
            <w:color w:val="000000" w:themeColor="text1"/>
            <w:lang w:val="en-GB" w:eastAsia="en-US"/>
          </w:rPr>
          <w:delText>-</w:delText>
        </w:r>
      </w:del>
      <w:r w:rsidR="008A7C64" w:rsidRPr="003862D0">
        <w:rPr>
          <w:color w:val="000000" w:themeColor="text1"/>
          <w:lang w:val="en-GB" w:eastAsia="en-US"/>
        </w:rPr>
        <w:t>ice extent</w:t>
      </w:r>
      <w:r w:rsidRPr="003862D0">
        <w:rPr>
          <w:color w:val="000000" w:themeColor="text1"/>
          <w:lang w:val="en-GB" w:eastAsia="en-US"/>
        </w:rPr>
        <w:t xml:space="preserve">. In these simulations, </w:t>
      </w:r>
      <w:r w:rsidRPr="003862D0">
        <w:rPr>
          <w:lang w:val="en-GB" w:eastAsia="en-US"/>
        </w:rPr>
        <w:t>Arctic sea ice coverage in September is simulated, on average, to drop below 1 million km</w:t>
      </w:r>
      <w:r w:rsidRPr="003862D0">
        <w:rPr>
          <w:vertAlign w:val="superscript"/>
          <w:lang w:val="en-GB" w:eastAsia="en-US"/>
        </w:rPr>
        <w:t>2</w:t>
      </w:r>
      <w:r w:rsidRPr="003862D0">
        <w:rPr>
          <w:color w:val="000000" w:themeColor="text1"/>
          <w:lang w:val="en-GB" w:eastAsia="en-US"/>
        </w:rPr>
        <w:t xml:space="preserve"> around 2040, consistent with</w:t>
      </w:r>
      <w:r w:rsidR="00775907" w:rsidRPr="003862D0">
        <w:rPr>
          <w:color w:val="000000" w:themeColor="text1"/>
          <w:lang w:val="en-GB" w:eastAsia="en-US"/>
        </w:rPr>
        <w:t xml:space="preserve"> the</w:t>
      </w:r>
      <w:r w:rsidRPr="003862D0">
        <w:rPr>
          <w:color w:val="000000" w:themeColor="text1"/>
          <w:lang w:val="en-GB" w:eastAsia="en-US"/>
        </w:rPr>
        <w:t xml:space="preserve"> </w:t>
      </w:r>
      <w:r w:rsidR="009E4426" w:rsidRPr="003862D0">
        <w:rPr>
          <w:color w:val="000000" w:themeColor="text1"/>
          <w:lang w:val="en-GB" w:eastAsia="en-US"/>
        </w:rPr>
        <w:t xml:space="preserve">AR5 set of assessed models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"ITEM-1",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"mendeley" : { "formattedCitation" : "(Sigmond et al., 2018)", "plainTextFormattedCitation" : "(Sigmond et al., 2018)", "previouslyFormattedCitation" : "(Sigmond et al., 2018)"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(Sigmond et al., 2018)</w:t>
      </w:r>
      <w:r w:rsidRPr="003862D0">
        <w:rPr>
          <w:color w:val="000000" w:themeColor="text1"/>
          <w:lang w:val="en-GB" w:eastAsia="en-US"/>
        </w:rPr>
        <w:fldChar w:fldCharType="end"/>
      </w:r>
      <w:r w:rsidRPr="003862D0">
        <w:rPr>
          <w:color w:val="000000" w:themeColor="text1"/>
          <w:lang w:val="en-GB" w:eastAsia="en-US"/>
        </w:rPr>
        <w:t xml:space="preserve">. The </w:t>
      </w:r>
      <w:r w:rsidRPr="003862D0">
        <w:rPr>
          <w:lang w:val="en-GB"/>
        </w:rPr>
        <w:t xml:space="preserve">individual model simulations, for which there are twenty for each stabilized </w:t>
      </w:r>
      <w:r w:rsidRPr="003862D0">
        <w:rPr>
          <w:lang w:val="en-GB"/>
        </w:rPr>
        <w:lastRenderedPageBreak/>
        <w:t xml:space="preserve">temperature level, show that the probability of the Arctic becoming practically ice free at the end of the 21st century is significantly higher for 2°C warming than for 1.5°C warming above </w:t>
      </w:r>
      <w:r w:rsidRPr="003862D0">
        <w:rPr>
          <w:lang w:val="en-GB" w:eastAsia="en-US"/>
        </w:rPr>
        <w:t>1850–1900</w:t>
      </w:r>
      <w:r w:rsidRPr="003862D0">
        <w:rPr>
          <w:lang w:val="en-GB"/>
        </w:rPr>
        <w:t xml:space="preserve"> levels (</w:t>
      </w:r>
      <w:r w:rsidRPr="003862D0">
        <w:rPr>
          <w:i/>
          <w:lang w:val="en-GB"/>
        </w:rPr>
        <w:t>high confidence</w:t>
      </w:r>
      <w:r w:rsidRPr="003862D0">
        <w:rPr>
          <w:lang w:val="en-GB"/>
        </w:rPr>
        <w:t>).</w:t>
      </w:r>
      <w:r w:rsidRPr="003862D0">
        <w:rPr>
          <w:color w:val="000000" w:themeColor="text1"/>
          <w:lang w:val="en-GB" w:eastAsia="en-US"/>
        </w:rPr>
        <w:t xml:space="preserve"> </w:t>
      </w:r>
    </w:p>
    <w:p w14:paraId="5C3709C4" w14:textId="77777777" w:rsidR="00143B87" w:rsidRPr="003862D0" w:rsidRDefault="00143B87" w:rsidP="00143B87">
      <w:pPr>
        <w:pStyle w:val="AR6BodyText"/>
        <w:rPr>
          <w:color w:val="000000" w:themeColor="text1"/>
          <w:lang w:val="en-GB" w:eastAsia="en-US"/>
        </w:rPr>
      </w:pPr>
    </w:p>
    <w:p w14:paraId="075DDCE2" w14:textId="77777777" w:rsidR="00A3162F" w:rsidRPr="003862D0" w:rsidRDefault="00A3162F" w:rsidP="00143B87">
      <w:pPr>
        <w:pStyle w:val="AR6BodyText"/>
        <w:rPr>
          <w:color w:val="000000" w:themeColor="text1"/>
          <w:lang w:val="en-GB" w:eastAsia="en-US"/>
        </w:rPr>
      </w:pPr>
    </w:p>
    <w:p w14:paraId="467E82C3" w14:textId="77777777" w:rsidR="00143B87" w:rsidRPr="003862D0" w:rsidRDefault="00143B87" w:rsidP="00143B87">
      <w:pPr>
        <w:pStyle w:val="AR6BodyText"/>
        <w:rPr>
          <w:color w:val="000000" w:themeColor="text1"/>
          <w:lang w:val="en-GB" w:eastAsia="en-US"/>
        </w:rPr>
      </w:pPr>
      <w:r w:rsidRPr="003862D0">
        <w:rPr>
          <w:b/>
          <w:lang w:val="en-GB"/>
        </w:rPr>
        <w:t>[START FIGURE 4.5 HERE]</w:t>
      </w:r>
    </w:p>
    <w:p w14:paraId="76BCB19F" w14:textId="618E6F7B" w:rsidR="00143B87" w:rsidRPr="003862D0" w:rsidRDefault="00143B87" w:rsidP="009363AC">
      <w:pPr>
        <w:pStyle w:val="AR6BodyText"/>
        <w:rPr>
          <w:lang w:val="en-GB"/>
        </w:rPr>
      </w:pPr>
    </w:p>
    <w:p w14:paraId="3FF70697" w14:textId="398D4CA1" w:rsidR="00143B87" w:rsidRPr="003862D0" w:rsidRDefault="00143B87" w:rsidP="00143B87">
      <w:pPr>
        <w:pStyle w:val="AR6Chap4Figure"/>
        <w:rPr>
          <w:lang w:val="en-GB"/>
        </w:rPr>
      </w:pPr>
      <w:bookmarkStart w:id="1431" w:name="_Ref5025117"/>
      <w:bookmarkStart w:id="1432" w:name="_Ref56850270"/>
      <w:bookmarkStart w:id="1433" w:name="_Toc69750250"/>
      <w:r w:rsidRPr="003862D0">
        <w:rPr>
          <w:b/>
          <w:bCs/>
          <w:lang w:val="en-GB"/>
        </w:rPr>
        <w:t xml:space="preserve">Arctic </w:t>
      </w:r>
      <w:r w:rsidR="008A7C64" w:rsidRPr="003862D0">
        <w:rPr>
          <w:b/>
          <w:bCs/>
          <w:lang w:val="en-GB"/>
        </w:rPr>
        <w:t>sea-ice extent</w:t>
      </w:r>
      <w:r w:rsidRPr="003862D0">
        <w:rPr>
          <w:b/>
          <w:bCs/>
          <w:lang w:val="en-GB"/>
        </w:rPr>
        <w:t xml:space="preserve"> in September in a large initial-condition ensemble of observationally-constrained simulations of an </w:t>
      </w:r>
      <w:r w:rsidR="00B827B0" w:rsidRPr="003862D0">
        <w:rPr>
          <w:b/>
          <w:bCs/>
          <w:lang w:val="en-GB"/>
        </w:rPr>
        <w:t>Earth system model</w:t>
      </w:r>
      <w:r w:rsidRPr="003862D0">
        <w:rPr>
          <w:b/>
          <w:bCs/>
          <w:lang w:val="en-GB"/>
        </w:rPr>
        <w:t xml:space="preserve"> (CanESM2)</w:t>
      </w:r>
      <w:r w:rsidRPr="003862D0">
        <w:rPr>
          <w:lang w:val="en-GB"/>
        </w:rPr>
        <w:t>. The black and red curves are</w:t>
      </w:r>
      <w:r w:rsidR="007109E5" w:rsidRPr="003862D0">
        <w:rPr>
          <w:lang w:val="en-GB"/>
        </w:rPr>
        <w:t xml:space="preserve"> a</w:t>
      </w:r>
      <w:r w:rsidRPr="003862D0">
        <w:rPr>
          <w:lang w:val="en-GB"/>
        </w:rPr>
        <w:t xml:space="preserve">verage over twenty simulations following historical forcings to 2015 and RCP8.5 extensions to 2100. The coloured curves are averages over twenty simulations each after GSAT has been stabilized at the indicated degree of global mean warming relative to </w:t>
      </w:r>
      <w:r w:rsidRPr="003862D0">
        <w:rPr>
          <w:lang w:val="en-GB" w:eastAsia="en-US"/>
        </w:rPr>
        <w:t>1850–1900</w:t>
      </w:r>
      <w:r w:rsidRPr="003862D0">
        <w:rPr>
          <w:lang w:val="en-GB"/>
        </w:rPr>
        <w:t xml:space="preserve">. The bars to the right are the minimum to maximum ranges over 2081–2100 </w:t>
      </w:r>
      <w:r w:rsidRPr="003862D0">
        <w:rPr>
          <w:lang w:val="en-GB"/>
        </w:rPr>
        <w:fldChar w:fldCharType="begin" w:fldLock="1"/>
      </w:r>
      <w:r w:rsidR="00615634">
        <w:rPr>
          <w:lang w:val="en-GB"/>
        </w:rPr>
        <w:instrText>ADDIN CSL_CITATION { "citationItems" : [ { "id" : "ITEM-1",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"ITEM-1",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"mendeley" : { "formattedCitation" : "(Sigmond et al., 2018)", "plainTextFormattedCitation" : "(Sigmond et al., 2018)", "previouslyFormattedCitation" : "(Sigmond et al., 2018)" }, "properties" : { "noteIndex" : 0 }, "schema" : "https://github.com/citation-style-language/schema/raw/master/csl-citation.json" }</w:instrText>
      </w:r>
      <w:r w:rsidRPr="003862D0">
        <w:rPr>
          <w:lang w:val="en-GB"/>
        </w:rPr>
        <w:fldChar w:fldCharType="separate"/>
      </w:r>
      <w:r w:rsidR="00016735">
        <w:rPr>
          <w:noProof/>
          <w:lang w:val="en-GB"/>
        </w:rPr>
        <w:t>(Sigmond et al., 2018)</w:t>
      </w:r>
      <w:r w:rsidRPr="003862D0">
        <w:rPr>
          <w:lang w:val="en-GB"/>
        </w:rPr>
        <w:fldChar w:fldCharType="end"/>
      </w:r>
      <w:bookmarkEnd w:id="1431"/>
      <w:r w:rsidRPr="003862D0">
        <w:rPr>
          <w:lang w:val="en-GB"/>
        </w:rPr>
        <w:t>. The horizontal dashed line indicates a practically ice</w:t>
      </w:r>
      <w:r w:rsidR="007109E5" w:rsidRPr="003862D0">
        <w:rPr>
          <w:lang w:val="en-GB"/>
        </w:rPr>
        <w:t>-</w:t>
      </w:r>
      <w:r w:rsidRPr="003862D0">
        <w:rPr>
          <w:lang w:val="en-GB"/>
        </w:rPr>
        <w:t>free Arctic.</w:t>
      </w:r>
      <w:bookmarkEnd w:id="1432"/>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433"/>
    </w:p>
    <w:p w14:paraId="02C4A301" w14:textId="77777777" w:rsidR="00143B87" w:rsidRPr="003862D0" w:rsidRDefault="00143B87" w:rsidP="00143B87">
      <w:pPr>
        <w:pStyle w:val="AR6BodyText"/>
        <w:rPr>
          <w:lang w:val="en-GB"/>
        </w:rPr>
      </w:pPr>
    </w:p>
    <w:p w14:paraId="4CAE102A" w14:textId="77777777" w:rsidR="00143B87" w:rsidRPr="003862D0" w:rsidRDefault="00143B87" w:rsidP="00143B87">
      <w:pPr>
        <w:pStyle w:val="AR6BodyText"/>
        <w:rPr>
          <w:color w:val="000000" w:themeColor="text1"/>
          <w:lang w:val="en-GB" w:eastAsia="en-US"/>
        </w:rPr>
      </w:pPr>
      <w:r w:rsidRPr="003862D0">
        <w:rPr>
          <w:b/>
          <w:lang w:val="en-GB"/>
        </w:rPr>
        <w:t>[END FIGURE 4.5 HERE]</w:t>
      </w:r>
    </w:p>
    <w:p w14:paraId="4CAEFAF1" w14:textId="77777777" w:rsidR="00143B87" w:rsidRPr="003862D0" w:rsidRDefault="00143B87" w:rsidP="00143B87">
      <w:pPr>
        <w:pStyle w:val="AR6BodyText"/>
        <w:rPr>
          <w:b/>
          <w:lang w:val="en-GB"/>
        </w:rPr>
      </w:pPr>
      <w:bookmarkStart w:id="1434" w:name="_Toc5778468"/>
    </w:p>
    <w:p w14:paraId="3B6D727C" w14:textId="77777777" w:rsidR="00A3162F" w:rsidRPr="003862D0" w:rsidRDefault="00A3162F" w:rsidP="00143B87">
      <w:pPr>
        <w:pStyle w:val="AR6BodyText"/>
        <w:rPr>
          <w:b/>
          <w:lang w:val="en-GB"/>
        </w:rPr>
      </w:pPr>
    </w:p>
    <w:p w14:paraId="6FDDDEAB" w14:textId="77777777" w:rsidR="00143B87" w:rsidRPr="003862D0" w:rsidRDefault="00143B87" w:rsidP="00143B87">
      <w:pPr>
        <w:pStyle w:val="AR6Chap4Level34111"/>
        <w:rPr>
          <w:lang w:val="en-GB"/>
        </w:rPr>
      </w:pPr>
      <w:bookmarkStart w:id="1435" w:name="_Toc29748265"/>
      <w:bookmarkStart w:id="1436" w:name="_Toc29748451"/>
      <w:bookmarkStart w:id="1437" w:name="_Toc29749204"/>
      <w:bookmarkStart w:id="1438" w:name="_Toc29751014"/>
      <w:bookmarkStart w:id="1439" w:name="_Toc33523271"/>
      <w:bookmarkStart w:id="1440" w:name="_Toc57156845"/>
      <w:bookmarkStart w:id="1441" w:name="_Toc66466965"/>
      <w:bookmarkStart w:id="1442" w:name="_Toc66467249"/>
      <w:bookmarkStart w:id="1443" w:name="_Toc66574504"/>
      <w:bookmarkStart w:id="1444" w:name="_Toc66574675"/>
      <w:bookmarkStart w:id="1445" w:name="_Toc66646022"/>
      <w:bookmarkStart w:id="1446" w:name="_Toc69752492"/>
      <w:r w:rsidRPr="003862D0">
        <w:rPr>
          <w:lang w:val="en-GB"/>
        </w:rPr>
        <w:t>Global Mean Sea Level</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2DB42E46" w14:textId="38758720" w:rsidR="00143B87" w:rsidRPr="003862D0" w:rsidRDefault="00143B87" w:rsidP="00143B87">
      <w:pPr>
        <w:pStyle w:val="AR6BodyText"/>
        <w:rPr>
          <w:lang w:val="en-GB"/>
        </w:rPr>
      </w:pPr>
      <w:r w:rsidRPr="003862D0">
        <w:rPr>
          <w:lang w:val="en-GB"/>
        </w:rPr>
        <w:br/>
      </w:r>
      <w:ins w:id="1447"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process-based simulations </w:t>
      </w:r>
      <w:r w:rsidRPr="003862D0">
        <w:rPr>
          <w:lang w:val="en-GB"/>
        </w:rPr>
        <w:t xml:space="preserve">that the rate of GMSL rise during the 21st century will </w:t>
      </w:r>
      <w:r w:rsidR="005824A5" w:rsidRPr="003862D0">
        <w:rPr>
          <w:i/>
          <w:lang w:val="en-GB" w:eastAsia="en-US"/>
        </w:rPr>
        <w:t>very likely</w:t>
      </w:r>
      <w:r w:rsidR="005824A5" w:rsidRPr="003862D0">
        <w:rPr>
          <w:lang w:val="en-GB"/>
        </w:rPr>
        <w:t xml:space="preserve"> </w:t>
      </w:r>
      <w:r w:rsidRPr="003862D0">
        <w:rPr>
          <w:lang w:val="en-GB"/>
        </w:rPr>
        <w:t xml:space="preserve">exceed the rate observed during 1971–2010 for all RCP scenarios due to increases in ocean warming and loss of mass from glaciers and ice sheets </w:t>
      </w:r>
      <w:r w:rsidRPr="003862D0">
        <w:rPr>
          <w:lang w:val="en-GB"/>
        </w:rPr>
        <w:fldChar w:fldCharType="begin" w:fldLock="1"/>
      </w:r>
      <w:r w:rsidR="00615634">
        <w:rPr>
          <w:lang w:val="en-GB"/>
        </w:rPr>
        <w:instrText>ADDIN CSL_CITATION { "citationItems" : [ { "id" : "ITEM-1", "itemData" : { "DOI" : "10.1017/CBO9781107415324.026", "ISBN" : "9781107661820", "author" : [ { "dropping-particle" : "", "family" : "Church", "given" : "J.a.", "non-dropping-particle" : "", "parse-names" : false, "suffix" : "" }, { "dropping-particle" : "", "family" : "Clark", "given" : "P.U.", "non-dropping-particle" : "", "parse-names" : false, "suffix" : "" }, { "dropping-particle" : "", "family" : "Cazenave", "given" : "A.", "non-dropping-particle" : "", "parse-names" : false, "suffix" : "" }, { "dropping-particle" : "", "family" : "Gregory", "given" : "J.M.",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"M.a.", "non-dropping-particle" : "", "parse-names" : false, "suffix" : "" }, { "dropping-particle" : "", "family" : "Milne", "given" : "G.a.", "non-dropping-particle" : "", "parse-names" : false, "suffix" : "" }, { "dropping-particle" : "", "family" : "Nerem", "given" : "R.S", "non-dropping-particle" : "", "parse-names" : false, "suffix" : "" }, { "dropping-particle" : "", "family" : "Nunn", "given" : "P.D.", "non-dropping-particle" : "", "parse-names" : false, "suffix" : "" }, { "dropping-particle" : "", "family" : "Payne", "given" : "A.J.", "non-dropping-particle" : "", "parse-names" : false, "suffix" : "" }, { "dropping-particle" : "", "family" : "Pfeffer", "given" : "W.T.", "non-dropping-particle" : "", "parse-names" : false, "suffix" : "" }, { "dropping-particle" : "", "family" : "Stammer", "given" : "D.", "non-dropping-particle" : "", "parse-names" : false, "suffix" : "" }, { "dropping-particle" : "", "family" : "Unnikrishnan", "given" : "A.S.",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"K3102", "given" : "Rt13", "non-dropping-particle" : "", "parse-names" : false, "suffix" : "" } ], "type" : "chapter" }, "uris" : [ "http://www.mendeley.com/documents/?uuid=d3e2f516-16c4-30de-bafb-8b63d411cb7a" ] } ], "mendeley" : { "formattedCitation" : "(Church et al., 2013)", "plainTextFormattedCitation" : "(Church et al., 2013)", "previouslyFormattedCitation" : "(Church et al., 2013)" }, "properties" : { "noteIndex" : 0 }, "schema" : "https://github.com/citation-style-language/schema/raw/master/csl-citation.json" }</w:instrText>
      </w:r>
      <w:r w:rsidRPr="003862D0">
        <w:rPr>
          <w:lang w:val="en-GB"/>
        </w:rPr>
        <w:fldChar w:fldCharType="separate"/>
      </w:r>
      <w:r w:rsidR="00016735">
        <w:rPr>
          <w:noProof/>
          <w:lang w:val="en-GB"/>
        </w:rPr>
        <w:t>(Church et al., 2013)</w:t>
      </w:r>
      <w:r w:rsidRPr="003862D0">
        <w:rPr>
          <w:lang w:val="en-GB"/>
        </w:rPr>
        <w:fldChar w:fldCharType="end"/>
      </w:r>
      <w:r w:rsidRPr="003862D0">
        <w:rPr>
          <w:lang w:val="en-GB"/>
        </w:rPr>
        <w:t xml:space="preserve">. Further, AR5 concluded that for the period 2081–2100, compared to 1986–2005, GMSL rise is </w:t>
      </w:r>
      <w:r w:rsidRPr="003862D0">
        <w:rPr>
          <w:i/>
          <w:lang w:val="en-GB"/>
        </w:rPr>
        <w:t>likely</w:t>
      </w:r>
      <w:r w:rsidRPr="003862D0">
        <w:rPr>
          <w:lang w:val="en-GB"/>
        </w:rPr>
        <w:t xml:space="preserve"> (</w:t>
      </w:r>
      <w:r w:rsidRPr="003862D0">
        <w:rPr>
          <w:i/>
          <w:lang w:val="en-GB"/>
        </w:rPr>
        <w:t>medium confidence</w:t>
      </w:r>
      <w:r w:rsidRPr="003862D0">
        <w:rPr>
          <w:lang w:val="en-GB"/>
        </w:rPr>
        <w:t>) to be in the 5–95% range of projections from process-based models, which give 0.26–0.55 m for RCP2.6, 0.32–0.63 m for RCP4.5, 0.33–0.63 m for RCP6.0, and 0.45–0.82 m for RCP8.5. For RCP8.5, the rise by 2100 is 0.52–0.98 m with a rate during 2081–2100 of 8–16 mm yr</w:t>
      </w:r>
      <w:ins w:id="1448" w:author="Sara M Tuson" w:date="2021-07-18T07:17:00Z">
        <w:r w:rsidR="00A71F18" w:rsidRPr="00A71F18">
          <w:rPr>
            <w:color w:val="000000"/>
            <w:sz w:val="20"/>
            <w:szCs w:val="20"/>
            <w:vertAlign w:val="superscript"/>
            <w:rPrChange w:id="1449" w:author="Sara M Tuson" w:date="2021-07-18T07:17:00Z">
              <w:rPr>
                <w:color w:val="000000"/>
                <w:sz w:val="20"/>
                <w:szCs w:val="20"/>
              </w:rPr>
            </w:rPrChange>
          </w:rPr>
          <w:t>–</w:t>
        </w:r>
      </w:ins>
      <w:del w:id="1450" w:author="Sara M Tuson" w:date="2021-07-18T07:17:00Z">
        <w:r w:rsidRPr="003862D0" w:rsidDel="00A71F18">
          <w:rPr>
            <w:vertAlign w:val="superscript"/>
            <w:lang w:val="en-GB"/>
          </w:rPr>
          <w:delText>-</w:delText>
        </w:r>
      </w:del>
      <w:r w:rsidRPr="003862D0">
        <w:rPr>
          <w:vertAlign w:val="superscript"/>
          <w:lang w:val="en-GB"/>
        </w:rPr>
        <w:t>1</w:t>
      </w:r>
      <w:r w:rsidRPr="003862D0">
        <w:rPr>
          <w:lang w:val="en-GB"/>
        </w:rPr>
        <w:t>.</w:t>
      </w:r>
    </w:p>
    <w:p w14:paraId="745FF97C" w14:textId="77777777" w:rsidR="00143B87" w:rsidRPr="003862D0" w:rsidRDefault="00143B87" w:rsidP="00143B87">
      <w:pPr>
        <w:pStyle w:val="AR6BodyText"/>
        <w:rPr>
          <w:lang w:val="en-GB"/>
        </w:rPr>
      </w:pPr>
    </w:p>
    <w:p w14:paraId="20F303E2" w14:textId="07E5E376" w:rsidR="00143B87" w:rsidRPr="003862D0" w:rsidRDefault="00143B87" w:rsidP="00143B87">
      <w:pPr>
        <w:pStyle w:val="AR6BodyText"/>
        <w:rPr>
          <w:lang w:val="en-GB"/>
        </w:rPr>
      </w:pPr>
      <w:r w:rsidRPr="003862D0">
        <w:rPr>
          <w:lang w:val="en-GB"/>
        </w:rPr>
        <w:t xml:space="preserve">There have been </w:t>
      </w:r>
      <w:r w:rsidR="00775907" w:rsidRPr="003862D0">
        <w:rPr>
          <w:lang w:val="en-GB"/>
        </w:rPr>
        <w:t xml:space="preserve">substantial </w:t>
      </w:r>
      <w:r w:rsidRPr="003862D0">
        <w:rPr>
          <w:lang w:val="en-GB"/>
        </w:rPr>
        <w:t>modelling advances since AR5, with most sea</w:t>
      </w:r>
      <w:del w:id="1451" w:author="Ian Blenkinsop" w:date="2021-07-27T16:43:00Z">
        <w:r w:rsidRPr="003862D0" w:rsidDel="00414255">
          <w:rPr>
            <w:lang w:val="en-GB"/>
          </w:rPr>
          <w:delText>-</w:delText>
        </w:r>
      </w:del>
      <w:ins w:id="1452" w:author="Ian Blenkinsop" w:date="2021-07-27T16:43:00Z">
        <w:r w:rsidR="00414255">
          <w:rPr>
            <w:lang w:val="en-GB"/>
          </w:rPr>
          <w:t xml:space="preserve"> </w:t>
        </w:r>
      </w:ins>
      <w:r w:rsidRPr="003862D0">
        <w:rPr>
          <w:lang w:val="en-GB"/>
        </w:rPr>
        <w:t xml:space="preserve">level projections </w:t>
      </w:r>
      <w:r w:rsidR="009E4426" w:rsidRPr="003862D0">
        <w:rPr>
          <w:lang w:val="en-GB"/>
        </w:rPr>
        <w:t>corresponding to</w:t>
      </w:r>
      <w:r w:rsidRPr="003862D0">
        <w:rPr>
          <w:lang w:val="en-GB"/>
        </w:rPr>
        <w:t xml:space="preserve"> one of three categories</w:t>
      </w:r>
      <w:r w:rsidR="009E4426" w:rsidRPr="003862D0">
        <w:rPr>
          <w:lang w:val="en-GB"/>
        </w:rPr>
        <w:t>:</w:t>
      </w:r>
      <w:r w:rsidRPr="003862D0">
        <w:rPr>
          <w:lang w:val="en-GB"/>
        </w:rPr>
        <w:t xml:space="preserve"> </w:t>
      </w:r>
      <w:ins w:id="1453" w:author="Sara M Tuson" w:date="2021-07-18T08:03:00Z">
        <w:r w:rsidR="00F247AB">
          <w:rPr>
            <w:lang w:val="en-GB"/>
          </w:rPr>
          <w:t>(</w:t>
        </w:r>
      </w:ins>
      <w:ins w:id="1454" w:author="Sara M Tuson" w:date="2021-07-19T07:23:00Z">
        <w:r w:rsidR="00A060E6">
          <w:rPr>
            <w:lang w:val="en-GB"/>
          </w:rPr>
          <w:t>i</w:t>
        </w:r>
      </w:ins>
      <w:del w:id="1455" w:author="Sara M Tuson" w:date="2021-07-19T07:23:00Z">
        <w:r w:rsidRPr="003862D0" w:rsidDel="00A060E6">
          <w:rPr>
            <w:lang w:val="en-GB"/>
          </w:rPr>
          <w:delText>1</w:delText>
        </w:r>
      </w:del>
      <w:r w:rsidRPr="003862D0">
        <w:rPr>
          <w:lang w:val="en-GB"/>
        </w:rPr>
        <w:t xml:space="preserve">) </w:t>
      </w:r>
      <w:r w:rsidR="009E4426" w:rsidRPr="003862D0">
        <w:rPr>
          <w:lang w:val="en-GB"/>
        </w:rPr>
        <w:t>c</w:t>
      </w:r>
      <w:r w:rsidRPr="003862D0">
        <w:rPr>
          <w:lang w:val="en-GB"/>
        </w:rPr>
        <w:t>entral-range projections, combining scenario-conditional probability distributions for the different contributions to estimate a central range under different scenarios</w:t>
      </w:r>
      <w:r w:rsidR="009E4426" w:rsidRPr="003862D0">
        <w:rPr>
          <w:lang w:val="en-GB"/>
        </w:rPr>
        <w:t>;</w:t>
      </w:r>
      <w:r w:rsidRPr="003862D0">
        <w:rPr>
          <w:lang w:val="en-GB"/>
        </w:rPr>
        <w:t xml:space="preserve"> </w:t>
      </w:r>
      <w:ins w:id="1456" w:author="Sara M Tuson" w:date="2021-07-18T08:03:00Z">
        <w:r w:rsidR="00F247AB">
          <w:rPr>
            <w:lang w:val="en-GB"/>
          </w:rPr>
          <w:t>(</w:t>
        </w:r>
      </w:ins>
      <w:ins w:id="1457" w:author="Sara M Tuson" w:date="2021-07-19T07:23:00Z">
        <w:r w:rsidR="00A060E6">
          <w:rPr>
            <w:lang w:val="en-GB"/>
          </w:rPr>
          <w:t>ii</w:t>
        </w:r>
      </w:ins>
      <w:del w:id="1458" w:author="Sara M Tuson" w:date="2021-07-19T07:23:00Z">
        <w:r w:rsidRPr="003862D0" w:rsidDel="00A060E6">
          <w:rPr>
            <w:lang w:val="en-GB"/>
          </w:rPr>
          <w:delText>2</w:delText>
        </w:r>
      </w:del>
      <w:r w:rsidRPr="003862D0">
        <w:rPr>
          <w:lang w:val="en-GB"/>
        </w:rPr>
        <w:t xml:space="preserve">) </w:t>
      </w:r>
      <w:r w:rsidR="009E4426" w:rsidRPr="003862D0">
        <w:rPr>
          <w:lang w:val="en-GB"/>
        </w:rPr>
        <w:t>p</w:t>
      </w:r>
      <w:r w:rsidRPr="003862D0">
        <w:rPr>
          <w:lang w:val="en-GB"/>
        </w:rPr>
        <w:t xml:space="preserve">robabilistic projections, which explicitly consider outcomes for a wide range of </w:t>
      </w:r>
      <w:r w:rsidR="00AC1689" w:rsidRPr="003862D0">
        <w:rPr>
          <w:lang w:val="en-GB"/>
        </w:rPr>
        <w:t>likelihoods</w:t>
      </w:r>
      <w:r w:rsidRPr="003862D0">
        <w:rPr>
          <w:lang w:val="en-GB"/>
        </w:rPr>
        <w:t>, including low-</w:t>
      </w:r>
      <w:r w:rsidR="00AC1689" w:rsidRPr="003862D0">
        <w:rPr>
          <w:lang w:val="en-GB"/>
        </w:rPr>
        <w:t>likelihood</w:t>
      </w:r>
      <w:ins w:id="1459" w:author="Sara M Tuson" w:date="2021-07-19T20:14:00Z">
        <w:r w:rsidR="008F2E1D">
          <w:rPr>
            <w:lang w:val="en-GB"/>
          </w:rPr>
          <w:t>,</w:t>
        </w:r>
      </w:ins>
      <w:r w:rsidR="00AC1689" w:rsidRPr="003862D0">
        <w:rPr>
          <w:lang w:val="en-GB"/>
        </w:rPr>
        <w:t xml:space="preserve"> </w:t>
      </w:r>
      <w:r w:rsidRPr="003862D0">
        <w:rPr>
          <w:lang w:val="en-GB"/>
        </w:rPr>
        <w:t>high-impact outcomes</w:t>
      </w:r>
      <w:del w:id="1460" w:author="Ian Blenkinsop" w:date="2021-07-27T09:42:00Z">
        <w:r w:rsidR="009E4426" w:rsidRPr="003862D0" w:rsidDel="003B66CB">
          <w:rPr>
            <w:lang w:val="en-GB"/>
          </w:rPr>
          <w:delText xml:space="preserve">, </w:delText>
        </w:r>
      </w:del>
      <w:ins w:id="1461" w:author="Ian Blenkinsop" w:date="2021-07-27T09:42:00Z">
        <w:r w:rsidR="003B66CB">
          <w:rPr>
            <w:lang w:val="en-GB"/>
          </w:rPr>
          <w:t>;</w:t>
        </w:r>
        <w:r w:rsidR="003B66CB" w:rsidRPr="003862D0">
          <w:rPr>
            <w:lang w:val="en-GB"/>
          </w:rPr>
          <w:t xml:space="preserve"> </w:t>
        </w:r>
      </w:ins>
      <w:r w:rsidR="009E4426" w:rsidRPr="003862D0">
        <w:rPr>
          <w:lang w:val="en-GB"/>
        </w:rPr>
        <w:t>and</w:t>
      </w:r>
      <w:r w:rsidRPr="003862D0">
        <w:rPr>
          <w:lang w:val="en-GB"/>
        </w:rPr>
        <w:t xml:space="preserve"> </w:t>
      </w:r>
      <w:ins w:id="1462" w:author="Sara M Tuson" w:date="2021-07-18T08:03:00Z">
        <w:r w:rsidR="00F247AB">
          <w:rPr>
            <w:lang w:val="en-GB"/>
          </w:rPr>
          <w:t>(</w:t>
        </w:r>
      </w:ins>
      <w:ins w:id="1463" w:author="Sara M Tuson" w:date="2021-07-19T07:23:00Z">
        <w:r w:rsidR="00A060E6">
          <w:rPr>
            <w:lang w:val="en-GB"/>
          </w:rPr>
          <w:t>iii</w:t>
        </w:r>
      </w:ins>
      <w:del w:id="1464" w:author="Sara M Tuson" w:date="2021-07-19T07:23:00Z">
        <w:r w:rsidRPr="003862D0" w:rsidDel="00A060E6">
          <w:rPr>
            <w:lang w:val="en-GB"/>
          </w:rPr>
          <w:delText>3</w:delText>
        </w:r>
      </w:del>
      <w:r w:rsidRPr="003862D0">
        <w:rPr>
          <w:lang w:val="en-GB"/>
        </w:rPr>
        <w:t xml:space="preserve">) </w:t>
      </w:r>
      <w:r w:rsidR="009E4426" w:rsidRPr="003862D0">
        <w:rPr>
          <w:lang w:val="en-GB"/>
        </w:rPr>
        <w:t>s</w:t>
      </w:r>
      <w:r w:rsidRPr="003862D0">
        <w:rPr>
          <w:lang w:val="en-GB"/>
        </w:rPr>
        <w:t>emi-empirical projections, based on statistical relationships between past GMSL changes and climate variables, which now calibrate individual contributions and are consistent with physical-model based estimates (</w:t>
      </w:r>
      <w:del w:id="1465" w:author="Sara M Tuson" w:date="2021-07-18T08:03:00Z">
        <w:r w:rsidRPr="003862D0" w:rsidDel="00F247AB">
          <w:rPr>
            <w:lang w:val="en-GB"/>
          </w:rPr>
          <w:delText>Chapter 9</w:delText>
        </w:r>
        <w:r w:rsidR="00814E8F" w:rsidRPr="003862D0" w:rsidDel="00F247AB">
          <w:rPr>
            <w:lang w:val="en-GB"/>
          </w:rPr>
          <w:delText>,</w:delText>
        </w:r>
        <w:r w:rsidRPr="003862D0" w:rsidDel="00F247AB">
          <w:rPr>
            <w:lang w:val="en-GB"/>
          </w:rPr>
          <w:delText xml:space="preserve"> </w:delText>
        </w:r>
      </w:del>
      <w:r w:rsidRPr="003862D0">
        <w:rPr>
          <w:lang w:val="en-GB"/>
        </w:rPr>
        <w:t>Section 9.6.3).</w:t>
      </w:r>
    </w:p>
    <w:p w14:paraId="25E8B611" w14:textId="77777777" w:rsidR="00143B87" w:rsidRPr="003862D0" w:rsidRDefault="00143B87" w:rsidP="00143B87">
      <w:pPr>
        <w:pStyle w:val="AR6BodyText"/>
        <w:rPr>
          <w:lang w:val="en-GB"/>
        </w:rPr>
      </w:pPr>
    </w:p>
    <w:p w14:paraId="6B9D7028" w14:textId="53E16AF1" w:rsidR="00143B87" w:rsidRPr="003862D0" w:rsidRDefault="00143B87" w:rsidP="00143B87">
      <w:pPr>
        <w:pStyle w:val="AR6BodyText"/>
        <w:rPr>
          <w:lang w:val="en-GB"/>
        </w:rPr>
      </w:pPr>
      <w:r w:rsidRPr="003862D0">
        <w:rPr>
          <w:lang w:val="en-GB"/>
        </w:rPr>
        <w:t xml:space="preserve">Based on the </w:t>
      </w:r>
      <w:r w:rsidR="009E4426" w:rsidRPr="003862D0">
        <w:rPr>
          <w:lang w:val="en-GB"/>
        </w:rPr>
        <w:t xml:space="preserve">assessment </w:t>
      </w:r>
      <w:r w:rsidR="000353CF" w:rsidRPr="003862D0">
        <w:rPr>
          <w:lang w:val="en-GB"/>
        </w:rPr>
        <w:t xml:space="preserve">of the </w:t>
      </w:r>
      <w:r w:rsidRPr="003862D0">
        <w:rPr>
          <w:lang w:val="en-GB"/>
        </w:rPr>
        <w:t>latest modelling information (</w:t>
      </w:r>
      <w:del w:id="1466" w:author="Ian Blenkinsop" w:date="2021-07-26T17:38:00Z">
        <w:r w:rsidRPr="003862D0" w:rsidDel="00F011E8">
          <w:rPr>
            <w:lang w:val="en-GB"/>
          </w:rPr>
          <w:delText xml:space="preserve">see </w:delText>
        </w:r>
      </w:del>
      <w:r w:rsidRPr="003862D0">
        <w:rPr>
          <w:lang w:val="en-GB"/>
        </w:rPr>
        <w:t xml:space="preserve">Figure 4.2d and </w:t>
      </w:r>
      <w:del w:id="1467" w:author="Sara M Tuson" w:date="2021-07-18T08:04:00Z">
        <w:r w:rsidRPr="003862D0" w:rsidDel="00F247AB">
          <w:rPr>
            <w:lang w:val="en-GB"/>
          </w:rPr>
          <w:delText>Chapter</w:delText>
        </w:r>
        <w:r w:rsidR="00870B05" w:rsidRPr="003862D0" w:rsidDel="00F247AB">
          <w:rPr>
            <w:lang w:val="en-GB"/>
          </w:rPr>
          <w:delText xml:space="preserve"> 9, </w:delText>
        </w:r>
      </w:del>
      <w:r w:rsidR="00870B05" w:rsidRPr="003862D0">
        <w:rPr>
          <w:lang w:val="en-GB"/>
        </w:rPr>
        <w:t>Section</w:t>
      </w:r>
      <w:r w:rsidRPr="003862D0">
        <w:rPr>
          <w:lang w:val="en-GB"/>
        </w:rPr>
        <w:t xml:space="preserve"> 9.6.3), we conclude </w:t>
      </w:r>
      <w:r w:rsidRPr="003862D0">
        <w:rPr>
          <w:color w:val="000000" w:themeColor="text1"/>
          <w:lang w:val="en-GB" w:eastAsia="en-US"/>
        </w:rPr>
        <w:t xml:space="preserve">that under the SSP3-7.0, the </w:t>
      </w:r>
      <w:r w:rsidRPr="003862D0">
        <w:rPr>
          <w:i/>
          <w:color w:val="000000" w:themeColor="text1"/>
          <w:lang w:val="en-GB" w:eastAsia="en-US"/>
        </w:rPr>
        <w:t>likely</w:t>
      </w:r>
      <w:r w:rsidRPr="003862D0">
        <w:rPr>
          <w:color w:val="000000" w:themeColor="text1"/>
          <w:lang w:val="en-GB" w:eastAsia="en-US"/>
        </w:rPr>
        <w:t xml:space="preserve"> range of GMSL change averaged over </w:t>
      </w:r>
      <w:r w:rsidR="00CC41BA" w:rsidRPr="003862D0">
        <w:rPr>
          <w:color w:val="000000" w:themeColor="text1"/>
          <w:lang w:val="en-GB" w:eastAsia="en-US"/>
        </w:rPr>
        <w:t>2081–2100</w:t>
      </w:r>
      <w:r w:rsidRPr="003862D0">
        <w:rPr>
          <w:color w:val="000000" w:themeColor="text1"/>
          <w:lang w:val="en-GB" w:eastAsia="en-US"/>
        </w:rPr>
        <w:t xml:space="preserve"> relative to </w:t>
      </w:r>
      <w:r w:rsidR="00CC41BA" w:rsidRPr="003862D0">
        <w:rPr>
          <w:color w:val="000000" w:themeColor="text1"/>
          <w:lang w:val="en-GB" w:eastAsia="en-US"/>
        </w:rPr>
        <w:t>1995–2014</w:t>
      </w:r>
      <w:r w:rsidRPr="003862D0">
        <w:rPr>
          <w:color w:val="000000" w:themeColor="text1"/>
          <w:lang w:val="en-GB" w:eastAsia="en-US"/>
        </w:rPr>
        <w:t xml:space="preserve"> is 0.4</w:t>
      </w:r>
      <w:r w:rsidR="003B250E" w:rsidRPr="003862D0">
        <w:rPr>
          <w:color w:val="000000" w:themeColor="text1"/>
          <w:lang w:val="en-GB" w:eastAsia="en-US"/>
        </w:rPr>
        <w:t>6</w:t>
      </w:r>
      <w:r w:rsidRPr="003862D0">
        <w:rPr>
          <w:color w:val="000000" w:themeColor="text1"/>
          <w:lang w:val="en-GB" w:eastAsia="en-US"/>
        </w:rPr>
        <w:t>–0.7</w:t>
      </w:r>
      <w:r w:rsidR="003B250E" w:rsidRPr="003862D0">
        <w:rPr>
          <w:color w:val="000000" w:themeColor="text1"/>
          <w:lang w:val="en-GB" w:eastAsia="en-US"/>
        </w:rPr>
        <w:t>4</w:t>
      </w:r>
      <w:r w:rsidRPr="003862D0">
        <w:rPr>
          <w:color w:val="000000" w:themeColor="text1"/>
          <w:lang w:val="en-GB" w:eastAsia="en-US"/>
        </w:rPr>
        <w:t xml:space="preserve"> m. Under SSP1-2.6, the </w:t>
      </w:r>
      <w:r w:rsidRPr="003862D0">
        <w:rPr>
          <w:i/>
          <w:color w:val="000000" w:themeColor="text1"/>
          <w:lang w:val="en-GB" w:eastAsia="en-US"/>
        </w:rPr>
        <w:t>likely</w:t>
      </w:r>
      <w:r w:rsidRPr="003862D0">
        <w:rPr>
          <w:color w:val="000000" w:themeColor="text1"/>
          <w:lang w:val="en-GB" w:eastAsia="en-US"/>
        </w:rPr>
        <w:t xml:space="preserve"> range over the long-term is 0.30</w:t>
      </w:r>
      <w:r w:rsidRPr="003862D0">
        <w:rPr>
          <w:lang w:val="en-GB"/>
        </w:rPr>
        <w:t>–</w:t>
      </w:r>
      <w:r w:rsidRPr="003862D0">
        <w:rPr>
          <w:color w:val="000000" w:themeColor="text1"/>
          <w:lang w:val="en-GB" w:eastAsia="en-US"/>
        </w:rPr>
        <w:t>0.5</w:t>
      </w:r>
      <w:r w:rsidR="003B250E" w:rsidRPr="003862D0">
        <w:rPr>
          <w:color w:val="000000" w:themeColor="text1"/>
          <w:lang w:val="en-GB" w:eastAsia="en-US"/>
        </w:rPr>
        <w:t>4</w:t>
      </w:r>
      <w:r w:rsidRPr="003862D0">
        <w:rPr>
          <w:color w:val="000000" w:themeColor="text1"/>
          <w:lang w:val="en-GB" w:eastAsia="en-US"/>
        </w:rPr>
        <w:t xml:space="preserve"> m.</w:t>
      </w:r>
      <w:del w:id="1468" w:author="Sara M Tuson" w:date="2021-07-15T20:27:00Z">
        <w:r w:rsidRPr="003862D0" w:rsidDel="00092429">
          <w:rPr>
            <w:color w:val="000000" w:themeColor="text1"/>
            <w:lang w:val="en-GB" w:eastAsia="en-US"/>
          </w:rPr>
          <w:delText xml:space="preserve">  </w:delText>
        </w:r>
      </w:del>
      <w:ins w:id="1469" w:author="Sara M Tuson" w:date="2021-07-15T20:27:00Z">
        <w:r w:rsidR="00092429">
          <w:rPr>
            <w:color w:val="000000" w:themeColor="text1"/>
            <w:lang w:val="en-GB" w:eastAsia="en-US"/>
          </w:rPr>
          <w:t xml:space="preserve"> </w:t>
        </w:r>
      </w:ins>
      <w:r w:rsidRPr="003862D0">
        <w:rPr>
          <w:color w:val="000000" w:themeColor="text1"/>
          <w:lang w:val="en-GB" w:eastAsia="en-US"/>
        </w:rPr>
        <w:t xml:space="preserve">Further, in </w:t>
      </w:r>
      <w:r w:rsidR="000353CF" w:rsidRPr="003862D0">
        <w:rPr>
          <w:color w:val="000000" w:themeColor="text1"/>
          <w:lang w:val="en-GB" w:eastAsia="en-US"/>
        </w:rPr>
        <w:t>SSP2-4.5, SSP3-7.0, and SSP5-8.5,</w:t>
      </w:r>
      <w:r w:rsidRPr="003862D0">
        <w:rPr>
          <w:color w:val="000000" w:themeColor="text1"/>
          <w:lang w:val="en-GB" w:eastAsia="en-US"/>
        </w:rPr>
        <w:t xml:space="preserve"> the rise in GMSL is projected to accelerate over the 21st century. A detailed assessment of the processes contributing to these projected rises and accelerations in GMSL, together with a comparison to AR5 and SROCC, can be found in Chapter 9</w:t>
      </w:r>
      <w:del w:id="1470" w:author="Ian Blenkinsop" w:date="2021-07-26T17:39:00Z">
        <w:r w:rsidR="00CC5917" w:rsidRPr="003862D0" w:rsidDel="00F011E8">
          <w:rPr>
            <w:color w:val="000000" w:themeColor="text1"/>
            <w:lang w:val="en-GB" w:eastAsia="en-US"/>
          </w:rPr>
          <w:delText>,</w:delText>
        </w:r>
        <w:r w:rsidRPr="003862D0" w:rsidDel="00F011E8">
          <w:rPr>
            <w:color w:val="000000" w:themeColor="text1"/>
            <w:lang w:val="en-GB" w:eastAsia="en-US"/>
          </w:rPr>
          <w:delText xml:space="preserve"> </w:delText>
        </w:r>
      </w:del>
      <w:ins w:id="1471" w:author="Ian Blenkinsop" w:date="2021-07-26T17:39:00Z">
        <w:r w:rsidR="00F011E8">
          <w:rPr>
            <w:color w:val="000000" w:themeColor="text1"/>
            <w:lang w:val="en-GB" w:eastAsia="en-US"/>
          </w:rPr>
          <w:t xml:space="preserve"> (</w:t>
        </w:r>
      </w:ins>
      <w:r w:rsidRPr="003862D0">
        <w:rPr>
          <w:color w:val="000000" w:themeColor="text1"/>
          <w:lang w:val="en-GB" w:eastAsia="en-US"/>
        </w:rPr>
        <w:t>Section 9.6.3</w:t>
      </w:r>
      <w:ins w:id="1472" w:author="Ian Blenkinsop" w:date="2021-07-26T17:39:00Z">
        <w:r w:rsidR="00F011E8">
          <w:rPr>
            <w:color w:val="000000" w:themeColor="text1"/>
            <w:lang w:val="en-GB" w:eastAsia="en-US"/>
          </w:rPr>
          <w:t>)</w:t>
        </w:r>
      </w:ins>
      <w:r w:rsidRPr="003862D0">
        <w:rPr>
          <w:color w:val="000000" w:themeColor="text1"/>
          <w:lang w:val="en-GB" w:eastAsia="en-US"/>
        </w:rPr>
        <w:t>. Projected changes in the thermosteric component of GMSL beyond 2300 are assessed in Section 4.7.1.</w:t>
      </w:r>
    </w:p>
    <w:p w14:paraId="11E4A166" w14:textId="77777777" w:rsidR="00143B87" w:rsidRPr="003862D0" w:rsidRDefault="00143B87" w:rsidP="00143B87">
      <w:pPr>
        <w:pStyle w:val="AR6BodyText"/>
        <w:rPr>
          <w:color w:val="000000" w:themeColor="text1"/>
          <w:highlight w:val="yellow"/>
          <w:lang w:val="en-GB" w:eastAsia="en-US"/>
        </w:rPr>
      </w:pPr>
    </w:p>
    <w:p w14:paraId="0B108B11" w14:textId="2EEC723D"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it is </w:t>
      </w:r>
      <w:r w:rsidRPr="003862D0">
        <w:rPr>
          <w:i/>
          <w:color w:val="000000" w:themeColor="text1"/>
          <w:lang w:val="en-GB" w:eastAsia="en-US"/>
        </w:rPr>
        <w:t>virtually certain</w:t>
      </w:r>
      <w:r w:rsidRPr="003862D0">
        <w:rPr>
          <w:color w:val="000000" w:themeColor="text1"/>
          <w:lang w:val="en-GB" w:eastAsia="en-US"/>
        </w:rPr>
        <w:t xml:space="preserve"> that under any one of the </w:t>
      </w:r>
      <w:r w:rsidR="009E4426" w:rsidRPr="003862D0">
        <w:rPr>
          <w:color w:val="000000" w:themeColor="text1"/>
          <w:lang w:val="en-GB" w:eastAsia="en-US"/>
        </w:rPr>
        <w:t xml:space="preserve">assessed </w:t>
      </w:r>
      <w:r w:rsidRPr="003862D0">
        <w:rPr>
          <w:color w:val="000000" w:themeColor="text1"/>
          <w:lang w:val="en-GB" w:eastAsia="en-US"/>
        </w:rPr>
        <w:t>SSPs, there will be continued rise in GMSL</w:t>
      </w:r>
      <w:r w:rsidRPr="003862D0">
        <w:rPr>
          <w:lang w:val="en-GB" w:eastAsia="en-US"/>
        </w:rPr>
        <w:t xml:space="preserve"> through the 21st century</w:t>
      </w:r>
      <w:r w:rsidRPr="003862D0">
        <w:rPr>
          <w:color w:val="000000" w:themeColor="text1"/>
          <w:lang w:val="en-GB" w:eastAsia="en-US"/>
        </w:rPr>
        <w:t xml:space="preserve">. </w:t>
      </w:r>
    </w:p>
    <w:p w14:paraId="14B3C9D2" w14:textId="77777777" w:rsidR="00143B87" w:rsidRPr="003862D0" w:rsidRDefault="00143B87" w:rsidP="00143B87">
      <w:pPr>
        <w:pStyle w:val="AR6BodyText"/>
        <w:rPr>
          <w:lang w:val="en-GB"/>
        </w:rPr>
      </w:pPr>
    </w:p>
    <w:p w14:paraId="6638FD52" w14:textId="77777777" w:rsidR="00A3162F" w:rsidRPr="003862D0" w:rsidRDefault="00A3162F" w:rsidP="00143B87">
      <w:pPr>
        <w:pStyle w:val="AR6BodyText"/>
        <w:rPr>
          <w:lang w:val="en-GB"/>
        </w:rPr>
      </w:pPr>
    </w:p>
    <w:p w14:paraId="50522B12" w14:textId="04AC750C" w:rsidR="00143B87" w:rsidRPr="003862D0" w:rsidRDefault="00143B87" w:rsidP="00143B87">
      <w:pPr>
        <w:pStyle w:val="AR6Chap4Level34111"/>
        <w:rPr>
          <w:lang w:val="en-GB"/>
        </w:rPr>
      </w:pPr>
      <w:bookmarkStart w:id="1473" w:name="_Toc528252728"/>
      <w:bookmarkStart w:id="1474" w:name="_Toc5778469"/>
      <w:bookmarkStart w:id="1475" w:name="_Toc29748266"/>
      <w:bookmarkStart w:id="1476" w:name="_Toc29748452"/>
      <w:bookmarkStart w:id="1477" w:name="_Toc29749205"/>
      <w:bookmarkStart w:id="1478" w:name="_Toc29751015"/>
      <w:bookmarkStart w:id="1479" w:name="_Toc33523272"/>
      <w:bookmarkStart w:id="1480" w:name="_Toc57156846"/>
      <w:bookmarkStart w:id="1481" w:name="_Toc66466966"/>
      <w:bookmarkStart w:id="1482" w:name="_Toc66467250"/>
      <w:bookmarkStart w:id="1483" w:name="_Toc66574505"/>
      <w:bookmarkStart w:id="1484" w:name="_Toc66574676"/>
      <w:bookmarkStart w:id="1485" w:name="_Ref66561919"/>
      <w:bookmarkStart w:id="1486" w:name="_Ref66561931"/>
      <w:bookmarkStart w:id="1487" w:name="_Toc66646023"/>
      <w:bookmarkStart w:id="1488" w:name="_Toc69752493"/>
      <w:r w:rsidRPr="003862D0">
        <w:rPr>
          <w:lang w:val="en-GB"/>
        </w:rPr>
        <w:t>Atlantic Meridional Overturning Circulation</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ins w:id="1489" w:author="Ian Blenkinsop" w:date="2021-07-26T17:39:00Z">
        <w:r w:rsidR="00F011E8">
          <w:rPr>
            <w:lang w:val="en-GB"/>
          </w:rPr>
          <w:t xml:space="preserve"> </w:t>
        </w:r>
      </w:ins>
    </w:p>
    <w:p w14:paraId="7B4B2AB3" w14:textId="27976A84" w:rsidR="00143B87" w:rsidRPr="003862D0" w:rsidRDefault="00143B87" w:rsidP="00143B87">
      <w:pPr>
        <w:pStyle w:val="AR6BodyText"/>
        <w:rPr>
          <w:lang w:val="en-GB"/>
        </w:rPr>
      </w:pPr>
      <w:r w:rsidRPr="003862D0">
        <w:rPr>
          <w:lang w:val="en-GB"/>
        </w:rPr>
        <w:br/>
      </w:r>
      <w:ins w:id="1490" w:author="Sara M Tuson" w:date="2021-07-15T19:10:00Z">
        <w:r w:rsidR="00143DA9">
          <w:rPr>
            <w:color w:val="000000" w:themeColor="text1"/>
            <w:lang w:val="en-GB" w:eastAsia="en-US"/>
          </w:rPr>
          <w:t xml:space="preserve">The </w:t>
        </w:r>
      </w:ins>
      <w:r w:rsidRPr="003862D0">
        <w:rPr>
          <w:color w:val="000000" w:themeColor="text1"/>
          <w:lang w:val="en-GB" w:eastAsia="en-US"/>
        </w:rPr>
        <w:t xml:space="preserve">AR5 assessed from CMIP5 simulations </w:t>
      </w:r>
      <w:r w:rsidRPr="003862D0">
        <w:rPr>
          <w:lang w:val="en-GB" w:eastAsia="en-US"/>
        </w:rPr>
        <w:t>that the</w:t>
      </w:r>
      <w:ins w:id="1491" w:author="Ian Blenkinsop" w:date="2021-07-27T11:19:00Z">
        <w:r w:rsidR="002B0FB9">
          <w:rPr>
            <w:lang w:val="en-GB" w:eastAsia="en-US"/>
          </w:rPr>
          <w:t xml:space="preserve"> </w:t>
        </w:r>
        <w:r w:rsidR="002B0FB9" w:rsidRPr="002B0FB9">
          <w:rPr>
            <w:lang w:val="en-GB" w:eastAsia="en-US"/>
          </w:rPr>
          <w:t>Atlantic Meridional Overturning Circulation</w:t>
        </w:r>
      </w:ins>
      <w:r w:rsidRPr="003862D0">
        <w:rPr>
          <w:lang w:val="en-GB" w:eastAsia="en-US"/>
        </w:rPr>
        <w:t xml:space="preserve"> </w:t>
      </w:r>
      <w:ins w:id="1492" w:author="Ian Blenkinsop" w:date="2021-07-27T11:19:00Z">
        <w:r w:rsidR="002B0FB9">
          <w:rPr>
            <w:lang w:val="en-GB" w:eastAsia="en-US"/>
          </w:rPr>
          <w:t>(</w:t>
        </w:r>
      </w:ins>
      <w:r w:rsidRPr="003862D0">
        <w:rPr>
          <w:lang w:val="en-GB" w:eastAsia="en-US"/>
        </w:rPr>
        <w:t>AMOC</w:t>
      </w:r>
      <w:ins w:id="1493" w:author="Ian Blenkinsop" w:date="2021-07-27T11:19:00Z">
        <w:r w:rsidR="002B0FB9">
          <w:rPr>
            <w:lang w:val="en-GB" w:eastAsia="en-US"/>
          </w:rPr>
          <w:t>)</w:t>
        </w:r>
      </w:ins>
      <w:r w:rsidRPr="003862D0">
        <w:rPr>
          <w:lang w:val="en-GB" w:eastAsia="en-US"/>
        </w:rPr>
        <w:t xml:space="preserve"> will </w:t>
      </w:r>
      <w:r w:rsidR="005824A5" w:rsidRPr="003862D0">
        <w:rPr>
          <w:i/>
          <w:lang w:val="en-GB" w:eastAsia="en-US"/>
        </w:rPr>
        <w:t>very likely</w:t>
      </w:r>
      <w:r w:rsidR="005824A5" w:rsidRPr="003862D0">
        <w:rPr>
          <w:lang w:val="en-GB" w:eastAsia="en-US"/>
        </w:rPr>
        <w:t xml:space="preserve"> </w:t>
      </w:r>
      <w:r w:rsidRPr="003862D0">
        <w:rPr>
          <w:lang w:val="en-GB" w:eastAsia="en-US"/>
        </w:rPr>
        <w:t>weaken over the 21st century</w:t>
      </w:r>
      <w:r w:rsidR="00E62C0B" w:rsidRPr="003862D0">
        <w:rPr>
          <w:lang w:val="en-GB" w:eastAsia="en-US"/>
        </w:rPr>
        <w:t>,</w:t>
      </w:r>
      <w:r w:rsidRPr="003862D0">
        <w:rPr>
          <w:lang w:val="en-GB" w:eastAsia="en-US"/>
        </w:rPr>
        <w:t xml:space="preserve"> </w:t>
      </w:r>
      <w:r w:rsidR="009E4426" w:rsidRPr="003862D0">
        <w:rPr>
          <w:lang w:val="en-GB" w:eastAsia="en-US"/>
        </w:rPr>
        <w:t xml:space="preserve">and the projected weakening of the AMOC is consistent with </w:t>
      </w:r>
      <w:r w:rsidR="009E4426" w:rsidRPr="003862D0">
        <w:rPr>
          <w:color w:val="000000" w:themeColor="text1"/>
          <w:lang w:val="en-GB" w:eastAsia="en-US"/>
        </w:rPr>
        <w:t xml:space="preserve">CMIP5 projections of an increase of high-latitude temperature and high-latitude precipitation, with both effects causing the surface waters at high latitudes to become less dense and therefore more stable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w:t>
      </w:r>
    </w:p>
    <w:p w14:paraId="0DB21B14" w14:textId="77777777" w:rsidR="00143B87" w:rsidRPr="003862D0" w:rsidRDefault="00143B87" w:rsidP="00143B87">
      <w:pPr>
        <w:pStyle w:val="AR6BodyText"/>
        <w:rPr>
          <w:color w:val="000000" w:themeColor="text1"/>
          <w:lang w:val="en-GB" w:eastAsia="en-US"/>
        </w:rPr>
      </w:pPr>
    </w:p>
    <w:p w14:paraId="04C58019" w14:textId="29A341B3" w:rsidR="00143B87" w:rsidRPr="003862D0" w:rsidRDefault="00143B87" w:rsidP="00143B87">
      <w:pPr>
        <w:pStyle w:val="AR6BodyText"/>
        <w:rPr>
          <w:color w:val="000000" w:themeColor="text1"/>
          <w:lang w:val="en-GB" w:eastAsia="en-US"/>
        </w:rPr>
      </w:pPr>
      <w:r w:rsidRPr="003862D0">
        <w:rPr>
          <w:color w:val="000000" w:themeColor="text1"/>
          <w:lang w:val="en-GB" w:eastAsia="en-US"/>
        </w:rPr>
        <w:t>Based on CMIP6 models, we find that over the 21st century, AMOC strength, relative to 1995–2014, shows a multi-model mean decrease in each of the SSP scenarios but with a large spread across the individual simulations (</w:t>
      </w:r>
      <w:r w:rsidR="00FA6D4F" w:rsidRPr="003862D0">
        <w:rPr>
          <w:color w:val="000000" w:themeColor="text1"/>
          <w:lang w:val="en-GB" w:eastAsia="en-US"/>
        </w:rPr>
        <w:t>Figure 4.6</w:t>
      </w:r>
      <w:r w:rsidRPr="003862D0">
        <w:rPr>
          <w:color w:val="000000" w:themeColor="text1"/>
          <w:lang w:val="en-GB" w:eastAsia="en-US"/>
        </w:rPr>
        <w:t xml:space="preserve">). We also note that the magnitude of the ensemble-mean strength decrease is approximately scenario independent up to about 2060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"10.1029/2019GL086075", "ISSN" : "19448007",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 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"issued" : { "date-parts" : [ [ "2020" ] ] }, "page" : "e2019GL086075", "title" : "CMIP6 Models Predict Significant 21st Century Decline of the Atlantic Meridional Overturning Circulation", "translator" : [ { "dropping-particle" : "", "family" : "K5132", "given" : "", "non-dropping-particle" : "", "parse-names" : false, "suffix" : "" } ], "type" : "article-journal", "volume" : "47" }, "uris" : [ "http://www.mendeley.com/documents/?uuid=cba67d84-2303-403d-8564-112b60e1952d" ] } ], "mendeley" : { "formattedCitation" : "(Weijer et al., 2020)", "plainTextFormattedCitation" : "(Weijer et al., 2020)", "previouslyFormattedCitation" : "(Weijer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(Weijer et al., 2020)</w:t>
      </w:r>
      <w:r w:rsidRPr="003862D0">
        <w:rPr>
          <w:color w:val="000000" w:themeColor="text1"/>
          <w:lang w:val="en-GB" w:eastAsia="en-US"/>
        </w:rPr>
        <w:fldChar w:fldCharType="end"/>
      </w:r>
      <w:r w:rsidRPr="003862D0">
        <w:rPr>
          <w:color w:val="000000" w:themeColor="text1"/>
          <w:lang w:val="en-GB" w:eastAsia="en-US"/>
        </w:rPr>
        <w:t>. A more detailed assessment of these projected AMOC changes, and the mechanisms involved, can be found in Chapter 9</w:t>
      </w:r>
      <w:ins w:id="1494" w:author="Sara M Tuson" w:date="2021-07-19T14:16:00Z">
        <w:r w:rsidR="00E85D98">
          <w:rPr>
            <w:color w:val="000000" w:themeColor="text1"/>
            <w:lang w:val="en-GB" w:eastAsia="en-US"/>
          </w:rPr>
          <w:t xml:space="preserve"> (</w:t>
        </w:r>
      </w:ins>
      <w:del w:id="1495" w:author="Sara M Tuson" w:date="2021-07-19T14:16:00Z">
        <w:r w:rsidR="00317BAE" w:rsidRPr="003862D0" w:rsidDel="00E85D98">
          <w:rPr>
            <w:color w:val="000000" w:themeColor="text1"/>
            <w:lang w:val="en-GB" w:eastAsia="en-US"/>
          </w:rPr>
          <w:delText>,</w:delText>
        </w:r>
        <w:r w:rsidRPr="003862D0" w:rsidDel="00E85D98">
          <w:rPr>
            <w:color w:val="000000" w:themeColor="text1"/>
            <w:lang w:val="en-GB" w:eastAsia="en-US"/>
          </w:rPr>
          <w:delText xml:space="preserve"> </w:delText>
        </w:r>
      </w:del>
      <w:r w:rsidRPr="003862D0">
        <w:rPr>
          <w:color w:val="000000" w:themeColor="text1"/>
          <w:lang w:val="en-GB" w:eastAsia="en-US"/>
        </w:rPr>
        <w:t>Section 9.2.3</w:t>
      </w:r>
      <w:ins w:id="1496" w:author="Sara M Tuson" w:date="2021-07-19T14:16:00Z">
        <w:r w:rsidR="00E85D98">
          <w:rPr>
            <w:color w:val="000000" w:themeColor="text1"/>
            <w:lang w:val="en-GB" w:eastAsia="en-US"/>
          </w:rPr>
          <w:t>)</w:t>
        </w:r>
      </w:ins>
      <w:r w:rsidRPr="003862D0">
        <w:rPr>
          <w:color w:val="000000" w:themeColor="text1"/>
          <w:lang w:val="en-GB" w:eastAsia="en-US"/>
        </w:rPr>
        <w:t>.</w:t>
      </w:r>
    </w:p>
    <w:p w14:paraId="27CFEA8B" w14:textId="77777777" w:rsidR="00143B87" w:rsidRPr="003862D0" w:rsidRDefault="00143B87" w:rsidP="00143B87">
      <w:pPr>
        <w:pStyle w:val="AR6BodyText"/>
        <w:rPr>
          <w:color w:val="000000" w:themeColor="text1"/>
          <w:lang w:val="en-GB" w:eastAsia="en-US"/>
        </w:rPr>
      </w:pPr>
    </w:p>
    <w:p w14:paraId="6E659775" w14:textId="5644863A"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we assess from the CMIP6 models that AMOC weakening over the 21st century is </w:t>
      </w:r>
      <w:r w:rsidRPr="003862D0">
        <w:rPr>
          <w:i/>
          <w:color w:val="000000" w:themeColor="text1"/>
          <w:lang w:val="en-GB" w:eastAsia="en-US"/>
        </w:rPr>
        <w:t>very likely</w:t>
      </w:r>
      <w:r w:rsidRPr="003862D0">
        <w:rPr>
          <w:color w:val="000000" w:themeColor="text1"/>
          <w:lang w:val="en-GB" w:eastAsia="en-US"/>
        </w:rPr>
        <w:t xml:space="preserve">; the rate of weakening is approximately independent of the </w:t>
      </w:r>
      <w:r w:rsidR="00A30BD5" w:rsidRPr="003862D0">
        <w:rPr>
          <w:color w:val="000000" w:themeColor="text1"/>
          <w:lang w:val="en-GB" w:eastAsia="en-US"/>
        </w:rPr>
        <w:t>emission scenario</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 xml:space="preserve">). </w:t>
      </w:r>
    </w:p>
    <w:p w14:paraId="4A704FDA" w14:textId="77777777" w:rsidR="00143B87" w:rsidRPr="003862D0" w:rsidRDefault="00143B87" w:rsidP="00143B87">
      <w:pPr>
        <w:pStyle w:val="AR6BodyText"/>
        <w:rPr>
          <w:b/>
          <w:lang w:val="en-GB"/>
        </w:rPr>
      </w:pPr>
    </w:p>
    <w:p w14:paraId="49E6049D" w14:textId="77777777" w:rsidR="00A3162F" w:rsidRPr="003862D0" w:rsidRDefault="00A3162F" w:rsidP="00143B87">
      <w:pPr>
        <w:pStyle w:val="AR6BodyText"/>
        <w:rPr>
          <w:b/>
          <w:lang w:val="en-GB"/>
        </w:rPr>
      </w:pPr>
    </w:p>
    <w:p w14:paraId="51B42AD9" w14:textId="77777777" w:rsidR="00143B87" w:rsidRPr="003862D0" w:rsidRDefault="00143B87" w:rsidP="00143B87">
      <w:pPr>
        <w:pStyle w:val="AR6BodyText"/>
        <w:rPr>
          <w:b/>
          <w:lang w:val="en-GB"/>
        </w:rPr>
      </w:pPr>
      <w:r w:rsidRPr="003862D0">
        <w:rPr>
          <w:b/>
          <w:lang w:val="en-GB"/>
        </w:rPr>
        <w:t>[START FIGURE 4.6 HERE]</w:t>
      </w:r>
    </w:p>
    <w:p w14:paraId="3501642F" w14:textId="45AECA74" w:rsidR="00143B87" w:rsidRPr="003862D0" w:rsidRDefault="00143B87" w:rsidP="00694A7E">
      <w:pPr>
        <w:pStyle w:val="AR6BodyText"/>
        <w:rPr>
          <w:lang w:val="en-GB"/>
        </w:rPr>
      </w:pPr>
    </w:p>
    <w:p w14:paraId="116D3818" w14:textId="01131D56" w:rsidR="00143B87" w:rsidRPr="003862D0" w:rsidRDefault="00143B87" w:rsidP="00143B87">
      <w:pPr>
        <w:pStyle w:val="AR6Chap4Figure"/>
        <w:rPr>
          <w:lang w:val="en-GB"/>
        </w:rPr>
      </w:pPr>
      <w:bookmarkStart w:id="1497" w:name="_Ref29562355"/>
      <w:bookmarkStart w:id="1498" w:name="_Ref56850668"/>
      <w:bookmarkStart w:id="1499" w:name="_Toc69750251"/>
      <w:r w:rsidRPr="003862D0">
        <w:rPr>
          <w:b/>
          <w:bCs/>
          <w:lang w:val="en-GB"/>
        </w:rPr>
        <w:t>CMIP6 annual mean AMOC strength change in historical and scenario simulations</w:t>
      </w:r>
      <w:r w:rsidRPr="003862D0">
        <w:rPr>
          <w:lang w:val="en-GB"/>
        </w:rPr>
        <w:t xml:space="preserve">. Changes are relative to averages from 1995–2014. The curves show ensemble averages and the shadings the 5–95% ranges across the SSP1-2.6 and SSP3-7.0 ensembles. The circles to the right of the panel show the anomalies averaged from 2081–2100 for each of the available model simulations. The numbers inside the panel are the number of model simulations. Here, the strength of the AMOC is computed as the maximum value of annual-mean ocean meridional overturning mass </w:t>
      </w:r>
      <w:r w:rsidR="00971BDE" w:rsidRPr="003862D0">
        <w:rPr>
          <w:lang w:val="en-GB"/>
        </w:rPr>
        <w:t>stream</w:t>
      </w:r>
      <w:ins w:id="1500" w:author="Sara M Tuson" w:date="2021-07-15T20:49:00Z">
        <w:r w:rsidR="00971BDE">
          <w:rPr>
            <w:lang w:val="en-GB"/>
          </w:rPr>
          <w:t xml:space="preserve"> </w:t>
        </w:r>
      </w:ins>
      <w:r w:rsidR="00971BDE" w:rsidRPr="003862D0">
        <w:rPr>
          <w:lang w:val="en-GB"/>
        </w:rPr>
        <w:t>function</w:t>
      </w:r>
      <w:r w:rsidRPr="003862D0">
        <w:rPr>
          <w:lang w:val="en-GB"/>
        </w:rPr>
        <w:t xml:space="preserve"> in the Atlantic at 26°N</w:t>
      </w:r>
      <w:bookmarkEnd w:id="1497"/>
      <w:r w:rsidRPr="003862D0">
        <w:rPr>
          <w:lang w:val="en-GB"/>
        </w:rPr>
        <w:t>. Results are from concentration-driven simulations.</w:t>
      </w:r>
      <w:bookmarkEnd w:id="1498"/>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499"/>
    </w:p>
    <w:p w14:paraId="260D9C1B" w14:textId="77777777" w:rsidR="00143B87" w:rsidRPr="003862D0" w:rsidRDefault="00143B87" w:rsidP="00143B87">
      <w:pPr>
        <w:pStyle w:val="AR6BodyText"/>
        <w:rPr>
          <w:lang w:val="en-GB"/>
        </w:rPr>
      </w:pPr>
    </w:p>
    <w:p w14:paraId="732A71CD" w14:textId="77777777" w:rsidR="00143B87" w:rsidRPr="003862D0" w:rsidRDefault="00143B87" w:rsidP="00143B87">
      <w:pPr>
        <w:pStyle w:val="AR6BodyText"/>
        <w:rPr>
          <w:b/>
          <w:lang w:val="en-GB"/>
        </w:rPr>
      </w:pPr>
      <w:r w:rsidRPr="003862D0">
        <w:rPr>
          <w:b/>
          <w:lang w:val="en-GB"/>
        </w:rPr>
        <w:t>[END FIGURE 4.6 HERE]</w:t>
      </w:r>
    </w:p>
    <w:p w14:paraId="3E5CB5F1" w14:textId="77777777" w:rsidR="00143B87" w:rsidRPr="003862D0" w:rsidRDefault="00143B87" w:rsidP="00143B87">
      <w:pPr>
        <w:pStyle w:val="AR6BodyText"/>
        <w:rPr>
          <w:lang w:val="en-GB"/>
        </w:rPr>
      </w:pPr>
    </w:p>
    <w:p w14:paraId="65C387B1" w14:textId="77777777" w:rsidR="00A3162F" w:rsidRPr="003862D0" w:rsidRDefault="00A3162F" w:rsidP="00143B87">
      <w:pPr>
        <w:pStyle w:val="AR6BodyText"/>
        <w:rPr>
          <w:lang w:val="en-GB"/>
        </w:rPr>
      </w:pPr>
    </w:p>
    <w:p w14:paraId="05BCAAC2" w14:textId="02CCBCD1" w:rsidR="00143B87" w:rsidRPr="003862D0" w:rsidRDefault="00143B87" w:rsidP="00143B87">
      <w:pPr>
        <w:pStyle w:val="AR6BodyText"/>
        <w:rPr>
          <w:lang w:val="en-GB"/>
        </w:rPr>
      </w:pPr>
      <w:r w:rsidRPr="003862D0">
        <w:rPr>
          <w:lang w:val="en-GB"/>
        </w:rPr>
        <w:t xml:space="preserve">Based on a large initial condition ensemble of simulations with a CMIP5 model (CanESM2) with </w:t>
      </w:r>
      <w:r w:rsidR="00A30BD5" w:rsidRPr="003862D0">
        <w:rPr>
          <w:lang w:val="en-GB"/>
        </w:rPr>
        <w:t>emission scenario</w:t>
      </w:r>
      <w:r w:rsidRPr="003862D0">
        <w:rPr>
          <w:lang w:val="en-GB"/>
        </w:rPr>
        <w:t>s leading to stabilization of global warming of 1.5</w:t>
      </w:r>
      <w:r w:rsidR="003179C5" w:rsidRPr="003862D0">
        <w:rPr>
          <w:lang w:val="en-GB"/>
        </w:rPr>
        <w:t>°C</w:t>
      </w:r>
      <w:r w:rsidRPr="003862D0">
        <w:rPr>
          <w:lang w:val="en-GB"/>
        </w:rPr>
        <w:t>, 2.0°C, or 3.0°C</w:t>
      </w:r>
      <w:r w:rsidR="009E4426" w:rsidRPr="003862D0">
        <w:rPr>
          <w:lang w:val="en-GB"/>
        </w:rPr>
        <w:t xml:space="preserve"> relative to 1850</w:t>
      </w:r>
      <w:r w:rsidR="00E62C0B" w:rsidRPr="003862D0">
        <w:rPr>
          <w:rFonts w:cs="Times New Roman"/>
          <w:lang w:val="en-GB"/>
        </w:rPr>
        <w:t>–</w:t>
      </w:r>
      <w:r w:rsidR="009E4426" w:rsidRPr="003862D0">
        <w:rPr>
          <w:lang w:val="en-GB"/>
        </w:rPr>
        <w:t>1900</w:t>
      </w:r>
      <w:r w:rsidRPr="003862D0">
        <w:rPr>
          <w:lang w:val="en-GB"/>
        </w:rPr>
        <w:t>, AMOC continues to decline for 5</w:t>
      </w:r>
      <w:r w:rsidR="00AB3AA3" w:rsidRPr="003862D0">
        <w:rPr>
          <w:rFonts w:cs="Times New Roman"/>
          <w:lang w:val="en-GB"/>
        </w:rPr>
        <w:t>–</w:t>
      </w:r>
      <w:r w:rsidRPr="003862D0">
        <w:rPr>
          <w:lang w:val="en-GB"/>
        </w:rPr>
        <w:t xml:space="preserve">10 years after GSAT is effectively stabilized at the given </w:t>
      </w:r>
      <w:r w:rsidR="009E4426" w:rsidRPr="003862D0">
        <w:rPr>
          <w:lang w:val="en-GB"/>
        </w:rPr>
        <w:t xml:space="preserve">GWL </w:t>
      </w:r>
      <w:r w:rsidR="00D005E4" w:rsidRPr="003862D0">
        <w:rPr>
          <w:lang w:val="en-GB"/>
        </w:rPr>
        <w:fldChar w:fldCharType="begin" w:fldLock="1"/>
      </w:r>
      <w:r w:rsidR="00615634">
        <w:rPr>
          <w:lang w:val="en-GB"/>
        </w:rPr>
        <w:instrText>ADDIN CSL_CITATION { "citationItems" : [ { "id" : "ITEM-1", "itemData" : { "DOI" : "10.1038/s41558-020-0786-0", "ISSN" : "1758-6798", "abstract" : "While the Atlantic Meridional Overturning Circulation (AMOC) is expected to weaken under increasing GHGs, it is unclear how it would respond to stabilization of global warming of 1.5 or 2.0\u2009\u00b0C, the Paris Agreement temperature targets, or 3.0\u2009\u00b0C, the expected warming by 2100 under current emission reduction policies. On the basis of stabilized warming simulations with two Earth System Models, we find that, after temperature stabilization, the AMOC declines for 5\u201310\u2009years followed by a 150-year recovery to a level that is approximately independent of the considered stabilization scenario. The AMOC recovery has important implications for North Atlantic steric sea-level rise, which by 2600 is simulated to be 25\u201331% less than the global mean, and for North Atlantic surface temperatures, which continue to increase despite global mean surface temperature stabilization. These results show that substantial ongoing climate trends are likely to occur after global mean temperature has stabilized.", "author" : [ { "dropping-particle" : "", "family" : "Sigmond", "given" : "Michael", "non-dropping-particle" : "", "parse-names" : false, "suffix" : "" }, { "dropping-particle" : "", "family" : "Fyfe", "given" : "John C", "non-dropping-particle" : "", "parse-names" : false, "suffix" : "" }, { "dropping-particle" : "", "family" : "Saenko", "given" : "Oleg A", "non-dropping-particle" : "", "parse-names" : false, "suffix" : "" }, { "dropping-particle" : "", "family" : "Swart", "given" : "Neil C", "non-dropping-particle" : "", "parse-names" : false, "suffix" : "" } ], "container-title" : "Nature Climate Change", "id" : "ITEM-1", "issue" : "7", "issued" : { "date-parts" : [ [ "2020" ] ] }, "page" : "672-677", "title" : "Ongoing AMOC and related sea-level and temperature changes after achieving the Paris targets", "translator" : [ { "dropping-particle" : "", "family" : "K4976", "given" : "", "non-dropping-particle" : "", "parse-names" : false, "suffix" : "" } ], "type" : "article-journal", "volume" : "10" }, "uris" : [ "http://www.mendeley.com/documents/?uuid=12611303-ad04-4f2a-9c8f-ea39ae850464" ] } ], "mendeley" : { "formattedCitation" : "(Sigmond et al., 2020)", "plainTextFormattedCitation" : "(Sigmond et al., 2020)", "previouslyFormattedCitation" : "(Sigmond et al., 2020)" }, "properties" : { "noteIndex" : 0 }, "schema" : "https://github.com/citation-style-language/schema/raw/master/csl-citation.json" }</w:instrText>
      </w:r>
      <w:r w:rsidR="00D005E4" w:rsidRPr="003862D0">
        <w:rPr>
          <w:lang w:val="en-GB"/>
        </w:rPr>
        <w:fldChar w:fldCharType="separate"/>
      </w:r>
      <w:r w:rsidR="00016735">
        <w:rPr>
          <w:noProof/>
          <w:lang w:val="en-GB"/>
        </w:rPr>
        <w:t>(Sigmond et al., 2020)</w:t>
      </w:r>
      <w:r w:rsidR="00D005E4" w:rsidRPr="003862D0">
        <w:rPr>
          <w:lang w:val="en-GB"/>
        </w:rPr>
        <w:fldChar w:fldCharType="end"/>
      </w:r>
      <w:r w:rsidRPr="003862D0">
        <w:rPr>
          <w:lang w:val="en-GB"/>
        </w:rPr>
        <w:t>. This is followed by a recovery of AMOC strength for about the next 150 years to a level that is approximately independent of the considered stabilization scenario. These results are replicated in simulations in a CMIP6 model (CanESM5) with emissions cessation after diagnosed CO</w:t>
      </w:r>
      <w:r w:rsidRPr="003862D0">
        <w:rPr>
          <w:vertAlign w:val="subscript"/>
          <w:lang w:val="en-GB"/>
        </w:rPr>
        <w:t>2</w:t>
      </w:r>
      <w:r w:rsidRPr="003862D0">
        <w:rPr>
          <w:lang w:val="en-GB"/>
        </w:rPr>
        <w:t xml:space="preserve"> emissions reach 750 Gt, 1000 Gt, or 1500 Gt. These emissions levels lead to global warming stabilization at 1.5</w:t>
      </w:r>
      <w:r w:rsidR="003179C5" w:rsidRPr="003862D0">
        <w:rPr>
          <w:lang w:val="en-GB"/>
        </w:rPr>
        <w:t>°C</w:t>
      </w:r>
      <w:r w:rsidRPr="003862D0">
        <w:rPr>
          <w:lang w:val="en-GB"/>
        </w:rPr>
        <w:t xml:space="preserve">, 2.0°C, or 3.0°C relative to </w:t>
      </w:r>
      <w:r w:rsidRPr="003862D0">
        <w:rPr>
          <w:lang w:val="en-GB" w:eastAsia="en-US"/>
        </w:rPr>
        <w:t>1850–1900</w:t>
      </w:r>
      <w:r w:rsidRPr="003862D0">
        <w:rPr>
          <w:lang w:val="en-GB"/>
        </w:rPr>
        <w:t>. In summary, in these model simulations the AMOC recovers over several centuries after the cessation of CO</w:t>
      </w:r>
      <w:r w:rsidRPr="003862D0">
        <w:rPr>
          <w:vertAlign w:val="subscript"/>
          <w:lang w:val="en-GB"/>
        </w:rPr>
        <w:t>2</w:t>
      </w:r>
      <w:r w:rsidRPr="003862D0">
        <w:rPr>
          <w:lang w:val="en-GB"/>
        </w:rPr>
        <w:t xml:space="preserve"> emissions (</w:t>
      </w:r>
      <w:r w:rsidRPr="003862D0">
        <w:rPr>
          <w:i/>
          <w:lang w:val="en-GB"/>
        </w:rPr>
        <w:t>medium confidence</w:t>
      </w:r>
      <w:r w:rsidRPr="003862D0">
        <w:rPr>
          <w:lang w:val="en-GB"/>
        </w:rPr>
        <w:t>).</w:t>
      </w:r>
    </w:p>
    <w:p w14:paraId="31EF7D8A" w14:textId="77777777" w:rsidR="00143B87" w:rsidRPr="003862D0" w:rsidRDefault="00143B87" w:rsidP="00143B87">
      <w:pPr>
        <w:pStyle w:val="AR6BodyText"/>
        <w:rPr>
          <w:lang w:val="en-GB"/>
        </w:rPr>
      </w:pPr>
    </w:p>
    <w:p w14:paraId="7E3E6FC3" w14:textId="77777777" w:rsidR="00A3162F" w:rsidRPr="003862D0" w:rsidRDefault="00A3162F" w:rsidP="00143B87">
      <w:pPr>
        <w:pStyle w:val="AR6BodyText"/>
        <w:rPr>
          <w:lang w:val="en-GB"/>
        </w:rPr>
      </w:pPr>
    </w:p>
    <w:p w14:paraId="4BAFDF4A" w14:textId="77777777" w:rsidR="00143B87" w:rsidRPr="003862D0" w:rsidRDefault="00143B87" w:rsidP="00143B87">
      <w:pPr>
        <w:pStyle w:val="AR6Chap4Level34111"/>
        <w:rPr>
          <w:lang w:val="en-GB"/>
        </w:rPr>
      </w:pPr>
      <w:bookmarkStart w:id="1501" w:name="_Ref29566196"/>
      <w:bookmarkStart w:id="1502" w:name="_Toc29748267"/>
      <w:bookmarkStart w:id="1503" w:name="_Toc29748453"/>
      <w:bookmarkStart w:id="1504" w:name="_Toc29749206"/>
      <w:bookmarkStart w:id="1505" w:name="_Toc29751016"/>
      <w:bookmarkStart w:id="1506" w:name="_Toc33523273"/>
      <w:bookmarkStart w:id="1507" w:name="_Toc57156847"/>
      <w:bookmarkStart w:id="1508" w:name="_Toc66466967"/>
      <w:bookmarkStart w:id="1509" w:name="_Toc66467251"/>
      <w:bookmarkStart w:id="1510" w:name="_Toc66574506"/>
      <w:bookmarkStart w:id="1511" w:name="_Toc66574677"/>
      <w:bookmarkStart w:id="1512" w:name="_Toc66646024"/>
      <w:bookmarkStart w:id="1513" w:name="_Toc69752494"/>
      <w:r w:rsidRPr="003862D0">
        <w:rPr>
          <w:lang w:val="en-GB"/>
        </w:rPr>
        <w:t>Ocean and Land Carbon Uptake</w:t>
      </w:r>
      <w:bookmarkEnd w:id="1501"/>
      <w:bookmarkEnd w:id="1502"/>
      <w:bookmarkEnd w:id="1503"/>
      <w:bookmarkEnd w:id="1504"/>
      <w:bookmarkEnd w:id="1505"/>
      <w:bookmarkEnd w:id="1506"/>
      <w:bookmarkEnd w:id="1507"/>
      <w:bookmarkEnd w:id="1508"/>
      <w:bookmarkEnd w:id="1509"/>
      <w:bookmarkEnd w:id="1510"/>
      <w:bookmarkEnd w:id="1511"/>
      <w:bookmarkEnd w:id="1512"/>
      <w:bookmarkEnd w:id="1513"/>
    </w:p>
    <w:p w14:paraId="3515F0A7" w14:textId="1BF55452" w:rsidR="00143B87" w:rsidRPr="003862D0" w:rsidRDefault="00143B87" w:rsidP="00143B87">
      <w:pPr>
        <w:pStyle w:val="AR6BodyText"/>
        <w:rPr>
          <w:color w:val="000000" w:themeColor="text1"/>
          <w:lang w:val="en-GB"/>
        </w:rPr>
      </w:pPr>
      <w:r w:rsidRPr="003862D0">
        <w:rPr>
          <w:color w:val="0432FF"/>
          <w:lang w:val="en-GB"/>
        </w:rPr>
        <w:br/>
      </w:r>
      <w:ins w:id="1514" w:author="Sara M Tuson" w:date="2021-07-15T19:10:00Z">
        <w:r w:rsidR="00143DA9">
          <w:rPr>
            <w:color w:val="000000" w:themeColor="text1"/>
            <w:lang w:val="en-GB"/>
          </w:rPr>
          <w:t xml:space="preserve">The </w:t>
        </w:r>
      </w:ins>
      <w:r w:rsidRPr="003862D0">
        <w:rPr>
          <w:color w:val="000000" w:themeColor="text1"/>
          <w:lang w:val="en-GB"/>
        </w:rPr>
        <w:t xml:space="preserve">AR5 concluded with </w:t>
      </w:r>
      <w:r w:rsidRPr="003862D0">
        <w:rPr>
          <w:i/>
          <w:iCs/>
          <w:color w:val="000000" w:themeColor="text1"/>
          <w:lang w:val="en-GB"/>
        </w:rPr>
        <w:t>very high confidence</w:t>
      </w:r>
      <w:r w:rsidRPr="003862D0">
        <w:rPr>
          <w:color w:val="000000" w:themeColor="text1"/>
          <w:lang w:val="en-GB"/>
        </w:rPr>
        <w:t xml:space="preserve"> that ocean carbon uptake of anthropogenic CO</w:t>
      </w:r>
      <w:r w:rsidRPr="003862D0">
        <w:rPr>
          <w:color w:val="000000" w:themeColor="text1"/>
          <w:vertAlign w:val="subscript"/>
          <w:lang w:val="en-GB"/>
        </w:rPr>
        <w:t>2</w:t>
      </w:r>
      <w:r w:rsidRPr="003862D0">
        <w:rPr>
          <w:color w:val="000000" w:themeColor="text1"/>
          <w:lang w:val="en-GB"/>
        </w:rPr>
        <w:t xml:space="preserve"> will continue under all RCPs through the 21</w:t>
      </w:r>
      <w:ins w:id="1515" w:author="Sara M Tuson" w:date="2021-07-18T08:14:00Z">
        <w:r w:rsidR="00863F57" w:rsidRPr="00863F57">
          <w:rPr>
            <w:color w:val="000000" w:themeColor="text1"/>
            <w:lang w:val="en-GB"/>
          </w:rPr>
          <w:t>st</w:t>
        </w:r>
        <w:r w:rsidR="00863F57">
          <w:rPr>
            <w:color w:val="000000" w:themeColor="text1"/>
            <w:lang w:val="en-GB"/>
          </w:rPr>
          <w:t xml:space="preserve"> </w:t>
        </w:r>
      </w:ins>
      <w:r w:rsidRPr="003862D0">
        <w:rPr>
          <w:color w:val="000000" w:themeColor="text1"/>
          <w:lang w:val="en-GB"/>
        </w:rPr>
        <w:t xml:space="preserve">century, with higher uptake corresponding to higher concentration pathways. The future evolution of the land carbon uptake was assessed to be much more uncertain than for ocean carbon uptake, with a majority of CMIP5 models projecting a continued cumulative carbon uptake. </w:t>
      </w:r>
    </w:p>
    <w:p w14:paraId="25BDF72F" w14:textId="77777777" w:rsidR="00143B87" w:rsidRPr="003862D0" w:rsidRDefault="00143B87" w:rsidP="00143B87">
      <w:pPr>
        <w:pStyle w:val="AR6BodyText"/>
        <w:rPr>
          <w:color w:val="FF0000"/>
          <w:lang w:val="en-GB"/>
        </w:rPr>
      </w:pPr>
    </w:p>
    <w:p w14:paraId="03C0889D" w14:textId="4DD9148F"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Based on results from the CMIP6 models, we conclude that the flux of carbon from the atmosphere into the ocean increases continually through most of 21st century in the two highest emissions and decreases continually under the other </w:t>
      </w:r>
      <w:r w:rsidR="00A30BD5" w:rsidRPr="003862D0">
        <w:rPr>
          <w:color w:val="000000" w:themeColor="text1"/>
          <w:lang w:val="en-GB" w:eastAsia="en-US"/>
        </w:rPr>
        <w:t>emission scenario</w:t>
      </w:r>
      <w:r w:rsidRPr="003862D0">
        <w:rPr>
          <w:color w:val="000000" w:themeColor="text1"/>
          <w:lang w:val="en-GB" w:eastAsia="en-US"/>
        </w:rPr>
        <w:t xml:space="preserve">s (Figure 4.7a). </w:t>
      </w:r>
      <w:del w:id="1516" w:author="Robin Matthews" w:date="2021-06-16T18:45:00Z">
        <w:r w:rsidRPr="003862D0" w:rsidDel="00BF4778">
          <w:rPr>
            <w:color w:val="000000" w:themeColor="text1"/>
            <w:lang w:val="en-GB" w:eastAsia="en-US"/>
          </w:rPr>
          <w:delText xml:space="preserve"> </w:delText>
        </w:r>
      </w:del>
      <w:r w:rsidRPr="003862D0">
        <w:rPr>
          <w:color w:val="000000" w:themeColor="text1"/>
          <w:lang w:val="en-GB" w:eastAsia="en-US"/>
        </w:rPr>
        <w:t>The flux of carbon from the atmosphere to land shows a similar 21st century behaviour across the scenarios but with much higher year-to-year variation than ocean carbon flux</w:t>
      </w:r>
      <w:r w:rsidR="009C050A" w:rsidRPr="003862D0">
        <w:rPr>
          <w:color w:val="000000" w:themeColor="text1"/>
          <w:lang w:val="en-GB" w:eastAsia="en-US"/>
        </w:rPr>
        <w:t xml:space="preserve"> (Figure 4.7b)</w:t>
      </w:r>
      <w:r w:rsidRPr="003862D0">
        <w:rPr>
          <w:color w:val="000000" w:themeColor="text1"/>
          <w:lang w:val="en-GB" w:eastAsia="en-US"/>
        </w:rPr>
        <w:t>. A more in-depth assessment and discussion of the mechanism involved can be found in Chapter 5</w:t>
      </w:r>
      <w:del w:id="1517" w:author="Sara M Tuson" w:date="2021-07-19T14:21:00Z">
        <w:r w:rsidR="009C050A" w:rsidRPr="003862D0" w:rsidDel="00937802">
          <w:rPr>
            <w:color w:val="000000" w:themeColor="text1"/>
            <w:lang w:val="en-GB" w:eastAsia="en-US"/>
          </w:rPr>
          <w:delText>,</w:delText>
        </w:r>
      </w:del>
      <w:r w:rsidRPr="003862D0">
        <w:rPr>
          <w:color w:val="000000" w:themeColor="text1"/>
          <w:lang w:val="en-GB" w:eastAsia="en-US"/>
        </w:rPr>
        <w:t xml:space="preserve"> </w:t>
      </w:r>
      <w:ins w:id="1518" w:author="Sara M Tuson" w:date="2021-07-19T14:21:00Z">
        <w:r w:rsidR="00937802">
          <w:rPr>
            <w:color w:val="000000" w:themeColor="text1"/>
            <w:lang w:val="en-GB" w:eastAsia="en-US"/>
          </w:rPr>
          <w:t>(</w:t>
        </w:r>
      </w:ins>
      <w:r w:rsidRPr="003862D0">
        <w:rPr>
          <w:color w:val="000000" w:themeColor="text1"/>
          <w:lang w:val="en-GB" w:eastAsia="en-US"/>
        </w:rPr>
        <w:t>Section 5.4.5</w:t>
      </w:r>
      <w:ins w:id="1519" w:author="Sara M Tuson" w:date="2021-07-19T14:21:00Z">
        <w:r w:rsidR="00937802">
          <w:rPr>
            <w:color w:val="000000" w:themeColor="text1"/>
            <w:lang w:val="en-GB" w:eastAsia="en-US"/>
          </w:rPr>
          <w:t>)</w:t>
        </w:r>
      </w:ins>
      <w:r w:rsidRPr="003862D0">
        <w:rPr>
          <w:color w:val="000000" w:themeColor="text1"/>
          <w:lang w:val="en-GB" w:eastAsia="en-US"/>
        </w:rPr>
        <w:t>.</w:t>
      </w:r>
    </w:p>
    <w:p w14:paraId="0C45ADE7" w14:textId="77777777" w:rsidR="00143B87" w:rsidRPr="003862D0" w:rsidRDefault="00143B87" w:rsidP="00143B87">
      <w:pPr>
        <w:pStyle w:val="AR6BodyText"/>
        <w:rPr>
          <w:color w:val="000000" w:themeColor="text1"/>
          <w:lang w:val="en-GB" w:eastAsia="en-US"/>
        </w:rPr>
      </w:pPr>
    </w:p>
    <w:p w14:paraId="682D399A" w14:textId="7F562938" w:rsidR="00143B87" w:rsidRPr="003862D0" w:rsidRDefault="00143B87" w:rsidP="00143B87">
      <w:pPr>
        <w:pStyle w:val="AR6BodyText"/>
        <w:rPr>
          <w:color w:val="000000" w:themeColor="text1"/>
          <w:lang w:val="en-GB" w:eastAsia="en-US"/>
        </w:rPr>
      </w:pPr>
      <w:r w:rsidRPr="003862D0">
        <w:rPr>
          <w:color w:val="000000" w:themeColor="text1"/>
          <w:lang w:val="en-GB" w:eastAsia="en-US"/>
        </w:rPr>
        <w:t xml:space="preserve">In summary, we assess that the cumulative uptake of carbon by the ocean and by land will increase through the 21st century irrespective of the considered </w:t>
      </w:r>
      <w:r w:rsidR="00A30BD5" w:rsidRPr="003862D0">
        <w:rPr>
          <w:color w:val="000000" w:themeColor="text1"/>
          <w:lang w:val="en-GB" w:eastAsia="en-US"/>
        </w:rPr>
        <w:t>emission scenario</w:t>
      </w:r>
      <w:r w:rsidRPr="003862D0">
        <w:rPr>
          <w:color w:val="000000" w:themeColor="text1"/>
          <w:lang w:val="en-GB" w:eastAsia="en-US"/>
        </w:rPr>
        <w:t>s (</w:t>
      </w:r>
      <w:r w:rsidRPr="003862D0">
        <w:rPr>
          <w:i/>
          <w:color w:val="000000" w:themeColor="text1"/>
          <w:lang w:val="en-GB" w:eastAsia="en-US"/>
        </w:rPr>
        <w:t>very high confidence</w:t>
      </w:r>
      <w:r w:rsidRPr="003862D0">
        <w:rPr>
          <w:color w:val="000000" w:themeColor="text1"/>
          <w:lang w:val="en-GB" w:eastAsia="en-US"/>
        </w:rPr>
        <w:t>).</w:t>
      </w:r>
    </w:p>
    <w:p w14:paraId="2A07BC1D" w14:textId="77777777" w:rsidR="00143B87" w:rsidRPr="003862D0" w:rsidRDefault="00143B87" w:rsidP="00143B87">
      <w:pPr>
        <w:pStyle w:val="AR6BodyText"/>
        <w:rPr>
          <w:b/>
          <w:lang w:val="en-GB"/>
        </w:rPr>
      </w:pPr>
    </w:p>
    <w:p w14:paraId="53B513E1" w14:textId="77777777" w:rsidR="00A3162F" w:rsidRPr="003862D0" w:rsidRDefault="00A3162F" w:rsidP="00143B87">
      <w:pPr>
        <w:pStyle w:val="AR6BodyText"/>
        <w:rPr>
          <w:b/>
          <w:lang w:val="en-GB"/>
        </w:rPr>
      </w:pPr>
    </w:p>
    <w:p w14:paraId="05C85EFC" w14:textId="77777777" w:rsidR="00143B87" w:rsidRPr="003862D0" w:rsidRDefault="00143B87" w:rsidP="00143B87">
      <w:pPr>
        <w:pStyle w:val="AR6BodyText"/>
        <w:rPr>
          <w:b/>
          <w:lang w:val="en-GB"/>
        </w:rPr>
      </w:pPr>
      <w:r w:rsidRPr="003862D0">
        <w:rPr>
          <w:b/>
          <w:lang w:val="en-GB"/>
        </w:rPr>
        <w:t>[START FIGURE 4.7 HERE]</w:t>
      </w:r>
    </w:p>
    <w:p w14:paraId="11ED5610" w14:textId="07F8D1A3" w:rsidR="00143B87" w:rsidRPr="003862D0" w:rsidRDefault="00143B87" w:rsidP="00E92A7C">
      <w:pPr>
        <w:pStyle w:val="AR6BodyText"/>
        <w:rPr>
          <w:lang w:val="en-GB"/>
        </w:rPr>
      </w:pPr>
    </w:p>
    <w:p w14:paraId="590B6EAA" w14:textId="4B664563" w:rsidR="00143B87" w:rsidRPr="003862D0" w:rsidRDefault="00143B87" w:rsidP="00143B87">
      <w:pPr>
        <w:pStyle w:val="AR6Chap4Figure"/>
        <w:rPr>
          <w:lang w:val="en-GB"/>
        </w:rPr>
      </w:pPr>
      <w:bookmarkStart w:id="1520" w:name="_Ref5025517"/>
      <w:bookmarkStart w:id="1521" w:name="_Ref56851132"/>
      <w:bookmarkStart w:id="1522" w:name="_Toc69750252"/>
      <w:r w:rsidRPr="003862D0">
        <w:rPr>
          <w:b/>
          <w:bCs/>
          <w:lang w:val="en-GB"/>
        </w:rPr>
        <w:lastRenderedPageBreak/>
        <w:t>CMIP6 carbon uptake in historical and scenario simulations.</w:t>
      </w:r>
      <w:r w:rsidRPr="003862D0">
        <w:rPr>
          <w:lang w:val="en-GB"/>
        </w:rPr>
        <w:t xml:space="preserve"> (a) Atmosphere to ocean carbon flux (PgC yr</w:t>
      </w:r>
      <w:r w:rsidRPr="003862D0">
        <w:rPr>
          <w:vertAlign w:val="superscript"/>
          <w:lang w:val="en-GB"/>
        </w:rPr>
        <w:t>-1</w:t>
      </w:r>
      <w:r w:rsidRPr="003862D0">
        <w:rPr>
          <w:lang w:val="en-GB"/>
        </w:rPr>
        <w:t>). (b) Atmosphere to land carbon flux (PgC yr</w:t>
      </w:r>
      <w:r w:rsidRPr="003862D0">
        <w:rPr>
          <w:vertAlign w:val="superscript"/>
          <w:lang w:val="en-GB"/>
        </w:rPr>
        <w:t>-1</w:t>
      </w:r>
      <w:r w:rsidRPr="003862D0">
        <w:rPr>
          <w:lang w:val="en-GB"/>
        </w:rPr>
        <w:t xml:space="preserve">). </w:t>
      </w:r>
      <w:bookmarkEnd w:id="1520"/>
      <w:r w:rsidRPr="003862D0">
        <w:rPr>
          <w:lang w:val="en-GB"/>
        </w:rPr>
        <w:t xml:space="preserve">The curves show ensemble </w:t>
      </w:r>
      <w:r w:rsidRPr="003862D0">
        <w:rPr>
          <w:color w:val="000000" w:themeColor="text1"/>
          <w:lang w:val="en-GB" w:eastAsia="en-US"/>
        </w:rPr>
        <w:t>averages and the</w:t>
      </w:r>
      <w:r w:rsidRPr="003862D0">
        <w:rPr>
          <w:lang w:val="en-GB"/>
        </w:rPr>
        <w:t xml:space="preserve"> shadings show the 5–95% ranges across the SSP1-2.6 and SSP3-7.0 ensembles. The numbers inside each panel are the number of model simulations. The land uptake is taken as Net Biome Productivity (NBP) and so includes any modelled net land-use change emissions. Results are from concentration-driven simulations.</w:t>
      </w:r>
      <w:bookmarkEnd w:id="1521"/>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522"/>
    </w:p>
    <w:p w14:paraId="26A15B35" w14:textId="77777777" w:rsidR="00143B87" w:rsidRPr="003862D0" w:rsidRDefault="00143B87" w:rsidP="00143B87">
      <w:pPr>
        <w:pStyle w:val="AR6BodyText"/>
        <w:rPr>
          <w:lang w:val="en-GB"/>
        </w:rPr>
      </w:pPr>
    </w:p>
    <w:p w14:paraId="1734C5DD" w14:textId="77777777" w:rsidR="00143B87" w:rsidRPr="003862D0" w:rsidRDefault="00143B87" w:rsidP="00143B87">
      <w:pPr>
        <w:pStyle w:val="AR6BodyText"/>
        <w:rPr>
          <w:b/>
          <w:lang w:val="en-GB"/>
        </w:rPr>
      </w:pPr>
      <w:r w:rsidRPr="003862D0">
        <w:rPr>
          <w:b/>
          <w:lang w:val="en-GB"/>
        </w:rPr>
        <w:t>[END FIGURE 4.7 HERE]</w:t>
      </w:r>
    </w:p>
    <w:p w14:paraId="5E977F4F" w14:textId="77777777" w:rsidR="00143B87" w:rsidRPr="003862D0" w:rsidRDefault="00143B87" w:rsidP="00143B87">
      <w:pPr>
        <w:pStyle w:val="AR6BodyText"/>
        <w:rPr>
          <w:lang w:val="en-GB"/>
        </w:rPr>
      </w:pPr>
    </w:p>
    <w:p w14:paraId="1AB8EF2D" w14:textId="77777777" w:rsidR="00A3162F" w:rsidRPr="003862D0" w:rsidRDefault="00A3162F" w:rsidP="00143B87">
      <w:pPr>
        <w:pStyle w:val="AR6BodyText"/>
        <w:rPr>
          <w:lang w:val="en-GB"/>
        </w:rPr>
      </w:pPr>
    </w:p>
    <w:p w14:paraId="74FBD33C" w14:textId="77777777" w:rsidR="00143B87" w:rsidRPr="003862D0" w:rsidRDefault="00143B87" w:rsidP="00143B87">
      <w:pPr>
        <w:pStyle w:val="AR6Chap4Level34111"/>
        <w:rPr>
          <w:lang w:val="en-GB"/>
        </w:rPr>
      </w:pPr>
      <w:bookmarkStart w:id="1523" w:name="_Toc29748268"/>
      <w:bookmarkStart w:id="1524" w:name="_Toc29748454"/>
      <w:bookmarkStart w:id="1525" w:name="_Toc29749207"/>
      <w:bookmarkStart w:id="1526" w:name="_Toc29751017"/>
      <w:bookmarkStart w:id="1527" w:name="_Toc33523274"/>
      <w:bookmarkStart w:id="1528" w:name="_Toc57156848"/>
      <w:bookmarkStart w:id="1529" w:name="_Toc66466968"/>
      <w:bookmarkStart w:id="1530" w:name="_Toc66467252"/>
      <w:bookmarkStart w:id="1531" w:name="_Toc66574507"/>
      <w:bookmarkStart w:id="1532" w:name="_Toc66574678"/>
      <w:bookmarkStart w:id="1533" w:name="_Toc66646025"/>
      <w:bookmarkStart w:id="1534" w:name="_Toc69752495"/>
      <w:r w:rsidRPr="003862D0">
        <w:rPr>
          <w:lang w:val="en-GB"/>
        </w:rPr>
        <w:t>Surface Ocean pH</w:t>
      </w:r>
      <w:bookmarkEnd w:id="1523"/>
      <w:bookmarkEnd w:id="1524"/>
      <w:bookmarkEnd w:id="1525"/>
      <w:bookmarkEnd w:id="1526"/>
      <w:bookmarkEnd w:id="1527"/>
      <w:bookmarkEnd w:id="1528"/>
      <w:bookmarkEnd w:id="1529"/>
      <w:bookmarkEnd w:id="1530"/>
      <w:bookmarkEnd w:id="1531"/>
      <w:bookmarkEnd w:id="1532"/>
      <w:bookmarkEnd w:id="1533"/>
      <w:bookmarkEnd w:id="1534"/>
    </w:p>
    <w:p w14:paraId="7BE3A752" w14:textId="244D62DE" w:rsidR="00143B87" w:rsidRPr="003862D0" w:rsidRDefault="00143B87" w:rsidP="00143B87">
      <w:pPr>
        <w:pStyle w:val="AR6BodyText"/>
        <w:rPr>
          <w:rFonts w:eastAsia="SimSun"/>
          <w:lang w:val="en-GB" w:eastAsia="zh-CN"/>
        </w:rPr>
      </w:pPr>
      <w:r w:rsidRPr="003862D0">
        <w:rPr>
          <w:color w:val="0432FF"/>
          <w:lang w:val="en-GB"/>
        </w:rPr>
        <w:br/>
      </w:r>
      <w:ins w:id="1535" w:author="Sara M Tuson" w:date="2021-07-15T19:10:00Z">
        <w:r w:rsidR="00143DA9">
          <w:rPr>
            <w:color w:val="000000" w:themeColor="text1"/>
            <w:lang w:val="en-GB" w:eastAsia="en-US"/>
          </w:rPr>
          <w:t>The</w:t>
        </w:r>
      </w:ins>
      <w:ins w:id="1536" w:author="Sara M Tuson" w:date="2021-07-15T19:11:00Z">
        <w:r w:rsidR="00143DA9">
          <w:rPr>
            <w:color w:val="000000" w:themeColor="text1"/>
            <w:lang w:val="en-GB" w:eastAsia="en-US"/>
          </w:rPr>
          <w:t xml:space="preserve"> </w:t>
        </w:r>
      </w:ins>
      <w:r w:rsidRPr="003862D0">
        <w:rPr>
          <w:color w:val="000000" w:themeColor="text1"/>
          <w:lang w:val="en-GB" w:eastAsia="en-US"/>
        </w:rPr>
        <w:t>AR5 assessed from CMIP5 simulations that</w:t>
      </w:r>
      <w:r w:rsidRPr="003862D0">
        <w:rPr>
          <w:rFonts w:eastAsia="SimSun"/>
          <w:lang w:val="en-GB" w:eastAsia="zh-CN"/>
        </w:rPr>
        <w:t xml:space="preserve"> it is </w:t>
      </w:r>
      <w:r w:rsidRPr="003862D0">
        <w:rPr>
          <w:rFonts w:eastAsia="SimSun"/>
          <w:i/>
          <w:iCs/>
          <w:lang w:val="en-GB" w:eastAsia="zh-CN"/>
        </w:rPr>
        <w:t>v</w:t>
      </w:r>
      <w:r w:rsidRPr="003862D0">
        <w:rPr>
          <w:rFonts w:eastAsia="SimSun"/>
          <w:i/>
          <w:lang w:val="en-GB" w:eastAsia="zh-CN"/>
        </w:rPr>
        <w:t>irtually certain</w:t>
      </w:r>
      <w:r w:rsidRPr="003862D0">
        <w:rPr>
          <w:rFonts w:eastAsia="SimSun"/>
          <w:lang w:val="en-GB" w:eastAsia="zh-CN"/>
        </w:rPr>
        <w:t xml:space="preserve"> that increasing storage of carbon by the ocean under all four RCPs through to 2100 will increase ocean acidification in the future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"10.1017/CBO9781107415324.015", "ISBN" : "9781107661820", "author" : [ { "dropping-particle" : "", "family" : "Ciais", "given" : "Philippe", "non-dropping-particle" : "", "parse-names" : false, "suffix" : "" }, { "dropping-particle" : "", "family" : "Sabine", "given" : "Christopher", "non-dropping-particle" : "", "parse-names" : false, "suffix" : "" }, { "dropping-particle" : "", "family" : "Bala", "given" : "G", "non-dropping-particle" : "", "parse-names" : false, "suffix" : "" }, { "dropping-particle" : "", "family" : "Bopp", "given" : "Laurent", "non-dropping-particle" : "", "parse-names" : false, "suffix" : "" }, { "dropping-particle" : "", "family" : "Brovkin", "given" : "Victor",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"Martin",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"K2808", "given" : "Rt13", "non-dropping-particle" : "", "parse-names" : false, "suffix" : "" } ], "type" : "chapter" }, "uris" : [ "http://www.mendeley.com/documents/?uuid=a137ccdb-0a71-4808-82a3-86ec4ea39f09" ] } ], "mendeley" : { "formattedCitation" : "(Ciais et al., 2013)", "plainTextFormattedCitation" : "(Ciais et al., 2013)", "previouslyFormattedCitation" : "(Ciais et al., 2013)"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(Ciais et al., 2013)</w:t>
      </w:r>
      <w:r w:rsidRPr="003862D0">
        <w:rPr>
          <w:rFonts w:eastAsia="SimSun"/>
          <w:lang w:val="en-GB" w:eastAsia="zh-CN"/>
        </w:rPr>
        <w:fldChar w:fldCharType="end"/>
      </w:r>
      <w:r w:rsidRPr="003862D0">
        <w:rPr>
          <w:rFonts w:eastAsia="SimSun"/>
          <w:lang w:val="en-GB" w:eastAsia="zh-CN"/>
        </w:rPr>
        <w:t>. Specifically, AR5 reported that CMIP5 models project increased ocean acidification globally to 2100 under all RCPs, and that the corresponding model</w:t>
      </w:r>
      <w:r w:rsidR="00682A70" w:rsidRPr="003862D0">
        <w:rPr>
          <w:rFonts w:eastAsia="SimSun"/>
          <w:lang w:val="en-GB" w:eastAsia="zh-CN"/>
        </w:rPr>
        <w:t xml:space="preserve"> </w:t>
      </w:r>
      <w:r w:rsidRPr="003862D0">
        <w:rPr>
          <w:rFonts w:eastAsia="SimSun"/>
          <w:lang w:val="en-GB" w:eastAsia="zh-CN"/>
        </w:rPr>
        <w:t>mean and model</w:t>
      </w:r>
      <w:r w:rsidR="00682A70" w:rsidRPr="003862D0">
        <w:rPr>
          <w:rFonts w:eastAsia="SimSun"/>
          <w:lang w:val="en-GB" w:eastAsia="zh-CN"/>
        </w:rPr>
        <w:t xml:space="preserve"> </w:t>
      </w:r>
      <w:r w:rsidRPr="003862D0">
        <w:rPr>
          <w:rFonts w:eastAsia="SimSun"/>
          <w:lang w:val="en-GB" w:eastAsia="zh-CN"/>
        </w:rPr>
        <w:t xml:space="preserve">spread in the decrease in surface ocean pH from </w:t>
      </w:r>
      <w:r w:rsidR="00CC41BA" w:rsidRPr="003862D0">
        <w:rPr>
          <w:rFonts w:eastAsia="SimSun"/>
          <w:lang w:val="en-GB" w:eastAsia="zh-CN"/>
        </w:rPr>
        <w:t>1986–2005</w:t>
      </w:r>
      <w:r w:rsidRPr="003862D0">
        <w:rPr>
          <w:rFonts w:eastAsia="SimSun"/>
          <w:lang w:val="en-GB" w:eastAsia="zh-CN"/>
        </w:rPr>
        <w:t xml:space="preserve"> to </w:t>
      </w:r>
      <w:r w:rsidR="00CC41BA" w:rsidRPr="003862D0">
        <w:rPr>
          <w:rFonts w:eastAsia="SimSun"/>
          <w:lang w:val="en-GB" w:eastAsia="zh-CN"/>
        </w:rPr>
        <w:t>2081–2100</w:t>
      </w:r>
      <w:r w:rsidRPr="003862D0">
        <w:rPr>
          <w:rFonts w:eastAsia="SimSun"/>
          <w:lang w:val="en-GB" w:eastAsia="zh-CN"/>
        </w:rPr>
        <w:t xml:space="preserve"> </w:t>
      </w:r>
      <w:r w:rsidRPr="00467BB6">
        <w:rPr>
          <w:rFonts w:eastAsia="SimSun"/>
          <w:highlight w:val="yellow"/>
          <w:lang w:val="en-GB" w:eastAsia="zh-CN"/>
          <w:rPrChange w:id="1537" w:author="Tom Maycock" w:date="2021-09-06T17:19:00Z">
            <w:rPr>
              <w:rFonts w:eastAsia="SimSun"/>
              <w:lang w:val="en-GB" w:eastAsia="zh-CN"/>
            </w:rPr>
          </w:rPrChange>
        </w:rPr>
        <w:t xml:space="preserve">would be 0.065 </w:t>
      </w:r>
      <w:del w:id="1538" w:author="Ian Blenkinsop" w:date="2021-07-27T09:43:00Z">
        <w:r w:rsidRPr="00467BB6" w:rsidDel="003B66CB">
          <w:rPr>
            <w:rFonts w:eastAsia="SimSun"/>
            <w:highlight w:val="yellow"/>
            <w:lang w:val="en-GB" w:eastAsia="zh-CN"/>
            <w:rPrChange w:id="1539" w:author="Tom Maycock" w:date="2021-09-06T17:19:00Z">
              <w:rPr>
                <w:rFonts w:eastAsia="SimSun"/>
                <w:lang w:val="en-GB" w:eastAsia="zh-CN"/>
              </w:rPr>
            </w:rPrChange>
          </w:rPr>
          <w:delText>(</w:delText>
        </w:r>
      </w:del>
      <w:ins w:id="1540" w:author="Ian Blenkinsop" w:date="2021-07-27T09:43:00Z">
        <w:r w:rsidR="003B66CB" w:rsidRPr="00467BB6">
          <w:rPr>
            <w:rFonts w:eastAsia="SimSun"/>
            <w:highlight w:val="yellow"/>
            <w:lang w:val="en-GB" w:eastAsia="zh-CN"/>
            <w:rPrChange w:id="1541" w:author="Tom Maycock" w:date="2021-09-06T17:19:00Z">
              <w:rPr>
                <w:rFonts w:eastAsia="SimSun"/>
                <w:lang w:val="en-GB" w:eastAsia="zh-CN"/>
              </w:rPr>
            </w:rPrChange>
          </w:rPr>
          <w:t>[</w:t>
        </w:r>
      </w:ins>
      <w:r w:rsidRPr="00467BB6">
        <w:rPr>
          <w:rFonts w:eastAsia="SimSun"/>
          <w:highlight w:val="yellow"/>
          <w:lang w:val="en-GB" w:eastAsia="zh-CN"/>
          <w:rPrChange w:id="1542" w:author="Tom Maycock" w:date="2021-09-06T17:19:00Z">
            <w:rPr>
              <w:rFonts w:eastAsia="SimSun"/>
              <w:lang w:val="en-GB" w:eastAsia="zh-CN"/>
            </w:rPr>
          </w:rPrChange>
        </w:rPr>
        <w:t>0</w:t>
      </w:r>
      <w:commentRangeStart w:id="1543"/>
      <w:commentRangeStart w:id="1544"/>
      <w:r w:rsidRPr="00467BB6">
        <w:rPr>
          <w:rFonts w:eastAsia="SimSun"/>
          <w:highlight w:val="yellow"/>
          <w:lang w:val="en-GB" w:eastAsia="zh-CN"/>
          <w:rPrChange w:id="1545" w:author="Tom Maycock" w:date="2021-09-06T17:19:00Z">
            <w:rPr>
              <w:rFonts w:eastAsia="SimSun"/>
              <w:lang w:val="en-GB" w:eastAsia="zh-CN"/>
            </w:rPr>
          </w:rPrChange>
        </w:rPr>
        <w:t>.06</w:t>
      </w:r>
      <w:del w:id="1546" w:author="Ian Blenkinsop" w:date="2021-07-27T09:44:00Z">
        <w:r w:rsidRPr="00467BB6" w:rsidDel="003B66CB">
          <w:rPr>
            <w:rFonts w:eastAsia="SimSun"/>
            <w:highlight w:val="yellow"/>
            <w:lang w:val="en-GB" w:eastAsia="zh-CN"/>
            <w:rPrChange w:id="1547" w:author="Tom Maycock" w:date="2021-09-06T17:19:00Z">
              <w:rPr>
                <w:rFonts w:eastAsia="SimSun"/>
                <w:lang w:val="en-GB" w:eastAsia="zh-CN"/>
              </w:rPr>
            </w:rPrChange>
          </w:rPr>
          <w:delText>–</w:delText>
        </w:r>
      </w:del>
      <w:ins w:id="1548" w:author="Ian Blenkinsop" w:date="2021-07-27T09:44:00Z">
        <w:r w:rsidR="003B66CB" w:rsidRPr="00467BB6">
          <w:rPr>
            <w:rFonts w:eastAsia="SimSun"/>
            <w:highlight w:val="yellow"/>
            <w:lang w:val="en-GB" w:eastAsia="zh-CN"/>
            <w:rPrChange w:id="1549" w:author="Tom Maycock" w:date="2021-09-06T17:19:00Z">
              <w:rPr>
                <w:rFonts w:eastAsia="SimSun"/>
                <w:lang w:val="en-GB" w:eastAsia="zh-CN"/>
              </w:rPr>
            </w:rPrChange>
          </w:rPr>
          <w:t xml:space="preserve"> to </w:t>
        </w:r>
      </w:ins>
      <w:r w:rsidRPr="00467BB6">
        <w:rPr>
          <w:rFonts w:eastAsia="SimSun"/>
          <w:highlight w:val="yellow"/>
          <w:lang w:val="en-GB" w:eastAsia="zh-CN"/>
          <w:rPrChange w:id="1550" w:author="Tom Maycock" w:date="2021-09-06T17:19:00Z">
            <w:rPr>
              <w:rFonts w:eastAsia="SimSun"/>
              <w:lang w:val="en-GB" w:eastAsia="zh-CN"/>
            </w:rPr>
          </w:rPrChange>
        </w:rPr>
        <w:t>0.07</w:t>
      </w:r>
      <w:commentRangeEnd w:id="1543"/>
      <w:r w:rsidR="003B66CB" w:rsidRPr="00467BB6">
        <w:rPr>
          <w:rStyle w:val="CommentReference"/>
          <w:highlight w:val="yellow"/>
          <w:rPrChange w:id="1551" w:author="Tom Maycock" w:date="2021-09-06T17:19:00Z">
            <w:rPr>
              <w:rStyle w:val="CommentReference"/>
            </w:rPr>
          </w:rPrChange>
        </w:rPr>
        <w:commentReference w:id="1543"/>
      </w:r>
      <w:commentRangeEnd w:id="1544"/>
      <w:r w:rsidR="00467BB6">
        <w:rPr>
          <w:rStyle w:val="CommentReference"/>
        </w:rPr>
        <w:commentReference w:id="1544"/>
      </w:r>
      <w:del w:id="1552" w:author="Ian Blenkinsop" w:date="2021-07-27T09:43:00Z">
        <w:r w:rsidRPr="00467BB6" w:rsidDel="003B66CB">
          <w:rPr>
            <w:rFonts w:eastAsia="SimSun"/>
            <w:highlight w:val="yellow"/>
            <w:lang w:val="en-GB" w:eastAsia="zh-CN"/>
            <w:rPrChange w:id="1553" w:author="Tom Maycock" w:date="2021-09-06T17:19:00Z">
              <w:rPr>
                <w:rFonts w:eastAsia="SimSun"/>
                <w:lang w:val="en-GB" w:eastAsia="zh-CN"/>
              </w:rPr>
            </w:rPrChange>
          </w:rPr>
          <w:delText xml:space="preserve">) </w:delText>
        </w:r>
      </w:del>
      <w:ins w:id="1554" w:author="Ian Blenkinsop" w:date="2021-07-27T09:43:00Z">
        <w:r w:rsidR="003B66CB" w:rsidRPr="00467BB6">
          <w:rPr>
            <w:rFonts w:eastAsia="SimSun"/>
            <w:highlight w:val="yellow"/>
            <w:lang w:val="en-GB" w:eastAsia="zh-CN"/>
            <w:rPrChange w:id="1555" w:author="Tom Maycock" w:date="2021-09-06T17:19:00Z">
              <w:rPr>
                <w:rFonts w:eastAsia="SimSun"/>
                <w:lang w:val="en-GB" w:eastAsia="zh-CN"/>
              </w:rPr>
            </w:rPrChange>
          </w:rPr>
          <w:t xml:space="preserve">] </w:t>
        </w:r>
      </w:ins>
      <w:r w:rsidRPr="00467BB6">
        <w:rPr>
          <w:rFonts w:eastAsia="SimSun"/>
          <w:highlight w:val="yellow"/>
          <w:lang w:val="en-GB" w:eastAsia="zh-CN"/>
          <w:rPrChange w:id="1556" w:author="Tom Maycock" w:date="2021-09-06T17:19:00Z">
            <w:rPr>
              <w:rFonts w:eastAsia="SimSun"/>
              <w:lang w:val="en-GB" w:eastAsia="zh-CN"/>
            </w:rPr>
          </w:rPrChange>
        </w:rPr>
        <w:t>for RCP2.6, 0.145 (0.14–0.15) for RCP4.5, 0.203 (0.20–0.21) for RCP6.0 and 0.31 (0.30–0.32) for RCP8.5.</w:t>
      </w:r>
      <w:r w:rsidRPr="003862D0">
        <w:rPr>
          <w:rFonts w:eastAsia="SimSun"/>
          <w:lang w:val="en-GB" w:eastAsia="zh-CN"/>
        </w:rPr>
        <w:t xml:space="preserve"> </w:t>
      </w:r>
    </w:p>
    <w:p w14:paraId="6796DECF" w14:textId="77777777" w:rsidR="00143B87" w:rsidRPr="003862D0" w:rsidRDefault="00143B87" w:rsidP="00143B87">
      <w:pPr>
        <w:pStyle w:val="AR6BodyText"/>
        <w:rPr>
          <w:color w:val="FF0000"/>
          <w:lang w:val="en-GB"/>
        </w:rPr>
      </w:pPr>
    </w:p>
    <w:p w14:paraId="21EEAC4E" w14:textId="7D555674" w:rsidR="00143B87" w:rsidRPr="003862D0" w:rsidRDefault="00143B87" w:rsidP="00143B87">
      <w:pPr>
        <w:pStyle w:val="AR6BodyText"/>
        <w:rPr>
          <w:color w:val="000000" w:themeColor="text1"/>
          <w:lang w:val="en-GB" w:eastAsia="en-US"/>
        </w:rPr>
      </w:pPr>
      <w:r w:rsidRPr="003862D0">
        <w:rPr>
          <w:lang w:val="en-GB"/>
        </w:rPr>
        <w:t>B</w:t>
      </w:r>
      <w:r w:rsidRPr="003862D0">
        <w:rPr>
          <w:color w:val="000000" w:themeColor="text1"/>
          <w:lang w:val="en-GB" w:eastAsia="en-US"/>
        </w:rPr>
        <w:t>ased on results from the CMIP6 models we conclude that, except for the lower</w:t>
      </w:r>
      <w:r w:rsidR="00682A70" w:rsidRPr="003862D0">
        <w:rPr>
          <w:color w:val="000000" w:themeColor="text1"/>
          <w:lang w:val="en-GB" w:eastAsia="en-US"/>
        </w:rPr>
        <w:t>-</w:t>
      </w:r>
      <w:r w:rsidR="00A30BD5" w:rsidRPr="003862D0">
        <w:rPr>
          <w:color w:val="000000" w:themeColor="text1"/>
          <w:lang w:val="en-GB" w:eastAsia="en-US"/>
        </w:rPr>
        <w:t>emission scenario</w:t>
      </w:r>
      <w:r w:rsidRPr="003862D0">
        <w:rPr>
          <w:color w:val="000000" w:themeColor="text1"/>
          <w:lang w:val="en-GB" w:eastAsia="en-US"/>
        </w:rPr>
        <w:t xml:space="preserve">s SSP1-1.9 and SSP1-2.6, ocean surface pH decreases monotonically through the 21st century </w:t>
      </w:r>
      <w:ins w:id="1557" w:author="Ian Blenkinsop" w:date="2021-07-26T17:42:00Z">
        <w:r w:rsidR="00F011E8">
          <w:rPr>
            <w:color w:val="000000" w:themeColor="text1"/>
            <w:lang w:val="en-GB" w:eastAsia="en-US"/>
          </w:rPr>
          <w:t>(</w:t>
        </w:r>
        <w:r w:rsidR="00F011E8" w:rsidRPr="003862D0">
          <w:rPr>
            <w:i/>
            <w:color w:val="000000" w:themeColor="text1"/>
            <w:lang w:val="en-GB" w:eastAsia="en-US"/>
          </w:rPr>
          <w:t>high confidence</w:t>
        </w:r>
        <w:r w:rsidR="00F011E8">
          <w:rPr>
            <w:color w:val="000000" w:themeColor="text1"/>
            <w:lang w:val="en-GB" w:eastAsia="en-US"/>
          </w:rPr>
          <w:t xml:space="preserve">) </w:t>
        </w:r>
      </w:ins>
      <w:r w:rsidRPr="003862D0">
        <w:rPr>
          <w:color w:val="000000" w:themeColor="text1"/>
          <w:lang w:val="en-GB" w:eastAsia="en-US"/>
        </w:rPr>
        <w:t>(</w:t>
      </w:r>
      <w:r w:rsidR="00FA6D4F" w:rsidRPr="003862D0">
        <w:rPr>
          <w:color w:val="000000" w:themeColor="text1"/>
          <w:lang w:val="en-GB" w:eastAsia="en-US"/>
        </w:rPr>
        <w:t>Figure 4.8</w:t>
      </w:r>
      <w:del w:id="1558" w:author="Ian Blenkinsop" w:date="2021-07-26T17:42:00Z">
        <w:r w:rsidRPr="003862D0" w:rsidDel="00F011E8">
          <w:rPr>
            <w:color w:val="000000" w:themeColor="text1"/>
            <w:lang w:val="en-GB" w:eastAsia="en-US"/>
          </w:rPr>
          <w:delText xml:space="preserve">; </w:delText>
        </w:r>
        <w:r w:rsidRPr="003862D0" w:rsidDel="00F011E8">
          <w:rPr>
            <w:i/>
            <w:color w:val="000000" w:themeColor="text1"/>
            <w:lang w:val="en-GB" w:eastAsia="en-US"/>
          </w:rPr>
          <w:delText>high confidence</w:delText>
        </w:r>
      </w:del>
      <w:r w:rsidRPr="003862D0">
        <w:rPr>
          <w:color w:val="000000" w:themeColor="text1"/>
          <w:lang w:val="en-GB" w:eastAsia="en-US"/>
        </w:rPr>
        <w:t>).</w:t>
      </w:r>
    </w:p>
    <w:p w14:paraId="5C54DE89" w14:textId="77777777" w:rsidR="00143B87" w:rsidRPr="003862D0" w:rsidRDefault="00143B87" w:rsidP="00143B87">
      <w:pPr>
        <w:pStyle w:val="AR6BodyText"/>
        <w:rPr>
          <w:color w:val="000000" w:themeColor="text1"/>
          <w:lang w:val="en-GB" w:eastAsia="en-US"/>
        </w:rPr>
      </w:pPr>
    </w:p>
    <w:p w14:paraId="7BBD49DC" w14:textId="77777777" w:rsidR="00A3162F" w:rsidRPr="003862D0" w:rsidRDefault="00A3162F" w:rsidP="00143B87">
      <w:pPr>
        <w:pStyle w:val="AR6BodyText"/>
        <w:rPr>
          <w:color w:val="000000" w:themeColor="text1"/>
          <w:lang w:val="en-GB" w:eastAsia="en-US"/>
        </w:rPr>
      </w:pPr>
    </w:p>
    <w:p w14:paraId="3EEA226F" w14:textId="77777777" w:rsidR="00143B87" w:rsidRPr="003862D0" w:rsidRDefault="00143B87" w:rsidP="00143B87">
      <w:pPr>
        <w:pStyle w:val="AR6BodyText"/>
        <w:rPr>
          <w:b/>
          <w:lang w:val="en-GB"/>
        </w:rPr>
      </w:pPr>
      <w:r w:rsidRPr="003862D0">
        <w:rPr>
          <w:b/>
          <w:lang w:val="en-GB"/>
        </w:rPr>
        <w:t>[START FIGURE 4.8 HERE]</w:t>
      </w:r>
    </w:p>
    <w:p w14:paraId="730EC736" w14:textId="1A42E390" w:rsidR="00143B87" w:rsidRPr="003862D0" w:rsidRDefault="00143B87" w:rsidP="0045766E">
      <w:pPr>
        <w:pStyle w:val="AR6BodyText"/>
        <w:rPr>
          <w:b/>
          <w:lang w:val="en-GB"/>
        </w:rPr>
      </w:pPr>
    </w:p>
    <w:p w14:paraId="18FD6A3D" w14:textId="21A5B965" w:rsidR="00143B87" w:rsidRPr="003862D0" w:rsidRDefault="00143B87" w:rsidP="00143B87">
      <w:pPr>
        <w:pStyle w:val="AR6Chap4Figure"/>
        <w:rPr>
          <w:lang w:val="en-GB"/>
        </w:rPr>
      </w:pPr>
      <w:bookmarkStart w:id="1559" w:name="_Ref29556573"/>
      <w:bookmarkStart w:id="1560" w:name="_Ref56851321"/>
      <w:bookmarkStart w:id="1561" w:name="_Toc69750253"/>
      <w:r w:rsidRPr="003862D0">
        <w:rPr>
          <w:b/>
          <w:bCs/>
          <w:lang w:val="en-GB"/>
        </w:rPr>
        <w:t>Global average surface ocean pH</w:t>
      </w:r>
      <w:r w:rsidRPr="003862D0">
        <w:rPr>
          <w:lang w:val="en-GB"/>
        </w:rPr>
        <w:t xml:space="preserve">. The shadings around the SSP1-2.6 and SSP5-7.0 curves are the 5–95% ranges across those ensembles. The numbers inside each panel are the number of model simulations. </w:t>
      </w:r>
      <w:bookmarkEnd w:id="1559"/>
      <w:r w:rsidRPr="003862D0">
        <w:rPr>
          <w:lang w:val="en-GB"/>
        </w:rPr>
        <w:t>Results are from concentration-driven simulations.</w:t>
      </w:r>
      <w:bookmarkEnd w:id="1560"/>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561"/>
    </w:p>
    <w:p w14:paraId="4CE1774F" w14:textId="77777777" w:rsidR="00143B87" w:rsidRPr="003862D0" w:rsidRDefault="00143B87" w:rsidP="00143B87">
      <w:pPr>
        <w:pStyle w:val="AR6BodyText"/>
        <w:rPr>
          <w:b/>
          <w:lang w:val="en-GB"/>
        </w:rPr>
      </w:pPr>
      <w:r w:rsidRPr="003862D0">
        <w:rPr>
          <w:lang w:val="en-GB" w:eastAsia="en-US"/>
        </w:rPr>
        <w:br/>
      </w:r>
      <w:r w:rsidRPr="003862D0">
        <w:rPr>
          <w:b/>
          <w:lang w:val="en-GB"/>
        </w:rPr>
        <w:t>[END FIGURE 4.8 HERE]</w:t>
      </w:r>
    </w:p>
    <w:p w14:paraId="00AAE0AE" w14:textId="77777777" w:rsidR="00143B87" w:rsidRPr="003862D0" w:rsidRDefault="00143B87" w:rsidP="00143B87">
      <w:pPr>
        <w:rPr>
          <w:lang w:val="en-GB"/>
        </w:rPr>
      </w:pPr>
    </w:p>
    <w:p w14:paraId="48D58E37" w14:textId="77777777" w:rsidR="009300A3" w:rsidRPr="003862D0" w:rsidRDefault="009300A3" w:rsidP="00377ACF">
      <w:pPr>
        <w:pStyle w:val="AR6BodyText"/>
        <w:rPr>
          <w:lang w:val="en-GB"/>
        </w:rPr>
      </w:pPr>
    </w:p>
    <w:p w14:paraId="43BDACFF" w14:textId="59AA5643" w:rsidR="009300A3" w:rsidRPr="003862D0" w:rsidRDefault="009300A3" w:rsidP="009300A3">
      <w:pPr>
        <w:pStyle w:val="AR6Chap4Level2411"/>
        <w:rPr>
          <w:lang w:val="en-GB"/>
        </w:rPr>
      </w:pPr>
      <w:bookmarkStart w:id="1562" w:name="_Ref29670344"/>
      <w:bookmarkStart w:id="1563" w:name="_Toc29748269"/>
      <w:bookmarkStart w:id="1564" w:name="_Toc29748455"/>
      <w:bookmarkStart w:id="1565" w:name="_Toc29749208"/>
      <w:bookmarkStart w:id="1566" w:name="_Toc29751018"/>
      <w:bookmarkStart w:id="1567" w:name="_Toc33523275"/>
      <w:bookmarkStart w:id="1568" w:name="_Toc56878740"/>
      <w:bookmarkStart w:id="1569" w:name="_Toc56879161"/>
      <w:bookmarkStart w:id="1570" w:name="_Toc56879703"/>
      <w:bookmarkStart w:id="1571" w:name="_Toc56880369"/>
      <w:bookmarkStart w:id="1572" w:name="_Toc56880465"/>
      <w:bookmarkStart w:id="1573" w:name="_Toc56880535"/>
      <w:bookmarkStart w:id="1574" w:name="_Toc56880659"/>
      <w:bookmarkStart w:id="1575" w:name="_Toc56881933"/>
      <w:bookmarkStart w:id="1576" w:name="_Toc57156849"/>
      <w:bookmarkStart w:id="1577" w:name="_Toc65519590"/>
      <w:bookmarkStart w:id="1578" w:name="_Toc66099774"/>
      <w:bookmarkStart w:id="1579" w:name="_Toc66646026"/>
      <w:bookmarkStart w:id="1580" w:name="_Toc69752496"/>
      <w:bookmarkStart w:id="1581" w:name="_Toc66379304"/>
      <w:bookmarkStart w:id="1582" w:name="_Toc66466969"/>
      <w:bookmarkStart w:id="1583" w:name="_Toc66467253"/>
      <w:bookmarkStart w:id="1584" w:name="_Toc66574508"/>
      <w:bookmarkStart w:id="1585" w:name="_Toc66574679"/>
      <w:r w:rsidRPr="003862D0">
        <w:rPr>
          <w:lang w:val="en-GB"/>
        </w:rPr>
        <w:t>Modes of Variability</w:t>
      </w:r>
      <w:bookmarkStart w:id="1586" w:name="_Ref29549332"/>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Pr="003862D0">
        <w:rPr>
          <w:lang w:val="en-GB"/>
        </w:rPr>
        <w:t xml:space="preserve"> </w:t>
      </w:r>
      <w:bookmarkEnd w:id="1581"/>
      <w:bookmarkEnd w:id="1582"/>
      <w:bookmarkEnd w:id="1583"/>
      <w:bookmarkEnd w:id="1584"/>
      <w:bookmarkEnd w:id="1585"/>
      <w:bookmarkEnd w:id="1586"/>
    </w:p>
    <w:p w14:paraId="5EA28462" w14:textId="77777777" w:rsidR="009300A3" w:rsidRPr="003862D0" w:rsidRDefault="009300A3" w:rsidP="009300A3">
      <w:pPr>
        <w:pStyle w:val="AR6BodyText"/>
        <w:rPr>
          <w:rFonts w:eastAsia="Batang"/>
          <w:lang w:val="en-GB"/>
        </w:rPr>
      </w:pPr>
    </w:p>
    <w:p w14:paraId="39F33873" w14:textId="27390DE3" w:rsidR="009300A3" w:rsidRPr="003862D0" w:rsidRDefault="009300A3" w:rsidP="009300A3">
      <w:pPr>
        <w:pStyle w:val="AR6Chap4Level34111"/>
        <w:rPr>
          <w:lang w:val="en-GB"/>
        </w:rPr>
      </w:pPr>
      <w:bookmarkStart w:id="1587" w:name="_Toc5778472"/>
      <w:bookmarkStart w:id="1588" w:name="_Toc29748270"/>
      <w:bookmarkStart w:id="1589" w:name="_Toc29748456"/>
      <w:bookmarkStart w:id="1590" w:name="_Toc29749209"/>
      <w:bookmarkStart w:id="1591" w:name="_Toc29751019"/>
      <w:bookmarkStart w:id="1592" w:name="_Toc33523276"/>
      <w:bookmarkStart w:id="1593" w:name="_Toc57156850"/>
      <w:bookmarkStart w:id="1594" w:name="_Toc66466970"/>
      <w:bookmarkStart w:id="1595" w:name="_Toc66467254"/>
      <w:bookmarkStart w:id="1596" w:name="_Toc66574509"/>
      <w:bookmarkStart w:id="1597" w:name="_Toc66574680"/>
      <w:bookmarkStart w:id="1598" w:name="_Toc66646027"/>
      <w:bookmarkStart w:id="1599" w:name="_Toc69752497"/>
      <w:r w:rsidRPr="003862D0">
        <w:rPr>
          <w:lang w:val="en-GB"/>
        </w:rPr>
        <w:t>Northern and Southern Annular Modes</w:t>
      </w:r>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42C9600E" w14:textId="5918225C" w:rsidR="009300A3" w:rsidRPr="003862D0" w:rsidRDefault="009300A3">
      <w:pPr>
        <w:pStyle w:val="AR6Chap4Level441111"/>
        <w:pPrChange w:id="1600" w:author="Tom Maycock" w:date="2021-09-06T17:20:00Z">
          <w:pPr>
            <w:pStyle w:val="AR6BodyText"/>
          </w:pPr>
        </w:pPrChange>
      </w:pPr>
      <w:del w:id="1601" w:author="Tom Maycock" w:date="2021-09-06T17:20:00Z">
        <w:r w:rsidRPr="003862D0" w:rsidDel="00467BB6">
          <w:br/>
        </w:r>
      </w:del>
      <w:commentRangeStart w:id="1602"/>
      <w:commentRangeStart w:id="1603"/>
      <w:r w:rsidRPr="003862D0">
        <w:t>N</w:t>
      </w:r>
      <w:commentRangeEnd w:id="1602"/>
      <w:r w:rsidR="003B66CB">
        <w:rPr>
          <w:rStyle w:val="CommentReference"/>
        </w:rPr>
        <w:commentReference w:id="1602"/>
      </w:r>
      <w:commentRangeEnd w:id="1603"/>
      <w:r w:rsidR="00467BB6">
        <w:rPr>
          <w:rStyle w:val="CommentReference"/>
        </w:rPr>
        <w:commentReference w:id="1603"/>
      </w:r>
      <w:r w:rsidRPr="003862D0">
        <w:t>orthern Annular Mode</w:t>
      </w:r>
      <w:ins w:id="1604" w:author="Ian Blenkinsop" w:date="2021-07-27T09:45:00Z">
        <w:r w:rsidR="003B66CB">
          <w:t xml:space="preserve"> </w:t>
        </w:r>
      </w:ins>
    </w:p>
    <w:p w14:paraId="4276CF7A" w14:textId="3CA0F8A4" w:rsidR="009300A3" w:rsidRPr="003862D0" w:rsidRDefault="009300A3" w:rsidP="009300A3">
      <w:pPr>
        <w:pStyle w:val="AR6BodyText"/>
        <w:rPr>
          <w:lang w:val="en-GB"/>
        </w:rPr>
      </w:pPr>
      <w:r w:rsidRPr="003862D0">
        <w:rPr>
          <w:lang w:val="en-GB"/>
        </w:rPr>
        <w:t>The Northern Annular Mode (NAM) is the leading mode of variability in the NH extratropical atmosphere (</w:t>
      </w:r>
      <w:del w:id="1605" w:author="Ian Blenkinsop" w:date="2021-07-26T18:16:00Z">
        <w:r w:rsidRPr="003862D0" w:rsidDel="00962DCE">
          <w:rPr>
            <w:lang w:val="en-GB"/>
          </w:rPr>
          <w:delText xml:space="preserve">see </w:delText>
        </w:r>
      </w:del>
      <w:r w:rsidR="008D5CF5" w:rsidRPr="003862D0">
        <w:rPr>
          <w:lang w:val="en-GB"/>
        </w:rPr>
        <w:t xml:space="preserve">Section </w:t>
      </w:r>
      <w:r w:rsidRPr="003862D0">
        <w:rPr>
          <w:lang w:val="en-GB"/>
        </w:rPr>
        <w:t>A</w:t>
      </w:r>
      <w:r w:rsidR="006F1B33" w:rsidRPr="003862D0">
        <w:rPr>
          <w:lang w:val="en-GB"/>
        </w:rPr>
        <w:t>IV</w:t>
      </w:r>
      <w:r w:rsidRPr="003862D0">
        <w:rPr>
          <w:lang w:val="en-GB"/>
        </w:rPr>
        <w:t>.2.1). Throughout this chapter, we use a simple fixed latitude</w:t>
      </w:r>
      <w:r w:rsidR="001405CE" w:rsidRPr="003862D0">
        <w:rPr>
          <w:lang w:val="en-GB"/>
        </w:rPr>
        <w:t>-</w:t>
      </w:r>
      <w:r w:rsidRPr="003862D0">
        <w:rPr>
          <w:lang w:val="en-GB"/>
        </w:rPr>
        <w:t xml:space="preserve">based NAM index defined as the difference in SLP between 35°N and 65°N </w:t>
      </w:r>
      <w:ins w:id="1606" w:author="Ian Blenkinsop" w:date="2021-07-26T17:43:00Z">
        <w:r w:rsidR="00F011E8">
          <w:rPr>
            <w:lang w:val="en-GB"/>
          </w:rPr>
          <w:t>(</w:t>
        </w:r>
        <w:r w:rsidR="00F011E8">
          <w:rPr>
            <w:noProof/>
            <w:lang w:val="en-GB"/>
          </w:rPr>
          <w:t xml:space="preserve">Section AIV.2.1; </w:t>
        </w:r>
      </w:ins>
      <w:commentRangeStart w:id="1607"/>
      <w:r w:rsidRPr="003862D0">
        <w:rPr>
          <w:lang w:val="en-GB"/>
        </w:rPr>
        <w:fldChar w:fldCharType="begin" w:fldLock="1"/>
      </w:r>
      <w:r w:rsidR="00CD3B49">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"manualFormatting" : "Li and Wang, 2003", "plainTextFormattedCitation" : "(Li and Wang, 2003)", "previouslyFormattedCitation" : "(Li and Wang, 2003)" }, "properties" : { "noteIndex" : 0 }, "schema" : "https://github.com/citation-style-language/schema/raw/master/csl-citation.json" }</w:instrText>
      </w:r>
      <w:r w:rsidRPr="003862D0">
        <w:rPr>
          <w:lang w:val="en-GB"/>
        </w:rPr>
        <w:fldChar w:fldCharType="separate"/>
      </w:r>
      <w:del w:id="1608" w:author="Ian Blenkinsop" w:date="2021-07-26T17:43:00Z">
        <w:r w:rsidR="00016735" w:rsidDel="00F011E8">
          <w:rPr>
            <w:noProof/>
            <w:lang w:val="en-GB"/>
          </w:rPr>
          <w:delText>(</w:delText>
        </w:r>
      </w:del>
      <w:r w:rsidR="00016735">
        <w:rPr>
          <w:noProof/>
          <w:lang w:val="en-GB"/>
        </w:rPr>
        <w:t>Li and Wang, 2003</w:t>
      </w:r>
      <w:del w:id="1609" w:author="Robin Matthews" w:date="2021-06-16T17:20:00Z">
        <w:r w:rsidR="00016735" w:rsidDel="00512E69">
          <w:rPr>
            <w:noProof/>
            <w:lang w:val="en-GB"/>
          </w:rPr>
          <w:delText>; Section AIV.2.1)</w:delText>
        </w:r>
      </w:del>
      <w:r w:rsidRPr="003862D0">
        <w:rPr>
          <w:lang w:val="en-GB"/>
        </w:rPr>
        <w:fldChar w:fldCharType="end"/>
      </w:r>
      <w:commentRangeEnd w:id="1607"/>
      <w:r w:rsidR="00016735">
        <w:rPr>
          <w:rStyle w:val="CommentReference"/>
        </w:rPr>
        <w:commentReference w:id="1607"/>
      </w:r>
      <w:ins w:id="1610" w:author="Robin Matthews" w:date="2021-06-16T17:20:00Z">
        <w:del w:id="1611" w:author="Ian Blenkinsop" w:date="2021-07-26T17:43:00Z">
          <w:r w:rsidR="00512E69" w:rsidDel="00F011E8">
            <w:rPr>
              <w:noProof/>
              <w:lang w:val="en-GB"/>
            </w:rPr>
            <w:delText>; Section AIV.2.1</w:delText>
          </w:r>
        </w:del>
        <w:r w:rsidR="00512E69">
          <w:rPr>
            <w:noProof/>
            <w:lang w:val="en-GB"/>
          </w:rPr>
          <w:t>)</w:t>
        </w:r>
      </w:ins>
      <w:r w:rsidRPr="003862D0">
        <w:rPr>
          <w:lang w:val="en-GB"/>
        </w:rPr>
        <w:t xml:space="preserve">. The NAM index computed from the latitudinal gradient in SLP is strongly correlated with variations in the latitudinal position and strength of the </w:t>
      </w:r>
      <w:r w:rsidR="0015672D" w:rsidRPr="003862D0">
        <w:rPr>
          <w:lang w:val="en-GB"/>
        </w:rPr>
        <w:t>mid-latitude</w:t>
      </w:r>
      <w:r w:rsidRPr="003862D0">
        <w:rPr>
          <w:lang w:val="en-GB"/>
        </w:rPr>
        <w:t xml:space="preserve"> westerly jets, and with the spatial distribution of Arctic sea ice </w:t>
      </w:r>
      <w:r w:rsidRPr="003862D0">
        <w:rPr>
          <w:lang w:val="en-GB"/>
        </w:rPr>
        <w:fldChar w:fldCharType="begin" w:fldLock="1"/>
      </w:r>
      <w:r w:rsidR="00615634">
        <w:rPr>
          <w:lang w:val="en-GB"/>
        </w:rPr>
        <w:instrText>ADDIN CSL_CITATION { "citationItems" : [ { "id" : "ITEM-1", "itemData" : { "DOI" : "10.1007/s00382-017-3618-9", "ISSN" : "0930-7575", "abstract" : "This work investigates links between Arctic surface variability and the phases of the winter (DJF) North Atlantic Oscillation (NAO) on interannual time-scales. The analysis is based on ERA-reanalysis and model data from the EC-Earth global climate model. Our study emphasizes a mode of sea-ice cover variability that leads the NAO index by 1 year. The mechanism of this leading is based on persistent surface forcing by quasi-stationary meridional thermal gradients. Associated thermal winds lead a slow adjustment of the pressure in the following winter, which in turn feeds-back on the propagation of sea-ice anomalies. The pattern of the sea-ice mode leading NAO has positive anomalies over key areas of South-Davis Strait-Labrador Sea, the Barents Sea and the Laptev-Ohkostsk seas, associated to a high pressure anomaly over the Canadian Archipelago-Baffin Bay and the Laptev-East-Siberian seas. These anomalies create a quasi-annular, quasi-steady, positive gradient of sea-ice anomalies about coastal line (when leading the positive NAO phase) and force a cyclonic vorticity anomaly over the Arctic in the following winter. During recent decades in spite of slight shifts in the modes\u2019 spectral properties, the same leading mechanism remains valid. Encouraging, actual models appear to reproduce the same mechanism leading model\u2019s NAO, relative to model areas of persistent surface forcing. This indicates that the link between sea-ice and NAO could be exploited as a potential skill-source for multi-year prediction by addressing the key problem of initializing the phase of the NAO/AO (Arctic Oscillation).", "author" : [ { "dropping-particle" : "", "family" : "Caian", "given" : "Mihaela", "non-dropping-particle" : "", "parse-names" : false, "suffix" : "" }, { "dropping-particle" : "", "family" : "Koenigk", "given" : "Torben", "non-dropping-particle" : "", "parse-names" : false, "suffix" : "" }, { "dropping-particle" : "", "family" : "D\u00f6scher", "given" : "Ralf", "non-dropping-particle" : "", "parse-names" : false, "suffix" : "" }, { "dropping-particle" : "", "family" : "Devasthale", "given" : "Abhay", "non-dropping-particle" : "", "parse-names" : false, "suffix" : "" } ], "container-title" : "Climate Dynamics", "id" : "ITEM-1", "issue" : "1-2", "issued" : { "date-parts" : [ [ "2018", "1", "25" ] ] }, "page" : "423-441", "title" : "An interannual link between Arctic sea-ice cover and the North Atlantic Oscillation", "translator" : [ { "dropping-particle" : "", "family" : "K3920", "given" : "", "non-dropping-particle" : "", "parse-names" : false, "suffix" : "" } ], "type" : "article-journal", "volume" : "50" }, "uris" : [ "http://www.mendeley.com/documents/?uuid=fc2c3467-6575-49d1-9749-3f141d78faa8" ] } ], "mendeley" : { "formattedCitation" : "(Caian et al., 2018)", "plainTextFormattedCitation" : "(Caian et al., 2018)", "previouslyFormattedCitation" : "(Caian et al., 2018)" }, "properties" : { "noteIndex" : 0 }, "schema" : "https://github.com/citation-style-language/schema/raw/master/csl-citation.json" }</w:instrText>
      </w:r>
      <w:r w:rsidRPr="003862D0">
        <w:rPr>
          <w:lang w:val="en-GB"/>
        </w:rPr>
        <w:fldChar w:fldCharType="separate"/>
      </w:r>
      <w:r w:rsidR="00016735">
        <w:rPr>
          <w:noProof/>
          <w:lang w:val="en-GB"/>
        </w:rPr>
        <w:t>(Caian et al., 2018)</w:t>
      </w:r>
      <w:r w:rsidRPr="003862D0">
        <w:rPr>
          <w:lang w:val="en-GB"/>
        </w:rPr>
        <w:fldChar w:fldCharType="end"/>
      </w:r>
      <w:r w:rsidRPr="003862D0">
        <w:rPr>
          <w:lang w:val="en-GB"/>
        </w:rPr>
        <w:t xml:space="preserve">. Projected changes in the position and strength of the </w:t>
      </w:r>
      <w:r w:rsidR="0015672D" w:rsidRPr="003862D0">
        <w:rPr>
          <w:lang w:val="en-GB"/>
        </w:rPr>
        <w:t>mid-latitude</w:t>
      </w:r>
      <w:r w:rsidRPr="003862D0">
        <w:rPr>
          <w:lang w:val="en-GB"/>
        </w:rPr>
        <w:t xml:space="preserve"> westerly jets, storm tracks</w:t>
      </w:r>
      <w:r w:rsidR="001405CE" w:rsidRPr="003862D0">
        <w:rPr>
          <w:lang w:val="en-GB"/>
        </w:rPr>
        <w:t>,</w:t>
      </w:r>
      <w:r w:rsidRPr="003862D0">
        <w:rPr>
          <w:lang w:val="en-GB"/>
        </w:rPr>
        <w:t xml:space="preserve"> and atmospheric blocking in both hemispheres are assessed in Section 4.5.1.6. </w:t>
      </w:r>
      <w:ins w:id="1612" w:author="Ian Blenkinsop" w:date="2021-07-26T17:42:00Z">
        <w:r w:rsidR="00F011E8">
          <w:rPr>
            <w:lang w:val="en-GB"/>
          </w:rPr>
          <w:t xml:space="preserve">The </w:t>
        </w:r>
      </w:ins>
      <w:r w:rsidRPr="003862D0">
        <w:rPr>
          <w:lang w:val="en-GB"/>
        </w:rPr>
        <w:t xml:space="preserve">AR5 </w:t>
      </w:r>
      <w:r w:rsidR="009E4426" w:rsidRPr="003862D0">
        <w:rPr>
          <w:lang w:val="en-GB"/>
        </w:rPr>
        <w:t>referred</w:t>
      </w:r>
      <w:r w:rsidRPr="003862D0">
        <w:rPr>
          <w:lang w:val="en-GB"/>
        </w:rPr>
        <w:t xml:space="preserve"> to the NAM, and its synonym the Arctic Oscillation (AO), through its regional counterpart</w:t>
      </w:r>
      <w:r w:rsidR="001405CE" w:rsidRPr="003862D0">
        <w:rPr>
          <w:lang w:val="en-GB"/>
        </w:rPr>
        <w:t>,</w:t>
      </w:r>
      <w:r w:rsidRPr="003862D0">
        <w:rPr>
          <w:lang w:val="en-GB"/>
        </w:rPr>
        <w:t xml:space="preserve"> the North Atlantic Oscillation (NAO). Here, we use the term NAM to refer also to the AO and NAO (</w:t>
      </w:r>
      <w:del w:id="1613" w:author="Ian Blenkinsop" w:date="2021-07-26T17:43:00Z">
        <w:r w:rsidRPr="003862D0" w:rsidDel="00F011E8">
          <w:rPr>
            <w:lang w:val="en-GB"/>
          </w:rPr>
          <w:delText xml:space="preserve">see </w:delText>
        </w:r>
      </w:del>
      <w:r w:rsidR="008D5CF5" w:rsidRPr="003862D0">
        <w:rPr>
          <w:lang w:val="en-GB"/>
        </w:rPr>
        <w:t xml:space="preserve">Section </w:t>
      </w:r>
      <w:r w:rsidRPr="003862D0">
        <w:rPr>
          <w:lang w:val="en-GB"/>
        </w:rPr>
        <w:t>A</w:t>
      </w:r>
      <w:r w:rsidR="00FD41EC" w:rsidRPr="003862D0">
        <w:rPr>
          <w:lang w:val="en-GB"/>
        </w:rPr>
        <w:t>I</w:t>
      </w:r>
      <w:r w:rsidRPr="003862D0">
        <w:rPr>
          <w:lang w:val="en-GB"/>
        </w:rPr>
        <w:t>V.2.1)</w:t>
      </w:r>
      <w:r w:rsidR="001405CE" w:rsidRPr="003862D0">
        <w:rPr>
          <w:lang w:val="en-GB"/>
        </w:rPr>
        <w:t>,</w:t>
      </w:r>
      <w:r w:rsidRPr="003862D0">
        <w:rPr>
          <w:lang w:val="en-GB"/>
        </w:rPr>
        <w:t xml:space="preserve"> accepting that the AO and NAO are not identical entities.</w:t>
      </w:r>
    </w:p>
    <w:p w14:paraId="630265B7" w14:textId="77777777" w:rsidR="009300A3" w:rsidRPr="003862D0" w:rsidRDefault="009300A3" w:rsidP="009300A3">
      <w:pPr>
        <w:pStyle w:val="AR6BodyText"/>
        <w:rPr>
          <w:lang w:val="en-GB"/>
        </w:rPr>
      </w:pPr>
    </w:p>
    <w:p w14:paraId="6E051AFC" w14:textId="44E5DBB3" w:rsidR="009300A3" w:rsidRPr="003862D0" w:rsidRDefault="009300A3" w:rsidP="009300A3">
      <w:pPr>
        <w:pStyle w:val="AR6BodyText"/>
        <w:rPr>
          <w:lang w:val="en-GB"/>
        </w:rPr>
      </w:pPr>
      <w:r w:rsidRPr="003862D0">
        <w:rPr>
          <w:lang w:val="en-GB"/>
        </w:rPr>
        <w:t xml:space="preserve">We first </w:t>
      </w:r>
      <w:del w:id="1614" w:author="Ian Blenkinsop" w:date="2021-07-26T18:17:00Z">
        <w:r w:rsidRPr="003862D0" w:rsidDel="00962DCE">
          <w:rPr>
            <w:lang w:val="en-GB"/>
          </w:rPr>
          <w:delText xml:space="preserve">summarise </w:delText>
        </w:r>
      </w:del>
      <w:ins w:id="1615" w:author="Ian Blenkinsop" w:date="2021-07-26T18:17:00Z">
        <w:r w:rsidR="00962DCE" w:rsidRPr="003862D0">
          <w:rPr>
            <w:lang w:val="en-GB"/>
          </w:rPr>
          <w:t>summari</w:t>
        </w:r>
        <w:r w:rsidR="00962DCE">
          <w:rPr>
            <w:lang w:val="en-GB"/>
          </w:rPr>
          <w:t>z</w:t>
        </w:r>
        <w:r w:rsidR="00962DCE" w:rsidRPr="003862D0">
          <w:rPr>
            <w:lang w:val="en-GB"/>
          </w:rPr>
          <w:t xml:space="preserve">e </w:t>
        </w:r>
      </w:ins>
      <w:r w:rsidRPr="003862D0">
        <w:rPr>
          <w:lang w:val="en-GB"/>
        </w:rPr>
        <w:t>the assessment of past NAM changes and their attribution from Chapters 2 and 3 to put into context the future projections described here. Strong positive trends for the NAM/NAO indices were observed since 1960, which have weakened since the 1990s (</w:t>
      </w:r>
      <w:r w:rsidRPr="003862D0">
        <w:rPr>
          <w:i/>
          <w:iCs/>
          <w:lang w:val="en-GB"/>
        </w:rPr>
        <w:t>high confidence</w:t>
      </w:r>
      <w:ins w:id="1616" w:author="Ian Blenkinsop" w:date="2021-07-26T17:43:00Z">
        <w:r w:rsidR="00F011E8">
          <w:rPr>
            <w:lang w:val="en-GB"/>
          </w:rPr>
          <w:t>)</w:t>
        </w:r>
      </w:ins>
      <w:del w:id="1617" w:author="Ian Blenkinsop" w:date="2021-07-26T17:43:00Z">
        <w:r w:rsidRPr="003862D0" w:rsidDel="00F011E8">
          <w:rPr>
            <w:lang w:val="en-GB"/>
          </w:rPr>
          <w:delText>;</w:delText>
        </w:r>
      </w:del>
      <w:ins w:id="1618" w:author="Ian Blenkinsop" w:date="2021-07-26T17:43:00Z">
        <w:r w:rsidR="00F011E8">
          <w:rPr>
            <w:lang w:val="en-GB"/>
          </w:rPr>
          <w:t xml:space="preserve"> </w:t>
        </w:r>
      </w:ins>
      <w:del w:id="1619" w:author="Ian Blenkinsop" w:date="2021-07-26T17:43:00Z">
        <w:r w:rsidRPr="003862D0" w:rsidDel="00F011E8">
          <w:rPr>
            <w:lang w:val="en-GB"/>
          </w:rPr>
          <w:delText xml:space="preserve"> </w:delText>
        </w:r>
        <w:r w:rsidR="009A7834" w:rsidRPr="003862D0" w:rsidDel="00F011E8">
          <w:rPr>
            <w:lang w:val="en-GB"/>
          </w:rPr>
          <w:delText xml:space="preserve">Chapter 2, </w:delText>
        </w:r>
      </w:del>
      <w:ins w:id="1620" w:author="Ian Blenkinsop" w:date="2021-07-26T17:43:00Z">
        <w:r w:rsidR="00F011E8">
          <w:rPr>
            <w:lang w:val="en-GB"/>
          </w:rPr>
          <w:t>(</w:t>
        </w:r>
      </w:ins>
      <w:r w:rsidRPr="003862D0">
        <w:rPr>
          <w:lang w:val="en-GB"/>
        </w:rPr>
        <w:t xml:space="preserve">Section 2.4.1.1). The NAO variability in the instrumental record was </w:t>
      </w:r>
      <w:r w:rsidRPr="003862D0">
        <w:rPr>
          <w:i/>
          <w:iCs/>
          <w:lang w:val="en-GB"/>
        </w:rPr>
        <w:t>likely</w:t>
      </w:r>
      <w:r w:rsidRPr="003862D0">
        <w:rPr>
          <w:lang w:val="en-GB"/>
        </w:rPr>
        <w:t xml:space="preserve"> not unusual in the millennial and multi-centennial context (Section 2.4.1.1). Climate models simulate the gross features of the NAM with reasonable fidelity, including its interannual variability, but models tend to systematically underestimate the amount of multi</w:t>
      </w:r>
      <w:ins w:id="1621" w:author="Sara M Tuson" w:date="2021-07-17T08:22:00Z">
        <w:r w:rsidR="002D5C96">
          <w:rPr>
            <w:lang w:val="en-GB"/>
          </w:rPr>
          <w:t>-</w:t>
        </w:r>
      </w:ins>
      <w:r w:rsidRPr="003862D0">
        <w:rPr>
          <w:lang w:val="en-GB"/>
        </w:rPr>
        <w:t xml:space="preserve">decadal </w:t>
      </w:r>
      <w:r w:rsidRPr="003862D0">
        <w:rPr>
          <w:lang w:val="en-GB"/>
        </w:rPr>
        <w:lastRenderedPageBreak/>
        <w:t xml:space="preserve">variability of the NAM and jet stream compared to observations </w:t>
      </w:r>
      <w:ins w:id="1622" w:author="Ian Blenkinsop" w:date="2021-07-26T17:43:00Z">
        <w:r w:rsidR="00F011E8">
          <w:rPr>
            <w:lang w:val="en-GB"/>
          </w:rPr>
          <w:t>(</w:t>
        </w:r>
        <w:r w:rsidR="00F011E8" w:rsidRPr="003862D0">
          <w:rPr>
            <w:lang w:val="en-GB"/>
          </w:rPr>
          <w:t>Section 3.7.1</w:t>
        </w:r>
      </w:ins>
      <w:ins w:id="1623" w:author="Ian Blenkinsop" w:date="2021-07-26T17:44:00Z">
        <w:r w:rsidR="00F011E8">
          <w:rPr>
            <w:lang w:val="en-GB"/>
          </w:rPr>
          <w:t xml:space="preserve">; </w:t>
        </w:r>
      </w:ins>
      <w:commentRangeStart w:id="1624"/>
      <w:r w:rsidRPr="003862D0">
        <w:rPr>
          <w:lang w:val="en-GB"/>
        </w:rPr>
        <w:fldChar w:fldCharType="begin" w:fldLock="1"/>
      </w:r>
      <w:r w:rsidR="00CD3B49">
        <w:rPr>
          <w:lang w:val="en-GB"/>
        </w:rPr>
        <w: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"ITEM-2",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"ITEM-2",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"ITEM-3",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"ITEM-3", "issue" : "14", "issued" : { "date-parts" : [ [ "2018", "7" ] ] }, "page" : "7204-7212", "title" : "Do CMIP5 Models Reproduce Observed Low\u2010Frequency North Atlantic Jet Variability?", "translator" : [ { "dropping-particle" : "", "family" : "K4619", "given" : "", "non-dropping-particle" : "", "parse-names" : false, "suffix" : "" } ], "type" : "article-journal", "volume" : "45" }, "uris" : [ "http://www.mendeley.com/documents/?uuid=1eeccaaf-5647-46bc-a218-b0e85ffe47f7", "http://www.mendeley.com/documents/?uuid=e22659e9-8e58-423a-83b0-c318e12a1b06" ] } ], "mendeley" : { "formattedCitation" : "(Wang et al., 2017b; Bracegirdle et al., 2018; Simpson et al., 2018)", "manualFormatting" : "J. Wang et al., 2017b; Bracegirdle et al., 2018; Simpson et al., 2018)", "plainTextFormattedCitation" : "(Wang et al., 2017b; Bracegirdle et al., 2018; Simpson et al., 2018)", "previouslyFormattedCitation" : "(Wang et al., 2017b; Bracegirdle et al., 2018; Simpson et al., 2018)" }, "properties" : { "noteIndex" : 0 }, "schema" : "https://github.com/citation-style-language/schema/raw/master/csl-citation.json" }</w:instrText>
      </w:r>
      <w:r w:rsidRPr="003862D0">
        <w:rPr>
          <w:lang w:val="en-GB"/>
        </w:rPr>
        <w:fldChar w:fldCharType="separate"/>
      </w:r>
      <w:del w:id="1625" w:author="Ian Blenkinsop" w:date="2021-07-26T17:44:00Z">
        <w:r w:rsidR="00016735" w:rsidDel="00F011E8">
          <w:rPr>
            <w:noProof/>
            <w:lang w:val="en-GB"/>
          </w:rPr>
          <w:delText>(</w:delText>
        </w:r>
      </w:del>
      <w:ins w:id="1626" w:author="Robin Matthews" w:date="2021-06-16T17:20:00Z">
        <w:r w:rsidR="00512E69">
          <w:rPr>
            <w:noProof/>
            <w:lang w:val="en-GB"/>
          </w:rPr>
          <w:t xml:space="preserve">J. </w:t>
        </w:r>
      </w:ins>
      <w:r w:rsidR="00016735">
        <w:rPr>
          <w:noProof/>
          <w:lang w:val="en-GB"/>
        </w:rPr>
        <w:t>Wang et al., 2017b; Bracegirdle et al., 2018; Simpson et al., 2018)</w:t>
      </w:r>
      <w:r w:rsidRPr="003862D0">
        <w:rPr>
          <w:lang w:val="en-GB"/>
        </w:rPr>
        <w:fldChar w:fldCharType="end"/>
      </w:r>
      <w:commentRangeEnd w:id="1624"/>
      <w:r w:rsidR="00016735">
        <w:rPr>
          <w:rStyle w:val="CommentReference"/>
        </w:rPr>
        <w:commentReference w:id="1624"/>
      </w:r>
      <w:del w:id="1627" w:author="Ian Blenkinsop" w:date="2021-07-26T17:43:00Z">
        <w:r w:rsidRPr="003862D0" w:rsidDel="00F011E8">
          <w:rPr>
            <w:lang w:val="en-GB"/>
          </w:rPr>
          <w:delText xml:space="preserve">; </w:delText>
        </w:r>
      </w:del>
      <w:del w:id="1628" w:author="Sara M Tuson" w:date="2021-07-19T14:22:00Z">
        <w:r w:rsidR="009A7834" w:rsidRPr="003862D0" w:rsidDel="00937802">
          <w:rPr>
            <w:lang w:val="en-GB"/>
          </w:rPr>
          <w:delText>Chapter 3,</w:delText>
        </w:r>
      </w:del>
      <w:del w:id="1629" w:author="Ian Blenkinsop" w:date="2021-07-26T17:43:00Z">
        <w:r w:rsidR="009A7834" w:rsidRPr="003862D0" w:rsidDel="00F011E8">
          <w:rPr>
            <w:lang w:val="en-GB"/>
          </w:rPr>
          <w:delText xml:space="preserve"> </w:delText>
        </w:r>
        <w:r w:rsidRPr="003862D0" w:rsidDel="00F011E8">
          <w:rPr>
            <w:lang w:val="en-GB"/>
          </w:rPr>
          <w:delText>Section 3.7.1</w:delText>
        </w:r>
      </w:del>
      <w:r w:rsidRPr="003862D0">
        <w:rPr>
          <w:lang w:val="en-GB"/>
        </w:rPr>
        <w:t xml:space="preserve">, with the caveat of the observational record being relatively short to </w:t>
      </w:r>
      <w:del w:id="1630" w:author="Ian Blenkinsop" w:date="2021-07-27T18:17:00Z">
        <w:r w:rsidRPr="003862D0" w:rsidDel="009817E3">
          <w:rPr>
            <w:lang w:val="en-GB"/>
          </w:rPr>
          <w:delText xml:space="preserve">characterise </w:delText>
        </w:r>
      </w:del>
      <w:ins w:id="1631" w:author="Ian Blenkinsop" w:date="2021-07-27T18:17:00Z">
        <w:r w:rsidR="009817E3" w:rsidRPr="003862D0">
          <w:rPr>
            <w:lang w:val="en-GB"/>
          </w:rPr>
          <w:t>characteri</w:t>
        </w:r>
        <w:r w:rsidR="009817E3">
          <w:rPr>
            <w:lang w:val="en-GB"/>
          </w:rPr>
          <w:t>z</w:t>
        </w:r>
        <w:r w:rsidR="009817E3" w:rsidRPr="003862D0">
          <w:rPr>
            <w:lang w:val="en-GB"/>
          </w:rPr>
          <w:t xml:space="preserve">e </w:t>
        </w:r>
      </w:ins>
      <w:r w:rsidRPr="003862D0">
        <w:rPr>
          <w:lang w:val="en-GB"/>
        </w:rPr>
        <w:t xml:space="preserve">decadal variability </w:t>
      </w:r>
      <w:r w:rsidRPr="003862D0">
        <w:rPr>
          <w:lang w:val="en-GB"/>
        </w:rPr>
        <w:fldChar w:fldCharType="begin" w:fldLock="1"/>
      </w:r>
      <w:r w:rsidR="00615634">
        <w:rPr>
          <w:lang w:val="en-GB"/>
        </w:rPr>
        <w:instrText>ADDIN CSL_CITATION { "citationItems" : [ { "id" : "ITEM-1", "itemData" : { "DOI" : "10.1038/s41561-018-0293-3", "ISSN" : "17520908", "abstract" : "The North Atlantic Oscillation is the dominant mode of variability of atmospheric circulation outside of the tropics in the Northern Hemisphere in winter. To understand and attribute this mode of variability is of great societal relevance for populated regions in Eurasia. It has been widely claimed that there is a robust signal of the nearly periodic 11-year solar cycle in the North Atlantic Oscillation in winter, which thereby raises the possibility of using the solar cycle to predict the circulation years in advance. Here we present evidence that contradicts this claim. First, we show the absence of a solar signal in the North Atlantic Oscillation in the instrumental record prior to the mid-1960s, and a marginally significant signal thereafter. Second, from our analysis of a global chemistry\u2013climate model repeatedly forced with the sequence of solar irradiance since the mid-1960s, we suggest that the solar signal over this period might have been a chance occurrence due to internal variability, and hence does not imply enhanced predictability.",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 ] }, "page" : "94-99", "publisher" : "Springer US", "title" : "Insignificant influence of the 11-year solar cycle on the North Atlantic Oscillation", "translator" : [ { "dropping-particle" : "", "family" : "K4593", "given" : "", "non-dropping-particle" : "", "parse-names" : false, "suffix" : "" } ], "type" : "article-journal", "volume" : "12" }, "uris" : [ "http://www.mendeley.com/documents/?uuid=5e08e15e-3218-41f7-bec5-f5aa49b1a975", "http://www.mendeley.com/documents/?uuid=65239095-7503-45e6-8f81-fd5addd94ca1" ] } ], "mendeley" : { "formattedCitation" : "(Chiodo et al., 2019)", "plainTextFormattedCitation" : "(Chiodo et al., 2019)", "previouslyFormattedCitation" : "(Chiodo et al., 2019)" }, "properties" : { "noteIndex" : 0 }, "schema" : "https://github.com/citation-style-language/schema/raw/master/csl-citation.json" }</w:instrText>
      </w:r>
      <w:r w:rsidRPr="003862D0">
        <w:rPr>
          <w:lang w:val="en-GB"/>
        </w:rPr>
        <w:fldChar w:fldCharType="separate"/>
      </w:r>
      <w:r w:rsidR="00016735">
        <w:rPr>
          <w:noProof/>
          <w:lang w:val="en-GB"/>
        </w:rPr>
        <w:t>(Chiodo et al., 2019)</w:t>
      </w:r>
      <w:r w:rsidRPr="003862D0">
        <w:rPr>
          <w:lang w:val="en-GB"/>
        </w:rPr>
        <w:fldChar w:fldCharType="end"/>
      </w:r>
      <w:r w:rsidRPr="003862D0">
        <w:rPr>
          <w:lang w:val="en-GB"/>
        </w:rPr>
        <w:t xml:space="preserve">. A realistic simulation of the stratosphere and SST variability in the tropics and northern extratropics are important for a model to realistically capture the observed NAM variability. Despite some evidence from climate model studies that anthropogenic forcings influence the NAM, the balance of evidence indicates that there is </w:t>
      </w:r>
      <w:r w:rsidRPr="003862D0">
        <w:rPr>
          <w:i/>
          <w:iCs/>
          <w:lang w:val="en-GB"/>
        </w:rPr>
        <w:t>little evidence</w:t>
      </w:r>
      <w:r w:rsidRPr="003862D0">
        <w:rPr>
          <w:lang w:val="en-GB"/>
        </w:rPr>
        <w:t xml:space="preserve"> for a significant role for anthropogenic forcings in driving the observed multi</w:t>
      </w:r>
      <w:ins w:id="1632" w:author="Sara M Tuson" w:date="2021-07-17T08:23:00Z">
        <w:r w:rsidR="002D5C96">
          <w:rPr>
            <w:lang w:val="en-GB"/>
          </w:rPr>
          <w:t>-</w:t>
        </w:r>
      </w:ins>
      <w:r w:rsidRPr="003862D0">
        <w:rPr>
          <w:lang w:val="en-GB"/>
        </w:rPr>
        <w:t>decadal variations of the NAM over the instrumental period (Section 3.7.1).</w:t>
      </w:r>
    </w:p>
    <w:p w14:paraId="54E918E7" w14:textId="77777777" w:rsidR="009300A3" w:rsidRPr="003862D0" w:rsidRDefault="009300A3" w:rsidP="009300A3">
      <w:pPr>
        <w:pStyle w:val="AR6BodyText"/>
        <w:rPr>
          <w:lang w:val="en-GB"/>
        </w:rPr>
      </w:pPr>
    </w:p>
    <w:p w14:paraId="0D6D2A5E" w14:textId="060C9178" w:rsidR="009300A3" w:rsidRPr="003862D0" w:rsidRDefault="00143DA9" w:rsidP="009300A3">
      <w:pPr>
        <w:pStyle w:val="AR6BodyText"/>
        <w:rPr>
          <w:lang w:val="en-GB"/>
        </w:rPr>
      </w:pPr>
      <w:ins w:id="1633" w:author="Sara M Tuson" w:date="2021-07-15T19:11:00Z">
        <w:r>
          <w:rPr>
            <w:color w:val="000000" w:themeColor="text1"/>
            <w:lang w:val="en-GB" w:eastAsia="en-US"/>
          </w:rPr>
          <w:t xml:space="preserve">The </w:t>
        </w:r>
      </w:ins>
      <w:r w:rsidR="009300A3" w:rsidRPr="003862D0">
        <w:rPr>
          <w:color w:val="000000" w:themeColor="text1"/>
          <w:lang w:val="en-GB" w:eastAsia="en-US"/>
        </w:rPr>
        <w:t xml:space="preserve">AR5 assessed from CMIP5 simulations that the future boreal wintertime NAM is </w:t>
      </w:r>
      <w:r w:rsidR="009300A3" w:rsidRPr="003862D0">
        <w:rPr>
          <w:i/>
          <w:iCs/>
          <w:color w:val="000000" w:themeColor="text1"/>
          <w:lang w:val="en-GB" w:eastAsia="en-US"/>
        </w:rPr>
        <w:t xml:space="preserve">very likely </w:t>
      </w:r>
      <w:r w:rsidR="009300A3" w:rsidRPr="003862D0">
        <w:rPr>
          <w:color w:val="000000" w:themeColor="text1"/>
          <w:lang w:val="en-GB" w:eastAsia="en-US"/>
        </w:rPr>
        <w:t xml:space="preserve">to exhibit large natural variations and trends of similar magnitude to that observed in the past and is </w:t>
      </w:r>
      <w:r w:rsidR="009300A3" w:rsidRPr="003862D0">
        <w:rPr>
          <w:i/>
          <w:iCs/>
          <w:color w:val="000000" w:themeColor="text1"/>
          <w:lang w:val="en-GB" w:eastAsia="en-US"/>
        </w:rPr>
        <w:t xml:space="preserve">likely </w:t>
      </w:r>
      <w:r w:rsidR="009300A3" w:rsidRPr="003862D0">
        <w:rPr>
          <w:color w:val="000000" w:themeColor="text1"/>
          <w:lang w:val="en-GB" w:eastAsia="en-US"/>
        </w:rPr>
        <w:t xml:space="preserve">to become slightly more positive in the future </w:t>
      </w:r>
      <w:r w:rsidR="009300A3"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9300A3" w:rsidRPr="003862D0">
        <w:rPr>
          <w:lang w:val="en-GB"/>
        </w:rPr>
        <w:fldChar w:fldCharType="separate"/>
      </w:r>
      <w:r w:rsidR="00016735">
        <w:rPr>
          <w:noProof/>
          <w:lang w:val="en-GB"/>
        </w:rPr>
        <w:t>(Collins et al., 2013)</w:t>
      </w:r>
      <w:r w:rsidR="009300A3" w:rsidRPr="003862D0">
        <w:rPr>
          <w:lang w:val="en-GB"/>
        </w:rPr>
        <w:fldChar w:fldCharType="end"/>
      </w:r>
      <w:r w:rsidR="009300A3" w:rsidRPr="003862D0">
        <w:rPr>
          <w:lang w:val="en-GB"/>
        </w:rPr>
        <w:t xml:space="preserve">. </w:t>
      </w:r>
      <w:r w:rsidR="009300A3" w:rsidRPr="003862D0">
        <w:rPr>
          <w:color w:val="000000" w:themeColor="text1"/>
          <w:lang w:val="en-GB" w:eastAsia="en-US"/>
        </w:rPr>
        <w:t xml:space="preserve">Based on CMIP6 model results displayed in </w:t>
      </w:r>
      <w:r w:rsidR="00FA6D4F" w:rsidRPr="003862D0">
        <w:rPr>
          <w:color w:val="000000" w:themeColor="text1"/>
          <w:lang w:val="en-GB" w:eastAsia="en-US"/>
        </w:rPr>
        <w:t>Figure 4.9</w:t>
      </w:r>
      <w:r w:rsidR="009300A3" w:rsidRPr="003862D0">
        <w:rPr>
          <w:color w:val="000000" w:themeColor="text1"/>
          <w:lang w:val="en-GB" w:eastAsia="en-US"/>
        </w:rPr>
        <w:t xml:space="preserve">a, we conclude that the </w:t>
      </w:r>
      <w:r w:rsidR="009300A3" w:rsidRPr="003862D0">
        <w:rPr>
          <w:lang w:val="en-GB"/>
        </w:rPr>
        <w:t>boreal wintertime surface NAM is more positive by the end of the 21st century under SSP3-7.0 and SSP5-8.5 (</w:t>
      </w:r>
      <w:r w:rsidR="009300A3" w:rsidRPr="003862D0">
        <w:rPr>
          <w:i/>
          <w:lang w:val="en-GB"/>
        </w:rPr>
        <w:t>high confidence</w:t>
      </w:r>
      <w:r w:rsidR="009300A3" w:rsidRPr="003862D0">
        <w:rPr>
          <w:lang w:val="en-GB"/>
        </w:rPr>
        <w:t xml:space="preserve">). For these high </w:t>
      </w:r>
      <w:r w:rsidR="00A30BD5" w:rsidRPr="003862D0">
        <w:rPr>
          <w:lang w:val="en-GB"/>
        </w:rPr>
        <w:t>emission scenario</w:t>
      </w:r>
      <w:r w:rsidR="009300A3" w:rsidRPr="003862D0">
        <w:rPr>
          <w:lang w:val="en-GB"/>
        </w:rPr>
        <w:t xml:space="preserve">s, the 5–95% range of NAM index anomalies averaged from 2081–2100 are 0.3–3.8 hPa and 0.32–5.2 hPa, respectively. On the other hand, under neither of the lowest </w:t>
      </w:r>
      <w:r w:rsidR="00A30BD5" w:rsidRPr="003862D0">
        <w:rPr>
          <w:lang w:val="en-GB"/>
        </w:rPr>
        <w:t>emission scenario</w:t>
      </w:r>
      <w:r w:rsidR="009300A3" w:rsidRPr="003862D0">
        <w:rPr>
          <w:lang w:val="en-GB"/>
        </w:rPr>
        <w:t>s, SSP1-1.9 and SSP1-2.6, does the NAM show a robust change, by the end of the 21st century (</w:t>
      </w:r>
      <w:r w:rsidR="009300A3" w:rsidRPr="003862D0">
        <w:rPr>
          <w:i/>
          <w:lang w:val="en-GB"/>
        </w:rPr>
        <w:t>high confidence</w:t>
      </w:r>
      <w:r w:rsidR="009300A3" w:rsidRPr="003862D0">
        <w:rPr>
          <w:lang w:val="en-GB"/>
        </w:rPr>
        <w:t>).</w:t>
      </w:r>
    </w:p>
    <w:p w14:paraId="2FFF0076" w14:textId="77777777" w:rsidR="009300A3" w:rsidRPr="003862D0" w:rsidRDefault="009300A3" w:rsidP="009300A3">
      <w:pPr>
        <w:pStyle w:val="AR6BodyText"/>
        <w:rPr>
          <w:lang w:val="en-GB"/>
        </w:rPr>
      </w:pPr>
    </w:p>
    <w:p w14:paraId="64C17E11" w14:textId="77777777" w:rsidR="009300A3" w:rsidRPr="003862D0" w:rsidRDefault="009300A3" w:rsidP="009300A3">
      <w:pPr>
        <w:pStyle w:val="AR6BodyText"/>
        <w:rPr>
          <w:lang w:val="en-GB"/>
        </w:rPr>
      </w:pPr>
    </w:p>
    <w:p w14:paraId="6E0E2BCA" w14:textId="77777777" w:rsidR="009300A3" w:rsidRPr="003862D0" w:rsidRDefault="009300A3" w:rsidP="009300A3">
      <w:pPr>
        <w:pStyle w:val="AR6BodyText"/>
        <w:rPr>
          <w:b/>
          <w:lang w:val="en-GB"/>
        </w:rPr>
      </w:pPr>
      <w:r w:rsidRPr="003862D0">
        <w:rPr>
          <w:b/>
          <w:lang w:val="en-GB"/>
        </w:rPr>
        <w:t>[START FIGURE 4.9 HERE]</w:t>
      </w:r>
    </w:p>
    <w:p w14:paraId="559CD26B" w14:textId="5B03ABDA" w:rsidR="009300A3" w:rsidRPr="003862D0" w:rsidRDefault="009300A3" w:rsidP="009300A3">
      <w:pPr>
        <w:pStyle w:val="AR6BodyText"/>
        <w:rPr>
          <w:lang w:val="en-GB" w:eastAsia="ko-KR"/>
        </w:rPr>
      </w:pPr>
    </w:p>
    <w:p w14:paraId="7C4126F0" w14:textId="73C55137" w:rsidR="009300A3" w:rsidRPr="003862D0" w:rsidRDefault="009300A3" w:rsidP="009300A3">
      <w:pPr>
        <w:pStyle w:val="AR6Chap4Figure"/>
        <w:rPr>
          <w:lang w:val="en-GB"/>
        </w:rPr>
      </w:pPr>
      <w:bookmarkStart w:id="1634" w:name="_Ref5025710"/>
      <w:bookmarkStart w:id="1635" w:name="_Ref56851584"/>
      <w:bookmarkStart w:id="1636" w:name="_Toc69750254"/>
      <w:r w:rsidRPr="003862D0">
        <w:rPr>
          <w:b/>
          <w:bCs/>
          <w:lang w:val="en-GB"/>
        </w:rPr>
        <w:t>CMIP6 simulations of boreal wintertime (DJF) Annular Mode indices</w:t>
      </w:r>
      <w:r w:rsidR="006C760A" w:rsidRPr="003862D0">
        <w:rPr>
          <w:lang w:val="en-GB"/>
        </w:rPr>
        <w:t>.</w:t>
      </w:r>
      <w:r w:rsidRPr="003862D0">
        <w:rPr>
          <w:lang w:val="en-GB"/>
        </w:rPr>
        <w:t xml:space="preserve"> (a) NAM and (b) SAM. The NAM is defined as the difference in zonal mean SLP at 35°N and 65°N </w:t>
      </w:r>
      <w:r w:rsidRPr="003862D0">
        <w:rPr>
          <w:lang w:val="en-GB"/>
        </w:rPr>
        <w:fldChar w:fldCharType="begin" w:fldLock="1"/>
      </w:r>
      <w:r w:rsidR="00615634">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"plainTextFormattedCitation" : "(Li and Wang, 2003)", "previouslyFormattedCitation" : "(Li and Wang, 2003)" }, "properties" : { "noteIndex" : 0 }, "schema" : "https://github.com/citation-style-language/schema/raw/master/csl-citation.json" }</w:instrText>
      </w:r>
      <w:r w:rsidRPr="003862D0">
        <w:rPr>
          <w:lang w:val="en-GB"/>
        </w:rPr>
        <w:fldChar w:fldCharType="separate"/>
      </w:r>
      <w:r w:rsidR="00016735">
        <w:rPr>
          <w:noProof/>
          <w:lang w:val="en-GB"/>
        </w:rPr>
        <w:t>(Li and Wang, 2003)</w:t>
      </w:r>
      <w:r w:rsidRPr="003862D0">
        <w:rPr>
          <w:lang w:val="en-GB"/>
        </w:rPr>
        <w:fldChar w:fldCharType="end"/>
      </w:r>
      <w:r w:rsidRPr="003862D0">
        <w:rPr>
          <w:lang w:val="en-GB"/>
        </w:rPr>
        <w:t xml:space="preserve"> and the SAM as the difference in zonal mean SLP at 40°S and 65°S </w:t>
      </w:r>
      <w:r w:rsidRPr="003862D0">
        <w:rPr>
          <w:lang w:val="en-GB"/>
        </w:rPr>
        <w:fldChar w:fldCharType="begin" w:fldLock="1"/>
      </w:r>
      <w:r w:rsidR="00615634">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r w:rsidRPr="003862D0">
        <w:rPr>
          <w:lang w:val="en-GB"/>
        </w:rPr>
        <w:fldChar w:fldCharType="end"/>
      </w:r>
      <w:r w:rsidRPr="003862D0">
        <w:rPr>
          <w:lang w:val="en-GB"/>
        </w:rPr>
        <w:t xml:space="preserve">. All anomalies are relative to averages from 1995–2014. </w:t>
      </w:r>
      <w:bookmarkEnd w:id="1634"/>
      <w:r w:rsidRPr="003862D0">
        <w:rPr>
          <w:lang w:val="en-GB"/>
        </w:rPr>
        <w:t xml:space="preserve">The curves show multi-model ensemble </w:t>
      </w:r>
      <w:r w:rsidRPr="003862D0">
        <w:rPr>
          <w:color w:val="000000" w:themeColor="text1"/>
          <w:lang w:val="en-GB" w:eastAsia="en-US"/>
        </w:rPr>
        <w:t xml:space="preserve">averages over the </w:t>
      </w:r>
      <w:r w:rsidR="005262AD" w:rsidRPr="003862D0">
        <w:rPr>
          <w:color w:val="000000" w:themeColor="text1"/>
          <w:lang w:val="en-GB" w:eastAsia="en-US"/>
        </w:rPr>
        <w:t xml:space="preserve">CMIP6 </w:t>
      </w:r>
      <w:r w:rsidRPr="003862D0">
        <w:rPr>
          <w:color w:val="000000" w:themeColor="text1"/>
          <w:lang w:val="en-GB" w:eastAsia="en-US"/>
        </w:rPr>
        <w:t>r1 simulations</w:t>
      </w:r>
      <w:r w:rsidRPr="003862D0">
        <w:rPr>
          <w:lang w:val="en-GB"/>
        </w:rPr>
        <w:t xml:space="preserve">. The shadings around the SSP1-2.6 and SSP3-7.0 curves denote the </w:t>
      </w:r>
      <w:r w:rsidR="00AA1D29" w:rsidRPr="003862D0">
        <w:rPr>
          <w:lang w:val="en-GB"/>
        </w:rPr>
        <w:t>5–95</w:t>
      </w:r>
      <w:r w:rsidRPr="003862D0">
        <w:rPr>
          <w:lang w:val="en-GB"/>
        </w:rPr>
        <w:t>% ranges of the ensembles. The numbers inside each panel are the number of model simulations. The results are for concentration-driven simulations.</w:t>
      </w:r>
      <w:bookmarkEnd w:id="1635"/>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636"/>
    </w:p>
    <w:p w14:paraId="6A7FBDBF" w14:textId="77777777" w:rsidR="009300A3" w:rsidRPr="003862D0" w:rsidRDefault="009300A3" w:rsidP="009300A3">
      <w:pPr>
        <w:pStyle w:val="AR6BodyText"/>
        <w:rPr>
          <w:lang w:val="en-GB"/>
        </w:rPr>
      </w:pPr>
    </w:p>
    <w:p w14:paraId="419F2C44" w14:textId="77777777" w:rsidR="009300A3" w:rsidRPr="003862D0" w:rsidRDefault="009300A3" w:rsidP="009300A3">
      <w:pPr>
        <w:pStyle w:val="AR6BodyText"/>
        <w:rPr>
          <w:color w:val="000000" w:themeColor="text1"/>
          <w:lang w:val="en-GB" w:eastAsia="en-US"/>
        </w:rPr>
      </w:pPr>
      <w:r w:rsidRPr="003862D0">
        <w:rPr>
          <w:b/>
          <w:lang w:val="en-GB"/>
        </w:rPr>
        <w:t>[END FIGURE 4.9 HERE]</w:t>
      </w:r>
    </w:p>
    <w:p w14:paraId="12720B6A" w14:textId="5D3E7BF0" w:rsidR="009300A3" w:rsidRPr="003862D0" w:rsidRDefault="009300A3" w:rsidP="009300A3">
      <w:pPr>
        <w:pStyle w:val="AR6BodyText"/>
        <w:rPr>
          <w:lang w:val="en-GB"/>
        </w:rPr>
      </w:pPr>
      <w:r w:rsidRPr="003862D0">
        <w:rPr>
          <w:lang w:val="en-GB"/>
        </w:rPr>
        <w:t xml:space="preserve"> </w:t>
      </w:r>
    </w:p>
    <w:p w14:paraId="3C2CABC3" w14:textId="77777777" w:rsidR="009300A3" w:rsidRPr="003862D0" w:rsidRDefault="009300A3" w:rsidP="009300A3">
      <w:pPr>
        <w:pStyle w:val="AR6BodyText"/>
        <w:rPr>
          <w:lang w:val="en-GB"/>
        </w:rPr>
      </w:pPr>
    </w:p>
    <w:p w14:paraId="18C631E8" w14:textId="0563DF23" w:rsidR="009300A3" w:rsidRPr="003862D0" w:rsidRDefault="009300A3" w:rsidP="009300A3">
      <w:pPr>
        <w:pStyle w:val="AR6BodyText"/>
        <w:rPr>
          <w:lang w:val="en-GB"/>
        </w:rPr>
      </w:pPr>
      <w:r w:rsidRPr="003862D0">
        <w:rPr>
          <w:lang w:val="en-GB"/>
        </w:rPr>
        <w:t xml:space="preserve">Significant progress has been made since AR5 in understanding the physical mechanisms responsible for changes in the NAM, although uncertainties remain. It is now clear from the literature that the NAM response, and the closely-related response of the </w:t>
      </w:r>
      <w:r w:rsidR="0015672D" w:rsidRPr="003862D0">
        <w:rPr>
          <w:lang w:val="en-GB"/>
        </w:rPr>
        <w:t>mid-latitude</w:t>
      </w:r>
      <w:r w:rsidRPr="003862D0">
        <w:rPr>
          <w:lang w:val="en-GB"/>
        </w:rPr>
        <w:t xml:space="preserve"> storm tracks, to anthropogenic forcing in CMIP5-era climate models is determined by a </w:t>
      </w:r>
      <w:r w:rsidR="007C77C0" w:rsidRPr="003862D0">
        <w:rPr>
          <w:lang w:val="en-GB"/>
        </w:rPr>
        <w:t>‘</w:t>
      </w:r>
      <w:r w:rsidRPr="003862D0">
        <w:rPr>
          <w:lang w:val="en-GB"/>
        </w:rPr>
        <w:t>tug-of-war</w:t>
      </w:r>
      <w:r w:rsidR="007C77C0" w:rsidRPr="003862D0">
        <w:rPr>
          <w:lang w:val="en-GB"/>
        </w:rPr>
        <w:t>’</w:t>
      </w:r>
      <w:r w:rsidRPr="003862D0">
        <w:rPr>
          <w:lang w:val="en-GB"/>
        </w:rPr>
        <w:t xml:space="preserve"> between two opposing processes </w:t>
      </w:r>
      <w:del w:id="1637" w:author="Ian Blenkinsop" w:date="2021-07-27T09:46:00Z">
        <w:r w:rsidRPr="003862D0" w:rsidDel="003B66CB">
          <w:rPr>
            <w:lang w:val="en-GB"/>
          </w:rPr>
          <w:fldChar w:fldCharType="begin" w:fldLock="1"/>
        </w:r>
        <w:r w:rsidR="00087359" w:rsidDel="003B66CB">
          <w:rPr>
            <w:lang w:val="en-GB"/>
          </w:rPr>
          <w:delInstrText>ADDIN CSL_CITATION { "citationItems" : [ { "id" : "ITEM-1",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"ITEM-1",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"ITEM-3",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Screen et al., 2018a)", "plainTextFormattedCitation" : "(Harvey et al., 2014; Shaw et al., 2016; Screen et al., 2018a)", "previouslyFormattedCitation" : "(Harvey et al., 2014; Shaw et al., 2016; Screen et al., 2018a)" }, "properties" : { "noteIndex" : 0 }, "schema" : "https://github.com/citation-style-language/schema/raw/master/csl-citation.json" }</w:delInstrText>
        </w:r>
        <w:r w:rsidRPr="003862D0" w:rsidDel="003B66CB">
          <w:rPr>
            <w:lang w:val="en-GB"/>
          </w:rPr>
          <w:fldChar w:fldCharType="separate"/>
        </w:r>
        <w:r w:rsidR="00016735" w:rsidDel="003B66CB">
          <w:rPr>
            <w:noProof/>
            <w:lang w:val="en-GB"/>
          </w:rPr>
          <w:delText>(Harvey et al., 2014; Shaw et al., 2016; Screen et al., 2018a)</w:delText>
        </w:r>
        <w:r w:rsidRPr="003862D0" w:rsidDel="003B66CB">
          <w:rPr>
            <w:lang w:val="en-GB"/>
          </w:rPr>
          <w:fldChar w:fldCharType="end"/>
        </w:r>
        <w:r w:rsidRPr="003862D0" w:rsidDel="003B66CB">
          <w:rPr>
            <w:lang w:val="en-GB"/>
          </w:rPr>
          <w:delText xml:space="preserve">; </w:delText>
        </w:r>
      </w:del>
      <w:ins w:id="1638" w:author="Ian Blenkinsop" w:date="2021-07-27T09:46:00Z">
        <w:r w:rsidR="003B66CB" w:rsidRPr="003862D0">
          <w:rPr>
            <w:lang w:val="en-GB"/>
          </w:rPr>
          <w:fldChar w:fldCharType="begin" w:fldLock="1"/>
        </w:r>
        <w:r w:rsidR="003B66CB">
          <w:rPr>
            <w:lang w:val="en-GB"/>
          </w:rPr>
          <w:instrText>ADDIN CSL_CITATION { "citationItems" : [ { "id" : "ITEM-1",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"ITEM-1",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"ITEM-3",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Screen et al., 2018a)", "plainTextFormattedCitation" : "(Harvey et al., 2014; Shaw et al., 2016; Screen et al., 2018a)", "previouslyFormattedCitation" : "(Harvey et al., 2014; Shaw et al., 2016; Screen et al., 2018a)" }, "properties" : { "noteIndex" : 0 }, "schema" : "https://github.com/citation-style-language/schema/raw/master/csl-citation.json" }</w:instrText>
        </w:r>
        <w:r w:rsidR="003B66CB" w:rsidRPr="003862D0">
          <w:rPr>
            <w:lang w:val="en-GB"/>
          </w:rPr>
          <w:fldChar w:fldCharType="separate"/>
        </w:r>
        <w:r w:rsidR="003B66CB">
          <w:rPr>
            <w:noProof/>
            <w:lang w:val="en-GB"/>
          </w:rPr>
          <w:t>(Harvey et al., 2014; Shaw et al., 2016; Screen et al., 2018a)</w:t>
        </w:r>
        <w:r w:rsidR="003B66CB" w:rsidRPr="003862D0">
          <w:rPr>
            <w:lang w:val="en-GB"/>
          </w:rPr>
          <w:fldChar w:fldCharType="end"/>
        </w:r>
        <w:r w:rsidR="003B66CB">
          <w:rPr>
            <w:lang w:val="en-GB"/>
          </w:rPr>
          <w:t>:</w:t>
        </w:r>
        <w:r w:rsidR="003B66CB" w:rsidRPr="003862D0">
          <w:rPr>
            <w:lang w:val="en-GB"/>
          </w:rPr>
          <w:t xml:space="preserve"> </w:t>
        </w:r>
      </w:ins>
      <w:ins w:id="1639" w:author="Sara M Tuson" w:date="2021-07-18T08:27:00Z">
        <w:r w:rsidR="00B54352">
          <w:rPr>
            <w:lang w:val="en-GB"/>
          </w:rPr>
          <w:t>(</w:t>
        </w:r>
      </w:ins>
      <w:ins w:id="1640" w:author="Sara M Tuson" w:date="2021-07-19T07:24:00Z">
        <w:r w:rsidR="00A060E6">
          <w:rPr>
            <w:lang w:val="en-GB"/>
          </w:rPr>
          <w:t>i</w:t>
        </w:r>
      </w:ins>
      <w:del w:id="1641" w:author="Sara M Tuson" w:date="2021-07-19T07:24:00Z">
        <w:r w:rsidRPr="003862D0" w:rsidDel="00A060E6">
          <w:rPr>
            <w:lang w:val="en-GB"/>
          </w:rPr>
          <w:delText>1</w:delText>
        </w:r>
      </w:del>
      <w:r w:rsidRPr="003862D0">
        <w:rPr>
          <w:lang w:val="en-GB"/>
        </w:rPr>
        <w:t>) Arctic amplification (</w:t>
      </w:r>
      <w:del w:id="1642" w:author="Ian Blenkinsop" w:date="2021-07-27T09:46:00Z">
        <w:r w:rsidRPr="003862D0" w:rsidDel="003B66CB">
          <w:rPr>
            <w:lang w:val="en-GB"/>
          </w:rPr>
          <w:delText xml:space="preserve">see </w:delText>
        </w:r>
      </w:del>
      <w:r w:rsidRPr="003862D0">
        <w:rPr>
          <w:lang w:val="en-GB"/>
        </w:rPr>
        <w:t>Section</w:t>
      </w:r>
      <w:ins w:id="1643" w:author="Ian Blenkinsop" w:date="2021-07-27T09:46:00Z">
        <w:r w:rsidR="003B66CB">
          <w:rPr>
            <w:lang w:val="en-GB"/>
          </w:rPr>
          <w:t>s</w:t>
        </w:r>
      </w:ins>
      <w:r w:rsidRPr="003862D0">
        <w:rPr>
          <w:lang w:val="en-GB"/>
        </w:rPr>
        <w:t xml:space="preserve"> </w:t>
      </w:r>
      <w:r w:rsidR="00FA6D4F" w:rsidRPr="003862D0">
        <w:rPr>
          <w:lang w:val="en-GB"/>
        </w:rPr>
        <w:t>4.5.1.1</w:t>
      </w:r>
      <w:r w:rsidRPr="003862D0">
        <w:rPr>
          <w:lang w:val="en-GB"/>
        </w:rPr>
        <w:t xml:space="preserve"> and</w:t>
      </w:r>
      <w:del w:id="1644" w:author="Sara M Tuson" w:date="2021-07-19T14:22:00Z">
        <w:r w:rsidRPr="003862D0" w:rsidDel="00937802">
          <w:rPr>
            <w:lang w:val="en-GB"/>
          </w:rPr>
          <w:delText xml:space="preserve"> </w:delText>
        </w:r>
        <w:r w:rsidR="00E72CAD" w:rsidRPr="003862D0" w:rsidDel="00937802">
          <w:rPr>
            <w:lang w:val="en-GB"/>
          </w:rPr>
          <w:delText>Chapter 7,</w:delText>
        </w:r>
      </w:del>
      <w:r w:rsidR="00E72CAD" w:rsidRPr="003862D0">
        <w:rPr>
          <w:lang w:val="en-GB"/>
        </w:rPr>
        <w:t xml:space="preserve"> </w:t>
      </w:r>
      <w:del w:id="1645" w:author="Ian Blenkinsop" w:date="2021-07-27T09:46:00Z">
        <w:r w:rsidR="00E72CAD" w:rsidRPr="003862D0" w:rsidDel="003B66CB">
          <w:rPr>
            <w:lang w:val="en-GB"/>
          </w:rPr>
          <w:delText xml:space="preserve">Section </w:delText>
        </w:r>
      </w:del>
      <w:r w:rsidRPr="003862D0">
        <w:rPr>
          <w:noProof/>
          <w:lang w:val="en-GB"/>
        </w:rPr>
        <w:t>7.4.4.1</w:t>
      </w:r>
      <w:r w:rsidRPr="003862D0">
        <w:rPr>
          <w:lang w:val="en-GB"/>
        </w:rPr>
        <w:t xml:space="preserve">), which decreases the low-level meridional temperature gradient, reduces baroclinicity on the poleward flank of the eddy-driven jet, and shifts the storm tracks equatorward and leading to a </w:t>
      </w:r>
      <w:r w:rsidRPr="003862D0">
        <w:rPr>
          <w:i/>
          <w:lang w:val="en-GB"/>
        </w:rPr>
        <w:t>negative</w:t>
      </w:r>
      <w:r w:rsidRPr="003862D0">
        <w:rPr>
          <w:lang w:val="en-GB"/>
        </w:rPr>
        <w:t xml:space="preserve"> NAM </w:t>
      </w:r>
      <w:commentRangeStart w:id="1646"/>
      <w:r w:rsidRPr="003862D0">
        <w:rPr>
          <w:lang w:val="en-GB"/>
        </w:rPr>
        <w:fldChar w:fldCharType="begin" w:fldLock="1"/>
      </w:r>
      <w:r w:rsidR="00615634">
        <w:rPr>
          <w:lang w:val="en-GB"/>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"K3925", "given" : "", "non-dropping-particle" : "", "parse-names" : false, "suffix" : "" } ], "type" : "article-journal", "volume" : "1" }, "uris" : [ "http://www.mendeley.com/documents/?uuid=f859b4af-b7f2-4b85-8e2d-9da13e94a6b4" ] }, { "id" : "ITEM-2",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"ITEM-2",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"ITEM-3",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"ITEM-3",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"ITEM-4", "itemData" : { "DOI" : "10.1175/JCLI-D-16-0340.1", "ISSN" : "08948755", "abstract" : "Projected changes in the midlatitude atmospheric circulation at the end of the twenty-first century are investigated using coupled ocean-atmosphere simulations from the Community Earth System Model Large Ensemble (CESM-LENS). Different metrics are used to describe the response of the midlatitude atmospheric dynamics in 40 ensemble members covering the 1920-2100 period. Contrasted responses are identified depending on the season and longitudinal sector that are considered. In winter, a slowdown of the zonal flow and an increase in waviness is found over North America, while the European sector exhibits a reinforced westerly flow and decreased waviness. Extreme temperature events in midlatitudes are more sensitive to thermodynamical than dynamical changes, and a general decrease in the intensity of wintertime cold spells is found. Analyses of individual ensemble members reveal a large spread in circulation changes due to internal variability. Causes for this spread are found to be tied to the Arctic amplification in the Pacific-North American sector and to the polar stratosphere in the North Atlantic. A competition mechanism is also discussed between the midlatitude response to polar versus tropical changes. While the upper-tropospheric tropical warming pushes the jet stream poleward, in winter, Arctic amplification and the weaker polar vortex exert an opposite effect. This competition results in a narrowing of the jet path in the midlatitudes, leading to decreased/unchanged waviness/blockings. This interpretation somewhat reconciles conflicting results between the hypothesized effect of Arctic amplification and projected changes in midlatitude flow characteristics. This study also illustrates that further understanding of regional processes is critical for anticipating changes in the midlatitude dynamics.", "author" : [ { "dropping-particle" : "", "family" : "Peings", "given" : "Y.", "non-dropping-particle" : "", "parse-names" : false, "suffix" : "" }, { "dropping-particle" : "", "family" : "Cattiaux", "given" : "J.", "non-dropping-particle" : "", "parse-names" : false, "suffix" : "" }, { "dropping-particle" : "", "family" : "Vavrus", "given" : "S.", "non-dropping-particle" : "", "parse-names" : false, "suffix" : "" }, { "dropping-particle" : "", "family" : "Magnusdottir", "given" : "Gudrun", "non-dropping-particle" : "", "parse-names" : false, "suffix" : "" } ], "container-title" : "Journal of Climate", "id" : "ITEM-4", "issue" : "15", "issued" : { "date-parts" : [ [ "2017" ] ] }, "page" : "5943-5960", "title" : "Late twenty-first-century changes in the midlatitude atmospheric circulation in the CESM large ensemble", "translator" : [ { "dropping-particle" : "", "family" : "K4342", "given" : "", "non-dropping-particle" : "", "parse-names" : false, "suffix" : "" } ], "type" : "article-journal", "volume" : "30" }, "uris" : [ "http://www.mendeley.com/documents/?uuid=552fadff-87b4-472c-b535-bf73820de5ce", "http://www.mendeley.com/documents/?uuid=43d9a7e4-92c7-4483-88d0-56f576a5d9e8" ] } ], "mendeley" : { "formattedCitation" : "(Harvey et al., 2015; Hoskins and Woollings, 2015; Peings et al., 2017; Screen et al., 2018a)", "manualFormatting" : "(see Box 10.1; Harvey et al., 2015; Hoskins and Woollings, 2015; Peings et al., 2017; Screen et al., 2018a)", "plainTextFormattedCitation" : "(Harvey et al., 2015; Hoskins and Woollings, 2015; Peings et al., 2017; Screen et al., 2018a)", "previouslyFormattedCitation" : "(Harvey et al., 2015; Hoskins and Woollings, 2015; Peings et al., 2017; Screen et al., 2018a)" }, "properties" : { "noteIndex" : 0 }, "schema" : "https://github.com/citation-style-language/schema/raw/master/csl-citation.json" }</w:instrText>
      </w:r>
      <w:r w:rsidRPr="003862D0">
        <w:rPr>
          <w:lang w:val="en-GB"/>
        </w:rPr>
        <w:fldChar w:fldCharType="separate"/>
      </w:r>
      <w:r w:rsidR="00016735">
        <w:rPr>
          <w:noProof/>
          <w:lang w:val="en-GB"/>
        </w:rPr>
        <w:t>(see Box 10.1; Harvey et al., 2015; Hoskins and Woollings, 2015; Peings et al., 2017; Screen et al., 2018a)</w:t>
      </w:r>
      <w:r w:rsidRPr="003862D0">
        <w:rPr>
          <w:lang w:val="en-GB"/>
        </w:rPr>
        <w:fldChar w:fldCharType="end"/>
      </w:r>
      <w:commentRangeEnd w:id="1646"/>
      <w:r w:rsidR="00016735">
        <w:rPr>
          <w:rStyle w:val="CommentReference"/>
        </w:rPr>
        <w:commentReference w:id="1646"/>
      </w:r>
      <w:r w:rsidRPr="003862D0">
        <w:rPr>
          <w:lang w:val="en-GB"/>
        </w:rPr>
        <w:t xml:space="preserve">; </w:t>
      </w:r>
      <w:ins w:id="1647" w:author="Ian Blenkinsop" w:date="2021-07-27T09:46:00Z">
        <w:r w:rsidR="003B66CB">
          <w:rPr>
            <w:lang w:val="en-GB"/>
          </w:rPr>
          <w:t xml:space="preserve">and </w:t>
        </w:r>
      </w:ins>
      <w:ins w:id="1648" w:author="Sara M Tuson" w:date="2021-07-18T08:29:00Z">
        <w:r w:rsidR="00B54352">
          <w:rPr>
            <w:lang w:val="en-GB"/>
          </w:rPr>
          <w:t>(</w:t>
        </w:r>
      </w:ins>
      <w:ins w:id="1649" w:author="Sara M Tuson" w:date="2021-07-19T07:24:00Z">
        <w:r w:rsidR="00A060E6">
          <w:rPr>
            <w:lang w:val="en-GB"/>
          </w:rPr>
          <w:t>ii</w:t>
        </w:r>
      </w:ins>
      <w:del w:id="1650" w:author="Sara M Tuson" w:date="2021-07-19T07:24:00Z">
        <w:r w:rsidRPr="003862D0" w:rsidDel="00A060E6">
          <w:rPr>
            <w:lang w:val="en-GB"/>
          </w:rPr>
          <w:delText>2</w:delText>
        </w:r>
      </w:del>
      <w:r w:rsidRPr="003862D0">
        <w:rPr>
          <w:lang w:val="en-GB"/>
        </w:rPr>
        <w:t xml:space="preserve">) </w:t>
      </w:r>
      <w:del w:id="1651" w:author="Ian Blenkinsop" w:date="2021-07-27T09:46:00Z">
        <w:r w:rsidR="009E4426" w:rsidRPr="003862D0" w:rsidDel="003B66CB">
          <w:rPr>
            <w:lang w:val="en-GB"/>
          </w:rPr>
          <w:delText xml:space="preserve">and </w:delText>
        </w:r>
      </w:del>
      <w:r w:rsidRPr="003862D0">
        <w:rPr>
          <w:lang w:val="en-GB"/>
        </w:rPr>
        <w:t xml:space="preserve">enhanced warming in the tropical upper-troposphere, due to GHG increases and associated water vapour and lapse rate feedbacks, which increases the upper-level meridional temperature gradient and causes a poleward shift of the storm tracks and a </w:t>
      </w:r>
      <w:r w:rsidRPr="003862D0">
        <w:rPr>
          <w:i/>
          <w:lang w:val="en-GB"/>
        </w:rPr>
        <w:t>positive</w:t>
      </w:r>
      <w:r w:rsidRPr="003862D0">
        <w:rPr>
          <w:lang w:val="en-GB"/>
        </w:rPr>
        <w:t xml:space="preserve"> NAM </w:t>
      </w:r>
      <w:r w:rsidRPr="003862D0">
        <w:rPr>
          <w:lang w:val="en-GB"/>
        </w:rPr>
        <w:fldChar w:fldCharType="begin" w:fldLock="1"/>
      </w:r>
      <w:r w:rsidR="00615634">
        <w:rPr>
          <w:lang w:val="en-GB"/>
        </w:rPr>
        <w:instrText>ADDIN CSL_CITATION { "citationItems" : [ { "id" : "ITEM-1", "itemData" : { "DOI" : "10.1002/qj.2456", "ISSN" : "00359009", "abstract" : "This article discusses the possible response of the large-scale atmospheric structure to a warmer climate. Using integrations from the fifth phase of the Coupled Model Intercomparison Project (CMIP5) in conjunction with physical arguments, we try to identify what changes are likely to be robust and what the underlying mechanisms might be. We focus on the large-scale zonally averaged circulation, in particular on height of the tropopause, the strength and position of the surface westerlies and the strength and extent of the Hadley Cell. We present analytic arguments and numerical calculations which suggest that under global warming the height of the tropopause will increase in both the transient response and final equilibrium state, and an increase is clearly found in all the comprehensive models in CMIP5. Upper stratospheric cooling is also found in the comprehensive models, and this too can be explained by a radiative argument. Regarding the circulation, most models show a slight expansion and weakening of the Hadley Cell, depending on season and hemisphere. The expansion is small and largely confined to winter but with some expansion in Southern Hemisphere summer. The weakening occurs principally in the Northern Hemisphere but the intermodel scatter is large. There is also a general polewards shift in surface westerlies, but the changes are small and again are little larger than the intermodel variability in the change. This shift is positively correlated with the Hadley Cell expansion to a degree that depends somewhat on the metric chosen for the latter. There is a robust strengthening in the Southern Hemisphere surface winds across seasons. In the Northern Hemisphere there is a slight strengthening in the westerlies in most models in winter but a consistent weakening of the westerlies in summer. We present various physical arguments concerning these circulation changes but none that are both demonstrably correct and that account for the model results. We conclude that the above-mentioned large-scale thermodynamic/radiative changes in the large-scale atmospheric structure are generally robust, in the sense of being both well understood and consistently reproduced by comprehensive models. In that sense the dynamical changes are less robust given the current state of knowledge and simulation, although one cannot conclude that they are, in principle, unknowable or less predictable.", "author" : [ { "dropping-particle" : "", "family" : "Vallis", "given" : "Geoffrey K", "non-dropping-particle" : "", "parse-names" : false, "suffix" : "" }, { "dropping-particle" : "", "family" : "Zurita-Gotor", "given" : "Pablo", "non-dropping-particle" : "", "parse-names" : false, "suffix" : "" }, { "dropping-particle" : "", "family" : "Cairns", "given" : "Cameron", "non-dropping-particle" : "", "parse-names" : false, "suffix" : "" }, { "dropping-particle" : "", "family" : "Kidston", "given" : "Joseph", "non-dropping-particle" : "", "parse-names" : false, "suffix" : "" } ], "container-title" : "Quarterly Journal of the Royal Meteorological Society", "id" : "ITEM-1", "issue" : "690", "issued" : { "date-parts" : [ [ "2015", "7", "1" ] ] }, "note" : "doi: 10.1002/qj.2456", "page" : "1479-1501", "publisher" : "John Wiley &amp; Sons, Ltd", "title" : "Response of the large-scale structure of the atmosphere to global warming", "translator" : [ { "dropping-particle" : "", "family" : "K3927", "given" : "", "non-dropping-particle" : "", "parse-names" : false, "suffix" : "" } ], "type" : "article-journal", "volume" : "141" }, "uris" : [ "http://www.mendeley.com/documents/?uuid=92ed4de7-30d6-4623-8590-7cb74c882f7f"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"10.1007/s40641-019-00145-8", "ISSN" : "2198-6061", "abstract" : "State-of-the-art climate models predict the zonal mean mid-latitude circulation will undergo a poleward shift and seasonally and hemispherically dependent intensity changes in the future. Here I review the mechanisms put forward to explain the zonal mean mid-latitude circulation response to increased carbon dioxide (CO 2 ) concentration. The mechanisms are grouped according to their thermodynamic starting point, which are thought to arise from processes independent of the zonal mean mid-latitude circulation response. There are 24 mechanisms and 8 thermodynamic starting points: (i) increased latent heat release aloft in the tropics, (ii) increased dry static stability and tropopause height outside the tropics, (iii) radiative cooling of the stratosphere, (iv) Hadley cell expansion, (v) increased specific humidity following the Clausius-Clapeyron relation, (vi) cloud radiative effect changes, (vii) turbulent surface heat flux changes, and (viii) decreased surface meridional temperature gradient. I argue progress can be made by testing the thermodynamic starting points. I review recent tests of the increased latent heat release aloft in the tropics starting point, i.e., prescribing diabatic perturbations, quantifying the transient response to an abrupt CO 2 increase and imposing latitudinally dependent CO 2 concentration. Finally, I provide a future outlook for improving our understanding of predicted changes in the zonal mean mid-latitude circulation.", "author" : [ { "dropping-particle" : "", "family" : "Shaw", "given" : "Tiffany A", "non-dropping-particle" : "", "parse-names" : false, "suffix" : "" } ], "container-title" : "Current Climate Change Reports", "id" : "ITEM-3", "issue" : "4", "issued" : { "date-parts" : [ [ "2019", "12", "21" ] ] }, "page" : "345-357", "publisher" : "Current Climate Change Reports", "title" : "Mechanisms of Future Predicted Changes in the Zonal Mean Mid-Latitude Circulation", "translator" : [ { "dropping-particle" : "", "family" : "K4344", "given" : "", "non-dropping-particle" : "", "parse-names" : false, "suffix" : "" } ], "type" : "article-journal", "volume" : "5" }, "uris" : [ "http://www.mendeley.com/documents/?uuid=b80865e1-d7ee-4484-943a-49fe48525af3", "http://www.mendeley.com/documents/?uuid=a6481019-b2f3-4471-87a8-6d23be8d4759" ] } ], "mendeley" : { "formattedCitation" : "(Harvey et al., 2014; Vallis et al., 2015; Shaw, 2019)", "plainTextFormattedCitation" : "(Harvey et al., 2014; Vallis et al., 2015; Shaw, 2019)", "previouslyFormattedCitation" : "(Harvey et al., 2014; Vallis et al., 2015; Shaw, 2019)" }, "properties" : { "noteIndex" : 0 }, "schema" : "https://github.com/citation-style-language/schema/raw/master/csl-citation.json" }</w:instrText>
      </w:r>
      <w:r w:rsidRPr="003862D0">
        <w:rPr>
          <w:lang w:val="en-GB"/>
        </w:rPr>
        <w:fldChar w:fldCharType="separate"/>
      </w:r>
      <w:r w:rsidR="00016735">
        <w:rPr>
          <w:noProof/>
          <w:lang w:val="en-GB"/>
        </w:rPr>
        <w:t>(Harvey et al., 2014; Vallis et al., 2015; Shaw, 2019)</w:t>
      </w:r>
      <w:r w:rsidRPr="003862D0">
        <w:rPr>
          <w:lang w:val="en-GB"/>
        </w:rPr>
        <w:fldChar w:fldCharType="end"/>
      </w:r>
      <w:r w:rsidRPr="003862D0">
        <w:rPr>
          <w:lang w:val="en-GB"/>
        </w:rPr>
        <w:t xml:space="preserve">. The large diversity in projected NAM changes in CMIP5 multi-model ensemble </w:t>
      </w:r>
      <w:r w:rsidRPr="003862D0">
        <w:rPr>
          <w:lang w:val="en-GB"/>
        </w:rPr>
        <w:fldChar w:fldCharType="begin" w:fldLock="1"/>
      </w:r>
      <w:r w:rsidR="00615634">
        <w:rPr>
          <w:lang w:val="en-GB"/>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"mendeley" : { "formattedCitation" : "(Gillett and Fyfe, 2013)", "plainTextFormattedCitation" : "(Gillett and Fyfe, 2013)", "previouslyFormattedCitation" : "(Gillett and Fyfe, 2013)" }, "properties" : { "noteIndex" : 0 }, "schema" : "https://github.com/citation-style-language/schema/raw/master/csl-citation.json" }</w:instrText>
      </w:r>
      <w:r w:rsidRPr="003862D0">
        <w:rPr>
          <w:lang w:val="en-GB"/>
        </w:rPr>
        <w:fldChar w:fldCharType="separate"/>
      </w:r>
      <w:r w:rsidR="00016735">
        <w:rPr>
          <w:noProof/>
          <w:lang w:val="en-GB"/>
        </w:rPr>
        <w:t>(Gillett and Fyfe, 2013)</w:t>
      </w:r>
      <w:r w:rsidRPr="003862D0">
        <w:rPr>
          <w:lang w:val="en-GB"/>
        </w:rPr>
        <w:fldChar w:fldCharType="end"/>
      </w:r>
      <w:r w:rsidRPr="003862D0">
        <w:rPr>
          <w:lang w:val="en-GB"/>
        </w:rPr>
        <w:t xml:space="preserve"> appears to be at least partly explained by the relative importance of these two mechanisms in particular models </w:t>
      </w:r>
      <w:r w:rsidRPr="003862D0">
        <w:rPr>
          <w:lang w:val="en-GB"/>
        </w:rPr>
        <w:fldChar w:fldCharType="begin" w:fldLock="1"/>
      </w:r>
      <w:r w:rsidR="00615634">
        <w:rPr>
          <w:lang w:val="en-GB"/>
        </w:rPr>
        <w:instrText>ADDIN CSL_CITATION { "citationItems" : [ { "id" : "ITEM-1", "itemData" : { "DOI" : "10.1002/qj.2456", "ISSN" : "00359009", "abstract" : "This article discusses the possible response of the large-scale atmospheric structure to a warmer climate. Using integrations from the fifth phase of the Coupled Model Intercomparison Project (CMIP5) in conjunction with physical arguments, we try to identify what changes are likely to be robust and what the underlying mechanisms might be. We focus on the large-scale zonally averaged circulation, in particular on height of the tropopause, the strength and position of the surface westerlies and the strength and extent of the Hadley Cell. We present analytic arguments and numerical calculations which suggest that under global warming the height of the tropopause will increase in both the transient response and final equilibrium state, and an increase is clearly found in all the comprehensive models in CMIP5. Upper stratospheric cooling is also found in the comprehensive models, and this too can be explained by a radiative argument. Regarding the circulation, most models show a slight expansion and weakening of the Hadley Cell, depending on season and hemisphere. The expansion is small and largely confined to winter but with some expansion in Southern Hemisphere summer. The weakening occurs principally in the Northern Hemisphere but the intermodel scatter is large. There is also a general polewards shift in surface westerlies, but the changes are small and again are little larger than the intermodel variability in the change. This shift is positively correlated with the Hadley Cell expansion to a degree that depends somewhat on the metric chosen for the latter. There is a robust strengthening in the Southern Hemisphere surface winds across seasons. In the Northern Hemisphere there is a slight strengthening in the westerlies in most models in winter but a consistent weakening of the westerlies in summer. We present various physical arguments concerning these circulation changes but none that are both demonstrably correct and that account for the model results. We conclude that the above-mentioned large-scale thermodynamic/radiative changes in the large-scale atmospheric structure are generally robust, in the sense of being both well understood and consistently reproduced by comprehensive models. In that sense the dynamical changes are less robust given the current state of knowledge and simulation, although one cannot conclude that they are, in principle, unknowable or less predictable.", "author" : [ { "dropping-particle" : "", "family" : "Vallis", "given" : "Geoffrey K", "non-dropping-particle" : "", "parse-names" : false, "suffix" : "" }, { "dropping-particle" : "", "family" : "Zurita-Gotor", "given" : "Pablo", "non-dropping-particle" : "", "parse-names" : false, "suffix" : "" }, { "dropping-particle" : "", "family" : "Cairns", "given" : "Cameron", "non-dropping-particle" : "", "parse-names" : false, "suffix" : "" }, { "dropping-particle" : "", "family" : "Kidston", "given" : "Joseph", "non-dropping-particle" : "", "parse-names" : false, "suffix" : "" } ], "container-title" : "Quarterly Journal of the Royal Meteorological Society", "id" : "ITEM-1", "issue" : "690", "issued" : { "date-parts" : [ [ "2015", "7", "1" ] ] }, "note" : "doi: 10.1002/qj.2456", "page" : "1479-1501", "publisher" : "John Wiley &amp; Sons, Ltd", "title" : "Response of the large-scale structure of the atmosphere to global warming", "translator" : [ { "dropping-particle" : "", "family" : "K3927", "given" : "", "non-dropping-particle" : "", "parse-names" : false, "suffix" : "" } ], "type" : "article-journal", "volume" : "141" }, "uris" : [ "http://www.mendeley.com/documents/?uuid=92ed4de7-30d6-4623-8590-7cb74c882f7f" ] }, { "id" : "ITEM-2", "itemData" : { "DOI" : "10.1007/s00382-017-3541-0", "ISSN" : "0930-7575", "abstract" : "The large-scale and synoptic-scale Northern Hemisphere atmospheric circulation responses to projected late twenty-first century Arctic sea ice decline induced by increasing Greenhouse Gases (GHGs) concentrations are investigated using the CNRM-CM5 coupled model. An original protocol, based on a flux correction technique, allows isolating the respective roles of GHG direct radiative effect and induced Arctic sea ice loss under RCP8.5 scenario. In winter, the surface atmospheric response clearly exhibits opposing effects between GHGs increase and Arctic sea ice loss, leading to no significant pattern in the total response (particularly in the North Atlantic region). An analysis based on Eady growth rate shows that Arctic sea ice loss drives the weakening in the low-level meridional temperature gradient, causing a general decrease of the baroclinicity in the mid and high latitudes, whereas the direct impact of GHGs increase is more located in the mid-to-high troposphere. Changes in the flow waviness, evaluated from sinuosity and blocking frequency metrics, are found to be small relative to inter-annual variability.", "author" : [ { "dropping-particle" : "", "family" : "Oudar", "given" : "Thomas", "non-dropping-particle" : "", "parse-names" : false, "suffix" : "" }, { "dropping-particle" : "", "family" : "Sanchez-Gomez", "given" : "Emilia", "non-dropping-particle" : "", "parse-names" : false, "suffix" : "" }, { "dropping-particle" : "", "family" : "Chauvin", "given" : "Fabrice", "non-dropping-particle" : "", "parse-names" : false, "suffix" : "" }, { "dropping-particle" : "", "family" : "Cattiaux", "given" : "Julien", "non-dropping-particle" : "", "parse-names" : false, "suffix" : "" }, { "dropping-particle" : "", "family" : "Terray", "given" : "Laurent", "non-dropping-particle" : "", "parse-names" : false, "suffix" : "" }, { "dropping-particle" : "", "family" : "Cassou", "given" : "Christophe", "non-dropping-particle" : "", "parse-names" : false, "suffix" : "" } ], "container-title" : "Climate Dynamics", "id" : "ITEM-2", "issue" : "11-12", "issued" : { "date-parts" : [ [ "2017", "12", "18" ] ] }, "page" : "3693-3713", "title" : "Respective roles of direct GHG radiative forcing and induced Arctic sea ice loss on the Northern Hemisphere atmospheric circulation", "translator" : [ { "dropping-particle" : "", "family" : "K3922", "given" : "", "non-dropping-particle" : "", "parse-names" : false, "suffix" : "" } ], "type" : "article-journal", "volume" : "49" }, "uris" : [ "http://www.mendeley.com/documents/?uuid=fe498119-766d-45bd-afd8-cc203441e07d" ] }, { "id" : "ITEM-3", "itemData" : { "DOI" : "10.1002/2017GL074327", "ISSN" : "00948276", "abstract" : "Abstract Arctic sea ice loss may influence midlatitude climate by changing large-scale circulation. The extent to which climate change can be understood as greenhouse gas-induced changes that are modulated by this loss depends on how additive the responses to the separate influences are. A novel sea ice nudging methodology in a fully coupled climate model reveals that the separate effects of doubled atmospheric carbon dioxide (CO2) concentrations and associated Arctic sea ice loss are remarkably additive and insensitive to the mean climate state. This separability is evident in several fields throughout most of the year, from hemispheric to synoptic scales. The extent to which the regional response to sea ice loss sometimes agrees with and sometimes cancels the response to CO2 is quantified. The separability of the responses might provide a means to better interpret the diverse array of modeling and observational studies of Arctic change and influence.", "author" : [ { "dropping-particle" : "", "family" : "McCusker", "given" : "K E", "non-dropping-particle" : "", "parse-names" : false, "suffix" : "" }, { "dropping-particle" : "", "family" : "Kushner", "given" : "P J", "non-dropping-particle" : "", "parse-names" : false, "suffix" : "" }, { "dropping-particle" : "", "family" : "Fyfe", "given" : "J C", "non-dropping-particle" : "", "parse-names" : false, "suffix" : "" }, { "dropping-particle" : "", "family" : "Sigmond", "given" : "M", "non-dropping-particle" : "", "parse-names" : false, "suffix" : "" }, { "dropping-particle" : "V", "family" : "Kharin", "given" : "V", "non-dropping-particle" : "", "parse-names" : false, "suffix" : "" }, { "dropping-particle" : "", "family" : "Bitz", "given" : "C M", "non-dropping-particle" : "", "parse-names" : false, "suffix" : "" } ], "container-title" : "Geophysical Research Letters", "id" : "ITEM-3", "issue" : "15", "issued" : { "date-parts" : [ [ "2017", "8", "16" ] ] }, "note" : "doi: 10.1002/2017GL074327", "page" : "7955-7964", "publisher" : "John Wiley &amp; Sons, Ltd", "title" : "Remarkable separability of circulation response to Arctic sea ice loss and greenhouse gas forcing", "translator" : [ { "dropping-particle" : "", "family" : "K3924", "given" : "", "non-dropping-particle" : "", "parse-names" : false, "suffix" : "" } ], "type" : "article-journal", "volume" : "44" }, "uris" : [ "http://www.mendeley.com/documents/?uuid=6d88c7b9-f129-4fd7-b461-a6d6630f1c64" ] }, { "id" : "ITEM-4",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"ITEM-4",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"ITEM-5",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w:instrText>
      </w:r>
      <w:r w:rsidR="00615634" w:rsidRPr="001A4DE9">
        <w:instrText>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"ITEM-5",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"mendeley" : { "formattedCitation" : "(Harvey et al., 2014, 2015; Vallis et al., 2015; McCusker et al., 2017; Oudar et al., 2017)", "plainTextFormattedCitation" : "(Harvey et al., 2014, 2015; Vallis et al., 2015; McCusker et al., 2017; Oudar et al., 2017)", "previouslyFormattedCitation" : "(Harvey et al., 2014, 2015; Vallis et al., 2015; McCusker et al., 2017; Oudar et al., 2017)" }, "properties" : { "noteIndex" : 0 }, "schema" : "https://github.com/citation-style-language/schema/raw/master/csl-citation.json" }</w:instrText>
      </w:r>
      <w:r w:rsidRPr="003862D0">
        <w:rPr>
          <w:lang w:val="en-GB"/>
        </w:rPr>
        <w:fldChar w:fldCharType="separate"/>
      </w:r>
      <w:r w:rsidR="00016735">
        <w:rPr>
          <w:noProof/>
        </w:rPr>
        <w:t>(Harvey et al., 2014, 2015; Vallis et al., 2015; McCusker et al., 2017; Oudar et al., 2017)</w:t>
      </w:r>
      <w:r w:rsidRPr="003862D0">
        <w:rPr>
          <w:lang w:val="en-GB"/>
        </w:rPr>
        <w:fldChar w:fldCharType="end"/>
      </w:r>
      <w:r w:rsidRPr="00560680">
        <w:t xml:space="preserve">. </w:t>
      </w:r>
      <w:r w:rsidRPr="003862D0">
        <w:rPr>
          <w:lang w:val="en-GB"/>
        </w:rPr>
        <w:t xml:space="preserve">Models that produce larger Arctic amplification also tend to produce larger equatorward shifts of the </w:t>
      </w:r>
      <w:r w:rsidR="0015672D" w:rsidRPr="003862D0">
        <w:rPr>
          <w:lang w:val="en-GB"/>
        </w:rPr>
        <w:t>mid-latitude</w:t>
      </w:r>
      <w:r w:rsidRPr="003862D0">
        <w:rPr>
          <w:lang w:val="en-GB"/>
        </w:rPr>
        <w:t xml:space="preserve"> jets and associated negative NAM responses </w:t>
      </w:r>
      <w:r w:rsidRPr="003862D0">
        <w:rPr>
          <w:lang w:val="en-GB"/>
        </w:rPr>
        <w:fldChar w:fldCharType="begin" w:fldLock="1"/>
      </w:r>
      <w:r w:rsidR="00615634">
        <w:rPr>
          <w:lang w:val="en-GB"/>
        </w:rPr>
        <w:instrText>ADDIN CSL_CITATION { "citationItems" : [ { "id" : "ITEM-1",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"ITEM-1",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"ITEM-2",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"ITEM-3", "itemData" : { "DOI" : "10.1007/s40641-018-0111-4", "ISSN" : "2198-6061", "abstract" : "Dynamic manifestations of climate change, i.e. those related to circulation, are less well understood than are thermodynamic, or temperature-related aspects. However, this knowledge gap is narrowing. We review recent progress in understanding the causes of observed changes in polar tropospheric and stratospheric circulation, and in interpreting climate model projections of their future changes.", "author" : [ { "dropping-particle" : "", "family" : "Screen", "given" : "J A", "non-dropping-particle" : "", "parse-names" : false, "suffix" : "" }, { "dropping-particle" : "", "family" : "Bracegirdle", "given" : "T J", "non-dropping-particle" : "", "parse-names" : false, "suffix" : "" }, { "dropping-particle" : "", "family" : "Simmonds", "given" : "I", "non-dropping-particle" : "", "parse-names" : false, "suffix" : "" } ], "container-title" : "Current Climate Change Reports", "id" : "ITEM-3", "issue" : "4", "issued" : { "date-parts" : [ [ "2018", "12", "2" ] ] }, "page" : "383-395", "title" : "Polar Climate Change as Manifest in Atmospheric Circulation", "translator" : [ { "dropping-particle" : "", "family" : "K3926", "given" : "", "non-dropping-particle" : "", "parse-names" : false, "suffix" : "" } ], "type" : "article-journal", "volume" : "4" }, "uris" : [ "http://www.mendeley.com/documents/?uuid=5fe802a6-2c45-4eea-8d47-b308d2cf3f4a" ] }, { "id" : "ITEM-4",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"ITEM-4",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"ITEM-5", "itemData" : { "DOI" : "10.1002/2017GL076433", "ISSN" : "00948276", "abstract" : "Abstract To explore the mechanisms linking Arctic sea ice loss to changes in midlatitude surface temperatures, we conduct idealized modeling experiments using an intermediate general circulation model and with sea ice loss confined to the Atlantic or Pacific sectors of the Arctic (Barents-Kara or Chukchi-Bering Seas). Extending previous findings, there are opposite effects on the winter stratospheric polar vortex for both large-magnitude (late 21st century) and moderate-magnitude sea ice loss. Accordingly, there are opposite tropospheric Arctic Oscillation (AO) responses for moderate-magnitude sea ice loss. However, there are similar strength negative AO responses for large-magnitude sea ice loss, suggesting that tropospheric mechanisms become relatively more important than stratospheric mechanisms as the sea ice loss magnitude increases. The midlatitude surface temperature response for each loss region and magnitude can be understood as the combination of an ?indirect? part induced by the large-scale circulation (AO) response, and a residual ?direct? part that is local to the loss region.", "author" : [ { "dropping-particle" : "", "family" : "McKenna", "given" : "Christine M", "non-dropping-particle" : "", "parse-names" : false, "suffix" : "" }, { "dropping-particle" : "", "family" : "Bracegirdle", "given" : "Thomas J", "non-dropping-particle" : "", "parse-names" : false, "suffix" : "" }, { "dropping-particle" : "", "family" : "Shuckburgh", "given" : "Emily F", "non-dropping-particle" : "", "parse-names" : false, "suffix" : "" }, { "dropping-particle" : "", "family" : "Haynes", "given" : "Peter H", "non-dropping-particle" : "", "parse-names" : false, "suffix" : "" }, { "dropping-particle" : "", "family" : "Joshi", "given" : "Manoj M", "non-dropping-particle" : "", "parse-names" : false, "suffix" : "" } ], "container-title" : "Geophysical Research Letters", "id" : "ITEM-5", "issue" : "2", "issued" : { "date-parts" : [ [ "2018", "1", "28" ] ] }, "note" : "doi: 10.1002/2017GL076433", "page" : "945-954", "publisher" : "John Wiley &amp; Sons, Ltd", "title" : "Arctic Sea Ice Loss in Different Regions Leads to Contrasting Northern Hemisphere Impacts", "translator" : [ { "dropping-particle" : "", "family" : "K3915", "given" : "", "non-dropping-particle" : "", "parse-names" : false, "suffix" : "" } ], "type" : "article-journal", "volume" : "45" }, "uris" : [ "http://www.mendeley.com/documents/?uuid=d5163fcd-6a6f-4465-aa57-39b48a2437f1" ] }, { "id" : "ITEM-6",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"parse-names" : false, "suffix" : "" }, { "dropping-particle" : "", "family" : "Shepherd", "given" : "T. G.", "non-dropping-particle" : "", "parse-names" : false, "suffix" : "" } ], "container-title" : "Geophysical Research Letters", "id" : "ITEM-6",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"http://www.mendeley.com/documents/?uuid=3414e742-d39a-4422-a530-f91dda8f2dd2" ] } ], "mendeley" : { "formattedCitation" : "(Barnes and Polvani, 2015; Harvey et al., 2015; Zappa and Shepherd, 2017; McKenna et al., 2018; Screen et al., 2018a; Zappa et al., 2018)", "plainTextFormattedCitation" : "(Barnes and Polvani, 2015; Harvey et al., 2015; Zappa and Shepherd, 2017; McKenna et al., 2018; Screen et al., 2018a; Zappa et al., 2018)", "previouslyFormattedCitation" : "(Barnes and Polvani, 2015; Harvey et al., 2015; Zappa and Shepherd, 2017; McKenna et al., 2018; Screen et al., 2018a; Zappa et al., 2018)" }, "properties" : { "noteIndex" : 0 }, "schema" : "https://github.com/citation-style-language/schema/raw/master/csl-citation.json" }</w:instrText>
      </w:r>
      <w:r w:rsidRPr="003862D0">
        <w:rPr>
          <w:lang w:val="en-GB"/>
        </w:rPr>
        <w:fldChar w:fldCharType="separate"/>
      </w:r>
      <w:r w:rsidR="00016735">
        <w:rPr>
          <w:noProof/>
          <w:lang w:val="en-GB"/>
        </w:rPr>
        <w:t>(Barnes and Polvani, 2015; Harvey et al., 2015; Zappa and Shepherd, 2017; McKenna et al., 2018; Screen et al., 2018a; Zappa et al., 2018)</w:t>
      </w:r>
      <w:r w:rsidRPr="003862D0">
        <w:rPr>
          <w:lang w:val="en-GB"/>
        </w:rPr>
        <w:fldChar w:fldCharType="end"/>
      </w:r>
      <w:r w:rsidRPr="003862D0">
        <w:rPr>
          <w:lang w:val="en-GB"/>
        </w:rPr>
        <w:t>.</w:t>
      </w:r>
    </w:p>
    <w:p w14:paraId="06755180" w14:textId="77777777" w:rsidR="009300A3" w:rsidRPr="003862D0" w:rsidRDefault="009300A3" w:rsidP="009300A3">
      <w:pPr>
        <w:pStyle w:val="AR6BodyText"/>
        <w:rPr>
          <w:lang w:val="en-GB"/>
        </w:rPr>
      </w:pPr>
    </w:p>
    <w:p w14:paraId="5DC44229" w14:textId="58CBBF49" w:rsidR="009300A3" w:rsidRPr="003741E9" w:rsidRDefault="009300A3" w:rsidP="009300A3">
      <w:pPr>
        <w:pStyle w:val="AR6BodyText"/>
        <w:rPr>
          <w:lang w:val="en-US"/>
          <w:rPrChange w:id="1652" w:author="Clotilde Pean" w:date="2021-06-22T10:16:00Z">
            <w:rPr/>
          </w:rPrChange>
        </w:rPr>
      </w:pPr>
      <w:r w:rsidRPr="003862D0">
        <w:rPr>
          <w:lang w:val="en-GB"/>
        </w:rPr>
        <w:t xml:space="preserve">Another area of progress is new understanding the role of cloud radiative effects in shaping the </w:t>
      </w:r>
      <w:r w:rsidR="0015672D" w:rsidRPr="003862D0">
        <w:rPr>
          <w:lang w:val="en-GB"/>
        </w:rPr>
        <w:t>mid-latitude</w:t>
      </w:r>
      <w:r w:rsidRPr="003862D0">
        <w:rPr>
          <w:lang w:val="en-GB"/>
        </w:rPr>
        <w:t xml:space="preserve"> circulation response to anthropogenic forcing. Through their non-uniform distribution of radiative heating, cloud changes can modify meridional temperature gradients and alter </w:t>
      </w:r>
      <w:r w:rsidR="0015672D" w:rsidRPr="003862D0">
        <w:rPr>
          <w:lang w:val="en-GB"/>
        </w:rPr>
        <w:t>mid-latitude</w:t>
      </w:r>
      <w:r w:rsidRPr="003862D0">
        <w:rPr>
          <w:lang w:val="en-GB"/>
        </w:rPr>
        <w:t xml:space="preserve"> circulation and the annular modes in both hemispheres </w:t>
      </w:r>
      <w:r w:rsidRPr="003862D0">
        <w:rPr>
          <w:lang w:val="en-GB"/>
        </w:rPr>
        <w:fldChar w:fldCharType="begin" w:fldLock="1"/>
      </w:r>
      <w:r w:rsidR="00615634">
        <w:rPr>
          <w:lang w:val="en-GB"/>
        </w:rPr>
        <w:instrText>ADDIN CSL_CITATION { "citationItems" : [ { "id" : "ITEM-1", "itemData" : { "DOI" : "10.1175/JCLI-D-15-0394.1", "ISSN" : "0894-8755", "abstract" : "AbstractWe study the effect of clouds on the atmospheric circulation response to CO2 quadrupling in an aquaplanet model with a slab-ocean lower boundary. The cloud effect is isolated by locking the clouds to either the control or 4xCO2 state in the shortwave (SW) or longwave (LW) radiation schemes. In our model, cloud-radiative changes explain more than half of the total poleward expansion of the Hadley cells, midlatitude jets, and storm tracks under CO2 quadrupling, even though they cause only one-fourth of the total global-mean surface warming. The effect of clouds on circulation results mainly from the SW cloud-radiative changes, which strongly enhance the Equator-to-pole temperature gradient at all levels in the troposphere, favoring stronger and poleward-shifted midlatitude eddies. By contrast, quadrupling CO2 while holding the clouds fixed causes strong polar amplification and weakened midlatitude baroclinicity at lower levels, yielding only a small poleward expansion of the circulation. Our results show that (a) the atmospheric circulation responds sensitively to cloud-driven changes in meridional and vertical temperature distribution, and (b) the spatial structure of cloud feedbacks likely plays a dominant role in the circulation response to greenhouse gas forcing. While the magnitude and spatial structure of the cloud feedback are expected to be highly model-dependent, an analysis of 4xCO2 simulations of CMIP5 models shows that the SW cloud feedback likely forces a poleward expansion of the tropospheric circulation in most climate models.", "author" : [ { "dropping-particle" : "", "family" : "Ceppi", "given" : "Paulo", "non-dropping-particle" : "", "parse-names" : false, "suffix" : "" }, { "dropping-particle" : "", "family" : "Hartmann", "given" : "Dennis L.", "non-dropping-particle" : "", "parse-names" : false, "suffix" : "" } ], "container-title" : "Journal of Climate", "id" : "ITEM-1", "issue" : "2", "issued" : { "date-parts" : [ [ "2016", "1" ] ] }, "page" : "783-799", "title" : "Clouds and the Atmospheric Circulation Response to Warming", "translator" : [ { "dropping-particle" : "", "family" : "K3843", "given" : "", "non-dropping-particle" : "", "parse-names" : false, "suffix" : "" } ], "type" : "article-journal", "volume" : "29" }, "uris" : [ "http://www.mendeley.com/documents/?uuid=4def7cc9-8697-4f12-bf6f-bf136451c927" ] }, { "id" : "ITEM-2", "itemData" : { "DOI" : "10.1002/2014GL060043", "ISSN" : "00948276", "abstract" : "A strong relationship is found between changes in the meridional gradient of absorbed shortwave radiation (ASR) and Southern Hemispheric jet shifts in 21st century climate simulations of CMIP5 (Coupled Model Intercomparison Project phase 5) coupled models. The relationship is such that models with increases in the meridional ASR gradient around the southern midlatitudes, and therefore increases in midlatitude baroclinicity, tend to produce a larger poleward jet shift. The ASR changes are shown to be dominated by changes in cloud properties, with sea ice declines playing a secondary role. We demonstrate that the ASR changes are the cause, and not the result, of the intermodel differences in jet response by comparing coupled simulations with experiments in which sea surface temperature increases are prescribed. Our results highlight the importance of reducing the uncertainty in cloud feedbacks in order to constrain future circulation changes.", "author" : [ { "dropping-particle" : "", "family" : "Ceppi", "given" : "Paulo", "non-dropping-particle" : "", "parse-names" : false, "suffix" : "" }, { "dropping-particle" : "", "family" : "Zelinka", "given" : "Mark D.", "non-dropping-particle" : "", "parse-names" : false, "suffix" : "" }, { "dropping-particle" : "", "family" : "Hartmann", "given" : "Dennis L.", "non-dropping-particle" : "", "parse-names" : false, "suffix" : "" } ], "container-title" : "Geophysical Research Letters", "id" : "ITEM-2", "issue" : "9", "issued" : { "date-parts" : [ [ "2014", "5", "16" ] ] }, "page" : "3244-3250", "title" : "The response of the Southern Hemispheric eddy-driven jet to future changes in shortwave radiation in CMIP5", "translator" : [ { "dropping-particle" : "", "family" : "K2928", "given" : "", "non-dropping-particle" : "", "parse-names" : false, "suffix" : "" } ], "type" : "article-journal", "volume" : "41" }, "uris" : [ "http://www.mendeley.com/documents/?uuid=e743c28a-9880-4624-8109-349d3dc7645d" ] }, { "id" : "ITEM-3", "itemData" : { "DOI" : "10.1175/JCLI-D-17-0189.1", "ISSN" : "0894-8755", "abstract" : "AbstractThe projected response of the atmospheric circulation to the radiative changes induced by CO2 forcing and climate feedbacks is currently uncertain. In this modeling study, the impact of CO2-induced climate feedbacks on changes in jet latitude and speed is assessed by imposing surface albedo, cloud, and water vapor feedbacks as if they were forcings in two climate models, CAM4 and ECHAM6. The jet response to radiative feedbacks can be broadly interpreted through changes in midlatitude baroclinicity. Clouds enhance baroclinicity, favoring a strengthened, poleward-shifted jet; this is mitigated by surface albedo changes, which have the opposite effect on baroclinicity and the jet, while water vapor has opposing effects on upper- and lower-level baroclinicity with little net impact on the jet. Large differences between the CAM4 and ECHAM6 responses illustrate how model uncertainty in radiative feedbacks causes a large spread in the baroclinicity response to CO2 forcing. Across the CMIP5 models, differ...", "author" : [ { "dropping-particle" : "", "family" : "Ceppi", "given" : "Paulo", "non-dropping-particle" : "", "parse-names" : false, "suffix" : "" }, { "dropping-particle" : "", "family" : "Shepherd", "given" : "Theodore G", "non-dropping-particle" : "", "parse-names" : false, "suffix" : "" } ], "container-title" : "Journal of Climate", "id" : "ITEM-3", "issue" : "22", "issued" : { "date-parts" : [ [ "2017", "11" ] ] }, "page" : "9097-9118", "title" : "Contributions of Climate Feedbacks to Changes in Atmospheric Circulation", "translator" : [ { "dropping-particle" : "", "family" : "K3842", "given" : "", "non-dropping-particle" : "", "parse-names" : false, "suffix" : "" } ], "type" : "article-journal", "volume" : "30" }, "uris" : [ "http://www.mendeley.com/documents/?uuid=dfabd837-f844-4229-8528-5978433354f4" ] }, { "id" : "ITEM-4", "itemData" : { "DOI" : "10.1038/ngeo2345", "ISSN" : "1752-0894", "author" : [ { "dropping-particle" : "", "family" : "Voigt", "given" : "Aiko", "non-dropping-particle" : "", "parse-names" : false, "suffix" : "" }, { "dropping-particle" : "", "family" : "Shaw", "given" : "Tiffany A", "non-dropping-particle" : "", "parse-names" : false, "suffix" : "" } ], "container-title" : "Nature Geoscience", "id" : "ITEM-4", "issue" : "2", "issued" : { "date-parts" : [ [ "2015", "2", "19" ] ] }, "page" : "102-106", "title" : "Circulation response to warming shaped by radiative changes of clouds and water vapour", "translator" : [ { "dropping-particle" : "", "family" : "K3291", "given" : "", "non-dropping-particle" : "", "parse-names" : false, "suffix" : "" } ], "type" : "article-journal", "volume" : "8" }, "uris" : [ "http://www.mendeley.com/documents/?uuid=5cd1442f-e46a-45f4-a851-d6ddc21aef65" ] }, { "id" : "ITEM-5", "itemData" : { "DOI" : "10.1175/JCLI-D-16-0140.1", "ISSN" : "08948755", "abstract" : "AbstractClimate models robustly project that global warming will lead to a poleward shift of the annual-mean zonal-mean extratropical jet streams. The magnitude of such shifts remains uncertain, however, and recent work has indicated a potentially important role of cloud radiative interactions. The model spread found in realistic simulations with interactive sea surface temperatures (SSTs) is captured in aquaplanet simulations with prescribed SSTs, because of which the latter setup is adapted here to study the impact of regional atmospheric cloud radiative changes on the jet position. Simulations with two CMIP5 models and prescribed regional cloud changes show that the rise of tropical high-level clouds and the upward and poleward movement of midlatitude high-level clouds lead to poleward jet shifts. High-latitude low-level cloud changes shift the jet poleward in one model but not in the other. The impact of clouds on the jet operates via the atmospheric radiative forcing that is created by the cloud chan...", "author" : [ { "dropping-particle" : "", "family" : "Voigt", "given" : "Aiko", "non-dropping-particle" : "", "parse-names" : false, "suffix" : "" }, { "dropping-particle" : "", "family" : "Shaw", "given" : "Tiffany A", "non-dropping-particle" : "", "parse-names" : false, "suffix" : "" } ], "container-title" : "Journal of Climate", "id" : "ITEM-5", "issue" : "23", "issued" : { "date-parts" : [ [ "2016" ] ] }, "page" : "8399-8421", "title" : "Impact of regional atmospheric cloud radiative changes on shifts of the extratropical jet stream in response to global warming", "translator" : [ { "dropping-particle" : "", "family" : "K3841", "given" : "", "non-dropping-particle" : "", "parse-names" : false, "suffix" : "" } ], "type" : "article-journal", "volume" : "29" }, "uris" : [ "http://www.mendeley.com/documents/?uuid=0c30ea4e-e025-491c-9c35-a180da102436" ] }, { "id" : "ITEM-6", "itemData" : { "DOI" : "10.1029/2018MS001592", "ISSN" : "19422466", "abstract" : "Previous work demonstrated the strong radiative coupling between clouds and the midlatitude circulation. Here we investigate the impact of cloud-radiative changes on the global warming response of the midlatitude jet streams and storm tracks in the North Atlantic, North Pacific, and Southern Hemisphere. To this end, we use the ICOsahedral Nonhydrostatic global atmosphere model in present-day setup and with the cloud-locking method. Sea surface temperatures are prescribed to isolate the circulation response to atmospheric cloud-radiative heating. In the annual mean, cloud-radiative changes contribute one to two thirds to the poleward jet shift in all three ocean basins and support the jet strengthening in the North Atlantic and Southern Hemisphere. Cloud-radiative changes also impact the storm track, but the impact is more diverse across the three ocean basins. The cloud-radiative impact on the North Atlantic and North Pacific jets varies little from season to season in absolute terms, whereas its relative importance changes over the course of the year. In the Southern Hemisphere, cloud-radiative changes strengthen the jet in all seasons, whereas their impact on the jet shift is limited to austral summer and fall. The cloud-radiative impact is largely zonally symmetric and independent of whether global warming is mimicked by a uniform 4 K or spatially varying sea surface temperatures increase. Our results emphasize the importance of cloud-radiative changes for the response of the midlatitude circulation to global warming, indicating that clouds can contribute to uncertainty in model projections of future circulations.", "author" : [ { "dropping-particle" : "", "family" : "Albern", "given" : "Nicole", "non-dropping-particle" : "", "parse-names" : false, "suffix" : "" }, { "dropping-particle" : "", "family" : "Voigt", "given" : "Aiko", "non-dropping-particle" : "", "parse-names" : false, "suffix" : "" }, { "dropping-particle" : "", "family" : "Pinto", "given" : "Joaquim G.", "non-dropping-particle" : "", "parse-names" : false, "suffix" : "" } ], "container-title" : "Journal of Advances in Modeling Earth Systems", "id" : "ITEM-6", "issue" : "7", "issued" : { "date-parts" : [ [ "2019" ] ] }, "page" : "1940-1958", "title" : "Cloud-Radiative Impact on the Regional Responses of the Midlatitude Jet Streams and Storm Tracks to Global Warming", "translator" : [ { "dropping-particle" : "", "family" : "K4447", "given" : "", "non-dropping-particle" : "", "parse-names" : false, "suffix" : "" } ], "type" : "article-journal", "volume" : "11" }, "uris" : [ "http://www.mendeley.com/documents/?uuid=e20be1d1-3c7f-4ed0-96de-8b225285329d", "http://www.mendeley.com/documents/?uuid=7f80dfa6-ba5f-4ce3-9fcc-3f218f92606e" ] }, { "id" : "ITEM-7", "itemData" : { "DOI" : "10.1175/JCLI-D-17-0665.1", "ISSN" : "08948755", "abstract" : "Recent analyses of global climate models suggest that uncertainty in the coupling between midlatitude clouds and the atmospheric circulation contributes to uncertainty in climate sensitivity. However, the reasons behind model differences in the cloud-circulation coupling have remained unclear. Here, we use a global climate model in an idealized aquaplanet setup to show that the Southern Hemisphere climatological circulation, which in many models is biased equatorward, contributes to the model differences in the cloud-circulation coupling. For the same poleward shift of the Hadley cell (HC) edge, models with narrower climatological HCs exhibit stronger midlatitude cloud-induced shortwave warming than models with wider climatological HCs. This cloud-induced radiative warming results predominantly from a subsidence warming that decreases cloud fraction and is stronger for narrower HCs because of a larger meridional gradient in the vertical velocity. A comparison of our aquaplanet results with comprehensive climate models suggests that about half of the model uncertainty in the midlatitude cloud-circulation coupling stems from this impact of the circulation on the large-scale temperature structure of the atmosphere, and thus could be removed by improving the climatological circulation in models. This illustrates how understanding of large-scale dynamics can help reduce uncertainty in clouds and their response to climate change.", "author" : [ { "dropping-particle" : "", "family" : "Lipat", "given" : "Bernard R.", "non-dropping-particle" : "", "parse-names" : false, "suffix" : "" }, { "dropping-particle" : "", "family" : "Voigt", "given" : "Aiko", "non-dropping-particle" : "", "parse-names" : false, "suffix" : "" }, { "dropping-particle" : "", "family" : "Tselioudis", "given" : "George", "non-dropping-particle" : "", "parse-names" : false, "suffix" : "" }, { "dropping-particle" : "", "family" : "Polvani", "given" : "Lorenzo M.", "non-dropping-particle" : "", "parse-names" : false, "suffix" : "" } ], "container-title" : "Journal of Climate", "id" : "ITEM-7", "issue" : "24", "issued" : { "date-parts" : [ [ "2018" ] ] }, "page" : "10013-10020", "title" : "Model uncertainty in cloud-circulation coupling, and cloud-radiative response to increasing CO2, linked to biases in climatological circulation", "translator" : [ { "dropping-particle" : "", "family" : "K4445", "given" : "", "non-dropping-particle" : "", "parse-names" : false, "suffix" : "" } ], "type" : "article-journal", "volume" : "31" }, "uris" : [ "http://www.mendeley.com/documents/?uuid=21e10ee4-f9b3-46f3-8000-e9321792a738", "http://www.mendeley.com/documents/?uuid=befb3f80-ded2-41fd-8160-08717158fdbe" ] }, { "id" : "ITEM-8", "itemData" : { "DOI" : "10.1175/JCLI-D-18-0810.1", "ISSN" : "08948755", "abstract" : "Previous work showed that the poleward expansion of the annual-mean zonal-mean atmospheric circulation in response to global warming is strongly modulated by changes in clouds and their radiative heating of the surface and atmosphere. Here, a hierarchy and an ensemble of global climate models are used to study the circulation impact of changes in atmospheric cloud-radiative heating in the absence of changes in sea surface temperature (SST), which is referred to as the atmospheric pathway of the cloud-radiative impact. For the MPI-ESM model, the atmospheric pathway is responsible for about half of the total cloud-radiative impact, and in fact half of the total circulation response. Changes in atmospheric cloud-radiative heating are substantial in both the lower and upper troposphere. However, because SST is prescribed the atmospheric pathway is dominated by changes in upper-tropospheric cloud-radiative heating, which in large part results from the upward shift of high-level clouds. The poleward circulation expansion via the atmospheric pathway and changes in upper-tropospheric cloud-radiative heating are qualitatively robust across three global models, yet their magnitudes vary by a factor of 3. A substantial part of these magnitude differences are related to the upper-tropospheric radiative heating by high-level clouds in the present-day climate. A comparison with observations highlights the model deficits in representing the radiative heating by high-level clouds and indicates that reducing these deficits can contribute to improved predictions of regional climate change.", "author" : [ { "dropping-particle" : "", "family" : "Voigt", "given" : "Aiko", "non-dropping-particle" : "", "parse-names" : false, "suffix" : "" }, { "dropping-particle" : "", "family" : "Albern", "given" : "Nicole", "non-dropping-particle" : "", "parse-names" : false, "suffix" : "" }, { "dropping-particle" : "", "family" : "Papavasileiou", "given" : "Georgios", "non-dropping-particle" : "", "parse-names" : false, "suffix" : "" } ], "container-title" : "Journal of Climate", "id" : "ITEM-8", "issue" : "10", "issued" : { "date-parts" : [ [ "2019" ] ] }, "page" : "3051-3067", "title" : "The atmospheric pathway of the cloud-radiative impact on the circulation response to global warming: Important and uncertain", "translator" : [ { "dropping-particle" : "", "family" : "K4446", "given" : "", "non-dropping-particle" : "", "parse-names" : false, "suffix" : "" } ], "type" : "article-journal", "volume" : "32" }, "uris" : [ "http://www.mendeley.com/documents/?uuid=b05ca635-cdad-4960-a7f5-988c3e0017e6", "http://www.mendeley.com/documents/?uuid=9ec37b09-d53e-403b-9ca7-f2ba405de99d" ] } ], "mendeley" : { "formattedCitation" : "(Ceppi et al., 2014; Voigt and Shaw, 2015, 2016; Ceppi and Hartmann, 2016; Ceppi and Shepherd, 2017; Lipat et al., 2018; Albern et al., 2019; Voigt et al., 2019)", "plainTextFormattedCitation" : "(Ceppi et al., 2014; Voigt and Shaw, 2015, 2016; Ceppi and Hartmann, 2016; Ceppi and Shepherd, 2017; Lipat et al., 2018; Albern et al., 2019; Voigt et al., 2019)", "previouslyFormattedCitation" : "(Ceppi et al., 2014; Voigt and Shaw, 2015, 2016; Ceppi and Hartmann, 2016; Ceppi and Shepherd, 2017; Lipat et al., 2018; Albern et al., 2019; Voigt et al., 2019)" }, "properties" : { "noteIndex" : 0 }, "schema" : "https://github.com/citation-style-language/schema/raw/master/csl-citation.json" }</w:instrText>
      </w:r>
      <w:r w:rsidRPr="003862D0">
        <w:rPr>
          <w:lang w:val="en-GB"/>
        </w:rPr>
        <w:fldChar w:fldCharType="separate"/>
      </w:r>
      <w:r w:rsidR="00016735">
        <w:rPr>
          <w:noProof/>
          <w:lang w:val="en-GB"/>
        </w:rPr>
        <w:t>(Ceppi et al., 2014; Voigt and Shaw, 2015, 2016; Ceppi and Hartmann, 2016; Ceppi and Shepherd, 2017; Lipat et al., 2018; Albern et al., 2019; Voigt et al., 2019)</w:t>
      </w:r>
      <w:r w:rsidRPr="003862D0">
        <w:rPr>
          <w:lang w:val="en-GB"/>
        </w:rPr>
        <w:fldChar w:fldCharType="end"/>
      </w:r>
      <w:r w:rsidRPr="003862D0">
        <w:rPr>
          <w:lang w:val="en-GB"/>
        </w:rPr>
        <w:t xml:space="preserve">. In addition to the </w:t>
      </w:r>
      <w:r w:rsidRPr="003862D0">
        <w:rPr>
          <w:lang w:val="en-GB"/>
        </w:rPr>
        <w:lastRenderedPageBreak/>
        <w:t xml:space="preserve">effects of changing upper and lower tropospheric temperature gradients on the NAM, progress has been made since AR5 in understanding the </w:t>
      </w:r>
      <w:r w:rsidR="009E4426" w:rsidRPr="003862D0">
        <w:rPr>
          <w:lang w:val="en-GB"/>
        </w:rPr>
        <w:t xml:space="preserve">effect </w:t>
      </w:r>
      <w:r w:rsidRPr="003862D0">
        <w:rPr>
          <w:lang w:val="en-GB"/>
        </w:rPr>
        <w:t xml:space="preserve">of </w:t>
      </w:r>
      <w:r w:rsidR="005262AD" w:rsidRPr="003862D0">
        <w:rPr>
          <w:lang w:val="en-GB"/>
        </w:rPr>
        <w:t xml:space="preserve">simulated </w:t>
      </w:r>
      <w:r w:rsidRPr="003862D0">
        <w:rPr>
          <w:lang w:val="en-GB"/>
        </w:rPr>
        <w:t>changes in the strength of the stratospheric polar vortex on winter NAM projections</w:t>
      </w:r>
      <w:r w:rsidR="00F37F31" w:rsidRPr="003862D0">
        <w:rPr>
          <w:lang w:val="en-GB"/>
        </w:rPr>
        <w:t xml:space="preserve"> </w:t>
      </w:r>
      <w:r w:rsidR="005A7BC5" w:rsidRPr="003862D0">
        <w:rPr>
          <w:lang w:val="en-GB"/>
        </w:rPr>
        <w:fldChar w:fldCharType="begin" w:fldLock="1"/>
      </w:r>
      <w:r w:rsidR="00CD3B49">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"ITEM-2",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"ITEM-3",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"ITEM-3",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"(Manzini et al., 2014; Zappa and Shepherd, 2017; Simpson et al., 2018)", "plainTextFormattedCitation" : "(Manzini et al., 2014; Zappa and Shepherd, 2017; Simpson et al., 2018)", "previouslyFormattedCitation" : "(Manzini et al., 2014; Zappa and Shepherd, 2017; Simpson et al., 2018)" }, "properties" : { "noteIndex" : 0 }, "schema" : "https://github.com/citation-style-language/schema/raw/master/csl-citation.json" }</w:instrText>
      </w:r>
      <w:r w:rsidR="005A7BC5" w:rsidRPr="003862D0">
        <w:rPr>
          <w:lang w:val="en-GB"/>
        </w:rPr>
        <w:fldChar w:fldCharType="separate"/>
      </w:r>
      <w:r w:rsidR="00016735" w:rsidRPr="003741E9">
        <w:rPr>
          <w:noProof/>
          <w:lang w:val="en-US"/>
          <w:rPrChange w:id="1653" w:author="Clotilde Pean" w:date="2021-06-22T10:16:00Z">
            <w:rPr>
              <w:noProof/>
            </w:rPr>
          </w:rPrChange>
        </w:rPr>
        <w:t>(Manzini et al., 2014; Zappa and Shepherd, 2017; Simpson et al., 2018)</w:t>
      </w:r>
      <w:r w:rsidR="005A7BC5" w:rsidRPr="003862D0">
        <w:rPr>
          <w:lang w:val="en-GB"/>
        </w:rPr>
        <w:fldChar w:fldCharType="end"/>
      </w:r>
      <w:r w:rsidRPr="003741E9">
        <w:rPr>
          <w:lang w:val="en-US"/>
          <w:rPrChange w:id="1654" w:author="Clotilde Pean" w:date="2021-06-22T10:16:00Z">
            <w:rPr/>
          </w:rPrChange>
        </w:rPr>
        <w:t>.</w:t>
      </w:r>
      <w:r w:rsidR="003646D3" w:rsidRPr="003741E9">
        <w:rPr>
          <w:lang w:val="en-US"/>
          <w:rPrChange w:id="1655" w:author="Clotilde Pean" w:date="2021-06-22T10:16:00Z">
            <w:rPr/>
          </w:rPrChange>
        </w:rPr>
        <w:t xml:space="preserve"> </w:t>
      </w:r>
    </w:p>
    <w:p w14:paraId="4D2B149B" w14:textId="77777777" w:rsidR="009300A3" w:rsidRPr="003741E9" w:rsidRDefault="009300A3" w:rsidP="009300A3">
      <w:pPr>
        <w:pStyle w:val="AR6BodyText"/>
        <w:rPr>
          <w:lang w:val="en-US"/>
          <w:rPrChange w:id="1656" w:author="Clotilde Pean" w:date="2021-06-22T10:16:00Z">
            <w:rPr/>
          </w:rPrChange>
        </w:rPr>
      </w:pPr>
    </w:p>
    <w:p w14:paraId="08C265DD" w14:textId="5B529F56" w:rsidR="009300A3" w:rsidRPr="006C466A" w:rsidRDefault="009300A3">
      <w:pPr>
        <w:pStyle w:val="AR6Chap4Level441111"/>
        <w:pPrChange w:id="1657" w:author="Tom Maycock" w:date="2021-09-06T17:21:00Z">
          <w:pPr>
            <w:pStyle w:val="AR6BodyText"/>
          </w:pPr>
        </w:pPrChange>
      </w:pPr>
      <w:commentRangeStart w:id="1658"/>
      <w:r w:rsidRPr="006C466A">
        <w:t>S</w:t>
      </w:r>
      <w:commentRangeEnd w:id="1658"/>
      <w:r w:rsidR="000333A0">
        <w:rPr>
          <w:rStyle w:val="CommentReference"/>
        </w:rPr>
        <w:commentReference w:id="1658"/>
      </w:r>
      <w:r w:rsidRPr="006C466A">
        <w:t>outhern Annular Mode</w:t>
      </w:r>
    </w:p>
    <w:p w14:paraId="24CA83D0" w14:textId="665DFB18" w:rsidR="009300A3" w:rsidRPr="003862D0" w:rsidRDefault="009300A3" w:rsidP="009300A3">
      <w:pPr>
        <w:pStyle w:val="AR6BodyText"/>
        <w:rPr>
          <w:lang w:val="en-GB"/>
        </w:rPr>
      </w:pPr>
      <w:r w:rsidRPr="003862D0">
        <w:rPr>
          <w:lang w:val="en-GB"/>
        </w:rPr>
        <w:t xml:space="preserve">The </w:t>
      </w:r>
      <w:commentRangeStart w:id="1659"/>
      <w:commentRangeStart w:id="1660"/>
      <w:r w:rsidRPr="003862D0">
        <w:rPr>
          <w:lang w:val="en-GB"/>
        </w:rPr>
        <w:t xml:space="preserve">Southern Annular Mode (SAM) </w:t>
      </w:r>
      <w:commentRangeEnd w:id="1659"/>
      <w:r w:rsidR="0017097D">
        <w:rPr>
          <w:rStyle w:val="CommentReference"/>
        </w:rPr>
        <w:commentReference w:id="1659"/>
      </w:r>
      <w:commentRangeEnd w:id="1660"/>
      <w:r w:rsidR="00467BB6">
        <w:rPr>
          <w:rStyle w:val="CommentReference"/>
        </w:rPr>
        <w:commentReference w:id="1660"/>
      </w:r>
      <w:r w:rsidRPr="003862D0">
        <w:rPr>
          <w:lang w:val="en-GB"/>
        </w:rPr>
        <w:t>is the leading mode of large-scale extratropical atmospheric variability in the S</w:t>
      </w:r>
      <w:ins w:id="1661" w:author="Sara M Tuson" w:date="2021-07-15T15:24:00Z">
        <w:r w:rsidR="0099645F">
          <w:rPr>
            <w:lang w:val="en-GB"/>
          </w:rPr>
          <w:t xml:space="preserve">outhern </w:t>
        </w:r>
      </w:ins>
      <w:r w:rsidRPr="003862D0">
        <w:rPr>
          <w:lang w:val="en-GB"/>
        </w:rPr>
        <w:t>H</w:t>
      </w:r>
      <w:ins w:id="1662" w:author="Sara M Tuson" w:date="2021-07-15T15:24:00Z">
        <w:r w:rsidR="0099645F">
          <w:rPr>
            <w:lang w:val="en-GB"/>
          </w:rPr>
          <w:t>emisphere</w:t>
        </w:r>
      </w:ins>
      <w:r w:rsidR="005262AD" w:rsidRPr="003862D0">
        <w:rPr>
          <w:lang w:val="en-GB"/>
        </w:rPr>
        <w:t xml:space="preserve"> and</w:t>
      </w:r>
      <w:r w:rsidRPr="003862D0">
        <w:rPr>
          <w:lang w:val="en-GB"/>
        </w:rPr>
        <w:t xml:space="preserve"> influences </w:t>
      </w:r>
      <w:r w:rsidR="00C87988" w:rsidRPr="003862D0">
        <w:rPr>
          <w:lang w:val="en-GB"/>
        </w:rPr>
        <w:t>most of the southern extratropics</w:t>
      </w:r>
      <w:r w:rsidRPr="003862D0">
        <w:rPr>
          <w:lang w:val="en-GB"/>
        </w:rPr>
        <w:t xml:space="preserve"> (</w:t>
      </w:r>
      <w:del w:id="1663" w:author="Ian Blenkinsop" w:date="2021-07-27T09:47:00Z">
        <w:r w:rsidRPr="003862D0" w:rsidDel="000333A0">
          <w:rPr>
            <w:lang w:val="en-GB"/>
          </w:rPr>
          <w:delText xml:space="preserve">see </w:delText>
        </w:r>
      </w:del>
      <w:r w:rsidR="00BC30BD" w:rsidRPr="003862D0">
        <w:rPr>
          <w:lang w:val="en-GB"/>
        </w:rPr>
        <w:t>Annex</w:t>
      </w:r>
      <w:r w:rsidR="008972C4" w:rsidRPr="003862D0">
        <w:rPr>
          <w:lang w:val="en-GB"/>
        </w:rPr>
        <w:t xml:space="preserve"> IV, Section</w:t>
      </w:r>
      <w:r w:rsidRPr="003862D0">
        <w:rPr>
          <w:lang w:val="en-GB"/>
        </w:rPr>
        <w:t xml:space="preserve"> A</w:t>
      </w:r>
      <w:r w:rsidR="006F1B33" w:rsidRPr="003862D0">
        <w:rPr>
          <w:lang w:val="en-GB"/>
        </w:rPr>
        <w:t>IV</w:t>
      </w:r>
      <w:r w:rsidRPr="003862D0">
        <w:rPr>
          <w:lang w:val="en-GB"/>
        </w:rPr>
        <w:t xml:space="preserve">.2.2). In its positive phase, the SAM characterizes anomalously low pressure over the polar cap and high pressure in southern mid-latitudes </w:t>
      </w:r>
      <w:r w:rsidRPr="003862D0">
        <w:rPr>
          <w:lang w:val="en-GB"/>
        </w:rPr>
        <w:fldChar w:fldCharType="begin" w:fldLock="1"/>
      </w:r>
      <w:r w:rsidR="00615634">
        <w:rPr>
          <w:lang w:val="en-GB"/>
        </w:rPr>
        <w:instrText>ADDIN CSL_CITATION { "citationItems" : [ { "id" : "ITEM-1", "itemData" : { "DOI" : "10.1175/1520-0442(2003)016&lt;4134:TITSAM&gt;2.0.CO;2", "ISSN" : "0894-8755", "abstract" : "Abstract Several papers have described a significant trend toward the positive phase of the Southern Hemisphere annular mode (SAM) in recent decades. The SAM is the dominant mode of atmospheric variability in the Southern Hemisphere (SH) so such a change implies a major shift in the broadscale climate of this hemisphere. However, the majority of these studies have used NCEP\u2013NCAR reanalysis (NNR) data, which are known to have spurious negative trends in SH high-latitude pressure. Thus, given that the SAM describes the relative atmospheric anomalies at mid- and high southern latitudes, these errors in the NNR data have the potential to invalidate the published findings on changes in the SAM. Therefore, it is important that a \u201ctrue\u201d benchmark of trends in the SAM is available against which future climate scenarios as revealed through climate models can be examined. In this paper this issue is addressed by employing an empirical definition of the SAM so that station data can be utilized to evaluate true tempo...", "author" : [ { "dropping-particle" : "", "family" : "Marshall", "given" : "Gareth J.", "non-dropping-particle" : "", "parse-names" : false, "suffix" : "" } ], "container-title" : "Journal of Climate", "id" : "ITEM-1", "issue" : "24", "issued" : { "date-parts" : [ [ "2003", "12", "15" ] ] }, "page" : "4134-4143", "title" : "Trends in the Southern Annular Mode from Observations and Reanalyses", "translator" : [ { "dropping-particle" : "", "family" : "K3797", "given" : "", "non-dropping-particle" : "", "parse-names" : false, "suffix" : "" } ], "type" : "article-journal", "volume" : "16" }, "uris" : [ "http://www.mendeley.com/documents/?uuid=9adc1add-5b36-4fb3-af9f-f349a0113870" ] } ], "mendeley" : { "formattedCitation" : "(Marshall, 2003)", "plainTextFormattedCitation" : "(Marshall, 2003)", "previouslyFormattedCitation" : "(Marshall, 2003)" }, "properties" : { "noteIndex" : 0 }, "schema" : "https://github.com/citation-style-language/schema/raw/master/csl-citation.json" }</w:instrText>
      </w:r>
      <w:r w:rsidRPr="003862D0">
        <w:rPr>
          <w:lang w:val="en-GB"/>
        </w:rPr>
        <w:fldChar w:fldCharType="separate"/>
      </w:r>
      <w:r w:rsidR="00016735">
        <w:rPr>
          <w:noProof/>
          <w:lang w:val="en-GB"/>
        </w:rPr>
        <w:t>(Marshall, 2003)</w:t>
      </w:r>
      <w:r w:rsidRPr="003862D0">
        <w:rPr>
          <w:lang w:val="en-GB"/>
        </w:rPr>
        <w:fldChar w:fldCharType="end"/>
      </w:r>
      <w:r w:rsidRPr="003862D0">
        <w:rPr>
          <w:lang w:val="en-GB"/>
        </w:rPr>
        <w:t>. While there are some zonal asymmetries to the structure of the SAM (</w:t>
      </w:r>
      <w:del w:id="1664" w:author="Ian Blenkinsop" w:date="2021-07-27T09:47:00Z">
        <w:r w:rsidRPr="003862D0" w:rsidDel="000333A0">
          <w:rPr>
            <w:lang w:val="en-GB"/>
          </w:rPr>
          <w:delText xml:space="preserve">see </w:delText>
        </w:r>
      </w:del>
      <w:r w:rsidR="00913014" w:rsidRPr="003862D0">
        <w:rPr>
          <w:lang w:val="en-GB"/>
        </w:rPr>
        <w:t xml:space="preserve">Section </w:t>
      </w:r>
      <w:r w:rsidRPr="003862D0">
        <w:rPr>
          <w:lang w:val="en-GB"/>
        </w:rPr>
        <w:t>A</w:t>
      </w:r>
      <w:r w:rsidR="006F1B33" w:rsidRPr="003862D0">
        <w:rPr>
          <w:lang w:val="en-GB"/>
        </w:rPr>
        <w:t>IV</w:t>
      </w:r>
      <w:r w:rsidRPr="003862D0">
        <w:rPr>
          <w:lang w:val="en-GB"/>
        </w:rPr>
        <w:t xml:space="preserve">.2.2), it is more symmetric than its NH counterpart </w:t>
      </w:r>
      <w:r w:rsidRPr="003862D0">
        <w:rPr>
          <w:lang w:val="en-GB"/>
        </w:rPr>
        <w:fldChar w:fldCharType="begin" w:fldLock="1"/>
      </w:r>
      <w:r w:rsidR="00615634">
        <w:rPr>
          <w:lang w:val="en-GB"/>
        </w:rPr>
        <w:instrText>ADDIN CSL_CITATION { "citationItems" : [ { "id" : "ITEM-1", "itemData" : { "DOI" : "10.1029/1999GL900317", "ISSN" : "00948276", "abstract" : "The Arctic Oscillation (AO) and the Antarctic Oscillation (AAO) are the leading modes of high-latitude variability in each hemisphere as characterized by the first EOF of mean sea-level pressure. Observations suggest a recent positive trend in the AO and it is speculated that this may be related to global warming. The CCCma coupled general circulation model control simulation exhibits a robust and realistic AO and AAO. Climate change simulations for the period 1900\u20132100, with forcing due to green-house gases and aerosols, exhibit positive trends in both the AO and the AAO. The model simulates essentially unchanged AO/AAO variations superimposed on a forced climate change pattern. The results do not suggest that a simulated trend in the AO/AAO necessarily depends on stratospheric involvement nor that forced climate change will be expressed as a change in the occurrence of one phase of the AO/AAO over another. This pattern of climate change projects exclusively on the AAO pattern in the southern hemisphere but not in the northern hemisphere where other EOFs are involved. The extent to which this forced climate change pattern and the unforced modes of variation are determined by the same mechanisms and feedbacks remains an open question.", "author" : [ { "dropping-particle" : "", "family" : "Fyfe", "given" : "J. C.", "non-dropping-particle" : "", "parse-names" : false, "suffix" : "" }, { "dropping-particle" : "", "family" : "Boer", "given" : "G. J.", "non-dropping-particle" : "", "parse-names" : false, "suffix" : "" }, { "dropping-particle" : "", "family" : "Flato", "given" : "G. M.", "non-dropping-particle" : "", "parse-names" : false, "suffix" : "" } ], "container-title" : "Geophysical Research Letters", "id" : "ITEM-1", "issue" : "11", "issued" : { "date-parts" : [ [ "1999", "6", "1" ] ] }, "page" : "1601-1604", "title" : "The Arctic and Antarctic oscillations and their projected changes under global warming", "translator" : [ { "dropping-particle" : "", "family" : "K3793", "given" : "", "non-dropping-particle" : "", "parse-names" : false, "suffix" : "" } ], "type" : "article-journal", "volume" : "26" }, "uris" : [ "http://www.mendeley.com/documents/?uuid=14811e94-6e49-47a9-8c74-7552df91a158" ] } ], "mendeley" : { "formattedCitation" : "(Fyfe et al., 1999)", "plainTextFormattedCitation" : "(Fyfe et al., 1999)", "previouslyFormattedCitation" : "(Fyfe et al., 1999)" }, "properties" : { "noteIndex" : 0 }, "schema" : "https://github.com/citation-style-language/schema/raw/master/csl-citation.json" }</w:instrText>
      </w:r>
      <w:r w:rsidRPr="003862D0">
        <w:rPr>
          <w:lang w:val="en-GB"/>
        </w:rPr>
        <w:fldChar w:fldCharType="separate"/>
      </w:r>
      <w:r w:rsidR="00016735">
        <w:rPr>
          <w:noProof/>
          <w:lang w:val="en-GB"/>
        </w:rPr>
        <w:t>(Fyfe et al., 1999)</w:t>
      </w:r>
      <w:r w:rsidRPr="003862D0">
        <w:rPr>
          <w:lang w:val="en-GB"/>
        </w:rPr>
        <w:fldChar w:fldCharType="end"/>
      </w:r>
      <w:r w:rsidRPr="003862D0">
        <w:rPr>
          <w:lang w:val="en-GB"/>
        </w:rPr>
        <w:t>. Throughout this chapter, we use a simple fixed latitude</w:t>
      </w:r>
      <w:r w:rsidR="00C87988" w:rsidRPr="003862D0">
        <w:rPr>
          <w:lang w:val="en-GB"/>
        </w:rPr>
        <w:t>-</w:t>
      </w:r>
      <w:r w:rsidRPr="003862D0">
        <w:rPr>
          <w:lang w:val="en-GB"/>
        </w:rPr>
        <w:t xml:space="preserve">based SAM index defined as the difference in zonal mean SLP between 40°S and 65°S </w:t>
      </w:r>
      <w:r w:rsidRPr="003862D0">
        <w:rPr>
          <w:lang w:val="en-GB"/>
        </w:rPr>
        <w:fldChar w:fldCharType="begin" w:fldLock="1"/>
      </w:r>
      <w:r w:rsidR="00CD3B49">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ins w:id="1665" w:author="Ian Blenkinsop" w:date="2021-07-27T09:48:00Z">
        <w:r w:rsidR="000333A0">
          <w:rPr>
            <w:noProof/>
            <w:lang w:val="en-GB"/>
          </w:rPr>
          <w:t>;</w:t>
        </w:r>
      </w:ins>
      <w:del w:id="1666" w:author="Ian Blenkinsop" w:date="2021-07-27T09:48:00Z">
        <w:r w:rsidR="00016735" w:rsidDel="000333A0">
          <w:rPr>
            <w:noProof/>
            <w:lang w:val="en-GB"/>
          </w:rPr>
          <w:delText>)</w:delText>
        </w:r>
      </w:del>
      <w:r w:rsidRPr="003862D0">
        <w:rPr>
          <w:lang w:val="en-GB"/>
        </w:rPr>
        <w:fldChar w:fldCharType="end"/>
      </w:r>
      <w:r w:rsidRPr="003862D0">
        <w:rPr>
          <w:lang w:val="en-GB"/>
        </w:rPr>
        <w:t xml:space="preserve"> </w:t>
      </w:r>
      <w:del w:id="1667" w:author="Ian Blenkinsop" w:date="2021-07-27T09:48:00Z">
        <w:r w:rsidRPr="003862D0" w:rsidDel="000333A0">
          <w:rPr>
            <w:lang w:val="en-GB"/>
          </w:rPr>
          <w:delText>(</w:delText>
        </w:r>
      </w:del>
      <w:r w:rsidRPr="003862D0">
        <w:rPr>
          <w:lang w:val="en-GB"/>
        </w:rPr>
        <w:t xml:space="preserve">see </w:t>
      </w:r>
      <w:r w:rsidR="00B9797A" w:rsidRPr="003862D0">
        <w:rPr>
          <w:lang w:val="en-GB"/>
        </w:rPr>
        <w:t>Section</w:t>
      </w:r>
      <w:r w:rsidRPr="003862D0">
        <w:rPr>
          <w:lang w:val="en-GB"/>
        </w:rPr>
        <w:t xml:space="preserve"> A</w:t>
      </w:r>
      <w:r w:rsidR="006F1B33" w:rsidRPr="003862D0">
        <w:rPr>
          <w:lang w:val="en-GB"/>
        </w:rPr>
        <w:t>IV</w:t>
      </w:r>
      <w:r w:rsidRPr="003862D0">
        <w:rPr>
          <w:lang w:val="en-GB"/>
        </w:rPr>
        <w:t xml:space="preserve">.2.2 for discussion of other SAM indices). Although the SAM is often used as a proxy for the location of the </w:t>
      </w:r>
      <w:r w:rsidR="0015672D" w:rsidRPr="003862D0">
        <w:rPr>
          <w:lang w:val="en-GB"/>
        </w:rPr>
        <w:t>mid-latitude</w:t>
      </w:r>
      <w:r w:rsidRPr="003862D0">
        <w:rPr>
          <w:lang w:val="en-GB"/>
        </w:rPr>
        <w:t xml:space="preserve"> westerly wind belt, trends in the SAM can reflect a combination of changes in jet position, width, and strength. The changes in the </w:t>
      </w:r>
      <w:ins w:id="1668" w:author="Sara M Tuson" w:date="2021-07-15T15:24: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1669" w:author="Sara M Tuson" w:date="2021-07-15T15:24:00Z">
        <w:r w:rsidRPr="003862D0" w:rsidDel="0099645F">
          <w:rPr>
            <w:lang w:val="en-GB"/>
          </w:rPr>
          <w:delText>SH</w:delText>
        </w:r>
      </w:del>
      <w:r w:rsidRPr="003862D0">
        <w:rPr>
          <w:lang w:val="en-GB"/>
        </w:rPr>
        <w:t xml:space="preserve"> circulation associated with the SAM </w:t>
      </w:r>
      <w:r w:rsidR="009E4426" w:rsidRPr="003862D0">
        <w:rPr>
          <w:lang w:val="en-GB"/>
        </w:rPr>
        <w:t>influence</w:t>
      </w:r>
      <w:del w:id="1670" w:author="Sara M Tuson" w:date="2021-07-18T08:33:00Z">
        <w:r w:rsidR="009E4426" w:rsidRPr="003862D0" w:rsidDel="00B54352">
          <w:rPr>
            <w:lang w:val="en-GB"/>
          </w:rPr>
          <w:delText xml:space="preserve"> </w:delText>
        </w:r>
        <w:r w:rsidRPr="003862D0" w:rsidDel="00B54352">
          <w:rPr>
            <w:lang w:val="en-GB"/>
          </w:rPr>
          <w:delText>on</w:delText>
        </w:r>
      </w:del>
      <w:r w:rsidRPr="003862D0">
        <w:rPr>
          <w:lang w:val="en-GB"/>
        </w:rPr>
        <w:t xml:space="preserve"> surface wind stress </w:t>
      </w:r>
      <w:r w:rsidRPr="003862D0">
        <w:rPr>
          <w:lang w:val="en-GB"/>
        </w:rPr>
        <w:fldChar w:fldCharType="begin" w:fldLock="1"/>
      </w:r>
      <w:r w:rsidR="00615634">
        <w:rPr>
          <w:lang w:val="en-GB"/>
        </w:rPr>
        <w:instrText>ADDIN CSL_CITATION { "citationItems" : [ { "id" : "ITEM-1", "itemData" : { "DOI" : "10.1002/2013JC009589", "ISSN" : "21699275", "author" : [ { "dropping-particle" : "", "family" : "Wang", "given" : "Guojian", "non-dropping-particle" : "", "parse-names" : false, "suffix" : "" }, { "dropping-particle" : "", "family" : "Cai", "given" : "Wenju", "non-dropping-particle" : "", "parse-names" : false, "suffix" : "" }, { "dropping-particle" : "", "family" : "Purich", "given" : "Ariaan", "non-dropping-particle" : "", "parse-names" : false, "suffix" : "" } ], "container-title" : "Journal of Geophysical Research: Oceans", "id" : "ITEM-1", "issue" : "5", "issued" : { "date-parts" : [ [ "2014", "5" ] ] }, "page" : "2974-2986", "title" : "Trends in Southern Hemisphere wind-driven circulation in CMIP5 models over the 21st century: Ozone recovery versus greenhouse forcing", "translator" : [ { "dropping-particle" : "", "family" : "K3789", "given" : "", "non-dropping-particle" : "", "parse-names" : false, "suffix" : "" } ], "type" : "article-journal", "volume" : "119" }, "uris" : [ "http://www.mendeley.com/documents/?uuid=89354069-4106-4852-b49e-58f168f0d0ed" ] } ], "mendeley" : { "formattedCitation" : "(Wang et al., 2014)", "plainTextFormattedCitation" : "(Wang et al., 2014)", "previouslyFormattedCitation" : "(Wang et al., 2014)" }, "properties" : { "noteIndex" : 0 }, "schema" : "https://github.com/citation-style-language/schema/raw/master/csl-citation.json" }</w:instrText>
      </w:r>
      <w:r w:rsidRPr="003862D0">
        <w:rPr>
          <w:lang w:val="en-GB"/>
        </w:rPr>
        <w:fldChar w:fldCharType="separate"/>
      </w:r>
      <w:r w:rsidR="00016735">
        <w:rPr>
          <w:noProof/>
          <w:lang w:val="en-GB"/>
        </w:rPr>
        <w:t>(Wang et al., 2014)</w:t>
      </w:r>
      <w:r w:rsidRPr="003862D0">
        <w:rPr>
          <w:lang w:val="en-GB"/>
        </w:rPr>
        <w:fldChar w:fldCharType="end"/>
      </w:r>
      <w:r w:rsidRPr="003862D0">
        <w:rPr>
          <w:lang w:val="en-GB"/>
        </w:rPr>
        <w:t xml:space="preserve"> and hence affect the Southern </w:t>
      </w:r>
      <w:r w:rsidR="00C87988" w:rsidRPr="003862D0">
        <w:rPr>
          <w:lang w:val="en-GB"/>
        </w:rPr>
        <w:t>O</w:t>
      </w:r>
      <w:r w:rsidRPr="003862D0">
        <w:rPr>
          <w:lang w:val="en-GB"/>
        </w:rPr>
        <w:t>cean.</w:t>
      </w:r>
    </w:p>
    <w:p w14:paraId="082F82B4" w14:textId="77777777" w:rsidR="009300A3" w:rsidRPr="003862D0" w:rsidRDefault="009300A3" w:rsidP="009300A3">
      <w:pPr>
        <w:pStyle w:val="AR6BodyText"/>
        <w:rPr>
          <w:lang w:val="en-GB"/>
        </w:rPr>
      </w:pPr>
    </w:p>
    <w:p w14:paraId="21B5F973" w14:textId="04F39B7D" w:rsidR="009300A3" w:rsidRPr="003862D0" w:rsidRDefault="009300A3" w:rsidP="009300A3">
      <w:pPr>
        <w:pStyle w:val="AR6BodyText"/>
        <w:rPr>
          <w:lang w:val="en-GB"/>
        </w:rPr>
      </w:pPr>
      <w:r w:rsidRPr="003862D0">
        <w:rPr>
          <w:lang w:val="en-GB"/>
        </w:rPr>
        <w:t xml:space="preserve">Over the instrumental period, there has been a robust positive trend in the SAM index, particularly since 1970 </w:t>
      </w:r>
      <w:ins w:id="1671" w:author="Ian Blenkinsop" w:date="2021-07-27T09:48:00Z">
        <w:r w:rsidR="000333A0">
          <w:rPr>
            <w:lang w:val="en-GB"/>
          </w:rPr>
          <w:t>(</w:t>
        </w:r>
        <w:r w:rsidR="000333A0" w:rsidRPr="003862D0">
          <w:rPr>
            <w:i/>
            <w:iCs/>
            <w:lang w:val="en-GB"/>
          </w:rPr>
          <w:t>high confidence</w:t>
        </w:r>
        <w:r w:rsidR="000333A0">
          <w:rPr>
            <w:lang w:val="en-GB"/>
          </w:rPr>
          <w:t xml:space="preserve">) </w:t>
        </w:r>
      </w:ins>
      <w:r w:rsidRPr="003862D0">
        <w:rPr>
          <w:lang w:val="en-GB"/>
        </w:rPr>
        <w:t>(</w:t>
      </w:r>
      <w:del w:id="1672" w:author="Ian Blenkinsop" w:date="2021-07-27T09:48:00Z">
        <w:r w:rsidRPr="003862D0" w:rsidDel="000333A0">
          <w:rPr>
            <w:i/>
            <w:iCs/>
            <w:lang w:val="en-GB"/>
          </w:rPr>
          <w:delText>high confidence</w:delText>
        </w:r>
        <w:r w:rsidRPr="003862D0" w:rsidDel="000333A0">
          <w:rPr>
            <w:lang w:val="en-GB"/>
          </w:rPr>
          <w:delText xml:space="preserve">; </w:delText>
        </w:r>
      </w:del>
      <w:del w:id="1673" w:author="Sara M Tuson" w:date="2021-07-19T14:16:00Z">
        <w:r w:rsidR="00096218" w:rsidRPr="003862D0" w:rsidDel="00E85D98">
          <w:rPr>
            <w:lang w:val="en-GB"/>
          </w:rPr>
          <w:delText>Chapter 2</w:delText>
        </w:r>
        <w:r w:rsidR="00096218" w:rsidRPr="003862D0" w:rsidDel="00E85D98">
          <w:rPr>
            <w:i/>
            <w:iCs/>
            <w:lang w:val="en-GB"/>
          </w:rPr>
          <w:delText xml:space="preserve">, </w:delText>
        </w:r>
      </w:del>
      <w:r w:rsidRPr="003862D0">
        <w:rPr>
          <w:lang w:val="en-GB"/>
        </w:rPr>
        <w:t xml:space="preserve">Section 2.4.1.2). </w:t>
      </w:r>
      <w:r w:rsidR="00BA16D3" w:rsidRPr="003862D0">
        <w:rPr>
          <w:lang w:val="en-GB"/>
        </w:rPr>
        <w:t xml:space="preserve">There is </w:t>
      </w:r>
      <w:r w:rsidR="00BA16D3" w:rsidRPr="003862D0">
        <w:rPr>
          <w:i/>
          <w:iCs/>
          <w:lang w:val="en-GB"/>
        </w:rPr>
        <w:t>medium confidence</w:t>
      </w:r>
      <w:r w:rsidR="00BA16D3" w:rsidRPr="003862D0">
        <w:rPr>
          <w:lang w:val="en-GB"/>
        </w:rPr>
        <w:t xml:space="preserve"> that t</w:t>
      </w:r>
      <w:r w:rsidRPr="003862D0">
        <w:rPr>
          <w:lang w:val="en-GB"/>
        </w:rPr>
        <w:t xml:space="preserve">he recent trend in the SAM is unprecedented in the past several </w:t>
      </w:r>
      <w:ins w:id="1674" w:author="Sara M Tuson" w:date="2021-07-18T08:34:00Z">
        <w:r w:rsidR="00392EE6">
          <w:rPr>
            <w:lang w:val="en-GB"/>
          </w:rPr>
          <w:t>c</w:t>
        </w:r>
      </w:ins>
      <w:del w:id="1675" w:author="Sara M Tuson" w:date="2021-07-18T08:34:00Z">
        <w:r w:rsidRPr="003862D0" w:rsidDel="00392EE6">
          <w:rPr>
            <w:lang w:val="en-GB"/>
          </w:rPr>
          <w:delText>C</w:delText>
        </w:r>
      </w:del>
      <w:r w:rsidRPr="003862D0">
        <w:rPr>
          <w:lang w:val="en-GB"/>
        </w:rPr>
        <w:t xml:space="preserve">enturies (Section 2.4.1.2). There is </w:t>
      </w:r>
      <w:r w:rsidRPr="003862D0">
        <w:rPr>
          <w:i/>
          <w:iCs/>
          <w:lang w:val="en-GB"/>
        </w:rPr>
        <w:t>high confidence</w:t>
      </w:r>
      <w:r w:rsidRPr="003862D0">
        <w:rPr>
          <w:lang w:val="en-GB"/>
        </w:rPr>
        <w:t xml:space="preserve"> that stratospheric ozone depletion and GHG increases have contributed to the positive SAM trend during the late 20th century, with ozone depletion dominating in austral summer, following the peak of the Antarctic ozone hole in September</w:t>
      </w:r>
      <w:r w:rsidR="001C15C5" w:rsidRPr="003862D0">
        <w:rPr>
          <w:lang w:val="en-GB"/>
        </w:rPr>
        <w:t>–</w:t>
      </w:r>
      <w:r w:rsidRPr="003862D0">
        <w:rPr>
          <w:lang w:val="en-GB"/>
        </w:rPr>
        <w:t>October, and GHG increases dominating in other seasons (</w:t>
      </w:r>
      <w:del w:id="1676" w:author="Sara M Tuson" w:date="2021-07-19T14:17:00Z">
        <w:r w:rsidR="00BA16D3" w:rsidRPr="003862D0" w:rsidDel="00E85D98">
          <w:rPr>
            <w:lang w:val="en-GB"/>
          </w:rPr>
          <w:delText>Chapter 3,</w:delText>
        </w:r>
      </w:del>
      <w:del w:id="1677" w:author="Sara M Tuson" w:date="2021-07-19T14:16:00Z">
        <w:r w:rsidR="00BA16D3" w:rsidRPr="003862D0" w:rsidDel="00E85D98">
          <w:rPr>
            <w:lang w:val="en-GB"/>
          </w:rPr>
          <w:delText xml:space="preserve"> </w:delText>
        </w:r>
      </w:del>
      <w:r w:rsidRPr="003862D0">
        <w:rPr>
          <w:lang w:val="en-GB"/>
        </w:rPr>
        <w:t xml:space="preserve">Section 3.7.2). To capture the effects of stratospheric ozone changes on the SAM, climate models must include a realistic representation of ozone variations (Section 3.7.2). In models that do not explicitly represent stratospheric ozone chemistry, which includes the majority of the CMIP6 model ensemble, an ozone dataset is prescribed. To properly capture the effects of ozone depletion and recovery on the stratosphere and surface climate, the prescribed ozone dataset must realistically capture observed stratospheric ozone trends with sufficiently high temporal resolution </w:t>
      </w:r>
      <w:r w:rsidRPr="003862D0">
        <w:rPr>
          <w:lang w:val="en-GB"/>
        </w:rPr>
        <w:fldChar w:fldCharType="begin" w:fldLock="1"/>
      </w:r>
      <w:r w:rsidR="00615634">
        <w:rPr>
          <w:lang w:val="en-GB"/>
        </w:rPr>
        <w:instrText>ADDIN CSL_CITATION { "citationItems" : [ { "id" : "ITEM-1", "itemData" : { "DOI" : "10.1002/2014GL061738", "ISSN" : "00948276", "abstract" : "The ozone hole is an important driver of recent Southern Hemisphere (SH) climate change, and capturing these changes is a goal of climate modeling. Most climate models are driven by off-line ozone data sets. Previous studies have shown that there is a substantial range in estimates of SH ozone depletion, but the implications of this range have not been examined systematically. We use a climate model to evaluate the difference between using the ozone forcing (Stratospheric Processes and their Role in Climate (SPARC)) used by many Intergovernmental Panel on Climate Change Fifth Assessment Report (Coupled Model Intercomparison Project) models and one at the upper end of the observed depletion estimates (Binary Database of Profiles (BDBP)). In the stratosphere, we find that austral spring/summer polar cap cooling, geopotential height decreases, and zonal wind increases in the BDBP simulations are all doubled compared to the SPARC simulations, while tropospheric responses are 20-100% larger. These results are important for studies attempting to diagnose the climate fingerprints of ozone depletion.", "author" : [ { "dropping-particle" : "", "family" : "Young", "given" : "P. J.", "non-dropping-particle" : "", "parse-names" : false, "suffix" : "" }, { "dropping-particle" : "", "family" : "Davis", "given" : "S. M.", "non-dropping-particle" : "", "parse-names" : false, "suffix" : "" }, { "dropping-particle" : "", "family" : "Hassler", "given" : "B.", "non-dropping-particle" : "", "parse-names" : false, "suffix" : "" }, { "dropping-particle" : "", "family" : "Solomon", "given" : "S.", "non-dropping-particle" : "", "parse-names" : false, "suffix" : "" }, { "dropping-particle" : "", "family" : "Rosenlof", "given" : "K. H.", "non-dropping-particle" : "", "parse-names" : false, "suffix" : "" } ], "container-title" : "Geophysical Research Letters", "id" : "ITEM-1", "issue" : "24", "issued" : { "date-parts" : [ [ "2014", "12", "28" ] ] }, "page" : "9033-9039", "title" : "Modeling the climate impact of Southern Hemisphere ozone depletion: The importance of the ozone data set", "translator" : [ { "dropping-particle" : "", "family" : "K3792", "given" : "", "non-dropping-particle" : "", "parse-names" : false, "suffix" : "" } ], "type" : "article-journal", "volume" : "41" }, "uris" : [ "http://www.mendeley.com/documents/?uuid=4ada1e81-df6b-41e6-b454-bcc58a676408" ] }, { "id" : "ITEM-2", "itemData" : { "DOI" : "10.1002/2014GL061627", "ISSN" : "00948276", "author" : [ { "dropping-particle" : "", "family" : "Neely", "given" : "R. R.", "non-dropping-particle" : "", "parse-names" : false, "suffix" : "" }, { "dropping-particle" : "", "family" : "Marsh", "given" : "D. R.", "non-dropping-particle" : "", "parse-names" : false, "suffix" : "" }, { "dropping-particle" : "", "family" : "Smith", "given" : "K. L.", "non-dropping-particle" : "", "parse-names" : false, "suffix" : "" }, { "dropping-particle" : "", "family" : "Davis", "given" : "S. M.", "non-dropping-particle" : "", "parse-names" : false, "suffix" : "" }, { "dropping-particle" : "", "family" : "Polvani", "given" : "L. M.", "non-dropping-particle" : "", "parse-names" : false, "suffix" : "" } ], "container-title" : "Geophysical Research Letters", "id" : "ITEM-2", "issue" : "23", "issued" : { "date-parts" : [ [ "2014", "12", "16" ] ] }, "page" : "8602-8610", "title" : "Biases in southern hemisphere climate trends induced by coarsely specifying the temporal resolution of stratospheric ozone", "translator" : [ { "dropping-particle" : "", "family" : "K3791", "given" : "", "non-dropping-particle" : "", "parse-names" : false, "suffix" : "" } ], "type" : "article-journal", "volume" : "41" }, "uris" : [ "http://www.mendeley.com/documents/?uuid=42f63183-b9fa-4071-9c2b-25e748fdd0a4" ] } ], "mendeley" : { "formattedCitation" : "(Neely et al., 2014; Young et al., 2014)", "plainTextFormattedCitation" : "(Neely et al., 2014; Young et al., 2014)", "previouslyFormattedCitation" : "(Neely et al., 2014; Young et al., 2014)" }, "properties" : { "noteIndex" : 0 }, "schema" : "https://github.com/citation-style-language/schema/raw/master/csl-citation.json" }</w:instrText>
      </w:r>
      <w:r w:rsidRPr="003862D0">
        <w:rPr>
          <w:lang w:val="en-GB"/>
        </w:rPr>
        <w:fldChar w:fldCharType="separate"/>
      </w:r>
      <w:r w:rsidR="00016735">
        <w:rPr>
          <w:noProof/>
          <w:lang w:val="en-GB"/>
        </w:rPr>
        <w:t>(Neely et al., 2014; Young et al., 2014)</w:t>
      </w:r>
      <w:r w:rsidRPr="003862D0">
        <w:rPr>
          <w:lang w:val="en-GB"/>
        </w:rPr>
        <w:fldChar w:fldCharType="end"/>
      </w:r>
      <w:r w:rsidRPr="003862D0">
        <w:rPr>
          <w:lang w:val="en-GB"/>
        </w:rPr>
        <w:t>. The CMIP6 experiment protocol recommended the use of a prescribed 4-D monthly mean ozone concentration field for models without stratospheric chemistry</w:t>
      </w:r>
      <w:r w:rsidR="00D34640" w:rsidRPr="003862D0">
        <w:rPr>
          <w:lang w:val="en-GB"/>
        </w:rPr>
        <w:t xml:space="preserve"> </w:t>
      </w:r>
      <w:r w:rsidR="00D34640"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00D34640" w:rsidRPr="003862D0">
        <w:rPr>
          <w:lang w:val="en-GB"/>
        </w:rPr>
        <w:fldChar w:fldCharType="separate"/>
      </w:r>
      <w:r w:rsidR="00016735">
        <w:rPr>
          <w:noProof/>
          <w:lang w:val="en-GB"/>
        </w:rPr>
        <w:t>(Eyring et al., 2016)</w:t>
      </w:r>
      <w:r w:rsidR="00D34640" w:rsidRPr="003862D0">
        <w:rPr>
          <w:lang w:val="en-GB"/>
        </w:rPr>
        <w:fldChar w:fldCharType="end"/>
      </w:r>
      <w:r w:rsidRPr="003862D0">
        <w:rPr>
          <w:lang w:val="en-GB"/>
        </w:rPr>
        <w:t xml:space="preserve">. </w:t>
      </w:r>
    </w:p>
    <w:p w14:paraId="5D2F843F" w14:textId="77777777" w:rsidR="009300A3" w:rsidRPr="003862D0" w:rsidRDefault="009300A3" w:rsidP="009300A3">
      <w:pPr>
        <w:pStyle w:val="AR6BodyText"/>
        <w:rPr>
          <w:lang w:val="en-GB"/>
        </w:rPr>
      </w:pPr>
    </w:p>
    <w:p w14:paraId="02F14C11" w14:textId="40A73FFF" w:rsidR="009300A3" w:rsidRPr="003862D0" w:rsidRDefault="00143DA9" w:rsidP="009300A3">
      <w:pPr>
        <w:pStyle w:val="AR6BodyText"/>
        <w:rPr>
          <w:lang w:val="en-GB"/>
        </w:rPr>
      </w:pPr>
      <w:ins w:id="1678" w:author="Sara M Tuson" w:date="2021-07-15T19:11:00Z">
        <w:r>
          <w:rPr>
            <w:lang w:val="en-GB"/>
          </w:rPr>
          <w:t xml:space="preserve">The </w:t>
        </w:r>
      </w:ins>
      <w:r w:rsidR="009300A3" w:rsidRPr="003862D0">
        <w:rPr>
          <w:lang w:val="en-GB"/>
        </w:rPr>
        <w:t xml:space="preserve">AR5 assessed that the positive trend in the austral summer/autumn SAM observed since 1970 (see Section 2.4.1.2) is </w:t>
      </w:r>
      <w:r w:rsidR="009300A3" w:rsidRPr="003862D0">
        <w:rPr>
          <w:i/>
          <w:iCs/>
          <w:lang w:val="en-GB"/>
        </w:rPr>
        <w:t>likely</w:t>
      </w:r>
      <w:r w:rsidR="009300A3" w:rsidRPr="003862D0">
        <w:rPr>
          <w:lang w:val="en-GB"/>
        </w:rPr>
        <w:t xml:space="preserve"> to weaken considerably as stratospheric ozone recovers through the mid-21st century, while in other seasons the SAM changes depend on the </w:t>
      </w:r>
      <w:r w:rsidR="00A30BD5" w:rsidRPr="003862D0">
        <w:rPr>
          <w:lang w:val="en-GB"/>
        </w:rPr>
        <w:t>emission scenario</w:t>
      </w:r>
      <w:r w:rsidR="009300A3" w:rsidRPr="003862D0">
        <w:rPr>
          <w:lang w:val="en-GB"/>
        </w:rPr>
        <w:t xml:space="preserve">, with a larger increase in SAM for higher </w:t>
      </w:r>
      <w:r w:rsidR="00A30BD5" w:rsidRPr="003862D0">
        <w:rPr>
          <w:lang w:val="en-GB"/>
        </w:rPr>
        <w:t>emission scenario</w:t>
      </w:r>
      <w:r w:rsidR="009300A3" w:rsidRPr="003862D0">
        <w:rPr>
          <w:lang w:val="en-GB"/>
        </w:rPr>
        <w:t>s. In CMIP6 models, the austral summer SAM is more positive by the end of the 21st century under SSP3-7.0 and SSP5-8.5 (</w:t>
      </w:r>
      <w:r w:rsidR="00FA6D4F" w:rsidRPr="003862D0">
        <w:rPr>
          <w:color w:val="000000" w:themeColor="text1"/>
          <w:lang w:val="en-GB" w:eastAsia="en-US"/>
        </w:rPr>
        <w:t>Figure 4.9</w:t>
      </w:r>
      <w:r w:rsidR="009300A3" w:rsidRPr="003862D0">
        <w:rPr>
          <w:color w:val="000000" w:themeColor="text1"/>
          <w:lang w:val="en-GB" w:eastAsia="en-US"/>
        </w:rPr>
        <w:t>b)</w:t>
      </w:r>
      <w:r w:rsidR="009300A3" w:rsidRPr="003862D0">
        <w:rPr>
          <w:lang w:val="en-GB"/>
        </w:rPr>
        <w:t>. On the other hand, under SSP1-1.9 and SSP1-2.6, the SAM is projected</w:t>
      </w:r>
      <w:r w:rsidR="00BA16D3" w:rsidRPr="003862D0">
        <w:rPr>
          <w:lang w:val="en-GB"/>
        </w:rPr>
        <w:t xml:space="preserve"> to</w:t>
      </w:r>
      <w:r w:rsidR="009300A3" w:rsidRPr="003862D0">
        <w:rPr>
          <w:lang w:val="en-GB"/>
        </w:rPr>
        <w:t xml:space="preserve"> be less positive, especially under SSP1-1.9 where the 5–95% ranges of anomalies relative to 1995–2014 are </w:t>
      </w:r>
      <w:r w:rsidR="007E504A" w:rsidRPr="003862D0">
        <w:rPr>
          <w:lang w:val="en-GB"/>
        </w:rPr>
        <w:t>–</w:t>
      </w:r>
      <w:r w:rsidR="009300A3" w:rsidRPr="003862D0">
        <w:rPr>
          <w:lang w:val="en-GB"/>
        </w:rPr>
        <w:t xml:space="preserve">3.1 to 0.0 hPa averaged from 2081–2100. In summary, under the highest </w:t>
      </w:r>
      <w:r w:rsidR="00A30BD5" w:rsidRPr="003862D0">
        <w:rPr>
          <w:lang w:val="en-GB"/>
        </w:rPr>
        <w:t>emission scenario</w:t>
      </w:r>
      <w:r w:rsidR="009300A3" w:rsidRPr="003862D0">
        <w:rPr>
          <w:lang w:val="en-GB"/>
        </w:rPr>
        <w:t>s in the CMIP6 models, the SAM in the austral summer becomes more positive through the 21st century (</w:t>
      </w:r>
      <w:r w:rsidR="009300A3" w:rsidRPr="003862D0">
        <w:rPr>
          <w:i/>
          <w:lang w:val="en-GB"/>
        </w:rPr>
        <w:t>high confidence</w:t>
      </w:r>
      <w:r w:rsidR="009300A3" w:rsidRPr="003862D0">
        <w:rPr>
          <w:lang w:val="en-GB"/>
        </w:rPr>
        <w:t>).</w:t>
      </w:r>
    </w:p>
    <w:p w14:paraId="7DFFE038" w14:textId="77777777" w:rsidR="009300A3" w:rsidRPr="003862D0" w:rsidRDefault="009300A3" w:rsidP="009300A3">
      <w:pPr>
        <w:pStyle w:val="AR6BodyText"/>
        <w:rPr>
          <w:lang w:val="en-GB"/>
        </w:rPr>
      </w:pPr>
    </w:p>
    <w:p w14:paraId="5C49BF74" w14:textId="77777777" w:rsidR="009300A3" w:rsidRPr="003862D0" w:rsidRDefault="009300A3" w:rsidP="009300A3">
      <w:pPr>
        <w:pStyle w:val="AR6BodyText"/>
        <w:rPr>
          <w:lang w:val="en-GB"/>
        </w:rPr>
      </w:pPr>
    </w:p>
    <w:p w14:paraId="1442A055" w14:textId="5D90E177" w:rsidR="009300A3" w:rsidRPr="003862D0" w:rsidRDefault="009300A3" w:rsidP="009300A3">
      <w:pPr>
        <w:pStyle w:val="AR6Chap4Level34111"/>
        <w:rPr>
          <w:lang w:val="en-GB"/>
        </w:rPr>
      </w:pPr>
      <w:bookmarkStart w:id="1679" w:name="_Ref5028661"/>
      <w:bookmarkStart w:id="1680" w:name="_Toc5778473"/>
      <w:bookmarkStart w:id="1681" w:name="_Toc29748271"/>
      <w:bookmarkStart w:id="1682" w:name="_Toc29748457"/>
      <w:bookmarkStart w:id="1683" w:name="_Toc29749210"/>
      <w:bookmarkStart w:id="1684" w:name="_Toc29751020"/>
      <w:bookmarkStart w:id="1685" w:name="_Toc33523277"/>
      <w:bookmarkStart w:id="1686" w:name="_Toc57156851"/>
      <w:bookmarkStart w:id="1687" w:name="_Toc66466971"/>
      <w:bookmarkStart w:id="1688" w:name="_Toc66467255"/>
      <w:bookmarkStart w:id="1689" w:name="_Toc66574510"/>
      <w:bookmarkStart w:id="1690" w:name="_Toc66574681"/>
      <w:bookmarkStart w:id="1691" w:name="_Toc66646028"/>
      <w:bookmarkStart w:id="1692" w:name="_Toc69752498"/>
      <w:r w:rsidRPr="003862D0">
        <w:rPr>
          <w:lang w:val="en-GB"/>
        </w:rPr>
        <w:t>El Niño</w:t>
      </w:r>
      <w:del w:id="1693" w:author="Ian Blenkinsop" w:date="2021-07-27T09:53:00Z">
        <w:r w:rsidRPr="003862D0" w:rsidDel="00FB48A4">
          <w:rPr>
            <w:lang w:val="en-GB"/>
          </w:rPr>
          <w:delText>-</w:delText>
        </w:r>
      </w:del>
      <w:ins w:id="1694" w:author="Ian Blenkinsop" w:date="2021-07-27T09:53:00Z">
        <w:r w:rsidR="00FB48A4">
          <w:rPr>
            <w:lang w:val="en-GB"/>
          </w:rPr>
          <w:t>–</w:t>
        </w:r>
      </w:ins>
      <w:r w:rsidRPr="003862D0">
        <w:rPr>
          <w:lang w:val="en-GB"/>
        </w:rPr>
        <w:t>Southern Oscillation</w:t>
      </w:r>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r w:rsidRPr="003862D0">
        <w:rPr>
          <w:lang w:val="en-GB"/>
        </w:rPr>
        <w:t xml:space="preserve"> </w:t>
      </w:r>
    </w:p>
    <w:p w14:paraId="5B0D9287" w14:textId="77777777" w:rsidR="009300A3" w:rsidRPr="003862D0" w:rsidRDefault="009300A3" w:rsidP="009300A3">
      <w:pPr>
        <w:pStyle w:val="AR6Chap4Level34111"/>
        <w:numPr>
          <w:ilvl w:val="0"/>
          <w:numId w:val="0"/>
        </w:numPr>
        <w:rPr>
          <w:lang w:val="en-GB"/>
        </w:rPr>
      </w:pPr>
    </w:p>
    <w:p w14:paraId="32BB20FB" w14:textId="282BD235" w:rsidR="009300A3" w:rsidRPr="003862D0" w:rsidRDefault="00FB48A4" w:rsidP="009300A3">
      <w:pPr>
        <w:pStyle w:val="AR6BodyText"/>
        <w:rPr>
          <w:lang w:val="en-GB"/>
        </w:rPr>
      </w:pPr>
      <w:ins w:id="1695" w:author="Ian Blenkinsop" w:date="2021-07-27T09:55:00Z">
        <w:r>
          <w:rPr>
            <w:lang w:val="en-GB"/>
          </w:rPr>
          <w:t xml:space="preserve">The </w:t>
        </w:r>
        <w:r w:rsidRPr="00FB48A4">
          <w:rPr>
            <w:lang w:val="en-GB"/>
          </w:rPr>
          <w:t xml:space="preserve">El Niño–Southern Oscillation </w:t>
        </w:r>
        <w:r>
          <w:rPr>
            <w:lang w:val="en-GB"/>
          </w:rPr>
          <w:t>(</w:t>
        </w:r>
      </w:ins>
      <w:r w:rsidR="009300A3" w:rsidRPr="003862D0">
        <w:rPr>
          <w:lang w:val="en-GB"/>
        </w:rPr>
        <w:t>ENSO</w:t>
      </w:r>
      <w:ins w:id="1696" w:author="Ian Blenkinsop" w:date="2021-07-27T09:55:00Z">
        <w:r>
          <w:rPr>
            <w:lang w:val="en-GB"/>
          </w:rPr>
          <w:t>)</w:t>
        </w:r>
      </w:ins>
      <w:r w:rsidR="009300A3" w:rsidRPr="003862D0">
        <w:rPr>
          <w:lang w:val="en-GB"/>
        </w:rPr>
        <w:t xml:space="preserve"> is the </w:t>
      </w:r>
      <w:commentRangeStart w:id="1697"/>
      <w:r w:rsidR="009300A3" w:rsidRPr="003862D0">
        <w:rPr>
          <w:lang w:val="en-GB"/>
        </w:rPr>
        <w:t xml:space="preserve">most </w:t>
      </w:r>
      <w:commentRangeEnd w:id="1697"/>
      <w:r>
        <w:rPr>
          <w:rStyle w:val="CommentReference"/>
        </w:rPr>
        <w:commentReference w:id="1697"/>
      </w:r>
      <w:r w:rsidR="009300A3" w:rsidRPr="003862D0">
        <w:rPr>
          <w:lang w:val="en-GB"/>
        </w:rPr>
        <w:t>dominant mode of variability on interannual time</w:t>
      </w:r>
      <w:ins w:id="1698" w:author="Sara M Tuson" w:date="2021-07-15T20:32:00Z">
        <w:r w:rsidR="00367335">
          <w:rPr>
            <w:lang w:val="en-GB"/>
          </w:rPr>
          <w:t xml:space="preserve"> </w:t>
        </w:r>
      </w:ins>
      <w:r w:rsidR="009300A3" w:rsidRPr="003862D0">
        <w:rPr>
          <w:lang w:val="en-GB"/>
        </w:rPr>
        <w:t xml:space="preserve">scales and also the dominant source of seasonal climate predictability </w:t>
      </w:r>
      <w:commentRangeStart w:id="1699"/>
      <w:commentRangeStart w:id="1700"/>
      <w:r w:rsidR="009300A3" w:rsidRPr="003862D0">
        <w:rPr>
          <w:rFonts w:eastAsia="Malgun Gothic"/>
          <w:lang w:val="en-GB"/>
        </w:rPr>
        <w:fldChar w:fldCharType="begin" w:fldLock="1"/>
      </w:r>
      <w:r w:rsidR="00CD3B49">
        <w:rPr>
          <w:rFonts w:eastAsia="Malgun Gothic"/>
          <w:lang w:val="en-GB"/>
        </w:rPr>
        <w:instrText>ADDIN CSL_CITATION { "citationItems" : [ { "id" : "ITEM-1", "itemData" : { "DOI" : "10.1038/s41586-018-0252-6", "ISBN" : "4158601802526", "ISSN" : "0028-0836", "PMID" : "30046070",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"ITEM-1", "issue" : "7715", "issued" : { "date-parts" : [ [ "2018", "7", "25" ] ] }, "page" : "535-545", "title" : "El Ni\u00f1o\u2013Southern Oscillation complexity", "translator" : [ { "dropping-particle" : "", "family" : "K2884", "given" : "", "non-dropping-particle" : "", "parse-names" : false, "suffix" : "" } ], "type" : "article-journal", "volume" : "559" }, "uris" : [ "http://www.mendeley.com/documents/?uuid=6aad5b4d-08a0-4e7d-a1e0-fd724bf38c3c" ] } ], "mendeley" : { "formattedCitation" : "(Timmermann et al., 2018)", "manualFormatting" : "(Box 11.3 and Annex IV, Section AIV.2.3; Timmermann et al., 2018", "plainTextFormattedCitation" : "(Timmermann et al., 2018)", "previouslyFormattedCitation" : "(Timmermann et al., 2018)" }, "properties" : { "noteIndex" : 0 }, "schema" : "https://github.com/citation-style-language/schema/raw/master/csl-citation.json" }</w:instrText>
      </w:r>
      <w:r w:rsidR="009300A3" w:rsidRPr="003862D0">
        <w:rPr>
          <w:rFonts w:eastAsia="Malgun Gothic"/>
          <w:lang w:val="en-GB"/>
        </w:rPr>
        <w:fldChar w:fldCharType="separate"/>
      </w:r>
      <w:r w:rsidR="00016735">
        <w:rPr>
          <w:rFonts w:eastAsia="Malgun Gothic"/>
          <w:noProof/>
          <w:lang w:val="en-GB"/>
        </w:rPr>
        <w:t>(</w:t>
      </w:r>
      <w:ins w:id="1701" w:author="Ian Blenkinsop" w:date="2021-07-27T09:55:00Z">
        <w:r>
          <w:rPr>
            <w:rFonts w:eastAsia="Malgun Gothic"/>
            <w:noProof/>
            <w:lang w:val="en-GB"/>
          </w:rPr>
          <w:t xml:space="preserve">Box 11.3 and Annex IV, Section AIV.2.3; </w:t>
        </w:r>
      </w:ins>
      <w:r w:rsidR="00016735">
        <w:rPr>
          <w:rFonts w:eastAsia="Malgun Gothic"/>
          <w:noProof/>
          <w:lang w:val="en-GB"/>
        </w:rPr>
        <w:t>Timmermann et al., 2018</w:t>
      </w:r>
      <w:del w:id="1702" w:author="Robin Matthews" w:date="2021-06-16T17:21:00Z">
        <w:r w:rsidR="00016735" w:rsidDel="00512E69">
          <w:rPr>
            <w:rFonts w:eastAsia="Malgun Gothic"/>
            <w:noProof/>
            <w:lang w:val="en-GB"/>
          </w:rPr>
          <w:delText>; see Chapter 11, Box 11.3 and Annex IV, Section AIV.2.3)</w:delText>
        </w:r>
      </w:del>
      <w:r w:rsidR="009300A3" w:rsidRPr="003862D0">
        <w:rPr>
          <w:rFonts w:eastAsia="Malgun Gothic"/>
          <w:lang w:val="en-GB"/>
        </w:rPr>
        <w:fldChar w:fldCharType="end"/>
      </w:r>
      <w:commentRangeEnd w:id="1699"/>
      <w:commentRangeEnd w:id="1700"/>
      <w:r>
        <w:rPr>
          <w:rStyle w:val="CommentReference"/>
        </w:rPr>
        <w:commentReference w:id="1699"/>
      </w:r>
      <w:r w:rsidR="00016735">
        <w:rPr>
          <w:rStyle w:val="CommentReference"/>
        </w:rPr>
        <w:commentReference w:id="1700"/>
      </w:r>
      <w:ins w:id="1703" w:author="Robin Matthews" w:date="2021-06-16T17:21:00Z">
        <w:del w:id="1704" w:author="Ian Blenkinsop" w:date="2021-07-27T09:55:00Z">
          <w:r w:rsidR="00512E69" w:rsidDel="00FB48A4">
            <w:rPr>
              <w:rFonts w:eastAsia="Malgun Gothic"/>
              <w:noProof/>
              <w:lang w:val="en-GB"/>
            </w:rPr>
            <w:delText>;</w:delText>
          </w:r>
        </w:del>
        <w:del w:id="1705" w:author="Ian Blenkinsop" w:date="2021-07-27T09:54:00Z">
          <w:r w:rsidR="00512E69" w:rsidDel="00FB48A4">
            <w:rPr>
              <w:rFonts w:eastAsia="Malgun Gothic"/>
              <w:noProof/>
              <w:lang w:val="en-GB"/>
            </w:rPr>
            <w:delText xml:space="preserve"> see Chapter 11, Box 11.3 and Annex IV, Section AIV.2.3</w:delText>
          </w:r>
        </w:del>
        <w:r w:rsidR="00512E69">
          <w:rPr>
            <w:rFonts w:eastAsia="Malgun Gothic"/>
            <w:noProof/>
            <w:lang w:val="en-GB"/>
          </w:rPr>
          <w:t>)</w:t>
        </w:r>
      </w:ins>
      <w:r w:rsidR="009300A3" w:rsidRPr="003862D0">
        <w:rPr>
          <w:lang w:val="en-GB"/>
        </w:rPr>
        <w:t xml:space="preserve">. </w:t>
      </w:r>
      <w:ins w:id="1706" w:author="Sara M Tuson" w:date="2021-07-15T19:11:00Z">
        <w:r w:rsidR="00143DA9">
          <w:rPr>
            <w:lang w:val="en-GB"/>
          </w:rPr>
          <w:t xml:space="preserve">The </w:t>
        </w:r>
      </w:ins>
      <w:r w:rsidR="009300A3" w:rsidRPr="003862D0">
        <w:rPr>
          <w:color w:val="000000" w:themeColor="text1"/>
          <w:lang w:val="en-GB"/>
        </w:rPr>
        <w:t>AR5 assessed from CMIP5 simulations that</w:t>
      </w:r>
      <w:r w:rsidR="009300A3" w:rsidRPr="003862D0">
        <w:rPr>
          <w:lang w:val="en-GB"/>
        </w:rPr>
        <w:t xml:space="preserve"> ENSO variability will </w:t>
      </w:r>
      <w:r w:rsidR="009300A3" w:rsidRPr="003862D0">
        <w:rPr>
          <w:i/>
          <w:lang w:val="en-GB"/>
        </w:rPr>
        <w:t>very likely</w:t>
      </w:r>
      <w:r w:rsidR="009300A3" w:rsidRPr="003862D0">
        <w:rPr>
          <w:lang w:val="en-GB"/>
        </w:rPr>
        <w:t xml:space="preserve"> remain the dominant mode of interannual climate variability in the future, and that associated ENSO precipitation variability on regional scales is </w:t>
      </w:r>
      <w:r w:rsidR="009300A3" w:rsidRPr="003862D0">
        <w:rPr>
          <w:i/>
          <w:lang w:val="en-GB"/>
        </w:rPr>
        <w:t>likely</w:t>
      </w:r>
      <w:r w:rsidR="009300A3" w:rsidRPr="003862D0">
        <w:rPr>
          <w:iCs/>
          <w:lang w:val="en-GB"/>
        </w:rPr>
        <w:t xml:space="preserve"> </w:t>
      </w:r>
      <w:r w:rsidR="009300A3" w:rsidRPr="003862D0">
        <w:rPr>
          <w:lang w:val="en-GB"/>
        </w:rPr>
        <w:t xml:space="preserve">to intensify </w:t>
      </w:r>
      <w:r w:rsidR="009300A3" w:rsidRPr="003862D0">
        <w:rPr>
          <w:rFonts w:eastAsia="Malgun Gothic"/>
          <w:lang w:val="en-GB"/>
        </w:rPr>
        <w:fldChar w:fldCharType="begin" w:fldLock="1"/>
      </w:r>
      <w:r w:rsidR="00615634">
        <w:rPr>
          <w:rFonts w:eastAsia="Malgun Gothic"/>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009300A3" w:rsidRPr="003862D0">
        <w:rPr>
          <w:rFonts w:eastAsia="Malgun Gothic"/>
          <w:lang w:val="en-GB"/>
        </w:rPr>
        <w:fldChar w:fldCharType="separate"/>
      </w:r>
      <w:r w:rsidR="00016735">
        <w:rPr>
          <w:rFonts w:eastAsia="Malgun Gothic"/>
          <w:noProof/>
          <w:lang w:val="en-GB"/>
        </w:rPr>
        <w:t>(Christensen et al., 2013)</w:t>
      </w:r>
      <w:r w:rsidR="009300A3" w:rsidRPr="003862D0">
        <w:rPr>
          <w:rFonts w:eastAsia="Malgun Gothic"/>
          <w:lang w:val="en-GB"/>
        </w:rPr>
        <w:fldChar w:fldCharType="end"/>
      </w:r>
      <w:r w:rsidR="009300A3" w:rsidRPr="003862D0">
        <w:rPr>
          <w:lang w:val="en-GB"/>
        </w:rPr>
        <w:t xml:space="preserve">. However, they assessed there was </w:t>
      </w:r>
      <w:r w:rsidR="009300A3" w:rsidRPr="003862D0">
        <w:rPr>
          <w:i/>
          <w:lang w:val="en-GB"/>
        </w:rPr>
        <w:t>low confidence</w:t>
      </w:r>
      <w:r w:rsidR="009300A3" w:rsidRPr="003862D0">
        <w:rPr>
          <w:lang w:val="en-GB"/>
        </w:rPr>
        <w:t xml:space="preserve"> in projected changes in ENSO variability in the 21st century due to a strong component of internal variability.</w:t>
      </w:r>
    </w:p>
    <w:p w14:paraId="4FED1227" w14:textId="77777777" w:rsidR="009300A3" w:rsidRPr="003862D0" w:rsidRDefault="009300A3" w:rsidP="009300A3">
      <w:pPr>
        <w:pStyle w:val="AR6BodyText"/>
        <w:rPr>
          <w:lang w:val="en-GB" w:eastAsia="en-US"/>
        </w:rPr>
      </w:pPr>
    </w:p>
    <w:p w14:paraId="54DE3B42" w14:textId="77777777" w:rsidR="009300A3" w:rsidRPr="003862D0" w:rsidRDefault="009300A3" w:rsidP="009300A3">
      <w:pPr>
        <w:pStyle w:val="AR6BodyText"/>
        <w:rPr>
          <w:lang w:val="en-GB"/>
        </w:rPr>
      </w:pPr>
    </w:p>
    <w:p w14:paraId="6C942BB0" w14:textId="780895D9" w:rsidR="009300A3" w:rsidRPr="003862D0" w:rsidRDefault="009300A3" w:rsidP="009300A3">
      <w:pPr>
        <w:pStyle w:val="AR6BodyText"/>
        <w:rPr>
          <w:b/>
          <w:lang w:val="en-GB"/>
        </w:rPr>
      </w:pPr>
      <w:r w:rsidRPr="003862D0">
        <w:rPr>
          <w:b/>
          <w:lang w:val="en-GB"/>
        </w:rPr>
        <w:t>[START FIGURE 4.10 HERE]</w:t>
      </w:r>
    </w:p>
    <w:p w14:paraId="7C69B039" w14:textId="77777777" w:rsidR="001A19AC" w:rsidRPr="003862D0" w:rsidRDefault="001A19AC" w:rsidP="009300A3">
      <w:pPr>
        <w:pStyle w:val="AR6BodyText"/>
        <w:rPr>
          <w:color w:val="000000" w:themeColor="text1"/>
          <w:lang w:val="en-GB" w:eastAsia="en-US"/>
        </w:rPr>
      </w:pPr>
    </w:p>
    <w:p w14:paraId="45FE1BA5" w14:textId="4B8E3B1E" w:rsidR="001A19AC" w:rsidRPr="003862D0" w:rsidRDefault="001A19AC" w:rsidP="001A19AC">
      <w:pPr>
        <w:pStyle w:val="AR6Chap4Figure"/>
        <w:rPr>
          <w:lang w:val="en-GB" w:eastAsia="en-US"/>
        </w:rPr>
      </w:pPr>
      <w:bookmarkStart w:id="1707" w:name="_Ref66288094"/>
      <w:bookmarkStart w:id="1708" w:name="_Toc69750255"/>
      <w:r w:rsidRPr="003862D0">
        <w:rPr>
          <w:b/>
          <w:bCs/>
          <w:lang w:val="en-GB"/>
        </w:rPr>
        <w:t>Changes in amplitude of ENSO Variability</w:t>
      </w:r>
      <w:r w:rsidRPr="003862D0">
        <w:rPr>
          <w:lang w:val="en-GB"/>
        </w:rPr>
        <w:t>. Variability of (a) SST and (b) precipitation anomalies averaged over Ni</w:t>
      </w:r>
      <w:r w:rsidRPr="003862D0">
        <w:rPr>
          <w:color w:val="000000" w:themeColor="text1"/>
          <w:lang w:val="en-GB"/>
        </w:rPr>
        <w:t>ñ</w:t>
      </w:r>
      <w:r w:rsidRPr="003862D0">
        <w:rPr>
          <w:lang w:val="en-GB"/>
        </w:rPr>
        <w:t>o</w:t>
      </w:r>
      <w:ins w:id="1709" w:author="Sara M Tuson" w:date="2021-07-19T18:44:00Z">
        <w:r w:rsidR="00DB0698">
          <w:rPr>
            <w:lang w:val="en-GB"/>
          </w:rPr>
          <w:t xml:space="preserve"> </w:t>
        </w:r>
      </w:ins>
      <w:r w:rsidRPr="003862D0">
        <w:rPr>
          <w:lang w:val="en-GB"/>
        </w:rPr>
        <w:t>3.4 region for 1950–2014 from CMIP6 historical simulations and for 2015–2100 from four SSPs. Thick lines stand for multi-model mean and shading is the 5–95% range across CMIP6 models for historical simulation (grey), SSP1-2.6 (blue) and SSP</w:t>
      </w:r>
      <w:r w:rsidR="003605D1" w:rsidRPr="003862D0">
        <w:rPr>
          <w:lang w:val="en-GB"/>
        </w:rPr>
        <w:t>3-7.0</w:t>
      </w:r>
      <w:r w:rsidRPr="003862D0">
        <w:rPr>
          <w:lang w:val="en-GB"/>
        </w:rPr>
        <w:t xml:space="preserve"> (pink), respectively. The amplitude of ENSO SST and rainfall variability is defined as the standard deviation of the detrended Ni</w:t>
      </w:r>
      <w:r w:rsidRPr="003862D0">
        <w:rPr>
          <w:color w:val="000000" w:themeColor="text1"/>
          <w:lang w:val="en-GB"/>
        </w:rPr>
        <w:t>ñ</w:t>
      </w:r>
      <w:r w:rsidRPr="003862D0">
        <w:rPr>
          <w:lang w:val="en-GB"/>
        </w:rPr>
        <w:t>o</w:t>
      </w:r>
      <w:ins w:id="1710" w:author="Sara M Tuson" w:date="2021-07-19T18:44:00Z">
        <w:r w:rsidR="00DB0698">
          <w:rPr>
            <w:lang w:val="en-GB"/>
          </w:rPr>
          <w:t xml:space="preserve"> </w:t>
        </w:r>
      </w:ins>
      <w:r w:rsidRPr="003862D0">
        <w:rPr>
          <w:lang w:val="en-GB"/>
        </w:rPr>
        <w:t xml:space="preserve">3.4-area averaged SST and rainfall index, respectively, over 30-year running windows. The standard deviation in every single model is normalized by each model’s present-day standard deviation averaged from 1995 to 2014. The number of available models is listed in parentheses. This figure is adopted from </w:t>
      </w:r>
      <w:r w:rsidRPr="003862D0">
        <w:rPr>
          <w:lang w:val="en-GB"/>
        </w:rPr>
        <w:fldChar w:fldCharType="begin" w:fldLock="1"/>
      </w:r>
      <w:r w:rsidR="00615634">
        <w:rPr>
          <w:lang w:val="en-GB"/>
        </w:rPr>
        <w: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instrText>
      </w:r>
      <w:r w:rsidRPr="003862D0">
        <w:rPr>
          <w:lang w:val="en-GB"/>
        </w:rPr>
        <w:fldChar w:fldCharType="separate"/>
      </w:r>
      <w:r w:rsidR="00016735">
        <w:rPr>
          <w:noProof/>
          <w:lang w:val="en-GB"/>
        </w:rPr>
        <w:t>(Yun et al., 2021)</w:t>
      </w:r>
      <w:r w:rsidRPr="003862D0">
        <w:rPr>
          <w:lang w:val="en-GB"/>
        </w:rPr>
        <w:fldChar w:fldCharType="end"/>
      </w:r>
      <w:r w:rsidRPr="003862D0">
        <w:rPr>
          <w:lang w:val="en-GB"/>
        </w:rPr>
        <w:t>.</w:t>
      </w:r>
      <w:bookmarkEnd w:id="1707"/>
      <w:r w:rsidRPr="003862D0">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708"/>
    </w:p>
    <w:p w14:paraId="08CEC7B0" w14:textId="77777777" w:rsidR="009300A3" w:rsidRPr="003862D0" w:rsidRDefault="009300A3" w:rsidP="009300A3">
      <w:pPr>
        <w:pStyle w:val="AR6BodyText"/>
        <w:rPr>
          <w:lang w:val="en-GB" w:eastAsia="ko-KR"/>
        </w:rPr>
      </w:pPr>
    </w:p>
    <w:p w14:paraId="7FCF5318" w14:textId="77777777" w:rsidR="009300A3" w:rsidRPr="003862D0" w:rsidRDefault="009300A3" w:rsidP="009300A3">
      <w:pPr>
        <w:pStyle w:val="AR6BodyText"/>
        <w:rPr>
          <w:color w:val="000000" w:themeColor="text1"/>
          <w:lang w:val="en-GB" w:eastAsia="en-US"/>
        </w:rPr>
      </w:pPr>
      <w:r w:rsidRPr="003862D0">
        <w:rPr>
          <w:b/>
          <w:lang w:val="en-GB"/>
        </w:rPr>
        <w:t>[END FIGURE 4.10 HERE]</w:t>
      </w:r>
    </w:p>
    <w:p w14:paraId="4FB3CDB5" w14:textId="77777777" w:rsidR="009300A3" w:rsidRPr="003862D0" w:rsidRDefault="009300A3" w:rsidP="009300A3">
      <w:pPr>
        <w:pStyle w:val="AR6BodyText"/>
        <w:rPr>
          <w:lang w:val="en-GB" w:eastAsia="en-US"/>
        </w:rPr>
      </w:pPr>
    </w:p>
    <w:p w14:paraId="32628F85" w14:textId="77777777" w:rsidR="00A3162F" w:rsidRPr="003862D0" w:rsidRDefault="00A3162F" w:rsidP="009300A3">
      <w:pPr>
        <w:pStyle w:val="AR6BodyText"/>
        <w:rPr>
          <w:lang w:val="en-GB" w:eastAsia="en-US"/>
        </w:rPr>
      </w:pPr>
    </w:p>
    <w:p w14:paraId="3FE77AAF" w14:textId="28FE3F66" w:rsidR="009300A3" w:rsidRPr="003862D0" w:rsidRDefault="009300A3" w:rsidP="009300A3">
      <w:pPr>
        <w:pStyle w:val="AR6BodyText"/>
        <w:rPr>
          <w:color w:val="000000" w:themeColor="text1"/>
          <w:lang w:val="en-GB" w:eastAsia="en-US"/>
        </w:rPr>
      </w:pPr>
      <w:r w:rsidRPr="003862D0">
        <w:rPr>
          <w:lang w:val="en-GB"/>
        </w:rPr>
        <w:t>Among a range of indices proposed for representing ENSO, we use t</w:t>
      </w:r>
      <w:r w:rsidRPr="003862D0">
        <w:rPr>
          <w:lang w:val="en-GB" w:eastAsia="en-US"/>
        </w:rPr>
        <w:t>he most prominent one, the Niño 3.4 index</w:t>
      </w:r>
      <w:r w:rsidR="00D41262" w:rsidRPr="003862D0">
        <w:rPr>
          <w:lang w:val="en-GB" w:eastAsia="en-US"/>
        </w:rPr>
        <w:t>,</w:t>
      </w:r>
      <w:r w:rsidRPr="003862D0">
        <w:rPr>
          <w:lang w:val="en-GB" w:eastAsia="en-US"/>
        </w:rPr>
        <w:t xml:space="preserve"> defined </w:t>
      </w:r>
      <w:r w:rsidR="00D41262" w:rsidRPr="003862D0">
        <w:rPr>
          <w:lang w:val="en-GB" w:eastAsia="en-US"/>
        </w:rPr>
        <w:t xml:space="preserve">as </w:t>
      </w:r>
      <w:r w:rsidRPr="003862D0">
        <w:rPr>
          <w:lang w:val="en-GB" w:eastAsia="en-US"/>
        </w:rPr>
        <w:t xml:space="preserve">the average equatorial SST </w:t>
      </w:r>
      <w:r w:rsidR="00D41262" w:rsidRPr="003862D0">
        <w:rPr>
          <w:lang w:val="en-GB" w:eastAsia="en-US"/>
        </w:rPr>
        <w:t xml:space="preserve">or </w:t>
      </w:r>
      <w:r w:rsidRPr="003862D0">
        <w:rPr>
          <w:lang w:val="en-GB" w:eastAsia="en-US"/>
        </w:rPr>
        <w:t>precipitation across the central equatorial Pacific (5°S–5°N, 170°W–120°W</w:t>
      </w:r>
      <w:del w:id="1711" w:author="Ian Blenkinsop" w:date="2021-07-27T09:56:00Z">
        <w:r w:rsidRPr="003862D0" w:rsidDel="00FB48A4">
          <w:rPr>
            <w:lang w:val="en-GB" w:eastAsia="en-US"/>
          </w:rPr>
          <w:delText xml:space="preserve">) </w:delText>
        </w:r>
        <w:r w:rsidRPr="003862D0" w:rsidDel="00FB48A4">
          <w:rPr>
            <w:lang w:val="en-GB"/>
          </w:rPr>
          <w:delText xml:space="preserve">(see </w:delText>
        </w:r>
      </w:del>
      <w:ins w:id="1712" w:author="Ian Blenkinsop" w:date="2021-07-27T09:56:00Z">
        <w:r w:rsidR="00FB48A4">
          <w:rPr>
            <w:lang w:val="en-GB" w:eastAsia="en-US"/>
          </w:rPr>
          <w:t xml:space="preserve">; </w:t>
        </w:r>
      </w:ins>
      <w:r w:rsidR="001A19AC" w:rsidRPr="003862D0">
        <w:rPr>
          <w:lang w:val="en-GB"/>
        </w:rPr>
        <w:t xml:space="preserve">Section </w:t>
      </w:r>
      <w:r w:rsidRPr="003862D0">
        <w:rPr>
          <w:lang w:val="en-GB"/>
        </w:rPr>
        <w:t>A</w:t>
      </w:r>
      <w:r w:rsidR="006F1B33" w:rsidRPr="003862D0">
        <w:rPr>
          <w:lang w:val="en-GB"/>
        </w:rPr>
        <w:t>IV</w:t>
      </w:r>
      <w:r w:rsidRPr="003862D0">
        <w:rPr>
          <w:lang w:val="en-GB"/>
        </w:rPr>
        <w:t>.2.3)</w:t>
      </w:r>
      <w:r w:rsidRPr="003862D0">
        <w:rPr>
          <w:lang w:val="en-GB" w:eastAsia="en-US"/>
        </w:rPr>
        <w:t xml:space="preserve">. </w:t>
      </w:r>
      <w:r w:rsidRPr="003862D0">
        <w:rPr>
          <w:lang w:val="en-GB"/>
        </w:rPr>
        <w:t xml:space="preserve">Here, </w:t>
      </w:r>
      <w:r w:rsidRPr="003862D0">
        <w:rPr>
          <w:color w:val="000000" w:themeColor="text1"/>
          <w:lang w:val="en-GB" w:eastAsia="en-US"/>
        </w:rPr>
        <w:t>we consider the evolution of the amplitude of Niño</w:t>
      </w:r>
      <w:ins w:id="1713" w:author="Sara M Tuson" w:date="2021-07-19T18:44:00Z">
        <w:r w:rsidR="00DB0698">
          <w:rPr>
            <w:color w:val="000000" w:themeColor="text1"/>
            <w:lang w:val="en-GB" w:eastAsia="en-US"/>
          </w:rPr>
          <w:t xml:space="preserve"> </w:t>
        </w:r>
      </w:ins>
      <w:r w:rsidRPr="003862D0">
        <w:rPr>
          <w:color w:val="000000" w:themeColor="text1"/>
          <w:lang w:val="en-GB" w:eastAsia="en-US"/>
        </w:rPr>
        <w:t>3.4 index for SST and precipitation over the 21st century as projected by CMIP6 models. Analysis of CMIP6 models shows there is no robust model consensus on the forced changes in the amplitude of ENSO SST variability even under the high-emission scenarios SSP3-7.0 and SSP5-8.5</w:t>
      </w:r>
      <w:r w:rsidR="00AF77A3" w:rsidRPr="003862D0">
        <w:rPr>
          <w:color w:val="000000" w:themeColor="text1"/>
          <w:lang w:val="en-GB" w:eastAsia="en-US"/>
        </w:rPr>
        <w:t>,</w:t>
      </w:r>
      <w:r w:rsidRPr="003862D0">
        <w:rPr>
          <w:color w:val="000000" w:themeColor="text1"/>
          <w:lang w:val="en-GB" w:eastAsia="en-US"/>
        </w:rPr>
        <w:t xml:space="preserve"> but </w:t>
      </w:r>
      <w:r w:rsidR="00AF77A3" w:rsidRPr="003862D0">
        <w:rPr>
          <w:color w:val="000000" w:themeColor="text1"/>
          <w:lang w:val="en-GB" w:eastAsia="en-US"/>
        </w:rPr>
        <w:t xml:space="preserve">a </w:t>
      </w:r>
      <w:r w:rsidRPr="003862D0">
        <w:rPr>
          <w:color w:val="000000" w:themeColor="text1"/>
          <w:lang w:val="en-GB" w:eastAsia="en-US"/>
        </w:rPr>
        <w:t>significant increasing trend in the amplitude of ENSO precipitation variability is projected across the 21st century in the four SSPs</w:t>
      </w:r>
      <w:r w:rsidR="00384161" w:rsidRPr="003862D0">
        <w:rPr>
          <w:color w:val="000000" w:themeColor="text1"/>
          <w:lang w:val="en-GB" w:eastAsia="en-US"/>
        </w:rPr>
        <w:t xml:space="preserve"> (</w:t>
      </w:r>
      <w:r w:rsidR="00FA6D4F" w:rsidRPr="003862D0">
        <w:rPr>
          <w:color w:val="000000" w:themeColor="text1"/>
          <w:lang w:val="en-GB" w:eastAsia="en-US"/>
        </w:rPr>
        <w:t>Figure 4.10</w:t>
      </w:r>
      <w:r w:rsidR="00384161" w:rsidRPr="003862D0">
        <w:rPr>
          <w:color w:val="000000" w:themeColor="text1"/>
          <w:lang w:val="en-GB" w:eastAsia="en-US"/>
        </w:rPr>
        <w:t>).</w:t>
      </w:r>
      <w:r w:rsidRPr="003862D0">
        <w:rPr>
          <w:color w:val="000000" w:themeColor="text1"/>
          <w:lang w:val="en-GB" w:eastAsia="en-US"/>
        </w:rPr>
        <w:t xml:space="preserve"> This is broadly consistent with results from CMIP5 models</w:t>
      </w:r>
      <w:del w:id="1714" w:author="Robin Matthews" w:date="2021-06-18T17:07:00Z">
        <w:r w:rsidR="00E86852" w:rsidRPr="003862D0" w:rsidDel="00D66D8F">
          <w:rPr>
            <w:color w:val="000000" w:themeColor="text1"/>
            <w:lang w:val="en-GB" w:eastAsia="en-US"/>
          </w:rPr>
          <w:delText xml:space="preserve"> </w:delText>
        </w:r>
      </w:del>
      <w:ins w:id="1715" w:author="Robin Matthews" w:date="2021-06-18T17:07:00Z">
        <w:r w:rsidR="00D66D8F">
          <w:rPr>
            <w:color w:val="000000" w:themeColor="text1"/>
            <w:lang w:val="en-GB" w:eastAsia="en-US"/>
          </w:rPr>
          <w:t xml:space="preserve"> </w:t>
        </w:r>
        <w:r w:rsidR="00D66D8F">
          <w:rPr>
            <w:rFonts w:eastAsia="Malgun Gothic"/>
          </w:rPr>
          <w:fldChar w:fldCharType="begin" w:fldLock="1"/>
        </w:r>
      </w:ins>
      <w:r w:rsidR="00CD3B49">
        <w:rPr>
          <w:rFonts w:eastAsia="Malgun Gothic"/>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"id" : "ITEM-2",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"ITEM-2",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"id" : "ITEM-3",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"ITEM-3",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"id" : "ITEM-4", "itemData" : { "DOI" : "10.1007/s00382-017-3544-x", "ISSN" : "0930-7575", "abstract" : "The El Ni\u00f1o-Southern Oscillation (ENSO) is the greatest climate variability on interannual time scale, yet what controls ENSO amplitude changes under global warming (GW) is uncertain. Here we show that the fundamental factor that controls the divergent projections of ENSO amplitude change within 20 coupled general circulation models that participated in the Coupled Model Intercomparison Project phase-5 is the change of climatologic mean Pacific subtropical cell (STC), whose strength determines the meridional structure of ENSO perturbations and thus the anomalous thermocline response to the wind forcing. The change of the thermocline response is a key factor regulating the strength of Bjerknes thermocline and zonal advective feedbacks, which ultimately lead to the divergent changes in ENSO amplitude. Furthermore, by forcing an ocean general circulation mode with the change of zonal mean zonal wind stress estimated by a simple theoretical model, a weakening of the STC in future is obtained. Such a change implies that ENSO variability might strengthen under GW, which could have a profound socio-economic consequence.", "author" : [ { "dropping-particle" : "", "family" : "Chen", "given" : "Lin", "non-dropping-particle" : "", "parse-names" : false, "suffix" : "" }, { "dropping-particle" : "", "family" : "Li", "given" : "Tim", "non-dropping-particle" : "", "parse-names" : false, "suffix" : "" }, { "dropping-particle" : "", "family" : "Yu", "given" : "Yongqiang", "non-dropping-particle" : "", "parse-names" : false, "suffix" : "" }, { "dropping-particle" : "", "family" : "Behera", "given" : "Swadhin K.", "non-dropping-particle" : "", "parse-names" : false, "suffix" : "" } ], "container-title" : "Climate Dynamics", "id" : "ITEM-4", "issue" : "11-12", "issued" : { "date-parts" : [ [ "2017", "12" ] ] }, "page" : "3799-3811", "title" : "A possible explanation for the divergent projection of ENSO amplitude change under global warming", "translator" : [ { "dropping-particle" : "", "family" : "K4960", "given" : "", "non-dropping-particle" : "", "parse-names" : false, "suffix" : "" } ], "type" : "article-journal", "volume" : "49" }, "uris" : [ "http://www.mendeley.com/documents/?uuid=41cac7a8-d53f-4590-aebe-c9bfde4fc58f" ] }, { "id" : "ITEM-5",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"ITEM-5",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"(Christensen et al., 2013; Power et al., 2013; Cai et al., 2015; Chen et al., 2017; Wengel et al., 2018)", "plainTextFormattedCitation" : "(Christensen et al., 2013; Power et al., 2013; Cai et al., 2015; Chen et al., 2017; Wengel et al., 2018)", "previouslyFormattedCitation" : "(Christensen et al., 2013; Power et al., 2013; Cai et al., 2015; Chen et al., 2017; Wengel et al., 2018)" }, "properties" : { "noteIndex" : 0 }, "schema" : "https://github.com/citation-style-language/schema/raw/master/csl-citation.json" }</w:instrText>
      </w:r>
      <w:ins w:id="1716" w:author="Robin Matthews" w:date="2021-06-18T17:07:00Z">
        <w:r w:rsidR="00D66D8F">
          <w:rPr>
            <w:rFonts w:eastAsia="Malgun Gothic"/>
          </w:rPr>
          <w:fldChar w:fldCharType="separate"/>
        </w:r>
        <w:r w:rsidR="00D66D8F" w:rsidRPr="006A7995">
          <w:rPr>
            <w:rFonts w:eastAsia="Malgun Gothic"/>
            <w:noProof/>
          </w:rPr>
          <w:t>(Christensen et al., 2013; Power et al., 2013; Cai et al., 2015; Chen et al., 2017; Wengel et al., 2018)</w:t>
        </w:r>
        <w:r w:rsidR="00D66D8F">
          <w:rPr>
            <w:rFonts w:eastAsia="Malgun Gothic"/>
          </w:rPr>
          <w:fldChar w:fldCharType="end"/>
        </w:r>
      </w:ins>
      <w:del w:id="1717" w:author="Robin Matthews" w:date="2021-06-18T17:07:00Z">
        <w:r w:rsidR="00E86852" w:rsidRPr="003862D0" w:rsidDel="00D66D8F">
          <w:rPr>
            <w:rFonts w:eastAsia="Malgun Gothic"/>
            <w:lang w:val="en-GB"/>
          </w:rPr>
          <w:fldChar w:fldCharType="begin" w:fldLock="1"/>
        </w:r>
        <w:r w:rsidR="00615634" w:rsidRPr="003741E9" w:rsidDel="00D66D8F">
          <w:rPr>
            <w:rFonts w:eastAsia="Malgun Gothic"/>
            <w:rPrChange w:id="1718" w:author="Clotilde Pean" w:date="2021-06-22T10:16:00Z">
              <w:rPr>
                <w:rFonts w:eastAsia="Malgun Gothic"/>
                <w:lang w:val="en-GB"/>
              </w:rPr>
            </w:rPrChange>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w:delInstrText>
        </w:r>
        <w:r w:rsidR="00615634" w:rsidDel="00D66D8F">
          <w:rPr>
            <w:rFonts w:eastAsia="Malgun Gothic"/>
            <w:lang w:val="en-GB"/>
          </w:rPr>
          <w:delInstrText>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lang w:val="en-GB"/>
          </w:rPr>
          <w:delText>(Christensen et al., 2013)</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lang w:val="en-GB"/>
          </w:rPr>
          <w:delInstrText>ADDIN CSL_CITATION { "citationItems" : [ { "id" : "ITEM-1",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"ITEM-1",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"mendeley" : { "formattedCitation" : "(Power et al., 2013)", "plainTextFormattedCitation" : "(Power et al., 2013)", "previouslyFormattedCitation" : "(Power et al., 2013)"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(Power et al., 2013)</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"ITEM-1",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"mendeley" : { "formattedCitation" : "(Cai et al., 2015)", "plainTextFormattedCitation" : "(Cai et al., 2015)", "previouslyFormattedCitation" : "(Cai et al., 2015)"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(Cai et al., 2015)</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"10.1007/s00382-017-3544-x", "ISSN" : "0930-7575", "abstract" : "The El Ni\u00f1o-Southern Oscillation (ENSO) is the greatest climate variability on interannual time scale, yet what controls ENSO amplitude changes under global warming (GW) is uncertain. Here we show that the fundamental factor that controls the divergent projections of ENSO amplitude change within 20 coupled general circulation models that participated in the Coupled Model Intercomparison Project phase-5 is the change of climatologic mean Pacific subtropical cell (STC), whose strength determines the meridional structure of ENSO perturbations and thus the anomalous thermocline response to the wind forcing. The change of the thermocline response is a key factor regulating the strength of Bjerknes thermocline and zonal advective feedbacks, which ultimately lead to the divergent changes in ENSO amplitude. Furthermore, by forcing an ocean general circulation mode with the change of zonal mean zonal wind stress estimated by a simple theoretical model, a weakening of the STC in future is obtained. Such a change implies that ENSO variability might strengthen under GW, which could have a profound socio-economic consequence.", "author" : [ { "dropping-particle" : "", "family" : "Chen", "given" : "Lin", "non-dropping-particle" : "", "parse-names" : false, "suffix" : "" }, { "dropping-particle" : "", "family" : "Li", "given" : "Tim", "non-dropping-particle" : "", "parse-names" : false, "suffix" : "" }, { "dropping-particle" : "", "family" : "Yu", "given" : "Yongqiang", "non-dropping-particle" : "", "parse-names" : false, "suffix" : "" }, { "dropping-particle" : "", "family" : "Behera", "given" : "Swadhin K.", "non-dropping-particle" : "", "parse-names" : false, "suffix" : "" } ], "container-title" : "Climate Dynamics", "id" : "ITEM-1", "issue" : "11-12", "issued" : { "date-parts" : [ [ "2017", "12" ] ] }, "page" : "3799-3811", "title" : "A possible explanation for the divergent projection of ENSO amplitude change under global warming", "translator" : [ { "dropping-particle" : "", "family" : "K4960", "given" : "", "non-dropping-particle" : "", "parse-names" : false, "suffix" : "" } ], "type" : "article-journal", "volume" : "49" }, "uris" : [ "http://www.mendeley.com/documents/?uuid=41cac7a8-d53f-4590-aebe-c9bfde4fc58f" ] } ], "mendeley" : { "formattedCitation" : "(Chen et al., 2017)", "plainTextFormattedCitation" : "(Chen et al., 2017)", "previouslyFormattedCitation" : "(Chen et al., 2017)"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(Chen et al., 2017)</w:delText>
        </w:r>
        <w:r w:rsidR="00E86852" w:rsidRPr="003862D0" w:rsidDel="00D66D8F">
          <w:rPr>
            <w:rFonts w:eastAsia="Malgun Gothic"/>
            <w:lang w:val="en-GB"/>
          </w:rPr>
          <w:fldChar w:fldCharType="end"/>
        </w:r>
        <w:r w:rsidR="00E86852" w:rsidRPr="003862D0" w:rsidDel="00D66D8F">
          <w:rPr>
            <w:rFonts w:eastAsia="Malgun Gothic"/>
            <w:lang w:val="en-GB"/>
          </w:rPr>
          <w:fldChar w:fldCharType="begin" w:fldLock="1"/>
        </w:r>
        <w:r w:rsidR="00615634" w:rsidDel="00D66D8F">
          <w:rPr>
            <w:rFonts w:eastAsia="Malgun Gothic"/>
          </w:rPr>
          <w:delInstrText>ADDIN CSL_CITATION { "citationItems" : [ { "id" : "ITEM-1",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"ITEM-1",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"(Wengel et al., 2018)", "plainTextFormattedCitation" : "(Wengel et al., 2018)", "previouslyFormattedCitation" : "(Wengel et al., 2018)" }, "properties" : { "noteIndex" : 0 }, "schema" : "https://github.com/citation-style-language/schema/raw/master/csl-citation.json" }</w:delInstrText>
        </w:r>
        <w:r w:rsidR="00E86852" w:rsidRPr="003862D0" w:rsidDel="00D66D8F">
          <w:rPr>
            <w:rFonts w:eastAsia="Malgun Gothic"/>
            <w:lang w:val="en-GB"/>
          </w:rPr>
          <w:fldChar w:fldCharType="separate"/>
        </w:r>
        <w:r w:rsidR="00016735" w:rsidDel="00D66D8F">
          <w:rPr>
            <w:rFonts w:eastAsia="Malgun Gothic"/>
            <w:noProof/>
          </w:rPr>
          <w:delText>(Wengel et al., 2018)</w:delText>
        </w:r>
        <w:r w:rsidR="00E86852" w:rsidRPr="003862D0" w:rsidDel="00D66D8F">
          <w:rPr>
            <w:rFonts w:eastAsia="Malgun Gothic"/>
            <w:lang w:val="en-GB"/>
          </w:rPr>
          <w:fldChar w:fldCharType="end"/>
        </w:r>
      </w:del>
      <w:r w:rsidRPr="00560680">
        <w:rPr>
          <w:iCs/>
        </w:rPr>
        <w:t>, recent studies with CMIP6 models</w:t>
      </w:r>
      <w:del w:id="1719" w:author="Robin Matthews" w:date="2021-06-18T17:08:00Z">
        <w:r w:rsidR="00DA6E1C" w:rsidRPr="00560680" w:rsidDel="00D66D8F">
          <w:rPr>
            <w:iCs/>
          </w:rPr>
          <w:delText xml:space="preserve"> </w:delText>
        </w:r>
      </w:del>
      <w:bookmarkStart w:id="1720" w:name="_Hlk74928519"/>
      <w:ins w:id="1721" w:author="Robin Matthews" w:date="2021-06-18T17:08:00Z">
        <w:r w:rsidR="00D66D8F">
          <w:rPr>
            <w:iCs/>
          </w:rPr>
          <w:t xml:space="preserve"> </w:t>
        </w:r>
        <w:r w:rsidR="00D66D8F">
          <w:rPr>
            <w:iCs/>
          </w:rPr>
          <w:fldChar w:fldCharType="begin" w:fldLock="1"/>
        </w:r>
      </w:ins>
      <w:r w:rsidR="00CD3B49">
        <w:rPr>
          <w:iCs/>
        </w:rPr>
        <w:instrText>ADDIN CSL_CITATION { "citationItems" : [ { "id" : "ITEM-1", "itemData" : { "DOI" : "10.5194/cp-16-1777-2020", "ISSN" : "1814-9332", "author" : [ { "dropping-particle" : "", "family" : "Brown", "given" : "Josephine R.", "non-dropping-particle" : "", "parse-names" : false, "suffix" : "" }, { "dropping-particle" : "", "family" : "Brierley", "given" : "Chris M.", "non-dropping-particle" : "", "parse-names" : false, "suffix" : "" }, { "dropping-particle" : "", "family" : "An", "given" : "Soon-Il", "non-dropping-particle" : "", "parse-names" : false, "suffix" : "" }, { "dropping-particle" : "", "family" : "Guarino", "given" : "Maria-Vittoria", "non-dropping-particle" : "", "parse-names" : false, "suffix" : "" }, { "dropping-particle" : "", "family" : "Stevenson", "given" : "Samantha", "non-dropping-particle" : "", "parse-names" : false, "suffix" : "" }, { "dropping-particle" : "", "family" : "Williams", "given" : "Charles J. R.", "non-dropping-particle" : "", "parse-names" : false, "suffix" : "" }, { "dropping-particle" : "", "family" : "Zhang", "given" : "Qiong", "non-dropping-particle" : "", "parse-names" : false, "suffix" : "" }, { "dropping-particle" : "", "family" : "Zhao", "given" : "Anni",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"Brady", "given" : "Esther C.", "non-dropping-particle" : "", "parse-names" : false, "suffix" : "" }, { "dropping-particle" : "", "family" : "Chandan", "given" : "Deepak", "non-dropping-particle" : "", "parse-names" : false, "suffix" : "" }, { "dropping-particle" : "", "family" : "D'Agostino", "given" : "Roberta",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"Morozova", "given" : "Polina A.", "non-dropping-particle" : "", "parse-names" : false, "suffix" : "" }, { "dropping-particle" : "", "family" : "Ohgaito", "given" : "Rumi", "non-dropping-particle" : "", "parse-names" : false, "suffix" : "" }, { "dropping-particle" : "", "family" : "O'ishi", "given" : "Ryouta",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"Shi", "given" : "Xiaoxu", "non-dropping-particle" : "", "parse-names" : false, "suffix" : "" }, { "dropping-particle" : "", "family" : "Sime", "given" : "Louise", "non-dropping-particle" : "", "parse-names" : false, "suffix" : "" }, { "dropping-particle" : "", "family" : "Volodin", "given" : "Evgeny M.",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"5", "issued" : { "date-parts" : [ [ "2020", "9", "28" ] ] }, "page" : "1777-1805", "title" : "Comparison of past and future simulations of ENSO in CMIP5/PMIP3 and CMIP6/PMIP4 models", "translator" : [ { "dropping-particle" : "", "family" : "K4955", "given" : "", "non-dropping-particle" : "", "parse-names" : false, "suffix" : "" } ], "type" : "article-journal", "volume" : "16" }, "uris" : [ "http://www.mendeley.com/documents/?uuid=f13518d2-2939-4f6e-be74-8728c3240ba7" ] }, { "id" : "ITEM-2",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"ITEM-2",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"id" : "ITEM-3",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"ITEM-3",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"id" : "ITEM-4",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"ITEM-4",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"(Brown et al., 2020; Fredriksen et al., 2020; Freund et al., 2020; Yun et al., 2021)", "manualFormatting" : "(Brown et al., 2020; Fredriksen et al., 2020a; Freund et al., 2020a; Yun et al., 2021)", "plainTextFormattedCitation" : "(Brown et al., 2020; Fredriksen et al., 2020; Freund et al., 2020; Yun et al., 2021)", "previouslyFormattedCitation" : "(Brown et al., 2020; Fredriksen et al., 2020; Freund et al., 2020; Yun et al., 2021)" }, "properties" : { "noteIndex" : 0 }, "schema" : "https://github.com/citation-style-language/schema/raw/master/csl-citation.json" }</w:instrText>
      </w:r>
      <w:ins w:id="1722" w:author="Robin Matthews" w:date="2021-06-18T17:08:00Z">
        <w:r w:rsidR="00D66D8F">
          <w:rPr>
            <w:iCs/>
          </w:rPr>
          <w:fldChar w:fldCharType="separate"/>
        </w:r>
        <w:r w:rsidR="00D66D8F" w:rsidRPr="006A7995">
          <w:rPr>
            <w:iCs/>
            <w:noProof/>
          </w:rPr>
          <w:t>(Brown et al., 2020; Fredriksen et al., 2020</w:t>
        </w:r>
      </w:ins>
      <w:ins w:id="1723" w:author="Robin Matthews" w:date="2021-06-18T17:09:00Z">
        <w:r w:rsidR="00131551">
          <w:rPr>
            <w:iCs/>
            <w:noProof/>
          </w:rPr>
          <w:t>a</w:t>
        </w:r>
      </w:ins>
      <w:ins w:id="1724" w:author="Robin Matthews" w:date="2021-06-18T17:08:00Z">
        <w:r w:rsidR="00D66D8F" w:rsidRPr="006A7995">
          <w:rPr>
            <w:iCs/>
            <w:noProof/>
          </w:rPr>
          <w:t>; Freund et al., 2020</w:t>
        </w:r>
      </w:ins>
      <w:ins w:id="1725" w:author="Robin Matthews" w:date="2021-06-18T17:09:00Z">
        <w:r w:rsidR="00131551">
          <w:rPr>
            <w:iCs/>
            <w:noProof/>
          </w:rPr>
          <w:t>a</w:t>
        </w:r>
      </w:ins>
      <w:ins w:id="1726" w:author="Robin Matthews" w:date="2021-06-18T17:08:00Z">
        <w:r w:rsidR="00D66D8F" w:rsidRPr="006A7995">
          <w:rPr>
            <w:iCs/>
            <w:noProof/>
          </w:rPr>
          <w:t>; Yun et al., 2021)</w:t>
        </w:r>
        <w:r w:rsidR="00D66D8F">
          <w:rPr>
            <w:iCs/>
          </w:rPr>
          <w:fldChar w:fldCharType="end"/>
        </w:r>
      </w:ins>
      <w:del w:id="1727" w:author="Robin Matthews" w:date="2021-06-18T17:08:00Z">
        <w:r w:rsidR="00DA6E1C" w:rsidRPr="003862D0" w:rsidDel="00D66D8F">
          <w:rPr>
            <w:iCs/>
            <w:lang w:val="en-GB"/>
          </w:rPr>
          <w:fldChar w:fldCharType="begin" w:fldLock="1"/>
        </w:r>
        <w:r w:rsidR="00615634" w:rsidDel="00D66D8F">
          <w:rPr>
            <w:iCs/>
          </w:rPr>
          <w:delInstrText>ADDIN CSL_CITATION { "citationItems" : [ { "id" : "ITEM-1", "itemData" : { "DOI" : "10.5194/cp-16-1777-2020", "ISSN" : "1814-9332", "author" : [ { "dropping-particle" : "", "family" : "Brown", "given" : "Josephine R.", "non-dropping-particle" : "", "parse-names" : false, "suffix" : "" }, { "dropping-particle" : "", "family" : "Brierley", "given" : "Chris M.", "non-dropping-particle" : "", "parse-names" : false, "suffix" : "" }, { "dropping-particle" : "", "family" : "An", "given" : "Soon-Il", "non-dropping-particle" : "", "parse-names" : false, "suffix" : "" }, { "dropping-particle" : "", "family" : "Guarino", "given" : "Maria-Vittoria", "non-dropping-particle" : "", "parse-names" : false, "suffix" : "" }, { "dropping-particle" : "", "family" : "Stevenson", "given" : "Samantha", "non-dropping-particle" : "", "parse-names" : false, "suffix" : "" }, { "dropping-particle" : "", "family" : "Williams", "given" : "Charles J. R.", "non-dropping-particle" : "", "parse-names" : false, "suffix" : "" }, { "dropping-particle" : "", "family" : "Zhang", "given" : "Qiong", "non-dropping-particle" : "", "parse-names" : false, "suffix" : "" }, { "dropping-particle" : "", "family" : "Zhao", "given" : "Anni",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"Brady", "given" : "Esther C.", "non-dropping-particle" : "", "parse-names" : false, "suffix" : "" }, { "dropping-particle" : "", "family" : "Chandan", "given" : "Deepak", "non-dropping-particle" : "", "parse-names" : false, "suffix" : "" }, { "dropping-particle" : "", "family" : "D'Agostino", "given" : "Roberta",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"Morozova", "given" : "Polina A.", "non-dropping-particle" : "", "parse-names" : false, "suffix" : "" }, { "dropping-particle" : "", "family" : "Ohgaito", "given" : "Rumi", "non-dropping-particle" : "", "parse-names" : false, "suffix" : "" }, { "dropping-particle" : "", "family" : "O'ishi", "given" : "Ryouta", "non-dropping-particle" : "", "parse-names" : false, "suffix" : "" }, { "dropping-particle" : "", "family" : "Otto-Bliesner", "given" : "Bette L.", "non-dropping-particle" : "", "parse-names" : false, "suffix" : "" }, { "dropping-particle" : "", "family" : "Peltier", "given" : "W. Richard", "non-dropping-particle" : "", "parse-names" : false, "suffix" : "" }, { "dropping-particle" : "", "family" : "Shi", "given" : "Xiaoxu", "non-dropping-particle" : "", "parse-names" : false, "suffix" : "" }, { "dropping-particle" : "", "family" : "Sime", "given" : "Louise", "non-dropping-particle" : "", "parse-names" : false, "suffix" : "" }, { "dropping-particle" : "", "family" : "Volodin", "given" : "Evgeny M.",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"5", "issued" : { "date-parts" : [ [ "2020", "9", "28" ] ] }, "page" : "1777-1805", "title" : "Comparison of past and future simulations of ENSO in CMIP5/PMIP3 and CMIP6/PMIP4 models", "translator" : [ { "dropping-particle" : "", "family" : "K4955", "given" : "", "non-dropping-particle" : "", "parse-names" : false, "suffix" : "" } ], "type" : "article-journal", "volume" : "16" }, "uris" : [ "http://www.mendeley.com/documents/?uuid=f13518d2-2939-4f6e-be74-8728c3240ba7" ] } ], "mendeley" : { "formattedCitation" : "(Brown et al., 2020)", "plainTextFormattedCitation" : "(Brown et al., 2020)", "previouslyFormattedCitation" : "(Brown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en-GB"/>
          </w:rPr>
          <w:delText>(Brown et al., 2020)</w:delText>
        </w:r>
        <w:r w:rsidR="00DA6E1C" w:rsidRPr="003862D0" w:rsidDel="00D66D8F">
          <w:rPr>
            <w:iCs/>
            <w:lang w:val="en-GB"/>
          </w:rPr>
          <w:fldChar w:fldCharType="end"/>
        </w:r>
        <w:r w:rsidR="00DA6E1C" w:rsidRPr="003862D0" w:rsidDel="00D66D8F">
          <w:rPr>
            <w:iCs/>
            <w:lang w:val="en-GB"/>
          </w:rPr>
          <w:fldChar w:fldCharType="begin" w:fldLock="1"/>
        </w:r>
        <w:r w:rsidR="0022544F" w:rsidDel="00D66D8F">
          <w:rPr>
            <w:iCs/>
            <w:lang w:val="en-GB"/>
          </w:rPr>
          <w:delInstrText>ADDIN CSL_CITATION { "citationItems" : [ { "id" : "ITEM-1",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"ITEM-1",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"(Fredriksen et al., 2020)", "plainTextFormattedCitation" : "(Fredriksen et al., 2020)", "previouslyFormattedCitation" : "(Fredriksen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en-GB"/>
          </w:rPr>
          <w:delText>(Fredriksen et al., 2020)</w:delText>
        </w:r>
        <w:r w:rsidR="00DA6E1C" w:rsidRPr="003862D0" w:rsidDel="00D66D8F">
          <w:rPr>
            <w:iCs/>
            <w:lang w:val="en-GB"/>
          </w:rPr>
          <w:fldChar w:fldCharType="end"/>
        </w:r>
        <w:r w:rsidR="00DA6E1C" w:rsidRPr="003862D0" w:rsidDel="00D66D8F">
          <w:rPr>
            <w:iCs/>
            <w:lang w:val="en-GB"/>
          </w:rPr>
          <w:fldChar w:fldCharType="begin" w:fldLock="1"/>
        </w:r>
        <w:r w:rsidR="0022544F" w:rsidDel="00D66D8F">
          <w:rPr>
            <w:iCs/>
            <w:lang w:val="en-GB"/>
          </w:rPr>
          <w:delInstrText>ADDIN CSL_CITATION { "citationItems" : [ { "id" : "ITEM-1",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"ITEM-1",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"mendeley" : { "formattedCitation" : "(Freund et al., 2020)", "plainTextFormattedCitation" : "(Freund et al., 2020)", "previouslyFormattedCitation" : "(Freund et al., 2020)"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de-DE"/>
          </w:rPr>
          <w:delText>(Freund et al., 2020)</w:delText>
        </w:r>
        <w:r w:rsidR="00DA6E1C" w:rsidRPr="003862D0" w:rsidDel="00D66D8F">
          <w:rPr>
            <w:iCs/>
            <w:lang w:val="en-GB"/>
          </w:rPr>
          <w:fldChar w:fldCharType="end"/>
        </w:r>
        <w:r w:rsidR="00DA6E1C" w:rsidRPr="003862D0" w:rsidDel="00D66D8F">
          <w:rPr>
            <w:iCs/>
            <w:lang w:val="en-GB"/>
          </w:rPr>
          <w:fldChar w:fldCharType="begin" w:fldLock="1"/>
        </w:r>
        <w:r w:rsidR="00615634" w:rsidDel="00D66D8F">
          <w:rPr>
            <w:iCs/>
            <w:lang w:val="de-DE"/>
          </w:rPr>
          <w:del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delInstrText>
        </w:r>
        <w:r w:rsidR="00DA6E1C" w:rsidRPr="003862D0" w:rsidDel="00D66D8F">
          <w:rPr>
            <w:iCs/>
            <w:lang w:val="en-GB"/>
          </w:rPr>
          <w:fldChar w:fldCharType="separate"/>
        </w:r>
        <w:r w:rsidR="00016735" w:rsidDel="00D66D8F">
          <w:rPr>
            <w:iCs/>
            <w:noProof/>
            <w:lang w:val="de-DE"/>
          </w:rPr>
          <w:delText>(Yun et al., 2021)</w:delText>
        </w:r>
        <w:r w:rsidR="00DA6E1C" w:rsidRPr="003862D0" w:rsidDel="00D66D8F">
          <w:rPr>
            <w:iCs/>
            <w:lang w:val="en-GB"/>
          </w:rPr>
          <w:fldChar w:fldCharType="end"/>
        </w:r>
      </w:del>
      <w:bookmarkEnd w:id="1720"/>
      <w:r w:rsidRPr="001F0AEC">
        <w:rPr>
          <w:iCs/>
          <w:lang w:val="de-DE"/>
        </w:rPr>
        <w:t xml:space="preserve">, and </w:t>
      </w:r>
      <w:r w:rsidRPr="001F0AEC">
        <w:rPr>
          <w:color w:val="000000" w:themeColor="text1"/>
          <w:lang w:val="de-DE" w:eastAsia="en-US"/>
        </w:rPr>
        <w:t>large initial</w:t>
      </w:r>
      <w:r w:rsidR="00AF77A3" w:rsidRPr="001F0AEC">
        <w:rPr>
          <w:color w:val="000000" w:themeColor="text1"/>
          <w:lang w:val="de-DE" w:eastAsia="en-US"/>
        </w:rPr>
        <w:t>-</w:t>
      </w:r>
      <w:r w:rsidRPr="001F0AEC">
        <w:rPr>
          <w:color w:val="000000" w:themeColor="text1"/>
          <w:lang w:val="de-DE" w:eastAsia="en-US"/>
        </w:rPr>
        <w:t xml:space="preserve">condition ensemble experiments </w:t>
      </w:r>
      <w:r w:rsidRPr="003862D0">
        <w:rPr>
          <w:color w:val="000000" w:themeColor="text1"/>
          <w:lang w:val="en-GB" w:eastAsia="en-US"/>
        </w:rPr>
        <w:fldChar w:fldCharType="begin" w:fldLock="1"/>
      </w:r>
      <w:r w:rsidR="00615634">
        <w:rPr>
          <w:color w:val="000000" w:themeColor="text1"/>
          <w:lang w:val="de-DE" w:eastAsia="en-US"/>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"10.5194/esd-11-267-2020", "ISSN" : "2190-4987", "abstract" : "Abstract. The changes in the El Ni\u00f1o\u2013Southern Oscillation (ENSO) phenomenon and its precipitation-related teleconnections over the globe under climate change are investigated in the Community Earth System Model Large Ensemble from 1950 to 2100. For the investigation, a recently developed ensemble-based method, the snapshot empirical orthogonal function (SEOF) analysis, is used. The instantaneous ENSO pattern is defined as the leading mode of the SEOF analysis carried out at a given time instant over the ensemble. The corresponding principal components (PC1s) characterize the ENSO phases. By considering sea surface temperature (SST) regression maps, we find that the largest changes in the typical amplitude of SST fluctuations occur in the June\u2013July\u2013August\u2013September (JJAS) season, in the Ni\u00f1o3\u2013Ni\u00f1o3.4 (5\u2218 N\u20135\u2218 S, 170\u201390\u2218 W; NOAA Climate Prediction Center) region, and the western part of the Pacific Ocean; however, the increase is also considerable along the Equator in December\u2013January\u2013February (DJF). The Ni\u00f1o3 amplitude also shows an increase of about 20 % and 10 % in JJAS and DJF, respectively. The strength of the precipitation-related teleconnections of the ENSO is found to be nonstationary, as well. For example, the anticorrelation with precipitation in Australia in JJAS and the positive correlation in central and northern Africa in DJF are predicted to be more pronounced by the end of the 21th century. Half-year-lagged correlations, aiming to predict precipitation conditions from ENSO phases, are also studied. The Australian and Indonesian precipitation and that of the eastern part of Africa in both JJAS and DJF seem to be well predictable based on the ENSO phase, while the southern Indian precipitation relates to the half-year previous ENSO phase only in DJF. The strength of these connections increases, especially from the African region to the Arabian Peninsula.", "author" : [ { "dropping-particle" : "", "family" : "Haszpra", "given" : "T\u00edmea", "non-dropping-particle" : "", "parse-names" : false, "suffix" : "" }, { "dropping-particle" : "", "family" : "Herein", "given" : "M\u00e1ty\u00e1s", "non-dropping-particle" : "", "parse-names" : false, "suffix" : "" }, { "dropping-particle" : "", "family" : "B\u00f3dai", "given" : "Tam\u00e1s", "non-dropping-particle" : "", "parse-names" : false, "suffix" : "" } ], "container-title" : "Earth System Dynamics", "id" : "ITEM-2", "issue" : "1", "issued" : { "date-parts" : [ [ "2020", "3" ] ] }, "page" : "267-280", "title" : "Investigating ENSO and its teleconnections under climate change in an ensemble view \u2013 a new perspective", "translator" : [ { "dropping-particle" : "", "family" : "K4959", "given" : "", "non-dropping-particle" : "", "parse-names" : false, "suffix" : "" } ], "type" : "article-journal", "volume" : "11" }, "uris" : [ "http://www.mendeley.com/documents/?uuid=dd2d2534-0216-4d2f-87ef-15be4d82e02d" ] }, { "id" : "ITEM-3", "itemData" : { "DOI" : "10.1007/s00382-017-3859-7", "ISSN" : "0930-7575", "abstract" : "El Ni{\u00f1}o--Southern Oscillation (ENSO) is the dominant mode of variability in the coupled ocean-atmospheric system. Future projections of ENSO change under global warming are highly uncertain among models. In this study, the effect of internal variability on ENSO amplitude change in future climate projections is investigated based on a 40-member ensemble from the Community Earth System Model Large Ensemble (CESM-LE) project. A large uncertainty is identified among ensemble members due to internal variability. The inter-member diversity is associated with a zonal dipole pattern of sea surface temperature (SST) change in the mean along the equator, which is similar to the second empirical orthogonal function (EOF) mode of tropical Pacific decadal variability (TPDV) in the unforced control simulation. The uncertainty in CESM-LE is comparable in magnitude to that among models of the Coupled Model Intercomparison Project phase 5 (CMIP5), suggesting the contribution of internal variability to the intermodel uncertainty in ENSO amplitude change. However, the causations between changes in ENSO amplitude and the mean state are distinct between CESM-LE and CMIP5 ensemble. The CESM-LE results indicate that a large ensemble of {\\textasciitilde}15 members is needed to separate the relative contributions to ENSO amplitude change over the twenty-first century between forced response and internal variability.", "author" : [ { "dropping-particle" : "", "family" : "Zheng", "given" : "Xiao-Tong", "non-dropping-particle" : "", "parse-names" : false, "suffix" : "" }, { "dropping-particle" : "", "family" : "Hui", "given" : "Chang", "non-dropping-particle" : "", "parse-names" : false, "suffix" : "" }, { "dropping-particle" : "", "family" : "Yeh", "given" : "Sang-Wook", "non-dropping-particle" : "", "parse-names" : false, "suffix" : "" } ], "container-title" : "Climate Dynamics", "id" : "ITEM-3", "issue" : "11-12", "issued" : { "date-parts" : [ [ "2018", "6", "21" ] ] }, "page" : "4019-4035", "title" : "Response of ENSO amplitude to global warming in CESM large ensemble: uncertainty due to internal variability", "translator" : [ { "dropping-particle" : "", "family" : "K3848", "given" : "", "non-dropping-particle" : "", "parse-names" : false, "suffix" : "" } ], "type" : "article-journal", "volume" : "50" }, "uris" : [ "http://www.mendeley.com/documents/?uuid=4b850b1e-bdb3-4d1f-9a4f-49734b83b073" ] } ], "mendeley" : { "formattedCitation" : "(Maher et al., 2018; Zheng et al., 2018; Haszpra et al., 2020)", "plainTextFormattedCitation" : "(Maher et al., 2018; Zheng et al., 2018; Haszpra et al., 2020)", "previouslyFormattedCitation" : "(Maher et al., 2018; Zheng et al., 2018; Haszpra et al., 2020)"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(Maher et al., 2018; Zheng et al., 2018; Haszpra et al., 2020)</w:t>
      </w:r>
      <w:r w:rsidRPr="003862D0">
        <w:rPr>
          <w:color w:val="000000" w:themeColor="text1"/>
          <w:lang w:val="en-GB" w:eastAsia="en-US"/>
        </w:rPr>
        <w:fldChar w:fldCharType="end"/>
      </w:r>
      <w:r w:rsidRPr="003862D0">
        <w:rPr>
          <w:color w:val="000000" w:themeColor="text1"/>
          <w:lang w:val="en-GB" w:eastAsia="en-US"/>
        </w:rPr>
        <w:t>.</w:t>
      </w:r>
    </w:p>
    <w:p w14:paraId="2E5A74ED" w14:textId="77777777" w:rsidR="009300A3" w:rsidRPr="003862D0" w:rsidRDefault="009300A3" w:rsidP="009300A3">
      <w:pPr>
        <w:pStyle w:val="AR6BodyText"/>
        <w:rPr>
          <w:lang w:val="en-GB" w:eastAsia="en-US"/>
        </w:rPr>
      </w:pPr>
    </w:p>
    <w:p w14:paraId="0AF18FC1" w14:textId="475AA91A" w:rsidR="00262CD9" w:rsidRPr="003862D0" w:rsidRDefault="009300A3" w:rsidP="00377ACF">
      <w:pPr>
        <w:pStyle w:val="AR6BodyText"/>
        <w:rPr>
          <w:lang w:val="en-GB" w:eastAsia="en-US"/>
        </w:rPr>
      </w:pPr>
      <w:r w:rsidRPr="003862D0">
        <w:rPr>
          <w:lang w:val="en-GB" w:eastAsia="en-US"/>
        </w:rPr>
        <w:t xml:space="preserve">It is therefore </w:t>
      </w:r>
      <w:r w:rsidRPr="003862D0">
        <w:rPr>
          <w:i/>
          <w:lang w:val="en-GB" w:eastAsia="en-US"/>
        </w:rPr>
        <w:t>very likely</w:t>
      </w:r>
      <w:r w:rsidRPr="003862D0">
        <w:rPr>
          <w:lang w:val="en-GB" w:eastAsia="en-US"/>
        </w:rPr>
        <w:t xml:space="preserve"> that the amplitude of ENSO rainfall variability will intensify in response to global warming over the 21st century although there is no </w:t>
      </w:r>
      <w:r w:rsidR="005A7367" w:rsidRPr="003862D0">
        <w:rPr>
          <w:lang w:val="en-GB" w:eastAsia="en-US"/>
        </w:rPr>
        <w:t xml:space="preserve">robust </w:t>
      </w:r>
      <w:r w:rsidRPr="003862D0">
        <w:rPr>
          <w:lang w:val="en-GB" w:eastAsia="en-US"/>
        </w:rPr>
        <w:t xml:space="preserve">consensus from CMIP6 climate models for a systematic change in amplitude of ENSO SST variability even in the high-emission scenarios of SSP3-7.0 and SSP5-8.5. </w:t>
      </w:r>
    </w:p>
    <w:p w14:paraId="551A99BA" w14:textId="537A3D63" w:rsidR="00AF77A3" w:rsidRPr="003862D0" w:rsidRDefault="00AF77A3" w:rsidP="00377ACF">
      <w:pPr>
        <w:pStyle w:val="AR6BodyText"/>
        <w:rPr>
          <w:lang w:val="en-GB" w:eastAsia="en-US"/>
        </w:rPr>
      </w:pPr>
    </w:p>
    <w:p w14:paraId="1391DA3B" w14:textId="77777777" w:rsidR="00E76B8D" w:rsidRPr="003862D0" w:rsidRDefault="00E76B8D" w:rsidP="00377ACF">
      <w:pPr>
        <w:pStyle w:val="AR6BodyText"/>
        <w:rPr>
          <w:lang w:val="en-GB"/>
        </w:rPr>
      </w:pPr>
    </w:p>
    <w:p w14:paraId="702492BC" w14:textId="65B0E386" w:rsidR="00262CD9" w:rsidRPr="003862D0" w:rsidRDefault="00262CD9" w:rsidP="00262CD9">
      <w:pPr>
        <w:pStyle w:val="AR6Chap4Level2411"/>
        <w:rPr>
          <w:lang w:val="en-GB"/>
        </w:rPr>
      </w:pPr>
      <w:bookmarkStart w:id="1728" w:name="_Ref29553512"/>
      <w:bookmarkStart w:id="1729" w:name="_Toc29748272"/>
      <w:bookmarkStart w:id="1730" w:name="_Toc29748458"/>
      <w:bookmarkStart w:id="1731" w:name="_Toc29749211"/>
      <w:bookmarkStart w:id="1732" w:name="_Toc29751021"/>
      <w:bookmarkStart w:id="1733" w:name="_Toc33523278"/>
      <w:bookmarkStart w:id="1734" w:name="_Toc56878741"/>
      <w:bookmarkStart w:id="1735" w:name="_Toc56879162"/>
      <w:bookmarkStart w:id="1736" w:name="_Toc56879704"/>
      <w:bookmarkStart w:id="1737" w:name="_Toc56880370"/>
      <w:bookmarkStart w:id="1738" w:name="_Toc56880466"/>
      <w:bookmarkStart w:id="1739" w:name="_Toc56880536"/>
      <w:bookmarkStart w:id="1740" w:name="_Toc56880660"/>
      <w:bookmarkStart w:id="1741" w:name="_Toc56881934"/>
      <w:bookmarkStart w:id="1742" w:name="_Toc57156852"/>
      <w:bookmarkStart w:id="1743" w:name="_Toc65519591"/>
      <w:bookmarkStart w:id="1744" w:name="_Ref65591793"/>
      <w:bookmarkStart w:id="1745" w:name="_Ref65592195"/>
      <w:bookmarkStart w:id="1746" w:name="_Toc66099775"/>
      <w:bookmarkStart w:id="1747" w:name="_Toc66646029"/>
      <w:bookmarkStart w:id="1748" w:name="_Ref66642833"/>
      <w:bookmarkStart w:id="1749" w:name="_Toc69752499"/>
      <w:bookmarkStart w:id="1750" w:name="_Toc66379305"/>
      <w:bookmarkStart w:id="1751" w:name="_Toc66466972"/>
      <w:bookmarkStart w:id="1752" w:name="_Toc66467256"/>
      <w:bookmarkStart w:id="1753" w:name="_Toc66574511"/>
      <w:bookmarkStart w:id="1754" w:name="_Toc66574682"/>
      <w:bookmarkStart w:id="1755" w:name="_Ref66551322"/>
      <w:r w:rsidRPr="003862D0">
        <w:rPr>
          <w:lang w:val="en-GB"/>
        </w:rPr>
        <w:t xml:space="preserve">Synthesis Assessment of </w:t>
      </w:r>
      <w:bookmarkEnd w:id="1728"/>
      <w:bookmarkEnd w:id="1729"/>
      <w:bookmarkEnd w:id="1730"/>
      <w:bookmarkEnd w:id="1731"/>
      <w:bookmarkEnd w:id="1732"/>
      <w:bookmarkEnd w:id="1733"/>
      <w:r w:rsidRPr="003862D0">
        <w:rPr>
          <w:lang w:val="en-GB"/>
        </w:rPr>
        <w:t>Projected Change in Global Surface Air Temperature</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r w:rsidRPr="003862D0">
        <w:rPr>
          <w:lang w:val="en-GB"/>
        </w:rPr>
        <w:t xml:space="preserve"> </w:t>
      </w:r>
      <w:bookmarkEnd w:id="1750"/>
      <w:bookmarkEnd w:id="1751"/>
      <w:bookmarkEnd w:id="1752"/>
      <w:bookmarkEnd w:id="1753"/>
      <w:bookmarkEnd w:id="1754"/>
      <w:bookmarkEnd w:id="1755"/>
    </w:p>
    <w:p w14:paraId="6695C5DA" w14:textId="77777777" w:rsidR="00E76B8D" w:rsidRPr="003862D0" w:rsidRDefault="00E76B8D" w:rsidP="00262CD9">
      <w:pPr>
        <w:pStyle w:val="AR6BodyText"/>
        <w:rPr>
          <w:lang w:val="en-GB"/>
        </w:rPr>
      </w:pPr>
    </w:p>
    <w:p w14:paraId="491C894D" w14:textId="0B20E674" w:rsidR="00262CD9" w:rsidRPr="003862D0" w:rsidRDefault="00262CD9" w:rsidP="00262CD9">
      <w:pPr>
        <w:pStyle w:val="AR6BodyText"/>
        <w:rPr>
          <w:color w:val="000000" w:themeColor="text1"/>
          <w:lang w:val="en-GB"/>
        </w:rPr>
      </w:pPr>
      <w:r w:rsidRPr="003862D0">
        <w:rPr>
          <w:lang w:val="en-GB"/>
        </w:rPr>
        <w:t xml:space="preserve">GSAT change is assessed using multiple lines of evidence including the CMIP6 projection simulations out to year 2100. </w:t>
      </w:r>
      <w:r w:rsidRPr="003862D0">
        <w:rPr>
          <w:color w:val="000000" w:themeColor="text1"/>
          <w:lang w:val="en-GB"/>
        </w:rPr>
        <w:t xml:space="preserve">The assessment combines CMIP6 projections driven by SSP scenarios with observational constraints on simulated </w:t>
      </w:r>
      <w:r w:rsidR="003E7AA0" w:rsidRPr="003862D0">
        <w:rPr>
          <w:color w:val="000000" w:themeColor="text1"/>
          <w:lang w:val="en-GB"/>
        </w:rPr>
        <w:t xml:space="preserve">past </w:t>
      </w:r>
      <w:r w:rsidRPr="003862D0">
        <w:rPr>
          <w:color w:val="000000" w:themeColor="text1"/>
          <w:lang w:val="en-GB"/>
        </w:rPr>
        <w:t>warming</w:t>
      </w:r>
      <w:r w:rsidR="00660BFE" w:rsidRPr="003862D0">
        <w:rPr>
          <w:color w:val="000000" w:themeColor="text1"/>
          <w:lang w:val="en-GB"/>
        </w:rPr>
        <w:t xml:space="preserve"> </w:t>
      </w:r>
      <w:ins w:id="1756" w:author="Ian Blenkinsop" w:date="2021-07-27T11:20:00Z">
        <w:r w:rsidR="002B0FB9">
          <w:rPr>
            <w:color w:val="000000" w:themeColor="text1"/>
            <w:lang w:val="en-GB"/>
          </w:rPr>
          <w:t>(</w:t>
        </w:r>
        <w:r w:rsidR="002B0FB9" w:rsidRPr="003862D0">
          <w:rPr>
            <w:lang w:val="en-GB"/>
          </w:rPr>
          <w:t>B</w:t>
        </w:r>
        <w:r w:rsidR="002B0FB9">
          <w:rPr>
            <w:lang w:val="en-GB"/>
          </w:rPr>
          <w:t>ox</w:t>
        </w:r>
        <w:r w:rsidR="002B0FB9" w:rsidRPr="003862D0">
          <w:rPr>
            <w:lang w:val="en-GB"/>
          </w:rPr>
          <w:t xml:space="preserve"> 4.1 and </w:t>
        </w:r>
        <w:commentRangeStart w:id="1757"/>
        <w:r w:rsidR="002B0FB9" w:rsidRPr="003862D0">
          <w:rPr>
            <w:lang w:val="en-GB"/>
          </w:rPr>
          <w:fldChar w:fldCharType="begin"/>
        </w:r>
        <w:r w:rsidR="002B0FB9" w:rsidRPr="003862D0">
          <w:rPr>
            <w:lang w:val="en-GB"/>
          </w:rPr>
          <w:instrText xml:space="preserve"> REF _Ref56852307 \r \h </w:instrText>
        </w:r>
      </w:ins>
      <w:r w:rsidR="002B0FB9" w:rsidRPr="003862D0">
        <w:rPr>
          <w:lang w:val="en-GB"/>
        </w:rPr>
      </w:r>
      <w:ins w:id="1758" w:author="Ian Blenkinsop" w:date="2021-07-27T11:20:00Z">
        <w:r w:rsidR="002B0FB9" w:rsidRPr="003862D0">
          <w:rPr>
            <w:lang w:val="en-GB"/>
          </w:rPr>
          <w:fldChar w:fldCharType="separate"/>
        </w:r>
        <w:r w:rsidR="002B0FB9" w:rsidRPr="003862D0">
          <w:rPr>
            <w:lang w:val="en-GB"/>
          </w:rPr>
          <w:t>Figure 4.11</w:t>
        </w:r>
        <w:r w:rsidR="002B0FB9" w:rsidRPr="003862D0">
          <w:rPr>
            <w:lang w:val="en-GB"/>
          </w:rPr>
          <w:fldChar w:fldCharType="end"/>
        </w:r>
        <w:commentRangeEnd w:id="1757"/>
        <w:r w:rsidR="002B0FB9">
          <w:rPr>
            <w:rStyle w:val="CommentReference"/>
          </w:rPr>
          <w:commentReference w:id="1757"/>
        </w:r>
        <w:r w:rsidR="002B0FB9" w:rsidRPr="003862D0">
          <w:rPr>
            <w:lang w:val="en-GB"/>
          </w:rPr>
          <w:t>a,b</w:t>
        </w:r>
        <w:r w:rsidR="002B0FB9">
          <w:rPr>
            <w:lang w:val="en-GB"/>
          </w:rPr>
          <w:t>;</w:t>
        </w:r>
        <w:r w:rsidR="002B0FB9" w:rsidRPr="003862D0">
          <w:rPr>
            <w:color w:val="000000" w:themeColor="text1"/>
            <w:lang w:val="en-GB"/>
          </w:rPr>
          <w:t xml:space="preserve"> </w:t>
        </w:r>
      </w:ins>
      <w:r w:rsidR="00AC35CC" w:rsidRPr="003862D0">
        <w:rPr>
          <w:color w:val="000000" w:themeColor="text1"/>
          <w:lang w:val="en-GB"/>
        </w:rPr>
        <w:fldChar w:fldCharType="begin" w:fldLock="1"/>
      </w:r>
      <w:r w:rsidR="00CD3B49">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"http://www.mendeley.com/documents/?uuid=9db83e35-a6db-41de-bfbf-c43e6ccdfb3b", "http://www.mendeley.com/documents/?uuid=5bc0971c-ebc9-4048-9f57-630288f007c5" ] }, { "id" : "ITEM-5",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"ITEM-5",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"(Brunner et al., 2020; Liang et al., 2020; Nijsse et al., 2020; Tokarska et al., 2020; Ribes et al., 2021)", "manualFormatting" : "Brunner et al., 2020; Liang et al., 2020; Nijsse et al., 2020; Tokarska et al., 2020; Ribes et al., 2021", "plainTextFormattedCitation" : "(Brunner et al., 2020; Liang et al., 2020; Nijsse et al., 2020; Tokarska et al., 2020; Ribes et al., 2021)", "previouslyFormattedCitation" : "(Brunner et al., 2020; Liang et al., 2020; Nijsse et al., 2020; Tokarska et al., 2020; Ribes et al., 2021)" }, "properties" : { "noteIndex" : 0 }, "schema" : "https://github.com/citation-style-language/schema/raw/master/csl-citation.json" }</w:instrText>
      </w:r>
      <w:r w:rsidR="00AC35CC" w:rsidRPr="003862D0">
        <w:rPr>
          <w:color w:val="000000" w:themeColor="text1"/>
          <w:lang w:val="en-GB"/>
        </w:rPr>
        <w:fldChar w:fldCharType="separate"/>
      </w:r>
      <w:del w:id="1759" w:author="Ian Blenkinsop" w:date="2021-07-27T11:20:00Z">
        <w:r w:rsidR="00016735" w:rsidDel="002B0FB9">
          <w:rPr>
            <w:noProof/>
            <w:color w:val="000000" w:themeColor="text1"/>
            <w:lang w:val="en-GB"/>
          </w:rPr>
          <w:delText>(</w:delText>
        </w:r>
      </w:del>
      <w:r w:rsidR="00016735">
        <w:rPr>
          <w:noProof/>
          <w:color w:val="000000" w:themeColor="text1"/>
          <w:lang w:val="en-GB"/>
        </w:rPr>
        <w:t>Brunner et al., 2020; Liang et al., 2020; Nijsse et al., 2020; Tokarska et al., 2020; Ribes et al., 2021</w:t>
      </w:r>
      <w:del w:id="1760" w:author="Ian Blenkinsop" w:date="2021-07-27T09:56:00Z">
        <w:r w:rsidR="00016735" w:rsidDel="00FB48A4">
          <w:rPr>
            <w:noProof/>
            <w:color w:val="000000" w:themeColor="text1"/>
            <w:lang w:val="en-GB"/>
          </w:rPr>
          <w:delText>)</w:delText>
        </w:r>
      </w:del>
      <w:r w:rsidR="00AC35CC" w:rsidRPr="003862D0">
        <w:rPr>
          <w:color w:val="000000" w:themeColor="text1"/>
          <w:lang w:val="en-GB"/>
        </w:rPr>
        <w:fldChar w:fldCharType="end"/>
      </w:r>
      <w:del w:id="1761" w:author="Ian Blenkinsop" w:date="2021-07-27T09:56:00Z">
        <w:r w:rsidRPr="003862D0" w:rsidDel="00FB48A4">
          <w:rPr>
            <w:color w:val="000000" w:themeColor="text1"/>
            <w:lang w:val="en-GB"/>
          </w:rPr>
          <w:delText xml:space="preserve"> (</w:delText>
        </w:r>
      </w:del>
      <w:del w:id="1762" w:author="Ian Blenkinsop" w:date="2021-07-27T11:20:00Z">
        <w:r w:rsidR="00660BFE" w:rsidRPr="003862D0" w:rsidDel="002B0FB9">
          <w:rPr>
            <w:color w:val="000000" w:themeColor="text1"/>
            <w:lang w:val="en-GB"/>
          </w:rPr>
          <w:delText xml:space="preserve">see </w:delText>
        </w:r>
      </w:del>
      <w:del w:id="1763" w:author="Ian Blenkinsop" w:date="2021-07-27T09:56:00Z">
        <w:r w:rsidRPr="003862D0" w:rsidDel="00FB48A4">
          <w:rPr>
            <w:lang w:val="en-GB"/>
          </w:rPr>
          <w:delText xml:space="preserve">BOX </w:delText>
        </w:r>
      </w:del>
      <w:del w:id="1764" w:author="Ian Blenkinsop" w:date="2021-07-27T11:20:00Z">
        <w:r w:rsidRPr="003862D0" w:rsidDel="002B0FB9">
          <w:rPr>
            <w:lang w:val="en-GB"/>
          </w:rPr>
          <w:delText>4.1</w:delText>
        </w:r>
        <w:r w:rsidR="00660BFE" w:rsidRPr="003862D0" w:rsidDel="002B0FB9">
          <w:rPr>
            <w:lang w:val="en-GB"/>
          </w:rPr>
          <w:delText xml:space="preserve"> and</w:delText>
        </w:r>
        <w:r w:rsidRPr="003862D0" w:rsidDel="002B0FB9">
          <w:rPr>
            <w:lang w:val="en-GB"/>
          </w:rPr>
          <w:delText xml:space="preserve"> </w:delText>
        </w:r>
        <w:commentRangeStart w:id="1765"/>
        <w:r w:rsidRPr="003862D0" w:rsidDel="002B0FB9">
          <w:rPr>
            <w:lang w:val="en-GB"/>
          </w:rPr>
          <w:fldChar w:fldCharType="begin"/>
        </w:r>
        <w:r w:rsidRPr="003862D0" w:rsidDel="002B0FB9">
          <w:rPr>
            <w:lang w:val="en-GB"/>
          </w:rPr>
          <w:delInstrText xml:space="preserve"> REF _Ref56852307 \r \h </w:delInstrText>
        </w:r>
        <w:r w:rsidRPr="003862D0" w:rsidDel="002B0FB9">
          <w:rPr>
            <w:lang w:val="en-GB"/>
          </w:rPr>
        </w:r>
        <w:r w:rsidRPr="003862D0" w:rsidDel="002B0FB9">
          <w:rPr>
            <w:lang w:val="en-GB"/>
          </w:rPr>
          <w:fldChar w:fldCharType="separate"/>
        </w:r>
        <w:r w:rsidR="00FA6D4F" w:rsidRPr="003862D0" w:rsidDel="002B0FB9">
          <w:rPr>
            <w:lang w:val="en-GB"/>
          </w:rPr>
          <w:delText>Figure 4.11</w:delText>
        </w:r>
      </w:del>
      <w:del w:id="1766" w:author="Ian Blenkinsop" w:date="2021-07-27T09:56:00Z">
        <w:r w:rsidR="00FA6D4F" w:rsidRPr="003862D0" w:rsidDel="00FB48A4">
          <w:rPr>
            <w:lang w:val="en-GB"/>
          </w:rPr>
          <w:delText>:</w:delText>
        </w:r>
      </w:del>
      <w:del w:id="1767" w:author="Ian Blenkinsop" w:date="2021-07-27T11:20:00Z">
        <w:r w:rsidRPr="003862D0" w:rsidDel="002B0FB9">
          <w:rPr>
            <w:lang w:val="en-GB"/>
          </w:rPr>
          <w:fldChar w:fldCharType="end"/>
        </w:r>
        <w:commentRangeEnd w:id="1765"/>
        <w:r w:rsidR="00BF4778" w:rsidDel="002B0FB9">
          <w:rPr>
            <w:rStyle w:val="CommentReference"/>
          </w:rPr>
          <w:commentReference w:id="1765"/>
        </w:r>
        <w:r w:rsidRPr="003862D0" w:rsidDel="002B0FB9">
          <w:rPr>
            <w:lang w:val="en-GB"/>
          </w:rPr>
          <w:delText>a,b</w:delText>
        </w:r>
      </w:del>
      <w:r w:rsidRPr="003862D0">
        <w:rPr>
          <w:lang w:val="en-GB"/>
        </w:rPr>
        <w:t>),</w:t>
      </w:r>
      <w:r w:rsidRPr="003862D0">
        <w:rPr>
          <w:color w:val="000000" w:themeColor="text1"/>
          <w:lang w:val="en-GB"/>
        </w:rPr>
        <w:t xml:space="preserve"> as well as the AR6-updated assessment of ECS and TCR in Section 7.5. </w:t>
      </w:r>
      <w:r w:rsidRPr="003862D0">
        <w:rPr>
          <w:lang w:val="en-GB"/>
        </w:rPr>
        <w:t xml:space="preserve">The approaches of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"(Liang et al., 2020; Tokarska et al., 2020; Ribes et al., 2021)", "plainTextFormattedCitation" : "(Liang et al., 2020; Tokarska et al., 2020; Ribes et al., 2021)", "previouslyFormattedCitation" : "(Liang et al., 2020; Tokarska et al., 2020; Ribes et al., 2021)"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(Liang et al., 2020; Tokarska et al., 2020; Ribes et al., 2021)</w:t>
      </w:r>
      <w:r w:rsidRPr="003862D0">
        <w:rPr>
          <w:color w:val="000000" w:themeColor="text1"/>
          <w:lang w:val="en-GB"/>
        </w:rPr>
        <w:fldChar w:fldCharType="end"/>
      </w:r>
      <w:r w:rsidRPr="003862D0">
        <w:rPr>
          <w:color w:val="000000" w:themeColor="text1"/>
          <w:lang w:val="en-GB"/>
        </w:rPr>
        <w:t xml:space="preserve"> have </w:t>
      </w:r>
      <w:r w:rsidR="00C93162" w:rsidRPr="003862D0">
        <w:rPr>
          <w:color w:val="000000" w:themeColor="text1"/>
          <w:lang w:val="en-GB"/>
        </w:rPr>
        <w:t xml:space="preserve">first </w:t>
      </w:r>
      <w:r w:rsidRPr="003862D0">
        <w:rPr>
          <w:color w:val="000000" w:themeColor="text1"/>
          <w:lang w:val="en-GB"/>
        </w:rPr>
        <w:t>been extended to all 20-year averag</w:t>
      </w:r>
      <w:r w:rsidR="00C93162" w:rsidRPr="003862D0">
        <w:rPr>
          <w:color w:val="000000" w:themeColor="text1"/>
          <w:lang w:val="en-GB"/>
        </w:rPr>
        <w:t>ing</w:t>
      </w:r>
      <w:r w:rsidRPr="003862D0">
        <w:rPr>
          <w:color w:val="000000" w:themeColor="text1"/>
          <w:lang w:val="en-GB"/>
        </w:rPr>
        <w:t xml:space="preserve"> periods between </w:t>
      </w:r>
      <w:r w:rsidR="004A5E8C" w:rsidRPr="003862D0">
        <w:rPr>
          <w:color w:val="000000" w:themeColor="text1"/>
          <w:lang w:val="en-GB"/>
        </w:rPr>
        <w:t xml:space="preserve">2000 </w:t>
      </w:r>
      <w:r w:rsidRPr="003862D0">
        <w:rPr>
          <w:color w:val="000000" w:themeColor="text1"/>
          <w:lang w:val="en-GB"/>
        </w:rPr>
        <w:t xml:space="preserve">and 2100. </w:t>
      </w:r>
      <w:r w:rsidR="002D1A83" w:rsidRPr="003862D0">
        <w:rPr>
          <w:color w:val="000000" w:themeColor="text1"/>
          <w:lang w:val="en-GB"/>
        </w:rPr>
        <w:t>For</w:t>
      </w:r>
      <w:r w:rsidRPr="003862D0">
        <w:rPr>
          <w:color w:val="000000" w:themeColor="text1"/>
          <w:lang w:val="en-GB"/>
        </w:rPr>
        <w:t xml:space="preserve"> each 20-year period</w:t>
      </w:r>
      <w:r w:rsidR="002D1A83" w:rsidRPr="003862D0">
        <w:rPr>
          <w:color w:val="000000" w:themeColor="text1"/>
          <w:lang w:val="en-GB"/>
        </w:rPr>
        <w:t>,</w:t>
      </w:r>
      <w:r w:rsidRPr="003862D0">
        <w:rPr>
          <w:color w:val="000000" w:themeColor="text1"/>
          <w:lang w:val="en-GB"/>
        </w:rPr>
        <w:t xml:space="preserve"> </w:t>
      </w:r>
      <w:r w:rsidR="006D4A2B" w:rsidRPr="003862D0">
        <w:rPr>
          <w:color w:val="000000" w:themeColor="text1"/>
          <w:lang w:val="en-GB"/>
        </w:rPr>
        <w:t xml:space="preserve">the 5%, 50%, and 95% percentile GSAT values </w:t>
      </w:r>
      <w:r w:rsidRPr="003862D0">
        <w:rPr>
          <w:color w:val="000000" w:themeColor="text1"/>
          <w:lang w:val="en-GB"/>
        </w:rPr>
        <w:t>of the</w:t>
      </w:r>
      <w:r w:rsidR="009E4426" w:rsidRPr="003862D0">
        <w:rPr>
          <w:color w:val="000000" w:themeColor="text1"/>
          <w:lang w:val="en-GB"/>
        </w:rPr>
        <w:t>se</w:t>
      </w:r>
      <w:r w:rsidRPr="003862D0">
        <w:rPr>
          <w:color w:val="000000" w:themeColor="text1"/>
          <w:lang w:val="en-GB"/>
        </w:rPr>
        <w:t xml:space="preserve"> </w:t>
      </w:r>
      <w:r w:rsidR="002C6B0D" w:rsidRPr="003862D0">
        <w:rPr>
          <w:color w:val="000000" w:themeColor="text1"/>
          <w:lang w:val="en-GB"/>
        </w:rPr>
        <w:t xml:space="preserve">three </w:t>
      </w:r>
      <w:r w:rsidRPr="003862D0">
        <w:rPr>
          <w:color w:val="000000" w:themeColor="text1"/>
          <w:lang w:val="en-GB"/>
        </w:rPr>
        <w:t xml:space="preserve">constrained CMIP6 results </w:t>
      </w:r>
      <w:r w:rsidR="002C6B0D" w:rsidRPr="003862D0">
        <w:rPr>
          <w:color w:val="000000" w:themeColor="text1"/>
          <w:lang w:val="en-GB"/>
        </w:rPr>
        <w:t>are averaged</w:t>
      </w:r>
      <w:r w:rsidRPr="003862D0">
        <w:rPr>
          <w:color w:val="000000" w:themeColor="text1"/>
          <w:lang w:val="en-GB"/>
        </w:rPr>
        <w:t xml:space="preserve"> </w:t>
      </w:r>
      <w:r w:rsidR="0060680B" w:rsidRPr="003862D0">
        <w:rPr>
          <w:color w:val="000000" w:themeColor="text1"/>
          <w:lang w:val="en-GB"/>
        </w:rPr>
        <w:t xml:space="preserve">percentile by percentile </w:t>
      </w:r>
      <w:r w:rsidRPr="003862D0">
        <w:rPr>
          <w:color w:val="000000" w:themeColor="text1"/>
          <w:lang w:val="en-GB"/>
        </w:rPr>
        <w:t>(</w:t>
      </w:r>
      <w:r w:rsidR="00FA6D4F" w:rsidRPr="003862D0">
        <w:rPr>
          <w:lang w:val="en-GB"/>
        </w:rPr>
        <w:t>Figure 4.11</w:t>
      </w:r>
      <w:r w:rsidRPr="003862D0">
        <w:rPr>
          <w:lang w:val="en-GB"/>
        </w:rPr>
        <w:t xml:space="preserve">c). Then, an emulator based on a two-layer energy balance model (e.g., </w:t>
      </w:r>
      <w:commentRangeStart w:id="1768"/>
      <w:r w:rsidRPr="003862D0">
        <w:rPr>
          <w:lang w:val="en-GB"/>
        </w:rPr>
        <w:fldChar w:fldCharType="begin" w:fldLock="1"/>
      </w:r>
      <w:r w:rsidR="00615634">
        <w:rPr>
          <w:lang w:val="en-GB"/>
        </w:rPr>
        <w:instrText>ADDIN CSL_CITATION { "citationItems" : [ { "id" : "ITEM-1", "itemData" : { "DOI" : "10.1175/2009JCLI3466.1", "ISSN" : "1520-0442", "abstract" :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model\u2019s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"5", "1" ] ] }, "page" : "2418-2427", "title" : "Probing the Fast and Slow Components of Global Warming by Returning Abruptly to Preindustrial Forcing", "translator" : [ { "dropping-particle" : "", "family" : "K3065", "given" : "", "non-dropping-particle" : "", "parse-names" : false, "suffix" : "" } ], "type" : "article-journal", "volume" : "23" }, "uris" : [ "http://www.mendeley.com/documents/?uuid=fa424341-e108-4b5f-ad72-6567d2a31627"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sidRPr="003862D0">
        <w:rPr>
          <w:lang w:val="en-GB"/>
        </w:rPr>
        <w:fldChar w:fldCharType="separate"/>
      </w:r>
      <w:r w:rsidR="00016735">
        <w:rPr>
          <w:noProof/>
          <w:lang w:val="en-GB"/>
        </w:rPr>
        <w:t>Held et al., 2010)</w:t>
      </w:r>
      <w:r w:rsidRPr="003862D0">
        <w:rPr>
          <w:lang w:val="en-GB"/>
        </w:rPr>
        <w:fldChar w:fldCharType="end"/>
      </w:r>
      <w:commentRangeEnd w:id="1768"/>
      <w:r w:rsidR="00016735">
        <w:rPr>
          <w:rStyle w:val="CommentReference"/>
        </w:rPr>
        <w:commentReference w:id="1768"/>
      </w:r>
      <w:r w:rsidRPr="003862D0">
        <w:rPr>
          <w:lang w:val="en-GB"/>
        </w:rPr>
        <w:t xml:space="preserve"> is driven by the Chapter 7-derived ERF. The emulator parameters are chosen such that the central estimate, lower bound of the </w:t>
      </w:r>
      <w:r w:rsidRPr="003862D0">
        <w:rPr>
          <w:i/>
          <w:lang w:val="en-GB"/>
        </w:rPr>
        <w:t xml:space="preserve">very likely </w:t>
      </w:r>
      <w:r w:rsidRPr="003862D0">
        <w:rPr>
          <w:lang w:val="en-GB"/>
        </w:rPr>
        <w:t>range, and upper bound of the</w:t>
      </w:r>
      <w:r w:rsidRPr="003862D0">
        <w:rPr>
          <w:i/>
          <w:lang w:val="en-GB"/>
        </w:rPr>
        <w:t xml:space="preserve"> very likely</w:t>
      </w:r>
      <w:r w:rsidRPr="003862D0">
        <w:rPr>
          <w:lang w:val="en-GB"/>
        </w:rPr>
        <w:t xml:space="preserve"> range of climate feedback parameter and ocean heat uptake coefficient take the values that map onto the corresponding combination of ECS (3°C, 2°C</w:t>
      </w:r>
      <w:del w:id="1769" w:author="Ian Blenkinsop" w:date="2021-07-27T09:56:00Z">
        <w:r w:rsidRPr="003862D0" w:rsidDel="00FB48A4">
          <w:rPr>
            <w:lang w:val="en-GB"/>
          </w:rPr>
          <w:delText>,</w:delText>
        </w:r>
      </w:del>
      <w:r w:rsidRPr="003862D0">
        <w:rPr>
          <w:lang w:val="en-GB"/>
        </w:rPr>
        <w:t xml:space="preserve"> and 5°C, respectively) and TCR (1.8°C, 1.2°C</w:t>
      </w:r>
      <w:del w:id="1770" w:author="Ian Blenkinsop" w:date="2021-07-27T09:57:00Z">
        <w:r w:rsidRPr="003862D0" w:rsidDel="00FB48A4">
          <w:rPr>
            <w:lang w:val="en-GB"/>
          </w:rPr>
          <w:delText>,</w:delText>
        </w:r>
      </w:del>
      <w:r w:rsidRPr="003862D0">
        <w:rPr>
          <w:lang w:val="en-GB"/>
        </w:rPr>
        <w:t xml:space="preserve"> and 2.4°C, respectively) of Section 7.5 (see </w:t>
      </w:r>
      <w:r w:rsidR="00FA6D4F" w:rsidRPr="003862D0">
        <w:rPr>
          <w:lang w:val="en-GB"/>
        </w:rPr>
        <w:t>B</w:t>
      </w:r>
      <w:r w:rsidR="009E52F9">
        <w:rPr>
          <w:lang w:val="en-GB"/>
        </w:rPr>
        <w:t>ox</w:t>
      </w:r>
      <w:r w:rsidR="00FA6D4F" w:rsidRPr="003862D0">
        <w:rPr>
          <w:lang w:val="en-GB"/>
        </w:rPr>
        <w:t xml:space="preserve"> 4.1</w:t>
      </w:r>
      <w:r w:rsidRPr="003862D0">
        <w:rPr>
          <w:lang w:val="en-GB"/>
        </w:rPr>
        <w:t xml:space="preserve">). As a final step, the constrained-CMIP6 and </w:t>
      </w:r>
      <w:r w:rsidR="0060680B" w:rsidRPr="003862D0">
        <w:rPr>
          <w:lang w:val="en-GB"/>
        </w:rPr>
        <w:t xml:space="preserve">the </w:t>
      </w:r>
      <w:r w:rsidRPr="003862D0">
        <w:rPr>
          <w:lang w:val="en-GB"/>
        </w:rPr>
        <w:t xml:space="preserve">emulator-based </w:t>
      </w:r>
      <w:r w:rsidRPr="003862D0">
        <w:rPr>
          <w:color w:val="000000" w:themeColor="text1"/>
          <w:lang w:val="en-GB"/>
        </w:rPr>
        <w:t xml:space="preserve">5%, 50%, and 95% percentile GSAT values </w:t>
      </w:r>
      <w:r w:rsidR="0060680B" w:rsidRPr="003862D0">
        <w:rPr>
          <w:color w:val="000000" w:themeColor="text1"/>
          <w:lang w:val="en-GB"/>
        </w:rPr>
        <w:t>are averaged percentile by percentile</w:t>
      </w:r>
      <w:r w:rsidRPr="003862D0">
        <w:rPr>
          <w:color w:val="000000" w:themeColor="text1"/>
          <w:lang w:val="en-GB"/>
        </w:rPr>
        <w:t xml:space="preserve"> </w:t>
      </w:r>
      <w:r w:rsidRPr="003862D0">
        <w:rPr>
          <w:lang w:val="en-GB"/>
        </w:rPr>
        <w:t>(</w:t>
      </w:r>
      <w:r w:rsidR="00FA6D4F" w:rsidRPr="003862D0">
        <w:rPr>
          <w:lang w:val="en-GB"/>
        </w:rPr>
        <w:t>Figure 4.11</w:t>
      </w:r>
      <w:r w:rsidR="00280099" w:rsidRPr="003862D0">
        <w:rPr>
          <w:lang w:val="en-GB"/>
        </w:rPr>
        <w:t>c,</w:t>
      </w:r>
      <w:del w:id="1771" w:author="Ian Blenkinsop" w:date="2021-07-27T09:57:00Z">
        <w:r w:rsidR="00280099" w:rsidRPr="003862D0" w:rsidDel="00FB48A4">
          <w:rPr>
            <w:lang w:val="en-GB"/>
          </w:rPr>
          <w:delText xml:space="preserve"> </w:delText>
        </w:r>
      </w:del>
      <w:r w:rsidRPr="003862D0">
        <w:rPr>
          <w:lang w:val="en-GB"/>
        </w:rPr>
        <w:t>d</w:t>
      </w:r>
      <w:del w:id="1772" w:author="Ian Blenkinsop" w:date="2021-07-27T09:57:00Z">
        <w:r w:rsidRPr="003862D0" w:rsidDel="00FB48A4">
          <w:rPr>
            <w:lang w:val="en-GB"/>
          </w:rPr>
          <w:delText xml:space="preserve">; </w:delText>
        </w:r>
      </w:del>
      <w:ins w:id="1773" w:author="Ian Blenkinsop" w:date="2021-07-27T09:57:00Z">
        <w:r w:rsidR="00FB48A4">
          <w:rPr>
            <w:lang w:val="en-GB"/>
          </w:rPr>
          <w:t xml:space="preserve"> and</w:t>
        </w:r>
        <w:r w:rsidR="00FB48A4" w:rsidRPr="003862D0">
          <w:rPr>
            <w:lang w:val="en-GB"/>
          </w:rPr>
          <w:t xml:space="preserve"> </w:t>
        </w:r>
      </w:ins>
      <w:r w:rsidR="00FA6D4F" w:rsidRPr="003862D0">
        <w:rPr>
          <w:lang w:val="en-GB"/>
        </w:rPr>
        <w:t>Table 4.5</w:t>
      </w:r>
      <w:r w:rsidRPr="003862D0">
        <w:rPr>
          <w:lang w:val="en-GB"/>
        </w:rPr>
        <w:t xml:space="preserve">). </w:t>
      </w:r>
      <w:r w:rsidR="00524CE5" w:rsidRPr="003862D0">
        <w:rPr>
          <w:lang w:val="en-GB"/>
        </w:rPr>
        <w:t>Constrained CMIP6 results and</w:t>
      </w:r>
      <w:r w:rsidR="006617C2" w:rsidRPr="003862D0">
        <w:rPr>
          <w:lang w:val="en-GB"/>
        </w:rPr>
        <w:t xml:space="preserve"> the ECS- and TCR-based</w:t>
      </w:r>
      <w:r w:rsidR="00524CE5" w:rsidRPr="003862D0">
        <w:rPr>
          <w:lang w:val="en-GB"/>
        </w:rPr>
        <w:t xml:space="preserve"> emulator thus </w:t>
      </w:r>
      <w:r w:rsidR="006617C2" w:rsidRPr="003862D0">
        <w:rPr>
          <w:lang w:val="en-GB"/>
        </w:rPr>
        <w:t xml:space="preserve">contribute one-half each to the GSAT </w:t>
      </w:r>
      <w:r w:rsidR="00AA0F45" w:rsidRPr="003862D0">
        <w:rPr>
          <w:lang w:val="en-GB"/>
        </w:rPr>
        <w:t>assessment</w:t>
      </w:r>
      <w:r w:rsidR="006617C2" w:rsidRPr="003862D0">
        <w:rPr>
          <w:lang w:val="en-GB"/>
        </w:rPr>
        <w:t xml:space="preserve">. </w:t>
      </w:r>
      <w:r w:rsidRPr="003862D0">
        <w:rPr>
          <w:lang w:val="en-GB"/>
        </w:rPr>
        <w:t xml:space="preserve">Because the emulator results and </w:t>
      </w:r>
      <w:r w:rsidRPr="003862D0">
        <w:rPr>
          <w:lang w:val="en-GB"/>
        </w:rPr>
        <w:fldChar w:fldCharType="begin" w:fldLock="1"/>
      </w:r>
      <w:r w:rsidR="00615634">
        <w:rPr>
          <w:lang w:val="en-GB"/>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Pr="003862D0">
        <w:rPr>
          <w:lang w:val="en-GB"/>
        </w:rPr>
        <w:fldChar w:fldCharType="separate"/>
      </w:r>
      <w:r w:rsidR="00016735">
        <w:rPr>
          <w:noProof/>
          <w:lang w:val="en-GB"/>
        </w:rPr>
        <w:t>(Ribes et al., 2021)</w:t>
      </w:r>
      <w:r w:rsidRPr="003862D0">
        <w:rPr>
          <w:lang w:val="en-GB"/>
        </w:rPr>
        <w:fldChar w:fldCharType="end"/>
      </w:r>
      <w:r w:rsidRPr="003862D0">
        <w:rPr>
          <w:lang w:val="en-GB"/>
        </w:rPr>
        <w:t xml:space="preserve"> represent the forced response only</w:t>
      </w:r>
      <w:r w:rsidR="00463483" w:rsidRPr="003862D0">
        <w:rPr>
          <w:lang w:val="en-GB"/>
        </w:rPr>
        <w:t>,</w:t>
      </w:r>
      <w:r w:rsidR="00280099" w:rsidRPr="003862D0">
        <w:rPr>
          <w:lang w:val="en-GB"/>
        </w:rPr>
        <w:t xml:space="preserve"> </w:t>
      </w:r>
      <w:r w:rsidRPr="003862D0">
        <w:rPr>
          <w:lang w:val="en-GB"/>
        </w:rPr>
        <w:t>and averaging over the other two individual estimates</w:t>
      </w:r>
      <w:r w:rsidR="007B6ACC" w:rsidRPr="003862D0">
        <w:rPr>
          <w:lang w:val="en-GB"/>
        </w:rPr>
        <w:t xml:space="preserve"> </w:t>
      </w:r>
      <w:r w:rsidR="007B6ACC" w:rsidRPr="003862D0">
        <w:rPr>
          <w:lang w:val="en-GB"/>
        </w:rPr>
        <w:fldChar w:fldCharType="begin" w:fldLock="1"/>
      </w:r>
      <w:r w:rsidR="00615634">
        <w:rPr>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"mendeley" : { "formattedCitation" : "(Liang et al., 2020; Tokarska et al., 2020)", "plainTextFormattedCitation" : "(Liang et al., 2020; Tokarska et al., 2020)", "previouslyFormattedCitation" : "(Liang et al., 2020; Tokarska et al., 2020)" }, "properties" : { "noteIndex" : 0 }, "schema" : "https://github.com/citation-style-language/schema/raw/master/csl-citation.json" }</w:instrText>
      </w:r>
      <w:r w:rsidR="007B6ACC" w:rsidRPr="003862D0">
        <w:rPr>
          <w:lang w:val="en-GB"/>
        </w:rPr>
        <w:fldChar w:fldCharType="separate"/>
      </w:r>
      <w:r w:rsidR="00016735">
        <w:rPr>
          <w:noProof/>
          <w:lang w:val="en-GB"/>
        </w:rPr>
        <w:t>(Liang et al., 2020; Tokarska et al., 2020)</w:t>
      </w:r>
      <w:r w:rsidR="007B6ACC" w:rsidRPr="003862D0">
        <w:rPr>
          <w:lang w:val="en-GB"/>
        </w:rPr>
        <w:fldChar w:fldCharType="end"/>
      </w:r>
      <w:r w:rsidRPr="003862D0">
        <w:rPr>
          <w:lang w:val="en-GB"/>
        </w:rPr>
        <w:t xml:space="preserve"> further reduces the contribution from internal variability, the assessed GSAT time series are assumed to represent purely the forced response. </w:t>
      </w:r>
    </w:p>
    <w:p w14:paraId="66CC26A3" w14:textId="77777777" w:rsidR="00262CD9" w:rsidRPr="003862D0" w:rsidRDefault="00262CD9" w:rsidP="00262CD9">
      <w:pPr>
        <w:pStyle w:val="AR6BodyText"/>
        <w:rPr>
          <w:lang w:val="en-GB"/>
        </w:rPr>
      </w:pPr>
    </w:p>
    <w:p w14:paraId="40F328FC" w14:textId="4A5C659B" w:rsidR="00262CD9" w:rsidRPr="003862D0" w:rsidRDefault="00262CD9" w:rsidP="00262CD9">
      <w:pPr>
        <w:pStyle w:val="AR6BodyText"/>
        <w:rPr>
          <w:lang w:val="en-GB"/>
        </w:rPr>
      </w:pPr>
      <w:r w:rsidRPr="003862D0">
        <w:rPr>
          <w:lang w:val="en-GB"/>
        </w:rPr>
        <w:t xml:space="preserve">Averaged over the period 2081–2100, GSAT is </w:t>
      </w:r>
      <w:r w:rsidRPr="003862D0">
        <w:rPr>
          <w:i/>
          <w:lang w:val="en-GB"/>
        </w:rPr>
        <w:t>very</w:t>
      </w:r>
      <w:r w:rsidRPr="003862D0">
        <w:rPr>
          <w:lang w:val="en-GB"/>
        </w:rPr>
        <w:t xml:space="preserve"> </w:t>
      </w:r>
      <w:r w:rsidRPr="003862D0">
        <w:rPr>
          <w:i/>
          <w:lang w:val="en-GB"/>
        </w:rPr>
        <w:t>likely</w:t>
      </w:r>
      <w:r w:rsidRPr="003862D0">
        <w:rPr>
          <w:lang w:val="en-GB"/>
        </w:rPr>
        <w:t xml:space="preserve"> to be higher than in the recent past (1995–2014) </w:t>
      </w:r>
      <w:r w:rsidRPr="003862D0">
        <w:rPr>
          <w:lang w:val="en-GB"/>
        </w:rPr>
        <w:lastRenderedPageBreak/>
        <w:t>by 0.3°C–0.9°C in the low-emission</w:t>
      </w:r>
      <w:ins w:id="1774" w:author="Ian Blenkinsop" w:date="2021-07-27T09:57:00Z">
        <w:r w:rsidR="00164FE7">
          <w:rPr>
            <w:lang w:val="en-GB"/>
          </w:rPr>
          <w:t>s</w:t>
        </w:r>
      </w:ins>
      <w:r w:rsidRPr="003862D0">
        <w:rPr>
          <w:lang w:val="en-GB"/>
        </w:rPr>
        <w:t xml:space="preserve"> scenario SSP1-1.9 and by 2.6°C–4.7°C in the high-emission scenario SSP5-8.5. For the scenarios SSP1-2.6, SSP2-4.5, and SSP3-7.0, the corresponding </w:t>
      </w:r>
      <w:r w:rsidRPr="003862D0">
        <w:rPr>
          <w:i/>
          <w:lang w:val="en-GB"/>
        </w:rPr>
        <w:t>very</w:t>
      </w:r>
      <w:r w:rsidRPr="003862D0">
        <w:rPr>
          <w:lang w:val="en-GB"/>
        </w:rPr>
        <w:t xml:space="preserve"> </w:t>
      </w:r>
      <w:r w:rsidRPr="003862D0">
        <w:rPr>
          <w:i/>
          <w:lang w:val="en-GB"/>
        </w:rPr>
        <w:t>likely</w:t>
      </w:r>
      <w:r w:rsidRPr="003862D0">
        <w:rPr>
          <w:lang w:val="en-GB"/>
        </w:rPr>
        <w:t xml:space="preserve"> ranges are 0.6°C–1.4°C, 1.3°C–2.5°C, and 2.0°C–3.8°C, respectively (</w:t>
      </w:r>
      <w:r w:rsidR="00FA6D4F" w:rsidRPr="003862D0">
        <w:rPr>
          <w:lang w:val="en-GB"/>
        </w:rPr>
        <w:t>Figure 4.11</w:t>
      </w:r>
      <w:del w:id="1775" w:author="Ian Blenkinsop" w:date="2021-07-27T17:20:00Z">
        <w:r w:rsidRPr="003862D0" w:rsidDel="00603F6A">
          <w:rPr>
            <w:lang w:val="en-GB"/>
          </w:rPr>
          <w:delText>,</w:delText>
        </w:r>
        <w:r w:rsidR="00362668" w:rsidRPr="003862D0" w:rsidDel="00603F6A">
          <w:rPr>
            <w:lang w:val="en-GB"/>
          </w:rPr>
          <w:delText xml:space="preserve"> </w:delText>
        </w:r>
      </w:del>
      <w:ins w:id="1776" w:author="Ian Blenkinsop" w:date="2021-07-27T17:20:00Z">
        <w:r w:rsidR="00603F6A">
          <w:rPr>
            <w:lang w:val="en-GB"/>
          </w:rPr>
          <w:t xml:space="preserve"> and</w:t>
        </w:r>
        <w:r w:rsidR="00603F6A" w:rsidRPr="003862D0">
          <w:rPr>
            <w:lang w:val="en-GB"/>
          </w:rPr>
          <w:t xml:space="preserve"> </w:t>
        </w:r>
      </w:ins>
      <w:r w:rsidR="00FA6D4F" w:rsidRPr="003862D0">
        <w:rPr>
          <w:lang w:val="en-GB"/>
        </w:rPr>
        <w:t>Table 4.5</w:t>
      </w:r>
      <w:r w:rsidRPr="003862D0">
        <w:rPr>
          <w:lang w:val="en-GB"/>
        </w:rPr>
        <w:t xml:space="preserve">). Because the different approaches for </w:t>
      </w:r>
      <w:r w:rsidR="00487BE4" w:rsidRPr="003862D0">
        <w:rPr>
          <w:lang w:val="en-GB"/>
        </w:rPr>
        <w:t xml:space="preserve">estimating </w:t>
      </w:r>
      <w:r w:rsidRPr="003862D0">
        <w:rPr>
          <w:lang w:val="en-GB"/>
        </w:rPr>
        <w:t>long-term GSAT change produce consistent results (</w:t>
      </w:r>
      <w:r w:rsidR="00FA6D4F" w:rsidRPr="003862D0">
        <w:rPr>
          <w:lang w:val="en-GB"/>
        </w:rPr>
        <w:t>Figure 4.11</w:t>
      </w:r>
      <w:r w:rsidRPr="003862D0">
        <w:rPr>
          <w:lang w:val="en-GB"/>
        </w:rPr>
        <w:t xml:space="preserve">), there is </w:t>
      </w:r>
      <w:r w:rsidRPr="003862D0">
        <w:rPr>
          <w:i/>
          <w:lang w:val="en-GB"/>
        </w:rPr>
        <w:t xml:space="preserve">high confidence </w:t>
      </w:r>
      <w:r w:rsidRPr="003862D0">
        <w:rPr>
          <w:lang w:val="en-GB"/>
        </w:rPr>
        <w:t xml:space="preserve">in this assessment. These ranges of the long-term projected GSAT change </w:t>
      </w:r>
      <w:r w:rsidR="009E4426" w:rsidRPr="003862D0">
        <w:rPr>
          <w:lang w:val="en-GB"/>
        </w:rPr>
        <w:t xml:space="preserve">generally </w:t>
      </w:r>
      <w:r w:rsidRPr="003862D0">
        <w:rPr>
          <w:lang w:val="en-GB"/>
        </w:rPr>
        <w:t xml:space="preserve">correspond to </w:t>
      </w:r>
      <w:r w:rsidR="009E4426" w:rsidRPr="003862D0">
        <w:rPr>
          <w:lang w:val="en-GB"/>
        </w:rPr>
        <w:t xml:space="preserve">AR5 </w:t>
      </w:r>
      <w:r w:rsidRPr="003862D0">
        <w:rPr>
          <w:lang w:val="en-GB"/>
        </w:rPr>
        <w:t xml:space="preserve">ranges for related scenarios but </w:t>
      </w:r>
      <w:r w:rsidR="009E4426" w:rsidRPr="003862D0">
        <w:rPr>
          <w:lang w:val="en-GB"/>
        </w:rPr>
        <w:t xml:space="preserve">the likelihood is increased to </w:t>
      </w:r>
      <w:r w:rsidRPr="003862D0">
        <w:rPr>
          <w:i/>
          <w:lang w:val="en-GB"/>
        </w:rPr>
        <w:t>very likely</w:t>
      </w:r>
      <w:r w:rsidRPr="003862D0">
        <w:rPr>
          <w:lang w:val="en-GB"/>
        </w:rPr>
        <w:t xml:space="preserve"> ranges, in contrast to the </w:t>
      </w:r>
      <w:r w:rsidRPr="003862D0">
        <w:rPr>
          <w:i/>
          <w:lang w:val="en-GB"/>
        </w:rPr>
        <w:t>likely</w:t>
      </w:r>
      <w:r w:rsidRPr="003862D0">
        <w:rPr>
          <w:lang w:val="en-GB"/>
        </w:rPr>
        <w:t xml:space="preserve"> ranges in AR5. Over the mid-term period 2041–2060, the </w:t>
      </w:r>
      <w:r w:rsidRPr="003862D0">
        <w:rPr>
          <w:i/>
          <w:lang w:val="en-GB"/>
        </w:rPr>
        <w:t>very likely</w:t>
      </w:r>
      <w:r w:rsidRPr="003862D0">
        <w:rPr>
          <w:lang w:val="en-GB"/>
        </w:rPr>
        <w:t xml:space="preserve"> GSAT ranges of SSP1-1.9 and SSP5-8.5 are almost completely distinct </w:t>
      </w:r>
      <w:ins w:id="1777" w:author="Ian Blenkinsop" w:date="2021-07-27T17:20:00Z">
        <w:r w:rsidR="00603F6A">
          <w:rPr>
            <w:lang w:val="en-GB"/>
          </w:rPr>
          <w:t>(</w:t>
        </w:r>
        <w:r w:rsidR="00603F6A" w:rsidRPr="003862D0">
          <w:rPr>
            <w:i/>
            <w:lang w:val="en-GB"/>
          </w:rPr>
          <w:t>high confidence</w:t>
        </w:r>
        <w:r w:rsidR="00603F6A">
          <w:rPr>
            <w:lang w:val="en-GB"/>
          </w:rPr>
          <w:t xml:space="preserve">) </w:t>
        </w:r>
      </w:ins>
      <w:r w:rsidRPr="003862D0">
        <w:rPr>
          <w:lang w:val="en-GB"/>
        </w:rPr>
        <w:t>(</w:t>
      </w:r>
      <w:r w:rsidR="00FA6D4F" w:rsidRPr="003862D0">
        <w:rPr>
          <w:lang w:val="en-GB"/>
        </w:rPr>
        <w:t>Table 4.5</w:t>
      </w:r>
      <w:del w:id="1778" w:author="Ian Blenkinsop" w:date="2021-07-27T17:20:00Z">
        <w:r w:rsidRPr="003862D0" w:rsidDel="00603F6A">
          <w:rPr>
            <w:lang w:val="en-GB"/>
          </w:rPr>
          <w:delText xml:space="preserve">, </w:delText>
        </w:r>
        <w:r w:rsidRPr="003862D0" w:rsidDel="00603F6A">
          <w:rPr>
            <w:i/>
            <w:lang w:val="en-GB"/>
          </w:rPr>
          <w:delText>high confidence</w:delText>
        </w:r>
        <w:r w:rsidRPr="003862D0" w:rsidDel="00603F6A">
          <w:rPr>
            <w:lang w:val="en-GB"/>
          </w:rPr>
          <w:delText>,</w:delText>
        </w:r>
      </w:del>
      <w:ins w:id="1779" w:author="Ian Blenkinsop" w:date="2021-07-27T17:20:00Z">
        <w:r w:rsidR="00603F6A">
          <w:rPr>
            <w:lang w:val="en-GB"/>
          </w:rPr>
          <w:t>;</w:t>
        </w:r>
      </w:ins>
      <w:r w:rsidRPr="003862D0">
        <w:rPr>
          <w:lang w:val="en-GB"/>
        </w:rPr>
        <w:t xml:space="preserve"> see also Section </w:t>
      </w:r>
      <w:r w:rsidR="00FA6D4F" w:rsidRPr="003862D0">
        <w:rPr>
          <w:lang w:val="en-GB"/>
        </w:rPr>
        <w:t>4.3.1</w:t>
      </w:r>
      <w:r w:rsidRPr="003862D0">
        <w:rPr>
          <w:lang w:val="en-GB"/>
        </w:rPr>
        <w:t>).</w:t>
      </w:r>
    </w:p>
    <w:p w14:paraId="4B78295B" w14:textId="77777777" w:rsidR="00262CD9" w:rsidRPr="003862D0" w:rsidRDefault="00262CD9" w:rsidP="00262CD9">
      <w:pPr>
        <w:pStyle w:val="AR6BodyText"/>
        <w:rPr>
          <w:lang w:val="en-GB" w:eastAsia="en-US"/>
        </w:rPr>
      </w:pPr>
    </w:p>
    <w:p w14:paraId="5BD771C8" w14:textId="2FE16D8D" w:rsidR="00262CD9" w:rsidRPr="003862D0" w:rsidRDefault="00262CD9" w:rsidP="00262CD9">
      <w:pPr>
        <w:pStyle w:val="AR6BodyText"/>
        <w:rPr>
          <w:lang w:val="en-GB" w:eastAsia="en-US"/>
        </w:rPr>
      </w:pPr>
      <w:r w:rsidRPr="003862D0">
        <w:rPr>
          <w:lang w:val="en-GB" w:eastAsia="en-US"/>
        </w:rPr>
        <w:t>CMIP6 models project a wider range of GSAT change than the assessed range (</w:t>
      </w:r>
      <w:r w:rsidRPr="003862D0">
        <w:rPr>
          <w:i/>
          <w:lang w:val="en-GB" w:eastAsia="en-US"/>
        </w:rPr>
        <w:t>high confidence</w:t>
      </w:r>
      <w:del w:id="1780" w:author="Ian Blenkinsop" w:date="2021-07-27T09:58:00Z">
        <w:r w:rsidRPr="003862D0" w:rsidDel="00164FE7">
          <w:rPr>
            <w:lang w:val="en-GB" w:eastAsia="en-US"/>
          </w:rPr>
          <w:delText>,</w:delText>
        </w:r>
      </w:del>
      <w:ins w:id="1781" w:author="Ian Blenkinsop" w:date="2021-07-27T09:57:00Z">
        <w:r w:rsidR="00164FE7">
          <w:rPr>
            <w:lang w:val="en-GB" w:eastAsia="en-US"/>
          </w:rPr>
          <w:t>)</w:t>
        </w:r>
      </w:ins>
      <w:r w:rsidRPr="003862D0">
        <w:rPr>
          <w:lang w:val="en-GB" w:eastAsia="en-US"/>
        </w:rPr>
        <w:t xml:space="preserve"> </w:t>
      </w:r>
      <w:del w:id="1782" w:author="Ian Blenkinsop" w:date="2021-07-27T09:58:00Z">
        <w:r w:rsidRPr="003862D0" w:rsidDel="00164FE7">
          <w:rPr>
            <w:lang w:val="en-GB" w:eastAsia="en-US"/>
          </w:rPr>
          <w:delText xml:space="preserve">see </w:delText>
        </w:r>
      </w:del>
      <w:ins w:id="1783" w:author="Ian Blenkinsop" w:date="2021-07-27T09:58:00Z">
        <w:r w:rsidR="00164FE7">
          <w:rPr>
            <w:lang w:val="en-GB" w:eastAsia="en-US"/>
          </w:rPr>
          <w:t>(</w:t>
        </w:r>
      </w:ins>
      <w:r w:rsidRPr="003862D0">
        <w:rPr>
          <w:lang w:val="en-GB" w:eastAsia="en-US"/>
        </w:rPr>
        <w:t xml:space="preserve">Section </w:t>
      </w:r>
      <w:r w:rsidR="00FA6D4F" w:rsidRPr="003862D0">
        <w:rPr>
          <w:lang w:val="en-GB" w:eastAsia="en-US"/>
        </w:rPr>
        <w:t>4.3.1</w:t>
      </w:r>
      <w:r w:rsidRPr="003862D0">
        <w:rPr>
          <w:lang w:val="en-GB" w:eastAsia="en-US"/>
        </w:rPr>
        <w:t xml:space="preserve">). The CMIP6 models </w:t>
      </w:r>
      <w:r w:rsidR="009E4426" w:rsidRPr="003862D0">
        <w:rPr>
          <w:lang w:val="en-GB" w:eastAsia="en-US"/>
        </w:rPr>
        <w:t xml:space="preserve">with a higher </w:t>
      </w:r>
      <w:r w:rsidR="004D176A" w:rsidRPr="003862D0">
        <w:rPr>
          <w:lang w:val="en-GB" w:eastAsia="en-US"/>
        </w:rPr>
        <w:t>climate sensitivity</w:t>
      </w:r>
      <w:r w:rsidR="009E4426" w:rsidRPr="003862D0">
        <w:rPr>
          <w:lang w:val="en-GB" w:eastAsia="en-US"/>
        </w:rPr>
        <w:t xml:space="preserve"> </w:t>
      </w:r>
      <w:r w:rsidRPr="003862D0">
        <w:rPr>
          <w:lang w:val="en-GB" w:eastAsia="en-US"/>
        </w:rPr>
        <w:t xml:space="preserve">simulate warming rates higher than assessed </w:t>
      </w:r>
      <w:r w:rsidRPr="003862D0">
        <w:rPr>
          <w:i/>
          <w:lang w:val="en-GB" w:eastAsia="en-US"/>
        </w:rPr>
        <w:t>very likely</w:t>
      </w:r>
      <w:r w:rsidRPr="003862D0">
        <w:rPr>
          <w:lang w:val="en-GB" w:eastAsia="en-US"/>
        </w:rPr>
        <w:t xml:space="preserve"> here (</w:t>
      </w:r>
      <w:del w:id="1784" w:author="Ian Blenkinsop" w:date="2021-07-27T09:58:00Z">
        <w:r w:rsidRPr="003862D0" w:rsidDel="00164FE7">
          <w:rPr>
            <w:lang w:val="en-GB" w:eastAsia="en-US"/>
          </w:rPr>
          <w:delText xml:space="preserve">see </w:delText>
        </w:r>
      </w:del>
      <w:r w:rsidRPr="003862D0">
        <w:rPr>
          <w:lang w:val="en-GB" w:eastAsia="en-US"/>
        </w:rPr>
        <w:t xml:space="preserve">Section </w:t>
      </w:r>
      <w:r w:rsidR="00FA6D4F" w:rsidRPr="003862D0">
        <w:rPr>
          <w:lang w:val="en-GB" w:eastAsia="en-US"/>
        </w:rPr>
        <w:t>4.3.1</w:t>
      </w:r>
      <w:r w:rsidRPr="003862D0">
        <w:rPr>
          <w:lang w:val="en-GB" w:eastAsia="en-US"/>
        </w:rPr>
        <w:t xml:space="preserve">); these rates are </w:t>
      </w:r>
      <w:r w:rsidRPr="003862D0">
        <w:rPr>
          <w:i/>
          <w:lang w:val="en-GB" w:eastAsia="en-US"/>
        </w:rPr>
        <w:t>very</w:t>
      </w:r>
      <w:r w:rsidRPr="003862D0">
        <w:rPr>
          <w:lang w:val="en-GB" w:eastAsia="en-US"/>
        </w:rPr>
        <w:t xml:space="preserve"> </w:t>
      </w:r>
      <w:r w:rsidRPr="003862D0">
        <w:rPr>
          <w:i/>
          <w:lang w:val="en-GB" w:eastAsia="en-US"/>
        </w:rPr>
        <w:t>unlikely</w:t>
      </w:r>
      <w:r w:rsidRPr="003862D0">
        <w:rPr>
          <w:lang w:val="en-GB" w:eastAsia="en-US"/>
        </w:rPr>
        <w:t xml:space="preserve"> but not impossible to occur and hence cannot be excluded. The implications of these </w:t>
      </w:r>
      <w:r w:rsidRPr="003862D0">
        <w:rPr>
          <w:i/>
          <w:lang w:val="en-GB" w:eastAsia="en-US"/>
        </w:rPr>
        <w:t>very</w:t>
      </w:r>
      <w:r w:rsidRPr="003862D0">
        <w:rPr>
          <w:lang w:val="en-GB" w:eastAsia="en-US"/>
        </w:rPr>
        <w:t xml:space="preserve"> </w:t>
      </w:r>
      <w:r w:rsidRPr="003862D0">
        <w:rPr>
          <w:i/>
          <w:lang w:val="en-GB" w:eastAsia="en-US"/>
        </w:rPr>
        <w:t>unlikely</w:t>
      </w:r>
      <w:r w:rsidRPr="003862D0">
        <w:rPr>
          <w:lang w:val="en-GB" w:eastAsia="en-US"/>
        </w:rPr>
        <w:t xml:space="preserve"> warming rates for patterns of surface temperature and precipitation change are assessed in Section </w:t>
      </w:r>
      <w:r w:rsidR="00FA6D4F" w:rsidRPr="003862D0">
        <w:rPr>
          <w:lang w:val="en-GB" w:eastAsia="en-US"/>
        </w:rPr>
        <w:t>4.8</w:t>
      </w:r>
      <w:r w:rsidRPr="003862D0">
        <w:rPr>
          <w:lang w:val="en-GB" w:eastAsia="en-US"/>
        </w:rPr>
        <w:t xml:space="preserve">. </w:t>
      </w:r>
    </w:p>
    <w:p w14:paraId="7334EACF" w14:textId="77777777" w:rsidR="00262CD9" w:rsidRPr="003862D0" w:rsidRDefault="00262CD9" w:rsidP="00262CD9">
      <w:pPr>
        <w:pStyle w:val="AR6BodyText"/>
        <w:rPr>
          <w:lang w:val="en-GB" w:eastAsia="en-US"/>
        </w:rPr>
      </w:pPr>
    </w:p>
    <w:p w14:paraId="5020E948" w14:textId="10E3176F" w:rsidR="00262CD9" w:rsidRPr="003862D0" w:rsidRDefault="00262CD9" w:rsidP="00262CD9">
      <w:pPr>
        <w:pStyle w:val="AR6BodyText"/>
        <w:rPr>
          <w:color w:val="000000" w:themeColor="text1"/>
          <w:lang w:val="en-GB" w:eastAsia="en-US"/>
        </w:rPr>
      </w:pPr>
      <w:r w:rsidRPr="003862D0">
        <w:rPr>
          <w:lang w:val="en-GB" w:eastAsia="en-US"/>
        </w:rPr>
        <w:t xml:space="preserve">For the near term, initialized </w:t>
      </w:r>
      <w:r w:rsidR="0043203A" w:rsidRPr="003862D0">
        <w:rPr>
          <w:lang w:val="en-GB" w:eastAsia="en-US"/>
        </w:rPr>
        <w:t>decadal forecasts</w:t>
      </w:r>
      <w:r w:rsidRPr="003862D0">
        <w:rPr>
          <w:lang w:val="en-GB" w:eastAsia="en-US"/>
        </w:rPr>
        <w:t xml:space="preserve"> constitute another line of evidence over the period 2019–2028 (</w:t>
      </w:r>
      <w:del w:id="1785" w:author="Ian Blenkinsop" w:date="2021-07-27T09:58:00Z">
        <w:r w:rsidRPr="003862D0" w:rsidDel="00164FE7">
          <w:rPr>
            <w:lang w:val="en-GB" w:eastAsia="en-US"/>
          </w:rPr>
          <w:delText xml:space="preserve">see </w:delText>
        </w:r>
      </w:del>
      <w:r w:rsidR="00FA6D4F" w:rsidRPr="003862D0">
        <w:rPr>
          <w:lang w:val="en-GB" w:eastAsia="en-US"/>
        </w:rPr>
        <w:t>B</w:t>
      </w:r>
      <w:r w:rsidR="009E52F9">
        <w:rPr>
          <w:lang w:val="en-GB" w:eastAsia="en-US"/>
        </w:rPr>
        <w:t>ox</w:t>
      </w:r>
      <w:r w:rsidR="00FA6D4F" w:rsidRPr="003862D0">
        <w:rPr>
          <w:lang w:val="en-GB" w:eastAsia="en-US"/>
        </w:rPr>
        <w:t xml:space="preserve"> 4.1</w:t>
      </w:r>
      <w:r w:rsidRPr="003862D0">
        <w:rPr>
          <w:lang w:val="en-GB" w:eastAsia="en-US"/>
        </w:rPr>
        <w:t xml:space="preserve">). The </w:t>
      </w:r>
      <w:r w:rsidR="0043203A" w:rsidRPr="003862D0">
        <w:rPr>
          <w:lang w:val="en-GB" w:eastAsia="en-US"/>
        </w:rPr>
        <w:t>forecasts</w:t>
      </w:r>
      <w:r w:rsidRPr="003862D0">
        <w:rPr>
          <w:lang w:val="en-GB" w:eastAsia="en-US"/>
        </w:rPr>
        <w:t xml:space="preserve"> are consistent with the assessed GSAT </w:t>
      </w:r>
      <w:r w:rsidRPr="003862D0">
        <w:rPr>
          <w:i/>
          <w:lang w:val="en-GB" w:eastAsia="en-US"/>
        </w:rPr>
        <w:t>very likely</w:t>
      </w:r>
      <w:r w:rsidRPr="003862D0">
        <w:rPr>
          <w:lang w:val="en-GB" w:eastAsia="en-US"/>
        </w:rPr>
        <w:t xml:space="preserve"> range (</w:t>
      </w:r>
      <w:r w:rsidR="00FA6D4F" w:rsidRPr="003862D0">
        <w:rPr>
          <w:lang w:val="en-GB" w:eastAsia="en-US"/>
        </w:rPr>
        <w:t>B</w:t>
      </w:r>
      <w:r w:rsidR="009E52F9">
        <w:rPr>
          <w:lang w:val="en-GB" w:eastAsia="en-US"/>
        </w:rPr>
        <w:t>ox</w:t>
      </w:r>
      <w:r w:rsidR="00FA6D4F" w:rsidRPr="003862D0">
        <w:rPr>
          <w:lang w:val="en-GB" w:eastAsia="en-US"/>
        </w:rPr>
        <w:t xml:space="preserve"> 4.1</w:t>
      </w:r>
      <w:r w:rsidR="009E52F9">
        <w:rPr>
          <w:lang w:val="en-GB" w:eastAsia="en-US"/>
        </w:rPr>
        <w:t>,</w:t>
      </w:r>
      <w:r w:rsidRPr="003862D0">
        <w:rPr>
          <w:lang w:val="en-GB" w:eastAsia="en-US"/>
        </w:rPr>
        <w:t xml:space="preserve"> Figure 1), </w:t>
      </w:r>
      <w:r w:rsidR="009E4426" w:rsidRPr="003862D0">
        <w:rPr>
          <w:lang w:val="en-GB" w:eastAsia="en-US"/>
        </w:rPr>
        <w:t>strengthening</w:t>
      </w:r>
      <w:r w:rsidRPr="003862D0">
        <w:rPr>
          <w:lang w:val="en-GB" w:eastAsia="en-US"/>
        </w:rPr>
        <w:t xml:space="preserve"> the confidence in the near-term assessment. </w:t>
      </w:r>
    </w:p>
    <w:p w14:paraId="19A24028" w14:textId="77777777" w:rsidR="00262CD9" w:rsidRPr="003862D0" w:rsidRDefault="00262CD9" w:rsidP="00262CD9">
      <w:pPr>
        <w:pStyle w:val="AR6BodyText"/>
        <w:rPr>
          <w:lang w:val="en-GB" w:eastAsia="en-US"/>
        </w:rPr>
      </w:pPr>
    </w:p>
    <w:p w14:paraId="715FEF8C" w14:textId="77777777" w:rsidR="00A3162F" w:rsidRPr="003862D0" w:rsidRDefault="00A3162F" w:rsidP="00262CD9">
      <w:pPr>
        <w:pStyle w:val="AR6BodyText"/>
        <w:rPr>
          <w:lang w:val="en-GB" w:eastAsia="en-US"/>
        </w:rPr>
      </w:pPr>
    </w:p>
    <w:p w14:paraId="0083FF93" w14:textId="77777777" w:rsidR="00262CD9" w:rsidRPr="003862D0" w:rsidRDefault="00262CD9" w:rsidP="00262CD9">
      <w:pPr>
        <w:pStyle w:val="AR6BodyText"/>
        <w:rPr>
          <w:color w:val="000000" w:themeColor="text1"/>
          <w:lang w:val="en-GB" w:eastAsia="en-US"/>
        </w:rPr>
      </w:pPr>
      <w:r w:rsidRPr="003862D0">
        <w:rPr>
          <w:b/>
          <w:lang w:val="en-GB"/>
        </w:rPr>
        <w:t>[START FIGURE 4.11 HERE]</w:t>
      </w:r>
    </w:p>
    <w:p w14:paraId="62F050FD" w14:textId="37ADFA9D" w:rsidR="00262CD9" w:rsidRPr="003862D0" w:rsidRDefault="00262CD9" w:rsidP="00262CD9">
      <w:pPr>
        <w:pStyle w:val="AR6BodyText"/>
        <w:jc w:val="center"/>
        <w:rPr>
          <w:b/>
          <w:lang w:val="en-GB"/>
        </w:rPr>
      </w:pPr>
    </w:p>
    <w:p w14:paraId="526D45CE" w14:textId="39AD007F" w:rsidR="00262CD9" w:rsidRPr="003862D0" w:rsidRDefault="00262CD9" w:rsidP="00F161FE">
      <w:pPr>
        <w:pStyle w:val="AR6Chap4Figure"/>
        <w:rPr>
          <w:lang w:val="en-GB"/>
        </w:rPr>
      </w:pPr>
      <w:bookmarkStart w:id="1786" w:name="_Ref31119273"/>
      <w:bookmarkStart w:id="1787" w:name="_Ref56852307"/>
      <w:bookmarkStart w:id="1788" w:name="_Toc69750256"/>
      <w:r w:rsidRPr="003862D0">
        <w:rPr>
          <w:b/>
          <w:bCs/>
          <w:lang w:val="en-GB"/>
        </w:rPr>
        <w:t>Multiple lines of evidence for GSAT changes for the long-term period, 2081–2100, relative to the average over 1995</w:t>
      </w:r>
      <w:r w:rsidRPr="003862D0">
        <w:rPr>
          <w:b/>
          <w:bCs/>
          <w:lang w:val="en-GB" w:eastAsia="en-US"/>
        </w:rPr>
        <w:t>–</w:t>
      </w:r>
      <w:r w:rsidRPr="003862D0">
        <w:rPr>
          <w:b/>
          <w:bCs/>
          <w:lang w:val="en-GB"/>
        </w:rPr>
        <w:t>2014</w:t>
      </w:r>
      <w:r w:rsidR="007B537B" w:rsidRPr="003862D0">
        <w:rPr>
          <w:b/>
          <w:bCs/>
          <w:lang w:val="en-GB"/>
        </w:rPr>
        <w:t>, for all five priority scenarios</w:t>
      </w:r>
      <w:r w:rsidRPr="003862D0">
        <w:rPr>
          <w:lang w:val="en-GB"/>
        </w:rPr>
        <w:t xml:space="preserve">. The unconstrained CMIP6 </w:t>
      </w:r>
      <w:r w:rsidRPr="003862D0">
        <w:rPr>
          <w:lang w:val="en-GB" w:eastAsia="en-US"/>
        </w:rPr>
        <w:t>5–95% ranges</w:t>
      </w:r>
      <w:r w:rsidRPr="003862D0">
        <w:rPr>
          <w:lang w:val="en-GB"/>
        </w:rPr>
        <w:t xml:space="preserve"> (coloured bars) in (a) differ slightly because different authors used different subsamples of the CMIP6 archive. The constrained CMIP6 </w:t>
      </w:r>
      <w:r w:rsidRPr="003862D0">
        <w:rPr>
          <w:lang w:val="en-GB" w:eastAsia="en-US"/>
        </w:rPr>
        <w:t>5–95% ranges</w:t>
      </w:r>
      <w:r w:rsidRPr="003862D0">
        <w:rPr>
          <w:lang w:val="en-GB"/>
        </w:rPr>
        <w:t xml:space="preserve"> (coloured bars) in (b) are smaller than the unconstrained ranges in (a) and differ because of different samples from the CMIP6 archive and because different observations and methods are used. In (c), the average of the ranges in (b) is formed (grey bars). Green bars in (c) show the emulator ranges, defined such that the best estimate, lower bound of the </w:t>
      </w:r>
      <w:r w:rsidRPr="003862D0">
        <w:rPr>
          <w:i/>
          <w:lang w:val="en-GB"/>
        </w:rPr>
        <w:t>very likely range</w:t>
      </w:r>
      <w:r w:rsidRPr="003862D0">
        <w:rPr>
          <w:lang w:val="en-GB"/>
        </w:rPr>
        <w:t>, and upper bound of the</w:t>
      </w:r>
      <w:r w:rsidRPr="003862D0">
        <w:rPr>
          <w:i/>
          <w:lang w:val="en-GB"/>
        </w:rPr>
        <w:t xml:space="preserve"> very likely</w:t>
      </w:r>
      <w:r w:rsidRPr="003862D0">
        <w:rPr>
          <w:lang w:val="en-GB"/>
        </w:rPr>
        <w:t xml:space="preserve"> range of climate feedback parameter and ocean heat uptake coefficient take the values that map onto the corresponding values of ECS and TCR of Section 7.5 </w:t>
      </w:r>
      <w:r w:rsidR="000F242F" w:rsidRPr="003862D0">
        <w:rPr>
          <w:lang w:val="en-GB"/>
        </w:rPr>
        <w:t>(see BOX 4.1)</w:t>
      </w:r>
      <w:r w:rsidRPr="003862D0">
        <w:rPr>
          <w:lang w:val="en-GB"/>
        </w:rPr>
        <w:t xml:space="preserve">. The </w:t>
      </w:r>
      <w:r w:rsidR="00861B8F" w:rsidRPr="003862D0">
        <w:rPr>
          <w:lang w:val="en-GB"/>
        </w:rPr>
        <w:t xml:space="preserve">time series </w:t>
      </w:r>
      <w:r w:rsidRPr="003862D0">
        <w:rPr>
          <w:lang w:val="en-GB"/>
        </w:rPr>
        <w:t xml:space="preserve">in (d) </w:t>
      </w:r>
      <w:r w:rsidR="00861B8F" w:rsidRPr="003862D0">
        <w:rPr>
          <w:lang w:val="en-GB"/>
        </w:rPr>
        <w:t xml:space="preserve">are </w:t>
      </w:r>
      <w:r w:rsidRPr="003862D0">
        <w:rPr>
          <w:lang w:val="en-GB"/>
        </w:rPr>
        <w:t xml:space="preserve">constructed by taking the average of the constrained CMIP6 </w:t>
      </w:r>
      <w:r w:rsidR="00120919" w:rsidRPr="003862D0">
        <w:rPr>
          <w:lang w:val="en-GB"/>
        </w:rPr>
        <w:t xml:space="preserve">ranges </w:t>
      </w:r>
      <w:r w:rsidRPr="003862D0">
        <w:rPr>
          <w:lang w:val="en-GB"/>
        </w:rPr>
        <w:t xml:space="preserve">and the emulator </w:t>
      </w:r>
      <w:r w:rsidR="00120919" w:rsidRPr="003862D0">
        <w:rPr>
          <w:lang w:val="en-GB"/>
        </w:rPr>
        <w:t>ranges</w:t>
      </w:r>
      <w:r w:rsidRPr="003862D0">
        <w:rPr>
          <w:lang w:val="en-GB"/>
        </w:rPr>
        <w:t>.</w:t>
      </w:r>
      <w:bookmarkEnd w:id="1786"/>
      <w:r w:rsidRPr="003862D0">
        <w:rPr>
          <w:lang w:val="en-GB"/>
        </w:rPr>
        <w:t xml:space="preserve"> </w:t>
      </w:r>
      <w:r w:rsidR="00200698" w:rsidRPr="003862D0">
        <w:rPr>
          <w:lang w:val="en-GB"/>
        </w:rPr>
        <w:t xml:space="preserve">The y-axes on the right-hand side are shifted upward by 0.85°C, the central estimate of the observed warming for 1995–2014, relative to 1850–1900 (Cross-Chapter Box 2.3, Table 1). </w:t>
      </w:r>
      <w:bookmarkEnd w:id="1787"/>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788"/>
    </w:p>
    <w:p w14:paraId="25FAF193" w14:textId="77777777" w:rsidR="00200698" w:rsidRPr="003862D0" w:rsidRDefault="00200698" w:rsidP="00262CD9">
      <w:pPr>
        <w:pStyle w:val="AR6BodyText"/>
        <w:rPr>
          <w:b/>
          <w:lang w:val="en-GB"/>
        </w:rPr>
      </w:pPr>
    </w:p>
    <w:p w14:paraId="451BC255" w14:textId="2C111262" w:rsidR="00262CD9" w:rsidRPr="003862D0" w:rsidRDefault="00262CD9" w:rsidP="00262CD9">
      <w:pPr>
        <w:pStyle w:val="AR6BodyText"/>
        <w:rPr>
          <w:b/>
          <w:lang w:val="en-GB"/>
        </w:rPr>
      </w:pPr>
      <w:r w:rsidRPr="003862D0">
        <w:rPr>
          <w:b/>
          <w:lang w:val="en-GB"/>
        </w:rPr>
        <w:t>[END FIGURE 4.11 HERE]</w:t>
      </w:r>
    </w:p>
    <w:p w14:paraId="54FB1031" w14:textId="77777777" w:rsidR="00262CD9" w:rsidRPr="003862D0" w:rsidRDefault="00262CD9" w:rsidP="00262CD9">
      <w:pPr>
        <w:pStyle w:val="AR6BodyText"/>
        <w:rPr>
          <w:color w:val="000000" w:themeColor="text1"/>
          <w:lang w:val="en-GB" w:eastAsia="en-US"/>
        </w:rPr>
      </w:pPr>
    </w:p>
    <w:p w14:paraId="3EA9156C" w14:textId="77777777" w:rsidR="00262CD9" w:rsidRPr="003862D0" w:rsidRDefault="00262CD9" w:rsidP="00262CD9">
      <w:pPr>
        <w:pStyle w:val="AR6BodyText"/>
        <w:rPr>
          <w:lang w:val="en-GB" w:eastAsia="en-US"/>
        </w:rPr>
      </w:pPr>
    </w:p>
    <w:p w14:paraId="77A7A01B" w14:textId="344AE2EA" w:rsidR="00262CD9" w:rsidRPr="003862D0" w:rsidRDefault="009E4426" w:rsidP="00262CD9">
      <w:pPr>
        <w:pStyle w:val="AR6BodyText"/>
        <w:rPr>
          <w:lang w:val="en-GB" w:eastAsia="en-US"/>
        </w:rPr>
      </w:pPr>
      <w:r w:rsidRPr="003862D0">
        <w:rPr>
          <w:lang w:val="en-GB" w:eastAsia="en-US"/>
        </w:rPr>
        <w:t>T</w:t>
      </w:r>
      <w:r w:rsidR="00262CD9" w:rsidRPr="003862D0">
        <w:rPr>
          <w:lang w:val="en-GB" w:eastAsia="en-US"/>
        </w:rPr>
        <w:t>he assessed ranges of GSAT change</w:t>
      </w:r>
      <w:r w:rsidRPr="003862D0">
        <w:rPr>
          <w:lang w:val="en-GB" w:eastAsia="en-US"/>
        </w:rPr>
        <w:t xml:space="preserve"> can be converted</w:t>
      </w:r>
      <w:r w:rsidR="00262CD9" w:rsidRPr="003862D0">
        <w:rPr>
          <w:lang w:val="en-GB" w:eastAsia="en-US"/>
        </w:rPr>
        <w:t xml:space="preserve"> to change relative to mean GSAT over the period 1850–1900</w:t>
      </w:r>
      <w:r w:rsidRPr="003862D0">
        <w:rPr>
          <w:lang w:val="en-GB" w:eastAsia="en-US"/>
        </w:rPr>
        <w:t xml:space="preserve"> for a</w:t>
      </w:r>
      <w:r w:rsidR="00262CD9" w:rsidRPr="003862D0">
        <w:rPr>
          <w:lang w:val="en-GB" w:eastAsia="en-US"/>
        </w:rPr>
        <w:t xml:space="preserve"> consistent </w:t>
      </w:r>
      <w:r w:rsidRPr="003862D0">
        <w:rPr>
          <w:lang w:val="en-GB" w:eastAsia="en-US"/>
        </w:rPr>
        <w:t xml:space="preserve">comparison </w:t>
      </w:r>
      <w:r w:rsidR="00262CD9" w:rsidRPr="003862D0">
        <w:rPr>
          <w:lang w:val="en-GB" w:eastAsia="en-US"/>
        </w:rPr>
        <w:t xml:space="preserve">with AR5 </w:t>
      </w:r>
      <w:r w:rsidR="00262CD9" w:rsidRPr="003862D0">
        <w:rPr>
          <w:lang w:val="en-GB" w:eastAsia="en-US"/>
        </w:rPr>
        <w:fldChar w:fldCharType="begin" w:fldLock="1"/>
      </w:r>
      <w:r w:rsidR="00615634">
        <w:rPr>
          <w:lang w:val="en-GB" w:eastAsia="en-US"/>
        </w:rPr>
        <w:instrText>ADDIN CSL_CITATION { "citationItems" : [ { "id" : "ITEM-1", "itemData" : { "DOI" : "10.1017/CBO9781107415324", "ISBN" : "9781107661820", "author" : [ { "dropping-particle" : "", "family" : "IPCC", "given" : "", "non-dropping-particle" : "", "parse-names" : false, "suffix" : "" } ],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"K3272", "given" : "Rt13", "non-dropping-particle" : "", "parse-names" : false, "suffix" : "" } ], "type" : "report" }, "uris" : [ "http://www.mendeley.com/documents/?uuid=5113cc62-0b8b-4e08-9060-16c7096ec203" ] } ], "mendeley" : { "formattedCitation" : "(IPCC, 2013)", "plainTextFormattedCitation" : "(IPCC, 2013)", "previouslyFormattedCitation" : "(IPCC, 2013)" }, "properties" : { "noteIndex" : 0 }, "schema" : "https://github.com/citation-style-language/schema/raw/master/csl-citation.json" }</w:instrText>
      </w:r>
      <w:r w:rsidR="00262CD9" w:rsidRPr="003862D0">
        <w:rPr>
          <w:lang w:val="en-GB" w:eastAsia="en-US"/>
        </w:rPr>
        <w:fldChar w:fldCharType="separate"/>
      </w:r>
      <w:r w:rsidR="00016735">
        <w:rPr>
          <w:noProof/>
          <w:lang w:val="en-GB" w:eastAsia="en-US"/>
        </w:rPr>
        <w:t>(IPCC, 2013)</w:t>
      </w:r>
      <w:r w:rsidR="00262CD9" w:rsidRPr="003862D0">
        <w:rPr>
          <w:lang w:val="en-GB" w:eastAsia="en-US"/>
        </w:rPr>
        <w:fldChar w:fldCharType="end"/>
      </w:r>
      <w:r w:rsidR="00262CD9" w:rsidRPr="003862D0">
        <w:rPr>
          <w:lang w:val="en-GB" w:eastAsia="en-US"/>
        </w:rPr>
        <w:t xml:space="preserve"> and SR1.5 </w:t>
      </w:r>
      <w:r w:rsidR="00262CD9" w:rsidRPr="003862D0">
        <w:rPr>
          <w:lang w:val="en-GB" w:eastAsia="en-US"/>
        </w:rPr>
        <w:fldChar w:fldCharType="begin" w:fldLock="1"/>
      </w:r>
      <w:r w:rsidR="00741A83">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"K4756", "given" : "Rt12", "non-dropping-particle" : "", "parse-names" : false, "suffix" : "" } ], "type" : "report" }, "uris" : [ "http://www.mendeley.com/documents/?uuid=a8ae8bf7-a12d-414f-a3fa-0e750ee61190" ] } ], "mendeley" : { "formattedCitation" : "(IPCC, 2018a)", "plainTextFormattedCitation" : "(IPCC, 2018a)", "previouslyFormattedCitation" : "(IPCC, 2018a)" }, "properties" : { "noteIndex" : 0 }, "schema" : "https://github.com/citation-style-language/schema/raw/master/csl-citation.json" }</w:instrText>
      </w:r>
      <w:r w:rsidR="00262CD9" w:rsidRPr="003862D0">
        <w:rPr>
          <w:lang w:val="en-GB" w:eastAsia="en-US"/>
        </w:rPr>
        <w:fldChar w:fldCharType="separate"/>
      </w:r>
      <w:r w:rsidR="00016735">
        <w:rPr>
          <w:noProof/>
          <w:lang w:val="en-GB" w:eastAsia="en-US"/>
        </w:rPr>
        <w:t>(IPCC, 2018a)</w:t>
      </w:r>
      <w:r w:rsidR="00262CD9" w:rsidRPr="003862D0">
        <w:rPr>
          <w:lang w:val="en-GB" w:eastAsia="en-US"/>
        </w:rPr>
        <w:fldChar w:fldCharType="end"/>
      </w:r>
      <w:r w:rsidR="00262CD9" w:rsidRPr="003862D0">
        <w:rPr>
          <w:lang w:val="en-GB" w:eastAsia="en-US"/>
        </w:rPr>
        <w:t xml:space="preserve">. GSAT </w:t>
      </w:r>
      <w:r w:rsidRPr="003862D0">
        <w:rPr>
          <w:lang w:val="en-GB" w:eastAsia="en-US"/>
        </w:rPr>
        <w:t xml:space="preserve">was warmer in 1995–2014 (recent past) </w:t>
      </w:r>
      <w:r w:rsidR="00262CD9" w:rsidRPr="003862D0">
        <w:rPr>
          <w:lang w:val="en-GB" w:eastAsia="en-US"/>
        </w:rPr>
        <w:t>than 1850–1900 by 0.85</w:t>
      </w:r>
      <w:del w:id="1789" w:author="Ian Blenkinsop" w:date="2021-07-27T10:56:00Z">
        <w:r w:rsidR="00262CD9" w:rsidRPr="003862D0" w:rsidDel="0020159A">
          <w:rPr>
            <w:lang w:val="en-GB" w:eastAsia="en-US"/>
          </w:rPr>
          <w:delText>°C</w:delText>
        </w:r>
      </w:del>
      <w:r w:rsidR="00262CD9" w:rsidRPr="003862D0">
        <w:rPr>
          <w:color w:val="FF0000"/>
          <w:lang w:val="en-GB" w:eastAsia="en-US"/>
        </w:rPr>
        <w:t xml:space="preserve"> </w:t>
      </w:r>
      <w:r w:rsidR="00262CD9" w:rsidRPr="003862D0">
        <w:rPr>
          <w:lang w:val="en-GB" w:eastAsia="en-US"/>
        </w:rPr>
        <w:t>[0.67</w:t>
      </w:r>
      <w:del w:id="1790" w:author="Ian Blenkinsop" w:date="2021-07-27T10:56:00Z">
        <w:r w:rsidR="00262CD9" w:rsidRPr="003862D0" w:rsidDel="0020159A">
          <w:rPr>
            <w:lang w:val="en-GB" w:eastAsia="en-US"/>
          </w:rPr>
          <w:delText>–</w:delText>
        </w:r>
      </w:del>
      <w:ins w:id="1791" w:author="Ian Blenkinsop" w:date="2021-07-27T10:56:00Z">
        <w:r w:rsidR="0020159A">
          <w:rPr>
            <w:lang w:val="en-GB" w:eastAsia="en-US"/>
          </w:rPr>
          <w:t xml:space="preserve"> to </w:t>
        </w:r>
      </w:ins>
      <w:r w:rsidR="00262CD9" w:rsidRPr="003862D0">
        <w:rPr>
          <w:lang w:val="en-GB" w:eastAsia="en-US"/>
        </w:rPr>
        <w:t>0.98</w:t>
      </w:r>
      <w:del w:id="1792" w:author="Ian Blenkinsop" w:date="2021-07-27T10:56:00Z">
        <w:r w:rsidR="00262CD9" w:rsidRPr="003862D0" w:rsidDel="0020159A">
          <w:rPr>
            <w:lang w:val="en-GB" w:eastAsia="en-US"/>
          </w:rPr>
          <w:delText>°C</w:delText>
        </w:r>
      </w:del>
      <w:r w:rsidR="00262CD9" w:rsidRPr="003862D0">
        <w:rPr>
          <w:lang w:val="en-GB" w:eastAsia="en-US"/>
        </w:rPr>
        <w:t>]</w:t>
      </w:r>
      <w:ins w:id="1793" w:author="Ian Blenkinsop" w:date="2021-07-27T10:56:00Z">
        <w:r w:rsidR="0020159A">
          <w:rPr>
            <w:lang w:val="en-GB" w:eastAsia="en-US"/>
          </w:rPr>
          <w:t xml:space="preserve"> </w:t>
        </w:r>
        <w:r w:rsidR="0020159A" w:rsidRPr="003862D0">
          <w:rPr>
            <w:lang w:val="en-GB" w:eastAsia="en-US"/>
          </w:rPr>
          <w:t>°C</w:t>
        </w:r>
      </w:ins>
      <w:r w:rsidR="00262CD9" w:rsidRPr="003862D0">
        <w:rPr>
          <w:lang w:val="en-GB" w:eastAsia="en-US"/>
        </w:rPr>
        <w:t xml:space="preserve">. </w:t>
      </w:r>
      <w:r w:rsidRPr="003862D0">
        <w:rPr>
          <w:lang w:val="en-GB" w:eastAsia="en-US"/>
        </w:rPr>
        <w:t>GSAT</w:t>
      </w:r>
      <w:r w:rsidR="00262CD9" w:rsidRPr="003862D0">
        <w:rPr>
          <w:lang w:val="en-GB" w:eastAsia="en-US"/>
        </w:rPr>
        <w:t xml:space="preserve"> diagnosed</w:t>
      </w:r>
      <w:r w:rsidRPr="003862D0">
        <w:rPr>
          <w:lang w:val="en-GB" w:eastAsia="en-US"/>
        </w:rPr>
        <w:t xml:space="preserve"> for 1986–2005 (AR5 recent past) relative to 1850</w:t>
      </w:r>
      <w:r w:rsidR="00510AC1" w:rsidRPr="003862D0">
        <w:rPr>
          <w:lang w:val="en-GB" w:eastAsia="en-US"/>
        </w:rPr>
        <w:t>–</w:t>
      </w:r>
      <w:r w:rsidRPr="003862D0">
        <w:rPr>
          <w:lang w:val="en-GB" w:eastAsia="en-US"/>
        </w:rPr>
        <w:t>1900 is</w:t>
      </w:r>
      <w:r w:rsidR="00262CD9" w:rsidRPr="003862D0">
        <w:rPr>
          <w:lang w:val="en-GB" w:eastAsia="en-US"/>
        </w:rPr>
        <w:t xml:space="preserve"> 0.08°C </w:t>
      </w:r>
      <w:r w:rsidR="00976208" w:rsidRPr="003862D0">
        <w:rPr>
          <w:lang w:val="en-GB" w:eastAsia="en-US"/>
        </w:rPr>
        <w:t xml:space="preserve">higher </w:t>
      </w:r>
      <w:r w:rsidR="00262CD9" w:rsidRPr="003862D0">
        <w:rPr>
          <w:lang w:val="en-GB" w:eastAsia="en-US"/>
        </w:rPr>
        <w:t xml:space="preserve">than was diagnosed in AR5, due to methodological and dataset updates (Cross-Chapter Box 2.3, Table 1). </w:t>
      </w:r>
    </w:p>
    <w:p w14:paraId="74B61DC6" w14:textId="77777777" w:rsidR="00262CD9" w:rsidRPr="003862D0" w:rsidRDefault="00262CD9" w:rsidP="00262CD9">
      <w:pPr>
        <w:pStyle w:val="AR6BodyText"/>
        <w:rPr>
          <w:lang w:val="en-GB" w:eastAsia="en-US"/>
        </w:rPr>
      </w:pPr>
    </w:p>
    <w:p w14:paraId="563D32E5" w14:textId="14D30C6C" w:rsidR="00262CD9" w:rsidRPr="003862D0" w:rsidRDefault="00262CD9" w:rsidP="00262CD9">
      <w:pPr>
        <w:pStyle w:val="AR6BodyText"/>
        <w:rPr>
          <w:lang w:val="en-GB" w:eastAsia="en-US"/>
        </w:rPr>
      </w:pPr>
      <w:r w:rsidRPr="003862D0">
        <w:rPr>
          <w:lang w:val="en-GB" w:eastAsia="en-US"/>
        </w:rPr>
        <w:t xml:space="preserve">The uncertainty in </w:t>
      </w:r>
      <w:r w:rsidR="00AC3442" w:rsidRPr="003862D0">
        <w:rPr>
          <w:lang w:val="en-GB" w:eastAsia="en-US"/>
        </w:rPr>
        <w:t>GSAT relative to 1850–1900</w:t>
      </w:r>
      <w:r w:rsidRPr="003862D0">
        <w:rPr>
          <w:lang w:val="en-GB" w:eastAsia="en-US"/>
        </w:rPr>
        <w:t xml:space="preserve"> includes the </w:t>
      </w:r>
      <w:r w:rsidRPr="003862D0">
        <w:rPr>
          <w:i/>
          <w:lang w:val="en-GB" w:eastAsia="en-US"/>
        </w:rPr>
        <w:t>very likely</w:t>
      </w:r>
      <w:r w:rsidRPr="003862D0">
        <w:rPr>
          <w:lang w:val="en-GB" w:eastAsia="en-US"/>
        </w:rPr>
        <w:t xml:space="preserve"> ranges of assessed GSAT change relative to 1995–2014 (depending on scenario and period, between 0.5°C and 2.4°C</w:t>
      </w:r>
      <w:del w:id="1794" w:author="Ian Blenkinsop" w:date="2021-07-27T10:57:00Z">
        <w:r w:rsidRPr="003862D0" w:rsidDel="0020159A">
          <w:rPr>
            <w:lang w:val="en-GB" w:eastAsia="en-US"/>
          </w:rPr>
          <w:delText xml:space="preserve">, </w:delText>
        </w:r>
      </w:del>
      <w:ins w:id="1795" w:author="Ian Blenkinsop" w:date="2021-07-27T10:57:00Z">
        <w:r w:rsidR="0020159A">
          <w:rPr>
            <w:lang w:val="en-GB" w:eastAsia="en-US"/>
          </w:rPr>
          <w:t>;</w:t>
        </w:r>
        <w:r w:rsidR="0020159A" w:rsidRPr="003862D0">
          <w:rPr>
            <w:lang w:val="en-GB" w:eastAsia="en-US"/>
          </w:rPr>
          <w:t xml:space="preserve"> </w:t>
        </w:r>
      </w:ins>
      <w:r w:rsidR="00FA6D4F" w:rsidRPr="003862D0">
        <w:rPr>
          <w:lang w:val="en-GB"/>
        </w:rPr>
        <w:t>Figure 4.11</w:t>
      </w:r>
      <w:r w:rsidRPr="003862D0">
        <w:rPr>
          <w:lang w:val="en-GB" w:eastAsia="en-US"/>
        </w:rPr>
        <w:t>d</w:t>
      </w:r>
      <w:del w:id="1796" w:author="Ian Blenkinsop" w:date="2021-07-27T10:57:00Z">
        <w:r w:rsidRPr="003862D0" w:rsidDel="0020159A">
          <w:rPr>
            <w:lang w:val="en-GB" w:eastAsia="en-US"/>
          </w:rPr>
          <w:delText>,</w:delText>
        </w:r>
        <w:r w:rsidR="00AC3442" w:rsidRPr="003862D0" w:rsidDel="0020159A">
          <w:rPr>
            <w:lang w:val="en-GB" w:eastAsia="en-US"/>
          </w:rPr>
          <w:delText xml:space="preserve"> </w:delText>
        </w:r>
      </w:del>
      <w:ins w:id="1797" w:author="Ian Blenkinsop" w:date="2021-07-27T10:57:00Z">
        <w:r w:rsidR="0020159A">
          <w:rPr>
            <w:lang w:val="en-GB" w:eastAsia="en-US"/>
          </w:rPr>
          <w:t xml:space="preserve"> and</w:t>
        </w:r>
        <w:r w:rsidR="0020159A" w:rsidRPr="003862D0">
          <w:rPr>
            <w:lang w:val="en-GB" w:eastAsia="en-US"/>
          </w:rPr>
          <w:t xml:space="preserve"> </w:t>
        </w:r>
      </w:ins>
      <w:r w:rsidR="00FA6D4F" w:rsidRPr="003862D0">
        <w:rPr>
          <w:lang w:val="en-GB" w:eastAsia="en-US"/>
        </w:rPr>
        <w:t>Table 4.5</w:t>
      </w:r>
      <w:r w:rsidRPr="003862D0">
        <w:rPr>
          <w:lang w:val="en-GB" w:eastAsia="en-US"/>
        </w:rPr>
        <w:t>), the uncertainty in historical GSAT change from the mean over 1850–1900 to 1995–2014 (about 0.3°C</w:t>
      </w:r>
      <w:del w:id="1798" w:author="Ian Blenkinsop" w:date="2021-07-27T10:57:00Z">
        <w:r w:rsidRPr="003862D0" w:rsidDel="0020159A">
          <w:rPr>
            <w:lang w:val="en-GB" w:eastAsia="en-US"/>
          </w:rPr>
          <w:delText xml:space="preserve">, </w:delText>
        </w:r>
      </w:del>
      <w:ins w:id="1799" w:author="Ian Blenkinsop" w:date="2021-07-27T10:57:00Z">
        <w:r w:rsidR="0020159A">
          <w:rPr>
            <w:lang w:val="en-GB" w:eastAsia="en-US"/>
          </w:rPr>
          <w:t>;</w:t>
        </w:r>
        <w:r w:rsidR="0020159A" w:rsidRPr="003862D0">
          <w:rPr>
            <w:lang w:val="en-GB" w:eastAsia="en-US"/>
          </w:rPr>
          <w:t xml:space="preserve"> </w:t>
        </w:r>
      </w:ins>
      <w:r w:rsidRPr="003862D0">
        <w:rPr>
          <w:lang w:val="en-GB" w:eastAsia="en-US"/>
        </w:rPr>
        <w:t xml:space="preserve">Cross-Chapter Box 2.3), and the estimate of internal variability in 20-year GSAT averages (5–95% range about 0.15°C, </w:t>
      </w:r>
      <w:r w:rsidR="00FA6D4F" w:rsidRPr="003862D0">
        <w:rPr>
          <w:lang w:val="en-GB" w:eastAsia="en-US"/>
        </w:rPr>
        <w:t>B</w:t>
      </w:r>
      <w:r w:rsidR="009E52F9">
        <w:rPr>
          <w:lang w:val="en-GB" w:eastAsia="en-US"/>
        </w:rPr>
        <w:t>ox</w:t>
      </w:r>
      <w:r w:rsidR="00FA6D4F" w:rsidRPr="003862D0">
        <w:rPr>
          <w:lang w:val="en-GB" w:eastAsia="en-US"/>
        </w:rPr>
        <w:t xml:space="preserve"> 4.1</w:t>
      </w:r>
      <w:ins w:id="1800" w:author="Sara M Tuson" w:date="2021-07-18T08:44:00Z">
        <w:del w:id="1801" w:author="Ian Blenkinsop" w:date="2021-07-27T10:57:00Z">
          <w:r w:rsidR="00FD024C" w:rsidDel="0020159A">
            <w:rPr>
              <w:lang w:val="en-GB" w:eastAsia="en-US"/>
            </w:rPr>
            <w:delText>)</w:delText>
          </w:r>
        </w:del>
      </w:ins>
      <w:ins w:id="1802" w:author="Ian Blenkinsop" w:date="2021-07-27T10:57:00Z">
        <w:r w:rsidR="0020159A">
          <w:rPr>
            <w:lang w:val="en-GB" w:eastAsia="en-US"/>
          </w:rPr>
          <w:t>;</w:t>
        </w:r>
      </w:ins>
      <w:del w:id="1803" w:author="Sara M Tuson" w:date="2021-07-18T08:44:00Z">
        <w:r w:rsidRPr="003862D0" w:rsidDel="00FD024C">
          <w:rPr>
            <w:lang w:val="en-GB" w:eastAsia="en-US"/>
          </w:rPr>
          <w:delText>,</w:delText>
        </w:r>
      </w:del>
      <w:r w:rsidRPr="003862D0">
        <w:rPr>
          <w:lang w:val="en-GB" w:eastAsia="en-US"/>
        </w:rPr>
        <w:t xml:space="preserve"> </w:t>
      </w:r>
      <w:r w:rsidRPr="003862D0">
        <w:rPr>
          <w:lang w:val="en-GB" w:eastAsia="en-US"/>
        </w:rPr>
        <w:fldChar w:fldCharType="begin" w:fldLock="1"/>
      </w:r>
      <w:r w:rsidR="00CD3B49">
        <w:rPr>
          <w:lang w:val="en-GB" w:eastAsia="en-US"/>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"manualFormatting" : "Maher et al., 2019)", "plainTextFormattedCitation" : "(Maher et al., 2019)", "previouslyFormattedCitation" : "(Maher et al., 2019)" }, "properties" : { "noteIndex" : 0 }, "schema" : "https://github.com/citation-style-language/schema/raw/master/csl-citation.json" }</w:instrText>
      </w:r>
      <w:r w:rsidRPr="003862D0">
        <w:rPr>
          <w:lang w:val="en-GB" w:eastAsia="en-US"/>
        </w:rPr>
        <w:fldChar w:fldCharType="separate"/>
      </w:r>
      <w:del w:id="1804" w:author="Ian Blenkinsop" w:date="2021-07-27T10:57:00Z">
        <w:r w:rsidR="00016735" w:rsidDel="0020159A">
          <w:rPr>
            <w:noProof/>
            <w:lang w:val="en-GB" w:eastAsia="en-US"/>
          </w:rPr>
          <w:delText>(</w:delText>
        </w:r>
      </w:del>
      <w:r w:rsidR="00016735">
        <w:rPr>
          <w:noProof/>
          <w:lang w:val="en-GB" w:eastAsia="en-US"/>
        </w:rPr>
        <w:t>Maher et al., 2019)</w:t>
      </w:r>
      <w:r w:rsidRPr="003862D0">
        <w:rPr>
          <w:lang w:val="en-GB" w:eastAsia="en-US"/>
        </w:rPr>
        <w:fldChar w:fldCharType="end"/>
      </w:r>
      <w:del w:id="1805" w:author="Sara M Tuson" w:date="2021-07-18T08:44:00Z">
        <w:r w:rsidRPr="003862D0" w:rsidDel="00FD024C">
          <w:rPr>
            <w:lang w:val="en-GB" w:eastAsia="en-US"/>
          </w:rPr>
          <w:delText>)</w:delText>
        </w:r>
      </w:del>
      <w:r w:rsidRPr="003862D0">
        <w:rPr>
          <w:lang w:val="en-GB" w:eastAsia="en-US"/>
        </w:rPr>
        <w:t xml:space="preserve">. These uncertainties are assumed </w:t>
      </w:r>
      <w:r w:rsidR="00720AD9" w:rsidRPr="003862D0">
        <w:rPr>
          <w:lang w:val="en-GB" w:eastAsia="en-US"/>
        </w:rPr>
        <w:t xml:space="preserve">to be </w:t>
      </w:r>
      <w:r w:rsidRPr="003862D0">
        <w:rPr>
          <w:lang w:val="en-GB" w:eastAsia="en-US"/>
        </w:rPr>
        <w:t xml:space="preserve">independent and </w:t>
      </w:r>
      <w:r w:rsidR="00720AD9" w:rsidRPr="003862D0">
        <w:rPr>
          <w:lang w:val="en-GB" w:eastAsia="en-US"/>
        </w:rPr>
        <w:t xml:space="preserve">are </w:t>
      </w:r>
      <w:r w:rsidRPr="003862D0">
        <w:rPr>
          <w:lang w:val="en-GB" w:eastAsia="en-US"/>
        </w:rPr>
        <w:t xml:space="preserve">added in quadrature, meaning that the total uncertainty is </w:t>
      </w:r>
      <w:r w:rsidR="00362668" w:rsidRPr="003862D0">
        <w:rPr>
          <w:lang w:val="en-GB" w:eastAsia="en-US"/>
        </w:rPr>
        <w:t>only slightly larger than the dominating contribution</w:t>
      </w:r>
      <w:r w:rsidRPr="003862D0">
        <w:rPr>
          <w:lang w:val="en-GB" w:eastAsia="en-US"/>
        </w:rPr>
        <w:t xml:space="preserve"> by the GSAT change relative to 1995–2014</w:t>
      </w:r>
      <w:r w:rsidR="00362668" w:rsidRPr="003862D0">
        <w:rPr>
          <w:lang w:val="en-GB" w:eastAsia="en-US"/>
        </w:rPr>
        <w:t xml:space="preserve"> (</w:t>
      </w:r>
      <w:r w:rsidR="00FA6D4F" w:rsidRPr="003862D0">
        <w:rPr>
          <w:lang w:val="en-GB" w:eastAsia="en-US"/>
        </w:rPr>
        <w:t>Table 4.5</w:t>
      </w:r>
      <w:r w:rsidR="00362668" w:rsidRPr="003862D0">
        <w:rPr>
          <w:lang w:val="en-GB" w:eastAsia="en-US"/>
        </w:rPr>
        <w:t>)</w:t>
      </w:r>
      <w:r w:rsidRPr="003862D0">
        <w:rPr>
          <w:lang w:val="en-GB" w:eastAsia="en-US"/>
        </w:rPr>
        <w:t>. The addition is done by numerically sampling a normal distribution fitted to the 5%, 50%</w:t>
      </w:r>
      <w:del w:id="1806" w:author="Ian Blenkinsop" w:date="2021-07-27T17:21:00Z">
        <w:r w:rsidRPr="003862D0" w:rsidDel="00603F6A">
          <w:rPr>
            <w:lang w:val="en-GB" w:eastAsia="en-US"/>
          </w:rPr>
          <w:delText>,</w:delText>
        </w:r>
      </w:del>
      <w:r w:rsidRPr="003862D0">
        <w:rPr>
          <w:lang w:val="en-GB" w:eastAsia="en-US"/>
        </w:rPr>
        <w:t xml:space="preserve"> and 95% percentiles of the internal variability</w:t>
      </w:r>
      <w:r w:rsidR="00362668" w:rsidRPr="003862D0">
        <w:rPr>
          <w:lang w:val="en-GB" w:eastAsia="en-US"/>
        </w:rPr>
        <w:t>, as well as sampling</w:t>
      </w:r>
      <w:r w:rsidRPr="003862D0">
        <w:rPr>
          <w:lang w:val="en-GB" w:eastAsia="en-US"/>
        </w:rPr>
        <w:t xml:space="preserve"> skew-normal distributions (e.g., </w:t>
      </w:r>
      <w:commentRangeStart w:id="1807"/>
      <w:r w:rsidRPr="003862D0">
        <w:rPr>
          <w:lang w:val="en-GB" w:eastAsia="en-US"/>
        </w:rPr>
        <w:fldChar w:fldCharType="begin" w:fldLock="1"/>
      </w:r>
      <w:r w:rsidR="00615634">
        <w:rPr>
          <w:lang w:val="en-GB" w:eastAsia="en-US"/>
        </w:rPr>
        <w:instrText>ADDIN CSL_CITATION { "citationItems" : [ { "id" : "ITEM-1", "itemData" : { "DOI" : "10.1093/biomet/63.1.201", "ISSN" : "0006-3444", "abstract" : "When estimating a normal location parameter, an inequality constraint is sometimes indicated by theoretical considerations. If, however, this constraint is assumed a priori definitely to hold, then the data will never be permitted to formally contradict the theory. We propose a family of skew prior distributions which reflect uncertainty about the constraint.", "author" : [ { "dropping-particle" : "", "family" : "O'Hagan", "given" : "A", "non-dropping-particle" : "", "parse-names" : false, "suffix" : "" }, { "dropping-particle" : "", "family" : "Leonard", "given" : "T O M", "non-dropping-particle" : "", "parse-names" : false, "suffix" : "" } ], "container-title" : "Biometrika", "id" : "ITEM-1", "issue" : "1", "issued" : { "date-parts" : [ [ "1976" ] ] }, "page" : "201-203", "title" : "Bayes estimation subject to uncertainty about parameter constraints", "translator" : [ { "dropping-particle" : "", "family" : "K5135", "given" : "", "non-dropping-particle" : "", "parse-names" : false, "suffix" : "" } ], "type" : "article-journal", "volume" : "63" }, "uris" : [ "http://www.mendeley.com/documents/?uuid=79c3c3c3-e83c-4e4d-8ebe-a6b66f3e5bda" ] } ], "mendeley" : { "formattedCitation" : "(O\u2019Hagan and Leonard, 1976)", "manualFormatting" : "O\u2019Hagan and Leonard, 1976", "plainTextFormattedCitation" : "(O\u2019Hagan and Leonard, 1976)", "previouslyFormattedCitation" : "(O\u2019Hagan and Leonard, 1976)" }, "properties" : { "noteIndex" : 0 }, "schema" : "https://github.com/citation-style-language/schema/raw/master/csl-citation.json" }</w:instrText>
      </w:r>
      <w:r w:rsidRPr="003862D0">
        <w:rPr>
          <w:lang w:val="en-GB" w:eastAsia="en-US"/>
        </w:rPr>
        <w:fldChar w:fldCharType="separate"/>
      </w:r>
      <w:r w:rsidR="00016735">
        <w:rPr>
          <w:noProof/>
          <w:lang w:val="en-GB" w:eastAsia="en-US"/>
        </w:rPr>
        <w:t>O’Hagan and Leonard, 1976</w:t>
      </w:r>
      <w:r w:rsidRPr="003862D0">
        <w:rPr>
          <w:lang w:val="en-GB" w:eastAsia="en-US"/>
        </w:rPr>
        <w:fldChar w:fldCharType="end"/>
      </w:r>
      <w:commentRangeEnd w:id="1807"/>
      <w:r w:rsidR="00016735">
        <w:rPr>
          <w:rStyle w:val="CommentReference"/>
        </w:rPr>
        <w:commentReference w:id="1807"/>
      </w:r>
      <w:r w:rsidRPr="003862D0">
        <w:rPr>
          <w:lang w:val="en-GB" w:eastAsia="en-US"/>
        </w:rPr>
        <w:t>) fitted to the 5%, 50%</w:t>
      </w:r>
      <w:del w:id="1808" w:author="Ian Blenkinsop" w:date="2021-07-27T17:21:00Z">
        <w:r w:rsidRPr="003862D0" w:rsidDel="00603F6A">
          <w:rPr>
            <w:lang w:val="en-GB" w:eastAsia="en-US"/>
          </w:rPr>
          <w:delText>,</w:delText>
        </w:r>
      </w:del>
      <w:r w:rsidRPr="003862D0">
        <w:rPr>
          <w:lang w:val="en-GB" w:eastAsia="en-US"/>
        </w:rPr>
        <w:t xml:space="preserve"> and 95% percentiles of both historical warming and GSAT relative to 1995–2014. The result is a joint probability distribution of GSAT change and 20-year period. </w:t>
      </w:r>
    </w:p>
    <w:p w14:paraId="3A1751B8" w14:textId="77777777" w:rsidR="00116ADF" w:rsidRPr="003862D0" w:rsidRDefault="00116ADF" w:rsidP="00262CD9">
      <w:pPr>
        <w:pStyle w:val="AR6BodyText"/>
        <w:rPr>
          <w:lang w:val="en-GB" w:eastAsia="en-US"/>
        </w:rPr>
      </w:pPr>
    </w:p>
    <w:p w14:paraId="03B80F5F" w14:textId="2C5DC200" w:rsidR="00AC3442" w:rsidRPr="003862D0" w:rsidRDefault="00AC3442" w:rsidP="00AC3442">
      <w:pPr>
        <w:pStyle w:val="AR6BodyText"/>
        <w:rPr>
          <w:lang w:val="en-GB" w:eastAsia="en-US"/>
        </w:rPr>
      </w:pPr>
      <w:r w:rsidRPr="003862D0">
        <w:rPr>
          <w:color w:val="000000" w:themeColor="text1"/>
          <w:lang w:val="en-GB" w:eastAsia="en-US"/>
        </w:rPr>
        <w:t xml:space="preserve">Averaged over the period 2081–2100, GSAT is </w:t>
      </w:r>
      <w:r w:rsidRPr="003862D0">
        <w:rPr>
          <w:i/>
          <w:color w:val="000000" w:themeColor="text1"/>
          <w:lang w:val="en-GB" w:eastAsia="en-US"/>
        </w:rPr>
        <w:t>very</w:t>
      </w:r>
      <w:r w:rsidRPr="003862D0">
        <w:rPr>
          <w:color w:val="000000" w:themeColor="text1"/>
          <w:lang w:val="en-GB" w:eastAsia="en-US"/>
        </w:rPr>
        <w:t xml:space="preserve"> </w:t>
      </w:r>
      <w:r w:rsidRPr="003862D0">
        <w:rPr>
          <w:i/>
          <w:color w:val="000000" w:themeColor="text1"/>
          <w:lang w:val="en-GB" w:eastAsia="en-US"/>
        </w:rPr>
        <w:t>likely</w:t>
      </w:r>
      <w:r w:rsidRPr="003862D0">
        <w:rPr>
          <w:color w:val="000000" w:themeColor="text1"/>
          <w:lang w:val="en-GB" w:eastAsia="en-US"/>
        </w:rPr>
        <w:t xml:space="preserve"> to be higher than in the </w:t>
      </w:r>
      <w:r w:rsidRPr="003862D0">
        <w:rPr>
          <w:lang w:val="en-GB" w:eastAsia="en-US"/>
        </w:rPr>
        <w:t xml:space="preserve">period 1850–1900 </w:t>
      </w:r>
      <w:r w:rsidRPr="003862D0">
        <w:rPr>
          <w:color w:val="000000" w:themeColor="text1"/>
          <w:lang w:val="en-GB" w:eastAsia="en-US"/>
        </w:rPr>
        <w:t xml:space="preserve">by 1.0°C–1.8°C in the low-emission scenario SSP1-1.9 and by 3.3°C–5.7°C in the high-emission scenario SSP5-8.5. For the scenarios </w:t>
      </w:r>
      <w:r w:rsidRPr="003862D0">
        <w:rPr>
          <w:lang w:val="en-GB"/>
        </w:rPr>
        <w:t>SSP1-2.6, SSP2-4.5, and SSP3-7.0,</w:t>
      </w:r>
      <w:r w:rsidRPr="003862D0">
        <w:rPr>
          <w:color w:val="000000" w:themeColor="text1"/>
          <w:lang w:val="en-GB" w:eastAsia="en-US"/>
        </w:rPr>
        <w:t xml:space="preserve"> the corresponding </w:t>
      </w:r>
      <w:r w:rsidRPr="003862D0">
        <w:rPr>
          <w:i/>
          <w:color w:val="000000" w:themeColor="text1"/>
          <w:lang w:val="en-GB" w:eastAsia="en-US"/>
        </w:rPr>
        <w:t>very</w:t>
      </w:r>
      <w:r w:rsidRPr="003862D0">
        <w:rPr>
          <w:color w:val="000000" w:themeColor="text1"/>
          <w:lang w:val="en-GB" w:eastAsia="en-US"/>
        </w:rPr>
        <w:t xml:space="preserve"> </w:t>
      </w:r>
      <w:r w:rsidRPr="003862D0">
        <w:rPr>
          <w:i/>
          <w:color w:val="000000" w:themeColor="text1"/>
          <w:lang w:val="en-GB" w:eastAsia="en-US"/>
        </w:rPr>
        <w:t>likely</w:t>
      </w:r>
      <w:r w:rsidRPr="003862D0">
        <w:rPr>
          <w:color w:val="000000" w:themeColor="text1"/>
          <w:lang w:val="en-GB" w:eastAsia="en-US"/>
        </w:rPr>
        <w:t xml:space="preserve"> ranges are 1.3°C–2.4°C, 2.1°C–3.5°C, and 2.8°C–4.6°C, respectively (</w:t>
      </w:r>
      <w:r w:rsidR="00FA6D4F" w:rsidRPr="003862D0">
        <w:rPr>
          <w:color w:val="000000" w:themeColor="text1"/>
          <w:lang w:val="en-GB" w:eastAsia="en-US"/>
        </w:rPr>
        <w:t>Table 4.5</w:t>
      </w:r>
      <w:r w:rsidRPr="003862D0">
        <w:rPr>
          <w:lang w:val="en-GB" w:eastAsia="en-US"/>
        </w:rPr>
        <w:t>)</w:t>
      </w:r>
      <w:r w:rsidRPr="003862D0">
        <w:rPr>
          <w:color w:val="000000" w:themeColor="text1"/>
          <w:lang w:val="en-GB" w:eastAsia="en-US"/>
        </w:rPr>
        <w:t xml:space="preserve">. </w:t>
      </w:r>
    </w:p>
    <w:p w14:paraId="119BF141" w14:textId="4ACF5A95" w:rsidR="00AC3442" w:rsidRPr="003862D0" w:rsidRDefault="00AC3442" w:rsidP="00F161FE">
      <w:pPr>
        <w:pStyle w:val="AR6BodyText"/>
        <w:ind w:firstLine="550"/>
        <w:rPr>
          <w:lang w:val="en-GB" w:eastAsia="en-US"/>
        </w:rPr>
      </w:pPr>
    </w:p>
    <w:p w14:paraId="2D666722" w14:textId="1840FEED" w:rsidR="00262CD9" w:rsidRPr="003862D0" w:rsidRDefault="00720AD9" w:rsidP="00262CD9">
      <w:pPr>
        <w:pStyle w:val="AR6BodyText"/>
        <w:rPr>
          <w:color w:val="000000" w:themeColor="text1"/>
          <w:lang w:val="en-GB" w:eastAsia="en-US"/>
        </w:rPr>
      </w:pPr>
      <w:commentRangeStart w:id="1809"/>
      <w:r w:rsidRPr="003862D0">
        <w:rPr>
          <w:lang w:val="en-GB" w:eastAsia="en-US"/>
        </w:rPr>
        <w:t>T</w:t>
      </w:r>
      <w:r w:rsidR="007745E9" w:rsidRPr="003862D0">
        <w:rPr>
          <w:lang w:val="en-GB" w:eastAsia="en-US"/>
        </w:rPr>
        <w:t>ime series of assessed GSAT change</w:t>
      </w:r>
      <w:ins w:id="1810" w:author="Sara M Tuson" w:date="2021-07-18T14:06:00Z">
        <w:r w:rsidR="00F61CCD">
          <w:rPr>
            <w:lang w:val="en-GB" w:eastAsia="en-US"/>
          </w:rPr>
          <w:t xml:space="preserve"> is</w:t>
        </w:r>
      </w:ins>
      <w:del w:id="1811" w:author="Sara M Tuson" w:date="2021-07-18T14:06:00Z">
        <w:r w:rsidR="007745E9" w:rsidRPr="003862D0" w:rsidDel="00F61CCD">
          <w:rPr>
            <w:lang w:val="en-GB" w:eastAsia="en-US"/>
          </w:rPr>
          <w:delText xml:space="preserve"> are</w:delText>
        </w:r>
      </w:del>
      <w:r w:rsidR="007745E9" w:rsidRPr="003862D0">
        <w:rPr>
          <w:lang w:val="en-GB" w:eastAsia="en-US"/>
        </w:rPr>
        <w:t xml:space="preserve"> now used to assess </w:t>
      </w:r>
      <w:r w:rsidR="007745E9" w:rsidRPr="0020159A">
        <w:rPr>
          <w:lang w:val="en-GB" w:eastAsia="en-US"/>
        </w:rPr>
        <w:t>the time</w:t>
      </w:r>
      <w:r w:rsidR="007745E9" w:rsidRPr="003862D0">
        <w:rPr>
          <w:lang w:val="en-GB" w:eastAsia="en-US"/>
        </w:rPr>
        <w:t xml:space="preserve"> when certain thresholds of GSAT increase</w:t>
      </w:r>
      <w:ins w:id="1812" w:author="Sara M Tuson" w:date="2021-07-18T14:05:00Z">
        <w:r w:rsidR="00F61CCD">
          <w:rPr>
            <w:lang w:val="en-GB" w:eastAsia="en-US"/>
          </w:rPr>
          <w:t>s</w:t>
        </w:r>
      </w:ins>
      <w:r w:rsidR="007745E9" w:rsidRPr="003862D0">
        <w:rPr>
          <w:lang w:val="en-GB" w:eastAsia="en-US"/>
        </w:rPr>
        <w:t xml:space="preserve"> are crossed (</w:t>
      </w:r>
      <w:r w:rsidR="00FA6D4F" w:rsidRPr="003862D0">
        <w:rPr>
          <w:lang w:val="en-GB" w:eastAsia="en-US"/>
        </w:rPr>
        <w:t>Table 4.5</w:t>
      </w:r>
      <w:r w:rsidR="007745E9" w:rsidRPr="003862D0">
        <w:rPr>
          <w:lang w:val="en-GB" w:eastAsia="en-US"/>
        </w:rPr>
        <w:t xml:space="preserve">). </w:t>
      </w:r>
      <w:commentRangeEnd w:id="1809"/>
      <w:r w:rsidR="00F61CCD">
        <w:rPr>
          <w:rStyle w:val="CommentReference"/>
        </w:rPr>
        <w:commentReference w:id="1809"/>
      </w:r>
      <w:r w:rsidR="007745E9" w:rsidRPr="003862D0">
        <w:rPr>
          <w:lang w:val="en-GB" w:eastAsia="en-US"/>
        </w:rPr>
        <w:t>The threshold-crossing time is defined as the midpoint of the first 20-year period during which the average GSAT exceeds the threshold.</w:t>
      </w:r>
      <w:r w:rsidR="004E3E8C" w:rsidRPr="003862D0">
        <w:rPr>
          <w:lang w:val="en-GB" w:eastAsia="en-US"/>
        </w:rPr>
        <w:t xml:space="preserve"> </w:t>
      </w:r>
      <w:r w:rsidR="00262CD9" w:rsidRPr="003862D0">
        <w:rPr>
          <w:lang w:val="en-GB"/>
        </w:rPr>
        <w:t>During the near term (2021</w:t>
      </w:r>
      <w:r w:rsidR="00262CD9" w:rsidRPr="003862D0">
        <w:rPr>
          <w:color w:val="000000" w:themeColor="text1"/>
          <w:lang w:val="en-GB" w:eastAsia="en-US"/>
        </w:rPr>
        <w:t>–</w:t>
      </w:r>
      <w:r w:rsidR="00262CD9" w:rsidRPr="003862D0">
        <w:rPr>
          <w:lang w:val="en-GB"/>
        </w:rPr>
        <w:t>2040), a 1.5°C increase in the 20-year average of GSAT, relative to the average over the period 1850</w:t>
      </w:r>
      <w:r w:rsidR="00262CD9" w:rsidRPr="003862D0">
        <w:rPr>
          <w:color w:val="000000" w:themeColor="text1"/>
          <w:lang w:val="en-GB" w:eastAsia="en-US"/>
        </w:rPr>
        <w:t>–</w:t>
      </w:r>
      <w:r w:rsidR="00262CD9" w:rsidRPr="003862D0">
        <w:rPr>
          <w:lang w:val="en-GB"/>
        </w:rPr>
        <w:t xml:space="preserve">1900, is </w:t>
      </w:r>
      <w:r w:rsidR="00262CD9" w:rsidRPr="003862D0">
        <w:rPr>
          <w:i/>
          <w:lang w:val="en-GB"/>
        </w:rPr>
        <w:t>very likely</w:t>
      </w:r>
      <w:r w:rsidR="00262CD9" w:rsidRPr="003862D0">
        <w:rPr>
          <w:lang w:val="en-GB"/>
        </w:rPr>
        <w:t xml:space="preserve"> to occur in scenario SSP5-8.5, </w:t>
      </w:r>
      <w:r w:rsidR="00262CD9" w:rsidRPr="003862D0">
        <w:rPr>
          <w:i/>
          <w:lang w:val="en-GB"/>
        </w:rPr>
        <w:t xml:space="preserve">likely </w:t>
      </w:r>
      <w:r w:rsidR="00262CD9" w:rsidRPr="003862D0">
        <w:rPr>
          <w:lang w:val="en-GB"/>
        </w:rPr>
        <w:t xml:space="preserve">to occur in scenarios SSP2-4.5 and SSP3-7.0, and </w:t>
      </w:r>
      <w:r w:rsidR="00262CD9" w:rsidRPr="003862D0">
        <w:rPr>
          <w:i/>
          <w:lang w:val="en-GB"/>
        </w:rPr>
        <w:t>more likely than not</w:t>
      </w:r>
      <w:r w:rsidR="00262CD9" w:rsidRPr="003862D0">
        <w:rPr>
          <w:lang w:val="en-GB"/>
        </w:rPr>
        <w:t xml:space="preserve"> to occur in scenarios SSP1-1.9 and SSP1-2.6. In all scenarios assessed here except SSP5-8.5, the central estimate of crossing the 1.5°C threshold lies in the early 2030s, about ten years earlier than the midpoint of the </w:t>
      </w:r>
      <w:r w:rsidR="00262CD9" w:rsidRPr="003862D0">
        <w:rPr>
          <w:i/>
          <w:lang w:val="en-GB"/>
        </w:rPr>
        <w:t xml:space="preserve">likely </w:t>
      </w:r>
      <w:r w:rsidR="00262CD9" w:rsidRPr="003862D0">
        <w:rPr>
          <w:lang w:val="en-GB"/>
        </w:rPr>
        <w:t>range (2030</w:t>
      </w:r>
      <w:r w:rsidR="00262CD9" w:rsidRPr="003862D0">
        <w:rPr>
          <w:b/>
          <w:color w:val="000000" w:themeColor="text1"/>
          <w:lang w:val="en-GB" w:eastAsia="en-US"/>
        </w:rPr>
        <w:t>–</w:t>
      </w:r>
      <w:r w:rsidR="00262CD9" w:rsidRPr="003862D0">
        <w:rPr>
          <w:lang w:val="en-GB"/>
        </w:rPr>
        <w:t xml:space="preserve">2052) assessed in </w:t>
      </w:r>
      <w:del w:id="1813" w:author="Sara M Tuson" w:date="2021-07-16T15:38:00Z">
        <w:r w:rsidR="00262CD9" w:rsidRPr="003862D0" w:rsidDel="009679B5">
          <w:rPr>
            <w:lang w:val="en-GB"/>
          </w:rPr>
          <w:delText xml:space="preserve">the </w:delText>
        </w:r>
      </w:del>
      <w:r w:rsidR="00262CD9" w:rsidRPr="003862D0">
        <w:rPr>
          <w:lang w:val="en-GB"/>
        </w:rPr>
        <w:t>SR1.5, which assumed continuation of the then-current warming rate. Roughly half of this ten-year difference arises from a larger historical warming diagnosed in AR6, while the other half arises because for central estimates of climate sensitivity, most scenarios show stronger warming over the near term than was estimated as ‘current’ in SR1.5 (</w:t>
      </w:r>
      <w:r w:rsidR="00262CD9" w:rsidRPr="003862D0">
        <w:rPr>
          <w:i/>
          <w:lang w:val="en-GB"/>
        </w:rPr>
        <w:t>medium confidence</w:t>
      </w:r>
      <w:r w:rsidR="00262CD9" w:rsidRPr="003862D0">
        <w:rPr>
          <w:lang w:val="en-GB"/>
        </w:rPr>
        <w:t>); this estimate has been confirmed in AR6 (Section 3.3.1).</w:t>
      </w:r>
      <w:del w:id="1814" w:author="Sara M Tuson" w:date="2021-07-15T20:27:00Z">
        <w:r w:rsidR="00262CD9" w:rsidRPr="003862D0" w:rsidDel="00092429">
          <w:rPr>
            <w:lang w:val="en-GB"/>
          </w:rPr>
          <w:delText xml:space="preserve">  </w:delText>
        </w:r>
      </w:del>
      <w:ins w:id="1815" w:author="Sara M Tuson" w:date="2021-07-15T20:27:00Z">
        <w:r w:rsidR="00092429">
          <w:rPr>
            <w:lang w:val="en-GB"/>
          </w:rPr>
          <w:t xml:space="preserve"> </w:t>
        </w:r>
      </w:ins>
      <w:r w:rsidR="00262CD9" w:rsidRPr="003862D0">
        <w:rPr>
          <w:color w:val="000000" w:themeColor="text1"/>
          <w:lang w:val="en-GB" w:eastAsia="en-US"/>
        </w:rPr>
        <w:t xml:space="preserve">If ECS and TCR lie near the lower end of the assessed </w:t>
      </w:r>
      <w:r w:rsidR="00262CD9" w:rsidRPr="003862D0">
        <w:rPr>
          <w:i/>
          <w:color w:val="000000" w:themeColor="text1"/>
          <w:lang w:val="en-GB" w:eastAsia="en-US"/>
        </w:rPr>
        <w:t>very likely</w:t>
      </w:r>
      <w:r w:rsidR="00262CD9" w:rsidRPr="003862D0">
        <w:rPr>
          <w:color w:val="000000" w:themeColor="text1"/>
          <w:lang w:val="en-GB" w:eastAsia="en-US"/>
        </w:rPr>
        <w:t xml:space="preserve"> range, crossing the 1.5°C warming threshold is avoided in scenarios SSP1-1.9 and SSP1-2.6 (</w:t>
      </w:r>
      <w:r w:rsidR="00262CD9" w:rsidRPr="003862D0">
        <w:rPr>
          <w:i/>
          <w:color w:val="000000" w:themeColor="text1"/>
          <w:lang w:val="en-GB" w:eastAsia="en-US"/>
        </w:rPr>
        <w:t>medium confidence</w:t>
      </w:r>
      <w:r w:rsidR="00262CD9" w:rsidRPr="003862D0">
        <w:rPr>
          <w:color w:val="000000" w:themeColor="text1"/>
          <w:lang w:val="en-GB" w:eastAsia="en-US"/>
        </w:rPr>
        <w:t xml:space="preserve">). It is </w:t>
      </w:r>
      <w:r w:rsidR="00262CD9" w:rsidRPr="003862D0">
        <w:rPr>
          <w:i/>
          <w:color w:val="000000" w:themeColor="text1"/>
          <w:lang w:val="en-GB" w:eastAsia="en-US"/>
        </w:rPr>
        <w:t>more likely than not</w:t>
      </w:r>
      <w:r w:rsidR="00262CD9" w:rsidRPr="003862D0">
        <w:rPr>
          <w:color w:val="000000" w:themeColor="text1"/>
          <w:lang w:val="en-GB" w:eastAsia="en-US"/>
        </w:rPr>
        <w:t xml:space="preserve"> that under SSP1-1.9, GSAT relative to </w:t>
      </w:r>
      <w:r w:rsidR="00262CD9" w:rsidRPr="003862D0">
        <w:rPr>
          <w:lang w:val="en-GB"/>
        </w:rPr>
        <w:t>1850</w:t>
      </w:r>
      <w:r w:rsidR="00262CD9" w:rsidRPr="003862D0">
        <w:rPr>
          <w:color w:val="000000" w:themeColor="text1"/>
          <w:lang w:val="en-GB" w:eastAsia="en-US"/>
        </w:rPr>
        <w:t>–</w:t>
      </w:r>
      <w:r w:rsidR="00262CD9" w:rsidRPr="003862D0">
        <w:rPr>
          <w:lang w:val="en-GB"/>
        </w:rPr>
        <w:t xml:space="preserve">1900 will remain below 1.6°C throughout the 21st century, implying a potential temporary overshoot </w:t>
      </w:r>
      <w:r w:rsidR="00A34F20" w:rsidRPr="003862D0">
        <w:rPr>
          <w:lang w:val="en-GB"/>
        </w:rPr>
        <w:t xml:space="preserve">above </w:t>
      </w:r>
      <w:r w:rsidR="00262CD9" w:rsidRPr="003862D0">
        <w:rPr>
          <w:lang w:val="en-GB"/>
        </w:rPr>
        <w:t xml:space="preserve">1.5°C of no more than 0.1°C. </w:t>
      </w:r>
      <w:r w:rsidR="00262CD9" w:rsidRPr="003862D0">
        <w:rPr>
          <w:color w:val="000000" w:themeColor="text1"/>
          <w:lang w:val="en-GB" w:eastAsia="en-US"/>
        </w:rPr>
        <w:t xml:space="preserve">All statements about crossing the 1.5°C threshold assume that no major volcanic eruption occurs during the near term. </w:t>
      </w:r>
    </w:p>
    <w:p w14:paraId="4C8F4177" w14:textId="77777777" w:rsidR="00262CD9" w:rsidRPr="003862D0" w:rsidRDefault="00262CD9" w:rsidP="00262CD9">
      <w:pPr>
        <w:pStyle w:val="AR6BodyText"/>
        <w:rPr>
          <w:color w:val="000000" w:themeColor="text1"/>
          <w:lang w:val="en-GB" w:eastAsia="en-US"/>
        </w:rPr>
      </w:pPr>
    </w:p>
    <w:p w14:paraId="2ECF6253" w14:textId="60541B1A" w:rsidR="00262CD9" w:rsidRPr="003862D0" w:rsidRDefault="00262CD9" w:rsidP="00262CD9">
      <w:pPr>
        <w:pStyle w:val="AR6BodyText"/>
        <w:rPr>
          <w:lang w:val="en-GB" w:eastAsia="en-US"/>
        </w:rPr>
      </w:pPr>
      <w:r w:rsidRPr="003862D0">
        <w:rPr>
          <w:color w:val="000000" w:themeColor="text1"/>
          <w:lang w:val="en-GB" w:eastAsia="en-US"/>
        </w:rPr>
        <w:t xml:space="preserve">A warming level of 2°C in GSAT, relative to the period 1850–1900, is </w:t>
      </w:r>
      <w:r w:rsidRPr="003862D0">
        <w:rPr>
          <w:i/>
          <w:color w:val="000000" w:themeColor="text1"/>
          <w:lang w:val="en-GB" w:eastAsia="en-US"/>
        </w:rPr>
        <w:t>very likely</w:t>
      </w:r>
      <w:r w:rsidRPr="003862D0">
        <w:rPr>
          <w:color w:val="000000" w:themeColor="text1"/>
          <w:lang w:val="en-GB" w:eastAsia="en-US"/>
        </w:rPr>
        <w:t xml:space="preserve"> to be crossed in the mid-term period 2041–2060 under SSP5-8.5, </w:t>
      </w:r>
      <w:r w:rsidRPr="003862D0">
        <w:rPr>
          <w:i/>
          <w:color w:val="000000" w:themeColor="text1"/>
          <w:lang w:val="en-GB" w:eastAsia="en-US"/>
        </w:rPr>
        <w:t>likely</w:t>
      </w:r>
      <w:r w:rsidRPr="003862D0">
        <w:rPr>
          <w:color w:val="000000" w:themeColor="text1"/>
          <w:lang w:val="en-GB" w:eastAsia="en-US"/>
        </w:rPr>
        <w:t xml:space="preserve"> to be </w:t>
      </w:r>
      <w:r w:rsidR="0044202F" w:rsidRPr="003862D0">
        <w:rPr>
          <w:color w:val="000000" w:themeColor="text1"/>
          <w:lang w:val="en-GB" w:eastAsia="en-US"/>
        </w:rPr>
        <w:t xml:space="preserve">crossed </w:t>
      </w:r>
      <w:r w:rsidRPr="003862D0">
        <w:rPr>
          <w:color w:val="000000" w:themeColor="text1"/>
          <w:lang w:val="en-GB" w:eastAsia="en-US"/>
        </w:rPr>
        <w:t xml:space="preserve">in the mid-term period under SSP3-7.0, and </w:t>
      </w:r>
      <w:r w:rsidRPr="003862D0">
        <w:rPr>
          <w:i/>
          <w:color w:val="000000" w:themeColor="text1"/>
          <w:lang w:val="en-GB" w:eastAsia="en-US"/>
        </w:rPr>
        <w:t>more likely than not</w:t>
      </w:r>
      <w:r w:rsidRPr="003862D0">
        <w:rPr>
          <w:color w:val="000000" w:themeColor="text1"/>
          <w:lang w:val="en-GB" w:eastAsia="en-US"/>
        </w:rPr>
        <w:t xml:space="preserve"> to be </w:t>
      </w:r>
      <w:r w:rsidR="0044202F" w:rsidRPr="003862D0">
        <w:rPr>
          <w:color w:val="000000" w:themeColor="text1"/>
          <w:lang w:val="en-GB" w:eastAsia="en-US"/>
        </w:rPr>
        <w:t xml:space="preserve">crossed </w:t>
      </w:r>
      <w:r w:rsidRPr="003862D0">
        <w:rPr>
          <w:color w:val="000000" w:themeColor="text1"/>
          <w:lang w:val="en-GB" w:eastAsia="en-US"/>
        </w:rPr>
        <w:t xml:space="preserve">during the mid-term period under SSP2-4.5. During the entire 21st century, a warming level of 2°C in GSAT, relative to the period 1850–1900, will be crossed under SSP5-8.5 and SSP3-7.0, will </w:t>
      </w:r>
      <w:r w:rsidRPr="003862D0">
        <w:rPr>
          <w:i/>
          <w:color w:val="000000" w:themeColor="text1"/>
          <w:lang w:val="en-GB" w:eastAsia="en-US"/>
        </w:rPr>
        <w:t>extremely likely</w:t>
      </w:r>
      <w:r w:rsidRPr="003862D0">
        <w:rPr>
          <w:color w:val="000000" w:themeColor="text1"/>
          <w:lang w:val="en-GB" w:eastAsia="en-US"/>
        </w:rPr>
        <w:t xml:space="preserve"> be crossed under SSP2-4.5, will </w:t>
      </w:r>
      <w:r w:rsidRPr="003862D0">
        <w:rPr>
          <w:i/>
          <w:color w:val="000000" w:themeColor="text1"/>
          <w:lang w:val="en-GB" w:eastAsia="en-US"/>
        </w:rPr>
        <w:t>unlikely</w:t>
      </w:r>
      <w:r w:rsidRPr="003862D0">
        <w:rPr>
          <w:color w:val="000000" w:themeColor="text1"/>
          <w:lang w:val="en-GB" w:eastAsia="en-US"/>
        </w:rPr>
        <w:t xml:space="preserve"> be crossed under SSP1-2.6, and will </w:t>
      </w:r>
      <w:r w:rsidRPr="003862D0">
        <w:rPr>
          <w:i/>
          <w:color w:val="000000" w:themeColor="text1"/>
          <w:lang w:val="en-GB" w:eastAsia="en-US"/>
        </w:rPr>
        <w:t>extremely unlikely</w:t>
      </w:r>
      <w:r w:rsidRPr="003862D0">
        <w:rPr>
          <w:color w:val="000000" w:themeColor="text1"/>
          <w:lang w:val="en-GB" w:eastAsia="en-US"/>
        </w:rPr>
        <w:t xml:space="preserve"> be crossed under SSP1-1.9. </w:t>
      </w:r>
    </w:p>
    <w:p w14:paraId="64FBD9CD" w14:textId="77777777" w:rsidR="00262CD9" w:rsidRPr="003862D0" w:rsidRDefault="00262CD9" w:rsidP="00262CD9">
      <w:pPr>
        <w:pStyle w:val="AR6BodyText"/>
        <w:rPr>
          <w:lang w:val="en-GB" w:eastAsia="en-US"/>
        </w:rPr>
      </w:pPr>
    </w:p>
    <w:p w14:paraId="1373C7A5" w14:textId="77777777" w:rsidR="00A97395" w:rsidRPr="003862D0" w:rsidRDefault="00A97395" w:rsidP="00262CD9">
      <w:pPr>
        <w:pStyle w:val="AR6BodyText"/>
        <w:ind w:right="820"/>
        <w:rPr>
          <w:b/>
          <w:lang w:val="en-GB"/>
        </w:rPr>
        <w:sectPr w:rsidR="00A97395" w:rsidRPr="003862D0" w:rsidSect="002D31CE">
          <w:headerReference w:type="default" r:id="rId12"/>
          <w:footerReference w:type="default" r:id="rId13"/>
          <w:pgSz w:w="11899" w:h="16838"/>
          <w:pgMar w:top="1134" w:right="1134" w:bottom="1134" w:left="1134" w:header="0" w:footer="720" w:gutter="0"/>
          <w:lnNumType w:countBy="1"/>
          <w:cols w:space="720"/>
          <w:docGrid w:linePitch="299"/>
        </w:sectPr>
      </w:pPr>
    </w:p>
    <w:p w14:paraId="28807E47" w14:textId="095B6D10" w:rsidR="00A97395" w:rsidRPr="003862D0" w:rsidRDefault="00A97395" w:rsidP="00262CD9">
      <w:pPr>
        <w:pStyle w:val="AR6BodyText"/>
        <w:ind w:right="820"/>
        <w:rPr>
          <w:b/>
          <w:lang w:val="en-GB"/>
        </w:rPr>
      </w:pPr>
    </w:p>
    <w:p w14:paraId="2B0683FD" w14:textId="78E5F1F7" w:rsidR="00262CD9" w:rsidRPr="003862D0" w:rsidRDefault="00262CD9" w:rsidP="00262CD9">
      <w:pPr>
        <w:pStyle w:val="AR6BodyText"/>
        <w:ind w:right="820"/>
        <w:rPr>
          <w:lang w:val="en-GB" w:eastAsia="en-US"/>
        </w:rPr>
      </w:pPr>
      <w:r w:rsidRPr="003862D0">
        <w:rPr>
          <w:b/>
          <w:lang w:val="en-GB"/>
        </w:rPr>
        <w:t>[START TABLE 4.</w:t>
      </w:r>
      <w:r w:rsidR="0051424B" w:rsidRPr="003862D0">
        <w:rPr>
          <w:b/>
          <w:lang w:val="en-GB"/>
        </w:rPr>
        <w:t>5</w:t>
      </w:r>
      <w:r w:rsidRPr="003862D0">
        <w:rPr>
          <w:b/>
          <w:lang w:val="en-GB"/>
        </w:rPr>
        <w:t xml:space="preserve"> HERE]</w:t>
      </w:r>
    </w:p>
    <w:p w14:paraId="340238E2" w14:textId="77777777" w:rsidR="00262CD9" w:rsidRPr="003862D0" w:rsidRDefault="00262CD9" w:rsidP="00262CD9">
      <w:pPr>
        <w:pStyle w:val="AR6BodyText"/>
        <w:ind w:right="962"/>
        <w:rPr>
          <w:lang w:val="en-GB" w:eastAsia="en-US"/>
        </w:rPr>
      </w:pPr>
    </w:p>
    <w:p w14:paraId="544D03E0" w14:textId="5F0511FF" w:rsidR="00262CD9" w:rsidRPr="003862D0" w:rsidRDefault="00262CD9" w:rsidP="00262CD9">
      <w:pPr>
        <w:pStyle w:val="AR6Chap4Table"/>
        <w:ind w:right="962"/>
        <w:rPr>
          <w:lang w:val="en-GB" w:eastAsia="en-US"/>
        </w:rPr>
      </w:pPr>
      <w:bookmarkStart w:id="1816" w:name="_Ref28954955"/>
      <w:bookmarkStart w:id="1817" w:name="_Ref65589676"/>
      <w:r w:rsidRPr="003862D0">
        <w:rPr>
          <w:b/>
          <w:bCs/>
          <w:lang w:val="en-GB" w:eastAsia="en-US"/>
        </w:rPr>
        <w:t>Assessment results for 20-year averaged GSAT change, based on multiple lines of evidence</w:t>
      </w:r>
      <w:r w:rsidRPr="003862D0">
        <w:rPr>
          <w:lang w:val="en-GB" w:eastAsia="en-US"/>
        </w:rPr>
        <w:t>. The change is displayed in °C relative to the 1995–2014 and 1850–1900 reference periods for selected time periods (near term 2021–2040, mid-term 2041–2060, and long term 2081–2100), and as the time when certain temperature thresholds are crossed, relative to the period 1850–1900. The recent reference period 1995–2014 was higher in GSAT than the period 1850–1900 by 0.85</w:t>
      </w:r>
      <w:r w:rsidRPr="003862D0">
        <w:rPr>
          <w:color w:val="FF0000"/>
          <w:lang w:val="en-GB" w:eastAsia="en-US"/>
        </w:rPr>
        <w:t xml:space="preserve"> </w:t>
      </w:r>
      <w:r w:rsidRPr="003862D0">
        <w:rPr>
          <w:lang w:val="en-GB" w:eastAsia="en-US"/>
        </w:rPr>
        <w:t>[0.67</w:t>
      </w:r>
      <w:ins w:id="1818" w:author="Sara M Tuson" w:date="2021-07-15T15:05:00Z">
        <w:del w:id="1819" w:author="Ian Blenkinsop" w:date="2021-07-27T10:59:00Z">
          <w:r w:rsidR="00AE0623" w:rsidRPr="00E457C1" w:rsidDel="0020159A">
            <w:rPr>
              <w:rFonts w:cs="Times New Roman"/>
              <w:noProof/>
            </w:rPr>
            <w:delText>°</w:delText>
          </w:r>
          <w:r w:rsidR="00AE0623" w:rsidRPr="00E457C1" w:rsidDel="0020159A">
            <w:rPr>
              <w:noProof/>
            </w:rPr>
            <w:delText>C</w:delText>
          </w:r>
        </w:del>
        <w:r w:rsidR="00AE0623" w:rsidRPr="003862D0">
          <w:rPr>
            <w:lang w:val="en-GB" w:eastAsia="en-US"/>
          </w:rPr>
          <w:t xml:space="preserve"> </w:t>
        </w:r>
        <w:r w:rsidR="00AE0623">
          <w:rPr>
            <w:lang w:val="en-GB" w:eastAsia="en-US"/>
          </w:rPr>
          <w:t xml:space="preserve">to </w:t>
        </w:r>
      </w:ins>
      <w:del w:id="1820" w:author="Sara M Tuson" w:date="2021-07-15T15:05:00Z">
        <w:r w:rsidRPr="003862D0" w:rsidDel="00AE0623">
          <w:rPr>
            <w:lang w:val="en-GB" w:eastAsia="en-US"/>
          </w:rPr>
          <w:delText>–</w:delText>
        </w:r>
      </w:del>
      <w:r w:rsidRPr="003862D0">
        <w:rPr>
          <w:lang w:val="en-GB" w:eastAsia="en-US"/>
        </w:rPr>
        <w:t>0.98]</w:t>
      </w:r>
      <w:r w:rsidR="0020159A">
        <w:rPr>
          <w:lang w:val="en-GB" w:eastAsia="en-US"/>
        </w:rPr>
        <w:t xml:space="preserve"> </w:t>
      </w:r>
      <w:ins w:id="1821" w:author="Ian Blenkinsop" w:date="2021-07-27T10:59:00Z">
        <w:r w:rsidR="0020159A" w:rsidRPr="003862D0">
          <w:rPr>
            <w:lang w:val="en-GB" w:eastAsia="en-US"/>
          </w:rPr>
          <w:t>°C</w:t>
        </w:r>
      </w:ins>
      <w:r w:rsidRPr="003862D0">
        <w:rPr>
          <w:lang w:val="en-GB" w:eastAsia="en-US"/>
        </w:rPr>
        <w:t xml:space="preserve">, (Cross-Chapter Box 2.3). The entries give both the central estimate and, </w:t>
      </w:r>
      <w:commentRangeStart w:id="1822"/>
      <w:r w:rsidRPr="003862D0">
        <w:rPr>
          <w:lang w:val="en-GB" w:eastAsia="en-US"/>
        </w:rPr>
        <w:t>in parentheses</w:t>
      </w:r>
      <w:commentRangeEnd w:id="1822"/>
      <w:r w:rsidR="00467BB6">
        <w:rPr>
          <w:rStyle w:val="CommentReference"/>
        </w:rPr>
        <w:commentReference w:id="1822"/>
      </w:r>
      <w:r w:rsidRPr="003862D0">
        <w:rPr>
          <w:lang w:val="en-GB" w:eastAsia="en-US"/>
        </w:rPr>
        <w:t xml:space="preserve">, the </w:t>
      </w:r>
      <w:r w:rsidRPr="003862D0">
        <w:rPr>
          <w:i/>
          <w:lang w:val="en-GB" w:eastAsia="en-US"/>
        </w:rPr>
        <w:t>very likely</w:t>
      </w:r>
      <w:r w:rsidRPr="003862D0">
        <w:rPr>
          <w:lang w:val="en-GB" w:eastAsia="en-US"/>
        </w:rPr>
        <w:t xml:space="preserve"> (5–95%) range. An entry </w:t>
      </w:r>
      <w:ins w:id="1823" w:author="Ian Blenkinsop" w:date="2021-07-27T11:03:00Z">
        <w:r w:rsidR="00FC747C">
          <w:rPr>
            <w:lang w:val="en-GB" w:eastAsia="en-US"/>
          </w:rPr>
          <w:t>of ‘</w:t>
        </w:r>
      </w:ins>
      <w:r w:rsidRPr="003862D0">
        <w:rPr>
          <w:lang w:val="en-GB" w:eastAsia="en-US"/>
        </w:rPr>
        <w:t>n.c.</w:t>
      </w:r>
      <w:ins w:id="1824" w:author="Ian Blenkinsop" w:date="2021-07-27T11:03:00Z">
        <w:r w:rsidR="00FC747C">
          <w:rPr>
            <w:lang w:val="en-GB" w:eastAsia="en-US"/>
          </w:rPr>
          <w:t>’</w:t>
        </w:r>
      </w:ins>
      <w:r w:rsidRPr="003862D0">
        <w:rPr>
          <w:lang w:val="en-GB" w:eastAsia="en-US"/>
        </w:rPr>
        <w:t xml:space="preserve"> means that the global warming threshold is </w:t>
      </w:r>
      <w:ins w:id="1825" w:author="Ian Blenkinsop" w:date="2021-07-27T11:03:00Z">
        <w:r w:rsidR="00FC747C">
          <w:rPr>
            <w:lang w:val="en-GB" w:eastAsia="en-US"/>
          </w:rPr>
          <w:t>‘</w:t>
        </w:r>
      </w:ins>
      <w:r w:rsidRPr="003862D0">
        <w:rPr>
          <w:lang w:val="en-GB" w:eastAsia="en-US"/>
        </w:rPr>
        <w:t>not crossed</w:t>
      </w:r>
      <w:ins w:id="1826" w:author="Ian Blenkinsop" w:date="2021-07-27T11:03:00Z">
        <w:r w:rsidR="00FC747C">
          <w:rPr>
            <w:lang w:val="en-GB" w:eastAsia="en-US"/>
          </w:rPr>
          <w:t>’</w:t>
        </w:r>
      </w:ins>
      <w:r w:rsidRPr="003862D0">
        <w:rPr>
          <w:lang w:val="en-GB" w:eastAsia="en-US"/>
        </w:rPr>
        <w:t xml:space="preserve"> during the period 2021</w:t>
      </w:r>
      <w:r w:rsidRPr="003862D0">
        <w:rPr>
          <w:sz w:val="18"/>
          <w:szCs w:val="18"/>
          <w:lang w:val="en-GB"/>
        </w:rPr>
        <w:t>–</w:t>
      </w:r>
      <w:r w:rsidRPr="003862D0">
        <w:rPr>
          <w:lang w:val="en-GB" w:eastAsia="en-US"/>
        </w:rPr>
        <w:t>2100</w:t>
      </w:r>
      <w:bookmarkEnd w:id="1816"/>
      <w:r w:rsidRPr="003862D0">
        <w:rPr>
          <w:lang w:val="en-GB" w:eastAsia="en-US"/>
        </w:rPr>
        <w:t>.</w:t>
      </w:r>
      <w:bookmarkEnd w:id="1817"/>
      <w:r w:rsidRPr="003862D0">
        <w:rPr>
          <w:lang w:val="en-GB" w:eastAsia="en-US"/>
        </w:rPr>
        <w:t xml:space="preserve"> </w:t>
      </w:r>
    </w:p>
    <w:p w14:paraId="299A970C" w14:textId="77777777" w:rsidR="00262CD9" w:rsidRPr="003862D0" w:rsidRDefault="00262CD9" w:rsidP="00262CD9">
      <w:pPr>
        <w:pStyle w:val="AR6BodyText"/>
        <w:rPr>
          <w:lang w:val="en-GB" w:eastAsia="en-US"/>
        </w:rPr>
      </w:pPr>
    </w:p>
    <w:tbl>
      <w:tblPr>
        <w:tblStyle w:val="TableGrid"/>
        <w:tblW w:w="12479" w:type="dxa"/>
        <w:jc w:val="center"/>
        <w:tblCellMar>
          <w:top w:w="57" w:type="dxa"/>
          <w:bottom w:w="57" w:type="dxa"/>
        </w:tblCellMar>
        <w:tblLook w:val="04A0" w:firstRow="1" w:lastRow="0" w:firstColumn="1" w:lastColumn="0" w:noHBand="0" w:noVBand="1"/>
      </w:tblPr>
      <w:tblGrid>
        <w:gridCol w:w="1989"/>
        <w:gridCol w:w="2098"/>
        <w:gridCol w:w="2098"/>
        <w:gridCol w:w="2098"/>
        <w:gridCol w:w="2098"/>
        <w:gridCol w:w="2098"/>
      </w:tblGrid>
      <w:tr w:rsidR="00262CD9" w:rsidRPr="003862D0" w14:paraId="5F519D9D" w14:textId="77777777" w:rsidTr="00152F84">
        <w:trPr>
          <w:jc w:val="center"/>
        </w:trPr>
        <w:tc>
          <w:tcPr>
            <w:tcW w:w="1989" w:type="dxa"/>
            <w:shd w:val="clear" w:color="auto" w:fill="DEEAF6" w:themeFill="accent1" w:themeFillTint="33"/>
            <w:vAlign w:val="center"/>
          </w:tcPr>
          <w:p w14:paraId="2AA165B4" w14:textId="56FE016A" w:rsidR="00262CD9" w:rsidRPr="00467BB6" w:rsidRDefault="00467BB6" w:rsidP="00152F84">
            <w:pPr>
              <w:pStyle w:val="AR6BodyText"/>
              <w:jc w:val="center"/>
              <w:rPr>
                <w:b/>
                <w:bCs/>
                <w:sz w:val="18"/>
                <w:szCs w:val="18"/>
                <w:lang w:val="en-GB"/>
                <w:rPrChange w:id="1827" w:author="Tom Maycock" w:date="2021-09-06T17:25:00Z">
                  <w:rPr>
                    <w:sz w:val="18"/>
                    <w:szCs w:val="18"/>
                    <w:lang w:val="en-GB"/>
                  </w:rPr>
                </w:rPrChange>
              </w:rPr>
            </w:pPr>
            <w:ins w:id="1828" w:author="Tom Maycock" w:date="2021-09-06T17:25:00Z">
              <w:r w:rsidRPr="00467BB6">
                <w:rPr>
                  <w:b/>
                  <w:bCs/>
                  <w:sz w:val="18"/>
                  <w:szCs w:val="18"/>
                  <w:lang w:val="en-GB"/>
                  <w:rPrChange w:id="1829" w:author="Tom Maycock" w:date="2021-09-06T17:25:00Z">
                    <w:rPr>
                      <w:sz w:val="18"/>
                      <w:szCs w:val="18"/>
                      <w:lang w:val="en-GB"/>
                    </w:rPr>
                  </w:rPrChange>
                </w:rPr>
                <w:t>Time Period</w:t>
              </w:r>
            </w:ins>
          </w:p>
        </w:tc>
        <w:tc>
          <w:tcPr>
            <w:tcW w:w="2098" w:type="dxa"/>
            <w:shd w:val="clear" w:color="auto" w:fill="DEEAF6" w:themeFill="accent1" w:themeFillTint="33"/>
            <w:vAlign w:val="center"/>
          </w:tcPr>
          <w:p w14:paraId="0CC762AA" w14:textId="4FBB78CF" w:rsidR="00262CD9" w:rsidRPr="003862D0" w:rsidRDefault="00262CD9" w:rsidP="00152F84">
            <w:pPr>
              <w:pStyle w:val="AR6BodyText"/>
              <w:jc w:val="center"/>
              <w:rPr>
                <w:sz w:val="18"/>
                <w:szCs w:val="18"/>
                <w:lang w:val="en-GB"/>
              </w:rPr>
            </w:pPr>
            <w:commentRangeStart w:id="1830"/>
            <w:commentRangeStart w:id="1831"/>
            <w:r w:rsidRPr="003862D0">
              <w:rPr>
                <w:b/>
                <w:sz w:val="18"/>
                <w:szCs w:val="18"/>
                <w:lang w:val="en-GB"/>
              </w:rPr>
              <w:t>SSP1-1.9</w:t>
            </w:r>
            <w:commentRangeEnd w:id="1830"/>
            <w:r w:rsidR="0020159A">
              <w:rPr>
                <w:rStyle w:val="CommentReference"/>
              </w:rPr>
              <w:commentReference w:id="1830"/>
            </w:r>
            <w:commentRangeEnd w:id="1831"/>
            <w:r w:rsidR="00467BB6">
              <w:rPr>
                <w:rStyle w:val="CommentReference"/>
              </w:rPr>
              <w:commentReference w:id="1831"/>
            </w:r>
            <w:ins w:id="1832" w:author="Tom Maycock" w:date="2021-09-06T17:25:00Z">
              <w:r w:rsidR="00467BB6">
                <w:rPr>
                  <w:b/>
                  <w:sz w:val="18"/>
                  <w:szCs w:val="18"/>
                  <w:lang w:val="en-GB"/>
                </w:rPr>
                <w:t xml:space="preserve"> (°C)</w:t>
              </w:r>
            </w:ins>
          </w:p>
        </w:tc>
        <w:tc>
          <w:tcPr>
            <w:tcW w:w="2098" w:type="dxa"/>
            <w:tcBorders>
              <w:right w:val="single" w:sz="4" w:space="0" w:color="auto"/>
            </w:tcBorders>
            <w:shd w:val="clear" w:color="auto" w:fill="DEEAF6" w:themeFill="accent1" w:themeFillTint="33"/>
            <w:vAlign w:val="center"/>
          </w:tcPr>
          <w:p w14:paraId="5820D70B" w14:textId="7BC090B7" w:rsidR="00262CD9" w:rsidRPr="003862D0" w:rsidRDefault="00262CD9" w:rsidP="00152F84">
            <w:pPr>
              <w:pStyle w:val="AR6BodyText"/>
              <w:jc w:val="center"/>
              <w:rPr>
                <w:sz w:val="18"/>
                <w:szCs w:val="18"/>
                <w:lang w:val="en-GB"/>
              </w:rPr>
            </w:pPr>
            <w:r w:rsidRPr="003862D0">
              <w:rPr>
                <w:b/>
                <w:sz w:val="18"/>
                <w:szCs w:val="18"/>
                <w:lang w:val="en-GB"/>
              </w:rPr>
              <w:t>SSP1-2.6</w:t>
            </w:r>
            <w:ins w:id="1833" w:author="Tom Maycock" w:date="2021-09-06T17:25:00Z">
              <w:r w:rsidR="00467BB6">
                <w:rPr>
                  <w:b/>
                  <w:sz w:val="18"/>
                  <w:szCs w:val="18"/>
                  <w:lang w:val="en-GB"/>
                </w:rPr>
                <w:t xml:space="preserve"> (°C)</w:t>
              </w:r>
            </w:ins>
          </w:p>
        </w:tc>
        <w:tc>
          <w:tcPr>
            <w:tcW w:w="2098" w:type="dxa"/>
            <w:tcBorders>
              <w:left w:val="single" w:sz="4" w:space="0" w:color="auto"/>
            </w:tcBorders>
            <w:shd w:val="clear" w:color="auto" w:fill="DEEAF6" w:themeFill="accent1" w:themeFillTint="33"/>
            <w:vAlign w:val="center"/>
          </w:tcPr>
          <w:p w14:paraId="7EE69F2D" w14:textId="257CC0E1" w:rsidR="00262CD9" w:rsidRPr="003862D0" w:rsidRDefault="00262CD9" w:rsidP="00152F84">
            <w:pPr>
              <w:pStyle w:val="AR6BodyText"/>
              <w:jc w:val="center"/>
              <w:rPr>
                <w:sz w:val="18"/>
                <w:szCs w:val="18"/>
                <w:lang w:val="en-GB"/>
              </w:rPr>
            </w:pPr>
            <w:r w:rsidRPr="003862D0">
              <w:rPr>
                <w:b/>
                <w:sz w:val="18"/>
                <w:szCs w:val="18"/>
                <w:lang w:val="en-GB"/>
              </w:rPr>
              <w:t>SSP2-4.5</w:t>
            </w:r>
            <w:ins w:id="1834" w:author="Tom Maycock" w:date="2021-09-06T17:25:00Z">
              <w:r w:rsidR="00467BB6">
                <w:rPr>
                  <w:b/>
                  <w:sz w:val="18"/>
                  <w:szCs w:val="18"/>
                  <w:lang w:val="en-GB"/>
                </w:rPr>
                <w:t xml:space="preserve"> (°C)</w:t>
              </w:r>
            </w:ins>
          </w:p>
        </w:tc>
        <w:tc>
          <w:tcPr>
            <w:tcW w:w="2098" w:type="dxa"/>
            <w:shd w:val="clear" w:color="auto" w:fill="DEEAF6" w:themeFill="accent1" w:themeFillTint="33"/>
            <w:vAlign w:val="center"/>
          </w:tcPr>
          <w:p w14:paraId="70758DE9" w14:textId="3E005014" w:rsidR="00262CD9" w:rsidRPr="003862D0" w:rsidRDefault="00262CD9" w:rsidP="00152F84">
            <w:pPr>
              <w:pStyle w:val="AR6BodyText"/>
              <w:jc w:val="center"/>
              <w:rPr>
                <w:sz w:val="18"/>
                <w:szCs w:val="18"/>
                <w:lang w:val="en-GB"/>
              </w:rPr>
            </w:pPr>
            <w:r w:rsidRPr="003862D0">
              <w:rPr>
                <w:b/>
                <w:sz w:val="18"/>
                <w:szCs w:val="18"/>
                <w:lang w:val="en-GB"/>
              </w:rPr>
              <w:t>SSP3-7.0</w:t>
            </w:r>
            <w:ins w:id="1835" w:author="Tom Maycock" w:date="2021-09-06T17:25:00Z">
              <w:r w:rsidR="00467BB6">
                <w:rPr>
                  <w:b/>
                  <w:sz w:val="18"/>
                  <w:szCs w:val="18"/>
                  <w:lang w:val="en-GB"/>
                </w:rPr>
                <w:t xml:space="preserve"> (°C)</w:t>
              </w:r>
            </w:ins>
          </w:p>
        </w:tc>
        <w:tc>
          <w:tcPr>
            <w:tcW w:w="2098" w:type="dxa"/>
            <w:shd w:val="clear" w:color="auto" w:fill="DEEAF6" w:themeFill="accent1" w:themeFillTint="33"/>
            <w:vAlign w:val="center"/>
          </w:tcPr>
          <w:p w14:paraId="68D21A8E" w14:textId="2D0CEF07" w:rsidR="00262CD9" w:rsidRPr="003862D0" w:rsidRDefault="00262CD9" w:rsidP="00152F84">
            <w:pPr>
              <w:pStyle w:val="AR6BodyText"/>
              <w:jc w:val="center"/>
              <w:rPr>
                <w:sz w:val="18"/>
                <w:szCs w:val="18"/>
                <w:lang w:val="en-GB"/>
              </w:rPr>
            </w:pPr>
            <w:r w:rsidRPr="003862D0">
              <w:rPr>
                <w:b/>
                <w:sz w:val="18"/>
                <w:szCs w:val="18"/>
                <w:lang w:val="en-GB"/>
              </w:rPr>
              <w:t>SSP5-8.5</w:t>
            </w:r>
            <w:ins w:id="1836" w:author="Tom Maycock" w:date="2021-09-06T17:25:00Z">
              <w:r w:rsidR="00467BB6">
                <w:rPr>
                  <w:b/>
                  <w:sz w:val="18"/>
                  <w:szCs w:val="18"/>
                  <w:lang w:val="en-GB"/>
                </w:rPr>
                <w:t xml:space="preserve"> (°C)</w:t>
              </w:r>
            </w:ins>
          </w:p>
        </w:tc>
      </w:tr>
      <w:tr w:rsidR="00262CD9" w:rsidRPr="003862D0" w14:paraId="2E9EE150" w14:textId="77777777" w:rsidTr="00152F84">
        <w:trPr>
          <w:jc w:val="center"/>
        </w:trPr>
        <w:tc>
          <w:tcPr>
            <w:tcW w:w="1989" w:type="dxa"/>
            <w:shd w:val="clear" w:color="auto" w:fill="FFF2CC" w:themeFill="accent4" w:themeFillTint="33"/>
          </w:tcPr>
          <w:p w14:paraId="59187CAE" w14:textId="3FC3E321" w:rsidR="00262CD9" w:rsidRPr="003862D0" w:rsidRDefault="00262CD9" w:rsidP="00152F84">
            <w:pPr>
              <w:pStyle w:val="AR6BodyText"/>
              <w:jc w:val="center"/>
              <w:rPr>
                <w:b/>
                <w:sz w:val="18"/>
                <w:szCs w:val="18"/>
                <w:lang w:val="en-GB"/>
              </w:rPr>
            </w:pPr>
            <w:r w:rsidRPr="003862D0">
              <w:rPr>
                <w:b/>
                <w:sz w:val="18"/>
                <w:szCs w:val="18"/>
                <w:lang w:val="en-GB"/>
              </w:rPr>
              <w:t xml:space="preserve">Near </w:t>
            </w:r>
            <w:ins w:id="1837" w:author="Sara M Tuson" w:date="2021-07-22T17:02:00Z">
              <w:r w:rsidR="00B073F5">
                <w:rPr>
                  <w:b/>
                  <w:sz w:val="18"/>
                  <w:szCs w:val="18"/>
                  <w:lang w:val="en-GB"/>
                </w:rPr>
                <w:t>T</w:t>
              </w:r>
            </w:ins>
            <w:del w:id="1838" w:author="Sara M Tuson" w:date="2021-07-22T17:02:00Z">
              <w:r w:rsidRPr="003862D0" w:rsidDel="00B073F5">
                <w:rPr>
                  <w:b/>
                  <w:sz w:val="18"/>
                  <w:szCs w:val="18"/>
                  <w:lang w:val="en-GB"/>
                </w:rPr>
                <w:delText>t</w:delText>
              </w:r>
            </w:del>
            <w:r w:rsidRPr="003862D0">
              <w:rPr>
                <w:b/>
                <w:sz w:val="18"/>
                <w:szCs w:val="18"/>
                <w:lang w:val="en-GB"/>
              </w:rPr>
              <w:t>erm</w:t>
            </w:r>
            <w:del w:id="1839" w:author="Ian Blenkinsop" w:date="2021-07-27T11:01:00Z">
              <w:r w:rsidRPr="003862D0" w:rsidDel="0020159A">
                <w:rPr>
                  <w:b/>
                  <w:sz w:val="18"/>
                  <w:szCs w:val="18"/>
                  <w:lang w:val="en-GB"/>
                </w:rPr>
                <w:delText xml:space="preserve">, </w:delText>
              </w:r>
            </w:del>
            <w:ins w:id="1840"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2021</w:t>
            </w:r>
            <w:r w:rsidRPr="003862D0">
              <w:rPr>
                <w:b/>
                <w:sz w:val="18"/>
                <w:szCs w:val="18"/>
                <w:lang w:val="en-GB" w:eastAsia="en-US"/>
              </w:rPr>
              <w:t>–</w:t>
            </w:r>
            <w:r w:rsidRPr="003862D0">
              <w:rPr>
                <w:b/>
                <w:sz w:val="18"/>
                <w:szCs w:val="18"/>
                <w:lang w:val="en-GB"/>
              </w:rPr>
              <w:t>2040</w:t>
            </w:r>
          </w:p>
          <w:p w14:paraId="1B740797" w14:textId="4D4FCEF6" w:rsidR="00262CD9" w:rsidRPr="003862D0" w:rsidRDefault="00AC4FCD" w:rsidP="00152F84">
            <w:pPr>
              <w:pStyle w:val="AR6BodyText"/>
              <w:jc w:val="center"/>
              <w:rPr>
                <w:sz w:val="18"/>
                <w:szCs w:val="18"/>
                <w:lang w:val="en-GB"/>
              </w:rPr>
            </w:pPr>
            <w:ins w:id="1841" w:author="Sara M Tuson" w:date="2021-07-18T14:16:00Z">
              <w:r>
                <w:rPr>
                  <w:sz w:val="18"/>
                  <w:szCs w:val="18"/>
                  <w:lang w:val="en-GB"/>
                </w:rPr>
                <w:t>R</w:t>
              </w:r>
            </w:ins>
            <w:del w:id="1842" w:author="Sara M Tuson" w:date="2021-07-18T14:16:00Z">
              <w:r w:rsidR="00262CD9" w:rsidRPr="003862D0" w:rsidDel="00AC4FCD">
                <w:rPr>
                  <w:sz w:val="18"/>
                  <w:szCs w:val="18"/>
                  <w:lang w:val="en-GB"/>
                </w:rPr>
                <w:delText>r</w:delText>
              </w:r>
            </w:del>
            <w:r w:rsidR="00262CD9" w:rsidRPr="003862D0">
              <w:rPr>
                <w:sz w:val="18"/>
                <w:szCs w:val="18"/>
                <w:lang w:val="en-GB"/>
              </w:rPr>
              <w:t>elative to 1995–2014</w:t>
            </w:r>
          </w:p>
          <w:p w14:paraId="4D53E04E" w14:textId="3B765B4A" w:rsidR="00262CD9" w:rsidRPr="003862D0" w:rsidRDefault="00AC4FCD" w:rsidP="00152F84">
            <w:pPr>
              <w:pStyle w:val="AR6BodyText"/>
              <w:jc w:val="center"/>
              <w:rPr>
                <w:sz w:val="18"/>
                <w:szCs w:val="18"/>
                <w:lang w:val="en-GB"/>
              </w:rPr>
            </w:pPr>
            <w:ins w:id="1843" w:author="Sara M Tuson" w:date="2021-07-18T14:16:00Z">
              <w:r>
                <w:rPr>
                  <w:sz w:val="18"/>
                  <w:szCs w:val="18"/>
                  <w:lang w:val="en-GB"/>
                </w:rPr>
                <w:t>R</w:t>
              </w:r>
            </w:ins>
            <w:del w:id="1844"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shd w:val="clear" w:color="auto" w:fill="FFF2CC" w:themeFill="accent4" w:themeFillTint="33"/>
          </w:tcPr>
          <w:p w14:paraId="25D0EFDF" w14:textId="77777777" w:rsidR="00262CD9" w:rsidRPr="003862D0" w:rsidRDefault="0020159A" w:rsidP="00152F84">
            <w:pPr>
              <w:pStyle w:val="AR6BodyText"/>
              <w:jc w:val="center"/>
              <w:rPr>
                <w:sz w:val="18"/>
                <w:szCs w:val="18"/>
                <w:lang w:val="en-GB"/>
              </w:rPr>
            </w:pPr>
            <w:commentRangeStart w:id="1845"/>
            <w:commentRangeEnd w:id="1845"/>
            <w:r>
              <w:rPr>
                <w:rStyle w:val="CommentReference"/>
              </w:rPr>
              <w:commentReference w:id="1845"/>
            </w:r>
          </w:p>
          <w:p w14:paraId="5B8F0830" w14:textId="77777777" w:rsidR="00262CD9" w:rsidRPr="003862D0" w:rsidRDefault="00262CD9" w:rsidP="00152F84">
            <w:pPr>
              <w:pStyle w:val="AR6BodyText"/>
              <w:jc w:val="center"/>
              <w:rPr>
                <w:sz w:val="18"/>
                <w:szCs w:val="18"/>
                <w:lang w:val="en-GB"/>
              </w:rPr>
            </w:pPr>
            <w:r w:rsidRPr="003862D0">
              <w:rPr>
                <w:sz w:val="18"/>
                <w:szCs w:val="18"/>
                <w:lang w:val="en-GB"/>
              </w:rPr>
              <w:t>0.6 (0.4, 0.9)</w:t>
            </w:r>
          </w:p>
          <w:p w14:paraId="193A12E6" w14:textId="77777777" w:rsidR="00262CD9" w:rsidRPr="003862D0" w:rsidRDefault="00262CD9" w:rsidP="00152F84">
            <w:pPr>
              <w:pStyle w:val="AR6BodyText"/>
              <w:jc w:val="center"/>
              <w:rPr>
                <w:sz w:val="18"/>
                <w:szCs w:val="18"/>
                <w:lang w:val="en-GB"/>
              </w:rPr>
            </w:pPr>
            <w:r w:rsidRPr="003862D0">
              <w:rPr>
                <w:sz w:val="18"/>
                <w:szCs w:val="18"/>
                <w:lang w:val="en-GB"/>
              </w:rPr>
              <w:t>1.5 (1.2, 1.7)</w:t>
            </w:r>
          </w:p>
        </w:tc>
        <w:tc>
          <w:tcPr>
            <w:tcW w:w="2098" w:type="dxa"/>
            <w:shd w:val="clear" w:color="auto" w:fill="FFF2CC" w:themeFill="accent4" w:themeFillTint="33"/>
          </w:tcPr>
          <w:p w14:paraId="63F3C5E3" w14:textId="77777777" w:rsidR="00262CD9" w:rsidRPr="003862D0" w:rsidRDefault="00262CD9" w:rsidP="00152F84">
            <w:pPr>
              <w:pStyle w:val="AR6BodyText"/>
              <w:jc w:val="center"/>
              <w:rPr>
                <w:sz w:val="18"/>
                <w:szCs w:val="18"/>
                <w:lang w:val="en-GB"/>
              </w:rPr>
            </w:pPr>
          </w:p>
          <w:p w14:paraId="19FB887B" w14:textId="77777777" w:rsidR="00262CD9" w:rsidRPr="003862D0" w:rsidRDefault="00262CD9" w:rsidP="00152F84">
            <w:pPr>
              <w:pStyle w:val="AR6BodyText"/>
              <w:jc w:val="center"/>
              <w:rPr>
                <w:sz w:val="18"/>
                <w:szCs w:val="18"/>
                <w:lang w:val="en-GB"/>
              </w:rPr>
            </w:pPr>
            <w:r w:rsidRPr="003862D0">
              <w:rPr>
                <w:sz w:val="18"/>
                <w:szCs w:val="18"/>
                <w:lang w:val="en-GB"/>
              </w:rPr>
              <w:t>0.6 (0.4, 0.9)</w:t>
            </w:r>
          </w:p>
          <w:p w14:paraId="61AFA98D"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2B088261" w14:textId="77777777" w:rsidR="00262CD9" w:rsidRPr="003862D0" w:rsidRDefault="00262CD9" w:rsidP="00152F84">
            <w:pPr>
              <w:pStyle w:val="AR6BodyText"/>
              <w:jc w:val="center"/>
              <w:rPr>
                <w:sz w:val="18"/>
                <w:szCs w:val="18"/>
                <w:lang w:val="en-GB"/>
              </w:rPr>
            </w:pPr>
          </w:p>
          <w:p w14:paraId="007E9C42" w14:textId="77777777" w:rsidR="00262CD9" w:rsidRPr="003862D0" w:rsidRDefault="00262CD9" w:rsidP="00152F84">
            <w:pPr>
              <w:pStyle w:val="AR6BodyText"/>
              <w:jc w:val="center"/>
              <w:rPr>
                <w:sz w:val="18"/>
                <w:szCs w:val="18"/>
                <w:lang w:val="en-GB"/>
              </w:rPr>
            </w:pPr>
            <w:r w:rsidRPr="003862D0">
              <w:rPr>
                <w:sz w:val="18"/>
                <w:szCs w:val="18"/>
                <w:lang w:val="en-GB"/>
              </w:rPr>
              <w:t>0.7 (0.4, 0.9)</w:t>
            </w:r>
          </w:p>
          <w:p w14:paraId="143D3B5D"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0C1B18C9" w14:textId="77777777" w:rsidR="00262CD9" w:rsidRPr="003862D0" w:rsidRDefault="00262CD9" w:rsidP="00152F84">
            <w:pPr>
              <w:pStyle w:val="AR6BodyText"/>
              <w:jc w:val="center"/>
              <w:rPr>
                <w:sz w:val="18"/>
                <w:szCs w:val="18"/>
                <w:lang w:val="en-GB"/>
              </w:rPr>
            </w:pPr>
          </w:p>
          <w:p w14:paraId="06928644" w14:textId="77777777" w:rsidR="00262CD9" w:rsidRPr="003862D0" w:rsidRDefault="00262CD9" w:rsidP="00152F84">
            <w:pPr>
              <w:pStyle w:val="AR6BodyText"/>
              <w:jc w:val="center"/>
              <w:rPr>
                <w:sz w:val="18"/>
                <w:szCs w:val="18"/>
                <w:lang w:val="en-GB"/>
              </w:rPr>
            </w:pPr>
            <w:r w:rsidRPr="003862D0">
              <w:rPr>
                <w:sz w:val="18"/>
                <w:szCs w:val="18"/>
                <w:lang w:val="en-GB"/>
              </w:rPr>
              <w:t>0.7 (0.4, 0.9)</w:t>
            </w:r>
          </w:p>
          <w:p w14:paraId="3E35931E" w14:textId="77777777" w:rsidR="00262CD9" w:rsidRPr="003862D0" w:rsidRDefault="00262CD9" w:rsidP="00152F84">
            <w:pPr>
              <w:pStyle w:val="AR6BodyText"/>
              <w:jc w:val="center"/>
              <w:rPr>
                <w:sz w:val="18"/>
                <w:szCs w:val="18"/>
                <w:lang w:val="en-GB"/>
              </w:rPr>
            </w:pPr>
            <w:r w:rsidRPr="003862D0">
              <w:rPr>
                <w:sz w:val="18"/>
                <w:szCs w:val="18"/>
                <w:lang w:val="en-GB"/>
              </w:rPr>
              <w:t>1.5 (1.2, 1.8)</w:t>
            </w:r>
          </w:p>
        </w:tc>
        <w:tc>
          <w:tcPr>
            <w:tcW w:w="2098" w:type="dxa"/>
            <w:shd w:val="clear" w:color="auto" w:fill="FFF2CC" w:themeFill="accent4" w:themeFillTint="33"/>
          </w:tcPr>
          <w:p w14:paraId="2859AEC5" w14:textId="77777777" w:rsidR="00262CD9" w:rsidRPr="003862D0" w:rsidRDefault="00262CD9" w:rsidP="00152F84">
            <w:pPr>
              <w:pStyle w:val="AR6BodyText"/>
              <w:jc w:val="center"/>
              <w:rPr>
                <w:sz w:val="18"/>
                <w:szCs w:val="18"/>
                <w:lang w:val="en-GB"/>
              </w:rPr>
            </w:pPr>
          </w:p>
          <w:p w14:paraId="139274AA" w14:textId="77777777" w:rsidR="00262CD9" w:rsidRPr="003862D0" w:rsidRDefault="00262CD9" w:rsidP="00152F84">
            <w:pPr>
              <w:pStyle w:val="AR6BodyText"/>
              <w:jc w:val="center"/>
              <w:rPr>
                <w:sz w:val="18"/>
                <w:szCs w:val="18"/>
                <w:lang w:val="en-GB"/>
              </w:rPr>
            </w:pPr>
            <w:r w:rsidRPr="003862D0">
              <w:rPr>
                <w:sz w:val="18"/>
                <w:szCs w:val="18"/>
                <w:lang w:val="en-GB"/>
              </w:rPr>
              <w:t>0.8 (0.5, 1.0)</w:t>
            </w:r>
          </w:p>
          <w:p w14:paraId="749260F7" w14:textId="77777777" w:rsidR="00262CD9" w:rsidRPr="003862D0" w:rsidRDefault="00262CD9" w:rsidP="00152F84">
            <w:pPr>
              <w:pStyle w:val="AR6BodyText"/>
              <w:jc w:val="center"/>
              <w:rPr>
                <w:sz w:val="18"/>
                <w:szCs w:val="18"/>
                <w:lang w:val="en-GB"/>
              </w:rPr>
            </w:pPr>
            <w:r w:rsidRPr="003862D0">
              <w:rPr>
                <w:sz w:val="18"/>
                <w:szCs w:val="18"/>
                <w:lang w:val="en-GB"/>
              </w:rPr>
              <w:t>1.6 (1.3, 1.9)</w:t>
            </w:r>
          </w:p>
        </w:tc>
      </w:tr>
      <w:tr w:rsidR="00262CD9" w:rsidRPr="003862D0" w14:paraId="44BF5BD1" w14:textId="77777777" w:rsidTr="00152F84">
        <w:trPr>
          <w:jc w:val="center"/>
        </w:trPr>
        <w:tc>
          <w:tcPr>
            <w:tcW w:w="1989" w:type="dxa"/>
          </w:tcPr>
          <w:p w14:paraId="20367E06" w14:textId="6996709B" w:rsidR="00262CD9" w:rsidRPr="003862D0" w:rsidRDefault="00262CD9" w:rsidP="00152F84">
            <w:pPr>
              <w:pStyle w:val="AR6BodyText"/>
              <w:jc w:val="center"/>
              <w:rPr>
                <w:sz w:val="18"/>
                <w:szCs w:val="18"/>
                <w:lang w:val="en-GB"/>
              </w:rPr>
            </w:pPr>
            <w:r w:rsidRPr="003862D0">
              <w:rPr>
                <w:b/>
                <w:sz w:val="18"/>
                <w:szCs w:val="18"/>
                <w:lang w:val="en-GB"/>
              </w:rPr>
              <w:t>Mid-</w:t>
            </w:r>
            <w:ins w:id="1846" w:author="Sara M Tuson" w:date="2021-07-22T17:02:00Z">
              <w:r w:rsidR="00B073F5">
                <w:rPr>
                  <w:b/>
                  <w:sz w:val="18"/>
                  <w:szCs w:val="18"/>
                  <w:lang w:val="en-GB"/>
                </w:rPr>
                <w:t>T</w:t>
              </w:r>
            </w:ins>
            <w:del w:id="1847" w:author="Sara M Tuson" w:date="2021-07-22T17:02:00Z">
              <w:r w:rsidRPr="003862D0" w:rsidDel="00B073F5">
                <w:rPr>
                  <w:b/>
                  <w:sz w:val="18"/>
                  <w:szCs w:val="18"/>
                  <w:lang w:val="en-GB"/>
                </w:rPr>
                <w:delText>t</w:delText>
              </w:r>
            </w:del>
            <w:r w:rsidRPr="003862D0">
              <w:rPr>
                <w:b/>
                <w:sz w:val="18"/>
                <w:szCs w:val="18"/>
                <w:lang w:val="en-GB"/>
              </w:rPr>
              <w:t>erm</w:t>
            </w:r>
            <w:del w:id="1848" w:author="Ian Blenkinsop" w:date="2021-07-27T11:01:00Z">
              <w:r w:rsidRPr="003862D0" w:rsidDel="0020159A">
                <w:rPr>
                  <w:b/>
                  <w:sz w:val="18"/>
                  <w:szCs w:val="18"/>
                  <w:lang w:val="en-GB"/>
                </w:rPr>
                <w:delText xml:space="preserve">, </w:delText>
              </w:r>
            </w:del>
            <w:ins w:id="1849"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2041</w:t>
            </w:r>
            <w:r w:rsidRPr="003862D0">
              <w:rPr>
                <w:b/>
                <w:sz w:val="18"/>
                <w:szCs w:val="18"/>
                <w:lang w:val="en-GB" w:eastAsia="en-US"/>
              </w:rPr>
              <w:t>–</w:t>
            </w:r>
            <w:r w:rsidRPr="003862D0">
              <w:rPr>
                <w:b/>
                <w:sz w:val="18"/>
                <w:szCs w:val="18"/>
                <w:lang w:val="en-GB"/>
              </w:rPr>
              <w:t>2060</w:t>
            </w:r>
          </w:p>
          <w:p w14:paraId="658D7C5A" w14:textId="2058F5F4" w:rsidR="00262CD9" w:rsidRPr="003862D0" w:rsidRDefault="00AC4FCD" w:rsidP="00152F84">
            <w:pPr>
              <w:pStyle w:val="AR6BodyText"/>
              <w:jc w:val="center"/>
              <w:rPr>
                <w:sz w:val="18"/>
                <w:szCs w:val="18"/>
                <w:lang w:val="en-GB"/>
              </w:rPr>
            </w:pPr>
            <w:ins w:id="1850" w:author="Sara M Tuson" w:date="2021-07-18T14:16:00Z">
              <w:r>
                <w:rPr>
                  <w:sz w:val="18"/>
                  <w:szCs w:val="18"/>
                  <w:lang w:val="en-GB"/>
                </w:rPr>
                <w:t>R</w:t>
              </w:r>
            </w:ins>
            <w:del w:id="1851" w:author="Sara M Tuson" w:date="2021-07-18T14:16:00Z">
              <w:r w:rsidR="00262CD9" w:rsidRPr="003862D0" w:rsidDel="00AC4FCD">
                <w:rPr>
                  <w:sz w:val="18"/>
                  <w:szCs w:val="18"/>
                  <w:lang w:val="en-GB"/>
                </w:rPr>
                <w:delText>r</w:delText>
              </w:r>
            </w:del>
            <w:r w:rsidR="00262CD9" w:rsidRPr="003862D0">
              <w:rPr>
                <w:sz w:val="18"/>
                <w:szCs w:val="18"/>
                <w:lang w:val="en-GB"/>
              </w:rPr>
              <w:t>elative to 1995–2014</w:t>
            </w:r>
          </w:p>
          <w:p w14:paraId="7FE8702B" w14:textId="080617FF" w:rsidR="00262CD9" w:rsidRPr="003862D0" w:rsidRDefault="00AC4FCD" w:rsidP="00152F84">
            <w:pPr>
              <w:pStyle w:val="AR6BodyText"/>
              <w:jc w:val="center"/>
              <w:rPr>
                <w:sz w:val="18"/>
                <w:szCs w:val="18"/>
                <w:lang w:val="en-GB"/>
              </w:rPr>
            </w:pPr>
            <w:ins w:id="1852" w:author="Sara M Tuson" w:date="2021-07-18T14:16:00Z">
              <w:r>
                <w:rPr>
                  <w:sz w:val="18"/>
                  <w:szCs w:val="18"/>
                  <w:lang w:val="en-GB"/>
                </w:rPr>
                <w:t>R</w:t>
              </w:r>
            </w:ins>
            <w:del w:id="1853"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tcPr>
          <w:p w14:paraId="13241BE8" w14:textId="77777777" w:rsidR="00262CD9" w:rsidRPr="003862D0" w:rsidRDefault="00262CD9" w:rsidP="00152F84">
            <w:pPr>
              <w:pStyle w:val="AR6BodyText"/>
              <w:jc w:val="center"/>
              <w:rPr>
                <w:sz w:val="18"/>
                <w:szCs w:val="18"/>
                <w:lang w:val="en-GB"/>
              </w:rPr>
            </w:pPr>
          </w:p>
          <w:p w14:paraId="6B4F578A" w14:textId="77777777" w:rsidR="00262CD9" w:rsidRPr="003862D0" w:rsidRDefault="00262CD9" w:rsidP="00152F84">
            <w:pPr>
              <w:pStyle w:val="AR6BodyText"/>
              <w:jc w:val="center"/>
              <w:rPr>
                <w:sz w:val="18"/>
                <w:szCs w:val="18"/>
                <w:lang w:val="en-GB"/>
              </w:rPr>
            </w:pPr>
            <w:r w:rsidRPr="003862D0">
              <w:rPr>
                <w:sz w:val="18"/>
                <w:szCs w:val="18"/>
                <w:lang w:val="en-GB"/>
              </w:rPr>
              <w:t>0.7 (0.4, 1.1)</w:t>
            </w:r>
          </w:p>
          <w:p w14:paraId="5DDE352E" w14:textId="77777777" w:rsidR="00262CD9" w:rsidRPr="003862D0" w:rsidRDefault="00262CD9" w:rsidP="00152F84">
            <w:pPr>
              <w:pStyle w:val="AR6BodyText"/>
              <w:jc w:val="center"/>
              <w:rPr>
                <w:sz w:val="18"/>
                <w:szCs w:val="18"/>
                <w:lang w:val="en-GB"/>
              </w:rPr>
            </w:pPr>
            <w:r w:rsidRPr="003862D0">
              <w:rPr>
                <w:sz w:val="18"/>
                <w:szCs w:val="18"/>
                <w:lang w:val="en-GB"/>
              </w:rPr>
              <w:t>1.6 (1.2, 2.0)</w:t>
            </w:r>
          </w:p>
        </w:tc>
        <w:tc>
          <w:tcPr>
            <w:tcW w:w="2098" w:type="dxa"/>
          </w:tcPr>
          <w:p w14:paraId="30AAFCDB" w14:textId="77777777" w:rsidR="00262CD9" w:rsidRPr="003862D0" w:rsidRDefault="00262CD9" w:rsidP="00152F84">
            <w:pPr>
              <w:pStyle w:val="AR6BodyText"/>
              <w:jc w:val="center"/>
              <w:rPr>
                <w:sz w:val="18"/>
                <w:szCs w:val="18"/>
                <w:lang w:val="en-GB"/>
              </w:rPr>
            </w:pPr>
          </w:p>
          <w:p w14:paraId="2AB31A8D" w14:textId="77777777" w:rsidR="00262CD9" w:rsidRPr="003862D0" w:rsidRDefault="00262CD9" w:rsidP="00152F84">
            <w:pPr>
              <w:pStyle w:val="AR6BodyText"/>
              <w:jc w:val="center"/>
              <w:rPr>
                <w:sz w:val="18"/>
                <w:szCs w:val="18"/>
                <w:lang w:val="en-GB"/>
              </w:rPr>
            </w:pPr>
            <w:r w:rsidRPr="003862D0">
              <w:rPr>
                <w:sz w:val="18"/>
                <w:szCs w:val="18"/>
                <w:lang w:val="en-GB"/>
              </w:rPr>
              <w:t>0.9 (0.5, 1.3)</w:t>
            </w:r>
          </w:p>
          <w:p w14:paraId="340E6785" w14:textId="77777777" w:rsidR="00262CD9" w:rsidRPr="003862D0" w:rsidRDefault="00262CD9" w:rsidP="00152F84">
            <w:pPr>
              <w:pStyle w:val="AR6BodyText"/>
              <w:jc w:val="center"/>
              <w:rPr>
                <w:sz w:val="18"/>
                <w:szCs w:val="18"/>
                <w:lang w:val="en-GB"/>
              </w:rPr>
            </w:pPr>
            <w:r w:rsidRPr="003862D0">
              <w:rPr>
                <w:sz w:val="18"/>
                <w:szCs w:val="18"/>
                <w:lang w:val="en-GB"/>
              </w:rPr>
              <w:t>1.7 (1.3, 2.2)</w:t>
            </w:r>
          </w:p>
        </w:tc>
        <w:tc>
          <w:tcPr>
            <w:tcW w:w="2098" w:type="dxa"/>
          </w:tcPr>
          <w:p w14:paraId="27A61A0E" w14:textId="77777777" w:rsidR="00262CD9" w:rsidRPr="003862D0" w:rsidRDefault="00262CD9" w:rsidP="00152F84">
            <w:pPr>
              <w:pStyle w:val="AR6BodyText"/>
              <w:jc w:val="center"/>
              <w:rPr>
                <w:sz w:val="18"/>
                <w:szCs w:val="18"/>
                <w:lang w:val="en-GB"/>
              </w:rPr>
            </w:pPr>
          </w:p>
          <w:p w14:paraId="2A426287" w14:textId="77777777" w:rsidR="00262CD9" w:rsidRPr="003862D0" w:rsidRDefault="00262CD9" w:rsidP="00152F84">
            <w:pPr>
              <w:pStyle w:val="AR6BodyText"/>
              <w:jc w:val="center"/>
              <w:rPr>
                <w:sz w:val="18"/>
                <w:szCs w:val="18"/>
                <w:lang w:val="en-GB"/>
              </w:rPr>
            </w:pPr>
            <w:r w:rsidRPr="003862D0">
              <w:rPr>
                <w:sz w:val="18"/>
                <w:szCs w:val="18"/>
                <w:lang w:val="en-GB"/>
              </w:rPr>
              <w:t>1.1 (0.8, 1.6)</w:t>
            </w:r>
          </w:p>
          <w:p w14:paraId="4FCAADE8" w14:textId="77777777" w:rsidR="00262CD9" w:rsidRPr="003862D0" w:rsidRDefault="00262CD9" w:rsidP="00152F84">
            <w:pPr>
              <w:pStyle w:val="AR6BodyText"/>
              <w:jc w:val="center"/>
              <w:rPr>
                <w:sz w:val="18"/>
                <w:szCs w:val="18"/>
                <w:lang w:val="en-GB"/>
              </w:rPr>
            </w:pPr>
            <w:r w:rsidRPr="003862D0">
              <w:rPr>
                <w:sz w:val="18"/>
                <w:szCs w:val="18"/>
                <w:lang w:val="en-GB"/>
              </w:rPr>
              <w:t>2.0 (1.6, 2.5)</w:t>
            </w:r>
          </w:p>
        </w:tc>
        <w:tc>
          <w:tcPr>
            <w:tcW w:w="2098" w:type="dxa"/>
          </w:tcPr>
          <w:p w14:paraId="2D7E8775" w14:textId="77777777" w:rsidR="00262CD9" w:rsidRPr="003862D0" w:rsidRDefault="00262CD9" w:rsidP="00152F84">
            <w:pPr>
              <w:pStyle w:val="AR6BodyText"/>
              <w:jc w:val="center"/>
              <w:rPr>
                <w:sz w:val="18"/>
                <w:szCs w:val="18"/>
                <w:lang w:val="en-GB"/>
              </w:rPr>
            </w:pPr>
          </w:p>
          <w:p w14:paraId="6A1F55BD" w14:textId="77777777" w:rsidR="00262CD9" w:rsidRPr="003862D0" w:rsidRDefault="00262CD9" w:rsidP="00152F84">
            <w:pPr>
              <w:pStyle w:val="AR6BodyText"/>
              <w:jc w:val="center"/>
              <w:rPr>
                <w:sz w:val="18"/>
                <w:szCs w:val="18"/>
                <w:lang w:val="en-GB"/>
              </w:rPr>
            </w:pPr>
            <w:r w:rsidRPr="003862D0">
              <w:rPr>
                <w:sz w:val="18"/>
                <w:szCs w:val="18"/>
                <w:lang w:val="en-GB"/>
              </w:rPr>
              <w:t>1.3 (0.9, 1.7)</w:t>
            </w:r>
          </w:p>
          <w:p w14:paraId="4F292361" w14:textId="77777777" w:rsidR="00262CD9" w:rsidRPr="003862D0" w:rsidRDefault="00262CD9" w:rsidP="00152F84">
            <w:pPr>
              <w:pStyle w:val="AR6BodyText"/>
              <w:jc w:val="center"/>
              <w:rPr>
                <w:sz w:val="18"/>
                <w:szCs w:val="18"/>
                <w:lang w:val="en-GB"/>
              </w:rPr>
            </w:pPr>
            <w:r w:rsidRPr="003862D0">
              <w:rPr>
                <w:sz w:val="18"/>
                <w:szCs w:val="18"/>
                <w:lang w:val="en-GB"/>
              </w:rPr>
              <w:t>2.1 (1.7, 2.6)</w:t>
            </w:r>
          </w:p>
        </w:tc>
        <w:tc>
          <w:tcPr>
            <w:tcW w:w="2098" w:type="dxa"/>
          </w:tcPr>
          <w:p w14:paraId="783F1368" w14:textId="77777777" w:rsidR="00262CD9" w:rsidRPr="003862D0" w:rsidRDefault="00262CD9" w:rsidP="00152F84">
            <w:pPr>
              <w:pStyle w:val="AR6BodyText"/>
              <w:jc w:val="center"/>
              <w:rPr>
                <w:sz w:val="18"/>
                <w:szCs w:val="18"/>
                <w:lang w:val="en-GB"/>
              </w:rPr>
            </w:pPr>
          </w:p>
          <w:p w14:paraId="26D86E73" w14:textId="77777777" w:rsidR="00262CD9" w:rsidRPr="003862D0" w:rsidRDefault="00262CD9" w:rsidP="00152F84">
            <w:pPr>
              <w:pStyle w:val="AR6BodyText"/>
              <w:jc w:val="center"/>
              <w:rPr>
                <w:sz w:val="18"/>
                <w:szCs w:val="18"/>
                <w:lang w:val="en-GB"/>
              </w:rPr>
            </w:pPr>
            <w:r w:rsidRPr="003862D0">
              <w:rPr>
                <w:sz w:val="18"/>
                <w:szCs w:val="18"/>
                <w:lang w:val="en-GB"/>
              </w:rPr>
              <w:t>1.5 (1.1, 2.1)</w:t>
            </w:r>
          </w:p>
          <w:p w14:paraId="5811FA62" w14:textId="77777777" w:rsidR="00262CD9" w:rsidRPr="003862D0" w:rsidRDefault="00262CD9" w:rsidP="00152F84">
            <w:pPr>
              <w:pStyle w:val="AR6BodyText"/>
              <w:jc w:val="center"/>
              <w:rPr>
                <w:sz w:val="18"/>
                <w:szCs w:val="18"/>
                <w:lang w:val="en-GB"/>
              </w:rPr>
            </w:pPr>
            <w:r w:rsidRPr="003862D0">
              <w:rPr>
                <w:sz w:val="18"/>
                <w:szCs w:val="18"/>
                <w:lang w:val="en-GB"/>
              </w:rPr>
              <w:t>2.4 (1.9, 3.0)</w:t>
            </w:r>
          </w:p>
        </w:tc>
      </w:tr>
      <w:tr w:rsidR="00262CD9" w:rsidRPr="003862D0" w14:paraId="54F26027" w14:textId="77777777" w:rsidTr="00152F84">
        <w:trPr>
          <w:jc w:val="center"/>
        </w:trPr>
        <w:tc>
          <w:tcPr>
            <w:tcW w:w="1989" w:type="dxa"/>
            <w:shd w:val="clear" w:color="auto" w:fill="FFF2CC" w:themeFill="accent4" w:themeFillTint="33"/>
          </w:tcPr>
          <w:p w14:paraId="7C322F13" w14:textId="0777DBC2" w:rsidR="00262CD9" w:rsidRPr="003862D0" w:rsidRDefault="00262CD9" w:rsidP="00152F84">
            <w:pPr>
              <w:pStyle w:val="AR6BodyText"/>
              <w:jc w:val="center"/>
              <w:rPr>
                <w:sz w:val="18"/>
                <w:szCs w:val="18"/>
                <w:lang w:val="en-GB"/>
              </w:rPr>
            </w:pPr>
            <w:r w:rsidRPr="003862D0">
              <w:rPr>
                <w:b/>
                <w:sz w:val="18"/>
                <w:szCs w:val="18"/>
                <w:lang w:val="en-GB"/>
              </w:rPr>
              <w:t xml:space="preserve">Long </w:t>
            </w:r>
            <w:ins w:id="1854" w:author="Sara M Tuson" w:date="2021-07-22T17:02:00Z">
              <w:r w:rsidR="00B073F5">
                <w:rPr>
                  <w:b/>
                  <w:sz w:val="18"/>
                  <w:szCs w:val="18"/>
                  <w:lang w:val="en-GB"/>
                </w:rPr>
                <w:t>T</w:t>
              </w:r>
            </w:ins>
            <w:del w:id="1855" w:author="Sara M Tuson" w:date="2021-07-22T17:02:00Z">
              <w:r w:rsidRPr="003862D0" w:rsidDel="00B073F5">
                <w:rPr>
                  <w:b/>
                  <w:sz w:val="18"/>
                  <w:szCs w:val="18"/>
                  <w:lang w:val="en-GB"/>
                </w:rPr>
                <w:delText>t</w:delText>
              </w:r>
            </w:del>
            <w:r w:rsidRPr="003862D0">
              <w:rPr>
                <w:b/>
                <w:sz w:val="18"/>
                <w:szCs w:val="18"/>
                <w:lang w:val="en-GB"/>
              </w:rPr>
              <w:t>erm</w:t>
            </w:r>
            <w:del w:id="1856" w:author="Ian Blenkinsop" w:date="2021-07-27T11:01:00Z">
              <w:r w:rsidRPr="003862D0" w:rsidDel="0020159A">
                <w:rPr>
                  <w:b/>
                  <w:sz w:val="18"/>
                  <w:szCs w:val="18"/>
                  <w:lang w:val="en-GB"/>
                </w:rPr>
                <w:delText xml:space="preserve">, </w:delText>
              </w:r>
            </w:del>
            <w:ins w:id="1857" w:author="Ian Blenkinsop" w:date="2021-07-27T11:01:00Z">
              <w:r w:rsidR="0020159A">
                <w:rPr>
                  <w:b/>
                  <w:sz w:val="18"/>
                  <w:szCs w:val="18"/>
                  <w:lang w:val="en-GB"/>
                </w:rPr>
                <w:t>:</w:t>
              </w:r>
              <w:r w:rsidR="0020159A" w:rsidRPr="003862D0">
                <w:rPr>
                  <w:b/>
                  <w:sz w:val="18"/>
                  <w:szCs w:val="18"/>
                  <w:lang w:val="en-GB"/>
                </w:rPr>
                <w:t xml:space="preserve"> </w:t>
              </w:r>
            </w:ins>
            <w:r w:rsidRPr="003862D0">
              <w:rPr>
                <w:b/>
                <w:sz w:val="18"/>
                <w:szCs w:val="18"/>
                <w:lang w:val="en-GB"/>
              </w:rPr>
              <w:t>2081</w:t>
            </w:r>
            <w:r w:rsidRPr="003862D0">
              <w:rPr>
                <w:b/>
                <w:sz w:val="18"/>
                <w:szCs w:val="18"/>
                <w:lang w:val="en-GB" w:eastAsia="en-US"/>
              </w:rPr>
              <w:t>–</w:t>
            </w:r>
            <w:r w:rsidRPr="003862D0">
              <w:rPr>
                <w:b/>
                <w:sz w:val="18"/>
                <w:szCs w:val="18"/>
                <w:lang w:val="en-GB"/>
              </w:rPr>
              <w:t>2100</w:t>
            </w:r>
          </w:p>
          <w:p w14:paraId="2C44D70D" w14:textId="67822FBF" w:rsidR="00262CD9" w:rsidRPr="003862D0" w:rsidRDefault="00AC4FCD" w:rsidP="00152F84">
            <w:pPr>
              <w:pStyle w:val="AR6BodyText"/>
              <w:jc w:val="center"/>
              <w:rPr>
                <w:sz w:val="18"/>
                <w:szCs w:val="18"/>
                <w:lang w:val="en-GB"/>
              </w:rPr>
            </w:pPr>
            <w:ins w:id="1858" w:author="Sara M Tuson" w:date="2021-07-18T14:16:00Z">
              <w:r>
                <w:rPr>
                  <w:sz w:val="18"/>
                  <w:szCs w:val="18"/>
                  <w:lang w:val="en-GB"/>
                </w:rPr>
                <w:t>R</w:t>
              </w:r>
            </w:ins>
            <w:del w:id="1859" w:author="Sara M Tuson" w:date="2021-07-18T14:16:00Z">
              <w:r w:rsidR="00262CD9" w:rsidRPr="003862D0" w:rsidDel="00AC4FCD">
                <w:rPr>
                  <w:sz w:val="18"/>
                  <w:szCs w:val="18"/>
                  <w:lang w:val="en-GB"/>
                </w:rPr>
                <w:delText>r</w:delText>
              </w:r>
            </w:del>
            <w:r w:rsidR="00262CD9" w:rsidRPr="003862D0">
              <w:rPr>
                <w:sz w:val="18"/>
                <w:szCs w:val="18"/>
                <w:lang w:val="en-GB"/>
              </w:rPr>
              <w:t xml:space="preserve">elative to 1995–2014 </w:t>
            </w:r>
            <w:ins w:id="1860" w:author="Sara M Tuson" w:date="2021-07-18T14:16:00Z">
              <w:r>
                <w:rPr>
                  <w:sz w:val="18"/>
                  <w:szCs w:val="18"/>
                  <w:lang w:val="en-GB"/>
                </w:rPr>
                <w:t>R</w:t>
              </w:r>
            </w:ins>
            <w:del w:id="1861" w:author="Sara M Tuson" w:date="2021-07-18T14:16:00Z">
              <w:r w:rsidR="00262CD9" w:rsidRPr="003862D0" w:rsidDel="00AC4FCD">
                <w:rPr>
                  <w:sz w:val="18"/>
                  <w:szCs w:val="18"/>
                  <w:lang w:val="en-GB"/>
                </w:rPr>
                <w:delText>r</w:delText>
              </w:r>
            </w:del>
            <w:r w:rsidR="00262CD9" w:rsidRPr="003862D0">
              <w:rPr>
                <w:sz w:val="18"/>
                <w:szCs w:val="18"/>
                <w:lang w:val="en-GB"/>
              </w:rPr>
              <w:t>elative to 1850</w:t>
            </w:r>
            <w:r w:rsidR="00262CD9" w:rsidRPr="003862D0">
              <w:rPr>
                <w:sz w:val="18"/>
                <w:szCs w:val="18"/>
                <w:lang w:val="en-GB" w:eastAsia="en-US"/>
              </w:rPr>
              <w:t>–</w:t>
            </w:r>
            <w:r w:rsidR="00262CD9" w:rsidRPr="003862D0">
              <w:rPr>
                <w:sz w:val="18"/>
                <w:szCs w:val="18"/>
                <w:lang w:val="en-GB"/>
              </w:rPr>
              <w:t>1900</w:t>
            </w:r>
          </w:p>
        </w:tc>
        <w:tc>
          <w:tcPr>
            <w:tcW w:w="2098" w:type="dxa"/>
            <w:shd w:val="clear" w:color="auto" w:fill="FFF2CC" w:themeFill="accent4" w:themeFillTint="33"/>
          </w:tcPr>
          <w:p w14:paraId="67FADDF8" w14:textId="757C608D" w:rsidR="00262CD9" w:rsidRDefault="00262CD9" w:rsidP="00152F84">
            <w:pPr>
              <w:pStyle w:val="AR6BodyText"/>
              <w:jc w:val="center"/>
              <w:rPr>
                <w:ins w:id="1862" w:author="Ian Blenkinsop" w:date="2021-07-27T11:01:00Z"/>
                <w:sz w:val="18"/>
                <w:szCs w:val="18"/>
                <w:lang w:val="en-GB"/>
              </w:rPr>
            </w:pPr>
          </w:p>
          <w:p w14:paraId="3F90FBBB" w14:textId="77777777" w:rsidR="0020159A" w:rsidRPr="003862D0" w:rsidRDefault="0020159A" w:rsidP="00152F84">
            <w:pPr>
              <w:pStyle w:val="AR6BodyText"/>
              <w:jc w:val="center"/>
              <w:rPr>
                <w:sz w:val="18"/>
                <w:szCs w:val="18"/>
                <w:lang w:val="en-GB"/>
              </w:rPr>
            </w:pPr>
          </w:p>
          <w:p w14:paraId="1E22618A" w14:textId="77777777" w:rsidR="00262CD9" w:rsidRPr="003862D0" w:rsidRDefault="00262CD9" w:rsidP="00152F84">
            <w:pPr>
              <w:pStyle w:val="AR6BodyText"/>
              <w:jc w:val="center"/>
              <w:rPr>
                <w:sz w:val="18"/>
                <w:szCs w:val="18"/>
                <w:lang w:val="en-GB"/>
              </w:rPr>
            </w:pPr>
            <w:r w:rsidRPr="003862D0">
              <w:rPr>
                <w:sz w:val="18"/>
                <w:szCs w:val="18"/>
                <w:lang w:val="en-GB"/>
              </w:rPr>
              <w:t>0.6 (0.2, 1.0)</w:t>
            </w:r>
          </w:p>
          <w:p w14:paraId="2804BAEF" w14:textId="77777777" w:rsidR="00262CD9" w:rsidRPr="003862D0" w:rsidRDefault="00262CD9" w:rsidP="00152F84">
            <w:pPr>
              <w:pStyle w:val="AR6BodyText"/>
              <w:jc w:val="center"/>
              <w:rPr>
                <w:sz w:val="18"/>
                <w:szCs w:val="18"/>
                <w:lang w:val="en-GB"/>
              </w:rPr>
            </w:pPr>
            <w:r w:rsidRPr="003862D0">
              <w:rPr>
                <w:sz w:val="18"/>
                <w:szCs w:val="18"/>
                <w:lang w:val="en-GB"/>
              </w:rPr>
              <w:t>1.4 (1.0, 1.8)</w:t>
            </w:r>
          </w:p>
        </w:tc>
        <w:tc>
          <w:tcPr>
            <w:tcW w:w="2098" w:type="dxa"/>
            <w:shd w:val="clear" w:color="auto" w:fill="FFF2CC" w:themeFill="accent4" w:themeFillTint="33"/>
          </w:tcPr>
          <w:p w14:paraId="58842775" w14:textId="2A4FF091" w:rsidR="00262CD9" w:rsidRDefault="00262CD9" w:rsidP="00152F84">
            <w:pPr>
              <w:pStyle w:val="AR6BodyText"/>
              <w:jc w:val="center"/>
              <w:rPr>
                <w:ins w:id="1863" w:author="Ian Blenkinsop" w:date="2021-07-27T11:02:00Z"/>
                <w:sz w:val="18"/>
                <w:szCs w:val="18"/>
                <w:lang w:val="en-GB"/>
              </w:rPr>
            </w:pPr>
          </w:p>
          <w:p w14:paraId="57CCB78E" w14:textId="77777777" w:rsidR="0020159A" w:rsidRPr="003862D0" w:rsidRDefault="0020159A" w:rsidP="00152F84">
            <w:pPr>
              <w:pStyle w:val="AR6BodyText"/>
              <w:jc w:val="center"/>
              <w:rPr>
                <w:sz w:val="18"/>
                <w:szCs w:val="18"/>
                <w:lang w:val="en-GB"/>
              </w:rPr>
            </w:pPr>
          </w:p>
          <w:p w14:paraId="60EA9C07" w14:textId="77777777" w:rsidR="00262CD9" w:rsidRPr="003862D0" w:rsidRDefault="00262CD9" w:rsidP="00152F84">
            <w:pPr>
              <w:pStyle w:val="AR6BodyText"/>
              <w:jc w:val="center"/>
              <w:rPr>
                <w:sz w:val="18"/>
                <w:szCs w:val="18"/>
                <w:lang w:val="en-GB"/>
              </w:rPr>
            </w:pPr>
            <w:r w:rsidRPr="003862D0">
              <w:rPr>
                <w:sz w:val="18"/>
                <w:szCs w:val="18"/>
                <w:lang w:val="en-GB"/>
              </w:rPr>
              <w:t>0.9 (0.5, 1.5)</w:t>
            </w:r>
          </w:p>
          <w:p w14:paraId="2370A14B" w14:textId="77777777" w:rsidR="00262CD9" w:rsidRPr="003862D0" w:rsidRDefault="00262CD9" w:rsidP="00152F84">
            <w:pPr>
              <w:pStyle w:val="AR6BodyText"/>
              <w:jc w:val="center"/>
              <w:rPr>
                <w:sz w:val="18"/>
                <w:szCs w:val="18"/>
                <w:lang w:val="en-GB"/>
              </w:rPr>
            </w:pPr>
            <w:r w:rsidRPr="003862D0">
              <w:rPr>
                <w:sz w:val="18"/>
                <w:szCs w:val="18"/>
                <w:lang w:val="en-GB"/>
              </w:rPr>
              <w:t>1.8 (1.3, 2.4)</w:t>
            </w:r>
          </w:p>
        </w:tc>
        <w:tc>
          <w:tcPr>
            <w:tcW w:w="2098" w:type="dxa"/>
            <w:shd w:val="clear" w:color="auto" w:fill="FFF2CC" w:themeFill="accent4" w:themeFillTint="33"/>
          </w:tcPr>
          <w:p w14:paraId="32E8918A" w14:textId="56530ED1" w:rsidR="00262CD9" w:rsidRDefault="00262CD9" w:rsidP="00152F84">
            <w:pPr>
              <w:pStyle w:val="AR6BodyText"/>
              <w:jc w:val="center"/>
              <w:rPr>
                <w:ins w:id="1864" w:author="Ian Blenkinsop" w:date="2021-07-27T11:02:00Z"/>
                <w:sz w:val="18"/>
                <w:szCs w:val="18"/>
                <w:lang w:val="en-GB"/>
              </w:rPr>
            </w:pPr>
          </w:p>
          <w:p w14:paraId="4B6C40DE" w14:textId="77777777" w:rsidR="0020159A" w:rsidRPr="003862D0" w:rsidRDefault="0020159A" w:rsidP="00152F84">
            <w:pPr>
              <w:pStyle w:val="AR6BodyText"/>
              <w:jc w:val="center"/>
              <w:rPr>
                <w:sz w:val="18"/>
                <w:szCs w:val="18"/>
                <w:lang w:val="en-GB"/>
              </w:rPr>
            </w:pPr>
          </w:p>
          <w:p w14:paraId="1F242610" w14:textId="77777777" w:rsidR="00262CD9" w:rsidRPr="003862D0" w:rsidRDefault="00262CD9" w:rsidP="00152F84">
            <w:pPr>
              <w:pStyle w:val="AR6BodyText"/>
              <w:jc w:val="center"/>
              <w:rPr>
                <w:sz w:val="18"/>
                <w:szCs w:val="18"/>
                <w:lang w:val="en-GB"/>
              </w:rPr>
            </w:pPr>
            <w:r w:rsidRPr="003862D0">
              <w:rPr>
                <w:sz w:val="18"/>
                <w:szCs w:val="18"/>
                <w:lang w:val="en-GB"/>
              </w:rPr>
              <w:t>1.8 (1.2, 2.6)</w:t>
            </w:r>
          </w:p>
          <w:p w14:paraId="48D4FFDD" w14:textId="77777777" w:rsidR="00262CD9" w:rsidRPr="003862D0" w:rsidRDefault="00262CD9" w:rsidP="00152F84">
            <w:pPr>
              <w:pStyle w:val="AR6BodyText"/>
              <w:jc w:val="center"/>
              <w:rPr>
                <w:sz w:val="18"/>
                <w:szCs w:val="18"/>
                <w:lang w:val="en-GB"/>
              </w:rPr>
            </w:pPr>
            <w:r w:rsidRPr="003862D0">
              <w:rPr>
                <w:sz w:val="18"/>
                <w:szCs w:val="18"/>
                <w:lang w:val="en-GB"/>
              </w:rPr>
              <w:t>2.7 (2.1, 3.5)</w:t>
            </w:r>
          </w:p>
        </w:tc>
        <w:tc>
          <w:tcPr>
            <w:tcW w:w="2098" w:type="dxa"/>
            <w:shd w:val="clear" w:color="auto" w:fill="FFF2CC" w:themeFill="accent4" w:themeFillTint="33"/>
          </w:tcPr>
          <w:p w14:paraId="2E68A923" w14:textId="434DA495" w:rsidR="00262CD9" w:rsidRDefault="00262CD9" w:rsidP="00152F84">
            <w:pPr>
              <w:pStyle w:val="AR6BodyText"/>
              <w:jc w:val="center"/>
              <w:rPr>
                <w:ins w:id="1865" w:author="Ian Blenkinsop" w:date="2021-07-27T11:02:00Z"/>
                <w:sz w:val="18"/>
                <w:szCs w:val="18"/>
                <w:lang w:val="en-GB"/>
              </w:rPr>
            </w:pPr>
          </w:p>
          <w:p w14:paraId="14AFB2AF" w14:textId="77777777" w:rsidR="0020159A" w:rsidRPr="003862D0" w:rsidRDefault="0020159A" w:rsidP="00152F84">
            <w:pPr>
              <w:pStyle w:val="AR6BodyText"/>
              <w:jc w:val="center"/>
              <w:rPr>
                <w:sz w:val="18"/>
                <w:szCs w:val="18"/>
                <w:lang w:val="en-GB"/>
              </w:rPr>
            </w:pPr>
          </w:p>
          <w:p w14:paraId="002D741E" w14:textId="77777777" w:rsidR="00262CD9" w:rsidRPr="003862D0" w:rsidRDefault="00262CD9" w:rsidP="00152F84">
            <w:pPr>
              <w:pStyle w:val="AR6BodyText"/>
              <w:jc w:val="center"/>
              <w:rPr>
                <w:sz w:val="18"/>
                <w:szCs w:val="18"/>
                <w:lang w:val="en-GB"/>
              </w:rPr>
            </w:pPr>
            <w:r w:rsidRPr="003862D0">
              <w:rPr>
                <w:sz w:val="18"/>
                <w:szCs w:val="18"/>
                <w:lang w:val="en-GB"/>
              </w:rPr>
              <w:t>2.8 (2.0, 3.7)</w:t>
            </w:r>
          </w:p>
          <w:p w14:paraId="6ACC528D" w14:textId="77777777" w:rsidR="00262CD9" w:rsidRPr="003862D0" w:rsidRDefault="00262CD9" w:rsidP="00152F84">
            <w:pPr>
              <w:pStyle w:val="AR6BodyText"/>
              <w:jc w:val="center"/>
              <w:rPr>
                <w:sz w:val="18"/>
                <w:szCs w:val="18"/>
                <w:lang w:val="en-GB"/>
              </w:rPr>
            </w:pPr>
            <w:r w:rsidRPr="003862D0">
              <w:rPr>
                <w:sz w:val="18"/>
                <w:szCs w:val="18"/>
                <w:lang w:val="en-GB"/>
              </w:rPr>
              <w:t>3.6 (2.8, 4.6)</w:t>
            </w:r>
          </w:p>
        </w:tc>
        <w:tc>
          <w:tcPr>
            <w:tcW w:w="2098" w:type="dxa"/>
            <w:shd w:val="clear" w:color="auto" w:fill="FFF2CC" w:themeFill="accent4" w:themeFillTint="33"/>
          </w:tcPr>
          <w:p w14:paraId="3B87D925" w14:textId="339756C3" w:rsidR="00262CD9" w:rsidRDefault="00262CD9" w:rsidP="00152F84">
            <w:pPr>
              <w:pStyle w:val="AR6BodyText"/>
              <w:jc w:val="center"/>
              <w:rPr>
                <w:ins w:id="1866" w:author="Ian Blenkinsop" w:date="2021-07-27T11:02:00Z"/>
                <w:sz w:val="18"/>
                <w:szCs w:val="18"/>
                <w:lang w:val="en-GB"/>
              </w:rPr>
            </w:pPr>
          </w:p>
          <w:p w14:paraId="4FE839E6" w14:textId="77777777" w:rsidR="0020159A" w:rsidRPr="003862D0" w:rsidRDefault="0020159A" w:rsidP="00152F84">
            <w:pPr>
              <w:pStyle w:val="AR6BodyText"/>
              <w:jc w:val="center"/>
              <w:rPr>
                <w:sz w:val="18"/>
                <w:szCs w:val="18"/>
                <w:lang w:val="en-GB"/>
              </w:rPr>
            </w:pPr>
          </w:p>
          <w:p w14:paraId="65A23449" w14:textId="77777777" w:rsidR="00262CD9" w:rsidRPr="003862D0" w:rsidRDefault="00262CD9" w:rsidP="00152F84">
            <w:pPr>
              <w:pStyle w:val="AR6BodyText"/>
              <w:jc w:val="center"/>
              <w:rPr>
                <w:sz w:val="18"/>
                <w:szCs w:val="18"/>
                <w:lang w:val="en-GB"/>
              </w:rPr>
            </w:pPr>
            <w:r w:rsidRPr="003862D0">
              <w:rPr>
                <w:sz w:val="18"/>
                <w:szCs w:val="18"/>
                <w:lang w:val="en-GB"/>
              </w:rPr>
              <w:t>3.5 (2.4, 4.8)</w:t>
            </w:r>
          </w:p>
          <w:p w14:paraId="1ABCB82D" w14:textId="77777777" w:rsidR="00262CD9" w:rsidRPr="003862D0" w:rsidRDefault="00262CD9" w:rsidP="00152F84">
            <w:pPr>
              <w:pStyle w:val="AR6BodyText"/>
              <w:jc w:val="center"/>
              <w:rPr>
                <w:sz w:val="18"/>
                <w:szCs w:val="18"/>
                <w:lang w:val="en-GB"/>
              </w:rPr>
            </w:pPr>
            <w:r w:rsidRPr="003862D0">
              <w:rPr>
                <w:sz w:val="18"/>
                <w:szCs w:val="18"/>
                <w:lang w:val="en-GB"/>
              </w:rPr>
              <w:t>4.4 (3.3, 5.7)</w:t>
            </w:r>
          </w:p>
        </w:tc>
      </w:tr>
      <w:tr w:rsidR="00262CD9" w:rsidRPr="003862D0" w14:paraId="6E4962D2" w14:textId="77777777" w:rsidTr="002A1878">
        <w:trPr>
          <w:jc w:val="center"/>
        </w:trPr>
        <w:tc>
          <w:tcPr>
            <w:tcW w:w="1989" w:type="dxa"/>
            <w:shd w:val="clear" w:color="auto" w:fill="FFFFFF" w:themeFill="background1"/>
          </w:tcPr>
          <w:p w14:paraId="715F8EC8" w14:textId="12092DFF" w:rsidR="00262CD9" w:rsidRPr="003862D0" w:rsidRDefault="00262CD9" w:rsidP="00152F84">
            <w:pPr>
              <w:pStyle w:val="AR6BodyText"/>
              <w:jc w:val="center"/>
              <w:rPr>
                <w:sz w:val="18"/>
                <w:szCs w:val="18"/>
                <w:lang w:val="en-GB"/>
              </w:rPr>
            </w:pPr>
            <w:r w:rsidRPr="003862D0">
              <w:rPr>
                <w:sz w:val="18"/>
                <w:szCs w:val="18"/>
                <w:lang w:val="en-GB"/>
              </w:rPr>
              <w:t>1.5°C</w:t>
            </w:r>
            <w:del w:id="1867" w:author="Ian Blenkinsop" w:date="2021-07-27T11:01:00Z">
              <w:r w:rsidRPr="003862D0" w:rsidDel="0020159A">
                <w:rPr>
                  <w:sz w:val="18"/>
                  <w:szCs w:val="18"/>
                  <w:lang w:val="en-GB"/>
                </w:rPr>
                <w:delText>,</w:delText>
              </w:r>
            </w:del>
          </w:p>
          <w:p w14:paraId="79F58DF5" w14:textId="7D6E7C09" w:rsidR="00262CD9" w:rsidRPr="003862D0" w:rsidRDefault="00B073F5" w:rsidP="00152F84">
            <w:pPr>
              <w:pStyle w:val="AR6BodyText"/>
              <w:jc w:val="center"/>
              <w:rPr>
                <w:sz w:val="18"/>
                <w:szCs w:val="18"/>
                <w:lang w:val="en-GB"/>
              </w:rPr>
            </w:pPr>
            <w:ins w:id="1868" w:author="Sara M Tuson" w:date="2021-07-22T17:02:00Z">
              <w:r>
                <w:rPr>
                  <w:sz w:val="18"/>
                  <w:szCs w:val="18"/>
                  <w:lang w:val="en-GB"/>
                </w:rPr>
                <w:t>R</w:t>
              </w:r>
            </w:ins>
            <w:del w:id="1869"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870"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FFF" w:themeFill="background1"/>
          </w:tcPr>
          <w:p w14:paraId="5C53E138" w14:textId="77777777" w:rsidR="00262CD9" w:rsidRPr="003862D0" w:rsidRDefault="00262CD9" w:rsidP="00152F84">
            <w:pPr>
              <w:pStyle w:val="AR6BodyText"/>
              <w:jc w:val="center"/>
              <w:rPr>
                <w:iCs/>
                <w:sz w:val="18"/>
                <w:szCs w:val="18"/>
                <w:lang w:val="en-GB"/>
              </w:rPr>
            </w:pPr>
            <w:r w:rsidRPr="003862D0">
              <w:rPr>
                <w:iCs/>
                <w:sz w:val="18"/>
                <w:szCs w:val="18"/>
                <w:lang w:val="en-GB"/>
              </w:rPr>
              <w:t>2025–2044</w:t>
            </w:r>
          </w:p>
          <w:p w14:paraId="18F40CDE" w14:textId="77777777" w:rsidR="00262CD9" w:rsidRPr="003862D0" w:rsidRDefault="00262CD9" w:rsidP="00152F84">
            <w:pPr>
              <w:pStyle w:val="AR6BodyText"/>
              <w:jc w:val="center"/>
              <w:rPr>
                <w:iCs/>
                <w:sz w:val="18"/>
                <w:szCs w:val="18"/>
                <w:lang w:val="en-GB"/>
              </w:rPr>
            </w:pPr>
            <w:r w:rsidRPr="003862D0">
              <w:rPr>
                <w:iCs/>
                <w:sz w:val="18"/>
                <w:szCs w:val="18"/>
                <w:lang w:val="en-GB"/>
              </w:rPr>
              <w:t>(2013–2032, n.c.)</w:t>
            </w:r>
          </w:p>
        </w:tc>
        <w:tc>
          <w:tcPr>
            <w:tcW w:w="2098" w:type="dxa"/>
            <w:shd w:val="clear" w:color="auto" w:fill="FFFFFF" w:themeFill="background1"/>
          </w:tcPr>
          <w:p w14:paraId="659E6D39" w14:textId="77777777" w:rsidR="00262CD9" w:rsidRPr="003862D0" w:rsidRDefault="00262CD9" w:rsidP="00152F84">
            <w:pPr>
              <w:pStyle w:val="AR6BodyText"/>
              <w:jc w:val="center"/>
              <w:rPr>
                <w:sz w:val="18"/>
                <w:szCs w:val="18"/>
                <w:lang w:val="en-GB"/>
              </w:rPr>
            </w:pPr>
            <w:r w:rsidRPr="003862D0">
              <w:rPr>
                <w:sz w:val="18"/>
                <w:szCs w:val="18"/>
                <w:lang w:val="en-GB"/>
              </w:rPr>
              <w:t>2023–2042</w:t>
            </w:r>
          </w:p>
          <w:p w14:paraId="09D115FA" w14:textId="77777777" w:rsidR="00262CD9" w:rsidRPr="003862D0" w:rsidRDefault="00262CD9" w:rsidP="00152F84">
            <w:pPr>
              <w:pStyle w:val="AR6BodyText"/>
              <w:jc w:val="center"/>
              <w:rPr>
                <w:sz w:val="18"/>
                <w:szCs w:val="18"/>
                <w:lang w:val="en-GB"/>
              </w:rPr>
            </w:pPr>
            <w:r w:rsidRPr="003862D0">
              <w:rPr>
                <w:sz w:val="18"/>
                <w:szCs w:val="18"/>
                <w:lang w:val="en-GB"/>
              </w:rPr>
              <w:t>(2012–2031, n.c.)</w:t>
            </w:r>
          </w:p>
        </w:tc>
        <w:tc>
          <w:tcPr>
            <w:tcW w:w="2098" w:type="dxa"/>
            <w:shd w:val="clear" w:color="auto" w:fill="FFFFFF" w:themeFill="background1"/>
          </w:tcPr>
          <w:p w14:paraId="3544CB5F" w14:textId="77777777" w:rsidR="00262CD9" w:rsidRPr="003862D0" w:rsidRDefault="00262CD9" w:rsidP="00152F84">
            <w:pPr>
              <w:pStyle w:val="AR6BodyText"/>
              <w:jc w:val="center"/>
              <w:rPr>
                <w:sz w:val="18"/>
                <w:szCs w:val="18"/>
                <w:lang w:val="en-GB"/>
              </w:rPr>
            </w:pPr>
            <w:r w:rsidRPr="003862D0">
              <w:rPr>
                <w:sz w:val="18"/>
                <w:szCs w:val="18"/>
                <w:lang w:val="en-GB"/>
              </w:rPr>
              <w:t>2021–2040</w:t>
            </w:r>
          </w:p>
          <w:p w14:paraId="2B3AD427" w14:textId="77777777" w:rsidR="00262CD9" w:rsidRPr="003862D0" w:rsidRDefault="00262CD9" w:rsidP="00152F84">
            <w:pPr>
              <w:pStyle w:val="AR6BodyText"/>
              <w:jc w:val="center"/>
              <w:rPr>
                <w:sz w:val="18"/>
                <w:szCs w:val="18"/>
                <w:lang w:val="en-GB"/>
              </w:rPr>
            </w:pPr>
            <w:r w:rsidRPr="003862D0">
              <w:rPr>
                <w:sz w:val="18"/>
                <w:szCs w:val="18"/>
                <w:lang w:val="en-GB"/>
              </w:rPr>
              <w:t>(2012–2031, 2037–2056)</w:t>
            </w:r>
          </w:p>
        </w:tc>
        <w:tc>
          <w:tcPr>
            <w:tcW w:w="2098" w:type="dxa"/>
            <w:shd w:val="clear" w:color="auto" w:fill="FFFFFF" w:themeFill="background1"/>
          </w:tcPr>
          <w:p w14:paraId="0AE9B171" w14:textId="77777777" w:rsidR="00262CD9" w:rsidRPr="003862D0" w:rsidRDefault="00262CD9" w:rsidP="00152F84">
            <w:pPr>
              <w:pStyle w:val="AR6BodyText"/>
              <w:jc w:val="center"/>
              <w:rPr>
                <w:sz w:val="18"/>
                <w:szCs w:val="18"/>
                <w:lang w:val="en-GB"/>
              </w:rPr>
            </w:pPr>
            <w:r w:rsidRPr="003862D0">
              <w:rPr>
                <w:sz w:val="18"/>
                <w:szCs w:val="18"/>
                <w:lang w:val="en-GB"/>
              </w:rPr>
              <w:t>2021–2040</w:t>
            </w:r>
          </w:p>
          <w:p w14:paraId="4248E44A" w14:textId="77777777" w:rsidR="00262CD9" w:rsidRPr="003862D0" w:rsidRDefault="00262CD9" w:rsidP="00152F84">
            <w:pPr>
              <w:pStyle w:val="AR6BodyText"/>
              <w:jc w:val="center"/>
              <w:rPr>
                <w:sz w:val="18"/>
                <w:szCs w:val="18"/>
                <w:lang w:val="en-GB"/>
              </w:rPr>
            </w:pPr>
            <w:r w:rsidRPr="003862D0">
              <w:rPr>
                <w:sz w:val="18"/>
                <w:szCs w:val="18"/>
                <w:lang w:val="en-GB"/>
              </w:rPr>
              <w:t>(2013–2032, 2033–2052)</w:t>
            </w:r>
          </w:p>
        </w:tc>
        <w:tc>
          <w:tcPr>
            <w:tcW w:w="2098" w:type="dxa"/>
            <w:shd w:val="clear" w:color="auto" w:fill="FFFFFF" w:themeFill="background1"/>
          </w:tcPr>
          <w:p w14:paraId="016AB31E" w14:textId="77777777" w:rsidR="00262CD9" w:rsidRPr="003862D0" w:rsidRDefault="00262CD9" w:rsidP="00152F84">
            <w:pPr>
              <w:pStyle w:val="AR6BodyText"/>
              <w:jc w:val="center"/>
              <w:rPr>
                <w:sz w:val="18"/>
                <w:szCs w:val="18"/>
                <w:lang w:val="en-GB"/>
              </w:rPr>
            </w:pPr>
            <w:r w:rsidRPr="003862D0">
              <w:rPr>
                <w:sz w:val="18"/>
                <w:szCs w:val="18"/>
                <w:lang w:val="en-GB"/>
              </w:rPr>
              <w:t>2018–2037</w:t>
            </w:r>
          </w:p>
          <w:p w14:paraId="75663D44" w14:textId="77777777" w:rsidR="00262CD9" w:rsidRPr="003862D0" w:rsidRDefault="00262CD9" w:rsidP="00152F84">
            <w:pPr>
              <w:pStyle w:val="AR6BodyText"/>
              <w:jc w:val="center"/>
              <w:rPr>
                <w:sz w:val="18"/>
                <w:szCs w:val="18"/>
                <w:lang w:val="en-GB"/>
              </w:rPr>
            </w:pPr>
            <w:r w:rsidRPr="003862D0">
              <w:rPr>
                <w:sz w:val="18"/>
                <w:szCs w:val="18"/>
                <w:lang w:val="en-GB"/>
              </w:rPr>
              <w:t>(2011–2030, 2029–2048)</w:t>
            </w:r>
          </w:p>
        </w:tc>
      </w:tr>
      <w:tr w:rsidR="00262CD9" w:rsidRPr="003862D0" w14:paraId="2D9E39BA" w14:textId="77777777" w:rsidTr="002A1878">
        <w:trPr>
          <w:trHeight w:val="23"/>
          <w:jc w:val="center"/>
        </w:trPr>
        <w:tc>
          <w:tcPr>
            <w:tcW w:w="1989" w:type="dxa"/>
            <w:shd w:val="clear" w:color="auto" w:fill="FFF3CC"/>
          </w:tcPr>
          <w:p w14:paraId="1061071B" w14:textId="198A764E" w:rsidR="00262CD9" w:rsidRPr="003862D0" w:rsidRDefault="00262CD9" w:rsidP="00152F84">
            <w:pPr>
              <w:pStyle w:val="AR6BodyText"/>
              <w:jc w:val="center"/>
              <w:rPr>
                <w:sz w:val="18"/>
                <w:szCs w:val="18"/>
                <w:lang w:val="en-GB"/>
              </w:rPr>
            </w:pPr>
            <w:r w:rsidRPr="003862D0">
              <w:rPr>
                <w:sz w:val="18"/>
                <w:szCs w:val="18"/>
                <w:lang w:val="en-GB"/>
              </w:rPr>
              <w:t>2°C</w:t>
            </w:r>
            <w:del w:id="1871" w:author="Ian Blenkinsop" w:date="2021-07-27T11:01:00Z">
              <w:r w:rsidRPr="003862D0" w:rsidDel="0020159A">
                <w:rPr>
                  <w:sz w:val="18"/>
                  <w:szCs w:val="18"/>
                  <w:lang w:val="en-GB"/>
                </w:rPr>
                <w:delText>,</w:delText>
              </w:r>
            </w:del>
          </w:p>
          <w:p w14:paraId="755A512D" w14:textId="0FB2E3C9" w:rsidR="00262CD9" w:rsidRPr="003862D0" w:rsidRDefault="00B073F5" w:rsidP="00152F84">
            <w:pPr>
              <w:pStyle w:val="AR6BodyText"/>
              <w:jc w:val="center"/>
              <w:rPr>
                <w:sz w:val="18"/>
                <w:szCs w:val="18"/>
                <w:lang w:val="en-GB"/>
              </w:rPr>
            </w:pPr>
            <w:ins w:id="1872" w:author="Sara M Tuson" w:date="2021-07-22T17:02:00Z">
              <w:r>
                <w:rPr>
                  <w:sz w:val="18"/>
                  <w:szCs w:val="18"/>
                  <w:lang w:val="en-GB"/>
                </w:rPr>
                <w:t>R</w:t>
              </w:r>
            </w:ins>
            <w:del w:id="1873"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874"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3CC"/>
          </w:tcPr>
          <w:p w14:paraId="24E9184C"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1D55D349"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3CC"/>
          </w:tcPr>
          <w:p w14:paraId="0097496D"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46E88D06" w14:textId="77777777" w:rsidR="00262CD9" w:rsidRPr="003862D0" w:rsidRDefault="00262CD9" w:rsidP="00152F84">
            <w:pPr>
              <w:pStyle w:val="AR6BodyText"/>
              <w:jc w:val="center"/>
              <w:rPr>
                <w:sz w:val="18"/>
                <w:szCs w:val="18"/>
                <w:lang w:val="en-GB"/>
              </w:rPr>
            </w:pPr>
            <w:r w:rsidRPr="003862D0">
              <w:rPr>
                <w:sz w:val="18"/>
                <w:szCs w:val="18"/>
                <w:lang w:val="en-GB"/>
              </w:rPr>
              <w:t>(2031–2050, n.c.)</w:t>
            </w:r>
          </w:p>
        </w:tc>
        <w:tc>
          <w:tcPr>
            <w:tcW w:w="2098" w:type="dxa"/>
            <w:shd w:val="clear" w:color="auto" w:fill="FFF3CC"/>
          </w:tcPr>
          <w:p w14:paraId="62770262" w14:textId="77777777" w:rsidR="00262CD9" w:rsidRPr="003862D0" w:rsidRDefault="00262CD9" w:rsidP="00152F84">
            <w:pPr>
              <w:pStyle w:val="AR6BodyText"/>
              <w:jc w:val="center"/>
              <w:rPr>
                <w:sz w:val="18"/>
                <w:szCs w:val="18"/>
                <w:lang w:val="en-GB"/>
              </w:rPr>
            </w:pPr>
            <w:r w:rsidRPr="003862D0">
              <w:rPr>
                <w:sz w:val="18"/>
                <w:szCs w:val="18"/>
                <w:lang w:val="en-GB"/>
              </w:rPr>
              <w:t>2043–2062</w:t>
            </w:r>
          </w:p>
          <w:p w14:paraId="0AA361CA" w14:textId="77777777" w:rsidR="00262CD9" w:rsidRPr="003862D0" w:rsidRDefault="00262CD9" w:rsidP="00152F84">
            <w:pPr>
              <w:pStyle w:val="AR6BodyText"/>
              <w:jc w:val="center"/>
              <w:rPr>
                <w:sz w:val="18"/>
                <w:szCs w:val="18"/>
                <w:lang w:val="en-GB"/>
              </w:rPr>
            </w:pPr>
            <w:r w:rsidRPr="003862D0">
              <w:rPr>
                <w:sz w:val="18"/>
                <w:szCs w:val="18"/>
                <w:lang w:val="en-GB"/>
              </w:rPr>
              <w:t>(2028–2047, 2075–2094)</w:t>
            </w:r>
          </w:p>
        </w:tc>
        <w:tc>
          <w:tcPr>
            <w:tcW w:w="2098" w:type="dxa"/>
            <w:shd w:val="clear" w:color="auto" w:fill="FFF3CC"/>
          </w:tcPr>
          <w:p w14:paraId="38EB4359" w14:textId="77777777" w:rsidR="00262CD9" w:rsidRPr="003862D0" w:rsidRDefault="00262CD9" w:rsidP="00152F84">
            <w:pPr>
              <w:pStyle w:val="AR6BodyText"/>
              <w:jc w:val="center"/>
              <w:rPr>
                <w:sz w:val="18"/>
                <w:szCs w:val="18"/>
                <w:lang w:val="en-GB"/>
              </w:rPr>
            </w:pPr>
            <w:r w:rsidRPr="003862D0">
              <w:rPr>
                <w:sz w:val="18"/>
                <w:szCs w:val="18"/>
                <w:lang w:val="en-GB"/>
              </w:rPr>
              <w:t>2037–2056</w:t>
            </w:r>
          </w:p>
          <w:p w14:paraId="34837351" w14:textId="77777777" w:rsidR="00262CD9" w:rsidRPr="003862D0" w:rsidRDefault="00262CD9" w:rsidP="00152F84">
            <w:pPr>
              <w:pStyle w:val="AR6BodyText"/>
              <w:jc w:val="center"/>
              <w:rPr>
                <w:sz w:val="18"/>
                <w:szCs w:val="18"/>
                <w:lang w:val="en-GB"/>
              </w:rPr>
            </w:pPr>
            <w:r w:rsidRPr="003862D0">
              <w:rPr>
                <w:sz w:val="18"/>
                <w:szCs w:val="18"/>
                <w:lang w:val="en-GB"/>
              </w:rPr>
              <w:t>(2026–2045, 2053–2072)</w:t>
            </w:r>
          </w:p>
        </w:tc>
        <w:tc>
          <w:tcPr>
            <w:tcW w:w="2098" w:type="dxa"/>
            <w:shd w:val="clear" w:color="auto" w:fill="FFF3CC"/>
          </w:tcPr>
          <w:p w14:paraId="31EBB6EE" w14:textId="77777777" w:rsidR="00262CD9" w:rsidRPr="003862D0" w:rsidRDefault="00262CD9" w:rsidP="00152F84">
            <w:pPr>
              <w:pStyle w:val="AR6BodyText"/>
              <w:jc w:val="center"/>
              <w:rPr>
                <w:sz w:val="18"/>
                <w:szCs w:val="18"/>
                <w:lang w:val="en-GB"/>
              </w:rPr>
            </w:pPr>
            <w:r w:rsidRPr="003862D0">
              <w:rPr>
                <w:sz w:val="18"/>
                <w:szCs w:val="18"/>
                <w:lang w:val="en-GB"/>
              </w:rPr>
              <w:t>2032–2051</w:t>
            </w:r>
          </w:p>
          <w:p w14:paraId="3AD58D65" w14:textId="77777777" w:rsidR="00262CD9" w:rsidRPr="003862D0" w:rsidRDefault="00262CD9" w:rsidP="00152F84">
            <w:pPr>
              <w:pStyle w:val="AR6BodyText"/>
              <w:jc w:val="center"/>
              <w:rPr>
                <w:sz w:val="18"/>
                <w:szCs w:val="18"/>
                <w:lang w:val="en-GB"/>
              </w:rPr>
            </w:pPr>
            <w:r w:rsidRPr="003862D0">
              <w:rPr>
                <w:sz w:val="18"/>
                <w:szCs w:val="18"/>
                <w:lang w:val="en-GB"/>
              </w:rPr>
              <w:t>(2023–2042, 2044–2063)</w:t>
            </w:r>
          </w:p>
        </w:tc>
      </w:tr>
      <w:tr w:rsidR="00262CD9" w:rsidRPr="003862D0" w14:paraId="7D0EC255" w14:textId="77777777" w:rsidTr="002A1878">
        <w:trPr>
          <w:jc w:val="center"/>
        </w:trPr>
        <w:tc>
          <w:tcPr>
            <w:tcW w:w="1989" w:type="dxa"/>
            <w:shd w:val="clear" w:color="auto" w:fill="FFFFFF" w:themeFill="background1"/>
          </w:tcPr>
          <w:p w14:paraId="2A196CD6" w14:textId="2BBAD78E" w:rsidR="00262CD9" w:rsidRPr="003862D0" w:rsidRDefault="00262CD9" w:rsidP="00152F84">
            <w:pPr>
              <w:pStyle w:val="AR6BodyText"/>
              <w:jc w:val="center"/>
              <w:rPr>
                <w:sz w:val="18"/>
                <w:szCs w:val="18"/>
                <w:lang w:val="en-GB"/>
              </w:rPr>
            </w:pPr>
            <w:r w:rsidRPr="003862D0">
              <w:rPr>
                <w:sz w:val="18"/>
                <w:szCs w:val="18"/>
                <w:lang w:val="en-GB"/>
              </w:rPr>
              <w:t>3°C</w:t>
            </w:r>
            <w:del w:id="1875" w:author="Ian Blenkinsop" w:date="2021-07-27T11:01:00Z">
              <w:r w:rsidRPr="003862D0" w:rsidDel="0020159A">
                <w:rPr>
                  <w:sz w:val="18"/>
                  <w:szCs w:val="18"/>
                  <w:lang w:val="en-GB"/>
                </w:rPr>
                <w:delText>,</w:delText>
              </w:r>
            </w:del>
          </w:p>
          <w:p w14:paraId="2C712689" w14:textId="7DF70FC8" w:rsidR="00262CD9" w:rsidRPr="003862D0" w:rsidRDefault="00B073F5" w:rsidP="00152F84">
            <w:pPr>
              <w:pStyle w:val="AR6BodyText"/>
              <w:jc w:val="center"/>
              <w:rPr>
                <w:sz w:val="18"/>
                <w:szCs w:val="18"/>
                <w:lang w:val="en-GB"/>
              </w:rPr>
            </w:pPr>
            <w:ins w:id="1876" w:author="Sara M Tuson" w:date="2021-07-22T17:02:00Z">
              <w:r>
                <w:rPr>
                  <w:sz w:val="18"/>
                  <w:szCs w:val="18"/>
                  <w:lang w:val="en-GB"/>
                </w:rPr>
                <w:t>R</w:t>
              </w:r>
            </w:ins>
            <w:del w:id="1877" w:author="Sara M Tuson" w:date="2021-07-22T17:02: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878" w:author="Sara M Tuson" w:date="2021-07-22T17:02: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FFF" w:themeFill="background1"/>
          </w:tcPr>
          <w:p w14:paraId="0BE0129D"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2E36D765"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FFF" w:themeFill="background1"/>
          </w:tcPr>
          <w:p w14:paraId="08F206AD"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47F6CB2D"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FFF" w:themeFill="background1"/>
          </w:tcPr>
          <w:p w14:paraId="61DD5D41"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044F73A3" w14:textId="77777777" w:rsidR="00262CD9" w:rsidRPr="003862D0" w:rsidRDefault="00262CD9" w:rsidP="00152F84">
            <w:pPr>
              <w:pStyle w:val="AR6BodyText"/>
              <w:jc w:val="center"/>
              <w:rPr>
                <w:sz w:val="18"/>
                <w:szCs w:val="18"/>
                <w:lang w:val="en-GB"/>
              </w:rPr>
            </w:pPr>
            <w:r w:rsidRPr="003862D0">
              <w:rPr>
                <w:sz w:val="18"/>
                <w:szCs w:val="18"/>
                <w:lang w:val="en-GB"/>
              </w:rPr>
              <w:t>(2061–2080, n.c.)</w:t>
            </w:r>
          </w:p>
        </w:tc>
        <w:tc>
          <w:tcPr>
            <w:tcW w:w="2098" w:type="dxa"/>
            <w:shd w:val="clear" w:color="auto" w:fill="FFFFFF" w:themeFill="background1"/>
          </w:tcPr>
          <w:p w14:paraId="7713F2B4" w14:textId="77777777" w:rsidR="00262CD9" w:rsidRPr="003862D0" w:rsidRDefault="00262CD9" w:rsidP="00152F84">
            <w:pPr>
              <w:pStyle w:val="AR6BodyText"/>
              <w:jc w:val="center"/>
              <w:rPr>
                <w:sz w:val="18"/>
                <w:szCs w:val="18"/>
                <w:lang w:val="en-GB"/>
              </w:rPr>
            </w:pPr>
            <w:r w:rsidRPr="003862D0">
              <w:rPr>
                <w:sz w:val="18"/>
                <w:szCs w:val="18"/>
                <w:lang w:val="en-GB"/>
              </w:rPr>
              <w:t>2066–2085</w:t>
            </w:r>
          </w:p>
          <w:p w14:paraId="5352CFF6" w14:textId="77777777" w:rsidR="00262CD9" w:rsidRPr="003862D0" w:rsidRDefault="00262CD9" w:rsidP="00152F84">
            <w:pPr>
              <w:pStyle w:val="AR6BodyText"/>
              <w:jc w:val="center"/>
              <w:rPr>
                <w:sz w:val="18"/>
                <w:szCs w:val="18"/>
                <w:lang w:val="en-GB"/>
              </w:rPr>
            </w:pPr>
            <w:r w:rsidRPr="003862D0">
              <w:rPr>
                <w:sz w:val="18"/>
                <w:szCs w:val="18"/>
                <w:lang w:val="en-GB"/>
              </w:rPr>
              <w:t>(2050–2069, n.c.)</w:t>
            </w:r>
          </w:p>
        </w:tc>
        <w:tc>
          <w:tcPr>
            <w:tcW w:w="2098" w:type="dxa"/>
            <w:shd w:val="clear" w:color="auto" w:fill="FFFFFF" w:themeFill="background1"/>
          </w:tcPr>
          <w:p w14:paraId="2B00F1DA" w14:textId="77777777" w:rsidR="00262CD9" w:rsidRPr="003862D0" w:rsidRDefault="00262CD9" w:rsidP="00152F84">
            <w:pPr>
              <w:pStyle w:val="AR6BodyText"/>
              <w:jc w:val="center"/>
              <w:rPr>
                <w:sz w:val="18"/>
                <w:szCs w:val="18"/>
                <w:lang w:val="en-GB"/>
              </w:rPr>
            </w:pPr>
            <w:r w:rsidRPr="003862D0">
              <w:rPr>
                <w:sz w:val="18"/>
                <w:szCs w:val="18"/>
                <w:lang w:val="en-GB"/>
              </w:rPr>
              <w:t>2055–2074</w:t>
            </w:r>
          </w:p>
          <w:p w14:paraId="5E4AF7BC" w14:textId="77777777" w:rsidR="00262CD9" w:rsidRPr="003862D0" w:rsidRDefault="00262CD9" w:rsidP="00152F84">
            <w:pPr>
              <w:pStyle w:val="AR6BodyText"/>
              <w:jc w:val="center"/>
              <w:rPr>
                <w:sz w:val="18"/>
                <w:szCs w:val="18"/>
                <w:lang w:val="en-GB"/>
              </w:rPr>
            </w:pPr>
            <w:r w:rsidRPr="003862D0">
              <w:rPr>
                <w:sz w:val="18"/>
                <w:szCs w:val="18"/>
                <w:lang w:val="en-GB"/>
              </w:rPr>
              <w:t>(2042–2061, 2074–2093)</w:t>
            </w:r>
          </w:p>
        </w:tc>
      </w:tr>
      <w:tr w:rsidR="00262CD9" w:rsidRPr="003862D0" w14:paraId="7BF36D56" w14:textId="77777777" w:rsidTr="002A1878">
        <w:trPr>
          <w:jc w:val="center"/>
        </w:trPr>
        <w:tc>
          <w:tcPr>
            <w:tcW w:w="1989" w:type="dxa"/>
            <w:shd w:val="clear" w:color="auto" w:fill="FFF3CC"/>
          </w:tcPr>
          <w:p w14:paraId="3A422B51" w14:textId="54E77B4E" w:rsidR="00262CD9" w:rsidRPr="003862D0" w:rsidRDefault="00262CD9" w:rsidP="00152F84">
            <w:pPr>
              <w:pStyle w:val="AR6BodyText"/>
              <w:jc w:val="center"/>
              <w:rPr>
                <w:sz w:val="18"/>
                <w:szCs w:val="18"/>
                <w:lang w:val="en-GB"/>
              </w:rPr>
            </w:pPr>
            <w:r w:rsidRPr="003862D0">
              <w:rPr>
                <w:sz w:val="18"/>
                <w:szCs w:val="18"/>
                <w:lang w:val="en-GB"/>
              </w:rPr>
              <w:t>4°C</w:t>
            </w:r>
            <w:del w:id="1879" w:author="Ian Blenkinsop" w:date="2021-07-27T11:01:00Z">
              <w:r w:rsidRPr="003862D0" w:rsidDel="0020159A">
                <w:rPr>
                  <w:sz w:val="18"/>
                  <w:szCs w:val="18"/>
                  <w:lang w:val="en-GB"/>
                </w:rPr>
                <w:delText>,</w:delText>
              </w:r>
            </w:del>
          </w:p>
          <w:p w14:paraId="1784A6C2" w14:textId="395D0863" w:rsidR="00262CD9" w:rsidRPr="003862D0" w:rsidRDefault="00B073F5" w:rsidP="00152F84">
            <w:pPr>
              <w:pStyle w:val="AR6BodyText"/>
              <w:jc w:val="center"/>
              <w:rPr>
                <w:sz w:val="18"/>
                <w:szCs w:val="18"/>
                <w:lang w:val="en-GB"/>
              </w:rPr>
            </w:pPr>
            <w:ins w:id="1880" w:author="Sara M Tuson" w:date="2021-07-22T17:03:00Z">
              <w:r>
                <w:rPr>
                  <w:sz w:val="18"/>
                  <w:szCs w:val="18"/>
                  <w:lang w:val="en-GB"/>
                </w:rPr>
                <w:t>R</w:t>
              </w:r>
            </w:ins>
            <w:del w:id="1881" w:author="Sara M Tuson" w:date="2021-07-22T17:03:00Z">
              <w:r w:rsidR="00262CD9" w:rsidRPr="003862D0" w:rsidDel="00B073F5">
                <w:rPr>
                  <w:sz w:val="18"/>
                  <w:szCs w:val="18"/>
                  <w:lang w:val="en-GB"/>
                </w:rPr>
                <w:delText>r</w:delText>
              </w:r>
            </w:del>
            <w:r w:rsidR="00262CD9" w:rsidRPr="003862D0">
              <w:rPr>
                <w:sz w:val="18"/>
                <w:szCs w:val="18"/>
                <w:lang w:val="en-GB"/>
              </w:rPr>
              <w:t>elative</w:t>
            </w:r>
            <w:r w:rsidR="0020159A">
              <w:rPr>
                <w:sz w:val="18"/>
                <w:szCs w:val="18"/>
                <w:lang w:val="en-GB"/>
              </w:rPr>
              <w:t xml:space="preserve"> t</w:t>
            </w:r>
            <w:del w:id="1882" w:author="Sara M Tuson" w:date="2021-07-22T17:03:00Z">
              <w:r w:rsidR="00262CD9" w:rsidRPr="003862D0" w:rsidDel="00B073F5">
                <w:rPr>
                  <w:sz w:val="18"/>
                  <w:szCs w:val="18"/>
                  <w:lang w:val="en-GB"/>
                </w:rPr>
                <w:delText>t</w:delText>
              </w:r>
            </w:del>
            <w:r w:rsidR="00262CD9" w:rsidRPr="003862D0">
              <w:rPr>
                <w:sz w:val="18"/>
                <w:szCs w:val="18"/>
                <w:lang w:val="en-GB"/>
              </w:rPr>
              <w:t>o 1850–1900</w:t>
            </w:r>
          </w:p>
        </w:tc>
        <w:tc>
          <w:tcPr>
            <w:tcW w:w="2098" w:type="dxa"/>
            <w:shd w:val="clear" w:color="auto" w:fill="FFF3CC"/>
          </w:tcPr>
          <w:p w14:paraId="56FE1C45"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6D8F5AF4"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3CC"/>
          </w:tcPr>
          <w:p w14:paraId="2FA14551"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58ED05DF"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3CC"/>
          </w:tcPr>
          <w:p w14:paraId="180726DD"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656AA082" w14:textId="77777777" w:rsidR="00262CD9" w:rsidRPr="003862D0" w:rsidRDefault="00262CD9" w:rsidP="00152F84">
            <w:pPr>
              <w:pStyle w:val="AR6BodyText"/>
              <w:jc w:val="center"/>
              <w:rPr>
                <w:sz w:val="18"/>
                <w:szCs w:val="18"/>
                <w:lang w:val="en-GB"/>
              </w:rPr>
            </w:pPr>
            <w:r w:rsidRPr="003862D0">
              <w:rPr>
                <w:sz w:val="18"/>
                <w:szCs w:val="18"/>
                <w:lang w:val="en-GB"/>
              </w:rPr>
              <w:t>(n.c., n.c.)</w:t>
            </w:r>
          </w:p>
        </w:tc>
        <w:tc>
          <w:tcPr>
            <w:tcW w:w="2098" w:type="dxa"/>
            <w:shd w:val="clear" w:color="auto" w:fill="FFF3CC"/>
          </w:tcPr>
          <w:p w14:paraId="469C8C38" w14:textId="77777777" w:rsidR="00262CD9" w:rsidRPr="003862D0" w:rsidRDefault="00262CD9" w:rsidP="00152F84">
            <w:pPr>
              <w:pStyle w:val="AR6BodyText"/>
              <w:jc w:val="center"/>
              <w:rPr>
                <w:sz w:val="18"/>
                <w:szCs w:val="18"/>
                <w:lang w:val="en-GB"/>
              </w:rPr>
            </w:pPr>
            <w:r w:rsidRPr="003862D0">
              <w:rPr>
                <w:sz w:val="18"/>
                <w:szCs w:val="18"/>
                <w:lang w:val="en-GB"/>
              </w:rPr>
              <w:t>n.c.</w:t>
            </w:r>
          </w:p>
          <w:p w14:paraId="7EBC16E2" w14:textId="77777777" w:rsidR="00262CD9" w:rsidRPr="003862D0" w:rsidRDefault="00262CD9" w:rsidP="00152F84">
            <w:pPr>
              <w:pStyle w:val="AR6BodyText"/>
              <w:jc w:val="center"/>
              <w:rPr>
                <w:sz w:val="18"/>
                <w:szCs w:val="18"/>
                <w:lang w:val="en-GB"/>
              </w:rPr>
            </w:pPr>
            <w:r w:rsidRPr="003862D0">
              <w:rPr>
                <w:sz w:val="18"/>
                <w:szCs w:val="18"/>
                <w:lang w:val="en-GB"/>
              </w:rPr>
              <w:t>(2070–2089, n.c.)</w:t>
            </w:r>
          </w:p>
        </w:tc>
        <w:tc>
          <w:tcPr>
            <w:tcW w:w="2098" w:type="dxa"/>
            <w:shd w:val="clear" w:color="auto" w:fill="FFF3CC"/>
          </w:tcPr>
          <w:p w14:paraId="10C6D471" w14:textId="77777777" w:rsidR="00262CD9" w:rsidRPr="003862D0" w:rsidRDefault="00262CD9" w:rsidP="00152F84">
            <w:pPr>
              <w:pStyle w:val="AR6BodyText"/>
              <w:jc w:val="center"/>
              <w:rPr>
                <w:sz w:val="18"/>
                <w:szCs w:val="18"/>
                <w:lang w:val="en-GB"/>
              </w:rPr>
            </w:pPr>
            <w:r w:rsidRPr="003862D0">
              <w:rPr>
                <w:sz w:val="18"/>
                <w:szCs w:val="18"/>
                <w:lang w:val="en-GB"/>
              </w:rPr>
              <w:t>2075–2094</w:t>
            </w:r>
          </w:p>
          <w:p w14:paraId="36D09BBD" w14:textId="77777777" w:rsidR="00262CD9" w:rsidRPr="003862D0" w:rsidRDefault="00262CD9" w:rsidP="00152F84">
            <w:pPr>
              <w:pStyle w:val="AR6BodyText"/>
              <w:jc w:val="center"/>
              <w:rPr>
                <w:sz w:val="18"/>
                <w:szCs w:val="18"/>
                <w:lang w:val="en-GB"/>
              </w:rPr>
            </w:pPr>
            <w:r w:rsidRPr="003862D0">
              <w:rPr>
                <w:sz w:val="18"/>
                <w:szCs w:val="18"/>
                <w:lang w:val="en-GB"/>
              </w:rPr>
              <w:t>(2058–2077, n.c.)</w:t>
            </w:r>
          </w:p>
        </w:tc>
      </w:tr>
    </w:tbl>
    <w:p w14:paraId="44B6679D" w14:textId="77777777" w:rsidR="00262CD9" w:rsidRPr="003862D0" w:rsidRDefault="00262CD9" w:rsidP="00262CD9">
      <w:pPr>
        <w:pStyle w:val="AR6BodyText"/>
        <w:rPr>
          <w:b/>
          <w:lang w:val="en-GB"/>
        </w:rPr>
      </w:pPr>
      <w:r w:rsidRPr="003862D0">
        <w:rPr>
          <w:lang w:val="en-GB"/>
        </w:rPr>
        <w:br/>
      </w:r>
    </w:p>
    <w:p w14:paraId="24B1D71E" w14:textId="547C6604" w:rsidR="00262CD9" w:rsidRPr="003862D0" w:rsidRDefault="00262CD9" w:rsidP="00262CD9">
      <w:pPr>
        <w:pStyle w:val="AR6BodyText"/>
        <w:rPr>
          <w:lang w:val="en-GB" w:eastAsia="en-US"/>
        </w:rPr>
      </w:pPr>
      <w:r w:rsidRPr="003862D0">
        <w:rPr>
          <w:b/>
          <w:lang w:val="en-GB"/>
        </w:rPr>
        <w:t>[END TABLE 4.</w:t>
      </w:r>
      <w:r w:rsidR="008A2A90" w:rsidRPr="003862D0">
        <w:rPr>
          <w:b/>
          <w:lang w:val="en-GB"/>
        </w:rPr>
        <w:t>5</w:t>
      </w:r>
      <w:r w:rsidRPr="003862D0">
        <w:rPr>
          <w:b/>
          <w:lang w:val="en-GB"/>
        </w:rPr>
        <w:t xml:space="preserve"> HERE]</w:t>
      </w:r>
    </w:p>
    <w:p w14:paraId="5F16378A" w14:textId="77777777" w:rsidR="00A97395" w:rsidRPr="003862D0" w:rsidRDefault="00A97395">
      <w:pPr>
        <w:rPr>
          <w:lang w:val="en-GB"/>
        </w:rPr>
        <w:sectPr w:rsidR="00A97395" w:rsidRPr="003862D0" w:rsidSect="00A97395">
          <w:pgSz w:w="16838" w:h="11899" w:orient="landscape"/>
          <w:pgMar w:top="1134" w:right="1134" w:bottom="1134" w:left="1134" w:header="0" w:footer="720" w:gutter="0"/>
          <w:lnNumType w:countBy="1"/>
          <w:cols w:space="720"/>
          <w:docGrid w:linePitch="299"/>
        </w:sectPr>
      </w:pPr>
    </w:p>
    <w:p w14:paraId="6D2B494D" w14:textId="3EDA7DBB" w:rsidR="00327F05" w:rsidRPr="003862D0" w:rsidRDefault="00327F05">
      <w:pPr>
        <w:rPr>
          <w:lang w:val="en-GB"/>
        </w:rPr>
      </w:pPr>
    </w:p>
    <w:p w14:paraId="76688B13" w14:textId="77777777" w:rsidR="00CA4A69" w:rsidRPr="003862D0" w:rsidRDefault="00CA4A69" w:rsidP="00377ACF">
      <w:pPr>
        <w:pStyle w:val="AR6BodyText"/>
        <w:rPr>
          <w:lang w:val="en-GB"/>
        </w:rPr>
      </w:pPr>
    </w:p>
    <w:p w14:paraId="23AC581B" w14:textId="77777777" w:rsidR="00CA4A69" w:rsidRPr="003862D0" w:rsidRDefault="00CA4A69" w:rsidP="00CA4A69">
      <w:pPr>
        <w:pStyle w:val="AR6Chap4Level141"/>
        <w:rPr>
          <w:lang w:val="en-GB"/>
        </w:rPr>
      </w:pPr>
      <w:bookmarkStart w:id="1883" w:name="_Ref29567060"/>
      <w:bookmarkStart w:id="1884" w:name="_Toc29748273"/>
      <w:bookmarkStart w:id="1885" w:name="_Toc29748459"/>
      <w:bookmarkStart w:id="1886" w:name="_Toc29749212"/>
      <w:bookmarkStart w:id="1887" w:name="_Toc29751022"/>
      <w:bookmarkStart w:id="1888" w:name="_Toc33523279"/>
      <w:bookmarkStart w:id="1889" w:name="_Toc56878742"/>
      <w:bookmarkStart w:id="1890" w:name="_Toc56879163"/>
      <w:bookmarkStart w:id="1891" w:name="_Toc56879705"/>
      <w:bookmarkStart w:id="1892" w:name="_Toc56880371"/>
      <w:bookmarkStart w:id="1893" w:name="_Toc56880467"/>
      <w:bookmarkStart w:id="1894" w:name="_Toc56880537"/>
      <w:bookmarkStart w:id="1895" w:name="_Toc56880661"/>
      <w:bookmarkStart w:id="1896" w:name="_Toc56881935"/>
      <w:bookmarkStart w:id="1897" w:name="_Toc57156853"/>
      <w:bookmarkStart w:id="1898" w:name="_Toc65519592"/>
      <w:bookmarkStart w:id="1899" w:name="_Toc66099776"/>
      <w:bookmarkStart w:id="1900" w:name="_Toc66379306"/>
      <w:bookmarkStart w:id="1901" w:name="_Toc66466973"/>
      <w:bookmarkStart w:id="1902" w:name="_Toc66467257"/>
      <w:bookmarkStart w:id="1903" w:name="_Toc66574512"/>
      <w:bookmarkStart w:id="1904" w:name="_Toc66574683"/>
      <w:bookmarkStart w:id="1905" w:name="_Toc66646030"/>
      <w:bookmarkStart w:id="1906" w:name="_Toc69752500"/>
      <w:r w:rsidRPr="003862D0">
        <w:rPr>
          <w:lang w:val="en-GB"/>
        </w:rPr>
        <w:t>Near-term Global Climate Changes</w:t>
      </w:r>
      <w:bookmarkStart w:id="1907" w:name="_Ref29550037"/>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r w:rsidRPr="003862D0">
        <w:rPr>
          <w:lang w:val="en-GB"/>
        </w:rPr>
        <w:t xml:space="preserve"> </w:t>
      </w:r>
      <w:bookmarkEnd w:id="1907"/>
    </w:p>
    <w:p w14:paraId="25BCD58F" w14:textId="7559EB6B" w:rsidR="00CA4A69" w:rsidRPr="003862D0" w:rsidRDefault="00CA4A69" w:rsidP="00CA4A69">
      <w:pPr>
        <w:pStyle w:val="AR6BodyText"/>
        <w:rPr>
          <w:color w:val="000000"/>
          <w:lang w:val="en-GB"/>
        </w:rPr>
      </w:pPr>
      <w:r w:rsidRPr="003862D0">
        <w:rPr>
          <w:lang w:val="en-GB"/>
        </w:rPr>
        <w:br/>
        <w:t xml:space="preserve">This section </w:t>
      </w:r>
      <w:r w:rsidRPr="003862D0">
        <w:rPr>
          <w:color w:val="000000"/>
          <w:lang w:val="en-GB"/>
        </w:rPr>
        <w:t xml:space="preserve">assesses changes in large-scale climate over the period 2021–2040 and includes information from both </w:t>
      </w:r>
      <w:r w:rsidR="00AD3F69" w:rsidRPr="003862D0">
        <w:rPr>
          <w:color w:val="000000"/>
          <w:lang w:val="en-GB"/>
        </w:rPr>
        <w:t xml:space="preserve">projections and </w:t>
      </w:r>
      <w:r w:rsidR="00C63A13" w:rsidRPr="003862D0">
        <w:rPr>
          <w:color w:val="000000"/>
          <w:lang w:val="en-GB"/>
        </w:rPr>
        <w:t>initializ</w:t>
      </w:r>
      <w:r w:rsidRPr="003862D0">
        <w:rPr>
          <w:color w:val="000000"/>
          <w:lang w:val="en-GB"/>
        </w:rPr>
        <w:t xml:space="preserve">ed decadal predictions. The </w:t>
      </w:r>
      <w:r w:rsidR="00AD3F69" w:rsidRPr="003862D0">
        <w:rPr>
          <w:color w:val="000000"/>
          <w:lang w:val="en-GB"/>
        </w:rPr>
        <w:t xml:space="preserve">structure is similar to Section </w:t>
      </w:r>
      <w:r w:rsidR="00FA6D4F" w:rsidRPr="003862D0">
        <w:rPr>
          <w:color w:val="000000"/>
          <w:lang w:val="en-GB"/>
        </w:rPr>
        <w:t>4.3</w:t>
      </w:r>
      <w:r w:rsidR="005B3B9D" w:rsidRPr="003862D0">
        <w:rPr>
          <w:color w:val="000000"/>
          <w:lang w:val="en-GB"/>
        </w:rPr>
        <w:t xml:space="preserve">. Unless noted otherwise, the assessment assumes that there will be no major volcanic eruption in the near term. </w:t>
      </w:r>
      <w:r w:rsidR="00632138" w:rsidRPr="003862D0">
        <w:rPr>
          <w:color w:val="000000"/>
          <w:lang w:val="en-GB"/>
        </w:rPr>
        <w:t xml:space="preserve">The climatic effects of volcanic eruptions are assessed in Section </w:t>
      </w:r>
      <w:r w:rsidR="00FA6D4F" w:rsidRPr="003862D0">
        <w:rPr>
          <w:color w:val="000000"/>
          <w:lang w:val="en-GB"/>
        </w:rPr>
        <w:t>4.4.4</w:t>
      </w:r>
      <w:r w:rsidR="00632138" w:rsidRPr="003862D0">
        <w:rPr>
          <w:color w:val="000000"/>
          <w:lang w:val="en-GB"/>
        </w:rPr>
        <w:t xml:space="preserve"> and </w:t>
      </w:r>
      <w:r w:rsidR="00FA6D4F" w:rsidRPr="003862D0">
        <w:rPr>
          <w:color w:val="000000"/>
          <w:lang w:val="en-GB"/>
        </w:rPr>
        <w:t>Cross-Chapter Box 4.1</w:t>
      </w:r>
      <w:r w:rsidR="00632138" w:rsidRPr="003862D0">
        <w:rPr>
          <w:color w:val="000000"/>
          <w:lang w:val="en-GB"/>
        </w:rPr>
        <w:t xml:space="preserve">; Section </w:t>
      </w:r>
      <w:r w:rsidR="00FA6D4F" w:rsidRPr="003862D0">
        <w:rPr>
          <w:color w:val="000000"/>
          <w:lang w:val="en-GB"/>
        </w:rPr>
        <w:t>4.4.4</w:t>
      </w:r>
      <w:r w:rsidR="00632138" w:rsidRPr="003862D0">
        <w:rPr>
          <w:color w:val="000000"/>
          <w:lang w:val="en-GB"/>
        </w:rPr>
        <w:t xml:space="preserve"> also assesses the climate effects of short-lived climate forcers. </w:t>
      </w:r>
    </w:p>
    <w:p w14:paraId="343DABE7" w14:textId="77777777" w:rsidR="00E870D0" w:rsidRPr="003862D0" w:rsidRDefault="00E870D0" w:rsidP="00CA4A69">
      <w:pPr>
        <w:pStyle w:val="AR6BodyText"/>
        <w:rPr>
          <w:lang w:val="en-GB"/>
        </w:rPr>
      </w:pPr>
    </w:p>
    <w:p w14:paraId="45AD2C10" w14:textId="77777777" w:rsidR="00A3162F" w:rsidRPr="003862D0" w:rsidRDefault="00A3162F" w:rsidP="00CA4A69">
      <w:pPr>
        <w:pStyle w:val="AR6BodyText"/>
        <w:rPr>
          <w:lang w:val="en-GB"/>
        </w:rPr>
      </w:pPr>
    </w:p>
    <w:p w14:paraId="7DE77604" w14:textId="32C76C33" w:rsidR="00CA4A69" w:rsidRPr="003862D0" w:rsidRDefault="00CA4A69" w:rsidP="00CA4A69">
      <w:pPr>
        <w:pStyle w:val="AR6Chap4Level2411"/>
        <w:rPr>
          <w:lang w:val="en-GB"/>
        </w:rPr>
      </w:pPr>
      <w:bookmarkStart w:id="1908" w:name="_Toc5498092"/>
      <w:bookmarkStart w:id="1909" w:name="_Toc5498126"/>
      <w:bookmarkStart w:id="1910" w:name="_Toc5498415"/>
      <w:bookmarkStart w:id="1911" w:name="_Toc5498898"/>
      <w:bookmarkStart w:id="1912" w:name="_Toc5500950"/>
      <w:bookmarkStart w:id="1913" w:name="_Toc5778475"/>
      <w:bookmarkStart w:id="1914" w:name="_Ref29548877"/>
      <w:bookmarkStart w:id="1915" w:name="_Ref29548880"/>
      <w:bookmarkStart w:id="1916" w:name="_Ref29548882"/>
      <w:bookmarkStart w:id="1917" w:name="_Ref29548930"/>
      <w:bookmarkStart w:id="1918" w:name="_Ref29553820"/>
      <w:bookmarkStart w:id="1919" w:name="_Ref29564682"/>
      <w:bookmarkStart w:id="1920" w:name="_Toc29748274"/>
      <w:bookmarkStart w:id="1921" w:name="_Toc29748460"/>
      <w:bookmarkStart w:id="1922" w:name="_Toc29749213"/>
      <w:bookmarkStart w:id="1923" w:name="_Toc29751023"/>
      <w:bookmarkStart w:id="1924" w:name="_Toc33523280"/>
      <w:bookmarkStart w:id="1925" w:name="_Toc56878743"/>
      <w:bookmarkStart w:id="1926" w:name="_Toc56879164"/>
      <w:bookmarkStart w:id="1927" w:name="_Toc56879706"/>
      <w:bookmarkStart w:id="1928" w:name="_Toc56880372"/>
      <w:bookmarkStart w:id="1929" w:name="_Toc56880468"/>
      <w:bookmarkStart w:id="1930" w:name="_Toc56880538"/>
      <w:bookmarkStart w:id="1931" w:name="_Toc56880662"/>
      <w:bookmarkStart w:id="1932" w:name="_Toc56881936"/>
      <w:bookmarkStart w:id="1933" w:name="_Toc57156854"/>
      <w:bookmarkStart w:id="1934" w:name="_Toc65519593"/>
      <w:bookmarkStart w:id="1935" w:name="_Toc66646031"/>
      <w:bookmarkStart w:id="1936" w:name="_Toc69752501"/>
      <w:bookmarkStart w:id="1937" w:name="_Toc66099777"/>
      <w:bookmarkStart w:id="1938" w:name="_Toc66379307"/>
      <w:bookmarkStart w:id="1939" w:name="_Toc66466974"/>
      <w:bookmarkStart w:id="1940" w:name="_Toc66467258"/>
      <w:bookmarkStart w:id="1941" w:name="_Toc66574513"/>
      <w:bookmarkStart w:id="1942" w:name="_Toc66574684"/>
      <w:r w:rsidRPr="003862D0">
        <w:rPr>
          <w:lang w:val="en-GB"/>
        </w:rPr>
        <w:t>Atmosphere</w:t>
      </w:r>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r w:rsidRPr="003862D0">
        <w:rPr>
          <w:lang w:val="en-GB"/>
        </w:rPr>
        <w:t xml:space="preserve"> </w:t>
      </w:r>
      <w:bookmarkEnd w:id="1937"/>
      <w:bookmarkEnd w:id="1938"/>
      <w:bookmarkEnd w:id="1939"/>
      <w:bookmarkEnd w:id="1940"/>
      <w:bookmarkEnd w:id="1941"/>
      <w:bookmarkEnd w:id="1942"/>
    </w:p>
    <w:p w14:paraId="33A769F2" w14:textId="77777777" w:rsidR="00CA4A69" w:rsidRPr="003862D0" w:rsidRDefault="00CA4A69" w:rsidP="00CA4A69">
      <w:pPr>
        <w:pStyle w:val="AR6BodyText"/>
        <w:rPr>
          <w:color w:val="000000"/>
          <w:lang w:val="en-GB"/>
        </w:rPr>
      </w:pPr>
    </w:p>
    <w:p w14:paraId="3898315F" w14:textId="77777777" w:rsidR="00CA4A69" w:rsidRPr="003862D0" w:rsidRDefault="00CA4A69" w:rsidP="00CA4A69">
      <w:pPr>
        <w:pStyle w:val="AR6Chap4Level34111"/>
        <w:rPr>
          <w:lang w:val="en-GB"/>
        </w:rPr>
      </w:pPr>
      <w:r w:rsidRPr="003862D0">
        <w:rPr>
          <w:lang w:val="en-GB"/>
        </w:rPr>
        <w:t xml:space="preserve"> </w:t>
      </w:r>
      <w:bookmarkStart w:id="1943" w:name="_Toc5778476"/>
      <w:bookmarkStart w:id="1944" w:name="_Ref29557929"/>
      <w:bookmarkStart w:id="1945" w:name="_Ref29558369"/>
      <w:bookmarkStart w:id="1946" w:name="_Toc29751024"/>
      <w:bookmarkStart w:id="1947" w:name="_Toc33523281"/>
      <w:bookmarkStart w:id="1948" w:name="_Toc57156855"/>
      <w:bookmarkStart w:id="1949" w:name="_Ref65675878"/>
      <w:bookmarkStart w:id="1950" w:name="_Toc66466975"/>
      <w:bookmarkStart w:id="1951" w:name="_Toc66467259"/>
      <w:bookmarkStart w:id="1952" w:name="_Toc66574514"/>
      <w:bookmarkStart w:id="1953" w:name="_Toc66574685"/>
      <w:bookmarkStart w:id="1954" w:name="_Toc66646032"/>
      <w:bookmarkStart w:id="1955" w:name="_Toc69752502"/>
      <w:r w:rsidRPr="003862D0">
        <w:rPr>
          <w:lang w:val="en-GB"/>
        </w:rPr>
        <w:t>Average Global Surface Air Temperature</w:t>
      </w:r>
      <w:bookmarkEnd w:id="1943"/>
      <w:bookmarkEnd w:id="1944"/>
      <w:bookmarkEnd w:id="1945"/>
      <w:bookmarkEnd w:id="1946"/>
      <w:bookmarkEnd w:id="1947"/>
      <w:bookmarkEnd w:id="1948"/>
      <w:bookmarkEnd w:id="1949"/>
      <w:bookmarkEnd w:id="1950"/>
      <w:bookmarkEnd w:id="1951"/>
      <w:bookmarkEnd w:id="1952"/>
      <w:bookmarkEnd w:id="1953"/>
      <w:bookmarkEnd w:id="1954"/>
      <w:bookmarkEnd w:id="1955"/>
    </w:p>
    <w:p w14:paraId="41AAD5CA" w14:textId="77777777" w:rsidR="00CA4A69" w:rsidRPr="003862D0" w:rsidRDefault="00CA4A69" w:rsidP="00CA4A69">
      <w:pPr>
        <w:pStyle w:val="AR6BodyText"/>
        <w:rPr>
          <w:lang w:val="en-GB"/>
        </w:rPr>
      </w:pPr>
    </w:p>
    <w:p w14:paraId="665B47A8" w14:textId="0C58AD14" w:rsidR="00CA4A69" w:rsidRPr="003862D0" w:rsidRDefault="00143DA9" w:rsidP="00CA4A69">
      <w:pPr>
        <w:pStyle w:val="AR6BodyText"/>
        <w:rPr>
          <w:color w:val="000000"/>
          <w:lang w:val="en-GB"/>
        </w:rPr>
      </w:pPr>
      <w:ins w:id="1956" w:author="Sara M Tuson" w:date="2021-07-15T19:11:00Z">
        <w:r>
          <w:rPr>
            <w:color w:val="000000"/>
            <w:lang w:val="en-GB"/>
          </w:rPr>
          <w:t xml:space="preserve">The </w:t>
        </w:r>
      </w:ins>
      <w:r w:rsidR="00CA4A69" w:rsidRPr="003862D0">
        <w:rPr>
          <w:color w:val="000000"/>
          <w:lang w:val="en-GB"/>
        </w:rPr>
        <w:t xml:space="preserve">AR5 assessed that it is </w:t>
      </w:r>
      <w:r w:rsidR="00CA4A69" w:rsidRPr="003862D0">
        <w:rPr>
          <w:i/>
          <w:color w:val="000000"/>
          <w:lang w:val="en-GB"/>
        </w:rPr>
        <w:t>likely</w:t>
      </w:r>
      <w:r w:rsidR="00CA4A69" w:rsidRPr="003862D0">
        <w:rPr>
          <w:color w:val="000000"/>
          <w:lang w:val="en-GB"/>
        </w:rPr>
        <w:t xml:space="preserve"> that GSAT will increase in the range 0.3°C</w:t>
      </w:r>
      <w:r w:rsidR="00FC747C">
        <w:rPr>
          <w:color w:val="000000"/>
          <w:lang w:val="en-GB"/>
        </w:rPr>
        <w:t>–0</w:t>
      </w:r>
      <w:r w:rsidR="00CA4A69" w:rsidRPr="003862D0">
        <w:rPr>
          <w:color w:val="000000"/>
          <w:lang w:val="en-GB"/>
        </w:rPr>
        <w:t>.7°C over the period 2016–2035 relative to 1986–2005 (</w:t>
      </w:r>
      <w:r w:rsidR="00CA4A69" w:rsidRPr="003862D0">
        <w:rPr>
          <w:i/>
          <w:color w:val="000000"/>
          <w:lang w:val="en-GB"/>
        </w:rPr>
        <w:t>medium confidence</w:t>
      </w:r>
      <w:r w:rsidR="00CA4A69" w:rsidRPr="003862D0">
        <w:rPr>
          <w:color w:val="000000"/>
          <w:lang w:val="en-GB"/>
        </w:rPr>
        <w:t>), and that there were not large differences in the GSAT change among different RCPs in this period</w:t>
      </w:r>
      <w:r w:rsidR="005F1FD2" w:rsidRPr="003862D0">
        <w:rPr>
          <w:color w:val="000000"/>
          <w:lang w:val="en-GB"/>
        </w:rPr>
        <w:t xml:space="preserve"> </w:t>
      </w:r>
      <w:r w:rsidR="005F1FD2" w:rsidRPr="003862D0">
        <w:rPr>
          <w:color w:val="000000"/>
          <w:lang w:val="en-GB"/>
        </w:rPr>
        <w:fldChar w:fldCharType="begin" w:fldLock="1"/>
      </w:r>
      <w:r w:rsidR="00615634">
        <w:rPr>
          <w:color w:val="000000"/>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005F1FD2" w:rsidRPr="003862D0">
        <w:rPr>
          <w:color w:val="000000"/>
          <w:lang w:val="en-GB"/>
        </w:rPr>
        <w:fldChar w:fldCharType="separate"/>
      </w:r>
      <w:r w:rsidR="00016735">
        <w:rPr>
          <w:noProof/>
          <w:color w:val="000000"/>
          <w:lang w:val="en-GB"/>
        </w:rPr>
        <w:t>(Kirtman et al., 2013)</w:t>
      </w:r>
      <w:r w:rsidR="005F1FD2" w:rsidRPr="003862D0">
        <w:rPr>
          <w:color w:val="000000"/>
          <w:lang w:val="en-GB"/>
        </w:rPr>
        <w:fldChar w:fldCharType="end"/>
      </w:r>
      <w:r w:rsidR="00CA4A69" w:rsidRPr="003862D0">
        <w:rPr>
          <w:color w:val="000000"/>
          <w:lang w:val="en-GB"/>
        </w:rPr>
        <w:t xml:space="preserve">. </w:t>
      </w:r>
      <w:ins w:id="1957" w:author="Sara M Tuson" w:date="2021-07-15T19:11:00Z">
        <w:r>
          <w:rPr>
            <w:color w:val="000000"/>
            <w:lang w:val="en-GB"/>
          </w:rPr>
          <w:t xml:space="preserve">The </w:t>
        </w:r>
      </w:ins>
      <w:r w:rsidR="00CA4A69" w:rsidRPr="003862D0">
        <w:rPr>
          <w:color w:val="000000"/>
          <w:lang w:val="en-GB"/>
        </w:rPr>
        <w:t xml:space="preserve">AR5 further assessed that it is </w:t>
      </w:r>
      <w:r w:rsidR="00CA4A69" w:rsidRPr="003862D0">
        <w:rPr>
          <w:i/>
          <w:color w:val="000000"/>
          <w:lang w:val="en-GB"/>
        </w:rPr>
        <w:t>more likely than not</w:t>
      </w:r>
      <w:r w:rsidR="00CA4A69" w:rsidRPr="003862D0">
        <w:rPr>
          <w:color w:val="000000"/>
          <w:lang w:val="en-GB"/>
        </w:rPr>
        <w:t xml:space="preserve"> that the mean GSAT for the period 2016–2035 will be more than 1°C above the mean for 1850–1900, and it is </w:t>
      </w:r>
      <w:r w:rsidR="00CA4A69" w:rsidRPr="003862D0">
        <w:rPr>
          <w:i/>
          <w:color w:val="000000"/>
          <w:lang w:val="en-GB"/>
        </w:rPr>
        <w:t>very unlikely</w:t>
      </w:r>
      <w:r w:rsidR="00CA4A69" w:rsidRPr="003862D0">
        <w:rPr>
          <w:color w:val="000000"/>
          <w:lang w:val="en-GB"/>
        </w:rPr>
        <w:t xml:space="preserve"> that it will be more than 1.5°C above the 1850–1900 mean (</w:t>
      </w:r>
      <w:r w:rsidR="00CA4A69" w:rsidRPr="003862D0">
        <w:rPr>
          <w:i/>
          <w:color w:val="000000"/>
          <w:lang w:val="en-GB"/>
        </w:rPr>
        <w:t>medium confidence</w:t>
      </w:r>
      <w:r w:rsidR="00CA4A69" w:rsidRPr="003862D0">
        <w:rPr>
          <w:color w:val="000000"/>
          <w:lang w:val="en-GB"/>
        </w:rPr>
        <w:t xml:space="preserve">). It was shown that in the period 2016–2035, differences in GSAT across RCP scenarios for a single climate model are typically smaller than differences between climate models under a single RCP scenario, indicating that model structural uncertainty is larger than scenario uncertainty over that period </w:t>
      </w:r>
      <w:r w:rsidR="00CA4A69" w:rsidRPr="003862D0">
        <w:rPr>
          <w:color w:val="000000"/>
          <w:lang w:val="en-GB"/>
        </w:rPr>
        <w:fldChar w:fldCharType="begin" w:fldLock="1"/>
      </w:r>
      <w:r w:rsidR="00615634">
        <w:rPr>
          <w:color w:val="000000"/>
          <w:lang w:val="en-GB"/>
        </w:rPr>
        <w:instrText>ADDIN CSL_CITATION { "citationItems" : [ { "id" : "ITEM-1", "itemData" : { "DOI" : "10.1175/2009BAMS2607.1", "ISBN" : "0003-0007", "ISSN" : "0003-0007", "abstract" : "Abstract Faced by the realities of a changing climate, decision makers in a wide variety of organizations are increasingly seeking quantitative predictions of regional and local climate. An important issue for these decision makers, and for organizations that fund climate research, is what is the potential for climate science to deliver improvements?especially reductions in uncertainty?in such predictions? Uncertainty in climate predictions arises from three distinct sources: internal variability, model uncertainty, and scenario uncertainty. Using data from a suite of climate models, we separate and quantify these sources. For predictions of changes in surface air temperature on decadal timescales and regional spatial scales, we show that uncertainty for the next few decades is dominated by sources (model uncertainty and internal variability) that are potentially reducible through progress in climate science. Furthermore, we find that model uncertainty is of greater importance than internal variability. Our findings have implications for managing adaptation to a changing climate. Because the costs of adaptation are very large, and greater uncertainty about future climate is likely to be associated with more expensive adaptation, reducing uncertainty in climate predictions is potentially of enormous economic value. We highlight the need for much more work to compare (a) the cost of various degrees of adaptation, given current levels of uncertainty and (b) the cost of new investments in climate science to reduce current levels of uncertainty. Our study also highlights the importance of targeting climate science investments on the most promising opportunities to reduce prediction uncertainty.",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"K2756", "given" : "", "non-dropping-particle" : "", "parse-names" : false, "suffix" : "" } ], "type" : "article-journal", "volume" : "90" }, "uris" : [ "http://www.mendeley.com/documents/?uuid=ad1d5d12-20d8-4b3d-8deb-c5c6a166f66f" ] } ], "mendeley" : { "formattedCitation" : "(Hawkins and Sutton, 2009)", "plainTextFormattedCitation" : "(Hawkins and Sutton, 2009)", "previouslyFormattedCitation" : "(Hawkins and Sutton, 2009)" }, "properties" : { "noteIndex" : 0 }, "schema" : "https://github.com/citation-style-language/schema/raw/master/csl-citation.json" }</w:instrText>
      </w:r>
      <w:r w:rsidR="00CA4A69" w:rsidRPr="003862D0">
        <w:rPr>
          <w:color w:val="000000"/>
          <w:lang w:val="en-GB"/>
        </w:rPr>
        <w:fldChar w:fldCharType="separate"/>
      </w:r>
      <w:r w:rsidR="00016735">
        <w:rPr>
          <w:noProof/>
          <w:color w:val="000000"/>
          <w:lang w:val="en-GB"/>
        </w:rPr>
        <w:t>(Hawkins and Sutton, 2009)</w:t>
      </w:r>
      <w:r w:rsidR="00CA4A69" w:rsidRPr="003862D0">
        <w:rPr>
          <w:color w:val="000000"/>
          <w:lang w:val="en-GB"/>
        </w:rPr>
        <w:fldChar w:fldCharType="end"/>
      </w:r>
      <w:r w:rsidR="00CA4A69" w:rsidRPr="003862D0">
        <w:rPr>
          <w:color w:val="000000"/>
          <w:lang w:val="en-GB"/>
        </w:rPr>
        <w:t>.</w:t>
      </w:r>
    </w:p>
    <w:p w14:paraId="56D8DB76" w14:textId="77777777" w:rsidR="00CA4A69" w:rsidRPr="003862D0" w:rsidRDefault="00CA4A69" w:rsidP="00CA4A69">
      <w:pPr>
        <w:pStyle w:val="AR6BodyText"/>
        <w:rPr>
          <w:color w:val="000000"/>
          <w:lang w:val="en-GB"/>
        </w:rPr>
      </w:pPr>
    </w:p>
    <w:p w14:paraId="7EF8D0F2" w14:textId="519D17DA" w:rsidR="003113A7" w:rsidRPr="003862D0" w:rsidRDefault="00CA4A69" w:rsidP="00CA4A69">
      <w:pPr>
        <w:pStyle w:val="AR6BodyText"/>
        <w:rPr>
          <w:color w:val="000000"/>
          <w:lang w:val="en-GB"/>
        </w:rPr>
      </w:pPr>
      <w:r w:rsidRPr="003862D0">
        <w:rPr>
          <w:color w:val="000000"/>
          <w:lang w:val="en-GB"/>
        </w:rPr>
        <w:t xml:space="preserve">Near-term </w:t>
      </w:r>
      <w:r w:rsidR="003113A7" w:rsidRPr="003862D0">
        <w:rPr>
          <w:color w:val="000000"/>
          <w:lang w:val="en-GB"/>
        </w:rPr>
        <w:t xml:space="preserve">(2021–2040) </w:t>
      </w:r>
      <w:r w:rsidRPr="003862D0">
        <w:rPr>
          <w:color w:val="000000"/>
          <w:lang w:val="en-GB"/>
        </w:rPr>
        <w:t xml:space="preserve">GSAT changes relative to </w:t>
      </w:r>
      <w:r w:rsidR="003113A7" w:rsidRPr="003862D0">
        <w:rPr>
          <w:color w:val="000000"/>
          <w:lang w:val="en-GB"/>
        </w:rPr>
        <w:t xml:space="preserve">1995–2014 </w:t>
      </w:r>
      <w:r w:rsidRPr="003862D0">
        <w:rPr>
          <w:color w:val="000000"/>
          <w:lang w:val="en-GB"/>
        </w:rPr>
        <w:t>exhibit only minor dependence on SSP scenario, consistent with AR5 (</w:t>
      </w:r>
      <w:r w:rsidR="00FA6D4F" w:rsidRPr="003862D0">
        <w:rPr>
          <w:color w:val="000000"/>
          <w:lang w:val="en-GB"/>
        </w:rPr>
        <w:t>Table 4.5</w:t>
      </w:r>
      <w:r w:rsidRPr="003862D0">
        <w:rPr>
          <w:color w:val="000000"/>
          <w:lang w:val="en-GB"/>
        </w:rPr>
        <w:t xml:space="preserve">). Averaged over the twenty years of the near term and across all scenarios, GSAT is </w:t>
      </w:r>
      <w:r w:rsidRPr="003862D0">
        <w:rPr>
          <w:i/>
          <w:color w:val="000000"/>
          <w:lang w:val="en-GB"/>
        </w:rPr>
        <w:t>very likely</w:t>
      </w:r>
      <w:r w:rsidRPr="003862D0">
        <w:rPr>
          <w:color w:val="000000"/>
          <w:lang w:val="en-GB"/>
        </w:rPr>
        <w:t xml:space="preserve"> to be higher than over 1995–2014 by 0.4°C</w:t>
      </w:r>
      <w:r w:rsidR="00FC747C">
        <w:rPr>
          <w:color w:val="000000"/>
          <w:lang w:val="en-GB"/>
        </w:rPr>
        <w:t>–1</w:t>
      </w:r>
      <w:r w:rsidRPr="003862D0">
        <w:rPr>
          <w:color w:val="000000"/>
          <w:lang w:val="en-GB"/>
        </w:rPr>
        <w:t>.0°C</w:t>
      </w:r>
      <w:r w:rsidR="006623DD" w:rsidRPr="003862D0">
        <w:rPr>
          <w:color w:val="000000"/>
          <w:lang w:val="en-GB"/>
        </w:rPr>
        <w:t xml:space="preserve"> (</w:t>
      </w:r>
      <w:r w:rsidR="00FA6D4F" w:rsidRPr="003862D0">
        <w:rPr>
          <w:color w:val="000000"/>
          <w:lang w:val="en-GB"/>
        </w:rPr>
        <w:t>Table 4.5</w:t>
      </w:r>
      <w:r w:rsidR="006623DD" w:rsidRPr="003862D0">
        <w:rPr>
          <w:color w:val="000000"/>
          <w:lang w:val="en-GB"/>
        </w:rPr>
        <w:t>)</w:t>
      </w:r>
      <w:r w:rsidRPr="003862D0">
        <w:rPr>
          <w:color w:val="000000"/>
          <w:lang w:val="en-GB"/>
        </w:rPr>
        <w:t>, with most of the uncertainty arising from that in ECS and TCR</w:t>
      </w:r>
      <w:r w:rsidR="003113A7" w:rsidRPr="003862D0">
        <w:rPr>
          <w:color w:val="000000"/>
          <w:lang w:val="en-GB"/>
        </w:rPr>
        <w:t xml:space="preserve"> </w:t>
      </w:r>
      <w:r w:rsidR="006623DD" w:rsidRPr="003862D0">
        <w:rPr>
          <w:color w:val="000000"/>
          <w:lang w:val="en-GB"/>
        </w:rPr>
        <w:t>(</w:t>
      </w:r>
      <w:r w:rsidR="006623DD" w:rsidRPr="003862D0">
        <w:rPr>
          <w:i/>
          <w:color w:val="000000"/>
          <w:lang w:val="en-GB"/>
        </w:rPr>
        <w:t>high confidence</w:t>
      </w:r>
      <w:ins w:id="1958" w:author="Ian Blenkinsop" w:date="2021-07-27T11:04:00Z">
        <w:r w:rsidR="00FC747C" w:rsidRPr="00FC747C">
          <w:rPr>
            <w:iCs/>
            <w:color w:val="000000"/>
            <w:lang w:val="en-GB"/>
            <w:rPrChange w:id="1959" w:author="Ian Blenkinsop" w:date="2021-07-27T11:04:00Z">
              <w:rPr>
                <w:i/>
                <w:color w:val="000000"/>
                <w:lang w:val="en-GB"/>
              </w:rPr>
            </w:rPrChange>
          </w:rPr>
          <w:t>)</w:t>
        </w:r>
      </w:ins>
      <w:del w:id="1960" w:author="Ian Blenkinsop" w:date="2021-07-27T11:04:00Z">
        <w:r w:rsidR="006623DD" w:rsidRPr="003862D0" w:rsidDel="00FC747C">
          <w:rPr>
            <w:color w:val="000000"/>
            <w:lang w:val="en-GB"/>
          </w:rPr>
          <w:delText>,</w:delText>
        </w:r>
      </w:del>
      <w:r w:rsidR="006623DD" w:rsidRPr="003862D0">
        <w:rPr>
          <w:color w:val="000000"/>
          <w:lang w:val="en-GB"/>
        </w:rPr>
        <w:t xml:space="preserve"> </w:t>
      </w:r>
      <w:ins w:id="1961" w:author="Ian Blenkinsop" w:date="2021-07-27T11:04:00Z">
        <w:r w:rsidR="00FC747C">
          <w:rPr>
            <w:color w:val="000000"/>
            <w:lang w:val="en-GB"/>
          </w:rPr>
          <w:t>(</w:t>
        </w:r>
      </w:ins>
      <w:ins w:id="1962" w:author="Ian Blenkinsop" w:date="2021-07-27T11:05:00Z">
        <w:r w:rsidR="00FC747C" w:rsidRPr="003862D0">
          <w:rPr>
            <w:color w:val="000000"/>
            <w:lang w:val="en-GB"/>
          </w:rPr>
          <w:t>Section 4.3.4</w:t>
        </w:r>
        <w:r w:rsidR="00FC747C">
          <w:rPr>
            <w:color w:val="000000"/>
            <w:lang w:val="en-GB"/>
          </w:rPr>
          <w:t xml:space="preserve">; </w:t>
        </w:r>
      </w:ins>
      <w:r w:rsidRPr="003862D0">
        <w:rPr>
          <w:color w:val="000000"/>
          <w:lang w:val="en-GB"/>
        </w:rPr>
        <w:t xml:space="preserve">e.g., </w:t>
      </w:r>
      <w:commentRangeStart w:id="1963"/>
      <w:r w:rsidR="00606761" w:rsidRPr="003862D0">
        <w:rPr>
          <w:color w:val="000000"/>
          <w:lang w:val="en-GB"/>
        </w:rPr>
        <w:fldChar w:fldCharType="begin" w:fldLock="1"/>
      </w:r>
      <w:r w:rsidR="00615634">
        <w:rPr>
          <w:color w:val="000000"/>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"manualFormatting" : "Lehner et al., 2020", "plainTextFormattedCitation" : "(Lehner et al., 2020)", "previouslyFormattedCitation" : "(Lehner et al., 2020)" }, "properties" : { "noteIndex" : 0 }, "schema" : "https://github.com/citation-style-language/schema/raw/master/csl-citation.json" }</w:instrText>
      </w:r>
      <w:r w:rsidR="00606761" w:rsidRPr="003862D0">
        <w:rPr>
          <w:color w:val="000000"/>
          <w:lang w:val="en-GB"/>
        </w:rPr>
        <w:fldChar w:fldCharType="separate"/>
      </w:r>
      <w:r w:rsidR="00016735">
        <w:rPr>
          <w:noProof/>
          <w:color w:val="000000"/>
          <w:lang w:val="en-GB"/>
        </w:rPr>
        <w:t>Lehner et al., 2020</w:t>
      </w:r>
      <w:r w:rsidR="00606761" w:rsidRPr="003862D0">
        <w:rPr>
          <w:color w:val="000000"/>
          <w:lang w:val="en-GB"/>
        </w:rPr>
        <w:fldChar w:fldCharType="end"/>
      </w:r>
      <w:commentRangeEnd w:id="1963"/>
      <w:r w:rsidR="00016735">
        <w:rPr>
          <w:rStyle w:val="CommentReference"/>
        </w:rPr>
        <w:commentReference w:id="1963"/>
      </w:r>
      <w:del w:id="1964" w:author="Ian Blenkinsop" w:date="2021-07-27T11:05:00Z">
        <w:r w:rsidR="006623DD" w:rsidRPr="003862D0" w:rsidDel="00FC747C">
          <w:rPr>
            <w:color w:val="000000"/>
            <w:lang w:val="en-GB"/>
          </w:rPr>
          <w:delText xml:space="preserve">, Section </w:delText>
        </w:r>
        <w:r w:rsidR="00FA6D4F" w:rsidRPr="003862D0" w:rsidDel="00FC747C">
          <w:rPr>
            <w:color w:val="000000"/>
            <w:lang w:val="en-GB"/>
          </w:rPr>
          <w:delText>4.3.4</w:delText>
        </w:r>
      </w:del>
      <w:r w:rsidR="006623DD" w:rsidRPr="003862D0">
        <w:rPr>
          <w:color w:val="000000"/>
          <w:lang w:val="en-GB"/>
        </w:rPr>
        <w:t>)</w:t>
      </w:r>
      <w:r w:rsidRPr="003862D0">
        <w:rPr>
          <w:color w:val="000000"/>
          <w:lang w:val="en-GB"/>
        </w:rPr>
        <w:t xml:space="preserve">. </w:t>
      </w:r>
      <w:r w:rsidR="00F657C1" w:rsidRPr="003862D0">
        <w:rPr>
          <w:color w:val="000000"/>
          <w:lang w:val="en-GB"/>
        </w:rPr>
        <w:t>The assessed near-term warming is thus larger than in AR5 by 0.1°C to 0.2°C</w:t>
      </w:r>
      <w:r w:rsidR="00305C7B" w:rsidRPr="003862D0">
        <w:rPr>
          <w:color w:val="000000"/>
          <w:lang w:val="en-GB"/>
        </w:rPr>
        <w:t xml:space="preserve">. This upward revision has the same magnitude as </w:t>
      </w:r>
      <w:r w:rsidR="00F657C1" w:rsidRPr="003862D0">
        <w:rPr>
          <w:color w:val="000000"/>
          <w:lang w:val="en-GB"/>
        </w:rPr>
        <w:t xml:space="preserve">the ad-hoc downward adjustment to near-term </w:t>
      </w:r>
      <w:r w:rsidR="00655B14" w:rsidRPr="003862D0">
        <w:rPr>
          <w:color w:val="000000"/>
          <w:lang w:val="en-GB"/>
        </w:rPr>
        <w:t xml:space="preserve">projected </w:t>
      </w:r>
      <w:r w:rsidR="00F657C1" w:rsidRPr="003862D0">
        <w:rPr>
          <w:color w:val="000000"/>
          <w:lang w:val="en-GB"/>
        </w:rPr>
        <w:t xml:space="preserve">GSAT change </w:t>
      </w:r>
      <w:r w:rsidR="00770260" w:rsidRPr="003862D0">
        <w:rPr>
          <w:color w:val="000000"/>
          <w:lang w:val="en-GB"/>
        </w:rPr>
        <w:t xml:space="preserve">that was performed </w:t>
      </w:r>
      <w:r w:rsidR="00F657C1" w:rsidRPr="003862D0">
        <w:rPr>
          <w:color w:val="000000"/>
          <w:lang w:val="en-GB"/>
        </w:rPr>
        <w:t>in AR5</w:t>
      </w:r>
      <w:r w:rsidR="00911824" w:rsidRPr="003862D0">
        <w:rPr>
          <w:color w:val="000000"/>
          <w:lang w:val="en-GB"/>
        </w:rPr>
        <w:t xml:space="preserve"> (</w:t>
      </w:r>
      <w:ins w:id="1965" w:author="Ian Blenkinsop" w:date="2021-07-27T11:05:00Z">
        <w:r w:rsidR="00FC747C" w:rsidRPr="003862D0">
          <w:rPr>
            <w:color w:val="000000"/>
            <w:lang w:val="en-GB"/>
          </w:rPr>
          <w:t>B</w:t>
        </w:r>
        <w:r w:rsidR="00FC747C">
          <w:rPr>
            <w:color w:val="000000"/>
            <w:lang w:val="en-GB"/>
          </w:rPr>
          <w:t>ox</w:t>
        </w:r>
        <w:r w:rsidR="00FC747C" w:rsidRPr="003862D0">
          <w:rPr>
            <w:color w:val="000000"/>
            <w:lang w:val="en-GB"/>
          </w:rPr>
          <w:t xml:space="preserve"> 4.1</w:t>
        </w:r>
        <w:r w:rsidR="00FC747C">
          <w:rPr>
            <w:color w:val="000000"/>
            <w:lang w:val="en-GB"/>
          </w:rPr>
          <w:t xml:space="preserve">; </w:t>
        </w:r>
      </w:ins>
      <w:r w:rsidR="00770260" w:rsidRPr="003862D0">
        <w:rPr>
          <w:color w:val="000000"/>
          <w:lang w:val="en-GB"/>
        </w:rPr>
        <w:fldChar w:fldCharType="begin" w:fldLock="1"/>
      </w:r>
      <w:r w:rsidR="00CD3B49">
        <w:rPr>
          <w:color w:val="000000"/>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00770260" w:rsidRPr="003862D0">
        <w:rPr>
          <w:color w:val="000000"/>
          <w:lang w:val="en-GB"/>
        </w:rPr>
        <w:fldChar w:fldCharType="separate"/>
      </w:r>
      <w:del w:id="1966" w:author="Ian Blenkinsop" w:date="2021-07-27T11:05:00Z">
        <w:r w:rsidR="00016735" w:rsidDel="00FC747C">
          <w:rPr>
            <w:noProof/>
            <w:color w:val="000000"/>
            <w:lang w:val="en-GB"/>
          </w:rPr>
          <w:delText>(</w:delText>
        </w:r>
      </w:del>
      <w:r w:rsidR="00016735">
        <w:rPr>
          <w:noProof/>
          <w:color w:val="000000"/>
          <w:lang w:val="en-GB"/>
        </w:rPr>
        <w:t>Kirtman et al., 2013)</w:t>
      </w:r>
      <w:r w:rsidR="00770260" w:rsidRPr="003862D0">
        <w:rPr>
          <w:color w:val="000000"/>
          <w:lang w:val="en-GB"/>
        </w:rPr>
        <w:fldChar w:fldCharType="end"/>
      </w:r>
      <w:del w:id="1967" w:author="Ian Blenkinsop" w:date="2021-07-27T11:05:00Z">
        <w:r w:rsidR="00770260" w:rsidRPr="003862D0" w:rsidDel="00FC747C">
          <w:rPr>
            <w:color w:val="000000"/>
            <w:lang w:val="en-GB"/>
          </w:rPr>
          <w:delText xml:space="preserve">; </w:delText>
        </w:r>
        <w:r w:rsidR="00911824" w:rsidRPr="003862D0" w:rsidDel="00FC747C">
          <w:rPr>
            <w:color w:val="000000"/>
            <w:lang w:val="en-GB"/>
          </w:rPr>
          <w:delText xml:space="preserve">see </w:delText>
        </w:r>
        <w:r w:rsidR="00FA6D4F" w:rsidRPr="003862D0" w:rsidDel="00FC747C">
          <w:rPr>
            <w:color w:val="000000"/>
            <w:lang w:val="en-GB"/>
          </w:rPr>
          <w:delText>B</w:delText>
        </w:r>
        <w:r w:rsidR="00626746" w:rsidDel="00FC747C">
          <w:rPr>
            <w:color w:val="000000"/>
            <w:lang w:val="en-GB"/>
          </w:rPr>
          <w:delText>ox</w:delText>
        </w:r>
        <w:r w:rsidR="00FA6D4F" w:rsidRPr="003862D0" w:rsidDel="00FC747C">
          <w:rPr>
            <w:color w:val="000000"/>
            <w:lang w:val="en-GB"/>
          </w:rPr>
          <w:delText xml:space="preserve"> 4.1</w:delText>
        </w:r>
        <w:r w:rsidR="00A360E0" w:rsidRPr="003862D0" w:rsidDel="00FC747C">
          <w:rPr>
            <w:color w:val="000000"/>
            <w:lang w:val="en-GB"/>
          </w:rPr>
          <w:delText>)</w:delText>
        </w:r>
      </w:del>
      <w:r w:rsidR="002A216D" w:rsidRPr="003862D0">
        <w:rPr>
          <w:color w:val="000000"/>
          <w:lang w:val="en-GB"/>
        </w:rPr>
        <w:t xml:space="preserve">. </w:t>
      </w:r>
      <w:r w:rsidR="00F657C1" w:rsidRPr="003862D0">
        <w:rPr>
          <w:color w:val="000000"/>
          <w:lang w:val="en-GB"/>
        </w:rPr>
        <w:t xml:space="preserve"> </w:t>
      </w:r>
    </w:p>
    <w:p w14:paraId="773D5777" w14:textId="77777777" w:rsidR="003113A7" w:rsidRPr="003862D0" w:rsidRDefault="003113A7" w:rsidP="00CA4A69">
      <w:pPr>
        <w:pStyle w:val="AR6BodyText"/>
        <w:rPr>
          <w:color w:val="000000"/>
          <w:lang w:val="en-GB"/>
        </w:rPr>
      </w:pPr>
    </w:p>
    <w:p w14:paraId="5E32F44A" w14:textId="2B6FB282" w:rsidR="003113A7" w:rsidRPr="003862D0" w:rsidRDefault="00586548" w:rsidP="00CA4A69">
      <w:pPr>
        <w:pStyle w:val="AR6BodyText"/>
        <w:rPr>
          <w:color w:val="000000"/>
          <w:lang w:val="en-GB"/>
        </w:rPr>
      </w:pPr>
      <w:r w:rsidRPr="003862D0">
        <w:rPr>
          <w:color w:val="000000"/>
          <w:lang w:val="en-GB"/>
        </w:rPr>
        <w:t xml:space="preserve">Averaged near-term GSAT is </w:t>
      </w:r>
      <w:r w:rsidRPr="003862D0">
        <w:rPr>
          <w:i/>
          <w:color w:val="000000"/>
          <w:lang w:val="en-GB"/>
        </w:rPr>
        <w:t>as likely as not</w:t>
      </w:r>
      <w:r w:rsidRPr="003862D0">
        <w:rPr>
          <w:color w:val="000000"/>
          <w:lang w:val="en-GB"/>
        </w:rPr>
        <w:t xml:space="preserve"> </w:t>
      </w:r>
      <w:r w:rsidR="00245FE0" w:rsidRPr="003862D0">
        <w:rPr>
          <w:color w:val="000000"/>
          <w:lang w:val="en-GB"/>
        </w:rPr>
        <w:t xml:space="preserve">at least </w:t>
      </w:r>
      <w:r w:rsidRPr="003862D0">
        <w:rPr>
          <w:color w:val="000000"/>
          <w:lang w:val="en-GB"/>
        </w:rPr>
        <w:t xml:space="preserve">1.5°C higher than during </w:t>
      </w:r>
      <w:r w:rsidRPr="003862D0">
        <w:rPr>
          <w:color w:val="000000"/>
          <w:lang w:val="en-GB" w:eastAsia="en-US"/>
        </w:rPr>
        <w:t xml:space="preserve">1850–1900, across the five </w:t>
      </w:r>
      <w:r w:rsidR="001759CC" w:rsidRPr="003862D0">
        <w:rPr>
          <w:color w:val="000000"/>
          <w:lang w:val="en-GB" w:eastAsia="en-US"/>
        </w:rPr>
        <w:t xml:space="preserve">SSP </w:t>
      </w:r>
      <w:r w:rsidRPr="003862D0">
        <w:rPr>
          <w:color w:val="000000"/>
          <w:lang w:val="en-GB" w:eastAsia="en-US"/>
        </w:rPr>
        <w:t>scenarios used here (</w:t>
      </w:r>
      <w:r w:rsidR="00FA6D4F" w:rsidRPr="003862D0">
        <w:rPr>
          <w:color w:val="000000"/>
          <w:lang w:val="en-GB"/>
        </w:rPr>
        <w:t>Table 4.5</w:t>
      </w:r>
      <w:del w:id="1968" w:author="Ian Blenkinsop" w:date="2021-07-27T11:05:00Z">
        <w:r w:rsidRPr="003862D0" w:rsidDel="00FC747C">
          <w:rPr>
            <w:color w:val="000000"/>
            <w:lang w:val="en-GB"/>
          </w:rPr>
          <w:delText>,</w:delText>
        </w:r>
      </w:del>
      <w:r w:rsidRPr="003862D0">
        <w:rPr>
          <w:color w:val="000000"/>
          <w:lang w:val="en-GB"/>
        </w:rPr>
        <w:t xml:space="preserve"> </w:t>
      </w:r>
      <w:del w:id="1969" w:author="Ian Blenkinsop" w:date="2021-07-27T11:05:00Z">
        <w:r w:rsidRPr="003862D0" w:rsidDel="00FC747C">
          <w:rPr>
            <w:color w:val="000000"/>
            <w:lang w:val="en-GB"/>
          </w:rPr>
          <w:delText>see</w:delText>
        </w:r>
        <w:r w:rsidR="001B71A2" w:rsidRPr="003862D0" w:rsidDel="00FC747C">
          <w:rPr>
            <w:color w:val="000000"/>
            <w:lang w:val="en-GB"/>
          </w:rPr>
          <w:delText xml:space="preserve"> </w:delText>
        </w:r>
      </w:del>
      <w:ins w:id="1970" w:author="Ian Blenkinsop" w:date="2021-07-27T11:05:00Z">
        <w:r w:rsidR="00FC747C">
          <w:rPr>
            <w:color w:val="000000"/>
            <w:lang w:val="en-GB"/>
          </w:rPr>
          <w:t>and</w:t>
        </w:r>
        <w:r w:rsidR="00FC747C" w:rsidRPr="003862D0">
          <w:rPr>
            <w:color w:val="000000"/>
            <w:lang w:val="en-GB"/>
          </w:rPr>
          <w:t xml:space="preserve"> </w:t>
        </w:r>
      </w:ins>
      <w:r w:rsidR="001B71A2" w:rsidRPr="003862D0">
        <w:rPr>
          <w:color w:val="000000"/>
          <w:lang w:val="en-GB"/>
        </w:rPr>
        <w:t xml:space="preserve">Section </w:t>
      </w:r>
      <w:r w:rsidR="00FA6D4F" w:rsidRPr="003862D0">
        <w:rPr>
          <w:color w:val="000000"/>
          <w:lang w:val="en-GB"/>
        </w:rPr>
        <w:t>4.3.4</w:t>
      </w:r>
      <w:r w:rsidRPr="003862D0">
        <w:rPr>
          <w:color w:val="000000"/>
          <w:lang w:val="en-GB"/>
        </w:rPr>
        <w:t xml:space="preserve">). This much higher likelihood of </w:t>
      </w:r>
      <w:r w:rsidR="001B71A2" w:rsidRPr="003862D0">
        <w:rPr>
          <w:color w:val="000000"/>
          <w:lang w:val="en-GB"/>
        </w:rPr>
        <w:t xml:space="preserve">near-term </w:t>
      </w:r>
      <w:r w:rsidR="002D738E" w:rsidRPr="003862D0">
        <w:rPr>
          <w:color w:val="000000"/>
          <w:lang w:val="en-GB"/>
        </w:rPr>
        <w:t>warming</w:t>
      </w:r>
      <w:r w:rsidRPr="003862D0">
        <w:rPr>
          <w:color w:val="000000"/>
          <w:lang w:val="en-GB"/>
        </w:rPr>
        <w:t xml:space="preserve"> </w:t>
      </w:r>
      <w:r w:rsidR="00245FE0" w:rsidRPr="003862D0">
        <w:rPr>
          <w:color w:val="000000"/>
          <w:lang w:val="en-GB"/>
        </w:rPr>
        <w:t>reaching</w:t>
      </w:r>
      <w:r w:rsidR="001B71A2" w:rsidRPr="003862D0">
        <w:rPr>
          <w:color w:val="000000"/>
          <w:lang w:val="en-GB"/>
        </w:rPr>
        <w:t xml:space="preserve"> </w:t>
      </w:r>
      <w:r w:rsidRPr="003862D0">
        <w:rPr>
          <w:color w:val="000000"/>
          <w:lang w:val="en-GB"/>
        </w:rPr>
        <w:t>1.5°C</w:t>
      </w:r>
      <w:r w:rsidR="001B71A2" w:rsidRPr="003862D0">
        <w:rPr>
          <w:color w:val="000000"/>
          <w:lang w:val="en-GB"/>
        </w:rPr>
        <w:t xml:space="preserve"> than in AR5 arises both because </w:t>
      </w:r>
      <w:r w:rsidR="00E92454" w:rsidRPr="003862D0">
        <w:rPr>
          <w:color w:val="000000"/>
          <w:lang w:val="en-GB"/>
        </w:rPr>
        <w:t xml:space="preserve">surface warming has </w:t>
      </w:r>
      <w:r w:rsidR="001759CC" w:rsidRPr="003862D0">
        <w:rPr>
          <w:color w:val="000000"/>
          <w:lang w:val="en-GB"/>
        </w:rPr>
        <w:t>continued</w:t>
      </w:r>
      <w:r w:rsidR="00E92454" w:rsidRPr="003862D0">
        <w:rPr>
          <w:color w:val="000000"/>
          <w:lang w:val="en-GB"/>
        </w:rPr>
        <w:t xml:space="preserve"> since AR5 (the period 1995–2014</w:t>
      </w:r>
      <w:r w:rsidR="002D738E" w:rsidRPr="003862D0">
        <w:rPr>
          <w:color w:val="000000"/>
          <w:lang w:val="en-GB"/>
        </w:rPr>
        <w:t xml:space="preserve"> was warmer by 0.16</w:t>
      </w:r>
      <w:r w:rsidR="00E92454" w:rsidRPr="003862D0">
        <w:rPr>
          <w:color w:val="000000"/>
          <w:lang w:val="en-GB"/>
        </w:rPr>
        <w:t>°C than 1986–2005</w:t>
      </w:r>
      <w:del w:id="1971" w:author="Ian Blenkinsop" w:date="2021-07-27T11:06:00Z">
        <w:r w:rsidR="00E92454" w:rsidRPr="003862D0" w:rsidDel="00FC747C">
          <w:rPr>
            <w:color w:val="000000"/>
            <w:lang w:val="en-GB"/>
          </w:rPr>
          <w:delText xml:space="preserve">, </w:delText>
        </w:r>
      </w:del>
      <w:ins w:id="1972" w:author="Ian Blenkinsop" w:date="2021-07-27T11:06:00Z">
        <w:r w:rsidR="00FC747C">
          <w:rPr>
            <w:color w:val="000000"/>
            <w:lang w:val="en-GB"/>
          </w:rPr>
          <w:t>;</w:t>
        </w:r>
        <w:r w:rsidR="00FC747C" w:rsidRPr="003862D0">
          <w:rPr>
            <w:color w:val="000000"/>
            <w:lang w:val="en-GB"/>
          </w:rPr>
          <w:t xml:space="preserve"> </w:t>
        </w:r>
      </w:ins>
      <w:r w:rsidR="00E92454" w:rsidRPr="003862D0">
        <w:rPr>
          <w:color w:val="000000"/>
          <w:lang w:val="en-GB"/>
        </w:rPr>
        <w:t>Cross-Chapter Box 2.3</w:t>
      </w:r>
      <w:r w:rsidR="002D738E" w:rsidRPr="003862D0">
        <w:rPr>
          <w:color w:val="000000"/>
          <w:lang w:val="en-GB"/>
        </w:rPr>
        <w:t>, Table 1</w:t>
      </w:r>
      <w:r w:rsidR="00E92454" w:rsidRPr="003862D0">
        <w:rPr>
          <w:color w:val="000000"/>
          <w:lang w:val="en-GB"/>
        </w:rPr>
        <w:t xml:space="preserve">), and because of </w:t>
      </w:r>
      <w:r w:rsidR="006623DD" w:rsidRPr="003862D0">
        <w:rPr>
          <w:color w:val="000000"/>
          <w:lang w:val="en-GB"/>
        </w:rPr>
        <w:t xml:space="preserve">methodological and dataset updates (the AR6 assessment of 1986–2005 GSAT change relative to </w:t>
      </w:r>
      <w:r w:rsidR="002D738E" w:rsidRPr="003862D0">
        <w:rPr>
          <w:color w:val="000000"/>
          <w:lang w:val="en-GB" w:eastAsia="en-US"/>
        </w:rPr>
        <w:t xml:space="preserve">1850–1900 </w:t>
      </w:r>
      <w:r w:rsidR="006623DD" w:rsidRPr="003862D0">
        <w:rPr>
          <w:color w:val="000000"/>
          <w:lang w:val="en-GB"/>
        </w:rPr>
        <w:t>is 0.08°C higher than in the AR5; Cross-Chapter Box 2.3</w:t>
      </w:r>
      <w:r w:rsidR="002D738E" w:rsidRPr="003862D0">
        <w:rPr>
          <w:color w:val="000000"/>
          <w:lang w:val="en-GB"/>
        </w:rPr>
        <w:t>, Table 1</w:t>
      </w:r>
      <w:r w:rsidR="006623DD" w:rsidRPr="003862D0">
        <w:rPr>
          <w:color w:val="000000"/>
          <w:lang w:val="en-GB"/>
        </w:rPr>
        <w:t xml:space="preserve">). </w:t>
      </w:r>
    </w:p>
    <w:p w14:paraId="3CE72C46" w14:textId="0E42C540" w:rsidR="00631203" w:rsidRPr="003862D0" w:rsidRDefault="00631203" w:rsidP="00631203">
      <w:pPr>
        <w:pStyle w:val="AR6BodyText"/>
        <w:rPr>
          <w:color w:val="000000"/>
          <w:lang w:val="en-GB"/>
        </w:rPr>
      </w:pPr>
    </w:p>
    <w:p w14:paraId="5505AE76" w14:textId="71811143" w:rsidR="00246032" w:rsidRPr="003862D0" w:rsidRDefault="007C717D" w:rsidP="00990197">
      <w:pPr>
        <w:pStyle w:val="AR6BodyText"/>
        <w:rPr>
          <w:lang w:val="en-GB" w:eastAsia="en-US"/>
        </w:rPr>
      </w:pPr>
      <w:r w:rsidRPr="003862D0">
        <w:rPr>
          <w:color w:val="000000"/>
          <w:lang w:val="en-GB"/>
        </w:rPr>
        <w:t>For annual</w:t>
      </w:r>
      <w:del w:id="1973" w:author="Ian Blenkinsop" w:date="2021-07-26T18:15:00Z">
        <w:r w:rsidRPr="003862D0" w:rsidDel="00962DCE">
          <w:rPr>
            <w:color w:val="000000"/>
            <w:lang w:val="en-GB"/>
          </w:rPr>
          <w:delText>-</w:delText>
        </w:r>
      </w:del>
      <w:ins w:id="1974" w:author="Ian Blenkinsop" w:date="2021-07-26T18:15:00Z">
        <w:r w:rsidR="00962DCE">
          <w:rPr>
            <w:color w:val="000000"/>
            <w:lang w:val="en-GB"/>
          </w:rPr>
          <w:t xml:space="preserve"> </w:t>
        </w:r>
      </w:ins>
      <w:r w:rsidRPr="003862D0">
        <w:rPr>
          <w:color w:val="000000"/>
          <w:lang w:val="en-GB"/>
        </w:rPr>
        <w:t>mean GSAT, uncertainty in near-term projections arises in roughly equal measure from internal variability and model uncertainty (</w:t>
      </w:r>
      <w:r w:rsidRPr="003862D0">
        <w:rPr>
          <w:i/>
          <w:color w:val="000000"/>
          <w:lang w:val="en-GB"/>
        </w:rPr>
        <w:t>high confidence</w:t>
      </w:r>
      <w:del w:id="1975" w:author="Ian Blenkinsop" w:date="2021-07-27T18:09:00Z">
        <w:r w:rsidRPr="003862D0" w:rsidDel="00AA03C7">
          <w:rPr>
            <w:color w:val="000000"/>
            <w:lang w:val="en-GB"/>
          </w:rPr>
          <w:delText xml:space="preserve">, </w:delText>
        </w:r>
      </w:del>
      <w:ins w:id="1976" w:author="Ian Blenkinsop" w:date="2021-07-27T18:09:00Z">
        <w:r w:rsidR="00AA03C7">
          <w:rPr>
            <w:color w:val="000000"/>
            <w:lang w:val="en-GB"/>
          </w:rPr>
          <w:t>)</w:t>
        </w:r>
        <w:r w:rsidR="00AA03C7" w:rsidRPr="003862D0">
          <w:rPr>
            <w:color w:val="000000"/>
            <w:lang w:val="en-GB"/>
          </w:rPr>
          <w:t xml:space="preserve"> </w:t>
        </w:r>
        <w:r w:rsidR="00AA03C7">
          <w:rPr>
            <w:color w:val="000000"/>
            <w:lang w:val="en-GB"/>
          </w:rPr>
          <w:t>(</w:t>
        </w:r>
      </w:ins>
      <w:r w:rsidR="00FA6D4F" w:rsidRPr="003862D0">
        <w:rPr>
          <w:color w:val="000000"/>
          <w:lang w:val="en-GB"/>
        </w:rPr>
        <w:t>B</w:t>
      </w:r>
      <w:r w:rsidR="00626746">
        <w:rPr>
          <w:color w:val="000000"/>
          <w:lang w:val="en-GB"/>
        </w:rPr>
        <w:t xml:space="preserve">ox </w:t>
      </w:r>
      <w:r w:rsidR="00FA6D4F" w:rsidRPr="003862D0">
        <w:rPr>
          <w:color w:val="000000"/>
          <w:lang w:val="en-GB"/>
        </w:rPr>
        <w:t>4.1</w:t>
      </w:r>
      <w:r w:rsidRPr="003862D0">
        <w:rPr>
          <w:color w:val="000000"/>
          <w:lang w:val="en-GB"/>
        </w:rPr>
        <w:t xml:space="preserve">). Forecasts initialized from recent observations simulate GSAT changes for the period 2019–2028 relative to the recent past that are consistent with the assessed </w:t>
      </w:r>
      <w:r w:rsidRPr="003862D0">
        <w:rPr>
          <w:i/>
          <w:iCs/>
          <w:color w:val="000000"/>
          <w:lang w:val="en-GB"/>
        </w:rPr>
        <w:t>very likely</w:t>
      </w:r>
      <w:r w:rsidRPr="003862D0">
        <w:rPr>
          <w:color w:val="000000"/>
          <w:lang w:val="en-GB"/>
        </w:rPr>
        <w:t xml:space="preserve"> range in annual</w:t>
      </w:r>
      <w:del w:id="1977" w:author="Ian Blenkinsop" w:date="2021-07-26T18:15:00Z">
        <w:r w:rsidRPr="003862D0" w:rsidDel="00962DCE">
          <w:rPr>
            <w:color w:val="000000"/>
            <w:lang w:val="en-GB"/>
          </w:rPr>
          <w:delText>-</w:delText>
        </w:r>
      </w:del>
      <w:ins w:id="1978" w:author="Ian Blenkinsop" w:date="2021-07-26T18:15:00Z">
        <w:r w:rsidR="00962DCE">
          <w:rPr>
            <w:color w:val="000000"/>
            <w:lang w:val="en-GB"/>
          </w:rPr>
          <w:t xml:space="preserve"> </w:t>
        </w:r>
      </w:ins>
      <w:r w:rsidRPr="003862D0">
        <w:rPr>
          <w:color w:val="000000"/>
          <w:lang w:val="en-GB"/>
        </w:rPr>
        <w:t xml:space="preserve">mean GSAT </w:t>
      </w:r>
      <w:ins w:id="1979" w:author="Ian Blenkinsop" w:date="2021-07-27T11:06:00Z">
        <w:r w:rsidR="00FC747C">
          <w:rPr>
            <w:color w:val="000000"/>
            <w:lang w:val="en-GB"/>
          </w:rPr>
          <w:t>(</w:t>
        </w:r>
        <w:r w:rsidR="00FC747C" w:rsidRPr="003862D0">
          <w:rPr>
            <w:i/>
            <w:color w:val="000000"/>
            <w:lang w:val="en-GB"/>
          </w:rPr>
          <w:t>high confidence</w:t>
        </w:r>
        <w:r w:rsidR="00FC747C">
          <w:rPr>
            <w:color w:val="000000"/>
            <w:lang w:val="en-GB"/>
          </w:rPr>
          <w:t xml:space="preserve">) </w:t>
        </w:r>
      </w:ins>
      <w:r w:rsidRPr="003862D0">
        <w:rPr>
          <w:color w:val="000000"/>
          <w:lang w:val="en-GB"/>
        </w:rPr>
        <w:t>(</w:t>
      </w:r>
      <w:r w:rsidR="00FA6D4F" w:rsidRPr="003862D0">
        <w:rPr>
          <w:color w:val="000000"/>
          <w:lang w:val="en-GB"/>
        </w:rPr>
        <w:t>B</w:t>
      </w:r>
      <w:r w:rsidR="00626746">
        <w:rPr>
          <w:color w:val="000000"/>
          <w:lang w:val="en-GB"/>
        </w:rPr>
        <w:t>ox</w:t>
      </w:r>
      <w:r w:rsidR="00FA6D4F" w:rsidRPr="003862D0">
        <w:rPr>
          <w:color w:val="000000"/>
          <w:lang w:val="en-GB"/>
        </w:rPr>
        <w:t xml:space="preserve"> 4.1</w:t>
      </w:r>
      <w:r w:rsidR="00626746">
        <w:rPr>
          <w:color w:val="000000"/>
          <w:lang w:val="en-GB"/>
        </w:rPr>
        <w:t>,</w:t>
      </w:r>
      <w:r w:rsidRPr="003862D0">
        <w:rPr>
          <w:color w:val="000000"/>
          <w:lang w:val="en-GB"/>
        </w:rPr>
        <w:t xml:space="preserve"> Figure 1,</w:t>
      </w:r>
      <w:ins w:id="1980" w:author="Ian Blenkinsop" w:date="2021-07-27T11:06:00Z">
        <w:r w:rsidR="00FC747C">
          <w:rPr>
            <w:color w:val="000000"/>
            <w:lang w:val="en-GB"/>
          </w:rPr>
          <w:t xml:space="preserve"> and</w:t>
        </w:r>
      </w:ins>
      <w:r w:rsidRPr="003862D0">
        <w:rPr>
          <w:color w:val="000000"/>
          <w:lang w:val="en-GB"/>
        </w:rPr>
        <w:t xml:space="preserve"> </w:t>
      </w:r>
      <w:r w:rsidR="00FA6D4F" w:rsidRPr="003862D0">
        <w:rPr>
          <w:color w:val="000000"/>
          <w:lang w:val="en-GB"/>
        </w:rPr>
        <w:t>Table 4.5</w:t>
      </w:r>
      <w:del w:id="1981" w:author="Ian Blenkinsop" w:date="2021-07-27T11:06:00Z">
        <w:r w:rsidRPr="003862D0" w:rsidDel="00FC747C">
          <w:rPr>
            <w:color w:val="000000"/>
            <w:lang w:val="en-GB"/>
          </w:rPr>
          <w:delText xml:space="preserve">, </w:delText>
        </w:r>
        <w:r w:rsidRPr="003862D0" w:rsidDel="00FC747C">
          <w:rPr>
            <w:i/>
            <w:color w:val="000000"/>
            <w:lang w:val="en-GB"/>
          </w:rPr>
          <w:delText>high confidence</w:delText>
        </w:r>
      </w:del>
      <w:r w:rsidRPr="003862D0">
        <w:rPr>
          <w:color w:val="000000"/>
          <w:lang w:val="en-GB"/>
        </w:rPr>
        <w:t xml:space="preserve">). </w:t>
      </w:r>
      <w:r w:rsidR="00631203" w:rsidRPr="003862D0">
        <w:rPr>
          <w:color w:val="000000"/>
          <w:lang w:val="en-GB"/>
        </w:rPr>
        <w:t xml:space="preserve">Because annual mean GSAT shows a higher level of internal variability than the 20-year mean, individual years are expected to cross the 1.5°C earlier than the assessed GSAT does. </w:t>
      </w:r>
      <w:r w:rsidR="00990197" w:rsidRPr="003862D0">
        <w:rPr>
          <w:lang w:val="en-GB" w:eastAsia="en-US"/>
        </w:rPr>
        <w:t xml:space="preserve">For example, </w:t>
      </w:r>
      <w:r w:rsidR="00990197" w:rsidRPr="003862D0">
        <w:rPr>
          <w:lang w:val="en-GB" w:eastAsia="en-US"/>
        </w:rPr>
        <w:fldChar w:fldCharType="begin" w:fldLock="1"/>
      </w:r>
      <w:r w:rsidR="00615634">
        <w:rPr>
          <w:lang w:val="en-GB" w:eastAsia="en-US"/>
        </w:rPr>
        <w:instrText>ADDIN CSL_CITATION { "citationItems" : [ { "id" : "ITEM-1", "itemData" : { "DOI" : "10.1029/2018GL079362", "ISSN" : "00948276", "abstract" : "The Paris Agreement calls for efforts to limit anthropogenic global warming to less than 1.5oC above pre\u2010industrial levels. However, natural internal variability may exacerbate anthropogenic warming to produce temporary excursions above 1.5oC. Such excursions would not necessarily exceed the Paris Agreement, but would provide a warning that the threshold is being approached. Here we develop a new capability to predict the probability that global temperature will exceed 1.5oC above pre\u2010industrial levels in the coming five\u2010years. For the period 2017 to 2021 we predict a 38% and 10% chance respectively of monthly or yearly temperatures exceeding 1.5oC, with virtually no chance of the five\u2010year mean being above the threshold. Our forecasts will be updated annually to provide policy makers with advanced warning of the evolving probability and duration of future warming events.", "author" : [ { "dropping-particle" : "", "family" : "Smith", "given" : "D M", "non-dropping-particle" : "", "parse-names" : false, "suffix" : "" }, { "dropping-particle" : "", "family" : "Scaife", "given" : "A A", "non-dropping-particle" : "", "parse-names" : false, "suffix" : "" }, { "dropping-particle" : "", "family" : "Hawkins", "given" : "E", "non-dropping-particle" : "", "parse-names" : false, "suffix" : "" }, { "dropping-particle" : "", "family" : "Bilbao", "given" : "R", "non-dropping-particle" : "", "parse-names" : false, "suffix" : "" }, { "dropping-particle" : "", "family" : "Boer", "given" : "G J", "non-dropping-particle" : "", "parse-names" : false, "suffix" : "" }, { "dropping-particle" : "", "family" : "Caian", "given" : "M", "non-dropping-particle" : "", "parse-names" : false, "suffix" : "" }, { "dropping-particle" : "", "family" : "Caron", "given" : "L.-P.",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"Doescher", "given" : "R", "non-dropping-particle" : "", "parse-names" : false, "suffix" : "" }, { "dropping-particle" : "", "family" : "Dunstone", "given" : "N J", "non-dropping-particle" : "", "parse-names" : false, "suffix" : "" }, { "dropping-particle" : "", "family" : "Eade", "given" : "R", "non-dropping-particle" : "", "parse-names" : false, "suffix" : "" }, { "dropping-particle" : "", "family" : "Hermanson", "given" : "L", "non-dropping-particle" : "", "parse-names" : false, "suffix" : "" }, { "dropping-particle" : "", "family" : "Ishii", "given" : "M", "non-dropping-particle" : "", "parse-names" : false, "suffix" : "" }, { "dropping-particle" : "", "family" : "Kharin", "given" : "V", "non-dropping-particle" : "", "parse-names" : false, "suffix" : "" }, { "dropping-particle" : "", "family" : "Kimoto", "given" : "M", "non-dropping-particle" : "", "parse-names" : false, "suffix" : "" }, { "dropping-particle" : "", "family" : "Koenigk", "given" : "T", "non-dropping-particle" : "", "parse-names" : false, "suffix" : "" }, { "dropping-particle" : "", "family" : "Kushnir", "given" : "Y", "non-dropping-particle" : "", "parse-names" : false, "suffix" : "" }, { "dropping-particle" : "", "family" : "Matei", "given" : "D", "non-dropping-particle" : "", "parse-names" : false, "suffix" : "" }, { "dropping-particle" : "", "family" : "Meehl", "given" : "G A", "non-dropping-particle" : "", "parse-names" : false, "suffix" : "" }, { "dropping-particle" : "", "family" : "Menegoz",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"Power", "given" : "S", "non-dropping-particle" : "", "parse-names" : false, "suffix" : "" }, { "dropping-particle" : "", "family" : "Rixen", "given" : "M", "non-dropping-particle" : "", "parse-names" : false, "suffix" : "" }, { "dropping-particle" : "", "family" : "Sospedra-Alfonso", "given" : "R.", "non-dropping-particle" : "", "parse-names" : false, "suffix" : "" }, { "dropping-particle" : "", "family" : "Tuma", "given" : "M", "non-dropping-particle" : "", "parse-names" : false, "suffix" : "" }, { "dropping-particle" : "", "family" : "Wyser", "given" : "K", "non-dropping-particle" : "", "parse-names" : false, "suffix" : "" }, { "dropping-particle" : "", "family" : "Yang", "given" : "X", "non-dropping-particle" : "", "parse-names" : false, "suffix" : "" }, { "dropping-particle" : "", "family" : "Yeager", "given" : "S", "non-dropping-particle" : "", "parse-names" : false, "suffix" : "" } ], "container-title" : "Geophysical Research Letters", "id" : "ITEM-1", "issue" : "21", "issued" : { "date-parts" : [ [ "2018", "11", "16" ] ] }, "page" : "11,895-11,903", "title" : "Predicted Chance That Global Warming Will Temporarily Exceed 1.5 \u00b0C", "translator" : [ { "dropping-particle" : "", "family" : "K3743", "given" : "", "non-dropping-particle" : "", "parse-names" : false, "suffix" : "" } ], "type" : "article-journal", "volume" : "45" }, "uris" : [ "http://www.mendeley.com/documents/?uuid=e18f8a48-b872-498e-9a8f-e8aa2f5104c3" ] } ], "mendeley" : { "formattedCitation" : "(Smith et al., 2018)", "manualFormatting" : "Smith et al. (2018)", "plainTextFormattedCitation" : "(Smith et al., 2018)", "previouslyFormattedCitation" : "(Smith et al., 2018)" }, "properties" : { "noteIndex" : 0 }, "schema" : "https://github.com/citation-style-language/schema/raw/master/csl-citation.json" }</w:instrText>
      </w:r>
      <w:r w:rsidR="00990197" w:rsidRPr="003862D0">
        <w:rPr>
          <w:lang w:val="en-GB" w:eastAsia="en-US"/>
        </w:rPr>
        <w:fldChar w:fldCharType="separate"/>
      </w:r>
      <w:r w:rsidR="00016735">
        <w:rPr>
          <w:noProof/>
          <w:lang w:val="en-GB" w:eastAsia="en-US"/>
        </w:rPr>
        <w:t>Smith et al. (2018)</w:t>
      </w:r>
      <w:r w:rsidR="00990197" w:rsidRPr="003862D0">
        <w:rPr>
          <w:lang w:val="en-GB" w:eastAsia="en-US"/>
        </w:rPr>
        <w:fldChar w:fldCharType="end"/>
      </w:r>
      <w:r w:rsidR="00990197" w:rsidRPr="003862D0">
        <w:rPr>
          <w:lang w:val="en-GB" w:eastAsia="en-US"/>
        </w:rPr>
        <w:t xml:space="preserve"> apply a multi-model</w:t>
      </w:r>
      <w:r w:rsidR="00AE5AEB" w:rsidRPr="003862D0">
        <w:rPr>
          <w:lang w:val="en-GB" w:eastAsia="en-US"/>
        </w:rPr>
        <w:t xml:space="preserve"> decadal-forecast</w:t>
      </w:r>
      <w:r w:rsidR="00990197" w:rsidRPr="003862D0">
        <w:rPr>
          <w:lang w:val="en-GB" w:eastAsia="en-US"/>
        </w:rPr>
        <w:t xml:space="preserve"> ensemble to assess the likelihood that global warming of 1.5°C </w:t>
      </w:r>
      <w:r w:rsidR="00AE5AEB" w:rsidRPr="003862D0">
        <w:rPr>
          <w:lang w:val="en-GB" w:eastAsia="en-US"/>
        </w:rPr>
        <w:t xml:space="preserve">higher than over </w:t>
      </w:r>
      <w:r w:rsidR="00AE5AEB" w:rsidRPr="003862D0">
        <w:rPr>
          <w:color w:val="000000"/>
          <w:lang w:val="en-GB" w:eastAsia="en-US"/>
        </w:rPr>
        <w:t>1850–1900</w:t>
      </w:r>
      <w:r w:rsidR="00990197" w:rsidRPr="003862D0">
        <w:rPr>
          <w:lang w:val="en-GB" w:eastAsia="en-US"/>
        </w:rPr>
        <w:t xml:space="preserve"> will be temporarily exceeded in the near future. </w:t>
      </w:r>
    </w:p>
    <w:p w14:paraId="2806FDC6" w14:textId="77777777" w:rsidR="00246032" w:rsidRPr="003862D0" w:rsidRDefault="00246032" w:rsidP="00990197">
      <w:pPr>
        <w:pStyle w:val="AR6BodyText"/>
        <w:rPr>
          <w:lang w:val="en-GB" w:eastAsia="en-US"/>
        </w:rPr>
      </w:pPr>
    </w:p>
    <w:p w14:paraId="14098590" w14:textId="3A09BEAA" w:rsidR="00990197" w:rsidRPr="003862D0" w:rsidRDefault="00990197" w:rsidP="00990197">
      <w:pPr>
        <w:pStyle w:val="AR6BodyText"/>
        <w:rPr>
          <w:color w:val="000000"/>
          <w:lang w:val="en-GB"/>
        </w:rPr>
      </w:pPr>
      <w:r w:rsidRPr="003862D0">
        <w:rPr>
          <w:lang w:val="en-GB" w:eastAsia="en-US"/>
        </w:rPr>
        <w:t xml:space="preserve">When we repeat the uncertainty quantification for GSAT as in Section </w:t>
      </w:r>
      <w:r w:rsidR="00FA6D4F" w:rsidRPr="003862D0">
        <w:rPr>
          <w:lang w:val="en-GB" w:eastAsia="en-US"/>
        </w:rPr>
        <w:t>4.3.4</w:t>
      </w:r>
      <w:r w:rsidR="005D1077" w:rsidRPr="003862D0">
        <w:rPr>
          <w:lang w:val="en-GB" w:eastAsia="en-US"/>
        </w:rPr>
        <w:t xml:space="preserve"> but with the corresponding higher level of internal variability for annual </w:t>
      </w:r>
      <w:r w:rsidR="00246032" w:rsidRPr="003862D0">
        <w:rPr>
          <w:lang w:val="en-GB" w:eastAsia="en-US"/>
        </w:rPr>
        <w:t xml:space="preserve">instead of 20-year averages </w:t>
      </w:r>
      <w:r w:rsidR="005D1077" w:rsidRPr="003862D0">
        <w:rPr>
          <w:lang w:val="en-GB" w:eastAsia="en-US"/>
        </w:rPr>
        <w:t>added in quadrature</w:t>
      </w:r>
      <w:r w:rsidR="00404B68" w:rsidRPr="003862D0">
        <w:rPr>
          <w:lang w:val="en-GB" w:eastAsia="en-US"/>
        </w:rPr>
        <w:t>, we can estimate the likelihood that an individual year would cross the GSAT 1.5°</w:t>
      </w:r>
      <w:r w:rsidR="00DA0DFA" w:rsidRPr="003862D0">
        <w:rPr>
          <w:lang w:val="en-GB" w:eastAsia="en-US"/>
        </w:rPr>
        <w:t>C</w:t>
      </w:r>
      <w:r w:rsidR="00404B68" w:rsidRPr="003862D0">
        <w:rPr>
          <w:lang w:val="en-GB" w:eastAsia="en-US"/>
        </w:rPr>
        <w:t xml:space="preserve"> threshold. </w:t>
      </w:r>
      <w:r w:rsidR="007C717D" w:rsidRPr="003862D0">
        <w:rPr>
          <w:lang w:val="en-GB" w:eastAsia="en-US"/>
        </w:rPr>
        <w:t>By 2030, GSAT in any individual year could exceed 1.5°C relative to 1850–1900 with a likelihood between 40 and 60 percent</w:t>
      </w:r>
      <w:r w:rsidR="002A1091" w:rsidRPr="003862D0">
        <w:rPr>
          <w:lang w:val="en-GB" w:eastAsia="en-US"/>
        </w:rPr>
        <w:t>,</w:t>
      </w:r>
      <w:r w:rsidR="007C717D" w:rsidRPr="003862D0">
        <w:rPr>
          <w:lang w:val="en-GB" w:eastAsia="en-US"/>
        </w:rPr>
        <w:t xml:space="preserve"> across the scenarios considered here (</w:t>
      </w:r>
      <w:r w:rsidR="007C717D" w:rsidRPr="003862D0">
        <w:rPr>
          <w:i/>
          <w:iCs/>
          <w:lang w:val="en-GB" w:eastAsia="en-US"/>
        </w:rPr>
        <w:t>medium confidence</w:t>
      </w:r>
      <w:r w:rsidR="007C717D" w:rsidRPr="003862D0">
        <w:rPr>
          <w:lang w:val="en-GB" w:eastAsia="en-US"/>
        </w:rPr>
        <w:t>).</w:t>
      </w:r>
    </w:p>
    <w:p w14:paraId="3295E086" w14:textId="7990B2E5" w:rsidR="00631203" w:rsidRPr="003862D0" w:rsidRDefault="00631203" w:rsidP="00631203">
      <w:pPr>
        <w:pStyle w:val="AR6BodyText"/>
        <w:rPr>
          <w:color w:val="000000"/>
          <w:lang w:val="en-GB"/>
        </w:rPr>
      </w:pPr>
    </w:p>
    <w:p w14:paraId="5BC6C7ED" w14:textId="77777777" w:rsidR="00A3162F" w:rsidRPr="003862D0" w:rsidRDefault="00A3162F" w:rsidP="00631203">
      <w:pPr>
        <w:pStyle w:val="AR6BodyText"/>
        <w:rPr>
          <w:color w:val="000000"/>
          <w:lang w:val="en-GB"/>
        </w:rPr>
      </w:pPr>
    </w:p>
    <w:p w14:paraId="18BFD64C" w14:textId="77777777" w:rsidR="00CA4A69" w:rsidRPr="003862D0" w:rsidRDefault="00CA4A69" w:rsidP="00CA4A69">
      <w:pPr>
        <w:pStyle w:val="AR6Chap4Level34111"/>
        <w:rPr>
          <w:lang w:val="en-GB"/>
        </w:rPr>
      </w:pPr>
      <w:r w:rsidRPr="003862D0">
        <w:rPr>
          <w:lang w:val="en-GB"/>
        </w:rPr>
        <w:t xml:space="preserve"> </w:t>
      </w:r>
      <w:bookmarkStart w:id="1982" w:name="_Toc5778477"/>
      <w:bookmarkStart w:id="1983" w:name="_Toc29751025"/>
      <w:bookmarkStart w:id="1984" w:name="_Toc33523282"/>
      <w:bookmarkStart w:id="1985" w:name="_Toc57156856"/>
      <w:bookmarkStart w:id="1986" w:name="_Toc66466976"/>
      <w:bookmarkStart w:id="1987" w:name="_Toc66467260"/>
      <w:bookmarkStart w:id="1988" w:name="_Toc66574515"/>
      <w:bookmarkStart w:id="1989" w:name="_Toc66574686"/>
      <w:bookmarkStart w:id="1990" w:name="_Toc66646033"/>
      <w:bookmarkStart w:id="1991" w:name="_Toc69752503"/>
      <w:r w:rsidRPr="003862D0">
        <w:rPr>
          <w:lang w:val="en-GB"/>
        </w:rPr>
        <w:t>Spatial Patterns of Surface Warming</w:t>
      </w:r>
      <w:bookmarkEnd w:id="1982"/>
      <w:bookmarkEnd w:id="1983"/>
      <w:bookmarkEnd w:id="1984"/>
      <w:bookmarkEnd w:id="1985"/>
      <w:bookmarkEnd w:id="1986"/>
      <w:bookmarkEnd w:id="1987"/>
      <w:bookmarkEnd w:id="1988"/>
      <w:bookmarkEnd w:id="1989"/>
      <w:bookmarkEnd w:id="1990"/>
      <w:bookmarkEnd w:id="1991"/>
    </w:p>
    <w:p w14:paraId="128CE81F" w14:textId="5BD74394" w:rsidR="00CA4A69" w:rsidRPr="003862D0" w:rsidRDefault="00CA4A69" w:rsidP="00CA4A69">
      <w:pPr>
        <w:pStyle w:val="AR6BodyText"/>
        <w:rPr>
          <w:lang w:val="en-GB"/>
        </w:rPr>
      </w:pPr>
      <w:r w:rsidRPr="003862D0">
        <w:rPr>
          <w:lang w:val="en-GB"/>
        </w:rPr>
        <w:br/>
      </w:r>
      <w:r w:rsidRPr="003862D0">
        <w:rPr>
          <w:color w:val="000000"/>
          <w:lang w:val="en-GB"/>
        </w:rPr>
        <w:t xml:space="preserve">Consistent with AR5 and earlier assessments, </w:t>
      </w:r>
      <w:r w:rsidR="00FA6D4F" w:rsidRPr="003862D0">
        <w:rPr>
          <w:color w:val="000000"/>
          <w:lang w:val="en-GB"/>
        </w:rPr>
        <w:t>Figure 4.12</w:t>
      </w:r>
      <w:r w:rsidR="00176BCF" w:rsidRPr="003862D0">
        <w:rPr>
          <w:color w:val="000000"/>
          <w:lang w:val="en-GB"/>
        </w:rPr>
        <w:t xml:space="preserve"> </w:t>
      </w:r>
      <w:r w:rsidRPr="003862D0">
        <w:rPr>
          <w:color w:val="000000"/>
          <w:lang w:val="en-GB"/>
        </w:rPr>
        <w:t xml:space="preserve">shows </w:t>
      </w:r>
      <w:r w:rsidR="000A58FC" w:rsidRPr="003862D0">
        <w:rPr>
          <w:color w:val="000000"/>
          <w:lang w:val="en-GB"/>
        </w:rPr>
        <w:t xml:space="preserve">for SSP1-2.6 and SSP3-7.0 </w:t>
      </w:r>
      <w:r w:rsidRPr="003862D0">
        <w:rPr>
          <w:color w:val="000000"/>
          <w:lang w:val="en-GB"/>
        </w:rPr>
        <w:t xml:space="preserve">that the largest warming occurs at high latitudes, particularly in </w:t>
      </w:r>
      <w:r w:rsidR="000A58FC" w:rsidRPr="003862D0">
        <w:rPr>
          <w:color w:val="000000"/>
          <w:lang w:val="en-GB"/>
        </w:rPr>
        <w:t xml:space="preserve">boreal </w:t>
      </w:r>
      <w:r w:rsidRPr="003862D0">
        <w:rPr>
          <w:color w:val="000000"/>
          <w:lang w:val="en-GB"/>
        </w:rPr>
        <w:t>winter in the Arctic (</w:t>
      </w:r>
      <w:del w:id="1992" w:author="Ian Blenkinsop" w:date="2021-07-27T11:06:00Z">
        <w:r w:rsidRPr="003862D0" w:rsidDel="002B0FB9">
          <w:rPr>
            <w:color w:val="000000"/>
            <w:lang w:val="en-GB"/>
          </w:rPr>
          <w:delText xml:space="preserve">see </w:delText>
        </w:r>
      </w:del>
      <w:r w:rsidRPr="003862D0">
        <w:rPr>
          <w:color w:val="000000"/>
          <w:lang w:val="en-GB"/>
        </w:rPr>
        <w:t xml:space="preserve">Section </w:t>
      </w:r>
      <w:r w:rsidR="00FA6D4F" w:rsidRPr="003862D0">
        <w:rPr>
          <w:color w:val="000000"/>
          <w:lang w:val="en-GB"/>
        </w:rPr>
        <w:t>4.5.1.1</w:t>
      </w:r>
      <w:r w:rsidRPr="003862D0">
        <w:rPr>
          <w:color w:val="000000"/>
          <w:lang w:val="en-GB"/>
        </w:rPr>
        <w:t xml:space="preserve">), and larger warming over land than over the </w:t>
      </w:r>
      <w:r w:rsidR="00D323E5" w:rsidRPr="003862D0">
        <w:rPr>
          <w:color w:val="000000"/>
          <w:lang w:val="en-GB"/>
        </w:rPr>
        <w:t>ocean</w:t>
      </w:r>
      <w:r w:rsidRPr="003862D0">
        <w:rPr>
          <w:color w:val="000000"/>
          <w:lang w:val="en-GB"/>
        </w:rPr>
        <w:t xml:space="preserve"> (</w:t>
      </w:r>
      <w:del w:id="1993" w:author="Sara M Tuson" w:date="2021-07-15T14:45:00Z">
        <w:r w:rsidRPr="003862D0" w:rsidDel="00097141">
          <w:rPr>
            <w:color w:val="000000"/>
            <w:lang w:val="en-GB"/>
          </w:rPr>
          <w:delText xml:space="preserve">see also </w:delText>
        </w:r>
      </w:del>
      <w:r w:rsidRPr="003862D0">
        <w:rPr>
          <w:color w:val="000000"/>
          <w:lang w:val="en-GB"/>
        </w:rPr>
        <w:t xml:space="preserve">Section </w:t>
      </w:r>
      <w:r w:rsidR="00FA6D4F" w:rsidRPr="003862D0">
        <w:rPr>
          <w:color w:val="000000"/>
          <w:lang w:val="en-GB"/>
        </w:rPr>
        <w:t>4.5.1.1</w:t>
      </w:r>
      <w:r w:rsidRPr="003862D0">
        <w:rPr>
          <w:color w:val="000000"/>
          <w:lang w:val="en-GB"/>
        </w:rPr>
        <w:t>). In both scenarios, the increase in seasonal mean surface temperatures over many NH land regions exceeds 1°C relative to 1995–2014. In the near</w:t>
      </w:r>
      <w:r w:rsidR="00B95816" w:rsidRPr="003862D0">
        <w:rPr>
          <w:color w:val="000000"/>
          <w:lang w:val="en-GB"/>
        </w:rPr>
        <w:t xml:space="preserve"> </w:t>
      </w:r>
      <w:r w:rsidRPr="003862D0">
        <w:rPr>
          <w:color w:val="000000"/>
          <w:lang w:val="en-GB"/>
        </w:rPr>
        <w:t xml:space="preserve">term, the two scenarios show surface temperature changes that are similar in magnitude. The trajectories for well-mixed GHGs, and as a consequence the effective radiative forcing, in the scenarios have not yet diverged that much </w:t>
      </w:r>
      <w:r w:rsidRPr="003862D0">
        <w:rPr>
          <w:color w:val="000000"/>
          <w:lang w:val="en-GB"/>
        </w:rPr>
        <w:fldChar w:fldCharType="begin" w:fldLock="1"/>
      </w:r>
      <w:r w:rsidR="00615634">
        <w:rPr>
          <w:color w:val="000000"/>
          <w:lang w:val="en-GB"/>
        </w:rPr>
        <w:instrText>ADDIN CSL_CITATION { "citationItems" : [ { "id" : "ITEM-1", "itemData" : { "DOI" : "10.1016/j.gloenvcha.2016.05.009", "ISBN" : "1872-9495", "ISSN" : "09593780", "PMID" : "25246403", "abstract" :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 W/m2 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generatio\u2026",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 ] }, "page" : "153-168", "title" : "The Shared Socioeconomic Pathways and their energy, land use, and greenhouse gas emissions implications: An overview", "translator" : [ { "dropping-particle" : "", "family" : "K3883", "given" : "", "non-dropping-particle" : "", "parse-names" : false, "suffix" : "" } ], "type" : "article-journal", "volume" : "42" }, "uris" : [ "http://www.mendeley.com/documents/?uuid=7d03b301-f725-4f99-9519-1dc0fa6711c5"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Riahi et al., 2017)", "plainTextFormattedCitation" : "(O\u2019Neill et al., 2016; Riahi et al., 2017)", "previouslyFormattedCitation" : "(O\u2019Neill et al., 2016; Riahi et al., 2017)"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(O’Neill et al., 2016; Riahi et al., 2017)</w:t>
      </w:r>
      <w:r w:rsidRPr="003862D0">
        <w:rPr>
          <w:color w:val="000000"/>
          <w:lang w:val="en-GB"/>
        </w:rPr>
        <w:fldChar w:fldCharType="end"/>
      </w:r>
      <w:r w:rsidRPr="003862D0">
        <w:rPr>
          <w:color w:val="000000"/>
          <w:lang w:val="en-GB"/>
        </w:rPr>
        <w:t xml:space="preserve">. Based on the currently available CMIP6 models, regions that do not show robust warming in the near-term include the northern North Atlantic, parts of India, parts of North America and Eurasia in winter, and the subtropical eastern Pacific in the Southern Hemisphere. </w:t>
      </w:r>
    </w:p>
    <w:p w14:paraId="42B19DD1" w14:textId="77777777" w:rsidR="00CA4A69" w:rsidRPr="003862D0" w:rsidRDefault="00CA4A69" w:rsidP="00CA4A69">
      <w:pPr>
        <w:pStyle w:val="AR6BodyText"/>
        <w:rPr>
          <w:color w:val="000000"/>
          <w:lang w:val="en-GB"/>
        </w:rPr>
      </w:pPr>
    </w:p>
    <w:p w14:paraId="33002960" w14:textId="77777777" w:rsidR="00CA4A69" w:rsidRPr="003862D0" w:rsidRDefault="00CA4A69" w:rsidP="00CA4A69">
      <w:pPr>
        <w:pStyle w:val="AR6BodyText"/>
        <w:rPr>
          <w:color w:val="000000"/>
          <w:lang w:val="en-GB"/>
        </w:rPr>
      </w:pPr>
    </w:p>
    <w:p w14:paraId="28402889" w14:textId="6EF9D763" w:rsidR="00CA4A69" w:rsidRPr="003862D0" w:rsidRDefault="00CA4A69" w:rsidP="00CA4A69">
      <w:pPr>
        <w:pStyle w:val="AR6BodyText"/>
        <w:rPr>
          <w:color w:val="000000" w:themeColor="text1"/>
          <w:lang w:val="en-GB" w:eastAsia="en-US"/>
        </w:rPr>
      </w:pPr>
      <w:r w:rsidRPr="003862D0">
        <w:rPr>
          <w:b/>
          <w:lang w:val="en-GB"/>
        </w:rPr>
        <w:t>[START FIGURE 4.1</w:t>
      </w:r>
      <w:r w:rsidR="00176BCF" w:rsidRPr="003862D0">
        <w:rPr>
          <w:b/>
          <w:lang w:val="en-GB"/>
        </w:rPr>
        <w:t>2</w:t>
      </w:r>
      <w:r w:rsidRPr="003862D0">
        <w:rPr>
          <w:b/>
          <w:lang w:val="en-GB"/>
        </w:rPr>
        <w:t xml:space="preserve"> HERE]</w:t>
      </w:r>
    </w:p>
    <w:p w14:paraId="36A3C49C" w14:textId="114AB54A" w:rsidR="00CA4A69" w:rsidRPr="003862D0" w:rsidRDefault="00CA4A69" w:rsidP="00CA4A69">
      <w:pPr>
        <w:pStyle w:val="AR6BodyText"/>
        <w:keepNext/>
        <w:rPr>
          <w:lang w:val="en-GB"/>
        </w:rPr>
      </w:pPr>
    </w:p>
    <w:p w14:paraId="43BA5EA0" w14:textId="7C04D2FC" w:rsidR="00CA4A69" w:rsidRPr="003862D0" w:rsidRDefault="00BE4926" w:rsidP="00CA4A69">
      <w:pPr>
        <w:pStyle w:val="AR6Chap4Figure"/>
        <w:rPr>
          <w:lang w:val="en-GB" w:eastAsia="en-US"/>
        </w:rPr>
      </w:pPr>
      <w:bookmarkStart w:id="1994" w:name="_Ref523851669"/>
      <w:bookmarkStart w:id="1995" w:name="_Ref56853287"/>
      <w:bookmarkStart w:id="1996" w:name="_Toc69750257"/>
      <w:r w:rsidRPr="003862D0">
        <w:rPr>
          <w:b/>
          <w:bCs/>
          <w:lang w:val="en-GB" w:eastAsia="en-US"/>
        </w:rPr>
        <w:t>N</w:t>
      </w:r>
      <w:r w:rsidR="00366BA0" w:rsidRPr="003862D0">
        <w:rPr>
          <w:b/>
          <w:bCs/>
          <w:lang w:val="en-GB" w:eastAsia="en-US"/>
        </w:rPr>
        <w:t>ear-term change of seasonal mean surface temperature.</w:t>
      </w:r>
      <w:r w:rsidR="00267FA9" w:rsidRPr="003862D0">
        <w:rPr>
          <w:lang w:val="en-GB" w:eastAsia="en-US"/>
        </w:rPr>
        <w:t xml:space="preserve"> </w:t>
      </w:r>
      <w:r w:rsidR="00C35ED1" w:rsidRPr="003862D0">
        <w:rPr>
          <w:lang w:val="en-GB" w:eastAsia="en-US"/>
        </w:rPr>
        <w:t>Displayed are projected spatial patterns of</w:t>
      </w:r>
      <w:r w:rsidR="00C615BF" w:rsidRPr="003862D0">
        <w:rPr>
          <w:lang w:val="en-GB" w:eastAsia="en-US"/>
        </w:rPr>
        <w:t xml:space="preserve"> </w:t>
      </w:r>
      <w:r w:rsidR="00514720" w:rsidRPr="003862D0">
        <w:rPr>
          <w:lang w:val="en-GB"/>
        </w:rPr>
        <w:t xml:space="preserve">CMIP6 multi-model mean change (°C) in (top) DJF and (bottom) JJA near-surface air temperature </w:t>
      </w:r>
      <w:r w:rsidR="00A25102" w:rsidRPr="003862D0">
        <w:rPr>
          <w:lang w:val="en-GB"/>
        </w:rPr>
        <w:t xml:space="preserve">for </w:t>
      </w:r>
      <w:r w:rsidR="00514720" w:rsidRPr="003862D0">
        <w:rPr>
          <w:lang w:val="en-GB"/>
        </w:rPr>
        <w:t>2021–2040 from SSP1-2.6 and SSP3-7.0 relative to 1995–2014.</w:t>
      </w:r>
      <w:r w:rsidR="005F5EA9" w:rsidRPr="003862D0">
        <w:rPr>
          <w:lang w:val="en-GB"/>
        </w:rPr>
        <w:t xml:space="preserve"> The number of models used is indicated in the top right of the maps.</w:t>
      </w:r>
      <w:r w:rsidR="00514720" w:rsidRPr="003862D0">
        <w:rPr>
          <w:lang w:val="en-GB"/>
        </w:rPr>
        <w:t xml:space="preserve"> </w:t>
      </w:r>
      <w:r w:rsidR="00C615BF" w:rsidRPr="003862D0">
        <w:rPr>
          <w:lang w:val="en-GB"/>
        </w:rPr>
        <w:t>No</w:t>
      </w:r>
      <w:r w:rsidR="0087126F" w:rsidRPr="003862D0">
        <w:rPr>
          <w:lang w:val="en-GB"/>
        </w:rPr>
        <w:t xml:space="preserve"> </w:t>
      </w:r>
      <w:r w:rsidR="00C615BF" w:rsidRPr="003862D0">
        <w:rPr>
          <w:lang w:val="en-GB"/>
        </w:rPr>
        <w:t xml:space="preserve">overlay indicates regions where the change is robust and </w:t>
      </w:r>
      <w:r w:rsidR="00C615BF" w:rsidRPr="003862D0">
        <w:rPr>
          <w:i/>
          <w:lang w:val="en-GB"/>
        </w:rPr>
        <w:t>likely</w:t>
      </w:r>
      <w:r w:rsidR="00C615BF" w:rsidRPr="003862D0">
        <w:rPr>
          <w:lang w:val="en-GB"/>
        </w:rPr>
        <w:t xml:space="preserve"> emerges from internal variability,</w:t>
      </w:r>
      <w:r w:rsidR="00574CBE" w:rsidRPr="003862D0">
        <w:rPr>
          <w:lang w:val="en-GB"/>
        </w:rPr>
        <w:t xml:space="preserve"> that is,</w:t>
      </w:r>
      <w:r w:rsidR="00C615BF" w:rsidRPr="003862D0">
        <w:rPr>
          <w:lang w:val="en-GB"/>
        </w:rPr>
        <w:t xml:space="preserve"> where </w:t>
      </w:r>
      <w:r w:rsidR="00A25102" w:rsidRPr="003862D0">
        <w:rPr>
          <w:lang w:val="en-GB"/>
        </w:rPr>
        <w:t>at least</w:t>
      </w:r>
      <w:r w:rsidR="00471D0B" w:rsidRPr="003862D0">
        <w:rPr>
          <w:lang w:val="en-GB"/>
        </w:rPr>
        <w:t xml:space="preserve"> </w:t>
      </w:r>
      <w:r w:rsidR="00C615BF" w:rsidRPr="003862D0">
        <w:rPr>
          <w:lang w:val="en-GB"/>
        </w:rPr>
        <w:t>66% of</w:t>
      </w:r>
      <w:r w:rsidR="00A25102" w:rsidRPr="003862D0">
        <w:rPr>
          <w:lang w:val="en-GB"/>
        </w:rPr>
        <w:t xml:space="preserve"> the</w:t>
      </w:r>
      <w:r w:rsidR="00C615BF" w:rsidRPr="003862D0">
        <w:rPr>
          <w:lang w:val="en-GB"/>
        </w:rPr>
        <w:t xml:space="preserve"> models show a change greater than </w:t>
      </w:r>
      <w:r w:rsidR="009B0F2C" w:rsidRPr="003862D0">
        <w:rPr>
          <w:lang w:val="en-GB"/>
        </w:rPr>
        <w:t xml:space="preserve">the </w:t>
      </w:r>
      <w:r w:rsidR="00C615BF" w:rsidRPr="003862D0">
        <w:rPr>
          <w:lang w:val="en-GB"/>
        </w:rPr>
        <w:t>internal</w:t>
      </w:r>
      <w:r w:rsidR="009B0F2C" w:rsidRPr="003862D0">
        <w:rPr>
          <w:lang w:val="en-GB"/>
        </w:rPr>
        <w:t>-</w:t>
      </w:r>
      <w:r w:rsidR="00C615BF" w:rsidRPr="003862D0">
        <w:rPr>
          <w:lang w:val="en-GB"/>
        </w:rPr>
        <w:t>variability</w:t>
      </w:r>
      <w:r w:rsidR="009B0F2C" w:rsidRPr="003862D0">
        <w:rPr>
          <w:lang w:val="en-GB"/>
        </w:rPr>
        <w:t xml:space="preserve"> threshold (see Section 4.2.6)</w:t>
      </w:r>
      <w:r w:rsidR="00C615BF" w:rsidRPr="003862D0">
        <w:rPr>
          <w:lang w:val="en-GB"/>
        </w:rPr>
        <w:t xml:space="preserve"> and </w:t>
      </w:r>
      <w:r w:rsidR="009B0F2C" w:rsidRPr="003862D0">
        <w:rPr>
          <w:lang w:val="en-GB"/>
        </w:rPr>
        <w:t xml:space="preserve">at least </w:t>
      </w:r>
      <w:r w:rsidR="00C615BF" w:rsidRPr="003862D0">
        <w:rPr>
          <w:lang w:val="en-GB"/>
        </w:rPr>
        <w:t xml:space="preserve">80% of </w:t>
      </w:r>
      <w:r w:rsidR="009B0F2C" w:rsidRPr="003862D0">
        <w:rPr>
          <w:lang w:val="en-GB"/>
        </w:rPr>
        <w:t xml:space="preserve">the </w:t>
      </w:r>
      <w:r w:rsidR="00C615BF" w:rsidRPr="003862D0">
        <w:rPr>
          <w:lang w:val="en-GB"/>
        </w:rPr>
        <w:t xml:space="preserve">models agree on </w:t>
      </w:r>
      <w:r w:rsidR="009B0F2C" w:rsidRPr="003862D0">
        <w:rPr>
          <w:lang w:val="en-GB"/>
        </w:rPr>
        <w:t xml:space="preserve">the </w:t>
      </w:r>
      <w:r w:rsidR="00C615BF" w:rsidRPr="003862D0">
        <w:rPr>
          <w:lang w:val="en-GB"/>
        </w:rPr>
        <w:t>sign of change</w:t>
      </w:r>
      <w:r w:rsidR="00C615BF" w:rsidRPr="003862D0">
        <w:rPr>
          <w:lang w:val="en-GB" w:eastAsia="en-US"/>
        </w:rPr>
        <w:t xml:space="preserve">. </w:t>
      </w:r>
      <w:r w:rsidR="00903D51">
        <w:rPr>
          <w:lang w:val="en-GB" w:eastAsia="en-US"/>
        </w:rPr>
        <w:t xml:space="preserve">Diagonal lines </w:t>
      </w:r>
      <w:r w:rsidR="00C615BF" w:rsidRPr="003862D0">
        <w:rPr>
          <w:lang w:val="en-GB" w:eastAsia="en-US"/>
        </w:rPr>
        <w:t xml:space="preserve">indicate regions with no change or no robust significant change, where </w:t>
      </w:r>
      <w:r w:rsidR="009B0F2C" w:rsidRPr="003862D0">
        <w:rPr>
          <w:lang w:val="en-GB" w:eastAsia="en-US"/>
        </w:rPr>
        <w:t>fewer</w:t>
      </w:r>
      <w:r w:rsidR="00471D0B" w:rsidRPr="003862D0">
        <w:rPr>
          <w:lang w:val="en-GB" w:eastAsia="en-US"/>
        </w:rPr>
        <w:t xml:space="preserve"> than </w:t>
      </w:r>
      <w:r w:rsidR="00C615BF" w:rsidRPr="003862D0">
        <w:rPr>
          <w:lang w:val="en-GB" w:eastAsia="en-US"/>
        </w:rPr>
        <w:t xml:space="preserve">66% of </w:t>
      </w:r>
      <w:r w:rsidR="009B0F2C" w:rsidRPr="003862D0">
        <w:rPr>
          <w:lang w:val="en-GB" w:eastAsia="en-US"/>
        </w:rPr>
        <w:t xml:space="preserve">the </w:t>
      </w:r>
      <w:r w:rsidR="00C615BF" w:rsidRPr="003862D0">
        <w:rPr>
          <w:lang w:val="en-GB" w:eastAsia="en-US"/>
        </w:rPr>
        <w:t>models show change greater than</w:t>
      </w:r>
      <w:r w:rsidR="009B0F2C" w:rsidRPr="003862D0">
        <w:rPr>
          <w:lang w:val="en-GB" w:eastAsia="en-US"/>
        </w:rPr>
        <w:t xml:space="preserve"> the internal-</w:t>
      </w:r>
      <w:r w:rsidR="00C615BF" w:rsidRPr="003862D0">
        <w:rPr>
          <w:lang w:val="en-GB" w:eastAsia="en-US"/>
        </w:rPr>
        <w:t xml:space="preserve">variability threshold. </w:t>
      </w:r>
      <w:r w:rsidR="00903D51">
        <w:rPr>
          <w:lang w:val="en-GB" w:eastAsia="en-US"/>
        </w:rPr>
        <w:t>Crossed lines</w:t>
      </w:r>
      <w:r w:rsidR="00C615BF" w:rsidRPr="003862D0">
        <w:rPr>
          <w:lang w:val="en-GB" w:eastAsia="en-US"/>
        </w:rPr>
        <w:t xml:space="preserve"> indicate areas of conflicting signals where </w:t>
      </w:r>
      <w:r w:rsidR="009B0F2C" w:rsidRPr="003862D0">
        <w:rPr>
          <w:lang w:val="en-GB" w:eastAsia="en-US"/>
        </w:rPr>
        <w:t>at least</w:t>
      </w:r>
      <w:r w:rsidR="00471D0B" w:rsidRPr="003862D0">
        <w:rPr>
          <w:lang w:val="en-GB" w:eastAsia="en-US"/>
        </w:rPr>
        <w:t xml:space="preserve"> </w:t>
      </w:r>
      <w:r w:rsidR="00C615BF" w:rsidRPr="003862D0">
        <w:rPr>
          <w:lang w:val="en-GB" w:eastAsia="en-US"/>
        </w:rPr>
        <w:t>66% of</w:t>
      </w:r>
      <w:r w:rsidR="009B0F2C" w:rsidRPr="003862D0">
        <w:rPr>
          <w:lang w:val="en-GB" w:eastAsia="en-US"/>
        </w:rPr>
        <w:t xml:space="preserve"> the</w:t>
      </w:r>
      <w:r w:rsidR="00C615BF" w:rsidRPr="003862D0">
        <w:rPr>
          <w:lang w:val="en-GB" w:eastAsia="en-US"/>
        </w:rPr>
        <w:t xml:space="preserve"> models show change greater than </w:t>
      </w:r>
      <w:r w:rsidR="009B0F2C" w:rsidRPr="003862D0">
        <w:rPr>
          <w:lang w:val="en-GB" w:eastAsia="en-US"/>
        </w:rPr>
        <w:t>the internal-</w:t>
      </w:r>
      <w:r w:rsidR="00C615BF" w:rsidRPr="003862D0">
        <w:rPr>
          <w:lang w:val="en-GB" w:eastAsia="en-US"/>
        </w:rPr>
        <w:t xml:space="preserve">variability threshold but </w:t>
      </w:r>
      <w:r w:rsidR="009B0F2C" w:rsidRPr="003862D0">
        <w:rPr>
          <w:lang w:val="en-GB" w:eastAsia="en-US"/>
        </w:rPr>
        <w:t xml:space="preserve">fewer </w:t>
      </w:r>
      <w:r w:rsidR="00471D0B" w:rsidRPr="003862D0">
        <w:rPr>
          <w:lang w:val="en-GB" w:eastAsia="en-US"/>
        </w:rPr>
        <w:t xml:space="preserve">than </w:t>
      </w:r>
      <w:r w:rsidR="00C615BF" w:rsidRPr="003862D0">
        <w:rPr>
          <w:lang w:val="en-GB" w:eastAsia="en-US"/>
        </w:rPr>
        <w:t xml:space="preserve">80% of all models agree on </w:t>
      </w:r>
      <w:r w:rsidR="009B0F2C" w:rsidRPr="003862D0">
        <w:rPr>
          <w:lang w:val="en-GB" w:eastAsia="en-US"/>
        </w:rPr>
        <w:t xml:space="preserve">the </w:t>
      </w:r>
      <w:r w:rsidR="00C615BF" w:rsidRPr="003862D0">
        <w:rPr>
          <w:lang w:val="en-GB" w:eastAsia="en-US"/>
        </w:rPr>
        <w:t>sign of change.</w:t>
      </w:r>
      <w:bookmarkEnd w:id="1994"/>
      <w:bookmarkEnd w:id="1995"/>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1996"/>
    </w:p>
    <w:p w14:paraId="29E6EC3F" w14:textId="77777777" w:rsidR="00C35ED1" w:rsidRPr="003862D0" w:rsidRDefault="00C35ED1" w:rsidP="00D22E28">
      <w:pPr>
        <w:pStyle w:val="AR6BodyText"/>
        <w:rPr>
          <w:lang w:val="en-GB" w:eastAsia="en-US"/>
        </w:rPr>
      </w:pPr>
    </w:p>
    <w:p w14:paraId="5FCD04AD" w14:textId="0509568F" w:rsidR="00CA4A69" w:rsidRPr="003862D0" w:rsidRDefault="00CA4A69" w:rsidP="00CA4A69">
      <w:pPr>
        <w:pStyle w:val="AR6BodyText"/>
        <w:rPr>
          <w:color w:val="000000" w:themeColor="text1"/>
          <w:lang w:val="en-GB" w:eastAsia="en-US"/>
        </w:rPr>
      </w:pPr>
      <w:r w:rsidRPr="003862D0">
        <w:rPr>
          <w:b/>
          <w:lang w:val="en-GB"/>
        </w:rPr>
        <w:t>[END FIGURE 4.1</w:t>
      </w:r>
      <w:r w:rsidR="00176BCF" w:rsidRPr="003862D0">
        <w:rPr>
          <w:b/>
          <w:lang w:val="en-GB"/>
        </w:rPr>
        <w:t>2</w:t>
      </w:r>
      <w:r w:rsidRPr="003862D0">
        <w:rPr>
          <w:b/>
          <w:lang w:val="en-GB"/>
        </w:rPr>
        <w:t xml:space="preserve"> HERE]</w:t>
      </w:r>
    </w:p>
    <w:p w14:paraId="573957E8" w14:textId="77777777" w:rsidR="00CA4A69" w:rsidRPr="003862D0" w:rsidRDefault="00CA4A69" w:rsidP="00CA4A69">
      <w:pPr>
        <w:pStyle w:val="AR6BodyText"/>
        <w:rPr>
          <w:lang w:val="en-GB"/>
        </w:rPr>
      </w:pPr>
    </w:p>
    <w:p w14:paraId="4DEE512C" w14:textId="77777777" w:rsidR="00CA4A69" w:rsidRPr="003862D0" w:rsidRDefault="00CA4A69" w:rsidP="00CA4A69">
      <w:pPr>
        <w:pStyle w:val="AR6BodyText"/>
        <w:rPr>
          <w:lang w:val="en-GB"/>
        </w:rPr>
      </w:pPr>
    </w:p>
    <w:p w14:paraId="4AACE26B" w14:textId="28CD034A" w:rsidR="00CA4A69" w:rsidRPr="003862D0" w:rsidRDefault="00CA4A69" w:rsidP="00CA4A69">
      <w:pPr>
        <w:pStyle w:val="AR6BodyText"/>
        <w:rPr>
          <w:color w:val="000000"/>
          <w:lang w:val="en-GB"/>
        </w:rPr>
      </w:pPr>
      <w:r w:rsidRPr="003862D0">
        <w:rPr>
          <w:color w:val="000000"/>
          <w:lang w:val="en-GB"/>
        </w:rPr>
        <w:t xml:space="preserve">The </w:t>
      </w:r>
      <w:r w:rsidR="00F72BF2" w:rsidRPr="003862D0">
        <w:rPr>
          <w:color w:val="000000"/>
          <w:lang w:val="en-GB"/>
        </w:rPr>
        <w:t xml:space="preserve">ERF </w:t>
      </w:r>
      <w:r w:rsidRPr="003862D0">
        <w:rPr>
          <w:color w:val="000000"/>
          <w:lang w:val="en-GB"/>
        </w:rPr>
        <w:t>pattern</w:t>
      </w:r>
      <w:r w:rsidR="00F72BF2" w:rsidRPr="003862D0">
        <w:rPr>
          <w:color w:val="000000"/>
          <w:lang w:val="en-GB"/>
        </w:rPr>
        <w:t>s</w:t>
      </w:r>
      <w:r w:rsidRPr="003862D0">
        <w:rPr>
          <w:color w:val="000000"/>
          <w:lang w:val="en-GB"/>
        </w:rPr>
        <w:t xml:space="preserve"> from aerosols and well-mixed GHGs are distinct (Chapter 7)</w:t>
      </w:r>
      <w:r w:rsidR="00882A67" w:rsidRPr="003862D0">
        <w:rPr>
          <w:color w:val="000000"/>
          <w:lang w:val="en-GB"/>
        </w:rPr>
        <w:t xml:space="preserve">, and warming patterns therefore depend </w:t>
      </w:r>
      <w:r w:rsidRPr="003862D0">
        <w:rPr>
          <w:color w:val="000000"/>
          <w:lang w:val="en-GB"/>
        </w:rPr>
        <w:t xml:space="preserve">on the precise mix of forcing agents in the scenarios. The spatial efficacies – the change in surface </w:t>
      </w:r>
      <w:r w:rsidRPr="003862D0">
        <w:rPr>
          <w:lang w:val="en-GB"/>
        </w:rPr>
        <w:t>temperature per unit ERF – for CO</w:t>
      </w:r>
      <w:r w:rsidRPr="003862D0">
        <w:rPr>
          <w:vertAlign w:val="subscript"/>
          <w:lang w:val="en-GB"/>
        </w:rPr>
        <w:t>2</w:t>
      </w:r>
      <w:r w:rsidRPr="003862D0">
        <w:rPr>
          <w:lang w:val="en-GB"/>
        </w:rPr>
        <w:t xml:space="preserve">, sulphate and black carbon aerosols and solar forcing have been recently evaluated in climate models </w:t>
      </w:r>
      <w:r w:rsidRPr="003862D0">
        <w:rPr>
          <w:lang w:val="en-GB"/>
        </w:rPr>
        <w:fldChar w:fldCharType="begin" w:fldLock="1"/>
      </w:r>
      <w:r w:rsidR="00723A86">
        <w:rPr>
          <w:lang w:val="en-GB"/>
        </w:rPr>
        <w:instrText>ADDIN CSL_CITATION { "citationItems" : [ { "id" : "ITEM-1",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"ITEM-1",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"id" : "ITEM-2",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"ITEM-2",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"id" : "ITEM-3", "itemData" : { "DOI" : "10.1007/s00382-018-4102-x", "ISBN" : "0123456789", "ISSN" : "0930-7575", "abstract" : "In this study, using idealized step-forcing simulations, we examine the effective radiative forcing of CH4 relative to that of CO2 and compare the effects of CH4 and CO2 forcing on the climate system. A tenfold increase in CH4 concentration in the NCAR CAM5 climate model produces similar long term global mean surface warming (~ 1.7 K) as a one-third increase in CO2 concentration. However, the radiative forcing estimated for CO2 using the prescribed-SST method is ~ 81% that of CH4, indicating that the efficacy of CH4 forcing is ~ 0.81. This estimate is nearly unchanged when the CO2 physiological effect is included in our simulations. Further, for the same long-term global mean surface warming, we simulate a smaller precipitation increase in the CH4 case compared to the CO2 case. This is because of the fast adjustment processes\u2014precipitation reduction in the CH4 case is larger than that of the CO2 case. This is associated with a relatively more stable atmosphere and larger atmospheric radiative forcing in the CH4 case which occurs because of near-infrared absorption by CH4 in the upper troposphere and lower stratosphere. Within a month after an increase in CH4, this shortwave heating results in a temperature increase of ~ 0.8 K in the lower stratosphere and upper troposphere. In contrast, within a month after a CO2 increase, longwave cooling results in a temperature decrease of ~ 3 K in the stratosphere and a small change in the upper troposphere. These fast adjustments in the lower stratospheric and upper tropospheric temperature, along with the adjustments in clouds in the troposphere, influence the effective radiative forcing and the fast precipitation response. These differences in fast climate adjustments also produce differences in the climate states from which the slow response begins to evolve and hence they are likely associated with differing feedbacks. We also find that the tropics and subtropics are relatively warmer in the CH4 case for the same global mean surface warming because of a larger longwave clear-sky and shortwave cloud forcing over these regions in the CH4 case. Further investigation using a multi-model intercomparison framework would permit an assessment of the robustness of our results.", "author" : [ { "dropping-particle" : "", "family" : "Modak", "given" : "Angshuman", "non-dropping-particle" : "", "parse-names" : false, "suffix" : "" }, { "dropping-particle" : "", "family" : "Bala", "given" : "Govindasamy", "non-dropping-particle" : "", "parse-names" : false, "suffix" : "" }, { "dropping-particle" : "", "family" : "Caldeira", "given" : "Ken", "non-dropping-particle" : "", "parse-names" : false, "suffix" : "" }, { "dropping-particle" : "", "family" : "Cao", "given" : "Long", "non-dropping-particle" : "", "parse-names" : false, "suffix" : "" } ], "container-title" : "Climate Dynamics", "id" : "ITEM-3", "issue" : "9-10", "issued" : { "date-parts" : [ [ "2018", "11", "29" ] ] }, "page" : "3653-3672", "publisher" : "Springer Berlin Heidelberg", "title" : "Does shortwave absorption by methane influence its effectiveness?", "translator" : [ { "dropping-particle" : "", "family" : "K4550", "given" : "", "non-dropping-particle" : "", "parse-names" : false, "suffix" : "" } ], "type" : "article-journal", "volume" : "51" }, "uris" : [ "http://www.mendeley.com/documents/?uuid=70cbef43-026e-4731-8f89-1a6518d75d4c" ] }, { "id" : "ITEM-4",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w:instrText>
      </w:r>
      <w:r w:rsidR="00723A86" w:rsidRPr="003741E9">
        <w:rPr>
          <w:rPrChange w:id="1997" w:author="Clotilde Pean" w:date="2021-06-22T10:16:00Z">
            <w:rPr>
              <w:lang w:val="en-GB"/>
            </w:rPr>
          </w:rPrChange>
        </w:rPr>
        <w:instrText>c6535e2ffb" ] }, { "id" : "ITEM-5", "itemData" : { "DOI" : "10.1088/1748-9326/ab21e7", "ISSN" : "1748-9326", "author" : [ { "dropping-particle" : "", "family" : "Modak", "given" : "Angshuman", "non-dropping-particle" : "", "parse-names" : false, "suffix" : "" }, { "dropping-particle" : "", "family" : "Bala", "given" : "Govindasamy", "non-dropping-particle" : "", "parse-names" : false, "suffix" : "" } ], "container-title" : "Environmental Research Letters", "id" : "ITEM-5", "issue" : "8", "issued" : { "date-parts" : [ [ "2019", "8", "2" ] ] }, "page" : "084029", "publisher" : "IOP Publishing", "title" : "Efficacy of black carbon aerosols: the role of shortwave cloud feedback", "translator" : [ { "dropping-particle" : "", "family" : "K4591", "given" : "", "non-dropping-particle" : "", "parse-names" : false, "suffix" : "" } ], "type" : "article-journal", "volume" : "14" }, "uris" : [ "http://www.mendeley.com/documents/?uuid=d4457daa-b94d-4906-89da-dce27fd5ea1e" ] } ], "mendeley" : { "formattedCitation" : "(Modak et al., 2016, 2018; Duan et al., 2018; Modak and Bala, 2019; Richardson et al., 2019)", "plainTextFormattedCitation" : "(Modak et al., 2016, 2018; Duan et al., 2018; Modak and Bala, 2019; Richardson et al., 2019)", "previouslyFormattedCitation" : "(Modak et al., 2016, 2018; Duan et al., 2018; Modak and Bala, 2019; Richardson et al., 2019)" }, "properties" : { "noteIndex" : 0 }, "schema" : "https://github.com/citation-style-language/schema/raw/master/csl-citation.json" }</w:instrText>
      </w:r>
      <w:r w:rsidRPr="003862D0">
        <w:rPr>
          <w:lang w:val="en-GB"/>
        </w:rPr>
        <w:fldChar w:fldCharType="separate"/>
      </w:r>
      <w:r w:rsidR="00016735">
        <w:rPr>
          <w:noProof/>
        </w:rPr>
        <w:t>(Modak et al., 2016, 2018; Duan et al., 2018; Modak and Bala, 2019; Richardson et al., 2019)</w:t>
      </w:r>
      <w:r w:rsidRPr="003862D0">
        <w:rPr>
          <w:lang w:val="en-GB"/>
        </w:rPr>
        <w:fldChar w:fldCharType="end"/>
      </w:r>
      <w:r w:rsidRPr="00560680">
        <w:t>.</w:t>
      </w:r>
      <w:r w:rsidRPr="00560680">
        <w:rPr>
          <w:color w:val="000000"/>
        </w:rPr>
        <w:t xml:space="preserve"> </w:t>
      </w:r>
      <w:r w:rsidR="00882A67" w:rsidRPr="003862D0">
        <w:rPr>
          <w:color w:val="000000"/>
          <w:lang w:val="en-GB"/>
        </w:rPr>
        <w:t>On</w:t>
      </w:r>
      <w:r w:rsidRPr="003862D0">
        <w:rPr>
          <w:color w:val="000000"/>
          <w:lang w:val="en-GB"/>
        </w:rPr>
        <w:t xml:space="preserve"> average, the spatial patterns of near-surface warming are largely similar for different external drivers </w:t>
      </w:r>
      <w:r w:rsidRPr="003862D0">
        <w:rPr>
          <w:color w:val="000000"/>
          <w:lang w:val="en-GB"/>
        </w:rPr>
        <w:fldChar w:fldCharType="begin" w:fldLock="1"/>
      </w:r>
      <w:r w:rsidR="00615634">
        <w:rPr>
          <w:color w:val="000000"/>
          <w:lang w:val="en-GB"/>
        </w:rPr>
        <w:instrText>ADDIN CSL_CITATION { "citationItems" : [ { "id" : "ITEM-1", "itemData" : { "DOI" : "10.1038/ngeo1931", "ISSN" : "1752-0894", "author" : [ { "dropping-particle" : "", "family" : "Xie", "given" : "Shang-Ping", "non-dropping-particle" : "", "parse-names" : false, "suffix" : "" }, { "dropping-particle" : "", "family" : "Lu", "given" : "Bo", "non-dropping-particle" : "", "parse-names" : false, "suffix" : "" }, { "dropping-particle" : "", "family" : "Xiang", "given" : "Baoqiang", "non-dropping-particle" : "", "parse-names" : false, "suffix" : "" } ], "container-title" : "Nature Geoscience", "id" : "ITEM-1", "issue" : "10", "issued" : { "date-parts" : [ [ "2013", "10", "1" ] ] }, "page" : "828-832", "title" : "Similar spatial patterns of climate responses to aerosol and greenhouse gas changes", "translator" : [ { "dropping-particle" : "", "family" : "K3458", "given" : "", "non-dropping-particle" : "", "parse-names" : false, "suffix" : "" } ], "type" : "article-journal", "volume" : "6" }, "uris" : [ "http://www.mendeley.com/documents/?uuid=5a4d1830-ff19-4120-a683-df3454cce8b9" ] }, { "id" : "ITEM-2",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"ITEM-2",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"id" : "ITEM-3",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"ITEM-3",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"(Xie et al., 2013; Richardson et al., 2019; Samset et al., 2020)", "plainTextFormattedCitation" : "(Xie et al., 2013; Richardson et al., 2019; Samset et al., 2020)", "previouslyFormattedCitation" : "(Xie et al., 2013; Richardson et al., 2019; Samset et al., 2020)"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(Xie et al., 2013; Richardson et al., 2019; Samset et al., 2020)</w:t>
      </w:r>
      <w:r w:rsidRPr="003862D0">
        <w:rPr>
          <w:color w:val="000000"/>
          <w:lang w:val="en-GB"/>
        </w:rPr>
        <w:fldChar w:fldCharType="end"/>
      </w:r>
      <w:r w:rsidRPr="003862D0">
        <w:rPr>
          <w:color w:val="000000"/>
          <w:lang w:val="en-GB"/>
        </w:rPr>
        <w:t xml:space="preserve">, despite the patterns of forcing being different and </w:t>
      </w:r>
      <w:commentRangeStart w:id="1998"/>
      <w:r w:rsidRPr="003862D0">
        <w:rPr>
          <w:color w:val="000000"/>
          <w:lang w:val="en-GB"/>
        </w:rPr>
        <w:t>large</w:t>
      </w:r>
      <w:commentRangeEnd w:id="1998"/>
      <w:r w:rsidR="002B0FB9">
        <w:rPr>
          <w:rStyle w:val="CommentReference"/>
        </w:rPr>
        <w:commentReference w:id="1998"/>
      </w:r>
      <w:r w:rsidR="002B0FB9">
        <w:rPr>
          <w:color w:val="000000"/>
          <w:lang w:val="en-GB"/>
        </w:rPr>
        <w:t xml:space="preserve"> </w:t>
      </w:r>
      <w:r w:rsidRPr="003862D0">
        <w:rPr>
          <w:color w:val="000000"/>
          <w:lang w:val="en-GB"/>
        </w:rPr>
        <w:t xml:space="preserve">spread across different models </w:t>
      </w:r>
      <w:r w:rsidRPr="003862D0">
        <w:rPr>
          <w:color w:val="000000"/>
          <w:lang w:val="en-GB"/>
        </w:rPr>
        <w:fldChar w:fldCharType="begin" w:fldLock="1"/>
      </w:r>
      <w:r w:rsidR="00615634">
        <w:rPr>
          <w:color w:val="000000"/>
          <w:lang w:val="en-GB"/>
        </w:rPr>
        <w:instrText>ADDIN CSL_CITATION { "citationItems" : [ { "id" : "ITEM-1",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"ITEM-1",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"(Richardson et al., 2019)", "plainTextFormattedCitation" : "(Richardson et al., 2019)", "previouslyFormattedCitation" : "(Richardson et al., 2019)"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(Richardson et al., 2019)</w:t>
      </w:r>
      <w:r w:rsidRPr="003862D0">
        <w:rPr>
          <w:color w:val="000000"/>
          <w:lang w:val="en-GB"/>
        </w:rPr>
        <w:fldChar w:fldCharType="end"/>
      </w:r>
      <w:r w:rsidRPr="003862D0">
        <w:rPr>
          <w:color w:val="000000"/>
          <w:lang w:val="en-GB"/>
        </w:rPr>
        <w:t>.</w:t>
      </w:r>
    </w:p>
    <w:p w14:paraId="6577101D" w14:textId="77777777" w:rsidR="00CA4A69" w:rsidRPr="003862D0" w:rsidRDefault="00CA4A69" w:rsidP="00CA4A69">
      <w:pPr>
        <w:pStyle w:val="AR6BodyText"/>
        <w:rPr>
          <w:color w:val="000000"/>
          <w:lang w:val="en-GB"/>
        </w:rPr>
      </w:pPr>
    </w:p>
    <w:p w14:paraId="23B2224C" w14:textId="1119EA9E" w:rsidR="00CA4A69" w:rsidRPr="003862D0" w:rsidRDefault="00CA4A69" w:rsidP="00CA4A69">
      <w:pPr>
        <w:pStyle w:val="AR6BodyText"/>
        <w:rPr>
          <w:color w:val="000000"/>
          <w:lang w:val="en-GB"/>
        </w:rPr>
      </w:pPr>
      <w:r w:rsidRPr="003862D0">
        <w:rPr>
          <w:color w:val="000000"/>
          <w:lang w:val="en-GB"/>
        </w:rPr>
        <w:t xml:space="preserve">Internal variability in near-surface temperature change is large in many regions, particularly in mid-latitudes and polar regions </w:t>
      </w:r>
      <w:r w:rsidRPr="003862D0">
        <w:rPr>
          <w:color w:val="000000"/>
          <w:lang w:val="en-GB"/>
        </w:rPr>
        <w:fldChar w:fldCharType="begin" w:fldLock="1"/>
      </w:r>
      <w:r w:rsidR="00615634">
        <w:rPr>
          <w:color w:val="000000"/>
          <w:lang w:val="en-GB"/>
        </w:rPr>
        <w:instrText>ADDIN CSL_CITATION { "citationItems" : [ { "id" : "ITEM-1", "itemData" : { "DOI" : "10.1029/2011GL050087", "ISSN" : "00948276",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"L01702", "title" : "Time of emergence of climate signals", "translator" : [ { "dropping-particle" : "", "family" : "K4186", "given" : "", "non-dropping-particle" : "", "parse-names" : false, "suffix" : "" } ], "type" : "article-journal", "volume" : "39" }, "uris" : [ "http://www.mendeley.com/documents/?uuid=a307179d-8e02-44eb-9a3c-8460e26fc4b8" ] } ], "mendeley" : { "formattedCitation" : "(Hawkins and Sutton, 2012)", "plainTextFormattedCitation" : "(Hawkins and Sutton, 2012)", "previouslyFormattedCitation" : "(Hawkins and Sutton, 2012)"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(Hawkins and Sutton, 2012)</w:t>
      </w:r>
      <w:r w:rsidRPr="003862D0">
        <w:rPr>
          <w:color w:val="000000"/>
          <w:lang w:val="en-GB"/>
        </w:rPr>
        <w:fldChar w:fldCharType="end"/>
      </w:r>
      <w:r w:rsidRPr="003862D0">
        <w:rPr>
          <w:color w:val="000000"/>
          <w:lang w:val="en-GB"/>
        </w:rPr>
        <w:t xml:space="preserve">. Projections from individual realizations can therefore exhibit divergent regional responses in the near-term in areas where the amplitude of a forced signal is relatively small compared to internal variability </w:t>
      </w:r>
      <w:r w:rsidRPr="003862D0">
        <w:rPr>
          <w:color w:val="000000"/>
          <w:lang w:val="en-GB"/>
        </w:rPr>
        <w:fldChar w:fldCharType="begin" w:fldLock="1"/>
      </w:r>
      <w:r w:rsidR="00615634">
        <w:rPr>
          <w:color w:val="000000"/>
          <w:lang w:val="en-GB"/>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"ITEM-2",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"id" : "ITEM-3",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"ITEM-3",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"mendeley" : { "formattedCitation" : "(Deser et al., 2012b, 2014, 2016)", "plainTextFormattedCitation" : "(Deser et al., 2012b, 2014, 2016)", "previouslyFormattedCitation" : "(Deser et al., 2012b, 2014, 2016)"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(Deser et al., 2012b, 2014, 2016)</w:t>
      </w:r>
      <w:r w:rsidRPr="003862D0">
        <w:rPr>
          <w:color w:val="000000"/>
          <w:lang w:val="en-GB"/>
        </w:rPr>
        <w:fldChar w:fldCharType="end"/>
      </w:r>
      <w:r w:rsidRPr="003862D0">
        <w:rPr>
          <w:color w:val="000000"/>
          <w:lang w:val="en-GB"/>
        </w:rPr>
        <w:t>.</w:t>
      </w:r>
    </w:p>
    <w:p w14:paraId="03DA7775" w14:textId="5867AD92" w:rsidR="00CA4A69" w:rsidRPr="003862D0" w:rsidRDefault="00CA4A69" w:rsidP="00CA4A69">
      <w:pPr>
        <w:pStyle w:val="AR6BodyText"/>
        <w:rPr>
          <w:color w:val="000000"/>
          <w:lang w:val="en-GB"/>
        </w:rPr>
      </w:pPr>
    </w:p>
    <w:p w14:paraId="1C7AA62A" w14:textId="77777777" w:rsidR="0083790D" w:rsidRPr="003862D0" w:rsidRDefault="0083790D" w:rsidP="00CA4A69">
      <w:pPr>
        <w:pStyle w:val="AR6BodyText"/>
        <w:rPr>
          <w:color w:val="000000"/>
          <w:lang w:val="en-GB"/>
        </w:rPr>
      </w:pPr>
    </w:p>
    <w:p w14:paraId="0C9FBDDB" w14:textId="77777777" w:rsidR="00CA4A69" w:rsidRPr="003862D0" w:rsidRDefault="00CA4A69" w:rsidP="00CA4A69">
      <w:pPr>
        <w:pStyle w:val="AR6Chap4Level34111"/>
        <w:rPr>
          <w:lang w:val="en-GB"/>
        </w:rPr>
      </w:pPr>
      <w:bookmarkStart w:id="1999" w:name="_Toc5778478"/>
      <w:bookmarkStart w:id="2000" w:name="_Toc29751026"/>
      <w:bookmarkStart w:id="2001" w:name="_Toc33523283"/>
      <w:bookmarkStart w:id="2002" w:name="_Toc57156857"/>
      <w:bookmarkStart w:id="2003" w:name="_Toc66466977"/>
      <w:bookmarkStart w:id="2004" w:name="_Toc66467261"/>
      <w:bookmarkStart w:id="2005" w:name="_Toc66574516"/>
      <w:bookmarkStart w:id="2006" w:name="_Toc66574687"/>
      <w:bookmarkStart w:id="2007" w:name="_Toc66646034"/>
      <w:bookmarkStart w:id="2008" w:name="_Toc69752504"/>
      <w:r w:rsidRPr="003862D0">
        <w:rPr>
          <w:lang w:val="en-GB"/>
        </w:rPr>
        <w:t>Precipitation</w:t>
      </w:r>
      <w:bookmarkEnd w:id="1999"/>
      <w:bookmarkEnd w:id="2000"/>
      <w:bookmarkEnd w:id="2001"/>
      <w:bookmarkEnd w:id="2002"/>
      <w:bookmarkEnd w:id="2003"/>
      <w:bookmarkEnd w:id="2004"/>
      <w:bookmarkEnd w:id="2005"/>
      <w:bookmarkEnd w:id="2006"/>
      <w:bookmarkEnd w:id="2007"/>
      <w:bookmarkEnd w:id="2008"/>
    </w:p>
    <w:p w14:paraId="6743426A" w14:textId="77777777" w:rsidR="00CA4A69" w:rsidRPr="003862D0" w:rsidRDefault="00CA4A69" w:rsidP="00CA4A69">
      <w:pPr>
        <w:pStyle w:val="AR6BodyText"/>
        <w:rPr>
          <w:lang w:val="en-GB"/>
        </w:rPr>
      </w:pPr>
    </w:p>
    <w:p w14:paraId="7AF66CD8" w14:textId="286251F4" w:rsidR="00EE5AD2" w:rsidRPr="003862D0" w:rsidRDefault="00143DA9" w:rsidP="00CA4A69">
      <w:pPr>
        <w:pStyle w:val="AR6BodyText"/>
        <w:rPr>
          <w:lang w:val="en-GB"/>
        </w:rPr>
      </w:pPr>
      <w:ins w:id="2009" w:author="Sara M Tuson" w:date="2021-07-15T19:12:00Z">
        <w:r>
          <w:rPr>
            <w:lang w:val="en-GB"/>
          </w:rPr>
          <w:t xml:space="preserve">The </w:t>
        </w:r>
      </w:ins>
      <w:r w:rsidR="007A2D08" w:rsidRPr="003862D0">
        <w:rPr>
          <w:lang w:val="en-GB"/>
        </w:rPr>
        <w:t xml:space="preserve">AR5 assessed that zonal mean precipitation will </w:t>
      </w:r>
      <w:r w:rsidR="007A2D08" w:rsidRPr="003862D0">
        <w:rPr>
          <w:i/>
          <w:iCs/>
          <w:lang w:val="en-GB"/>
        </w:rPr>
        <w:t>very likely</w:t>
      </w:r>
      <w:r w:rsidR="007A2D08" w:rsidRPr="003862D0">
        <w:rPr>
          <w:lang w:val="en-GB"/>
        </w:rPr>
        <w:t xml:space="preserve"> increase in high and some of the mid latitudes and will </w:t>
      </w:r>
      <w:r w:rsidR="007A2D08" w:rsidRPr="003862D0">
        <w:rPr>
          <w:i/>
          <w:iCs/>
          <w:lang w:val="en-GB"/>
        </w:rPr>
        <w:t>more likely than not</w:t>
      </w:r>
      <w:r w:rsidR="007A2D08" w:rsidRPr="003862D0">
        <w:rPr>
          <w:lang w:val="en-GB"/>
        </w:rPr>
        <w:t xml:space="preserve"> decrease in the subtropics. </w:t>
      </w:r>
      <w:ins w:id="2010" w:author="Sara M Tuson" w:date="2021-07-15T19:12:00Z">
        <w:r>
          <w:rPr>
            <w:lang w:val="en-GB"/>
          </w:rPr>
          <w:t xml:space="preserve">The </w:t>
        </w:r>
      </w:ins>
      <w:r w:rsidR="00EE5AD2" w:rsidRPr="003862D0">
        <w:rPr>
          <w:lang w:val="en-GB"/>
        </w:rPr>
        <w:t>AR5 further assessed that t</w:t>
      </w:r>
      <w:r w:rsidR="00CA4A69" w:rsidRPr="003862D0">
        <w:rPr>
          <w:lang w:val="en-GB"/>
        </w:rPr>
        <w:t>he near-term changes in precipitation are largely uncertain</w:t>
      </w:r>
      <w:r w:rsidR="00EE5AD2" w:rsidRPr="003862D0">
        <w:rPr>
          <w:lang w:val="en-GB"/>
        </w:rPr>
        <w:t xml:space="preserve"> at regional scales</w:t>
      </w:r>
      <w:r w:rsidR="00CA4A69" w:rsidRPr="003862D0">
        <w:rPr>
          <w:lang w:val="en-GB"/>
        </w:rPr>
        <w:t xml:space="preserve">, and much of the non-robustness in near-term projections is attributable to internal variability and model uncertainty. </w:t>
      </w:r>
    </w:p>
    <w:p w14:paraId="7011CEB8" w14:textId="77777777" w:rsidR="00EE5AD2" w:rsidRPr="003862D0" w:rsidRDefault="00EE5AD2" w:rsidP="00CA4A69">
      <w:pPr>
        <w:pStyle w:val="AR6BodyText"/>
        <w:rPr>
          <w:lang w:val="en-GB"/>
        </w:rPr>
      </w:pPr>
    </w:p>
    <w:p w14:paraId="3317D934" w14:textId="0AA426B2" w:rsidR="00CA4A69" w:rsidRPr="003862D0" w:rsidRDefault="00CA4A69" w:rsidP="00CA4A69">
      <w:pPr>
        <w:pStyle w:val="AR6BodyText"/>
        <w:rPr>
          <w:lang w:val="en-GB"/>
        </w:rPr>
      </w:pPr>
      <w:r w:rsidRPr="003862D0">
        <w:rPr>
          <w:lang w:val="en-GB"/>
        </w:rPr>
        <w:t xml:space="preserve">The mean patterns of </w:t>
      </w:r>
      <w:r w:rsidR="009E5678" w:rsidRPr="003862D0">
        <w:rPr>
          <w:lang w:val="en-GB"/>
        </w:rPr>
        <w:t xml:space="preserve">seasonal </w:t>
      </w:r>
      <w:r w:rsidRPr="003862D0">
        <w:rPr>
          <w:lang w:val="en-GB"/>
        </w:rPr>
        <w:t xml:space="preserve">precipitation change </w:t>
      </w:r>
      <w:r w:rsidR="009E5678" w:rsidRPr="003862D0">
        <w:rPr>
          <w:lang w:val="en-GB"/>
        </w:rPr>
        <w:t>in</w:t>
      </w:r>
      <w:r w:rsidRPr="003862D0">
        <w:rPr>
          <w:lang w:val="en-GB"/>
        </w:rPr>
        <w:t xml:space="preserve"> CMIP6 models are consistent with AR5, increas</w:t>
      </w:r>
      <w:r w:rsidR="00F959E5" w:rsidRPr="003862D0">
        <w:rPr>
          <w:lang w:val="en-GB"/>
        </w:rPr>
        <w:t>ing</w:t>
      </w:r>
      <w:r w:rsidRPr="003862D0">
        <w:rPr>
          <w:lang w:val="en-GB"/>
        </w:rPr>
        <w:t xml:space="preserve"> at high latitudes, over oceanic regions</w:t>
      </w:r>
      <w:r w:rsidR="00000909" w:rsidRPr="003862D0">
        <w:rPr>
          <w:lang w:val="en-GB"/>
        </w:rPr>
        <w:t>,</w:t>
      </w:r>
      <w:r w:rsidRPr="003862D0">
        <w:rPr>
          <w:lang w:val="en-GB"/>
        </w:rPr>
        <w:t xml:space="preserve"> and in wet regions over the tropics</w:t>
      </w:r>
      <w:r w:rsidR="00000909" w:rsidRPr="003862D0">
        <w:rPr>
          <w:lang w:val="en-GB"/>
        </w:rPr>
        <w:t>;</w:t>
      </w:r>
      <w:r w:rsidRPr="003862D0">
        <w:rPr>
          <w:lang w:val="en-GB"/>
        </w:rPr>
        <w:t xml:space="preserve"> and decreas</w:t>
      </w:r>
      <w:r w:rsidR="00F959E5" w:rsidRPr="003862D0">
        <w:rPr>
          <w:lang w:val="en-GB"/>
        </w:rPr>
        <w:t>ing</w:t>
      </w:r>
      <w:r w:rsidRPr="003862D0">
        <w:rPr>
          <w:lang w:val="en-GB"/>
        </w:rPr>
        <w:t xml:space="preserve"> in dry regions including large parts of the subtropics</w:t>
      </w:r>
      <w:r w:rsidR="00D5150E" w:rsidRPr="003862D0">
        <w:rPr>
          <w:lang w:val="en-GB"/>
        </w:rPr>
        <w:t xml:space="preserve"> (</w:t>
      </w:r>
      <w:r w:rsidR="00FA6D4F" w:rsidRPr="003862D0">
        <w:rPr>
          <w:lang w:val="en-GB"/>
        </w:rPr>
        <w:t>Figure 4.13</w:t>
      </w:r>
      <w:r w:rsidR="00D5150E" w:rsidRPr="003862D0">
        <w:rPr>
          <w:lang w:val="en-GB"/>
        </w:rPr>
        <w:t>)</w:t>
      </w:r>
      <w:r w:rsidRPr="003862D0">
        <w:rPr>
          <w:lang w:val="en-GB"/>
        </w:rPr>
        <w:t xml:space="preserve">. The magnitude of projected changes in precipitation in the near term, especially on regional scales is small compared to the magnitude of internal variability </w:t>
      </w:r>
      <w:ins w:id="2011" w:author="Ian Blenkinsop" w:date="2021-07-27T11:09:00Z">
        <w:r w:rsidR="002B0FB9" w:rsidRPr="003862D0">
          <w:rPr>
            <w:lang w:val="en-GB"/>
          </w:rPr>
          <w:lastRenderedPageBreak/>
          <w:t>(Section 10.4.3</w:t>
        </w:r>
        <w:r w:rsidR="002B0FB9">
          <w:rPr>
            <w:lang w:val="en-GB"/>
          </w:rPr>
          <w:t xml:space="preserve">; </w:t>
        </w:r>
      </w:ins>
      <w:r w:rsidRPr="003862D0">
        <w:rPr>
          <w:lang w:val="en-GB"/>
        </w:rPr>
        <w:fldChar w:fldCharType="begin" w:fldLock="1"/>
      </w:r>
      <w:r w:rsidR="00CD3B49">
        <w:rPr>
          <w:lang w:val="en-GB"/>
        </w:rPr>
        <w:instrText>ADDIN CSL_CITATION { "citationItems" : [ { "id" : "ITEM-1", "itemData" : { "DOI" : "10.1175/2011JCLI4137.1", "ISSN" : "0894-8755", "author" : [ { "dropping-particle" : "", "family" : "Hoerling", "given" : "Martin", "non-dropping-particle" : "", "parse-names" : false, "suffix" : "" }, { "dropping-particle" : "", "family" : "Hurrell", "given" : "James", "non-dropping-particle" : "", "parse-names" : false, "suffix" : "" }, { "dropping-particle" : "", "family" : "Kumar", "given" : "Arun", "non-dropping-particle" : "", "parse-names" : false, "suffix" : "" }, { "dropping-particle" : "", "family" : "Terray", "given" : "Laurent", "non-dropping-particle" : "", "parse-names" : false, "suffix" : "" }, { "dropping-particle" : "", "family" : "Eischeid", "given" : "Jon", "non-dropping-particle" : "", "parse-names" : false, "suffix" : "" }, { "dropping-particle" : "", "family" : "Pegion", "given" : "Philip", "non-dropping-particle" : "", "parse-names" : false, "suffix" : "" }, { "dropping-particle" : "", "family" : "Zhang", "given" : "Tao", "non-dropping-particle" : "", "parse-names" : false, "suffix" : "" }, { "dropping-particle" : "", "family" : "Quan", "given" : "Xiaowei", "non-dropping-particle" : "", "parse-names" : false, "suffix" : "" }, { "dropping-particle" : "", "family" : "Xu", "given" : "TaiYi", "non-dropping-particle" : "", "parse-names" : false, "suffix" : "" } ], "container-title" : "Journal of Climate", "id" : "ITEM-1", "issue" : "16", "issued" : { "date-parts" : [ [ "2011", "8" ] ] }, "page" : "4519-4528", "title" : "On North American Decadal Climate for 2011\u201320", "translator" : [ { "dropping-particle" : "", "family" : "K3884", "given" : "", "non-dropping-particle" : "", "parse-names" : false, "suffix" : "" } ], "type" : "article-journal", "volume" : "24" }, "uris" : [ "http://www.mendeley.com/documents/?uuid=cbd3df0e-629c-4f2d-841a-bde906d9b47b" ] }, { "id" : "ITEM-2", "itemData" : { "DOI" : "10.1175/JCLI-D-11-00354.1", "ISSN" : "0894-8755", "abstract" : "AbstractUnder global warming, increases in precipitation are expected at high latitudes and near major tropical convergence zones in some seasons, while decreases are expected in many subtropical and midlatitude areas in between. In many other areas there is no consensus among models on the sign of the projected change. This is often assumed to indicate that precipitation projections in these regions are highly uncertain.Here, twenty-first century precipitation projections under the Special Report on Emissions Scenarios (SRES) A1B scenario using 24 World Climate Research Programme (WCRP)/Coupled Model Intercomparison Project phase 3 (CMIP3) climate models are examined. In areas with no consensus on the sign of projected change there are extensive subregions where the projected change is \u201cvery likely\u201d (i.e., probability &gt; 0.90) to be small (relative to, e.g., the size of interannual variability during the late twentieth century) or zero. The statistical significance of and interrelationships between method...", "author" : [ { "dropping-particle" : "", "family" : "Power", "given" : "Scott B.", "non-dropping-particle" : "", "parse-names" : false, "suffix" : "" }, { "dropping-particle" : "", "family" : "Delage", "given" : "Fran\u00e7ois", "non-dropping-particle" : "", "parse-names" : false, "suffix" : "" }, { "dropping-particle" : "", "family" : "Colman", "given" : "Robert", "non-dropping-particle" : "", "parse-names" : false, "suffix" : "" }, { "dropping-particle" : "", "family" : "Moise", "given" : "Aurel", "non-dropping-particle" : "", "parse-names" : false, "suffix" : "" } ], "container-title" : "Journal of Climate", "id" : "ITEM-2", "issue" : "11", "issued" : { "date-parts" : [ [ "2012", "6" ] ] }, "page" : "3792-3809", "title" : "Consensus on Twenty-First-Century Rainfall Projections in Climate Models More Widespread than Previously Thought", "translator" : [ { "dropping-particle" : "", "family" : "K3885", "given" : "", "non-dropping-particle" : "", "parse-names" : false, "suffix" : "" } ], "type" : "article-journal", "volume" : "25" }, "uris" : [ "http://www.mendeley.com/documents/?uuid=5b38095d-cba6-47f7-81c0-922c8e7fa484" ] }, { "id" : "ITEM-3", "itemData" : { "DOI" : "10.1007/s00382-010-0810-6", "ISSN" : "1432-0894", "abstract" : "We separate and quantify the sources of uncertainty in projections of regional (\u223c2,500\u00a0km) precipitation changes for the twenty-first century using the CMIP3 multi-model ensemble, allowing a direct comparison with a similar analysis for regional temperature changes. For decadal means of seasonal mean precipitation, internal variability is the dominant uncertainty for predictions of the first decade everywhere, and for many regions until the third decade ahead. Model uncertainty is generally the dominant source of uncertainty for longer lead times. Scenario uncertainty is found to be small or negligible for all regions and lead times, apart from close to the poles at the end of the century. For the global mean, model uncertainty dominates at all lead times. The signal-to-noise ratio (S/N) of the precipitation projections is highest at the poles but less than 1 almost everywhere else, and is far lower than for temperature projections. In particular, the tropics have the highest S/N for temperature, but the lowest for precipitation. We also estimate a \u2018potential S/N\u2019 by assuming that model uncertainty could be reduced to zero, and show that, for regional precipitation, the gains in S/N are fairly modest, especially for predictions of the next few decades. This finding suggests that adaptation decisions will need to be made in the context of high uncertainty concerning regional changes in precipitation. The potential to narrow uncertainty in regional temperature projections is far greater. These conclusions on S/N are for the current generation of models; the real signal may be larger or smaller than the CMIP3 multi-model mean. Also note that the S/N for extreme precipitation, which is more relevant for many climate impacts, may be larger than for the seasonal mean precipitation considered here.", "author" : [ { "dropping-particle" : "", "family" : "Hawkins", "given" : "Ed", "non-dropping-particle" : "", "parse-names" : false, "suffix" : "" }, { "dropping-particle" : "", "family" : "Sutton", "given" : "Rowan", "non-dropping-particle" : "", "parse-names" : false, "suffix" : "" } ], "container-title" : "Climate Dynamics", "id" : "ITEM-3", "issue" : "1", "issued" : { "date-parts" : [ [ "2011" ] ] }, "page" : "407-418", "title" : "The potential to narrow uncertainty in projections of regional precipitation change", "translator" : [ { "dropping-particle" : "", "family" : "K4193", "given" : "", "non-dropping-particle" : "", "parse-names" : false, "suffix" : "" } ], "type" : "article-journal", "volume" : "37" }, "uris" : [ "http://www.mendeley.com/documents/?uuid=c4f0d339-7f23-43d3-81a2-a4fe5f153a71" ] }, { "id" : "ITEM-4", "itemData" : { "DOI" : "10.1175/BAMS-D-14-00154.1", "ISSN" : "0003-0007", "abstract" : "AbstractCurrent state-of-the-art global climate models produce different values for Earth\u2019s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\u201cpreindustrial,\u201d change by up to a decade depending on the choice of reference period. In this article...", "author" : [ { "dropping-particle" : "", "family" : "Hawkins", "given" : "Ed", "non-dropping-particle" : "", "parse-names" : false, "suffix" : "" }, { "dropping-particle" : "", "family" : "Sutton", "given" : "Rowan", "non-dropping-particle" : "", "parse-names" : false, "suffix" : "" } ], "container-title" : "Bulletin of the American Meteorological Society", "id" : "ITEM-4", "issue" : "6", "issued" : { "date-parts" : [ [ "2016", "6" ] ] }, "page" : "963-980", "title" : "Connecting Climate Model Projections of Global Temperature Change with the Real World", "translator" : [ { "dropping-particle" : "", "family" : "K3881", "given" : "", "non-dropping-particle" : "", "parse-names" : false, "suffix" : "" } ], "type" : "article-journal", "volume" : "97" }, "uris" : [ "http://www.mendeley.com/documents/?uuid=1924c417-aaec-41ac-b824-4154497007a0" ] }, { "id" : "ITEM-5",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"ITEM-5",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"mendeley" : { "formattedCitation" : "(Hawkins and Sutton, 2011, 2016; Hoerling et al., 2011; Deser et al., 2012b; Power et al., 2012)", "manualFormatting" : "Hawkins and Sutton, 2011, 2016; Hoerling et al., 2011; Deser et al., 2012b; Power et al., 2012)", "plainTextFormattedCitation" : "(Hawkins and Sutton, 2011, 2016; Hoerling et al., 2011; Deser et al., 2012b; Power et al., 2012)", "previouslyFormattedCitation" : "(Hawkins and Sutton, 2011, 2016; Hoerling et al., 2011; Deser et al., 2012b; Power et al., 2012)" }, "properties" : { "noteIndex" : 0 }, "schema" : "https://github.com/citation-style-language/schema/raw/master/csl-citation.json" }</w:instrText>
      </w:r>
      <w:r w:rsidRPr="003862D0">
        <w:rPr>
          <w:lang w:val="en-GB"/>
        </w:rPr>
        <w:fldChar w:fldCharType="separate"/>
      </w:r>
      <w:del w:id="2012" w:author="Ian Blenkinsop" w:date="2021-07-27T11:09:00Z">
        <w:r w:rsidR="00016735" w:rsidDel="002B0FB9">
          <w:rPr>
            <w:noProof/>
            <w:lang w:val="en-GB"/>
          </w:rPr>
          <w:delText>(</w:delText>
        </w:r>
      </w:del>
      <w:r w:rsidR="00016735">
        <w:rPr>
          <w:noProof/>
          <w:lang w:val="en-GB"/>
        </w:rPr>
        <w:t>Hawkins and Sutton, 2011, 2016; Hoerling et al., 2011; Deser et al., 2012b; Power et al., 2012)</w:t>
      </w:r>
      <w:r w:rsidRPr="003862D0">
        <w:rPr>
          <w:lang w:val="en-GB"/>
        </w:rPr>
        <w:fldChar w:fldCharType="end"/>
      </w:r>
      <w:del w:id="2013" w:author="Ian Blenkinsop" w:date="2021-07-27T11:09:00Z">
        <w:r w:rsidRPr="003862D0" w:rsidDel="002B0FB9">
          <w:rPr>
            <w:lang w:val="en-GB"/>
          </w:rPr>
          <w:delText xml:space="preserve"> (Section 10.4.3)</w:delText>
        </w:r>
      </w:del>
      <w:r w:rsidRPr="003862D0">
        <w:rPr>
          <w:lang w:val="en-GB"/>
        </w:rPr>
        <w:t>. Analyses of CMIP5, CMIP6, and single</w:t>
      </w:r>
      <w:r w:rsidR="00750F9C" w:rsidRPr="003862D0">
        <w:rPr>
          <w:lang w:val="en-GB"/>
        </w:rPr>
        <w:t>-</w:t>
      </w:r>
      <w:r w:rsidRPr="003862D0">
        <w:rPr>
          <w:lang w:val="en-GB"/>
        </w:rPr>
        <w:t>model large</w:t>
      </w:r>
      <w:r w:rsidR="00750F9C" w:rsidRPr="003862D0">
        <w:rPr>
          <w:lang w:val="en-GB"/>
        </w:rPr>
        <w:t>-</w:t>
      </w:r>
      <w:r w:rsidRPr="003862D0">
        <w:rPr>
          <w:lang w:val="en-GB"/>
        </w:rPr>
        <w:t xml:space="preserve">ensemble simulations show that for the uncertainty in near-term precipitation projections, model </w:t>
      </w:r>
      <w:r w:rsidR="00AA0F45" w:rsidRPr="003862D0">
        <w:rPr>
          <w:lang w:val="en-GB"/>
        </w:rPr>
        <w:t>uncertainty</w:t>
      </w:r>
      <w:r w:rsidRPr="003862D0">
        <w:rPr>
          <w:lang w:val="en-GB"/>
        </w:rPr>
        <w:t xml:space="preserve"> and internal variability dominate while the scenario uncertainty is very small </w:t>
      </w:r>
      <w:ins w:id="2014" w:author="Ian Blenkinsop" w:date="2021-07-27T11:09:00Z">
        <w:r w:rsidR="002B0FB9">
          <w:rPr>
            <w:lang w:val="en-GB"/>
          </w:rPr>
          <w:t>(</w:t>
        </w:r>
        <w:r w:rsidR="002B0FB9" w:rsidRPr="003862D0">
          <w:rPr>
            <w:lang w:val="en-GB"/>
          </w:rPr>
          <w:t>Section 8.5</w:t>
        </w:r>
        <w:r w:rsidR="002B0FB9">
          <w:rPr>
            <w:lang w:val="en-GB"/>
          </w:rPr>
          <w:t xml:space="preserve">; </w:t>
        </w:r>
      </w:ins>
      <w:r w:rsidRPr="003862D0">
        <w:rPr>
          <w:lang w:val="en-GB"/>
        </w:rPr>
        <w:fldChar w:fldCharType="begin" w:fldLock="1"/>
      </w:r>
      <w:r w:rsidR="00CD3B49">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 } ], "mendeley" : { "formattedCitation" : "(Lehner et al., 2020)", "manualFormatting"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del w:id="2015" w:author="Ian Blenkinsop" w:date="2021-07-27T11:09:00Z">
        <w:r w:rsidR="00016735" w:rsidDel="002B0FB9">
          <w:rPr>
            <w:noProof/>
            <w:lang w:val="en-GB"/>
          </w:rPr>
          <w:delText>(</w:delText>
        </w:r>
      </w:del>
      <w:r w:rsidR="00016735">
        <w:rPr>
          <w:noProof/>
          <w:lang w:val="en-GB"/>
        </w:rPr>
        <w:t>Lehner et al., 2020)</w:t>
      </w:r>
      <w:r w:rsidRPr="003862D0">
        <w:rPr>
          <w:lang w:val="en-GB"/>
        </w:rPr>
        <w:fldChar w:fldCharType="end"/>
      </w:r>
      <w:ins w:id="2016" w:author="Sara M Tuson" w:date="2021-07-16T07:26:00Z">
        <w:del w:id="2017" w:author="Ian Blenkinsop" w:date="2021-07-27T11:09:00Z">
          <w:r w:rsidR="00816D04" w:rsidDel="002B0FB9">
            <w:rPr>
              <w:lang w:val="en-GB"/>
            </w:rPr>
            <w:delText xml:space="preserve"> </w:delText>
          </w:r>
        </w:del>
      </w:ins>
      <w:del w:id="2018" w:author="Ian Blenkinsop" w:date="2021-07-27T11:09:00Z">
        <w:r w:rsidRPr="003862D0" w:rsidDel="002B0FB9">
          <w:rPr>
            <w:lang w:val="en-GB"/>
          </w:rPr>
          <w:delText>(also see Section 8.5)</w:delText>
        </w:r>
      </w:del>
      <w:r w:rsidRPr="003862D0">
        <w:rPr>
          <w:lang w:val="en-GB"/>
        </w:rPr>
        <w:t>. Based on large ensembles of climate change experiments, it was shown that internal variability decreases over time for both temperature and precipitation on decadal scales</w:t>
      </w:r>
      <w:del w:id="2019" w:author="Sara M Tuson" w:date="2021-07-15T20:27:00Z">
        <w:r w:rsidRPr="003862D0" w:rsidDel="00092429">
          <w:rPr>
            <w:lang w:val="en-GB"/>
          </w:rPr>
          <w:delText xml:space="preserve">  </w:delText>
        </w:r>
      </w:del>
      <w:ins w:id="2020" w:author="Sara M Tuson" w:date="2021-07-15T20:27:00Z">
        <w:r w:rsidR="00092429">
          <w:rPr>
            <w:lang w:val="en-GB"/>
          </w:rPr>
          <w:t xml:space="preserve"> </w:t>
        </w:r>
      </w:ins>
      <w:r w:rsidRPr="003862D0">
        <w:rPr>
          <w:lang w:val="en-GB"/>
        </w:rPr>
        <w:fldChar w:fldCharType="begin" w:fldLock="1"/>
      </w:r>
      <w:r w:rsidR="00615634">
        <w:rPr>
          <w:lang w:val="en-GB"/>
        </w:rPr>
        <w:instrText>ADDIN CSL_CITATION { "citationItems" : [ { "id" : "ITEM-1", "itemData" : { "DOI" : "10.1038/s41467-018-03611-3", "ISSN" : "2041-1723", "abstract" : "Precipitation is characterized by substantial natural variability, including on regional and decadal scales. This relatively large variability poses a grand challenge in assessing the significance of anthropogenically forced precipitation changes. Here we use multiple large ensembles of climate change experiments to evaluate whether, on regional scales, anthropogenic changes in decadal precipitation mean state are distinguishable. Here, distinguishable means the anthropogenic change is outside the range expected from natural variability. Relative to the 1950\u20131999 period, simulated anthropogenic shifts in precipitation mean state for the 2000\u20132009 period are already distinguishable over 36\u201341% of the globe\u2014primarily in high latitudes, eastern subtropical oceans, and the tropics. Anthropogenic forcing in future medium-to-high emission scenarios is projected to cause distinguishable shifts over 68\u201375% of the globe by 2050 and 86\u201388% by 2100. Our findings imply anthropogenic shifts in decadal-mean precipitation will exceed the bounds of natural variability over most of the planet within several decades.", "author" : [ { "dropping-particle" : "", "family" : "Zhang", "given" : "Honghai", "non-dropping-particle" : "", "parse-names" : false, "suffix" : "" }, { "dropping-particle" : "", "family" : "Delworth", "given" : "Thomas L", "non-dropping-particle" : "", "parse-names" : false, "suffix" : "" } ], "container-title" : "Nature Communications", "id" : "ITEM-1", "issue" : "1", "issued" : { "date-parts" : [ [ "2018", "12", "20" ] ] }, "page" : "1150", "title" : "Robustness of anthropogenically forced decadal precipitation changes projected for the 21st century", "translator" : [ { "dropping-particle" : "", "family" : "K3245", "given" : "", "non-dropping-particle" : "", "parse-names" : false, "suffix" : "" } ], "type" : "article-journal", "volume" : "9" }, "uris" : [ "http://www.mendeley.com/documents/?uuid=653c45b7-83b9-4db0-a3a0-d671d7d87783"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"(Zhang and Delworth, 2018; Tebaldi et al., 2021)", "plainTextFormattedCitation" : "(Zhang and Delworth, 2018; Tebaldi et al., 2021)", "previouslyFormattedCitation" : "(Zhang and Delworth, 2018; Tebaldi et al., 2021)" }, "properties" : { "noteIndex" : 0 }, "schema" : "https://github.com/citation-style-language/schema/raw/master/csl-citation.json" }</w:instrText>
      </w:r>
      <w:r w:rsidRPr="003862D0">
        <w:rPr>
          <w:lang w:val="en-GB"/>
        </w:rPr>
        <w:fldChar w:fldCharType="separate"/>
      </w:r>
      <w:r w:rsidR="00016735">
        <w:rPr>
          <w:noProof/>
          <w:lang w:val="en-GB"/>
        </w:rPr>
        <w:t>(Zhang and Delworth, 2018; Tebaldi et al., 2021)</w:t>
      </w:r>
      <w:r w:rsidRPr="003862D0">
        <w:rPr>
          <w:lang w:val="en-GB"/>
        </w:rPr>
        <w:fldChar w:fldCharType="end"/>
      </w:r>
      <w:r w:rsidRPr="003862D0">
        <w:rPr>
          <w:lang w:val="en-GB"/>
        </w:rPr>
        <w:t xml:space="preserve">. The precipitation projections from CMIP6 models shows larger model uncertainty associated with the higher average transient climate response </w:t>
      </w:r>
      <w:r w:rsidRPr="003862D0">
        <w:rPr>
          <w:lang w:val="en-GB"/>
        </w:rPr>
        <w:fldChar w:fldCharType="begin" w:fldLock="1"/>
      </w:r>
      <w:r w:rsidR="00615634">
        <w:rPr>
          <w:lang w:val="en-GB"/>
        </w:rPr>
        <w:instrText>ADDIN CSL_CITATION { "citationItems" : [ { "id" : "ITEM-1", "itemData" : { "DOI" : "10.5194/esd-11-491-2020", "author" : [ { "dropping-particle" : "", "family" : "Lehner", "given" : "F", "non-dropping-particle" : "", "parse-names" : false, "suffix" : "" }, { "dropping-particle" : "", "family" : "Deser", "given" : "C", "non-dropping-particle" : "", "parse-names" : false, "suffix" : "" }, { "dropping-particle" : "", "family" : "Maher", "given" : "N", "non-dropping-particle" : "", "parse-names" : false, "suffix" : "" }, { "dropping-particle" : "", "family" : "Marotzke", "given" : "J", "non-dropping-particle" : "", "parse-names" : false, "suffix" : "" }, { "dropping-particle" : "", "family" : "Fischer", "given" : "E M", "non-dropping-particle" : "", "parse-names" : false, "suffix" : "" }, { "dropping-particle" : "", "family" : "Brunner", "given" : "L", "non-dropping-particle" : "", "parse-names" : false, "suffix" : "" }, { "dropping-particle" : "", "family" : "Knutti", "given" : "R", "non-dropping-particle" : "", "parse-names" : false, "suffix" : "" }, { "dropping-particle" : "", "family" : "Hawkins", "given" : "E", "non-dropping-particle" : "", "parse-names" : false, "suffix" : "" } ], "container-title" : "Earth System Dynamics", "id" : "ITEM-1", "issue" : "2", "issued" : { "date-parts" : [ [ "2020" ] ] }, "page" : "491-508", "title" : "Partitioning climate projection uncertainty with multiple large ensembles and CMIP5/6", "translator" : [ { "dropping-particle" : "", "family" : "K5008", "given" : "", "non-dropping-particle" : "", "parse-names" : false, "suffix" : "" } ], "type" : "article-journal", "volume" : "11" }, "uris" : [ "http://www.mendeley.com/documents/?uuid=ffea31e1-00b9-4526-8a23-4e530082c093", "http://www.mendeley.com/documents/?uuid=20b36afc-3d66-4f64-be26-b1055a5886ce" ] } ], "mendeley" : { "formattedCitation" : "(Lehner et al., 2020)", "plainTextFormattedCitation" : "(Lehner et al., 2020)", "previouslyFormattedCitation" : "(Lehner et al., 2020)" }, "properties" : { "noteIndex" : 0 }, "schema" : "https://github.com/citation-style-language/schema/raw/master/csl-citation.json" }</w:instrText>
      </w:r>
      <w:r w:rsidRPr="003862D0">
        <w:rPr>
          <w:lang w:val="en-GB"/>
        </w:rPr>
        <w:fldChar w:fldCharType="separate"/>
      </w:r>
      <w:r w:rsidR="00016735">
        <w:rPr>
          <w:noProof/>
          <w:lang w:val="en-GB"/>
        </w:rPr>
        <w:t>(Lehner et al., 2020)</w:t>
      </w:r>
      <w:r w:rsidRPr="003862D0">
        <w:rPr>
          <w:lang w:val="en-GB"/>
        </w:rPr>
        <w:fldChar w:fldCharType="end"/>
      </w:r>
      <w:r w:rsidRPr="003862D0">
        <w:rPr>
          <w:lang w:val="en-GB"/>
        </w:rPr>
        <w:t xml:space="preserve">. </w:t>
      </w:r>
    </w:p>
    <w:p w14:paraId="1E37576A" w14:textId="476FC0AB" w:rsidR="00CA4A69" w:rsidRPr="003862D0" w:rsidRDefault="00CA4A69" w:rsidP="00CA4A69">
      <w:pPr>
        <w:pStyle w:val="AR6BodyText"/>
        <w:rPr>
          <w:lang w:val="en-GB"/>
        </w:rPr>
      </w:pPr>
    </w:p>
    <w:p w14:paraId="33830123" w14:textId="7AC51A30" w:rsidR="00CA4A69" w:rsidRPr="003862D0" w:rsidRDefault="00CA4A69" w:rsidP="00CA4A69">
      <w:pPr>
        <w:pStyle w:val="AR6BodyText"/>
        <w:rPr>
          <w:lang w:val="en-GB"/>
        </w:rPr>
      </w:pPr>
      <w:r w:rsidRPr="003862D0">
        <w:rPr>
          <w:lang w:val="en-GB"/>
        </w:rPr>
        <w:t xml:space="preserve">The </w:t>
      </w:r>
      <w:r w:rsidR="007C77C0" w:rsidRPr="003862D0">
        <w:rPr>
          <w:lang w:val="en-GB"/>
        </w:rPr>
        <w:t>‘</w:t>
      </w:r>
      <w:r w:rsidRPr="003862D0">
        <w:rPr>
          <w:lang w:val="en-GB"/>
        </w:rPr>
        <w:t>wet get wetter, dry get drier</w:t>
      </w:r>
      <w:r w:rsidR="007C77C0" w:rsidRPr="003862D0">
        <w:rPr>
          <w:lang w:val="en-GB"/>
        </w:rPr>
        <w:t>’</w:t>
      </w:r>
      <w:r w:rsidRPr="003862D0">
        <w:rPr>
          <w:lang w:val="en-GB"/>
        </w:rPr>
        <w:t xml:space="preserve"> </w:t>
      </w:r>
      <w:r w:rsidR="00750F9C" w:rsidRPr="003862D0">
        <w:rPr>
          <w:lang w:val="en-GB"/>
        </w:rPr>
        <w:t>paradigm</w:t>
      </w:r>
      <w:r w:rsidRPr="003862D0">
        <w:rPr>
          <w:lang w:val="en-GB"/>
        </w:rPr>
        <w:t>, which</w:t>
      </w:r>
      <w:del w:id="2021" w:author="Sara M Tuson" w:date="2021-07-15T20:27:00Z">
        <w:r w:rsidRPr="003862D0" w:rsidDel="00092429">
          <w:rPr>
            <w:lang w:val="en-GB"/>
          </w:rPr>
          <w:delText xml:space="preserve">  </w:delText>
        </w:r>
      </w:del>
      <w:ins w:id="2022" w:author="Sara M Tuson" w:date="2021-07-15T20:27:00Z">
        <w:r w:rsidR="00092429">
          <w:rPr>
            <w:lang w:val="en-GB"/>
          </w:rPr>
          <w:t xml:space="preserve"> </w:t>
        </w:r>
      </w:ins>
      <w:r w:rsidRPr="003862D0">
        <w:rPr>
          <w:lang w:val="en-GB"/>
        </w:rPr>
        <w:t xml:space="preserve">has been used to explain the global precipitation pattern responding to global warming </w:t>
      </w:r>
      <w:r w:rsidRPr="003862D0">
        <w:rPr>
          <w:lang w:val="en-GB"/>
        </w:rPr>
        <w:fldChar w:fldCharType="begin" w:fldLock="1"/>
      </w:r>
      <w:r w:rsidR="00741A83">
        <w:rPr>
          <w:lang w:val="en-GB"/>
        </w:rPr>
        <w:instrText>ADDIN CSL_CITATION { "citationItems" : [ { "id" : "ITEM-1",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"plainTextFormattedCitation" : "(Held and Soden, 2006)", "previouslyFormattedCitation" : "(Held and Soden, 2006)" }, "properties" : { "noteIndex" : 0 }, "schema" : "https://github.com/citation-style-language/schema/raw/master/csl-citation.json" }</w:instrText>
      </w:r>
      <w:r w:rsidRPr="003862D0">
        <w:rPr>
          <w:lang w:val="en-GB"/>
        </w:rPr>
        <w:fldChar w:fldCharType="separate"/>
      </w:r>
      <w:r w:rsidR="00016735">
        <w:rPr>
          <w:noProof/>
          <w:lang w:val="en-GB"/>
        </w:rPr>
        <w:t>(Held and Soden, 2006)</w:t>
      </w:r>
      <w:r w:rsidRPr="003862D0">
        <w:rPr>
          <w:lang w:val="en-GB"/>
        </w:rPr>
        <w:fldChar w:fldCharType="end"/>
      </w:r>
      <w:r w:rsidRPr="003862D0">
        <w:rPr>
          <w:lang w:val="en-GB"/>
        </w:rPr>
        <w:t>, might not hold, especially over subtropical land regions</w:t>
      </w:r>
      <w:r w:rsidRPr="003862D0">
        <w:rPr>
          <w:color w:val="000000" w:themeColor="text1"/>
          <w:lang w:val="en-GB"/>
        </w:rPr>
        <w:t xml:space="preserve">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"10.1038/srep18018", "ISSN" : "2045-2322", "abstract" : "The \u201cdry gets drier, wet gets wetter\u201d (DGDWGW) paradigm is widely accepted in global moisture change. However, Greve et al.1 have declared that this paradigm has been overestimated. This controversy leaves a large gap in the understanding of the evolution of water-related processes. Here, we examine the global moisture trends using satellite soil moisture for the past 35 years (1979\u20132013). Our results support those of Greve et al., although there are quantitative differences. Generally, approximately 30% of global land has experienced robust moisture trends (22.16% have become drier and 7.14% have become wetter). Only 15.12% of the land areas have followed the DGDWGW paradigm, whereas 7.77% have experienced the opposite trend. A new finding is that there is a significant \u201cdrier in dry, wetter in wet\u201d (DIDWIW) trend paradigm; 52.69% of the drying trend occurred in arid regions and 48.34% of the wetter trend occurred in the humid regions. Overall, 51.63% of the trends followed the DIDWIW paradigm and 26.93% followed the opposite trend. We also identified the DGDWGW and DIDWIW paradigms in low precipitation-induced arid regions in which the dry soil led to an increasing sensible heat flux and temperature and subsequently potential evapotranspiration.", "author" : [ { "dropping-particle" : "", "family" : "Feng", "given" : "Huihui", "non-dropping-particle" : "", "parse-names" : false, "suffix" : "" }, { "dropping-particle" : "", "family" : "Zhang", "given" : "Mingyang", "non-dropping-particle" : "", "parse-names" : false, "suffix" : "" } ], "container-title" : "Scientific Reports", "id" : "ITEM-1", "issue" : "1", "issued" : { "date-parts" : [ [ "2015" ] ] }, "page" : "18018", "title" : "Global land moisture trends: drier in dry and wetter in wet over land", "translator" : [ { "dropping-particle" : "", "family" : "K4866", "given" : "", "non-dropping-particle" : "", "parse-names" : false, "suffix" : "" } ], "type" : "article-journal", "volume" : "5" }, "uris" : [ "http://www.mendeley.com/documents/?uuid=1af2a07d-82b1-4fa9-9989-666f8b4ceb7d" ] }, { "id" : "ITEM-2",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"10", "14" ] ] }, "page" : "716-721", "title" : "Global assessment of trends in wetting and drying over land", "translator" : [ { "dropping-particle" : "", "family" : "K3193", "given" : "", "non-dropping-particle" : "", "parse-names" : false, "suffix" : "" } ], "type" : "article-journal", "volume" : "7" }, "uris" : [ "http://www.mendeley.com/documents/?uuid=6c2b40da-2a73-4ef5-b964-80c03ba4f8fa", "http://www.mendeley.com/documents/?uuid=ecf71152-2975-490c-a5c9-573db2a039a5" ] }, { "id" : "ITEM-3", "itemData" : { "DOI" : "10.1002/2015GL064127", "abstract" : "Abstract Substantial changes in the hydrological cycle are projected for the 21st century, but these projections are subject to major uncertainties. In this context, the \u201cdry gets drier, wet gets wetter\u201d (DDWW) paradigm is often used as a simplifying summary. However, recent studies cast doubt on the validity of the paradigm and also on applying the widely used P \u2212 E (precipitation\u2009\u2212\u2009evapotranspiration) metric over global land surfaces. Here we show in a comprehensive CMIP5-based assessment that projected changes in mean annual P \u2212 E are generally not significant, except for high-latitude regions showing wetting conditions until the end of the 21st century. Significant increases in aridity do occur in many subtropical and also adjacent humid regions. However, combining both metrics still shows that approximately 70% of all land area will not experience significant changes. Based on these findings, we conclude that the DDWW paradigm is generally not confirmed for projected changes in most land areas.", "author" : [ { "dropping-particle" : "", "family" : "Greve", "given" : "P", "non-dropping-particle" : "", "parse-names" : false, "suffix" : "" }, { "dropping-particle" : "", "family" : "Seneviratne", "given" : "S I", "non-dropping-particle" : "", "parse-names" : false, "suffix" : "" } ], "container-title" : "Geophysical Research Letters", "id" : "ITEM-3", "issue" : "13", "issued" : { "date-parts" : [ [ "2015" ] ] }, "page" : "5493-5499", "title" : "Assessment of future changes in water availability and aridity", "translator" : [ { "dropping-particle" : "", "family" : "K5010", "given" : "", "non-dropping-particle" : "", "parse-names" : false, "suffix" : "" } ], "type" : "article-journal", "volume" : "42" }, "uris" : [ "http://www.mendeley.com/documents/?uuid=45a19c68-eebe-4a40-9d79-9be39b77f3a7", "http://www.mendeley.com/documents/?uuid=2257cae6-25a7-497b-873e-9d78c8888662", "http://www.mendeley.com/documents/?uuid=84bd8176-5c71-4616-af96-a4e3303f7771" ] } ], "mendeley" : { "formattedCitation" : "(Greve et al., 2014; Feng and Zhang, 2015; Greve and Seneviratne, 2015)", "plainTextFormattedCitation" : "(Greve et al., 2014; Feng and Zhang, 2015; Greve and Seneviratne, 2015)", "previouslyFormattedCitation" : "(Greve et al., 2014; Feng and Zhang, 2015; Greve and Seneviratne,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(Greve et al., 2014; Feng and Zhang, 2015; Greve and Seneviratne, 2015)</w:t>
      </w:r>
      <w:r w:rsidRPr="003862D0">
        <w:rPr>
          <w:color w:val="000000" w:themeColor="text1"/>
          <w:lang w:val="en-GB"/>
        </w:rPr>
        <w:fldChar w:fldCharType="end"/>
      </w:r>
      <w:r w:rsidRPr="003862D0">
        <w:rPr>
          <w:lang w:val="en-GB"/>
        </w:rPr>
        <w:t xml:space="preserve">. Over the tropical oceans, precipitation changes are largely driven by the pattern of </w:t>
      </w:r>
      <w:r w:rsidR="00750F9C" w:rsidRPr="003862D0">
        <w:rPr>
          <w:lang w:val="en-GB"/>
        </w:rPr>
        <w:t>SST</w:t>
      </w:r>
      <w:r w:rsidRPr="003862D0">
        <w:rPr>
          <w:lang w:val="en-GB"/>
        </w:rPr>
        <w:t xml:space="preserve"> changes </w:t>
      </w:r>
      <w:r w:rsidRPr="003862D0">
        <w:rPr>
          <w:lang w:val="en-GB"/>
        </w:rPr>
        <w:fldChar w:fldCharType="begin" w:fldLock="1"/>
      </w:r>
      <w:r w:rsidR="00615634">
        <w:rPr>
          <w:lang w:val="en-GB"/>
        </w:rPr>
        <w:instrText>ADDIN CSL_CITATION { "citationItems" : [ { "id" : "ITEM-1", "itemData" : { "DOI" : "10.1175/JCLI-D-18-0262.1", "ISSN" : "0894-8755", "abstract" : "The driving of tropical precipitation by the variability of the underlying sea surface temperature (SST) plays a critical role in the atmospheric general circulation. To assess the precipitation sensitivity to SST variability, it is necessary to observe and understand the relationship between precipitation and SST. However, the precipitation\u2013SST relationships from any coupled atmosphere\u2013ocean system can be difficult to interpret given the challenge of disentangling the SST-forced atmospheric response and the atmospheric intrinsic variability. This study demonstrates that the two components can be isolated using uncoupled atmosphere-only simulations, which extract the former when driven by time-varying SSTs and the latter when driven by climatological SSTs. With a simple framework that linearly combines the two types of uncoupled simulations, the coupled precipitation\u2013SST relationships are successfully reproduced. Such a framework can be a useful tool for quantitatively diagnosing tropical air\u2013sea interactions. The precipitation sensitivity to SST variability is investigated with the use of uncoupled simulations with prescribed SST anomalies, where the influence of atmospheric intrinsic variability on SST is deactivated. Through a focus on local precipitation\u2013SST relationships, the precipitation sensitivity to local SST variability is determined to be predominantly controlled by the local background SST. In addition, the strength of the precipitation response increases monotonically with the local background SST, with a very sharp growth at high SSTs. These findings are supported by basic principles of moist static stability, from which a simple formula for precipitation sensitivity to local SST variability is derived.", "author" : [ { "dropping-particle" : "", "family" : "He", "given" : "Jie", "non-dropping-particle" : "", "parse-names" : false, "suffix" : "" }, { "dropping-particle" : "", "family" : "Johnson", "given" : "Nathaniel C", "non-dropping-particle" : "", "parse-names" : false, "suffix" : "" }, { "dropping-particle" : "", "family" : "Vecchi", "given" : "Gabriel A", "non-dropping-particle" : "", "parse-names" : false, "suffix" : "" }, { "dropping-particle" : "", "family" : "Kirtman", "given" : "Ben", "non-dropping-particle" : "", "parse-names" : false, "suffix" : "" }, { "dropping-particle" : "", "family" : "Wittenberg", "given" : "Andrew T", "non-dropping-particle" : "", "parse-names" : false, "suffix" : "" }, { "dropping-particle" : "", "family" : "Sturm", "given" : "Stephan", "non-dropping-particle" : "", "parse-names" : false, "suffix" : "" } ], "container-title" : "Journal of Climate", "id" : "ITEM-1", "issue" : "22", "issued" : { "date-parts" : [ [ "2018" ] ] }, "page" : "9225-9238", "title" : "Precipitation Sensitivity to Local Variations in Tropical Sea Surface Temperature", "translator" : [ { "dropping-particle" : "", "family" : "K5009", "given" : "", "non-dropping-particle" : "", "parse-names" : false, "suffix" : "" } ], "type" : "article-journal", "volume" : "31" }, "uris" : [ "http://www.mendeley.com/documents/?uuid=bb98e8bd-46d9-42af-a785-290a248e163b", "http://www.mendeley.com/documents/?uuid=27d6b977-fe69-4d2e-94fc-9b40a0b60918" ] } ], "mendeley" : { "formattedCitation" : "(He et al., 2018)", "plainTextFormattedCitation" : "(He et al., 2018)", "previouslyFormattedCitation" : "(He et al., 2018)" }, "properties" : { "noteIndex" : 0 }, "schema" : "https://github.com/citation-style-language/schema/raw/master/csl-citation.json" }</w:instrText>
      </w:r>
      <w:r w:rsidRPr="003862D0">
        <w:rPr>
          <w:lang w:val="en-GB"/>
        </w:rPr>
        <w:fldChar w:fldCharType="separate"/>
      </w:r>
      <w:r w:rsidR="00016735">
        <w:rPr>
          <w:noProof/>
          <w:lang w:val="en-GB"/>
        </w:rPr>
        <w:t>(He et al., 2018)</w:t>
      </w:r>
      <w:r w:rsidRPr="003862D0">
        <w:rPr>
          <w:lang w:val="en-GB"/>
        </w:rPr>
        <w:fldChar w:fldCharType="end"/>
      </w:r>
      <w:r w:rsidRPr="003862D0">
        <w:rPr>
          <w:lang w:val="en-GB"/>
        </w:rPr>
        <w:t>, and in the subtropics, precipitation response is driven primarily by the fast adjustment to CO</w:t>
      </w:r>
      <w:r w:rsidR="00750F9C" w:rsidRPr="003862D0">
        <w:rPr>
          <w:vertAlign w:val="subscript"/>
          <w:lang w:val="en-GB"/>
        </w:rPr>
        <w:t>2</w:t>
      </w:r>
      <w:r w:rsidRPr="003862D0">
        <w:rPr>
          <w:lang w:val="en-GB"/>
        </w:rPr>
        <w:t xml:space="preserve"> forcing </w:t>
      </w:r>
      <w:r w:rsidRPr="003862D0">
        <w:rPr>
          <w:lang w:val="en-GB"/>
        </w:rPr>
        <w:fldChar w:fldCharType="begin" w:fldLock="1"/>
      </w:r>
      <w:r w:rsidR="00615634">
        <w:rPr>
          <w:lang w:val="en-GB"/>
        </w:rPr>
        <w:instrText>ADDIN CSL_CITATION { "citationItems" : [ { "id" : "ITEM-1", "itemData" : { "DOI" : "10.1038/nclimate3157", "ISBN" : "1758-678X", "ISSN" : "1758-678X", "abstract" : "Projected decreases in subtropical rainfall have previously been attributed to enhanced moisture transport or atmospheric circulation changes. New research shows that neither is the key mechanism, and instead greater land\u2013sea temperature contrast in response to direct radiative forcing dominates.", "author" : [ { "dropping-particle" : "", "family" : "He", "given" : "Jie", "non-dropping-particle" : "", "parse-names" : false, "suffix" : "" }, { "dropping-particle" : "", "family" : "Soden", "given" : "Brian J.", "non-dropping-particle" : "", "parse-names" : false, "suffix" : "" } ], "container-title" : "Nature Climate Change", "id" : "ITEM-1", "issue" : "1", "issued" : { "date-parts" : [ [ "2017", "1", "14" ] ] }, "page" : "53-57", "title" : "A re-examination of the projected subtropical precipitation decline", "translator" : [ { "dropping-particle" : "", "family" : "K2770", "given" : "", "non-dropping-particle" : "", "parse-names" : false, "suffix" : "" } ], "type" : "article-journal", "volume" : "7" }, "uris" : [ "http://www.mendeley.com/documents/?uuid=d85a8fd1-9de9-4f25-9472-e6a0b59f772d" ] } ], "mendeley" : { "formattedCitation" : "(He and Soden, 2017)", "plainTextFormattedCitation" : "(He and Soden, 2017)", "previouslyFormattedCitation" : "(He and Soden, 2017)" }, "properties" : { "noteIndex" : 0 }, "schema" : "https://github.com/citation-style-language/schema/raw/master/csl-citation.json" }</w:instrText>
      </w:r>
      <w:r w:rsidRPr="003862D0">
        <w:rPr>
          <w:lang w:val="en-GB"/>
        </w:rPr>
        <w:fldChar w:fldCharType="separate"/>
      </w:r>
      <w:r w:rsidR="00016735">
        <w:rPr>
          <w:noProof/>
          <w:lang w:val="en-GB"/>
        </w:rPr>
        <w:t>(He and Soden, 2017)</w:t>
      </w:r>
      <w:r w:rsidRPr="003862D0">
        <w:rPr>
          <w:lang w:val="en-GB"/>
        </w:rPr>
        <w:fldChar w:fldCharType="end"/>
      </w:r>
      <w:r w:rsidRPr="003862D0">
        <w:rPr>
          <w:lang w:val="en-GB"/>
        </w:rPr>
        <w:t>. In addition to the response to GHG forcing, forcing from natural and anthropogenic aerosols exert impacts on regional patterns of precipitation</w:t>
      </w:r>
      <w:ins w:id="2023" w:author="Ian Blenkinsop" w:date="2021-07-27T11:10:00Z">
        <w:r w:rsidR="002B0FB9">
          <w:rPr>
            <w:lang w:val="en-GB"/>
          </w:rPr>
          <w:t xml:space="preserve"> </w:t>
        </w:r>
        <w:r w:rsidR="002B0FB9" w:rsidRPr="00560680">
          <w:t>(Section 10.3.1</w:t>
        </w:r>
        <w:r w:rsidR="002B0FB9">
          <w:t>;</w:t>
        </w:r>
      </w:ins>
      <w:r w:rsidRPr="003862D0">
        <w:rPr>
          <w:lang w:val="en-GB"/>
        </w:rPr>
        <w:t xml:space="preserve"> </w:t>
      </w:r>
      <w:commentRangeStart w:id="2024"/>
      <w:r w:rsidR="00971BDE" w:rsidRPr="003862D0">
        <w:rPr>
          <w:lang w:val="en-GB"/>
        </w:rPr>
        <w:fldChar w:fldCharType="begin" w:fldLock="1"/>
      </w:r>
      <w:r w:rsidR="00CD3B49">
        <w:rPr>
          <w:lang w:val="en-GB"/>
        </w:rPr>
        <w:instrText>ADDIN CSL_CITATION { "citationItems" : [ { "id" : "ITEM-1", "itemData" : { "DOI" : "10.1126/science.1204994",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"502 - 505", "title" : "Anthropogenic Aerosols and the Weakening of the South Asian Summer Monsoon", "translator" : [ { "dropping-particle" : "", "family" : "K3254", "given" : "", "non-dropping-particle" : "", "parse-names" : false, "suffix" : "" } ], "type" : "article-journal", "volume" : "334" }, "uris" : [ "http://www.mendeley.com/documents/?uuid=74046fbc-9dd0-4698-b969-65dc26cbecf6" ] }, { "id" : "ITEM-2", "itemData" : { "DOI" : "10.1007/s00382-015-2886-5", "ISSN" : "1432-0894", "abstract" : "Rising propensity of precipitation extremes and concomitant decline of summer-monsoon rains are amongst the most distinctive hydroclimatic signals that have emerged over South Asia since 1950s. A clear understanding of the underlying causes driving these monsoon hydroclimatic signals has remained elusive. Using a state-of-the-art global climate model with high-resolution zooming over South Asia, we demonstrate that a juxtaposition of regional land-use changes, anthropogenic-aerosol forcing and the rapid warming signal of the equatorial Indian Ocean is crucial to produce the observed monsoon weakening in recent decades. Our findings also show that this monsoonal weakening significantly enhances occurrence of localized intense precipitation events, as compared to the global-warming response. A 21st century climate projection using the same high-resolution model indicates persistent decrease of monsoonal rains and prolongation of soil drying. Critical value-additions from this study include (1) realistic simulation of the mean and long-term historical trends in the Indian monsoon rainfall (2) robust attributions of changes in moderate and heavy precipitation events over Central India (3) a 21st century projection of drying trend of the South Asian monsoon. The present findings have profound bearing on the regional water-security, which is already under severe hydrological-stress.",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"ITEM-2", "issue" : "3", "issued" : { "date-parts" : [ [ "2016" ] ] }, "page" : "1007-1027", "title" : "Deciphering the desiccation trend of the South Asian monsoon hydroclimate in a warming world", "translator" : [ { "dropping-particle" : "", "family" : "K3236", "given" : "", "non-dropping-particle" : "", "parse-names" : false, "suffix" : "" } ], "type" : "article-journal", "volume" : "47" }, "uris" : [ "http://www.mendeley.com/documents/?uuid=e05a4fa9-a867-4254-9b0f-525e47e03ac6" ] }, { "id" : "ITEM-3",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"ITEM-3", "issue" : "11", "issued" : { "date-parts" : [ [ "2018", "6" ] ] }, "page" : "4429-4447", "title" : "A PDRMIP Multimodel Study on the Impacts of Regional Aerosol Forcings on Global and Regional Precipitation", "translator" : [ { "dropping-particle" : "", "family" : "K3252", "given" : "", "non-dropping-particle" : "", "parse-names" : false, "suffix" : "" } ], "type" : "article-journal", "volume" : "31" }, "uris" : [ "http://www.mendeley.com/documents/?uuid=83dc23cc-e5d1-39bd-8a03-fa928b339402" ] }, { "id" : "ITEM-4", "itemData" : { "DOI" : "10.1002/2014GL060811", "ISSN" : "0094-8276", "abstract" : "AbstractThe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"ITEM-4", "issue" : "16", "issued" : { "date-parts" : [ [ "2014", "8", "3" ] ] }, "note" : "doi: 10.1002/2014GL060811", "page" : "6023-6029", "publisher" : "Wiley-Blackwell", "title" : "Decreased monsoon precipitation in the Northern Hemisphere due to anthropogenic aerosols", "translator" : [ { "dropping-particle" : "", "family" : "K3114", "given" : "", "non-dropping-particle" : "", "parse-names" : false, "suffix" : "" } ], "type" : "article-journal", "volume" : "41" }, "uris" : [ "http://www.mendeley.com/documents/?uuid=9981c289-283a-4fab-b9d3-814dde128a46" ] }, { "id" : "ITEM-5", "itemData" : { "DOI" : "10.1073/pnas.0500656102", "ISSN" : "0027-8424", "abstract" : "South Asian emissions of fossil fuel SO2 and black carbon increased\u22486-fold since 1930, resulting in large atmospheric concentrations of black carbon and other aerosols. This period also witnessed strong negative trends of surface solar radiation, surface evaporation, and summer monsoon rainfall. These changes over India were accompanied by an increase in atmospheric stability and a decrease in sea surface temperature gradients in the Northern Indian Ocean. We conducted an ensemble of coupled ocean-atmosphere simulations from 1930 to 2000 to understand the role of atmospheric brown clouds in the observed trends. The simulations adopt the aerosol radiative forcing from the Indian Ocean experiment observations and also account for global increases in greenhouse gases and sulfate aerosols. The simulated decreases in surface solar radiation, changes in surface and atmospheric temperatures over land and sea, and decreases in monsoon rainfall are similar to the observed trends. We also show that greenhouse gases and sulfates, by themselves, do not account for the magnitude or even the sign in many instances, of the observed trends. Thus, our simulations suggest that absorbing aerosols in atmospheric brown clouds may have played a major role in the observed regional climate and hydrological cycle changes and have masked as much as 50% of the surface warming due to the global increase in greenhouse gases. The simulations also raise the possibility that, if current trends in emissions continue, the subcontinent may experience a doubling of the drought frequency in the coming decades.", "author" : [ { "dropping-particle" : "", "family" : "Ramanathan", "given" : "V", "non-dropping-particle" : "", "parse-names" : false, "suffix" : "" }, { "dropping-particle" : "", "family" : "Chung", "given" : "C", "non-dropping-particle" : "", "parse-names" : false, "suffix" : "" }, { "dropping-particle" : "", "family" : "Kim", "given" : "D", "non-dropping-particle" : "", "parse-names" : false, "suffix" : "" }, { "dropping-particle" : "", "family" : "Bettge", "given" : "T", "non-dropping-particle" : "", "parse-names" : false, "suffix" : "" }, { "dropping-particle" : "", "family" : "Buja", "given" : "L", "non-dropping-particle" : "", "parse-names" : false, "suffix" : "" }, { "dropping-particle" : "", "family" : "Kiehl", "given" : "J T", "non-dropping-particle" : "", "parse-names" : false, "suffix" : "" }, { "dropping-particle" : "", "family" : "Washington", "given" : "W M", "non-dropping-particle" : "", "parse-names" : false, "suffix" : "" }, { "dropping-particle" : "", "family" : "Fu", "given" : "Q", "non-dropping-particle" : "", "parse-names" : false, "suffix" : "" }, { "dropping-particle" : "", "family" : "Sikka", "given" : "D R", "non-dropping-particle" : "", "parse-names" : false, "suffix" : "" }, { "dropping-particle" : "", "family" : "Wild", "given" : "M", "non-dropping-particle" : "", "parse-names" : false, "suffix" : "" } ], "container-title" : "Proceedings of the National Academy of Sciences", "id" : "ITEM-5", "issue" : "15", "issued" : { "date-parts" : [ [ "2005", "4", "12" ] ] }, "page" : "5326-5333", "title" : "Atmospheric brown clouds: Impacts on South Asian climate and hydrological cycle", "translator" : [ { "dropping-particle" : "", "family" : "K3235", "given" : "", "non-dropping-particle" : "", "parse-names" : false, "suffix" : "" } ], "type" : "article-journal", "volume" : "102" }, "uris" : [ "http://www.mendeley.com/documents/?uuid=597bf070-bfe3-4ece-860e-79c4996019a8" ] }, { "id" : "ITEM-6", "itemData" : { "DOI" : "10.1029/2018JD028623", "abstract" : "Abstract The South Asian summer monsoon has been suggested to be influenced by atmospheric aerosols, and this influence can be the result of either local or remote emissions. We have used the Hadley Centre Global Environment Model Version 3 (HadGEM3) coupled atmosphere-ocean climate model to investigate for the first time the centennial-scale South Asian precipitation response to emissions of sulfur dioxide (SO2), the dominant anthropogenic precursor of sulfate aerosol, from different midlatitude regions. Despite the localized nature of the regional heating that results from removing SO2 emissions, all experiments featured a similar large-scale precipitation response over South Asia, driven by ocean-modulated changes in the net cross-equatorial heat transport and an opposing cross-equatorial northward moisture transport. The effects are linearly additive, with the sum of the responses from the experiments where SO2 is removed from the United States, Europe, and East Asia resembling the response seen in the experiment where emissions are removed from the northern midlatitudes as a whole, but with East Asia being the largest contributor, even per unit of emission or top-of-atmosphere radiative forcing. This stems from the fact that East Asian emissions can more easily influence regional land-sea thermal contrasts and sea level pressure differences that drive the monsoon circulation, compared to emissions from more remote regions. Our results suggest that radiative effects of remote pollution should not be neglected when examining changes in South Asian climate and that and it is important to examine such effects in coupled ocean-atmosphere modeling frameworks.", "author" : [ { "dropping-particle" : "", "family" : "Shawki", "given" : "D", "non-dropping-particle" : "", "parse-names" : false, "suffix" : "" }, { "dropping-particle" : "", "family" : "Voulgarakis", "given" : "A", "non-dropping-particle" : "", "parse-names" : false, "suffix" : "" }, { "dropping-particle" : "", "family" : "Chakraborty", "given" : "A", "non-dropping-particle" : "", "parse-names" : false, "suffix" : "" }, { "dropping-particle" : "", "family" : "Kasoar", "given" : "M", "non-dropping-particle" : "", "parse-names" : false, "suffix" : "" }, { "dropping-particle" : "", "family" : "Srinivasan", "given" : "J", "non-dropping-particle" : "", "parse-names" : false, "suffix" : "" } ], "container-title" : "Journal of Geophysical Research: Atmospheres", "id" : "ITEM-6", "issue" : "20", "issued" : { "date-parts" : [ [ "2018" ] ] }, "page" : "11,511-585,601", "title" : "The South Asian Monsoon Response to Remote Aerosols: Global and Regional Mechanisms", "translator" : [ { "dropping-particle" : "", "family" : "K4334", "given" : "", "non-dropping-particle" : "", "parse-names" : false, "suffix" : "" } ], "type" : "article-journal", "volume" : "123" }, "uris" : [ "http://www.mendeley.com/documents/?uuid=3283b701-0b2a-444d-b59c-c69df518d3bd", "http://www.mendeley.com/documents/?uuid=52f636dc-6b7f-4dfe-923e-ef98f29c95dd", "http://www.mendeley.com/documents/?uuid=5a9f6a78-d82a-4ac2-9994-b03e2cf6f998" ] } ], "mendeley" : { "formattedCitation" : "(Ramanathan et al., 2005; Bollasina et al., 2011; Polson et al., 2014; Krishnan et al., 2016; Liu et al., 2018b; Shawki et al., 2018)", "manualFormatting" : "Ramanathan et al., 2005; Bollasina et al., 2011; Polson et al., 2014; Krishnan et al., 2016; L. Liu et al., 2018; Shawki et al., 2018)", "plainTextFormattedCitation" : "(Ramanathan et al., 2005; Bollasina et al., 2011; Polson et al., 2014; Krishnan et al., 2016; Liu et al., 2018b; Shawki et al., 2018)", "previouslyFormattedCitation" : "(Ramanathan et al., 2005; Bollasina et al., 2011; Polson et al., 2014; Krishnan et al., 2016; Liu et al., 2018b; Shawki et al., 2018)" }, "properties" : { "noteIndex" : 0 }, "schema" : "https://github.com/citation-style-language/schema/raw/master/csl-citation.json" }</w:instrText>
      </w:r>
      <w:r w:rsidR="00971BDE" w:rsidRPr="003862D0">
        <w:rPr>
          <w:lang w:val="en-GB"/>
        </w:rPr>
        <w:fldChar w:fldCharType="separate"/>
      </w:r>
      <w:del w:id="2025" w:author="Ian Blenkinsop" w:date="2021-07-27T11:10:00Z">
        <w:r w:rsidR="00971BDE" w:rsidDel="002B0FB9">
          <w:rPr>
            <w:noProof/>
          </w:rPr>
          <w:delText>(</w:delText>
        </w:r>
      </w:del>
      <w:ins w:id="2026" w:author="Robin Matthews" w:date="2021-06-16T17:22:00Z">
        <w:r w:rsidR="00971BDE">
          <w:rPr>
            <w:noProof/>
          </w:rPr>
          <w:t>Ramanathan et al., 2005; Bollasina et al., 2011; Polson et al., 2014; Krishnan et al., 2016; L. Liu et al., 2018; Shawki et al., 2018</w:t>
        </w:r>
      </w:ins>
      <w:del w:id="2027" w:author="Robin Matthews" w:date="2021-06-16T17:22:00Z">
        <w:r w:rsidR="00971BDE" w:rsidDel="00F07187">
          <w:rPr>
            <w:noProof/>
          </w:rPr>
          <w:delText>Ramanathan et al., 2005; Bollasina et al., 2011; Polson et al., 2014; Krishnan et al., 2016; Liu et al., 2018b; Shawki et al., 2018</w:delText>
        </w:r>
      </w:del>
      <w:r w:rsidR="00971BDE">
        <w:rPr>
          <w:noProof/>
        </w:rPr>
        <w:t>)</w:t>
      </w:r>
      <w:r w:rsidR="00971BDE" w:rsidRPr="003862D0">
        <w:rPr>
          <w:lang w:val="en-GB"/>
        </w:rPr>
        <w:fldChar w:fldCharType="end"/>
      </w:r>
      <w:commentRangeEnd w:id="2024"/>
      <w:r w:rsidR="00971BDE">
        <w:rPr>
          <w:rStyle w:val="CommentReference"/>
        </w:rPr>
        <w:commentReference w:id="2024"/>
      </w:r>
      <w:del w:id="2028" w:author="Ian Blenkinsop" w:date="2021-07-27T11:09:00Z">
        <w:r w:rsidR="00971BDE" w:rsidRPr="00560680" w:rsidDel="002B0FB9">
          <w:delText xml:space="preserve"> (also see Section 10.3.1)</w:delText>
        </w:r>
      </w:del>
      <w:r w:rsidR="00971BDE" w:rsidRPr="00560680">
        <w:t xml:space="preserve">. </w:t>
      </w:r>
      <w:r w:rsidRPr="003862D0">
        <w:rPr>
          <w:lang w:val="en-GB"/>
        </w:rPr>
        <w:t>The large uncertainties in near-term regional precipitation projection</w:t>
      </w:r>
      <w:r w:rsidR="00906ECE" w:rsidRPr="003862D0">
        <w:rPr>
          <w:lang w:val="en-GB"/>
        </w:rPr>
        <w:t>s</w:t>
      </w:r>
      <w:r w:rsidRPr="003862D0">
        <w:rPr>
          <w:lang w:val="en-GB"/>
        </w:rPr>
        <w:t xml:space="preserve"> arise due to the interplay between internal variability and anthropogenic external forcing</w:t>
      </w:r>
      <w:del w:id="2029" w:author="Sara M Tuson" w:date="2021-07-15T20:27:00Z">
        <w:r w:rsidRPr="003862D0" w:rsidDel="00092429">
          <w:rPr>
            <w:lang w:val="en-GB"/>
          </w:rPr>
          <w:delText xml:space="preserve">  </w:delText>
        </w:r>
      </w:del>
      <w:ins w:id="2030" w:author="Sara M Tuson" w:date="2021-07-15T20:27:00Z">
        <w:r w:rsidR="00092429">
          <w:rPr>
            <w:lang w:val="en-GB"/>
          </w:rPr>
          <w:t xml:space="preserve"> </w:t>
        </w:r>
      </w:ins>
      <w:commentRangeStart w:id="2031"/>
      <w:commentRangeStart w:id="2032"/>
      <w:r w:rsidRPr="003862D0">
        <w:rPr>
          <w:lang w:val="en-GB"/>
        </w:rPr>
        <w:fldChar w:fldCharType="begin" w:fldLock="1"/>
      </w:r>
      <w:r w:rsidR="00615634">
        <w:rPr>
          <w:lang w:val="en-GB"/>
        </w:rPr>
        <w:instrText>ADDIN CSL_CITATION { "citationItems" : [ { "id" : "ITEM-1",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"1", "issued" : { "date-parts" : [ [ "2021", "1" ] ] }, "page" : "E1-E19", "title" : "Monsoons Climate Change Assessment", "translator" : [ { "dropping-particle" : "", "family" : "K5224", "given" : "", "non-dropping-particle" : "", "parse-names" : false, "suffix" : "" } ], "type" : "article-journal", "volume" : "102" }, "uris" : [ "http://www.mendeley.com/documents/?uuid=39d864f2-5e9a-4393-bb9c-a7c3d008d482", "http://www.mendeley.com/documents/?uuid=6824eeea-4c23-477a-b676-64676515a769", "http://www.mendeley.com/documents/?uuid=6dcbb1b9-cc38-4d51-8138-d14099ec420d", "http://www.mendeley.com/documents/?uuid=1be0f1d0-a3a7-4b7e-871d-f99166ee74b5" ] } ], "mendeley" : { "formattedCitation" : "(Wang et al., 2021)", "manualFormatting" : "(Endo et al., 2018; Wang et al., 2021)", "plainTextFormattedCitation" : "(Wang et al., 2021)", "previouslyFormattedCitation" : "(Wang et al., 2021)" }, "properties" : { "noteIndex" : 0 }, "schema" : "https://github.com/citation-style-language/schema/raw/master/csl-citation.json" }</w:instrText>
      </w:r>
      <w:r w:rsidRPr="003862D0">
        <w:rPr>
          <w:lang w:val="en-GB"/>
        </w:rPr>
        <w:fldChar w:fldCharType="separate"/>
      </w:r>
      <w:r w:rsidR="00016735">
        <w:rPr>
          <w:noProof/>
          <w:lang w:val="en-GB"/>
        </w:rPr>
        <w:t>(Endo et al., 2018; Wang et al., 2021)</w:t>
      </w:r>
      <w:r w:rsidRPr="003862D0">
        <w:rPr>
          <w:lang w:val="en-GB"/>
        </w:rPr>
        <w:fldChar w:fldCharType="end"/>
      </w:r>
      <w:commentRangeEnd w:id="2031"/>
      <w:commentRangeEnd w:id="2032"/>
      <w:r w:rsidR="00F07187">
        <w:rPr>
          <w:rStyle w:val="CommentReference"/>
        </w:rPr>
        <w:commentReference w:id="2031"/>
      </w:r>
      <w:r w:rsidR="00016735">
        <w:rPr>
          <w:rStyle w:val="CommentReference"/>
        </w:rPr>
        <w:commentReference w:id="2032"/>
      </w:r>
      <w:r w:rsidRPr="003862D0">
        <w:rPr>
          <w:color w:val="000000" w:themeColor="text1"/>
          <w:lang w:val="en-GB"/>
        </w:rPr>
        <w:t xml:space="preserve">. Uncertainties in future aerosol emission scenarios contribute to </w:t>
      </w:r>
      <w:del w:id="2033" w:author="Sara M Tuson" w:date="2021-07-15T20:51:00Z">
        <w:r w:rsidRPr="003862D0" w:rsidDel="00971BDE">
          <w:rPr>
            <w:color w:val="000000" w:themeColor="text1"/>
            <w:lang w:val="en-GB"/>
          </w:rPr>
          <w:delText>uncertinites</w:delText>
        </w:r>
      </w:del>
      <w:ins w:id="2034" w:author="Sara M Tuson" w:date="2021-07-15T20:51:00Z">
        <w:r w:rsidR="00971BDE" w:rsidRPr="003862D0">
          <w:rPr>
            <w:color w:val="000000" w:themeColor="text1"/>
            <w:lang w:val="en-GB"/>
          </w:rPr>
          <w:t>uncertainties</w:t>
        </w:r>
      </w:ins>
      <w:r w:rsidRPr="003862D0">
        <w:rPr>
          <w:color w:val="000000" w:themeColor="text1"/>
          <w:lang w:val="en-GB"/>
        </w:rPr>
        <w:t xml:space="preserve"> in regional precipitation projections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"K5118", "given" : "", "non-dropping-particle" : "", "parse-names" : false, "suffix" : "" } ], "type" : "article-journal", "volume" : "20" }, "uris" : [ "http://www.mendeley.com/documents/?uuid=1742c010-60f0-3367-8fb6-fd9ff5d50ff9" ] } ], "mendeley" : { "formattedCitation" : "(Wilcox et al., 2020)", "plainTextFormattedCitation" : "(Wilcox et al., 2020)", "previouslyFormattedCitation" : "(Wilcox et al., 2020)"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(Wilcox et al., 2020)</w:t>
      </w:r>
      <w:r w:rsidRPr="003862D0">
        <w:rPr>
          <w:color w:val="000000" w:themeColor="text1"/>
          <w:lang w:val="en-GB"/>
        </w:rPr>
        <w:fldChar w:fldCharType="end"/>
      </w:r>
      <w:r w:rsidRPr="003862D0">
        <w:rPr>
          <w:color w:val="000000" w:themeColor="text1"/>
          <w:lang w:val="en-GB"/>
        </w:rPr>
        <w:t>.</w:t>
      </w:r>
      <w:r w:rsidRPr="003862D0">
        <w:rPr>
          <w:lang w:val="en-GB"/>
        </w:rPr>
        <w:t xml:space="preserve"> </w:t>
      </w:r>
      <w:r w:rsidR="00F959E5" w:rsidRPr="003862D0">
        <w:rPr>
          <w:lang w:val="en-GB"/>
        </w:rPr>
        <w:t>A</w:t>
      </w:r>
      <w:r w:rsidRPr="003862D0">
        <w:rPr>
          <w:lang w:val="en-GB"/>
        </w:rPr>
        <w:t>erosol changes induce a drying in the SH tropical band compensated</w:t>
      </w:r>
      <w:r w:rsidR="006F3DFF">
        <w:rPr>
          <w:lang w:val="en-GB"/>
        </w:rPr>
        <w:t xml:space="preserve"> </w:t>
      </w:r>
      <w:r w:rsidRPr="003862D0">
        <w:rPr>
          <w:lang w:val="en-GB"/>
        </w:rPr>
        <w:t xml:space="preserve">by wetter conditions in the NH counterpart </w:t>
      </w:r>
      <w:r w:rsidRPr="003862D0">
        <w:rPr>
          <w:lang w:val="en-GB"/>
        </w:rPr>
        <w:fldChar w:fldCharType="begin" w:fldLock="1"/>
      </w:r>
      <w:r w:rsidR="00615634">
        <w:rPr>
          <w:lang w:val="en-GB"/>
        </w:rPr>
        <w:instrText>ADDIN CSL_CITATION { "citationItems" : [ { "id" : "ITEM-1", "itemData" : { "DOI" : "10.1175/JCLI-D-16-0466.1", "ISSN" : "0894-8755", "author" : [ { "dropping-particle" : "", "family" : "Acosta Navarro", "given" : "Juan C.", "non-dropping-particle" : "", "parse-names" : false, "suffix" : "" }, { "dropping-particle" : "", "family" : "Ekman", "given" : "Annica M. L.", "non-dropping-particle" : "", "parse-names" : false, "suffix" : "" }, { "dropping-particle" : "", "family" : "Pausata", "given" : "Francesco S. R.", "non-dropping-particle" : "", "parse-names" : false, "suffix" : "" }, { "dropping-particle" : "", "family" : "Lewinschal", "given" : "Anna", "non-dropping-particle" : "", "parse-names" : false, "suffix" : "" }, { "dropping-particle" : "", "family" : "Varma", "given" : "Vidya", "non-dropping-particle" : "", "parse-names" : false, "suffix" : "" }, { "dropping-particle" : "", "family" : "Seland", "given" : "\u00d8yvind", "non-dropping-particle" : "", "parse-names" : false, "suffix" : "" }, { "dropping-particle" : "", "family" : "Gauss", "given" : "Michael", "non-dropping-particle" : "", "parse-names" : false, "suffix" : "" }, { "dropping-particle" : "", "family" : "Iversen", "given" : "Trond", "non-dropping-particle" : "", "parse-names" : false, "suffix" : "" }, { "dropping-particle" : "", "family" : "Kirkev\u00e5g", "given" : "Alf", "non-dropping-particle" : "", "parse-names" : false, "suffix" : "" }, { "dropping-particle" : "", "family" : "Riipinen", "given" : "Ilona", "non-dropping-particle" : "", "parse-names" : false, "suffix" : "" }, { "dropping-particle" : "", "family" : "Hansson", "given" : "Hans Christen", "non-dropping-particle" : "", "parse-names" : false, "suffix" : "" } ], "container-title" : "Journal of Climate", "id" : "ITEM-1", "issue" : "3", "issued" : { "date-parts" : [ [ "2017", "2" ] ] }, "page" : "939-954", "title" : "Future Response of Temperature and Precipitation to Reduced Aerosol Emissions as Compared with Increased Greenhouse Gas Concentrations", "translator" : [ { "dropping-particle" : "", "family" : "K3253", "given" : "", "non-dropping-particle" : "", "parse-names" : false, "suffix" : "" } ], "type" : "article-journal", "volume" : "30" }, "uris" : [ "http://www.mendeley.com/documents/?uuid=0650ae86-47db-46ce-8b7f-16a0fbdc7c4a" ] } ], "mendeley" : { "formattedCitation" : "(Acosta Navarro et al., 2017)", "plainTextFormattedCitation" : "(Acosta Navarro et al., 2017)", "previouslyFormattedCitation" : "(Acosta Navarro et al., 2017)" }, "properties" : { "noteIndex" : 0 }, "schema" : "https://github.com/citation-style-language/schema/raw/master/csl-citation.json" }</w:instrText>
      </w:r>
      <w:r w:rsidRPr="003862D0">
        <w:rPr>
          <w:lang w:val="en-GB"/>
        </w:rPr>
        <w:fldChar w:fldCharType="separate"/>
      </w:r>
      <w:r w:rsidR="00016735">
        <w:rPr>
          <w:noProof/>
          <w:lang w:val="en-GB"/>
        </w:rPr>
        <w:t>(Acosta Navarro et al., 2017)</w:t>
      </w:r>
      <w:r w:rsidRPr="003862D0">
        <w:rPr>
          <w:lang w:val="en-GB"/>
        </w:rPr>
        <w:fldChar w:fldCharType="end"/>
      </w:r>
      <w:r w:rsidRPr="003862D0">
        <w:rPr>
          <w:lang w:val="en-GB"/>
        </w:rPr>
        <w:t xml:space="preserve">. The spatially uneven distribution of the aerosol forcing may also induce changes in tropical precipitation caused by shifts in the mean location of the intertropical convergence zone (ITCZ) </w:t>
      </w:r>
      <w:r w:rsidRPr="003862D0">
        <w:rPr>
          <w:lang w:val="en-GB"/>
        </w:rPr>
        <w:fldChar w:fldCharType="begin" w:fldLock="1"/>
      </w:r>
      <w:r w:rsidR="00615634">
        <w:rPr>
          <w:lang w:val="en-GB"/>
        </w:rPr>
        <w:instrText>ADDIN CSL_CITATION { "citationItems" : [ { "id" : "ITEM-1", "itemData" : { "DOI" : "10.1002/grl.50502", "ISSN" : "0094-8276", "abstract" : "In this paper, we demonstrate a global scale southward shift of the tropical rain belt during the latter half of the 20th century in observations and global climate models (GCMs). In rain gauge data, the southward shift maximizes in the 1980s and is associated with signals in Africa, Asia, and South America. A southward shift exists at a similar time in nearly all CMIP3 and CMIP5 historical simulations, and occurs on both land and ocean, although in most models the shifts are significantly less than in observations. Utilizing a theoretical framework based on atmospheric energetics, we perform an attribution of the zonal mean southward shift of precipitation across a large suite of CMIP3 and CMIP5 GCMs. Our results suggest that anthropogenic aerosol cooling of the Northern Hemisphere is the primary cause of the consistent southward shift across GCMs, although other processes affecting the atmospheric energy budget also contribute to the model-to-model spread.",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"note" : "doi: 10.1002/grl.50502", "page" : "2845-2850", "publisher" : "John Wiley &amp; Sons, Ltd", "title" : "Anthropogenic sulfate aerosol and the southward shift of tropical precipitation in the late 20th century", "translator" : [ { "dropping-particle" : "", "family" : "K3237", "given" : "", "non-dropping-particle" : "", "parse-names" : false, "suffix" : "" } ], "type" : "article-journal", "volume" : "40" }, "uris" : [ "http://www.mendeley.com/documents/?uuid=135bb441-675c-4744-9238-3bd726f9d0ff" ] }, { "id" : "ITEM-2", "itemData" : { "DOI" : "10.1038/ngeo2353", "ISSN" : "1752-0894", "author" : [ { "dropping-particle" : "", "family" : "Ridley", "given" : "Harriet E", "non-dropping-particle" : "", "parse-names" : false, "suffix" : "" }, { "dropping-particle" : "", "family" : "Asmerom", "given" : "Yemane", "non-dropping-particle" : "", "parse-names" : false, "suffix" : "" }, { "dropping-particle" : "", "family" : "Baldini", "given" : "James U. L.", "non-dropping-particle" : "", "parse-names" : false, "suffix" : "" }, { "dropping-particle" : "", "family" : "Breitenbach", "given" : "Sebastian F M", "non-dropping-particle" : "", "parse-names" : false, "suffix" : "" }, { "dropping-particle" : "V", "family" : "Aquino", "given" : "Valorie", "non-dropping-particle" : "", "parse-names" : false, "suffix" : "" }, { "dropping-particle" : "", "family" : "Prufer", "given" : "Keith M", "non-dropping-particle" : "", "parse-names" : false, "suffix" : "" }, { "dropping-particle" : "", "family" : "Culleton", "given" : "Brendan J", "non-dropping-particle" : "", "parse-names" : false, "suffix" : "" }, { "dropping-particle" : "", "family" : "Polyak", "given" : "Victor", "non-dropping-particle" : "", "parse-names" : false, "suffix" : "" }, { "dropping-particle" : "", "family" : "Lechleitner", "given" : "Franziska A", "non-dropping-particle" : "", "parse-names" : false, "suffix" : "" }, { "dropping-particle" : "", "family" : "Kennett", "given" : "Douglas J", "non-dropping-particle" : "", "parse-names" : false, "suffix" : "" }, { "dropping-particle" : "", "family" : "Zhang", "given" : "Minghua", "non-dropping-particle" : "", "parse-names" : false, "suffix" : "" }, { "dropping-particle" : "", "family" : "Marwan", "given" : "Norbert", "non-dropping-particle" : "", "parse-names" : false, "suffix" : "" }, { "dropping-particle" : "", "family" : "Macpherson", "given" : "Colin G", "non-dropping-particle" : "", "parse-names" : false, "suffix" : "" }, { "dropping-particle" : "", "family" : "Baldini", "given" : "Lisa M", "non-dropping-particle" : "", "parse-names" : false, "suffix" : "" }, { "dropping-particle" : "", "family" : "Xiao", "given" : "Tingyin", "non-dropping-particle" : "", "parse-names" : false, "suffix" : "" }, { "dropping-particle" : "", "family" : "Peterkin", "given" : "Joanne L", "non-dropping-particle" : "", "parse-names" : false, "suffix" : "" }, { "dropping-particle" : "", "family" : "Awe", "given" : "Jaime", "non-dropping-particle" : "", "parse-names" : false, "suffix" : "" }, { "dropping-particle" : "", "family" : "Haug", "given" : "Gerald H", "non-dropping-particle" : "", "parse-names" : false, "suffix" : "" } ], "container-title" : "Nature Geoscience", "id" : "ITEM-2", "issue" : "3", "issued" : { "date-parts" : [ [ "2015", "3", "9" ] ] }, "page" : "195-200", "publisher" : "Nature Publishing Group", "title" : "Aerosol forcing of the position of the intertropical convergence zone since ad 1550", "translator" : [ { "dropping-particle" : "", "family" : "K3238", "given" : "", "non-dropping-particle" : "", "parse-names" : false, "suffix" : "" } ], "type" : "article-journal", "volume" : "8" }, "uris" : [ "http://www.mendeley.com/documents/?uuid=5cc07f30-de2e-40e9-a1ed-abbd662e216f" ] }, { "id" : "ITEM-3", "itemData" : { "DOI" : "10.1002/2016MS000902", "ISSN" : "1942-2466", "abstract" : "Abstract Previous modeling work showed that aerosol can affect the position of the tropical rain belt, i.e., the intertropical convergence zone (ITCZ). Yet it remains unclear which aspects of the aerosol impact are robust across models, and which are not. Here we present simulations with seven comprehensive atmosphere models that study the fast and slow impacts of an idealized anthropogenic aerosol on the zonal-mean ITCZ position. The fast impact, which results from aerosol atmospheric heating and land cooling before sea-surface temperature (SST) has time to respond, causes a northward ITCZ shift. Yet the fast impact is compensated locally by decreased evaporation over the ocean, and a clear northward shift is only found for an unrealistically large aerosol forcing. The local compensation implies that while models differ in atmospheric aerosol heating, this does not contribute to model differences in the ITCZ shift. The slow impact includes the aerosol impact on the ocean surface energy balance and is mediated by SST changes. The slow impact is an order of magnitude more effective than the fast impact and causes a clear southward ITCZ shift for realistic aerosol forcing. Models agree well on the slow ITCZ shift when perturbed with the same SST pattern. However, an energetic analysis suggests that the slow ITCZ shifts would be substantially more model-dependent in interactive-SST setups due to model differences in clear-sky radiative transfer and clouds. We also discuss implications for the representation of aerosol in climate models and attributions of recent observed ITCZ shifts to aerosol.", "author" : [ { "dropping-particle" : "", "family" : "Voigt", "given" : "Aiko", "non-dropping-particle" : "", "parse-names" : false, "suffix" : "" }, { "dropping-particle" : "", "family" : "Pincus", "given" : "Robert", "non-dropping-particle" : "", "parse-names" : false, "suffix" : "" }, { "dropping-particle" : "", "family" : "Stevens", "given" : "Bjorn",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"Bellouin", "given" : "Nicolas", "non-dropping-particle" : "", "parse-names" : false, "suffix" : "" }, { "dropping-particle" : "", "family" : "Lewinschal", "given" : "Anna", "non-dropping-particle" : "", "parse-names" : false, "suffix" : "" }, { "dropping-particle" : "", "family" : "Medeiros", "given" : "Brian", "non-dropping-particle" : "", "parse-names" : false, "suffix" : "" }, { "dropping-particle" : "", "family" : "Wang", "given" : "Zhili", "non-dropping-particle" : "", "parse-names" : false, "suffix" : "" }, { "dropping-particle" : "", "family" : "Zhang", "given" : "Hua", "non-dropping-particle" : "", "parse-names" : false, "suffix" : "" } ], "container-title" : "Journal of Advances in Modeling Earth Systems", "id" : "ITEM-3", "issue" : "2", "issued" : { "date-parts" : [ [ "2017", "6", "1" ] ] }, "note" : "doi: 10.1002/2016MS000902", "page" : "870-892", "publisher" : "John Wiley &amp; Sons, Ltd", "title" : "Fast and slow shifts of the zonal-mean intertropical convergence zone in response to an idealized anthropogenic aerosol", "translator" : [ { "dropping-particle" : "", "family" : "K3239", "given" : "", "non-dropping-particle" : "", "parse-names" : false, "suffix" : "" } ], "type" : "article-journal", "volume" : "9" }, "uris" : [ "http://www.mendeley.com/documents/?uuid=1a1f0952-d848-431d-905b-f1857a5c1751" ] } ], "mendeley" : { "formattedCitation" : "(Hwang et al., 2013; Ridley et al., 2015; Voigt et al., 2017)", "plainTextFormattedCitation" : "(Hwang et al., 2013; Ridley et al., 2015; Voigt et al., 2017)", "previouslyFormattedCitation" : "(Hwang et al., 2013; Ridley et al., 2015; Voigt et al., 2017)" }, "properties" : { "noteIndex" : 0 }, "schema" : "https://github.com/citation-style-language/schema/raw/master/csl-citation.json" }</w:instrText>
      </w:r>
      <w:r w:rsidRPr="003862D0">
        <w:rPr>
          <w:lang w:val="en-GB"/>
        </w:rPr>
        <w:fldChar w:fldCharType="separate"/>
      </w:r>
      <w:r w:rsidR="00016735">
        <w:rPr>
          <w:noProof/>
          <w:lang w:val="en-GB"/>
        </w:rPr>
        <w:t>(Hwang et al., 2013; Ridley et al., 2015; Voigt et al., 2017)</w:t>
      </w:r>
      <w:r w:rsidRPr="003862D0">
        <w:rPr>
          <w:lang w:val="en-GB"/>
        </w:rPr>
        <w:fldChar w:fldCharType="end"/>
      </w:r>
      <w:r w:rsidRPr="003862D0">
        <w:rPr>
          <w:lang w:val="en-GB"/>
        </w:rPr>
        <w:t xml:space="preserve">. Because of the large uncertainty in the aerosol radiative forcing and the dynamical response to the aerosol forcing there is </w:t>
      </w:r>
      <w:r w:rsidRPr="003862D0">
        <w:rPr>
          <w:i/>
          <w:lang w:val="en-GB"/>
        </w:rPr>
        <w:t>medium confidence</w:t>
      </w:r>
      <w:r w:rsidRPr="003862D0">
        <w:rPr>
          <w:lang w:val="en-GB"/>
        </w:rPr>
        <w:t xml:space="preserve"> in the impacts of aerosols on near-term projected changes in precipitation. Precipitation changes in the near term show seasonal amplification, precipitation increase in the rainy season and decrease in the dry season </w:t>
      </w:r>
      <w:r w:rsidRPr="003862D0">
        <w:rPr>
          <w:lang w:val="en-GB"/>
        </w:rPr>
        <w:fldChar w:fldCharType="begin" w:fldLock="1"/>
      </w:r>
      <w:r w:rsidR="00615634">
        <w:rPr>
          <w:lang w:val="en-GB"/>
        </w:rPr>
        <w:instrText>ADDIN CSL_CITATION { "citationItems" : [ { "id" : "ITEM-1", "itemData" : { "DOI" : "10.1029/2018GL079885", "abstract" : "Abstract A near-future, 2-K warming climate simulation comprising over 3,000\u00a0years of ensemble simulations was performed using 60-km global and 20-km regional atmospheric models. Even in the +2-K climate, indices of extreme precipitation and dryness increased significantly in the extratropics compared with the historical climate. Mean precipitation increases in the rainy season and decreases in the dry season, indicating that the seasonal precipitation range becomes amplified with global warming. The intensification of precipitation and dryness from +2 to +4\u00a0K was also robust in the mean for climatological wet and arid regions. Around Japan, which was classified as a wet region, the regional atmospheric model predicts that the extreme hourly precipitation in the future climate becomes more extreme on hot days, but slightly weaker on cold days. This extreme precipitation has a high sensitivity to air temperature exceeding 7%/K.", "author" : [ { "dropping-particle" : "", "family" : "Fujita", "given" : "M", "non-dropping-particle" : "", "parse-names" : false, "suffix" : "" }, { "dropping-particle" : "", "family" : "Mizuta", "given" : "R", "non-dropping-particle" : "", "parse-names" : false, "suffix" : "" }, { "dropping-particle" : "", "family" : "Ishii", "given" : "M", "non-dropping-particle" : "", "parse-names" : false, "suffix" : "" }, { "dropping-particle" : "", "family" : "Endo", "given" : "H", "non-dropping-particle" : "", "parse-names" : false, "suffix" : "" }, { "dropping-particle" : "", "family" : "Sato", "given" : "T", "non-dropping-particle" : "", "parse-names" : false, "suffix" : "" }, { "dropping-particle" : "", "family" : "Okada", "given" : "Y", "non-dropping-particle" : "", "parse-names" : false, "suffix" : "" }, { "dropping-particle" : "", "family" : "Kawazoe", "given" : "S", "non-dropping-particle" : "", "parse-names" : false, "suffix" : "" }, { "dropping-particle" : "", "family" : "Sugimoto", "given" : "S", "non-dropping-particle" : "", "parse-names" : false, "suffix" : "" }, { "dropping-particle" : "", "family" : "Ishihara", "given" : "K", "non-dropping-particle" : "", "parse-names" : false, "suffix" : "" }, { "dropping-particle" : "", "family" : "Watanabe", "given" : "S", "non-dropping-particle" : "", "parse-names" : false, "suffix" : "" } ], "container-title" : "Geophysical Research Letters", "id" : "ITEM-1", "issue" : "1", "issued" : { "date-parts" : [ [ "2019" ] ] }, "page" : "435-442", "title" : "Precipitation Changes in a Climate With 2-K Surface Warming From Large Ensemble Simulations Using 60-km Global and 20-km Regional Atmospheric Models", "translator" : [ { "dropping-particle" : "", "family" : "K4333", "given" : "", "non-dropping-particle" : "", "parse-names" : false, "suffix" : "" } ], "type" : "article-journal", "volume" : "46" }, "uris" : [ "http://www.mendeley.com/documents/?uuid=5e0dcfb2-9b68-4a4e-822f-5a1f81d08201", "http://www.mendeley.com/documents/?uuid=a2f3980b-8607-4c6f-9221-5313b7eb7aa0", "http://www.mendeley.com/documents/?uuid=ba81528f-54e3-4536-a0ca-2d8aa99817ea" ] } ], "mendeley" : { "formattedCitation" : "(Fujita et al., 2019)", "plainTextFormattedCitation" : "(Fujita et al., 2019)", "previouslyFormattedCitation" : "(Fujita et al., 2019)" }, "properties" : { "noteIndex" : 0 }, "schema" : "https://github.com/citation-style-language/schema/raw/master/csl-citation.json" }</w:instrText>
      </w:r>
      <w:r w:rsidRPr="003862D0">
        <w:rPr>
          <w:lang w:val="en-GB"/>
        </w:rPr>
        <w:fldChar w:fldCharType="separate"/>
      </w:r>
      <w:r w:rsidR="00016735">
        <w:rPr>
          <w:noProof/>
          <w:lang w:val="en-GB"/>
        </w:rPr>
        <w:t>(Fujita et al., 2019)</w:t>
      </w:r>
      <w:r w:rsidRPr="003862D0">
        <w:rPr>
          <w:lang w:val="en-GB"/>
        </w:rPr>
        <w:fldChar w:fldCharType="end"/>
      </w:r>
      <w:r w:rsidRPr="003862D0">
        <w:rPr>
          <w:lang w:val="en-GB"/>
        </w:rPr>
        <w:t xml:space="preserve">. </w:t>
      </w:r>
    </w:p>
    <w:p w14:paraId="18ED6862" w14:textId="77777777" w:rsidR="00CA4A69" w:rsidRPr="003862D0" w:rsidRDefault="00CA4A69" w:rsidP="00CA4A69">
      <w:pPr>
        <w:pStyle w:val="AR6BodyText"/>
        <w:rPr>
          <w:lang w:val="en-GB"/>
        </w:rPr>
      </w:pPr>
    </w:p>
    <w:p w14:paraId="322AA9AA" w14:textId="77777777" w:rsidR="00A3162F" w:rsidRPr="003862D0" w:rsidRDefault="00A3162F" w:rsidP="00CA4A69">
      <w:pPr>
        <w:pStyle w:val="AR6BodyText"/>
        <w:rPr>
          <w:lang w:val="en-GB"/>
        </w:rPr>
      </w:pPr>
    </w:p>
    <w:p w14:paraId="66CA4932" w14:textId="5D34504B" w:rsidR="00CA4A69" w:rsidRPr="003862D0" w:rsidRDefault="00CA4A69" w:rsidP="00CA4A69">
      <w:pPr>
        <w:pStyle w:val="AR6BodyText"/>
        <w:rPr>
          <w:color w:val="000000" w:themeColor="text1"/>
          <w:lang w:val="en-GB" w:eastAsia="en-US"/>
        </w:rPr>
      </w:pPr>
      <w:r w:rsidRPr="003862D0">
        <w:rPr>
          <w:b/>
          <w:lang w:val="en-GB"/>
        </w:rPr>
        <w:t>[START FIGURE 4.1</w:t>
      </w:r>
      <w:r w:rsidR="003B564B" w:rsidRPr="003862D0">
        <w:rPr>
          <w:b/>
          <w:lang w:val="en-GB"/>
        </w:rPr>
        <w:t>3</w:t>
      </w:r>
      <w:r w:rsidRPr="003862D0">
        <w:rPr>
          <w:b/>
          <w:lang w:val="en-GB"/>
        </w:rPr>
        <w:t xml:space="preserve"> HERE]</w:t>
      </w:r>
    </w:p>
    <w:p w14:paraId="7EDC6B9F" w14:textId="1CACE5F3" w:rsidR="00CA4A69" w:rsidRPr="003862D0" w:rsidRDefault="00CA4A69" w:rsidP="00CA4A69">
      <w:pPr>
        <w:pStyle w:val="AR6BodyText"/>
        <w:rPr>
          <w:lang w:val="en-GB"/>
        </w:rPr>
      </w:pPr>
    </w:p>
    <w:p w14:paraId="6919A493" w14:textId="501085A8" w:rsidR="00CA4A69" w:rsidRPr="003862D0" w:rsidRDefault="0016295C" w:rsidP="00CA4A69">
      <w:pPr>
        <w:pStyle w:val="AR6Chap4Figure"/>
        <w:rPr>
          <w:lang w:val="en-GB" w:eastAsia="en-US"/>
        </w:rPr>
      </w:pPr>
      <w:bookmarkStart w:id="2035" w:name="_Ref29466639"/>
      <w:bookmarkStart w:id="2036" w:name="_Ref5026471"/>
      <w:bookmarkStart w:id="2037" w:name="_Ref56853494"/>
      <w:bookmarkStart w:id="2038" w:name="_Toc69750258"/>
      <w:r w:rsidRPr="003862D0">
        <w:rPr>
          <w:b/>
          <w:bCs/>
          <w:lang w:val="en-GB" w:eastAsia="en-US"/>
        </w:rPr>
        <w:t>N</w:t>
      </w:r>
      <w:r w:rsidR="00AD2701" w:rsidRPr="003862D0">
        <w:rPr>
          <w:b/>
          <w:bCs/>
          <w:lang w:val="en-GB" w:eastAsia="en-US"/>
        </w:rPr>
        <w:t>ear-term change of seasonal mean precipitation.</w:t>
      </w:r>
      <w:r w:rsidR="00125166" w:rsidRPr="003862D0">
        <w:rPr>
          <w:lang w:val="en-GB" w:eastAsia="en-US"/>
        </w:rPr>
        <w:t xml:space="preserve"> </w:t>
      </w:r>
      <w:r w:rsidR="004A5E8C" w:rsidRPr="003862D0">
        <w:rPr>
          <w:lang w:val="en-GB" w:eastAsia="en-US"/>
        </w:rPr>
        <w:t xml:space="preserve">Displayed are projected spatial patterns of </w:t>
      </w:r>
      <w:r w:rsidR="001F05FD" w:rsidRPr="003862D0">
        <w:rPr>
          <w:lang w:val="en-GB"/>
        </w:rPr>
        <w:t>CMIP6 multi-model mean change (</w:t>
      </w:r>
      <w:r w:rsidR="001F05FD" w:rsidRPr="003862D0">
        <w:rPr>
          <w:color w:val="000000"/>
          <w:lang w:val="en-GB"/>
        </w:rPr>
        <w:t>%</w:t>
      </w:r>
      <w:r w:rsidR="001F05FD" w:rsidRPr="003862D0">
        <w:rPr>
          <w:lang w:val="en-GB"/>
        </w:rPr>
        <w:t xml:space="preserve">) in (top) DJF and (bottom) JJA precipitation from SSP1-2.6 and SSP3-7.0 in 2021–2040 relative to 1995–2014. </w:t>
      </w:r>
      <w:r w:rsidR="004A5E8C" w:rsidRPr="003862D0">
        <w:rPr>
          <w:lang w:val="en-GB"/>
        </w:rPr>
        <w:t xml:space="preserve">The number of models used is indicated in the top right of the maps. No overlay indicates regions where the change is robust and </w:t>
      </w:r>
      <w:r w:rsidR="004A5E8C" w:rsidRPr="003862D0">
        <w:rPr>
          <w:i/>
          <w:lang w:val="en-GB"/>
        </w:rPr>
        <w:t>likely</w:t>
      </w:r>
      <w:r w:rsidR="004A5E8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4A5E8C" w:rsidRPr="003862D0">
        <w:rPr>
          <w:lang w:val="en-GB" w:eastAsia="en-US"/>
        </w:rPr>
        <w:t xml:space="preserve">. </w:t>
      </w:r>
      <w:r w:rsidR="00903D51">
        <w:rPr>
          <w:lang w:val="en-GB" w:eastAsia="en-US"/>
        </w:rPr>
        <w:t xml:space="preserve">Diagonal lines </w:t>
      </w:r>
      <w:r w:rsidR="004A5E8C" w:rsidRPr="003862D0">
        <w:rPr>
          <w:lang w:val="en-GB" w:eastAsia="en-US"/>
        </w:rPr>
        <w:t>indicate regions with no change or no robust significant change, where fewer than 66% of the models show change greater than the internal-variability threshold. Cross</w:t>
      </w:r>
      <w:r w:rsidR="00903D51">
        <w:rPr>
          <w:lang w:val="en-GB" w:eastAsia="en-US"/>
        </w:rPr>
        <w:t>ed lines</w:t>
      </w:r>
      <w:r w:rsidR="004A5E8C" w:rsidRPr="003862D0">
        <w:rPr>
          <w:lang w:val="en-GB" w:eastAsia="en-US"/>
        </w:rPr>
        <w:t xml:space="preserve"> indicate areas of conflicting signals where at least 66% of the models show change greater than the internal-variability threshold but fewer than 80% of all models agree on the sign of change</w:t>
      </w:r>
      <w:bookmarkEnd w:id="2035"/>
      <w:bookmarkEnd w:id="2036"/>
      <w:bookmarkEnd w:id="2037"/>
      <w:r w:rsidR="008E5379" w:rsidRPr="003862D0">
        <w:rPr>
          <w:lang w:val="en-GB" w:eastAsia="en-US"/>
        </w:rPr>
        <w:t>.</w:t>
      </w:r>
      <w:r w:rsidR="008A5FB7">
        <w:rPr>
          <w:lang w:val="en-GB" w:eastAsia="en-US"/>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038"/>
    </w:p>
    <w:p w14:paraId="17CB9850" w14:textId="690BE108" w:rsidR="00CA4A69" w:rsidRPr="003862D0" w:rsidRDefault="00CA4A69" w:rsidP="00CA4A69">
      <w:pPr>
        <w:pStyle w:val="AR6BodyText"/>
        <w:rPr>
          <w:lang w:val="en-GB"/>
        </w:rPr>
      </w:pPr>
    </w:p>
    <w:p w14:paraId="6F259AF6" w14:textId="77777777" w:rsidR="004A5E8C" w:rsidRPr="003862D0" w:rsidRDefault="004A5E8C" w:rsidP="00CA4A69">
      <w:pPr>
        <w:pStyle w:val="AR6BodyText"/>
        <w:rPr>
          <w:lang w:val="en-GB"/>
        </w:rPr>
      </w:pPr>
    </w:p>
    <w:p w14:paraId="789EE0AB" w14:textId="5B464441" w:rsidR="00CA4A69" w:rsidRPr="003862D0" w:rsidRDefault="00CA4A69" w:rsidP="00CA4A69">
      <w:pPr>
        <w:pStyle w:val="AR6BodyText"/>
        <w:rPr>
          <w:color w:val="000000" w:themeColor="text1"/>
          <w:lang w:val="en-GB" w:eastAsia="en-US"/>
        </w:rPr>
      </w:pPr>
      <w:r w:rsidRPr="003862D0">
        <w:rPr>
          <w:b/>
          <w:lang w:val="en-GB"/>
        </w:rPr>
        <w:t>[END FIGURE 4.1</w:t>
      </w:r>
      <w:r w:rsidR="003B564B" w:rsidRPr="003862D0">
        <w:rPr>
          <w:b/>
          <w:lang w:val="en-GB"/>
        </w:rPr>
        <w:t>3</w:t>
      </w:r>
      <w:r w:rsidRPr="003862D0">
        <w:rPr>
          <w:b/>
          <w:lang w:val="en-GB"/>
        </w:rPr>
        <w:t xml:space="preserve"> HERE]</w:t>
      </w:r>
    </w:p>
    <w:p w14:paraId="1E6790E1" w14:textId="77777777" w:rsidR="00CA4A69" w:rsidRPr="003862D0" w:rsidRDefault="00CA4A69" w:rsidP="00CA4A69">
      <w:pPr>
        <w:pStyle w:val="AR6BodyText"/>
        <w:rPr>
          <w:lang w:val="en-GB"/>
        </w:rPr>
      </w:pPr>
    </w:p>
    <w:p w14:paraId="664A207C" w14:textId="77777777" w:rsidR="00A3162F" w:rsidRPr="003862D0" w:rsidRDefault="00A3162F" w:rsidP="00CA4A69">
      <w:pPr>
        <w:pStyle w:val="AR6BodyText"/>
        <w:rPr>
          <w:lang w:val="en-GB"/>
        </w:rPr>
      </w:pPr>
    </w:p>
    <w:p w14:paraId="02B48A11" w14:textId="627A8A78" w:rsidR="006D47C9" w:rsidRPr="003862D0" w:rsidRDefault="00CA4A69" w:rsidP="00874E61">
      <w:pPr>
        <w:pStyle w:val="AR6BodyText"/>
        <w:rPr>
          <w:lang w:val="en-GB"/>
        </w:rPr>
      </w:pPr>
      <w:r w:rsidRPr="003862D0">
        <w:rPr>
          <w:lang w:val="en-GB"/>
        </w:rPr>
        <w:t>Consistent with AR5, we conclude that projected changes of seasonal mean precipitation in the near term will increase at high latitudes. Near-term projected changes in precipitation are uncertain mainly because of natural internal variability, model uncertainty</w:t>
      </w:r>
      <w:r w:rsidR="002217E4" w:rsidRPr="003862D0">
        <w:rPr>
          <w:lang w:val="en-GB"/>
        </w:rPr>
        <w:t>,</w:t>
      </w:r>
      <w:r w:rsidRPr="003862D0">
        <w:rPr>
          <w:lang w:val="en-GB"/>
        </w:rPr>
        <w:t xml:space="preserve"> and uncertainty in natural and anthropogenic aerosol forcing (</w:t>
      </w:r>
      <w:r w:rsidRPr="003862D0">
        <w:rPr>
          <w:i/>
          <w:iCs/>
          <w:lang w:val="en-GB"/>
        </w:rPr>
        <w:t>medium confidence</w:t>
      </w:r>
      <w:r w:rsidRPr="003862D0">
        <w:rPr>
          <w:lang w:val="en-GB"/>
        </w:rPr>
        <w:t>).</w:t>
      </w:r>
    </w:p>
    <w:p w14:paraId="062DD884" w14:textId="63215DD4" w:rsidR="00CA4A69" w:rsidRPr="003862D0" w:rsidRDefault="00CA4A69" w:rsidP="00CA4A69">
      <w:pPr>
        <w:pStyle w:val="AR6BodyText"/>
        <w:rPr>
          <w:lang w:val="en-GB"/>
        </w:rPr>
      </w:pPr>
    </w:p>
    <w:p w14:paraId="27D7EC16" w14:textId="77777777" w:rsidR="00CA4A69" w:rsidRPr="003862D0" w:rsidRDefault="00CA4A69" w:rsidP="00CA4A69">
      <w:pPr>
        <w:pStyle w:val="AR6BodyText"/>
        <w:rPr>
          <w:lang w:val="en-GB"/>
        </w:rPr>
      </w:pPr>
    </w:p>
    <w:p w14:paraId="2188E14F" w14:textId="77777777" w:rsidR="00CA4A69" w:rsidRPr="003862D0" w:rsidRDefault="00CA4A69" w:rsidP="00CA4A69">
      <w:pPr>
        <w:pStyle w:val="AR6Chap4Level34111"/>
        <w:rPr>
          <w:lang w:val="en-GB"/>
        </w:rPr>
      </w:pPr>
      <w:bookmarkStart w:id="2039" w:name="_Toc5778479"/>
      <w:bookmarkStart w:id="2040" w:name="_Toc29751027"/>
      <w:bookmarkStart w:id="2041" w:name="_Toc33523284"/>
      <w:bookmarkStart w:id="2042" w:name="_Toc57156858"/>
      <w:bookmarkStart w:id="2043" w:name="_Toc66466978"/>
      <w:bookmarkStart w:id="2044" w:name="_Toc66467262"/>
      <w:bookmarkStart w:id="2045" w:name="_Toc66574517"/>
      <w:bookmarkStart w:id="2046" w:name="_Toc66574688"/>
      <w:bookmarkStart w:id="2047" w:name="_Toc66646035"/>
      <w:bookmarkStart w:id="2048" w:name="_Toc69752505"/>
      <w:r w:rsidRPr="003862D0">
        <w:rPr>
          <w:lang w:val="en-GB"/>
        </w:rPr>
        <w:t>Global Monsoon Precipitation and Circulation</w:t>
      </w:r>
      <w:bookmarkEnd w:id="2039"/>
      <w:bookmarkEnd w:id="2040"/>
      <w:bookmarkEnd w:id="2041"/>
      <w:bookmarkEnd w:id="2042"/>
      <w:bookmarkEnd w:id="2043"/>
      <w:bookmarkEnd w:id="2044"/>
      <w:bookmarkEnd w:id="2045"/>
      <w:bookmarkEnd w:id="2046"/>
      <w:bookmarkEnd w:id="2047"/>
      <w:bookmarkEnd w:id="2048"/>
      <w:r w:rsidRPr="003862D0">
        <w:rPr>
          <w:lang w:val="en-GB"/>
        </w:rPr>
        <w:t xml:space="preserve"> </w:t>
      </w:r>
    </w:p>
    <w:p w14:paraId="1B385AF5" w14:textId="7B466D82" w:rsidR="00CA4A69" w:rsidRPr="003862D0" w:rsidRDefault="00CA4A69" w:rsidP="00CA4A69">
      <w:pPr>
        <w:pStyle w:val="AR6BodyText"/>
        <w:rPr>
          <w:rFonts w:eastAsia="SimSun"/>
          <w:lang w:val="en-GB" w:eastAsia="zh-CN"/>
        </w:rPr>
      </w:pPr>
      <w:r w:rsidRPr="003862D0">
        <w:rPr>
          <w:lang w:val="en-GB"/>
        </w:rPr>
        <w:br/>
      </w:r>
      <w:r w:rsidRPr="003862D0">
        <w:rPr>
          <w:rFonts w:eastAsia="SimSun"/>
          <w:lang w:val="en-GB" w:eastAsia="zh-CN"/>
        </w:rPr>
        <w:lastRenderedPageBreak/>
        <w:t>The global monsoon is a forced response of the coupled atmosphere</w:t>
      </w:r>
      <w:ins w:id="2049" w:author="Sara M Tuson" w:date="2021-07-18T14:33:00Z">
        <w:r w:rsidR="00C64467" w:rsidRPr="00CD6877">
          <w:rPr>
            <w:color w:val="000000" w:themeColor="text1"/>
          </w:rPr>
          <w:t>–</w:t>
        </w:r>
      </w:ins>
      <w:del w:id="2050" w:author="Sara M Tuson" w:date="2021-07-18T14:33:00Z">
        <w:r w:rsidRPr="003862D0" w:rsidDel="00C64467">
          <w:rPr>
            <w:rFonts w:eastAsia="SimSun"/>
            <w:lang w:val="en-GB" w:eastAsia="zh-CN"/>
          </w:rPr>
          <w:delText>-</w:delText>
        </w:r>
      </w:del>
      <w:r w:rsidRPr="003862D0">
        <w:rPr>
          <w:rFonts w:eastAsia="SimSun"/>
          <w:lang w:val="en-GB" w:eastAsia="zh-CN"/>
        </w:rPr>
        <w:t>land</w:t>
      </w:r>
      <w:ins w:id="2051" w:author="Sara M Tuson" w:date="2021-07-18T14:33:00Z">
        <w:r w:rsidR="00C64467" w:rsidRPr="00CD6877">
          <w:rPr>
            <w:color w:val="000000" w:themeColor="text1"/>
          </w:rPr>
          <w:t>–</w:t>
        </w:r>
      </w:ins>
      <w:del w:id="2052" w:author="Sara M Tuson" w:date="2021-07-18T14:33:00Z">
        <w:r w:rsidRPr="003862D0" w:rsidDel="00C64467">
          <w:rPr>
            <w:rFonts w:eastAsia="SimSun"/>
            <w:lang w:val="en-GB" w:eastAsia="zh-CN"/>
          </w:rPr>
          <w:delText>-</w:delText>
        </w:r>
      </w:del>
      <w:r w:rsidRPr="003862D0">
        <w:rPr>
          <w:rFonts w:eastAsia="SimSun"/>
          <w:lang w:val="en-GB" w:eastAsia="zh-CN"/>
        </w:rPr>
        <w:t>ocean system to the annual cycle of solar insolation and characterized by a seasonal reversal of circulation and a seasonal alternation of dry and wet conditions (</w:t>
      </w:r>
      <w:del w:id="2053" w:author="Ian Blenkinsop" w:date="2021-07-27T11:22:00Z">
        <w:r w:rsidRPr="003862D0" w:rsidDel="006F4A0C">
          <w:rPr>
            <w:rFonts w:eastAsia="SimSun"/>
            <w:lang w:val="en-GB" w:eastAsia="zh-CN"/>
          </w:rPr>
          <w:delText xml:space="preserve">see </w:delText>
        </w:r>
      </w:del>
      <w:del w:id="2054" w:author="Sara M Tuson" w:date="2021-07-19T14:17:00Z">
        <w:r w:rsidR="00E95A3F" w:rsidRPr="003862D0" w:rsidDel="00E85D98">
          <w:rPr>
            <w:rFonts w:eastAsia="SimSun"/>
            <w:lang w:val="en-GB" w:eastAsia="zh-CN"/>
          </w:rPr>
          <w:delText xml:space="preserve">Chapter 8, </w:delText>
        </w:r>
      </w:del>
      <w:r w:rsidRPr="003862D0">
        <w:rPr>
          <w:rFonts w:eastAsia="SimSun"/>
          <w:lang w:val="en-GB" w:eastAsia="zh-CN"/>
        </w:rPr>
        <w:t>Section 8.3.2, Figure 8.</w:t>
      </w:r>
      <w:r w:rsidR="008A6DCF" w:rsidRPr="003862D0">
        <w:rPr>
          <w:rFonts w:eastAsia="SimSun"/>
          <w:lang w:val="en-GB" w:eastAsia="zh-CN"/>
        </w:rPr>
        <w:t>11</w:t>
      </w:r>
      <w:del w:id="2055" w:author="Ian Blenkinsop" w:date="2021-07-27T11:22:00Z">
        <w:r w:rsidR="006D47C9" w:rsidRPr="003862D0" w:rsidDel="006F4A0C">
          <w:rPr>
            <w:rFonts w:eastAsia="SimSun"/>
            <w:lang w:val="en-GB" w:eastAsia="zh-CN"/>
          </w:rPr>
          <w:delText xml:space="preserve">; </w:delText>
        </w:r>
      </w:del>
      <w:ins w:id="2056" w:author="Ian Blenkinsop" w:date="2021-07-27T11:22:00Z">
        <w:r w:rsidR="006F4A0C">
          <w:rPr>
            <w:rFonts w:eastAsia="SimSun"/>
            <w:lang w:val="en-GB" w:eastAsia="zh-CN"/>
          </w:rPr>
          <w:t xml:space="preserve"> and</w:t>
        </w:r>
        <w:r w:rsidR="006F4A0C" w:rsidRPr="003862D0">
          <w:rPr>
            <w:rFonts w:eastAsia="SimSun"/>
            <w:lang w:val="en-GB" w:eastAsia="zh-CN"/>
          </w:rPr>
          <w:t xml:space="preserve"> </w:t>
        </w:r>
      </w:ins>
      <w:r w:rsidR="00BC30BD" w:rsidRPr="003862D0">
        <w:rPr>
          <w:rFonts w:eastAsia="SimSun"/>
          <w:lang w:val="en-GB" w:eastAsia="zh-CN"/>
        </w:rPr>
        <w:t>Annex</w:t>
      </w:r>
      <w:r w:rsidR="00D31D12" w:rsidRPr="003862D0">
        <w:rPr>
          <w:rFonts w:eastAsia="SimSun"/>
          <w:lang w:val="en-GB" w:eastAsia="zh-CN"/>
        </w:rPr>
        <w:t xml:space="preserve"> V</w:t>
      </w:r>
      <w:r w:rsidRPr="003862D0">
        <w:rPr>
          <w:rFonts w:eastAsia="SimSun"/>
          <w:lang w:val="en-GB" w:eastAsia="zh-CN"/>
        </w:rPr>
        <w:t xml:space="preserve">). The global monsoon concept helps to dissect the mechanisms and controlling factors of monsoon variability at various temporal-spatial scales </w:t>
      </w:r>
      <w:commentRangeStart w:id="2057"/>
      <w:r w:rsidRPr="003862D0">
        <w:rPr>
          <w:rFonts w:eastAsia="SimSun"/>
          <w:lang w:val="en-GB" w:eastAsia="zh-CN"/>
        </w:rPr>
        <w:fldChar w:fldCharType="begin" w:fldLock="1"/>
      </w:r>
      <w:ins w:id="2058" w:author="Robin Matthews" w:date="2021-06-16T17:23:00Z">
        <w:r w:rsidR="00F07187">
          <w:rPr>
            <w:rFonts w:eastAsia="SimSun"/>
            <w:lang w:val="en-GB" w:eastAsia="zh-CN"/>
          </w:rPr>
          <w:instrText>ADDIN CSL_CITATION { "citationItems" : [ { "id" : "ITEM-1", "itemData" : { "DOI" : "10.1016/j.dynatmoce.2007.05.002", "ISBN" : "0377-0265", "ISSN" : "03770265", "abstract" : "This paper discusses the concept of global monsoon. We demonstrate that the primary climatological features of the tropical precipitation and low-level circulation can be represented by a three-parameter metrics: the annual mean and two major modes of annual variation, namely, a solstitial mode and an equinoctial asymmetric mode. Together, the two major modes of annual cycle account for 84% of the annual variance and they represent the global monsoon. The global monsoon precipitation domain can be delineated by a simple monsoon precipitation index (MPI), which is the local annual range of precipitation (MJJAS minus NDJFM in the Northern Hemisphere and NDJFM minus MJJAS in the Southern Hemisphere) normalized by the annual mean precipitation. The monsoon domain can be defined by annual range exceeding 300 mm and the MPI exceeding 50%. The three-parameter precipitation climatology metrics and global monsoon domain proposed in the present paper provides a valuable objective tool for gauging the climate models' performance on simulation and prediction of the mean climate and annual cycle. The metrics are used to evaluate the precipitation climatology in three global reanalysis products (ERA40, NCEP2, and JRA25) in terms of their pattern correlation coefficients and root mean square errors with reference to observations. The ensemble mean of the three analysis datasets is considerably superior to any of the individual reanalysis data in representing annual mean, annual cycle, and the global monsoon domain. A major common deficiency is found over the Southeast Asia-Philippine Sea and southeast North America-Caribbean Sea where the east-west land-ocean thermal contrast and meridional hemispheric thermal contrast coexist. It is speculated that the weakness is caused by models' unrealistic representation of Subtropical High and under-represented tropical storm activity, as well as by neglecting atmosphere-ocean interaction in the reanalysis. It is recommended that ensemble mean of reanalysis datasets be used for improving global precipitation climatology and water cycle budget. This paper also explains why the latitudinal asymmetry in the tropical circulation decreases with altitude. \u00a9 2008 Elsevier B.V. All rights reserved.",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"K4217", "given" : "", "non-dropping-particle" : "", "parse-names" : false, "suffix" : "" } ], "type" : "article-journal", "volume" : "44" }, "uris" : [ "http://www.mendeley.com/documents/?uuid=d3ce2e1e-1121-483d-ade9-2697342030f1" ] }, { "id" : "ITEM-2",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"ITEM-2", "issued" : { "date-parts" : [ [ "2017", "11" ] ] }, "page" : "84-121", "title" : "The global monsoon across time scales: Mechanisms and outstanding issues", "translator" : [ { "dropping-particle" : "", "family" : "K4216", "given" : "", "non-dropping-particle" : "", "parse-names" : false, "suffix" : "" } ], "type" : "article-journal", "volume" : "174" }, "uris" : [ "http://www.mendeley.com/documents/?uuid=67167699-bc2d-4bd9-b460-5483978e71fe" ] } ], "mendeley" : { "formattedCitation" : "(Wang and Ding, 2008; Wang et al., 2017c)", "manualFormatting" : "(Wang and Ding, 2008; P.X. Wang et al., 2017)", "plainTextFormattedCitation" : "(Wang and Ding, 2008; Wang et al., 2017c)", "previouslyFormattedCitation" : "(Wang and Ding, 2008; Wang et al., 2017c)" }, "properties" : { "noteIndex" : 0 }, "schema" : "https://github.com/citation-style-language/schema/raw/master/csl-citation.json" }</w:instrText>
        </w:r>
      </w:ins>
      <w:del w:id="2059" w:author="Robin Matthews" w:date="2021-06-16T17:23:00Z">
        <w:r w:rsidR="00615634" w:rsidDel="00F07187">
          <w:rPr>
            <w:rFonts w:eastAsia="SimSun"/>
            <w:lang w:val="en-GB" w:eastAsia="zh-CN"/>
          </w:rPr>
          <w:delInstrText>ADDIN CSL_CITATION { "citationItems" : [ { "id" : "ITEM-1", "itemData" : { "DOI" : "10.1016/j.dynatmoce.2007.05.002", "ISBN" : "0377-0265", "ISSN" : "03770265", "abstract" : "This paper discusses the concept of global monsoon. We demonstrate that the primary climatological features of the tropical precipitation and low-level circulation can be represented by a three-parameter metrics: the annual mean and two major modes of annual variation, namely, a solstitial mode and an equinoctial asymmetric mode. Together, the two major modes of annual cycle account for 84% of the annual variance and they represent the global monsoon. The global monsoon precipitation domain can be delineated by a simple monsoon precipitation index (MPI), which is the local annual range of precipitation (MJJAS minus NDJFM in the Northern Hemisphere and NDJFM minus MJJAS in the Southern Hemisphere) normalized by the annual mean precipitation. The monsoon domain can be defined by annual range exceeding 300 mm and the MPI exceeding 50%. The three-parameter precipitation climatology metrics and global monsoon domain proposed in the present paper provides a valuable objective tool for gauging the climate models' performance on simulation and prediction of the mean climate and annual cycle. The metrics are used to evaluate the precipitation climatology in three global reanalysis products (ERA40, NCEP2, and JRA25) in terms of their pattern correlation coefficients and root mean square errors with reference to observations. The ensemble mean of the three analysis datasets is considerably superior to any of the individual reanalysis data in representing annual mean, annual cycle, and the global monsoon domain. A major common deficiency is found over the Southeast Asia-Philippine Sea and southeast North America-Caribbean Sea where the east-west land-ocean thermal contrast and meridional hemispheric thermal contrast coexist. It is speculated that the weakness is caused by models' unrealistic representation of Subtropical High and under-represented tropical storm activity, as well as by neglecting atmosphere-ocean interaction in the reanalysis. It is recommended that ensemble mean of reanalysis datasets be used for improving global precipitation climatology and water cycle budget. This paper also explains why the latitudinal asymmetry in the tropical circulation decreases with altitude. \u00a9 2008 Elsevier B.V. All rights reserved.",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"K4217", "given" : "", "non-dropping-particle" : "", "parse-names" : false, "suffix" : "" } ], "type" : "article-journal", "volume" : "44" }, "uris" : [ "http://www.mendeley.com/documents/?uuid=d3ce2e1e-1121-483d-ade9-2697342030f1" ] }, { "id" : "ITEM-2", "itemData" : { "DOI" : "10.1016/j.earscirev.2017.07.006", "ISBN" : "0012-8252", "ISSN" : "00128252", "abstract" : "The present paper addresses driving mechanisms of global monsoon (GM) variability and outstanding issues in GM science. This is the second synthesis of the PAGES GM Working Group following the first synthesis \u201cThe Global Monsoon across Time Scales: coherent variability of regional monsoons\u201d published in 2014 (Climate of the Past, 10, 2007\u20132052). Here we introduce the GM as a planetary scale circulation system and give a brief accounting of why it exhibits regional structure. The primary driver of the GM is solar insolation, and the specific features in the underlying surface, such as land-sea distribution, topography, and oceanic circulations, are mainly responsible for the differences among regional monsoon systems. We then analyze the monsoon formation mechanisms, together with the major processes that drive monsoon variations at various timescales, including external forcings and internal feedbacks. On long time scales, external forcings often induce variability on a global scale, whereas short-term variability in regional monsoon systems is usually caused by internal feedbacks within the climate system. Finally, a number of debatable issues are discussed, with an emphasis on time scales beyond the instrumental record. These include the dual nature of the monsoon as wind and rain, the meaning of oxygen isotope in hydrological cycle, in particular of speleothem \u03b418O, the role of ice-sheet in monsoon variations, etc. In general, the GM as a system comprises a hierarchy of regional and local monsoons with various degrees of similarity, though all show coherent variability driven by a common solar forcing. The goal of the GM concept, therefore, is by no means to replace or diminish research on the regional monsoons, but to help dissect the mechanisms and controlling factors of monsoon variability at various temporal-spatial scales.", "author" : [ { "dropping-particle" : "", "family" : "Wang", "given" : "Pin Xian", "non-dropping-particle" : "", "parse-names" : false, "suffix" : "" }, { "dropping-particle" : "", "family" : "Wang", "given" : "Bin", "non-dropping-particle" : "", "parse-names" : false, "suffix" : "" }, { "dropping-particle" : "", "family" : "Cheng", "given" : "Hai", "non-dropping-particle" : "", "parse-names" : false, "suffix" : "" }, { "dropping-particle" : "", "family" : "Fasullo", "given" : "John", "non-dropping-particle" : "", "parse-names" : false, "suffix" : "" }, { "dropping-particle" : "", "family" : "Guo", "given" : "ZhengTang", "non-dropping-particle" : "", "parse-names" : false, "suffix" : "" }, { "dropping-particle" : "", "family" : "Kiefer", "given" : "Thorsten", "non-dropping-particle" : "", "parse-names" : false, "suffix" : "" }, { "dropping-particle" : "", "family" : "Liu", "given" : "ZhengYu", "non-dropping-particle" : "", "parse-names" : false, "suffix" : "" } ], "container-title" : "Earth-Science Reviews", "id" : "ITEM-2", "issued" : { "date-parts" : [ [ "2017", "11" ] ] }, "page" : "84-121", "title" : "The global monsoon across time scales: Mechanisms and outstanding issues", "translator" : [ { "dropping-particle" : "", "family" : "K4216", "given" : "", "non-dropping-particle" : "", "parse-names" : false, "suffix" : "" } ], "type" : "article-journal", "volume" : "174" }, "uris" : [ "http://www.mendeley.com/documents/?uuid=67167699-bc2d-4bd9-b460-5483978e71fe" ] } ], "mendeley" : { "formattedCitation" : "(Wang and Ding, 2008; Wang et al., 2017c)", "plainTextFormattedCitation" : "(Wang and Ding, 2008; Wang et al., 2017c)", "previouslyFormattedCitation" : "(Wang and Ding, 2008; Wang et al., 2017c)" }, "properties" : { "noteIndex" : 0 }, "schema" : "https://github.com/citation-style-language/schema/raw/master/csl-citation.json" }</w:delInstrText>
        </w:r>
      </w:del>
      <w:r w:rsidRPr="003862D0">
        <w:rPr>
          <w:rFonts w:eastAsia="SimSun"/>
          <w:lang w:val="en-GB" w:eastAsia="zh-CN"/>
        </w:rPr>
        <w:fldChar w:fldCharType="separate"/>
      </w:r>
      <w:r w:rsidR="00016735">
        <w:rPr>
          <w:rFonts w:eastAsia="SimSun"/>
          <w:noProof/>
          <w:lang w:val="en-GB" w:eastAsia="zh-CN"/>
        </w:rPr>
        <w:t>(</w:t>
      </w:r>
      <w:ins w:id="2060" w:author="Robin Matthews" w:date="2021-06-16T17:23:00Z">
        <w:r w:rsidR="00F07187" w:rsidRPr="003741E9">
          <w:rPr>
            <w:noProof/>
            <w:lang w:val="en-US"/>
            <w:rPrChange w:id="2061" w:author="Clotilde Pean" w:date="2021-06-22T10:16:00Z">
              <w:rPr/>
            </w:rPrChange>
          </w:rPr>
          <w:t>Wang and Ding, 2008; P.X. Wang et al., 2017</w:t>
        </w:r>
      </w:ins>
      <w:del w:id="2062" w:author="Robin Matthews" w:date="2021-06-16T17:23:00Z">
        <w:r w:rsidR="00016735" w:rsidDel="00F07187">
          <w:rPr>
            <w:rFonts w:eastAsia="SimSun"/>
            <w:noProof/>
            <w:lang w:val="en-GB" w:eastAsia="zh-CN"/>
          </w:rPr>
          <w:delText>Wang and Ding, 2008; Wang et al., 2017c</w:delText>
        </w:r>
      </w:del>
      <w:r w:rsidR="00016735">
        <w:rPr>
          <w:rFonts w:eastAsia="SimSun"/>
          <w:noProof/>
          <w:lang w:val="en-GB" w:eastAsia="zh-CN"/>
        </w:rPr>
        <w:t>)</w:t>
      </w:r>
      <w:r w:rsidRPr="003862D0">
        <w:rPr>
          <w:rFonts w:eastAsia="SimSun"/>
          <w:lang w:val="en-GB" w:eastAsia="zh-CN"/>
        </w:rPr>
        <w:fldChar w:fldCharType="end"/>
      </w:r>
      <w:commentRangeEnd w:id="2057"/>
      <w:r w:rsidR="00016735">
        <w:rPr>
          <w:rStyle w:val="CommentReference"/>
        </w:rPr>
        <w:commentReference w:id="2057"/>
      </w:r>
      <w:r w:rsidRPr="003862D0">
        <w:rPr>
          <w:rFonts w:eastAsia="SimSun"/>
          <w:lang w:val="en-GB" w:eastAsia="zh-CN"/>
        </w:rPr>
        <w:t xml:space="preserve">. </w:t>
      </w:r>
    </w:p>
    <w:p w14:paraId="07E79EDB" w14:textId="77777777" w:rsidR="00CA4A69" w:rsidRPr="003862D0" w:rsidRDefault="00CA4A69" w:rsidP="00CA4A69">
      <w:pPr>
        <w:pStyle w:val="AR6BodyText"/>
        <w:rPr>
          <w:rFonts w:eastAsia="SimSun"/>
          <w:lang w:val="en-GB" w:eastAsia="zh-CN"/>
        </w:rPr>
      </w:pPr>
    </w:p>
    <w:p w14:paraId="4E906BFF" w14:textId="77777777" w:rsidR="00A3162F" w:rsidRPr="003862D0" w:rsidRDefault="00A3162F" w:rsidP="00CA4A69">
      <w:pPr>
        <w:pStyle w:val="AR6BodyText"/>
        <w:rPr>
          <w:rFonts w:eastAsia="SimSun"/>
          <w:lang w:val="en-GB" w:eastAsia="zh-CN"/>
        </w:rPr>
      </w:pPr>
    </w:p>
    <w:p w14:paraId="2AA15715" w14:textId="30AE389E" w:rsidR="00CA4A69" w:rsidRPr="003862D0" w:rsidRDefault="00CA4A69" w:rsidP="00CA4A69">
      <w:pPr>
        <w:pStyle w:val="AR6BodyText"/>
        <w:rPr>
          <w:color w:val="000000" w:themeColor="text1"/>
          <w:lang w:val="en-GB" w:eastAsia="en-US"/>
        </w:rPr>
      </w:pPr>
      <w:r w:rsidRPr="003862D0">
        <w:rPr>
          <w:b/>
          <w:lang w:val="en-GB"/>
        </w:rPr>
        <w:t>[START FIGURE 4.1</w:t>
      </w:r>
      <w:r w:rsidR="00D5150E" w:rsidRPr="003862D0">
        <w:rPr>
          <w:b/>
          <w:lang w:val="en-GB"/>
        </w:rPr>
        <w:t>4</w:t>
      </w:r>
      <w:r w:rsidRPr="003862D0">
        <w:rPr>
          <w:b/>
          <w:lang w:val="en-GB"/>
        </w:rPr>
        <w:t xml:space="preserve"> HERE]</w:t>
      </w:r>
    </w:p>
    <w:p w14:paraId="50F008A4" w14:textId="77777777" w:rsidR="003179FA" w:rsidRPr="003862D0" w:rsidRDefault="003179FA" w:rsidP="003179FA">
      <w:pPr>
        <w:pStyle w:val="AR6BodyText"/>
        <w:rPr>
          <w:b/>
          <w:lang w:val="en-GB"/>
        </w:rPr>
      </w:pPr>
    </w:p>
    <w:p w14:paraId="23886468" w14:textId="678A84BD" w:rsidR="003179FA" w:rsidRPr="003862D0" w:rsidRDefault="000C3C34" w:rsidP="003179FA">
      <w:pPr>
        <w:pStyle w:val="AR6Chap4Figure"/>
        <w:rPr>
          <w:lang w:val="en-GB"/>
        </w:rPr>
      </w:pPr>
      <w:bookmarkStart w:id="2063" w:name="_Ref66050751"/>
      <w:bookmarkStart w:id="2064" w:name="_Toc69750259"/>
      <w:r w:rsidRPr="003862D0">
        <w:rPr>
          <w:b/>
          <w:bCs/>
          <w:lang w:val="en-GB"/>
        </w:rPr>
        <w:t>T</w:t>
      </w:r>
      <w:r w:rsidR="003179FA" w:rsidRPr="003862D0">
        <w:rPr>
          <w:b/>
          <w:bCs/>
          <w:lang w:val="en-GB"/>
        </w:rPr>
        <w:t>ime series of global land monsoon precipitation and Northern Hemisphere summer monsoon (NHSM) circulation index</w:t>
      </w:r>
      <w:r w:rsidR="006D47C9" w:rsidRPr="003862D0">
        <w:rPr>
          <w:b/>
          <w:bCs/>
          <w:lang w:val="en-GB"/>
        </w:rPr>
        <w:t xml:space="preserve"> anomalies</w:t>
      </w:r>
      <w:r w:rsidR="003179FA" w:rsidRPr="003862D0">
        <w:rPr>
          <w:b/>
          <w:bCs/>
          <w:lang w:val="en-GB"/>
        </w:rPr>
        <w:t>.</w:t>
      </w:r>
      <w:r w:rsidR="003179FA" w:rsidRPr="003862D0">
        <w:rPr>
          <w:lang w:val="en-GB"/>
        </w:rPr>
        <w:t xml:space="preserve"> (a) Global land monsoon precipitation index anomalies (Unit: %) defined as the area-weighted mean precipitation rate in the global land monsoon domain defined by </w:t>
      </w:r>
      <w:commentRangeStart w:id="2065"/>
      <w:r w:rsidR="003179FA" w:rsidRPr="003862D0">
        <w:rPr>
          <w:lang w:val="en-GB"/>
        </w:rPr>
        <w:fldChar w:fldCharType="begin" w:fldLock="1"/>
      </w:r>
      <w:ins w:id="2066" w:author="Robin Matthews" w:date="2021-06-16T17:24:00Z">
        <w:r w:rsidR="003660FC">
          <w:rPr>
            <w:lang w:val="en-GB"/>
          </w:rPr>
          <w: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"manualFormatting" : "Wang et al. (2013a)", "plainTextFormattedCitation" : "(Wang et al., 2013a)", "previouslyFormattedCitation" : "(Wang et al., 2013a)" }, "properties" : { "noteIndex" : 0 }, "schema" : "https://github.com/citation-style-language/schema/raw/master/csl-citation.json" }</w:instrText>
        </w:r>
      </w:ins>
      <w:del w:id="2067" w:author="Robin Matthews" w:date="2021-06-16T17:24:00Z">
        <w:r w:rsidR="003B032B" w:rsidDel="003660FC">
          <w:rPr>
            <w:lang w:val="en-GB"/>
          </w:rPr>
          <w:del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"manualFormatting" : "Wang et al. (2013)", "plainTextFormattedCitation" : "(Wang et al., 2013a)", "previouslyFormattedCitation" : "(Wang et al., 2013a)" }, "properties" : { "noteIndex" : 0 }, "schema" : "https://github.com/citation-style-language/schema/raw/master/csl-citation.json" }</w:delInstrText>
        </w:r>
      </w:del>
      <w:r w:rsidR="003179FA" w:rsidRPr="003862D0">
        <w:rPr>
          <w:lang w:val="en-GB"/>
        </w:rPr>
        <w:fldChar w:fldCharType="separate"/>
      </w:r>
      <w:r w:rsidR="00016735">
        <w:rPr>
          <w:noProof/>
          <w:lang w:val="en-GB"/>
        </w:rPr>
        <w:t>Wang et al. (2013</w:t>
      </w:r>
      <w:ins w:id="2068" w:author="Robin Matthews" w:date="2021-06-16T17:24:00Z">
        <w:r w:rsidR="003660FC">
          <w:rPr>
            <w:noProof/>
            <w:lang w:val="en-GB"/>
          </w:rPr>
          <w:t>a</w:t>
        </w:r>
      </w:ins>
      <w:r w:rsidR="00016735">
        <w:rPr>
          <w:noProof/>
          <w:lang w:val="en-GB"/>
        </w:rPr>
        <w:t>)</w:t>
      </w:r>
      <w:r w:rsidR="003179FA" w:rsidRPr="003862D0">
        <w:rPr>
          <w:lang w:val="en-GB"/>
        </w:rPr>
        <w:fldChar w:fldCharType="end"/>
      </w:r>
      <w:commentRangeEnd w:id="2065"/>
      <w:r w:rsidR="00016735">
        <w:rPr>
          <w:rStyle w:val="CommentReference"/>
          <w:lang w:val="fr-FR"/>
        </w:rPr>
        <w:commentReference w:id="2065"/>
      </w:r>
      <w:r w:rsidR="003179FA" w:rsidRPr="003862D0">
        <w:rPr>
          <w:lang w:val="en-GB"/>
        </w:rPr>
        <w:t xml:space="preserve"> for the CMIP6 historical simulation</w:t>
      </w:r>
      <w:r w:rsidR="007F76B9" w:rsidRPr="003862D0">
        <w:rPr>
          <w:lang w:val="en-GB"/>
        </w:rPr>
        <w:t xml:space="preserve"> for 1950–2014</w:t>
      </w:r>
      <w:r w:rsidR="007F76B9" w:rsidRPr="003862D0">
        <w:rPr>
          <w:rFonts w:ascii="Batang" w:eastAsia="Batang" w:hAnsi="Batang" w:cs="Batang"/>
          <w:lang w:val="en-GB" w:eastAsia="ko-KR"/>
        </w:rPr>
        <w:t xml:space="preserve"> </w:t>
      </w:r>
      <w:r w:rsidR="003179FA" w:rsidRPr="003862D0">
        <w:rPr>
          <w:lang w:val="en-GB"/>
        </w:rPr>
        <w:t>and five SSPs</w:t>
      </w:r>
      <w:r w:rsidR="007F76B9" w:rsidRPr="003862D0">
        <w:rPr>
          <w:lang w:val="en-GB"/>
        </w:rPr>
        <w:t xml:space="preserve"> 2015–2100</w:t>
      </w:r>
      <w:r w:rsidR="003179FA" w:rsidRPr="003862D0">
        <w:rPr>
          <w:lang w:val="en-GB"/>
        </w:rPr>
        <w:t>. (b) Anomalies in NHSM circulation index (Unit: m</w:t>
      </w:r>
      <w:r w:rsidR="00C13DFB" w:rsidRPr="003862D0">
        <w:rPr>
          <w:lang w:val="en-GB"/>
        </w:rPr>
        <w:t xml:space="preserve"> </w:t>
      </w:r>
      <w:r w:rsidR="003179FA" w:rsidRPr="003862D0">
        <w:rPr>
          <w:lang w:val="en-GB"/>
        </w:rPr>
        <w:t>s</w:t>
      </w:r>
      <w:ins w:id="2069" w:author="Sara M Tuson" w:date="2021-07-18T07:22:00Z">
        <w:r w:rsidR="00A71F18" w:rsidRPr="00A71F18">
          <w:rPr>
            <w:color w:val="000000"/>
            <w:szCs w:val="20"/>
            <w:vertAlign w:val="superscript"/>
            <w:rPrChange w:id="2070" w:author="Sara M Tuson" w:date="2021-07-18T07:22:00Z">
              <w:rPr>
                <w:color w:val="000000"/>
                <w:szCs w:val="20"/>
              </w:rPr>
            </w:rPrChange>
          </w:rPr>
          <w:t>–</w:t>
        </w:r>
      </w:ins>
      <w:del w:id="2071" w:author="Sara M Tuson" w:date="2021-07-18T07:22:00Z">
        <w:r w:rsidR="00C13DFB" w:rsidRPr="003862D0" w:rsidDel="00A71F18">
          <w:rPr>
            <w:vertAlign w:val="superscript"/>
            <w:lang w:val="en-GB"/>
          </w:rPr>
          <w:delText>-</w:delText>
        </w:r>
      </w:del>
      <w:r w:rsidR="00C13DFB" w:rsidRPr="003862D0">
        <w:rPr>
          <w:vertAlign w:val="superscript"/>
          <w:lang w:val="en-GB"/>
        </w:rPr>
        <w:t>1</w:t>
      </w:r>
      <w:r w:rsidR="003179FA" w:rsidRPr="003862D0">
        <w:rPr>
          <w:lang w:val="en-GB"/>
        </w:rPr>
        <w:t xml:space="preserve">), defined as the vertical shear of zonal winds between 850 and 200 hPa averaged in a zone stretching from Mexico eastward to the Philippines (0°–20°N, 120°W–120°E) </w:t>
      </w:r>
      <w:r w:rsidR="003179FA" w:rsidRPr="003862D0">
        <w:rPr>
          <w:lang w:val="en-GB"/>
        </w:rPr>
        <w:fldChar w:fldCharType="begin" w:fldLock="1"/>
      </w:r>
      <w:r w:rsidR="003B032B">
        <w:rPr>
          <w:lang w:val="en-GB"/>
        </w:rPr>
        <w:instrText>ADDIN CSL_CITATION { "citationItems" : [ { "id" : "ITEM-1", "itemData" : { "DOI" : "10.1073/pnas.1219405110", "abstract" : "Prediction of monsoon changes in the coming decades is important for infrastructure planning and sustainable economic development. The decadal prediction involves both natural decadal variability and anthropogenic forcing. Hitherto, the causes of the decadal variability of Northern Hemisphere summer monsoon (NHSM) are largely unknown because the monsoons over Asia, West Africa, and North America have been studied primarily on a regional basis, which is unable to identify coherent decadal changes and the overriding controls on planetary scales. Here, we show that, during the recent global warming of about 0.4 \u00b0C since the late 1970s, a coherent decadal change of precipitation and circulation emerges in the entirety of the NHSM system. Surprisingly, the NHSM as well as the Hadley and Walker circulations have all shown substantial intensification, with a striking increase of NHSM rainfall by 9.5% per degree of global warming. This is unexpected from recent theoretical prediction and model projections of the 21st century. The intensification is primarily attributed to a mega-El Ni\u00f1o/Southern Oscillation (a leading mode of interannual-to-interdecadal variation of global sea surface temperature) and the Atlantic Multidecadal Oscillation, and further influenced by hemispherical asymmetric global warming. These factors driving the present changes of the NHSM system are instrumental for understanding and predicting future decadal changes and determining the proportions of climate change that are attributable to anthropogenic effects and long-term internal variability in the complex climate system.", "author" : [ { "dropping-particle" : "", "family" : "Wang", "given" : "Bin", "non-dropping-particle" : "", "parse-names" : false, "suffix" : "" }, { "dropping-particle" : "", "family" : "Liu", "given" : "Jian", "non-dropping-particle" : "", "parse-names" : false, "suffix" : "" }, { "dropping-particle" : "", "family" : "Kim", "given" : "Hyung-Jin", "non-dropping-particle" : "", "parse-names" : false, "suffix" : "" }, { "dropping-particle" : "", "family" : "Webster", "given" : "Peter J", "non-dropping-particle" : "", "parse-names" : false, "suffix" : "" }, { "dropping-particle" : "", "family" : "Yim", "given" : "So-Young", "non-dropping-particle" : "", "parse-names" : false, "suffix" : "" }, { "dropping-particle" : "", "family" : "Xiang", "given" : "Baoqiang", "non-dropping-particle" : "", "parse-names" : false, "suffix" : "" } ], "container-title" : "Proceedings of the National Academy of Sciences", "id" : "ITEM-1", "issue" : "14", "issued" : { "date-parts" : [ [ "2013", "4", "2" ] ] }, "page" : "5347 LP - 5352", "title" : "Northern Hemisphere summer monsoon intensified by mega-El Ni\u00f1o/southern oscillation and Atlantic multidecadal oscillation", "translator" : [ { "dropping-particle" : "", "family" : "K387", "given" : "", "non-dropping-particle" : "", "parse-names" : false, "suffix" : "" } ], "type" : "article-journal", "volume" : "110" }, "uris" : [ "http://www.mendeley.com/documents/?uuid=3c703d36-343a-409d-921e-f1a76a024de1" ] } ], "mendeley" : { "formattedCitation" : "(Wang et al., 2013a)", "plainTextFormattedCitation" : "(Wang et al., 2013a)", "previouslyFormattedCitation" : "(Wang et al., 2013a)" }, "properties" : { "noteIndex" : 0 }, "schema" : "https://github.com/citation-style-language/schema/raw/master/csl-citation.json" }</w:instrText>
      </w:r>
      <w:r w:rsidR="003179FA" w:rsidRPr="003862D0">
        <w:rPr>
          <w:lang w:val="en-GB"/>
        </w:rPr>
        <w:fldChar w:fldCharType="separate"/>
      </w:r>
      <w:r w:rsidR="00016735">
        <w:rPr>
          <w:noProof/>
          <w:lang w:val="en-GB"/>
        </w:rPr>
        <w:t>(Wang et al., 2013a)</w:t>
      </w:r>
      <w:r w:rsidR="003179FA" w:rsidRPr="003862D0">
        <w:rPr>
          <w:lang w:val="en-GB"/>
        </w:rPr>
        <w:fldChar w:fldCharType="end"/>
      </w:r>
      <w:r w:rsidR="003179FA" w:rsidRPr="003862D0">
        <w:rPr>
          <w:lang w:val="en-GB"/>
        </w:rPr>
        <w:t xml:space="preserve"> in the CMIP6 historical simulation and five SSPs. One realization is averaged from each model. Anomalies are shown relative to the present-day (1995–2014) mean. The curves show averages over the simulations, the shadings around the SSP1-2.6 and SSP5-8.5 curves show </w:t>
      </w:r>
      <w:r w:rsidR="00AA1D29" w:rsidRPr="003862D0">
        <w:rPr>
          <w:lang w:val="en-GB"/>
        </w:rPr>
        <w:t>5–95</w:t>
      </w:r>
      <w:r w:rsidR="003179FA" w:rsidRPr="003862D0">
        <w:rPr>
          <w:lang w:val="en-GB"/>
        </w:rPr>
        <w:t>% ranges, and the numbers near the top show the number of model simulations used.</w:t>
      </w:r>
      <w:bookmarkEnd w:id="2063"/>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064"/>
    </w:p>
    <w:p w14:paraId="6DC58A32" w14:textId="77777777" w:rsidR="00CA4A69" w:rsidRPr="003862D0" w:rsidRDefault="00CA4A69" w:rsidP="00CA4A69">
      <w:pPr>
        <w:pStyle w:val="AR6BodyText"/>
        <w:rPr>
          <w:rFonts w:eastAsia="SimSun"/>
          <w:lang w:val="en-GB" w:eastAsia="zh-CN"/>
        </w:rPr>
      </w:pPr>
    </w:p>
    <w:p w14:paraId="799803C1" w14:textId="4A46D3B6" w:rsidR="00CA4A69" w:rsidRPr="003862D0" w:rsidRDefault="00CA4A69" w:rsidP="00CA4A69">
      <w:pPr>
        <w:pStyle w:val="AR6BodyText"/>
        <w:rPr>
          <w:rFonts w:eastAsia="SimSun"/>
          <w:lang w:val="en-GB" w:eastAsia="zh-CN"/>
        </w:rPr>
      </w:pPr>
      <w:r w:rsidRPr="003862D0">
        <w:rPr>
          <w:b/>
          <w:lang w:val="en-GB"/>
        </w:rPr>
        <w:t>[END FIGURE 4.1</w:t>
      </w:r>
      <w:r w:rsidR="00D5150E" w:rsidRPr="003862D0">
        <w:rPr>
          <w:b/>
          <w:lang w:val="en-GB"/>
        </w:rPr>
        <w:t>4</w:t>
      </w:r>
      <w:r w:rsidRPr="003862D0">
        <w:rPr>
          <w:b/>
          <w:lang w:val="en-GB"/>
        </w:rPr>
        <w:t xml:space="preserve"> HERE]</w:t>
      </w:r>
    </w:p>
    <w:p w14:paraId="57D4F90D" w14:textId="77777777" w:rsidR="00CA4A69" w:rsidRPr="003862D0" w:rsidRDefault="00CA4A69" w:rsidP="00CA4A69">
      <w:pPr>
        <w:pStyle w:val="AR6BodyText"/>
        <w:rPr>
          <w:rFonts w:eastAsia="SimSun"/>
          <w:lang w:val="en-GB" w:eastAsia="zh-CN"/>
        </w:rPr>
      </w:pPr>
    </w:p>
    <w:p w14:paraId="01B50094" w14:textId="77777777" w:rsidR="00A3162F" w:rsidRPr="003862D0" w:rsidRDefault="00A3162F" w:rsidP="00CA4A69">
      <w:pPr>
        <w:pStyle w:val="AR6BodyText"/>
        <w:rPr>
          <w:rFonts w:eastAsia="SimSun"/>
          <w:lang w:val="en-GB" w:eastAsia="zh-CN"/>
        </w:rPr>
      </w:pPr>
    </w:p>
    <w:p w14:paraId="20633DF8" w14:textId="0F0A7BBB" w:rsidR="00CA4A69" w:rsidRPr="003862D0" w:rsidRDefault="00CA4A69" w:rsidP="00CA4A69">
      <w:pPr>
        <w:pStyle w:val="AR6BodyText"/>
        <w:rPr>
          <w:lang w:val="en-GB"/>
        </w:rPr>
      </w:pPr>
      <w:r w:rsidRPr="003862D0">
        <w:rPr>
          <w:lang w:val="en-GB"/>
        </w:rPr>
        <w:t xml:space="preserve">In AR5, there was no specific assessment on global monsoon changes in the near term, but information can be derived from </w:t>
      </w:r>
      <w:r w:rsidR="00F959E5" w:rsidRPr="003862D0">
        <w:rPr>
          <w:lang w:val="en-GB"/>
        </w:rPr>
        <w:t>CMIP5</w:t>
      </w:r>
      <w:r w:rsidRPr="003862D0">
        <w:rPr>
          <w:lang w:val="en-GB"/>
        </w:rPr>
        <w:t xml:space="preserve"> projections of the spatial patterns of precipitation change. </w:t>
      </w:r>
      <w:commentRangeStart w:id="2072"/>
      <w:commentRangeStart w:id="2073"/>
      <w:r w:rsidRPr="003862D0">
        <w:rPr>
          <w:lang w:val="en-GB"/>
        </w:rPr>
        <w:t>While the basic pattern of wet regions</w:t>
      </w:r>
      <w:ins w:id="2074" w:author="Tom Maycock" w:date="2021-09-06T17:29:00Z">
        <w:r w:rsidR="00C36F2C">
          <w:rPr>
            <w:lang w:val="en-GB"/>
          </w:rPr>
          <w:t>,</w:t>
        </w:r>
      </w:ins>
      <w:r w:rsidRPr="003862D0">
        <w:rPr>
          <w:lang w:val="en-GB"/>
        </w:rPr>
        <w:t xml:space="preserve"> including global monsoon regions</w:t>
      </w:r>
      <w:ins w:id="2075" w:author="Tom Maycock" w:date="2021-09-06T17:30:00Z">
        <w:r w:rsidR="00C36F2C">
          <w:rPr>
            <w:lang w:val="en-GB"/>
          </w:rPr>
          <w:t>,</w:t>
        </w:r>
      </w:ins>
      <w:r w:rsidRPr="003862D0">
        <w:rPr>
          <w:lang w:val="en-GB"/>
        </w:rPr>
        <w:t xml:space="preserve"> tending to get wetter and dry regions tending to get drier is apparent, large response uncertainty is evident in the substantial spread in the magnitude of projected change </w:t>
      </w:r>
      <w:del w:id="2076" w:author="Tom Maycock" w:date="2021-09-06T17:31:00Z">
        <w:r w:rsidRPr="003862D0" w:rsidDel="00B16CE8">
          <w:rPr>
            <w:lang w:val="en-GB"/>
          </w:rPr>
          <w:delText>simulated by</w:delText>
        </w:r>
      </w:del>
      <w:ins w:id="2077" w:author="Tom Maycock" w:date="2021-09-06T17:31:00Z">
        <w:r w:rsidR="00B16CE8">
          <w:rPr>
            <w:lang w:val="en-GB"/>
          </w:rPr>
          <w:t>from</w:t>
        </w:r>
      </w:ins>
      <w:r w:rsidRPr="003862D0">
        <w:rPr>
          <w:lang w:val="en-GB"/>
        </w:rPr>
        <w:t xml:space="preserve"> different </w:t>
      </w:r>
      <w:r w:rsidR="00525C68" w:rsidRPr="003862D0">
        <w:rPr>
          <w:lang w:val="en-GB"/>
        </w:rPr>
        <w:t>simulations</w:t>
      </w:r>
      <w:r w:rsidRPr="003862D0">
        <w:rPr>
          <w:lang w:val="en-GB"/>
        </w:rPr>
        <w:t xml:space="preserve">. </w:t>
      </w:r>
      <w:commentRangeEnd w:id="2072"/>
      <w:r w:rsidR="006326B9">
        <w:rPr>
          <w:rStyle w:val="CommentReference"/>
        </w:rPr>
        <w:commentReference w:id="2072"/>
      </w:r>
      <w:commentRangeEnd w:id="2073"/>
      <w:r w:rsidR="00B16CE8">
        <w:rPr>
          <w:rStyle w:val="CommentReference"/>
        </w:rPr>
        <w:commentReference w:id="2073"/>
      </w:r>
      <w:r w:rsidRPr="003862D0">
        <w:rPr>
          <w:lang w:val="en-GB"/>
        </w:rPr>
        <w:t>Over the global land monsoon regions, model uncertainty and internal variability together explain 99.7% of the fraction of total variance (</w:t>
      </w:r>
      <w:commentRangeStart w:id="2078"/>
      <w:r w:rsidRPr="003862D0">
        <w:rPr>
          <w:lang w:val="en-GB"/>
        </w:rPr>
        <w:t>Z</w:t>
      </w:r>
      <w:r w:rsidRPr="003862D0">
        <w:rPr>
          <w:rFonts w:eastAsia="SimSun"/>
          <w:noProof/>
          <w:color w:val="000000" w:themeColor="text1"/>
          <w:lang w:val="en-GB" w:eastAsia="zh-CN"/>
        </w:rPr>
        <w:t>hou et al. 2020</w:t>
      </w:r>
      <w:commentRangeEnd w:id="2078"/>
      <w:r w:rsidR="0023735B">
        <w:rPr>
          <w:rStyle w:val="CommentReference"/>
        </w:rPr>
        <w:commentReference w:id="2078"/>
      </w:r>
      <w:r w:rsidRPr="003862D0">
        <w:rPr>
          <w:rFonts w:eastAsia="SimSun"/>
          <w:noProof/>
          <w:color w:val="000000" w:themeColor="text1"/>
          <w:lang w:val="en-GB" w:eastAsia="zh-CN"/>
        </w:rPr>
        <w:t>)</w:t>
      </w:r>
      <w:r w:rsidRPr="003862D0">
        <w:rPr>
          <w:lang w:val="en-GB"/>
        </w:rPr>
        <w:t>, near-term projected multi-model mean precipitation changes are almost everywhere smaller than the estimated standard deviation of internal variability (</w:t>
      </w:r>
      <w:r w:rsidR="00FA6D4F" w:rsidRPr="003862D0">
        <w:rPr>
          <w:lang w:val="en-GB"/>
        </w:rPr>
        <w:t>Figure 4.13</w:t>
      </w:r>
      <w:r w:rsidRPr="003862D0">
        <w:rPr>
          <w:lang w:val="en-GB"/>
        </w:rPr>
        <w:t>).</w:t>
      </w:r>
    </w:p>
    <w:p w14:paraId="1A4D0932" w14:textId="77777777" w:rsidR="00CA4A69" w:rsidRPr="003862D0" w:rsidRDefault="00CA4A69" w:rsidP="00CA4A69">
      <w:pPr>
        <w:pStyle w:val="AR6BodyText"/>
        <w:rPr>
          <w:lang w:val="en-GB"/>
        </w:rPr>
      </w:pPr>
    </w:p>
    <w:p w14:paraId="29D1BF28" w14:textId="421382EE" w:rsidR="00B33432" w:rsidRPr="003862D0" w:rsidRDefault="00CA4A69" w:rsidP="00FD41EC">
      <w:pPr>
        <w:pStyle w:val="AR6BodyText"/>
        <w:rPr>
          <w:rFonts w:eastAsia="SimSun"/>
          <w:color w:val="000000" w:themeColor="text1"/>
          <w:lang w:val="en-GB"/>
        </w:rPr>
      </w:pPr>
      <w:r w:rsidRPr="003862D0">
        <w:rPr>
          <w:rFonts w:eastAsia="SimSun"/>
          <w:lang w:val="en-GB"/>
        </w:rPr>
        <w:t xml:space="preserve">The global land monsoon precipitation index, defined as the area-weighted precipitation rate in the global land monsoon domain, tends to increase </w:t>
      </w:r>
      <w:r w:rsidRPr="003862D0">
        <w:rPr>
          <w:rFonts w:eastAsia="SimSun"/>
          <w:lang w:val="en-GB" w:eastAsia="ko-KR"/>
        </w:rPr>
        <w:t xml:space="preserve">in the near term </w:t>
      </w:r>
      <w:r w:rsidRPr="003862D0">
        <w:rPr>
          <w:rFonts w:eastAsia="SimSun"/>
          <w:lang w:val="en-GB"/>
        </w:rPr>
        <w:t>under all five core SSPs</w:t>
      </w:r>
      <w:r w:rsidR="00EF46B1" w:rsidRPr="003862D0">
        <w:rPr>
          <w:rFonts w:eastAsia="SimSun"/>
          <w:lang w:val="en-GB"/>
        </w:rPr>
        <w:t xml:space="preserve"> (</w:t>
      </w:r>
      <w:r w:rsidR="00FA6D4F" w:rsidRPr="003862D0">
        <w:rPr>
          <w:rFonts w:eastAsia="SimSun"/>
          <w:lang w:val="en-GB"/>
        </w:rPr>
        <w:t>Figure 4.14</w:t>
      </w:r>
      <w:r w:rsidR="00EF46B1" w:rsidRPr="003862D0">
        <w:rPr>
          <w:rFonts w:eastAsia="SimSun"/>
          <w:lang w:val="en-GB"/>
        </w:rPr>
        <w:t>a)</w:t>
      </w:r>
      <w:r w:rsidR="00D47702" w:rsidRPr="003862D0">
        <w:rPr>
          <w:rFonts w:eastAsia="SimSun"/>
          <w:lang w:val="en-GB"/>
        </w:rPr>
        <w:t xml:space="preserve"> </w:t>
      </w:r>
      <w:r w:rsidR="00D47702" w:rsidRPr="003862D0">
        <w:rPr>
          <w:rFonts w:eastAsia="SimSun"/>
          <w:lang w:val="en-GB"/>
        </w:rPr>
        <w:fldChar w:fldCharType="begin" w:fldLock="1"/>
      </w:r>
      <w:r w:rsidR="00615634">
        <w:rPr>
          <w:rFonts w:eastAsia="SimSun"/>
          <w:lang w:val="en-GB"/>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D47702" w:rsidRPr="003862D0">
        <w:rPr>
          <w:rFonts w:eastAsia="SimSun"/>
          <w:lang w:val="en-GB"/>
        </w:rPr>
        <w:fldChar w:fldCharType="separate"/>
      </w:r>
      <w:r w:rsidR="00016735">
        <w:rPr>
          <w:rFonts w:eastAsia="SimSun"/>
          <w:noProof/>
          <w:lang w:val="en-GB"/>
        </w:rPr>
        <w:t>(Chen et al., 2020)</w:t>
      </w:r>
      <w:r w:rsidR="00D47702" w:rsidRPr="003862D0">
        <w:rPr>
          <w:rFonts w:eastAsia="SimSun"/>
          <w:lang w:val="en-GB"/>
        </w:rPr>
        <w:fldChar w:fldCharType="end"/>
      </w:r>
      <w:r w:rsidRPr="003862D0">
        <w:rPr>
          <w:rFonts w:eastAsia="SimSun"/>
          <w:lang w:val="en-GB"/>
        </w:rPr>
        <w:t xml:space="preserve">, but changes are small compared to the intermodel spread in the historical period. The Northern Hemisphere summer monsoon circulation index, defined as the </w:t>
      </w:r>
      <w:r w:rsidRPr="003862D0">
        <w:rPr>
          <w:lang w:val="en-GB"/>
        </w:rPr>
        <w:t>vertical shear of zonal winds between 850 and 200 hPa averaged in a zone stretching from Mexico eastward to the Philippines (0°–20°N, 120°W–120°E)</w:t>
      </w:r>
      <w:r w:rsidRPr="003862D0">
        <w:rPr>
          <w:rFonts w:eastAsia="SimSun"/>
          <w:lang w:val="en-GB"/>
        </w:rPr>
        <w:t xml:space="preserve">, tends to decrease under four of the five SSP scenarios </w:t>
      </w:r>
      <w:r w:rsidR="00EF46B1" w:rsidRPr="003862D0">
        <w:rPr>
          <w:rFonts w:eastAsia="SimSun"/>
          <w:lang w:val="en-GB"/>
        </w:rPr>
        <w:t>(</w:t>
      </w:r>
      <w:r w:rsidR="00FA6D4F" w:rsidRPr="003862D0">
        <w:rPr>
          <w:rFonts w:eastAsia="SimSun"/>
          <w:lang w:val="en-GB"/>
        </w:rPr>
        <w:t>Figure 4.14</w:t>
      </w:r>
      <w:r w:rsidR="00EF46B1" w:rsidRPr="003862D0">
        <w:rPr>
          <w:rFonts w:eastAsia="SimSun"/>
          <w:lang w:val="en-GB"/>
        </w:rPr>
        <w:t>b)</w:t>
      </w:r>
      <w:r w:rsidRPr="003862D0">
        <w:rPr>
          <w:rFonts w:eastAsia="SimSun"/>
          <w:lang w:val="en-GB"/>
        </w:rPr>
        <w:t xml:space="preserve">, potentially </w:t>
      </w:r>
      <w:r w:rsidR="00D47702" w:rsidRPr="003862D0">
        <w:rPr>
          <w:rFonts w:eastAsia="SimSun"/>
          <w:lang w:val="en-GB"/>
        </w:rPr>
        <w:t xml:space="preserve">offsetting </w:t>
      </w:r>
      <w:r w:rsidRPr="003862D0">
        <w:rPr>
          <w:rFonts w:eastAsia="SimSun"/>
          <w:lang w:val="en-GB"/>
        </w:rPr>
        <w:t>monsoon precipitation</w:t>
      </w:r>
      <w:r w:rsidR="00D47702" w:rsidRPr="003862D0">
        <w:rPr>
          <w:rFonts w:eastAsia="SimSun"/>
          <w:lang w:val="en-GB"/>
        </w:rPr>
        <w:t xml:space="preserve"> increase.</w:t>
      </w:r>
      <w:r w:rsidRPr="003862D0">
        <w:rPr>
          <w:rFonts w:eastAsia="SimSun"/>
          <w:lang w:val="en-GB"/>
        </w:rPr>
        <w:t xml:space="preserve"> </w:t>
      </w:r>
      <w:commentRangeStart w:id="2079"/>
      <w:r w:rsidR="00F959E5" w:rsidRPr="003862D0">
        <w:rPr>
          <w:rFonts w:eastAsia="SimSun"/>
          <w:lang w:val="en-GB"/>
        </w:rPr>
        <w:t>P</w:t>
      </w:r>
      <w:r w:rsidRPr="003862D0">
        <w:rPr>
          <w:rFonts w:eastAsia="SimSun"/>
          <w:lang w:val="en-GB"/>
        </w:rPr>
        <w:t xml:space="preserve">rojected changes in the global monsoon circulation are </w:t>
      </w:r>
      <w:r w:rsidR="00D47702" w:rsidRPr="003862D0">
        <w:rPr>
          <w:rFonts w:eastAsia="SimSun"/>
          <w:lang w:val="en-GB"/>
        </w:rPr>
        <w:t>also uncertain</w:t>
      </w:r>
      <w:ins w:id="2080" w:author="Sara M Tuson" w:date="2021-07-18T14:53:00Z">
        <w:r w:rsidR="006326B9">
          <w:rPr>
            <w:rFonts w:eastAsia="SimSun"/>
            <w:lang w:val="en-GB"/>
          </w:rPr>
          <w:t>, as they are</w:t>
        </w:r>
      </w:ins>
      <w:r w:rsidRPr="003862D0">
        <w:rPr>
          <w:rFonts w:eastAsia="SimSun"/>
          <w:lang w:val="en-GB"/>
        </w:rPr>
        <w:t xml:space="preserve"> </w:t>
      </w:r>
      <w:r w:rsidR="00D47702" w:rsidRPr="003862D0">
        <w:rPr>
          <w:rFonts w:eastAsia="SimSun"/>
          <w:lang w:val="en-GB"/>
        </w:rPr>
        <w:t>influenced by</w:t>
      </w:r>
      <w:r w:rsidRPr="003862D0">
        <w:rPr>
          <w:rFonts w:eastAsia="SimSun"/>
          <w:lang w:val="en-GB"/>
        </w:rPr>
        <w:t xml:space="preserve"> internal variability and structural differences across models</w:t>
      </w:r>
      <w:commentRangeEnd w:id="2079"/>
      <w:r w:rsidR="007E534F">
        <w:rPr>
          <w:rStyle w:val="CommentReference"/>
        </w:rPr>
        <w:commentReference w:id="2079"/>
      </w:r>
      <w:r w:rsidRPr="003862D0">
        <w:rPr>
          <w:rFonts w:eastAsia="SimSun"/>
          <w:lang w:val="en-GB"/>
        </w:rPr>
        <w:t>. In the near-term</w:t>
      </w:r>
      <w:r w:rsidR="00F959E5" w:rsidRPr="003862D0">
        <w:rPr>
          <w:rFonts w:eastAsia="SimSun"/>
          <w:lang w:val="en-GB"/>
        </w:rPr>
        <w:t>,</w:t>
      </w:r>
      <w:r w:rsidRPr="003862D0">
        <w:rPr>
          <w:rFonts w:eastAsia="SimSun"/>
          <w:lang w:val="en-GB"/>
        </w:rPr>
        <w:t xml:space="preserve"> </w:t>
      </w:r>
      <w:r w:rsidR="00F959E5" w:rsidRPr="003862D0">
        <w:rPr>
          <w:rFonts w:eastAsia="SimSun"/>
          <w:lang w:val="en-GB"/>
        </w:rPr>
        <w:t xml:space="preserve">for CMIP6 </w:t>
      </w:r>
      <w:r w:rsidRPr="003862D0">
        <w:rPr>
          <w:rFonts w:eastAsia="SimSun"/>
          <w:lang w:val="en-GB"/>
        </w:rPr>
        <w:t>projection</w:t>
      </w:r>
      <w:r w:rsidR="00F959E5" w:rsidRPr="003862D0">
        <w:rPr>
          <w:rFonts w:eastAsia="SimSun"/>
          <w:lang w:val="en-GB"/>
        </w:rPr>
        <w:t>s</w:t>
      </w:r>
      <w:r w:rsidRPr="003862D0">
        <w:rPr>
          <w:rFonts w:eastAsia="SimSun"/>
          <w:lang w:val="en-GB"/>
        </w:rPr>
        <w:t xml:space="preserve"> </w:t>
      </w:r>
      <w:r w:rsidR="00EF46B1" w:rsidRPr="003862D0">
        <w:rPr>
          <w:rFonts w:eastAsia="SimSun"/>
          <w:lang w:val="en-GB"/>
        </w:rPr>
        <w:t>(</w:t>
      </w:r>
      <w:r w:rsidR="00FA6D4F" w:rsidRPr="003862D0">
        <w:rPr>
          <w:rFonts w:eastAsia="SimSun"/>
          <w:lang w:val="en-GB"/>
        </w:rPr>
        <w:t>Figure 4.14</w:t>
      </w:r>
      <w:r w:rsidR="00EF46B1" w:rsidRPr="003862D0">
        <w:rPr>
          <w:rFonts w:eastAsia="SimSun"/>
          <w:lang w:val="en-GB"/>
        </w:rPr>
        <w:t>a)</w:t>
      </w:r>
      <w:r w:rsidR="00B33432" w:rsidRPr="003862D0">
        <w:rPr>
          <w:rFonts w:eastAsia="SimSun"/>
          <w:lang w:val="en-GB"/>
        </w:rPr>
        <w:t xml:space="preserve">, the </w:t>
      </w:r>
      <w:r w:rsidR="000C17AF" w:rsidRPr="003862D0">
        <w:rPr>
          <w:rFonts w:eastAsia="SimSun"/>
          <w:lang w:val="en-GB"/>
        </w:rPr>
        <w:t xml:space="preserve">multi-model mean (5–95% range) </w:t>
      </w:r>
      <w:r w:rsidR="00B33432" w:rsidRPr="003862D0">
        <w:rPr>
          <w:rFonts w:eastAsia="SimSun"/>
          <w:lang w:val="en-GB"/>
        </w:rPr>
        <w:t>of global land monsoon precipitation</w:t>
      </w:r>
      <w:r w:rsidR="000C17AF" w:rsidRPr="003862D0">
        <w:rPr>
          <w:rFonts w:eastAsia="SimSun"/>
          <w:lang w:val="en-GB"/>
        </w:rPr>
        <w:t xml:space="preserve"> change</w:t>
      </w:r>
      <w:r w:rsidR="00B33432" w:rsidRPr="003862D0">
        <w:rPr>
          <w:rFonts w:eastAsia="SimSun"/>
          <w:lang w:val="en-GB"/>
        </w:rPr>
        <w:t xml:space="preserve"> is</w:t>
      </w:r>
      <w:r w:rsidR="000C17AF" w:rsidRPr="003862D0">
        <w:rPr>
          <w:rFonts w:eastAsia="SimSun"/>
          <w:lang w:val="en-GB"/>
        </w:rPr>
        <w:t xml:space="preserve"> </w:t>
      </w:r>
      <w:commentRangeStart w:id="2081"/>
      <w:r w:rsidR="002A77EB" w:rsidRPr="003862D0">
        <w:rPr>
          <w:rFonts w:eastAsia="SimSun"/>
          <w:lang w:val="en-GB"/>
        </w:rPr>
        <w:t>1.9</w:t>
      </w:r>
      <w:r w:rsidR="00B31383" w:rsidRPr="003862D0">
        <w:rPr>
          <w:rFonts w:eastAsia="SimSun"/>
          <w:lang w:val="en-GB"/>
        </w:rPr>
        <w:t>%</w:t>
      </w:r>
      <w:r w:rsidR="002A77EB" w:rsidRPr="003862D0">
        <w:rPr>
          <w:rFonts w:eastAsia="SimSun"/>
          <w:lang w:val="en-GB"/>
        </w:rPr>
        <w:t xml:space="preserve"> (–0.4–4.9</w:t>
      </w:r>
      <w:r w:rsidR="00B31383" w:rsidRPr="003862D0">
        <w:rPr>
          <w:rFonts w:eastAsia="SimSun"/>
          <w:lang w:val="en-GB"/>
        </w:rPr>
        <w:t>%</w:t>
      </w:r>
      <w:r w:rsidR="002A77EB" w:rsidRPr="003862D0">
        <w:rPr>
          <w:rFonts w:eastAsia="SimSun"/>
          <w:lang w:val="en-GB"/>
        </w:rPr>
        <w:t>)</w:t>
      </w:r>
      <w:commentRangeEnd w:id="2081"/>
      <w:r w:rsidR="00A56621">
        <w:rPr>
          <w:rStyle w:val="CommentReference"/>
        </w:rPr>
        <w:commentReference w:id="2081"/>
      </w:r>
      <w:r w:rsidR="002A77EB" w:rsidRPr="003862D0">
        <w:rPr>
          <w:rFonts w:eastAsia="SimSun"/>
          <w:lang w:val="en-GB"/>
        </w:rPr>
        <w:t>, 1.</w:t>
      </w:r>
      <w:r w:rsidR="00B24831" w:rsidRPr="003862D0">
        <w:rPr>
          <w:rFonts w:eastAsia="SimSun"/>
          <w:lang w:val="en-GB"/>
        </w:rPr>
        <w:t>6</w:t>
      </w:r>
      <w:r w:rsidR="00B31383" w:rsidRPr="003862D0">
        <w:rPr>
          <w:rFonts w:eastAsia="SimSun"/>
          <w:lang w:val="en-GB"/>
        </w:rPr>
        <w:t>%</w:t>
      </w:r>
      <w:r w:rsidR="002A77EB" w:rsidRPr="003862D0">
        <w:rPr>
          <w:rFonts w:eastAsia="SimSun"/>
          <w:lang w:val="en-GB"/>
        </w:rPr>
        <w:t xml:space="preserve"> (–</w:t>
      </w:r>
      <w:r w:rsidR="00B24831" w:rsidRPr="003862D0">
        <w:rPr>
          <w:rFonts w:eastAsia="SimSun"/>
          <w:lang w:val="en-GB"/>
        </w:rPr>
        <w:t>1.0</w:t>
      </w:r>
      <w:r w:rsidR="002A77EB" w:rsidRPr="003862D0">
        <w:rPr>
          <w:rFonts w:eastAsia="SimSun"/>
          <w:lang w:val="en-GB"/>
        </w:rPr>
        <w:t>–5.2</w:t>
      </w:r>
      <w:r w:rsidR="00B31383" w:rsidRPr="003862D0">
        <w:rPr>
          <w:rFonts w:eastAsia="SimSun"/>
          <w:lang w:val="en-GB"/>
        </w:rPr>
        <w:t>%</w:t>
      </w:r>
      <w:r w:rsidR="002A77EB" w:rsidRPr="003862D0">
        <w:rPr>
          <w:rFonts w:eastAsia="SimSun"/>
          <w:lang w:val="en-GB"/>
        </w:rPr>
        <w:t>), 1.</w:t>
      </w:r>
      <w:r w:rsidR="00B24831" w:rsidRPr="003862D0">
        <w:rPr>
          <w:rFonts w:eastAsia="SimSun"/>
          <w:lang w:val="en-GB"/>
        </w:rPr>
        <w:t>3</w:t>
      </w:r>
      <w:r w:rsidR="00B31383" w:rsidRPr="003862D0">
        <w:rPr>
          <w:rFonts w:eastAsia="SimSun"/>
          <w:lang w:val="en-GB"/>
        </w:rPr>
        <w:t>%</w:t>
      </w:r>
      <w:r w:rsidR="002A77EB" w:rsidRPr="003862D0">
        <w:rPr>
          <w:rFonts w:eastAsia="SimSun"/>
          <w:lang w:val="en-GB"/>
        </w:rPr>
        <w:t xml:space="preserve"> (–1.</w:t>
      </w:r>
      <w:r w:rsidR="00B24831" w:rsidRPr="003862D0">
        <w:rPr>
          <w:rFonts w:eastAsia="SimSun"/>
          <w:lang w:val="en-GB"/>
        </w:rPr>
        <w:t>7</w:t>
      </w:r>
      <w:r w:rsidR="002A77EB" w:rsidRPr="003862D0">
        <w:rPr>
          <w:rFonts w:eastAsia="SimSun"/>
          <w:lang w:val="en-GB"/>
        </w:rPr>
        <w:t>–3.7</w:t>
      </w:r>
      <w:r w:rsidR="00B31383" w:rsidRPr="003862D0">
        <w:rPr>
          <w:rFonts w:eastAsia="SimSun"/>
          <w:lang w:val="en-GB"/>
        </w:rPr>
        <w:t>%</w:t>
      </w:r>
      <w:r w:rsidR="002A77EB" w:rsidRPr="003862D0">
        <w:rPr>
          <w:rFonts w:eastAsia="SimSun"/>
          <w:lang w:val="en-GB"/>
        </w:rPr>
        <w:t>), and 1.</w:t>
      </w:r>
      <w:r w:rsidR="00B24831" w:rsidRPr="003862D0">
        <w:rPr>
          <w:rFonts w:eastAsia="SimSun"/>
          <w:lang w:val="en-GB"/>
        </w:rPr>
        <w:t>9</w:t>
      </w:r>
      <w:r w:rsidR="00B31383" w:rsidRPr="003862D0">
        <w:rPr>
          <w:rFonts w:eastAsia="SimSun"/>
          <w:lang w:val="en-GB"/>
        </w:rPr>
        <w:t>%</w:t>
      </w:r>
      <w:r w:rsidR="00FE27E2" w:rsidRPr="003862D0">
        <w:rPr>
          <w:rFonts w:eastAsia="SimSun"/>
          <w:lang w:val="en-GB"/>
        </w:rPr>
        <w:t xml:space="preserve"> </w:t>
      </w:r>
      <w:r w:rsidR="002A77EB" w:rsidRPr="003862D0">
        <w:rPr>
          <w:rFonts w:eastAsia="SimSun"/>
          <w:lang w:val="en-GB"/>
        </w:rPr>
        <w:t>(–0.</w:t>
      </w:r>
      <w:r w:rsidR="00B24831" w:rsidRPr="003862D0">
        <w:rPr>
          <w:rFonts w:eastAsia="SimSun"/>
          <w:lang w:val="en-GB"/>
        </w:rPr>
        <w:t>8</w:t>
      </w:r>
      <w:r w:rsidR="002A77EB" w:rsidRPr="003862D0">
        <w:rPr>
          <w:rFonts w:eastAsia="SimSun"/>
          <w:lang w:val="en-GB"/>
        </w:rPr>
        <w:t>–5</w:t>
      </w:r>
      <w:r w:rsidR="00B24831" w:rsidRPr="003862D0">
        <w:rPr>
          <w:rFonts w:eastAsia="SimSun"/>
          <w:lang w:val="en-GB"/>
        </w:rPr>
        <w:t>.2</w:t>
      </w:r>
      <w:r w:rsidR="00B31383" w:rsidRPr="003862D0">
        <w:rPr>
          <w:rFonts w:eastAsia="SimSun"/>
          <w:lang w:val="en-GB"/>
        </w:rPr>
        <w:t>%</w:t>
      </w:r>
      <w:r w:rsidR="002A77EB" w:rsidRPr="003862D0">
        <w:rPr>
          <w:rFonts w:eastAsia="SimSun"/>
          <w:lang w:val="en-GB"/>
        </w:rPr>
        <w:t xml:space="preserve">) under SSP1-2.6, SSP2-4.5, SSP3-7.0, and SSP5-8.5, respectively. </w:t>
      </w:r>
    </w:p>
    <w:p w14:paraId="2EB6F9AE" w14:textId="77777777" w:rsidR="00CA4A69" w:rsidRPr="003862D0" w:rsidRDefault="00CA4A69" w:rsidP="00CA4A69">
      <w:pPr>
        <w:pStyle w:val="AR6BodyText"/>
        <w:rPr>
          <w:rFonts w:eastAsia="SimSun"/>
          <w:lang w:val="en-GB" w:eastAsia="zh-CN"/>
        </w:rPr>
      </w:pPr>
    </w:p>
    <w:p w14:paraId="3C95638D" w14:textId="07A89CE8" w:rsidR="00CA4A69" w:rsidRPr="003862D0" w:rsidRDefault="00CA4A69" w:rsidP="00CA4A69">
      <w:pPr>
        <w:pStyle w:val="AR6BodyText"/>
        <w:rPr>
          <w:rFonts w:eastAsia="SimSun"/>
          <w:lang w:val="en-GB" w:eastAsia="zh-CN"/>
        </w:rPr>
      </w:pPr>
      <w:r w:rsidRPr="003862D0">
        <w:rPr>
          <w:rFonts w:eastAsia="SimSun"/>
          <w:lang w:val="en-GB" w:eastAsia="zh-CN"/>
        </w:rPr>
        <w:t xml:space="preserve">In summary, we assess that near-term changes in global monsoon precipitation and circulation </w:t>
      </w:r>
      <w:r w:rsidR="00525C68" w:rsidRPr="003862D0">
        <w:rPr>
          <w:rFonts w:eastAsia="SimSun"/>
          <w:lang w:val="en-GB" w:eastAsia="zh-CN"/>
        </w:rPr>
        <w:t xml:space="preserve">will be </w:t>
      </w:r>
      <w:r w:rsidR="00B31383" w:rsidRPr="003862D0">
        <w:rPr>
          <w:rFonts w:eastAsia="SimSun"/>
          <w:lang w:val="en-GB" w:eastAsia="zh-CN"/>
        </w:rPr>
        <w:t>a</w:t>
      </w:r>
      <w:r w:rsidR="00525C68" w:rsidRPr="003862D0">
        <w:rPr>
          <w:rFonts w:eastAsia="SimSun"/>
          <w:lang w:val="en-GB" w:eastAsia="zh-CN"/>
        </w:rPr>
        <w:t>ffected</w:t>
      </w:r>
      <w:r w:rsidRPr="003862D0">
        <w:rPr>
          <w:rFonts w:eastAsia="SimSun"/>
          <w:lang w:val="en-GB" w:eastAsia="zh-CN"/>
        </w:rPr>
        <w:t xml:space="preserve"> by the </w:t>
      </w:r>
      <w:r w:rsidR="00854A22">
        <w:rPr>
          <w:rFonts w:eastAsia="SimSun"/>
          <w:lang w:val="en-GB" w:eastAsia="zh-CN"/>
        </w:rPr>
        <w:t xml:space="preserve">combined </w:t>
      </w:r>
      <w:r w:rsidRPr="003862D0">
        <w:rPr>
          <w:rFonts w:eastAsia="SimSun"/>
          <w:lang w:val="en-GB" w:eastAsia="zh-CN"/>
        </w:rPr>
        <w:t>effects of</w:t>
      </w:r>
      <w:r w:rsidR="00B31383" w:rsidRPr="003862D0">
        <w:rPr>
          <w:rFonts w:eastAsia="SimSun"/>
          <w:lang w:val="en-GB" w:eastAsia="zh-CN"/>
        </w:rPr>
        <w:t xml:space="preserve"> model uncertainty and</w:t>
      </w:r>
      <w:r w:rsidRPr="003862D0">
        <w:rPr>
          <w:rFonts w:eastAsia="SimSun"/>
          <w:lang w:val="en-GB" w:eastAsia="zh-CN"/>
        </w:rPr>
        <w:t xml:space="preserve"> internal </w:t>
      </w:r>
      <w:r w:rsidR="002A77EB" w:rsidRPr="003862D0">
        <w:rPr>
          <w:rFonts w:eastAsia="SimSun"/>
          <w:lang w:val="en-GB" w:eastAsia="zh-CN"/>
        </w:rPr>
        <w:t xml:space="preserve">variability, </w:t>
      </w:r>
      <w:r w:rsidR="00854A22">
        <w:rPr>
          <w:rFonts w:eastAsia="SimSun"/>
          <w:lang w:val="en-GB" w:eastAsia="zh-CN"/>
        </w:rPr>
        <w:t>which together are larger than the forced signal</w:t>
      </w:r>
      <w:r w:rsidR="00AF1784" w:rsidRPr="003862D0">
        <w:rPr>
          <w:rFonts w:eastAsia="SimSun"/>
          <w:lang w:val="en-GB" w:eastAsia="zh-CN"/>
        </w:rPr>
        <w:t xml:space="preserve"> (</w:t>
      </w:r>
      <w:r w:rsidR="00AF1784" w:rsidRPr="003862D0">
        <w:rPr>
          <w:rFonts w:eastAsia="SimSun"/>
          <w:i/>
          <w:lang w:val="en-GB" w:eastAsia="zh-CN"/>
        </w:rPr>
        <w:t>medium confidence</w:t>
      </w:r>
      <w:r w:rsidR="00AF1784" w:rsidRPr="003862D0">
        <w:rPr>
          <w:rFonts w:eastAsia="SimSun"/>
          <w:lang w:val="en-GB" w:eastAsia="zh-CN"/>
        </w:rPr>
        <w:t>)</w:t>
      </w:r>
      <w:r w:rsidRPr="003862D0">
        <w:rPr>
          <w:rFonts w:eastAsia="SimSun"/>
          <w:lang w:val="en-GB" w:eastAsia="zh-CN"/>
        </w:rPr>
        <w:t>.</w:t>
      </w:r>
    </w:p>
    <w:p w14:paraId="1B380304" w14:textId="77777777" w:rsidR="00B31383" w:rsidRPr="003862D0" w:rsidRDefault="00B31383" w:rsidP="00CA4A69">
      <w:pPr>
        <w:pStyle w:val="AR6BodyText"/>
        <w:rPr>
          <w:rFonts w:eastAsia="SimSun"/>
          <w:lang w:val="en-GB" w:eastAsia="zh-CN"/>
        </w:rPr>
      </w:pPr>
    </w:p>
    <w:p w14:paraId="5708330A" w14:textId="77777777" w:rsidR="00F47BE7" w:rsidRPr="003862D0" w:rsidRDefault="00F47BE7" w:rsidP="00377ACF">
      <w:pPr>
        <w:pStyle w:val="AR6BodyText"/>
        <w:rPr>
          <w:lang w:val="en-GB"/>
        </w:rPr>
      </w:pPr>
    </w:p>
    <w:p w14:paraId="709AEBEF" w14:textId="63DDDEB8" w:rsidR="00F47BE7" w:rsidRPr="003862D0" w:rsidRDefault="00F47BE7" w:rsidP="00F47BE7">
      <w:pPr>
        <w:pStyle w:val="AR6Chap4Level2411"/>
        <w:rPr>
          <w:lang w:val="en-GB"/>
        </w:rPr>
      </w:pPr>
      <w:bookmarkStart w:id="2082" w:name="_Toc5498093"/>
      <w:bookmarkStart w:id="2083" w:name="_Toc5498127"/>
      <w:bookmarkStart w:id="2084" w:name="_Toc5498416"/>
      <w:bookmarkStart w:id="2085" w:name="_Toc5498899"/>
      <w:bookmarkStart w:id="2086" w:name="_Toc5500951"/>
      <w:bookmarkStart w:id="2087" w:name="_Toc5778480"/>
      <w:bookmarkStart w:id="2088" w:name="_Toc29748275"/>
      <w:bookmarkStart w:id="2089" w:name="_Toc29748461"/>
      <w:bookmarkStart w:id="2090" w:name="_Toc29749214"/>
      <w:bookmarkStart w:id="2091" w:name="_Toc29751028"/>
      <w:bookmarkStart w:id="2092" w:name="_Toc33523285"/>
      <w:bookmarkStart w:id="2093" w:name="_Toc56878744"/>
      <w:bookmarkStart w:id="2094" w:name="_Toc56879165"/>
      <w:bookmarkStart w:id="2095" w:name="_Toc56879707"/>
      <w:bookmarkStart w:id="2096" w:name="_Toc56880373"/>
      <w:bookmarkStart w:id="2097" w:name="_Toc56880469"/>
      <w:bookmarkStart w:id="2098" w:name="_Toc56880539"/>
      <w:bookmarkStart w:id="2099" w:name="_Toc56880663"/>
      <w:bookmarkStart w:id="2100" w:name="_Toc56881937"/>
      <w:bookmarkStart w:id="2101" w:name="_Toc57156859"/>
      <w:bookmarkStart w:id="2102" w:name="_Toc65519594"/>
      <w:bookmarkStart w:id="2103" w:name="_Toc66099778"/>
      <w:bookmarkStart w:id="2104" w:name="_Toc66646036"/>
      <w:bookmarkStart w:id="2105" w:name="_Toc69752506"/>
      <w:bookmarkStart w:id="2106" w:name="_Toc66379308"/>
      <w:bookmarkStart w:id="2107" w:name="_Toc66466979"/>
      <w:bookmarkStart w:id="2108" w:name="_Toc66467263"/>
      <w:bookmarkStart w:id="2109" w:name="_Toc66574518"/>
      <w:bookmarkStart w:id="2110" w:name="_Toc66574689"/>
      <w:r w:rsidRPr="003862D0">
        <w:rPr>
          <w:lang w:val="en-GB"/>
        </w:rPr>
        <w:t>Cryosphere, Ocean</w:t>
      </w:r>
      <w:del w:id="2111" w:author="Ian Blenkinsop" w:date="2021-07-27T11:25:00Z">
        <w:r w:rsidRPr="003862D0" w:rsidDel="00F850C8">
          <w:rPr>
            <w:lang w:val="en-GB"/>
          </w:rPr>
          <w:delText>,</w:delText>
        </w:r>
      </w:del>
      <w:r w:rsidRPr="003862D0">
        <w:rPr>
          <w:lang w:val="en-GB"/>
        </w:rPr>
        <w:t xml:space="preserve"> and Biosphere</w:t>
      </w:r>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r w:rsidRPr="003862D0">
        <w:rPr>
          <w:lang w:val="en-GB"/>
        </w:rPr>
        <w:t xml:space="preserve"> </w:t>
      </w:r>
      <w:bookmarkEnd w:id="2106"/>
      <w:bookmarkEnd w:id="2107"/>
      <w:bookmarkEnd w:id="2108"/>
      <w:bookmarkEnd w:id="2109"/>
      <w:bookmarkEnd w:id="2110"/>
    </w:p>
    <w:p w14:paraId="025A1FD9" w14:textId="77777777" w:rsidR="00F47BE7" w:rsidRPr="003862D0" w:rsidRDefault="00F47BE7" w:rsidP="00F47BE7">
      <w:pPr>
        <w:pStyle w:val="AR6BodyText"/>
        <w:rPr>
          <w:lang w:val="en-GB"/>
        </w:rPr>
      </w:pPr>
    </w:p>
    <w:p w14:paraId="56846A39" w14:textId="77777777" w:rsidR="00F47BE7" w:rsidRPr="003862D0" w:rsidRDefault="00F47BE7" w:rsidP="00F47BE7">
      <w:pPr>
        <w:pStyle w:val="AR6Chap4Level34111"/>
        <w:rPr>
          <w:lang w:val="en-GB"/>
        </w:rPr>
      </w:pPr>
      <w:bookmarkStart w:id="2112" w:name="_Toc5778481"/>
      <w:bookmarkStart w:id="2113" w:name="_Toc29748276"/>
      <w:bookmarkStart w:id="2114" w:name="_Toc29748462"/>
      <w:bookmarkStart w:id="2115" w:name="_Toc29749215"/>
      <w:bookmarkStart w:id="2116" w:name="_Toc29751029"/>
      <w:bookmarkStart w:id="2117" w:name="_Toc33523286"/>
      <w:bookmarkStart w:id="2118" w:name="_Toc57156860"/>
      <w:bookmarkStart w:id="2119" w:name="_Toc66466980"/>
      <w:bookmarkStart w:id="2120" w:name="_Toc66467264"/>
      <w:bookmarkStart w:id="2121" w:name="_Toc66574519"/>
      <w:bookmarkStart w:id="2122" w:name="_Toc66574690"/>
      <w:bookmarkStart w:id="2123" w:name="_Toc66646037"/>
      <w:bookmarkStart w:id="2124" w:name="_Toc69752507"/>
      <w:r w:rsidRPr="003862D0">
        <w:rPr>
          <w:lang w:val="en-GB"/>
        </w:rPr>
        <w:t>Arctic Sea Ice</w:t>
      </w:r>
      <w:bookmarkEnd w:id="2112"/>
      <w:bookmarkEnd w:id="2113"/>
      <w:bookmarkEnd w:id="2114"/>
      <w:bookmarkEnd w:id="2115"/>
      <w:bookmarkEnd w:id="2116"/>
      <w:bookmarkEnd w:id="2117"/>
      <w:bookmarkEnd w:id="2118"/>
      <w:bookmarkEnd w:id="2119"/>
      <w:bookmarkEnd w:id="2120"/>
      <w:bookmarkEnd w:id="2121"/>
      <w:bookmarkEnd w:id="2122"/>
      <w:bookmarkEnd w:id="2123"/>
      <w:bookmarkEnd w:id="2124"/>
    </w:p>
    <w:p w14:paraId="30EBF4DC" w14:textId="346A6A98" w:rsidR="00F47BE7" w:rsidRPr="003862D0" w:rsidRDefault="00F47BE7" w:rsidP="00F47BE7">
      <w:pPr>
        <w:pStyle w:val="AR6BodyText"/>
        <w:rPr>
          <w:lang w:val="en-GB" w:eastAsia="en-US"/>
        </w:rPr>
      </w:pPr>
      <w:r w:rsidRPr="003862D0">
        <w:rPr>
          <w:lang w:val="en-GB" w:eastAsia="en-US"/>
        </w:rPr>
        <w:br/>
      </w:r>
      <w:ins w:id="2125" w:author="Sara M Tuson" w:date="2021-07-15T19:12:00Z">
        <w:r w:rsidR="00143DA9">
          <w:rPr>
            <w:lang w:val="en-GB" w:eastAsia="en-US"/>
          </w:rPr>
          <w:t xml:space="preserve">The </w:t>
        </w:r>
      </w:ins>
      <w:r w:rsidRPr="003862D0">
        <w:rPr>
          <w:lang w:val="en-GB" w:eastAsia="en-US"/>
        </w:rPr>
        <w:t>AR5 assessed that for RCP8.5, Arctic sea</w:t>
      </w:r>
      <w:ins w:id="2126" w:author="Sara M Tuson" w:date="2021-07-17T14:39:00Z">
        <w:r w:rsidR="00AE1927">
          <w:rPr>
            <w:lang w:val="en-GB" w:eastAsia="en-US"/>
          </w:rPr>
          <w:t xml:space="preserve"> </w:t>
        </w:r>
      </w:ins>
      <w:del w:id="2127" w:author="Sara M Tuson" w:date="2021-07-17T14:39:00Z">
        <w:r w:rsidRPr="003862D0" w:rsidDel="00AE1927">
          <w:rPr>
            <w:lang w:val="en-GB" w:eastAsia="en-US"/>
          </w:rPr>
          <w:delText>-</w:delText>
        </w:r>
      </w:del>
      <w:r w:rsidRPr="003862D0">
        <w:rPr>
          <w:lang w:val="en-GB" w:eastAsia="en-US"/>
        </w:rPr>
        <w:t>ice coverage in September will drop below</w:t>
      </w:r>
      <w:r w:rsidR="002B0FB9">
        <w:rPr>
          <w:lang w:val="en-GB" w:eastAsia="en-US"/>
        </w:rPr>
        <w:t xml:space="preserve"> 1 </w:t>
      </w:r>
      <w:r w:rsidRPr="003862D0">
        <w:rPr>
          <w:lang w:val="en-GB" w:eastAsia="en-US"/>
        </w:rPr>
        <w:t>million km</w:t>
      </w:r>
      <w:r w:rsidRPr="003862D0">
        <w:rPr>
          <w:vertAlign w:val="superscript"/>
          <w:lang w:val="en-GB" w:eastAsia="en-US"/>
        </w:rPr>
        <w:t>2</w:t>
      </w:r>
      <w:r w:rsidRPr="003862D0">
        <w:rPr>
          <w:lang w:val="en-GB" w:eastAsia="en-US"/>
        </w:rPr>
        <w:t>, or become practically ice</w:t>
      </w:r>
      <w:r w:rsidR="00BB09E1" w:rsidRPr="003862D0">
        <w:rPr>
          <w:lang w:val="en-GB" w:eastAsia="en-US"/>
        </w:rPr>
        <w:t>-</w:t>
      </w:r>
      <w:r w:rsidRPr="003862D0">
        <w:rPr>
          <w:lang w:val="en-GB" w:eastAsia="en-US"/>
        </w:rPr>
        <w:t xml:space="preserve">free, at some point between 2040 and 2060 </w:t>
      </w:r>
      <w:r w:rsidRPr="003862D0">
        <w:rPr>
          <w:color w:val="000000" w:themeColor="text1"/>
          <w:lang w:val="en-GB" w:eastAsia="en-US"/>
        </w:rPr>
        <w:fldChar w:fldCharType="begin" w:fldLock="1"/>
      </w:r>
      <w:r w:rsidR="00615634">
        <w:rPr>
          <w:color w:val="000000" w:themeColor="text1"/>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Pr="003862D0">
        <w:rPr>
          <w:color w:val="000000" w:themeColor="text1"/>
          <w:lang w:val="en-GB" w:eastAsia="en-US"/>
        </w:rPr>
        <w:fldChar w:fldCharType="separate"/>
      </w:r>
      <w:r w:rsidR="00016735">
        <w:rPr>
          <w:noProof/>
          <w:color w:val="000000" w:themeColor="text1"/>
          <w:lang w:val="en-GB" w:eastAsia="en-US"/>
        </w:rPr>
        <w:t>(Collins et al., 2013)</w:t>
      </w:r>
      <w:r w:rsidRPr="003862D0">
        <w:rPr>
          <w:color w:val="000000" w:themeColor="text1"/>
          <w:lang w:val="en-GB" w:eastAsia="en-US"/>
        </w:rPr>
        <w:fldChar w:fldCharType="end"/>
      </w:r>
      <w:r w:rsidRPr="003862D0">
        <w:rPr>
          <w:lang w:val="en-GB" w:eastAsia="en-US"/>
        </w:rPr>
        <w:t>.</w:t>
      </w:r>
      <w:del w:id="2128" w:author="Sara M Tuson" w:date="2021-07-15T20:27:00Z">
        <w:r w:rsidRPr="003862D0" w:rsidDel="00092429">
          <w:rPr>
            <w:lang w:val="en-GB" w:eastAsia="en-US"/>
          </w:rPr>
          <w:delText xml:space="preserve">  </w:delText>
        </w:r>
      </w:del>
      <w:ins w:id="2129" w:author="Sara M Tuson" w:date="2021-07-15T20:27:00Z">
        <w:r w:rsidR="00092429">
          <w:rPr>
            <w:lang w:val="en-GB" w:eastAsia="en-US"/>
          </w:rPr>
          <w:t xml:space="preserve"> </w:t>
        </w:r>
      </w:ins>
      <w:r w:rsidRPr="003862D0">
        <w:rPr>
          <w:lang w:val="en-GB" w:eastAsia="en-US"/>
        </w:rPr>
        <w:t xml:space="preserve">Since AR5, there </w:t>
      </w:r>
      <w:r w:rsidRPr="003862D0">
        <w:rPr>
          <w:lang w:val="en-GB" w:eastAsia="en-US"/>
        </w:rPr>
        <w:lastRenderedPageBreak/>
        <w:t xml:space="preserve">has been substantial progress in understanding the response of Arctic sea ice to near-term changes in external forcing. In particular, it is </w:t>
      </w:r>
      <w:r w:rsidRPr="003862D0">
        <w:rPr>
          <w:i/>
          <w:lang w:val="en-GB" w:eastAsia="en-US"/>
        </w:rPr>
        <w:t xml:space="preserve">very likely </w:t>
      </w:r>
      <w:r w:rsidRPr="003862D0">
        <w:rPr>
          <w:lang w:val="en-GB" w:eastAsia="en-US"/>
        </w:rPr>
        <w:t>that different trajectories of the near-term evolution of anthropogenic forcing cause distinctly different likelihood ranges for very low sea</w:t>
      </w:r>
      <w:ins w:id="2130" w:author="Sara M Tuson" w:date="2021-07-17T14:39:00Z">
        <w:r w:rsidR="00AE1927">
          <w:rPr>
            <w:lang w:val="en-GB" w:eastAsia="en-US"/>
          </w:rPr>
          <w:t xml:space="preserve"> </w:t>
        </w:r>
      </w:ins>
      <w:del w:id="2131" w:author="Sara M Tuson" w:date="2021-07-17T14:39:00Z">
        <w:r w:rsidRPr="003862D0" w:rsidDel="00AE1927">
          <w:rPr>
            <w:lang w:val="en-GB" w:eastAsia="en-US"/>
          </w:rPr>
          <w:delText>-</w:delText>
        </w:r>
      </w:del>
      <w:r w:rsidRPr="003862D0">
        <w:rPr>
          <w:lang w:val="en-GB" w:eastAsia="en-US"/>
        </w:rPr>
        <w:t xml:space="preserve">ice coverage to occur over the next two decades </w:t>
      </w:r>
      <w:r w:rsidRPr="003862D0">
        <w:rPr>
          <w:lang w:val="en-GB" w:eastAsia="en-US"/>
        </w:rPr>
        <w:fldChar w:fldCharType="begin" w:fldLock="1"/>
      </w:r>
      <w:r w:rsidR="00615634">
        <w:rPr>
          <w:lang w:val="en-GB" w:eastAsia="en-US"/>
        </w:rPr>
        <w:instrText>ADDIN CSL_CITATION { "citationItems" : [ { "id" : "ITEM-1",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"ITEM-1",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"mendeley" : { "formattedCitation" : "(Notz and Stroeve, 2018)", "plainTextFormattedCitation" : "(Notz and Stroeve, 2018)", "previouslyFormattedCitation" : "(Notz and Stroeve,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(Notz and Stroeve, 2018)</w:t>
      </w:r>
      <w:r w:rsidRPr="003862D0">
        <w:rPr>
          <w:lang w:val="en-GB" w:eastAsia="en-US"/>
        </w:rPr>
        <w:fldChar w:fldCharType="end"/>
      </w:r>
      <w:r w:rsidRPr="003862D0">
        <w:rPr>
          <w:lang w:val="en-GB" w:eastAsia="en-US"/>
        </w:rPr>
        <w:t xml:space="preserve">. For example, there is an </w:t>
      </w:r>
      <w:r w:rsidRPr="003862D0">
        <w:rPr>
          <w:i/>
          <w:lang w:val="en-GB" w:eastAsia="en-US"/>
        </w:rPr>
        <w:t>unlikely</w:t>
      </w:r>
      <w:r w:rsidRPr="003862D0">
        <w:rPr>
          <w:lang w:val="en-GB" w:eastAsia="en-US"/>
        </w:rPr>
        <w:t xml:space="preserve"> drop of September Arctic sea</w:t>
      </w:r>
      <w:ins w:id="2132" w:author="Sara M Tuson" w:date="2021-07-17T14:39:00Z">
        <w:r w:rsidR="00AE1927">
          <w:rPr>
            <w:lang w:val="en-GB" w:eastAsia="en-US"/>
          </w:rPr>
          <w:t xml:space="preserve"> </w:t>
        </w:r>
      </w:ins>
      <w:del w:id="2133" w:author="Sara M Tuson" w:date="2021-07-17T14:39:00Z">
        <w:r w:rsidRPr="003862D0" w:rsidDel="00AE1927">
          <w:rPr>
            <w:lang w:val="en-GB" w:eastAsia="en-US"/>
          </w:rPr>
          <w:delText>-</w:delText>
        </w:r>
      </w:del>
      <w:r w:rsidRPr="003862D0">
        <w:rPr>
          <w:lang w:val="en-GB" w:eastAsia="en-US"/>
        </w:rPr>
        <w:t xml:space="preserve">ice coverage to below </w:t>
      </w:r>
      <w:r w:rsidR="002B0FB9">
        <w:rPr>
          <w:lang w:val="en-GB" w:eastAsia="en-US"/>
        </w:rPr>
        <w:t xml:space="preserve">1 </w:t>
      </w:r>
      <w:r w:rsidRPr="003862D0">
        <w:rPr>
          <w:lang w:val="en-GB" w:eastAsia="en-US"/>
        </w:rPr>
        <w:t>million km</w:t>
      </w:r>
      <w:r w:rsidRPr="003862D0">
        <w:rPr>
          <w:vertAlign w:val="superscript"/>
          <w:lang w:val="en-GB" w:eastAsia="en-US"/>
        </w:rPr>
        <w:t>2</w:t>
      </w:r>
      <w:r w:rsidRPr="003862D0">
        <w:rPr>
          <w:lang w:val="en-GB" w:eastAsia="en-US"/>
        </w:rPr>
        <w:t xml:space="preserve"> before 2040 for RCP 2.6, and a </w:t>
      </w:r>
      <w:r w:rsidRPr="003862D0">
        <w:rPr>
          <w:i/>
          <w:lang w:val="en-GB" w:eastAsia="en-US"/>
        </w:rPr>
        <w:t>likely</w:t>
      </w:r>
      <w:r w:rsidRPr="003862D0">
        <w:rPr>
          <w:lang w:val="en-GB" w:eastAsia="en-US"/>
        </w:rPr>
        <w:t xml:space="preserve"> drop of September Arctic sea</w:t>
      </w:r>
      <w:ins w:id="2134" w:author="Sara M Tuson" w:date="2021-07-17T14:39:00Z">
        <w:r w:rsidR="00AE1927">
          <w:rPr>
            <w:lang w:val="en-GB" w:eastAsia="en-US"/>
          </w:rPr>
          <w:t xml:space="preserve"> </w:t>
        </w:r>
      </w:ins>
      <w:del w:id="2135" w:author="Sara M Tuson" w:date="2021-07-17T14:39:00Z">
        <w:r w:rsidRPr="003862D0" w:rsidDel="00AE1927">
          <w:rPr>
            <w:lang w:val="en-GB" w:eastAsia="en-US"/>
          </w:rPr>
          <w:delText>-</w:delText>
        </w:r>
      </w:del>
      <w:r w:rsidRPr="003862D0">
        <w:rPr>
          <w:lang w:val="en-GB" w:eastAsia="en-US"/>
        </w:rPr>
        <w:t xml:space="preserve">ice coverage to below </w:t>
      </w:r>
      <w:r w:rsidR="002B0FB9">
        <w:rPr>
          <w:lang w:val="en-GB" w:eastAsia="en-US"/>
        </w:rPr>
        <w:t xml:space="preserve">1 </w:t>
      </w:r>
      <w:r w:rsidRPr="003862D0">
        <w:rPr>
          <w:lang w:val="en-GB" w:eastAsia="en-US"/>
        </w:rPr>
        <w:t>million km</w:t>
      </w:r>
      <w:r w:rsidRPr="003862D0">
        <w:rPr>
          <w:vertAlign w:val="superscript"/>
          <w:lang w:val="en-GB" w:eastAsia="en-US"/>
        </w:rPr>
        <w:t>2</w:t>
      </w:r>
      <w:r w:rsidRPr="003862D0">
        <w:rPr>
          <w:lang w:val="en-GB" w:eastAsia="en-US"/>
        </w:rPr>
        <w:t xml:space="preserve"> before 2040 for RCP 8.5 (</w:t>
      </w:r>
      <w:r w:rsidRPr="003862D0">
        <w:rPr>
          <w:i/>
          <w:lang w:val="en-GB" w:eastAsia="en-US"/>
        </w:rPr>
        <w:t xml:space="preserve">medium confidence </w:t>
      </w:r>
      <w:r w:rsidRPr="003862D0">
        <w:rPr>
          <w:lang w:val="en-GB" w:eastAsia="en-US"/>
        </w:rPr>
        <w:t>given the single study). The much higher likelihood of a practically sea</w:t>
      </w:r>
      <w:ins w:id="2136" w:author="Sara M Tuson" w:date="2021-07-17T14:39:00Z">
        <w:r w:rsidR="00AE1927">
          <w:rPr>
            <w:lang w:val="en-GB" w:eastAsia="en-US"/>
          </w:rPr>
          <w:t xml:space="preserve"> </w:t>
        </w:r>
      </w:ins>
      <w:del w:id="2137" w:author="Sara M Tuson" w:date="2021-07-17T14:39:00Z">
        <w:r w:rsidRPr="003862D0" w:rsidDel="00AE1927">
          <w:rPr>
            <w:lang w:val="en-GB" w:eastAsia="en-US"/>
          </w:rPr>
          <w:delText>-</w:delText>
        </w:r>
      </w:del>
      <w:r w:rsidRPr="003862D0">
        <w:rPr>
          <w:lang w:val="en-GB" w:eastAsia="en-US"/>
        </w:rPr>
        <w:t>ice free Arctic Ocean during summer before 2040 in RCP8.5 compared to RCP2.6 is consistent with related studies assessed in SROCC that find a substantially increased likelihood of an ice-free Arctic Ocean for 2.0°C compared to 1.5°C mean global warming relative to pre-industrial levels</w:t>
      </w:r>
      <w:r w:rsidRPr="003862D0">
        <w:rPr>
          <w:lang w:val="en-GB"/>
        </w:rPr>
        <w:t xml:space="preserve"> </w:t>
      </w:r>
      <w:r w:rsidR="00A7278D" w:rsidRPr="003862D0">
        <w:rPr>
          <w:lang w:val="en-GB"/>
        </w:rPr>
        <w:fldChar w:fldCharType="begin" w:fldLock="1"/>
      </w:r>
      <w:r w:rsidR="00615634">
        <w:rPr>
          <w:lang w:val="en-GB"/>
        </w:rPr>
        <w:instrText>ADDIN CSL_CITATION { "citationItems" : [ { "id" : "ITEM-1", "itemData" : { "DOI" : "10.1038/s41558-018-0127-8", "ISSN" : "1758-6798", "abstract" : "Arctic sea ice has declined rapidly with increasing global temperatures. However, it is largely unknown how Arctic summer sea-ice impacts would vary under the 1.5\u2009\u00b0C Paris target compared to scenarios with greater warming. Using the Community Earth System Model, I show that constraining warming to 1.5\u2009\u00b0C rather than 2.0\u2009\u00b0C reduces the probability of any summer ice-free conditions by 2100 from 100% to 30%. It also reduces the late-century probability of an ice cover below the 2012 record minimum from 98% to 55%. For warming above 2\u2009\u00b0C,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1.5\u2009\u00b0C.", "author" : [ { "dropping-particle" : "", "family" : "Jahn", "given" : "Alexandra", "non-dropping-particle" : "", "parse-names" : false, "suffix" : "" } ], "container-title" : "Nature Climate Change", "id" : "ITEM-1", "issue" : "5", "issued" : { "date-parts" : [ [ "2018" ] ] }, "page" : "409-413", "title" : "Reduced probability of ice-free summers for 1.5\u2009\u00b0C compared to 2\u2009\u00b0C warming", "translator" : [ { "dropping-particle" : "", "family" : "K2847", "given" : "", "non-dropping-particle" : "", "parse-names" : false, "suffix" : "" } ], "type" : "article-journal", "volume" : "8" }, "uris" : [ "http://www.mendeley.com/documents/?uuid=76185903-2480-4591-a480-10d7ead701b4" ] }, { "id" : "ITEM-2", "itemData" : { "DOI" : "10.1002/2017GL076159", "ISSN" : "0094-8276", "abstract" : "Abstract We examine the seasonal cycle of Arctic sea ice in scenarios with limited future global warming. To do so, we analyze two sets of observational records that cover the observational uncertainty of Arctic sea ice loss per degree of global warming. The observations are combined with 100 simulations of historical and future climate evolution from the Max Planck Institute Earth System Model Grand Ensemble. Based on the high-sensitivity observations, we find that Arctic September sea ice is lost with low probability (P\u2248\u00a010%) for global warming of +1.5\u00b0C above preindustrial levels and with very high probability (P&gt;\u00a099%) for global warming of +2\u00b0C above preindustrial levels. For the low-sensitivity observations, September sea ice is extremely unlikely to disappear for +1.5\u00b0C warming (P?\u00a01%) and has low likelihood (P\u2248\u00a010%) to disappear even for +2\u00b0C global warming. For March, both observational records suggest a loss of 15% to 20% of Arctic sea ice area for 1.5\u00b0C to 2\u00b0C global warming.", "author" : [ { "dropping-particle" : "", "family" : "Niederdrenk", "given" : "Anne Laura", "non-dropping-particle" : "", "parse-names" : false, "suffix" : "" }, { "dropping-particle" : "", "family" : "Notz", "given" : "Dirk", "non-dropping-particle" : "", "parse-names" : false, "suffix" : "" } ], "container-title" : "Geophysical Research Letters", "id" : "ITEM-2", "issue" : "4", "issued" : { "date-parts" : [ [ "2018", "1", "25" ] ] }, "note" : "doi: 10.1002/2017GL076159", "page" : "1963-1971", "publisher" : "Wiley-Blackwell", "title" : "Arctic Sea Ice in a 1.5\u00b0C Warmer World", "translator" : [ { "dropping-particle" : "", "family" : "K4123", "given" : "", "non-dropping-particle" : "", "parse-names" : false, "suffix" : "" } ], "type" : "article-journal", "volume" : "45" }, "uris" : [ "http://www.mendeley.com/documents/?uuid=e55a739f-95ad-4677-bff2-888cf81b9e66" ] }, { "id" : "ITEM-3",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"ITEM-3", "issue" : "4", "issued" : { "date-parts" : [ [ "2018", "12", "26" ] ] }, "page" : "407-416", "title" : "The Trajectory Towards a Seasonally Ice-Free Arctic Ocean", "translator" : [ { "dropping-particle" : "", "family" : "K2871", "given" : "", "non-dropping-particle" : "", "parse-names" : false, "suffix" : "" } ], "type" : "article-journal", "volume" : "4" }, "uris" : [ "http://www.mendeley.com/documents/?uuid=c7cd897a-5a6a-4d83-820a-2100aa19d376" ] }, { "id" : "ITEM-4", "itemData" : { "DOI" : "10.1038/nclimate3248", "ISSN" : "1758-678X", "author" : [ { "dropping-particle" : "", "family" : "Screen", "given" : "James A", "non-dropping-particle" : "", "parse-names" : false, "suffix" : "" }, { "dropping-particle" : "", "family" : "Williamson", "given" : "Daniel", "non-dropping-particle" : "", "parse-names" : false, "suffix" : "" } ], "container-title" : "Nature Climate Change", "id" : "ITEM-4", "issue" : "4", "issued" : { "date-parts" : [ [ "2017", "4", "6" ] ] }, "page" : "230-231", "publisher" : "Nature Publishing Group, a division of Macmillan Publishers Limited. All Rights Reserved.", "title" : "Ice-free Arctic at 1.5 \u00b0C?", "translator" : [ { "dropping-particle" : "", "family" : "K2846", "given" : "", "non-dropping-particle" : "", "parse-names" : false, "suffix" : "" } ], "type" : "article-journal", "volume" : "7" }, "uris" : [ "http://www.mendeley.com/documents/?uuid=acecfa93-a574-4c51-bf8e-513394c1d886" ] }, { "id" : "ITEM-5", "itemData" : { "DOI" : "10.1038/s41558-018-0124-y", "ISSN" : "1758-6798", "abstract" : "Under the Paris Agreement, emissions scenarios are pursued that would stabilize the global mean temperature at 1.5\u20132.0\u2009\u00b0C above pre-industrial levels, but current emission reduction policies are expected to limit warming by 2100 to approximately 3.0\u2009\u00b0C.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2.0\u2009\u00b0C to 1.5\u2009\u00b0C stabilized warming are substantial; an eightfold decrease in the frequency of ice-free conditions is expected, from once in every five to once in every forty years. Under 3.0\u2009\u00b0C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"ITEM-5", "issue" : "5", "issued" : { "date-parts" : [ [ "2018" ] ] }, "page" : "404-408", "title" : "Ice-free Arctic projections under the Paris Agreement", "translator" : [ { "dropping-particle" : "", "family" : "K2873", "given" : "", "non-dropping-particle" : "", "parse-names" : false, "suffix" : "" } ], "type" : "article-journal", "volume" : "8" }, "uris" : [ "http://www.mendeley.com/documents/?uuid=2a9f1d25-9d87-4aeb-b265-133f9c9974b4" ] }, { "id" : "ITEM-6", "itemData" : { "DOI" : "10.1038/s41467-019-10561-x", "ISSN" : "2041-1723", "abstract" : "A major conundrum in climate science is how to account for dependence between climate models. This complicates interpretation of probabilistic projections derived from such models. Here we show that this problem can be addressed using a novel method to test multiple non-exclusive hypotheses, and to make predictions under such hypotheses. We apply the method to probabilistically estimate the level of global warming needed for a September ice-free Arctic, using an ensemble of historical and representative concentration pathway 8.5 emissions scenario climate model runs. We show that not accounting for model dependence can lead to biased projections. Incorporating more constraints on models may minimize the impact of neglecting model non-exclusivity. Most likely, September Arctic sea ice will effectively disappear at between approximately 2 and 2.5 K of global warming. Yet, limiting the warming to 1.5 K under the Paris agreement may not be sufficient to prevent the ice-free Arctic.", "author" : [ { "dropping-particle" : "", "family" : "Olson", "given" : "R.", "non-dropping-particle" : "", "parse-names" : false, "suffix" : "" }, { "dropping-particle" : "", "family" : "An", "given" : "S.-I.", "non-dropping-particle" : "", "parse-names" : false, "suffix" : "" }, { "dropping-particle" : "", "family" : "Fan", "given" : "Y.", "non-dropping-particle" : "", "parse-names" : false, "suffix" : "" }, { "dropping-particle" : "", "family" : "Chang", "given" : "W.", "non-dropping-particle" : "", "parse-names" : false, "suffix" : "" }, { "dropping-particle" : "", "family" : "Evans", "given" : "J. P.", "non-dropping-particle" : "", "parse-names" : false, "suffix" : "" }, { "dropping-particle" : "", "family" : "Lee", "given" : "J.-Y.", "non-dropping-particle" : "", "parse-names" : false, "suffix" : "" } ], "container-title" : "Nature Communications", "id" : "ITEM-6", "issue" : "1", "issued" : { "date-parts" : [ [ "2019", "12", "9" ] ] }, "page" : "3016", "title" : "A novel method to test non-exclusive hypotheses applied to Arctic ice projections from dependent models", "translator" : [ { "dropping-particle" : "", "family" : "K4530", "given" : "", "non-dropping-particle" : "", "parse-names" : false, "suffix" : "" } ], "type" : "article-journal", "volume" : "10" }, "uris" : [ "http://www.mendeley.com/documents/?uuid=20f3fce4-4e95-4677-bf2e-aab838aa5152", "http://www.mendeley.com/documents/?uuid=17cd397e-c5e3-4f9c-86de-dd46d6b5ccb3" ] } ], "mendeley" : { "formattedCitation" : "(Screen and Williamson, 2017; Jahn, 2018; Niederdrenk and Notz, 2018; Notz and Stroeve, 2018; Sigmond et al., 2018; Olson et al., 2019)", "plainTextFormattedCitation" : "(Screen and Williamson, 2017; Jahn, 2018; Niederdrenk and Notz, 2018; Notz and Stroeve, 2018; Sigmond et al., 2018; Olson et al., 2019)", "previouslyFormattedCitation" : "(Screen and Williamson, 2017; Jahn, 2018; Niederdrenk and Notz, 2018; Notz and Stroeve, 2018; Sigmond et al., 2018; Olson et al., 2019)" }, "properties" : { "noteIndex" : 0 }, "schema" : "https://github.com/citation-style-language/schema/raw/master/csl-citation.json" }</w:instrText>
      </w:r>
      <w:r w:rsidR="00A7278D" w:rsidRPr="003862D0">
        <w:rPr>
          <w:lang w:val="en-GB"/>
        </w:rPr>
        <w:fldChar w:fldCharType="separate"/>
      </w:r>
      <w:r w:rsidR="00016735">
        <w:rPr>
          <w:noProof/>
          <w:lang w:val="en-GB"/>
        </w:rPr>
        <w:t>(Screen and Williamson, 2017; Jahn, 2018; Niederdrenk and Notz, 2018; Notz and Stroeve, 2018; Sigmond et al., 2018; Olson et al., 2019)</w:t>
      </w:r>
      <w:r w:rsidR="00A7278D" w:rsidRPr="003862D0">
        <w:rPr>
          <w:lang w:val="en-GB"/>
        </w:rPr>
        <w:fldChar w:fldCharType="end"/>
      </w:r>
      <w:r w:rsidRPr="003862D0">
        <w:rPr>
          <w:lang w:val="en-GB" w:eastAsia="en-US"/>
        </w:rPr>
        <w:t>.</w:t>
      </w:r>
    </w:p>
    <w:p w14:paraId="671D78D5" w14:textId="77777777" w:rsidR="00F47BE7" w:rsidRPr="003862D0" w:rsidRDefault="00F47BE7" w:rsidP="00F47BE7">
      <w:pPr>
        <w:pStyle w:val="AR6BodyText"/>
        <w:rPr>
          <w:lang w:val="en-GB" w:eastAsia="ko-KR"/>
        </w:rPr>
      </w:pPr>
    </w:p>
    <w:p w14:paraId="70B16635" w14:textId="4EE83CCA" w:rsidR="00F47BE7" w:rsidRPr="003862D0" w:rsidRDefault="00F47BE7" w:rsidP="00F47BE7">
      <w:pPr>
        <w:pStyle w:val="AR6BodyText"/>
        <w:rPr>
          <w:lang w:val="en-GB" w:eastAsia="ko-KR"/>
        </w:rPr>
      </w:pPr>
      <w:r w:rsidRPr="003862D0">
        <w:rPr>
          <w:color w:val="000000" w:themeColor="text1"/>
          <w:lang w:val="en-GB" w:eastAsia="ko-KR"/>
        </w:rPr>
        <w:t xml:space="preserve">Based on results from CMIP6 models, we conclude that Arctic SIA will </w:t>
      </w:r>
      <w:r w:rsidRPr="003862D0">
        <w:rPr>
          <w:color w:val="000000" w:themeColor="text1"/>
          <w:lang w:val="en-GB"/>
        </w:rPr>
        <w:t>decrease in September in the near</w:t>
      </w:r>
      <w:r w:rsidR="00BB09E1" w:rsidRPr="003862D0">
        <w:rPr>
          <w:color w:val="000000" w:themeColor="text1"/>
          <w:lang w:val="en-GB"/>
        </w:rPr>
        <w:t xml:space="preserve"> </w:t>
      </w:r>
      <w:r w:rsidRPr="003862D0">
        <w:rPr>
          <w:color w:val="000000" w:themeColor="text1"/>
          <w:lang w:val="en-GB"/>
        </w:rPr>
        <w:t xml:space="preserve">term </w:t>
      </w:r>
      <w:r w:rsidRPr="003862D0">
        <w:rPr>
          <w:color w:val="000000" w:themeColor="text1"/>
          <w:lang w:val="en-GB" w:eastAsia="ko-KR"/>
        </w:rPr>
        <w:t>(</w:t>
      </w:r>
      <w:r w:rsidR="00FA6D4F" w:rsidRPr="003862D0">
        <w:rPr>
          <w:color w:val="000000" w:themeColor="text1"/>
          <w:lang w:val="en-GB" w:eastAsia="ko-KR"/>
        </w:rPr>
        <w:t>Figure 4.15</w:t>
      </w:r>
      <w:r w:rsidR="001E2D38" w:rsidRPr="003862D0">
        <w:rPr>
          <w:color w:val="000000" w:themeColor="text1"/>
          <w:lang w:val="en-GB" w:eastAsia="ko-KR"/>
        </w:rPr>
        <w:t xml:space="preserve">, </w:t>
      </w:r>
      <w:r w:rsidRPr="003862D0">
        <w:rPr>
          <w:i/>
          <w:color w:val="000000" w:themeColor="text1"/>
          <w:lang w:val="en-GB" w:eastAsia="ko-KR"/>
        </w:rPr>
        <w:t>high confidence</w:t>
      </w:r>
      <w:r w:rsidRPr="003862D0">
        <w:rPr>
          <w:color w:val="000000" w:themeColor="text1"/>
          <w:lang w:val="en-GB" w:eastAsia="ko-KR"/>
        </w:rPr>
        <w:t>).</w:t>
      </w:r>
      <w:r w:rsidRPr="003862D0">
        <w:rPr>
          <w:color w:val="FF0000"/>
          <w:lang w:val="en-GB" w:eastAsia="ko-KR"/>
        </w:rPr>
        <w:t xml:space="preserve"> </w:t>
      </w:r>
      <w:r w:rsidRPr="003862D0">
        <w:rPr>
          <w:lang w:val="en-GB" w:eastAsia="ko-KR"/>
        </w:rPr>
        <w:t>In the case of 10-year trends ending in the near</w:t>
      </w:r>
      <w:r w:rsidR="006445DD" w:rsidRPr="003862D0">
        <w:rPr>
          <w:lang w:val="en-GB" w:eastAsia="ko-KR"/>
        </w:rPr>
        <w:t xml:space="preserve"> </w:t>
      </w:r>
      <w:r w:rsidRPr="003862D0">
        <w:rPr>
          <w:lang w:val="en-GB" w:eastAsia="ko-KR"/>
        </w:rPr>
        <w:t>term, 79% of the simulations considered across all</w:t>
      </w:r>
      <w:del w:id="2138" w:author="Sara M Tuson" w:date="2021-07-18T14:57:00Z">
        <w:r w:rsidRPr="003862D0" w:rsidDel="007E534F">
          <w:rPr>
            <w:lang w:val="en-GB" w:eastAsia="ko-KR"/>
          </w:rPr>
          <w:delText xml:space="preserve"> of</w:delText>
        </w:r>
      </w:del>
      <w:r w:rsidRPr="003862D0">
        <w:rPr>
          <w:lang w:val="en-GB" w:eastAsia="ko-KR"/>
        </w:rPr>
        <w:t xml:space="preserve"> the core SSPs project decreasing Arctic sea</w:t>
      </w:r>
      <w:ins w:id="2139" w:author="Sara M Tuson" w:date="2021-07-17T14:39:00Z">
        <w:r w:rsidR="00AE1927">
          <w:rPr>
            <w:lang w:val="en-GB" w:eastAsia="ko-KR"/>
          </w:rPr>
          <w:t xml:space="preserve"> </w:t>
        </w:r>
      </w:ins>
      <w:del w:id="2140" w:author="Sara M Tuson" w:date="2021-07-17T14:39:00Z">
        <w:r w:rsidRPr="003862D0" w:rsidDel="00AE1927">
          <w:rPr>
            <w:lang w:val="en-GB" w:eastAsia="ko-KR"/>
          </w:rPr>
          <w:delText>-</w:delText>
        </w:r>
      </w:del>
      <w:r w:rsidRPr="003862D0">
        <w:rPr>
          <w:lang w:val="en-GB" w:eastAsia="ko-KR"/>
        </w:rPr>
        <w:t>ice area in September. Due to less of an influence from internal variability, this number rises to 98% in the case of 30-year trends. A more detailed assessment of near-term Arctic sea</w:t>
      </w:r>
      <w:ins w:id="2141" w:author="Sara M Tuson" w:date="2021-07-17T14:40:00Z">
        <w:r w:rsidR="00AE1927">
          <w:rPr>
            <w:lang w:val="en-GB" w:eastAsia="ko-KR"/>
          </w:rPr>
          <w:t xml:space="preserve"> </w:t>
        </w:r>
      </w:ins>
      <w:del w:id="2142" w:author="Sara M Tuson" w:date="2021-07-17T14:40:00Z">
        <w:r w:rsidRPr="003862D0" w:rsidDel="00AE1927">
          <w:rPr>
            <w:lang w:val="en-GB" w:eastAsia="ko-KR"/>
          </w:rPr>
          <w:delText>-</w:delText>
        </w:r>
      </w:del>
      <w:r w:rsidRPr="003862D0">
        <w:rPr>
          <w:lang w:val="en-GB" w:eastAsia="ko-KR"/>
        </w:rPr>
        <w:t>ice changes can be found in Chapter 9</w:t>
      </w:r>
      <w:del w:id="2143" w:author="Sara M Tuson" w:date="2021-07-19T14:18:00Z">
        <w:r w:rsidR="006445DD" w:rsidRPr="003862D0" w:rsidDel="00E85D98">
          <w:rPr>
            <w:lang w:val="en-GB" w:eastAsia="ko-KR"/>
          </w:rPr>
          <w:delText>,</w:delText>
        </w:r>
      </w:del>
      <w:r w:rsidRPr="003862D0">
        <w:rPr>
          <w:lang w:val="en-GB" w:eastAsia="ko-KR"/>
        </w:rPr>
        <w:t xml:space="preserve"> </w:t>
      </w:r>
      <w:ins w:id="2144" w:author="Sara M Tuson" w:date="2021-07-19T14:18:00Z">
        <w:r w:rsidR="00E85D98">
          <w:rPr>
            <w:lang w:val="en-GB" w:eastAsia="ko-KR"/>
          </w:rPr>
          <w:t>(</w:t>
        </w:r>
      </w:ins>
      <w:r w:rsidRPr="003862D0">
        <w:rPr>
          <w:lang w:val="en-GB" w:eastAsia="ko-KR"/>
        </w:rPr>
        <w:t>Section 9.3.1</w:t>
      </w:r>
      <w:ins w:id="2145" w:author="Sara M Tuson" w:date="2021-07-19T14:18:00Z">
        <w:r w:rsidR="00E85D98">
          <w:rPr>
            <w:lang w:val="en-GB" w:eastAsia="ko-KR"/>
          </w:rPr>
          <w:t>)</w:t>
        </w:r>
      </w:ins>
      <w:r w:rsidRPr="003862D0">
        <w:rPr>
          <w:lang w:val="en-GB" w:eastAsia="ko-KR"/>
        </w:rPr>
        <w:t xml:space="preserve">. </w:t>
      </w:r>
      <w:r w:rsidRPr="003862D0">
        <w:rPr>
          <w:color w:val="000000" w:themeColor="text1"/>
          <w:lang w:val="en-GB" w:eastAsia="ko-KR"/>
        </w:rPr>
        <w:t xml:space="preserve">A </w:t>
      </w:r>
      <w:r w:rsidR="00EC29F5" w:rsidRPr="003862D0">
        <w:rPr>
          <w:color w:val="000000" w:themeColor="text1"/>
          <w:lang w:val="en-GB" w:eastAsia="ko-KR"/>
        </w:rPr>
        <w:t xml:space="preserve">detailed </w:t>
      </w:r>
      <w:r w:rsidRPr="003862D0">
        <w:rPr>
          <w:color w:val="000000" w:themeColor="text1"/>
          <w:lang w:val="en-GB" w:eastAsia="ko-KR"/>
        </w:rPr>
        <w:t xml:space="preserve">assessment of Antarctic sea ice changes </w:t>
      </w:r>
      <w:r w:rsidR="00EC29F5" w:rsidRPr="003862D0">
        <w:rPr>
          <w:color w:val="000000" w:themeColor="text1"/>
          <w:lang w:val="en-GB" w:eastAsia="ko-KR"/>
        </w:rPr>
        <w:t>is</w:t>
      </w:r>
      <w:r w:rsidRPr="003862D0">
        <w:rPr>
          <w:color w:val="000000" w:themeColor="text1"/>
          <w:lang w:val="en-GB" w:eastAsia="ko-KR"/>
        </w:rPr>
        <w:t xml:space="preserve"> in Chapter 9</w:t>
      </w:r>
      <w:ins w:id="2146" w:author="Ian Blenkinsop" w:date="2021-07-27T11:26:00Z">
        <w:r w:rsidR="00F850C8">
          <w:rPr>
            <w:color w:val="000000" w:themeColor="text1"/>
            <w:lang w:val="en-GB" w:eastAsia="ko-KR"/>
          </w:rPr>
          <w:t xml:space="preserve"> (</w:t>
        </w:r>
      </w:ins>
      <w:del w:id="2147" w:author="Ian Blenkinsop" w:date="2021-07-27T11:26:00Z">
        <w:r w:rsidR="006445DD" w:rsidRPr="003862D0" w:rsidDel="00F850C8">
          <w:rPr>
            <w:color w:val="000000" w:themeColor="text1"/>
            <w:lang w:val="en-GB" w:eastAsia="ko-KR"/>
          </w:rPr>
          <w:delText>,</w:delText>
        </w:r>
        <w:r w:rsidRPr="003862D0" w:rsidDel="00F850C8">
          <w:rPr>
            <w:color w:val="000000" w:themeColor="text1"/>
            <w:lang w:val="en-GB" w:eastAsia="ko-KR"/>
          </w:rPr>
          <w:delText xml:space="preserve"> </w:delText>
        </w:r>
      </w:del>
      <w:r w:rsidRPr="003862D0">
        <w:rPr>
          <w:color w:val="000000" w:themeColor="text1"/>
          <w:lang w:val="en-GB" w:eastAsia="ko-KR"/>
        </w:rPr>
        <w:t>Section 9.3.2</w:t>
      </w:r>
      <w:ins w:id="2148" w:author="Ian Blenkinsop" w:date="2021-07-27T11:26:00Z">
        <w:r w:rsidR="00F850C8">
          <w:rPr>
            <w:color w:val="000000" w:themeColor="text1"/>
            <w:lang w:val="en-GB" w:eastAsia="ko-KR"/>
          </w:rPr>
          <w:t>)</w:t>
        </w:r>
      </w:ins>
      <w:r w:rsidRPr="003862D0">
        <w:rPr>
          <w:color w:val="000000" w:themeColor="text1"/>
          <w:lang w:val="en-GB" w:eastAsia="ko-KR"/>
        </w:rPr>
        <w:t>.</w:t>
      </w:r>
    </w:p>
    <w:p w14:paraId="60AAEF7F" w14:textId="77777777" w:rsidR="00F47BE7" w:rsidRPr="003862D0" w:rsidRDefault="00F47BE7" w:rsidP="00F47BE7">
      <w:pPr>
        <w:rPr>
          <w:b/>
          <w:lang w:val="en-GB"/>
        </w:rPr>
      </w:pPr>
    </w:p>
    <w:p w14:paraId="0A8BE40F" w14:textId="77777777" w:rsidR="00A3162F" w:rsidRPr="003862D0" w:rsidRDefault="00A3162F" w:rsidP="00F47BE7">
      <w:pPr>
        <w:rPr>
          <w:b/>
          <w:lang w:val="en-GB"/>
        </w:rPr>
      </w:pPr>
    </w:p>
    <w:p w14:paraId="18B2B8E0" w14:textId="4173229C" w:rsidR="00F47BE7" w:rsidRPr="003862D0" w:rsidRDefault="00F47BE7" w:rsidP="00F47BE7">
      <w:pPr>
        <w:pStyle w:val="AR6BodyText"/>
        <w:rPr>
          <w:b/>
          <w:lang w:val="en-GB"/>
        </w:rPr>
      </w:pPr>
      <w:r w:rsidRPr="003862D0">
        <w:rPr>
          <w:b/>
          <w:lang w:val="en-GB"/>
        </w:rPr>
        <w:t>[START FIGURE 4.1</w:t>
      </w:r>
      <w:r w:rsidR="00D15F21" w:rsidRPr="003862D0">
        <w:rPr>
          <w:b/>
          <w:lang w:val="en-GB"/>
        </w:rPr>
        <w:t>5</w:t>
      </w:r>
      <w:r w:rsidRPr="003862D0">
        <w:rPr>
          <w:b/>
          <w:lang w:val="en-GB"/>
        </w:rPr>
        <w:t xml:space="preserve"> HERE]</w:t>
      </w:r>
    </w:p>
    <w:p w14:paraId="7894B979" w14:textId="4D93700F" w:rsidR="00F47BE7" w:rsidRPr="003862D0" w:rsidRDefault="00F47BE7" w:rsidP="00D15F21">
      <w:pPr>
        <w:pStyle w:val="AR6BodyText"/>
        <w:rPr>
          <w:lang w:val="en-GB" w:eastAsia="ko-KR"/>
        </w:rPr>
      </w:pPr>
    </w:p>
    <w:p w14:paraId="7C9C5F06" w14:textId="183FF5CF" w:rsidR="00F47BE7" w:rsidRPr="003862D0" w:rsidRDefault="00F47BE7" w:rsidP="00F47BE7">
      <w:pPr>
        <w:pStyle w:val="AR6Chap4Figure"/>
        <w:rPr>
          <w:lang w:val="en-GB"/>
        </w:rPr>
      </w:pPr>
      <w:bookmarkStart w:id="2149" w:name="_Ref5027060"/>
      <w:bookmarkStart w:id="2150" w:name="_Ref29561583"/>
      <w:bookmarkStart w:id="2151" w:name="_Ref56854011"/>
      <w:bookmarkStart w:id="2152" w:name="_Toc69750260"/>
      <w:r w:rsidRPr="003862D0">
        <w:rPr>
          <w:b/>
          <w:bCs/>
          <w:lang w:val="en-GB"/>
        </w:rPr>
        <w:t xml:space="preserve">CMIP6 linear trends in September Arctic </w:t>
      </w:r>
      <w:r w:rsidR="00113CAF" w:rsidRPr="003862D0">
        <w:rPr>
          <w:b/>
          <w:bCs/>
          <w:lang w:val="en-GB"/>
        </w:rPr>
        <w:t>sea-ice area</w:t>
      </w:r>
      <w:r w:rsidRPr="003862D0">
        <w:rPr>
          <w:b/>
          <w:bCs/>
          <w:lang w:val="en-GB"/>
        </w:rPr>
        <w:t xml:space="preserve"> for 10-year, 20-year, and 30-year periods ending in 2021–2040 following five SSPs</w:t>
      </w:r>
      <w:r w:rsidRPr="003862D0">
        <w:rPr>
          <w:lang w:val="en-GB"/>
        </w:rPr>
        <w:t xml:space="preserve">. </w:t>
      </w:r>
      <w:bookmarkEnd w:id="2149"/>
      <w:r w:rsidRPr="003862D0">
        <w:rPr>
          <w:lang w:val="en-GB"/>
        </w:rPr>
        <w:t xml:space="preserve">Plotted are the 5–95% ranges across the ensembles of simulations. The numbers at the top of the plot are the number of model simulations in each SSP ensemble. The numbers near the bottom of the plot indicate the percentage of simulations across all the SSPs with decreasing </w:t>
      </w:r>
      <w:r w:rsidR="00113CAF" w:rsidRPr="003862D0">
        <w:rPr>
          <w:lang w:val="en-GB"/>
        </w:rPr>
        <w:t>sea-ice area</w:t>
      </w:r>
      <w:r w:rsidRPr="003862D0">
        <w:rPr>
          <w:lang w:val="en-GB"/>
        </w:rPr>
        <w:t>.</w:t>
      </w:r>
      <w:bookmarkEnd w:id="2150"/>
      <w:r w:rsidRPr="003862D0">
        <w:rPr>
          <w:lang w:val="en-GB"/>
        </w:rPr>
        <w:t xml:space="preserve"> Results are from concentration-driven simulations.</w:t>
      </w:r>
      <w:bookmarkEnd w:id="2151"/>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152"/>
    </w:p>
    <w:p w14:paraId="15F663FD" w14:textId="77777777" w:rsidR="00F47BE7" w:rsidRPr="003862D0" w:rsidRDefault="00F47BE7" w:rsidP="00F47BE7">
      <w:pPr>
        <w:pStyle w:val="AR6BodyText"/>
        <w:rPr>
          <w:lang w:val="en-GB"/>
        </w:rPr>
      </w:pPr>
    </w:p>
    <w:p w14:paraId="2866AFA9" w14:textId="359A694F" w:rsidR="00F47BE7" w:rsidRPr="003862D0" w:rsidRDefault="00F47BE7" w:rsidP="00F47BE7">
      <w:pPr>
        <w:pStyle w:val="AR6BodyText"/>
        <w:rPr>
          <w:b/>
          <w:lang w:val="en-GB"/>
        </w:rPr>
      </w:pPr>
      <w:r w:rsidRPr="003862D0">
        <w:rPr>
          <w:b/>
          <w:lang w:val="en-GB"/>
        </w:rPr>
        <w:t>[END FIGURE 4.1</w:t>
      </w:r>
      <w:r w:rsidR="00D15F21" w:rsidRPr="003862D0">
        <w:rPr>
          <w:b/>
          <w:lang w:val="en-GB"/>
        </w:rPr>
        <w:t>5</w:t>
      </w:r>
      <w:r w:rsidRPr="003862D0">
        <w:rPr>
          <w:b/>
          <w:lang w:val="en-GB"/>
        </w:rPr>
        <w:t xml:space="preserve"> HERE]</w:t>
      </w:r>
    </w:p>
    <w:p w14:paraId="066DBC91" w14:textId="77777777" w:rsidR="00F47BE7" w:rsidRPr="003862D0" w:rsidRDefault="00F47BE7" w:rsidP="00F47BE7">
      <w:pPr>
        <w:pStyle w:val="AR6BodyText"/>
        <w:rPr>
          <w:b/>
          <w:lang w:val="en-GB"/>
        </w:rPr>
      </w:pPr>
    </w:p>
    <w:p w14:paraId="3AE7B5CE" w14:textId="77777777" w:rsidR="00F47BE7" w:rsidRPr="003862D0" w:rsidRDefault="00F47BE7" w:rsidP="00F47BE7">
      <w:pPr>
        <w:pStyle w:val="AR6BodyText"/>
        <w:rPr>
          <w:b/>
          <w:lang w:val="en-GB"/>
        </w:rPr>
      </w:pPr>
    </w:p>
    <w:p w14:paraId="66368357" w14:textId="65F2DD64" w:rsidR="00F47BE7" w:rsidRPr="003862D0" w:rsidRDefault="00F47BE7" w:rsidP="00F47BE7">
      <w:pPr>
        <w:pStyle w:val="AR6Chap4Level34111"/>
        <w:rPr>
          <w:lang w:val="en-GB"/>
        </w:rPr>
      </w:pPr>
      <w:bookmarkStart w:id="2153" w:name="_Toc5778482"/>
      <w:bookmarkStart w:id="2154" w:name="_Toc29748277"/>
      <w:bookmarkStart w:id="2155" w:name="_Toc29748463"/>
      <w:bookmarkStart w:id="2156" w:name="_Toc29749216"/>
      <w:bookmarkStart w:id="2157" w:name="_Toc29751030"/>
      <w:bookmarkStart w:id="2158" w:name="_Toc33523287"/>
      <w:bookmarkStart w:id="2159" w:name="_Toc57156861"/>
      <w:bookmarkStart w:id="2160" w:name="_Toc66466981"/>
      <w:bookmarkStart w:id="2161" w:name="_Toc66467265"/>
      <w:bookmarkStart w:id="2162" w:name="_Toc66574520"/>
      <w:bookmarkStart w:id="2163" w:name="_Toc66574691"/>
      <w:bookmarkStart w:id="2164" w:name="_Toc66646038"/>
      <w:bookmarkStart w:id="2165" w:name="_Toc69752508"/>
      <w:r w:rsidRPr="003862D0">
        <w:rPr>
          <w:lang w:val="en-GB"/>
        </w:rPr>
        <w:t xml:space="preserve">Ocean and Land Carbon </w:t>
      </w:r>
      <w:bookmarkEnd w:id="2153"/>
      <w:bookmarkEnd w:id="2154"/>
      <w:bookmarkEnd w:id="2155"/>
      <w:bookmarkEnd w:id="2156"/>
      <w:bookmarkEnd w:id="2157"/>
      <w:bookmarkEnd w:id="2158"/>
      <w:ins w:id="2166" w:author="Sara M Tuson" w:date="2021-07-18T14:58:00Z">
        <w:r w:rsidR="007E534F">
          <w:rPr>
            <w:lang w:val="en-GB"/>
          </w:rPr>
          <w:t>F</w:t>
        </w:r>
      </w:ins>
      <w:del w:id="2167" w:author="Sara M Tuson" w:date="2021-07-18T14:58:00Z">
        <w:r w:rsidRPr="003862D0" w:rsidDel="007E534F">
          <w:rPr>
            <w:lang w:val="en-GB"/>
          </w:rPr>
          <w:delText>f</w:delText>
        </w:r>
      </w:del>
      <w:r w:rsidRPr="003862D0">
        <w:rPr>
          <w:lang w:val="en-GB"/>
        </w:rPr>
        <w:t>lux</w:t>
      </w:r>
      <w:bookmarkEnd w:id="2159"/>
      <w:bookmarkEnd w:id="2160"/>
      <w:bookmarkEnd w:id="2161"/>
      <w:bookmarkEnd w:id="2162"/>
      <w:bookmarkEnd w:id="2163"/>
      <w:bookmarkEnd w:id="2164"/>
      <w:bookmarkEnd w:id="2165"/>
    </w:p>
    <w:p w14:paraId="545982D6" w14:textId="77777777" w:rsidR="00F47BE7" w:rsidRPr="003862D0" w:rsidRDefault="00F47BE7" w:rsidP="00F47BE7">
      <w:pPr>
        <w:pStyle w:val="AR6BodyText"/>
        <w:rPr>
          <w:lang w:val="en-GB"/>
        </w:rPr>
      </w:pPr>
    </w:p>
    <w:p w14:paraId="08FD2A9B" w14:textId="6BC9719A" w:rsidR="00F47BE7" w:rsidRPr="003862D0" w:rsidRDefault="00F47BE7" w:rsidP="00F47BE7">
      <w:pPr>
        <w:pStyle w:val="AR6BodyText"/>
        <w:rPr>
          <w:color w:val="000000" w:themeColor="text1"/>
          <w:lang w:val="en-GB" w:eastAsia="en-US"/>
        </w:rPr>
      </w:pPr>
      <w:r w:rsidRPr="003862D0">
        <w:rPr>
          <w:lang w:val="en-GB"/>
        </w:rPr>
        <w:t>Ocean carbon flux is both a key feature of the physical ocean in mitigating the rise of atmospheric CO</w:t>
      </w:r>
      <w:r w:rsidRPr="003862D0">
        <w:rPr>
          <w:vertAlign w:val="subscript"/>
          <w:lang w:val="en-GB"/>
        </w:rPr>
        <w:t>2</w:t>
      </w:r>
      <w:r w:rsidRPr="003862D0">
        <w:rPr>
          <w:lang w:val="en-GB"/>
        </w:rPr>
        <w:t xml:space="preserve"> and a driver of changes in the ocean biosphere, including changes in ocean acidity.</w:t>
      </w:r>
      <w:r w:rsidRPr="003862D0">
        <w:rPr>
          <w:lang w:val="en-GB" w:eastAsia="en-US"/>
        </w:rPr>
        <w:t xml:space="preserve"> </w:t>
      </w:r>
      <w:r w:rsidRPr="003862D0">
        <w:rPr>
          <w:color w:val="000000" w:themeColor="text1"/>
          <w:lang w:val="en-GB" w:eastAsia="en-US"/>
        </w:rPr>
        <w:t xml:space="preserve">Based on results from CMIP6 models, we conclude that SSP2-4.5, SSP3-7.0, and SSP5-8.5 all clearly lead to </w:t>
      </w:r>
      <w:r w:rsidR="006445DD" w:rsidRPr="003862D0">
        <w:rPr>
          <w:color w:val="000000" w:themeColor="text1"/>
          <w:lang w:val="en-GB" w:eastAsia="en-US"/>
        </w:rPr>
        <w:t xml:space="preserve">increasing </w:t>
      </w:r>
      <w:r w:rsidRPr="003862D0">
        <w:rPr>
          <w:color w:val="000000" w:themeColor="text1"/>
          <w:lang w:val="en-GB" w:eastAsia="en-US"/>
        </w:rPr>
        <w:t>10-, 20-, and 30-year trends in ocean carbon flux over the near</w:t>
      </w:r>
      <w:r w:rsidR="00A45CFC" w:rsidRPr="003862D0">
        <w:rPr>
          <w:color w:val="000000" w:themeColor="text1"/>
          <w:lang w:val="en-GB" w:eastAsia="en-US"/>
        </w:rPr>
        <w:t xml:space="preserve"> </w:t>
      </w:r>
      <w:r w:rsidRPr="003862D0">
        <w:rPr>
          <w:color w:val="000000" w:themeColor="text1"/>
          <w:lang w:val="en-GB" w:eastAsia="en-US"/>
        </w:rPr>
        <w:t xml:space="preserve">term </w:t>
      </w:r>
      <w:ins w:id="2168" w:author="Ian Blenkinsop" w:date="2021-07-27T11:26:00Z">
        <w:r w:rsidR="00F850C8">
          <w:rPr>
            <w:color w:val="000000" w:themeColor="text1"/>
            <w:lang w:val="en-GB" w:eastAsia="en-US"/>
          </w:rPr>
          <w:t>(</w:t>
        </w:r>
        <w:r w:rsidR="00F850C8" w:rsidRPr="003862D0">
          <w:rPr>
            <w:i/>
            <w:lang w:val="en-GB" w:eastAsia="en-US"/>
          </w:rPr>
          <w:t>high confidence</w:t>
        </w:r>
        <w:r w:rsidR="00F850C8">
          <w:rPr>
            <w:lang w:val="en-GB" w:eastAsia="en-US"/>
          </w:rPr>
          <w:t xml:space="preserve">) </w:t>
        </w:r>
      </w:ins>
      <w:r w:rsidRPr="003862D0">
        <w:rPr>
          <w:lang w:val="en-GB" w:eastAsia="en-US"/>
        </w:rPr>
        <w:t>(</w:t>
      </w:r>
      <w:r w:rsidR="00FA6D4F" w:rsidRPr="003862D0">
        <w:rPr>
          <w:lang w:val="en-GB" w:eastAsia="en-US"/>
        </w:rPr>
        <w:t>Figure 4.16</w:t>
      </w:r>
      <w:r w:rsidR="00D50607" w:rsidRPr="003862D0">
        <w:rPr>
          <w:lang w:val="en-GB" w:eastAsia="en-US"/>
        </w:rPr>
        <w:t>,</w:t>
      </w:r>
      <w:del w:id="2169" w:author="Ian Blenkinsop" w:date="2021-07-27T11:26:00Z">
        <w:r w:rsidR="00D50607" w:rsidRPr="003862D0" w:rsidDel="00F850C8">
          <w:rPr>
            <w:lang w:val="en-GB" w:eastAsia="en-US"/>
          </w:rPr>
          <w:delText xml:space="preserve"> </w:delText>
        </w:r>
        <w:r w:rsidRPr="003862D0" w:rsidDel="00F850C8">
          <w:rPr>
            <w:i/>
            <w:lang w:val="en-GB" w:eastAsia="en-US"/>
          </w:rPr>
          <w:delText>high confidence</w:delText>
        </w:r>
      </w:del>
      <w:r w:rsidRPr="003862D0">
        <w:rPr>
          <w:lang w:val="en-GB" w:eastAsia="en-US"/>
        </w:rPr>
        <w:t>)</w:t>
      </w:r>
      <w:r w:rsidRPr="003862D0">
        <w:rPr>
          <w:color w:val="000000" w:themeColor="text1"/>
          <w:lang w:val="en-GB" w:eastAsia="en-US"/>
        </w:rPr>
        <w:t xml:space="preserve">. </w:t>
      </w:r>
      <w:r w:rsidR="00A45CFC" w:rsidRPr="003862D0">
        <w:rPr>
          <w:color w:val="000000" w:themeColor="text1"/>
          <w:lang w:val="en-GB" w:eastAsia="en-US"/>
        </w:rPr>
        <w:t xml:space="preserve">Increasing </w:t>
      </w:r>
      <w:r w:rsidRPr="003862D0">
        <w:rPr>
          <w:color w:val="000000" w:themeColor="text1"/>
          <w:lang w:val="en-GB" w:eastAsia="en-US"/>
        </w:rPr>
        <w:t>trends in ocean carbon flux are less obvious in the lower</w:t>
      </w:r>
      <w:r w:rsidR="00A45CFC" w:rsidRPr="003862D0">
        <w:rPr>
          <w:color w:val="000000" w:themeColor="text1"/>
          <w:lang w:val="en-GB" w:eastAsia="en-US"/>
        </w:rPr>
        <w:t>-</w:t>
      </w:r>
      <w:r w:rsidR="00A30BD5" w:rsidRPr="003862D0">
        <w:rPr>
          <w:color w:val="000000" w:themeColor="text1"/>
          <w:lang w:val="en-GB" w:eastAsia="en-US"/>
        </w:rPr>
        <w:t>emission scenario</w:t>
      </w:r>
      <w:r w:rsidRPr="003862D0">
        <w:rPr>
          <w:color w:val="000000" w:themeColor="text1"/>
          <w:lang w:val="en-GB" w:eastAsia="en-US"/>
        </w:rPr>
        <w:t xml:space="preserve">s. Ensemble-mean trends in land carbon flux over the near term are generally </w:t>
      </w:r>
      <w:r w:rsidR="00A45CFC" w:rsidRPr="003862D0">
        <w:rPr>
          <w:color w:val="000000" w:themeColor="text1"/>
          <w:lang w:val="en-GB" w:eastAsia="en-US"/>
        </w:rPr>
        <w:t>increasing</w:t>
      </w:r>
      <w:r w:rsidRPr="003862D0">
        <w:rPr>
          <w:color w:val="000000" w:themeColor="text1"/>
          <w:lang w:val="en-GB" w:eastAsia="en-US"/>
        </w:rPr>
        <w:t xml:space="preserve">, but these are </w:t>
      </w:r>
      <w:r w:rsidRPr="003862D0">
        <w:rPr>
          <w:i/>
          <w:color w:val="000000" w:themeColor="text1"/>
          <w:lang w:val="en-GB" w:eastAsia="en-US"/>
        </w:rPr>
        <w:t>unlikely</w:t>
      </w:r>
      <w:r w:rsidRPr="003862D0">
        <w:rPr>
          <w:color w:val="000000" w:themeColor="text1"/>
          <w:lang w:val="en-GB" w:eastAsia="en-US"/>
        </w:rPr>
        <w:t xml:space="preserve"> to be detected given a large component of terrestrial variability combined with model uncertainty. A more detailed assessment </w:t>
      </w:r>
      <w:r w:rsidR="00EC29F5" w:rsidRPr="003862D0">
        <w:rPr>
          <w:color w:val="000000" w:themeColor="text1"/>
          <w:lang w:val="en-GB" w:eastAsia="en-US"/>
        </w:rPr>
        <w:t xml:space="preserve">is </w:t>
      </w:r>
      <w:r w:rsidRPr="003862D0">
        <w:rPr>
          <w:color w:val="000000" w:themeColor="text1"/>
          <w:lang w:val="en-GB" w:eastAsia="en-US"/>
        </w:rPr>
        <w:t xml:space="preserve">in Chapter 5 </w:t>
      </w:r>
      <w:ins w:id="2170" w:author="Sara M Tuson" w:date="2021-07-19T14:18:00Z">
        <w:r w:rsidR="00E85D98">
          <w:rPr>
            <w:color w:val="000000" w:themeColor="text1"/>
            <w:lang w:val="en-GB" w:eastAsia="en-US"/>
          </w:rPr>
          <w:t>(</w:t>
        </w:r>
      </w:ins>
      <w:r w:rsidRPr="003862D0">
        <w:rPr>
          <w:color w:val="000000" w:themeColor="text1"/>
          <w:lang w:val="en-GB" w:eastAsia="en-US"/>
        </w:rPr>
        <w:t>Section 5.2.1</w:t>
      </w:r>
      <w:ins w:id="2171" w:author="Sara M Tuson" w:date="2021-07-19T14:18:00Z">
        <w:r w:rsidR="00E85D98">
          <w:rPr>
            <w:color w:val="000000" w:themeColor="text1"/>
            <w:lang w:val="en-GB" w:eastAsia="en-US"/>
          </w:rPr>
          <w:t>)</w:t>
        </w:r>
      </w:ins>
      <w:r w:rsidRPr="003862D0">
        <w:rPr>
          <w:color w:val="000000" w:themeColor="text1"/>
          <w:lang w:val="en-GB" w:eastAsia="en-US"/>
        </w:rPr>
        <w:t>.</w:t>
      </w:r>
    </w:p>
    <w:p w14:paraId="73582E22" w14:textId="77777777" w:rsidR="00F47BE7" w:rsidRPr="003862D0" w:rsidRDefault="00F47BE7" w:rsidP="00F47BE7">
      <w:pPr>
        <w:pStyle w:val="AR6BodyText"/>
        <w:rPr>
          <w:color w:val="000000" w:themeColor="text1"/>
          <w:lang w:val="en-GB" w:eastAsia="en-US"/>
        </w:rPr>
      </w:pPr>
    </w:p>
    <w:p w14:paraId="18EEC68A" w14:textId="7F03C16D" w:rsidR="00F47BE7" w:rsidRPr="003862D0" w:rsidRDefault="00F47BE7" w:rsidP="00F47BE7">
      <w:pPr>
        <w:pStyle w:val="AR6BodyText"/>
        <w:rPr>
          <w:color w:val="000000" w:themeColor="text1"/>
          <w:lang w:val="en-GB" w:eastAsia="en-US"/>
        </w:rPr>
      </w:pPr>
      <w:r w:rsidRPr="003862D0">
        <w:rPr>
          <w:color w:val="000000" w:themeColor="text1"/>
          <w:lang w:val="en-GB" w:eastAsia="en-US"/>
        </w:rPr>
        <w:t xml:space="preserve">In summary, it is </w:t>
      </w:r>
      <w:r w:rsidRPr="003862D0">
        <w:rPr>
          <w:i/>
          <w:color w:val="000000" w:themeColor="text1"/>
          <w:lang w:val="en-GB" w:eastAsia="en-US"/>
        </w:rPr>
        <w:t>likely</w:t>
      </w:r>
      <w:r w:rsidRPr="003862D0">
        <w:rPr>
          <w:color w:val="000000" w:themeColor="text1"/>
          <w:lang w:val="en-GB" w:eastAsia="en-US"/>
        </w:rPr>
        <w:t xml:space="preserve"> that ocean carbon flux will increase in the near</w:t>
      </w:r>
      <w:r w:rsidR="00377C4E" w:rsidRPr="003862D0">
        <w:rPr>
          <w:color w:val="000000" w:themeColor="text1"/>
          <w:lang w:val="en-GB" w:eastAsia="en-US"/>
        </w:rPr>
        <w:t xml:space="preserve"> </w:t>
      </w:r>
      <w:r w:rsidRPr="003862D0">
        <w:rPr>
          <w:color w:val="000000" w:themeColor="text1"/>
          <w:lang w:val="en-GB" w:eastAsia="en-US"/>
        </w:rPr>
        <w:t xml:space="preserve">term under the higher </w:t>
      </w:r>
      <w:r w:rsidR="00A30BD5" w:rsidRPr="003862D0">
        <w:rPr>
          <w:color w:val="000000" w:themeColor="text1"/>
          <w:lang w:val="en-GB" w:eastAsia="en-US"/>
        </w:rPr>
        <w:t>emission scenario</w:t>
      </w:r>
      <w:r w:rsidRPr="003862D0">
        <w:rPr>
          <w:color w:val="000000" w:themeColor="text1"/>
          <w:lang w:val="en-GB" w:eastAsia="en-US"/>
        </w:rPr>
        <w:t xml:space="preserve">s, while a large component of terrestrial variability makes it is </w:t>
      </w:r>
      <w:r w:rsidR="00A45CFC" w:rsidRPr="003862D0">
        <w:rPr>
          <w:i/>
          <w:color w:val="000000" w:themeColor="text1"/>
          <w:lang w:val="en-GB" w:eastAsia="en-US"/>
        </w:rPr>
        <w:t>unlikely</w:t>
      </w:r>
      <w:r w:rsidRPr="003862D0">
        <w:rPr>
          <w:color w:val="000000" w:themeColor="text1"/>
          <w:lang w:val="en-GB" w:eastAsia="en-US"/>
        </w:rPr>
        <w:t xml:space="preserve"> that an increase in land carbon flux will be detected over this period. </w:t>
      </w:r>
    </w:p>
    <w:p w14:paraId="1B435D19" w14:textId="77777777" w:rsidR="00F47BE7" w:rsidRPr="003862D0" w:rsidRDefault="00F47BE7" w:rsidP="00F47BE7">
      <w:pPr>
        <w:pStyle w:val="AR6BodyText"/>
        <w:rPr>
          <w:lang w:val="en-GB"/>
        </w:rPr>
      </w:pPr>
    </w:p>
    <w:p w14:paraId="77584053" w14:textId="77777777" w:rsidR="00A3162F" w:rsidRPr="003862D0" w:rsidRDefault="00A3162F" w:rsidP="00F47BE7">
      <w:pPr>
        <w:pStyle w:val="AR6BodyText"/>
        <w:rPr>
          <w:lang w:val="en-GB"/>
        </w:rPr>
      </w:pPr>
    </w:p>
    <w:p w14:paraId="02574E12" w14:textId="18A494A4" w:rsidR="00F47BE7" w:rsidRPr="003862D0" w:rsidRDefault="00F47BE7" w:rsidP="00F47BE7">
      <w:pPr>
        <w:pStyle w:val="AR6BodyText"/>
        <w:rPr>
          <w:b/>
          <w:lang w:val="en-GB"/>
        </w:rPr>
      </w:pPr>
      <w:r w:rsidRPr="003862D0">
        <w:rPr>
          <w:b/>
          <w:lang w:val="en-GB"/>
        </w:rPr>
        <w:t>[START FIGURE 4.1</w:t>
      </w:r>
      <w:r w:rsidR="001E2D38" w:rsidRPr="003862D0">
        <w:rPr>
          <w:b/>
          <w:lang w:val="en-GB"/>
        </w:rPr>
        <w:t>6</w:t>
      </w:r>
      <w:r w:rsidRPr="003862D0">
        <w:rPr>
          <w:b/>
          <w:lang w:val="en-GB"/>
        </w:rPr>
        <w:t xml:space="preserve"> HERE]</w:t>
      </w:r>
    </w:p>
    <w:p w14:paraId="33EC0E26" w14:textId="43CA1CE1" w:rsidR="00F47BE7" w:rsidRPr="003862D0" w:rsidRDefault="00F47BE7" w:rsidP="00D92C0F">
      <w:pPr>
        <w:pStyle w:val="AR6BodyText"/>
        <w:rPr>
          <w:b/>
          <w:lang w:val="en-GB"/>
        </w:rPr>
      </w:pPr>
    </w:p>
    <w:p w14:paraId="01E7967C" w14:textId="3D78E26E" w:rsidR="00F47BE7" w:rsidRPr="003862D0" w:rsidRDefault="00F47BE7" w:rsidP="00F47BE7">
      <w:pPr>
        <w:pStyle w:val="AR6Chap4Figure"/>
        <w:rPr>
          <w:lang w:val="en-GB"/>
        </w:rPr>
      </w:pPr>
      <w:bookmarkStart w:id="2172" w:name="_Ref29561634"/>
      <w:bookmarkStart w:id="2173" w:name="_Toc69750261"/>
      <w:r w:rsidRPr="003862D0">
        <w:rPr>
          <w:b/>
          <w:bCs/>
          <w:lang w:val="en-GB"/>
        </w:rPr>
        <w:t>CMIP6 trends in ocean and land carbon flux for 10-year, 20-year, and 30-year periods ending in 2021–2040</w:t>
      </w:r>
      <w:r w:rsidRPr="003862D0">
        <w:rPr>
          <w:lang w:val="en-GB"/>
        </w:rPr>
        <w:t>. (a) Ocean carbon flux. (b) Land carbon flux. Plotted are the 5–95% ranges across the ensembles of simulations</w:t>
      </w:r>
      <w:r w:rsidR="009E6CE0" w:rsidRPr="003862D0">
        <w:rPr>
          <w:lang w:val="en-GB"/>
        </w:rPr>
        <w:t xml:space="preserve">, for </w:t>
      </w:r>
      <w:r w:rsidR="002C3CF6" w:rsidRPr="003862D0">
        <w:rPr>
          <w:lang w:val="en-GB"/>
        </w:rPr>
        <w:t>five SSPs</w:t>
      </w:r>
      <w:r w:rsidRPr="003862D0">
        <w:rPr>
          <w:lang w:val="en-GB"/>
        </w:rPr>
        <w:t>. The numbers at the top of the plots are the number of model simulations in each SSP ensemble.</w:t>
      </w:r>
      <w:bookmarkEnd w:id="2172"/>
      <w:r w:rsidR="009E6CE0" w:rsidRPr="003862D0">
        <w:rPr>
          <w:b/>
          <w:bCs/>
          <w:lang w:val="en-GB"/>
        </w:rPr>
        <w:t xml:space="preserve"> </w:t>
      </w:r>
      <w:r w:rsidR="009E6CE0" w:rsidRPr="003862D0">
        <w:rPr>
          <w:bCs/>
          <w:lang w:val="en-GB"/>
        </w:rPr>
        <w:t>Unites are PgC</w:t>
      </w:r>
      <w:r w:rsidR="00FE27E2" w:rsidRPr="003862D0">
        <w:rPr>
          <w:bCs/>
          <w:lang w:val="en-GB"/>
        </w:rPr>
        <w:t xml:space="preserve"> </w:t>
      </w:r>
      <w:r w:rsidR="009E6CE0" w:rsidRPr="003862D0">
        <w:rPr>
          <w:bCs/>
          <w:lang w:val="en-GB"/>
        </w:rPr>
        <w:t>yr</w:t>
      </w:r>
      <w:ins w:id="2174" w:author="Sara M Tuson" w:date="2021-07-18T07:22:00Z">
        <w:r w:rsidR="00A71F18" w:rsidRPr="00A71F18">
          <w:rPr>
            <w:color w:val="000000"/>
            <w:szCs w:val="20"/>
            <w:vertAlign w:val="superscript"/>
            <w:rPrChange w:id="2175" w:author="Sara M Tuson" w:date="2021-07-18T07:22:00Z">
              <w:rPr>
                <w:color w:val="000000"/>
                <w:szCs w:val="20"/>
              </w:rPr>
            </w:rPrChange>
          </w:rPr>
          <w:t>–</w:t>
        </w:r>
      </w:ins>
      <w:del w:id="2176" w:author="Sara M Tuson" w:date="2021-07-18T07:22:00Z">
        <w:r w:rsidR="009E6CE0" w:rsidRPr="003862D0" w:rsidDel="00A71F18">
          <w:rPr>
            <w:bCs/>
            <w:vertAlign w:val="superscript"/>
            <w:lang w:val="en-GB"/>
          </w:rPr>
          <w:delText>-</w:delText>
        </w:r>
      </w:del>
      <w:r w:rsidR="009E6CE0" w:rsidRPr="003862D0">
        <w:rPr>
          <w:bCs/>
          <w:vertAlign w:val="superscript"/>
          <w:lang w:val="en-GB"/>
        </w:rPr>
        <w:t>1</w:t>
      </w:r>
      <w:r w:rsidR="009E6CE0" w:rsidRPr="003862D0">
        <w:rPr>
          <w:bCs/>
          <w:lang w:val="en-GB"/>
        </w:rPr>
        <w:t xml:space="preserve"> per decade.</w:t>
      </w:r>
      <w:r w:rsidR="008A5FB7">
        <w:rPr>
          <w:bCs/>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173"/>
    </w:p>
    <w:p w14:paraId="2C84BBE2" w14:textId="77777777" w:rsidR="00F47BE7" w:rsidRPr="003862D0" w:rsidRDefault="00F47BE7" w:rsidP="00F47BE7">
      <w:pPr>
        <w:pStyle w:val="AR6BodyText"/>
        <w:rPr>
          <w:lang w:val="en-GB"/>
        </w:rPr>
      </w:pPr>
    </w:p>
    <w:p w14:paraId="7B28A6B7" w14:textId="1AFB79BA" w:rsidR="00F47BE7" w:rsidRPr="003862D0" w:rsidRDefault="00F47BE7" w:rsidP="00F47BE7">
      <w:pPr>
        <w:pStyle w:val="AR6BodyText"/>
        <w:rPr>
          <w:b/>
          <w:lang w:val="en-GB"/>
        </w:rPr>
      </w:pPr>
      <w:r w:rsidRPr="003862D0">
        <w:rPr>
          <w:b/>
          <w:lang w:val="en-GB"/>
        </w:rPr>
        <w:lastRenderedPageBreak/>
        <w:t>[END FIGURE 4.1</w:t>
      </w:r>
      <w:r w:rsidR="001E2D38" w:rsidRPr="003862D0">
        <w:rPr>
          <w:b/>
          <w:lang w:val="en-GB"/>
        </w:rPr>
        <w:t>6</w:t>
      </w:r>
      <w:r w:rsidRPr="003862D0">
        <w:rPr>
          <w:b/>
          <w:lang w:val="en-GB"/>
        </w:rPr>
        <w:t xml:space="preserve"> HERE]</w:t>
      </w:r>
    </w:p>
    <w:p w14:paraId="6190B49D" w14:textId="77777777" w:rsidR="00F47BE7" w:rsidRPr="003862D0" w:rsidRDefault="00F47BE7" w:rsidP="00F47BE7">
      <w:pPr>
        <w:rPr>
          <w:lang w:val="en-GB"/>
        </w:rPr>
      </w:pPr>
    </w:p>
    <w:p w14:paraId="3AA52EE4" w14:textId="77777777" w:rsidR="001D649D" w:rsidRPr="003862D0" w:rsidRDefault="001D649D" w:rsidP="001D649D">
      <w:pPr>
        <w:pStyle w:val="AR6BodyText"/>
        <w:rPr>
          <w:lang w:val="en-GB"/>
        </w:rPr>
      </w:pPr>
    </w:p>
    <w:p w14:paraId="6E04BDE3" w14:textId="7FF62BC5" w:rsidR="001D649D" w:rsidRPr="003862D0" w:rsidRDefault="001D649D" w:rsidP="001D649D">
      <w:pPr>
        <w:pStyle w:val="AR6Chap4Level2411"/>
        <w:rPr>
          <w:lang w:val="en-GB"/>
        </w:rPr>
      </w:pPr>
      <w:bookmarkStart w:id="2177" w:name="_Toc5498094"/>
      <w:bookmarkStart w:id="2178" w:name="_Toc5498128"/>
      <w:bookmarkStart w:id="2179" w:name="_Toc5498417"/>
      <w:bookmarkStart w:id="2180" w:name="_Toc5498900"/>
      <w:bookmarkStart w:id="2181" w:name="_Toc5500952"/>
      <w:bookmarkStart w:id="2182" w:name="_Toc5778483"/>
      <w:bookmarkStart w:id="2183" w:name="_Toc29748278"/>
      <w:bookmarkStart w:id="2184" w:name="_Toc29748464"/>
      <w:bookmarkStart w:id="2185" w:name="_Toc29749217"/>
      <w:bookmarkStart w:id="2186" w:name="_Toc29751031"/>
      <w:bookmarkStart w:id="2187" w:name="_Toc33523288"/>
      <w:bookmarkStart w:id="2188" w:name="_Toc65519595"/>
      <w:bookmarkStart w:id="2189" w:name="_Toc66099779"/>
      <w:bookmarkStart w:id="2190" w:name="_Toc66646039"/>
      <w:bookmarkStart w:id="2191" w:name="_Toc69752509"/>
      <w:bookmarkStart w:id="2192" w:name="_Toc66379309"/>
      <w:bookmarkStart w:id="2193" w:name="_Toc66466982"/>
      <w:bookmarkStart w:id="2194" w:name="_Toc66467266"/>
      <w:bookmarkStart w:id="2195" w:name="_Toc66574521"/>
      <w:bookmarkStart w:id="2196" w:name="_Toc66574692"/>
      <w:r w:rsidRPr="003862D0">
        <w:rPr>
          <w:lang w:val="en-GB"/>
        </w:rPr>
        <w:t>Modes of Variability</w:t>
      </w:r>
      <w:bookmarkStart w:id="2197" w:name="_Ref29549350"/>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r w:rsidRPr="003862D0">
        <w:rPr>
          <w:lang w:val="en-GB"/>
        </w:rPr>
        <w:t xml:space="preserve"> </w:t>
      </w:r>
      <w:bookmarkEnd w:id="2192"/>
      <w:bookmarkEnd w:id="2193"/>
      <w:bookmarkEnd w:id="2194"/>
      <w:bookmarkEnd w:id="2195"/>
      <w:bookmarkEnd w:id="2196"/>
      <w:bookmarkEnd w:id="2197"/>
    </w:p>
    <w:p w14:paraId="46F59E3B" w14:textId="65FB0AB9" w:rsidR="001D649D" w:rsidRPr="003155A6" w:rsidRDefault="001D649D" w:rsidP="001D649D">
      <w:pPr>
        <w:pStyle w:val="AR6BodyText"/>
        <w:rPr>
          <w:lang w:val="en-US" w:eastAsia="ko-KR"/>
        </w:rPr>
      </w:pPr>
      <w:r w:rsidRPr="003862D0">
        <w:rPr>
          <w:lang w:val="en-GB"/>
        </w:rPr>
        <w:br/>
        <w:t xml:space="preserve">This subsection assesses the near-term evolution of the large-scale modes of climate variability. </w:t>
      </w:r>
      <w:r w:rsidR="002C3CF6" w:rsidRPr="003862D0">
        <w:rPr>
          <w:lang w:val="en-GB"/>
        </w:rPr>
        <w:t xml:space="preserve">Assessment </w:t>
      </w:r>
      <w:r w:rsidRPr="003862D0">
        <w:rPr>
          <w:lang w:val="en-GB"/>
        </w:rPr>
        <w:t xml:space="preserve">of the physical mechanisms and the individual feedbacks involved in the future change of each mode </w:t>
      </w:r>
      <w:r w:rsidR="00A65D3A">
        <w:rPr>
          <w:lang w:val="en-GB"/>
        </w:rPr>
        <w:t xml:space="preserve">and </w:t>
      </w:r>
      <w:r w:rsidR="0048515A">
        <w:rPr>
          <w:lang w:val="en-GB"/>
        </w:rPr>
        <w:t xml:space="preserve">their role on future regional climate variability </w:t>
      </w:r>
      <w:r w:rsidRPr="003862D0">
        <w:rPr>
          <w:lang w:val="en-GB"/>
        </w:rPr>
        <w:t>are provided in</w:t>
      </w:r>
      <w:r w:rsidR="003155A6">
        <w:rPr>
          <w:lang w:val="en-GB"/>
        </w:rPr>
        <w:t xml:space="preserve"> Sections 8.4.2, 9.2.3</w:t>
      </w:r>
      <w:del w:id="2198" w:author="Ian Blenkinsop" w:date="2021-07-27T11:26:00Z">
        <w:r w:rsidR="003155A6" w:rsidDel="00F850C8">
          <w:rPr>
            <w:lang w:val="en-GB"/>
          </w:rPr>
          <w:delText xml:space="preserve">, </w:delText>
        </w:r>
      </w:del>
      <w:ins w:id="2199" w:author="Ian Blenkinsop" w:date="2021-07-27T11:26:00Z">
        <w:r w:rsidR="00F850C8">
          <w:rPr>
            <w:lang w:val="en-GB"/>
          </w:rPr>
          <w:t xml:space="preserve"> and </w:t>
        </w:r>
      </w:ins>
      <w:r w:rsidR="003155A6">
        <w:rPr>
          <w:lang w:val="en-GB"/>
        </w:rPr>
        <w:t>10.</w:t>
      </w:r>
      <w:r w:rsidR="00A65D3A">
        <w:rPr>
          <w:lang w:val="en-GB"/>
        </w:rPr>
        <w:t>1.3</w:t>
      </w:r>
      <w:ins w:id="2200" w:author="Ian Blenkinsop" w:date="2021-07-27T11:26:00Z">
        <w:r w:rsidR="00F850C8">
          <w:rPr>
            <w:lang w:val="en-GB"/>
          </w:rPr>
          <w:t>,</w:t>
        </w:r>
      </w:ins>
      <w:r w:rsidR="003155A6">
        <w:rPr>
          <w:lang w:val="en-GB"/>
        </w:rPr>
        <w:t xml:space="preserve"> and Cross-Chapter Box 10.1.</w:t>
      </w:r>
    </w:p>
    <w:p w14:paraId="57C42582" w14:textId="77777777" w:rsidR="001D649D" w:rsidRPr="003862D0" w:rsidRDefault="001D649D" w:rsidP="001D649D">
      <w:pPr>
        <w:pStyle w:val="AR6BodyText"/>
        <w:rPr>
          <w:lang w:val="en-GB"/>
        </w:rPr>
      </w:pPr>
    </w:p>
    <w:p w14:paraId="1ADFD188" w14:textId="77777777" w:rsidR="001D649D" w:rsidRPr="003862D0" w:rsidRDefault="001D649D" w:rsidP="001D649D">
      <w:pPr>
        <w:pStyle w:val="AR6BodyText"/>
        <w:rPr>
          <w:lang w:val="en-GB"/>
        </w:rPr>
      </w:pPr>
    </w:p>
    <w:p w14:paraId="17761810" w14:textId="77777777" w:rsidR="001D649D" w:rsidRPr="003862D0" w:rsidRDefault="001D649D" w:rsidP="001D649D">
      <w:pPr>
        <w:pStyle w:val="AR6Chap4Level34111"/>
        <w:rPr>
          <w:lang w:val="en-GB"/>
        </w:rPr>
      </w:pPr>
      <w:r w:rsidRPr="003862D0">
        <w:rPr>
          <w:lang w:val="en-GB"/>
        </w:rPr>
        <w:t xml:space="preserve"> </w:t>
      </w:r>
      <w:bookmarkStart w:id="2201" w:name="_Toc5778484"/>
      <w:bookmarkStart w:id="2202" w:name="_Ref29566518"/>
      <w:bookmarkStart w:id="2203" w:name="_Toc33523289"/>
      <w:bookmarkStart w:id="2204" w:name="_Toc66466983"/>
      <w:bookmarkStart w:id="2205" w:name="_Toc66467267"/>
      <w:bookmarkStart w:id="2206" w:name="_Toc66574522"/>
      <w:bookmarkStart w:id="2207" w:name="_Toc66574693"/>
      <w:bookmarkStart w:id="2208" w:name="_Toc66646040"/>
      <w:bookmarkStart w:id="2209" w:name="_Toc69752510"/>
      <w:bookmarkStart w:id="2210" w:name="_Ref5030693"/>
      <w:r w:rsidRPr="003862D0">
        <w:rPr>
          <w:lang w:val="en-GB"/>
        </w:rPr>
        <w:t>Northern and Southern Annular Modes</w:t>
      </w:r>
      <w:bookmarkEnd w:id="2201"/>
      <w:bookmarkEnd w:id="2202"/>
      <w:bookmarkEnd w:id="2203"/>
      <w:bookmarkEnd w:id="2204"/>
      <w:bookmarkEnd w:id="2205"/>
      <w:bookmarkEnd w:id="2206"/>
      <w:bookmarkEnd w:id="2207"/>
      <w:bookmarkEnd w:id="2208"/>
      <w:bookmarkEnd w:id="2209"/>
      <w:r w:rsidRPr="003862D0" w:rsidDel="00961385">
        <w:rPr>
          <w:lang w:val="en-GB"/>
        </w:rPr>
        <w:t xml:space="preserve"> </w:t>
      </w:r>
      <w:bookmarkEnd w:id="2210"/>
    </w:p>
    <w:p w14:paraId="2885E67F" w14:textId="77777777" w:rsidR="001D649D" w:rsidRPr="003862D0" w:rsidRDefault="001D649D">
      <w:pPr>
        <w:pStyle w:val="AR6Chap4Level441111"/>
        <w:pPrChange w:id="2211" w:author="Tom Maycock" w:date="2021-09-06T17:34:00Z">
          <w:pPr>
            <w:pStyle w:val="AR6BodyText"/>
          </w:pPr>
        </w:pPrChange>
      </w:pPr>
      <w:del w:id="2212" w:author="Tom Maycock" w:date="2021-09-06T17:34:00Z">
        <w:r w:rsidRPr="003862D0" w:rsidDel="00B16CE8">
          <w:br/>
        </w:r>
      </w:del>
      <w:commentRangeStart w:id="2213"/>
      <w:commentRangeStart w:id="2214"/>
      <w:r w:rsidRPr="003862D0">
        <w:t>T</w:t>
      </w:r>
      <w:commentRangeEnd w:id="2213"/>
      <w:r w:rsidR="00F850C8">
        <w:rPr>
          <w:rStyle w:val="CommentReference"/>
        </w:rPr>
        <w:commentReference w:id="2213"/>
      </w:r>
      <w:commentRangeEnd w:id="2214"/>
      <w:r w:rsidR="00B16CE8">
        <w:rPr>
          <w:rStyle w:val="CommentReference"/>
        </w:rPr>
        <w:commentReference w:id="2214"/>
      </w:r>
      <w:r w:rsidRPr="003862D0">
        <w:t>he Northern Annular Mode</w:t>
      </w:r>
    </w:p>
    <w:p w14:paraId="33E850F5" w14:textId="0FCBDFE3" w:rsidR="001D649D" w:rsidRPr="003862D0" w:rsidRDefault="00143DA9" w:rsidP="001D649D">
      <w:pPr>
        <w:pStyle w:val="AR6BodyText"/>
        <w:rPr>
          <w:lang w:val="en-GB"/>
        </w:rPr>
      </w:pPr>
      <w:ins w:id="2215" w:author="Sara M Tuson" w:date="2021-07-15T19:12:00Z">
        <w:r>
          <w:rPr>
            <w:lang w:val="en-GB"/>
          </w:rPr>
          <w:t xml:space="preserve">The </w:t>
        </w:r>
      </w:ins>
      <w:r w:rsidR="001D649D" w:rsidRPr="003862D0">
        <w:rPr>
          <w:lang w:val="en-GB"/>
        </w:rPr>
        <w:t xml:space="preserve">AR5 assessed from CMIP5 simulations that there is only </w:t>
      </w:r>
      <w:r w:rsidR="001D649D" w:rsidRPr="003862D0">
        <w:rPr>
          <w:i/>
          <w:iCs/>
          <w:lang w:val="en-GB"/>
        </w:rPr>
        <w:t xml:space="preserve">medium confidence </w:t>
      </w:r>
      <w:r w:rsidR="001D649D" w:rsidRPr="003862D0">
        <w:rPr>
          <w:lang w:val="en-GB"/>
        </w:rPr>
        <w:t>in near-term projections of a northward shift of NH storm track and westerlies, and an associated increase in the NAM index, because of the large response uncertainty and the potentially large influence of internal variability. A tendency in the near</w:t>
      </w:r>
      <w:r w:rsidR="002C3CF6" w:rsidRPr="003862D0">
        <w:rPr>
          <w:lang w:val="en-GB"/>
        </w:rPr>
        <w:t xml:space="preserve"> </w:t>
      </w:r>
      <w:r w:rsidR="001D649D" w:rsidRPr="003862D0">
        <w:rPr>
          <w:lang w:val="en-GB"/>
        </w:rPr>
        <w:t>term towards a slightly more positive NAM in the three highest emission scenarios during boreal fall, winter, and spring is apparent in</w:t>
      </w:r>
      <w:r w:rsidR="007D67A0" w:rsidRPr="003862D0">
        <w:rPr>
          <w:lang w:val="en-GB"/>
        </w:rPr>
        <w:t xml:space="preserve"> </w:t>
      </w:r>
      <w:r w:rsidR="00FA6D4F" w:rsidRPr="003862D0">
        <w:rPr>
          <w:lang w:val="en-GB"/>
        </w:rPr>
        <w:t>Figure 4.17</w:t>
      </w:r>
      <w:r w:rsidR="007D67A0" w:rsidRPr="003862D0">
        <w:rPr>
          <w:lang w:val="en-GB"/>
        </w:rPr>
        <w:t>a</w:t>
      </w:r>
      <w:r w:rsidR="001D649D" w:rsidRPr="003862D0">
        <w:rPr>
          <w:lang w:val="en-GB"/>
        </w:rPr>
        <w:t>. However, in general the projected near-term multi-model mean change in the NAM is small in magnitude compared to the inter-model and/or multi-realization variability within the ensemble (</w:t>
      </w:r>
      <w:r w:rsidR="00FA6D4F" w:rsidRPr="003862D0">
        <w:rPr>
          <w:lang w:val="en-GB"/>
        </w:rPr>
        <w:t>Figure 4.17</w:t>
      </w:r>
      <w:r w:rsidR="007D67A0" w:rsidRPr="003862D0">
        <w:rPr>
          <w:lang w:val="en-GB"/>
        </w:rPr>
        <w:t>a</w:t>
      </w:r>
      <w:del w:id="2216" w:author="Ian Blenkinsop" w:date="2021-07-27T11:12:00Z">
        <w:r w:rsidR="001D649D" w:rsidRPr="003862D0" w:rsidDel="002B0FB9">
          <w:rPr>
            <w:lang w:val="en-GB"/>
          </w:rPr>
          <w:delText xml:space="preserve"> and</w:delText>
        </w:r>
      </w:del>
      <w:ins w:id="2217" w:author="Ian Blenkinsop" w:date="2021-07-27T11:12:00Z">
        <w:r w:rsidR="002B0FB9">
          <w:rPr>
            <w:lang w:val="en-GB"/>
          </w:rPr>
          <w:t>;</w:t>
        </w:r>
      </w:ins>
      <w:r w:rsidR="001D649D" w:rsidRPr="003862D0">
        <w:rPr>
          <w:lang w:val="en-GB"/>
        </w:rPr>
        <w:t xml:space="preserve"> </w:t>
      </w:r>
      <w:bookmarkStart w:id="2218" w:name="_Hlk74756710"/>
      <w:ins w:id="2219" w:author="Robin Matthews" w:date="2021-06-16T17:25:00Z">
        <w:r w:rsidR="003660FC">
          <w:fldChar w:fldCharType="begin" w:fldLock="1"/>
        </w:r>
      </w:ins>
      <w:r w:rsidR="00CD3B49">
        <w:rPr>
          <w:lang w:val="en-US"/>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"ITEM-2",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"ITEM-3", "itemData" : { "DOI" : "10.1007/s00382-016-3502-z", "ISBN" : "0123456789", "ISSN" : "14320894",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"ITEM-3", "issue" : "9-10", "issued" : { "date-parts" : [ [ "2017" ] ] }, "page" : "3141-3157", "publisher" : "Springer Berlin Heidelberg", "title" : "The role of the North Atlantic Oscillation in European climate projections", "translator" : [ { "dropping-particle" : "", "family" : "K4858", "given" : "", "non-dropping-particle" : "", "parse-names" : false, "suffix" : "" } ], "type" : "article-journal", "volume" : "49" }, "uris" : [ "http://www.mendeley.com/documents/?uuid=4921f6f0-8677-492b-8e05-89e38d8ad5e7" ] } ], "mendeley" : { "formattedCitation" : "(Deser et al., 2012b, 2017; Barnes and Polvani, 2015)", "manualFormatting" : "Deser et al., 2012b, 2017; Barnes and Polvani, 2015)", "plainTextFormattedCitation" : "(Deser et al., 2012b, 2017; Barnes and Polvani, 2015)", "previouslyFormattedCitation" : "(Deser et al., 2012, 2017; Barnes and Polvani, 2015)" }, "properties" : { "noteIndex" : 0 }, "schema" : "https://github.com/citation-style-language/schema/raw/master/csl-citation.json" }</w:instrText>
      </w:r>
      <w:ins w:id="2220" w:author="Robin Matthews" w:date="2021-06-16T17:25:00Z">
        <w:r w:rsidR="003660FC">
          <w:fldChar w:fldCharType="separate"/>
        </w:r>
        <w:r w:rsidR="003660FC" w:rsidRPr="00C47470">
          <w:rPr>
            <w:noProof/>
          </w:rPr>
          <w:t>Deser et al., 2012</w:t>
        </w:r>
        <w:r w:rsidR="003660FC">
          <w:rPr>
            <w:noProof/>
          </w:rPr>
          <w:t>b</w:t>
        </w:r>
        <w:r w:rsidR="003660FC" w:rsidRPr="00C47470">
          <w:rPr>
            <w:noProof/>
          </w:rPr>
          <w:t>, 2017; Barnes and Polvani, 2015)</w:t>
        </w:r>
        <w:r w:rsidR="003660FC">
          <w:fldChar w:fldCharType="end"/>
        </w:r>
        <w:r w:rsidR="003660FC">
          <w:t>.</w:t>
        </w:r>
      </w:ins>
      <w:commentRangeStart w:id="2221"/>
      <w:del w:id="2222" w:author="Robin Matthews" w:date="2021-06-16T17:25:00Z">
        <w:r w:rsidR="001D649D" w:rsidRPr="003862D0" w:rsidDel="003660FC">
          <w:rPr>
            <w:lang w:val="en-GB"/>
          </w:rPr>
          <w:fldChar w:fldCharType="begin" w:fldLock="1"/>
        </w:r>
        <w:r w:rsidR="00615634" w:rsidDel="003660FC">
          <w:rPr>
            <w:lang w:val="en-GB"/>
          </w:rPr>
          <w:del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"mendeley" : { "formattedCitation" : "(Deser et al., 2012b)", "manualFormatting" : "Deser et al., 2012; ", "plainTextFormattedCitation" : "(Deser et al., 2012b)", "previouslyFormattedCitation" : "(Deser et al., 2012b)" }, "properties" : { "noteIndex" : 0 }, "schema" : "https://github.com/citation-style-language/schema/raw/master/csl-citation.json" }</w:delInstrText>
        </w:r>
        <w:r w:rsidR="001D649D" w:rsidRPr="003862D0" w:rsidDel="003660FC">
          <w:rPr>
            <w:lang w:val="en-GB"/>
          </w:rPr>
          <w:fldChar w:fldCharType="separate"/>
        </w:r>
        <w:r w:rsidR="00016735" w:rsidDel="003660FC">
          <w:rPr>
            <w:noProof/>
            <w:lang w:val="en-GB"/>
          </w:rPr>
          <w:delText xml:space="preserve">Deser et al., 2012; </w:delText>
        </w:r>
        <w:r w:rsidR="001D649D" w:rsidRPr="003862D0" w:rsidDel="003660FC">
          <w:rPr>
            <w:lang w:val="en-GB"/>
          </w:rPr>
          <w:fldChar w:fldCharType="end"/>
        </w:r>
        <w:commentRangeStart w:id="2223"/>
        <w:commentRangeEnd w:id="2221"/>
        <w:r w:rsidR="00016735" w:rsidDel="003660FC">
          <w:rPr>
            <w:rStyle w:val="CommentReference"/>
          </w:rPr>
          <w:commentReference w:id="2221"/>
        </w:r>
        <w:r w:rsidR="001D649D" w:rsidRPr="003862D0" w:rsidDel="003660FC">
          <w:rPr>
            <w:lang w:val="en-GB"/>
          </w:rPr>
          <w:fldChar w:fldCharType="begin" w:fldLock="1"/>
        </w:r>
        <w:r w:rsidR="00615634" w:rsidRPr="003660FC" w:rsidDel="003660FC">
          <w:rPr>
            <w:lang w:val="en-GB"/>
          </w:rPr>
          <w:delInstrText>ADDIN CSL_CITATION { "citationItems" : [ { "id" : "ITEM-1", "itemData" : { "DOI" : "10.1175/JCLI-D-14-00589.1", "ISBN" : "10.1175/JCLI-D-14-00589.1", "ISSN" : "08948755", "abstract" : "Recent studies have hypothesized that Arctic amplification, the enhanced warming of the Arctic region compared to the rest of the globe, will cause changes in midlatitude weather over the twenty-first century. This study exploits the recently completed phase 5 of the Coupled Model Intercomparison Project (CMIP5) and examines 27 state-of-the-art climate models to determine if their projected changes in the midlatitude circulation are consistent with the hypothesized impact of Arctic amplification over North America and the North Atlantic. Under the largest future greenhouse forcing (RCP8.5), it is found that every model, in every season, exhibits Arctic amplification by 2100. At the same time, the projected circulation responses are either opposite in sign to those hypothesized or too widely spread among the models to discern any robust change. However, in a few seasons and for some of the circulation metrics examined, correlations are found between the model spread in Arctic amplification and the model spread in the projected circulation changes. Therefore, while the CMIP5 models offer some evidence that future Arctic warming may be able to modulate some aspects of the midlatitude circulation response in some seasons, the analysis herein leads to the conclusion that the net circulation response in the future is unlikely to be determined solely-or even primarily-by Arctic warming according to the sequence of events recently hypothesized.", "author" : [ { "dropping-particle" : "", "family" : "Barnes", "given" : "Elizabeth A.", "non-dropping-particle" : "", "parse-names" : false, "suffix" : "" }, { "dropping-particle" : "", "family" : "Polvani", "given" : "Lorenzo M.", "non-dropping-particle" : "", "parse-names" : false, "suffix" : "" } ], "container-title" : "Journal of Climate", "id" : "ITEM-1", "issued" : { "date-parts" : [ [ "2015" ] ] }, "page" : "5254-5271", "title" : "CMIP5 projections of arctic amplification, of the North American/North Atlantic circulation, and of their relationship", "translator" : [ { "dropping-particle" : "", "family" : "K2774", "given" : "", "non-dropping-particle" : "", "parse-names" : false, "suffix" : "" } ], "type" : "article-journal", "volume" : "28" }, "uris" : [ "http://www.mendeley.com/documents/?uuid=5ac4cef4-6b8d-4c08-924e-53b6d08bd061" ] }, { "id" : "ITEM-2", "itemData" : { "DOI" : "10.1007/s00382-016-3502-z", "ISBN" : "0123456789", "ISSN" : "14320894",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"ITEM-2", "issue" : "9-10", "issued" : { "date-parts" : [ [ "2017" ] ] }, "page" : "3141-3157", "publisher" : "Springer Berlin Heidelberg", "title" : "The role of the North Atlantic Oscillation in European climate projections", "translator" : [ { "dropping-particle" : "", "family" : "K4858", "given" : "", "non-dropping-particle" : "", "parse-names" : false, "suffix" : "" } ], "type" : "article-journal", "volume" : "49" }, "uris" : [ "http://www.mendeley.com/documents/?uuid=4921f6f0-8677-492b-8e05-89e38d8ad5e7" ] } ], "mendeley" : { "formattedCitation" : "(Barnes and Polvani, 2015; Deser et al., 2017)", "manualFormatting" : "Barnes and Polvani, 2015; Deser et al., 2017)", "plainTextFormattedCitation" : "(Barnes and Polvani, 2015; Deser et al., 2017)", "previouslyFormattedCitation" : "(Barnes and Polvani, 2015; Deser et al., 2017)" }, "properties" : { "noteIndex" : 0 }, "schema" : "https://github.com/citation-style-language/schema/raw/master/csl-citation.json" }</w:delInstrText>
        </w:r>
        <w:r w:rsidR="001D649D" w:rsidRPr="003862D0" w:rsidDel="003660FC">
          <w:rPr>
            <w:lang w:val="en-GB"/>
          </w:rPr>
          <w:fldChar w:fldCharType="separate"/>
        </w:r>
        <w:r w:rsidR="00016735" w:rsidRPr="003660FC" w:rsidDel="003660FC">
          <w:rPr>
            <w:noProof/>
            <w:lang w:val="en-GB"/>
          </w:rPr>
          <w:delText>Barnes and Polvani, 2015; Deser et al., 2017)</w:delText>
        </w:r>
        <w:r w:rsidR="001D649D" w:rsidRPr="003862D0" w:rsidDel="003660FC">
          <w:rPr>
            <w:lang w:val="en-GB"/>
          </w:rPr>
          <w:fldChar w:fldCharType="end"/>
        </w:r>
        <w:commentRangeEnd w:id="2223"/>
        <w:r w:rsidR="00016735" w:rsidDel="003660FC">
          <w:rPr>
            <w:rStyle w:val="CommentReference"/>
          </w:rPr>
          <w:commentReference w:id="2223"/>
        </w:r>
        <w:bookmarkEnd w:id="2218"/>
        <w:r w:rsidR="001D649D" w:rsidRPr="003862D0" w:rsidDel="003660FC">
          <w:rPr>
            <w:lang w:val="en-GB"/>
          </w:rPr>
          <w:delText xml:space="preserve">. </w:delText>
        </w:r>
      </w:del>
    </w:p>
    <w:p w14:paraId="798A0756" w14:textId="1263D4C2" w:rsidR="00D92C0F" w:rsidRPr="003862D0" w:rsidRDefault="00D92C0F" w:rsidP="001D649D">
      <w:pPr>
        <w:pStyle w:val="AR6BodyText"/>
        <w:rPr>
          <w:lang w:val="en-GB"/>
        </w:rPr>
      </w:pPr>
    </w:p>
    <w:p w14:paraId="7E7C3B9A" w14:textId="77777777" w:rsidR="00A3162F" w:rsidRPr="003862D0" w:rsidRDefault="00A3162F" w:rsidP="001D649D">
      <w:pPr>
        <w:pStyle w:val="AR6BodyText"/>
        <w:rPr>
          <w:lang w:val="en-GB"/>
        </w:rPr>
      </w:pPr>
    </w:p>
    <w:p w14:paraId="08A63B80" w14:textId="20C68071" w:rsidR="00D92C0F" w:rsidRPr="003862D0" w:rsidRDefault="00D92C0F" w:rsidP="00D92C0F">
      <w:pPr>
        <w:pStyle w:val="AR6BodyText"/>
        <w:rPr>
          <w:b/>
          <w:lang w:val="en-GB"/>
        </w:rPr>
      </w:pPr>
      <w:r w:rsidRPr="003862D0">
        <w:rPr>
          <w:b/>
          <w:lang w:val="en-GB"/>
        </w:rPr>
        <w:t>[START FIGURE 4.17 HERE]</w:t>
      </w:r>
    </w:p>
    <w:p w14:paraId="72769108" w14:textId="4447D528" w:rsidR="001D649D" w:rsidRPr="003862D0" w:rsidRDefault="001D649D" w:rsidP="00F2795A">
      <w:pPr>
        <w:pStyle w:val="AR6BodyText"/>
        <w:rPr>
          <w:color w:val="3366FF"/>
          <w:lang w:val="en-GB"/>
        </w:rPr>
      </w:pPr>
    </w:p>
    <w:p w14:paraId="49A6CB6E" w14:textId="7090517E" w:rsidR="001D649D" w:rsidRPr="003862D0" w:rsidRDefault="001D649D" w:rsidP="001D649D">
      <w:pPr>
        <w:pStyle w:val="AR6Chap4Figure"/>
        <w:rPr>
          <w:lang w:val="en-GB" w:eastAsia="en-US"/>
        </w:rPr>
      </w:pPr>
      <w:bookmarkStart w:id="2224" w:name="_Ref5219111"/>
      <w:bookmarkStart w:id="2225" w:name="_Ref29561920"/>
      <w:bookmarkStart w:id="2226" w:name="_Toc69750262"/>
      <w:r w:rsidRPr="003862D0">
        <w:rPr>
          <w:b/>
          <w:bCs/>
          <w:lang w:val="en-GB"/>
        </w:rPr>
        <w:t>CMIP6 Annular Mode index change (hPa) from 1995–2014 to 2021–2040.</w:t>
      </w:r>
      <w:r w:rsidRPr="003862D0">
        <w:rPr>
          <w:lang w:val="en-GB"/>
        </w:rPr>
        <w:t xml:space="preserve"> (a) NAM and (b) SAM. The NAM is defined as the difference in zonal mean sea-level pressure (SLP) at 35°N and 65°N </w:t>
      </w:r>
      <w:r w:rsidRPr="003862D0">
        <w:rPr>
          <w:lang w:val="en-GB"/>
        </w:rPr>
        <w:fldChar w:fldCharType="begin" w:fldLock="1"/>
      </w:r>
      <w:r w:rsidR="00615634">
        <w:rPr>
          <w:lang w:val="en-GB"/>
        </w:rPr>
        <w:instrText>ADDIN CSL_CITATION { "citationItems" : [ { "id" : "ITEM-1", "itemData" : { "DOI" : "10.1029/2003GL017441", "ISSN" : "00948276", "abstract" : "A modified zonal index (ZI) for the Northern Hemisphere (NH) general circulation is defined as the normalized difference in zonal-averaged sea level pressure anomalies between 35\u00b0N and 65\u00b0N. The ZI is a measure of hemispheric-wide fluctuations in air mass between two annular belts of action (ABAs) over middle and high latitudes, centered near 35\u00b0N and 65\u00b0N, respectively. The spatial structure of the NH general circulation represented by the ZI is a zonally symmetric pattern, similar to the NH annular mode. Some physical features associated with the ZI are discussed and summarized as a concept model, and the analysis indicates that the Ferrel cell stands out as a dominant signal in the zonal-mean circulation anomalies related to the ZI, implying a strong dynamical property of the general circulation in the mid-high latitudes.", "author" : [ { "dropping-particle" : "", "family" : "Li", "given" : "Jianping", "non-dropping-particle" : "", "parse-names" : false, "suffix" : "" }, { "dropping-particle" : "", "family" : "Wang", "given" : "Julian X L", "non-dropping-particle" : "", "parse-names" : false, "suffix" : "" } ], "container-title" : "Geophysical Research Letters", "id" : "ITEM-1", "issue" : "12", "issued" : { "date-parts" : [ [ "2003", "6" ] ] }, "publisher" : "John Wiley &amp; Sons, Ltd", "title" : "A modified zonal index and its physical sense", "translator" : [ { "dropping-particle" : "", "family" : "K3556", "given" : "", "non-dropping-particle" : "", "parse-names" : false, "suffix" : "" } ], "type" : "article-journal", "volume" : "30" }, "uris" : [ "http://www.mendeley.com/documents/?uuid=2e932e80-4a1e-46a3-a4f4-f7a6039336d6" ] } ], "mendeley" : { "formattedCitation" : "(Li and Wang, 2003)", "plainTextFormattedCitation" : "(Li and Wang, 2003)", "previouslyFormattedCitation" : "(Li and Wang, 2003)" }, "properties" : { "noteIndex" : 0 }, "schema" : "https://github.com/citation-style-language/schema/raw/master/csl-citation.json" }</w:instrText>
      </w:r>
      <w:r w:rsidRPr="003862D0">
        <w:rPr>
          <w:lang w:val="en-GB"/>
        </w:rPr>
        <w:fldChar w:fldCharType="separate"/>
      </w:r>
      <w:r w:rsidR="00016735">
        <w:rPr>
          <w:noProof/>
          <w:lang w:val="en-GB"/>
        </w:rPr>
        <w:t>(Li and Wang, 2003)</w:t>
      </w:r>
      <w:r w:rsidRPr="003862D0">
        <w:rPr>
          <w:lang w:val="en-GB"/>
        </w:rPr>
        <w:fldChar w:fldCharType="end"/>
      </w:r>
      <w:r w:rsidRPr="003862D0">
        <w:rPr>
          <w:lang w:val="en-GB"/>
        </w:rPr>
        <w:t xml:space="preserve"> and the SAM as the difference in zonal mean SLP at 40°S and 65°S </w:t>
      </w:r>
      <w:r w:rsidRPr="003862D0">
        <w:rPr>
          <w:lang w:val="en-GB"/>
        </w:rPr>
        <w:fldChar w:fldCharType="begin" w:fldLock="1"/>
      </w:r>
      <w:r w:rsidR="00615634">
        <w:rPr>
          <w:lang w:val="en-GB"/>
        </w:rPr>
        <w:instrText>ADDIN CSL_CITATION { "citationItems" : [ { "id" : "ITEM-1", "itemData" : { "DOI" : "10.1029/1999GL900003", "ISSN" : "0094-8276", "abstract" : "Following Walker's work about his famous three oscillations published during the 1920?30s, many papers were written about atmospheric oscillations. A fourth atmospheric oscillation in the middle and high southern latitudes was found, and named the Antarctic Oscillation (AO). AO refers to a large scale alternation of atmospheric mass between the mid-latitudes and high latitudes surface pressure. In order to understand the spatial structure of sea level pressure variation in detail, empirical orthogonal function analysis is applied. An objective index of the Antarctic Oscillation Index (AOI) is defined as the difference of zonal mean sea level pressure between 40\u00b0S and 65\u00b0S. The AOI has the potential for clarifying climate regimes in the southern hemisphere, similar to how the NAO and the NPO has been used in the northern hemisphere.",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 ] }, "page" : "459-462", "publisher" : "John Wiley &amp; Sons, Ltd", "title" : "Definition of Antarctic Oscillation index", "translator" : [ { "dropping-particle" : "", "family" : "K3567", "given" : "", "non-dropping-particle" : "", "parse-names" : false, "suffix" : "" } ], "type" : "article-journal", "volume" : "26" }, "uris" : [ "http://www.mendeley.com/documents/?uuid=ec8554d1-40f5-4d67-9bb2-5658caa1b4ff" ] } ], "mendeley" : { "formattedCitation" : "(Gong and Wang, 1999)", "plainTextFormattedCitation" : "(Gong and Wang, 1999)", "previouslyFormattedCitation" : "(Gong and Wang, 1999)" }, "properties" : { "noteIndex" : 0 }, "schema" : "https://github.com/citation-style-language/schema/raw/master/csl-citation.json" }</w:instrText>
      </w:r>
      <w:r w:rsidRPr="003862D0">
        <w:rPr>
          <w:lang w:val="en-GB"/>
        </w:rPr>
        <w:fldChar w:fldCharType="separate"/>
      </w:r>
      <w:r w:rsidR="00016735">
        <w:rPr>
          <w:noProof/>
          <w:lang w:val="en-GB"/>
        </w:rPr>
        <w:t>(Gong and Wang, 1999)</w:t>
      </w:r>
      <w:r w:rsidRPr="003862D0">
        <w:rPr>
          <w:lang w:val="en-GB"/>
        </w:rPr>
        <w:fldChar w:fldCharType="end"/>
      </w:r>
      <w:r w:rsidRPr="003862D0">
        <w:rPr>
          <w:lang w:val="en-GB"/>
        </w:rPr>
        <w:t xml:space="preserve">. </w:t>
      </w:r>
      <w:bookmarkEnd w:id="2224"/>
      <w:r w:rsidRPr="003862D0">
        <w:rPr>
          <w:lang w:val="en-GB"/>
        </w:rPr>
        <w:t xml:space="preserve">The shadings are the </w:t>
      </w:r>
      <w:r w:rsidR="00AA1D29" w:rsidRPr="003862D0">
        <w:rPr>
          <w:lang w:val="en-GB"/>
        </w:rPr>
        <w:t>5–95</w:t>
      </w:r>
      <w:r w:rsidRPr="003862D0">
        <w:rPr>
          <w:lang w:val="en-GB"/>
        </w:rPr>
        <w:t>% ranges across the simulations. The numbers near the top of each panel are the numbers of model simulations in each SSP ensemble.</w:t>
      </w:r>
      <w:bookmarkEnd w:id="2225"/>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bookmarkEnd w:id="2226"/>
    </w:p>
    <w:p w14:paraId="1ED7079D" w14:textId="1FBE5D5A" w:rsidR="001D649D" w:rsidRPr="003862D0" w:rsidRDefault="001D649D" w:rsidP="001D649D">
      <w:pPr>
        <w:rPr>
          <w:lang w:val="en-GB"/>
        </w:rPr>
      </w:pPr>
    </w:p>
    <w:p w14:paraId="4E5B5B35" w14:textId="4E8EFB7D" w:rsidR="00D92C0F" w:rsidRPr="003862D0" w:rsidRDefault="00D92C0F" w:rsidP="00D92C0F">
      <w:pPr>
        <w:pStyle w:val="AR6BodyText"/>
        <w:rPr>
          <w:b/>
          <w:lang w:val="en-GB"/>
        </w:rPr>
      </w:pPr>
      <w:r w:rsidRPr="003862D0">
        <w:rPr>
          <w:b/>
          <w:lang w:val="en-GB"/>
        </w:rPr>
        <w:t>[END FIGURE 4.17 HERE]</w:t>
      </w:r>
    </w:p>
    <w:p w14:paraId="65100FA6" w14:textId="030C5F36" w:rsidR="00D92C0F" w:rsidRPr="003862D0" w:rsidRDefault="00D92C0F" w:rsidP="001D649D">
      <w:pPr>
        <w:rPr>
          <w:lang w:val="en-GB"/>
        </w:rPr>
      </w:pPr>
    </w:p>
    <w:p w14:paraId="6D9DC89C" w14:textId="77777777" w:rsidR="00A3162F" w:rsidRPr="003862D0" w:rsidRDefault="00A3162F" w:rsidP="001D649D">
      <w:pPr>
        <w:rPr>
          <w:lang w:val="en-GB"/>
        </w:rPr>
      </w:pPr>
    </w:p>
    <w:p w14:paraId="3A4BE4E8" w14:textId="4FA70E6B" w:rsidR="001D649D" w:rsidRPr="003862D0" w:rsidRDefault="001D649D" w:rsidP="001D649D">
      <w:pPr>
        <w:pStyle w:val="AR6BodyText"/>
        <w:rPr>
          <w:lang w:val="en-GB"/>
        </w:rPr>
      </w:pPr>
      <w:r w:rsidRPr="003862D0">
        <w:rPr>
          <w:lang w:val="en-GB"/>
        </w:rPr>
        <w:t>On seasonal to interannual time</w:t>
      </w:r>
      <w:ins w:id="2227" w:author="Sara M Tuson" w:date="2021-07-15T20:32:00Z">
        <w:r w:rsidR="00367335">
          <w:rPr>
            <w:lang w:val="en-GB"/>
          </w:rPr>
          <w:t xml:space="preserve"> </w:t>
        </w:r>
      </w:ins>
      <w:r w:rsidRPr="003862D0">
        <w:rPr>
          <w:lang w:val="en-GB"/>
        </w:rPr>
        <w:t xml:space="preserve">scales, there is new evidence since AR5 that </w:t>
      </w:r>
      <w:r w:rsidR="00C63A13" w:rsidRPr="003862D0">
        <w:rPr>
          <w:lang w:val="en-GB"/>
        </w:rPr>
        <w:t>initializ</w:t>
      </w:r>
      <w:r w:rsidRPr="003862D0">
        <w:rPr>
          <w:lang w:val="en-GB"/>
        </w:rPr>
        <w:t xml:space="preserve">ed predictions show lower potential predictability for the boreal winter NAO than the correlation skill with respect to observations </w:t>
      </w:r>
      <w:r w:rsidRPr="003862D0">
        <w:rPr>
          <w:lang w:val="en-GB"/>
        </w:rPr>
        <w:fldChar w:fldCharType="begin" w:fldLock="1"/>
      </w:r>
      <w:r w:rsidR="00615634">
        <w:rPr>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"K4127", "given" : "", "non-dropping-particle" : "", "parse-names" : false, "suffix" : "" } ], "type" : "article-journal", "volume" : "41" }, "uris" : [ "http://www.mendeley.com/documents/?uuid=3de3882d-9d0d-43db-95f0-4bfd7b6e6392" ] }, { "id" : "ITEM-2",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"ITEM-2",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"id" : "ITEM-3", "itemData" : { "DOI" : "10.1029/2018GL078838", "ISSN" : "19448007", "abstract" : "Recent studies of individual seasonal forecast systems have shown that the wintertime North Atlantic Oscillation (NAO) can be skillfully forecast. However, it has also been suggested that these skillful forecasts tend to be underconfident, meaning that there is too high a proportion of unpredictable noise in the forecasts. We assess the skill and overconfidence/underconfidence of the seasonal forecast systems contributing to the EUROpean Seasonal to Interannual Prediction (EUROSIP) multimodel ensemble system. Five of the seven systems studied have significant skill for forecasting the wintertime NAO at 2- to 4-month lead times. Four of these skillful systems are underconfident for forecasting the NAO. A multimodel ensemble (ensemble size 126 members) is both skillful and clearly underconfident. Underconfidence becomes more pronounced as the ensemble size increases. Certain years in the hindcast period are well forecast by all or most models. This implies that common teleconnections and drivers of the NAO are being captured by the EUROSIP seasonal forecasts.", "author" : [ { "dropping-particle" : "", "family" : "Baker", "given" : "L. H.", "non-dropping-particle" : "", "parse-names" : false, "suffix" : "" }, { "dropping-particle" : "", "family" : "Shaffrey", "given" : "L. C.", "non-dropping-particle" : "", "parse-names" : false, "suffix" : "" }, { "dropping-particle" : "", "family" : "Sutton", "given" : "R. T.", "non-dropping-particle" : "", "parse-names" : false, "suffix" : "" }, { "dropping-particle" : "", "family" : "Weisheimer", "given" : "A.", "non-dropping-particle" : "", "parse-names" : false, "suffix" : "" }, { "dropping-particle" : "", "family" : "Scaife", "given" : "A. A.", "non-dropping-particle" : "", "parse-names" : false, "suffix" : "" } ], "container-title" : "Geophysical Research Letters", "id" : "ITEM-3", "issue" : "15", "issued" : { "date-parts" : [ [ "2018" ] ] }, "page" : "7808-7817", "title" : "An Intercomparison of Skill and Overconfidence/Underconfidence of the Wintertime North Atlantic Oscillation in Multimodel Seasonal Forecasts", "translator" : [ { "dropping-particle" : "", "family" : "K4341", "given" : "", "non-dropping-particle" : "", "parse-names" : false, "suffix" : "" } ], "type" : "article-journal", "volume" : "45" }, "uris" : [ "http://www.mendeley.com/documents/?uuid=2215eac8-86ef-438b-a326-c038992d6746", "http://www.mendeley.com/documents/?uuid=8d7bb98c-3305-4403-af20-690581d703ef" ] }, { "id" : "ITEM-4", "itemData" : { "DOI" : "10.1038/s41612-020-0120-6", "ISSN" : "23973722", "abstract" : "Can multi-annual variations in the frequency of North Atlantic atmospheric blocking and mid-latitude circulation regimes be skilfully predicted? Recent advances in seasonal forecasting have shown that mid-latitude climate variability does exhibit significant predictability. However, atmospheric predictability has generally been found to be quite limited on multi-annual timescales. New decadal prediction experiments from NCAR are found to exhibit remarkable skill in reproducing the observed multi-annual variations of wintertime blocking frequency over the North Atlantic and of the North Atlantic Oscillation (NAO) itself. This is partly due to the large ensemble size that allows the predictable component of the atmospheric variability to emerge from the background chaotic component. The predictable atmospheric anomalies represent a forced response to oceanic low-frequency variability that strongly resembles the Atlantic Multi-decadal Variability (AMV), correctly reproduced in the decadal hindcasts thanks to realistic ocean initialization and ocean dynamics. The occurrence of blocking in certain areas of the Euro-Atlantic domain determines the concurrent circulation regime and the phase of known teleconnections, such as the NAO, consequently affecting the stormtrack and the frequency and intensity of extreme weather events. Therefore, skilfully predicting the decadal fluctuations of blocking frequency and the NAO may be used in statistical predictions of near-term climate anomalies, and it provides a strong indication that impactful climate anomalies may also be predictable with improved dynamical models.", "author" : [ { "dropping-particle" : "", "family" : "Athanasiadis", "given" : "Panos J.", "non-dropping-particle" : "", "parse-names" : false, "suffix" : "" }, { "dropping-particle" : "", "family" : "Yeager", "given" : "Stephen", "non-dropping-particle" : "", "parse-names" : false, "suffix" : "" }, { "dropping-particle" : "", "family" : "Kwon", "given" : "Young Oh", "non-dropping-particle" : "", "parse-names" : false, "suffix" : "" }, { "dropping-particle" : "", "family" : "Bellucci", "given" : "Alessio", "non-dropping-particle" : "", "parse-names" : false, "suffix" : "" }, { "dropping-particle" : "", "family" : "Smith", "given" : "David W.", "non-dropping-particle" : "", "parse-names" : false, "suffix" : "" }, { "dropping-particle" : "", "family" : "Tibaldi", "given" : "Stefano", "non-dropping-particle" : "", "parse-names" : false, "suffix" : "" } ], "container-title" : "npj Climate and Atmospheric Science", "id" : "ITEM-4", "issue" : "1", "issued" : { "date-parts" : [ [ "2020" ] ] }, "publisher" : "Springer US", "title" : "Decadal predictability of North Atlantic blocking and the NAO", "translator" : [ { "dropping-particle" : "", "family" : "K4925", "given" : "", "non-dropping-particle" : "", "parse-names" : false, "suffix" : "" } ], "type" : "article-journal", "volume" : "3" }, "uris" : [ "http://www.mendeley.com/documents/?uuid=4031ac3b-787a-4122-8dfd-f7d74e38007d" ] } ], "mendeley" : { "formattedCitation" : "(Eade et al., 2014; Baker et al., 2018; Scaife and Smith, 2018; Athanasiadis et al., 2020)", "plainTextFormattedCitation" : "(Eade et al., 2014; Baker et al., 2018; Scaife and Smith, 2018; Athanasiadis et al., 2020)", "previouslyFormattedCitation" : "(Eade et al., 2014; Baker et al., 2018; Scaife and Smith, 2018; Athanasiadis et al., 2020)" }, "properties" : { "noteIndex" : 0 }, "schema" : "https://github.com/citation-style-language/schema/raw/master/csl-citation.json" }</w:instrText>
      </w:r>
      <w:r w:rsidRPr="003862D0">
        <w:rPr>
          <w:lang w:val="en-GB"/>
        </w:rPr>
        <w:fldChar w:fldCharType="separate"/>
      </w:r>
      <w:r w:rsidR="00016735">
        <w:rPr>
          <w:noProof/>
          <w:lang w:val="en-GB"/>
        </w:rPr>
        <w:t>(Eade et al., 2014; Baker et al., 2018; Scaife and Smith, 2018; Athanasiadis et al., 2020)</w:t>
      </w:r>
      <w:r w:rsidRPr="003862D0">
        <w:rPr>
          <w:lang w:val="en-GB"/>
        </w:rPr>
        <w:fldChar w:fldCharType="end"/>
      </w:r>
      <w:r w:rsidRPr="003862D0">
        <w:rPr>
          <w:lang w:val="en-GB"/>
        </w:rPr>
        <w:t xml:space="preserve">. This has been referred to in the literature as a </w:t>
      </w:r>
      <w:r w:rsidR="007C77C0" w:rsidRPr="003862D0">
        <w:rPr>
          <w:lang w:val="en-GB"/>
        </w:rPr>
        <w:t>‘</w:t>
      </w:r>
      <w:r w:rsidRPr="003862D0">
        <w:rPr>
          <w:lang w:val="en-GB"/>
        </w:rPr>
        <w:t>signal-to-noise paradox</w:t>
      </w:r>
      <w:r w:rsidR="007C77C0" w:rsidRPr="003862D0">
        <w:rPr>
          <w:lang w:val="en-GB"/>
        </w:rPr>
        <w:t>’</w:t>
      </w:r>
      <w:r w:rsidRPr="003862D0">
        <w:rPr>
          <w:lang w:val="en-GB"/>
        </w:rPr>
        <w:t xml:space="preserve"> and means that very large ensembles of predictions are needed to isolate the predictable component of the NAO. While the processes that contribute to </w:t>
      </w:r>
      <w:ins w:id="2228" w:author="Sara M Tuson" w:date="2021-07-18T15:22:00Z">
        <w:r w:rsidR="001C6576">
          <w:rPr>
            <w:lang w:val="en-GB"/>
          </w:rPr>
          <w:t xml:space="preserve">the </w:t>
        </w:r>
      </w:ins>
      <w:r w:rsidRPr="003862D0">
        <w:rPr>
          <w:lang w:val="en-GB"/>
        </w:rPr>
        <w:t>predictability of the winter NAO on seasonal time</w:t>
      </w:r>
      <w:ins w:id="2229" w:author="Sara M Tuson" w:date="2021-07-15T20:32:00Z">
        <w:r w:rsidR="00367335">
          <w:rPr>
            <w:lang w:val="en-GB"/>
          </w:rPr>
          <w:t xml:space="preserve"> </w:t>
        </w:r>
      </w:ins>
      <w:r w:rsidRPr="003862D0">
        <w:rPr>
          <w:lang w:val="en-GB"/>
        </w:rPr>
        <w:t xml:space="preserve">scales may be distinct from the processes that drive multi-decadal trends, there is emerging evidence that </w:t>
      </w:r>
      <w:r w:rsidR="00C63A13" w:rsidRPr="003862D0">
        <w:rPr>
          <w:lang w:val="en-GB"/>
        </w:rPr>
        <w:t>initializ</w:t>
      </w:r>
      <w:r w:rsidRPr="003862D0">
        <w:rPr>
          <w:lang w:val="en-GB"/>
        </w:rPr>
        <w:t>ed predictions also underrepresent the predictability of the winter NAO on decadal time</w:t>
      </w:r>
      <w:ins w:id="2230" w:author="Sara M Tuson" w:date="2021-07-15T20:32:00Z">
        <w:r w:rsidR="00367335">
          <w:rPr>
            <w:lang w:val="en-GB"/>
          </w:rPr>
          <w:t xml:space="preserve"> </w:t>
        </w:r>
      </w:ins>
      <w:r w:rsidRPr="003862D0">
        <w:rPr>
          <w:lang w:val="en-GB"/>
        </w:rPr>
        <w:t xml:space="preserve">scales </w:t>
      </w:r>
      <w:commentRangeStart w:id="2231"/>
      <w:r w:rsidRPr="003862D0">
        <w:rPr>
          <w:lang w:val="en-GB"/>
        </w:rPr>
        <w:fldChar w:fldCharType="begin" w:fldLock="1"/>
      </w:r>
      <w:r w:rsidR="00CD3B49">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r w:rsidRPr="003862D0">
        <w:rPr>
          <w:lang w:val="en-GB"/>
        </w:rPr>
        <w:fldChar w:fldCharType="separate"/>
      </w:r>
      <w:r w:rsidR="00016735">
        <w:rPr>
          <w:noProof/>
          <w:lang w:val="en-GB"/>
        </w:rPr>
        <w:t>(</w:t>
      </w:r>
      <w:ins w:id="2232" w:author="Robin Matthews" w:date="2021-06-16T17:26:00Z">
        <w:r w:rsidR="003660FC">
          <w:rPr>
            <w:noProof/>
            <w:lang w:val="en-GB"/>
          </w:rPr>
          <w:t xml:space="preserve">D.M. </w:t>
        </w:r>
      </w:ins>
      <w:r w:rsidR="00016735">
        <w:rPr>
          <w:noProof/>
          <w:lang w:val="en-GB"/>
        </w:rPr>
        <w:t>Smith et al., 2019</w:t>
      </w:r>
      <w:del w:id="2233" w:author="Robin Matthews" w:date="2021-06-16T17:27:00Z">
        <w:r w:rsidR="00016735" w:rsidDel="003660FC">
          <w:rPr>
            <w:noProof/>
            <w:lang w:val="en-GB"/>
          </w:rPr>
          <w:delText>b</w:delText>
        </w:r>
      </w:del>
      <w:r w:rsidR="00016735">
        <w:rPr>
          <w:noProof/>
          <w:lang w:val="en-GB"/>
        </w:rPr>
        <w:t>)</w:t>
      </w:r>
      <w:r w:rsidRPr="003862D0">
        <w:rPr>
          <w:lang w:val="en-GB"/>
        </w:rPr>
        <w:fldChar w:fldCharType="end"/>
      </w:r>
      <w:commentRangeEnd w:id="2231"/>
      <w:r w:rsidR="00016735">
        <w:rPr>
          <w:rStyle w:val="CommentReference"/>
        </w:rPr>
        <w:commentReference w:id="2231"/>
      </w:r>
      <w:r w:rsidRPr="003862D0">
        <w:rPr>
          <w:lang w:val="en-GB"/>
        </w:rPr>
        <w:t xml:space="preserve">. Post-processing and aggregation of </w:t>
      </w:r>
      <w:r w:rsidR="00C63A13" w:rsidRPr="003862D0">
        <w:rPr>
          <w:lang w:val="en-GB"/>
        </w:rPr>
        <w:t>initializ</w:t>
      </w:r>
      <w:r w:rsidRPr="003862D0">
        <w:rPr>
          <w:lang w:val="en-GB"/>
        </w:rPr>
        <w:t>ed predictions may therefore reveal significant skill for predicting the winter NAO on decadal time</w:t>
      </w:r>
      <w:ins w:id="2234" w:author="Sara M Tuson" w:date="2021-07-15T20:32: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Pr="003862D0">
        <w:rPr>
          <w:lang w:val="en-GB"/>
        </w:rPr>
        <w:fldChar w:fldCharType="separate"/>
      </w:r>
      <w:r w:rsidR="00016735">
        <w:rPr>
          <w:noProof/>
          <w:lang w:val="en-GB"/>
        </w:rPr>
        <w:t>(Smith et al., 2020)</w:t>
      </w:r>
      <w:r w:rsidRPr="003862D0">
        <w:rPr>
          <w:lang w:val="en-GB"/>
        </w:rPr>
        <w:fldChar w:fldCharType="end"/>
      </w:r>
      <w:r w:rsidRPr="003862D0">
        <w:rPr>
          <w:lang w:val="en-GB"/>
        </w:rPr>
        <w:t xml:space="preserve">. Considering these new results since AR5, in the near-term it is </w:t>
      </w:r>
      <w:r w:rsidRPr="003862D0">
        <w:rPr>
          <w:i/>
          <w:iCs/>
          <w:lang w:val="en-GB"/>
        </w:rPr>
        <w:t>likely</w:t>
      </w:r>
      <w:r w:rsidRPr="003862D0">
        <w:rPr>
          <w:lang w:val="en-GB"/>
        </w:rPr>
        <w:t xml:space="preserve"> that any anthropogenic forced signal in the NAM will be of comparable magnitude or smaller than natural internal variability in the NAM (</w:t>
      </w:r>
      <w:r w:rsidRPr="003862D0">
        <w:rPr>
          <w:i/>
          <w:iCs/>
          <w:lang w:val="en-GB"/>
        </w:rPr>
        <w:t>medium confidence</w:t>
      </w:r>
      <w:r w:rsidRPr="003862D0">
        <w:rPr>
          <w:lang w:val="en-GB"/>
        </w:rPr>
        <w:t>).</w:t>
      </w:r>
    </w:p>
    <w:p w14:paraId="0C996E14" w14:textId="77777777" w:rsidR="001D649D" w:rsidRPr="003862D0" w:rsidRDefault="001D649D" w:rsidP="001D649D">
      <w:pPr>
        <w:pStyle w:val="AR6BodyText"/>
        <w:rPr>
          <w:color w:val="3366FF"/>
          <w:lang w:val="en-GB"/>
        </w:rPr>
      </w:pPr>
    </w:p>
    <w:p w14:paraId="7520A7EA" w14:textId="77777777" w:rsidR="001D649D" w:rsidRPr="003862D0" w:rsidRDefault="001D649D">
      <w:pPr>
        <w:pStyle w:val="AR6Chap4Level441111"/>
        <w:pPrChange w:id="2235" w:author="Tom Maycock" w:date="2021-09-06T17:34:00Z">
          <w:pPr>
            <w:pStyle w:val="AR6BodyText"/>
          </w:pPr>
        </w:pPrChange>
      </w:pPr>
      <w:r w:rsidRPr="003862D0">
        <w:t>The Southern Annular Mode</w:t>
      </w:r>
    </w:p>
    <w:p w14:paraId="00D6B41F" w14:textId="1D68E18C" w:rsidR="001D649D" w:rsidRPr="003862D0" w:rsidRDefault="00143DA9" w:rsidP="001D649D">
      <w:pPr>
        <w:pStyle w:val="AR6BodyText"/>
        <w:rPr>
          <w:lang w:val="en-GB"/>
        </w:rPr>
      </w:pPr>
      <w:ins w:id="2236" w:author="Sara M Tuson" w:date="2021-07-15T19:12:00Z">
        <w:r>
          <w:rPr>
            <w:lang w:val="en-GB"/>
          </w:rPr>
          <w:t xml:space="preserve">The </w:t>
        </w:r>
      </w:ins>
      <w:r w:rsidR="001D649D" w:rsidRPr="003862D0">
        <w:rPr>
          <w:lang w:val="en-GB"/>
        </w:rPr>
        <w:t xml:space="preserve">AR5 assessed that it is </w:t>
      </w:r>
      <w:r w:rsidR="001D649D" w:rsidRPr="003862D0">
        <w:rPr>
          <w:i/>
          <w:lang w:val="en-GB"/>
        </w:rPr>
        <w:t>likely</w:t>
      </w:r>
      <w:r w:rsidR="001D649D" w:rsidRPr="003862D0">
        <w:rPr>
          <w:lang w:val="en-GB"/>
        </w:rPr>
        <w:t xml:space="preserve"> that increases in GHGs and the projected recovery of the Antarctic ozone hole will be the principal drivers of future SAM trends</w:t>
      </w:r>
      <w:ins w:id="2237" w:author="Sara M Tuson" w:date="2021-07-18T15:27:00Z">
        <w:r w:rsidR="001C6576">
          <w:rPr>
            <w:lang w:val="en-GB"/>
          </w:rPr>
          <w:t>.</w:t>
        </w:r>
      </w:ins>
      <w:r w:rsidR="00EC29F5" w:rsidRPr="003862D0">
        <w:rPr>
          <w:lang w:val="en-GB"/>
        </w:rPr>
        <w:t xml:space="preserve"> </w:t>
      </w:r>
      <w:del w:id="2238" w:author="Sara M Tuson" w:date="2021-07-18T15:27:00Z">
        <w:r w:rsidR="00EC29F5" w:rsidRPr="003862D0" w:rsidDel="001C6576">
          <w:rPr>
            <w:lang w:val="en-GB"/>
          </w:rPr>
          <w:delText>and</w:delText>
        </w:r>
        <w:r w:rsidR="001D649D" w:rsidRPr="003862D0" w:rsidDel="001C6576">
          <w:rPr>
            <w:lang w:val="en-GB"/>
          </w:rPr>
          <w:delText xml:space="preserve"> </w:delText>
        </w:r>
      </w:del>
      <w:ins w:id="2239" w:author="Sara M Tuson" w:date="2021-07-18T15:27:00Z">
        <w:r w:rsidR="001C6576">
          <w:rPr>
            <w:lang w:val="en-GB"/>
          </w:rPr>
          <w:t>Additionally,</w:t>
        </w:r>
      </w:ins>
      <w:del w:id="2240" w:author="Sara M Tuson" w:date="2021-07-18T15:27:00Z">
        <w:r w:rsidR="001D649D" w:rsidRPr="003862D0" w:rsidDel="001C6576">
          <w:rPr>
            <w:lang w:val="en-GB"/>
          </w:rPr>
          <w:delText>that</w:delText>
        </w:r>
      </w:del>
      <w:r w:rsidR="001D649D" w:rsidRPr="003862D0">
        <w:rPr>
          <w:lang w:val="en-GB"/>
        </w:rPr>
        <w:t xml:space="preserve"> the positive trend in austral summer/autumn SAM observed over the past several decades (</w:t>
      </w:r>
      <w:ins w:id="2241" w:author="Ian Blenkinsop" w:date="2021-07-27T11:29:00Z">
        <w:r w:rsidR="005864C6" w:rsidRPr="003862D0">
          <w:rPr>
            <w:lang w:val="en-GB"/>
          </w:rPr>
          <w:t>Section 2.4.1.2</w:t>
        </w:r>
        <w:r w:rsidR="005864C6">
          <w:rPr>
            <w:lang w:val="en-GB"/>
          </w:rPr>
          <w:t xml:space="preserve">; </w:t>
        </w:r>
      </w:ins>
      <w:del w:id="2242" w:author="Ian Blenkinsop" w:date="2021-07-27T11:30:00Z">
        <w:r w:rsidR="004D176A" w:rsidRPr="003862D0" w:rsidDel="005864C6">
          <w:rPr>
            <w:lang w:val="en-GB"/>
          </w:rPr>
          <w:delText xml:space="preserve">AR5 </w:delText>
        </w:r>
      </w:del>
      <w:r w:rsidR="006A5F3C" w:rsidRPr="003862D0">
        <w:rPr>
          <w:lang w:val="en-GB"/>
        </w:rPr>
        <w:t>Chapter 2</w:t>
      </w:r>
      <w:ins w:id="2243" w:author="Ian Blenkinsop" w:date="2021-07-27T11:30:00Z">
        <w:r w:rsidR="005864C6">
          <w:rPr>
            <w:lang w:val="en-GB"/>
          </w:rPr>
          <w:t xml:space="preserve"> in AR5,</w:t>
        </w:r>
      </w:ins>
      <w:ins w:id="2244" w:author="Robin Matthews" w:date="2021-06-18T17:14:00Z">
        <w:r w:rsidR="00C54FF1">
          <w:rPr>
            <w:lang w:val="en-GB"/>
          </w:rPr>
          <w:t xml:space="preserve"> </w:t>
        </w:r>
        <w:commentRangeStart w:id="2245"/>
        <w:r w:rsidR="00C54FF1">
          <w:fldChar w:fldCharType="begin" w:fldLock="1"/>
        </w:r>
      </w:ins>
      <w:r w:rsidR="00CD3B49">
        <w:rPr>
          <w:lang w:val="en-US"/>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"Chapter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"K5242", "given" : "Rt13", "non-dropping-particle" : "", "parse-names" : false, "suffix" : "" } ], "type" : "chapter" }, "uris" : [ "http://www.mendeley.com/documents/?uuid=894bc4f6-6a8e-4754-b323-0bc9a080aa1d" ] } ], "mendeley" : { "formattedCitation" : "(Hartmann et al., 2013)", "manualFormatting" : "Hartmann et al., 2013)", "plainTextFormattedCitation" : "(Hartmann et al., 2013)", "previouslyFormattedCitation" : "(Hartmann et al., 2013)" }, "properties" : { "noteIndex" : 0 }, "schema" : "https://github.com/citation-style-language/schema/raw/master/csl-citation.json" }</w:instrText>
      </w:r>
      <w:ins w:id="2246" w:author="Robin Matthews" w:date="2021-06-18T17:14:00Z">
        <w:r w:rsidR="00C54FF1">
          <w:fldChar w:fldCharType="separate"/>
        </w:r>
        <w:del w:id="2247" w:author="Ian Blenkinsop" w:date="2021-07-27T11:30:00Z">
          <w:r w:rsidR="00C54FF1" w:rsidRPr="003741E9" w:rsidDel="005864C6">
            <w:rPr>
              <w:noProof/>
              <w:lang w:val="en-US"/>
              <w:rPrChange w:id="2248" w:author="Clotilde Pean" w:date="2021-06-22T10:16:00Z">
                <w:rPr>
                  <w:noProof/>
                </w:rPr>
              </w:rPrChange>
            </w:rPr>
            <w:delText>(</w:delText>
          </w:r>
        </w:del>
        <w:r w:rsidR="00C54FF1" w:rsidRPr="003741E9">
          <w:rPr>
            <w:noProof/>
            <w:lang w:val="en-US"/>
            <w:rPrChange w:id="2249" w:author="Clotilde Pean" w:date="2021-06-22T10:16:00Z">
              <w:rPr>
                <w:noProof/>
              </w:rPr>
            </w:rPrChange>
          </w:rPr>
          <w:t>Hartmann et al., 2013)</w:t>
        </w:r>
        <w:r w:rsidR="00C54FF1">
          <w:fldChar w:fldCharType="end"/>
        </w:r>
        <w:commentRangeEnd w:id="2245"/>
        <w:r w:rsidR="00C54FF1">
          <w:rPr>
            <w:rStyle w:val="CommentReference"/>
          </w:rPr>
          <w:commentReference w:id="2245"/>
        </w:r>
        <w:r w:rsidR="00C54FF1" w:rsidRPr="003741E9">
          <w:rPr>
            <w:lang w:val="en-US"/>
            <w:rPrChange w:id="2250" w:author="Clotilde Pean" w:date="2021-06-22T10:16:00Z">
              <w:rPr/>
            </w:rPrChange>
          </w:rPr>
          <w:t>,</w:t>
        </w:r>
      </w:ins>
      <w:del w:id="2251" w:author="Robin Matthews" w:date="2021-06-18T17:13:00Z">
        <w:r w:rsidR="006A5F3C" w:rsidRPr="003862D0" w:rsidDel="00C54FF1">
          <w:rPr>
            <w:lang w:val="en-GB"/>
          </w:rPr>
          <w:delText>,</w:delText>
        </w:r>
      </w:del>
      <w:del w:id="2252" w:author="Ian Blenkinsop" w:date="2021-07-27T11:31:00Z">
        <w:r w:rsidR="006A5F3C" w:rsidRPr="003862D0" w:rsidDel="005864C6">
          <w:rPr>
            <w:lang w:val="en-GB"/>
          </w:rPr>
          <w:delText xml:space="preserve"> </w:delText>
        </w:r>
      </w:del>
      <w:del w:id="2253" w:author="Ian Blenkinsop" w:date="2021-07-27T11:29:00Z">
        <w:r w:rsidR="001D649D" w:rsidRPr="003862D0" w:rsidDel="005864C6">
          <w:rPr>
            <w:lang w:val="en-GB"/>
          </w:rPr>
          <w:delText>Section 2.4.1.2</w:delText>
        </w:r>
      </w:del>
      <w:del w:id="2254" w:author="Ian Blenkinsop" w:date="2021-07-27T11:31:00Z">
        <w:r w:rsidR="001D649D" w:rsidRPr="003862D0" w:rsidDel="005864C6">
          <w:rPr>
            <w:lang w:val="en-GB"/>
          </w:rPr>
          <w:delText>)</w:delText>
        </w:r>
      </w:del>
      <w:r w:rsidR="001D649D" w:rsidRPr="003862D0">
        <w:rPr>
          <w:lang w:val="en-GB"/>
        </w:rPr>
        <w:t xml:space="preserve"> is </w:t>
      </w:r>
      <w:r w:rsidR="001D649D" w:rsidRPr="003862D0">
        <w:rPr>
          <w:i/>
          <w:lang w:val="en-GB"/>
        </w:rPr>
        <w:t>likely</w:t>
      </w:r>
      <w:r w:rsidR="001D649D" w:rsidRPr="003862D0">
        <w:rPr>
          <w:lang w:val="en-GB"/>
        </w:rPr>
        <w:t xml:space="preserve"> to weaken considerably as stratospheric ozone recovers through to the mid-21st century. The effects of ozone depletion and recovery on the SH circulation primarily occur in austral summer, while GHGs influence the</w:t>
      </w:r>
      <w:r w:rsidR="005864C6">
        <w:rPr>
          <w:lang w:val="en-GB"/>
        </w:rPr>
        <w:t xml:space="preserve"> SH </w:t>
      </w:r>
      <w:r w:rsidR="001D649D" w:rsidRPr="003862D0">
        <w:rPr>
          <w:lang w:val="en-GB"/>
        </w:rPr>
        <w:t xml:space="preserve">circulation year round </w:t>
      </w:r>
      <w:r w:rsidR="001D649D" w:rsidRPr="003862D0">
        <w:rPr>
          <w:lang w:val="en-GB"/>
        </w:rPr>
        <w:fldChar w:fldCharType="begin" w:fldLock="1"/>
      </w:r>
      <w:r w:rsidR="00615634">
        <w:rPr>
          <w:lang w:val="en-GB"/>
        </w:rPr>
        <w:instrText>ADDIN CSL_CITATION { "citationItems" : [ { "id" : "ITEM-1", "itemData" : { "DOI" : "10.1002/2014GL061638", "ISBN" : "1944-8007", "ISSN" : "00948276", "abstract" : "In Coupled Model Intercomparison Project Phase 5 (CMIP5) models, the zonal-mean tropospheric circulation shifts robustly poleward in the Southern Hemisphere (SH) extratropics in response to increased atmospheric CO2 concentrations. However, in the Northern Hemisphere (NH) extratropics, the circulation response to CO2 is largely absent in the zonal mean, and is instead characterized by complex regional anomalies. This study decomposes the atmospheric circulation response to CO2 forcing in CMIP5 models into two components: a direct component due to CO2 radiative forcing and an indirect component associated with sea surface temperature (SST)-mediated changes. The direct radiative forcing of CO2 drives a weak poleward jet shift in both hemispheres, whereas the indirect (SST) component of the CO2 forcing dominates the total response and drives a zonally asymmetric response in the NH. Hence, understanding the SST-mediated component of atmospheric CO2 forcing appears crucial to unlocking the mechanisms that contribute to forced extratropical circulation changes.", "author" : [ { "dropping-particle" : "", "family" : "Grise", "given" : "Kevin M", "non-dropping-particle" : "", "parse-names" : false, "suffix" : "" }, { "dropping-particle" : "", "family" : "Polvani", "given" : "Lorenzo M", "non-dropping-particle" : "", "parse-names" : false, "suffix" : "" } ], "container-title" : "Geophysical Research Letters", "id" : "ITEM-1", "issue" : "19", "issued" : { "date-parts" : [ [ "2014", "10", "16" ] ] }, "page" : "6863-6871", "title" : "The response of midlatitude jets to increased CO2: Distinguishing the roles of sea surface temperature and direct radiative forcing", "translator" : [ { "dropping-particle" : "", "family" : "K3822", "given" : "", "non-dropping-particle" : "", "parse-names" : false, "suffix" : "" } ], "type" : "article-journal", "volume" : "41" }, "uris" : [ "http://www.mendeley.com/documents/?uuid=fd657bab-c9f0-456a-be36-4ea3c7354130"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"mendeley" : { "formattedCitation" : "(Gillett and Fyfe, 2013; Grise and Polvani, 2014b)", "plainTextFormattedCitation" : "(Gillett and Fyfe, 2013; Grise and Polvani, 2014b)", "previouslyFormattedCitation" : "(Gillett and Fyfe, 2013; Grise and Polvani, 2014b)" }, "properties" : { "noteIndex" : 0 }, "schema" : "https://github.com/citation-style-language/schema/raw/master/csl-citation.json" }</w:instrText>
      </w:r>
      <w:r w:rsidR="001D649D" w:rsidRPr="003862D0">
        <w:rPr>
          <w:lang w:val="en-GB"/>
        </w:rPr>
        <w:fldChar w:fldCharType="separate"/>
      </w:r>
      <w:r w:rsidR="00016735">
        <w:rPr>
          <w:noProof/>
          <w:lang w:val="en-GB"/>
        </w:rPr>
        <w:t>(Gillett and Fyfe, 2013; Grise and Polvani, 2014b)</w:t>
      </w:r>
      <w:r w:rsidR="001D649D" w:rsidRPr="003862D0">
        <w:rPr>
          <w:lang w:val="en-GB"/>
        </w:rPr>
        <w:fldChar w:fldCharType="end"/>
      </w:r>
      <w:ins w:id="2255" w:author="Sara M Tuson" w:date="2021-07-18T15:28:00Z">
        <w:r w:rsidR="001C6576">
          <w:rPr>
            <w:lang w:val="en-GB"/>
          </w:rPr>
          <w:t>. Th</w:t>
        </w:r>
      </w:ins>
      <w:del w:id="2256" w:author="Sara M Tuson" w:date="2021-07-18T15:28:00Z">
        <w:r w:rsidR="001D649D" w:rsidRPr="003862D0" w:rsidDel="001C6576">
          <w:rPr>
            <w:lang w:val="en-GB"/>
          </w:rPr>
          <w:delText xml:space="preserve"> and are th</w:delText>
        </w:r>
      </w:del>
      <w:r w:rsidR="001D649D" w:rsidRPr="003862D0">
        <w:rPr>
          <w:lang w:val="en-GB"/>
        </w:rPr>
        <w:t>erefore</w:t>
      </w:r>
      <w:ins w:id="2257" w:author="Sara M Tuson" w:date="2021-07-18T15:28:00Z">
        <w:r w:rsidR="001C6576">
          <w:rPr>
            <w:lang w:val="en-GB"/>
          </w:rPr>
          <w:t>, they are</w:t>
        </w:r>
      </w:ins>
      <w:r w:rsidR="001D649D" w:rsidRPr="003862D0">
        <w:rPr>
          <w:lang w:val="en-GB"/>
        </w:rPr>
        <w:t xml:space="preserve"> </w:t>
      </w:r>
      <w:r w:rsidR="001D649D" w:rsidRPr="003862D0">
        <w:rPr>
          <w:i/>
          <w:lang w:val="en-GB"/>
        </w:rPr>
        <w:t xml:space="preserve">likely </w:t>
      </w:r>
      <w:r w:rsidR="001D649D" w:rsidRPr="003862D0">
        <w:rPr>
          <w:lang w:val="en-GB"/>
        </w:rPr>
        <w:t xml:space="preserve">to be the dominant driver of projected circulation changes outside of </w:t>
      </w:r>
      <w:r w:rsidR="001D649D" w:rsidRPr="003862D0">
        <w:rPr>
          <w:lang w:val="en-GB"/>
        </w:rPr>
        <w:lastRenderedPageBreak/>
        <w:t xml:space="preserve">austral summer </w:t>
      </w:r>
      <w:r w:rsidR="001D649D"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"K2913", "given" : "", "non-dropping-particle" : "", "parse-names" : false, "suffix" : "" } ], "type" : "article-journal", "volume" : "40" }, "uris" : [ "http://www.mendeley.com/documents/?uuid=961e9db7-3e0a-4ed9-a67a-265fcbd01115" ] }, { "id" : "ITEM-3",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"ITEM-3",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"(Gillett and Fyfe, 2013; Barnes et al., 2014; Solomon and Polvani, 2016)", "plainTextFormattedCitation" : "(Gillett and Fyfe, 2013; Barnes et al., 2014; Solomon and Polvani, 2016)", "previouslyFormattedCitation" : "(Gillett and Fyfe, 2013; Barnes et al., 2014; Solomon and Polvani, 2016)" }, "properties" : { "noteIndex" : 0 }, "schema" : "https://github.com/citation-style-language/schema/raw/master/csl-citation.json" }</w:instrText>
      </w:r>
      <w:r w:rsidR="001D649D" w:rsidRPr="003862D0">
        <w:rPr>
          <w:lang w:val="en-GB"/>
        </w:rPr>
        <w:fldChar w:fldCharType="separate"/>
      </w:r>
      <w:r w:rsidR="00016735">
        <w:rPr>
          <w:noProof/>
          <w:lang w:val="en-GB"/>
        </w:rPr>
        <w:t>(Gillett and Fyfe, 2013; Barnes et al., 2014; Solomon and Polvani, 2016)</w:t>
      </w:r>
      <w:r w:rsidR="001D649D" w:rsidRPr="003862D0">
        <w:rPr>
          <w:lang w:val="en-GB"/>
        </w:rPr>
        <w:fldChar w:fldCharType="end"/>
      </w:r>
      <w:r w:rsidR="001D649D" w:rsidRPr="003862D0">
        <w:rPr>
          <w:lang w:val="en-GB"/>
        </w:rPr>
        <w:t xml:space="preserve">. Based on current scenarios specifying future atmospheric decline of ozone depleting substances </w:t>
      </w:r>
      <w:commentRangeStart w:id="2258"/>
      <w:r w:rsidR="001D649D" w:rsidRPr="003862D0">
        <w:rPr>
          <w:lang w:val="en-GB"/>
        </w:rPr>
        <w:fldChar w:fldCharType="begin" w:fldLock="1"/>
      </w:r>
      <w:ins w:id="2259" w:author="Robin Matthews" w:date="2021-06-16T17:27:00Z">
        <w:r w:rsidR="003660FC">
          <w:rPr>
            <w:lang w:val="en-GB"/>
          </w:rPr>
          <w:instrText>ADDIN CSL_CITATION { "citationItems" : [ { "id" : "ITEM-1", "itemData" : { "author" : [ { "dropping-particle" : "", "family" : "WMO", "given" : "", "non-dropping-particle" : "", "parse-names" : false, "suffix" : "" } ], "collection-title" : "Global Ozone Research and Monitoring Project \u2013 Report No. 52", "id" : "ITEM-1", "issued" : { "date-parts" : [ [ "2011" ] ] }, "number-of-pages" : "516", "publisher" : "World Meteorological Organization (WMO)", "publisher-place" : "Geneva, Switzerland", "title" : "Scientific Assessment of Ozone Depletion: 2010", "translator" : [ { "dropping-particle" : "", "family" : "K4440", "given" : "Rt7", "non-dropping-particle" : "", "parse-names" : false, "suffix" : "" } ], "type" : "report" }, "uris" : [ "http://www.mendeley.com/documents/?uuid=1ced4254-efba-441b-b140-839a141d9602", "http://www.mendeley.com/documents/?uuid=11b66632-6fb3-409f-ad3b-63ff64906803", "http://www.mendeley.com/documents/?uuid=588660fa-e0fe-4463-86d5-1b32bf489fe7" ] } ], "mendeley" : { "formattedCitation" : "(WMO, 2011)", "manualFormatting" : "(WMO, 2011)", "plainTextFormattedCitation" : "(WMO, 2011)", "previouslyFormattedCitation" : "(WMO, 2011)" }, "properties" : { "noteIndex" : 0 }, "schema" : "https://github.com/citation-style-language/schema/raw/master/csl-citation.json" }</w:instrText>
        </w:r>
      </w:ins>
      <w:del w:id="2260" w:author="Robin Matthews" w:date="2021-06-16T17:27:00Z">
        <w:r w:rsidR="00615634" w:rsidDel="003660FC">
          <w:rPr>
            <w:lang w:val="en-GB"/>
          </w:rPr>
          <w:delInstrText>ADDIN CSL_CITATION { "citationItems" : [ { "id" : "ITEM-1", "itemData" : { "author" : [ { "dropping-particle" : "", "family" : "WMO", "given" : "", "non-dropping-particle" : "", "parse-names" : false, "suffix" : "" } ], "collection-title" : "Global Ozone Research and Monitoring Project \u2013 Report No. 52", "id" : "ITEM-1", "issued" : { "date-parts" : [ [ "2011" ] ] }, "number-of-pages" : "516", "publisher" : "World Meteorological Organization (WMO)", "publisher-place" : "Geneva, Switzerland", "title" : "Scientific Assessment of Ozone Depletion: 2010", "translator" : [ { "dropping-particle" : "", "family" : "K4440", "given" : "Rt7", "non-dropping-particle" : "", "parse-names" : false, "suffix" : "" } ], "type" : "report" }, "uris" : [ "http://www.mendeley.com/documents/?uuid=1ced4254-efba-441b-b140-839a141d9602", "http://www.mendeley.com/documents/?uuid=11b66632-6fb3-409f-ad3b-63ff64906803", "http://www.mendeley.com/documents/?uuid=588660fa-e0fe-4463-86d5-1b32bf489fe7" ] } ], "mendeley" : { "formattedCitation" : "(WMO, 2011)", "manualFormatting" : "(World Meteorological Organization, 2011)", "plainTextFormattedCitation" : "(WMO, 2011)", "previouslyFormattedCitation" : "(WMO, 2011)" }, "properties" : { "noteIndex" : 0 }, "schema" : "https://github.com/citation-style-language/schema/raw/master/csl-citation.json" }</w:delInstrText>
        </w:r>
      </w:del>
      <w:r w:rsidR="001D649D" w:rsidRPr="003862D0">
        <w:rPr>
          <w:lang w:val="en-GB"/>
        </w:rPr>
        <w:fldChar w:fldCharType="separate"/>
      </w:r>
      <w:r w:rsidR="00016735">
        <w:rPr>
          <w:noProof/>
          <w:lang w:val="en-GB"/>
        </w:rPr>
        <w:t>(W</w:t>
      </w:r>
      <w:ins w:id="2261" w:author="Robin Matthews" w:date="2021-06-16T17:27:00Z">
        <w:r w:rsidR="003660FC">
          <w:rPr>
            <w:noProof/>
            <w:lang w:val="en-GB"/>
          </w:rPr>
          <w:t>MO</w:t>
        </w:r>
      </w:ins>
      <w:del w:id="2262" w:author="Robin Matthews" w:date="2021-06-16T17:27:00Z">
        <w:r w:rsidR="00016735" w:rsidDel="003660FC">
          <w:rPr>
            <w:noProof/>
            <w:lang w:val="en-GB"/>
          </w:rPr>
          <w:delText>orld Meteorological Organization</w:delText>
        </w:r>
      </w:del>
      <w:r w:rsidR="00016735">
        <w:rPr>
          <w:noProof/>
          <w:lang w:val="en-GB"/>
        </w:rPr>
        <w:t>, 2011)</w:t>
      </w:r>
      <w:r w:rsidR="001D649D" w:rsidRPr="003862D0">
        <w:rPr>
          <w:lang w:val="en-GB"/>
        </w:rPr>
        <w:fldChar w:fldCharType="end"/>
      </w:r>
      <w:commentRangeEnd w:id="2258"/>
      <w:r w:rsidR="00016735">
        <w:rPr>
          <w:rStyle w:val="CommentReference"/>
        </w:rPr>
        <w:commentReference w:id="2258"/>
      </w:r>
      <w:r w:rsidR="001D649D" w:rsidRPr="003862D0">
        <w:rPr>
          <w:lang w:val="en-GB"/>
        </w:rPr>
        <w:t xml:space="preserve">, </w:t>
      </w:r>
      <w:r w:rsidR="00EC29F5" w:rsidRPr="003862D0">
        <w:rPr>
          <w:lang w:val="en-GB"/>
        </w:rPr>
        <w:t xml:space="preserve">chemistry-climate models project </w:t>
      </w:r>
      <w:r w:rsidR="001D649D" w:rsidRPr="003862D0">
        <w:rPr>
          <w:lang w:val="en-GB"/>
        </w:rPr>
        <w:t>the Antarctic ozone hole in October to recover by around 2060</w:t>
      </w:r>
      <w:del w:id="2263" w:author="Robin Matthews" w:date="2021-06-16T17:28:00Z">
        <w:r w:rsidR="0028394A" w:rsidRPr="003862D0" w:rsidDel="003660FC">
          <w:rPr>
            <w:lang w:val="en-GB"/>
          </w:rPr>
          <w:delText xml:space="preserve"> </w:delText>
        </w:r>
      </w:del>
      <w:bookmarkStart w:id="2264" w:name="_Hlk74756900"/>
      <w:ins w:id="2265" w:author="Robin Matthews" w:date="2021-06-16T17:28:00Z">
        <w:r w:rsidR="003660FC">
          <w:rPr>
            <w:lang w:val="en-GB"/>
          </w:rPr>
          <w:t xml:space="preserve"> </w:t>
        </w:r>
        <w:r w:rsidR="003660FC">
          <w:fldChar w:fldCharType="begin" w:fldLock="1"/>
        </w:r>
      </w:ins>
      <w:r w:rsidR="00CD3B49">
        <w:rPr>
          <w:lang w:val="en-US"/>
        </w:rPr>
        <w:instrText>ADDIN CSL_CITATION { "citationItems" : [ { "id" : "ITEM-1", "itemData" : { "DOI" : "10.5194/acp-18-8409-2018", "ISSN" : "1680-7324", "abstract" : "Abstract. &gt;We analyse simulations performed for the Chemistry-Climate Model Initiative (CCMI) to estimate the return dates of the stratospheric ozone layer from depletion caused by anthropogenic stratospheric chlorine and bromine. We consider a total of 155 simulations from 20 models, including a range of sensitivity studies which examine the impact of climate change on ozone recovery. For the control simulations (unconstrained by nudging towards analysed meteorology) there is a large spread (\u00b120DU in the global average) in the predictions of the absolute ozone column. Therefore, the model results need to be adjusted for biases against historical data. Also, the interannual variability in the model results need to be smoothed in order to provide a reasonably narrow estimate of the range of ozone return dates. Consistent with previous studies, but here for a Representative Concentration Pathway (RCP) of 6.0, these new CCMI simulations project that global total column ozone will return to 1980 values in 2049 (with a 1\u03c3 uncertainty of 2043\u20132055). At Southern Hemisphere mid-latitudes column ozone is projected to return to 1980 values in 2045 (2039\u20132050), and at Northern Hemisphere mid-latitudes in 2032 (2020\u20132044). In the polar regions, the return dates are 2060 (2055\u20132066) in the Antarctic in October and 2034 (2025\u20132043) in the Arctic in March. The earlier return dates in the Northern Hemisphere reflect the larger sensitivity to dynamical changes. Our estimates of return dates are later than those presented in the 2014 Ozone Assessment by approximately 5\u201317 years, depending on the region, with the previous best estimates often falling outside of our uncertainty range. In the tropics only around half the models predict a return of ozone to 1980 values, around 2040, while the other half do not reach the 1980 value. All models show a negative trend in tropical total column ozone towards the end of the 21st century. The CCMI models generally agree in their simulation of the time evolution of stratospheric chlorine and bromine, which are the main drivers of ozone loss and recovery. However, there are a few outliers which show that the multi-model mean results for ozone recovery are not as tightly constrained as possible. Throughout the stratosphere the spread of ozone return dates to 1980 values between models tends to correlate with the spread of the return of inorganic chlorine to 1980 values. In the upper stratosphere, greenhouse gas-induced cooling speeds u\u2026", "author" : [ { "dropping-particle" : "", "family" : "Dhomse", "given" : "Sandip S.", "non-dropping-particle" : "", "parse-names" : false, "suffix" : "" }, { "dropping-particle" : "", "family" : "Kinnison", "given" : "Douglas", "non-dropping-particle" : "", "parse-names" : false, "suffix" : "" }, { "dropping-particle" : "", "family" : "Chipperfield", "given" : "Martyn P.", "non-dropping-particle" : "", "parse-names" : false, "suffix" : "" }, { "dropping-particle" : "", "family" : "Salawitch", "given" : "Ross J.", "non-dropping-particle" : "", "parse-names" : false, "suffix" : "" }, { "dropping-particle" : "", "family" : "Cionni", "given" : "Irene", "non-dropping-particle" : "", "parse-names" : false, "suffix" : "" }, { "dropping-particle" : "", "family" : "Hegglin", "given" : "Michaela I.",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"Bednarz", "given" : "Ewa M.", "non-dropping-particle" : "", "parse-names" : false, "suffix" : "" }, { "dropping-particle" : "", "family" : "Bekki", "given" : "Slimane", "non-dropping-particle" : "", "parse-names" : false, "suffix" : "" }, { "dropping-particle" : "", "family" : "Braesicke", "given" : "Peter",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"Frith", "given" : "Stacey", "non-dropping-particle" : "", "parse-names" : false, "suffix" : "" }, { "dropping-particle" : "", "family" : "Hardiman", "given" : "Steven C.", "non-dropping-particle" : "", "parse-names" : false, "suffix" : "" }, { "dropping-particle" : "", "family" : "Hassler", "given" : "Birgit", "non-dropping-particle" : "", "parse-names" : false, "suffix" : "" }, { "dropping-particle" : "", "family" : "Horowitz", "given" : "Larry W.", "non-dropping-particle" : "", "parse-names" : false, "suffix" : "" }, { "dropping-particle" : "", "family" : "Hu", "given" : "Rong-Ming",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"Kirner", "given" : "Oliver", "non-dropping-particle" : "", "parse-names" : false, "suffix" : "" }, { "dropping-particle" : "", "family" : "Kremser", "given" : "Stefanie", "non-dropping-particle" : "", "parse-names" : false, "suffix" : "" }, { "dropping-particle" : "", "family" : "Langematz", "given" : "Ulrike", "non-dropping-particle" : "", "parse-names" : false, "suffix" : "" }, { "dropping-particle" : "", "family" : "Lewis", "given" : "Jared", "non-dropping-particle" : "", "parse-names" : false, "suffix" : "" }, { "dropping-particle" : "", "family" : "Marchand", "given" : "Marion", "non-dropping-particle" : "", "parse-names" : false, "suffix" : "" }, { "dropping-particle" : "", "family" : "Lin", "given" : "Meiyun", "non-dropping-particle" : "", "parse-names" : false, "suffix" : "" }, { "dropping-particle" : "", "family" : "Mancini", "given" : "Eva",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"O&amp;amp;apos;Connor", "given" : "Fiona M.",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"Pyle", "given" : "John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 "non-dropping-particle" : "", "parse-names" : false, "suffix" : "" }, { "dropping-particle" : "", "family" : "Tilmes", "given" : "Simone",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"Atmospheric Chemistry and Physics", "id" : "ITEM-1", "issue" : "11", "issued" : { "date-parts" : [ [ "2018", "6", "15" ] ] }, "page" : "8409-8438", "title" : "Estimates of ozone return dates from Chemistry-Climate Model Initiative simulations", "translator" : [ { "dropping-particle" : "", "family" : "K3786", "given" : "", "non-dropping-particle" : "", "parse-names" : false, "suffix" : "" } ], "type" : "article-journal", "volume" : "18" }, "uris" : [ "http://www.mendeley.com/documents/?uuid=3954fd84-9142-4274-aa8f-f7ef7990d818" ] }, { "id" : "ITEM-2", "itemData" : { "author" : [ { "dropping-particle" : "", "family" : "WMO", "given" : "", "non-dropping-particle" : "", "parse-names" : false, "suffix" : "" } ], "collection-title" : "Global Ozone Research and Monitoring Project \u2013 Report No. 55", "id" : "ITEM-2", "issued" : { "date-parts" : [ [ "2014" ] ] }, "number-of-pages" : "416", "publisher" : "World Meteorological Organization (WMO)", "publisher-place" : "Geneva, Switzerland", "title" : "Scientific Assessment of Ozone Depletion: 2014", "translator" : [ { "dropping-particle" : "", "family" : "K4465", "given" : "Rt7", "non-dropping-particle" : "", "parse-names" : false, "suffix" : "" } ], "type" : "report" }, "uris" : [ "http://www.mendeley.com/documents/?uuid=a36e417c-fb85-4fdc-9768-8cc3160eec96" ] }, { "id" : "ITEM-3", "itemData" : { "author" : [ { "dropping-particle" : "", "family" : "WMO", "given" : "", "non-dropping-particle" : "", "parse-names" : false, "suffix" : "" } ], "collection-title" : "Global Ozone Research and Monitoring Project \u2013 Report No. 58", "id" : "ITEM-3",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2014, 2018; Dhomse et al., 2018)", "plainTextFormattedCitation" : "(WMO, 2014, 2018; Dhomse et al., 2018)", "previouslyFormattedCitation" : "(WMO, 2014, 2018; Dhomse et al., 2018)" }, "properties" : { "noteIndex" : 0 }, "schema" : "https://github.com/citation-style-language/schema/raw/master/csl-citation.json" }</w:instrText>
      </w:r>
      <w:ins w:id="2266" w:author="Robin Matthews" w:date="2021-06-16T17:28:00Z">
        <w:r w:rsidR="003660FC">
          <w:fldChar w:fldCharType="separate"/>
        </w:r>
        <w:r w:rsidR="003660FC" w:rsidRPr="00C47470">
          <w:rPr>
            <w:noProof/>
          </w:rPr>
          <w:t>(WMO, 2014, 2018; Dhomse et al., 2018)</w:t>
        </w:r>
        <w:r w:rsidR="003660FC">
          <w:fldChar w:fldCharType="end"/>
        </w:r>
      </w:ins>
      <w:del w:id="2267" w:author="Robin Matthews" w:date="2021-06-16T17:28:00Z">
        <w:r w:rsidR="0028394A" w:rsidRPr="003862D0" w:rsidDel="003660FC">
          <w:rPr>
            <w:lang w:val="en-GB"/>
          </w:rPr>
          <w:fldChar w:fldCharType="begin" w:fldLock="1"/>
        </w:r>
        <w:r w:rsidR="00615634" w:rsidDel="003660FC">
          <w:rPr>
            <w:lang w:val="en-GB"/>
          </w:rPr>
          <w:delInstrText>ADDIN CSL_CITATION { "citationItems" : [ { "id" : "ITEM-1", "itemData" : { "DOI" : "10.5194/acp-18-8409-2018", "ISSN" : "1680-7324", "abstract" : "Abstract. &gt;We analyse simulations performed for the Chemistry-Climate Model Initiative (CCMI) to estimate the return dates of the stratospheric ozone layer from depletion caused by anthropogenic stratospheric chlorine and bromine. We consider a total of 155 simulations from 20 models, including a range of sensitivity studies which examine the impact of climate change on ozone recovery. For the control simulations (unconstrained by nudging towards analysed meteorology) there is a large spread (\u00b120DU in the global average) in the predictions of the absolute ozone column. Therefore, the model results need to be adjusted for biases against historical data. Also, the interannual variability in the model results need to be smoothed in order to provide a reasonably narrow estimate of the range of ozone return dates. Consistent with previous studies, but here for a Representative Concentration Pathway (RCP) of 6.0, these new CCMI simulations project that global total column ozone will return to 1980 values in 2049 (with a 1\u03c3 uncertainty of 2043\u20132055). At Southern Hemisphere mid-latitudes column ozone is projected to return to 1980 values in 2045 (2039\u20132050), and at Northern Hemisphere mid-latitudes in 2032 (2020\u20132044). In the polar regions, the return dates are 2060 (2055\u20132066) in the Antarctic in October and 2034 (2025\u20132043) in the Arctic in March. The earlier return dates in the Northern Hemisphere reflect the larger sensitivity to dynamical changes. Our estimates of return dates are later than those presented in the 2014 Ozone Assessment by approximately 5\u201317 years, depending on the region, with the previous best estimates often falling outside of our uncertainty range. In the tropics only around half the models predict a return of ozone to 1980 values, around 2040, while the other half do not reach the 1980 value. All models show a negative trend in tropical total column ozone towards the end of the 21st century. The CCMI models generally agree in their simulation of the time evolution of stratospheric chlorine and bromine, which are the main drivers of ozone loss and recovery. However, there are a few outliers which show that the multi-model mean results for ozone recovery are not as tightly constrained as possible. Throughout the stratosphere the spread of ozone return dates to 1980 values between models tends to correlate with the spread of the return of inorganic chlorine to 1980 values. In the upper stratosphere, greenhouse gas-induced cooling speeds u\u2026", "author" : [ { "dropping-particle" : "", "family" : "Dhomse", "given" : "Sandip S.", "non-dropping-particle" : "", "parse-names" : false, "suffix" : "" }, { "dropping-particle" : "", "family" : "Kinnison", "given" : "Douglas", "non-dropping-particle" : "", "parse-names" : false, "suffix" : "" }, { "dropping-particle" : "", "family" : "Chipperfield", "given" : "Martyn P.", "non-dropping-particle" : "", "parse-names" : false, "suffix" : "" }, { "dropping-particle" : "", "family" : "Salawitch", "given" : "Ross J.", "non-dropping-particle" : "", "parse-names" : false, "suffix" : "" }, { "dropping-particle" : "", "family" : "Cionni", "given" : "Irene", "non-dropping-particle" : "", "parse-names" : false, "suffix" : "" }, { "dropping-particle" : "", "family" : "Hegglin", "given" : "Michaela I.",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"Bednarz", "given" : "Ewa M.", "non-dropping-particle" : "", "parse-names" : false, "suffix" : "" }, { "dropping-particle" : "", "family" : "Bekki", "given" : "Slimane", "non-dropping-particle" : "", "parse-names" : false, "suffix" : "" }, { "dropping-particle" : "", "family" : "Braesicke", "given" : "Peter",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"Frith", "given" : "Stacey", "non-dropping-particle" : "", "parse-names" : false, "suffix" : "" }, { "dropping-particle" : "", "family" : "Hardiman", "given" : "Steven C.", "non-dropping-particle" : "", "parse-names" : false, "suffix" : "" }, { "dropping-particle" : "", "family" : "Hassler", "given" : "Birgit", "non-dropping-particle" : "", "parse-names" : false, "suffix" : "" }, { "dropping-particle" : "", "family" : "Horowitz", "given" : "Larry W.", "non-dropping-particle" : "", "parse-names" : false, "suffix" : "" }, { "dropping-particle" : "", "family" : "Hu", "given" : "Rong-Ming",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"Kirner", "given" : "Oliver", "non-dropping-particle" : "", "parse-names" : false, "suffix" : "" }, { "dropping-particle" : "", "family" : "Kremser", "given" : "Stefanie", "non-dropping-particle" : "", "parse-names" : false, "suffix" : "" }, { "dropping-particle" : "", "family" : "Langematz", "given" : "Ulrike", "non-dropping-particle" : "", "parse-names" : false, "suffix" : "" }, { "dropping-particle" : "", "family" : "Lewis", "given" : "Jared", "non-dropping-particle" : "", "parse-names" : false, "suffix" : "" }, { "dropping-particle" : "", "family" : "Marchand", "given" : "Marion", "non-dropping-particle" : "", "parse-names" : false, "suffix" : "" }, { "dropping-particle" : "", "family" : "Lin", "given" : "Meiyun", "non-dropping-particle" : "", "parse-names" : false, "suffix" : "" }, { "dropping-particle" : "", "family" : "Mancini", "given" : "Eva",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"O&amp;amp;apos;Connor", "given" : "Fiona M.",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"Pyle", "given" : "John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w:delInstrText>
        </w:r>
        <w:r w:rsidR="00615634" w:rsidRPr="001A4DE9" w:rsidDel="003660FC">
          <w:delInstrText xml:space="preserve"> "non-dropping-particle" : "", "parse-names" : false, "suffix" : "" }, { "dropping-particle" : "", "family" : "Tilmes", "given" : "Simone",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"Atmospheric Chemistry and Physics", "id" : "ITEM-1", "issue" : "11", "issued" : { "date-parts" : [ [ "2018", "6", "15" ] ] }, "page" : "8409-8438", "title" : "Estimates of ozone return dates from Chemistry-Climate Model Initiative simulations", "translator" : [ { "dropping-particle" : "", "family" : "K3786", "given" : "", "non-dropping-particle" : "", "parse-names" : false, "suffix" : "" } ], "type" : "article-journal", "volume" : "18" }, "uris" : [ "http://www.mendeley.com/documents/?uuid=3954fd84-9142-4274-aa8f-f7ef7990d818" ] } ], "mendeley" : { "formattedCitation" : "(Dhomse et al., 2018)", "plainTextFormattedCitation" : "(Dhomse et al., 2018)", "previouslyFormattedCitation" : "(Dhomse et al., 2018)" }, "properties" : { "noteIndex" : 0 }, "schema" : "https://github.com/citation-style-language/schema/raw/master/csl-citation.json" }</w:delInstrText>
        </w:r>
        <w:r w:rsidR="0028394A" w:rsidRPr="003862D0" w:rsidDel="003660FC">
          <w:rPr>
            <w:lang w:val="en-GB"/>
          </w:rPr>
          <w:fldChar w:fldCharType="separate"/>
        </w:r>
        <w:r w:rsidR="00016735" w:rsidDel="003660FC">
          <w:rPr>
            <w:noProof/>
          </w:rPr>
          <w:delText>(Dhomse et al., 2018)</w:delText>
        </w:r>
        <w:r w:rsidR="0028394A" w:rsidRPr="003862D0" w:rsidDel="003660FC">
          <w:rPr>
            <w:lang w:val="en-GB"/>
          </w:rPr>
          <w:fldChar w:fldCharType="end"/>
        </w:r>
        <w:r w:rsidR="0028394A" w:rsidRPr="003862D0" w:rsidDel="003660FC">
          <w:rPr>
            <w:lang w:val="en-GB"/>
          </w:rPr>
          <w:fldChar w:fldCharType="begin" w:fldLock="1"/>
        </w:r>
        <w:r w:rsidR="00723B3D" w:rsidDel="003660FC">
          <w:delInstrText>ADDIN CSL_CITATION { "citationItems" : [ { "id" : "ITEM-1", "itemData" : { "author" : [ { "dropping-particle" : "", "family" : "WMO", "given" : "", "non-dropping-particle" : "", "parse-names" : false, "suffix" : "" } ], "collection-title" : "Global Ozone Research and Monitoring Project \u2013 Report No. 55", "id" : "ITEM-1", "issued" : { "date-parts" : [ [ "2014" ] ] }, "number-of-pages" : "416", "publisher" : "World Meteorological Organization (WMO)", "publisher-place" : "Geneva, Switzerland", "title" : "Scientific Assessment of Ozone Depletion: 2014", "translator" : [ { "dropping-particle" : "", "family" : "K4465", "given" : "Rt7", "non-dropping-particle" : "", "parse-names" : false, "suffix" : "" } ], "type" : "report" }, "uris" :</w:delInstrText>
        </w:r>
        <w:r w:rsidR="00723B3D" w:rsidRPr="003741E9" w:rsidDel="003660FC">
          <w:rPr>
            <w:lang w:val="en-US"/>
            <w:rPrChange w:id="2268" w:author="Clotilde Pean" w:date="2021-06-22T10:16:00Z">
              <w:rPr/>
            </w:rPrChange>
          </w:rPr>
          <w:delInstrText xml:space="preserve"> [ "http://www.mendeley.com/documents/?uuid=a36e417c-fb85-4fdc-9768-8cc3160eec96" ] } ], "mendeley" : { "formattedCitation" : "(WMO, 2014)", "plainTextFormattedCitation" : "(WMO, 2014)", "previouslyFormattedCitation" : "(WMO, 2014)" }, "properties" : { "noteIndex" : 0 }, "schema" : "https://github.com/citation-style-language/schema/raw/master/csl-citation.json" }</w:delInstrText>
        </w:r>
        <w:r w:rsidR="0028394A" w:rsidRPr="003862D0" w:rsidDel="003660FC">
          <w:rPr>
            <w:lang w:val="en-GB"/>
          </w:rPr>
          <w:fldChar w:fldCharType="separate"/>
        </w:r>
        <w:r w:rsidR="00016735" w:rsidRPr="003741E9" w:rsidDel="003660FC">
          <w:rPr>
            <w:noProof/>
            <w:lang w:val="en-US"/>
            <w:rPrChange w:id="2269" w:author="Clotilde Pean" w:date="2021-06-22T10:16:00Z">
              <w:rPr>
                <w:noProof/>
              </w:rPr>
            </w:rPrChange>
          </w:rPr>
          <w:delText>(WMO, 2014)</w:delText>
        </w:r>
        <w:r w:rsidR="0028394A" w:rsidRPr="003862D0" w:rsidDel="003660FC">
          <w:rPr>
            <w:lang w:val="en-GB"/>
          </w:rPr>
          <w:fldChar w:fldCharType="end"/>
        </w:r>
        <w:r w:rsidR="0028394A" w:rsidRPr="003862D0" w:rsidDel="003660FC">
          <w:rPr>
            <w:lang w:val="en-GB"/>
          </w:rPr>
          <w:fldChar w:fldCharType="begin" w:fldLock="1"/>
        </w:r>
        <w:r w:rsidR="00615634" w:rsidRPr="003741E9" w:rsidDel="003660FC">
          <w:rPr>
            <w:lang w:val="en-US"/>
            <w:rPrChange w:id="2270" w:author="Clotilde Pean" w:date="2021-06-22T10:16:00Z">
              <w:rPr/>
            </w:rPrChange>
          </w:rPr>
          <w:del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2018)", "plainTextFormattedCitation" : "(WMO, 2018)", "previouslyFormattedCitation" : "(WMO, 2018)" }, "properties" : { "noteIndex" : 0 }, "schema" : "https://github.com/citation-style-language/schema/raw/master/csl-citation.json" }</w:delInstrText>
        </w:r>
        <w:r w:rsidR="0028394A" w:rsidRPr="003862D0" w:rsidDel="003660FC">
          <w:rPr>
            <w:lang w:val="en-GB"/>
          </w:rPr>
          <w:fldChar w:fldCharType="separate"/>
        </w:r>
        <w:r w:rsidR="00016735" w:rsidRPr="003741E9" w:rsidDel="003660FC">
          <w:rPr>
            <w:noProof/>
            <w:lang w:val="en-US"/>
            <w:rPrChange w:id="2271" w:author="Clotilde Pean" w:date="2021-06-22T10:16:00Z">
              <w:rPr>
                <w:noProof/>
              </w:rPr>
            </w:rPrChange>
          </w:rPr>
          <w:delText>(WMO, 2018)</w:delText>
        </w:r>
        <w:r w:rsidR="0028394A" w:rsidRPr="003862D0" w:rsidDel="003660FC">
          <w:rPr>
            <w:lang w:val="en-GB"/>
          </w:rPr>
          <w:fldChar w:fldCharType="end"/>
        </w:r>
      </w:del>
      <w:bookmarkEnd w:id="2264"/>
      <w:r w:rsidR="001D649D" w:rsidRPr="003741E9">
        <w:rPr>
          <w:lang w:val="en-US"/>
          <w:rPrChange w:id="2272" w:author="Clotilde Pean" w:date="2021-06-22T10:16:00Z">
            <w:rPr/>
          </w:rPrChange>
        </w:rPr>
        <w:t xml:space="preserve">. </w:t>
      </w:r>
      <w:r w:rsidR="001D649D" w:rsidRPr="00C11647">
        <w:rPr>
          <w:lang w:val="en-GB"/>
        </w:rPr>
        <w:t>Observational evidence since AR5 shows the onset of Antarctic ozone hole</w:t>
      </w:r>
      <w:r w:rsidR="0028394A" w:rsidRPr="00C11647">
        <w:rPr>
          <w:lang w:val="en-GB"/>
        </w:rPr>
        <w:t xml:space="preserve"> </w:t>
      </w:r>
      <w:r w:rsidR="00EC29F5" w:rsidRPr="00C11647">
        <w:rPr>
          <w:lang w:val="en-GB"/>
        </w:rPr>
        <w:t xml:space="preserve">recovery </w:t>
      </w:r>
      <w:r w:rsidR="0028394A" w:rsidRPr="003862D0">
        <w:rPr>
          <w:lang w:val="en-GB"/>
        </w:rPr>
        <w:fldChar w:fldCharType="begin" w:fldLock="1"/>
      </w:r>
      <w:r w:rsidR="00615634" w:rsidRPr="00C11647">
        <w:rPr>
          <w:lang w:val="en-GB"/>
        </w:rPr>
        <w: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"id" : "ITEM-2", "itemData" : { "author" : [ { "dropping-particle" : "", "family" : "Solomon", "given" : "Susan", "non-dropping-particle" : "", "parse-names" : false, "suffix" : "" }, { "dr</w:instrText>
      </w:r>
      <w:r w:rsidR="00615634" w:rsidRPr="00AF47C0">
        <w:rPr>
          <w:lang w:val="en-GB"/>
        </w:rPr>
        <w:instrText>opping-particle" : "", "family" : "Ivy", "given" : "Diane J", "non-dropping-particle" : "", "parse-names" : false, "suffix" : "" }, { "dropping-particle" : "", "family" : "Kinnison", "given" : "Doug", "non-dropping-particle" : "", "parse-names" : false, "suffix" : "" }, { "dropping-particle" : "", "family" : "Mills", "given" : "Michael J", "non-dropping-particle" : "", "parse-names" : false, "</w:instrText>
      </w:r>
      <w:r w:rsidR="00615634">
        <w:rPr>
          <w:lang w:val="en-GB"/>
        </w:rPr>
        <w:instrText>suffix" : "" }, { "dropping-particle" : "", "family" : "Iii", "given" : "Ryan R Neely", "non-dropping-particle" : "", "parse-names" : false, "suffix" : "" }, { "dropping-particle" : "", "family" : "Schmidt", "given" : "Anja", "non-dropping-particle" : "", "parse-names" : false, "suffix" : "" } ], "container-title" : "Science", "id" : "ITEM-2", "issue" : "6296", "issued" : { "date-parts" : [ [ "2016" ] ] }, "page" : "269-274", "title" : "Antarctic ozone layer", "translator" : [ { "dropping-particle" : "", "family" : "K4639", "given" : "", "non-dropping-particle" : "", "parse-names" : false, "suffix" : "" } ], "type" : "article-journal", "volume" : "353" }, "uris" : [ "http://www.mendeley.com/documents/?uuid=f2c7de3b-8b04-4f27-ac9d-8b251add5428" ] } ], "mendeley" : { "formattedCitation" : "(Solomon et al., 2016; WMO, 2018)", "plainTextFormattedCitation" : "(Solomon et al., 2016; WMO, 2018)", "previouslyFormattedCitation" : "(Solomon et al., 2016; WMO, 2018)" }, "properties" : { "noteIndex" : 0 }, "schema" : "https://github.com/citation-style-language/schema/raw/master/csl-citation.json" }</w:instrText>
      </w:r>
      <w:r w:rsidR="0028394A" w:rsidRPr="003862D0">
        <w:rPr>
          <w:lang w:val="en-GB"/>
        </w:rPr>
        <w:fldChar w:fldCharType="separate"/>
      </w:r>
      <w:r w:rsidR="00016735">
        <w:rPr>
          <w:noProof/>
          <w:lang w:val="en-GB"/>
        </w:rPr>
        <w:t>(Solomon et al., 2016; WMO, 2018)</w:t>
      </w:r>
      <w:r w:rsidR="0028394A" w:rsidRPr="003862D0">
        <w:rPr>
          <w:lang w:val="en-GB"/>
        </w:rPr>
        <w:fldChar w:fldCharType="end"/>
      </w:r>
      <w:r w:rsidR="0028394A" w:rsidRPr="003862D0">
        <w:rPr>
          <w:lang w:val="en-GB"/>
        </w:rPr>
        <w:t xml:space="preserve"> </w:t>
      </w:r>
      <w:r w:rsidR="00EC29F5" w:rsidRPr="003862D0">
        <w:rPr>
          <w:lang w:val="en-GB"/>
        </w:rPr>
        <w:t xml:space="preserve">that </w:t>
      </w:r>
      <w:r w:rsidR="001D649D" w:rsidRPr="003862D0">
        <w:rPr>
          <w:lang w:val="en-GB"/>
        </w:rPr>
        <w:t xml:space="preserve">has been </w:t>
      </w:r>
      <w:r w:rsidR="00EC29F5" w:rsidRPr="003862D0">
        <w:rPr>
          <w:lang w:val="en-GB"/>
        </w:rPr>
        <w:t>attributed</w:t>
      </w:r>
      <w:r w:rsidR="001D649D" w:rsidRPr="003862D0">
        <w:rPr>
          <w:lang w:val="en-GB"/>
        </w:rPr>
        <w:t xml:space="preserve"> to a pause in the summer SAM trend over the past couple of decades </w:t>
      </w:r>
      <w:r w:rsidR="001D649D" w:rsidRPr="003862D0">
        <w:rPr>
          <w:lang w:val="en-GB"/>
        </w:rPr>
        <w:fldChar w:fldCharType="begin" w:fldLock="1"/>
      </w:r>
      <w:r w:rsidR="00615634">
        <w:rPr>
          <w:lang w:val="en-GB"/>
        </w:rPr>
        <w:instrText>ADDIN CSL_CITATION { "citationItems" : [ { "id" : "ITEM-1", "itemData" : { "DOI" : "10.1038/s41586-020-2120-4", "ISSN" : "0028-0836",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"ITEM-1", "issue" : "7800", "issued" : { "date-parts" : [ [ "2020", "3", "26" ] ] }, "page" : "544-548", "title" : "A pause in Southern Hemisphere circulation trends due to the Montreal Protocol", "translator" : [ { "dropping-particle" : "", "family" : "K4864", "given" : "", "non-dropping-particle" : "", "parse-names" : false, "suffix" : "" } ], "type" : "article-journal", "volume" : "579" }, "uris" : [ "http://www.mendeley.com/documents/?uuid=eae456f9-2821-4c9c-92b0-17e8af0b18d3" ] }, { "id" : "ITEM-2", "itemData" : { "DOI" : "10.1029/2019GL084763", "ISSN" : "19448007", "abstract" :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"ITEM-2", "issue" : "22", "issued" : { "date-parts" : [ [ "2019" ] ] }, "page" : "13479-13487", "title" : "Quantifying the Timescale and Strength of Southern Hemisphere Intraseasonal Stratosphere-troposphere Coupling", "translator" : [ { "dropping-particle" : "", "family" : "K4923", "given" : "", "non-dropping-particle" : "", "parse-names" : false, "suffix" : "" } ], "type" : "article-journal", "volume" : "46" }, "uris" : [ "http://www.mendeley.com/documents/?uuid=e0386a4e-87bb-44e7-915b-dd55a50449e4" ] } ], "mendeley" : { "formattedCitation" : "(Saggioro and Shepherd, 2019; Banerjee et al., 2020)", "plainTextFormattedCitation" : "(Saggioro and Shepherd, 2019; Banerjee et al., 2020)", "previouslyFormattedCitation" : "(Saggioro and Shepherd, 2019; Banerjee et al., 2020)" }, "properties" : { "noteIndex" : 0 }, "schema" : "https://github.com/citation-style-language/schema/raw/master/csl-citation.json" }</w:instrText>
      </w:r>
      <w:r w:rsidR="001D649D" w:rsidRPr="003862D0">
        <w:rPr>
          <w:lang w:val="en-GB"/>
        </w:rPr>
        <w:fldChar w:fldCharType="separate"/>
      </w:r>
      <w:r w:rsidR="00016735">
        <w:rPr>
          <w:noProof/>
          <w:lang w:val="en-GB"/>
        </w:rPr>
        <w:t>(Saggioro and Shepherd, 2019; Banerjee et al., 2020)</w:t>
      </w:r>
      <w:r w:rsidR="001D649D" w:rsidRPr="003862D0">
        <w:rPr>
          <w:lang w:val="en-GB"/>
        </w:rPr>
        <w:fldChar w:fldCharType="end"/>
      </w:r>
      <w:r w:rsidR="001D649D" w:rsidRPr="003862D0">
        <w:rPr>
          <w:lang w:val="en-GB"/>
        </w:rPr>
        <w:t xml:space="preserve">. In austral summer, ozone recovery and increasing GHGs will have opposing effects on the SAM over the next several decades </w:t>
      </w:r>
      <w:r w:rsidR="001D649D"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et al., 2014)", "plainTextFormattedCitation" : "(Barnes et al., 2014)", "previouslyFormattedCitation" : "(Barnes et al., 2014)" }, "properties" : { "noteIndex" : 0 }, "schema" : "https://github.com/citation-style-language/schema/raw/master/csl-citation.json" }</w:instrText>
      </w:r>
      <w:r w:rsidR="001D649D" w:rsidRPr="003862D0">
        <w:rPr>
          <w:lang w:val="en-GB"/>
        </w:rPr>
        <w:fldChar w:fldCharType="separate"/>
      </w:r>
      <w:r w:rsidR="00016735">
        <w:rPr>
          <w:noProof/>
          <w:lang w:val="en-GB"/>
        </w:rPr>
        <w:t>(Barnes et al., 2014)</w:t>
      </w:r>
      <w:r w:rsidR="001D649D" w:rsidRPr="003862D0">
        <w:rPr>
          <w:lang w:val="en-GB"/>
        </w:rPr>
        <w:fldChar w:fldCharType="end"/>
      </w:r>
      <w:r w:rsidR="001D649D" w:rsidRPr="003862D0">
        <w:rPr>
          <w:lang w:val="en-GB"/>
        </w:rPr>
        <w:t xml:space="preserve">. </w:t>
      </w:r>
    </w:p>
    <w:p w14:paraId="47C8C355" w14:textId="77777777" w:rsidR="001D649D" w:rsidRPr="003862D0" w:rsidRDefault="001D649D" w:rsidP="001D649D">
      <w:pPr>
        <w:pStyle w:val="AR6BodyText"/>
        <w:rPr>
          <w:lang w:val="en-GB"/>
        </w:rPr>
      </w:pPr>
    </w:p>
    <w:p w14:paraId="538F84CC" w14:textId="1F1443B2" w:rsidR="00785669" w:rsidRPr="003862D0" w:rsidRDefault="001D649D" w:rsidP="00785669">
      <w:pPr>
        <w:pStyle w:val="AR6BodyText"/>
        <w:rPr>
          <w:lang w:val="en-GB"/>
        </w:rPr>
      </w:pPr>
      <w:r w:rsidRPr="003862D0">
        <w:rPr>
          <w:lang w:val="en-GB"/>
        </w:rPr>
        <w:t>Since AR5, there have been advances in understanding the role of internal climate variability for projected near-term</w:t>
      </w:r>
      <w:r w:rsidR="005864C6">
        <w:rPr>
          <w:lang w:val="en-GB"/>
        </w:rPr>
        <w:t xml:space="preserve"> SH </w:t>
      </w:r>
      <w:r w:rsidRPr="003862D0">
        <w:rPr>
          <w:lang w:val="en-GB"/>
        </w:rPr>
        <w:t xml:space="preserve">circulation trends </w:t>
      </w:r>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r w:rsidRPr="003862D0">
        <w:rPr>
          <w:lang w:val="en-GB"/>
        </w:rPr>
        <w:t>. A large initial</w:t>
      </w:r>
      <w:r w:rsidR="0050602B" w:rsidRPr="003862D0">
        <w:rPr>
          <w:lang w:val="en-GB"/>
        </w:rPr>
        <w:t>-</w:t>
      </w:r>
      <w:r w:rsidRPr="003862D0">
        <w:rPr>
          <w:lang w:val="en-GB"/>
        </w:rPr>
        <w:t xml:space="preserve">condition ensemble following the RCP4.5 </w:t>
      </w:r>
      <w:r w:rsidR="00A30BD5" w:rsidRPr="003862D0">
        <w:rPr>
          <w:lang w:val="en-GB"/>
        </w:rPr>
        <w:t>emission scenario</w:t>
      </w:r>
      <w:r w:rsidRPr="003862D0">
        <w:rPr>
          <w:lang w:val="en-GB"/>
        </w:rPr>
        <w:t xml:space="preserve"> shows a monotonic positive SAM trend in austral winter. In austral summer, the SAM trend over the first half of the 21st century is weaker compared to the strongly positive trend observed and simulated over the late 20th century. In that model, the number of realizations required to identify a detectable change in decadal mean austral winter SAM index from a year 2000 reference state decreased to below five by around 2025–2030 </w:t>
      </w:r>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r w:rsidRPr="003862D0">
        <w:rPr>
          <w:lang w:val="en-GB"/>
        </w:rPr>
        <w:t xml:space="preserve">. However, in </w:t>
      </w:r>
      <w:ins w:id="2273" w:author="Sara M Tuson" w:date="2021-07-18T15:44:00Z">
        <w:r w:rsidR="003F1250" w:rsidRPr="003F1250">
          <w:rPr>
            <w:lang w:val="en-GB"/>
          </w:rPr>
          <w:t>December–January–February</w:t>
        </w:r>
      </w:ins>
      <w:del w:id="2274" w:author="Sara M Tuson" w:date="2021-07-18T15:44:00Z">
        <w:r w:rsidRPr="003862D0" w:rsidDel="003F1250">
          <w:rPr>
            <w:lang w:val="en-GB"/>
          </w:rPr>
          <w:delText>DJF</w:delText>
        </w:r>
      </w:del>
      <w:r w:rsidRPr="003862D0">
        <w:rPr>
          <w:lang w:val="en-GB"/>
        </w:rPr>
        <w:t xml:space="preserve"> </w:t>
      </w:r>
      <w:ins w:id="2275" w:author="Sara M Tuson" w:date="2021-07-18T15:50:00Z">
        <w:r w:rsidR="00F548D9">
          <w:rPr>
            <w:lang w:val="en-GB"/>
          </w:rPr>
          <w:t xml:space="preserve">(DJF) </w:t>
        </w:r>
      </w:ins>
      <w:r w:rsidRPr="003862D0">
        <w:rPr>
          <w:lang w:val="en-GB"/>
        </w:rPr>
        <w:t xml:space="preserve">the same criterion is not met until the second half of the 21st century, owing to the near-term opposing effects of ozone recovery and GHGs on the </w:t>
      </w:r>
      <w:r w:rsidR="0050602B" w:rsidRPr="003862D0">
        <w:rPr>
          <w:lang w:val="en-GB"/>
        </w:rPr>
        <w:t>austral-</w:t>
      </w:r>
      <w:r w:rsidRPr="003862D0">
        <w:rPr>
          <w:lang w:val="en-GB"/>
        </w:rPr>
        <w:t xml:space="preserve">summer SAM. </w:t>
      </w:r>
      <w:r w:rsidR="00785669" w:rsidRPr="003862D0">
        <w:rPr>
          <w:lang w:val="en-GB"/>
        </w:rPr>
        <w:t xml:space="preserve">In austral summer, </w:t>
      </w:r>
      <w:r w:rsidR="00785669" w:rsidRPr="003862D0">
        <w:rPr>
          <w:rFonts w:eastAsia="Gulim"/>
          <w:color w:val="000000"/>
          <w:lang w:val="en-GB" w:eastAsia="ko-KR"/>
        </w:rPr>
        <w:t xml:space="preserve">forced changes in the SAM index in the near-term are therefore </w:t>
      </w:r>
      <w:r w:rsidR="00785669" w:rsidRPr="003862D0">
        <w:rPr>
          <w:rFonts w:eastAsia="Gulim"/>
          <w:i/>
          <w:iCs/>
          <w:color w:val="000000"/>
          <w:lang w:val="en-GB" w:eastAsia="ko-KR"/>
        </w:rPr>
        <w:t>likely</w:t>
      </w:r>
      <w:r w:rsidR="00785669" w:rsidRPr="003862D0">
        <w:rPr>
          <w:rFonts w:eastAsia="Gulim"/>
          <w:color w:val="000000"/>
          <w:lang w:val="en-GB" w:eastAsia="ko-KR"/>
        </w:rPr>
        <w:t xml:space="preserve"> to be smaller than changes due to internal variability </w:t>
      </w:r>
      <w:commentRangeStart w:id="2276"/>
      <w:commentRangeStart w:id="2277"/>
      <w:r w:rsidR="00785669" w:rsidRPr="003862D0">
        <w:rPr>
          <w:rFonts w:eastAsia="Gulim"/>
          <w:color w:val="000000"/>
          <w:lang w:val="en-GB" w:eastAsia="ko-KR"/>
        </w:rPr>
        <w:fldChar w:fldCharType="begin" w:fldLock="1"/>
      </w:r>
      <w:r w:rsidR="00CD3B49">
        <w:rPr>
          <w:rFonts w:eastAsia="Gulim"/>
          <w:color w:val="000000"/>
          <w:lang w:val="en-GB" w:eastAsia="ko-KR"/>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"ITEM-2",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"(Barnes et al., 2014; Solomon and Polvani, 2016)", "manualFormatting" : "(Figure 4.17b; Barnes et al., 2014; Solomon and Polvani, 2016)", "plainTextFormattedCitation" : "(Barnes et al., 2014; Solomon and Polvani, 2016)", "previouslyFormattedCitation" : "(Barnes et al., 2014; Solomon and Polvani, 2016)" }, "properties" : { "noteIndex" : 0 }, "schema" : "https://github.com/citation-style-language/schema/raw/master/csl-citation.json" }</w:instrText>
      </w:r>
      <w:r w:rsidR="00785669" w:rsidRPr="003862D0">
        <w:rPr>
          <w:rFonts w:eastAsia="Gulim"/>
          <w:color w:val="000000"/>
          <w:lang w:val="en-GB" w:eastAsia="ko-KR"/>
        </w:rPr>
        <w:fldChar w:fldCharType="separate"/>
      </w:r>
      <w:r w:rsidR="00016735">
        <w:rPr>
          <w:rFonts w:eastAsia="Gulim"/>
          <w:noProof/>
          <w:color w:val="000000"/>
          <w:lang w:val="en-GB" w:eastAsia="ko-KR"/>
        </w:rPr>
        <w:t>(Figure 4.17</w:t>
      </w:r>
      <w:del w:id="2278" w:author="Ian Blenkinsop" w:date="2021-07-27T11:32:00Z">
        <w:r w:rsidR="00016735" w:rsidDel="004B0CDD">
          <w:rPr>
            <w:rFonts w:eastAsia="Gulim"/>
            <w:noProof/>
            <w:color w:val="000000"/>
            <w:lang w:val="en-GB" w:eastAsia="ko-KR"/>
          </w:rPr>
          <w:delText>:</w:delText>
        </w:r>
      </w:del>
      <w:r w:rsidR="00016735">
        <w:rPr>
          <w:rFonts w:eastAsia="Gulim"/>
          <w:noProof/>
          <w:color w:val="000000"/>
          <w:lang w:val="en-GB" w:eastAsia="ko-KR"/>
        </w:rPr>
        <w:t>b; Barnes et al., 2014; Solomon and Polvani, 2016)</w:t>
      </w:r>
      <w:r w:rsidR="00785669" w:rsidRPr="003862D0">
        <w:rPr>
          <w:rFonts w:eastAsia="Gulim"/>
          <w:color w:val="000000"/>
          <w:lang w:val="en-GB" w:eastAsia="ko-KR"/>
        </w:rPr>
        <w:fldChar w:fldCharType="end"/>
      </w:r>
      <w:commentRangeEnd w:id="2276"/>
      <w:commentRangeEnd w:id="2277"/>
      <w:r w:rsidR="003660FC">
        <w:rPr>
          <w:rStyle w:val="CommentReference"/>
        </w:rPr>
        <w:commentReference w:id="2276"/>
      </w:r>
      <w:r w:rsidR="00016735">
        <w:rPr>
          <w:rStyle w:val="CommentReference"/>
        </w:rPr>
        <w:commentReference w:id="2277"/>
      </w:r>
      <w:r w:rsidR="00785669" w:rsidRPr="003862D0">
        <w:rPr>
          <w:rFonts w:eastAsia="Gulim"/>
          <w:color w:val="000000"/>
          <w:lang w:val="en-GB" w:eastAsia="ko-KR"/>
        </w:rPr>
        <w:t>.</w:t>
      </w:r>
    </w:p>
    <w:p w14:paraId="4FFFB81C" w14:textId="3169F753" w:rsidR="001D649D" w:rsidRPr="003862D0" w:rsidRDefault="00785669" w:rsidP="001D649D">
      <w:pPr>
        <w:pStyle w:val="AR6BodyText"/>
        <w:rPr>
          <w:lang w:val="en-GB"/>
        </w:rPr>
      </w:pPr>
      <w:r w:rsidRPr="003862D0">
        <w:rPr>
          <w:lang w:val="en-GB"/>
        </w:rPr>
        <w:tab/>
      </w:r>
    </w:p>
    <w:p w14:paraId="2046F180" w14:textId="3E054C77" w:rsidR="001D649D" w:rsidRPr="003862D0" w:rsidRDefault="001D649D" w:rsidP="001D649D">
      <w:pPr>
        <w:pStyle w:val="AR6BodyText"/>
        <w:rPr>
          <w:lang w:val="en-GB"/>
        </w:rPr>
      </w:pPr>
      <w:r w:rsidRPr="003862D0">
        <w:rPr>
          <w:lang w:val="en-GB"/>
        </w:rPr>
        <w:t>CMIP6 models show a tendency in the near-term towards a more positive SAM index especially in the austral winter (J</w:t>
      </w:r>
      <w:ins w:id="2279" w:author="Sara M Tuson" w:date="2021-07-18T15:51:00Z">
        <w:r w:rsidR="00F548D9">
          <w:rPr>
            <w:lang w:val="en-GB"/>
          </w:rPr>
          <w:t>une</w:t>
        </w:r>
      </w:ins>
      <w:ins w:id="2280" w:author="Sara M Tuson" w:date="2021-07-18T15:52:00Z">
        <w:r w:rsidR="00F548D9">
          <w:rPr>
            <w:lang w:val="en-GB"/>
          </w:rPr>
          <w:t>–</w:t>
        </w:r>
      </w:ins>
      <w:r w:rsidRPr="003862D0">
        <w:rPr>
          <w:lang w:val="en-GB"/>
        </w:rPr>
        <w:t>J</w:t>
      </w:r>
      <w:ins w:id="2281" w:author="Sara M Tuson" w:date="2021-07-18T15:51:00Z">
        <w:r w:rsidR="00F548D9">
          <w:rPr>
            <w:lang w:val="en-GB"/>
          </w:rPr>
          <w:t>uly</w:t>
        </w:r>
      </w:ins>
      <w:ins w:id="2282" w:author="Sara M Tuson" w:date="2021-07-18T15:52:00Z">
        <w:r w:rsidR="00F548D9">
          <w:rPr>
            <w:lang w:val="en-GB"/>
          </w:rPr>
          <w:t>–</w:t>
        </w:r>
      </w:ins>
      <w:r w:rsidRPr="003862D0">
        <w:rPr>
          <w:lang w:val="en-GB"/>
        </w:rPr>
        <w:t>A</w:t>
      </w:r>
      <w:ins w:id="2283" w:author="Sara M Tuson" w:date="2021-07-18T15:51:00Z">
        <w:r w:rsidR="00F548D9">
          <w:rPr>
            <w:lang w:val="en-GB"/>
          </w:rPr>
          <w:t>ugust</w:t>
        </w:r>
        <w:del w:id="2284" w:author="Ian Blenkinsop" w:date="2021-07-27T17:23:00Z">
          <w:r w:rsidR="00F548D9" w:rsidDel="00B12211">
            <w:rPr>
              <w:lang w:val="en-GB"/>
            </w:rPr>
            <w:delText xml:space="preserve"> –</w:delText>
          </w:r>
        </w:del>
      </w:ins>
      <w:ins w:id="2285" w:author="Ian Blenkinsop" w:date="2021-07-27T17:23:00Z">
        <w:r w:rsidR="00B12211">
          <w:rPr>
            <w:lang w:val="en-GB"/>
          </w:rPr>
          <w:t>,</w:t>
        </w:r>
      </w:ins>
      <w:ins w:id="2286" w:author="Sara M Tuson" w:date="2021-07-18T15:51:00Z">
        <w:r w:rsidR="00F548D9">
          <w:rPr>
            <w:lang w:val="en-GB"/>
          </w:rPr>
          <w:t xml:space="preserve"> JJA</w:t>
        </w:r>
      </w:ins>
      <w:ins w:id="2287" w:author="Sara M Tuson" w:date="2021-07-18T15:52:00Z">
        <w:del w:id="2288" w:author="Ian Blenkinsop" w:date="2021-07-27T17:23:00Z">
          <w:r w:rsidR="00F548D9" w:rsidDel="00B12211">
            <w:rPr>
              <w:lang w:val="en-GB"/>
            </w:rPr>
            <w:delText>)</w:delText>
          </w:r>
        </w:del>
      </w:ins>
      <w:del w:id="2289" w:author="Ian Blenkinsop" w:date="2021-07-27T17:23:00Z">
        <w:r w:rsidRPr="003862D0" w:rsidDel="00B12211">
          <w:rPr>
            <w:lang w:val="en-GB"/>
          </w:rPr>
          <w:delText xml:space="preserve">; </w:delText>
        </w:r>
      </w:del>
      <w:ins w:id="2290" w:author="Sara M Tuson" w:date="2021-07-18T15:52:00Z">
        <w:del w:id="2291" w:author="Ian Blenkinsop" w:date="2021-07-27T17:23:00Z">
          <w:r w:rsidR="00F548D9" w:rsidDel="00B12211">
            <w:rPr>
              <w:lang w:val="en-GB"/>
            </w:rPr>
            <w:delText>(</w:delText>
          </w:r>
        </w:del>
      </w:ins>
      <w:ins w:id="2292" w:author="Ian Blenkinsop" w:date="2021-07-27T17:23:00Z">
        <w:r w:rsidR="00B12211">
          <w:rPr>
            <w:lang w:val="en-GB"/>
          </w:rPr>
          <w:t xml:space="preserve">; </w:t>
        </w:r>
      </w:ins>
      <w:r w:rsidR="00FA6D4F" w:rsidRPr="003862D0">
        <w:rPr>
          <w:lang w:val="en-GB"/>
        </w:rPr>
        <w:t>Figure 4.17</w:t>
      </w:r>
      <w:r w:rsidRPr="003862D0">
        <w:rPr>
          <w:lang w:val="en-GB"/>
        </w:rPr>
        <w:t xml:space="preserve">b). In all seasons, the differences between the central estimates of the change in the SAM index for each SSP are much smaller than the inter-model ensemble spread. </w:t>
      </w:r>
      <w:r w:rsidR="00B1348E" w:rsidRPr="003862D0">
        <w:rPr>
          <w:lang w:val="en-GB"/>
        </w:rPr>
        <w:t>The</w:t>
      </w:r>
      <w:r w:rsidRPr="003862D0">
        <w:rPr>
          <w:lang w:val="en-GB"/>
        </w:rPr>
        <w:t xml:space="preserve"> number of CMIP6 realizations </w:t>
      </w:r>
      <w:r w:rsidR="00B1348E" w:rsidRPr="003862D0">
        <w:rPr>
          <w:lang w:val="en-GB"/>
        </w:rPr>
        <w:t xml:space="preserve">in </w:t>
      </w:r>
      <w:r w:rsidR="00FA6D4F" w:rsidRPr="003862D0">
        <w:rPr>
          <w:lang w:val="en-GB"/>
        </w:rPr>
        <w:t>Figure 4.17</w:t>
      </w:r>
      <w:r w:rsidRPr="003862D0">
        <w:rPr>
          <w:lang w:val="en-GB"/>
        </w:rPr>
        <w:t xml:space="preserve">b </w:t>
      </w:r>
      <w:r w:rsidR="00B1348E" w:rsidRPr="003862D0">
        <w:rPr>
          <w:lang w:val="en-GB"/>
        </w:rPr>
        <w:t xml:space="preserve">is </w:t>
      </w:r>
      <w:r w:rsidRPr="003862D0">
        <w:rPr>
          <w:lang w:val="en-GB"/>
        </w:rPr>
        <w:t>larger than the suggested threshold of five realizations needed to detect a significant near-term change in decadal</w:t>
      </w:r>
      <w:r w:rsidR="00476CA2" w:rsidRPr="003862D0">
        <w:rPr>
          <w:lang w:val="en-GB"/>
        </w:rPr>
        <w:t>-</w:t>
      </w:r>
      <w:r w:rsidRPr="003862D0">
        <w:rPr>
          <w:lang w:val="en-GB"/>
        </w:rPr>
        <w:t>mean austral winter SAM index for a single CMIP5 model (</w:t>
      </w:r>
      <w:commentRangeStart w:id="2293"/>
      <w:r w:rsidRPr="003862D0">
        <w:rPr>
          <w:lang w:val="en-GB"/>
        </w:rPr>
        <w:fldChar w:fldCharType="begin" w:fldLock="1"/>
      </w:r>
      <w:r w:rsidR="00615634">
        <w:rPr>
          <w:lang w:val="en-GB"/>
        </w:rPr>
        <w:instrText>ADDIN CSL_CITATION { "citationItems" : [ { "id" : "ITEM-1", "itemData" : { "DOI" : "10.1175/JCLI-D-16-0034.1", "ISSN" : "0894-8755", "abstract"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"5" ] ] }, "page" : "3463-3470", "title" : "Highly Significant Responses to Anthropogenic Forcings of the Midlatitude Jet in the Southern Hemisphere", "translator" : [ { "dropping-particle" : "", "family" : "K3787", "given" : "", "non-dropping-particle" : "", "parse-names" : false, "suffix" : "" } ], "type" : "article-journal", "volume" : "29" }, "uris" : [ "http://www.mendeley.com/documents/?uuid=6ad16064-c6ce-4c44-b32b-dd69ed1db5b7" ] } ], "mendeley" : { "formattedCitation" : "(Solomon and Polvani, 2016)", "manualFormatting" : "Solomon and Polvani, 2016)", "plainTextFormattedCitation" : "(Solomon and Polvani, 2016)", "previouslyFormattedCitation" : "(Solomon and Polvani, 2016)" }, "properties" : { "noteIndex" : 0 }, "schema" : "https://github.com/citation-style-language/schema/raw/master/csl-citation.json" }</w:instrText>
      </w:r>
      <w:r w:rsidRPr="003862D0">
        <w:rPr>
          <w:lang w:val="en-GB"/>
        </w:rPr>
        <w:fldChar w:fldCharType="separate"/>
      </w:r>
      <w:r w:rsidR="00016735">
        <w:rPr>
          <w:noProof/>
          <w:lang w:val="en-GB"/>
        </w:rPr>
        <w:t>Solomon and Polvani, 2016)</w:t>
      </w:r>
      <w:r w:rsidRPr="003862D0">
        <w:rPr>
          <w:lang w:val="en-GB"/>
        </w:rPr>
        <w:fldChar w:fldCharType="end"/>
      </w:r>
      <w:commentRangeEnd w:id="2293"/>
      <w:r w:rsidR="00016735">
        <w:rPr>
          <w:rStyle w:val="CommentReference"/>
        </w:rPr>
        <w:commentReference w:id="2293"/>
      </w:r>
      <w:r w:rsidRPr="003862D0">
        <w:rPr>
          <w:lang w:val="en-GB"/>
        </w:rPr>
        <w:t xml:space="preserve">, </w:t>
      </w:r>
      <w:r w:rsidR="00476CA2" w:rsidRPr="003862D0">
        <w:rPr>
          <w:lang w:val="en-GB"/>
        </w:rPr>
        <w:t xml:space="preserve">and yet </w:t>
      </w:r>
      <w:r w:rsidRPr="003862D0">
        <w:rPr>
          <w:lang w:val="en-GB"/>
        </w:rPr>
        <w:t xml:space="preserve">the 5–95% intervals on the CMIP6 ensemble spread encompass zero for all core SSPs. This suggests both internal variability and model uncertainty contribute to the CMIP6 ensemble spread in near-term SAM index changes. Based on these results, it is </w:t>
      </w:r>
      <w:r w:rsidRPr="003862D0">
        <w:rPr>
          <w:i/>
          <w:iCs/>
          <w:lang w:val="en-GB"/>
        </w:rPr>
        <w:t>more likely than not</w:t>
      </w:r>
      <w:r w:rsidRPr="003862D0">
        <w:rPr>
          <w:lang w:val="en-GB"/>
        </w:rPr>
        <w:t xml:space="preserve"> that in the near-term under all </w:t>
      </w:r>
      <w:r w:rsidR="00EC29F5" w:rsidRPr="003862D0">
        <w:rPr>
          <w:lang w:val="en-GB"/>
        </w:rPr>
        <w:t xml:space="preserve">assessed </w:t>
      </w:r>
      <w:r w:rsidRPr="003862D0">
        <w:rPr>
          <w:lang w:val="en-GB"/>
        </w:rPr>
        <w:t>SSP scenarios the SAM index would become more positive than in present-day in austral autumn, winter and spring.</w:t>
      </w:r>
    </w:p>
    <w:p w14:paraId="5CAB817B" w14:textId="77777777" w:rsidR="001D649D" w:rsidRPr="003862D0" w:rsidRDefault="001D649D" w:rsidP="001D649D">
      <w:pPr>
        <w:pStyle w:val="AR6BodyTextBold"/>
        <w:rPr>
          <w:b w:val="0"/>
          <w:lang w:val="en-GB"/>
        </w:rPr>
      </w:pPr>
    </w:p>
    <w:p w14:paraId="3A933E8D" w14:textId="36BB570F" w:rsidR="001D649D" w:rsidRPr="003862D0" w:rsidRDefault="001D649D" w:rsidP="001D649D">
      <w:pPr>
        <w:pStyle w:val="AR6BodyText"/>
        <w:rPr>
          <w:lang w:val="en-GB"/>
        </w:rPr>
      </w:pPr>
      <w:r w:rsidRPr="003862D0">
        <w:rPr>
          <w:lang w:val="en-GB"/>
        </w:rPr>
        <w:t xml:space="preserve">An influence of forcing agents other than stratospheric ozone and GHGs, such as anthropogenic aerosols, on SAM changes over the historical period has been reported in some climate models </w:t>
      </w:r>
      <w:r w:rsidRPr="003862D0">
        <w:rPr>
          <w:lang w:val="en-GB"/>
        </w:rPr>
        <w:fldChar w:fldCharType="begin" w:fldLock="1"/>
      </w:r>
      <w:r w:rsidR="00615634">
        <w:rPr>
          <w:lang w:val="en-GB"/>
        </w:rPr>
        <w:instrText>ADDIN CSL_CITATION { "citationItems" : [ { "id" : "ITEM-1", "itemData" : { "DOI" : "10.1088/1748-9326/8/4/044028", "ISBN" : "1748-9326", "ISSN" : "1748-9326", "abstract" : "Declining emissions of anthropogenic aerosols have been shown to contribute to global warming in climate projections from the Coupled Model Intercomparison Project Phase 5 (CMIP5). This study considers the response of the southern annular mode (SAM) in austral summer to declining aerosols in simulations forced by Representative Concentration Pathway 4.5 (RCP4.5) using CSIRO-Mk3.6, a CMIP5-generation model. A ten-member ensemble forced by RCP4.5 for the period 2006\u20132100 is compared with another experiment, which is identical except that emissions of anthropogenic aerosols are held fixed at their 2005 values. With fixed aerosol emissions, the model simulates a negative (but statistically insignificant) ensemble-mean SAM trend in austral summer, suggesting that the effects of recovering stratospheric ozone slightly outweigh the effects of increasing long-lived greenhouse gases (GHGs). In contrast, the standard RCP4.5 experiment (including additional warming due to declining aerosols) simulates a positive ensemble-mean SAM trend, and the difference between the two trends is significant at 5%. The response of Southern Hemisphere zonal-mean atmospheric circulation and temperature to declining aerosols resembles the response to increasing GHGs; this suggests that the positive SAM trend due to declining aerosols may be driven by mechanisms that are similar to those that cause the positive SAM trend in response to increasing GHGs. Keywords:", "author" : [ { "dropping-particle" : "", "family" : "Rotstayn", "given" : "Leon D.", "non-dropping-particle" : "", "parse-names" : false, "suffix" : "" } ], "container-title" : "Environmental Research Letters", "id" : "ITEM-1", "issue" : "4", "issued" : { "date-parts" : [ [ "2013", "12", "1" ] ] }, "page" : "044028", "title" : "Projected effects of declining anthropogenic aerosols on the southern annular mode", "translator" : [ { "dropping-particle" : "", "family" : "K2919", "given" : "", "non-dropping-particle" : "", "parse-names" : false, "suffix" : "" } ], "type" : "article-journal", "volume" : "8" }, "uris" : [ "http://www.mendeley.com/documents/?uuid=ba4d3414-1585-34c2-b7ff-fd15584c7062" ] } ], "mendeley" : { "formattedCitation" : "(Rotstayn, 2013)", "plainTextFormattedCitation" : "(Rotstayn, 2013)", "previouslyFormattedCitation" : "(Rotstayn, 2013)" }, "properties" : { "noteIndex" : 0 }, "schema" : "https://github.com/citation-style-language/schema/raw/master/csl-citation.json" }</w:instrText>
      </w:r>
      <w:r w:rsidRPr="003862D0">
        <w:rPr>
          <w:lang w:val="en-GB"/>
        </w:rPr>
        <w:fldChar w:fldCharType="separate"/>
      </w:r>
      <w:r w:rsidR="00016735">
        <w:rPr>
          <w:noProof/>
          <w:lang w:val="en-GB"/>
        </w:rPr>
        <w:t>(Rotstayn, 2013)</w:t>
      </w:r>
      <w:r w:rsidRPr="003862D0">
        <w:rPr>
          <w:lang w:val="en-GB"/>
        </w:rPr>
        <w:fldChar w:fldCharType="end"/>
      </w:r>
      <w:r w:rsidRPr="003862D0">
        <w:rPr>
          <w:lang w:val="en-GB"/>
        </w:rPr>
        <w:t xml:space="preserve">, but the response across a larger set of CMIP5 models is not robust </w:t>
      </w:r>
      <w:r w:rsidRPr="003862D0">
        <w:rPr>
          <w:lang w:val="en-GB"/>
        </w:rPr>
        <w:fldChar w:fldCharType="begin" w:fldLock="1"/>
      </w:r>
      <w:r w:rsidR="00615634">
        <w:rPr>
          <w:lang w:val="en-GB"/>
        </w:rPr>
        <w:instrText>ADDIN CSL_CITATION { "citationItems" : [ { "id" : "ITEM-1", "itemData" : { "DOI" : "10.1002/2015JD024218", "ISBN" : "2169-897x", "ISSN" : "2169897X", "abstract" : "Historical anthropogenic aerosol (AA) changes are found to have caused a statistically significant negative Southern Annular Mode (SAM) trend (associated with an equatorward jet shift) in 14 out of 35 individual ensemble members from the fifth Coupled Model Intercomparison Project (CMIP5) since 1860. However, this response is not robust. The significance of the SAM response to aerosol is model dependent and not simply related to aerosol forcing. Multiple sources of uncertainty result in a nonrobust response that means that the model mechanism connecting remote Northern Hemisphere AA forcing remains unclear. Analysis of single forcing experiments suggests that assuming the climate response to individual model forcings to be linearly additive cannot be made without proper assessment. Our results suggest that AAs may have had a historical influence on the SAM, but its influence may be overstated by assuming linearity.", "author" : [ { "dropping-particle" : "", "family" : "Steptoe", "given" : "H.", "non-dropping-particle" : "", "parse-names" : false, "suffix" : "" }, { "dropping-particle" : "", "family" : "Wilcox", "given" : "L. J.", "non-dropping-particle" : "", "parse-names" : false, "suffix" : "" }, { "dropping-particle" : "", "family" : "Highwood", "given" : "E. J.", "non-dropping-particle" : "", "parse-names" : false, "suffix" : "" } ], "container-title" : "Journal of Geophysical Research: Atmospheres", "id" : "ITEM-1", "issue" : "17", "issued" : { "date-parts" : [ [ "2016", "9", "16" ] ] }, "page" : "10,029-10,042", "title" : "Is there a robust effect of anthropogenic aerosols on the Southern Annular Mode?", "translator" : [ { "dropping-particle" : "", "family" : "K2921", "given" : "", "non-dropping-particle" : "", "parse-names" : false, "suffix" : "" } ], "type" : "article-journal", "volume" : "121" }, "uris" : [ "http://www.mendeley.com/documents/?uuid=524ec53d-0818-3091-8f52-4a8f84845d9d" ] } ], "mendeley" : { "formattedCitation" : "(Steptoe et al., 2016)", "plainTextFormattedCitation" : "(Steptoe et al., 2016)", "previouslyFormattedCitation" : "(Steptoe et al., 2016)" }, "properties" : { "noteIndex" : 0 }, "schema" : "https://github.com/citation-style-language/schema/raw/master/csl-citation.json" }</w:instrText>
      </w:r>
      <w:r w:rsidRPr="003862D0">
        <w:rPr>
          <w:lang w:val="en-GB"/>
        </w:rPr>
        <w:fldChar w:fldCharType="separate"/>
      </w:r>
      <w:r w:rsidR="00016735">
        <w:rPr>
          <w:noProof/>
          <w:lang w:val="en-GB"/>
        </w:rPr>
        <w:t>(Steptoe et al., 2016)</w:t>
      </w:r>
      <w:r w:rsidRPr="003862D0">
        <w:rPr>
          <w:lang w:val="en-GB"/>
        </w:rPr>
        <w:fldChar w:fldCharType="end"/>
      </w:r>
      <w:r w:rsidRPr="003862D0">
        <w:rPr>
          <w:lang w:val="en-GB"/>
        </w:rPr>
        <w:t xml:space="preserve"> and depends on </w:t>
      </w:r>
      <w:r w:rsidR="00EC29F5" w:rsidRPr="003862D0">
        <w:rPr>
          <w:lang w:val="en-GB"/>
        </w:rPr>
        <w:t>how</w:t>
      </w:r>
      <w:r w:rsidRPr="003862D0">
        <w:rPr>
          <w:lang w:val="en-GB"/>
        </w:rPr>
        <w:t xml:space="preserve"> tropospheric temperature</w:t>
      </w:r>
      <w:commentRangeStart w:id="2294"/>
      <w:commentRangeStart w:id="2295"/>
      <w:r w:rsidRPr="003862D0">
        <w:rPr>
          <w:lang w:val="en-GB"/>
        </w:rPr>
        <w:t xml:space="preserve"> respon</w:t>
      </w:r>
      <w:ins w:id="2296" w:author="Tom Maycock" w:date="2021-09-06T17:36:00Z">
        <w:r w:rsidR="00B16CE8">
          <w:rPr>
            <w:lang w:val="en-GB"/>
          </w:rPr>
          <w:t>d</w:t>
        </w:r>
      </w:ins>
      <w:r w:rsidRPr="003862D0">
        <w:rPr>
          <w:lang w:val="en-GB"/>
        </w:rPr>
        <w:t>s</w:t>
      </w:r>
      <w:del w:id="2297" w:author="Tom Maycock" w:date="2021-09-06T17:36:00Z">
        <w:r w:rsidRPr="003862D0" w:rsidDel="00B16CE8">
          <w:rPr>
            <w:lang w:val="en-GB"/>
          </w:rPr>
          <w:delText>e</w:delText>
        </w:r>
      </w:del>
      <w:r w:rsidRPr="003862D0">
        <w:rPr>
          <w:lang w:val="en-GB"/>
        </w:rPr>
        <w:t xml:space="preserve"> </w:t>
      </w:r>
      <w:commentRangeEnd w:id="2294"/>
      <w:r w:rsidR="00292D49">
        <w:rPr>
          <w:rStyle w:val="CommentReference"/>
        </w:rPr>
        <w:commentReference w:id="2294"/>
      </w:r>
      <w:commentRangeEnd w:id="2295"/>
      <w:r w:rsidR="00B16CE8">
        <w:rPr>
          <w:rStyle w:val="CommentReference"/>
        </w:rPr>
        <w:commentReference w:id="2295"/>
      </w:r>
      <w:r w:rsidRPr="003862D0">
        <w:rPr>
          <w:lang w:val="en-GB"/>
        </w:rPr>
        <w:t xml:space="preserve">to aerosols </w:t>
      </w:r>
      <w:r w:rsidRPr="003862D0">
        <w:rPr>
          <w:lang w:val="en-GB"/>
        </w:rPr>
        <w:fldChar w:fldCharType="begin" w:fldLock="1"/>
      </w:r>
      <w:r w:rsidR="00615634">
        <w:rPr>
          <w:lang w:val="en-GB"/>
        </w:rPr>
        <w:instrText>ADDIN CSL_CITATION { "citationItems" : [ { "id" : "ITEM-1", "itemData" : { "DOI" : "10.1007/s00382-018-4370-5", "ISBN" : "0123456789", "ISSN" : "14320894", "author" : [ { "dropping-particle" : "", "family" : "Choi", "given" : "Jung", "non-dropping-particle" : "", "parse-names" : false, "suffix" : "" }, { "dropping-particle" : "", "family" : "Son", "given" : "Seok Woo", "non-dropping-particle" : "", "parse-names" : false, "suffix" : "" }, { "dropping-particle" : "", "family" : "Park", "given" : "Rokjin J.", "non-dropping-particle" : "", "parse-names" : false, "suffix" : "" } ], "container-title" : "Climate Dynamics", "id" : "ITEM-1", "issue" : "7-8", "issued" : { "date-parts" : [ [ "2019" ] ] }, "page" : "4127-4142", "title" : "Aerosol versus greenhouse gas impacts on Southern Hemisphere general circulation changes", "translator" : [ { "dropping-particle" : "", "family" : "K2941", "given" : "", "non-dropping-particle" : "", "parse-names" : false, "suffix" : "" } ], "type" : "article-journal", "volume" : "52" }, "uris" : [ "http://www.mendeley.com/documents/?uuid=6daf0ecf-9df8-381b-8f44-d3a6fd510585" ] } ], "mendeley" : { "formattedCitation" : "(Choi et al., 2019)", "plainTextFormattedCitation" : "(Choi et al., 2019)", "previouslyFormattedCitation" : "(Choi et al., 2019)" }, "properties" : { "noteIndex" : 0 }, "schema" : "https://github.com/citation-style-language/schema/raw/master/csl-citation.json" }</w:instrText>
      </w:r>
      <w:r w:rsidRPr="003862D0">
        <w:rPr>
          <w:lang w:val="en-GB"/>
        </w:rPr>
        <w:fldChar w:fldCharType="separate"/>
      </w:r>
      <w:r w:rsidR="00016735">
        <w:rPr>
          <w:noProof/>
          <w:lang w:val="en-GB"/>
        </w:rPr>
        <w:t>(Choi et al., 2019)</w:t>
      </w:r>
      <w:r w:rsidRPr="003862D0">
        <w:rPr>
          <w:lang w:val="en-GB"/>
        </w:rPr>
        <w:fldChar w:fldCharType="end"/>
      </w:r>
      <w:r w:rsidRPr="003862D0">
        <w:rPr>
          <w:lang w:val="en-GB"/>
        </w:rPr>
        <w:t xml:space="preserve">. This gives </w:t>
      </w:r>
      <w:r w:rsidRPr="003862D0">
        <w:rPr>
          <w:i/>
          <w:lang w:val="en-GB"/>
        </w:rPr>
        <w:t>low confidence</w:t>
      </w:r>
      <w:r w:rsidRPr="003862D0">
        <w:rPr>
          <w:lang w:val="en-GB"/>
        </w:rPr>
        <w:t xml:space="preserve"> in the potential influence of anthropogenic aerosols on the SAM in the future.</w:t>
      </w:r>
    </w:p>
    <w:p w14:paraId="3DD36C28" w14:textId="77777777" w:rsidR="001D649D" w:rsidRPr="003862D0" w:rsidRDefault="001D649D" w:rsidP="001D649D">
      <w:pPr>
        <w:pStyle w:val="AR6BodyText"/>
        <w:rPr>
          <w:lang w:val="en-GB"/>
        </w:rPr>
      </w:pPr>
    </w:p>
    <w:p w14:paraId="72E91890" w14:textId="77777777" w:rsidR="001D649D" w:rsidRPr="003862D0" w:rsidRDefault="001D649D" w:rsidP="001D649D">
      <w:pPr>
        <w:pStyle w:val="AR6BodyText"/>
        <w:rPr>
          <w:lang w:val="en-GB"/>
        </w:rPr>
      </w:pPr>
    </w:p>
    <w:p w14:paraId="73604AF0" w14:textId="2F692008" w:rsidR="001D649D" w:rsidRPr="003862D0" w:rsidRDefault="001D649D" w:rsidP="001D649D">
      <w:pPr>
        <w:pStyle w:val="AR6Chap4Level34111"/>
        <w:rPr>
          <w:lang w:val="en-GB"/>
        </w:rPr>
      </w:pPr>
      <w:bookmarkStart w:id="2298" w:name="_Toc5778485"/>
      <w:bookmarkStart w:id="2299" w:name="_Toc33523290"/>
      <w:bookmarkStart w:id="2300" w:name="_Toc66466984"/>
      <w:bookmarkStart w:id="2301" w:name="_Toc66467268"/>
      <w:bookmarkStart w:id="2302" w:name="_Toc66574523"/>
      <w:bookmarkStart w:id="2303" w:name="_Toc66574694"/>
      <w:bookmarkStart w:id="2304" w:name="_Toc66646041"/>
      <w:bookmarkStart w:id="2305" w:name="_Toc69752511"/>
      <w:r w:rsidRPr="003862D0">
        <w:rPr>
          <w:lang w:val="en-GB"/>
        </w:rPr>
        <w:t>El Niño</w:t>
      </w:r>
      <w:del w:id="2306" w:author="Ian Blenkinsop" w:date="2021-07-27T11:16:00Z">
        <w:r w:rsidRPr="003862D0" w:rsidDel="002B0FB9">
          <w:rPr>
            <w:lang w:val="en-GB"/>
          </w:rPr>
          <w:delText>-</w:delText>
        </w:r>
      </w:del>
      <w:ins w:id="2307" w:author="Ian Blenkinsop" w:date="2021-07-27T11:16:00Z">
        <w:r w:rsidR="002B0FB9">
          <w:rPr>
            <w:lang w:val="en-GB"/>
          </w:rPr>
          <w:t>–</w:t>
        </w:r>
      </w:ins>
      <w:r w:rsidRPr="003862D0">
        <w:rPr>
          <w:lang w:val="en-GB"/>
        </w:rPr>
        <w:t>Southern Oscillation</w:t>
      </w:r>
      <w:bookmarkEnd w:id="2298"/>
      <w:bookmarkEnd w:id="2299"/>
      <w:bookmarkEnd w:id="2300"/>
      <w:bookmarkEnd w:id="2301"/>
      <w:bookmarkEnd w:id="2302"/>
      <w:bookmarkEnd w:id="2303"/>
      <w:bookmarkEnd w:id="2304"/>
      <w:bookmarkEnd w:id="2305"/>
      <w:r w:rsidRPr="003862D0">
        <w:rPr>
          <w:lang w:val="en-GB"/>
        </w:rPr>
        <w:t xml:space="preserve"> </w:t>
      </w:r>
    </w:p>
    <w:p w14:paraId="5027D87D" w14:textId="06E4CCDE" w:rsidR="001D649D" w:rsidRPr="003862D0" w:rsidRDefault="001D649D" w:rsidP="001D649D">
      <w:pPr>
        <w:pStyle w:val="AR6BodyText"/>
        <w:rPr>
          <w:b/>
          <w:lang w:val="en-GB"/>
        </w:rPr>
      </w:pPr>
      <w:r w:rsidRPr="003862D0">
        <w:rPr>
          <w:lang w:val="en-GB" w:eastAsia="en-US"/>
        </w:rPr>
        <w:br/>
      </w:r>
      <w:ins w:id="2308" w:author="Sara M Tuson" w:date="2021-07-15T19:12:00Z">
        <w:r w:rsidR="00143DA9">
          <w:rPr>
            <w:rFonts w:eastAsia="Malgun Gothic"/>
            <w:lang w:val="en-GB" w:eastAsia="ko-KR"/>
          </w:rPr>
          <w:t xml:space="preserve">The </w:t>
        </w:r>
      </w:ins>
      <w:r w:rsidRPr="003862D0">
        <w:rPr>
          <w:rFonts w:eastAsia="Malgun Gothic"/>
          <w:lang w:val="en-GB" w:eastAsia="ko-KR"/>
        </w:rPr>
        <w:t xml:space="preserve">AR5 assessed that it </w:t>
      </w:r>
      <w:r w:rsidRPr="003862D0">
        <w:rPr>
          <w:rFonts w:eastAsia="Malgun Gothic"/>
          <w:lang w:val="en-GB"/>
        </w:rPr>
        <w:t xml:space="preserve">is </w:t>
      </w:r>
      <w:r w:rsidRPr="003862D0">
        <w:rPr>
          <w:rFonts w:eastAsia="Malgun Gothic"/>
          <w:i/>
          <w:lang w:val="en-GB"/>
        </w:rPr>
        <w:t>very likely</w:t>
      </w:r>
      <w:r w:rsidRPr="003862D0">
        <w:rPr>
          <w:rFonts w:eastAsia="Malgun Gothic"/>
          <w:lang w:val="en-GB"/>
        </w:rPr>
        <w:t xml:space="preserve"> that the ENSO will remain the dominant mode of interannual variability in the future but did not specify its change in near term.</w:t>
      </w:r>
      <w:r w:rsidRPr="003862D0">
        <w:rPr>
          <w:rFonts w:eastAsia="Malgun Gothic"/>
          <w:lang w:val="en-GB" w:eastAsia="ko-KR"/>
        </w:rPr>
        <w:t xml:space="preserve"> </w:t>
      </w:r>
      <w:r w:rsidRPr="003862D0">
        <w:rPr>
          <w:rFonts w:eastAsia="Malgun Gothic"/>
          <w:lang w:val="en-GB"/>
        </w:rPr>
        <w:t xml:space="preserve">A subset of CMIP5 models that simulate the ENSO Bjerknes index most realistically show an increase of ENSO SST amplitude in the near-term future and decline thereafter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"plainTextFormattedCitation" : "(Kim et al., 2014)", "previouslyFormattedCitation" : "(Kim et al., 2014)"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(Kim et al., 2014)</w:t>
      </w:r>
      <w:r w:rsidRPr="003862D0">
        <w:rPr>
          <w:rFonts w:eastAsia="Malgun Gothic"/>
          <w:lang w:val="en-GB"/>
        </w:rPr>
        <w:fldChar w:fldCharType="end"/>
      </w:r>
      <w:r w:rsidRPr="003862D0">
        <w:rPr>
          <w:rFonts w:eastAsia="Malgun Gothic"/>
          <w:lang w:val="en-GB"/>
        </w:rPr>
        <w:t xml:space="preserve">. However, detection of robust near-term changes of ENSO SST variability in response to anthropogenic forcing is difficult to achieve due to pronounced unforced low-frequency modulations of ENSO </w:t>
      </w:r>
      <w:r w:rsidRPr="003862D0">
        <w:rPr>
          <w:lang w:val="en-GB"/>
        </w:rPr>
        <w:fldChar w:fldCharType="begin" w:fldLock="1"/>
      </w:r>
      <w:r w:rsidR="00615634">
        <w:rPr>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"page" : "11,390-11,398", "title" : "ENSO Change in Climate Projections: Forced Response or Internal Variability?", "translator" : [ { "dropping-particle" : "", "family" : "K3152", "given" : "", "non-dropping-particle" : "", "parse-names" : false, "suffix" : "" } ], "type" : "article-journal", "volume" : "45" }, "uris" : [ "http://www.mendeley.com/documents/?uuid=b8444276-608f-4043-abe3-168b33d350ac" ] }, { "id" : "ITEM-2", "itemData" : { "DOI" : "10.1029/2009GL038710", "ISBN" : "0094-8276", "ISSN" : "0094-8276", "PMID" : "11", "abstract" : "A control simulation of the GFDL CM2.1 global coupled GCM, run for 2000 years with its atmospheric composition, solar irradiance, and land cover held fixed at 1860 values, exhibits strong interdecadal and intercentennial modulation of its ENSO behavior. To the extent that such modulation is realistic, it could attach large uncertainties to ENSO metrics diagnosed from centennial and shorter records &amp;#8211; with important implications for historical and paleo records, climate projections, and model assessment and intercomparison. Analysis of the wait times between ENSO warm events suggests that such slow modulation need not require multidecadal memory; it can arise simply from Poisson statistics applied to ENSO's interannual time scale and seasonal phase-locking.", "author" : [ { "dropping-particle" : "", "family" : "Wittenberg", "given" : "Andrew T.", "non-dropping-particle" : "", "parse-names" : false, "suffix" : "" } ], "container-title" : "Geophysical Research Letters", "id" : "ITEM-2", "issue" : "12", "issued" : { "date-parts" : [ [ "2009", "6", "23" ] ] }, "page" : "L12702", "title" : "Are historical records sufficient to constrain ENSO simulations?", "translator" : [ { "dropping-particle" : "", "family" : "K2886", "given" : "", "non-dropping-particle" : "", "parse-names" : false, "suffix" : "" } ], "type" : "article-journal", "volume" : "36" }, "uris" : [ "http://www.mendeley.com/documents/?uuid=22d272ec-3aaf-47da-bda4-b4e6d7d0218e" ] }, { "id" : "ITEM-3", "itemData" : { "DOI" : "10.1002/2017GL076849", "ISSN" : "00948276", "abstract" : "Climate models depict large diversity in the strength of the El Ni\u00f1o/Southern Oscillation (ENSO) (ENSO amplitude). Here we investigate ENSO-amplitude diversity in the Coupled Model Intercomparison Project Phase 5 (CMIP5) by means of the linear recharge oscillator model, which reduces ENSO dynamics to a two-dimensional problem in terms of eastern equatorial Pacific sea surface temperature anomalies (T) and equatorial Pacific upper ocean heat content anomalies (h). We find that a large contribution to ENSO-amplitude diversity originates from stochastic forcing. Further, significant interactions exist between the stochastic forcing and the growth rates of T and h with competing effects on ENSO amplitude. The joint consideration of stochastic forcing and growth rates explains more than 80% of the ENSO-amplitude variance within CMIP5. Our results can readily explain the lack of correlation between the Bjerknes Stability index, a measure of the growth rate of T, and ENSO amplitude in a multimodel ensemble.", "author" : [ { "dropping-particle" : "", "family" : "Wengel", "given" : "C.", "non-dropping-particle" : "", "parse-names" : false, "suffix" : "" }, { "dropping-particle" : "", "family" : "Dommenget", "given" : "D.", "non-dropping-particle" : "", "parse-names" : false, "suffix" : "" }, { "dropping-particle" : "", "family" : "Latif", "given" : "M.", "non-dropping-particle" : "", "parse-names" : false, "suffix" : "" }, { "dropping-particle" : "", "family" : "Bayr", "given" : "T.", "non-dropping-particle" : "", "parse-names" : false, "suffix" : "" }, { "dropping-particle" : "", "family" : "Vijayeta", "given" : "A.", "non-dropping-particle" : "", "parse-names" : false, "suffix" : "" } ], "container-title" : "Geophysical Research Letters", "id" : "ITEM-3", "issue" : "4", "issued" : { "date-parts" : [ [ "2018", "2", "28" ] ] }, "page" : "1989-1996", "title" : "What Controls ENSO-Amplitude Diversity in Climate Models?", "translator" : [ { "dropping-particle" : "", "family" : "K4994", "given" : "", "non-dropping-particle" : "", "parse-names" : false, "suffix" : "" } ], "type" : "article-journal", "volume" : "45" }, "uris" : [ "http://www.mendeley.com/documents/?uuid=c5f827ac-a53c-4951-b709-85300fd5ab3a" ] } ], "mendeley" : { "formattedCitation" : "(Wittenberg, 2009; Maher et al., 2018; Wengel et al., 2018)", "plainTextFormattedCitation" : "(Wittenberg, 2009; Maher et al., 2018; Wengel et al., 2018)", "previouslyFormattedCitation" : "(Wittenberg, 2009; Maher et al., 2018; Wengel et al., 2018)" }, "properties" : { "noteIndex" : 0 }, "schema" : "https://github.com/citation-style-language/schema/raw/master/csl-citation.json" }</w:instrText>
      </w:r>
      <w:r w:rsidRPr="003862D0">
        <w:rPr>
          <w:lang w:val="en-GB"/>
        </w:rPr>
        <w:fldChar w:fldCharType="separate"/>
      </w:r>
      <w:r w:rsidR="00016735">
        <w:rPr>
          <w:noProof/>
          <w:lang w:val="en-GB"/>
        </w:rPr>
        <w:t>(Wittenberg, 2009; Maher et al., 2018; Wengel et al., 2018)</w:t>
      </w:r>
      <w:r w:rsidRPr="003862D0">
        <w:rPr>
          <w:lang w:val="en-GB"/>
        </w:rPr>
        <w:fldChar w:fldCharType="end"/>
      </w:r>
      <w:r w:rsidRPr="003862D0">
        <w:rPr>
          <w:rFonts w:eastAsia="Malgun Gothic"/>
          <w:lang w:val="en-GB"/>
        </w:rPr>
        <w:t xml:space="preserve">. </w:t>
      </w:r>
      <w:r w:rsidR="00FA6D4F" w:rsidRPr="003862D0">
        <w:rPr>
          <w:rFonts w:eastAsia="Malgun Gothic"/>
          <w:lang w:val="en-GB"/>
        </w:rPr>
        <w:t>Figure 4.10</w:t>
      </w:r>
      <w:r w:rsidR="00FD3934" w:rsidRPr="003862D0">
        <w:rPr>
          <w:rFonts w:eastAsia="Malgun Gothic"/>
          <w:lang w:val="en-GB"/>
        </w:rPr>
        <w:t xml:space="preserve"> </w:t>
      </w:r>
      <w:r w:rsidRPr="003862D0">
        <w:rPr>
          <w:rFonts w:eastAsia="Malgun Gothic"/>
          <w:lang w:val="en-GB"/>
        </w:rPr>
        <w:t xml:space="preserve">in </w:t>
      </w:r>
      <w:r w:rsidR="00326F8F" w:rsidRPr="003862D0">
        <w:rPr>
          <w:rFonts w:eastAsia="Malgun Gothic"/>
          <w:lang w:val="en-GB"/>
        </w:rPr>
        <w:t xml:space="preserve">Section </w:t>
      </w:r>
      <w:r w:rsidR="00FA6D4F" w:rsidRPr="003862D0">
        <w:rPr>
          <w:rFonts w:eastAsia="Malgun Gothic"/>
          <w:lang w:val="en-GB"/>
        </w:rPr>
        <w:t>4.3.3.2</w:t>
      </w:r>
      <w:ins w:id="2309" w:author="Ian Blenkinsop" w:date="2021-07-27T11:33:00Z">
        <w:r w:rsidR="00836D61">
          <w:rPr>
            <w:rFonts w:eastAsia="Malgun Gothic"/>
            <w:lang w:val="en-GB"/>
          </w:rPr>
          <w:t>,</w:t>
        </w:r>
      </w:ins>
      <w:r w:rsidRPr="003862D0">
        <w:rPr>
          <w:rFonts w:eastAsia="Malgun Gothic"/>
          <w:lang w:val="en-GB"/>
        </w:rPr>
        <w:t xml:space="preserve"> using CMIP6 models</w:t>
      </w:r>
      <w:ins w:id="2310" w:author="Ian Blenkinsop" w:date="2021-07-27T11:33:00Z">
        <w:r w:rsidR="00836D61">
          <w:rPr>
            <w:rFonts w:eastAsia="Malgun Gothic"/>
            <w:lang w:val="en-GB"/>
          </w:rPr>
          <w:t>,</w:t>
        </w:r>
      </w:ins>
      <w:r w:rsidRPr="003862D0">
        <w:rPr>
          <w:rFonts w:eastAsia="Malgun Gothic"/>
          <w:lang w:val="en-GB"/>
        </w:rPr>
        <w:t xml:space="preserve"> also shows no robust change in ENSO SST variability in </w:t>
      </w:r>
      <w:r w:rsidR="00326F8F" w:rsidRPr="003862D0">
        <w:rPr>
          <w:rFonts w:eastAsia="Malgun Gothic"/>
          <w:lang w:val="en-GB"/>
        </w:rPr>
        <w:t xml:space="preserve">the </w:t>
      </w:r>
      <w:r w:rsidRPr="003862D0">
        <w:rPr>
          <w:rFonts w:eastAsia="Malgun Gothic"/>
          <w:lang w:val="en-GB"/>
        </w:rPr>
        <w:t xml:space="preserve">near term.  </w:t>
      </w:r>
    </w:p>
    <w:p w14:paraId="23A924A1" w14:textId="77777777" w:rsidR="001D649D" w:rsidRPr="003862D0" w:rsidRDefault="001D649D" w:rsidP="001D649D">
      <w:pPr>
        <w:pStyle w:val="AR6BodyText"/>
        <w:rPr>
          <w:rFonts w:eastAsiaTheme="minorEastAsia"/>
          <w:b/>
          <w:lang w:val="en-GB" w:eastAsia="zh-CN"/>
        </w:rPr>
      </w:pPr>
    </w:p>
    <w:p w14:paraId="2AEEF993" w14:textId="7B2B8893" w:rsidR="001D649D" w:rsidRPr="003862D0" w:rsidRDefault="001D649D" w:rsidP="001D649D">
      <w:pPr>
        <w:pStyle w:val="AR6BodyText"/>
        <w:rPr>
          <w:rFonts w:eastAsia="Malgun Gothic"/>
          <w:lang w:val="en-GB"/>
        </w:rPr>
      </w:pPr>
      <w:r w:rsidRPr="003862D0">
        <w:rPr>
          <w:rFonts w:eastAsia="Malgun Gothic"/>
          <w:lang w:val="en-GB"/>
        </w:rPr>
        <w:t xml:space="preserve">While there is no strong model consensus on the change in amplitude of ENSO SST variability, the amplitude of ENSO-associated rainfall variability </w:t>
      </w:r>
      <w:r w:rsidRPr="003862D0">
        <w:rPr>
          <w:rFonts w:eastAsia="Malgun Gothic"/>
          <w:i/>
          <w:lang w:val="en-GB"/>
        </w:rPr>
        <w:t>likely</w:t>
      </w:r>
      <w:r w:rsidRPr="003862D0">
        <w:rPr>
          <w:rFonts w:eastAsia="Malgun Gothic"/>
          <w:lang w:val="en-GB"/>
        </w:rPr>
        <w:t xml:space="preserve"> increases </w:t>
      </w:r>
      <w:r w:rsidRPr="003862D0">
        <w:rPr>
          <w:rFonts w:eastAsia="Malgun Gothic"/>
          <w:lang w:val="en-GB"/>
        </w:rPr>
        <w:fldChar w:fldCharType="begin" w:fldLock="1"/>
      </w:r>
      <w:r w:rsidR="00615634">
        <w:rPr>
          <w:rFonts w:eastAsia="Malgun Gothic"/>
          <w:lang w:val="en-GB"/>
        </w:rPr>
        <w:instrText>ADDIN CSL_CITATION { "citationItems" : [ { "id" : "ITEM-1",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"ITEM-1",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"http://www.mendeley.com/documents/?uuid=c1bf53d5-adb7-4edb-8f57-1f270bde84af" ] }, { "id" : "ITEM-2",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"ITEM-2",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"mendeley" : { "formattedCitation" : "(Power et al., 2013; Cai et al., 2015)", "plainTextFormattedCitation" : "(Power et al., 2013; Cai et al., 2015)", "previouslyFormattedCitation" : "(Power et al., 2013; Cai et al., 2015)"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(Power et al., 2013; Cai et al., 2015)</w:t>
      </w:r>
      <w:r w:rsidRPr="003862D0">
        <w:rPr>
          <w:rFonts w:eastAsia="Malgun Gothic"/>
          <w:lang w:val="en-GB"/>
        </w:rPr>
        <w:fldChar w:fldCharType="end"/>
      </w:r>
      <w:r w:rsidRPr="003862D0">
        <w:rPr>
          <w:rFonts w:eastAsia="Malgun Gothic"/>
          <w:lang w:val="en-GB"/>
        </w:rPr>
        <w:t xml:space="preserve">. Analysis of CMIP6 models </w:t>
      </w:r>
      <w:r w:rsidR="00EC29F5" w:rsidRPr="003862D0">
        <w:rPr>
          <w:rFonts w:eastAsia="Malgun Gothic"/>
          <w:lang w:val="en-GB"/>
        </w:rPr>
        <w:t xml:space="preserve">shows </w:t>
      </w:r>
      <w:r w:rsidRPr="003862D0">
        <w:rPr>
          <w:rFonts w:eastAsia="Malgun Gothic"/>
          <w:lang w:val="en-GB"/>
        </w:rPr>
        <w:t>a slight increasing trend in amplitude of rainfall variability over Ni</w:t>
      </w:r>
      <w:r w:rsidRPr="003862D0">
        <w:rPr>
          <w:color w:val="000000" w:themeColor="text1"/>
          <w:lang w:val="en-GB"/>
        </w:rPr>
        <w:t>ñ</w:t>
      </w:r>
      <w:r w:rsidRPr="003862D0">
        <w:rPr>
          <w:rFonts w:eastAsia="Malgun Gothic"/>
          <w:lang w:val="en-GB"/>
        </w:rPr>
        <w:t>o</w:t>
      </w:r>
      <w:ins w:id="2311" w:author="Sara M Tuson" w:date="2021-07-19T18:45:00Z">
        <w:r w:rsidR="00DB0698">
          <w:rPr>
            <w:rFonts w:eastAsia="Malgun Gothic"/>
            <w:lang w:val="en-GB"/>
          </w:rPr>
          <w:t xml:space="preserve"> </w:t>
        </w:r>
      </w:ins>
      <w:r w:rsidRPr="003862D0">
        <w:rPr>
          <w:rFonts w:eastAsia="Malgun Gothic"/>
          <w:lang w:val="en-GB"/>
        </w:rPr>
        <w:t>3.4 region in the near term attributable to mean moisture increase</w:t>
      </w:r>
      <w:r w:rsidR="00067CD8" w:rsidRPr="003862D0">
        <w:rPr>
          <w:rFonts w:eastAsia="Malgun Gothic"/>
          <w:lang w:val="en-GB"/>
        </w:rPr>
        <w:t>,</w:t>
      </w:r>
      <w:r w:rsidRPr="003862D0">
        <w:rPr>
          <w:rFonts w:eastAsia="Malgun Gothic"/>
          <w:lang w:val="en-GB"/>
        </w:rPr>
        <w:t xml:space="preserve"> regardless of changes in ENSO SST variability (</w:t>
      </w:r>
      <w:r w:rsidR="00FA6D4F" w:rsidRPr="003862D0">
        <w:rPr>
          <w:rFonts w:eastAsia="Malgun Gothic"/>
          <w:lang w:val="en-GB"/>
        </w:rPr>
        <w:t>Figure 4.10</w:t>
      </w:r>
      <w:r w:rsidR="00326F8F" w:rsidRPr="003862D0">
        <w:rPr>
          <w:rFonts w:eastAsia="Malgun Gothic"/>
          <w:lang w:val="en-GB"/>
        </w:rPr>
        <w:t>)</w:t>
      </w:r>
      <w:ins w:id="2312" w:author="Sara M Tuson" w:date="2021-07-18T16:03:00Z">
        <w:r w:rsidR="00321A2E">
          <w:rPr>
            <w:rFonts w:eastAsia="Malgun Gothic"/>
            <w:lang w:val="en-GB"/>
          </w:rPr>
          <w:t>.</w:t>
        </w:r>
      </w:ins>
      <w:r w:rsidR="00326F8F" w:rsidRPr="003862D0">
        <w:rPr>
          <w:rFonts w:eastAsia="Malgun Gothic"/>
          <w:lang w:val="en-GB"/>
        </w:rPr>
        <w:t xml:space="preserve"> </w:t>
      </w:r>
      <w:r w:rsidRPr="003862D0">
        <w:rPr>
          <w:rFonts w:eastAsia="Malgun Gothic"/>
          <w:lang w:val="en-GB"/>
        </w:rPr>
        <w:t xml:space="preserve">However, there </w:t>
      </w:r>
      <w:r w:rsidR="00067CD8" w:rsidRPr="003862D0">
        <w:rPr>
          <w:rFonts w:eastAsia="Malgun Gothic"/>
          <w:lang w:val="en-GB"/>
        </w:rPr>
        <w:t xml:space="preserve">are </w:t>
      </w:r>
      <w:r w:rsidRPr="003862D0">
        <w:rPr>
          <w:rFonts w:eastAsia="Malgun Gothic"/>
          <w:lang w:val="en-GB"/>
        </w:rPr>
        <w:t xml:space="preserve">no distinguishable changes in the rainfall variability among four </w:t>
      </w:r>
      <w:r w:rsidRPr="003862D0">
        <w:rPr>
          <w:rFonts w:eastAsia="Malgun Gothic"/>
          <w:lang w:val="en-GB"/>
        </w:rPr>
        <w:lastRenderedPageBreak/>
        <w:t xml:space="preserve">SSPs with significant model spread in the near term. </w:t>
      </w:r>
      <w:r w:rsidR="00067CD8" w:rsidRPr="003862D0">
        <w:rPr>
          <w:rFonts w:eastAsia="Malgun Gothic"/>
          <w:lang w:val="en-GB"/>
        </w:rPr>
        <w:t>Hence,</w:t>
      </w:r>
      <w:r w:rsidRPr="003862D0">
        <w:rPr>
          <w:rFonts w:eastAsia="Malgun Gothic"/>
          <w:lang w:val="en-GB"/>
        </w:rPr>
        <w:t xml:space="preserve"> no robust change in amplitude of ENSO SST and rainfall variability </w:t>
      </w:r>
      <w:r w:rsidR="00067CD8" w:rsidRPr="003862D0">
        <w:rPr>
          <w:rFonts w:eastAsia="Malgun Gothic"/>
          <w:lang w:val="en-GB"/>
        </w:rPr>
        <w:t xml:space="preserve">is expected </w:t>
      </w:r>
      <w:r w:rsidRPr="003862D0">
        <w:rPr>
          <w:rFonts w:eastAsia="Malgun Gothic"/>
          <w:lang w:val="en-GB"/>
        </w:rPr>
        <w:t>in the near term although the rainfall variability slightly increases (</w:t>
      </w:r>
      <w:r w:rsidRPr="003862D0">
        <w:rPr>
          <w:rFonts w:eastAsia="Malgun Gothic"/>
          <w:i/>
          <w:lang w:val="en-GB"/>
        </w:rPr>
        <w:t>medium confidence</w:t>
      </w:r>
      <w:r w:rsidRPr="003862D0">
        <w:rPr>
          <w:rFonts w:eastAsia="Malgun Gothic"/>
          <w:lang w:val="en-GB"/>
        </w:rPr>
        <w:t xml:space="preserve">). </w:t>
      </w:r>
    </w:p>
    <w:p w14:paraId="126ED178" w14:textId="77777777" w:rsidR="001D649D" w:rsidRPr="003862D0" w:rsidRDefault="001D649D" w:rsidP="001D649D">
      <w:pPr>
        <w:pStyle w:val="AR6BodyText"/>
        <w:rPr>
          <w:rFonts w:eastAsia="Calibri"/>
          <w:lang w:val="en-GB"/>
        </w:rPr>
      </w:pPr>
    </w:p>
    <w:p w14:paraId="40669A32" w14:textId="77777777" w:rsidR="001D649D" w:rsidRPr="003862D0" w:rsidRDefault="001D649D" w:rsidP="001D649D">
      <w:pPr>
        <w:pStyle w:val="AR6BodyText"/>
        <w:rPr>
          <w:rFonts w:eastAsia="Calibri"/>
          <w:lang w:val="en-GB"/>
        </w:rPr>
      </w:pPr>
    </w:p>
    <w:p w14:paraId="3B365372" w14:textId="73412A78" w:rsidR="001D649D" w:rsidRPr="003862D0" w:rsidRDefault="001D649D" w:rsidP="001D649D">
      <w:pPr>
        <w:pStyle w:val="AR6Chap4Level34111"/>
        <w:rPr>
          <w:lang w:val="en-GB"/>
        </w:rPr>
      </w:pPr>
      <w:bookmarkStart w:id="2313" w:name="_Toc5778487"/>
      <w:bookmarkStart w:id="2314" w:name="_Toc33523292"/>
      <w:bookmarkStart w:id="2315" w:name="_Toc66466985"/>
      <w:bookmarkStart w:id="2316" w:name="_Toc66467269"/>
      <w:bookmarkStart w:id="2317" w:name="_Toc66574524"/>
      <w:bookmarkStart w:id="2318" w:name="_Toc66574695"/>
      <w:bookmarkStart w:id="2319" w:name="_Toc66646042"/>
      <w:bookmarkStart w:id="2320" w:name="_Toc69752512"/>
      <w:r w:rsidRPr="003862D0">
        <w:rPr>
          <w:lang w:val="en-GB"/>
        </w:rPr>
        <w:t>Indian Ocean Basin and Dipole Modes</w:t>
      </w:r>
      <w:commentRangeStart w:id="2321"/>
      <w:del w:id="2322" w:author="Ian Blenkinsop" w:date="2021-07-27T11:16:00Z">
        <w:r w:rsidRPr="003862D0" w:rsidDel="002B0FB9">
          <w:rPr>
            <w:lang w:val="en-GB"/>
          </w:rPr>
          <w:delText>.</w:delText>
        </w:r>
      </w:del>
      <w:bookmarkEnd w:id="2313"/>
      <w:bookmarkEnd w:id="2314"/>
      <w:bookmarkEnd w:id="2315"/>
      <w:bookmarkEnd w:id="2316"/>
      <w:bookmarkEnd w:id="2317"/>
      <w:bookmarkEnd w:id="2318"/>
      <w:bookmarkEnd w:id="2319"/>
      <w:bookmarkEnd w:id="2320"/>
      <w:commentRangeEnd w:id="2321"/>
      <w:r w:rsidR="000B57A5">
        <w:rPr>
          <w:rStyle w:val="CommentReference"/>
          <w:i w:val="0"/>
          <w:lang w:val="fr-FR" w:eastAsia="fr-FR"/>
        </w:rPr>
        <w:commentReference w:id="2321"/>
      </w:r>
      <w:r w:rsidRPr="003862D0">
        <w:rPr>
          <w:lang w:val="en-GB"/>
        </w:rPr>
        <w:t xml:space="preserve"> </w:t>
      </w:r>
    </w:p>
    <w:p w14:paraId="2E2C09BE" w14:textId="5A52B083" w:rsidR="001D649D" w:rsidRPr="003862D0" w:rsidRDefault="001D649D" w:rsidP="001D649D">
      <w:pPr>
        <w:pStyle w:val="AR6BodyText"/>
        <w:rPr>
          <w:i/>
          <w:lang w:val="en-GB"/>
        </w:rPr>
      </w:pPr>
      <w:r w:rsidRPr="003862D0">
        <w:rPr>
          <w:i/>
          <w:lang w:val="en-GB"/>
        </w:rPr>
        <w:br/>
      </w:r>
      <w:r w:rsidRPr="003862D0">
        <w:rPr>
          <w:lang w:val="en-GB"/>
        </w:rPr>
        <w:t>Important modes of interannual climate variability with pronounced climate impacts in the Africa</w:t>
      </w:r>
      <w:ins w:id="2323" w:author="Sara M Tuson" w:date="2021-07-19T18:46:00Z">
        <w:r w:rsidR="00DB0698" w:rsidRPr="00DB0698">
          <w:rPr>
            <w:lang w:val="en-GB"/>
          </w:rPr>
          <w:t>–</w:t>
        </w:r>
      </w:ins>
      <w:del w:id="2324" w:author="Sara M Tuson" w:date="2021-07-19T18:46:00Z">
        <w:r w:rsidRPr="003862D0" w:rsidDel="00DB0698">
          <w:rPr>
            <w:lang w:val="en-GB"/>
          </w:rPr>
          <w:delText>-</w:delText>
        </w:r>
      </w:del>
      <w:r w:rsidRPr="003862D0">
        <w:rPr>
          <w:lang w:val="en-GB"/>
        </w:rPr>
        <w:t>Indo-Pacific areas of the globe are the Indian Ocean</w:t>
      </w:r>
      <w:r w:rsidR="00836D61">
        <w:rPr>
          <w:lang w:val="en-GB"/>
        </w:rPr>
        <w:t xml:space="preserve"> Di</w:t>
      </w:r>
      <w:r w:rsidRPr="003862D0">
        <w:rPr>
          <w:lang w:val="en-GB"/>
        </w:rPr>
        <w:t>pole (IOD), which is closely related to</w:t>
      </w:r>
      <w:ins w:id="2325" w:author="Sara M Tuson" w:date="2021-07-18T16:07:00Z">
        <w:r w:rsidR="00321A2E">
          <w:rPr>
            <w:lang w:val="en-GB"/>
          </w:rPr>
          <w:t>,</w:t>
        </w:r>
      </w:ins>
      <w:del w:id="2326" w:author="Sara M Tuson" w:date="2021-07-18T16:07:00Z">
        <w:r w:rsidRPr="003862D0" w:rsidDel="00321A2E">
          <w:rPr>
            <w:lang w:val="en-GB"/>
          </w:rPr>
          <w:delText>-</w:delText>
        </w:r>
      </w:del>
      <w:r w:rsidRPr="003862D0">
        <w:rPr>
          <w:lang w:val="en-GB"/>
        </w:rPr>
        <w:t xml:space="preserve"> and often coincides with</w:t>
      </w:r>
      <w:ins w:id="2327" w:author="Sara M Tuson" w:date="2021-07-18T16:08:00Z">
        <w:r w:rsidR="00321A2E">
          <w:rPr>
            <w:lang w:val="en-GB"/>
          </w:rPr>
          <w:t>,</w:t>
        </w:r>
      </w:ins>
      <w:r w:rsidRPr="003862D0">
        <w:rPr>
          <w:lang w:val="en-GB"/>
        </w:rPr>
        <w:t xml:space="preserve"> ENSO phases </w:t>
      </w:r>
      <w:r w:rsidRPr="003862D0">
        <w:rPr>
          <w:lang w:val="en-GB"/>
        </w:rPr>
        <w:fldChar w:fldCharType="begin" w:fldLock="1"/>
      </w:r>
      <w:r w:rsidR="00615634">
        <w:rPr>
          <w:lang w:val="en-GB"/>
        </w:rPr>
        <w:instrText>ADDIN CSL_CITATION { "citationItems" : [ { "id" : "ITEM-1", "itemData" : { "DOI" : "10.1002/2016GL072308", "ISBN" : "1944-8007", "ISSN" : "00948276", "abstract" : "Here we show that the characteristics of the Indian Ocean Dipole (IOD), such as its power spectrum and phase relationship with the El Ni\u00f1o\u2013Southern Oscillation (ENSO), can be succinctly explained by ENSO combination mode (C-mode) wind and heat flux forcing together with a seasonal modulation of the air/sea coupled Indian Ocean (IO) Bjerknes feedback. This model explains the observed high-frequency near-annual IOD variability in terms of deterministic ENSO/annual cycle interactions. ENSO-independent IOD events can be understood as a seasonally modulated ocean response to white noise atmospheric forcing. Under this new physical null hypothesis framework, IOD predictability is determined by both ENSO predictability and the ENSO signal-to-noise ratio. We further emphasize that lead/lag correlations between different climate variables are easily misinterpreted when not accounting properly for the seasonal modulation of the underlying climate phenomena.", "author" : [ { "dropping-particle" : "", "family" : "Stuecker", "given" : "Malte F.", "non-dropping-particle" : "", "parse-names" : false, "suffix" : "" }, { "dropping-particle" : "", "family" : "Timmermann", "given" : "Axel", "non-dropping-particle" : "", "parse-names" : false, "suffix" : "" }, { "dropping-particle" : "", "family" : "Jin", "given" : "Fei-Fei", "non-dropping-particle" : "", "parse-names" : false, "suffix" : "" }, { "dropping-particle" : "", "family" : "Chikamoto", "given" : "Yoshimitsu", "non-dropping-particle" : "", "parse-names" : false, "suffix" : "" }, { "dropping-particle" : "", "family" : "Zhang", "given" : "Wenjun", "non-dropping-particle" : "", "parse-names" : false, "suffix" : "" }, { "dropping-particle" : "", "family" : "Wittenberg", "given" : "Andrew T.", "non-dropping-particle" : "", "parse-names" : false, "suffix" : "" }, { "dropping-particle" : "", "family" : "Widiasih", "given" : "Esther", "non-dropping-particle" : "", "parse-names" : false, "suffix" : "" }, { "dropping-particle" : "", "family" : "Zhao", "given" : "Sen", "non-dropping-particle" : "", "parse-names" : false, "suffix" : "" } ], "container-title" : "Geophysical Research Letters", "id" : "ITEM-1", "issue" : "5", "issued" : { "date-parts" : [ [ "2017", "3", "16" ] ] }, "page" : "2481-2492", "title" : "Revisiting ENSO/Indian Ocean Dipole phase relationships", "translator" : [ { "dropping-particle" : "", "family" : "K2879", "given" : "", "non-dropping-particle" : "", "parse-names" : false, "suffix" : "" } ], "type" : "article-journal", "volume" : "44" }, "uris" : [ "http://www.mendeley.com/documents/?uuid=6b284f38-9fe1-47c4-b5bf-ae27b09edc23", "http://www.mendeley.com/documents/?uuid=3a37f943-cbd4-4d77-a70d-f965bd032460" ] } ], "mendeley" : { "formattedCitation" : "(Stuecker et al., 2017)", "plainTextFormattedCitation" : "(Stuecker et al., 2017)", "previouslyFormattedCitation" : "(Stuecker et al., 2017)" }, "properties" : { "noteIndex" : 0 }, "schema" : "https://github.com/citation-style-language/schema/raw/master/csl-citation.json" }</w:instrText>
      </w:r>
      <w:r w:rsidRPr="003862D0">
        <w:rPr>
          <w:lang w:val="en-GB"/>
        </w:rPr>
        <w:fldChar w:fldCharType="separate"/>
      </w:r>
      <w:r w:rsidR="00016735">
        <w:rPr>
          <w:noProof/>
          <w:lang w:val="en-GB"/>
        </w:rPr>
        <w:t>(Stuecker et al., 2017)</w:t>
      </w:r>
      <w:r w:rsidRPr="003862D0">
        <w:rPr>
          <w:lang w:val="en-GB"/>
        </w:rPr>
        <w:fldChar w:fldCharType="end"/>
      </w:r>
      <w:r w:rsidRPr="003862D0">
        <w:rPr>
          <w:lang w:val="en-GB"/>
        </w:rPr>
        <w:t xml:space="preserve">, and the Indian Ocean </w:t>
      </w:r>
      <w:ins w:id="2328" w:author="Sara M Tuson" w:date="2021-07-18T16:08:00Z">
        <w:r w:rsidR="00321A2E">
          <w:rPr>
            <w:lang w:val="en-GB"/>
          </w:rPr>
          <w:t>b</w:t>
        </w:r>
      </w:ins>
      <w:del w:id="2329" w:author="Sara M Tuson" w:date="2021-07-18T16:08:00Z">
        <w:r w:rsidRPr="003862D0" w:rsidDel="00321A2E">
          <w:rPr>
            <w:lang w:val="en-GB"/>
          </w:rPr>
          <w:delText>B</w:delText>
        </w:r>
      </w:del>
      <w:r w:rsidRPr="003862D0">
        <w:rPr>
          <w:lang w:val="en-GB"/>
        </w:rPr>
        <w:t>asin (IOB) mode</w:t>
      </w:r>
      <w:ins w:id="2330" w:author="Sara M Tuson" w:date="2021-07-18T16:10:00Z">
        <w:r w:rsidR="00321A2E">
          <w:rPr>
            <w:lang w:val="en-GB"/>
          </w:rPr>
          <w:t>.</w:t>
        </w:r>
      </w:ins>
      <w:del w:id="2331" w:author="Sara M Tuson" w:date="2021-07-18T16:10:00Z">
        <w:r w:rsidRPr="003862D0" w:rsidDel="00321A2E">
          <w:rPr>
            <w:lang w:val="en-GB"/>
          </w:rPr>
          <w:delText>,</w:delText>
        </w:r>
      </w:del>
      <w:r w:rsidRPr="003862D0">
        <w:rPr>
          <w:lang w:val="en-GB"/>
        </w:rPr>
        <w:t xml:space="preserve"> </w:t>
      </w:r>
      <w:ins w:id="2332" w:author="Sara M Tuson" w:date="2021-07-18T16:10:00Z">
        <w:r w:rsidR="00321A2E">
          <w:rPr>
            <w:lang w:val="en-GB"/>
          </w:rPr>
          <w:t>This</w:t>
        </w:r>
      </w:ins>
      <w:del w:id="2333" w:author="Sara M Tuson" w:date="2021-07-18T16:10:00Z">
        <w:r w:rsidRPr="003862D0" w:rsidDel="00321A2E">
          <w:rPr>
            <w:lang w:val="en-GB"/>
          </w:rPr>
          <w:delText>which</w:delText>
        </w:r>
      </w:del>
      <w:r w:rsidRPr="003862D0">
        <w:rPr>
          <w:lang w:val="en-GB"/>
        </w:rPr>
        <w:t xml:space="preserve"> is often described as a capacitor effect in response to ENSO </w:t>
      </w:r>
      <w:r w:rsidRPr="003862D0">
        <w:rPr>
          <w:lang w:val="en-GB"/>
        </w:rPr>
        <w:fldChar w:fldCharType="begin" w:fldLock="1"/>
      </w:r>
      <w:r w:rsidR="00615634">
        <w:rPr>
          <w:lang w:val="en-GB"/>
        </w:rPr>
        <w:instrText>ADDIN CSL_CITATION { "citationItems" : [ { "id" : "ITEM-1", "itemData" : { "DOI" : "10.1175/2008JCLI2544.1", "ISSN" : "0894-8755", "author" : [ { "dropping-particle" : "", "family" : "Xie", "given" : "Shang-Ping", "non-dropping-particle" : "", "parse-names" : false, "suffix" : "" }, { "dropping-particle" : "", "family" : "Hu", "given" : "Kaiming", "non-dropping-particle" : "", "parse-names" : false, "suffix" : "" }, { "dropping-particle" : "", "family" : "Hafner", "given" : "Jan", "non-dropping-particle" : "", "parse-names" : false, "suffix" : "" }, { "dropping-particle" : "", "family" : "Tokinaga", "given" : "Hiroki", "non-dropping-particle" : "", "parse-names" : false, "suffix" : "" }, { "dropping-particle" : "", "family" : "Du", "given" : "Yan", "non-dropping-particle" : "", "parse-names" : false, "suffix" : "" }, { "dropping-particle" : "", "family" : "Huang", "given" : "Gang", "non-dropping-particle" : "", "parse-names" : false, "suffix" : "" }, { "dropping-particle" : "", "family" : "Sampe", "given" : "Takeaki", "non-dropping-particle" : "", "parse-names" : false, "suffix" : "" } ], "container-title" : "Journal of Climate", "id" : "ITEM-1", "issue" : "3", "issued" : { "date-parts" : [ [ "2009", "2" ] ] }, "page" : "730-747", "title" : "Indian Ocean Capacitor Effect on Indo\u2013Western Pacific Climate during the Summer following El Ni\u00f1o", "translator" : [ { "dropping-particle" : "", "family" : "K3559", "given" : "", "non-dropping-particle" : "", "parse-names" : false, "suffix" : "" } ], "type" : "article-journal", "volume" : "22" }, "uris" : [ "http://www.mendeley.com/documents/?uuid=dcb3a399-39f9-4165-929c-02afe1d36579" ] }, { "id" : "ITEM-2", "itemData" : { "DOI" : "10.1175/JCLI-D-12-00678.1", "abstract" : " AbstractThis study evaluates the simulation of the Indian Ocean Basin (IOB) mode and relevant physical processes in models from phase 5 of the Coupled Model Intercomparison Project (CMIP5). Historical runs from 20 CMIP5 models are available for the analysis. They reproduce the IOB mode and its close relationship to El Ni\u00f1o\u2013Southern Oscillation (ENSO). Half of the models capture key IOB processes: a downwelling oceanic Rossby wave in the southern tropical Indian Ocean (TIO) precedes the IOB development in boreal fall and triggers an antisymmetric wind anomaly pattern across the equator in the following spring. The anomalous wind pattern induces a second warming in the north Indian Ocean (NIO) through summer and sustains anticyclonic wind anomalies in the northwest Pacific by radiating a warm tropospheric Kelvin wave. The second warming in the NIO is indicative of ocean\u2013atmosphere interaction in the interior TIO. More than half of the models display a double peak in NIO warming, as observed following El Ni\u00f1o, while the rest show only one winter peak. The intermodel diversity in the characteristics of the IOB mode seems related to the thermocline adjustment in the south TIO to ENSO-induced wind variations. Almost all the models show multidecadal variations in IOB variance, possibly modulated by ENSO. ", "author" : [ { "dropping-particle" : "", "family" : "Du", "given" : "Yan", "non-dropping-particle" : "", "parse-names" : false, "suffix" : "" }, { "dropping-particle" : "", "family" : "Xie", "given" : "Shang-Ping", "non-dropping-particle" : "", "parse-names" : false, "suffix" : "" }, { "dropping-particle" : "", "family" : "Yang", "given" : "Ya-Li", "non-dropping-particle" : "", "parse-names" : false, "suffix" : "" }, { "dropping-particle" : "", "family" : "Zheng", "given" : "Xiao-Tong", "non-dropping-particle" : "", "parse-names" : false, "suffix" : "" }, { "dropping-particle" : "", "family" : "Liu", "given" : "Lin", "non-dropping-particle" : "", "parse-names" : false, "suffix" : "" }, { "dropping-particle" : "", "family" : "Huang", "given" : "Gang", "non-dropping-particle" : "", "parse-names" : false, "suffix" : "" } ], "container-title" : "Journal of Climate", "id" : "ITEM-2", "issue" : "18", "issued" : { "date-parts" : [ [ "2013" ] ] }, "page" : "7240-7266", "title" : "Indian Ocean Variability in the CMIP5 Multimodel Ensemble: The Basin Mode", "translator" : [ { "dropping-particle" : "", "family" : "K3565", "given" : "", "non-dropping-particle" : "", "parse-names" : false, "suffix" : "" } ], "type" : "article-journal", "volume" : "26" }, "uris" : [ "http://www.mendeley.com/documents/?uuid=d36f7588-8f0b-44a5-a62b-634882cf6950" ] } ], "mendeley" : { "formattedCitation" : "(Xie et al., 2009; Du et al., 2013)", "plainTextFormattedCitation" : "(Xie et al., 2009; Du et al., 2013)", "previouslyFormattedCitation" : "(Xie et al., 2009; Du et al., 2013)" }, "properties" : { "noteIndex" : 0 }, "schema" : "https://github.com/citation-style-language/schema/raw/master/csl-citation.json" }</w:instrText>
      </w:r>
      <w:r w:rsidRPr="003862D0">
        <w:rPr>
          <w:lang w:val="en-GB"/>
        </w:rPr>
        <w:fldChar w:fldCharType="separate"/>
      </w:r>
      <w:r w:rsidR="00016735">
        <w:rPr>
          <w:noProof/>
          <w:lang w:val="en-GB"/>
        </w:rPr>
        <w:t>(Xie et al., 2009; Du et al., 2013)</w:t>
      </w:r>
      <w:r w:rsidRPr="003862D0">
        <w:rPr>
          <w:lang w:val="en-GB"/>
        </w:rPr>
        <w:fldChar w:fldCharType="end"/>
      </w:r>
      <w:r w:rsidRPr="003862D0">
        <w:rPr>
          <w:lang w:val="en-GB"/>
        </w:rPr>
        <w:t xml:space="preserve"> and can feed back onto ENSO evolution </w:t>
      </w:r>
      <w:r w:rsidRPr="003862D0">
        <w:rPr>
          <w:lang w:val="en-GB"/>
        </w:rPr>
        <w:fldChar w:fldCharType="begin" w:fldLock="1"/>
      </w:r>
      <w:r w:rsidR="008909DB">
        <w:rPr>
          <w:lang w:val="en-GB"/>
        </w:rPr>
        <w:instrText>ADDIN CSL_CITATION { "citationItems" : [ { "id" : "ITEM-1", "itemData" : { "DOI" : "10.1126/science.aav4236", "ISSN" : "0036-8075", "abstract" : "The El Ni\u00f1o\u2013Southern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"Jong-Seong", "non-dropping-particle" : "", "parse-names" : false, "suffix" : "" }, { "dropping-particle" : "", "family" : "Yu", "given" : "Jin-Yi",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"Jun-Young", "non-dropping-particle" : "", "parse-names" : false, "suffix" : "" }, { "dropping-particle" : "", "family" : "Gan", "given" : "Bolan", "non-dropping-particle" : "", "parse-names" : false, "suffix" : "" }, { "dropping-particle" : "", "family" : "Kim", "given" : "Geon-Il", "non-dropping-particle" : "", "parse-names" : false, "suffix" : "" }, { "dropping-particle" : "", "family" : "Kim", "given" : "Chang-Eun", "non-dropping-particle" : "", "parse-names" : false, "suffix" : "" }, { "dropping-particle" : "", "family" : "Kim", "given" : "Sunyoung", "non-dropping-particle" : "", "parse-names" : false, "suffix" : "" }, { "dropping-particle" : "", "family" : "Kim", "given" : "Jeong-Hwan", "non-dropping-particle" : "", "parse-names" : false, "suffix" : "" }, { "dropping-particle" : "", "family" : "Chang", "given" : "Ping", "non-dropping-particle" : "", "parse-names" : false, "suffix" : "" } ], "container-title" : "Science", "id" : "ITEM-1", "issue" : "6430", "issued" : { "date-parts" : [ [ "2019", "3", "1" ] ] }, "page" : "eaav4236", "title" : "Pantropical climate interactions", "translator" : [ { "dropping-particle" : "", "family" : "K3757", "given" : "", "non-dropping-particle" : "", "parse-names" : false, "suffix" : "" } ], "type" : "article-journal", "volume" : "363" }, "uris" : [ "http://www.mendeley.com/documents/?uuid=ad902bfb-9d27-4180-a68e-0a89647e8265" ] } ], "mendeley" : { "formattedCitation" : "(Cai et al., 2019)", "plainTextFormattedCitation" : "(Cai et al., 2019)", "previouslyFormattedCitation" : "(Cai et al., 2019)" }, "properties" : { "noteIndex" : 0 }, "schema" : "https://github.com/citation-style-language/schema/raw/master/csl-citation.json" }</w:instrText>
      </w:r>
      <w:r w:rsidRPr="003862D0">
        <w:rPr>
          <w:lang w:val="en-GB"/>
        </w:rPr>
        <w:fldChar w:fldCharType="separate"/>
      </w:r>
      <w:r w:rsidR="00016735">
        <w:rPr>
          <w:noProof/>
          <w:lang w:val="en-GB"/>
        </w:rPr>
        <w:t>(Cai et al., 2019)</w:t>
      </w:r>
      <w:r w:rsidRPr="003862D0">
        <w:rPr>
          <w:lang w:val="en-GB"/>
        </w:rPr>
        <w:fldChar w:fldCharType="end"/>
      </w:r>
      <w:r w:rsidR="000F5551" w:rsidRPr="003862D0">
        <w:rPr>
          <w:lang w:val="en-GB"/>
        </w:rPr>
        <w:t>.</w:t>
      </w:r>
      <w:r w:rsidRPr="003862D0">
        <w:rPr>
          <w:lang w:val="en-GB"/>
        </w:rPr>
        <w:t xml:space="preserve"> IOD and IOB are extensively described in </w:t>
      </w:r>
      <w:r w:rsidR="00BC30BD" w:rsidRPr="003862D0">
        <w:rPr>
          <w:lang w:val="en-GB"/>
        </w:rPr>
        <w:t>Annex</w:t>
      </w:r>
      <w:r w:rsidR="00C95C79" w:rsidRPr="003862D0">
        <w:rPr>
          <w:lang w:val="en-GB"/>
        </w:rPr>
        <w:t xml:space="preserve"> IV</w:t>
      </w:r>
      <w:del w:id="2334" w:author="Ian Blenkinsop" w:date="2021-07-27T11:36:00Z">
        <w:r w:rsidR="00C95C79" w:rsidRPr="003862D0" w:rsidDel="00836D61">
          <w:rPr>
            <w:lang w:val="en-GB"/>
          </w:rPr>
          <w:delText xml:space="preserve">, </w:delText>
        </w:r>
      </w:del>
      <w:ins w:id="2335" w:author="Ian Blenkinsop" w:date="2021-07-27T11:36:00Z">
        <w:r w:rsidR="00836D61">
          <w:rPr>
            <w:lang w:val="en-GB"/>
          </w:rPr>
          <w:t xml:space="preserve"> (</w:t>
        </w:r>
      </w:ins>
      <w:r w:rsidR="00C95C79" w:rsidRPr="003862D0">
        <w:rPr>
          <w:lang w:val="en-GB"/>
        </w:rPr>
        <w:t>Section</w:t>
      </w:r>
      <w:r w:rsidRPr="003862D0">
        <w:rPr>
          <w:lang w:val="en-GB"/>
        </w:rPr>
        <w:t xml:space="preserve"> A</w:t>
      </w:r>
      <w:r w:rsidR="006F1B33" w:rsidRPr="003862D0">
        <w:rPr>
          <w:lang w:val="en-GB"/>
        </w:rPr>
        <w:t>IV</w:t>
      </w:r>
      <w:r w:rsidR="00C95C79" w:rsidRPr="003862D0">
        <w:rPr>
          <w:lang w:val="en-GB"/>
        </w:rPr>
        <w:t>2</w:t>
      </w:r>
      <w:r w:rsidRPr="003862D0">
        <w:rPr>
          <w:lang w:val="en-GB"/>
        </w:rPr>
        <w:t>.</w:t>
      </w:r>
      <w:r w:rsidR="002A5A76" w:rsidRPr="003862D0">
        <w:rPr>
          <w:lang w:val="en-GB"/>
        </w:rPr>
        <w:t>4</w:t>
      </w:r>
      <w:ins w:id="2336" w:author="Ian Blenkinsop" w:date="2021-07-27T11:36:00Z">
        <w:r w:rsidR="00836D61">
          <w:rPr>
            <w:lang w:val="en-GB"/>
          </w:rPr>
          <w:t>)</w:t>
        </w:r>
      </w:ins>
      <w:r w:rsidR="000F5551" w:rsidRPr="003862D0">
        <w:rPr>
          <w:lang w:val="en-GB"/>
        </w:rPr>
        <w:t>.</w:t>
      </w:r>
    </w:p>
    <w:p w14:paraId="6A7E82E1" w14:textId="77777777" w:rsidR="001D649D" w:rsidRPr="003862D0" w:rsidRDefault="001D649D" w:rsidP="001D649D">
      <w:pPr>
        <w:pStyle w:val="AR6BodyText"/>
        <w:rPr>
          <w:lang w:val="en-GB"/>
        </w:rPr>
      </w:pPr>
    </w:p>
    <w:p w14:paraId="126FEF2C" w14:textId="47826552" w:rsidR="001D649D" w:rsidRPr="003862D0" w:rsidRDefault="001D649D" w:rsidP="001D649D">
      <w:pPr>
        <w:pStyle w:val="AR6BodyText"/>
        <w:rPr>
          <w:lang w:val="en-GB"/>
        </w:rPr>
      </w:pPr>
      <w:r w:rsidRPr="003862D0">
        <w:rPr>
          <w:lang w:val="en-GB"/>
        </w:rPr>
        <w:t xml:space="preserve">The projected climate mean state changes in the tropical Indian Ocean resemble a positive IOD state, with faster warming in the west compared to the east. This mean state change will potentially lead to a reduction in the amplitude of IOD events, </w:t>
      </w:r>
      <w:r w:rsidR="00067CD8" w:rsidRPr="003862D0">
        <w:rPr>
          <w:lang w:val="en-GB"/>
        </w:rPr>
        <w:t xml:space="preserve">albeit </w:t>
      </w:r>
      <w:r w:rsidRPr="003862D0">
        <w:rPr>
          <w:lang w:val="en-GB"/>
        </w:rPr>
        <w:t xml:space="preserve">with no robust change in IOD frequency </w:t>
      </w:r>
      <w:r w:rsidRPr="003862D0">
        <w:rPr>
          <w:lang w:val="en-GB"/>
        </w:rPr>
        <w:fldChar w:fldCharType="begin" w:fldLock="1"/>
      </w:r>
      <w:r w:rsidR="003B032B">
        <w:rPr>
          <w:lang w:val="en-GB"/>
        </w:rPr>
        <w:instrText>ADDIN CSL_CITATION { "citationItems" : [ { "id" : "ITEM-1", "itemData" : { "DOI" : "10.1038/nature13327",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"issued" : { "date-parts" : [ [ "2014", "6" ] ] }, "page" : "254-258", "publisher" : "Nature Publishing Group, a division of Macmillan Publishers Limited. All Rights Reserved.", "title" : "Increased frequency of extreme Indian Ocean Dipole events due to greenhouse warming", "translator" : [ { "dropping-particle" : "", "family" : "K1078", "given" : "", "non-dropping-particle" : "", "parse-names" : false, "suffix" : "" } ], "type" : "article-journal", "volume" : "510" }, "uris" : [ "http://www.mendeley.com/documents/?uuid=43f2b896-31c0-4fab-b87b-d09e99a1a020" ] } ], "mendeley" : { "formattedCitation" : "(Cai et al., 2014b)", "plainTextFormattedCitation" : "(Cai et al., 2014b)", "previouslyFormattedCitation" : "(Cai et al., 2014b)" }, "properties" : { "noteIndex" : 0 }, "schema" : "https://github.com/citation-style-language/schema/raw/master/csl-citation.json" }</w:instrText>
      </w:r>
      <w:r w:rsidRPr="003862D0">
        <w:rPr>
          <w:lang w:val="en-GB"/>
        </w:rPr>
        <w:fldChar w:fldCharType="separate"/>
      </w:r>
      <w:r w:rsidR="00016735">
        <w:rPr>
          <w:noProof/>
          <w:lang w:val="en-GB"/>
        </w:rPr>
        <w:t>(Cai et al., 2014b)</w:t>
      </w:r>
      <w:r w:rsidRPr="003862D0">
        <w:rPr>
          <w:lang w:val="en-GB"/>
        </w:rPr>
        <w:fldChar w:fldCharType="end"/>
      </w:r>
      <w:r w:rsidRPr="003862D0">
        <w:rPr>
          <w:lang w:val="en-GB"/>
        </w:rPr>
        <w:t xml:space="preserve">. </w:t>
      </w:r>
      <w:r w:rsidR="00710705" w:rsidRPr="003862D0">
        <w:rPr>
          <w:lang w:val="en-GB"/>
        </w:rPr>
        <w:t xml:space="preserve">There is </w:t>
      </w:r>
      <w:r w:rsidRPr="003862D0">
        <w:rPr>
          <w:lang w:val="en-GB"/>
        </w:rPr>
        <w:t xml:space="preserve">no </w:t>
      </w:r>
      <w:r w:rsidR="00710705" w:rsidRPr="003862D0">
        <w:rPr>
          <w:lang w:val="en-GB"/>
        </w:rPr>
        <w:t xml:space="preserve">robust </w:t>
      </w:r>
      <w:r w:rsidRPr="003862D0">
        <w:rPr>
          <w:lang w:val="en-GB"/>
        </w:rPr>
        <w:t xml:space="preserve">evidence </w:t>
      </w:r>
      <w:r w:rsidR="00677278" w:rsidRPr="003862D0">
        <w:rPr>
          <w:lang w:val="en-GB"/>
        </w:rPr>
        <w:t xml:space="preserve">yet </w:t>
      </w:r>
      <w:r w:rsidRPr="003862D0">
        <w:rPr>
          <w:lang w:val="en-GB"/>
        </w:rPr>
        <w:t>suggest</w:t>
      </w:r>
      <w:r w:rsidR="00710705" w:rsidRPr="003862D0">
        <w:rPr>
          <w:lang w:val="en-GB"/>
        </w:rPr>
        <w:t>ing</w:t>
      </w:r>
      <w:r w:rsidRPr="003862D0">
        <w:rPr>
          <w:lang w:val="en-GB"/>
        </w:rPr>
        <w:t xml:space="preserve"> a cessation of IOD variability </w:t>
      </w:r>
      <w:r w:rsidR="00710705" w:rsidRPr="003862D0">
        <w:rPr>
          <w:lang w:val="en-GB"/>
        </w:rPr>
        <w:t xml:space="preserve">or </w:t>
      </w:r>
      <w:r w:rsidRPr="003862D0">
        <w:rPr>
          <w:lang w:val="en-GB"/>
        </w:rPr>
        <w:t xml:space="preserve">a </w:t>
      </w:r>
      <w:r w:rsidR="00710705" w:rsidRPr="003862D0">
        <w:rPr>
          <w:lang w:val="en-GB"/>
        </w:rPr>
        <w:t>significant</w:t>
      </w:r>
      <w:r w:rsidRPr="003862D0">
        <w:rPr>
          <w:lang w:val="en-GB"/>
        </w:rPr>
        <w:t xml:space="preserve"> change in the IOB mode in the near-term.</w:t>
      </w:r>
    </w:p>
    <w:p w14:paraId="6B372101" w14:textId="616F8CBE" w:rsidR="001D649D" w:rsidRPr="003862D0" w:rsidRDefault="001D649D" w:rsidP="001D649D">
      <w:pPr>
        <w:pStyle w:val="AR6BodyText"/>
        <w:rPr>
          <w:lang w:val="en-GB"/>
        </w:rPr>
      </w:pPr>
    </w:p>
    <w:p w14:paraId="40AD04EC" w14:textId="77777777" w:rsidR="00A9790A" w:rsidRPr="003862D0" w:rsidRDefault="00A9790A" w:rsidP="00A9790A">
      <w:pPr>
        <w:pStyle w:val="AR6BodyText"/>
        <w:rPr>
          <w:lang w:val="en-GB"/>
        </w:rPr>
      </w:pPr>
    </w:p>
    <w:p w14:paraId="48A29ADD" w14:textId="3E0A72DA" w:rsidR="00A9790A" w:rsidRPr="003862D0" w:rsidRDefault="00A9790A" w:rsidP="00A9790A">
      <w:pPr>
        <w:pStyle w:val="AR6Chap4Level34111"/>
        <w:rPr>
          <w:lang w:val="en-GB"/>
        </w:rPr>
      </w:pPr>
      <w:r w:rsidRPr="003862D0">
        <w:rPr>
          <w:lang w:val="en-GB"/>
        </w:rPr>
        <w:t xml:space="preserve"> </w:t>
      </w:r>
      <w:bookmarkStart w:id="2337" w:name="_Toc66467270"/>
      <w:bookmarkStart w:id="2338" w:name="_Toc66574525"/>
      <w:bookmarkStart w:id="2339" w:name="_Toc66574696"/>
      <w:bookmarkStart w:id="2340" w:name="_Toc66646043"/>
      <w:bookmarkStart w:id="2341" w:name="_Toc69752513"/>
      <w:bookmarkStart w:id="2342" w:name="_Toc66466986"/>
      <w:r w:rsidRPr="003862D0">
        <w:rPr>
          <w:lang w:val="en-GB"/>
        </w:rPr>
        <w:t>Tropical Atlantic Modes</w:t>
      </w:r>
      <w:bookmarkEnd w:id="2337"/>
      <w:bookmarkEnd w:id="2338"/>
      <w:bookmarkEnd w:id="2339"/>
      <w:bookmarkEnd w:id="2340"/>
      <w:bookmarkEnd w:id="2341"/>
      <w:r w:rsidRPr="003862D0">
        <w:rPr>
          <w:lang w:val="en-GB"/>
        </w:rPr>
        <w:t xml:space="preserve"> </w:t>
      </w:r>
      <w:bookmarkEnd w:id="2342"/>
    </w:p>
    <w:p w14:paraId="211BF4EB" w14:textId="011D7E35" w:rsidR="00A9790A" w:rsidRPr="003862D0" w:rsidRDefault="00A9790A" w:rsidP="00A9790A">
      <w:pPr>
        <w:pStyle w:val="AR6BodyText"/>
        <w:rPr>
          <w:rFonts w:cs="Times Roman"/>
          <w:color w:val="000000" w:themeColor="text1"/>
          <w:lang w:val="en-GB" w:eastAsia="ko-KR"/>
        </w:rPr>
      </w:pPr>
      <w:r w:rsidRPr="003862D0">
        <w:rPr>
          <w:rFonts w:cs="Times Roman"/>
          <w:color w:val="000000" w:themeColor="text1"/>
          <w:lang w:val="en-GB"/>
        </w:rPr>
        <w:br/>
        <w:t xml:space="preserve">Interannual variability of the tropical Atlantic can be described in terms of two main climate modes: the Atlantic </w:t>
      </w:r>
      <w:ins w:id="2343" w:author="Sara M Tuson" w:date="2021-07-19T18:49:00Z">
        <w:r w:rsidR="00DB0698">
          <w:rPr>
            <w:rFonts w:cs="Times Roman"/>
            <w:color w:val="000000" w:themeColor="text1"/>
            <w:lang w:val="en-GB"/>
          </w:rPr>
          <w:t>e</w:t>
        </w:r>
      </w:ins>
      <w:del w:id="2344" w:author="Sara M Tuson" w:date="2021-07-19T18:49:00Z">
        <w:r w:rsidRPr="003862D0" w:rsidDel="00DB0698">
          <w:rPr>
            <w:rFonts w:cs="Times Roman"/>
            <w:color w:val="000000" w:themeColor="text1"/>
            <w:lang w:val="en-GB"/>
          </w:rPr>
          <w:delText>E</w:delText>
        </w:r>
      </w:del>
      <w:r w:rsidRPr="003862D0">
        <w:rPr>
          <w:rFonts w:cs="Times Roman"/>
          <w:color w:val="000000" w:themeColor="text1"/>
          <w:lang w:val="en-GB"/>
        </w:rPr>
        <w:t xml:space="preserve">quatorial </w:t>
      </w:r>
      <w:ins w:id="2345" w:author="Sara M Tuson" w:date="2021-07-19T18:49:00Z">
        <w:r w:rsidR="00DB0698">
          <w:rPr>
            <w:rFonts w:cs="Times Roman"/>
            <w:color w:val="000000" w:themeColor="text1"/>
            <w:lang w:val="en-GB"/>
          </w:rPr>
          <w:t>m</w:t>
        </w:r>
      </w:ins>
      <w:del w:id="2346"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 xml:space="preserve">ode and the Atlantic </w:t>
      </w:r>
      <w:ins w:id="2347" w:author="Sara M Tuson" w:date="2021-07-19T18:49:00Z">
        <w:r w:rsidR="00DB0698">
          <w:rPr>
            <w:rFonts w:cs="Times Roman"/>
            <w:color w:val="000000" w:themeColor="text1"/>
            <w:lang w:val="en-GB"/>
          </w:rPr>
          <w:t>m</w:t>
        </w:r>
      </w:ins>
      <w:del w:id="2348"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 xml:space="preserve">eridional </w:t>
      </w:r>
      <w:ins w:id="2349" w:author="Sara M Tuson" w:date="2021-07-19T18:49:00Z">
        <w:r w:rsidR="00DB0698">
          <w:rPr>
            <w:rFonts w:cs="Times Roman"/>
            <w:color w:val="000000" w:themeColor="text1"/>
            <w:lang w:val="en-GB"/>
          </w:rPr>
          <w:t>m</w:t>
        </w:r>
      </w:ins>
      <w:del w:id="2350"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ode (AMM</w:t>
      </w:r>
      <w:del w:id="2351" w:author="Ian Blenkinsop" w:date="2021-07-27T11:41:00Z">
        <w:r w:rsidRPr="003862D0" w:rsidDel="00836D61">
          <w:rPr>
            <w:rFonts w:cs="Times Roman"/>
            <w:color w:val="000000" w:themeColor="text1"/>
            <w:lang w:val="en-GB"/>
          </w:rPr>
          <w:delText xml:space="preserve">) </w:delText>
        </w:r>
      </w:del>
      <w:ins w:id="2352" w:author="Ian Blenkinsop" w:date="2021-07-27T11:41:00Z">
        <w:r w:rsidR="00836D61">
          <w:rPr>
            <w:rFonts w:cs="Times Roman"/>
            <w:color w:val="000000" w:themeColor="text1"/>
            <w:lang w:val="en-GB"/>
          </w:rPr>
          <w:t>;</w:t>
        </w:r>
        <w:r w:rsidR="00836D61" w:rsidRPr="003862D0">
          <w:rPr>
            <w:rFonts w:cs="Times Roman"/>
            <w:color w:val="000000" w:themeColor="text1"/>
            <w:lang w:val="en-GB"/>
          </w:rPr>
          <w:t xml:space="preserve"> </w:t>
        </w:r>
      </w:ins>
      <w:del w:id="2353" w:author="Ian Blenkinsop" w:date="2021-07-27T11:41:00Z">
        <w:r w:rsidRPr="003862D0" w:rsidDel="00836D61">
          <w:rPr>
            <w:rFonts w:cs="Times Roman"/>
            <w:color w:val="000000" w:themeColor="text1"/>
            <w:lang w:val="en-GB"/>
          </w:rPr>
          <w:delText>(</w:delText>
        </w:r>
      </w:del>
      <w:r w:rsidRPr="003862D0">
        <w:rPr>
          <w:rFonts w:cs="Times Roman"/>
          <w:color w:val="000000" w:themeColor="text1"/>
          <w:lang w:val="en-GB"/>
        </w:rPr>
        <w:t>Annex IV, Section AIV2.</w:t>
      </w:r>
      <w:r w:rsidR="00677278" w:rsidRPr="003862D0">
        <w:rPr>
          <w:rFonts w:cs="Times Roman"/>
          <w:color w:val="000000" w:themeColor="text1"/>
          <w:lang w:val="en-GB"/>
        </w:rPr>
        <w:t>5</w:t>
      </w:r>
      <w:r w:rsidRPr="003862D0">
        <w:rPr>
          <w:rFonts w:cs="Times Roman"/>
          <w:color w:val="000000" w:themeColor="text1"/>
          <w:lang w:val="en-GB"/>
        </w:rPr>
        <w:t xml:space="preserve">). The Atlantic </w:t>
      </w:r>
      <w:ins w:id="2354" w:author="Sara M Tuson" w:date="2021-07-19T18:49:00Z">
        <w:r w:rsidR="00DB0698">
          <w:rPr>
            <w:rFonts w:cs="Times Roman"/>
            <w:color w:val="000000" w:themeColor="text1"/>
            <w:lang w:val="en-GB"/>
          </w:rPr>
          <w:t>e</w:t>
        </w:r>
      </w:ins>
      <w:del w:id="2355" w:author="Sara M Tuson" w:date="2021-07-19T18:49:00Z">
        <w:r w:rsidRPr="003862D0" w:rsidDel="00DB0698">
          <w:rPr>
            <w:rFonts w:cs="Times Roman"/>
            <w:color w:val="000000" w:themeColor="text1"/>
            <w:lang w:val="en-GB"/>
          </w:rPr>
          <w:delText>E</w:delText>
        </w:r>
      </w:del>
      <w:r w:rsidRPr="003862D0">
        <w:rPr>
          <w:rFonts w:cs="Times Roman"/>
          <w:color w:val="000000" w:themeColor="text1"/>
          <w:lang w:val="en-GB"/>
        </w:rPr>
        <w:t xml:space="preserve">quatorial </w:t>
      </w:r>
      <w:ins w:id="2356" w:author="Sara M Tuson" w:date="2021-07-19T18:49:00Z">
        <w:r w:rsidR="00DB0698">
          <w:rPr>
            <w:rFonts w:cs="Times Roman"/>
            <w:color w:val="000000" w:themeColor="text1"/>
            <w:lang w:val="en-GB"/>
          </w:rPr>
          <w:t>m</w:t>
        </w:r>
      </w:ins>
      <w:del w:id="2357" w:author="Sara M Tuson" w:date="2021-07-19T18:49:00Z">
        <w:r w:rsidRPr="003862D0" w:rsidDel="00DB0698">
          <w:rPr>
            <w:rFonts w:cs="Times Roman"/>
            <w:color w:val="000000" w:themeColor="text1"/>
            <w:lang w:val="en-GB"/>
          </w:rPr>
          <w:delText>M</w:delText>
        </w:r>
      </w:del>
      <w:r w:rsidRPr="003862D0">
        <w:rPr>
          <w:rFonts w:cs="Times Roman"/>
          <w:color w:val="000000" w:themeColor="text1"/>
          <w:lang w:val="en-GB"/>
        </w:rPr>
        <w:t>ode, also commonly referred to as the Atlantic Niño or Atlantic Zonal Mode, is associated with SST anomalies near the equator, peaking in the eastern basin, while the AMM is characterized by an inter-hemispheric gradient of SST and wind anomalies. Both modes are associated with changes in the ITCZ and related winds and exert a strong influence on the climate in adjacent and remote regions.</w:t>
      </w:r>
    </w:p>
    <w:p w14:paraId="488F8CAC" w14:textId="77777777" w:rsidR="00A9790A" w:rsidRPr="003862D0" w:rsidRDefault="00A9790A" w:rsidP="00A9790A">
      <w:pPr>
        <w:pStyle w:val="AR6BodyText"/>
        <w:rPr>
          <w:i/>
          <w:lang w:val="en-GB"/>
        </w:rPr>
      </w:pPr>
    </w:p>
    <w:p w14:paraId="46149041" w14:textId="6D4BE41F" w:rsidR="00A9790A" w:rsidRPr="003862D0" w:rsidRDefault="00A9790A" w:rsidP="00A9790A">
      <w:pPr>
        <w:pStyle w:val="AR6BodyText"/>
        <w:rPr>
          <w:color w:val="000000" w:themeColor="text1"/>
          <w:lang w:val="en-GB"/>
        </w:rPr>
      </w:pPr>
      <w:r w:rsidRPr="003862D0">
        <w:rPr>
          <w:color w:val="000000" w:themeColor="text1"/>
          <w:lang w:val="en-GB"/>
        </w:rPr>
        <w:t xml:space="preserve">Despite considerable improvements in CMIP5 with respect to CMIP3, most CMIP5 models </w:t>
      </w:r>
      <w:r w:rsidRPr="003862D0">
        <w:rPr>
          <w:color w:val="000000"/>
          <w:lang w:val="en-GB"/>
        </w:rPr>
        <w:t xml:space="preserve">have difficulties in simulating the mean climate of the tropical Atlantic </w:t>
      </w:r>
      <w:r w:rsidRPr="003862D0">
        <w:rPr>
          <w:color w:val="000000"/>
          <w:lang w:val="en-GB"/>
        </w:rPr>
        <w:fldChar w:fldCharType="begin" w:fldLock="1"/>
      </w:r>
      <w:r w:rsidR="00615634">
        <w:rPr>
          <w:color w:val="000000"/>
          <w:lang w:val="en-GB"/>
        </w:rPr>
        <w:instrText>ADDIN CSL_CITATION { "citationItems" : [ { "id" : "ITEM-1", "itemData" : { "DOI" : "10.1175/JCLI-D-18-0846.1", "ISSN" : "0894-8755", "abstract" : "AbstractState-of-the-art general circulation models show important systematic errors in their simulation of sea surface temperatures (SST), especially in the tropical Atlantic. In this work the spread in the simulation of climatological SST in the tropical Atlantic by 24 CMIP5 models is examined, and its relationship with the mean systematic biases in the region is explored. The modes of intermodel variability are estimated by applying principal component (PC) analysis to the SSTs in the region 70\u00b0W?20\u00b0E, 20\u00b0S?20\u00b0N. The intermodel variability is approximately explained by the first three modes. The first mode is related to warmer SSTs in the basin, shows worldwide connections with same-signed loads over most of the tropics, and is connected with lower low cloud cover over the eastern parts of the subtropical oceans. The second mode is restricted to the Atlantic, where it shows negative and positive loads to the north and south of the equator, respectively, and is connected to a too weak Atlantic meridional overturning circulation (AMOC). The third mode is related to the double intertropical convergence zone bias in the Pacific and to an interhemispheric asymmetry in the net radiation at the top of the atmosphere. The structure of the second mode is closer to the mean bias than that of the others in the tropical Atlantic, suggesting that model difficulties with the AMOC contribute to the regional biases.", "author" : [ { "dropping-particle" : "", "family" : "Mohino", "given" : "Elsa", "non-dropping-particle" : "", "parse-names" : false, "suffix" : "" }, { "dropping-particle" : "", "family" : "Rodr\u00edguez-Fonseca", "given" : "Bel\u00e9n", "non-dropping-particle" : "", "parse-names" : false, "suffix" : "" }, { "dropping-particle" : "", "family" : "Mechoso", "given" : "C Roberto", "non-dropping-particle" : "", "parse-names" : false, "suffix" : "" }, { "dropping-particle" : "", "family" : "Losada", "given" : "Teresa", "non-dropping-particle" : "", "parse-names" : false, "suffix" : "" }, { "dropping-particle" : "", "family" : "Polo", "given" : "Irene", "non-dropping-particle" : "", "parse-names" : false, "suffix" : "" } ], "container-title" : "Journal of Climate", "id" : "ITEM-1", "issue" : "12", "issued" : { "date-parts" : [ [ "2019", "4", "1" ] ] }, "note" : "doi: 10.1175/JCLI-D-18-0846.1", "page" : "3615-3635", "publisher" : "American Meteorological Society", "title" : "Relationships among Intermodel Spread and Biases in Tropical Atlantic Sea Surface Temperatures", "translator" : [ { "dropping-particle" : "", "family" : "K4617", "given" : "", "non-dropping-particle" : "", "parse-names" : false, "suffix" : "" } ], "type" : "article-journal", "volume" : "32" }, "uris" : [ "http://www.mendeley.com/documents/?uuid=61ac892c-8495-416f-b755-887cfee3fc8d", "http://www.mendeley.com/documents/?uuid=c9036a06-e86b-416c-b343-924c34f89b91" ] } ], "mendeley" : { "formattedCitation" : "(Mohino et al., 2019)", "plainTextFormattedCitation" : "(Mohino et al., 2019)", "previouslyFormattedCitation" : "(Mohino et al., 2019)"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(Mohino et al., 2019)</w:t>
      </w:r>
      <w:r w:rsidRPr="003862D0">
        <w:rPr>
          <w:color w:val="000000"/>
          <w:lang w:val="en-GB"/>
        </w:rPr>
        <w:fldChar w:fldCharType="end"/>
      </w:r>
      <w:r w:rsidRPr="003862D0">
        <w:rPr>
          <w:color w:val="000000"/>
          <w:lang w:val="en-GB"/>
        </w:rPr>
        <w:t xml:space="preserve"> and </w:t>
      </w:r>
      <w:r w:rsidRPr="003862D0">
        <w:rPr>
          <w:color w:val="000000" w:themeColor="text1"/>
          <w:lang w:val="en-GB"/>
        </w:rPr>
        <w:t>are not able to correctly simulate the main aspects of Tropical Atlantic Variability (TAV) and associated impacts. This is presumably the main reason why there is a lack of specific studies dealing with near-term changes in tropical Atlantic modes. Nevertheless, AR5 reported that the ocean is more predictable than continental areas at the decadal time</w:t>
      </w:r>
      <w:ins w:id="2358" w:author="Sara M Tuson" w:date="2021-07-15T20:32:00Z">
        <w:r w:rsidR="00367335">
          <w:rPr>
            <w:color w:val="000000" w:themeColor="text1"/>
            <w:lang w:val="en-GB"/>
          </w:rPr>
          <w:t xml:space="preserve"> </w:t>
        </w:r>
      </w:ins>
      <w:r w:rsidRPr="003862D0">
        <w:rPr>
          <w:color w:val="000000" w:themeColor="text1"/>
          <w:lang w:val="en-GB"/>
        </w:rPr>
        <w:t>scale</w:t>
      </w:r>
      <w:r w:rsidR="00D36289" w:rsidRPr="003862D0">
        <w:rPr>
          <w:color w:val="000000" w:themeColor="text1"/>
          <w:lang w:val="en-GB"/>
        </w:rPr>
        <w:t xml:space="preserve"> </w:t>
      </w:r>
      <w:r w:rsidR="00D36289" w:rsidRPr="003862D0">
        <w:rPr>
          <w:color w:val="000000" w:themeColor="text1"/>
          <w:lang w:val="en-GB"/>
        </w:rPr>
        <w:fldChar w:fldCharType="begin" w:fldLock="1"/>
      </w:r>
      <w:r w:rsidR="00615634">
        <w:rPr>
          <w:color w:val="000000" w:themeColor="text1"/>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00D36289" w:rsidRPr="003862D0">
        <w:rPr>
          <w:color w:val="000000" w:themeColor="text1"/>
          <w:lang w:val="en-GB"/>
        </w:rPr>
        <w:fldChar w:fldCharType="separate"/>
      </w:r>
      <w:r w:rsidR="00016735">
        <w:rPr>
          <w:noProof/>
          <w:color w:val="000000" w:themeColor="text1"/>
          <w:lang w:val="en-GB"/>
        </w:rPr>
        <w:t>(Kirtman et al., 2013)</w:t>
      </w:r>
      <w:r w:rsidR="00D36289" w:rsidRPr="003862D0">
        <w:rPr>
          <w:color w:val="000000" w:themeColor="text1"/>
          <w:lang w:val="en-GB"/>
        </w:rPr>
        <w:fldChar w:fldCharType="end"/>
      </w:r>
      <w:r w:rsidRPr="003862D0">
        <w:rPr>
          <w:color w:val="000000" w:themeColor="text1"/>
          <w:lang w:val="en-GB"/>
        </w:rPr>
        <w:t xml:space="preserve">. In particular, the predictability in </w:t>
      </w:r>
      <w:r w:rsidR="00E50931" w:rsidRPr="003862D0">
        <w:rPr>
          <w:color w:val="000000" w:themeColor="text1"/>
          <w:lang w:val="en-GB"/>
        </w:rPr>
        <w:t xml:space="preserve">the </w:t>
      </w:r>
      <w:r w:rsidRPr="003862D0">
        <w:rPr>
          <w:color w:val="000000" w:themeColor="text1"/>
          <w:lang w:val="en-GB"/>
        </w:rPr>
        <w:t xml:space="preserve">tropical oceans is mainly associated with decadal variations of the external forcing component. Since the AMV affects the tropical Atlantic, near-term variations of the AMV can modulate the </w:t>
      </w:r>
      <w:ins w:id="2359" w:author="Sara M Tuson" w:date="2021-07-19T18:50:00Z">
        <w:r w:rsidR="00DB0698">
          <w:rPr>
            <w:color w:val="000000" w:themeColor="text1"/>
            <w:lang w:val="en-GB"/>
          </w:rPr>
          <w:t>e</w:t>
        </w:r>
      </w:ins>
      <w:del w:id="2360" w:author="Sara M Tuson" w:date="2021-07-19T18:50:00Z">
        <w:r w:rsidRPr="003862D0" w:rsidDel="00DB0698">
          <w:rPr>
            <w:color w:val="000000" w:themeColor="text1"/>
            <w:lang w:val="en-GB"/>
          </w:rPr>
          <w:delText>E</w:delText>
        </w:r>
      </w:del>
      <w:r w:rsidRPr="003862D0">
        <w:rPr>
          <w:color w:val="000000" w:themeColor="text1"/>
          <w:lang w:val="en-GB"/>
        </w:rPr>
        <w:t xml:space="preserve">quatorial </w:t>
      </w:r>
      <w:ins w:id="2361" w:author="Sara M Tuson" w:date="2021-07-19T18:50:00Z">
        <w:r w:rsidR="00DB0698">
          <w:rPr>
            <w:color w:val="000000" w:themeColor="text1"/>
            <w:lang w:val="en-GB"/>
          </w:rPr>
          <w:t>m</w:t>
        </w:r>
      </w:ins>
      <w:del w:id="2362" w:author="Sara M Tuson" w:date="2021-07-19T18:50:00Z">
        <w:r w:rsidRPr="003862D0" w:rsidDel="00DB0698">
          <w:rPr>
            <w:color w:val="000000" w:themeColor="text1"/>
            <w:lang w:val="en-GB"/>
          </w:rPr>
          <w:delText>M</w:delText>
        </w:r>
      </w:del>
      <w:r w:rsidRPr="003862D0">
        <w:rPr>
          <w:color w:val="000000" w:themeColor="text1"/>
          <w:lang w:val="en-GB"/>
        </w:rPr>
        <w:t xml:space="preserve">ode and the AMM as well as associated impacts. </w:t>
      </w:r>
    </w:p>
    <w:p w14:paraId="1DEEEB6D" w14:textId="77777777" w:rsidR="00A9790A" w:rsidRPr="003862D0" w:rsidRDefault="00A9790A" w:rsidP="00A9790A">
      <w:pPr>
        <w:pStyle w:val="AR6BodyText"/>
        <w:rPr>
          <w:i/>
          <w:lang w:val="en-GB"/>
        </w:rPr>
      </w:pPr>
    </w:p>
    <w:p w14:paraId="71CA77F5" w14:textId="6C9A5EE9" w:rsidR="00A9790A" w:rsidRPr="003862D0" w:rsidRDefault="00A9790A" w:rsidP="00A9790A">
      <w:pPr>
        <w:pStyle w:val="AR6BodyText"/>
        <w:rPr>
          <w:lang w:val="en-GB"/>
        </w:rPr>
      </w:pPr>
      <w:r w:rsidRPr="003862D0">
        <w:rPr>
          <w:color w:val="000000" w:themeColor="text1"/>
          <w:lang w:val="en-GB"/>
        </w:rPr>
        <w:t xml:space="preserve">There are no specific studies focusing on near-term changes in tropical Atlantic modes; nevertheless, decadal predictions show </w:t>
      </w:r>
      <w:r w:rsidRPr="003862D0">
        <w:rPr>
          <w:rFonts w:cs="Times Roman"/>
          <w:color w:val="000000" w:themeColor="text1"/>
          <w:lang w:val="en-GB"/>
        </w:rPr>
        <w:t xml:space="preserve">that although the North Atlantic stands out in most CMIP5 models as the primary region where skill might be improved because of initialization, encouraging results have also been found in the tropical Atlantic </w:t>
      </w:r>
      <w:r w:rsidRPr="003862D0">
        <w:rPr>
          <w:lang w:val="en-GB"/>
        </w:rPr>
        <w:fldChar w:fldCharType="begin" w:fldLock="1"/>
      </w:r>
      <w:r w:rsidR="00615634">
        <w:rPr>
          <w:lang w:val="en-GB"/>
        </w:rPr>
        <w:instrText>ADDIN CSL_CITATION { "citationItems" : [ { "id" : "ITEM-1",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"ITEM-1",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"mendeley" : { "formattedCitation" : "(Meehl et al., 2014)", "plainTextFormattedCitation" : "(Meehl et al., 2014)", "previouslyFormattedCitation" : "(Meehl et al., 2014)" }, "properties" : { "noteIndex" : 0 }, "schema" : "https://github.com/citation-style-language/schema/raw/master/csl-citation.json" }</w:instrText>
      </w:r>
      <w:r w:rsidRPr="003862D0">
        <w:rPr>
          <w:lang w:val="en-GB"/>
        </w:rPr>
        <w:fldChar w:fldCharType="separate"/>
      </w:r>
      <w:r w:rsidR="00016735">
        <w:rPr>
          <w:noProof/>
          <w:lang w:val="en-GB"/>
        </w:rPr>
        <w:t>(Meehl et al., 2014)</w:t>
      </w:r>
      <w:r w:rsidRPr="003862D0">
        <w:rPr>
          <w:lang w:val="en-GB"/>
        </w:rPr>
        <w:fldChar w:fldCharType="end"/>
      </w:r>
      <w:r w:rsidRPr="003862D0">
        <w:rPr>
          <w:lang w:val="en-GB"/>
        </w:rPr>
        <w:t xml:space="preserve">. The </w:t>
      </w:r>
      <w:r w:rsidR="00E50931" w:rsidRPr="003862D0">
        <w:rPr>
          <w:lang w:val="en-GB"/>
        </w:rPr>
        <w:t xml:space="preserve">effect </w:t>
      </w:r>
      <w:r w:rsidRPr="003862D0">
        <w:rPr>
          <w:lang w:val="en-GB"/>
        </w:rPr>
        <w:t xml:space="preserve">of initialization in the tropical Atlantic is not only visible in surface temperature but also in the subsurface ocean </w:t>
      </w:r>
      <w:r w:rsidRPr="003862D0">
        <w:rPr>
          <w:lang w:val="en-GB"/>
        </w:rPr>
        <w:fldChar w:fldCharType="begin" w:fldLock="1"/>
      </w:r>
      <w:r w:rsidR="00615634">
        <w:rPr>
          <w:lang w:val="en-GB"/>
        </w:rPr>
        <w:instrText>ADDIN CSL_CITATION { "citationItems" : [ { "id" : "ITEM-1", "itemData" : { "DOI" : "10.1175/JCLI-D-14-00671.1", "ISSN" : "08948755", "abstract" : "The impact of initial conditions relative to external forcings in decadal integrations from an ensemble of state-of-the-art prediction models has been assessed using specifically designed sensitivity experiments (SWAP experiments). They consist of two sets of 10-yr-long ensemble hindcasts for two initial dates in 1965 and 1995 using either the external forcings from the \"correct\" decades or swapping the forcings between the two decades. By comparing the two sets of integrations, the impact of external forcing versus initial conditions on the predictability over multiannual time scales was estimated as the function of lead time of the hindcast. It was found that over time scales longer than about 1 yr, the predictability of sea surface temperatures (SSTs) on a global scale arises mainly from the external forcing. However, the correct initialization has a longer impact on SST predictability over specific regions such as the North Atlantic, the northwestern Pacific, and the Southern Ocean. The impact of initialization is even longer and extends to wider regions when below-surface ocean variables are considered. For the western and eastern tropical Atlantic, the impact of initialization for the 700-m heat content (HTC700) extends to as much as 9 years for some of the models considered. In all models the impact of initial conditions on the predictability of the Atlantic meridional overturning circulation (AMOC) is dominant for the first 5 years. [ABSTRACT FROM AUTHOR]", "author" : [ { "dropping-particle" : "", "family" : "Corti", "given" : "Susanna", "non-dropping-particle" : "", "parse-names" : false, "suffix" : "" }, { "dropping-particle" : "", "family" : "Palmer", "given" : "Tim", "non-dropping-particle" : "", "parse-names" : false, "suffix" : "" }, { "dropping-particle" : "", "family" : "Balmaseda", "given" : "Magdalena", "non-dropping-particle" : "", "parse-names" : false, "suffix" : "" }, { "dropping-particle" : "", "family" : "Weisheimer", "given" : "Antje", "non-dropping-particle" : "", "parse-names" : false, "suffix" : "" }, { "dropping-particle" : "", "family" : "Drijfhout", "given" : "Sybren", "non-dropping-particle" : "", "parse-names" : false, "suffix" : "" }, { "dropping-particle" : "", "family" : "Dunstone", "given" : "Nick", "non-dropping-particle" : "", "parse-names" : false, "suffix" : "" }, { "dropping-particle" : "", "family" : "Hazeleger", "given" : "Wilco", "non-dropping-particle" : "", "parse-names" : false, "suffix" : "" }, { "dropping-particle" : "", "family" : "Kr\u00f6ger", "given" : "J\u00fcrgen", "non-dropping-particle" : "", "parse-names" : false, "suffix" : "" }, { "dropping-particle" : "", "family" : "Pohlmann", "given" : "Holger", "non-dropping-particle" : "", "parse-names" : false, "suffix" : "" }, { "dropping-particle" : "", "family" : "Smith", "given" : "Doug", "non-dropping-particle" : "", "parse-names" : false, "suffix" : "" }, { "dropping-particle" : "", "family" : "Storch", "given" : "Jin Song", "non-dropping-particle" : "Von", "parse-names" : false, "suffix" : "" }, { "dropping-particle" : "", "family" : "Wouters", "given" : "Bert", "non-dropping-particle" : "", "parse-names" : false, "suffix" : "" } ], "container-title" : "Journal of Climate", "id" : "ITEM-1", "issued" : { "date-parts" : [ [ "2015" ] ] }, "page" : "4454-4470", "title" : "Impact of initial conditions versus external forcing in decadal climate predictions: A sensitivity experiment", "translator" : [ { "dropping-particle" : "", "family" : "K2776", "given" : "", "non-dropping-particle" : "", "parse-names" : false, "suffix" : "" } ], "type" : "article-journal", "volume" : "28" }, "uris" : [ "http://www.mendeley.com/documents/?uuid=a1892d09-0a6f-4543-b4a8-3328e712b376" ] } ], "mendeley" : { "formattedCitation" : "(Corti et al., 2015)", "plainTextFormattedCitation" : "(Corti et al., 2015)", "previouslyFormattedCitation" : "(Corti et al., 2015)" }, "properties" : { "noteIndex" : 0 }, "schema" : "https://github.com/citation-style-language/schema/raw/master/csl-citation.json" }</w:instrText>
      </w:r>
      <w:r w:rsidRPr="003862D0">
        <w:rPr>
          <w:lang w:val="en-GB"/>
        </w:rPr>
        <w:fldChar w:fldCharType="separate"/>
      </w:r>
      <w:r w:rsidR="00016735">
        <w:rPr>
          <w:noProof/>
          <w:lang w:val="en-GB"/>
        </w:rPr>
        <w:t>(Corti et al., 2015)</w:t>
      </w:r>
      <w:r w:rsidRPr="003862D0">
        <w:rPr>
          <w:lang w:val="en-GB"/>
        </w:rPr>
        <w:fldChar w:fldCharType="end"/>
      </w:r>
      <w:r w:rsidRPr="003862D0">
        <w:rPr>
          <w:lang w:val="en-GB"/>
        </w:rPr>
        <w:t xml:space="preserve">. In particular, initialization improves the skill via remote ocean conditions in the North Atlantic subpolar gyre and tropical Pacific, which influence the tropical Atlantic through atmospheric teleconnections </w:t>
      </w:r>
      <w:r w:rsidRPr="003862D0">
        <w:rPr>
          <w:lang w:val="en-GB"/>
        </w:rPr>
        <w:fldChar w:fldCharType="begin" w:fldLock="1"/>
      </w:r>
      <w:r w:rsidR="0022544F">
        <w:rPr>
          <w:lang w:val="en-GB"/>
        </w:rPr>
        <w:instrText>ADDIN CSL_CITATION { "citationItems" : [ { "id" : "ITEM-1", "itemData" : { "DOI" : "10.1029/2011GL047949", "ISSN" : "00948276", "abstract" : "Using idealised model experiments we show that the tropical Atlantic main hurricane development region (MDR) is potentially one of the most predictable regions for atmospheric variables such as precipitation and wind shear on multi-year timescales. Similarly we also find predictability for the number of tropical storms and the position of the inter-tropical convergence zone. Further experiments that withhold data in different parts of the ocean identify the North Atlantic sub-polar gyre as the key region for driving the skill in the model MDR. This further highlights the importance of observing the high-latitude North Atlantic Ocean for initialising future decadal predictions.", "author" : [ { "dropping-particle" : "", "family" : "Dunstone", "given" : "N J", "non-dropping-particle" : "", "parse-names" : false, "suffix" : "" }, { "dropping-particle" : "", "family" : "Smith", "given" : "D M", "non-dropping-particle" : "", "parse-names" : false, "suffix" : "" }, { "dropping-particle" : "", "family" : "Eade", "given" : "R", "non-dropping-particle" : "", "parse-names" : false, "suffix" : "" } ], "container-title" : "Geophysical Research Letters", "id" : "ITEM-1", "issue" : "14", "issued" : { "date-parts" : [ [ "2011", "7", "1" ] ] }, "note" : "doi: 10.1029/2011GL047949", "page" : "L14701", "publisher" : "John Wiley &amp; Sons, Ltd", "title" : "Multi-year predictability of the tropical Atlantic atmosphere driven by the high latitude North Atlantic Ocean", "translator" : [ { "dropping-particle" : "", "family" : "K3759", "given" : "", "non-dropping-particle" : "", "parse-names" : false, "suffix" : "" } ], "type" : "article-journal", "volume" : "38" }, "uris" : [ "http://www.mendeley.com/documents/?uuid=286e5f20-dc5a-4b02-bfe2-972576df8893" ] }, { "id" : "ITEM-2", "itemData" : { "DOI" : "10.1175/JCLI-D-14-00158.1", "ISSN" : "0894-8755", "abstract" : "AbstractTropical cyclones (TCs) are a hazard to life and property and a prominent element of the global climate system; therefore, understanding and predicting TC location, intensity, and frequency is of both societal and scientific significance. Methodologies exist to predict basinwide, seasonally aggregated TC activity months, seasons, and even years in advance. It is shown that a newly developed high-resolution global climate model can produce skillful forecasts of seasonal TC activity on spatial scales finer than basinwide, from months and seasons in advance of the TC season. The climate model used here is targeted at predicting regional climate and the statistics of weather extremes on seasonal to decadal time scales, and comprises high-resolution (50 km ? 50 km) atmosphere and land components as well as more moderate-resolution (~100 km) sea ice and ocean components. The simulation of TC climatology and interannual variations in this climate model is substantially improved by correcting systematic ocean biases through ?flux adjustment.? A suite of 12-month duration retrospective forecasts is performed over the 1981?2012 period, after initializing the climate model to observationally constrained conditions at the start of each forecast period, using both the standard and flux-adjusted versions of the model. The standard and flux-adjusted forecasts exhibit equivalent skill at predicting Northern Hemisphere TC season sea surface temperature, but the flux-adjusted model exhibits substantially improved basinwide and regional TC activity forecasts, highlighting the role of systematic biases in limiting the quality of TC forecasts. These results suggest that dynamical forecasts of seasonally aggregated regional TC activity months in advance are feasible.", "author" : [ { "dropping-particle" : "", "family" : "Vecchi", "given" : "G A", "non-dropping-particle" : "", "parse-names" : false, "suffix" : "" }, { "dropping-particle" : "", "family" : "Delworth", "given" : "T", "non-dropping-particle" : "", "parse-names" : false, "suffix" : "" }, { "dropping-particle" : "", "family" : "Gudgel", "given" : "R", "non-dropping-particle" : "", "parse-names" : false, "suffix" : "" }, { "dropping-particle" : "", "family" : "Kapnick", "given" : "S", "non-dropping-particle" : "", "parse-names" : false, "suffix" : "" }, { "dropping-particle" : "", "family" : "Rosati", "given" : "A", "non-dropping-particle" : "", "parse-names" : false, "suffix" : "" }, { "dropping-particle" : "", "family" : "Wittenberg", "given" : "A T", "non-dropping-particle" : "", "parse-names" : false, "suffix" : "" }, { "dropping-particle" : "", "family" : "Zeng", "given" : "F", "non-dropping-particle" : "", "parse-names" : false, "suffix" : "" }, { "dropping-particle" : "", "family" : "Anderson", "given" : "W", "non-dropping-particle" : "", "parse-names" : false, "suffix" : "" }, { "dropping-particle" : "", "family" : "Balaji", "given" : "V", "non-dropping-particle" : "", "parse-names" : false, "suffix" : "" }, { "dropping-particle" : "", "family" : "Dixon", "given" : "K", "non-dropping-particle" : "", "parse-names" : false, "suffix" : "" }, { "dropping-particle" : "", "family" : "Jia", "given" : "L", "non-dropping-particle" : "", "parse-names" : false, "suffix" : "" }, { "dropping-particle" : "", "family" : "Kim", "given" : "H.-S.", "non-dropping-particle" : "", "parse-names" : false, "suffix" : "" }, { "dropping-particle" : "", "family" : "Krishnamurthy", "given" : "L", "non-dropping-particle" : "", "parse-names" : false, "suffix" : "" }, { "dropping-particle" : "", "family" : "Msadek", "given" : "R", "non-dropping-particle" : "", "parse-names" : false, "suffix" : "" }, { "dropping-particle" : "", "family" : "Stern", "given" : "W F", "non-dropping-particle" : "", "parse-names" : false, "suffix" : "" }, { "dropping-particle" : "", "family" : "Underwood", "given" : "S D", "non-dropping-particle" : "", "parse-names" : false, "suffix" : "" }, { "dropping-particle" : "", "family" : "Villarini", "given" : "G", "non-dropping-particle" : "", "parse-names" : false, "suffix" : "" }, { "dropping-particle" : "", "family" : "Yang", "given" : "X", "non-dropping-particle" : "", "parse-names" : false, "suffix" : "" }, { "dropping-particle" : "", "family" : "Zhang", "given" : "S", "non-dropping-particle" : "", "parse-names" : false, "suffix" : "" } ], "container-title" : "Journal of Climate", "id" : "ITEM-2", "issue" : "21", "issued" : { "date-parts" : [ [ "2014", "11", "23" ] ] }, "note" : "doi: 10.1175/JCLI-D-14-00158.1", "page" : "7994-8016", "publisher" : "American Meteorological Society", "title" : "On the Seasonal Forecasting of Regional Tropical Cyclone Activity", "translator" : [ { "dropping-particle" : "", "family" : "K3769", "given" : "", "non-dropping-particle" : "", "parse-names" : false, "suffix" : "" } ], "type" : "article-journal", "volume" : "27" }, "uris" : [ "http://www.mendeley.com/documents/?uuid=82f7f05e-1537-4c06-9f8e-85bc0f552792" ] }, { "id" : "ITEM-3",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w:instrText>
      </w:r>
      <w:r w:rsidR="0022544F" w:rsidRPr="003741E9">
        <w:rPr>
          <w:rPrChange w:id="2363" w:author="Clotilde Pean" w:date="2021-06-22T10:16:00Z">
            <w:rPr>
              <w:lang w:val="en-GB"/>
            </w:rPr>
          </w:rPrChange>
        </w:rPr>
        <w:instrText>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"ITEM-3",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"mendeley" : { "formattedCitation" : "(Dunstone et al., 2011; Vecchi et al., 2014; Garc\u00eda-Serrano et al., 2015)", "plainTextFormattedCitation" : "(Dunstone et al., 2011; Vecchi et al., 2014; Garc\u00eda-Serrano et al., 2015)", "previouslyFormattedCitation" : "(Dunstone et al., 2011; Vecchi et al., 2014; Garc\u00eda-Serrano et al., 2015)" }, "properties" : { "noteIndex" : 0 }, "schema" : "https://github.com/citation-style-language/schema/raw/master/csl-citation.json" }</w:instrText>
      </w:r>
      <w:r w:rsidRPr="003862D0">
        <w:rPr>
          <w:lang w:val="en-GB"/>
        </w:rPr>
        <w:fldChar w:fldCharType="separate"/>
      </w:r>
      <w:r w:rsidR="00016735">
        <w:rPr>
          <w:noProof/>
        </w:rPr>
        <w:t>(Dunstone et al., 2011; Vecchi et al., 2014; García-Serrano et al., 2015)</w:t>
      </w:r>
      <w:r w:rsidRPr="003862D0">
        <w:rPr>
          <w:lang w:val="en-GB"/>
        </w:rPr>
        <w:fldChar w:fldCharType="end"/>
      </w:r>
      <w:r w:rsidRPr="00B9747B">
        <w:t xml:space="preserve">. </w:t>
      </w:r>
      <w:r w:rsidRPr="003862D0">
        <w:rPr>
          <w:lang w:val="en-GB"/>
        </w:rPr>
        <w:t xml:space="preserve">Improvements of some aspects of climate prediction systems (initialization techniques, large ensembles, increasing model resolution) have also led to skill improvements over the tropical Atlantic </w:t>
      </w:r>
      <w:r w:rsidRPr="003862D0">
        <w:rPr>
          <w:lang w:val="en-GB"/>
        </w:rPr>
        <w:fldChar w:fldCharType="begin" w:fldLock="1"/>
      </w:r>
      <w:r w:rsidR="00615634">
        <w:rPr>
          <w:lang w:val="en-GB"/>
        </w:rPr>
        <w:instrText>ADDIN CSL_CITATION { "citationItems" : [ { "id" : "ITEM-1", "itemData" : { "DOI" : "10.1002/2013GL058051", "ISSN" : "00948276", "abstract" : "We introduce an improved initialization to the decadal predictions performed for the Mittelfristige Klimaprognosen (MiKlip) project based on the Max-Planck-Institute Earth System Model and furthermore test the effect of increased ocean and atmosphere model resolutions. The new initialization includes both a more sophisticated oceanic initialization and additionally an atmospheric initialization. We compare the performance of retrospective decadal forecasts over the past 50 years with that of the previous system. The new oceanic initialization considerably improves the performance in terms of surface air temperature over the tropical oceans on the 2\u20135 years time scale, which also helps to improve the predictive skill of global mean surface air temperature on this time scale. The higher model resolution improves the predictive skill of surface air temperature over the tropical Pacific even further. Through the newly introduced atmospheric initialization, the quasi-biennial oscillation exhibits predictive skill of up to 4 years when a sufficiently high vertical atmospheric resolution is used.", "author" : [ { "dropping-particle" : "", "family" : "Pohlmann", "given" : "H.", "non-dropping-particle" : "", "parse-names" : false, "suffix" : "" }, { "dropping-particle" : "", "family" : "M\u00fcller", "given" : "W. A.", "non-dropping-particle" : "", "parse-names" : false, "suffix" : "" }, { "dropping-particle" : "", "family" : "Kulkarni", "given" : "K.", "non-dropping-particle" : "", "parse-names" : false, "suffix" : "" }, { "dropping-particle" : "", "family" : "Kameswarrao", "given" : "M.", "non-dropping-particle" : "", "parse-names" : false, "suffix" : "" }, { "dropping-particle" : "", "family" : "Matei", "given" : "D.", "non-dropping-particle" : "", "parse-names" : false, "suffix" : "" }, { "dropping-particle" : "", "family" : "Vamborg", "given" : "F. S. E.", "non-dropping-particle" : "", "parse-names" : false, "suffix" : "" }, { "dropping-particle" : "", "family" : "Kadow", "given" : "C.", "non-dropping-particle" : "", "parse-names" : false, "suffix" : "" }, { "dropping-particle" : "", "family" : "Illing", "given" : "S.", "non-dropping-particle" : "", "parse-names" : false, "suffix" : "" }, { "dropping-particle" : "", "family" : "Marotzke", "given" : "J.", "non-dropping-particle" : "", "parse-names" : false, "suffix" : "" } ], "container-title" : "Geophysical Research Letters", "id" : "ITEM-1", "issue" : "21", "issued" : { "date-parts" : [ [ "2013", "11", "16" ] ] }, "page" : "5798-5802", "title" : "Improved forecast skill in the tropics in the new MiKlip decadal climate predictions", "translator" : [ { "dropping-particle" : "", "family" : "K2904", "given" : "", "non-dropping-particle" : "", "parse-names" : false, "suffix" : "" } ], "type" : "article-journal", "volume" : "40" }, "uris" : [ "http://www.mendeley.com/documents/?uuid=5a0e08fa-b58b-4dbc-85c6-51ef3a295dc4" ] }, { "id" : "ITEM-2", "itemData" : { "DOI" : "10.1007/s00382-017-3528-x",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"Monerie", "given" : "Paul-Arthur", "non-dropping-particle" : "", "parse-names" : false, "suffix" : "" }, { "dropping-particle" : "", "family" : "Coquart", "given" : "Laure", "non-dropping-particle" : "", "parse-names" : false, "suffix" : "" }, { "dropping-particle" : "", "family" : "Maisonnave", "given" : "\u00c9ric", "non-dropping-particle" : "", "parse-names" : false, "suffix" : "" }, { "dropping-particle" : "", "family" : "Moine", "given" : "Marie-Pierre", "non-dropping-particle" : "", "parse-names" : false, "suffix" : "" }, { "dropping-particle" : "", "family" : "Terray", "given" : "Laurent", "non-dropping-particle" : "", "parse-names" : false, "suffix" : "" }, { "dropping-particle" : "", "family" : "Valcke", "given" : "Sophie", "non-dropping-particle" : "", "parse-names" : false, "suffix" : "" } ], "container-title" : "Climate Dynamics", "id" : "ITEM-2", "issue" : "9-10", "issued" : { "date-parts" : [ [ "2017", "11", "3" ] ] }, "page" : "3527-3550", "title" : "Decadal prediction skill using a high-resolution climate model", "translator" : [ { "dropping-particle" : "", "family" : "K3763", "given" : "", "non-dropping-particle" : "", "parse-names" : false, "suffix" : "" } ], "type" : "article-journal", "volume" : "49" }, "uris" : [ "http://www.mendeley.com/documents/?uuid=30e1e0db-d121-4201-b288-e50624d9e31c" ] }, { "id" : "ITEM-3", "itemData" : { "DOI" : "10.1007/s40641-017-0064-z", "ISSN" : "2198-6061", "abstract" :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"author" : [ { "dropping-particle" : "", "family" : "Yeager", "given" : "S G", "non-dropping-particle" : "", "parse-names" : false, "suffix" : "" }, { "dropping-particle" : "", "family" : "Robson", "given" : "J I", "non-dropping-particle" : "", "parse-names" : false, "suffix" : "" } ], "container-title" : "Current Climate Change Reports", "id" : "ITEM-3", "issue" : "2", "issued" : { "date-parts" : [ [ "2017", "6" ] ] }, "page" : "112-127", "title" : "Recent Progress in Understanding and Predicting Atlantic Decadal Climate Variability", "translator" : [ { "dropping-particle" : "", "family" : "K2850", "given" : "", "non-dropping-particle" : "", "parse-names" : false, "suffix" : "" } ], "type" : "article-journal", "volume" : "3" }, "uris" : [ "http://www.mendeley.com/documents/?uuid=92ed12d6-543b-41a6-8c97-8074bff4a72f" ] } ], "mendeley" : { "formattedCitation" : "(Pohlmann et al., 2013; Monerie et al., 2017; Yeager and Robson, 2017)", "plainTextFormattedCitation" : "(Pohlmann et al., 2013; Monerie et al., 2017; Yeager and Robson, 2017)", "previouslyFormattedCitation" : "(Pohlmann et al., 2013; Monerie et al., 2017; Yeager and Robson, 2017)" }, "properties" : { "noteIndex" : 0 }, "schema" : "https://github.com/citation-style-language/schema/raw/master/csl-citation.json" }</w:instrText>
      </w:r>
      <w:r w:rsidRPr="003862D0">
        <w:rPr>
          <w:lang w:val="en-GB"/>
        </w:rPr>
        <w:fldChar w:fldCharType="separate"/>
      </w:r>
      <w:r w:rsidR="00016735">
        <w:rPr>
          <w:noProof/>
          <w:lang w:val="en-GB"/>
        </w:rPr>
        <w:t>(Pohlmann et al., 2013; Monerie et al., 2017; Yeager and Robson, 2017)</w:t>
      </w:r>
      <w:r w:rsidRPr="003862D0">
        <w:rPr>
          <w:lang w:val="en-GB"/>
        </w:rPr>
        <w:fldChar w:fldCharType="end"/>
      </w:r>
      <w:r w:rsidRPr="003862D0">
        <w:rPr>
          <w:lang w:val="en-GB"/>
        </w:rPr>
        <w:t>.</w:t>
      </w:r>
    </w:p>
    <w:p w14:paraId="7F68D727" w14:textId="77777777" w:rsidR="00A9790A" w:rsidRPr="003862D0" w:rsidRDefault="00A9790A" w:rsidP="00A9790A">
      <w:pPr>
        <w:pStyle w:val="AR6BodyText"/>
        <w:rPr>
          <w:color w:val="000000" w:themeColor="text1"/>
          <w:lang w:val="en-GB"/>
        </w:rPr>
      </w:pPr>
    </w:p>
    <w:p w14:paraId="7412FBC2" w14:textId="743C9C8E" w:rsidR="00A9790A" w:rsidRPr="003862D0" w:rsidRDefault="00A9790A" w:rsidP="00A9790A">
      <w:pPr>
        <w:pStyle w:val="AR6BodyText"/>
        <w:rPr>
          <w:color w:val="000000" w:themeColor="text1"/>
          <w:lang w:val="en-GB"/>
        </w:rPr>
      </w:pPr>
      <w:r w:rsidRPr="003862D0">
        <w:rPr>
          <w:color w:val="000000" w:themeColor="text1"/>
          <w:lang w:val="en-GB"/>
        </w:rPr>
        <w:t xml:space="preserve">Recent studies have shown that the AMV can modulate not only the characteristics of the Atlantic Niños, but also their inter-basin teleconnections (Indian and Pacific). In particular, the Atlantic Niño–ENSO relationship is strongest during negative AMV phases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"10.1007/s00382-014-2305-3", "ISSN" : "0930-7575", "abstract" : "Atlantic and Pacific El Ni\u00f1o are the leading tropical oceanic variability phenomena at interannual timescales. Recent studies have demonstrated how the Atlantic Ni\u00f1o is able to influence on the dynamical processes triggering the development of the Pacific La Ni\u00f1a and vice versa. However, the stationarity of this interbasin connection is still controversial. Here we show for the first time that the Atlantic\u2013Pacific Ni\u00f1os connection takes place at particular decades, coinciding with negative phases of the Atlantic Multidecadal Oscillation (AMO). During these decades, the Atlantic\u2013Pacific connection appears as the leading coupled covariability mode between Tropical Atlantic and Pacific interannual variability. The mode is defined by a predictor field, the summer Atlantic Sea Surface Temperature (SST), and a set of predictand fields which represent a chain of atmospheric and oceanic mechanisms to generate the Pacific El Ni\u00f1o phenomenon: alteration of the Walker circulation, surface winds in western Pacific, oceanic Kelvin wave propagating eastward and impacting on the eastern thermocline and changes in the Pacific SST by internal Bjerknes feedback. We suggest that the multidecadal component of the Atlantic acts as a switch for El Ni\u00f1o prediction during certain decades, putting forward the AMO as the modulator, acting through changes in the equatorial Atlantic convection and the equatorial Pacific SST variability. These results could have a major relevance for the decadal prediction systems.", "author" : [ { "dropping-particle" : "", "family" : "Mart\u00edn-Rey", "given" : "Marta", "non-dropping-particle" : "", "parse-names" : false, "suffix" : "" }, { "dropping-particle" : "", "family" : "Rodr\u00edguez-Fonseca", "given" : "Bel\u00e9n", "non-dropping-particle" : "", "parse-names" : false, "suffix" : "" }, { "dropping-particle" : "", "family" : "Polo", "given" : "Irene", "non-dropping-particle" : "", "parse-names" : false, "suffix" : "" }, { "dropping-particle" : "", "family" : "Kucharski", "given" : "Fred", "non-dropping-particle" : "", "parse-names" : false, "suffix" : "" } ], "container-title" : "Climate Dynamics", "id" : "ITEM-1", "issue" : "11", "issued" : { "date-parts" : [ [ "2014", "12", "31" ] ] }, "page" : "3163-3178", "title" : "On the Atlantic\u2013Pacific Ni\u00f1os connection: a multidecadal modulated mode", "translator" : [ { "dropping-particle" : "", "family" : "K3764", "given" : "", "non-dropping-particle" : "", "parse-names" : false, "suffix" : "" } ], "type" : "article-journal", "volume" : "43" }, "uris" : [ "http://www.mendeley.com/documents/?uuid=2b5aa567-2c9f-46b3-8c33-2b69b544ad7f" ] }, { "id" : "ITEM-2", "itemData" : { "DOI" : "10.1007/s00382-015-2897-2", "ISSN" : "0930-7575", "abstract" : "It has been shown that the atmospheric response to the Atlantic Equatorial Mode is non-stationary. After the 1970s, Sea Surface Temperature (SST) anomalies in the tropical Atlantic are able to alter the atmosphere in the tropical Pacific via modifications of the Walker circulation. Such changes could be related to the differences in the background state of the global SSTs before and after the 1970s, but also to changes in the interannual Equatorial Mode itself. In this work we first describe the differences in the interannual Equatorial Mode before and after the 1970s. Then we use two AGCMs to perform different sensitivity experiments changing the spatial structure of the Equatorial Mode, and we explore the differences in the atmospheric response over the tropical Pacific region to each of the SST patterns considered. It is shown that the changes in the Walker Atlantic\u2013Pacific cell produced by the EM are stronger after the 1970s, and are reinforced by the change in the impact of the EM over the Indian Ocean and the Maritime Continent. It is also shown that, although the Atlantic\u2013Pacific connection is established by the aforementioned changes in the Walker circulation between the two basins, the modulation of the Indian sector is crucial for a realistic simulation of such connection by climate models.", "author" : [ { "dropping-particle" : "", "family" : "Losada", "given" : "T", "non-dropping-particle" : "", "parse-names" : false, "suffix" : "" }, { "dropping-particle" : "", "family" : "Rodr\u00edguez-Fonseca", "given" : "B", "non-dropping-particle" : "", "parse-names" : false, "suffix" : "" } ], "container-title" : "Climate Dynamics", "id" : "ITEM-2", "issue" : "3-4", "issued" : { "date-parts" : [ [ "2016", "8", "17" ] ] }, "page" : "1211-1224", "title" : "Tropical atmospheric response to decadal changes in the Atlantic Equatorial Mode", "translator" : [ { "dropping-particle" : "", "family" : "K3762", "given" : "", "non-dropping-particle" : "", "parse-names" : false, "suffix" : "" } ], "type" : "article-journal", "volume" : "47" }, "uris" : [ "http://www.mendeley.com/documents/?uuid=dcccf79d-ca5d-4037-983f-a88531537ade" ] } ], "mendeley" : { "formattedCitation" : "(Mart\u00edn-Rey et al., 2014; Losada and Rodr\u00edguez-Fonseca, 2016)", "plainTextFormattedCitation" : "(Mart\u00edn-Rey et al., 2014; Losada and Rodr\u00edguez-Fonseca, 2016)", "previouslyFormattedCitation" : "(Mart\u00edn-Rey et al., 2014; Losada and Rodr\u00edguez-Fonseca,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(Martín-Rey et al., 2014; Losada and Rodríguez-Fonseca, 2016)</w:t>
      </w:r>
      <w:r w:rsidRPr="003862D0">
        <w:rPr>
          <w:color w:val="000000" w:themeColor="text1"/>
          <w:lang w:val="en-GB"/>
        </w:rPr>
        <w:fldChar w:fldCharType="end"/>
      </w:r>
      <w:r w:rsidRPr="003862D0">
        <w:rPr>
          <w:color w:val="000000" w:themeColor="text1"/>
          <w:lang w:val="en-GB"/>
        </w:rPr>
        <w:t xml:space="preserve"> when equatorial Atlantic SST variability is enhanced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"Wiley Interdisciplinary Reviews: Climate Change", "id" : "ITEM-1", "issue" : "4", "issued" : { "date-parts" : [ [ "2018", "7", "1" ] ] }, "note" : "doi: 10.1002/wcc.527", "page" : "e527", "publisher" : "John Wiley &amp; Sons, Ltd", "title" : "Equatorial Atlantic variability-Modes, mechanisms, and global teleconnections", "translator" : [ { "dropping-particle" : "", "family" : "K3760", "given" : "", "non-dropping-particle" : "", "parse-names" : false, "suffix" : "" } ], "type" : "article-journal", "volume" : "9" }, "uris" : [ "http://www.mendeley.com/documents/?uuid=2afbbafc-66db-4b53-95f6-c247323e1a07" ] }, { "id" : "ITEM-2", "itemData" : { "DOI" : "10.1007/s00382-015-2471-y", "ISSN" : "1432-0894", "abstract" : "AbstractThe Atlantic multidecadal oscillation (AMO) is the leading mode of Atlantic sea surface temperature (SST) variability at multidecadal time scales. Previous studies have shown that the AMO could modulate El Ni\u00f1o?Southern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"ITEM-2", "issue" : "7", "issued" : { "date-parts" : [ [ "2017", "2" ] ] }, "page" : "3071-3089", "publisher" : "American Meteorological Society", "title" : "Is There Evidence of Changes in Tropical Atlantic Variability Modes under AMO Phases in the Observational Record?", "translator" : [ { "dropping-particle" : "", "family" : "K3962", "given" : "", "non-dropping-particle" : "", "parse-names" : false, "suffix" : "" } ], "type" : "article-journal", "volume" : "41" }, "uris" : [ "http://www.mendeley.com/documents/?uuid=17ddee6b-b769-4229-86c7-ca446d3c4d9f" ] } ], "mendeley" : { "formattedCitation" : "(Mart\u00edn-Rey et al., 2017; L\u00fcbbecke et al., 2018)", "plainTextFormattedCitation" : "(Mart\u00edn-Rey et al., 2017; L\u00fcbbecke et al., 2018)", "previouslyFormattedCitation" : "(Mart\u00edn-Rey et al., 2017; L\u00fcbbecke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(Martín-Rey et al., 2017; Lübbecke et al., 2018)</w:t>
      </w:r>
      <w:r w:rsidRPr="003862D0">
        <w:rPr>
          <w:color w:val="000000" w:themeColor="text1"/>
          <w:lang w:val="en-GB"/>
        </w:rPr>
        <w:fldChar w:fldCharType="end"/>
      </w:r>
      <w:r w:rsidRPr="003862D0">
        <w:rPr>
          <w:color w:val="000000" w:themeColor="text1"/>
          <w:lang w:val="en-GB"/>
        </w:rPr>
        <w:t xml:space="preserve">. </w:t>
      </w:r>
    </w:p>
    <w:p w14:paraId="175146C7" w14:textId="77777777" w:rsidR="00A9790A" w:rsidRPr="003862D0" w:rsidRDefault="00A9790A" w:rsidP="00A9790A">
      <w:pPr>
        <w:pStyle w:val="AR6BodyText"/>
        <w:rPr>
          <w:color w:val="000000" w:themeColor="text1"/>
          <w:lang w:val="en-GB"/>
        </w:rPr>
      </w:pPr>
    </w:p>
    <w:p w14:paraId="5F092BAD" w14:textId="2E51B3F9" w:rsidR="00A9790A" w:rsidRPr="003862D0" w:rsidRDefault="00A9790A" w:rsidP="00A9790A">
      <w:pPr>
        <w:pStyle w:val="AR6BodyText"/>
        <w:rPr>
          <w:color w:val="000000" w:themeColor="text1"/>
          <w:lang w:val="en-GB"/>
        </w:rPr>
      </w:pPr>
      <w:r w:rsidRPr="003862D0">
        <w:rPr>
          <w:color w:val="000000" w:themeColor="text1"/>
          <w:lang w:val="en-GB"/>
        </w:rPr>
        <w:t>Based on CMIP5 and available CMIP6 results, we conclude that there is a lack of studies on the near-term evolution of TAV and associated teleconnections</w:t>
      </w:r>
      <w:r w:rsidR="00E50931" w:rsidRPr="003862D0">
        <w:rPr>
          <w:color w:val="000000" w:themeColor="text1"/>
          <w:lang w:val="en-GB"/>
        </w:rPr>
        <w:t xml:space="preserve"> for a comprehensive assessment</w:t>
      </w:r>
      <w:r w:rsidRPr="003862D0">
        <w:rPr>
          <w:color w:val="000000" w:themeColor="text1"/>
          <w:lang w:val="en-GB"/>
        </w:rPr>
        <w:t>. However, some studies show that despite severe model biases there are skilful predictions in the mean state of tropical Atlantic surface temperature several years ahead (</w:t>
      </w:r>
      <w:r w:rsidRPr="003862D0">
        <w:rPr>
          <w:i/>
          <w:color w:val="000000" w:themeColor="text1"/>
          <w:lang w:val="en-GB"/>
        </w:rPr>
        <w:t>medium confidence</w:t>
      </w:r>
      <w:r w:rsidRPr="003862D0">
        <w:rPr>
          <w:color w:val="000000" w:themeColor="text1"/>
          <w:lang w:val="en-GB"/>
        </w:rPr>
        <w:t>), though skill in simulated variability has not been assessed yet.</w:t>
      </w:r>
      <w:r w:rsidR="0027751C" w:rsidRPr="003862D0">
        <w:rPr>
          <w:color w:val="000000" w:themeColor="text1"/>
          <w:lang w:val="en-GB"/>
        </w:rPr>
        <w:t xml:space="preserve"> </w:t>
      </w:r>
      <w:r w:rsidRPr="003862D0">
        <w:rPr>
          <w:color w:val="000000" w:themeColor="text1"/>
          <w:lang w:val="en-GB"/>
        </w:rPr>
        <w:t xml:space="preserve">Decadal changes in the Atlantic Niño spatial configuration and associated teleconnections might be modulated by the AMV, but there is </w:t>
      </w:r>
      <w:r w:rsidR="00E50931" w:rsidRPr="003862D0">
        <w:rPr>
          <w:i/>
          <w:iCs/>
          <w:color w:val="000000" w:themeColor="text1"/>
          <w:lang w:val="en-GB"/>
        </w:rPr>
        <w:t>limited</w:t>
      </w:r>
      <w:r w:rsidRPr="003862D0">
        <w:rPr>
          <w:i/>
          <w:iCs/>
          <w:color w:val="000000" w:themeColor="text1"/>
          <w:lang w:val="en-GB"/>
        </w:rPr>
        <w:t xml:space="preserve"> evidence</w:t>
      </w:r>
      <w:r w:rsidRPr="003862D0">
        <w:rPr>
          <w:color w:val="000000" w:themeColor="text1"/>
          <w:lang w:val="en-GB"/>
        </w:rPr>
        <w:t xml:space="preserve"> and therefore</w:t>
      </w:r>
      <w:r w:rsidRPr="003862D0">
        <w:rPr>
          <w:i/>
          <w:color w:val="000000" w:themeColor="text1"/>
          <w:lang w:val="en-GB"/>
        </w:rPr>
        <w:t xml:space="preserve"> low confidence</w:t>
      </w:r>
      <w:r w:rsidRPr="003862D0">
        <w:rPr>
          <w:color w:val="000000" w:themeColor="text1"/>
          <w:lang w:val="en-GB"/>
        </w:rPr>
        <w:t xml:space="preserve"> in these results. </w:t>
      </w:r>
    </w:p>
    <w:p w14:paraId="1A879232" w14:textId="77777777" w:rsidR="00A9790A" w:rsidRPr="003862D0" w:rsidRDefault="00A9790A" w:rsidP="00A9790A">
      <w:pPr>
        <w:pStyle w:val="AR6BodyText"/>
        <w:rPr>
          <w:b/>
          <w:lang w:val="en-GB"/>
        </w:rPr>
      </w:pPr>
    </w:p>
    <w:p w14:paraId="51EF7986" w14:textId="77777777" w:rsidR="00A3162F" w:rsidRPr="003862D0" w:rsidRDefault="00A3162F" w:rsidP="00A9790A">
      <w:pPr>
        <w:pStyle w:val="AR6BodyText"/>
        <w:rPr>
          <w:b/>
          <w:lang w:val="en-GB"/>
        </w:rPr>
      </w:pPr>
    </w:p>
    <w:p w14:paraId="5E0059E9" w14:textId="77777777" w:rsidR="00A9790A" w:rsidRPr="003862D0" w:rsidRDefault="00A9790A" w:rsidP="00A9790A">
      <w:pPr>
        <w:pStyle w:val="AR6Chap4Level34111"/>
        <w:rPr>
          <w:lang w:val="en-GB"/>
        </w:rPr>
      </w:pPr>
      <w:bookmarkStart w:id="2364" w:name="_Ref29552201"/>
      <w:bookmarkStart w:id="2365" w:name="_Toc66466987"/>
      <w:bookmarkStart w:id="2366" w:name="_Toc66467271"/>
      <w:bookmarkStart w:id="2367" w:name="_Toc66574526"/>
      <w:bookmarkStart w:id="2368" w:name="_Toc66574697"/>
      <w:bookmarkStart w:id="2369" w:name="_Toc66646044"/>
      <w:bookmarkStart w:id="2370" w:name="_Toc69752514"/>
      <w:r w:rsidRPr="003862D0">
        <w:rPr>
          <w:lang w:val="en-GB"/>
        </w:rPr>
        <w:t>Pacific Decadal Variability</w:t>
      </w:r>
      <w:bookmarkEnd w:id="2364"/>
      <w:bookmarkEnd w:id="2365"/>
      <w:bookmarkEnd w:id="2366"/>
      <w:bookmarkEnd w:id="2367"/>
      <w:bookmarkEnd w:id="2368"/>
      <w:bookmarkEnd w:id="2369"/>
      <w:bookmarkEnd w:id="2370"/>
      <w:r w:rsidRPr="003862D0">
        <w:rPr>
          <w:lang w:val="en-GB"/>
        </w:rPr>
        <w:t xml:space="preserve"> </w:t>
      </w:r>
    </w:p>
    <w:p w14:paraId="4E862000" w14:textId="57FB8BAA" w:rsidR="00A9790A" w:rsidRPr="003862D0" w:rsidRDefault="00A9790A" w:rsidP="00A9790A">
      <w:pPr>
        <w:pStyle w:val="AR6BodyText"/>
        <w:rPr>
          <w:lang w:val="en-GB"/>
        </w:rPr>
      </w:pPr>
      <w:r w:rsidRPr="003862D0">
        <w:rPr>
          <w:lang w:val="en-GB"/>
        </w:rPr>
        <w:br/>
      </w:r>
      <w:r w:rsidRPr="003862D0">
        <w:rPr>
          <w:rFonts w:eastAsia="Calibri"/>
          <w:lang w:val="en-GB" w:eastAsia="en-US"/>
        </w:rPr>
        <w:t>Climate variability of the Pacific Ocean on decadal and inter</w:t>
      </w:r>
      <w:ins w:id="2371" w:author="Sara M Tuson" w:date="2021-07-18T16:24:00Z">
        <w:r w:rsidR="00375E48">
          <w:rPr>
            <w:rFonts w:eastAsia="Calibri"/>
            <w:lang w:val="en-GB" w:eastAsia="en-US"/>
          </w:rPr>
          <w:t>-</w:t>
        </w:r>
      </w:ins>
      <w:r w:rsidRPr="003862D0">
        <w:rPr>
          <w:rFonts w:eastAsia="Calibri"/>
          <w:lang w:val="en-GB" w:eastAsia="en-US"/>
        </w:rPr>
        <w:t>decadal time</w:t>
      </w:r>
      <w:ins w:id="2372" w:author="Sara M Tuson" w:date="2021-07-15T20:32:00Z">
        <w:r w:rsidR="00367335">
          <w:rPr>
            <w:rFonts w:eastAsia="Calibri"/>
            <w:lang w:val="en-GB" w:eastAsia="en-US"/>
          </w:rPr>
          <w:t xml:space="preserve"> </w:t>
        </w:r>
      </w:ins>
      <w:r w:rsidRPr="003862D0">
        <w:rPr>
          <w:rFonts w:eastAsia="Calibri"/>
          <w:lang w:val="en-GB" w:eastAsia="en-US"/>
        </w:rPr>
        <w:t>scales is described in terms of a number of quasi-oscillatory SST patterns such as the Pacific Decadal Oscillation (PDO</w:t>
      </w:r>
      <w:del w:id="2373" w:author="Ian Blenkinsop" w:date="2021-07-27T11:42:00Z">
        <w:r w:rsidRPr="003862D0" w:rsidDel="00836D61">
          <w:rPr>
            <w:rFonts w:eastAsia="Calibri"/>
            <w:lang w:val="en-GB" w:eastAsia="en-US"/>
          </w:rPr>
          <w:delText xml:space="preserve">) </w:delText>
        </w:r>
      </w:del>
      <w:ins w:id="2374" w:author="Ian Blenkinsop" w:date="2021-07-27T11:42:00Z">
        <w:r w:rsidR="00836D61">
          <w:rPr>
            <w:rFonts w:eastAsia="Calibri"/>
            <w:lang w:val="en-GB" w:eastAsia="en-US"/>
          </w:rPr>
          <w:t>;</w:t>
        </w:r>
        <w:r w:rsidR="00836D61" w:rsidRPr="003862D0">
          <w:rPr>
            <w:rFonts w:eastAsia="Calibri"/>
            <w:lang w:val="en-GB" w:eastAsia="en-US"/>
          </w:rPr>
          <w:t xml:space="preserve"> </w:t>
        </w:r>
      </w:ins>
      <w:r w:rsidRPr="003862D0">
        <w:rPr>
          <w:rFonts w:eastAsia="Calibri"/>
          <w:lang w:val="en-GB" w:eastAsia="en-US"/>
        </w:rPr>
        <w:fldChar w:fldCharType="begin" w:fldLock="1"/>
      </w:r>
      <w:r w:rsidR="00CD3B49">
        <w:rPr>
          <w:rFonts w:eastAsia="Calibri"/>
          <w:lang w:val="en-GB" w:eastAsia="en-US"/>
        </w:rPr>
        <w: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"1069-1079", "publisher" : "American Meteorological Society", "title" : "A Pacific Interdecadal Climate Oscillation with Impacts on Salmon Production", "translator" : [ { "dropping-particle" : "", "family" : "K3771", "given" : "", "non-dropping-particle" : "", "parse-names" : false, "suffix" : "" } ], "type" : "article-journal", "volume" : "78" }, "uris" : [ "http://www.mendeley.com/documents/?uuid=82c8e588-b30b-469b-8482-891326a37a53" ] } ], "mendeley" : { "formattedCitation" : "(Mantua et al., 1997)", "manualFormatting" : "Mantua et al., 1997)", "plainTextFormattedCitation" : "(Mantua et al., 1997)", "previouslyFormattedCitation" : "(Mantua et al., 1997)" }, "properties" : { "noteIndex" : 0 }, "schema" : "https://github.com/citation-style-language/schema/raw/master/csl-citation.json" }</w:instrText>
      </w:r>
      <w:r w:rsidRPr="003862D0">
        <w:rPr>
          <w:rFonts w:eastAsia="Calibri"/>
          <w:lang w:val="en-GB" w:eastAsia="en-US"/>
        </w:rPr>
        <w:fldChar w:fldCharType="separate"/>
      </w:r>
      <w:del w:id="2375" w:author="Ian Blenkinsop" w:date="2021-07-27T11:42:00Z">
        <w:r w:rsidR="00016735" w:rsidDel="00836D61">
          <w:rPr>
            <w:rFonts w:eastAsia="Calibri"/>
            <w:noProof/>
            <w:lang w:val="en-GB" w:eastAsia="en-US"/>
          </w:rPr>
          <w:delText>(</w:delText>
        </w:r>
      </w:del>
      <w:r w:rsidR="00016735">
        <w:rPr>
          <w:rFonts w:eastAsia="Calibri"/>
          <w:noProof/>
          <w:lang w:val="en-GB" w:eastAsia="en-US"/>
        </w:rPr>
        <w:t>Mantua et al., 1997)</w:t>
      </w:r>
      <w:r w:rsidRPr="003862D0">
        <w:rPr>
          <w:rFonts w:eastAsia="Calibri"/>
          <w:lang w:val="en-GB" w:eastAsia="en-US"/>
        </w:rPr>
        <w:fldChar w:fldCharType="end"/>
      </w:r>
      <w:r w:rsidRPr="003862D0">
        <w:rPr>
          <w:rFonts w:eastAsia="Calibri"/>
          <w:lang w:val="en-GB" w:eastAsia="en-US"/>
        </w:rPr>
        <w:t xml:space="preserve"> and the Inter</w:t>
      </w:r>
      <w:ins w:id="2376" w:author="Sara M Tuson" w:date="2021-07-18T16:24:00Z">
        <w:r w:rsidR="00375E48">
          <w:rPr>
            <w:rFonts w:eastAsia="Calibri"/>
            <w:lang w:val="en-GB" w:eastAsia="en-US"/>
          </w:rPr>
          <w:t>-</w:t>
        </w:r>
      </w:ins>
      <w:r w:rsidRPr="003862D0">
        <w:rPr>
          <w:rFonts w:eastAsia="Calibri"/>
          <w:lang w:val="en-GB" w:eastAsia="en-US"/>
        </w:rPr>
        <w:t>decadal Pacific Oscillation (IPO</w:t>
      </w:r>
      <w:del w:id="2377" w:author="Ian Blenkinsop" w:date="2021-07-27T11:42:00Z">
        <w:r w:rsidRPr="003862D0" w:rsidDel="00836D61">
          <w:rPr>
            <w:rFonts w:eastAsia="Calibri"/>
            <w:lang w:val="en-GB" w:eastAsia="en-US"/>
          </w:rPr>
          <w:delText xml:space="preserve">) </w:delText>
        </w:r>
      </w:del>
      <w:ins w:id="2378" w:author="Ian Blenkinsop" w:date="2021-07-27T11:42:00Z">
        <w:r w:rsidR="00836D61">
          <w:rPr>
            <w:rFonts w:eastAsia="Calibri"/>
            <w:lang w:val="en-GB" w:eastAsia="en-US"/>
          </w:rPr>
          <w:t xml:space="preserve">; </w:t>
        </w:r>
      </w:ins>
      <w:r w:rsidRPr="003862D0">
        <w:rPr>
          <w:rFonts w:eastAsia="Calibri"/>
          <w:lang w:val="en-GB" w:eastAsia="en-US"/>
        </w:rPr>
        <w:fldChar w:fldCharType="begin" w:fldLock="1"/>
      </w:r>
      <w:r w:rsidR="00CD3B49">
        <w:rPr>
          <w:rFonts w:eastAsia="Calibri"/>
          <w:lang w:val="en-GB" w:eastAsia="en-US"/>
        </w:rPr>
        <w:instrText>ADDIN CSL_CITATION { "citationItems" : [ { "id" : "ITEM-1", "itemData" : { "DOI" : "10.1029/2001GL014201", "ISSN" : "0094-8276", "abstract" : "The South Pacific Convergence Zone (SPCZ), one of the most extensive features of the global atmospheric circulation, is shown to vary its location according to both the polarity of the El Ni\u00f1o/Southern Oscillation (ENSO), and of the Interdecadal Pacific Oscillation (IPO). We first demonstrate that the IPO can be regarded as the quasi-symmetric Pacific-wide manifestation of the Pacific Decadal Oscillation that has been described for the North Pacific. Shifts in the position of the SPCZ related to ENSO on interannual time scales and to the IPO on decadal time scales appear to be of similar magnitude and are largely linearly independent. A station pressure-based index of variations in SPCZ latitude is shown to be significantly related to the polarity of the IPO when ENSO influences are accounted for. Movements of this sensitive section of the SPCZ have occurred in phase with those of the IPO since the 1890s.", "author" : [ { "dropping-particle" : "", "family" : "Folland", "given" : "C K", "non-dropping-particle" : "", "parse-names" : false, "suffix" : "" } ], "container-title" : "Geophysical Research Letters", "id" : "ITEM-1", "issue" : "13", "issued" : { "date-parts" : [ [ "2002" ] ] }, "page" : "1643", "title" : "Relative influences of the Interdecadal Pacific Oscillation and ENSO on the South Pacific Convergence Zone", "translator" : [ { "dropping-particle" : "", "family" : "K3783", "given" : "", "non-dropping-particle" : "", "parse-names" : false, "suffix" : "" } ], "type" : "article-journal", "volume" : "29" }, "uris" : [ "http://www.mendeley.com/documents/?uuid=83caa39c-4309-450a-a7b0-f57f3717f43a" ] } ], "mendeley" : { "formattedCitation" : "(Folland, 2002)", "manualFormatting" : "Folland, 2002)", "plainTextFormattedCitation" : "(Folland, 2002)", "previouslyFormattedCitation" : "(Folland, 2002)" }, "properties" : { "noteIndex" : 0 }, "schema" : "https://github.com/citation-style-language/schema/raw/master/csl-citation.json" }</w:instrText>
      </w:r>
      <w:r w:rsidRPr="003862D0">
        <w:rPr>
          <w:rFonts w:eastAsia="Calibri"/>
          <w:lang w:val="en-GB" w:eastAsia="en-US"/>
        </w:rPr>
        <w:fldChar w:fldCharType="separate"/>
      </w:r>
      <w:del w:id="2379" w:author="Ian Blenkinsop" w:date="2021-07-27T11:42:00Z">
        <w:r w:rsidR="00016735" w:rsidDel="00836D61">
          <w:rPr>
            <w:rFonts w:eastAsia="Calibri"/>
            <w:noProof/>
            <w:lang w:val="en-GB" w:eastAsia="en-US"/>
          </w:rPr>
          <w:delText>(</w:delText>
        </w:r>
      </w:del>
      <w:r w:rsidR="00016735">
        <w:rPr>
          <w:rFonts w:eastAsia="Calibri"/>
          <w:noProof/>
          <w:lang w:val="en-GB" w:eastAsia="en-US"/>
        </w:rPr>
        <w:t>Folland, 2002)</w:t>
      </w:r>
      <w:r w:rsidRPr="003862D0">
        <w:rPr>
          <w:rFonts w:eastAsia="Calibri"/>
          <w:lang w:val="en-GB" w:eastAsia="en-US"/>
        </w:rPr>
        <w:fldChar w:fldCharType="end"/>
      </w:r>
      <w:r w:rsidRPr="003862D0">
        <w:rPr>
          <w:rFonts w:eastAsia="Calibri"/>
          <w:lang w:val="en-GB" w:eastAsia="en-US"/>
        </w:rPr>
        <w:t>, which are referred to as the Pacific Decadal Variability (PDV</w:t>
      </w:r>
      <w:del w:id="2380" w:author="Ian Blenkinsop" w:date="2021-07-27T11:42:00Z">
        <w:r w:rsidRPr="003862D0" w:rsidDel="00836D61">
          <w:rPr>
            <w:rFonts w:eastAsia="Calibri"/>
            <w:lang w:val="en-GB" w:eastAsia="en-US"/>
          </w:rPr>
          <w:delText xml:space="preserve">) </w:delText>
        </w:r>
      </w:del>
      <w:ins w:id="2381" w:author="Ian Blenkinsop" w:date="2021-07-27T11:42:00Z">
        <w:r w:rsidR="00836D61">
          <w:rPr>
            <w:rFonts w:eastAsia="Calibri"/>
            <w:lang w:val="en-GB" w:eastAsia="en-US"/>
          </w:rPr>
          <w:t>;</w:t>
        </w:r>
        <w:r w:rsidR="00836D61" w:rsidRPr="003862D0">
          <w:rPr>
            <w:rFonts w:eastAsia="Calibri"/>
            <w:lang w:val="en-GB" w:eastAsia="en-US"/>
          </w:rPr>
          <w:t xml:space="preserve"> </w:t>
        </w:r>
      </w:ins>
      <w:r w:rsidRPr="003862D0">
        <w:rPr>
          <w:rFonts w:eastAsia="Calibri"/>
          <w:lang w:val="en-GB" w:eastAsia="en-US"/>
        </w:rPr>
        <w:fldChar w:fldCharType="begin" w:fldLock="1"/>
      </w:r>
      <w:r w:rsidR="00CD3B49">
        <w:rPr>
          <w:rFonts w:eastAsia="Calibri"/>
          <w:lang w:val="en-GB" w:eastAsia="en-US"/>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"mendeley" : { "formattedCitation" : "(Newman et al., 2016)", "manualFormatting" : "Newman et al., 2016)", "plainTextFormattedCitation" : "(Newman et al., 2016)", "previouslyFormattedCitation" : "(Newman et al., 2016)" }, "properties" : { "noteIndex" : 0 }, "schema" : "https://github.com/citation-style-language/schema/raw/master/csl-citation.json" }</w:instrText>
      </w:r>
      <w:r w:rsidRPr="003862D0">
        <w:rPr>
          <w:rFonts w:eastAsia="Calibri"/>
          <w:lang w:val="en-GB" w:eastAsia="en-US"/>
        </w:rPr>
        <w:fldChar w:fldCharType="separate"/>
      </w:r>
      <w:del w:id="2382" w:author="Ian Blenkinsop" w:date="2021-07-27T11:42:00Z">
        <w:r w:rsidR="00016735" w:rsidDel="00836D61">
          <w:rPr>
            <w:rFonts w:eastAsia="Calibri"/>
            <w:noProof/>
            <w:lang w:val="en-GB" w:eastAsia="en-US"/>
          </w:rPr>
          <w:delText>(</w:delText>
        </w:r>
      </w:del>
      <w:r w:rsidR="00016735">
        <w:rPr>
          <w:rFonts w:eastAsia="Calibri"/>
          <w:noProof/>
          <w:lang w:val="en-GB" w:eastAsia="en-US"/>
        </w:rPr>
        <w:t>Newman et al., 2016)</w:t>
      </w:r>
      <w:r w:rsidRPr="003862D0">
        <w:rPr>
          <w:rFonts w:eastAsia="Calibri"/>
          <w:lang w:val="en-GB" w:eastAsia="en-US"/>
        </w:rPr>
        <w:fldChar w:fldCharType="end"/>
      </w:r>
      <w:r w:rsidRPr="003862D0">
        <w:rPr>
          <w:rFonts w:eastAsia="Calibri"/>
          <w:lang w:val="en-GB" w:eastAsia="en-US"/>
        </w:rPr>
        <w:t xml:space="preserve">. </w:t>
      </w:r>
      <w:r w:rsidRPr="003862D0">
        <w:rPr>
          <w:rFonts w:eastAsia="Calibri"/>
          <w:lang w:val="en-GB"/>
        </w:rPr>
        <w:t>PDV comprises an inter-hemispheric pattern that varies at decadal</w:t>
      </w:r>
      <w:del w:id="2383" w:author="Sara M Tuson" w:date="2021-07-19T18:54:00Z">
        <w:r w:rsidRPr="003862D0" w:rsidDel="00D63103">
          <w:rPr>
            <w:rFonts w:eastAsia="Calibri"/>
            <w:lang w:val="en-GB"/>
          </w:rPr>
          <w:delText>-</w:delText>
        </w:r>
      </w:del>
      <w:ins w:id="2384" w:author="Sara M Tuson" w:date="2021-07-18T16:25:00Z">
        <w:r w:rsidR="00A04B59">
          <w:rPr>
            <w:rFonts w:eastAsia="Calibri"/>
            <w:lang w:val="en-GB"/>
          </w:rPr>
          <w:t xml:space="preserve"> </w:t>
        </w:r>
      </w:ins>
      <w:r w:rsidRPr="003862D0">
        <w:rPr>
          <w:rFonts w:eastAsia="Calibri"/>
          <w:lang w:val="en-GB"/>
        </w:rPr>
        <w:t>to</w:t>
      </w:r>
      <w:ins w:id="2385" w:author="Sara M Tuson" w:date="2021-07-18T16:25:00Z">
        <w:r w:rsidR="00A04B59">
          <w:rPr>
            <w:rFonts w:eastAsia="Calibri"/>
            <w:lang w:val="en-GB"/>
          </w:rPr>
          <w:t xml:space="preserve"> </w:t>
        </w:r>
      </w:ins>
      <w:del w:id="2386" w:author="Sara M Tuson" w:date="2021-07-18T16:25:00Z">
        <w:r w:rsidRPr="003862D0" w:rsidDel="00A04B59">
          <w:rPr>
            <w:rFonts w:eastAsia="Calibri"/>
            <w:lang w:val="en-GB"/>
          </w:rPr>
          <w:delText>-</w:delText>
        </w:r>
      </w:del>
      <w:r w:rsidRPr="003862D0">
        <w:rPr>
          <w:rFonts w:eastAsia="Calibri"/>
          <w:lang w:val="en-GB"/>
        </w:rPr>
        <w:t>inter</w:t>
      </w:r>
      <w:ins w:id="2387" w:author="Sara M Tuson" w:date="2021-07-18T16:25:00Z">
        <w:r w:rsidR="00375E48">
          <w:rPr>
            <w:rFonts w:eastAsia="Calibri"/>
            <w:lang w:val="en-GB"/>
          </w:rPr>
          <w:t>-</w:t>
        </w:r>
      </w:ins>
      <w:r w:rsidRPr="003862D0">
        <w:rPr>
          <w:rFonts w:eastAsia="Calibri"/>
          <w:lang w:val="en-GB"/>
        </w:rPr>
        <w:t>decadal time</w:t>
      </w:r>
      <w:ins w:id="2388" w:author="Sara M Tuson" w:date="2021-07-15T20:32:00Z">
        <w:r w:rsidR="00367335">
          <w:rPr>
            <w:rFonts w:eastAsia="Calibri"/>
            <w:lang w:val="en-GB"/>
          </w:rPr>
          <w:t xml:space="preserve"> </w:t>
        </w:r>
      </w:ins>
      <w:r w:rsidRPr="003862D0">
        <w:rPr>
          <w:rFonts w:eastAsia="Calibri"/>
          <w:lang w:val="en-GB"/>
        </w:rPr>
        <w:t>scales (</w:t>
      </w:r>
      <w:del w:id="2389" w:author="Ian Blenkinsop" w:date="2021-07-27T11:42:00Z">
        <w:r w:rsidRPr="003862D0" w:rsidDel="00836D61">
          <w:rPr>
            <w:rFonts w:eastAsia="Calibri"/>
            <w:lang w:val="en-GB"/>
          </w:rPr>
          <w:delText xml:space="preserve">see Chapter 3, </w:delText>
        </w:r>
      </w:del>
      <w:r w:rsidRPr="003862D0">
        <w:rPr>
          <w:rFonts w:eastAsia="Calibri"/>
          <w:lang w:val="en-GB"/>
        </w:rPr>
        <w:t xml:space="preserve">Figure 3.35). However, although the spatial domains to derive the IPO and PDO indices differ, and </w:t>
      </w:r>
      <w:r w:rsidR="00147FE0" w:rsidRPr="003862D0">
        <w:rPr>
          <w:rFonts w:eastAsia="Calibri"/>
          <w:lang w:val="en-GB"/>
        </w:rPr>
        <w:t xml:space="preserve">despite </w:t>
      </w:r>
      <w:r w:rsidRPr="003862D0">
        <w:rPr>
          <w:rFonts w:eastAsia="Calibri"/>
          <w:lang w:val="en-GB"/>
        </w:rPr>
        <w:t xml:space="preserve">uncertainty </w:t>
      </w:r>
      <w:r w:rsidR="00E50931" w:rsidRPr="003862D0">
        <w:rPr>
          <w:rFonts w:eastAsia="Calibri"/>
          <w:lang w:val="en-GB"/>
        </w:rPr>
        <w:t xml:space="preserve">related </w:t>
      </w:r>
      <w:r w:rsidRPr="003862D0">
        <w:rPr>
          <w:rFonts w:eastAsia="Calibri"/>
          <w:lang w:val="en-GB"/>
        </w:rPr>
        <w:t xml:space="preserve">to trend removal and time-filtering </w:t>
      </w:r>
      <w:r w:rsidRPr="003862D0">
        <w:rPr>
          <w:rFonts w:eastAsia="Calibri"/>
          <w:lang w:val="en-GB"/>
        </w:rPr>
        <w:fldChar w:fldCharType="begin" w:fldLock="1"/>
      </w:r>
      <w:r w:rsidR="00615634">
        <w:rPr>
          <w:rFonts w:eastAsia="Calibri"/>
          <w:lang w:val="en-GB"/>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"id" : "ITEM-2", "itemData" : { "DOI" : "10.1007/s00382-018-4240-1", "ISSN" : "1432-0894", "abstract" : "Interest in the \u201cInterdecadal Pacific Oscillation (IPO)\u201d in the global SST has surged recently on suggestions that the Pacific may be the source of prominent interdecadal variations observed in the global-mean surface temperature possibly through the mechanism of low-frequency modulation of the interannual El Nino-Southern Oscillation (ENSO) phenomenon. IPO was defined by performing empirical orthogonal function (EOF) analysis of low-pass filtered SST. The low-pass filtering creates its unique set of mathematical problems\u2014in particular, mode mixing\u2014and has led to some questions, many unanswered. To understand what these EOFs are, we express them first in terms of the recently developed pairwise rotated EOFs of the unfiltered SST, which can largely separate the high and low frequency bands without resorting to filtering. As reported elsewhere, the leading rotated dynamical modes (after the global warming trend) of the unfiltered global SST are: ENSO, Pacific Decadal Oscillation (PDO), and Atlantic Multidecadal Oscillation (AMO). IPO is not among them. The leading principal component (PC) of the low-pass filtered global SST is usually defined as IPO and it is seen to comprise of ENSO, PDO and AMO in various proportions depending on the filter threshold. With decadal filtering, the contribution of the interannual ENSO is understandably negligible. The leading dynamical mode of the filtered global SST is mostly AMO, and therefore should not have been called the Interdecadal \u201cPacific\u201d Oscillation. The leading dynamical mode of the filtered pan-Pacific SST is mostly PDO. This and other low-frequency variability that have the action center in the Pacific, from either the pan-Pacific or global SST, have near zero global mean.", "author" : [ { "dropping-particle" : "", "family" : "Tung", "given" : "Ka-Kit", "non-dropping-particle" : "", "parse-names" : false, "suffix" : "" }, { "dropping-particle" : "", "family" : "Chen", "given" : "Xianyao", "non-dropping-particle" : "", "parse-names" : false, "suffix" : "" }, { "dropping-particle" : "", "family" : "Zhou", "given" : "Jiansong", "non-dropping-particle" : "", "parse-names" : false, "suffix" : "" }, { "dropping-particle" : "", "family" : "Li", "given" : "King-Fai", "non-dropping-particle" : "", "parse-names" : false, "suffix" : "" } ], "container-title" : "Climate Dynamics", "id" : "ITEM-2", "issue" : "3", "issued" : { "date-parts" : [ [ "2019" ] ] }, "page" : "2145-2157", "title" : "Interdecadal variability in pan-Pacific and global SST, revisited", "translator" : [ { "dropping-particle" : "", "family" : "K3887", "given" : "", "non-dropping-particle" : "", "parse-names" : false, "suffix" : "" } ], "type" : "article-journal", "volume" : "52" }, "uris" : [ "http://www.mendeley.com/documents/?uuid=95160b25-1d0d-4cf6-abaa-27ce14b28497" ] } ], "mendeley" : { "formattedCitation" : "(Newman et al., 2016; Tung et al., 2019)", "plainTextFormattedCitation" : "(Newman et al., 2016; Tung et al., 2019)", "previouslyFormattedCitation" : "(Newman et al., 2016; Tung et al.,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(Newman et al., 2016; Tung et al., 2019)</w:t>
      </w:r>
      <w:r w:rsidRPr="003862D0">
        <w:rPr>
          <w:rFonts w:eastAsia="Calibri"/>
          <w:lang w:val="en-GB"/>
        </w:rPr>
        <w:fldChar w:fldCharType="end"/>
      </w:r>
      <w:r w:rsidRPr="003862D0">
        <w:rPr>
          <w:rFonts w:eastAsia="Calibri"/>
          <w:lang w:val="en-GB"/>
        </w:rPr>
        <w:t>, the IPO and PDO are highly correlated in time and they will be assessed together as the PDV (</w:t>
      </w:r>
      <w:del w:id="2390" w:author="Ian Blenkinsop" w:date="2021-07-27T11:42:00Z">
        <w:r w:rsidRPr="003862D0" w:rsidDel="00836D61">
          <w:rPr>
            <w:rFonts w:eastAsia="Calibri"/>
            <w:lang w:val="en-GB"/>
          </w:rPr>
          <w:delText xml:space="preserve">see </w:delText>
        </w:r>
      </w:del>
      <w:r w:rsidRPr="003862D0">
        <w:rPr>
          <w:rFonts w:eastAsia="Calibri"/>
          <w:lang w:val="en-GB"/>
        </w:rPr>
        <w:t>Annex IV, Section AIV.2.6).</w:t>
      </w:r>
    </w:p>
    <w:p w14:paraId="0A869079" w14:textId="77777777" w:rsidR="00A9790A" w:rsidRPr="003862D0" w:rsidRDefault="00A9790A" w:rsidP="00A9790A">
      <w:pPr>
        <w:pStyle w:val="AR6BodyText"/>
        <w:rPr>
          <w:rFonts w:eastAsia="Calibri"/>
          <w:lang w:val="en-GB"/>
        </w:rPr>
      </w:pPr>
    </w:p>
    <w:p w14:paraId="676117B8" w14:textId="44987EB8" w:rsidR="00A9790A" w:rsidRPr="003862D0" w:rsidRDefault="00143DA9" w:rsidP="00A9790A">
      <w:pPr>
        <w:pStyle w:val="AR6BodyText"/>
        <w:rPr>
          <w:rFonts w:eastAsia="Calibri"/>
          <w:lang w:val="en-GB"/>
        </w:rPr>
      </w:pPr>
      <w:ins w:id="2391" w:author="Sara M Tuson" w:date="2021-07-15T19:13:00Z">
        <w:r>
          <w:rPr>
            <w:rFonts w:eastAsia="Calibri"/>
            <w:lang w:val="en-GB"/>
          </w:rPr>
          <w:t xml:space="preserve">The </w:t>
        </w:r>
      </w:ins>
      <w:r w:rsidR="00A9790A" w:rsidRPr="003862D0">
        <w:rPr>
          <w:rFonts w:eastAsia="Calibri"/>
          <w:lang w:val="en-GB"/>
        </w:rPr>
        <w:t xml:space="preserve">AR5 assessed that near-term predictions of PDV (then referred to as PDO or IPO) were largely model dependent </w:t>
      </w:r>
      <w:r w:rsidR="00A9790A" w:rsidRPr="003862D0">
        <w:rPr>
          <w:rFonts w:eastAsia="Calibri"/>
          <w:lang w:val="en-GB"/>
        </w:rPr>
        <w:fldChar w:fldCharType="begin" w:fldLock="1"/>
      </w:r>
      <w:r w:rsidR="00615634">
        <w:rPr>
          <w:rFonts w:eastAsia="Calibri"/>
          <w:lang w:val="en-GB"/>
        </w:rPr>
        <w:instrText>ADDIN CSL_CITATION { "citationItems" : [ { "id" : "ITEM-1", "itemData" : { "DOI" : "10.2151/jmsj.2012-A22", "ISSN" : "0026-1165", "author" : [ { "dropping-particle" : "", "family" : "Mochizuki", "given" : "Takashi", "non-dropping-particle" : "", "parse-names" : false, "suffix" : "" }, { "dropping-particle" : "", "family" : "Chikamoto", "given" : "Yoshimitsu", "non-dropping-particle" : "", "parse-names" : false, "suffix" : "" }, { "dropping-particle" : "", "family" : "Kimoto", "given" : "Masahide", "non-dropping-particle" : "", "parse-names" : false, "suffix" : "" }, { "dropping-particle" : "", "family" : "Ishii", "given" : "Masayoshi", "non-dropping-particle" : "", "parse-names" : false, "suffix" : "" }, { "dropping-particle" : "", "family" : "Tatebe", "given" : "Hiroaki", "non-dropping-particle" : "", "parse-names" : false, "suffix" : "" }, { "dropping-particle" : "", "family" : "Komuro", "given" : "Yoshiki", "non-dropping-particle" : "", "parse-names" : false, "suffix" : "" }, { "dropping-particle" : "", "family" : "Sakamoto", "given" : "Takashi T.", "non-dropping-particle" : "", "parse-names" : false, "suffix" : "" }, { "dropping-particle" : "", "family" : "Watanabe", "given" : "Masahiro", "non-dropping-particle" : "", "parse-names" : false, "suffix" : "" }, { "dropping-particle" : "", "family" : "Mori", "given" : "Masato", "non-dropping-particle" : "", "parse-names" : false, "suffix" : "" } ], "container-title" : "Journal of the Meteorological Society of Japan", "id" : "ITEM-1", "issued" : { "date-parts" : [ [ "2012" ] ] }, "page" : "373-383", "title" : "Decadal Prediction Using a Recent Series of MIROC Global Climate Models", "translator" : [ { "dropping-particle" : "", "family" : "K3905", "given" : "", "non-dropping-particle" : "", "parse-names" : false, "suffix" : "" } ], "type" : "article-journal", "volume" : "90A" }, "uris" : [ "http://www.mendeley.com/documents/?uuid=18a0b0a4-a71e-4d22-9fdf-867cd0a0fca7" ] }, { "id" : "ITEM-2", "itemData" : { "DOI" : "10.1007/s00382-012-1313-4", "ISBN" : "0038201213134", "ISSN" : "0930-7575", "abstract" : "decadal; near-term; predictability; skill", "author" : [ { "dropping-particle" : "", "family" : "Oldenborgh", "given" : "Geert Jan", "non-dropping-particle" : "van", "parse-names" : false, "suffix" : "" }, { "dropping-particle" : "", "family" : "Doblas-Reyes", "given" : "Francisco J.", "non-dropping-particle" : "", "parse-names" : false, "suffix" : "" }, { "dropping-particle" : "", "family" : "Wouters", "given" : "Bert", "non-dropping-particle" : "", "parse-names" : false, "suffix" : "" }, { "dropping-particle" : "", "family" : "Hazeleger", "given" : "Wilco", "non-dropping-particle" : "", "parse-names" : false, "suffix" : "" } ], "container-title" : "Climate Dynamics", "id" : "ITEM-2", "issue" : "7-8", "issued" : { "date-parts" : [ [ "2012", "4", "25" ] ] }, "page" : "1263-1280", "title" : "Decadal prediction skill in a multi-model ensemble", "translator" : [ { "dropping-particle" : "", "family" : "K3880", "given" : "", "non-dropping-particle" : "", "parse-names" : false, "suffix" : "" } ], "type" : "article-journal", "volume" : "38" }, "uris" : [ "http://www.mendeley.com/documents/?uuid=3ddf38b5-fde8-4473-b48c-3fab55848c40" ] } ], "mendeley" : { "formattedCitation" : "(Mochizuki et al., 2012; van Oldenborgh et al., 2012)", "plainTextFormattedCitation" : "(Mochizuki et al., 2012; van Oldenborgh et al., 2012)", "previouslyFormattedCitation" : "(Mochizuki et al., 2012; van Oldenborgh et al., 2012)"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(Mochizuki et al., 2012; van Oldenborgh et al., 2012)</w:t>
      </w:r>
      <w:r w:rsidR="00A9790A" w:rsidRPr="003862D0">
        <w:rPr>
          <w:rFonts w:eastAsia="Calibri"/>
          <w:lang w:val="en-GB"/>
        </w:rPr>
        <w:fldChar w:fldCharType="end"/>
      </w:r>
      <w:r w:rsidR="00A9790A" w:rsidRPr="003862D0">
        <w:rPr>
          <w:rFonts w:eastAsia="Calibri"/>
          <w:lang w:val="en-GB"/>
        </w:rPr>
        <w:t xml:space="preserve">, not robust to sampling of initialization start-dates, overall not statistically significant, and worse than persistence </w:t>
      </w:r>
      <w:r w:rsidR="00A9790A" w:rsidRPr="003862D0">
        <w:rPr>
          <w:rFonts w:eastAsia="Calibri"/>
          <w:lang w:val="en-GB"/>
        </w:rPr>
        <w:fldChar w:fldCharType="begin" w:fldLock="1"/>
      </w:r>
      <w:r w:rsidR="00615634">
        <w:rPr>
          <w:rFonts w:eastAsia="Calibri"/>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"mendeley" : { "formattedCitation" : "(Doblas-Reyes et al., 2013)", "plainTextFormattedCitation" : "(Doblas-Reyes et al., 2013)", "previouslyFormattedCitation" : "(Doblas-Reyes et al., 2013)"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(Doblas-Reyes et al., 2013)</w:t>
      </w:r>
      <w:r w:rsidR="00A9790A" w:rsidRPr="003862D0">
        <w:rPr>
          <w:rFonts w:eastAsia="Calibri"/>
          <w:lang w:val="en-GB"/>
        </w:rPr>
        <w:fldChar w:fldCharType="end"/>
      </w:r>
      <w:r w:rsidR="00A9790A" w:rsidRPr="003862D0">
        <w:rPr>
          <w:rFonts w:eastAsia="Calibri"/>
          <w:lang w:val="en-GB"/>
        </w:rPr>
        <w:t xml:space="preserve">, although some studies showed positive skill for PDV </w:t>
      </w:r>
      <w:r w:rsidR="00A9790A" w:rsidRPr="003862D0">
        <w:rPr>
          <w:rFonts w:eastAsia="Calibri"/>
          <w:lang w:val="en-GB"/>
        </w:rPr>
        <w:fldChar w:fldCharType="begin" w:fldLock="1"/>
      </w:r>
      <w:r w:rsidR="00615634">
        <w:rPr>
          <w:rFonts w:eastAsia="Calibri"/>
          <w:lang w:val="en-GB"/>
        </w:rPr>
        <w:instrText>ADDIN CSL_CITATION { "citationItems" : [ { "id" : "ITEM-1", "itemData" : { "DOI" : "10.1073/pnas.0906531107", "ISSN" : "0027-8424", "abstract" : "Decadal-scale climate variations over the Pacific Ocean and its surroundings are strongly related to the so-called Pacific decadal oscillation (PDO) which is coherent with wintertime climate over North America and Asian monsoon, and have important impacts on marine ecosystems and fisheries. In a near-term climate prediction covering the period up to 2030, we require knowledge of the future state of internal variations in the climate system such as the PDO as well as the global warming signal. We perform sets of ensemble hindcast and forecast experiments using a coupled atmosphere-ocean climate model to examine the predictability of internal variations on decadal timescales, in addition to the response to external forcing due to changes in concentrations of greenhouse gases and aerosols, volcanic activity, and solar cycle variations. Our results highlight that an initialization of the upper-ocean state using historical observations is effective for successful hindcasts of the PDO and has a great impact on future predictions. Ensemble hindcasts for the 20th century demonstrate a predictive skill in the upper-ocean temperature over almost a decade, particularly around the Kuroshio-Oyashio extension (KOE) and subtropical oceanic frontal regions where the PDO signals are observed strongest. A negative tendency of the predicted PDO phase in the coming decade will enhance the rising trend in surface air-temperature (SAT) over east Asia and over the KOE region, and suppress it along the west coasts of North and South America and over the equatorial Pacific. This suppression will contribute to a slowing down of the global-mean SAT rise.", "author" : [ { "dropping-particle" : "", "family" : "Mochizuki", "given" : "Takashi", "non-dropping-particle" : "", "parse-names" : false, "suffix" : "" }, { "dropping-particle" : "", "family" : "Ishii", "given" : "Masayoshi", "non-dropping-particle" : "", "parse-names" : false, "suffix" : "" }, { "dropping-particle" : "", "family" : "Kimoto", "given" : "Masahide", "non-dropping-particle" : "", "parse-names" : false, "suffix" : "" }, { "dropping-particle" : "", "family" : "Chikamoto", "given" : "Yoshimitsu", "non-dropping-particle" : "", "parse-names" : false, "suffix" : "" }, { "dropping-particle" : "", "family" : "Watanabe", "given" : "Masahiro", "non-dropping-particle" : "", "parse-names" : false, "suffix" : "" }, { "dropping-particle" : "", "family" : "Nozawa", "given" : "Toru", "non-dropping-particle" : "", "parse-names" : false, "suffix" : "" }, { "dropping-particle" : "", "family" : "Sakamoto", "given" : "Takashi T T", "non-dropping-particle" : "", "parse-names" : false, "suffix" : "" }, { "dropping-particle" : "", "family" : "Shiogama", "given" : "Hideo", "non-dropping-particle" : "", "parse-names" : false, "suffix" : "" }, { "dropping-particle" : "", "family" : "Awaji", "given" : "Toshiyuki", "non-dropping-particle" : "", "parse-names" : false, "suffix" : "" }, { "dropping-particle" : "", "family" : "Sugiura", "given" : "Nozomi", "non-dropping-particle" : "", "parse-names" : false, "suffix" : "" }, { "dropping-particle" : "", "family" : "Toyoda", "given" : "Takahiro", "non-dropping-particle" : "", "parse-names" : false, "suffix" : "" }, { "dropping-particle" : "", "family" : "Yasunaka", "given" : "Sayaka", "non-dropping-particle" : "", "parse-names" : false, "suffix" : "" }, { "dropping-particle" : "", "family" : "Tatebe", "given" : "Hiroaki", "non-dropping-particle" : "", "parse-names" : false, "suffix" : "" }, { "dropping-particle" : "", "family" : "Mori", "given" : "Masato", "non-dropping-particle" : "", "parse-names" : false, "suffix" : "" } ], "container-title" : "Proceedings of the National Academy of Sciences", "id" : "ITEM-1", "issue" : "5", "issued" : { "date-parts" : [ [ "2010", "2", "2" ] ] }, "page" : "1833-1837", "title" : "Pacific decadal oscillation hindcasts relevant to near-term climate prediction", "translator" : [ { "dropping-particle" : "", "family" : "K4604", "given" : "", "non-dropping-particle" : "", "parse-names" : false, "suffix" : "" } ], "type" : "article-journal", "volume" : "107" }, "uris" : [ "http://www.mendeley.com/documents/?uuid=f1a0f24a-9548-4568-a113-2bf2a780c065" ] }, { "id" : "ITEM-2", "itemData" : { "DOI" : "10.1007/s00382-012-1351-y", "ISSN" : "0930-7575", "abstract" : "Decadal climate predictability is examined in hindcast experiments by a multi-model ensemble using three versions of the coupled atmosphere-ocean model MIROC. In these hindcast experiments, initial conditions are obtained from an anomaly assimilation procedure using the observed oceanic temperature and salinity with prescribed natural and anthropogenic forcings on the basis of the historical data and future emission scenarios in the Intergovernmental Panel of Climate Change. Results of the multi-model ensemble in our hindcast experiments show that predictability of surface air temperature (SAT) anomalies on decadal timescales mostly originates from externally forced variability. Although the predictable component of internally generated variability has considerably smaller SAT variance than that of externally forced variability, ocean subsurface temperature variability has predictive skills over almost a decade, particularly in the North Pacific and the North Atlantic where dominant signals associated with Pacific decadal oscillation (PDO) and the Atlantic multidecadal oscillation (AMO) are observed. Initialization enhances the predictive skills of AMO and PDO indices and slightly improves those of global mean temperature anomalies. Improvement of these predictive skills in the multi-model ensemble is higher than that in a single-model ensemble.", "author" : [ { "dropping-particle" : "", "family" : "Chikamoto", "given" : "Yoshimitsu", "non-dropping-particle" : "", "parse-names" : false, "suffix" : "" }, { "dropping-particle" : "", "family" : "Kimoto", "given" : "Masahide", "non-dropping-particle" : "", "parse-names" : false, "suffix" : "" }, { "dropping-particle" : "", "family" : "Ishii", "given" : "Masayoshi", "non-dropping-particle" : "", "parse-names" : false, "suffix" : "" }, { "dropping-particle" : "", "family" : "Mochizuki", "given" : "Takashi", "non-dropping-particle" : "", "parse-names" : false, "suffix" : "" }, { "dropping-particle" : "", "family" : "Sakamoto", "given" : "Takashi T", "non-dropping-particle" : "", "parse-names" : false, "suffix" : "" }, { "dropping-particle" : "", "family" : "Tatebe", "given" : "Hiroaki", "non-dropping-particle" : "", "parse-names" : false, "suffix" : "" }, { "dropping-particle" : "", "family" : "Komuro", "given" : "Yoshiki", "non-dropping-particle" : "", "parse-names" : false, "suffix" : "" }, { "dropping-particle" : "", "family" : "Watanabe", "given" : "Masahiro", "non-dropping-particle" : "", "parse-names" : false, "suffix" : "" }, { "dropping-particle" : "", "family" : "Nozawa", "given" : "Toru", "non-dropping-particle" : "", "parse-names" : false, "suffix" : "" }, { "dropping-particle" : "", "family" : "Shiogama", "given" : "Hideo", "non-dropping-particle" : "", "parse-names" : false, "suffix" : "" }, { "dropping-particle" : "", "family" : "Mori", "given" : "Masato", "non-dropping-particle" : "", "parse-names" : false, "suffix" : "" }, { "dropping-particle" : "", "family" : "Yasunaka", "given" : "Sayaka", "non-dropping-particle" : "", "parse-names" : false, "suffix" : "" }, { "dropping-particle" : "", "family" : "Imada", "given" : "Yukiko", "non-dropping-particle" : "", "parse-names" : false, "suffix" : "" } ], "container-title" : "Climate Dynamics", "id" : "ITEM-2", "issue" : "5-6", "issued" : { "date-parts" : [ [ "2013", "3", "6" ] ] }, "page" : "1201-1222", "title" : "An overview of decadal climate predictability in a multi-model ensemble by climate model MIROC", "translator" : [ { "dropping-particle" : "", "family" : "K3904", "given" : "", "non-dropping-particle" : "", "parse-names" : false, "suffix" : "" } ], "type" : "article-journal", "volume" : "40" }, "uris" : [ "http://www.mendeley.com/documents/?uuid=568049ff-c05e-4de3-9bae-750de2c7aa28" ] } ], "mendeley" : { "formattedCitation" : "(Mochizuki et al., 2010; Chikamoto et al., 2013)", "plainTextFormattedCitation" : "(Mochizuki et al., 2010; Chikamoto et al., 2013)", "previouslyFormattedCitation" : "(Mochizuki et al., 2010; Chikamoto et al., 2013)"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(Mochizuki et al., 2010; Chikamoto et al., 2013)</w:t>
      </w:r>
      <w:r w:rsidR="00A9790A" w:rsidRPr="003862D0">
        <w:rPr>
          <w:rFonts w:eastAsia="Calibri"/>
          <w:lang w:val="en-GB"/>
        </w:rPr>
        <w:fldChar w:fldCharType="end"/>
      </w:r>
      <w:r w:rsidR="00A9790A" w:rsidRPr="003862D0">
        <w:rPr>
          <w:rFonts w:eastAsia="Calibri"/>
          <w:lang w:val="en-GB"/>
        </w:rPr>
        <w:t xml:space="preserve">. </w:t>
      </w:r>
      <w:r w:rsidR="00E50931" w:rsidRPr="003862D0">
        <w:rPr>
          <w:rFonts w:eastAsia="Calibri"/>
          <w:lang w:val="en-GB"/>
        </w:rPr>
        <w:t>T</w:t>
      </w:r>
      <w:r w:rsidR="00A9790A" w:rsidRPr="003862D0">
        <w:rPr>
          <w:rFonts w:eastAsia="Calibri"/>
          <w:lang w:val="en-GB"/>
        </w:rPr>
        <w:t xml:space="preserve">he CMIP5 decadal-prediction ensemble yielded no prediction skill of SST over the key PDV centres of action in the Pacific Ocean, both at </w:t>
      </w:r>
      <w:del w:id="2392" w:author="Ian Blenkinsop" w:date="2021-07-27T11:43:00Z">
        <w:r w:rsidR="00836D61" w:rsidDel="00836D61">
          <w:rPr>
            <w:rFonts w:eastAsia="Calibri"/>
            <w:lang w:val="en-GB"/>
          </w:rPr>
          <w:delText xml:space="preserve">2–5 </w:delText>
        </w:r>
      </w:del>
      <w:ins w:id="2393" w:author="Ian Blenkinsop" w:date="2021-07-27T11:43:00Z">
        <w:r w:rsidR="00836D61">
          <w:rPr>
            <w:rFonts w:eastAsia="Calibri"/>
            <w:lang w:val="en-GB"/>
          </w:rPr>
          <w:t>two-to-five-</w:t>
        </w:r>
      </w:ins>
      <w:r w:rsidR="00A9790A" w:rsidRPr="003862D0">
        <w:rPr>
          <w:rFonts w:eastAsia="Calibri"/>
          <w:lang w:val="en-GB"/>
        </w:rPr>
        <w:t xml:space="preserve">year and </w:t>
      </w:r>
      <w:del w:id="2394" w:author="Ian Blenkinsop" w:date="2021-07-27T11:43:00Z">
        <w:r w:rsidR="00836D61" w:rsidDel="00836D61">
          <w:rPr>
            <w:rFonts w:eastAsia="Calibri"/>
            <w:lang w:val="en-GB"/>
          </w:rPr>
          <w:delText xml:space="preserve">6–9 </w:delText>
        </w:r>
      </w:del>
      <w:ins w:id="2395" w:author="Ian Blenkinsop" w:date="2021-07-27T11:43:00Z">
        <w:r w:rsidR="00836D61">
          <w:rPr>
            <w:rFonts w:eastAsia="Calibri"/>
            <w:lang w:val="en-GB"/>
          </w:rPr>
          <w:t>six-to-nine-</w:t>
        </w:r>
      </w:ins>
      <w:r w:rsidR="00A9790A" w:rsidRPr="003862D0">
        <w:rPr>
          <w:rFonts w:eastAsia="Calibri"/>
          <w:lang w:val="en-GB"/>
        </w:rPr>
        <w:t xml:space="preserve">year forecast averages </w:t>
      </w:r>
      <w:r w:rsidR="00A9790A" w:rsidRPr="003862D0">
        <w:rPr>
          <w:rFonts w:eastAsia="Calibri"/>
          <w:lang w:val="en-GB"/>
        </w:rPr>
        <w:fldChar w:fldCharType="begin" w:fldLock="1"/>
      </w:r>
      <w:r w:rsidR="00615634">
        <w:rPr>
          <w:rFonts w:eastAsia="Calibri"/>
          <w:lang w:val="en-GB"/>
        </w:rPr>
        <w:instrText>ADDIN CSL_CITATION { "citationItems" : [ { "id" : "ITEM-1", "itemData" : { "DOI" : "10.1038/ncomms2704", "ISBN" : "2041-1723", "ISSN" : "20411723", "PMID" : "23591882", "abstract" : "Climate models are seen by many to be unverifiable. However, near-term climate predictions up to 10 years into the future carried out recently with these models can be rigorously verified against observations. Near-term climate prediction is a new information tool for the climate adaptation and service communities, which often make decisions on near-term time scales, and for which the most basic information is unfortunately very scarce. The Fifth Coupled Model Intercomparison Project set of co-ordinated climate-model experiments includes a set of near-term predictions in which several modelling groups participated and whose forecast quality we illustrate here. We show that climate forecast systems have skill in predicting the Earth's temperature at regional scales over the past 50 years and illustrate the trustworthiness of their predictions. Most of the skill can be attributed to changes in atmospheric composition, but also partly to the initialization of the predictions.", "author" : [ { "dropping-particle" : "", "family" : "Doblas-Reyes", "given" : "F. J.", "non-dropping-particle" : "", "parse-names" : false, "suffix" : "" }, { "dropping-particle" : "", "family" : "Andreu-Burillo", "given" : "I.", "non-dropping-particle" : "", "parse-names" : false, "suffix" : "" }, { "dropping-particle" : "", "family" : "Chikamoto", "given" : "Y.", "non-dropping-particle" : "", "parse-names" : false, "suffix" : "" }, { "dropping-particle" : "", "family" : "Garc\u00eda-Serrano", "given" : "J.", "non-dropping-particle" : "", "parse-names" : false, "suffix" : "" }, { "dropping-particle" : "", "family" : "Guemas", "given" : "V.", "non-dropping-particle" : "", "parse-names" : false, "suffix" : "" }, { "dropping-particle" : "", "family" : "Kimoto", "given" : "M.", "non-dropping-particle" : "", "parse-names" : false, "suffix" : "" }, { "dropping-particle" : "", "family" : "Mochizuki", "given" : "T.", "non-dropping-particle" : "", "parse-names" : false, "suffix" : "" }, { "dropping-particle" : "", "family" : "Rodrigues", "given" : "L. R.L.", "non-dropping-particle" : "", "parse-names" : false, "suffix" : "" }, { "dropping-particle" : "", "family" : "Oldenborgh", "given" : "G. J.", "non-dropping-particle" : "Van", "parse-names" : false, "suffix" : "" } ], "container-title" : "Nature Communications", "id" : "ITEM-1", "issued" : { "date-parts" : [ [ "2013" ] ] }, "page" : "1715", "title" : "Initialized near-term regional climate change prediction", "translator" : [ { "dropping-particle" : "", "family" : "K2854", "given" : "", "non-dropping-particle" : "", "parse-names" : false, "suffix" : "" } ], "type" : "article-journal", "volume" : "4" }, "uris" : [ "http://www.mendeley.com/documents/?uuid=08b675d6-7836-450f-b901-a0e8af90daec" ] }, { "id" : "ITEM-2", "itemData" : { "DOI" : "10.1175/JCLI-D-12-00049.1", "ISSN" : "0894-8755", "PMID" : "249256434653327564", "abstract" : "The Indian Ocean stands out as the region where the state-of-the-art decadal climate predictions of sea surface temperature (SST) perform the best worldwide for forecast times ranging from the second to the ninth year, according to correlation and root-mean-square error (RMSE) scores. This paper investigates the reasons for this high skill by assessing the contributions from the initial conditions, greenhouse gases, solar activity, and volcanic aerosols. The comparison between the SST correlation skill in uninitialized historical simulations and hindcasts initialized fromestimates of the observed climate state shows that the high Indian Ocean skill is largely explained by the varying radiative forcings, the latter finding being supported by a set of additional sensitivity experiments. The long-term warming trend is the primary contributor to the high skill, though not the only one. Volcanic aerosols bring additional skill in this region as shown by the comparison between initialized hindcasts taking into account or not the effect of volcanic stratospheric aerosols and by the drop in skill when filtering out their effect in hindcasts that take them into account. Indeed, the Indian Ocean is shown to be the region where the ratio of the internally generated over the externally forced variability is the lowest, where the amplitude of the internal variability has been estimated by removing the effect of long-term warming trend and volcanic aerosols by a multiple least squares linear regression on observed SSTs. \u00a9 2013 American Meteorological Society.", "author" : [ { "dropping-particle" : "", "family" : "Guemas", "given" : "Virginie", "non-dropping-particle" : "", "parse-names" : false, "suffix" : "" }, { "dropping-particle" : "", "family" : "Corti", "given" : "Susanna", "non-dropping-particle" : "", "parse-names" : false, "suffix" : "" }, { "dropping-particle" : "", "family" : "Garc\u00eda-Serrano", "given" : "J.", "non-dropping-particle" : "", "parse-names" : false, "suffix" : "" }, { "dropping-particle" : "", "family" : "Doblas-Reyes", "given" : "F. J.", "non-dropping-particle" : "", "parse-names" : false, "suffix" : "" }, { "dropping-particle" : "", "family" : "Balmaseda", "given" : "Magdalena", "non-dropping-particle" : "", "parse-names" : false, "suffix" : "" }, { "dropping-particle" : "", "family" : "Magnusson", "given" : "Linus", "non-dropping-particle" : "", "parse-names" : false, "suffix" : "" } ], "container-title" : "Journal of Climate", "id" : "ITEM-2", "issue" : "3", "issued" : { "date-parts" : [ [ "2013", "2" ] ] }, "page" : "726-739", "title" : "The Indian Ocean: The Region of Highest Skill Worldwide in Decadal Climate Prediction", "translator" : [ { "dropping-particle" : "", "family" : "K3895", "given" : "", "non-dropping-particle" : "", "parse-names" : false, "suffix" : "" } ], "type" : "article-journal", "volume" : "26" }, "uris" : [ "http://www.mendeley.com/documents/?uuid=223556c8-ad3e-4750-aec9-a1416e9f66e7" ] }, { "id" : "ITEM-3", "itemData" : { "DOI" : "10.1007/s00382-019-04896-w", "ISSN" : "1432-0894", "abstract" : "A modified approach to the assessment of the prediction skill of \u201cmodes of variability\u201d is proposed and applied to a decadal prediction experiment. In particular, the skill of predicting the Pacific Decadal Oscillation (PDO) is investigated. The approach depends on separately calculating the EOFs of the observations, the ensemble of forecasts, and an ensemble of simulations made with the same model and external forcing. The skill of predicting and simulating the spatial structure of the modes is captured by comparing forecast and simulated EOFs with the observation-based EOFs. This is in contrast to the case where forecasts and simulations are expanded in observation-based EOFs, or other structure functions, which gives no direct information about the model-based EOF structures themselves. The skill of predicting the temporal evolution of EOFs is separately captured by comparing the associated expansion functions. Finally, the contribution of the modes to the overall prediction skill is obtained by weighting the spatial and temporal skills with the variances involved. The behaviour of the first mode, identified as the PDO, is given particular attention. Perhaps not unexpectedly, the EOF structure of the forecasts more closely resembles that of the simulations than that of the observations, but both reproduce the structure of the observed PDO quite well with spatial correlations near 0.8. The temporal correlation of the expansion functions is near 0.7 for year 1 forecasts and declines toward zero subsequently. The overall correlation skill for the North Pacific is dominated by the PDO with a small contribution from the second mode and none from the third mode.", "author" : [ { "dropping-particle" : "", "family" : "Boer", "given" : "George J", "non-dropping-particle" : "", "parse-names" : false, "suffix" : "" }, { "dropping-particle" : "", "family" : "Sospedra-Alfonso", "given" : "Reinel", "non-dropping-particle" : "", "parse-names" : false, "suffix" : "" } ], "container-title" : "Climate Dynamics", "id" : "ITEM-3", "issue" : "9", "issued" : { "date-parts" : [ [ "2019" ] ] }, "page" : "5763-5775", "title" : "Assessing the skill of the Pacific Decadal Oscillation (PDO) in a decadal prediction experiment", "translator" : [ { "dropping-particle" : "", "family" : "K4372", "given" : "", "non-dropping-particle" : "", "parse-names" : false, "suffix" : "" } ], "type" : "article-journal", "volume" : "53" }, "uris" : [ "http://www.mendeley.com/documents/?uuid=fefca0cd-e2e9-47d5-918b-9fada7b000f1" ] } ], "mendeley" : { "formattedCitation" : "(Doblas-Reyes et al., 2013; Guemas et al., 2013; Boer and Sospedra-Alfonso, 2019)", "plainTextFormattedCitation" : "(Doblas-Reyes et al., 2013; Guemas et al., 2013; Boer and Sospedra-Alfonso, 2019)", "previouslyFormattedCitation" : "(Doblas-Reyes et al., 2013; Guemas et al., 2013; Boer and Sospedra-Alfonso, 2019)" }, "properties" : { "noteIndex" : 0 }, "schema" : "https://github.com/citation-style-language/schema/raw/master/csl-citation.json" }</w:instrText>
      </w:r>
      <w:r w:rsidR="00A9790A" w:rsidRPr="003862D0">
        <w:rPr>
          <w:rFonts w:eastAsia="Calibri"/>
          <w:lang w:val="en-GB"/>
        </w:rPr>
        <w:fldChar w:fldCharType="separate"/>
      </w:r>
      <w:r w:rsidR="00016735">
        <w:rPr>
          <w:rFonts w:eastAsia="Calibri"/>
          <w:noProof/>
          <w:lang w:val="en-GB"/>
        </w:rPr>
        <w:t>(Doblas-Reyes et al., 2013; Guemas et al., 2013; Boer and Sospedra-Alfonso, 2019)</w:t>
      </w:r>
      <w:r w:rsidR="00A9790A" w:rsidRPr="003862D0">
        <w:rPr>
          <w:rFonts w:eastAsia="Calibri"/>
          <w:lang w:val="en-GB"/>
        </w:rPr>
        <w:fldChar w:fldCharType="end"/>
      </w:r>
      <w:r w:rsidR="00A9790A" w:rsidRPr="003862D0">
        <w:rPr>
          <w:rFonts w:eastAsia="Calibri"/>
          <w:lang w:val="en-GB"/>
        </w:rPr>
        <w:t xml:space="preserve">. </w:t>
      </w:r>
    </w:p>
    <w:p w14:paraId="12D7DCAA" w14:textId="77777777" w:rsidR="00A9790A" w:rsidRPr="003862D0" w:rsidRDefault="00A9790A" w:rsidP="00A9790A">
      <w:pPr>
        <w:pStyle w:val="AR6BodyText"/>
        <w:rPr>
          <w:rFonts w:eastAsia="Calibri"/>
          <w:lang w:val="en-GB"/>
        </w:rPr>
      </w:pPr>
      <w:r w:rsidRPr="003862D0">
        <w:rPr>
          <w:rFonts w:eastAsia="Calibri"/>
          <w:lang w:val="en-GB"/>
        </w:rPr>
        <w:t xml:space="preserve"> </w:t>
      </w:r>
    </w:p>
    <w:p w14:paraId="7E393208" w14:textId="41F3EBCF" w:rsidR="00A9790A" w:rsidRPr="003862D0" w:rsidRDefault="00A9790A" w:rsidP="00A9790A">
      <w:pPr>
        <w:pStyle w:val="AR6BodyText"/>
        <w:rPr>
          <w:rFonts w:eastAsia="Calibri"/>
          <w:lang w:val="en-GB"/>
        </w:rPr>
      </w:pPr>
      <w:r w:rsidRPr="003862D0">
        <w:rPr>
          <w:rFonts w:eastAsia="Calibri"/>
          <w:lang w:val="en-GB"/>
        </w:rPr>
        <w:t>Since AR5, the processes causing the multi-decadal variability in the Pacific Ocean have become better understood</w:t>
      </w:r>
      <w:del w:id="2396" w:author="Robin Matthews" w:date="2021-06-16T18:49:00Z">
        <w:r w:rsidRPr="003862D0" w:rsidDel="000B57A5">
          <w:rPr>
            <w:rFonts w:eastAsia="Calibri"/>
            <w:lang w:val="en-GB"/>
          </w:rPr>
          <w:delText xml:space="preserve"> </w:delText>
        </w:r>
      </w:del>
      <w:bookmarkStart w:id="2397" w:name="_Hlk74761769"/>
      <w:ins w:id="2398" w:author="Robin Matthews" w:date="2021-06-16T18:49:00Z">
        <w:r w:rsidR="000B57A5">
          <w:rPr>
            <w:rFonts w:eastAsia="Calibri"/>
            <w:lang w:val="en-GB"/>
          </w:rPr>
          <w:t xml:space="preserve"> </w:t>
        </w:r>
        <w:r w:rsidR="000B57A5">
          <w:rPr>
            <w:rFonts w:eastAsia="Calibri"/>
          </w:rPr>
          <w:fldChar w:fldCharType="begin" w:fldLock="1"/>
        </w:r>
      </w:ins>
      <w:r w:rsidR="00CD3B49">
        <w:rPr>
          <w:rFonts w:eastAsia="Calibri"/>
          <w:lang w:val="en-US"/>
        </w:rPr>
        <w: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"id" : "ITEM-2",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"ITEM-2", "issued" : { "date-parts" : [ [ "2017", "8" ] ] }, "page" : "42-55", "title" : "Pacific decadal climate variability: Indices, patterns and tropical-extratropical interactions", "translator" : [ { "dropping-particle" : "", "family" : "K4279", "given" : "", "non-dropping-particle" : "", "parse-names" : false, "suffix" : "" } ], "type" : "article-journal", "volume" : "155" }, "uris" : [ "http://www.mendeley.com/documents/?uuid=42927cbe-b22f-4c13-9c3e-bce4f08719d3" ] } ], "mendeley" : { "formattedCitation" : "(Newman et al., 2016; Henley, 2017)", "plainTextFormattedCitation" : "(Newman et al., 2016; Henley, 2017)", "previouslyFormattedCitation" : "(Newman et al., 2016; Henley, 2017)" }, "properties" : { "noteIndex" : 0 }, "schema" : "https://github.com/citation-style-language/schema/raw/master/csl-citation.json" }</w:instrText>
      </w:r>
      <w:ins w:id="2399" w:author="Robin Matthews" w:date="2021-06-16T18:49:00Z">
        <w:r w:rsidR="000B57A5">
          <w:rPr>
            <w:rFonts w:eastAsia="Calibri"/>
          </w:rPr>
          <w:fldChar w:fldCharType="separate"/>
        </w:r>
        <w:r w:rsidR="000B57A5" w:rsidRPr="00B94219">
          <w:rPr>
            <w:rFonts w:eastAsia="Calibri"/>
            <w:noProof/>
          </w:rPr>
          <w:t>(Newman et al., 2016; Henley, 2017)</w:t>
        </w:r>
        <w:r w:rsidR="000B57A5">
          <w:rPr>
            <w:rFonts w:eastAsia="Calibri"/>
          </w:rPr>
          <w:fldChar w:fldCharType="end"/>
        </w:r>
      </w:ins>
      <w:del w:id="2400" w:author="Robin Matthews" w:date="2021-06-16T18:49:00Z">
        <w:r w:rsidRPr="003862D0" w:rsidDel="000B57A5">
          <w:rPr>
            <w:rFonts w:eastAsia="Calibri"/>
            <w:lang w:val="en-GB" w:eastAsia="en-US"/>
          </w:rPr>
          <w:fldChar w:fldCharType="begin" w:fldLock="1"/>
        </w:r>
        <w:r w:rsidR="00615634" w:rsidDel="000B57A5">
          <w:rPr>
            <w:rFonts w:eastAsia="Calibri"/>
            <w:lang w:val="en-GB" w:eastAsia="en-US"/>
          </w:rPr>
          <w:delInstrText>ADDIN CSL_CITATION { "citationItems" : [ { "id" : "ITEM-1", "itemData" : { "DOI" : "10.1175/JCLI-D-15-0508.1", "ISSN" : "0894-8755", "abstract" : "AbstractThe Pacific decadal oscillation (PDO), the dominant year-round pattern of monthly North Pacific sea surface temperature (SST) variability, is an important target of ongoing research within the meteorological and climate dynamics communities and is central to the work of many geologists, ecologists, natural resource managers, and social scientists. Research over the last 15 years has led to an emerging consensus: the PDO is not a single phenomenon, but is instead the result of a combination of different physical processes, including both remote tropical forcing and local North Pacific atmosphere\u2013ocean interactions, which operate on different time scales to drive similar PDO-like SST anomaly patterns. How these processes combine to generate the observed PDO evolution, including apparent regime shifts, is shown using simple autoregressive models of increasing spatial complexity. Simulations of recent climate in coupled GCMs are able to capture many aspects of the PDO, but do so based on a balance of processes often more independent of the tropics than is observed. Finally, it is suggested that the assessment of PDO-related regional climate impacts, reconstruction of PDO-related variability into the past with proxy records, and diagnosis of Pacific variability within coupled GCMs should all account for the effects of these different processes, which only partly represent the direct forcing of the atmosphere by North Pacific Ocean SSTs.",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w:delInstrText>
        </w:r>
        <w:r w:rsidR="00615634" w:rsidRPr="001A4DE9" w:rsidDel="000B57A5">
          <w:rPr>
            <w:rFonts w:eastAsia="Calibri"/>
            <w:lang w:eastAsia="en-US"/>
          </w:rPr>
          <w:delInstrText>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 : "12", "issued" : { "date-parts" : [ [ "2016", "6" ] ] }, "page" : "4399-4427", "title" : "The Pacific Decadal Oscillation, Revisited", "translator" : [ { "dropping-particle" : "", "family" : "K3812", "given" : "", "non-dropping-particle" : "", "parse-names" : false, "suffix" : "" } ], "type" : "article-journal", "volume" : "29" }, "uris" : [ "http://www.mendeley.com/documents/?uuid=fd284221-853a-4a59-bf22-aa1b60adc880" ] } ], "mendeley" : { "formattedCitation" : "(Newman et al., 2016)", "plainTextFormattedCitation" : "(Newman et al., 2016)", "previouslyFormattedCitation" : "(Newman et al., 2016)" }, "properties" : { "noteIndex" : 0 }, "schema" : "https://github.com/citation-style-language/schema/raw/master/csl-citation.json" }</w:delInstrText>
        </w:r>
        <w:r w:rsidRPr="003862D0" w:rsidDel="000B57A5">
          <w:rPr>
            <w:rFonts w:eastAsia="Calibri"/>
            <w:lang w:val="en-GB" w:eastAsia="en-US"/>
          </w:rPr>
          <w:fldChar w:fldCharType="separate"/>
        </w:r>
        <w:r w:rsidR="00016735" w:rsidDel="000B57A5">
          <w:rPr>
            <w:rFonts w:eastAsia="Calibri"/>
            <w:noProof/>
            <w:lang w:eastAsia="en-US"/>
          </w:rPr>
          <w:delText>(Newman et al., 2016)</w:delText>
        </w:r>
        <w:r w:rsidRPr="003862D0" w:rsidDel="000B57A5">
          <w:rPr>
            <w:rFonts w:eastAsia="Calibri"/>
            <w:lang w:val="en-GB" w:eastAsia="en-US"/>
          </w:rPr>
          <w:fldChar w:fldCharType="end"/>
        </w:r>
        <w:r w:rsidRPr="003862D0" w:rsidDel="000B57A5">
          <w:rPr>
            <w:rFonts w:eastAsia="Calibri"/>
            <w:lang w:val="en-GB" w:eastAsia="en-US"/>
          </w:rPr>
          <w:fldChar w:fldCharType="begin" w:fldLock="1"/>
        </w:r>
        <w:r w:rsidR="00615634" w:rsidDel="000B57A5">
          <w:rPr>
            <w:rFonts w:eastAsia="Calibri"/>
            <w:lang w:eastAsia="en-US"/>
          </w:rPr>
          <w:del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w:delInstrText>
        </w:r>
        <w:r w:rsidR="00615634" w:rsidRPr="003741E9" w:rsidDel="000B57A5">
          <w:rPr>
            <w:rFonts w:eastAsia="Calibri"/>
            <w:lang w:val="en-US" w:eastAsia="en-US"/>
            <w:rPrChange w:id="2401" w:author="Clotilde Pean" w:date="2021-06-22T10:16:00Z">
              <w:rPr>
                <w:rFonts w:eastAsia="Calibri"/>
                <w:lang w:eastAsia="en-US"/>
              </w:rPr>
            </w:rPrChange>
          </w:rPr>
          <w:delInstrText>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"8" ] ] }, "page" : "42-55", "title" : "Pacific decadal climate variability: Indices, patterns and tropical-extratropical interactions", "translator" : [ { "dropping-particle" : "", "family" : "K4279", "given" : "", "non-dropping-particle" : "", "parse-names" : false, "suffix" : "" } ], "type" : "article-journal", "volume" : "155" }, "uris" : [ "http://www.mendeley.com/documents/?uuid=42927cbe-b22f-4c13-9c3e-bce4f08719d3" ] } ], "mendeley" : { "formattedCitation" : "(Henley, 2017)", "plainTextFormattedCitation" : "(Henley, 2017)", "previouslyFormattedCitation" : "(Henley, 2017)" }, "properties" : { "noteIndex" : 0 }, "schema" : "https://github.com/citation-style-language/schema/raw/master/csl-citation.json" }</w:delInstrText>
        </w:r>
        <w:r w:rsidRPr="003862D0" w:rsidDel="000B57A5">
          <w:rPr>
            <w:rFonts w:eastAsia="Calibri"/>
            <w:lang w:val="en-GB" w:eastAsia="en-US"/>
          </w:rPr>
          <w:fldChar w:fldCharType="separate"/>
        </w:r>
        <w:r w:rsidR="00016735" w:rsidRPr="003741E9" w:rsidDel="000B57A5">
          <w:rPr>
            <w:rFonts w:eastAsia="Calibri"/>
            <w:noProof/>
            <w:lang w:val="en-US" w:eastAsia="en-US"/>
            <w:rPrChange w:id="2402" w:author="Clotilde Pean" w:date="2021-06-22T10:16:00Z">
              <w:rPr>
                <w:rFonts w:eastAsia="Calibri"/>
                <w:noProof/>
                <w:lang w:eastAsia="en-US"/>
              </w:rPr>
            </w:rPrChange>
          </w:rPr>
          <w:delText>(Henley, 2017)</w:delText>
        </w:r>
        <w:r w:rsidRPr="003862D0" w:rsidDel="000B57A5">
          <w:rPr>
            <w:rFonts w:eastAsia="Calibri"/>
            <w:lang w:val="en-GB" w:eastAsia="en-US"/>
          </w:rPr>
          <w:fldChar w:fldCharType="end"/>
        </w:r>
      </w:del>
      <w:bookmarkEnd w:id="2397"/>
      <w:r w:rsidRPr="003741E9">
        <w:rPr>
          <w:rFonts w:eastAsia="Calibri"/>
          <w:lang w:val="en-US"/>
          <w:rPrChange w:id="2403" w:author="Clotilde Pean" w:date="2021-06-22T10:16:00Z">
            <w:rPr>
              <w:rFonts w:eastAsia="Calibri"/>
            </w:rPr>
          </w:rPrChange>
        </w:rPr>
        <w:t xml:space="preserve">. </w:t>
      </w:r>
      <w:r w:rsidRPr="00C11647">
        <w:rPr>
          <w:rFonts w:eastAsia="Calibri"/>
          <w:lang w:val="en-GB"/>
        </w:rPr>
        <w:t xml:space="preserve">However, the relative importance of tropical and extratropical processes underlying PDV remains unclear; although it seems to be stochastically driven rather than self-excited </w:t>
      </w:r>
      <w:r w:rsidRPr="003862D0">
        <w:rPr>
          <w:rFonts w:eastAsia="Calibri"/>
          <w:lang w:val="en-GB"/>
        </w:rPr>
        <w:fldChar w:fldCharType="begin" w:fldLock="1"/>
      </w:r>
      <w:r w:rsidR="00615634" w:rsidRPr="00C11647">
        <w:rPr>
          <w:rFonts w:eastAsia="Calibri"/>
          <w:lang w:val="en-GB"/>
        </w:rPr>
        <w:instrText>ADDIN CSL_CITATION { "citationItems" : [ { "id" : "ITEM-1", "itemData" : { "DOI" : "10.1175/2011JCLI3980.1", "ISSN" : "0894-8755", "abstract" : "AbstractThe emerging interest in decadal climate prediction highlights the importance of understanding the mechanisms of decadal to interdecadal climate variability. The purpose of this paper is to provide a review of our understanding of interdecadal climate variability in the Pacific and Atlantic Oceans. In particular, the dynamics of interdecadal variability in both oceans will be discussed in a unified framework and in light of historical development. General mechanisms responsible for interdecadal variability, including the role of ocean dynamics, are reviewed first. A hierarchy of increasingly complex paradigms is used to explain variability. This hierarchy ranges from a simple red noise model to a complex stochastically driven coupled ocean?atmosphere mode. The review suggests that stochastic forcing is the major driving mechanism for almost all interdecadal variability, while ocean?atmosphere feedback plays a relatively minor role. Interdecadal variability can be generated independently in the tropics or extratropics, and in the Pacific or Atlantic. In the Pacific, decadal?interdecadal variability is associated with changes in the wind-driven upper-oce</w:instrText>
      </w:r>
      <w:r w:rsidR="00615634">
        <w:rPr>
          <w:rFonts w:eastAsia="Calibri"/>
          <w:lang w:val="en-US"/>
        </w:rPr>
        <w:instrText>an circulation. In the North Atlantic, some of the multidecadal variability is associated with changes in the Atlantic meridional overturning circulation (AMOC). In both the Pacific and Atlantic, the time scale of interdecadal variability seems to be determined mainly by Rossby wave propagation in the extratropics; in the Atlantic, the time scale could also be determined by the advection of the returning branch of AMOC in the Atlantic. One significant advancement of the last two decades is the recognition of the stochastic forcing as the dominant generation mechanism for almost all interdecadal variability. Finally, outstanding issues regarding the cause of interdecadal climate variability are discussed. The mechanism that determines the time scale of each interdecadal mode remains one of the key issues not understood. It is suggested that much further understanding can be gained in the future by performing specifically designed sensitivity experiments in coupled ocean?atmosphere general circulation models, by further analysis of observations and cross-model comparisons, and by combining mechanistic studies with decadal prediction studies.", "author" : [ { "dropping-particle" : "", "family" : "Liu", "given" : "Zhengyu", "non-dropping-particle" : "", "parse-names" : false, "suffix" : "" } ], "container-title" : "Journal of Climate", "id" : "ITEM-1", "issue" : "6", "issued" : { "date-parts" : [ [ "2012", "3", "14" ] ] }, "note" : "doi: 10.1175/2011JCLI3980.1", "page" : "1963-1995", "publisher" : "American Meteorological Society", "title" : "Dynamics of Interdecadal Climate Variability: A Historical Perspective", "translator" : [ { "dropping-particle" : "", "family" : "K3890", "given" : "", "non-dropping-particle" : "", "parse-names" : false, "suffix" : "" } ], "type" : "article-journal", "volume" : "25" }, "uris" : [ "http://www.mendeley.com/documents/?uuid=0711371d-cb65-40ad-bb47-cff4f917829d" ] }, { "id" : "ITEM-2", "itemData" : { "DOI" : "10.1007/s40641-018-0090-5", "ISSN" : "2198-6061", "abstract" : "This paper reviews recent progress in the understanding and prediction of pacific decadal variability (PDV). The PDV is now recognized to consist of multiple ocean-atmosphere modes and to be caused by multiple processes. At the leading order, PDV can be viewed as the reddening process of stochastic atmospheric variability on the extratropical ocean. However, PDV is also strongly tied to teleconnection dynamics interacting with the tropics, primarily the interactions between meridional modes in the extra-tropics and ENSO, and between the ENSO teleconnections and the dominant modes of atmospheric variability in the mid-latitude.", "author" : [ { "dropping-particle" : "", "family" : "Liu", "given" : "Zhengyu", "non-dropping-particle" : "", "parse-names" : false, "suffix" : "" }, { "dropping-particle" : "", "family" : "Lorenzo", "given" : "Emanuele", "non-dropping-particle" : "Di", "parse-names" : false, "suffix" : "" } ], "container-title" : "Current Climate Change Reports", "id" : "ITEM-2", "issue" : "2", "issued" : { "date-parts" : [ [ "2018", "6", "14" ] ] }, "page" : "128-144", "title" : "Mechanisms and Predictability of Pacific Decadal Variability", "translator" : [ { "dropping-particle" : "", "family" : "K3784", "given" : "", "non-dropping-particle" : "", "parse-names" : false, "suffix" : "" } ], "type" : "article-journal", "volume" : "4" }, "uris" : [ "http://www.mendeley.com/documents/?uuid=92bd27c2-f568-4c0f-b876-d438db0f9b24" ] } ], "mendeley" : { "formattedCitation" : "(Liu, 2012; Liu and Di Lorenzo, 2018)", "plainTextFormattedCitation" : "(Liu, 2012; Liu and Di Lorenzo, 2018)", "previouslyFormattedCitation" : "(Liu, 2012; Liu and Di Lorenzo, 2018)"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(Liu, 2012; Liu and Di Lorenzo, 2018)</w:t>
      </w:r>
      <w:r w:rsidRPr="003862D0">
        <w:rPr>
          <w:rFonts w:eastAsia="Calibri"/>
          <w:lang w:val="en-GB"/>
        </w:rPr>
        <w:fldChar w:fldCharType="end"/>
      </w:r>
      <w:r w:rsidRPr="003862D0">
        <w:rPr>
          <w:rFonts w:eastAsia="Calibri"/>
          <w:lang w:val="en-GB"/>
        </w:rPr>
        <w:t xml:space="preserve">, the South Pacific being a key region for the tropical branch of PDV </w:t>
      </w:r>
      <w:r w:rsidRPr="003862D0">
        <w:rPr>
          <w:rFonts w:eastAsia="Calibri"/>
          <w:lang w:val="en-GB"/>
        </w:rPr>
        <w:fldChar w:fldCharType="begin" w:fldLock="1"/>
      </w:r>
      <w:r w:rsidR="00615634">
        <w:rPr>
          <w:rFonts w:eastAsia="Calibri"/>
          <w:lang w:val="en-GB"/>
        </w:rPr>
        <w:instrText>ADDIN CSL_CITATION { "citationItems" : [ { "id" : "ITEM-1", "itemData" : { "DOI" : "https://doi.org/10.1029/2018GL080320", "ISSN" : "0094-8276", "abstract" : "Abstract North and South Pacific Meridional Modes (NPMM and SPMM) are known precursors of El Ni\u00f1o?Southern Oscillation (ENSO) and Tropical Pacific decadal variability (TPDV). However, the relative importance of these precursors and the timescale on which they impact the tropics remain unclear. Using a 30-member ensemble of the Community Earth System Model as the control climate, we generate two additional members where the NPMM and SPMM are selectively suppressed. We find that both meridional modes energize the tropical variance independently on different timescales. The absence of NPMM leads to a significant reduction of the tropical interannual variability (~35%), while the absence of the SPMM has no appreciable impact on ENSO but significantly reduces the TPDV (~30%). While the relative importance of the NPMM and SPMM may be model dependent, the stochastic atmospheric variability in the extratropics that energizes the meridional modes emerges as a key source of TPDV.", "author" : [ { "dropping-particle" : "", "family" : "Liguori", "given" : "Giovanni", "non-dropping-particle" : "", "parse-names" : false, "suffix" : "" }, { "dropping-particle" : "", "family" : "Lorenzo", "given" : "Emanuele", "non-dropping-particle" : "Di", "parse-names" : false, "suffix" : "" } ], "container-title" : "Geophysical Research Letters", "id" : "ITEM-1", "issue" : "2", "issued" : { "date-parts" : [ [ "2019", "1", "28" ] ] }, "note" : "https://doi.org/10.1029/2018GL080320", "page" : "906-915", "publisher" : "John Wiley &amp; Sons, Ltd", "title" : "Separating the North and South Pacific Meridional Modes Contributions to ENSO and Tropical Decadal Variability", "translator" : [ { "dropping-particle" : "", "family" : "K4952", "given" : "", "non-dropping-particle" : "", "parse-names" : false, "suffix" : "" } ], "type" : "article-journal", "volume" : "46" }, "uris" : [ "http://www.mendeley.com/documents/?uuid=60b46b8f-d325-4fd6-8a69-e1839d2fbf52" ] }, { "id" : "ITEM-2", "itemData" : { "DOI" : "10.1038/s41598-019-52805-2", "ISSN" : "2045-2322", "abstract" : "Tropical Pacific variability (TPV) heavily influences global climate, but much is still unknown about its drivers. We examine the impact of South Pacific variability on the modes of TPV: the El Ni\u00f1o-Southern Oscillation (ENSO) and the Interdecadal Pacific Oscillation (IPO). We conduct idealised coupled experiments in which we suppress temperature and salinity variability at all oceanic levels in the South Pacific. This reduces decadal variability in the equatorial Pacific by ~30% and distorts the spatial pattern of the IPO. There is little change to overall interannual variability, however there is a decrease in the magnitude of the largest 5% of both El Ni\u00f1o and La Ni\u00f1a sea-surface temperature (SST) anomalies. Possible reasons for this include: (i) reduced decadal variability means that interannual SST variability is superposed onto a \u2018flatter\u2019 background signal, (ii) suppressing South Pacific variability leads to the alteration of coupled processes linking the South and equatorial Pacific. A small but significant mean state change arising from the imposed suppression may also contribute to the weakened extreme ENSO SST anomalies. The magnitude of both extreme El Ni\u00f1o and La Ni\u00f1a SST anomalies are reduced, and the associated spatial patterns of change of upper ocean heat content and wind stress anomalies are markedly different for both types of events.", "author" : [ { "dropping-particle" : "", "family" : "Chung", "given" : "Christine T Y", "non-dropping-particle" : "", "parse-names" : false, "suffix" : "" }, { "dropping-particle" : "", "family" : "Power", "given" : "Scott B", "non-dropping-particle" : "", "parse-names" : false, "suffix" : "" }, { "dropping-particle" : "", "family" : "Sullivan", "given" : "Arnold", "non-dropping-particle" : "", "parse-names" : false, "suffix" : "" }, { "dropping-particle" : "", "family" : "Delage", "given" : "Fran\u00e7ois", "non-dropping-particle" : "", "parse-names" : false, "suffix" : "" } ], "container-title" : "Scientific Reports", "id" : "ITEM-2", "issue" : "1", "issued" : { "date-parts" : [ [ "2019" ] ] }, "page" : "18311", "title" : "The role of the South Pacific in modulating Tropical Pacific variability", "translator" : [ { "dropping-particle" : "", "family" : "K4953", "given" : "", "non-dropping-particle" : "", "parse-names" : false, "suffix" : "" } ], "type" : "article-journal", "volume" : "9" }, "uris" : [ "http://www.mendeley.com/documents/?uuid=f45df451-9421-41ca-b7d4-892005a627fd" ] } ], "mendeley" : { "formattedCitation" : "(Chung et al., 2019; Liguori and Di Lorenzo, 2019)", "plainTextFormattedCitation" : "(Chung et al., 2019; Liguori and Di Lorenzo, 2019)", "previouslyFormattedCitation" : "(Chung et al., 2019; Liguori and Di Lorenzo,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(Chung et al., 2019; Liguori and Di Lorenzo, 2019)</w:t>
      </w:r>
      <w:r w:rsidRPr="003862D0">
        <w:rPr>
          <w:rFonts w:eastAsia="Calibri"/>
          <w:lang w:val="en-GB"/>
        </w:rPr>
        <w:fldChar w:fldCharType="end"/>
      </w:r>
      <w:r w:rsidRPr="003862D0">
        <w:rPr>
          <w:rFonts w:eastAsia="Calibri"/>
          <w:lang w:val="en-GB"/>
        </w:rPr>
        <w:t>.</w:t>
      </w:r>
    </w:p>
    <w:p w14:paraId="734159A9" w14:textId="77777777" w:rsidR="00A9790A" w:rsidRPr="003862D0" w:rsidRDefault="00A9790A" w:rsidP="00A9790A">
      <w:pPr>
        <w:pStyle w:val="AR6BodyText"/>
        <w:rPr>
          <w:rFonts w:eastAsia="Calibri"/>
          <w:lang w:val="en-GB"/>
        </w:rPr>
      </w:pPr>
    </w:p>
    <w:p w14:paraId="2D1992DE" w14:textId="35A4609B" w:rsidR="00A9790A" w:rsidRPr="003862D0" w:rsidRDefault="00A9790A" w:rsidP="00A9790A">
      <w:pPr>
        <w:pStyle w:val="AR6BodyText"/>
        <w:rPr>
          <w:rFonts w:eastAsia="Calibri"/>
          <w:lang w:val="en-GB"/>
        </w:rPr>
      </w:pPr>
      <w:r w:rsidRPr="003862D0">
        <w:rPr>
          <w:rFonts w:eastAsia="Calibri"/>
          <w:lang w:val="en-GB"/>
        </w:rPr>
        <w:t xml:space="preserve">Because PDV represents not one, but many dynamical processes, it represents a challenge as a target for near-term climate predictions and projections. The new generation of decadal forecast systems keeps showing poor </w:t>
      </w:r>
      <w:r w:rsidRPr="003862D0">
        <w:rPr>
          <w:rFonts w:eastAsia="Calibri"/>
          <w:lang w:val="en-GB"/>
        </w:rPr>
        <w:fldChar w:fldCharType="begin" w:fldLock="1"/>
      </w:r>
      <w:r w:rsidR="00615634">
        <w:rPr>
          <w:rFonts w:eastAsia="Calibri"/>
          <w:lang w:val="en-GB"/>
        </w:rPr>
        <w:instrText>ADDIN CSL_CITATION { "citationItems" : [ { "id" : "ITEM-1", "itemData" : { "DOI" : "10.1007/s00382-016-3075-x", "ISSN" : "0930-7575", "abstract" : "This paper describes the development and basic evaluation of decadal predictions produced using the HiGEM coupled climate model. HiGEM is a higher resolution version of the HadGEM1 Met Office Unified Model. The horizontal resolution in HiGEM has been increased to $$1.25^{\\circ } \\times 0.83^{\\circ }$$1.25\u2218\u00d70.83\u2218in longitude and latitude for the atmosphere, and $$1/3^{\\circ } \\times 1/3^{\\circ }$$1/3\u2218\u00d71/3\u2218globally for the ocean. The HiGEM decadal predictions are initialised using an anomaly assimilation scheme that relaxes anomalies of ocean temperature and salinity to observed anomalies. 10 year hindcasts are produced for 10 start dates (1960, 1965,..., 2000, 2005). To determine the relative contributions to prediction skill from initial conditions and external forcing, the HiGEM decadal predictions are compared to uninitialised HiGEM transient experiments. The HiGEM decadal predictions have substantial skill for predictions of annual mean surface air temperature and 100 m upper ocean temperature. For lead times up to 10 years, anomaly correlations (ACC) over large areas of the North Atlantic Ocean, the Western Pacific Ocean and the Indian Ocean exceed values of 0.6. Initialisation of the HiGEM decadal predictions significantly increases skill over regions of the Atlantic Ocean, the Maritime Continent and regions of the subtropical North and South Pacific Ocean. In particular, HiGEM produces skillful predictions of the North Atlantic subpolar gyre for up to 4 years lead time (with ACC &gt; 0.7), which are significantly larger than the uninitialised HiGEM transient experiments.", "author" : [ { "dropping-particle" : "", "family" : "Shaffrey", "given" : "L C", "non-dropping-particle" : "", "parse-names" : false, "suffix" : "" }, { "dropping-particle" : "", "family" : "Hodson", "given" : "D", "non-dropping-particle" : "", "parse-names" : false, "suffix" : "" }, { "dropping-particle" : "", "family" : "Robson", "given" : "J", "non-dropping-particle" : "", "parse-names" : false, "suffix" : "" }, { "dropping-particle" : "", "family" : "Stevens", "given" : "D. P.", "non-dropping-particle" : "", "parse-names" : false, "suffix" : "" }, { "dropping-particle" : "", "family" : "Hawkins", "given" : "E", "non-dropping-particle" : "", "parse-names" : false, "suffix" : "" }, { "dropping-particle" : "", "family" : "Polo", "given" : "I", "non-dropping-particle" : "", "parse-names" : false, "suffix" : "" }, { "dropping-particle" : "", "family" : "Stevens", "given" : "I", "non-dropping-particle" : "", "parse-names" : false, "suffix" : "" }, { "dropping-particle" : "", "family" : "Sutton", "given" : "R T", "non-dropping-particle" : "", "parse-names" : false, "suffix" : "" }, { "dropping-particle" : "", "family" : "Lister", "given" : "G", "non-dropping-particle" : "", "parse-names" : false, "suffix" : "" }, { "dropping-particle" : "", "family" : "Iwi", "given" : "A", "non-dropping-particle" : "", "parse-names" : false, "suffix" : "" }, { "dropping-particle" : "", "family" : "Smith", "given" : "D", "non-dropping-particle" : "", "parse-names" : false, "suffix" : "" }, { "dropping-particle" : "", "family" : "Stephens", "given" : "A", "non-dropping-particle" : "", "parse-names" : false, "suffix" : "" } ], "container-title" : "Climate Dynamics", "id" : "ITEM-1", "issue" : "1-2", "issued" : { "date-parts" : [ [ "2017", "1", "15" ] ] }, "page" : "297-311", "title" : "Decadal predictions with the HiGEM high resolution global coupled climate model: description and basic evaluation", "translator" : [ { "dropping-particle" : "", "family" : "K3907", "given" : "", "non-dropping-particle" : "", "parse-names" : false, "suffix" : "" } ], "type" : "article-journal", "volume" : "48" }, "uris" : [ "http://www.mendeley.com/documents/?uuid=20d875a0-dcc6-4ab9-9a49-de08e3ee7e8e" ] } ], "mendeley" : { "formattedCitation" : "(Shaffrey et al., 2017)", "plainTextFormattedCitation" : "(Shaffrey et al., 2017)", "previouslyFormattedCitation" : "(Shaffrey et al., 2017)"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(Shaffrey et al., 2017)</w:t>
      </w:r>
      <w:r w:rsidRPr="003862D0">
        <w:rPr>
          <w:rFonts w:eastAsia="Calibri"/>
          <w:lang w:val="en-GB"/>
        </w:rPr>
        <w:fldChar w:fldCharType="end"/>
      </w:r>
      <w:r w:rsidRPr="003862D0">
        <w:rPr>
          <w:rFonts w:eastAsia="Calibri"/>
          <w:lang w:val="en-GB"/>
        </w:rPr>
        <w:t xml:space="preserve"> to moderate </w:t>
      </w:r>
      <w:commentRangeStart w:id="2404"/>
      <w:r w:rsidRPr="003862D0">
        <w:rPr>
          <w:rFonts w:eastAsia="Calibri"/>
          <w:lang w:val="en-GB"/>
        </w:rPr>
        <w:fldChar w:fldCharType="begin" w:fldLock="1"/>
      </w:r>
      <w:ins w:id="2405" w:author="Robin Matthews" w:date="2021-06-16T17:29:00Z">
        <w:r w:rsidR="003660FC">
          <w:rPr>
            <w:rFonts w:eastAsia="Calibri"/>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ins>
      <w:del w:id="2406" w:author="Robin Matthews" w:date="2021-06-16T17:29:00Z">
        <w:r w:rsidR="00615634" w:rsidDel="003660FC">
          <w:rPr>
            <w:rFonts w:eastAsia="Calibri"/>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delInstrText>
        </w:r>
      </w:del>
      <w:r w:rsidRPr="003862D0">
        <w:rPr>
          <w:rFonts w:eastAsia="Calibri"/>
          <w:lang w:val="en-GB"/>
        </w:rPr>
        <w:fldChar w:fldCharType="separate"/>
      </w:r>
      <w:r w:rsidR="00016735">
        <w:rPr>
          <w:rFonts w:eastAsia="Calibri"/>
          <w:noProof/>
          <w:lang w:val="en-GB"/>
        </w:rPr>
        <w:t>(</w:t>
      </w:r>
      <w:ins w:id="2407" w:author="Robin Matthews" w:date="2021-06-16T17:29:00Z">
        <w:r w:rsidR="003660FC">
          <w:rPr>
            <w:rFonts w:eastAsia="Calibri"/>
            <w:noProof/>
            <w:lang w:val="en-GB"/>
          </w:rPr>
          <w:t xml:space="preserve">D.M. </w:t>
        </w:r>
      </w:ins>
      <w:r w:rsidR="00016735">
        <w:rPr>
          <w:rFonts w:eastAsia="Calibri"/>
          <w:noProof/>
          <w:lang w:val="en-GB"/>
        </w:rPr>
        <w:t>Smith et al., 2019</w:t>
      </w:r>
      <w:del w:id="2408" w:author="Robin Matthews" w:date="2021-06-16T17:29:00Z">
        <w:r w:rsidR="00016735" w:rsidDel="003660FC">
          <w:rPr>
            <w:rFonts w:eastAsia="Calibri"/>
            <w:noProof/>
            <w:lang w:val="en-GB"/>
          </w:rPr>
          <w:delText>b</w:delText>
        </w:r>
      </w:del>
      <w:r w:rsidR="00016735">
        <w:rPr>
          <w:rFonts w:eastAsia="Calibri"/>
          <w:noProof/>
          <w:lang w:val="en-GB"/>
        </w:rPr>
        <w:t>)</w:t>
      </w:r>
      <w:r w:rsidRPr="003862D0">
        <w:rPr>
          <w:rFonts w:eastAsia="Calibri"/>
          <w:lang w:val="en-GB"/>
        </w:rPr>
        <w:fldChar w:fldCharType="end"/>
      </w:r>
      <w:commentRangeEnd w:id="2404"/>
      <w:r w:rsidR="00016735">
        <w:rPr>
          <w:rStyle w:val="CommentReference"/>
        </w:rPr>
        <w:commentReference w:id="2404"/>
      </w:r>
      <w:r w:rsidRPr="003862D0">
        <w:rPr>
          <w:rFonts w:eastAsia="Calibri"/>
          <w:lang w:val="en-GB"/>
        </w:rPr>
        <w:t xml:space="preserve"> multi-year prediction skill for PDV,</w:t>
      </w:r>
      <w:del w:id="2409" w:author="Sara M Tuson" w:date="2021-07-15T20:27:00Z">
        <w:r w:rsidRPr="003862D0" w:rsidDel="00092429">
          <w:rPr>
            <w:rFonts w:eastAsia="Calibri"/>
            <w:lang w:val="en-GB"/>
          </w:rPr>
          <w:delText xml:space="preserve">  </w:delText>
        </w:r>
      </w:del>
      <w:ins w:id="2410" w:author="Sara M Tuson" w:date="2021-07-15T20:27:00Z">
        <w:r w:rsidR="00092429">
          <w:rPr>
            <w:rFonts w:eastAsia="Calibri"/>
            <w:lang w:val="en-GB"/>
          </w:rPr>
          <w:t xml:space="preserve"> </w:t>
        </w:r>
      </w:ins>
      <w:r w:rsidRPr="003862D0">
        <w:rPr>
          <w:rFonts w:eastAsia="Calibri"/>
          <w:lang w:val="en-GB"/>
        </w:rPr>
        <w:t xml:space="preserve">although the potential for forecasting capabilities </w:t>
      </w:r>
      <w:r w:rsidR="00E50931" w:rsidRPr="003862D0">
        <w:rPr>
          <w:rFonts w:eastAsia="Calibri"/>
          <w:lang w:val="en-GB"/>
        </w:rPr>
        <w:t>is demonstrated</w:t>
      </w:r>
      <w:r w:rsidR="00147FE0" w:rsidRPr="003862D0">
        <w:rPr>
          <w:rFonts w:eastAsia="Calibri"/>
          <w:lang w:val="en-GB"/>
        </w:rPr>
        <w:t xml:space="preserve"> </w:t>
      </w:r>
      <w:r w:rsidRPr="003862D0">
        <w:rPr>
          <w:rFonts w:eastAsia="Calibri"/>
          <w:lang w:val="en-GB"/>
        </w:rPr>
        <w:t xml:space="preserve">in case studies </w:t>
      </w:r>
      <w:r w:rsidRPr="003862D0">
        <w:rPr>
          <w:rFonts w:eastAsia="Calibri"/>
          <w:lang w:val="en-GB"/>
        </w:rPr>
        <w:fldChar w:fldCharType="begin" w:fldLock="1"/>
      </w:r>
      <w:r w:rsidR="00615634">
        <w:rPr>
          <w:rFonts w:eastAsia="Calibri"/>
          <w:lang w:val="en-GB"/>
        </w:rPr>
        <w:instrText>ADDIN CSL_CITATION { "citationItems" : [ { "id" : "ITEM-1", "itemData" : { "DOI" : "10.1029/2012GL053423", "ISSN" : "00948276", "abstract" : "Case studies involving notable past decadal climate variability are analyzed for the mid-1970s climate shift, when the tropical Pacific warmed over a decade and globally averaged temperature rapidly increased, and the early 2000s hiatus when the tropical Pacific cooled over a decade and global temperatures warmed little. Ten year hindcasts following the CMIP5 decadal climate prediction experiment design are analyzed for those two periods using two different initialization techniques in a global coupled climate model, the CCSM4. There is additional skill in the initialized hindcasts for surface temperature patterns over the Pacific region for those two case studies over and above that in free-running historical simulations with the same model. A 30 year hindcast also shows added skill over the Pacific compared to the historical simulations. A 30 year prediction from the initialized model simulations shows less global warming for the 2016?2035 period than the free-running model projection for that same time period.", "author" : [ { "dropping-particle" : "", "family" : "Meehl", "given" : "Gerald A", "non-dropping-particle" : "", "parse-names" : false, "suffix" : "" }, { "dropping-particle" : "", "family" : "Teng", "given" : "Haiyan", "non-dropping-particle" : "", "parse-names" : false, "suffix" : "" } ], "container-title" : "Geophysical Research Letters", "id" : "ITEM-1", "issue" : "22", "issued" : { "date-parts" : [ [ "2012", "11", "28" ] ] }, "note" : "doi: 10.1029/2012GL053423", "page" : "n/a-n/a", "publisher" : "John Wiley &amp; Sons, Ltd", "title" : "Case studies for initialized decadal hindcasts and predictions for the Pacific region", "translator" : [ { "dropping-particle" : "", "family" : "K3903", "given" : "", "non-dropping-particle" : "", "parse-names" : false, "suffix" : "" } ], "type" : "article-journal", "volume" : "39" }, "uris" : [ "http://www.mendeley.com/documents/?uuid=bc4c7de2-63e8-48b3-ac85-cba71ce37339" ] }, { "id" : "ITEM-2", "itemData" : { "DOI" : "10.1175/BAMS-D-12-00241.1", "ISBN" : "0003-0007", "ISSN" : "00030007", "abstract" : "This paper provides an update on research in the relatively new and fast-moving field of decadal climate prediction, and addresses the use of decadal climate predictions not only for potential users of such information but also for improving our understanding of processes in the climate system. External forcing influences the predictions throughout, but their contributions to predictive skill become dominant after most of the improved skill from initialization with observations vanishes after about 6\u20139 years. Recent multimodel results suggest that there is relatively more decadal predictive skill in the North Atlantic, western Pacific, and Indian Oceans than in other regions of the world oceans. Aspects of decadal variability of SSTs, like the mid-1970s shift in the Pacific, the mid-1990s shift in the northern North Atlantic and western Pacific, and the early-2000s hiatus, are better represented in initialized hindcasts compared to uninitialized simulations. There is evidence of higher skill in initialize...",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"ITEM-2", "issue" : "2", "issued" : { "date-parts" : [ [ "2014", "2" ] ] }, "page" : "243-267", "title" : "Decadal climate prediction an update from the trenches", "translator" : [ { "dropping-particle" : "", "family" : "K2755", "given" : "", "non-dropping-particle" : "", "parse-names" : false, "suffix" : "" } ], "type" : "article-journal", "volume" : "95" }, "uris" : [ "http://www.mendeley.com/documents/?uuid=99daa749-d9f3-38f8-ada0-25006cec06b8" ] } ], "mendeley" : { "formattedCitation" : "(Meehl and Teng, 2012; Meehl et al., 2014)", "plainTextFormattedCitation" : "(Meehl and Teng, 2012; Meehl et al., 2014)", "previouslyFormattedCitation" : "(Meehl and Teng, 2012; Meehl et al., 2014)"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(Meehl and Teng, 2012; Meehl et al., 2014)</w:t>
      </w:r>
      <w:r w:rsidRPr="003862D0">
        <w:rPr>
          <w:rFonts w:eastAsia="Calibri"/>
          <w:lang w:val="en-GB"/>
        </w:rPr>
        <w:fldChar w:fldCharType="end"/>
      </w:r>
      <w:r w:rsidRPr="003862D0">
        <w:rPr>
          <w:rFonts w:eastAsia="Calibri"/>
          <w:lang w:val="en-GB"/>
        </w:rPr>
        <w:t>. For the near-term, a transition of PDV from the negative phase (1999</w:t>
      </w:r>
      <w:r w:rsidR="00C13DFB" w:rsidRPr="003862D0">
        <w:rPr>
          <w:rFonts w:ascii="Calibri" w:eastAsia="Calibri" w:hAnsi="Calibri" w:cs="Calibri"/>
          <w:lang w:val="en-GB"/>
        </w:rPr>
        <w:t>–</w:t>
      </w:r>
      <w:r w:rsidRPr="003862D0">
        <w:rPr>
          <w:rFonts w:eastAsia="Calibri"/>
          <w:lang w:val="en-GB"/>
        </w:rPr>
        <w:t xml:space="preserve">2012) towards a positive phase </w:t>
      </w:r>
      <w:r w:rsidR="00E50931" w:rsidRPr="003862D0">
        <w:rPr>
          <w:rFonts w:eastAsia="Calibri"/>
          <w:lang w:val="en-GB"/>
        </w:rPr>
        <w:t xml:space="preserve">is </w:t>
      </w:r>
      <w:r w:rsidRPr="003862D0">
        <w:rPr>
          <w:rFonts w:eastAsia="Calibri"/>
          <w:lang w:val="en-GB"/>
        </w:rPr>
        <w:t>predicted in the coming years (2013</w:t>
      </w:r>
      <w:del w:id="2411" w:author="Ian Blenkinsop" w:date="2021-07-27T11:43:00Z">
        <w:r w:rsidRPr="003862D0" w:rsidDel="00836D61">
          <w:rPr>
            <w:rFonts w:eastAsia="Calibri"/>
            <w:lang w:val="en-GB"/>
          </w:rPr>
          <w:delText>-</w:delText>
        </w:r>
      </w:del>
      <w:ins w:id="2412" w:author="Ian Blenkinsop" w:date="2021-07-27T11:43:00Z">
        <w:r w:rsidR="00836D61">
          <w:rPr>
            <w:rFonts w:eastAsia="Calibri"/>
            <w:lang w:val="en-GB"/>
          </w:rPr>
          <w:t>–</w:t>
        </w:r>
      </w:ins>
      <w:r w:rsidRPr="003862D0">
        <w:rPr>
          <w:rFonts w:eastAsia="Calibri"/>
          <w:lang w:val="en-GB"/>
        </w:rPr>
        <w:t>2022</w:t>
      </w:r>
      <w:del w:id="2413" w:author="Ian Blenkinsop" w:date="2021-07-27T11:43:00Z">
        <w:r w:rsidRPr="003862D0" w:rsidDel="00836D61">
          <w:rPr>
            <w:rFonts w:eastAsia="Calibri"/>
            <w:lang w:val="en-GB"/>
          </w:rPr>
          <w:delText xml:space="preserve">) </w:delText>
        </w:r>
      </w:del>
      <w:ins w:id="2414" w:author="Ian Blenkinsop" w:date="2021-07-27T11:43:00Z">
        <w:r w:rsidR="00836D61">
          <w:rPr>
            <w:rFonts w:eastAsia="Calibri"/>
            <w:lang w:val="en-GB"/>
          </w:rPr>
          <w:t>;</w:t>
        </w:r>
        <w:r w:rsidR="00836D61" w:rsidRPr="003862D0">
          <w:rPr>
            <w:rFonts w:eastAsia="Calibri"/>
            <w:lang w:val="en-GB"/>
          </w:rPr>
          <w:t xml:space="preserve"> </w:t>
        </w:r>
      </w:ins>
      <w:r w:rsidRPr="003862D0">
        <w:rPr>
          <w:rFonts w:eastAsia="Calibri"/>
          <w:lang w:val="en-GB"/>
        </w:rPr>
        <w:fldChar w:fldCharType="begin" w:fldLock="1"/>
      </w:r>
      <w:r w:rsidR="00CD3B49">
        <w:rPr>
          <w:rFonts w:eastAsia="Calibri"/>
          <w:lang w:val="en-GB"/>
        </w:rPr>
        <w:instrText>ADDIN CSL_CITATION { "citationItems" : [ { "id" : "ITEM-1", "itemData" : { "DOI" : "10.1038/ncomms11718", "ISBN" : "2041-1723 (Electronic) 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 : "1", "issued" : { "date-parts" : [ [ "2016", "12", "2" ] ] }, "page" : "11718", "publisher" : "Nature Publishing Group", "title" : "Initialized decadal prediction for transition to positive phase of the Interdecadal Pacific Oscillation", "translator" : [ { "dropping-particle" : "", "family" : "K3145", "given" : "", "non-dropping-particle" : "", "parse-names" : false, "suffix" : "" } ], "type" : "article-journal", "volume" : "7" }, "uris" : [ "http://www.mendeley.com/documents/?uuid=b5a96d60-fa5d-405f-b024-40cc22f5680f" ] } ], "mendeley" : { "formattedCitation" : "(Meehl et al., 2016)", "manualFormatting" : "Meehl et al., 2016)", "plainTextFormattedCitation" : "(Meehl et al., 2016)", "previouslyFormattedCitation" : "(Meehl et al., 2016)" }, "properties" : { "noteIndex" : 0 }, "schema" : "https://github.com/citation-style-language/schema/raw/master/csl-citation.json" }</w:instrText>
      </w:r>
      <w:r w:rsidRPr="003862D0">
        <w:rPr>
          <w:rFonts w:eastAsia="Calibri"/>
          <w:lang w:val="en-GB"/>
        </w:rPr>
        <w:fldChar w:fldCharType="separate"/>
      </w:r>
      <w:del w:id="2415" w:author="Ian Blenkinsop" w:date="2021-07-27T11:43:00Z">
        <w:r w:rsidR="00016735" w:rsidDel="00836D61">
          <w:rPr>
            <w:rFonts w:eastAsia="Calibri"/>
            <w:noProof/>
            <w:lang w:val="en-GB"/>
          </w:rPr>
          <w:delText>(</w:delText>
        </w:r>
      </w:del>
      <w:r w:rsidR="00016735">
        <w:rPr>
          <w:rFonts w:eastAsia="Calibri"/>
          <w:noProof/>
          <w:lang w:val="en-GB"/>
        </w:rPr>
        <w:t>Meehl et al., 2016)</w:t>
      </w:r>
      <w:r w:rsidRPr="003862D0">
        <w:rPr>
          <w:rFonts w:eastAsia="Calibri"/>
          <w:lang w:val="en-GB"/>
        </w:rPr>
        <w:fldChar w:fldCharType="end"/>
      </w:r>
      <w:r w:rsidRPr="003862D0">
        <w:rPr>
          <w:rFonts w:eastAsia="Calibri"/>
          <w:lang w:val="en-GB"/>
        </w:rPr>
        <w:t>.</w:t>
      </w:r>
    </w:p>
    <w:p w14:paraId="49242CD5" w14:textId="77777777" w:rsidR="00A9790A" w:rsidRPr="003862D0" w:rsidRDefault="00A9790A" w:rsidP="00A9790A">
      <w:pPr>
        <w:pStyle w:val="AR6BodyText"/>
        <w:rPr>
          <w:rFonts w:eastAsia="Calibri"/>
          <w:lang w:val="en-GB"/>
        </w:rPr>
      </w:pPr>
    </w:p>
    <w:p w14:paraId="0BD8CD96" w14:textId="3189D129" w:rsidR="00A9790A" w:rsidRPr="003862D0" w:rsidRDefault="00A9790A" w:rsidP="00A9790A">
      <w:pPr>
        <w:pStyle w:val="AR6BodyText"/>
        <w:rPr>
          <w:rFonts w:eastAsia="Calibri"/>
          <w:lang w:val="en-GB"/>
        </w:rPr>
      </w:pPr>
      <w:r w:rsidRPr="003862D0">
        <w:rPr>
          <w:rFonts w:eastAsia="Calibri"/>
          <w:lang w:val="en-GB"/>
        </w:rPr>
        <w:t>The PDV has been shown to influence the pace of global warming (</w:t>
      </w:r>
      <w:del w:id="2416" w:author="Ian Blenkinsop" w:date="2021-07-27T11:43:00Z">
        <w:r w:rsidRPr="003862D0" w:rsidDel="00836D61">
          <w:rPr>
            <w:rFonts w:eastAsia="Calibri"/>
            <w:lang w:val="en-GB"/>
          </w:rPr>
          <w:delText xml:space="preserve">see </w:delText>
        </w:r>
      </w:del>
      <w:r w:rsidRPr="003862D0">
        <w:rPr>
          <w:rFonts w:eastAsia="Calibri"/>
          <w:lang w:val="en-GB"/>
        </w:rPr>
        <w:t>Cross</w:t>
      </w:r>
      <w:ins w:id="2417" w:author="Sara M Tuson" w:date="2021-07-20T15:05:00Z">
        <w:r w:rsidR="006B5824">
          <w:rPr>
            <w:rFonts w:eastAsia="Calibri"/>
            <w:lang w:val="en-GB"/>
          </w:rPr>
          <w:t>-</w:t>
        </w:r>
      </w:ins>
      <w:del w:id="2418" w:author="Sara M Tuson" w:date="2021-07-20T15:05:00Z">
        <w:r w:rsidRPr="003862D0" w:rsidDel="006B5824">
          <w:rPr>
            <w:rFonts w:eastAsia="Calibri"/>
            <w:lang w:val="en-GB"/>
          </w:rPr>
          <w:delText xml:space="preserve"> </w:delText>
        </w:r>
      </w:del>
      <w:r w:rsidRPr="003862D0">
        <w:rPr>
          <w:rFonts w:eastAsia="Calibri"/>
          <w:lang w:val="en-GB"/>
        </w:rPr>
        <w:t>Chapter Box 3.1)</w:t>
      </w:r>
      <w:r w:rsidR="004D15AB" w:rsidRPr="003862D0">
        <w:rPr>
          <w:rFonts w:eastAsia="Calibri"/>
          <w:lang w:val="en-GB"/>
        </w:rPr>
        <w:t>,</w:t>
      </w:r>
      <w:r w:rsidRPr="003862D0">
        <w:rPr>
          <w:rFonts w:eastAsia="Calibri"/>
          <w:lang w:val="en-GB"/>
        </w:rPr>
        <w:t xml:space="preserve"> but the extent to which PDV is externally forced or internally generated </w:t>
      </w:r>
      <w:r w:rsidRPr="003862D0">
        <w:rPr>
          <w:rFonts w:eastAsia="Calibri"/>
          <w:lang w:val="en-GB"/>
        </w:rPr>
        <w:fldChar w:fldCharType="begin" w:fldLock="1"/>
      </w:r>
      <w:r w:rsidR="00615634">
        <w:rPr>
          <w:rFonts w:eastAsia="Calibri"/>
          <w:lang w:val="en-GB"/>
        </w:rPr>
        <w:instrText>ADDIN CSL_CITATION { "citationItems" : [ { "id" : "ITEM-1", "itemData" : { "DOI" : "10.1038/s41467-019-13823-w", "ISSN" : "2041-1723",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"Nature Communications", "id" : "ITEM-1", "issue" : "1", "issued" : { "date-parts" : [ [ "2020", "12", "3" ] ] }, "page" : "49", "title" : "Absence of internal multidecadal and interdecadal oscillations in climate model simulations", "translator" : [ { "dropping-particle" : "", "family" : "K4950", "given" : "", "non-dropping-particle" : "", "parse-names" : false, "suffix" : "" } ], "type" : "article-journal", "volume" : "11" }, "uris" : [ "http://www.mendeley.com/documents/?uuid=03c98391-2164-4aab-a214-def03eec9eec" ] } ], "mendeley" : { "formattedCitation" : "(Mann et al., 2020)", "plainTextFormattedCitation" : "(Mann et al., 2020)", "previouslyFormattedCitation" : "(Mann et al., 2020)"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(Mann et al., 2020)</w:t>
      </w:r>
      <w:r w:rsidRPr="003862D0">
        <w:rPr>
          <w:rFonts w:eastAsia="Calibri"/>
          <w:lang w:val="en-GB"/>
        </w:rPr>
        <w:fldChar w:fldCharType="end"/>
      </w:r>
      <w:r w:rsidRPr="003862D0">
        <w:rPr>
          <w:rFonts w:eastAsia="Calibri"/>
          <w:lang w:val="en-GB"/>
        </w:rPr>
        <w:t xml:space="preserve"> remain</w:t>
      </w:r>
      <w:r w:rsidR="0027751C" w:rsidRPr="003862D0">
        <w:rPr>
          <w:rFonts w:eastAsia="Calibri"/>
          <w:lang w:val="en-GB"/>
        </w:rPr>
        <w:t>s an</w:t>
      </w:r>
      <w:r w:rsidRPr="003862D0">
        <w:rPr>
          <w:rFonts w:eastAsia="Calibri"/>
          <w:lang w:val="en-GB"/>
        </w:rPr>
        <w:t xml:space="preserve"> open question</w:t>
      </w:r>
      <w:r w:rsidR="0027751C" w:rsidRPr="003862D0">
        <w:rPr>
          <w:rFonts w:eastAsia="Calibri"/>
          <w:lang w:val="en-GB"/>
        </w:rPr>
        <w:t>,</w:t>
      </w:r>
      <w:r w:rsidRPr="003862D0">
        <w:rPr>
          <w:rFonts w:eastAsia="Calibri"/>
          <w:lang w:val="en-GB"/>
        </w:rPr>
        <w:t xml:space="preserve"> and there is still no robust evidence</w:t>
      </w:r>
      <w:r w:rsidR="00246E16" w:rsidRPr="003862D0">
        <w:rPr>
          <w:rFonts w:eastAsia="Calibri"/>
          <w:lang w:val="en-GB"/>
        </w:rPr>
        <w:t>. Thus, there is</w:t>
      </w:r>
      <w:r w:rsidR="00EF04D9" w:rsidRPr="003862D0">
        <w:rPr>
          <w:rFonts w:eastAsia="Calibri"/>
          <w:lang w:val="en-GB"/>
        </w:rPr>
        <w:t xml:space="preserve"> </w:t>
      </w:r>
      <w:r w:rsidR="00EF04D9" w:rsidRPr="003862D0">
        <w:rPr>
          <w:rFonts w:eastAsia="Calibri"/>
          <w:i/>
          <w:iCs/>
          <w:lang w:val="en-GB"/>
        </w:rPr>
        <w:t>low confidence</w:t>
      </w:r>
      <w:r w:rsidRPr="003862D0">
        <w:rPr>
          <w:rFonts w:eastAsia="Calibri"/>
          <w:lang w:val="en-GB"/>
        </w:rPr>
        <w:t xml:space="preserve"> on how </w:t>
      </w:r>
      <w:r w:rsidR="0027751C" w:rsidRPr="003862D0">
        <w:rPr>
          <w:rFonts w:eastAsia="Calibri"/>
          <w:lang w:val="en-GB"/>
        </w:rPr>
        <w:t xml:space="preserve">the PDV </w:t>
      </w:r>
      <w:r w:rsidRPr="003862D0">
        <w:rPr>
          <w:rFonts w:eastAsia="Calibri"/>
          <w:lang w:val="en-GB"/>
        </w:rPr>
        <w:t xml:space="preserve">will evolve in the near-term </w:t>
      </w:r>
      <w:r w:rsidRPr="003862D0">
        <w:rPr>
          <w:rFonts w:eastAsia="Calibri"/>
          <w:lang w:val="en-GB"/>
        </w:rPr>
        <w:fldChar w:fldCharType="begin" w:fldLock="1"/>
      </w:r>
      <w:r w:rsidR="00615634">
        <w:rPr>
          <w:rFonts w:eastAsia="Calibri"/>
          <w:lang w:val="en-GB"/>
        </w:rPr>
        <w:instrText>ADDIN CSL_CITATION { "citationItems" : [ { "id" : "ITEM-1", "itemData" : { "DOI" : "10.1038/s41467-019-09761-2", "ISSN" : "2041-1723", "abstract" : "Climate models generally simulate a long-term slowdown of the Pacific Walker Circulation in a warming world. However, despite increasing greenhouse forcing, there was an unprecedented intensification of the Pacific Trade Winds during 1992\u20132011, that co-occurred with a temporary slowdown in global surface warming. Using ensemble simulations from three different climate models starting from different initial conditions, we find a large spread in projected 20-year globally averaged surface air temperature trends that can be linked to differences in Pacific climate variability. This implies diminished predictive skill for global surface air temperature trends over decadal timescales, to a large extent due to intrinsic Pacific Ocean variability. We show, however, that this uncertainty can be considerably reduced when the initial oceanic state is known and well represented in the model. In this case, the spatial patterns of 20-year surface air temperature trends depend largely on the initial state of the Pacific Ocean.", "author" : [ { "dropping-particle" : "", "family" : "Bordbar", "given" : "Mohammad Hadi", "non-dropping-particle" : "", "parse-names" : false, "suffix" : "" }, { "dropping-particle" : "", "family" : "England", "given" : "Matthew H", "non-dropping-particle" : "", "parse-names" : false, "suffix" : "" }, { "dropping-particle" : "", "family" : "Gupta", "given" : "Alex", "non-dropping-particle" : "Sen", "parse-names" : false, "suffix" : "" }, { "dropping-particle" : "", "family" : "Santoso", "given" : "Agus", "non-dropping-particle" : "", "parse-names" : false, "suffix" : "" }, { "dropping-particle" : "", "family" : "Taschetto", "given" : "Andr\u00e9a S", "non-dropping-particle" : "", "parse-names" : false, "suffix" : "" }, { "dropping-particle" : "", "family" : "Martin", "given" : "Thomas", "non-dropping-particle" : "", "parse-names" : false, "suffix" : "" }, { "dropping-particle" : "", "family" : "Park", "given" : "Wonsun", "non-dropping-particle" : "", "parse-names" : false, "suffix" : "" }, { "dropping-particle" : "", "family" : "Latif", "given" : "Mojib", "non-dropping-particle" : "", "parse-names" : false, "suffix" : "" } ], "container-title" : "Nature Communications", "id" : "ITEM-1", "issue" : "1", "issued" : { "date-parts" : [ [ "2019", "12", "30" ] ] }, "page" : "1990", "title" : "Uncertainty in near-term global surface warming linked to tropical Pacific climate variability", "translator" : [ { "dropping-particle" : "", "family" : "K4930", "given" : "", "non-dropping-particle" : "", "parse-names" : false, "suffix" : "" } ], "type" : "article-journal", "volume" : "10" }, "uris" : [ "http://www.mendeley.com/documents/?uuid=63475c2c-53d5-459b-8d66-4f4ae8ac097f" ] } ], "mendeley" : { "formattedCitation" : "(Bordbar et al., 2019)", "plainTextFormattedCitation" : "(Bordbar et al., 2019)", "previouslyFormattedCitation" : "(Bordbar et al., 2019)" }, "properties" : { "noteIndex" : 0 }, "schema" : "https://github.com/citation-style-language/schema/raw/master/csl-citation.json" }</w:instrText>
      </w:r>
      <w:r w:rsidRPr="003862D0">
        <w:rPr>
          <w:rFonts w:eastAsia="Calibri"/>
          <w:lang w:val="en-GB"/>
        </w:rPr>
        <w:fldChar w:fldCharType="separate"/>
      </w:r>
      <w:r w:rsidR="00016735">
        <w:rPr>
          <w:rFonts w:eastAsia="Calibri"/>
          <w:noProof/>
          <w:lang w:val="en-GB"/>
        </w:rPr>
        <w:t>(Bordbar et al., 2019)</w:t>
      </w:r>
      <w:r w:rsidRPr="003862D0">
        <w:rPr>
          <w:rFonts w:eastAsia="Calibri"/>
          <w:lang w:val="en-GB"/>
        </w:rPr>
        <w:fldChar w:fldCharType="end"/>
      </w:r>
      <w:r w:rsidRPr="003862D0">
        <w:rPr>
          <w:rFonts w:eastAsia="Calibri"/>
          <w:lang w:val="en-GB"/>
        </w:rPr>
        <w:t>.</w:t>
      </w:r>
    </w:p>
    <w:p w14:paraId="225932F3" w14:textId="77777777" w:rsidR="00EF04D9" w:rsidRPr="003862D0" w:rsidRDefault="00EF04D9" w:rsidP="00A9790A">
      <w:pPr>
        <w:pStyle w:val="AR6BodyText"/>
        <w:rPr>
          <w:rFonts w:eastAsia="Calibri"/>
          <w:lang w:val="en-GB"/>
        </w:rPr>
      </w:pPr>
    </w:p>
    <w:p w14:paraId="0F774AF7" w14:textId="77777777" w:rsidR="00172978" w:rsidRPr="003862D0" w:rsidRDefault="00172978" w:rsidP="001D649D">
      <w:pPr>
        <w:pStyle w:val="AR6BodyText"/>
        <w:rPr>
          <w:lang w:val="en-GB"/>
        </w:rPr>
      </w:pPr>
    </w:p>
    <w:p w14:paraId="3CFA2224" w14:textId="08BB727D" w:rsidR="001D649D" w:rsidRPr="003862D0" w:rsidRDefault="001D649D" w:rsidP="001D649D">
      <w:pPr>
        <w:pStyle w:val="AR6Chap4Level34111"/>
        <w:rPr>
          <w:lang w:val="en-GB"/>
        </w:rPr>
      </w:pPr>
      <w:bookmarkStart w:id="2419" w:name="_Toc5778488"/>
      <w:bookmarkStart w:id="2420" w:name="_Ref29552227"/>
      <w:bookmarkStart w:id="2421" w:name="_Toc33523293"/>
      <w:bookmarkStart w:id="2422" w:name="_Toc66466988"/>
      <w:bookmarkStart w:id="2423" w:name="_Toc66467272"/>
      <w:bookmarkStart w:id="2424" w:name="_Toc66574527"/>
      <w:bookmarkStart w:id="2425" w:name="_Toc66574698"/>
      <w:bookmarkStart w:id="2426" w:name="_Toc66646045"/>
      <w:bookmarkStart w:id="2427" w:name="_Toc69752515"/>
      <w:r w:rsidRPr="003862D0">
        <w:rPr>
          <w:lang w:val="en-GB"/>
        </w:rPr>
        <w:t>Atlantic Multi</w:t>
      </w:r>
      <w:r w:rsidR="002B0FB9">
        <w:rPr>
          <w:lang w:val="en-GB"/>
        </w:rPr>
        <w:t>-d</w:t>
      </w:r>
      <w:r w:rsidRPr="003862D0">
        <w:rPr>
          <w:lang w:val="en-GB"/>
        </w:rPr>
        <w:t>ecadal Variability</w:t>
      </w:r>
      <w:bookmarkEnd w:id="2419"/>
      <w:bookmarkEnd w:id="2420"/>
      <w:bookmarkEnd w:id="2421"/>
      <w:bookmarkEnd w:id="2422"/>
      <w:bookmarkEnd w:id="2423"/>
      <w:bookmarkEnd w:id="2424"/>
      <w:bookmarkEnd w:id="2425"/>
      <w:bookmarkEnd w:id="2426"/>
      <w:bookmarkEnd w:id="2427"/>
      <w:ins w:id="2428" w:author="Ian Blenkinsop" w:date="2021-07-27T11:14:00Z">
        <w:r w:rsidR="002B0FB9">
          <w:rPr>
            <w:lang w:val="en-GB"/>
          </w:rPr>
          <w:t xml:space="preserve"> </w:t>
        </w:r>
      </w:ins>
    </w:p>
    <w:p w14:paraId="62FCA5CE" w14:textId="01A32EC6" w:rsidR="001D649D" w:rsidRPr="00903D51" w:rsidRDefault="001D649D" w:rsidP="00AC35CC">
      <w:pPr>
        <w:pStyle w:val="AR6BodyText"/>
        <w:rPr>
          <w:lang w:val="en-US"/>
        </w:rPr>
      </w:pPr>
      <w:r w:rsidRPr="003862D0">
        <w:rPr>
          <w:i/>
          <w:lang w:val="en-GB"/>
        </w:rPr>
        <w:br/>
      </w:r>
      <w:r w:rsidRPr="003862D0">
        <w:rPr>
          <w:lang w:val="en-GB"/>
        </w:rPr>
        <w:t xml:space="preserve">The Atlantic Multi-decadal Variability (AMV) is a large-scale climate mode accounting for the main fluctuations in North Atlantic SST on multi-decadal </w:t>
      </w:r>
      <w:r w:rsidR="002418DC" w:rsidRPr="003862D0">
        <w:rPr>
          <w:lang w:val="en-GB"/>
        </w:rPr>
        <w:t>time</w:t>
      </w:r>
      <w:ins w:id="2429" w:author="Sara M Tuson" w:date="2021-07-15T20:32:00Z">
        <w:r w:rsidR="00367335">
          <w:rPr>
            <w:lang w:val="en-GB"/>
          </w:rPr>
          <w:t xml:space="preserve"> </w:t>
        </w:r>
      </w:ins>
      <w:r w:rsidR="002418DC" w:rsidRPr="003862D0">
        <w:rPr>
          <w:lang w:val="en-GB"/>
        </w:rPr>
        <w:t>scale</w:t>
      </w:r>
      <w:r w:rsidRPr="003862D0">
        <w:rPr>
          <w:lang w:val="en-GB"/>
        </w:rPr>
        <w:t>s (</w:t>
      </w:r>
      <w:del w:id="2430" w:author="Ian Blenkinsop" w:date="2021-07-27T17:25:00Z">
        <w:r w:rsidR="00BC30BD" w:rsidRPr="003862D0" w:rsidDel="00B12211">
          <w:rPr>
            <w:lang w:val="en-GB"/>
          </w:rPr>
          <w:delText>Annex</w:delText>
        </w:r>
        <w:r w:rsidR="00242F5A" w:rsidRPr="003862D0" w:rsidDel="00B12211">
          <w:rPr>
            <w:lang w:val="en-GB"/>
          </w:rPr>
          <w:delText xml:space="preserve"> IV, </w:delText>
        </w:r>
      </w:del>
      <w:r w:rsidR="00242F5A" w:rsidRPr="003862D0">
        <w:rPr>
          <w:lang w:val="en-GB"/>
        </w:rPr>
        <w:t>Section</w:t>
      </w:r>
      <w:r w:rsidRPr="003862D0">
        <w:rPr>
          <w:lang w:val="en-GB"/>
        </w:rPr>
        <w:t xml:space="preserve"> A</w:t>
      </w:r>
      <w:r w:rsidR="006F1B33" w:rsidRPr="003862D0">
        <w:rPr>
          <w:lang w:val="en-GB"/>
        </w:rPr>
        <w:t>IV</w:t>
      </w:r>
      <w:r w:rsidR="00B4426E" w:rsidRPr="003862D0">
        <w:rPr>
          <w:lang w:val="en-GB"/>
        </w:rPr>
        <w:t>.2.7</w:t>
      </w:r>
      <w:r w:rsidRPr="003862D0">
        <w:rPr>
          <w:lang w:val="en-GB"/>
        </w:rPr>
        <w:t xml:space="preserve">). The AMV influences air temperatures and precipitation over adjacent and remote continents, and its undulations can partially explain the observed variations in the NH mean temperatures </w:t>
      </w:r>
      <w:r w:rsidRPr="003862D0">
        <w:rPr>
          <w:lang w:val="en-GB"/>
        </w:rPr>
        <w:fldChar w:fldCharType="begin" w:fldLock="1"/>
      </w:r>
      <w:r w:rsidR="00615634">
        <w:rPr>
          <w:lang w:val="en-GB"/>
        </w:rPr>
        <w:instrText>ADDIN CSL_CITATION { "citationItems" : [ { "id" : "ITEM-1",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"ITEM-1", "issue" : "6225", "issued" : { "date-parts" : [ [ "2015", "2", "27" ] ] }, "page" : "988-991", "publisher" : "American Association for the Advancement of Science", "title" : "Atlantic and Pacific multidecadal oscillations and Northern Hemisphere temperatures", "translator" : [ { "dropping-particle" : "", "family" : "K3941", "given" : "", "non-dropping-particle" : "", "parse-names" : false, "suffix" : "" } ], "type" : "article-journal", "volume" : "347" }, "uris" : [ "http://www.mendeley.com/documents/?uuid=1f9111b5-e87c-4017-b249-1acc4dc4ad0f" ] } ], "mendeley" : { "formattedCitation" : "(Steinman et al., 2015)", "plainTextFormattedCitation" : "(Steinman et al., 2015)", "previouslyFormattedCitation" : "(Steinman et al., 2015)" }, "properties" : { "noteIndex" : 0 }, "schema" : "https://github.com/citation-style-language/schema/raw/master/csl-citation.json" }</w:instrText>
      </w:r>
      <w:r w:rsidRPr="003862D0">
        <w:rPr>
          <w:lang w:val="en-GB"/>
        </w:rPr>
        <w:fldChar w:fldCharType="separate"/>
      </w:r>
      <w:r w:rsidR="00016735">
        <w:rPr>
          <w:noProof/>
          <w:lang w:val="en-GB"/>
        </w:rPr>
        <w:t>(Steinman et al., 2015)</w:t>
      </w:r>
      <w:r w:rsidRPr="003862D0">
        <w:rPr>
          <w:lang w:val="en-GB"/>
        </w:rPr>
        <w:fldChar w:fldCharType="end"/>
      </w:r>
      <w:r w:rsidRPr="003862D0">
        <w:rPr>
          <w:lang w:val="en-GB"/>
        </w:rPr>
        <w:t xml:space="preserve">. The origin of this variability is still uncertain. Ocean dynamics (e.g., changes in the AMOC), external forcing, and local atmospheric forcing all seem to play a role </w:t>
      </w:r>
      <w:r w:rsidRPr="003862D0">
        <w:rPr>
          <w:lang w:val="en-GB"/>
        </w:rPr>
        <w:fldChar w:fldCharType="begin" w:fldLock="1"/>
      </w:r>
      <w:r w:rsidR="00615634">
        <w:rPr>
          <w:lang w:val="en-GB"/>
        </w:rPr>
        <w:instrText>ADDIN CSL_CITATION { "citationItems" : [ { "id" : "ITEM-1", "itemData" : { "DOI" : "10.1002/2016GL068303", "ISSN" : "00948276", "abstract" : "Abstract The Atlantic Multidecadal Oscillation (AMO), characterized by basin-scale multidecadal variability in North Atlantic sea surface temperatures (SSTs), has traditionally been interpreted as the surface signature of variability in oceanic heat convergence (OHC) associated with the Atlantic Meridional Overturning Circulation (AMOC). This view has been challenged by recent studies that show that AMOC variability is not simultaneously meridionally coherent over the North Atlantic and that AMOC-induced low-frequency variability of OHC is weak in the tropical North Atlantic. Here we present modeling evidence that the AMO-related SST variability over the extratropical North Atlantic results directly from anomalous OHC associated with the AMOC but that the emergence of the coherent multidecadal SST variability over the tropical North Atlantic requires cloud feedback. Our study identifies atmospheric processes as a necessary component for the existence of a basin-scale AMO, thus amending the canonical view that the AMOC-AMO connection is solely attributable to oceanic processes.",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"note" : "doi: 10.1002/2016GL068303", "page" : "3955-3963", "publisher" : "John Wiley &amp; Sons, Ltd", "title" : "The necessity of cloud feedback for a basin-scale Atlantic Multidecadal Oscillation", "translator" : [ { "dropping-particle" : "", "family" : "K3939", "given" : "", "non-dropping-particle" : "", "parse-names" : false, "suffix" : "" } ], "type" : "article-journal", "volume" : "43" }, "uris" : [ "http://www.mendeley.com/documents/?uuid=074950d3-777d-4c20-9cc3-616ae5aec76a" ] }, { "id" : "ITEM-2", "itemData" : { "DOI" : "10.1002/2015GL064360", "ISSN" : "0094-8276", "abstract" : "Abstract Instrumental observations, paleoproxies, and climate models suggest significant decadal variability within the North Atlantic subpolar gyre (NASPG). However, a poorly sampled observational record and a diversity of model behaviors mean that the precise nature and mechanisms of this variability are unclear. Here we analyze an exceptionally large multimodel ensemble of 42 present-generation climate models to test whether NASPG mean state biases systematically affect the representation of decadal variability. Temperature and salinity biases in the Labrador Sea covary and influence whether density variability is controlled by temperature or salinity variations. Ocean horizontal resolution is a good predictor of the biases and the location of the dominant dynamical feedbacks within the NASPG. However, we find no link to the spectral characteristics of the variability. Our results suggest that the mean state and mechanisms of variability within the NASPG are not independent. This represents an important caveat for decadal predictions using anomaly assimilation methods.",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"6", "30" ] ] }, "note" : "doi: 10.1002/2015GL064360", "page" : "5926-5934", "publisher" : "Wiley-Blackwell", "title" : "Exploring the impact of CMIP5 model biases on the simulation of North Atlantic decadal variability", "translator" : [ { "dropping-particle" : "", "family" : "K3052", "given" : "", "non-dropping-particle" : "", "parse-names" : false, "suffix" : "" } ], "type" : "article-journal", "volume" : "42" }, "uris" : [ "http://www.mendeley.com/documents/?uuid=48cdada1-60c5-4655-b7e1-ea819cac85f8" ] }, { "id" : "ITEM-3", "itemData" : { "DOI" : "10.1007/s00382-014-2176-7", "ISSN" : "0930-7575", "abstract" : "The physical processes underlying the internal component of the Atlantic Multidecadal Variability (AMV) are investigated from a 1,000-yr pre-industrial control simulation of the CNRM-CM5 model. The low-frequency fluctuations of the Atlantic Meridional Overturning Circulation (AMOC) are shown to be the main precursor for the model AMV. The full life cycle of AMOC/AMV events relies on a complex time-evolving relationship with both North Atlantic Oscillation (NAO) and East Atlantic Pattern (EAP) that must be considered from a seasonal perspective in order to isolate their action; the ocean is responsible for setting the multidecadal timescale of the fluctuations. AMOC rise leading to a warm phase of AMV is statistically preceded by wintertime NAO+ and EAP+ from ~Lag \u221240/\u221220 yrs. Associated wind stress anomalies induce an acceleration of the subpolar gyre (SPG) and enhanced northward transport of warm and saline subtropical water. Concurrent positive salinity anomalies occur in the Greenland\u2013Iceland\u2013Norwegian Seas in link to local sea-ice decline; those are advected by the Eastern Greenland Current to the Labrador Sea participating to the progressive densification of the SPG and the intensification of ocean deep convection leading to AMOC strengthening. From ~Lag \u221210 yrs prior an AMOC maximum, opposite relationship is found with the NAO for both summer and winter seasons. Despite negative lags, NAO\u2212 at that time is consistent with the atmospheric response through teleconnection to the northward shift/intensification of the Inter Tropical Convergence Zone in link to the ongoing warming of tropical north Atlantic basin due to AMOC rise/AMV build-up. NAO\u2212 acts as a positive feedback for the full development of the model AMV through surface fluxes but, at the same time, prepares its termination through negative retroaction on AMOC. Relationship between EAP+ and AMOC is also present in summer from ~Lags \u221230/+10 yrs while winter EAP\u2212 is favored around the AMV peak. Based on additional atmospheric-forced experiments, both are interpreted as the local seasonal-dependent atmospheric response to warmer North Atlantic. Finally, advection of fresher water from the tropical basin created by local atmosphere/ocean anomalous circulation on one hand and from the Arctic on the other hand due to large-scale sea ice melting leads to decrease of density in the SPG and contributes terminating the model AMOC/AMV events. All together, the combined effects of NAO and EAP, their in\u2026", "author" : [ { "dropping-particle" : "", "family" : "Ruprich-Robert", "given" : "Yohan", "non-dropping-particle" : "", "parse-names" : false, "suffix" : "" }, { "dropping-particle" : "", "family" : "Cassou", "given" : "Christophe", "non-dropping-particle" : "", "parse-names" : false, "suffix" : "" } ], "container-title" : "Climate Dynamics", "id" : "ITEM-3", "issue" : "1-2", "issued" : { "date-parts" : [ [ "2015", "1", "27" ] ] }, "page" : "229-253", "title" : "Combined influences of seasonal East Atlantic Pattern and North Atlantic Oscillation to excite Atlantic multidecadal variability in a climate model", "translator" : [ { "dropping-particle" : "", "family" : "K3936", "given" : "", "non-dropping-particle" : "", "parse-names" : false, "suffix" : "" } ], "type" : "article-journal", "volume" : "44" }, "uris" : [ "http://www.mendeley.com/documents/?uuid=d405ce1d-05d8-4f9d-9e1b-744dfa570ad4" ] }, { "id" : "ITEM-4", "itemData" : { "DOI" : "10.1175/BAMS-D-16-0286.1", "ISSN" : "0003-0007", "abstract" : "Abstract Five initialization and ensemble generation methods are investigated with respect to their impact on the prediction skill of the German decadal prediction system ?Mittelfristige Klimaprognose? (MiKlip). Among the tested methods, three tackle aspects of model-consistent initialization using the ensemble Kalman filter, the filtered anomaly initialization, and the initialization method by partially coupled spin-up (MODINI). The remaining two methods alter the ensemble generation: the ensemble dispersion filter corrects each ensemble member with the ensemble mean during model integration. And the bred vectors perturb the climate state using the fastest growing modes. The new methods are compared against the latest MiKlip system in the low-resolution configuration (Preop-LR), which uses lagging the climate state by a few days for ensemble generation and nudging toward ocean and atmosphere reanalyses for initialization. Results show that the tested methods provide an added value for the prediction skill as compared to Preop-LR in that they improve prediction skill over the eastern and central Pacific and different regions in the North Atlantic Ocean. In this respect, the ensemble Kalman filter and filtered anomaly initialization show the most distinct improvements over Preop-LR for surface temperatures and upper ocean heat content, followed by the bred vectors, the ensemble dispersion filter, and MODINI. However, no single method exists that is superior to the others with respect to all metrics considered. In particular, all methods affect the Atlantic Meridional Overturning Circulation in different ways, both with respect to the basin-wide long-term mean and variability and with respect to the temporal evolution at the 26\u00b0 N latitude.",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"ITEM-4", "issue" : "3", "issued" : { "date-parts" : [ [ "2018", "3", "1" ] ] }, "note" : "From Duplicate 2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10.1029/2018MS001439\n\nFrom Duplicate 3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Nico)\n\nFrom Duplicate 1 (Decadal Climate Variability and Predictability: Challenges and Opportunities - Cassou, Christophe; Kushnir, Yochanan; Hawkins, Ed; Pirani, Anna; Kucharski, Fred; Kang, In-Sik; Caltabiano, Nico)\n\ndoi: 10.1175/BAMS-D-16-0286.1\n\nFrom Duplicate 2 (Observations, inferences, and mechanisms of the Atlantic Meridional Overturning Circulation: A review - Buckley, Martha W; Marshall, John)\n\ndoi: 10.1002/2015RG000493\n\nFrom Duplicate 3 (Initialization and Ensemble Generation for Decadal Climate Predictions: A Comparison of Different Methods - Polkova, Iuliia; Brune, Sebastian; Kadow, Christopher; Romanova, Vanya; Gollan, Gereon; Baehr, Johanna; Glowienka-Hense, Rita; Greatbatch, Richard J; Hense, Andreas; Illing, Sebastian; K\u00f6hl, Armin; Kr\u00f6ger, J\u00fcrgen; M\u00fcller, Wolfgang A; Pankatz, Klaus; Stammer, Detlef)\n\ndoi: 10.1029/2018MS001439", "page" : "479-490", "publisher" : "John Wiley &amp; Sons, Ltd", "title" : "Decadal Climate Variability and Predictability: Challenges and Opportunities", "translator" : [ { "dropping-particle" : "", "family" : "K4049", "given" : "", "non-dropping-particle" : "", "parse-names" : false, "suffix" : "" } ], "type" : "article-journal", "volume" : "99" }, "uris" : [ "http://www.mendeley.com/documents/?uuid=9aeeb2da-3ac6-42fa-a099-f4d80c36ddf5" ] }, { "id" : "ITEM-5", "itemData" : { "DOI" : "10.1175/JCLI-D-18-0269.1", "ISSN" : "0894-8755", "author" : [ { "dropping-particle" : "", "family" : "Wills", "given" : "Robert C. J.", "non-dropping-particle" : "", "parse-names" : false, "suffix" : "" }, { "dropping-particle" : "", "family" : "Armour", "given" : "Kyle C.", "non-dropping-particle" : "", "parse-names" : false, "suffix" : "" }, { "dr</w:instrText>
      </w:r>
      <w:r w:rsidR="00615634" w:rsidRPr="001A4DE9">
        <w:instrText>opping-particle" : "", "family" : "Battisti", "given" : "David S.", "non-dropping-particle" : "", "parse-names" : false, "suffix" : "" }, { "dropping-particle" : "", "family" : "Hartmann", "given" : "Dennis L.", "non-dropping-particle" : "", "parse-names" : false, "suffix" : "" } ], "container-title" : "Journal of Climate", "id" : "ITEM-5", "issue" : "1", "issued" : { "date-parts" : [ [ "2019", "1" ] ] }, "page" : "251-272", "title" : "Ocean\u2013Atmosphere Dynamical Coupling Fundamental to the Atlantic Multidecadal Oscillation", "translator" : [ { "dropping-particle" : "", "family" : "K4377", "given" : "", "non-dropping-particle" : "", "parse-names" : false, "suffix" : "" } ], "type" : "article-journal", "volume" : "32" }, "uris" : [ "http://www.mendeley.com/documents/?uuid=b11fa114-ddd3-4050-9586-6fd64524698e", "http://www.mendeley.com/documents/?uuid=87dced0e-2bd1-4746-96af-7be804b2a56e" ] } ], "mendeley" : { "formattedCitation" : "(Menary et al., 2015; Ruprich-Robert and Cassou, 2015; Brown et al., 2016; Cassou et al., 2018; Wills et al., 2019)", "plainTextFormattedCitation" : "(Menary et al., 2015; Ruprich-Robert and Cassou, 2015; Brown et al., 2016; Cassou et al., 2018; Wills et al., 2019)", "previouslyFormattedCitation" : "(Menary et al., 2015; Ruprich-Robert and Cassou, 2015; Brown et al., 2016; Cassou et al., 2018; Wills et al., 2019)" }, "properties" : { "noteIndex" : 0 }, "schema" : "https://github.com/citation-style-language/schema/raw/master/csl-citation.json" }</w:instrText>
      </w:r>
      <w:r w:rsidRPr="003862D0">
        <w:rPr>
          <w:lang w:val="en-GB"/>
        </w:rPr>
        <w:fldChar w:fldCharType="separate"/>
      </w:r>
      <w:r w:rsidR="00016735">
        <w:rPr>
          <w:noProof/>
        </w:rPr>
        <w:t xml:space="preserve">(Menary et al., 2015; Ruprich-Robert and Cassou, 2015; Brown et al., 2016; Cassou et </w:t>
      </w:r>
      <w:r w:rsidR="00016735">
        <w:rPr>
          <w:noProof/>
        </w:rPr>
        <w:lastRenderedPageBreak/>
        <w:t>al., 2018; Wills et al., 2019)</w:t>
      </w:r>
      <w:r w:rsidRPr="003862D0">
        <w:rPr>
          <w:lang w:val="en-GB"/>
        </w:rPr>
        <w:fldChar w:fldCharType="end"/>
      </w:r>
      <w:r w:rsidRPr="00560680">
        <w:t xml:space="preserve">. </w:t>
      </w:r>
      <w:r w:rsidRPr="003862D0">
        <w:rPr>
          <w:lang w:val="en-GB"/>
        </w:rPr>
        <w:t xml:space="preserve">Recent studies have discussed that the ocean dynamics play an active role in generating AMV </w:t>
      </w:r>
      <w:r w:rsidRPr="003862D0">
        <w:rPr>
          <w:lang w:val="en-GB"/>
        </w:rPr>
        <w:fldChar w:fldCharType="begin" w:fldLock="1"/>
      </w:r>
      <w:r w:rsidR="003B032B">
        <w:rPr>
          <w:lang w:val="en-GB"/>
        </w:rPr>
        <w:instrText>ADDIN CSL_CITATION { "citationItems" : [ { "id" : "ITEM-1", "itemData" : { "DOI" : "10.1029/2020GL087259", "ISSN" : "0094-8276", "abstract" : "Abstract We investigate how ocean-driven multidecadal sea surface temperature (SST) variations force the atmosphere to jointly set the pace of Atlantic multidecadal variability (AMV). We generate periodic low-frequency Atlantic Meridional Overturning Circulation oscillations by implementing time-dependent deep-ocean-density restoring in MPI-ESM1.2 to explicitly identify variations driven by Atlantic Meridional Overturning Circulation without any perturbation at the ocean-atmosphere interface. We show in a coupled experiment that ocean heat convergence variations generate positive SST anomalies, turbulent heat release, and low sea level pressure in the subpolar North Atlantic (NA) and vice versa. The SST signal is communicated to the tropical NA by wind-evaporative-SST feedbacks and to the North-East Atlantic by enhanced northward atmospheric heat transport. Such atmospheric feedbacks and the characteristic AMV-SST pattern are synchronized to the multidecadal time scale of ocean circulation changes by air-sea heat exchange. This coupled ocean-atmosphere mechanism is consistent with observed features of AMV and thus supports a key role of ocean dynamics in driving the AMV.", "author" : [ { "dropping-particle" : "", "family" : "Oelsmann", "given" : "J", "non-dropping-particle" : "", "parse-names" : false, "suffix" : "" }, { "dropping-particle" : "", "family" : "Borchert", "given" : "L", "non-dropping-particle" : "", "parse-names" : false, "suffix" : "" }, { "dropping-particle" : "", "family" : "Hand", "given" : "R", "non-dropping-particle" : "", "parse-names" : false, "suffix" : "" }, { "dropping-particle" : "", "family" : "Baehr", "given" : "J", "non-dropping-particle" : "", "parse-names" : false, "suffix" : "" }, { "dropping-particle" : "", "family" : "Jungclaus", "given" : "J. H.", "non-dropping-particle" : "", "parse-names" : false, "suffix" : "" } ], "container-title" : "Geophysical Research Letters", "id" : "ITEM-1", "issue" : "10", "issued" : { "date-parts" : [ [ "2020", "5", "28" ] ] }, "note" : "https://doi.org/10.1029/2020GL087259", "page" : "e2020GL087259", "publisher" : "John Wiley &amp; Sons, Ltd", "title" : "Linking Ocean Forcing and Atmospheric Interactions to Atlantic Multidecadal Variability in MPI-ESM1.2", "translator" : [ { "dropping-particle" : "", "family" : "K2422", "given" : "", "non-dropping-particle" : "", "parse-names" : false, "suffix" : "" } ], "type" : "article-journal", "volume" : "47" }, "uris" : [ "http://www.mendeley.com/documents/?uuid=d1ea3ef6-f7ed-428a-a87a-9bfb00124e03" ] } ], "mendeley" : { "formattedCitation" : "(Oelsmann et al., 2020)", "plainTextFormattedCitation" : "(Oelsmann et al., 2020)", "previouslyFormattedCitation" : "(Oelsmann et al., 2020)" }, "properties" : { "noteIndex" : 0 }, "schema" : "https://github.com/citation-style-language/schema/raw/master/csl-citation.json" }</w:instrText>
      </w:r>
      <w:r w:rsidRPr="003862D0">
        <w:rPr>
          <w:lang w:val="en-GB"/>
        </w:rPr>
        <w:fldChar w:fldCharType="separate"/>
      </w:r>
      <w:r w:rsidR="00016735">
        <w:rPr>
          <w:noProof/>
          <w:lang w:val="en-GB"/>
        </w:rPr>
        <w:t>(Oelsmann et al., 2020)</w:t>
      </w:r>
      <w:r w:rsidRPr="003862D0">
        <w:rPr>
          <w:lang w:val="en-GB"/>
        </w:rPr>
        <w:fldChar w:fldCharType="end"/>
      </w:r>
      <w:r w:rsidRPr="003862D0">
        <w:rPr>
          <w:lang w:val="en-GB"/>
        </w:rPr>
        <w:t xml:space="preserve"> and its interplay with the NAO </w:t>
      </w:r>
      <w:commentRangeStart w:id="2431"/>
      <w:r w:rsidRPr="003862D0">
        <w:rPr>
          <w:lang w:val="en-GB"/>
        </w:rPr>
        <w:fldChar w:fldCharType="begin" w:fldLock="1"/>
      </w:r>
      <w:ins w:id="2432" w:author="Robin Matthews" w:date="2021-06-16T17:29:00Z">
        <w:r w:rsidR="003660FC">
          <w:rPr>
            <w:lang w:val="en-GB"/>
          </w:rPr>
          <w:instrText>ADDIN CSL_CITATION { "citationItems" : [ { "id" : "ITEM-1", "itemData" : { "DOI" : "10.1038/nature23538", "ISSN" : "0028-0836", "PMID" : "28792930", "author" : [ { "dropping-particle" : "", "family" : "Vecchi", "given" : "Gabriel A.", "non-dropping-particle" : "", "parse-names" : false, "suffix" : "" }, { "dropping-particle" : "", "family" : "Delworth", "given" : "Thomas L.", "non-dropping-particle" : "", "parse-names" : false, "suffix" : "" }, { "dropping-particle" : "", "family" : "Booth", "given" : "Ben", "non-dropping-particle" : "", "parse-names" : false, "suffix" : "" } ], "container-title" : "Nature", "id" : "ITEM-1", "issue" : "7667", "issued" : { "date-parts" : [ [ "2017", "8", "9" ] ] }, "page" : "284-285", "title" : "Origins of Atlantic decadal swings", "translator" : [ { "dropping-particle" : "", "family" : "K4986", "given" : "", "non-dropping-particle" : "", "parse-names" : false, "suffix" : "" } ], "type" : "article-journal", "volume" : "548" }, "uris" : [ "http://www.mendeley.com/documents/?uuid=d4d53bd6-6d18-48fa-935b-686295eec337" ] }, { "id" : "ITEM-2", "itemData" : { "DOI" : "10.1029/2019RG000644", "ISSN" : "8755-1209", "abstract" : "By synthesizing recent studies employing a wide range of approaches (modern observations, paleo reconstructions, and climate model simulations), this paper provides a comprehensive review of the linkage between multidecadal Atlantic Meridional Overturning Circulation (AMOC) variability and Atlantic Multidecadal Variability (AMV) and associated climate impacts. There is strong observational and modeling evidence that multidecadal AMOC variability is a crucial driver of the observed AMV and associated climate impacts and an important source of enhanced decadal predictability and prediction skill. The AMOC-AMV linkage is consistent with observed key elements of AMV. Furthermore, this synthesis also points to a leading role of the AMOC in a range of AMV-related climate phenomena having enormous societal and economic implications, for example, Intertropical Convergence Zone shifts; Sahel and Indian monsoons; Atlantic hurricanes; El Ni\u00f1o\u2013Southern Oscillation; Pacific Decadal Variability; North Atlantic Oscillation; climate over Europe, North America, and Asia; Arctic sea ice and surface air temperature; and hemispheric-scale surface temperature. Paleoclimate evidence indicates that a similar linkage between multidecadal AMOC variability and AMV and many associated climate impacts may also have existed in the preindustrial era, that AMV has enhanced multidecadal power significantly above a red noise background, and that AMV is not primarily driven by external forcing. The role of the AMOC in AMV and associated climate impacts has been underestimated in most state-of-the-art climate models, posing significant challenges but also great opportunities for substantial future improvements in understanding and predicting AMV and associated climate impacts.", "author" : [ { "dropping-particle" : "", "family" : "Zhang", "given" : "Rong", "non-dropping-particle" : "", "parse-names" : false, "suffix" : "" }, { "dropping-particle" : "", "family" : "Sutton", "given" : "Rowan", "non-dropping-particle" : "", "parse-names" : false, "suffix" : "" }, { "dropping-particle" : "", "family" : "Danabasoglu", "given" : "Gokhan", "non-dropping-particle" : "", "parse-names" : false, "suffix" : "" }, { "dropping-particle" : "", "family" : "Kwon", "given" : "Young\u2010Oh", "non-dropping-particle" : "", "parse-names" : false, "suffix" : "" }, { "dropping-particle" : "", "family" : "Marsh", "given" : "Robert", "non-dropping-particle" : "", "parse-names" : false, "suffix" : "" }, { "dropping-particle" : "", "family" : "Yeager", "given" : "Stephen G.", "non-dropping-particle" : "", "parse-names" : false, "suffix" : "" }, { "dropping-particle" : "", "family" : "Amrhein", "given" : "Daniel E.", "non-dropping-particle" : "", "parse-names" : false, "suffix" : "" }, { "dropping-particle" : "", "family" : "Little", "given" : "Christopher M.", "non-dropping-particle" : "", "parse-names" : false, "suffix" : "" } ], "container-title" : "Reviews of Geophysics", "id" : "ITEM-2", "issue" : "2", "issued" : { "date-parts" : [ [ "2019", "6", "7" ] ] }, "page" : "316-375", "title" : "A Review of the Role of the Atlantic Meridional Overturning Circulation in Atlantic Multidecadal Variability and Associated Climate Impacts", "translator" : [ { "dropping-particle" : "", "family" : "K4985", "given" : "", "non-dropping-particle" : "", "parse-names" : false, "suffix" : "" } ], "type" : "article-journal", "volume" : "57" }, "uris" : [ "http://www.mendeley.com/documents/?uuid=63f7e58d-08c7-4dbb-b9bd-4d8f2dd424bc"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"K4437", "given" : "", "non-dropping-particle" : "", "parse-names" : false, "suffix" : "" } ], "type" : "article-journal", "volume" : "33" }, "uris" : [ "http://www.mendeley.com/documents/?uuid=cda041d3-c892-4391-8809-51a7809a1918" ] } ], "mendeley" : { "formattedCitation" : "(Vecchi et al., 2017; Zhang et al., 2019a; Kim et al., 2020)", "manualFormatting" : "(Vecchi et al., 2017; R. Zhang et al., 2019; Kim et al., 2020)", "plainTextFormattedCitation" : "(Vecchi et al., 2017; Zhang et al., 2019a; Kim et al., 2020)", "previouslyFormattedCitation" : "(Vecchi et al., 2017; Zhang et al., 2019a; Kim et al., 2020)" }, "properties" : { "noteIndex" : 0 }, "schema" : "https://github.com/citation-style-language/schema/raw/master/csl-citation.json" }</w:instrText>
        </w:r>
      </w:ins>
      <w:del w:id="2433" w:author="Robin Matthews" w:date="2021-06-16T17:29:00Z">
        <w:r w:rsidR="00615634" w:rsidDel="003660FC">
          <w:rPr>
            <w:lang w:val="en-GB"/>
          </w:rPr>
          <w:delInstrText>ADDIN CSL_CITATION { "citationItems" : [ { "id" : "ITEM-1", "itemData" : { "DOI" : "10.1038/nature23538", "ISSN" : "0028-0836", "PMID" : "28792930", "author" : [ { "dropping-particle" : "", "family" : "Vecchi", "given" : "Gabriel A.", "non-dropping-particle" : "", "parse-names" : false, "suffix" : "" }, { "dropping-particle" : "", "family" : "Delworth", "given" : "Thomas L.", "non-dropping-particle" : "", "parse-names" : false, "suffix" : "" }, { "dropping-particle" : "", "family" : "Booth", "given" : "Ben", "non-dropping-particle" : "", "parse-names" : false, "suffix" : "" } ], "container-title" : "Nature", "id" : "ITEM-1", "issue" : "7667", "issued" : { "date-parts" : [ [ "2017", "8", "9" ] ] }, "page" : "284-285", "title" : "Origins of Atlantic decadal swings", "translator" : [ { "dropping-particle" : "", "family" : "K4986", "given" : "", "non-dropping-particle" : "", "parse-names" : false, "suffix" : "" } ], "type" : "article-journal", "volume" : "548" }, "uris" : [ "http://www.mendeley.com/documents/?uuid=d4d53bd6-6d18-48fa-935b-686295eec337" ] }, { "id" : "ITEM-2", "itemData" : { "DOI" : "10.1029/2019RG000644", "ISSN" : "8755-1209", "abstract" : "By synthesizing recent studies employing a wide range of approaches (modern observations, paleo reconstructions, and climate model simulations), this paper provides a comprehensive review of the linkage between multidecadal Atlantic Meridional Overturning Circulation (AMOC) variability and Atlantic Multidecadal Variability (AMV) and associated climate impacts. There is strong observational and modeling evidence that multidecadal AMOC variability is a crucial driver of the observed AMV and associated climate impacts and an important source of enhanced decadal predictability and prediction skill. The AMOC-AMV linkage is consistent with observed key elements of AMV. Furthermore, this synthesis also points to a leading role of the AMOC in a range of AMV-related climate phenomena having enormous societal and economic implications, for example, Intertropical Convergence Zone shifts; Sahel and Indian monsoons; Atlantic hurricanes; El Ni\u00f1o\u2013Southern Oscillation; Pacific Decadal Variability; North Atlantic Oscillation; climate over Europe, North America, and Asia; Arctic sea ice and surface air temperature; and hemispheric-scale surface temperature. Paleoclimate evidence indicates that a similar linkage between multidecadal AMOC variability and AMV and many associated climate impacts may also have existed in the preindustrial era, that AMV has enhanced multidecadal power significantly above a red noise background, and that AMV is not primarily driven by external forcing. The role of the AMOC in AMV and associated climate impacts has been underestimated in most state-of-the-art climate models, posing significant challenges but also great opportunities for substantial future improvements in understanding and predicting AMV and associated climate impacts.", "author" : [ { "dropping-particle" : "", "family" : "Zhang", "given" : "Rong", "non-dropping-particle" : "", "parse-names" : false, "suffix" : "" }, { "dropping-particle" : "", "family" : "Sutton", "given" : "Rowan", "non-dropping-particle" : "", "parse-names" : false, "suffix" : "" }, { "dropping-particle" : "", "family" : "Danabasoglu", "given" : "Gokhan", "non-dropping-particle" : "", "parse-names" : false, "suffix" : "" }, { "dropping-particle" : "", "family" : "Kwon", "given" : "Young\u2010Oh", "non-dropping-particle" : "", "parse-names" : false, "suffix" : "" }, { "dropping-particle" : "", "family" : "Marsh", "given" : "Robert", "non-dropping-particle" : "", "parse-names" : false, "suffix" : "" }, { "dropping-particle" : "", "family" : "Yeager", "given" : "Stephen G.", "non-dropping-particle" : "", "parse-names" : false, "suffix" : "" }, { "dropping-particle" : "", "family" : "Amrhein", "given" : "Daniel E.", "non-dropping-particle" : "", "parse-names" : false, "suffix" : "" }, { "dropping-particle" : "", "family" : "Little", "given" : "Christopher M.", "non-dropping-particle" : "", "parse-names" : false, "suffix" : "" } ], "container-title" : "Reviews of Geophysics", "id" : "ITEM-2", "issue" : "2", "issued" : { "date-parts" : [ [ "2019", "6", "7" ] ] }, "page" : "316-375", "title" : "A Review of the Role of the Atlantic Meridional Overturning Circulation in Atlantic Multidecadal Variability and Associated Climate Impacts", "translator" : [ { "dropping-particle" : "", "family" : "K4985", "given" : "", "non-dropping-particle" : "", "parse-names" : false, "suffix" : "" } ], "type" : "article-journal", "volume" : "57" }, "uris" : [ "http://www.mendeley.com/documents/?uuid=63f7e58d-08c7-4dbb-b9bd-4d8f2dd424bc"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"K4437", "given" : "", "non-dropping-particle" : "", "parse-names" : false, "suffix" : "" } ], "type" : "article-journal", "volume" : "33" }, "uris" : [ "http://www.mendeley.com/documents/?uuid=cda041d3-c892-4391-8809-51a7809a1918" ] } ], "mendeley" : { "formattedCitation" : "(Vecchi et al., 2017; Zhang et al., 2019a; Kim et al., 2020)", "plainTextFormattedCitation" : "(Vecchi et al., 2017; Zhang et al., 2019a; Kim et al., 2020)", "previouslyFormattedCitation" : "(Vecchi et al., 2017; Zhang et al., 2019a; Kim et al., 2020)" }, "properties" : { "noteIndex" : 0 }, "schema" : "https://github.com/citation-style-language/schema/raw/master/csl-citation.json" }</w:delInstrText>
        </w:r>
      </w:del>
      <w:r w:rsidRPr="003862D0">
        <w:rPr>
          <w:lang w:val="en-GB"/>
        </w:rPr>
        <w:fldChar w:fldCharType="separate"/>
      </w:r>
      <w:r w:rsidR="00016735">
        <w:rPr>
          <w:noProof/>
          <w:lang w:val="en-GB"/>
        </w:rPr>
        <w:t>(</w:t>
      </w:r>
      <w:ins w:id="2434" w:author="Robin Matthews" w:date="2021-06-16T17:29:00Z">
        <w:r w:rsidR="003660FC" w:rsidRPr="003741E9">
          <w:rPr>
            <w:noProof/>
            <w:lang w:val="en-US"/>
            <w:rPrChange w:id="2435" w:author="Clotilde Pean" w:date="2021-06-22T10:16:00Z">
              <w:rPr/>
            </w:rPrChange>
          </w:rPr>
          <w:t>Vecchi et al., 2017; R. Zhang et al., 2019; Kim et al., 2020</w:t>
        </w:r>
      </w:ins>
      <w:del w:id="2436" w:author="Robin Matthews" w:date="2021-06-16T17:29:00Z">
        <w:r w:rsidR="00016735" w:rsidDel="003660FC">
          <w:rPr>
            <w:noProof/>
            <w:lang w:val="en-GB"/>
          </w:rPr>
          <w:delText>Vecchi et al., 2017; Zhang et al., 2019a; Kim et al., 2020</w:delText>
        </w:r>
      </w:del>
      <w:r w:rsidR="00016735">
        <w:rPr>
          <w:noProof/>
          <w:lang w:val="en-GB"/>
        </w:rPr>
        <w:t>)</w:t>
      </w:r>
      <w:r w:rsidRPr="003862D0">
        <w:rPr>
          <w:lang w:val="en-GB"/>
        </w:rPr>
        <w:fldChar w:fldCharType="end"/>
      </w:r>
      <w:commentRangeEnd w:id="2431"/>
      <w:r w:rsidR="00016735">
        <w:rPr>
          <w:rStyle w:val="CommentReference"/>
        </w:rPr>
        <w:commentReference w:id="2431"/>
      </w:r>
      <w:r w:rsidRPr="003862D0">
        <w:rPr>
          <w:lang w:val="en-GB"/>
        </w:rPr>
        <w:t xml:space="preserve">, </w:t>
      </w:r>
      <w:r w:rsidR="006E4FFE" w:rsidRPr="003862D0">
        <w:rPr>
          <w:lang w:val="en-GB"/>
        </w:rPr>
        <w:t xml:space="preserve">although </w:t>
      </w:r>
      <w:r w:rsidRPr="003862D0">
        <w:rPr>
          <w:lang w:val="en-GB"/>
        </w:rPr>
        <w:t xml:space="preserve">natural and anthropogenic external </w:t>
      </w:r>
      <w:r w:rsidR="006E4FFE" w:rsidRPr="003862D0">
        <w:rPr>
          <w:lang w:val="en-GB"/>
        </w:rPr>
        <w:t xml:space="preserve">forcing </w:t>
      </w:r>
      <w:r w:rsidR="00242F5A" w:rsidRPr="003862D0">
        <w:rPr>
          <w:rFonts w:ascii="Times Roman" w:hAnsi="Times Roman" w:cs="Times Roman"/>
          <w:color w:val="000000"/>
          <w:lang w:val="en-GB"/>
        </w:rPr>
        <w:t>might be crucial in modulating its amplitude and timing</w:t>
      </w:r>
      <w:r w:rsidRPr="003862D0">
        <w:rPr>
          <w:lang w:val="en-GB"/>
        </w:rPr>
        <w:t xml:space="preserve"> </w:t>
      </w:r>
      <w:bookmarkStart w:id="2437" w:name="_Hlk74929046"/>
      <w:ins w:id="2438" w:author="Robin Matthews" w:date="2021-06-18T17:17:00Z">
        <w:r w:rsidR="00C54FF1">
          <w:fldChar w:fldCharType="begin" w:fldLock="1"/>
        </w:r>
      </w:ins>
      <w:r w:rsidR="00CD3B49">
        <w:rPr>
          <w:lang w:val="en-US"/>
        </w:rPr>
        <w:instrText>ADDIN CSL_CITATION { "citationItems" : [ { "id" : "ITEM-1",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"ITEM-1", "issue" : "18", "issued" : { "date-parts" : [ [ "2017", "6" ] ] }, "page" : "7317-7337", "publisher" : "American Meteorological Society", "title" : "The Role of Forcings in the Twentieth-Century North Atlantic Multidecadal Variability: The 1940\u201375 North Atlantic Cooling Case Study", "translator" : [ { "dropping-particle" : "", "family" : "K4394", "given" : "", "non-dropping-particle" : "", "parse-names" : false, "suffix" : "" } ], "type" : "article-journal", "volume" : "30" }, "uris" : [ "http://www.mendeley.com/documents/?uuid=0edf9834-0eb8-43ff-b4d2-c3f61b24c13c" ] }, { "id" : "ITEM-2",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"ITEM-2", "issue" : "9", "issued" : { "date-parts" : [ [ "2018" ] ] }, "page" : "3687-3698", "title" : "Historical forcings as main drivers of the Atlantic multidecadal variability in the CESM large ensemble", "translator" : [ { "dropping-particle" : "", "family" : "K4385", "given" : "", "non-dropping-particle" : "", "parse-names" : false, "suffix" : "" } ], "type" : "article-journal", "volume" : "50" }, "uris" : [ "http://www.mendeley.com/documents/?uuid=3425b0c6-3f10-4d7c-a587-070814cf6037" ] }, { "id" : "ITEM-3",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"ITEM-3", "issue" : "6", "issued" : { "date-parts" : [ [ "2020", "6", "3" ] ] }, "title" : "Historical Simulations With HadGEM3-GC3.1 for CMIP6", "translator" : [ { "dropping-particle" : "", "family" : "K2433", "given" : "", "non-dropping-particle" : "", "parse-names" : false, "suffix" : "" } ], "type" : "article-journal", "volume" : "12" }, "uris" : [ "http://www.mendeley.com/documents/?uuid=534c5e2b-3381-41c0-a773-a957a4f3aa3d" ] }, { "id" : "ITEM-4",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"ITEM-4",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"id" : "ITEM-5", "itemData" : { "DOI" : "10.1126/science.abc5810", "ISSN" : "0036-8075",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{\\textquotedblleft}Last Millennium{\\textquotedblright}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"ITEM-5", "issue" : "6533", "issued" : { "date-parts" : [ [ "2021" ] ] }, "page" : "1014-1019", "publisher" : "American Association for the Advancement of Science", "title" : "Multidecadal climate oscillations during the past millennium driven by volcanic forcing", "translator" : [ { "dropping-particle" : "", "family" : "K5199", "given" : "", "non-dropping-particle" : "", "parse-names" : false, "suffix" : "" } ], "type" : "article-journal", "volume" : "371" }, "uris" : [ "http://www.mendeley.com/documents/?uuid=b7beccd5-9358-4f1b-9204-68648ccb6213" ] } ], "mendeley" : { "formattedCitation" : "(Bellucci et al., 2017; Bellomo et al., 2018; Andrews et al., 2020; Borchert et al., 2021; Mann et al., 2021)", "manualFormatting" : "(Bellucci et al., 2017; Bellomo et al., 2018; Andrews et al., 2020; Borchert et al., 2021; Mann et al., 2021", "plainTextFormattedCitation" : "(Bellucci et al., 2017; Bellomo et al., 2018; Andrews et al., 2020; Borchert et al., 2021; Mann et al., 2021)", "previouslyFormattedCitation" : "(Bellucci et al., 2017; Bellomo et al., 2018; Andrews et al., 2020; Borchert et al., 2021; Mann et al., 2021)" }, "properties" : { "noteIndex" : 0 }, "schema" : "https://github.com/citation-style-language/schema/raw/master/csl-citation.json" }</w:instrText>
      </w:r>
      <w:ins w:id="2439" w:author="Robin Matthews" w:date="2021-06-18T17:17:00Z">
        <w:r w:rsidR="00C54FF1">
          <w:fldChar w:fldCharType="separate"/>
        </w:r>
        <w:r w:rsidR="00C54FF1" w:rsidRPr="006A7995">
          <w:rPr>
            <w:noProof/>
          </w:rPr>
          <w:t>(Bellucci et al., 2017; Bellomo et al., 2018; Andrews et al., 2020; Borchert et al., 2021; Mann et al., 2021</w:t>
        </w:r>
        <w:del w:id="2440" w:author="Ian Blenkinsop" w:date="2021-07-27T11:44:00Z">
          <w:r w:rsidR="00C54FF1" w:rsidRPr="006A7995" w:rsidDel="00836D61">
            <w:rPr>
              <w:noProof/>
            </w:rPr>
            <w:delText>)</w:delText>
          </w:r>
        </w:del>
        <w:r w:rsidR="00C54FF1">
          <w:fldChar w:fldCharType="end"/>
        </w:r>
      </w:ins>
      <w:del w:id="2441" w:author="Robin Matthews" w:date="2021-06-18T17:17:00Z">
        <w:r w:rsidR="00893EBA" w:rsidRPr="003862D0" w:rsidDel="00C54FF1">
          <w:rPr>
            <w:lang w:val="en-GB"/>
          </w:rPr>
          <w:fldChar w:fldCharType="begin" w:fldLock="1"/>
        </w:r>
        <w:r w:rsidR="00615634" w:rsidRPr="003741E9" w:rsidDel="00C54FF1">
          <w:rPr>
            <w:rPrChange w:id="2442" w:author="Clotilde Pean" w:date="2021-06-22T10:16:00Z">
              <w:rPr>
                <w:lang w:val="en-GB"/>
              </w:rPr>
            </w:rPrChange>
          </w:rPr>
          <w:delInstrText>ADDIN CSL_CITATION { "citationItems" : [ { "id" : "ITEM-1",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"ITEM-1", "issue" : "18", "issued" : { "date-parts" : [ [ "2017", "6" ] ] }, "page" : "7317-7337", "publisher" : "American Meteorological Society", "title" : "The Role of Forcings in the Twentieth-Century North Atlantic Multidecadal Variability: The 1940\u201375 North Atlantic Cooling Case Study", "translator" : [ { "dropping-particle" : "", "family" : "K4394", "given" : "", "non-dropping-particle" : "", "parse-names" : false, "suffix" : "" } ], "type" : "article-journal", "volume" : "30" }, "uris" : [ "http://www.mendeley.com/documents/?uuid=0edf9834-0eb8-43ff-b4d2-c3f61b24c13c" ] } ], "mendeley" : { "formattedCitation" : "(Bellucci et al., 2017)", "plainTextFormattedCitation" : "(Bellucci et al., 2017)", "previouslyFormattedCitation" : "(Bellucci et al., 2017)" }, "properties" : { "noteIndex" : 0 }, "schema" : "https://github.com/citation-style-language/schema/raw/master/csl-citation.json" }</w:delInstrText>
        </w:r>
        <w:r w:rsidR="00893EBA" w:rsidRPr="003862D0" w:rsidDel="00C54FF1">
          <w:rPr>
            <w:lang w:val="en-GB"/>
          </w:rPr>
          <w:fldChar w:fldCharType="separate"/>
        </w:r>
        <w:r w:rsidR="00016735" w:rsidRPr="003741E9" w:rsidDel="00C54FF1">
          <w:rPr>
            <w:noProof/>
            <w:rPrChange w:id="2443" w:author="Clotilde Pean" w:date="2021-06-22T10:16:00Z">
              <w:rPr>
                <w:noProof/>
                <w:lang w:val="en-GB"/>
              </w:rPr>
            </w:rPrChange>
          </w:rPr>
          <w:delText>(Bellucci et al., 2017)</w:delText>
        </w:r>
        <w:r w:rsidR="00893EBA" w:rsidRPr="003862D0" w:rsidDel="00C54FF1">
          <w:rPr>
            <w:lang w:val="en-GB"/>
          </w:rPr>
          <w:fldChar w:fldCharType="end"/>
        </w:r>
        <w:r w:rsidRPr="003862D0" w:rsidDel="00C54FF1">
          <w:rPr>
            <w:lang w:val="en-GB"/>
          </w:rPr>
          <w:fldChar w:fldCharType="begin" w:fldLock="1"/>
        </w:r>
        <w:r w:rsidR="00615634" w:rsidRPr="003741E9" w:rsidDel="00C54FF1">
          <w:rPr>
            <w:rPrChange w:id="2444" w:author="Clotilde Pean" w:date="2021-06-22T10:16:00Z">
              <w:rPr>
                <w:lang w:val="en-GB"/>
              </w:rPr>
            </w:rPrChange>
          </w:rPr>
          <w:del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"K4385", "given" : "", "non-dropping-particle" : "", "parse-names" : false, "suffix" : "" } ], "type" : "article-journal", "volume" : "50" }, "uris" : [ "http://www.mendeley.com/documents/?uuid=3425b0c6-3f10-4d7c-a587-070814cf6037" ] }, { "id" : "ITEM-2",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"ITEM-2", "issue" : "6", "issued" : { "date-parts" : [ [ "2020", "6", "3" ] ] }, "title" : "Historical Simulations With HadGEM3-GC3.1 for CMIP6", "translator" : [ { "dropping-particle" : "", "family" : "K2433", "given" : "", "non-dropping-particle" : "", "parse-names" : false, "suffix" : "" } ], "type" : "article-journal", "volume" : "12" }, "uris" : [ "http://www.mendeley.com/documents/?uuid=534c5e2b-3381-41c0-a773-a957a4f3aa3d" ] }, { "id" : "ITEM-3",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"ITEM-3",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"(Bellomo et al., 2018; Andrews et al., 2020; Borchert et al., 2021)", "plainTextFormattedCitation" : "(Bellomo et al., 2018; Andrews et al., 2020; Borchert et al., 2021)", "previouslyFormattedCitation" : "(Bellomo et al., 2018; Andrews et al., 2020; Borchert et al., 2021)" }, "properties" : { "noteIndex" : 0 }, "schema" : "https://github.com/citation-style-language/schema/raw/master/csl-citation.json" }</w:delInstrText>
        </w:r>
        <w:r w:rsidRPr="003862D0" w:rsidDel="00C54FF1">
          <w:rPr>
            <w:lang w:val="en-GB"/>
          </w:rPr>
          <w:fldChar w:fldCharType="separate"/>
        </w:r>
        <w:r w:rsidR="00016735" w:rsidDel="00C54FF1">
          <w:rPr>
            <w:noProof/>
          </w:rPr>
          <w:delText>(Bellomo et al., 2018; Andrews et al., 2020; Borchert et al., 2021)</w:delText>
        </w:r>
        <w:r w:rsidRPr="003862D0" w:rsidDel="00C54FF1">
          <w:rPr>
            <w:lang w:val="en-GB"/>
          </w:rPr>
          <w:fldChar w:fldCharType="end"/>
        </w:r>
        <w:r w:rsidR="00893EBA" w:rsidRPr="003862D0" w:rsidDel="00C54FF1">
          <w:rPr>
            <w:lang w:val="en-GB"/>
          </w:rPr>
          <w:fldChar w:fldCharType="begin" w:fldLock="1"/>
        </w:r>
        <w:r w:rsidR="00615634" w:rsidDel="00C54FF1">
          <w:delInstrText>ADDIN CSL_CITATION { "citationItems" : [ { "id" : "ITEM-1", "itemData" : { "DOI" : "10.1126/science.abc5810", "ISSN" : "0036-8075",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{\\textquotedblleft}Last Millennium{\\textquotedblright}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w:delInstrText>
        </w:r>
        <w:r w:rsidR="00615634" w:rsidRPr="003741E9" w:rsidDel="00C54FF1">
          <w:rPr>
            <w:rPrChange w:id="2445" w:author="Clotilde Pean" w:date="2021-06-22T10:16:00Z">
              <w:rPr>
                <w:lang w:val="en-GB"/>
              </w:rPr>
            </w:rPrChange>
          </w:rPr>
          <w:delInstrText>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"ITEM-1", "issue" : "6533", "issued" : { "date-parts" : [ [ "2021" ] ] }, "page" : "1014-1019", "publisher" : "American Association for the Advancement of Science", "title" : "Multidecadal climate oscillations during the past millennium driven by volcanic forcing", "translator" : [ { "dropping-particle" : "", "family" : "K5199", "given" : "", "non-dropping-particle" : "", "parse-names" : false, "suffix" : "" } ], "type" : "article-journal", "volume" : "371" }, "uris" : [ "http://www.mendeley.com/documents/?uuid=b7beccd5-9358-4f1b-9204-68648ccb6213" ] } ], "mendeley" : { "formattedCitation" : "(Mann et al., 2021)", "plainTextFormattedCitation" : "(Mann et al., 2021)", "previouslyFormattedCitation" : "(Mann et al., 2021)" }, "properties" : { "noteIndex" : 0 }, "schema" : "https://github.com/citation-style-language/schema/raw/master/csl-citation.json" }</w:delInstrText>
        </w:r>
        <w:r w:rsidR="00893EBA" w:rsidRPr="003862D0" w:rsidDel="00C54FF1">
          <w:rPr>
            <w:lang w:val="en-GB"/>
          </w:rPr>
          <w:fldChar w:fldCharType="separate"/>
        </w:r>
        <w:r w:rsidR="00016735" w:rsidRPr="003741E9" w:rsidDel="00C54FF1">
          <w:rPr>
            <w:noProof/>
            <w:rPrChange w:id="2446" w:author="Clotilde Pean" w:date="2021-06-22T10:16:00Z">
              <w:rPr>
                <w:noProof/>
                <w:lang w:val="en-US"/>
              </w:rPr>
            </w:rPrChange>
          </w:rPr>
          <w:delText>(Mann et al., 2021)</w:delText>
        </w:r>
        <w:r w:rsidR="00893EBA" w:rsidRPr="003862D0" w:rsidDel="00C54FF1">
          <w:rPr>
            <w:lang w:val="en-GB"/>
          </w:rPr>
          <w:fldChar w:fldCharType="end"/>
        </w:r>
      </w:del>
      <w:bookmarkEnd w:id="2437"/>
      <w:del w:id="2447" w:author="Ian Blenkinsop" w:date="2021-07-27T11:44:00Z">
        <w:r w:rsidRPr="003741E9" w:rsidDel="00836D61">
          <w:rPr>
            <w:rPrChange w:id="2448" w:author="Clotilde Pean" w:date="2021-06-22T10:16:00Z">
              <w:rPr>
                <w:lang w:val="en-US"/>
              </w:rPr>
            </w:rPrChange>
          </w:rPr>
          <w:delText xml:space="preserve"> </w:delText>
        </w:r>
        <w:r w:rsidRPr="00903D51" w:rsidDel="00836D61">
          <w:rPr>
            <w:lang w:val="en-US"/>
          </w:rPr>
          <w:delText>(</w:delText>
        </w:r>
      </w:del>
      <w:ins w:id="2449" w:author="Ian Blenkinsop" w:date="2021-07-27T11:44:00Z">
        <w:r w:rsidR="00836D61">
          <w:rPr>
            <w:lang w:val="en-US"/>
          </w:rPr>
          <w:t xml:space="preserve">; </w:t>
        </w:r>
      </w:ins>
      <w:r w:rsidRPr="00903D51">
        <w:rPr>
          <w:lang w:val="en-US"/>
        </w:rPr>
        <w:t>see Section</w:t>
      </w:r>
      <w:ins w:id="2450" w:author="Ian Blenkinsop" w:date="2021-07-27T11:44:00Z">
        <w:r w:rsidR="00836D61">
          <w:rPr>
            <w:lang w:val="en-US"/>
          </w:rPr>
          <w:t>s</w:t>
        </w:r>
      </w:ins>
      <w:r w:rsidRPr="00903D51">
        <w:rPr>
          <w:lang w:val="en-US"/>
        </w:rPr>
        <w:t xml:space="preserve"> 3.7.7</w:t>
      </w:r>
      <w:r w:rsidR="00893EBA" w:rsidRPr="00903D51">
        <w:rPr>
          <w:lang w:val="en-US"/>
        </w:rPr>
        <w:t xml:space="preserve"> and </w:t>
      </w:r>
      <w:del w:id="2451" w:author="Ian Blenkinsop" w:date="2021-07-27T11:44:00Z">
        <w:r w:rsidR="00893EBA" w:rsidRPr="00903D51" w:rsidDel="00836D61">
          <w:rPr>
            <w:lang w:val="en-US"/>
          </w:rPr>
          <w:delText xml:space="preserve">Section </w:delText>
        </w:r>
      </w:del>
      <w:r w:rsidR="00893EBA" w:rsidRPr="00903D51">
        <w:rPr>
          <w:lang w:val="en-US"/>
        </w:rPr>
        <w:t>AIV.2.7</w:t>
      </w:r>
      <w:r w:rsidRPr="00903D51">
        <w:rPr>
          <w:lang w:val="en-US"/>
        </w:rPr>
        <w:t>).</w:t>
      </w:r>
    </w:p>
    <w:p w14:paraId="50B24194" w14:textId="77777777" w:rsidR="001D649D" w:rsidRPr="00903D51" w:rsidRDefault="001D649D" w:rsidP="00AC35CC">
      <w:pPr>
        <w:pStyle w:val="AR6BodyText"/>
        <w:rPr>
          <w:lang w:val="en-US"/>
        </w:rPr>
      </w:pPr>
    </w:p>
    <w:p w14:paraId="618AB310" w14:textId="452CFA13" w:rsidR="001D649D" w:rsidRPr="003862D0" w:rsidRDefault="00143DA9" w:rsidP="00AC35CC">
      <w:pPr>
        <w:pStyle w:val="AR6BodyText"/>
        <w:rPr>
          <w:lang w:val="en-GB"/>
        </w:rPr>
      </w:pPr>
      <w:ins w:id="2452" w:author="Sara M Tuson" w:date="2021-07-15T19:13:00Z">
        <w:r>
          <w:rPr>
            <w:lang w:val="en-GB"/>
          </w:rPr>
          <w:t xml:space="preserve">The </w:t>
        </w:r>
      </w:ins>
      <w:r w:rsidR="001D649D" w:rsidRPr="003862D0">
        <w:rPr>
          <w:lang w:val="en-GB"/>
        </w:rPr>
        <w:t xml:space="preserve">AR5 assessed with high confidence that initialized predictions can improve the skill for temperature over the North Atlantic, in particular in the sub-polar branch of AMV, compared to the projections, for the first five years (see </w:t>
      </w:r>
      <w:ins w:id="2453" w:author="Ian Blenkinsop" w:date="2021-07-27T11:44:00Z">
        <w:r w:rsidR="00836D61" w:rsidRPr="003862D0">
          <w:rPr>
            <w:lang w:val="en-GB"/>
          </w:rPr>
          <w:t>AR5</w:t>
        </w:r>
        <w:r w:rsidR="00836D61">
          <w:rPr>
            <w:lang w:val="en-GB"/>
          </w:rPr>
          <w:t xml:space="preserve"> </w:t>
        </w:r>
      </w:ins>
      <w:r w:rsidR="00F471C9" w:rsidRPr="003862D0">
        <w:rPr>
          <w:lang w:val="en-GB"/>
        </w:rPr>
        <w:t>WGI</w:t>
      </w:r>
      <w:r w:rsidR="001D649D" w:rsidRPr="003862D0">
        <w:rPr>
          <w:lang w:val="en-GB"/>
        </w:rPr>
        <w:t xml:space="preserve"> </w:t>
      </w:r>
      <w:del w:id="2454" w:author="Ian Blenkinsop" w:date="2021-07-27T11:44:00Z">
        <w:r w:rsidR="001D649D" w:rsidRPr="003862D0" w:rsidDel="00836D61">
          <w:rPr>
            <w:lang w:val="en-GB"/>
          </w:rPr>
          <w:delText xml:space="preserve">AR5 </w:delText>
        </w:r>
      </w:del>
      <w:r w:rsidR="001D649D" w:rsidRPr="003862D0">
        <w:rPr>
          <w:lang w:val="en-GB"/>
        </w:rPr>
        <w:t>Figures 11.3 and 11.4). However, non-initialized predictions showed positive correlation over the same time-range as well, consistent with the notion that part of this variability is caused by external forcing (</w:t>
      </w:r>
      <w:del w:id="2455" w:author="Ian Blenkinsop" w:date="2021-07-27T11:44:00Z">
        <w:r w:rsidR="001D649D" w:rsidRPr="003862D0" w:rsidDel="00836D61">
          <w:rPr>
            <w:lang w:val="en-GB"/>
          </w:rPr>
          <w:delText xml:space="preserve">see </w:delText>
        </w:r>
      </w:del>
      <w:del w:id="2456" w:author="Sara M Tuson" w:date="2021-07-19T14:24:00Z">
        <w:r w:rsidR="001D649D" w:rsidRPr="003862D0" w:rsidDel="00937802">
          <w:rPr>
            <w:lang w:val="en-GB"/>
          </w:rPr>
          <w:delText xml:space="preserve">Chapter 3 </w:delText>
        </w:r>
      </w:del>
      <w:r w:rsidR="00BA2347" w:rsidRPr="003862D0">
        <w:rPr>
          <w:lang w:val="en-GB"/>
        </w:rPr>
        <w:t>Section</w:t>
      </w:r>
      <w:r w:rsidR="001D649D" w:rsidRPr="003862D0">
        <w:rPr>
          <w:lang w:val="en-GB"/>
        </w:rPr>
        <w:t xml:space="preserve"> 3.7.7).</w:t>
      </w:r>
    </w:p>
    <w:p w14:paraId="21046706" w14:textId="77777777" w:rsidR="001D649D" w:rsidRPr="003862D0" w:rsidRDefault="001D649D" w:rsidP="00AC35CC">
      <w:pPr>
        <w:pStyle w:val="AR6BodyText"/>
        <w:rPr>
          <w:lang w:val="en-GB"/>
        </w:rPr>
      </w:pPr>
    </w:p>
    <w:p w14:paraId="747B8EC0" w14:textId="3143D322" w:rsidR="00E50931" w:rsidRPr="003862D0" w:rsidRDefault="00242F5A" w:rsidP="001D649D">
      <w:pPr>
        <w:pStyle w:val="AR6BodyText"/>
        <w:rPr>
          <w:lang w:val="en-GB"/>
        </w:rPr>
      </w:pPr>
      <w:r w:rsidRPr="003862D0">
        <w:rPr>
          <w:lang w:val="en-GB"/>
        </w:rPr>
        <w:t xml:space="preserve">Since AR5, near-term initialized predictions, both multi-model </w:t>
      </w:r>
      <w:commentRangeStart w:id="2457"/>
      <w:r w:rsidRPr="003862D0">
        <w:rPr>
          <w:lang w:val="en-GB"/>
        </w:rPr>
        <w:fldChar w:fldCharType="begin" w:fldLock="1"/>
      </w:r>
      <w:ins w:id="2458" w:author="Robin Matthews" w:date="2021-06-16T17:30:00Z">
        <w:r w:rsidR="003660FC">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"id" : "ITEM-2",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"ITEM-2",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"id" : "ITEM-3",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"ITEM-3",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"(Bellucci et al., 2015a; Garc\u00eda-Serrano et al., 2015; Smith et al., 2019b)", "manualFormatting" : "(Bellucci et al., 2015a; Garc\u00eda-Serrano et al., 2015; D.M. Smith et al., 2019)", "plainTextFormattedCitation" : "(Bellucci et al., 2015a; Garc\u00eda-Serrano et al., 2015; Smith et al., 2019b)", "previouslyFormattedCitation" : "(Bellucci et al., 2015a; Garc\u00eda-Serrano et al., 2015; Smith et al., 2019b)" }, "properties" : { "noteIndex" : 0 }, "schema" : "https://github.com/citation-style-language/schema/raw/master/csl-citation.json" }</w:instrText>
        </w:r>
      </w:ins>
      <w:del w:id="2459" w:author="Robin Matthews" w:date="2021-06-16T17:30:00Z">
        <w:r w:rsidR="008909DB" w:rsidDel="003660FC">
          <w:rPr>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"id" : "ITEM-2", "itemData" : { "DOI" : "10.1007/s00382-014-2370-7", "ISSN" : "0930-7575", "abstract" : "Identifying regions sensitive to external radiative changes, including anthropogenic (sulphate aerosols and greenhouse gases) and natural (volcanoes and solar variations) forcings, is important to formulate actionable information at multi-year time-scales. Internally-generated climate variability can overcome this radiative forcing, especially at regional level, so that detecting the areas for this potential dominance is likewise critical for decadal prediction. This work aims to clarify where each contribution has the largest effect on North Atlantic sea surface temperature (SST) predictions in relation to the Atlantic multi-decadal variability (AMV). Initialized decadal hindcasts and radiatively-forced historical simulations from the fifth phase of the Climate Model Intercomparison Project are analysed to assess multi-year skill of the AMV. The initialized hindcasts reproduce better the phase of the AMV index fluctuations. The radiatively-forced component consists of a residual positive trend, although its identification is ambiguous. Initialization reduces the inter-model spread when estimating the level of AMV skill, thus reducing its uncertainty. Our results show a skilful performance of the initialized hindcasts in capturing the AMV-related SST anomalies over the subpolar gyre and Labrador Sea regions, as well as in the eastern subtropical basin, and the inability of the radiatively-forced historical runs to simulate the horseshoe-like AMV signature over the North Atlantic. Initialization outperforms empirical predictions based on persistence beyond 1\u20134 years ahead, suggesting that ocean dynamics play a role in the AMV predictability beyond the thermal inertia. The initialized hindcasts are also more skilful at reproducing the observed AMV teleconnection to the West African monsoon. The impact of the start date frequency is also described, showing that the standard of 5-year interval between start dates yields the main features of the AMV skill that are robustly detected in hindcasts with yearly start date sampling. This work updates previous studies, complementing them, and concludes that skilful initialized multi-model forecasts of the AMV-related climate variability can be formulated, improving uninitialized projections, until 3\u20136 years ahead.", "author" : [ { "dropping-particle" : "", "family" : "Garc\u00eda-Serrano", "given" : "J", "non-dropping-particle" : "", "parse-names" : false, "suffix" : "" }, { "dropping-particle" : "", "family" : "Guemas", "given" : "V", "non-dropping-particle" : "", "parse-names" : false, "suffix" : "" }, { "dropping-particle" : "", "family" : "Doblas-Reyes", "given" : "F J", "non-dropping-particle" : "", "parse-names" : false, "suffix" : "" } ], "container-title" : "Climate Dynamics", "id" : "ITEM-2", "issue" : "9-10", "issued" : { "date-parts" : [ [ "2015", "5", "19" ] ] }, "page" : "2539-2555", "title" : "Added-value from initialization in predictions of Atlantic multi-decadal variability", "translator" : [ { "dropping-particle" : "", "family" : "K3761", "given" : "", "non-dropping-particle" : "", "parse-names" : false, "suffix" : "" } ], "type" : "article-journal", "volume" : "44" }, "uris" : [ "http://www.mendeley.com/documents/?uuid=1f494f80-9582-4ec1-8f9d-ec1663295c4f" ] }, { "id" : "ITEM-3", "itemData" : { "DOI" : "10.1002/2014RG000473", "ISSN" : "8755-1209", "abstract" : "Abstract We review recent progress in understanding the role of sea ice, land surface, stratosphere, and aerosols in decadal-scale predictability and discuss the perspectives for improving the predictive capabilities of current Earth system models (ESMs). These constituents have received relatively little attention because their contribution to the slow climatic manifold is controversial in comparison to that of the large heat capacity of the oceans. Furthermore, their initialization as well as their representation in state-of-the-art climate models remains a challenge. Numerous extraoceanic processes that could be active over the decadal range are proposed. Potential predictability associated with the aforementioned, poorly represented, and scarcely observed constituents of the climate system has been primarily inspected through numerical simulations performed under idealized experimental settings. The impact, however, on practical decadal predictions, conducted with realistically initialized full-fledged climate models, is still largely unexploited. Enhancing initial-value predictability through an improved model initialization appears to be a viable option for land surface, sea ice, and, marginally, the stratosphere. Similarly, capturing future aerosol emission storylines might lead to an improved representation of both global and regional short-term climatic changes. In addition to these factors, a key role on the overall predictive ability of ESMs is expected to be played by an accurate representation of processes associated with specific components of the climate system. These act as ?signal carriers,? transferring across the climatic phase space the information associated with the initial state and boundary forcings, and dynamically bridging different (otherwise unconnected) subsystems. Through this mechanism, Earth system components trigger low-frequency variability modes, thus extending the predictability beyond the seasonal scale.", "author" : [ { "dropping-particle" : "", "family" : "Bellucci", "given" : "A.", "non-dropping-particle" : "", "parse-names" : false, "suffix" : "" }, { "dropping-particle" : "", "family" : "Haarsma", "given" : "R.", "non-dropping-particle" : "", "parse-names" : false, "suffix" : "" }, { "dropping-particle" : "", "family" : "Bellouin", "given" : "N.", "non-dropping-particle" : "", "parse-names" : false, "suffix" : "" }, { "dropping-particle" : "", "family" : "Booth", "given" : "B.", "non-dropping-particle" : "", "parse-names" : false, "suffix" : "" }, { "dropping-particle" : "", "family" : "Cagnazzo", "given" : "C.", "non-dropping-particle" : "", "parse-names" : false, "suffix" : "" }, { "dropping-particle" : "", "family" : "Hurk", "given" : "B.", "non-dropping-particle" : "", "parse-names" : false, "suffix" : "" }, { "dropping-particle" : "", "family" : "Keenlyside", "given" : "N.", "non-dropping-particle" : "", "parse-names" : false, "suffix" : "" }, { "dropping-particle" : "", "family" : "Koenigk", "given" : "T.", "non-dropping-particle" : "", "parse-names" : false, "suffix" : "" }, { "</w:delInstrText>
        </w:r>
        <w:r w:rsidR="008909DB" w:rsidRPr="003741E9" w:rsidDel="003660FC">
          <w:rPr>
            <w:rPrChange w:id="2460" w:author="Clotilde Pean" w:date="2021-06-22T10:16:00Z">
              <w:rPr>
                <w:lang w:val="en-GB"/>
              </w:rPr>
            </w:rPrChange>
          </w:rPr>
          <w:delInstrText>dropping-particle" : "", "family" : "Massonnet", "given" : "F.", "non-dropping-particle" : "", "parse-names" : false, "suffix" : "" }, { "dropping-particle" : "", "family" : "Materia", "given" : "S.", "non-dropping-particle" : "", "parse-names" : false, "suffix" : "" }, { "dropping-particle" : "", "family" : "Weiss", "given" : "M.", "non-dropping-particle" : "", "parse-names" : false, "suffix" : "" } ], "container-title" : "Reviews of Geophysics", "id" : "ITEM-3", "issue" : "2", "issued" : { "date-parts" : [ [ "2015", "1", "30" ] ] }, "note" : "doi: 10.1002/2014RG000473", "page" : "165-202", "publisher" : "Wiley-Blackwell", "title" : "Advancements in decadal climate predictability: The role of nonoceanic drivers", "translator" : [ { "dropping-particle" : "", "family" : "K2851", "given" : "", "non-dropping-particle" : "", "parse-names" : false, "suffix" : "" } ], "type" : "article-journal", "volume" : "53" }, "uris" : [ "http://www.mendeley.com/documents/?uuid=421c7068-0059-41b5-84a2-78b9c3fce263" ] } ], "mendeley" : { "formattedCitation" : "(Bellucci et al., 2015a; Garc\u00eda-Serrano et al., 2015; Smith et al., 2019b)", "plainTextFormattedCitation" : "(Bellucci et al., 2015a; Garc\u00eda-Serrano et al., 2015; Smith et al., 2019b)", "previouslyFormattedCitation" : "(Bellucci et al., 2015a; Garc\u00eda-Serrano et al., 2015; Smith et al., 2019b)" }, "properties" : { "noteIndex" : 0 }, "schema" : "https://github.com/citation-style-language/schema/raw/master/csl-citation.json" }</w:delInstrText>
        </w:r>
      </w:del>
      <w:r w:rsidRPr="003862D0">
        <w:rPr>
          <w:lang w:val="en-GB"/>
        </w:rPr>
        <w:fldChar w:fldCharType="separate"/>
      </w:r>
      <w:r w:rsidR="00016735">
        <w:rPr>
          <w:noProof/>
        </w:rPr>
        <w:t xml:space="preserve">(Bellucci et al., 2015a; García-Serrano et al., 2015; </w:t>
      </w:r>
      <w:ins w:id="2461" w:author="Robin Matthews" w:date="2021-06-16T17:30:00Z">
        <w:r w:rsidR="003660FC">
          <w:rPr>
            <w:noProof/>
          </w:rPr>
          <w:t xml:space="preserve">D.M. </w:t>
        </w:r>
      </w:ins>
      <w:r w:rsidR="00016735">
        <w:rPr>
          <w:noProof/>
        </w:rPr>
        <w:t>Smith et al., 2019</w:t>
      </w:r>
      <w:del w:id="2462" w:author="Robin Matthews" w:date="2021-06-16T17:30:00Z">
        <w:r w:rsidR="00016735" w:rsidDel="003660FC">
          <w:rPr>
            <w:noProof/>
          </w:rPr>
          <w:delText>b</w:delText>
        </w:r>
      </w:del>
      <w:r w:rsidR="00016735">
        <w:rPr>
          <w:noProof/>
        </w:rPr>
        <w:t>)</w:t>
      </w:r>
      <w:r w:rsidRPr="003862D0">
        <w:rPr>
          <w:lang w:val="en-GB"/>
        </w:rPr>
        <w:fldChar w:fldCharType="end"/>
      </w:r>
      <w:commentRangeEnd w:id="2457"/>
      <w:r w:rsidR="00016735">
        <w:rPr>
          <w:rStyle w:val="CommentReference"/>
        </w:rPr>
        <w:commentReference w:id="2457"/>
      </w:r>
      <w:r w:rsidRPr="00560680">
        <w:t xml:space="preserve"> and single-model</w:t>
      </w:r>
      <w:r w:rsidR="00D40355" w:rsidRPr="00560680">
        <w:t xml:space="preserve"> ensembles</w:t>
      </w:r>
      <w:del w:id="2463" w:author="Robin Matthews" w:date="2021-06-16T18:50:00Z">
        <w:r w:rsidR="00D40355" w:rsidRPr="00560680" w:rsidDel="000B57A5">
          <w:delText xml:space="preserve"> </w:delText>
        </w:r>
      </w:del>
      <w:bookmarkStart w:id="2464" w:name="_Hlk74761845"/>
      <w:ins w:id="2465" w:author="Robin Matthews" w:date="2021-06-16T18:50:00Z">
        <w:r w:rsidR="000B57A5">
          <w:t xml:space="preserve"> </w:t>
        </w:r>
        <w:r w:rsidR="000B57A5">
          <w:fldChar w:fldCharType="begin" w:fldLock="1"/>
        </w:r>
      </w:ins>
      <w:r w:rsidR="00CD3B49">
        <w: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"id" : "ITEM-2",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"ITEM-2",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"ITEM-3",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"ITEM-3",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"id" : "ITEM-4",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"ITEM-4",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"id" : "ITEM-5",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"ITEM-5",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"(Marotzke et al., 2016; Simpson et al., 2018; Yeager et al., 2018; Hermanson et al., 2020; Bilbao et al., 2021)", "plainTextFormattedCitation" : "(Marotzke et al., 2016; Simpson et al., 2018; Yeager et al., 2018; Hermanson et al., 2020; Bilbao et al., 2021)", "previouslyFormattedCitation" : "(Marotzke et al., 2016; Simpson et al., 2018; Yeager et al., 2018; Hermanson et al., 2020; Bilbao et al., 2021)" }, "properties" : { "noteIndex" : 0 }, "schema" : "https://github.com/citation-style-language/schema/raw/master/csl-citation.json" }</w:instrText>
      </w:r>
      <w:ins w:id="2466" w:author="Robin Matthews" w:date="2021-06-16T18:50:00Z">
        <w:r w:rsidR="000B57A5">
          <w:fldChar w:fldCharType="separate"/>
        </w:r>
        <w:r w:rsidR="000B57A5" w:rsidRPr="00B94219">
          <w:rPr>
            <w:noProof/>
          </w:rPr>
          <w:t>(Marotzke et al., 2016; Simpson et al., 2018; Yeager et al., 2018; Hermanson et al., 2020; Bilbao et al., 2021)</w:t>
        </w:r>
        <w:r w:rsidR="000B57A5">
          <w:fldChar w:fldCharType="end"/>
        </w:r>
      </w:ins>
      <w:del w:id="2467" w:author="Robin Matthews" w:date="2021-06-16T18:50:00Z">
        <w:r w:rsidR="00D40355" w:rsidRPr="003862D0" w:rsidDel="000B57A5">
          <w:rPr>
            <w:lang w:val="en-GB"/>
          </w:rPr>
          <w:fldChar w:fldCharType="begin" w:fldLock="1"/>
        </w:r>
        <w:r w:rsidR="00615634" w:rsidDel="000B57A5">
          <w:delInstrText>ADDIN CSL_CITATION { "citationItems" : [ { "id" : "ITEM-1", "itemData" : { "DOI" : "10.1175/BAMS-D-15-00184.1", "ISSN" : "0003-0007", "author" : [ { "dropping-particle" : "", "family" : "Marotzke", "given" : "Jochem", "non-dropping-particle" : "", "parse-names" : false, "suffix" : "" }, { "dropping-particle" : "", "family" : "M\u00fcller", "given" : "Wolfgang A.", "non-dropping-particle" : "", "parse-names" : false, "suffix" : "" }, { "dropping-particle" : "", "family" : "Vamborg", "given" : "Freja S. E.", "non-dropping-particle" : "", "parse-names" : false, "suffix" : "" }, { "dropping-particle" : "", "family" : "Becker", "given" : "Paul", "non-dropping-particle" : "", "parse-names" : false, "suffix" : "" }, { "dropping-particle" : "", "family" : "Cubasch", "given" : "Ulrich", "non-dropping-particle" : "", "parse-names" : false, "suffix" : "" }, { "dropping-particle" : "", "family" : "Feldmann", "given" : "Hendrik", "non-dropping-particle" : "", "parse-names" : false, "suffix" : "" }, { "dropping-particle" : "", "family" : "Kaspar", "given" : "Frank", "non-dropping-particle" : "", "parse-names" : false, "suffix" : "" }, { "dropping-particle" : "", "family" : "Kottmeier", "given" : "Christoph", "non-dropping-particle" : "", "parse-names" : false, "suffix" : "" }, { "dropping-particle" : "", "family" : "Marini", "given" : "Camille", "non-dropping-particle" : "", "parse-names" : false, "suffix" : "" }, { "dropping-particle" : "", "family" : "Polkova", "given" : "Iuliia", "non-dropping-particle" : "", "parse-names" : false, "suffix" : "" }, { "dropping-particle" : "", "family" : "Pr\u00f6mmel", "given" : "Kerstin", "non-dropping-particle" : "", "parse-names" : false, "suffix" : "" }, { "dropping-particle" : "", "family" : "Rust", "given" : "Henning W.", "non-dropping-particle" : "", "parse-names" : false, "suffix" : "" }, { "dropping-particle" : "", "family" : "Stammer", "given" : "Detlef", "non-dropping-particle" : "", "parse-names" : false, "suffix" : "" }, { "dropping-particle" : "", "family" : "Ulbrich", "given" : "Uwe", "non-dropping-particle" : "", "parse-names" : false, "suffix" : "" }, { "dropping-particle" : "", "family" : "Kadow", "given" : "Christopher", "non-dropping-particle" : "", "parse-names" : false, "suffix" : "" }, { "dropping-particle" : "", "family" : "K\u00f6hl", "given" : "Armin", "non-dropping-particle" : "", "parse-names" : false, "suffix" : "" }, { "dropping-particle" : "", "family" : "Kr\u00f6ger", "given" : "J\u00fcrgen", "non-dropping-particle" : "", "parse-names" : false, "suffix" : "" }, { "dropping-particle" : "", "family" : "Kruschke", "given" : "Tim", "non-dropping-particle" : "", "parse-names" : false, "suffix" : "" }, { "dropping-particle" : "", "family" : "Pinto", "given" : "Joaquim G.", "non-dropping-particle" : "", "parse-names" : false, "suffix" : "" }, { "dropping-particle" : "", "family" : "Pohlmann", "given" : "Holger", "non-dropping-particle" : "", "parse-names" : false, "suffix" : "" }, { "dropping-particle" : "", "family" : "Reyers", "given" : "Mark", "non-dropping-particle" : "", "parse-names" : false, "suffix" : "" }, { "dropping-particle" : "", "family" : "Schr\u00f6der", "given" : "Marc", "non-dropping-particle" : "", "parse-names" : false, "suffix" : "" }, { "dropping-particle" : "", "family" : "Sienz", "given" : "Frank", "non-dropping-particle" : "", "parse-names" : false, "suffix" : "" }, { "dropping-particle" : "", "family" : "Timmreck", "given" : "Claudia", "non-dropping-particle" : "", "parse-names" : false, "suffix" : "" }, { "dropping-particle" : "", "family" : "Ziese", "given" : "Markus", "non-dropping-particle" : "", "parse-names" : false, "suffix" : "" } ], "container-title" : "Bulletin of the American Meteorological Society", "id" : "ITEM-1", "issue" : "12", "issued" : { "date-parts" : [ [ "2016", "12" ] ] }, "page" : "2379-2394", "title" : "MiKlip: A national research project on decadal climate prediction", "translator" : [ { "dropping-particle" : "", "family" : "K2708", "given" : "", "non-dropping-particle" : "", "parse-names" : false, "suffix" : "" } ], "type" : "article-journal", "volume" : "97" }, "uris" : [ "http://www.mendeley.com/documents/?uuid=1c4253d2-c7a7-3071-8f1c-f4ad6acb800b" ] } ], "mendeley" : { "formattedCitation" : "(Marotzke et al., 2016)", "plainTextFormattedCitation" : "(Marotzke et al., 2016)", "previouslyFormattedCitation" : "(Marotzke et al., 2016)" }, "properties" : { "noteIndex" : 0 }, "schema" : "https://github.com/citation-style-language/schema/raw/master/csl-citation.json" }</w:delInstrText>
        </w:r>
        <w:r w:rsidR="00D40355" w:rsidRPr="003862D0" w:rsidDel="000B57A5">
          <w:rPr>
            <w:lang w:val="en-GB"/>
          </w:rPr>
          <w:fldChar w:fldCharType="separate"/>
        </w:r>
        <w:r w:rsidR="00016735" w:rsidDel="000B57A5">
          <w:rPr>
            <w:noProof/>
            <w:lang w:val="en-GB"/>
          </w:rPr>
          <w:delText>(Marotzke et al., 2016)</w:delText>
        </w:r>
        <w:r w:rsidR="00D40355" w:rsidRPr="003862D0" w:rsidDel="000B57A5">
          <w:rPr>
            <w:lang w:val="en-GB"/>
          </w:rPr>
          <w:fldChar w:fldCharType="end"/>
        </w:r>
        <w:r w:rsidR="00D40355" w:rsidRPr="003862D0" w:rsidDel="000B57A5">
          <w:rPr>
            <w:lang w:val="en-GB"/>
          </w:rPr>
          <w:fldChar w:fldCharType="begin" w:fldLock="1"/>
        </w:r>
        <w:r w:rsidR="004B7E49" w:rsidDel="000B57A5">
          <w:rPr>
            <w:lang w:val="en-GB"/>
          </w:rPr>
          <w:del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"(Simpson et al., 2018)", "plainTextFormattedCitation" : "(Simpson et al., 2018)", "previouslyFormattedCitation" : "(Simpson et al., 2018c)" }, "properties" : { "noteIndex" : 0 }, "schema" : "https://github.com/citation-style-language/schema/raw/master/csl-citation.json" }</w:delInstrText>
        </w:r>
        <w:r w:rsidR="00D40355" w:rsidRPr="003862D0" w:rsidDel="000B57A5">
          <w:rPr>
            <w:lang w:val="en-GB"/>
          </w:rPr>
          <w:fldChar w:fldCharType="separate"/>
        </w:r>
        <w:r w:rsidR="00016735" w:rsidDel="000B57A5">
          <w:rPr>
            <w:noProof/>
            <w:lang w:val="en-GB"/>
          </w:rPr>
          <w:delText>(Simpson et al., 2018)</w:delText>
        </w:r>
        <w:r w:rsidR="00D40355"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"mendeley" : { "formattedCitation" : "(Yeager et al., 2018)", "plainTextFormattedCitation" : "(Yeager et al., 2018)", "previouslyFormattedCitation" : "(Yeager et al., 2018)"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(Yeager et al., 2018)</w:delText>
        </w:r>
        <w:r w:rsidR="00F76961"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"ITEM-1",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"mendeley" : { "formattedCitation" : "(Hermanson et al., 2020)", "plainTextFormattedCitation" : "(Hermanson et al., 2020)", "previouslyFormattedCitation" : "(Hermanson et al., 2020)"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(Hermanson et al., 2020)</w:delText>
        </w:r>
        <w:r w:rsidR="00F76961" w:rsidRPr="003862D0" w:rsidDel="000B57A5">
          <w:rPr>
            <w:lang w:val="en-GB"/>
          </w:rPr>
          <w:fldChar w:fldCharType="end"/>
        </w:r>
        <w:r w:rsidR="00F76961" w:rsidRPr="003862D0" w:rsidDel="000B57A5">
          <w:rPr>
            <w:lang w:val="en-GB"/>
          </w:rPr>
          <w:fldChar w:fldCharType="begin" w:fldLock="1"/>
        </w:r>
        <w:r w:rsidR="00615634" w:rsidDel="000B57A5">
          <w:rPr>
            <w:lang w:val="en-GB"/>
          </w:rPr>
          <w:delInstrText>ADDIN CSL_CITATION { "citationItems" : [ { "id" : "ITEM-1", "itemData" : { "DOI" : "10.5194/esd-12-173-2021", "author" : [ { "dropping-particle" : "", "family" : "Bilbao", "given" : "R", "non-dropping-particle" : "", "parse-names" : false, "suffix" : "" }, { "dropping-particle" : "", "family" : "Wild", "given" : "S", "non-dropping-particle" : "", "parse-names" : false, "suffix" : "" }, { "dropping-particle" : "", "family" : "Ortega", "given" : "P", "non-dropping-particle" : "", "parse-names" : false, "suffix" : "" }, { "dropping-particle" : "", "family" : "Acosta-Navarro", "given" : "J", "non-dropping-particle" : "", "parse-names" : false, "suffix" : "" }, { "dropping-particle" : "", "family" : "Arsouze", "given" : "T", "non-dropping-particle" : "", "parse-names" : false, "suffix" : "" }, { "dropping-particle" : "", "family" : "Bretonni\u00e8re", "given" : "P.-A.", "non-dropping-particle" : "", "parse-names" : false, "suffix" : "" }, { "dropping-particle" : "", "family" : "Caron", "given" : "L.-P.", "non-dropping-particle" : "", "parse-names" : false, "suffix" : "" }, { "dropping-particle" : "", "family" : "Castrillo", "given" : "M", "non-dropping-particle" : "", "parse-names" : false, "suffix" : "" }, { "dropping-particle" : "", "family" : "Cruz-Garc\\'\\ia", "given" : "R", "non-dropping-particle" : "", "parse-names" : false, "suffix" : "" }, { "dropping-particle" : "", "family" : "Cvijanovic", "given" : "I", "non-dropping-particle" : "", "parse-names" : false, "suffix" : "" }, { "dropping-particle" : "", "family" : "Doblas-Reyes", "given" : "F J", "non-dropping-particle" : "", "parse-names" : false, "suffix" : "" }, { "dropping-particle" : "", "family" : "Donat", "given" : "M", "non-dropping-particle" : "", "parse-names" : false, "suffix" : "" }, { "dropping-particle" : "", "family" : "Dutra", "given" : "E", "non-dropping-particle" : "", "parse-names" : false, "suffix" : "" }, { "dropping-particle" : "", "family" : "Echevarr\\'\\ia", "given" : "P", "non-dropping-particle" : "", "parse-names" : false, "suffix" : "" }, { "dropping-particle" : "", "family" : "Ho", "given" : "A.-C.", "non-dropping-particle" : "", "parse-names" : false, "suffix" : "" }, { "dropping-particle" : "", "family" : "Loosveldt-Tomas", "given" : "S", "non-dropping-particle" : "", "parse-names" : false, "suffix" : "" }, { "dropping-particle" : "", "family" : "Moreno-Chamarro", "given" : "E", "non-dropping-particle" : "", "parse-names" : false, "suffix" : "" }, { "dropping-particle" : "", "family" : "P\u00e9rez-Zanon", "given" : "N", "non-dropping-particle" : "", "parse-names" : false, "suffix" : "" }, { "dropping-particle" : "", "family" : "Ramos", "given" : "A", "non-dropping-particle" : "", "parse-names" : false, "suffix" : "" }, { "dropping-particle" : "", "family" : "Ruprich-Robert", "given" : "Y", "non-dropping-particle" : "", "parse-names" : false, "suffix" : "" }, { "dropping-particle" : "", "family" : "Sicardi", "given" : "V", "non-dropping-particle" : "", "parse-names" : false, "suffix" : "" }, { "dropping-particle" : "", "family" : "Tourigny", "given" : "E", "non-dropping-particle" : "", "parse-names" : false, "suffix" : "" }, { "dropping-particle" : "", "family" : "Vegas-Regidor", "given" : "J", "non-dropping-particle" : "", "parse-names" : false, "suffix" : "" } ], "container-title" : "Earth System Dynamics", "id" : "ITEM-1", "issue" : "1", "issued" : { "date-parts" : [ [ "2021" ] ] }, "page" : "173-196", "title" : "Assessment of a full-field initialized decadal climate prediction system with the CMIP6 version of EC-Earth", "translator" : [ { "dropping-particle" : "", "family" : "K5232", "given" : "", "non-dropping-particle" : "", "parse-names" : false, "suffix" : "" } ], "type" : "article-journal", "volume" : "12" }, "uris" : [ "http://www.mendeley.com/documents/?uuid=46733d68-9e2a-4d40-bdf5-019159c8f84e" ] } ], "mendeley" : { "formattedCitation" : "(Bilbao et al., 2021)", "plainTextFormattedCitation" : "(Bilbao et al., 2021)", "previouslyFormattedCitation" : "(Bilbao et al., 2021)" }, "properties" : { "noteIndex" : 0 }, "schema" : "https://github.com/citation-style-language/schema/raw/master/csl-citation.json" }</w:delInstrText>
        </w:r>
        <w:r w:rsidR="00F76961" w:rsidRPr="003862D0" w:rsidDel="000B57A5">
          <w:rPr>
            <w:lang w:val="en-GB"/>
          </w:rPr>
          <w:fldChar w:fldCharType="separate"/>
        </w:r>
        <w:r w:rsidR="00016735" w:rsidDel="000B57A5">
          <w:rPr>
            <w:noProof/>
            <w:lang w:val="en-GB"/>
          </w:rPr>
          <w:delText>(Bilbao et al., 2021)</w:delText>
        </w:r>
        <w:r w:rsidR="00F76961" w:rsidRPr="003862D0" w:rsidDel="000B57A5">
          <w:rPr>
            <w:lang w:val="en-GB"/>
          </w:rPr>
          <w:fldChar w:fldCharType="end"/>
        </w:r>
      </w:del>
      <w:bookmarkEnd w:id="2464"/>
      <w:r w:rsidRPr="003862D0">
        <w:rPr>
          <w:lang w:val="en-GB"/>
        </w:rPr>
        <w:t>, confirm substantial skill in hindcasting North</w:t>
      </w:r>
      <w:ins w:id="2468" w:author="Sara M Tuson" w:date="2021-07-18T16:37:00Z">
        <w:r w:rsidR="001976FE">
          <w:rPr>
            <w:lang w:val="en-GB"/>
          </w:rPr>
          <w:t xml:space="preserve"> </w:t>
        </w:r>
      </w:ins>
      <w:del w:id="2469" w:author="Sara M Tuson" w:date="2021-07-18T16:37:00Z">
        <w:r w:rsidRPr="003862D0" w:rsidDel="001976FE">
          <w:rPr>
            <w:lang w:val="en-GB"/>
          </w:rPr>
          <w:delText>-</w:delText>
        </w:r>
      </w:del>
      <w:r w:rsidRPr="003862D0">
        <w:rPr>
          <w:lang w:val="en-GB"/>
        </w:rPr>
        <w:t xml:space="preserve">Atlantic SST anomalies on a time range of </w:t>
      </w:r>
      <w:ins w:id="2470" w:author="Sara M Tuson" w:date="2021-07-18T16:38:00Z">
        <w:r w:rsidR="001976FE">
          <w:rPr>
            <w:lang w:val="en-GB"/>
          </w:rPr>
          <w:t xml:space="preserve">eight to </w:t>
        </w:r>
      </w:ins>
      <w:del w:id="2471" w:author="Sara M Tuson" w:date="2021-07-18T16:38:00Z">
        <w:r w:rsidRPr="003862D0" w:rsidDel="001976FE">
          <w:rPr>
            <w:lang w:val="en-GB"/>
          </w:rPr>
          <w:delText>8</w:delText>
        </w:r>
      </w:del>
      <w:ins w:id="2472" w:author="Sara M Tuson" w:date="2021-07-18T16:38:00Z">
        <w:r w:rsidR="001976FE">
          <w:rPr>
            <w:lang w:val="en-GB"/>
          </w:rPr>
          <w:t>ten</w:t>
        </w:r>
      </w:ins>
      <w:del w:id="2473" w:author="Sara M Tuson" w:date="2021-07-18T16:38:00Z">
        <w:r w:rsidRPr="003862D0" w:rsidDel="001976FE">
          <w:rPr>
            <w:lang w:val="en-GB"/>
          </w:rPr>
          <w:delText>–10</w:delText>
        </w:r>
      </w:del>
      <w:r w:rsidRPr="003862D0">
        <w:rPr>
          <w:lang w:val="en-GB"/>
        </w:rPr>
        <w:t xml:space="preserve"> years. On the same time range, </w:t>
      </w:r>
      <w:r w:rsidRPr="003862D0">
        <w:rPr>
          <w:lang w:val="en-GB"/>
        </w:rPr>
        <w:fldChar w:fldCharType="begin" w:fldLock="1"/>
      </w:r>
      <w:r w:rsidR="00CD3B49">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"manualFormatting" : "Borchert et al. (2021)", "plainTextFormattedCitation" : "(Borchert et al., 2021)", "previouslyFormattedCitation" : "(Borchert et al., 2021)" }, "properties" : { "noteIndex" : 0 }, "schema" : "https://github.com/citation-style-language/schema/raw/master/csl-citation.json" }</w:instrText>
      </w:r>
      <w:r w:rsidRPr="003862D0">
        <w:rPr>
          <w:lang w:val="en-GB"/>
        </w:rPr>
        <w:fldChar w:fldCharType="separate"/>
      </w:r>
      <w:del w:id="2474" w:author="Robin Matthews" w:date="2021-06-16T18:50:00Z">
        <w:r w:rsidR="00016735" w:rsidDel="000B57A5">
          <w:rPr>
            <w:noProof/>
            <w:lang w:val="en-GB"/>
          </w:rPr>
          <w:delText>(</w:delText>
        </w:r>
      </w:del>
      <w:r w:rsidR="00016735">
        <w:rPr>
          <w:noProof/>
          <w:lang w:val="en-GB"/>
        </w:rPr>
        <w:t>Borchert et al.</w:t>
      </w:r>
      <w:del w:id="2475" w:author="Robin Matthews" w:date="2021-06-16T18:50:00Z">
        <w:r w:rsidR="00016735" w:rsidDel="000B57A5">
          <w:rPr>
            <w:noProof/>
            <w:lang w:val="en-GB"/>
          </w:rPr>
          <w:delText>,</w:delText>
        </w:r>
      </w:del>
      <w:r w:rsidR="00016735">
        <w:rPr>
          <w:noProof/>
          <w:lang w:val="en-GB"/>
        </w:rPr>
        <w:t xml:space="preserve"> </w:t>
      </w:r>
      <w:ins w:id="2476" w:author="Robin Matthews" w:date="2021-06-16T18:50:00Z">
        <w:r w:rsidR="000B57A5">
          <w:rPr>
            <w:noProof/>
            <w:lang w:val="en-GB"/>
          </w:rPr>
          <w:t>(</w:t>
        </w:r>
      </w:ins>
      <w:r w:rsidR="00016735">
        <w:rPr>
          <w:noProof/>
          <w:lang w:val="en-GB"/>
        </w:rPr>
        <w:t>2021)</w:t>
      </w:r>
      <w:r w:rsidRPr="003862D0">
        <w:rPr>
          <w:lang w:val="en-GB"/>
        </w:rPr>
        <w:fldChar w:fldCharType="end"/>
      </w:r>
      <w:r w:rsidRPr="003862D0">
        <w:rPr>
          <w:lang w:val="en-GB"/>
        </w:rPr>
        <w:t xml:space="preserve"> show a substantial improvement in the prediction of the subpolar gyre SST (the northern component of the AMV) in CMIP6 models compared to CMIP5, in both initialized and non-initialized </w:t>
      </w:r>
      <w:r w:rsidR="006E4FFE" w:rsidRPr="003862D0">
        <w:rPr>
          <w:lang w:val="en-GB"/>
        </w:rPr>
        <w:t>simulations</w:t>
      </w:r>
      <w:r w:rsidRPr="003862D0">
        <w:rPr>
          <w:lang w:val="en-GB"/>
        </w:rPr>
        <w:t xml:space="preserve">. </w:t>
      </w:r>
      <w:r w:rsidRPr="00DD340C">
        <w:rPr>
          <w:highlight w:val="yellow"/>
          <w:lang w:val="en-GB"/>
          <w:rPrChange w:id="2477" w:author="Tom Maycock" w:date="2021-09-07T09:32:00Z">
            <w:rPr>
              <w:lang w:val="en-GB"/>
            </w:rPr>
          </w:rPrChange>
        </w:rPr>
        <w:t xml:space="preserve">The higher skill can be attributed to </w:t>
      </w:r>
      <w:r w:rsidR="00E50931" w:rsidRPr="00DD340C">
        <w:rPr>
          <w:highlight w:val="yellow"/>
          <w:lang w:val="en-GB"/>
          <w:rPrChange w:id="2478" w:author="Tom Maycock" w:date="2021-09-07T09:32:00Z">
            <w:rPr>
              <w:lang w:val="en-GB"/>
            </w:rPr>
          </w:rPrChange>
        </w:rPr>
        <w:t>a</w:t>
      </w:r>
      <w:r w:rsidRPr="00DD340C">
        <w:rPr>
          <w:highlight w:val="yellow"/>
          <w:lang w:val="en-GB"/>
          <w:rPrChange w:id="2479" w:author="Tom Maycock" w:date="2021-09-07T09:32:00Z">
            <w:rPr>
              <w:lang w:val="en-GB"/>
            </w:rPr>
          </w:rPrChange>
        </w:rPr>
        <w:t xml:space="preserve"> more accurate response </w:t>
      </w:r>
      <w:r w:rsidR="00E50931" w:rsidRPr="00DD340C">
        <w:rPr>
          <w:highlight w:val="yellow"/>
          <w:lang w:val="en-GB"/>
          <w:rPrChange w:id="2480" w:author="Tom Maycock" w:date="2021-09-07T09:32:00Z">
            <w:rPr>
              <w:lang w:val="en-GB"/>
            </w:rPr>
          </w:rPrChange>
        </w:rPr>
        <w:t xml:space="preserve">in CMIP6 models </w:t>
      </w:r>
      <w:r w:rsidRPr="00DD340C">
        <w:rPr>
          <w:highlight w:val="yellow"/>
          <w:lang w:val="en-GB"/>
          <w:rPrChange w:id="2481" w:author="Tom Maycock" w:date="2021-09-07T09:32:00Z">
            <w:rPr>
              <w:lang w:val="en-GB"/>
            </w:rPr>
          </w:rPrChange>
        </w:rPr>
        <w:t>to natural forcing, possibly originat</w:t>
      </w:r>
      <w:r w:rsidR="00E50931" w:rsidRPr="00DD340C">
        <w:rPr>
          <w:highlight w:val="yellow"/>
          <w:lang w:val="en-GB"/>
          <w:rPrChange w:id="2482" w:author="Tom Maycock" w:date="2021-09-07T09:32:00Z">
            <w:rPr>
              <w:lang w:val="en-GB"/>
            </w:rPr>
          </w:rPrChange>
        </w:rPr>
        <w:t>ing</w:t>
      </w:r>
      <w:r w:rsidRPr="00DD340C">
        <w:rPr>
          <w:highlight w:val="yellow"/>
          <w:lang w:val="en-GB"/>
          <w:rPrChange w:id="2483" w:author="Tom Maycock" w:date="2021-09-07T09:32:00Z">
            <w:rPr>
              <w:lang w:val="en-GB"/>
            </w:rPr>
          </w:rPrChange>
        </w:rPr>
        <w:t xml:space="preserve"> from the AMOC-related delayed response to </w:t>
      </w:r>
      <w:commentRangeStart w:id="2484"/>
      <w:r w:rsidRPr="00DD340C">
        <w:rPr>
          <w:highlight w:val="yellow"/>
          <w:lang w:val="en-GB"/>
          <w:rPrChange w:id="2485" w:author="Tom Maycock" w:date="2021-09-07T09:32:00Z">
            <w:rPr>
              <w:lang w:val="en-GB"/>
            </w:rPr>
          </w:rPrChange>
        </w:rPr>
        <w:t xml:space="preserve">volcanic eruptions, which contribute </w:t>
      </w:r>
      <w:commentRangeEnd w:id="2484"/>
      <w:r w:rsidR="00002936" w:rsidRPr="00DD340C">
        <w:rPr>
          <w:rStyle w:val="CommentReference"/>
          <w:highlight w:val="yellow"/>
          <w:rPrChange w:id="2486" w:author="Tom Maycock" w:date="2021-09-07T09:32:00Z">
            <w:rPr>
              <w:rStyle w:val="CommentReference"/>
            </w:rPr>
          </w:rPrChange>
        </w:rPr>
        <w:commentReference w:id="2484"/>
      </w:r>
      <w:r w:rsidRPr="00DD340C">
        <w:rPr>
          <w:highlight w:val="yellow"/>
          <w:lang w:val="en-GB"/>
          <w:rPrChange w:id="2487" w:author="Tom Maycock" w:date="2021-09-07T09:32:00Z">
            <w:rPr>
              <w:lang w:val="en-GB"/>
            </w:rPr>
          </w:rPrChange>
        </w:rPr>
        <w:t xml:space="preserve">to the SST variations in the subpolar gyre </w:t>
      </w:r>
      <w:r w:rsidRPr="00DD340C">
        <w:rPr>
          <w:highlight w:val="yellow"/>
          <w:lang w:val="en-GB"/>
          <w:rPrChange w:id="2488" w:author="Tom Maycock" w:date="2021-09-07T09:32:00Z">
            <w:rPr>
              <w:lang w:val="en-GB"/>
            </w:rPr>
          </w:rPrChange>
        </w:rPr>
        <w:fldChar w:fldCharType="begin" w:fldLock="1"/>
      </w:r>
      <w:r w:rsidR="00615634" w:rsidRPr="00DD340C">
        <w:rPr>
          <w:highlight w:val="yellow"/>
          <w:lang w:val="en-GB"/>
          <w:rPrChange w:id="2489" w:author="Tom Maycock" w:date="2021-09-07T09:32:00Z">
            <w:rPr>
              <w:lang w:val="en-GB"/>
            </w:rPr>
          </w:rPrChange>
        </w:rPr>
        <w:instrText>ADDIN CSL_CITATION { "citationItems" : [ { "id" : "ITEM-1", "itemData" : { "DOI" : "10.1029/2019JD031739", "ISSN" : "21698996", "abstract" :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"ITEM-1", "issue" : "9", "issued" : { "date-parts" : [ [ "2020" ] ] }, "title" : "Robust Multiyear Climate Impacts of Volcanic Eruptions in Decadal Prediction Systems", "translator" : [ { "dropping-particle" : "", "family" : "K4964", "given" : "", "non-dropping-particle" : "", "parse-names" : false, "suffix" : "" } ], "type" : "article-journal", "volume" : "125" }, "uris" : [ "http://www.mendeley.com/documents/?uuid=a0bf2a39-6660-4e07-9016-1ff520936878" ] } ], "mendeley" : { "formattedCitation" : "(Hermanson et al., 2020)", "plainTextFormattedCitation" : "(Hermanson et al., 2020)", "previouslyFormattedCitation" : "(Hermanson et al., 2020)" }, "properties" : { "noteIndex" : 0 }, "schema" : "https://github.com/citation-style-language/schema/raw/master/csl-citation.json" }</w:instrText>
      </w:r>
      <w:r w:rsidRPr="00DD340C">
        <w:rPr>
          <w:highlight w:val="yellow"/>
          <w:lang w:val="en-GB"/>
          <w:rPrChange w:id="2490" w:author="Tom Maycock" w:date="2021-09-07T09:32:00Z">
            <w:rPr>
              <w:lang w:val="en-GB"/>
            </w:rPr>
          </w:rPrChange>
        </w:rPr>
        <w:fldChar w:fldCharType="separate"/>
      </w:r>
      <w:r w:rsidR="00016735" w:rsidRPr="00DD340C">
        <w:rPr>
          <w:noProof/>
          <w:highlight w:val="yellow"/>
          <w:lang w:val="en-GB"/>
          <w:rPrChange w:id="2491" w:author="Tom Maycock" w:date="2021-09-07T09:32:00Z">
            <w:rPr>
              <w:noProof/>
              <w:lang w:val="en-GB"/>
            </w:rPr>
          </w:rPrChange>
        </w:rPr>
        <w:t>(Hermanson et al., 2020)</w:t>
      </w:r>
      <w:r w:rsidRPr="00DD340C">
        <w:rPr>
          <w:highlight w:val="yellow"/>
          <w:lang w:val="en-GB"/>
          <w:rPrChange w:id="2492" w:author="Tom Maycock" w:date="2021-09-07T09:32:00Z">
            <w:rPr>
              <w:lang w:val="en-GB"/>
            </w:rPr>
          </w:rPrChange>
        </w:rPr>
        <w:fldChar w:fldCharType="end"/>
      </w:r>
      <w:r w:rsidRPr="00DD340C">
        <w:rPr>
          <w:highlight w:val="yellow"/>
          <w:lang w:val="en-GB"/>
          <w:rPrChange w:id="2493" w:author="Tom Maycock" w:date="2021-09-07T09:32:00Z">
            <w:rPr>
              <w:lang w:val="en-GB"/>
            </w:rPr>
          </w:rPrChange>
        </w:rPr>
        <w:t>.</w:t>
      </w:r>
      <w:r w:rsidRPr="003862D0">
        <w:rPr>
          <w:lang w:val="en-GB"/>
        </w:rPr>
        <w:t xml:space="preserve"> </w:t>
      </w:r>
    </w:p>
    <w:p w14:paraId="09760876" w14:textId="77777777" w:rsidR="00E50931" w:rsidRPr="003862D0" w:rsidRDefault="00E50931" w:rsidP="001D649D">
      <w:pPr>
        <w:pStyle w:val="AR6BodyText"/>
        <w:rPr>
          <w:lang w:val="en-GB"/>
        </w:rPr>
      </w:pPr>
    </w:p>
    <w:p w14:paraId="6C2D5845" w14:textId="2D0A105E" w:rsidR="00E50931" w:rsidRPr="003862D0" w:rsidRDefault="00242F5A" w:rsidP="001D649D">
      <w:pPr>
        <w:pStyle w:val="AR6BodyText"/>
        <w:rPr>
          <w:lang w:val="en-GB"/>
        </w:rPr>
      </w:pPr>
      <w:r w:rsidRPr="003862D0">
        <w:rPr>
          <w:lang w:val="en-GB"/>
        </w:rPr>
        <w:t>Initialization contributes to the reduction of uncertainty and to predict</w:t>
      </w:r>
      <w:r w:rsidR="006E4FFE" w:rsidRPr="003862D0">
        <w:rPr>
          <w:lang w:val="en-GB"/>
        </w:rPr>
        <w:t>ing</w:t>
      </w:r>
      <w:r w:rsidRPr="003862D0">
        <w:rPr>
          <w:lang w:val="en-GB"/>
        </w:rPr>
        <w:t xml:space="preserve"> subpolar SST amplitude </w:t>
      </w:r>
      <w:r w:rsidRPr="003862D0">
        <w:rPr>
          <w:lang w:val="en-GB"/>
        </w:rPr>
        <w:fldChar w:fldCharType="begin" w:fldLock="1"/>
      </w:r>
      <w:r w:rsidR="003B032B">
        <w:rPr>
          <w:lang w:val="en-GB"/>
        </w:rPr>
        <w:instrText>ADDIN CSL_CITATION { "citationItems" : [ { "id" : "ITEM-1", "itemData" : { "DOI" : "10.1029/2020GL091307", "ISSN" : "0094-8276", "abstract" : "Abstract Due to its wide-ranging impacts, predicting decadal variations of sea surface temperature (SST) in the subpolar North Atlantic remains a key goal of climate science. Here, we compare the representation of observed subpolar SST variations since 1960 in initialized and uninitialized historical simulations from the 5th and 6th phases of the Coupled Model Intercomparison Project (CMIP5/6). Initialized decadal hindcasts from CMIP6 explain 88% of observed SST variance post-1980 in the subpolar gyre at lead years 5?7 (77% in uninitialized simulations) compared to 42% (8%) in CMIP5, indicating a more prominent role for forcing in driving observed subpolar SST changes than previously thought. Analysis of single-forcing experiments suggests much of this correlation is due to natural forcing, explaining ?55% of the observed variance. The amplitude of observed subpolar SST variations is underestimated in historical simulations and improved by initialization in CMIP6, indicating continued value of initialization for predicting North Atlantic SST.", "author" : [ { "dropping-particle" : "", "family" : "Borchert", "given" : "Leonard F", "non-dropping-particle" : "", "parse-names" : false, "suffix" : "" }, { "dropping-particle" : "", "family" : "Menary", "given" : "Matthew B", "non-dropping-particle" : "", "parse-names" : false, "suffix" : "" }, { "dropping-particle" : "", "family" : "Swingedouw", "given" : "Didier", "non-dropping-particle" : "", "parse-names" : false, "suffix" : "" }, { "dropping-particle" : "", "family" : "Sgubin", "given" : "Giovanni", "non-dropping-particle" : "", "parse-names" : false, "suffix" : "" }, { "dropping-particle" : "", "family" : "Hermanson", "given" : "Leon", "non-dropping-particle" : "", "parse-names" : false, "suffix" : "" }, { "dropping-particle" : "", "family" : "Mignot", "given" : "Juliette", "non-dropping-particle" : "", "parse-names" : false, "suffix" : "" } ], "container-title" : "Geophysical Research Letters", "id" : "ITEM-1", "issue" : "3", "issued" : { "date-parts" : [ [ "2021", "2", "16" ] ] }, "note" : "https://doi.org/10.1029/2020GL091307", "page" : "e2020GL091307", "publisher" : "John Wiley &amp; Sons, Ltd", "title" : "Improved Decadal Predictions of North Atlantic Subpolar Gyre SST in CMIP6", "translator" : [ { "dropping-particle" : "", "family" : "K2418", "given" : "", "non-dropping-particle" : "", "parse-names" : false, "suffix" : "" } ], "type" : "article-journal", "volume" : "48" }, "uris" : [ "http://www.mendeley.com/documents/?uuid=c1fe2666-ad8c-430b-a245-8548eab165f7" ] } ], "mendeley" : { "formattedCitation" : "(Borchert et al., 2021)", "plainTextFormattedCitation" : "(Borchert et al., 2021)", "previouslyFormattedCitation" : "(Borchert et al., 2021)" }, "properties" : { "noteIndex" : 0 }, "schema" : "https://github.com/citation-style-language/schema/raw/master/csl-citation.json" }</w:instrText>
      </w:r>
      <w:r w:rsidRPr="003862D0">
        <w:rPr>
          <w:lang w:val="en-GB"/>
        </w:rPr>
        <w:fldChar w:fldCharType="separate"/>
      </w:r>
      <w:r w:rsidR="00016735">
        <w:rPr>
          <w:noProof/>
          <w:lang w:val="en-GB"/>
        </w:rPr>
        <w:t>(Borchert et al., 2021)</w:t>
      </w:r>
      <w:r w:rsidRPr="003862D0">
        <w:rPr>
          <w:lang w:val="en-GB"/>
        </w:rPr>
        <w:fldChar w:fldCharType="end"/>
      </w:r>
      <w:r w:rsidRPr="003862D0">
        <w:rPr>
          <w:lang w:val="en-GB"/>
        </w:rPr>
        <w:t xml:space="preserve">. Yet, skill in predicting the AMV is not always translated into equally successful predictions of temperature and precipitation over the nearby land and ocean regions </w:t>
      </w:r>
      <w:r w:rsidRPr="003862D0">
        <w:rPr>
          <w:lang w:val="en-GB"/>
        </w:rPr>
        <w:fldChar w:fldCharType="begin" w:fldLock="1"/>
      </w:r>
      <w:r w:rsidR="00615634">
        <w:rPr>
          <w:lang w:val="en-GB"/>
        </w:rPr>
        <w:instrText>ADDIN CSL_CITATION { "citationItems" : [ { "id" : "ITEM-1", "itemData" : { "DOI" : "10.1007/s00382-016-3118-3", "ISSN" : "0930-7575", "author" : [ { "dropping-particle" : "", "family" : "Langehaug", "given" : "H R", "non-dropping-particle" : "", "parse-names" : false, "suffix" : "" }, { "dropping-particle" : "", "family" : "Matei", "given" : "Daniela", "non-dropping-particle" : "", "parse-names" : false, "suffix" : "" }, { "dropping-particle" : "", "family" : "Eldevik", "given" : "T", "non-dropping-particle" : "", "parse-names" : false, "suffix" : "" }, { "dropping-particle" : "", "family" : "Lohmann", "given" : "K", "non-dropping-particle" : "", "parse-names" : false, "suffix" : "" }, { "dropping-particle" : "", "family" : "Gao", "given" : "Y", "non-dropping-particle" : "", "parse-names" : false, "suffix" : "" } ], "container-title" : "Climate Dynamics", "id" : "ITEM-1", "issue" : "3-4", "issued" : { "date-parts" : [ [ "2017", "2", "18" ] ] }, "page" : "913-933", "publisher" : "Springer", "title" : "On model differences and skill in predicting sea surface temperature in the Nordic and Barents Seas", "translator" : [ { "dropping-particle" : "", "family" : "K4938", "given" : "", "non-dropping-particle" : "", "parse-names" : false, "suffix" : "" } ], "type" : "article-journal", "volume" : "48" }, "uris" : [ "http://www.mendeley.com/documents/?uuid=6231799c-4692-473d-9671-cc2d395c554c" ] } ], "mendeley" : { "formattedCitation" : "(Langehaug et al., 2017)", "plainTextFormattedCitation" : "(Langehaug et al., 2017)", "previouslyFormattedCitation" : "(Langehaug et al., 2017)" }, "properties" : { "noteIndex" : 0 }, "schema" : "https://github.com/citation-style-language/schema/raw/master/csl-citation.json" }</w:instrText>
      </w:r>
      <w:r w:rsidRPr="003862D0">
        <w:rPr>
          <w:lang w:val="en-GB"/>
        </w:rPr>
        <w:fldChar w:fldCharType="separate"/>
      </w:r>
      <w:r w:rsidR="00016735">
        <w:rPr>
          <w:noProof/>
          <w:lang w:val="en-GB"/>
        </w:rPr>
        <w:t>(Langehaug et al., 2017)</w:t>
      </w:r>
      <w:r w:rsidRPr="003862D0">
        <w:rPr>
          <w:lang w:val="en-GB"/>
        </w:rPr>
        <w:fldChar w:fldCharType="end"/>
      </w:r>
      <w:r w:rsidRPr="003862D0">
        <w:rPr>
          <w:lang w:val="en-GB"/>
        </w:rPr>
        <w:t xml:space="preserve">. This might be related to systematic model errors in the simulation of the spatial and temporal structure of the AMV </w:t>
      </w:r>
      <w:r w:rsidRPr="00DD340C">
        <w:rPr>
          <w:highlight w:val="yellow"/>
          <w:lang w:val="en-GB"/>
          <w:rPrChange w:id="2494" w:author="Tom Maycock" w:date="2021-09-07T09:33:00Z">
            <w:rPr>
              <w:lang w:val="en-GB"/>
            </w:rPr>
          </w:rPrChange>
        </w:rPr>
        <w:t xml:space="preserve">and </w:t>
      </w:r>
      <w:commentRangeStart w:id="2495"/>
      <w:r w:rsidRPr="00DD340C">
        <w:rPr>
          <w:highlight w:val="yellow"/>
          <w:lang w:val="en-GB"/>
          <w:rPrChange w:id="2496" w:author="Tom Maycock" w:date="2021-09-07T09:33:00Z">
            <w:rPr>
              <w:lang w:val="en-GB"/>
            </w:rPr>
          </w:rPrChange>
        </w:rPr>
        <w:t xml:space="preserve">too weak </w:t>
      </w:r>
      <w:commentRangeEnd w:id="2495"/>
      <w:r w:rsidR="00A32471" w:rsidRPr="00DD340C">
        <w:rPr>
          <w:rStyle w:val="CommentReference"/>
          <w:highlight w:val="yellow"/>
          <w:rPrChange w:id="2497" w:author="Tom Maycock" w:date="2021-09-07T09:33:00Z">
            <w:rPr>
              <w:rStyle w:val="CommentReference"/>
            </w:rPr>
          </w:rPrChange>
        </w:rPr>
        <w:commentReference w:id="2495"/>
      </w:r>
      <w:r w:rsidRPr="00DD340C">
        <w:rPr>
          <w:highlight w:val="yellow"/>
          <w:lang w:val="en-GB"/>
          <w:rPrChange w:id="2498" w:author="Tom Maycock" w:date="2021-09-07T09:33:00Z">
            <w:rPr>
              <w:lang w:val="en-GB"/>
            </w:rPr>
          </w:rPrChange>
        </w:rPr>
        <w:t>associated</w:t>
      </w:r>
      <w:r w:rsidRPr="003862D0">
        <w:rPr>
          <w:lang w:val="en-GB"/>
        </w:rPr>
        <w:t xml:space="preserve"> teleconnections (</w:t>
      </w:r>
      <w:del w:id="2499" w:author="Ian Blenkinsop" w:date="2021-07-27T11:46:00Z">
        <w:r w:rsidRPr="003862D0" w:rsidDel="00062096">
          <w:rPr>
            <w:lang w:val="en-GB"/>
          </w:rPr>
          <w:delText xml:space="preserve">see </w:delText>
        </w:r>
      </w:del>
      <w:r w:rsidRPr="003862D0">
        <w:rPr>
          <w:lang w:val="en-GB"/>
        </w:rPr>
        <w:t xml:space="preserve">Section 3.7.7), and also to the </w:t>
      </w:r>
      <w:r w:rsidR="00B76A63" w:rsidRPr="003862D0">
        <w:rPr>
          <w:lang w:val="en-GB"/>
        </w:rPr>
        <w:t xml:space="preserve">larger </w:t>
      </w:r>
      <w:r w:rsidRPr="003862D0">
        <w:rPr>
          <w:lang w:val="en-GB"/>
        </w:rPr>
        <w:t xml:space="preserve">noise in regional land variables compared to the AMV index. However, AMV predictions can be used as proxies to predict other variables </w:t>
      </w:r>
      <w:r w:rsidR="00843224" w:rsidRPr="003862D0">
        <w:rPr>
          <w:lang w:val="en-GB"/>
        </w:rPr>
        <w:t xml:space="preserve">such as </w:t>
      </w:r>
      <w:r w:rsidRPr="003862D0">
        <w:rPr>
          <w:lang w:val="en-GB"/>
        </w:rPr>
        <w:t>precipitation over Western Europe and Eurasia</w:t>
      </w:r>
      <w:del w:id="2500" w:author="Sara M Tuson" w:date="2021-07-15T20:27:00Z">
        <w:r w:rsidR="004E5D46" w:rsidRPr="003862D0" w:rsidDel="00092429">
          <w:rPr>
            <w:lang w:val="en-GB"/>
          </w:rPr>
          <w:delText xml:space="preserve"> </w:delText>
        </w:r>
        <w:r w:rsidR="00843224" w:rsidRPr="003862D0" w:rsidDel="00092429">
          <w:rPr>
            <w:lang w:val="en-GB"/>
          </w:rPr>
          <w:delText xml:space="preserve"> </w:delText>
        </w:r>
      </w:del>
      <w:ins w:id="2501" w:author="Sara M Tuson" w:date="2021-07-15T20:27:00Z">
        <w:r w:rsidR="00092429">
          <w:rPr>
            <w:lang w:val="en-GB"/>
          </w:rPr>
          <w:t xml:space="preserve"> </w:t>
        </w:r>
      </w:ins>
      <w:r w:rsidR="00843224" w:rsidRPr="003862D0">
        <w:rPr>
          <w:lang w:val="en-GB"/>
        </w:rPr>
        <w:t>and</w:t>
      </w:r>
      <w:r w:rsidRPr="003862D0">
        <w:rPr>
          <w:lang w:val="en-GB"/>
        </w:rPr>
        <w:t xml:space="preserve"> SAT over Mediterranean, northern Europe and northeast Asia </w:t>
      </w:r>
      <w:r w:rsidRPr="003862D0">
        <w:rPr>
          <w:lang w:val="en-GB"/>
        </w:rPr>
        <w:fldChar w:fldCharType="begin" w:fldLock="1"/>
      </w:r>
      <w:r w:rsidR="00615634">
        <w:rPr>
          <w:lang w:val="en-GB"/>
        </w:rPr>
        <w:instrText>ADDIN CSL_CITATION { "citationItems" : [ { "id" : "ITEM-1", "itemData" : { "DOI" : "10.1029/2019GL085385", "ISSN" : "0094-8276", "abstract" : "Abstract We use a decadal prediction system with the Coupled Model Intercomparison Project Phase 6 version of the coupled Max Planck Institute Earth System Model to predict the probability of occurrence for extremely warm summers in the Northern Hemisphere. An assimilation run with Max Planck Institute Earth System Model shows a robust response of summer temperature extremes in northern Europe and northeast Asia to North Atlantic sea surface temperature via a circumglobal Rossby wavetrain. When the North Atlantic is warm, warm summer temperature extremes occur with a probability of 20% and 24% in northern Europe and northeast Asia, respectively. In a cold North Atlantic phase, these probabilities are 0% and 8%. A similar difference in probability of occurrence is found in the initialized climate predictions. Consequently, the likelihood of a warm summer temperature extreme occurring in the examined regions in the next 10 years can be inferred from predictions of North Atlantic temperature.", "author" : [ { "dropping-particle" : "", "family" : "Borchert", "given" : "Leonard F", "non-dropping-particle" : "", "parse-names" : false, "suffix" : "" }, { "dropping-particle" : "", "family" : "Pohlmann", "given" : "Holger", "non-dropping-particle" : "", "parse-names" : false, "suffix" : "" }, { "dropping-particle" : "", "family" : "Baehr", "given" : "Johanna", "non-dropping-particle" : "", "parse-names" : false, "suffix" : "" }, { "dropping-particle" : "", "family" : "Neddermann", "given" : "Nele-Charlotte", "non-dropping-particle" : "", "parse-names" : false, "suffix" : "" }, { "dropping-particle" : "", "family" : "Suarez-Gutierrez", "given" : "Laura", "non-dropping-particle" : "", "parse-names" : false, "suffix" : "" }, { "dropping-particle" : "", "family" : "M\u00fcller", "given" : "Wolfgang A", "non-dropping-particle" : "", "parse-names" : false, "suffix" : "" } ], "container-title" : "Geophysical Research Letters", "id" : "ITEM-1", "issue" : "23", "issued" : { "date-parts" : [ [ "2019", "12", "16" ] ] }, "note" : "https://doi.org/10.1029/2019GL085385", "page" : "14042-14051", "publisher" : "John Wiley &amp; Sons, Ltd", "title" : "Decadal Predictions of the Probability of Occurrence for Warm Summer Temperature Extremes", "translator" : [ { "dropping-particle" : "", "family" : "K2289", "given" : "", "non-dropping-particle" : "", "parse-names" : false, "suffix" : "" } ], "type" : "article-journal", "volume" : "46" }, "uris" : [ "http://www.mendeley.com/documents/?uuid=5461356f-60f6-48a7-8350-85f513f92f6e" ] }, { "id" : "ITEM-2", "itemData" : { "DOI" : "10.1002/2018GL077401", "ISSN" : "0094-8276", "abstract" : "Abstract Skillful predictions of continental climate would be of great practical benefit for society and stakeholders. It nevertheless remains fundamentally unresolved to what extent climate is predictable, for what features, at what time scales, and by which mechanisms. Here we identify the dominant time scales and sources of European surface air temperature (SAT) variability during the cold season using a coupled climate reanalysis, and a statistical method that estimates SAT variability due to atmospheric circulation anomalies. We find that eastern Europe is dominated by subdecadal SAT variability associated with the North Atlantic Oscillation, whereas interdecadal and multidecadal SAT variability over northern and southern Europe are thermodynamically driven by ocean temperature anomalies. Our results provide evidence that temperature anomalies in the North Atlantic Ocean are advected over land by the mean westerly winds and, hence, provide a mechanism through which ocean temperature controls the variability and provides predictability of European SAT.", "author" : [ { "dropping-particle" : "", "family" : "\u00c5rthun", "given" : "Marius", "non-dropping-particle" : "", "parse-names" : false, "suffix" : "" }, { "dropping-particle" : "", "family" : "W.", "given" : "Kolstad Erik", "non-dropping-particle" : "", "parse-names" : false, "suffix" : "" }, { "dropping-particle" : "", "family" : "Eldevik", "given" : "Tor", "non-dropping-particle" : "", "parse-names" : false, "suffix" : "" }, { "dropping-particle" : "", "family" : "S.", "given" : "Keenlyside Noel", "non-dropping-particle" : "", "parse-names" : false, "suffix" : "" } ], "container-title" : "Geophysical Research Letters", "id" : "ITEM-2", "issue" : "8", "issued" : { "date-parts" : [ [ "2018", "3", "12" ] ] }, "note" : "doi: 10.1002/2018GL077401", "page" : "3597-3604", "publisher" : "Wiley-Blackwell", "title" : "Time Scales and Sources of European Temperature Variability", "translator" : [ { "dropping-particle" : "", "family" : "K2852", "given" : "", "non-dropping-particle" : "", "parse-names" : false, "suffix" : "" } ], "type" : "article-journal", "volume" : "45" }, "uris" : [ "http://www.mendeley.com/documents/?uuid=1772ba2a-c36e-49cb-8246-22ae356a4292" ] }, { "id" : "ITEM-3", "itemData" : { "DOI" : "10.1175/JCLI-D-19-0981.1", "ISSN" : "0894-8755", "abstract" : "The influence of the Atlantic multidecadal variability (AMV) on the North Atlantic storm track and eddy-driven jet in the winter season is assessed via a coordinated analysis of idealized simulations with state-of-the-art coupled models. Data used are obtained from a multimodel ensemble of AMV\u00b1 experiments conducted in the framework of the Decadal Climate Prediction Project component C. These experiments are performed by nudging the surface of the Atlantic Ocean to states defined by the superimposition of observed AMV\u00b1 anomalies onto the model climatology. A robust extratropical response is found in the form of a wave train extending from the Pacific to the Nordic seas. In the warm phase of the AMV compared to the cold phase, the Atlantic storm track is typically contracted and less extended poleward and the low-level jet is shifted toward the equator in the eastern Atlantic. Despite some robust features, the picture of an uncertain and model-dependent response of the Atlantic jet emerges and we demonstrate a link between model bias and the character of the jet response.", "author" : [ { "dropping-particle" : "", "family" : "Ruggieri", "given" : "Paolo", "non-dropping-particle" : "", "parse-names" : false, "suffix" : "" }, { "dropping-particle" : "", "family" : "Bellucci", "given" : "Alessio", "non-dropping-particle" : "", "parse-names" : false, "suffix" : "" }, { "dropping-particle" : "", "family" : "Nicol\u00ed", "given" : "Dario", "non-dropping-particle" : "", "parse-names" : false, "suffix" : "" }, { "dropping-particle" : "", "family" : "Athanasiadis", "given" : "Panos J.", "non-dropping-particle" : "", "parse-names" : false, "suffix" : "" }, { "dropping-particle" : "", "family" : "Gualdi", "given" : "Silvio", "non-dropping-particle" : "", "parse-names" : false, "suffix" : "" }, { "dropping-particle" : "", "family" : "Cassou", "given" : "Christophe", "non-dropping-particle" : "", "parse-names" : false, "suffix" : "" }, { "dropping-particle" : "", "family" : "Castruccio", "given" : "Fred", "non-dropping-particle" : "", "parse-names" : false, "suffix" : "" }, { "dropping-particle" : "", "family" : "Danabasoglu", "given" : "Gokhan", "non-dropping-particle" : "", "parse-names" : false, "suffix" : "" }, { "dropping-particle" : "", "family" : "Davini", "given" : "Paolo", "non-dropping-particle" : "", "parse-names" : false, "suffix" : "" }, { "dropping-particle" : "", "family" : "Dunstone", "given" : "Nick", "non-dropping-particle" : "", "parse-names" : false, "suffix" : "" }, { "dropping-particle" : "", "family" : "Eade", "given" : "Rosemary", "non-dropping-particle" : "", "parse-names" : false, "suffix" : "" }, { "dropping-particle" : "", "family" : "Gastineau", "given" : "Guillaume", "non-dropping-particle" : "", "parse-names" : false, "suffix" : "" }, { "dropping-particle" : "", "family" : "Harvey", "given" : "Ben", "non-dropping-particle" : "", "parse-names" : false, "suffix" : "" }, { "dropping-particle" : "", "family" : "Hermanson", "given" : "Leon", "non-dropping-particle" : "", "parse-names" : false, "suffix" : "" }, { "dropping-particle" : "", "family" : "Qasmi", "given" : "Sa\u00efd", "non-dropping-particle" : "", "parse-names" : false, "suffix" : "" }, { "dropping-particle" : "", "family" : "Ruprich-Robert", "given" : "Yohan", "non-dropping-particle" : "", "parse-names" : false, "suffix" : "" }, { "dropping-particle" : "", "family" : "Sanchez-Gomez", "given" : "Emilia", "non-dropping-particle" : "", "parse-names" : false, "suffix" : "" }, { "dropping-particle" : "", "family" : "Smith", "given" : "Doug", "non-dropping-particle" : "", "parse-names" : false, "suffix" : "" }, { "dropping-particle" : "", "family" : "Wild", "given" : "Simon", "non-dropping-particle" : "", "parse-names" : false, "suffix" : "" }, { "dropping-particle" : "", "family" : "Zampieri", "given" : "Matteo", "non-dropping-particle" : "", "parse-names" : false, "suffix" : "" } ], "container-title" : "Journal of Climate", "id" : "ITEM-3", "issue" : "1", "issued" : { "date-parts" : [ [ "2021", "1", "8" ] ] }, "page" : "347-360", "title" : "Atlantic Multidecadal Variability and North Atlantic Jet: A Multimodel View from the Decadal Climate Prediction Project", "translator" : [ { "dropping-particle" : "", "family" : "K4926", "given" : "", "non-dropping-particle" : "", "parse-names" : false, "suffix" : "" } ], "type" : "article-journal", "volume" : "34" }, "uris" : [ "http://www.mendeley.com/documents/?uuid=1cc1afab-955a-4462-8496-5bcf04588faf" ] } ], "mendeley" : { "formattedCitation" : "(\u00c5rthun et al., 2018; Borchert et al., 2019; Ruggieri et al., 2021)", "plainTextFormattedCitation" : "(\u00c5rthun et al., 2018; Borchert et al., 2019; Ruggieri et al., 2021)", "previouslyFormattedCitation" : "(\u00c5rthun et al., 2018; Borchert et al., 2019; Ruggieri et al., 2021)" }, "properties" : { "noteIndex" : 0 }, "schema" : "https://github.com/citation-style-language/schema/raw/master/csl-citation.json" }</w:instrText>
      </w:r>
      <w:r w:rsidRPr="003862D0">
        <w:rPr>
          <w:lang w:val="en-GB"/>
        </w:rPr>
        <w:fldChar w:fldCharType="separate"/>
      </w:r>
      <w:r w:rsidR="00016735">
        <w:rPr>
          <w:noProof/>
          <w:lang w:val="en-GB"/>
        </w:rPr>
        <w:t>(Årthun et al., 2018; Borchert et al., 2019; Ruggieri et al., 2021)</w:t>
      </w:r>
      <w:r w:rsidRPr="003862D0">
        <w:rPr>
          <w:lang w:val="en-GB"/>
        </w:rPr>
        <w:fldChar w:fldCharType="end"/>
      </w:r>
      <w:r w:rsidRPr="003862D0">
        <w:rPr>
          <w:lang w:val="en-GB"/>
        </w:rPr>
        <w:t xml:space="preserve"> whose relationship with North Atlantic SST is robust in observations, but not well captured in climate models. </w:t>
      </w:r>
    </w:p>
    <w:p w14:paraId="67BEA86C" w14:textId="77777777" w:rsidR="00E50931" w:rsidRPr="003862D0" w:rsidRDefault="00E50931" w:rsidP="001D649D">
      <w:pPr>
        <w:pStyle w:val="AR6BodyText"/>
        <w:rPr>
          <w:lang w:val="en-GB"/>
        </w:rPr>
      </w:pPr>
    </w:p>
    <w:p w14:paraId="7AC501C2" w14:textId="39BB7340" w:rsidR="001D649D" w:rsidRPr="003862D0" w:rsidRDefault="00242F5A" w:rsidP="001D649D">
      <w:pPr>
        <w:pStyle w:val="AR6BodyText"/>
        <w:rPr>
          <w:lang w:val="en-GB"/>
        </w:rPr>
      </w:pPr>
      <w:r w:rsidRPr="003862D0">
        <w:rPr>
          <w:lang w:val="en-GB"/>
        </w:rPr>
        <w:t>Encouraging results about the prediction of land precipitation linked to the warm AMV phase (</w:t>
      </w:r>
      <w:del w:id="2502" w:author="Ian Blenkinsop" w:date="2021-07-27T11:47:00Z">
        <w:r w:rsidRPr="003862D0" w:rsidDel="00062096">
          <w:rPr>
            <w:lang w:val="en-GB"/>
          </w:rPr>
          <w:delText xml:space="preserve">see Chapter 3 </w:delText>
        </w:r>
      </w:del>
      <w:r w:rsidR="007B5CD1" w:rsidRPr="003862D0">
        <w:rPr>
          <w:lang w:val="en-GB"/>
        </w:rPr>
        <w:t>Section</w:t>
      </w:r>
      <w:r w:rsidRPr="003862D0">
        <w:rPr>
          <w:lang w:val="en-GB"/>
        </w:rPr>
        <w:t xml:space="preserve"> 3.7.7 and Annex I</w:t>
      </w:r>
      <w:r w:rsidR="00522782" w:rsidRPr="003862D0">
        <w:rPr>
          <w:lang w:val="en-GB"/>
        </w:rPr>
        <w:t>V</w:t>
      </w:r>
      <w:r w:rsidRPr="003862D0">
        <w:rPr>
          <w:lang w:val="en-GB"/>
        </w:rPr>
        <w:t>, Figure AI</w:t>
      </w:r>
      <w:r w:rsidR="00387991" w:rsidRPr="003862D0">
        <w:rPr>
          <w:lang w:val="en-GB"/>
        </w:rPr>
        <w:t>V</w:t>
      </w:r>
      <w:r w:rsidRPr="003862D0">
        <w:rPr>
          <w:lang w:val="en-GB"/>
        </w:rPr>
        <w:t>.</w:t>
      </w:r>
      <w:r w:rsidR="009B2612" w:rsidRPr="003862D0">
        <w:rPr>
          <w:lang w:val="en-GB"/>
        </w:rPr>
        <w:t>2.7</w:t>
      </w:r>
      <w:r w:rsidRPr="003862D0">
        <w:rPr>
          <w:lang w:val="en-GB"/>
        </w:rPr>
        <w:t xml:space="preserve">) on a </w:t>
      </w:r>
      <w:del w:id="2503" w:author="Ian Blenkinsop" w:date="2021-07-27T11:47:00Z">
        <w:r w:rsidRPr="003862D0" w:rsidDel="00062096">
          <w:rPr>
            <w:lang w:val="en-GB"/>
          </w:rPr>
          <w:delText>2-9</w:delText>
        </w:r>
        <w:r w:rsidR="00062096" w:rsidDel="00062096">
          <w:rPr>
            <w:lang w:val="en-GB"/>
          </w:rPr>
          <w:delText xml:space="preserve"> y</w:delText>
        </w:r>
      </w:del>
      <w:ins w:id="2504" w:author="Ian Blenkinsop" w:date="2021-07-27T11:47:00Z">
        <w:r w:rsidR="00062096">
          <w:rPr>
            <w:lang w:val="en-GB"/>
          </w:rPr>
          <w:t>two-to-nine-y</w:t>
        </w:r>
      </w:ins>
      <w:r w:rsidRPr="003862D0">
        <w:rPr>
          <w:lang w:val="en-GB"/>
        </w:rPr>
        <w:t xml:space="preserve">ear </w:t>
      </w:r>
      <w:r w:rsidR="002418DC" w:rsidRPr="003862D0">
        <w:rPr>
          <w:lang w:val="en-GB"/>
        </w:rPr>
        <w:t>time</w:t>
      </w:r>
      <w:ins w:id="2505" w:author="Sara M Tuson" w:date="2021-07-15T20:32:00Z">
        <w:r w:rsidR="00367335">
          <w:rPr>
            <w:lang w:val="en-GB"/>
          </w:rPr>
          <w:t xml:space="preserve"> </w:t>
        </w:r>
      </w:ins>
      <w:r w:rsidR="002418DC" w:rsidRPr="003862D0">
        <w:rPr>
          <w:lang w:val="en-GB"/>
        </w:rPr>
        <w:t>scale</w:t>
      </w:r>
      <w:r w:rsidRPr="003862D0">
        <w:rPr>
          <w:lang w:val="en-GB"/>
        </w:rPr>
        <w:t xml:space="preserve"> are reported in the multi-model study by </w:t>
      </w:r>
      <w:commentRangeStart w:id="2506"/>
      <w:r w:rsidR="00213830" w:rsidRPr="003862D0">
        <w:rPr>
          <w:lang w:val="en-GB"/>
        </w:rPr>
        <w:fldChar w:fldCharType="begin" w:fldLock="1"/>
      </w:r>
      <w:ins w:id="2507" w:author="Robin Matthews" w:date="2021-06-16T18:51:00Z">
        <w:r w:rsidR="000B57A5">
          <w:rPr>
            <w:lang w:val="en-GB"/>
          </w:rPr>
          <w: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"(Smith et al., 2019b)", "manualFormatting" : "D.M. Smith et al. (2019)", "plainTextFormattedCitation" : "(Smith et al., 2019b)", "previouslyFormattedCitation" : "(Smith et al., 2019b)" }, "properties" : { "noteIndex" : 0 }, "schema" : "https://github.com/citation-style-language/schema/raw/master/csl-citation.json" }</w:instrText>
        </w:r>
      </w:ins>
      <w:del w:id="2508" w:author="Robin Matthews" w:date="2021-06-16T17:30:00Z">
        <w:r w:rsidR="00615634" w:rsidDel="003660FC">
          <w:rPr>
            <w:lang w:val="en-GB"/>
          </w:rPr>
          <w:delInstrText>ADDIN CSL_CITATION { "citationItems" : [ { "id" : "ITEM-1",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"ITEM-1", "issue" : "1", "issued" : { "date-parts" : [ [ "2019" ] ] }, "page" : "13", "title" : "Robust skill of decadal climate predictions", "translator" : [ { "dropping-particle" : "", "family" : "K4311", "given" : "", "non-dropping-particle" : "", "parse-names" : false, "suffix" : "" } ], "type" : "article-journal", "volume" : "2" }, "uris" : [ "http://www.mendeley.com/documents/?uuid=cda06857-5bce-4ebc-bb5a-afcdf9f5be98" ] } ], "mendeley" : { "formattedCitation" : "(Smith et al., 2019b)", "plainTextFormattedCitation" : "(Smith et al., 2019b)", "previouslyFormattedCitation" : "(Smith et al., 2019b)" }, "properties" : { "noteIndex" : 0 }, "schema" : "https://github.com/citation-style-language/schema/raw/master/csl-citation.json" }</w:delInstrText>
        </w:r>
      </w:del>
      <w:r w:rsidR="00213830" w:rsidRPr="003862D0">
        <w:rPr>
          <w:lang w:val="en-GB"/>
        </w:rPr>
        <w:fldChar w:fldCharType="separate"/>
      </w:r>
      <w:del w:id="2509" w:author="Robin Matthews" w:date="2021-06-16T18:51:00Z">
        <w:r w:rsidR="00016735" w:rsidDel="000B57A5">
          <w:rPr>
            <w:noProof/>
            <w:lang w:val="en-GB"/>
          </w:rPr>
          <w:delText>(</w:delText>
        </w:r>
      </w:del>
      <w:ins w:id="2510" w:author="Robin Matthews" w:date="2021-06-16T17:30:00Z">
        <w:r w:rsidR="003660FC">
          <w:rPr>
            <w:noProof/>
            <w:lang w:val="en-GB"/>
          </w:rPr>
          <w:t xml:space="preserve">D.M. </w:t>
        </w:r>
      </w:ins>
      <w:r w:rsidR="00016735">
        <w:rPr>
          <w:noProof/>
          <w:lang w:val="en-GB"/>
        </w:rPr>
        <w:t>Smith et al.</w:t>
      </w:r>
      <w:del w:id="2511" w:author="Robin Matthews" w:date="2021-06-16T18:51:00Z">
        <w:r w:rsidR="00016735" w:rsidDel="000B57A5">
          <w:rPr>
            <w:noProof/>
            <w:lang w:val="en-GB"/>
          </w:rPr>
          <w:delText>,</w:delText>
        </w:r>
      </w:del>
      <w:r w:rsidR="00016735">
        <w:rPr>
          <w:noProof/>
          <w:lang w:val="en-GB"/>
        </w:rPr>
        <w:t xml:space="preserve"> </w:t>
      </w:r>
      <w:ins w:id="2512" w:author="Robin Matthews" w:date="2021-06-16T18:51:00Z">
        <w:r w:rsidR="000B57A5">
          <w:rPr>
            <w:noProof/>
            <w:lang w:val="en-GB"/>
          </w:rPr>
          <w:t>(</w:t>
        </w:r>
      </w:ins>
      <w:r w:rsidR="00016735">
        <w:rPr>
          <w:noProof/>
          <w:lang w:val="en-GB"/>
        </w:rPr>
        <w:t>2019</w:t>
      </w:r>
      <w:del w:id="2513" w:author="Robin Matthews" w:date="2021-06-16T17:30:00Z">
        <w:r w:rsidR="00016735" w:rsidDel="003660FC">
          <w:rPr>
            <w:noProof/>
            <w:lang w:val="en-GB"/>
          </w:rPr>
          <w:delText>b</w:delText>
        </w:r>
      </w:del>
      <w:r w:rsidR="00016735">
        <w:rPr>
          <w:noProof/>
          <w:lang w:val="en-GB"/>
        </w:rPr>
        <w:t>)</w:t>
      </w:r>
      <w:r w:rsidR="00213830" w:rsidRPr="003862D0">
        <w:rPr>
          <w:lang w:val="en-GB"/>
        </w:rPr>
        <w:fldChar w:fldCharType="end"/>
      </w:r>
      <w:commentRangeEnd w:id="2506"/>
      <w:r w:rsidR="00016735">
        <w:rPr>
          <w:rStyle w:val="CommentReference"/>
        </w:rPr>
        <w:commentReference w:id="2506"/>
      </w:r>
      <w:r w:rsidR="00213830" w:rsidRPr="003862D0">
        <w:rPr>
          <w:lang w:val="en-GB"/>
        </w:rPr>
        <w:t xml:space="preserve">. </w:t>
      </w:r>
      <w:r w:rsidRPr="003862D0">
        <w:rPr>
          <w:lang w:val="en-GB"/>
        </w:rPr>
        <w:t>Positive correlations with observations are found in the Sahel, South America, the Maritime Continent. Analyses from large-ensemble decadal prediction systems such as th</w:t>
      </w:r>
      <w:r w:rsidR="009122A5" w:rsidRPr="003862D0">
        <w:rPr>
          <w:lang w:val="en-GB"/>
        </w:rPr>
        <w:t>e community Earth system m</w:t>
      </w:r>
      <w:r w:rsidR="00B827B0" w:rsidRPr="003862D0">
        <w:rPr>
          <w:lang w:val="en-GB"/>
        </w:rPr>
        <w:t xml:space="preserve">odel </w:t>
      </w:r>
      <w:r w:rsidR="009122A5" w:rsidRPr="003862D0">
        <w:rPr>
          <w:lang w:val="en-GB"/>
        </w:rPr>
        <w:t>d</w:t>
      </w:r>
      <w:r w:rsidR="00B827B0" w:rsidRPr="003862D0">
        <w:rPr>
          <w:lang w:val="en-GB"/>
        </w:rPr>
        <w:t xml:space="preserve">ecadal </w:t>
      </w:r>
      <w:r w:rsidR="009122A5" w:rsidRPr="003862D0">
        <w:rPr>
          <w:lang w:val="en-GB"/>
        </w:rPr>
        <w:t>prediction l</w:t>
      </w:r>
      <w:r w:rsidR="00B827B0" w:rsidRPr="003862D0">
        <w:rPr>
          <w:lang w:val="en-GB"/>
        </w:rPr>
        <w:t xml:space="preserve">arge </w:t>
      </w:r>
      <w:r w:rsidR="009122A5" w:rsidRPr="003862D0">
        <w:rPr>
          <w:lang w:val="en-GB"/>
        </w:rPr>
        <w:t>e</w:t>
      </w:r>
      <w:r w:rsidRPr="003862D0">
        <w:rPr>
          <w:lang w:val="en-GB"/>
        </w:rPr>
        <w:t>nsemble (CESM-DPLE</w:t>
      </w:r>
      <w:del w:id="2514" w:author="Ian Blenkinsop" w:date="2021-07-27T11:47:00Z">
        <w:r w:rsidRPr="003862D0" w:rsidDel="00062096">
          <w:rPr>
            <w:lang w:val="en-GB"/>
          </w:rPr>
          <w:delText xml:space="preserve">) </w:delText>
        </w:r>
      </w:del>
      <w:ins w:id="2515" w:author="Ian Blenkinsop" w:date="2021-07-27T11:47:00Z">
        <w:r w:rsidR="00062096">
          <w:rPr>
            <w:lang w:val="en-GB"/>
          </w:rPr>
          <w:t>;</w:t>
        </w:r>
        <w:r w:rsidR="00062096" w:rsidRPr="003862D0">
          <w:rPr>
            <w:lang w:val="en-GB"/>
          </w:rPr>
          <w:t xml:space="preserve"> </w:t>
        </w:r>
      </w:ins>
      <w:r w:rsidRPr="003862D0">
        <w:rPr>
          <w:lang w:val="en-GB"/>
        </w:rPr>
        <w:fldChar w:fldCharType="begin" w:fldLock="1"/>
      </w:r>
      <w:r w:rsidR="00CD3B49">
        <w:rPr>
          <w:lang w:val="en-GB"/>
        </w:rPr>
        <w:instrText>ADDIN CSL_CITATION { "citationItems" : [ { "id" : "ITEM-1", "itemData" : { "DOI" : "10.1175/BAMS-D-17-0098.1", "ISBN" : "0930-7575, 1432-0894", "ISSN" : "0003-0007", "abstract" : "CapsuleA new community data resource offers unprecedented statistical power for assessing hindcast accuracy and skill, quantifying the benefits associated with initialization, and exploring the probabilistic attributes of decadal predictions of climate and ocean biogeochemical fields.",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"23" ] ] }, "note" : "From Duplicate 2 (Predicting Near-Term Changes in the Earth System: A Large Ensemble of Initialized Decadal Prediction Simulations Using the Community Earth System Model - Yeager, S. G.; Danabasoglu, G.; Rosenbloom, N. A.; Strand, W.; Bates, S. C.; Meehl, G. A.; Karspeck, A. R.; Lindsay, K.; Long, M. C.; Teng, H.; Lovenduski, N. S.)\n\nFrom Duplicate 3 (Forecast cooling of the Atlantic subpolar gyre and associated impacts - Hermanson, Leon; Eade, Rosie; Robinson, Niall H; Dunstone, Nick J; Andrews, Martin B; Knight, Jeff R; Scaife, Adam A; Smith, Doug M)\n\nTimes Cited: 4\nHermanson, Leon/0000-0002-1062-6731\n0\n4\n1944-8007\n\nFrom Duplicate 6 (Sahel rainfall in multimodel CMIP5 decadal hindcasts - Martin, E R; Thorncroft, C)\n\ndoi: 10.1002/2014GL059338", "page" : "1867-1886", "publisher" : "Nature Publishing Group, a division of Macmillan Publishers Limited. All Rights Reserved.", "title" : "Predicting Near-Term Changes in the Earth System: A Large Ensemble of Initialized Decadal Prediction Simulations Using the Community Earth System Model", "translator" : [ { "dropping-particle" : "", "family" : "K4046", "given" : "", "non-dropping-particle" : "", "parse-names" : false, "suffix" : "" } ], "type" : "article-journal", "volume" : "99" }, "uris" : [ "http://www.mendeley.com/documents/?uuid=c76dde78-89ea-4e0e-a3bb-15270cc7762b" ] } ], "mendeley" : { "formattedCitation" : "(Yeager et al., 2018)", "manualFormatting" : "Yeager et al., 2018)", "plainTextFormattedCitation" : "(Yeager et al., 2018)", "previouslyFormattedCitation" : "(Yeager et al., 2018)" }, "properties" : { "noteIndex" : 0 }, "schema" : "https://github.com/citation-style-language/schema/raw/master/csl-citation.json" }</w:instrText>
      </w:r>
      <w:r w:rsidRPr="003862D0">
        <w:rPr>
          <w:lang w:val="en-GB"/>
        </w:rPr>
        <w:fldChar w:fldCharType="separate"/>
      </w:r>
      <w:del w:id="2516" w:author="Ian Blenkinsop" w:date="2021-07-27T11:47:00Z">
        <w:r w:rsidR="00016735" w:rsidDel="00062096">
          <w:rPr>
            <w:noProof/>
            <w:lang w:val="en-GB"/>
          </w:rPr>
          <w:delText>(</w:delText>
        </w:r>
      </w:del>
      <w:r w:rsidR="00016735">
        <w:rPr>
          <w:noProof/>
          <w:lang w:val="en-GB"/>
        </w:rPr>
        <w:t>Yeager et al., 2018)</w:t>
      </w:r>
      <w:r w:rsidRPr="003862D0">
        <w:rPr>
          <w:lang w:val="en-GB"/>
        </w:rPr>
        <w:fldChar w:fldCharType="end"/>
      </w:r>
      <w:r w:rsidRPr="003862D0">
        <w:rPr>
          <w:lang w:val="en-GB"/>
        </w:rPr>
        <w:t xml:space="preserve"> show an improvement with respect to the CMIP5 decadal hindcasts </w:t>
      </w:r>
      <w:r w:rsidRPr="003862D0">
        <w:rPr>
          <w:lang w:val="en-GB"/>
        </w:rPr>
        <w:fldChar w:fldCharType="begin" w:fldLock="1"/>
      </w:r>
      <w:r w:rsidR="00615634">
        <w:rPr>
          <w:lang w:val="en-GB"/>
        </w:rPr>
        <w:instrText>ADDIN CSL_CITATION { "citationItems" : [ { "id" : "ITEM-1", "itemData" : { "DOI" : "10.1002/qj.2107", "ISSN" : "00359009", "abstract" : "Abstract A combination of observations and re-analysis was used to investigate the mechanisms of the connection between the Atlantic Multidecadal Oscillation (AMO) and Sahel rainfall. A composite technique based on the AMO index was used to identify differences between warm and cold phases of the AMO. A significant summer rainfall increase over the Sahel during warm phases of the AMO was observed, with large increases during the typical monsoon onset period in June. In spring of warm phases of the AMO prior to monsoon onset, strengthening of the Saharan heat-low and its associated shallow meridional overturning circulation is observed. The intensified shallow meridional overturning circulation increases moisture flux into the Sahel from the south during spring while increased westerly winds from the Atlantic increase westerly moisture flux into the Sahel during spring and summer. The strengthening of the heat-low is accompanied by increases in Mediterranean sea-surface temperatures during warm phases of the AMO that lead to increases in moisture flux convergence in the northeast Sahel. During warm phases of the AMO the African easterly jet is farther north than in cold phases, and increased African easterly wave (AEW) activity across West Africa and into the Atlantic is observed. This increased AEW activity particularly in the early hurricane season, as measured by eddy kinetic energy, may be contributing to the increased number of Atlantic tropical storms during warm phases of the AMO.", "author" : [ { "dropping-particle" : "", "family" : "Martin", "given" : "Elinor R", "non-dropping-particle" : "", "parse-names" : false, "suffix" : "" }, { "dropping-particle" : "", "family" : "Thorncroft", "given" : "Chris D", "non-dropping-particle" : "", "parse-names" : false, "suffix" : "" } ], "container-title" : "Quarterly Journal of the Royal Meteorological Society", "id" : "ITEM-1", "issue" : "678", "issued" : { "date-parts" : [ [ "2014", "1", "1" ] ] }, "note" : "doi: 10.1002/qj.2107", "page" : "31-46", "publisher" : "John Wiley &amp; Sons, Ltd", "title" : "The impact of the AMO on the West African monsoon annual cycle", "translator" : [ { "dropping-particle" : "", "family" : "K3930", "given" : "", "non-dropping-particle" : "", "parse-names" : false, "suffix" : "" } ], "type" : "article-journal", "volume" : "140" }, "uris" : [ "http://www.mendeley.com/documents/?uuid=e6b986da-4c91-4014-b0b5-a7eb7efc9a19" ] } ], "mendeley" : { "formattedCitation" : "(Martin and Thorncroft, 2014b)", "plainTextFormattedCitation" : "(Martin and Thorncroft, 2014b)", "previouslyFormattedCitation" : "(Martin and Thorncroft, 2014b)" }, "properties" : { "noteIndex" : 0 }, "schema" : "https://github.com/citation-style-language/schema/raw/master/csl-citation.json" }</w:instrText>
      </w:r>
      <w:r w:rsidRPr="003862D0">
        <w:rPr>
          <w:lang w:val="en-GB"/>
        </w:rPr>
        <w:fldChar w:fldCharType="separate"/>
      </w:r>
      <w:r w:rsidR="00016735">
        <w:rPr>
          <w:noProof/>
          <w:lang w:val="en-GB"/>
        </w:rPr>
        <w:t>(Martin and Thorncroft, 2014b)</w:t>
      </w:r>
      <w:r w:rsidRPr="003862D0">
        <w:rPr>
          <w:lang w:val="en-GB"/>
        </w:rPr>
        <w:fldChar w:fldCharType="end"/>
      </w:r>
      <w:r w:rsidRPr="003862D0">
        <w:rPr>
          <w:lang w:val="en-GB"/>
        </w:rPr>
        <w:t xml:space="preserve"> in forecasting Sahel precipitation over three to seven years, which is consistent with the current understanding of AMV impact over Africa </w:t>
      </w:r>
      <w:commentRangeStart w:id="2517"/>
      <w:r w:rsidRPr="003862D0">
        <w:rPr>
          <w:lang w:val="en-GB"/>
        </w:rPr>
        <w:fldChar w:fldCharType="begin" w:fldLock="1"/>
      </w:r>
      <w:ins w:id="2518" w:author="Robin Matthews" w:date="2021-06-16T17:30:00Z">
        <w:r w:rsidR="003660FC">
          <w:rPr>
            <w:lang w:val="en-GB"/>
          </w:rPr>
          <w: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"(Mohino et al., 2016; Smith et al., 2019b)", "manualFormatting" : "(Mohino et al., 2016; D.M. Smith et al., 2019)", "plainTextFormattedCitation" : "(Mohino et al., 2016; Smith et al., 2019b)", "previouslyFormattedCitation" : "(Mohino et al., 2016; Smith et al., 2019b)" }, "properties" : { "noteIndex" : 0 }, "schema" : "https://github.com/citation-style-language/schema/raw/master/csl-citation.json" }</w:instrText>
        </w:r>
      </w:ins>
      <w:del w:id="2519" w:author="Robin Matthews" w:date="2021-06-16T17:30:00Z">
        <w:r w:rsidR="00615634" w:rsidDel="003660FC">
          <w:rPr>
            <w:lang w:val="en-GB"/>
          </w:rPr>
          <w:delInstrText>ADDIN CSL_CITATION { "citationItems" : [ { "id" : "ITEM-1",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Pacific oscillation signals, and on how well the system simulates the associated SST and West African rainfall response patterns. In the case of the MPI-ESM-LR decadal extended 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"ITEM-1", "issue" : "11", "issued" : { "date-parts" : [ [ "2016", "12", "31" ] ] }, "page" : "3593-3612", "title" : "Decadal prediction of Sahel rainfall: where does the skill (or lack thereof) come from?", "translator" : [ { "dropping-particle" : "", "family" : "K3935", "given" : "", "non-dropping-particle" : "", "parse-names" : false, "suffix" : "" } ], "type" : "article-journal", "volume" : "47" }, "uris" : [ "http://www.mendeley.com/documents/?uuid=af515e32-ac56-40d3-b006-33f2df34efd1" ] }, { "id" : "ITEM-2", "itemData" : { "DOI" : "10.1038/s41612-019-0071-y", "ISSN" : "2397-3722", "abstract" : "There is a growing need for skilful predictions of climate up to a decade ahead. Decadal climate predictions show high skill for surface temperature, but confidence in forecasts of precipitation and atmospheric circulation is much lower. Recent advances in seasonal and annual prediction show that the signal-to-noise ratio can be too small in climate models, requiring a very large ensemble to extract the predictable signal. Here, we reassess decadal prediction skill using a much larger ensemble than previously available, and reveal significant skill for precipitation over land and atmospheric circulation, in addition to surface temperature. We further propose a more powerful approach than used previously to evaluate the benefit of initialisation with observations, improving our understanding of the sources of skill. Our results show that decadal climate is more predictable than previously thought and will aid society to prepare for, and adapt to, ongoing climate variability and change.", "author" : [ { "dropping-particle" : "", "family" : "Smith", "given" : "D M", "non-dropping-particle" : "", "parse-names" : false, "suffix" : "" }, { "dropping-particle" : "", "family" : "Eade", "given" : "R", "non-dropping-particle" : "", "parse-names" : false, "suffix" : "" }, { "dropping-particle" : "", "family" : "Scaife", "given" : "A A", "non-dropping-particle" : "", "parse-names" : false, "suffix" : "" }, { "dropping-particle" : "", "family" : "Caron", "given" : "L.-P.", "non-dropping-particle" : "", "parse-names" : false, "suffix" : "" }, { "dropping-particle" : "", "family" : "Danabasoglu", "given" : "G", "non-dropping-particle" : "", "parse-names" : false, "suffix" : "" }, { "dropping-particle" : "", "family" : "DelSole", "given" : "T M",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"Hermanson", "given" : "L",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"Mochizuki", "given" : "T", "non-dropping-particle" : "", "parse-names" : false, "suffix" : "" }, { "dropping-particle" : "", "family" : "M\u00fcller", "given" : "W A", "non-dropping-particle" : "", "parse-names" : false, "suffix" : "" }, { "dropping-particle" : "", "family" : "Pohlmann", "given" : "H", "non-dropping-particle" : "", "parse-names" : false, "suffix" : "" }, { "dropping-particle" : "", "family" : "Yeager", "given" : "S", "non-dropping-particle" : "", "parse-names" : false, "suffix" : "" }, { "dropping-particle" : "", "family" : "Yang", "given" : "X", "non-dropping-particle" : "", "parse-names" : false, "suffix" : "" } ], "container-title" : "npj Climate and Atmospheric Science", "id" : "ITEM-2", "issue" : "1", "issued" : { "date-parts" : [ [ "2019" ] ] }, "page" : "13", "title" : "Robust skill of decadal climate predictions", "translator" : [ { "dropping-particle" : "", "family" : "K4311", "given" : "", "non-dropping-particle" : "", "parse-names" : false, "suffix" : "" } ], "type" : "article-journal", "volume" : "2" }, "uris" : [ "http://www.mendeley.com/documents/?uuid=71454ecd-8d82-4f7d-a723-021264b9f257", "http://www.mendeley.com/documents/?uuid=cda06857-5bce-4ebc-bb5a-afcdf9f5be98" ] } ], "mendeley" : { "formattedCitation" : "(Mohino et al., 2016; Smith et al., 2019b)", "plainTextFormattedCitation" : "(Mohino et al., 2016; Smith et al., 2019b)", "previouslyFormattedCitation" : "(Mohino et al., 2016; Smith et al., 2019b)" }, "properties" : { "noteIndex" : 0 }, "schema" : "https://github.com/citation-style-language/schema/raw/master/csl-citation.json" }</w:delInstrText>
        </w:r>
      </w:del>
      <w:r w:rsidRPr="003862D0">
        <w:rPr>
          <w:lang w:val="en-GB"/>
        </w:rPr>
        <w:fldChar w:fldCharType="separate"/>
      </w:r>
      <w:r w:rsidR="00016735">
        <w:rPr>
          <w:noProof/>
          <w:lang w:val="en-GB"/>
        </w:rPr>
        <w:t xml:space="preserve">(Mohino et al., 2016; </w:t>
      </w:r>
      <w:ins w:id="2520" w:author="Robin Matthews" w:date="2021-06-16T17:30:00Z">
        <w:r w:rsidR="003660FC">
          <w:rPr>
            <w:noProof/>
            <w:lang w:val="en-GB"/>
          </w:rPr>
          <w:t xml:space="preserve">D.M. </w:t>
        </w:r>
      </w:ins>
      <w:r w:rsidR="00016735">
        <w:rPr>
          <w:noProof/>
          <w:lang w:val="en-GB"/>
        </w:rPr>
        <w:t>Smith et al., 2019</w:t>
      </w:r>
      <w:del w:id="2521" w:author="Robin Matthews" w:date="2021-06-16T17:30:00Z">
        <w:r w:rsidR="00016735" w:rsidDel="003660FC">
          <w:rPr>
            <w:noProof/>
            <w:lang w:val="en-GB"/>
          </w:rPr>
          <w:delText>b</w:delText>
        </w:r>
      </w:del>
      <w:r w:rsidR="00016735">
        <w:rPr>
          <w:noProof/>
          <w:lang w:val="en-GB"/>
        </w:rPr>
        <w:t>)</w:t>
      </w:r>
      <w:r w:rsidRPr="003862D0">
        <w:rPr>
          <w:lang w:val="en-GB"/>
        </w:rPr>
        <w:fldChar w:fldCharType="end"/>
      </w:r>
      <w:commentRangeEnd w:id="2517"/>
      <w:r w:rsidR="00016735">
        <w:rPr>
          <w:rStyle w:val="CommentReference"/>
        </w:rPr>
        <w:commentReference w:id="2517"/>
      </w:r>
      <w:r w:rsidRPr="003862D0">
        <w:rPr>
          <w:lang w:val="en-GB"/>
        </w:rPr>
        <w:t xml:space="preserve">. CESM-DPLE predicts drought conditions over the Sahel through 2020, which is compatible with a shift towards a negative phase of AMV as a result of a weakening of the AMOC, advocated by a number of studies </w:t>
      </w:r>
      <w:r w:rsidRPr="003862D0">
        <w:rPr>
          <w:lang w:val="en-GB"/>
        </w:rPr>
        <w:fldChar w:fldCharType="begin" w:fldLock="1"/>
      </w:r>
      <w:r w:rsidR="00615634">
        <w:rPr>
          <w:lang w:val="en-GB"/>
        </w:rPr>
        <w:instrText>ADDIN CSL_CITATION { "citationItems" : [ { "id" : "ITEM-1", "itemData" : { "DOI" : "10.1002/2014gl060420", "ISSN" : "0094-8276", "author" : [ { "dropping-particle" : "", "family" : "Hermanson", "given" : "Leon", "non-dropping-particle" : "", "parse-names" : false, "suffix" : "" }, { "dropping-particle" : "", "family" : "Eade", "given" : "Rosie", "non-dropping-particle" : "", "parse-names" : false, "suffix" : "" }, { "dropping-particle" : "", "family" : "Robinson", "given" : "Niall H", "non-dropping-particle" : "", "parse-names" : false, "suffix" : "" }, { "dropping-particle" : "", "family" : "Dunstone", "given" : "Nick J", "non-dropping-particle" : "", "parse-names" : false, "suffix" : "" }, { "dropping-particle" : "", "family" : "Andrews", "given" : "Martin B", "non-dropping-particle" : "", "parse-names" : false, "suffix" : "" }, { "dropping-particle" : "", "family" : "Knight", "given" : "Jeff R", "non-dropping-particle" : "", "parse-names" : false, "suffix" : "" }, { "dropping-particle" : "", "family" : "Scaife", "given" : "Adam A", "non-dropping-particle" : "", "parse-names" : false, "suffix" : "" }, { "dropping-particle" : "", "family" : "Smith", "given" : "Doug M", "non-dropping-particle" : "", "parse-names" : false, "suffix" : "" } ], "container-title" : "Geophysical Research Letters", "id" : "ITEM-1", "issue" : "14", "issued" : { "date-parts" : [ [ "2014" ] ] }, "note" : "Times Cited: 4\nHermanson, Leon/0000-0002-1062-6731\n0\n4\n1944-8007", "page" : "5167-5174", "title" : "Forecast cooling of the Atlantic subpolar gyre and associated impacts", "translator" : [ { "dropping-particle" : "", "family" : "K3224", "given" : "", "non-dropping-particle" : "", "parse-names" : false, "suffix" : "" } ], "type" : "article-journal", "volume" : "41" }, "uris" : [ "http://www.mendeley.com/documents/?uuid=e3a5bccf-234b-4a9d-8d29-5bc925d3ce91" ] }, { "id" : "ITEM-2", "itemData" : { "DOI" : "10.1007/s00382-014-2115-7", "ISSN" : "1432-0894", "abstract" : "In the 1960s North Atlantic sea surface temperatures (SST) cooled rapidly. The magnitude of the cooling was largest in the North Atlantic subpolar gyre (SPG), and was coincident with a rapid freshening of the SPG. Here we analyze hindcasts of the 1960s North Atlantic cooling made with the UK Met Office\u2019s decadal prediction system (DePreSys), which is initialised using observations. It is shown that DePreSys captures\u2014with a lead time of several years\u2014the observed cooling and freshening of the North Atlantic SPG. DePreSys also captures changes in SST over the wider North Atlantic and surface climate impacts over the wider region, such as changes in atmospheric circulation in winter and sea ice extent. We show that initialisation of an anomalously weak Atlantic Meridional Overturning Circulation (AMOC), and hence weak northward heat transport, is crucial for DePreSys to predict the magnitude of the observed cooling. Such an anomalously weak AMOC is not captured when ocean observations are not assimilated (i.e. it is not a forced response in this model). The freshening of the SPG is also dominated by ocean salt transport changes in DePreSys; in particular, the simulation of advective freshwater anomalies analogous to the Great Salinity Anomaly were key. Therefore, DePreSys suggests that ocean dynamics played an important role in the cooling of the North Atlantic in the 1960s, and that this event was predictable.", "author" : [ { "dropping-particle" : "", "family" : "Robson", "given" : "Jon", "non-dropping-particle" : "", "parse-names" : false, "suffix" : "" }, { "dropping-particle" : "", "family" : "Sutton", "given" : "Rowan", "non-dropping-particle" : "", "parse-names" : false, "suffix" : "" }, { "dropping-particle" : "", "family" : "Smith", "given" : "Doug", "non-dropping-particle" : "", "parse-names" : false, "suffix" : "" } ], "container-title" : "Climate Dynamics", "id" : "ITEM-2", "issue" : "9", "issued" : { "date-parts" : [ [ "2014" ] ] }, "page" : "2353-2365", "title" : "Decadal predictions of the cooling and freshening of the North Atlantic in the 1960s and the role of ocean circulation", "translator" : [ { "dropping-particle" : "", "family" : "K3222", "given" : "", "non-dropping-particle" : "", "parse-names" : false, "suffix" : "" } ], "type" : "article-journal", "volume" : "42" }, "uris" : [ "http://www.mendeley.com/documents/?uuid=b78431e0-3343-4758-adff-114f5c655629" ] }, { "id" : "ITEM-3", "itemData" : { "DOI" : "10.1002/2015GL065364", "ISSN" : "00948276", "abstract" : "Abstract Coupled climate models initialized from historical climate states and subject to anthropogenic forcings can produce skillful decadal predictions of sea surface temperature change in the subpolar North Atlantic. The skill derives largely from initialization, which improves the representation of slow changes in ocean circulation and associated poleward heat transport. We show that skillful predictions of decadal trends in Arctic winter sea ice extent are also possible, particularly in the Atlantic sector. External radiative forcing contributes to the skill of retrospective decadal sea ice predictions, but the spatial and temporal accuracy is greatly enhanced by the more realistic representation of ocean heat transport anomalies afforded by initialization. Recent forecasts indicate that a spin-down of the thermohaline circulation that began near the turn of the century will continue, and this will result in near-neutral decadal trends in Atlantic winter sea ice extent in the coming years, with decadal growth in select regions.", "author" : [ { "dropping-particle" : "", "family" : "Yeager", "given" : "Stephen G", "non-dropping-particle" : "", "parse-names" : false, "suffix" : "" }, { "dropping-particle" : "", "family" : "Karspeck", "given" : "Alicia R", "non-dropping-particle" : "", "parse-names" : false, "suffix" : "" }, { "dropping-particle" : "", "family" : "Danabasoglu", "given" : "Gokhan", "non-dropping-particle" : "", "parse-names" : false, "suffix" : "" } ], "container-title" : "Geophysical Research Letters", "id" : "ITEM-3", "issue" : "24", "issued" : { "date-parts" : [ [ "2015", "12", "28" ] ] }, "note" : "doi: 10.1002/2015GL065364", "page" : "10,704-10,713", "publisher" : "John Wiley &amp; Sons, Ltd", "title" : "Predicted slowdown in the rate of Atlantic sea ice loss", "translator" : [ { "dropping-particle" : "", "family" : "K3934", "given" : "", "non-dropping-particle" : "", "parse-names" : false, "suffix" : "" } ], "type" : "article-journal", "volume" : "42" }, "uris" : [ "http://www.mendeley.com/documents/?uuid=9b42621b-b078-47a6-ab93-a8b67d0985f0" ] } ], "mendeley" : { "formattedCitation" : "(Hermanson et al., 2014; Robson et al., 2014; Yeager et al., 2015)", "plainTextFormattedCitation" : "(Hermanson et al., 2014; Robson et al., 2014; Yeager et al., 2015)", "previouslyFormattedCitation" : "(Hermanson et al., 2014; Robson et al., 2014; Yeager et al., 2015)" }, "properties" : { "noteIndex" : 0 }, "schema" : "https://github.com/citation-style-language/schema/raw/master/csl-citation.json" }</w:instrText>
      </w:r>
      <w:r w:rsidRPr="003862D0">
        <w:rPr>
          <w:lang w:val="en-GB"/>
        </w:rPr>
        <w:fldChar w:fldCharType="separate"/>
      </w:r>
      <w:r w:rsidR="00016735">
        <w:rPr>
          <w:noProof/>
          <w:lang w:val="en-GB"/>
        </w:rPr>
        <w:t>(Hermanson et al., 2014; Robson et al., 2014; Yeager et al., 2015)</w:t>
      </w:r>
      <w:r w:rsidRPr="003862D0">
        <w:rPr>
          <w:lang w:val="en-GB"/>
        </w:rPr>
        <w:fldChar w:fldCharType="end"/>
      </w:r>
      <w:r w:rsidRPr="003862D0">
        <w:rPr>
          <w:lang w:val="en-GB"/>
        </w:rPr>
        <w:t>.</w:t>
      </w:r>
    </w:p>
    <w:p w14:paraId="04386158" w14:textId="77777777" w:rsidR="00242F5A" w:rsidRPr="003862D0" w:rsidRDefault="00242F5A" w:rsidP="001D649D">
      <w:pPr>
        <w:pStyle w:val="AR6BodyText"/>
        <w:rPr>
          <w:lang w:val="en-GB"/>
        </w:rPr>
      </w:pPr>
    </w:p>
    <w:p w14:paraId="72E16C74" w14:textId="772BEFB2" w:rsidR="001D649D" w:rsidRPr="003862D0" w:rsidRDefault="006B419A" w:rsidP="001D649D">
      <w:pPr>
        <w:pStyle w:val="AR6BodyText"/>
        <w:rPr>
          <w:lang w:val="en-GB"/>
        </w:rPr>
      </w:pPr>
      <w:r w:rsidRPr="003862D0">
        <w:rPr>
          <w:lang w:val="en-GB"/>
        </w:rPr>
        <w:t>In summary</w:t>
      </w:r>
      <w:r w:rsidR="001D649D" w:rsidRPr="003862D0">
        <w:rPr>
          <w:lang w:val="en-GB"/>
        </w:rPr>
        <w:t>,</w:t>
      </w:r>
      <w:r w:rsidR="00242F5A" w:rsidRPr="003862D0">
        <w:rPr>
          <w:lang w:val="en-GB"/>
        </w:rPr>
        <w:t xml:space="preserve"> </w:t>
      </w:r>
      <w:r w:rsidR="001D649D" w:rsidRPr="003862D0">
        <w:rPr>
          <w:lang w:val="en-GB"/>
        </w:rPr>
        <w:t xml:space="preserve">the </w:t>
      </w:r>
      <w:r w:rsidR="001D649D" w:rsidRPr="003862D0">
        <w:rPr>
          <w:i/>
          <w:lang w:val="en-GB"/>
        </w:rPr>
        <w:t>confidence</w:t>
      </w:r>
      <w:r w:rsidR="001D649D" w:rsidRPr="003862D0">
        <w:rPr>
          <w:lang w:val="en-GB"/>
        </w:rPr>
        <w:t xml:space="preserve"> in the predictions of AMV</w:t>
      </w:r>
      <w:r w:rsidR="00677897" w:rsidRPr="003862D0">
        <w:rPr>
          <w:lang w:val="en-GB"/>
        </w:rPr>
        <w:t xml:space="preserve"> and its</w:t>
      </w:r>
      <w:r w:rsidR="001D649D" w:rsidRPr="003862D0">
        <w:rPr>
          <w:lang w:val="en-GB"/>
        </w:rPr>
        <w:t xml:space="preserve"> </w:t>
      </w:r>
      <w:r w:rsidR="00E50931" w:rsidRPr="003862D0">
        <w:rPr>
          <w:lang w:val="en-GB"/>
        </w:rPr>
        <w:t xml:space="preserve">effects </w:t>
      </w:r>
      <w:r w:rsidR="001D649D" w:rsidRPr="003862D0">
        <w:rPr>
          <w:lang w:val="en-GB"/>
        </w:rPr>
        <w:t xml:space="preserve">is </w:t>
      </w:r>
      <w:r w:rsidR="001D649D" w:rsidRPr="003862D0">
        <w:rPr>
          <w:i/>
          <w:lang w:val="en-GB"/>
        </w:rPr>
        <w:t>medium</w:t>
      </w:r>
      <w:r w:rsidR="001D649D" w:rsidRPr="003862D0">
        <w:rPr>
          <w:lang w:val="en-GB"/>
        </w:rPr>
        <w:t xml:space="preserve">. </w:t>
      </w:r>
      <w:r w:rsidRPr="003862D0">
        <w:rPr>
          <w:lang w:val="en-GB"/>
        </w:rPr>
        <w:t>However</w:t>
      </w:r>
      <w:r w:rsidR="001D649D" w:rsidRPr="003862D0">
        <w:rPr>
          <w:lang w:val="en-GB"/>
        </w:rPr>
        <w:t xml:space="preserve">, there is </w:t>
      </w:r>
      <w:r w:rsidR="001D649D" w:rsidRPr="003862D0">
        <w:rPr>
          <w:i/>
          <w:lang w:val="en-GB"/>
        </w:rPr>
        <w:t>high</w:t>
      </w:r>
      <w:r w:rsidR="001D649D" w:rsidRPr="003862D0">
        <w:rPr>
          <w:lang w:val="en-GB"/>
        </w:rPr>
        <w:t xml:space="preserve"> </w:t>
      </w:r>
      <w:r w:rsidR="001D649D" w:rsidRPr="003862D0">
        <w:rPr>
          <w:i/>
          <w:lang w:val="en-GB"/>
        </w:rPr>
        <w:t>confidence</w:t>
      </w:r>
      <w:r w:rsidR="001D649D" w:rsidRPr="003862D0">
        <w:rPr>
          <w:lang w:val="en-GB"/>
        </w:rPr>
        <w:t xml:space="preserve"> that the AMV skill over </w:t>
      </w:r>
      <w:ins w:id="2522" w:author="Sara M Tuson" w:date="2021-07-18T16:59:00Z">
        <w:r w:rsidR="00030705">
          <w:rPr>
            <w:lang w:val="en-GB"/>
          </w:rPr>
          <w:t>five-</w:t>
        </w:r>
      </w:ins>
      <w:del w:id="2523" w:author="Sara M Tuson" w:date="2021-07-18T16:59:00Z">
        <w:r w:rsidR="001D649D" w:rsidRPr="003862D0" w:rsidDel="00030705">
          <w:rPr>
            <w:lang w:val="en-GB"/>
          </w:rPr>
          <w:delText>5</w:delText>
        </w:r>
      </w:del>
      <w:ins w:id="2524" w:author="Sara M Tuson" w:date="2021-07-18T16:59:00Z">
        <w:r w:rsidR="00030705">
          <w:rPr>
            <w:lang w:val="en-GB"/>
          </w:rPr>
          <w:t>to</w:t>
        </w:r>
        <w:del w:id="2525" w:author="Ian Blenkinsop" w:date="2021-07-27T11:48:00Z">
          <w:r w:rsidR="00030705" w:rsidDel="00062096">
            <w:rPr>
              <w:lang w:val="en-GB"/>
            </w:rPr>
            <w:delText xml:space="preserve"> </w:delText>
          </w:r>
        </w:del>
      </w:ins>
      <w:ins w:id="2526" w:author="Ian Blenkinsop" w:date="2021-07-27T11:48:00Z">
        <w:r w:rsidR="00062096">
          <w:rPr>
            <w:lang w:val="en-GB"/>
          </w:rPr>
          <w:t>-</w:t>
        </w:r>
      </w:ins>
      <w:del w:id="2527" w:author="Sara M Tuson" w:date="2021-07-18T16:59:00Z">
        <w:r w:rsidR="001D649D" w:rsidRPr="003862D0" w:rsidDel="00030705">
          <w:rPr>
            <w:lang w:val="en-GB"/>
          </w:rPr>
          <w:delText>–</w:delText>
        </w:r>
      </w:del>
      <w:ins w:id="2528" w:author="Sara M Tuson" w:date="2021-07-18T16:59:00Z">
        <w:r w:rsidR="00030705">
          <w:rPr>
            <w:lang w:val="en-GB"/>
          </w:rPr>
          <w:t>eight</w:t>
        </w:r>
      </w:ins>
      <w:del w:id="2529" w:author="Sara M Tuson" w:date="2021-07-18T16:59:00Z">
        <w:r w:rsidR="001D649D" w:rsidRPr="003862D0" w:rsidDel="00030705">
          <w:rPr>
            <w:lang w:val="en-GB"/>
          </w:rPr>
          <w:delText>8</w:delText>
        </w:r>
      </w:del>
      <w:r w:rsidR="001D649D" w:rsidRPr="003862D0">
        <w:rPr>
          <w:lang w:val="en-GB"/>
        </w:rPr>
        <w:t>-year lead time</w:t>
      </w:r>
      <w:r w:rsidRPr="003862D0">
        <w:rPr>
          <w:lang w:val="en-GB"/>
        </w:rPr>
        <w:t>s</w:t>
      </w:r>
      <w:r w:rsidR="001D649D" w:rsidRPr="003862D0">
        <w:rPr>
          <w:lang w:val="en-GB"/>
        </w:rPr>
        <w:t xml:space="preserve"> is improved by using initialized predictions</w:t>
      </w:r>
      <w:r w:rsidR="00681590" w:rsidRPr="003862D0">
        <w:rPr>
          <w:lang w:val="en-GB"/>
        </w:rPr>
        <w:t xml:space="preserve">, </w:t>
      </w:r>
      <w:r w:rsidR="001D649D" w:rsidRPr="003862D0">
        <w:rPr>
          <w:lang w:val="en-GB"/>
        </w:rPr>
        <w:t xml:space="preserve">compared to non-initialized </w:t>
      </w:r>
      <w:r w:rsidR="00681590" w:rsidRPr="003862D0">
        <w:rPr>
          <w:lang w:val="en-GB"/>
        </w:rPr>
        <w:t>simulations</w:t>
      </w:r>
      <w:r w:rsidR="001D649D" w:rsidRPr="003862D0">
        <w:rPr>
          <w:lang w:val="en-GB"/>
        </w:rPr>
        <w:t xml:space="preserve">.  </w:t>
      </w:r>
    </w:p>
    <w:p w14:paraId="4D0A9D71" w14:textId="77777777" w:rsidR="001D649D" w:rsidRPr="003862D0" w:rsidRDefault="001D649D" w:rsidP="001D649D">
      <w:pPr>
        <w:pStyle w:val="AR6BodyText"/>
        <w:rPr>
          <w:lang w:val="en-GB"/>
        </w:rPr>
      </w:pPr>
    </w:p>
    <w:p w14:paraId="30D8B454" w14:textId="77777777" w:rsidR="008D771F" w:rsidRPr="003862D0" w:rsidRDefault="008D771F" w:rsidP="008D771F">
      <w:pPr>
        <w:pStyle w:val="AR6BodyText"/>
        <w:rPr>
          <w:i/>
          <w:color w:val="000000" w:themeColor="text1"/>
          <w:lang w:val="en-GB"/>
        </w:rPr>
      </w:pPr>
    </w:p>
    <w:p w14:paraId="048ACC1E" w14:textId="68BB87FB" w:rsidR="008D771F" w:rsidRPr="003862D0" w:rsidRDefault="008D771F" w:rsidP="008D771F">
      <w:pPr>
        <w:pStyle w:val="AR6Chap4Level2411"/>
        <w:rPr>
          <w:lang w:val="en-GB"/>
        </w:rPr>
      </w:pPr>
      <w:bookmarkStart w:id="2530" w:name="_Ref29568922"/>
      <w:bookmarkStart w:id="2531" w:name="_Toc29748279"/>
      <w:bookmarkStart w:id="2532" w:name="_Toc29748465"/>
      <w:bookmarkStart w:id="2533" w:name="_Toc29749218"/>
      <w:bookmarkStart w:id="2534" w:name="_Toc29751032"/>
      <w:bookmarkStart w:id="2535" w:name="_Toc33523295"/>
      <w:bookmarkStart w:id="2536" w:name="_Toc65519596"/>
      <w:bookmarkStart w:id="2537" w:name="_Toc66099780"/>
      <w:bookmarkStart w:id="2538" w:name="_Toc66646046"/>
      <w:bookmarkStart w:id="2539" w:name="_Toc69752516"/>
      <w:bookmarkStart w:id="2540" w:name="_Toc66379310"/>
      <w:bookmarkStart w:id="2541" w:name="_Toc66466989"/>
      <w:bookmarkStart w:id="2542" w:name="_Toc66467273"/>
      <w:bookmarkStart w:id="2543" w:name="_Toc66574528"/>
      <w:bookmarkStart w:id="2544" w:name="_Toc66574699"/>
      <w:bookmarkStart w:id="2545" w:name="_Ref66552756"/>
      <w:r w:rsidRPr="003862D0">
        <w:rPr>
          <w:lang w:val="en-GB"/>
        </w:rPr>
        <w:t>Response to Short-Lived Climate Forcers and Volcanic Eruptions</w:t>
      </w:r>
      <w:bookmarkStart w:id="2546" w:name="_Ref29558835"/>
      <w:bookmarkEnd w:id="2530"/>
      <w:bookmarkEnd w:id="2531"/>
      <w:bookmarkEnd w:id="2532"/>
      <w:bookmarkEnd w:id="2533"/>
      <w:bookmarkEnd w:id="2534"/>
      <w:bookmarkEnd w:id="2535"/>
      <w:bookmarkEnd w:id="2536"/>
      <w:bookmarkEnd w:id="2537"/>
      <w:bookmarkEnd w:id="2538"/>
      <w:bookmarkEnd w:id="2539"/>
      <w:r w:rsidRPr="003862D0">
        <w:rPr>
          <w:lang w:val="en-GB"/>
        </w:rPr>
        <w:t xml:space="preserve"> </w:t>
      </w:r>
      <w:bookmarkEnd w:id="2540"/>
      <w:bookmarkEnd w:id="2541"/>
      <w:bookmarkEnd w:id="2542"/>
      <w:bookmarkEnd w:id="2543"/>
      <w:bookmarkEnd w:id="2544"/>
      <w:bookmarkEnd w:id="2545"/>
      <w:bookmarkEnd w:id="2546"/>
    </w:p>
    <w:p w14:paraId="5BC546F4" w14:textId="38AC8596" w:rsidR="008D771F" w:rsidRPr="003862D0" w:rsidRDefault="008D771F" w:rsidP="008D771F">
      <w:pPr>
        <w:pStyle w:val="AR6BodyText"/>
        <w:rPr>
          <w:lang w:val="en-GB"/>
        </w:rPr>
      </w:pPr>
      <w:r w:rsidRPr="003862D0">
        <w:rPr>
          <w:lang w:val="en-GB"/>
        </w:rPr>
        <w:br/>
        <w:t xml:space="preserve">Mitigation of SLCFs affects future climate projections and could alter the time of emergence of anthropogenic climate change signals. </w:t>
      </w:r>
      <w:ins w:id="2547" w:author="Sara M Tuson" w:date="2021-07-15T19:13:00Z">
        <w:r w:rsidR="00143DA9">
          <w:rPr>
            <w:lang w:val="en-GB"/>
          </w:rPr>
          <w:t xml:space="preserve">The </w:t>
        </w:r>
      </w:ins>
      <w:r w:rsidRPr="003862D0">
        <w:rPr>
          <w:lang w:val="en-GB"/>
        </w:rPr>
        <w:t>AR5</w:t>
      </w:r>
      <w:r w:rsidRPr="003862D0">
        <w:rPr>
          <w:rStyle w:val="apple-converted-space"/>
          <w:rFonts w:eastAsiaTheme="majorEastAsia"/>
          <w:color w:val="000000" w:themeColor="text1"/>
          <w:lang w:val="en-GB"/>
        </w:rPr>
        <w:t> </w:t>
      </w:r>
      <w:r w:rsidRPr="003862D0">
        <w:rPr>
          <w:lang w:val="en-GB"/>
        </w:rPr>
        <w:t>assessed that emission reductions aimed at decreasing local air pollution could have a near-term warming impact on climate (</w:t>
      </w:r>
      <w:r w:rsidRPr="003862D0">
        <w:rPr>
          <w:i/>
          <w:iCs/>
          <w:lang w:val="en-GB"/>
        </w:rPr>
        <w:t>high confidence</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"(Kirtman et al., 2013)", "plainTextFormattedCitation" : "(Kirtman et al., 2013)", "previouslyFormattedCitation" : "(Kirtman et al., 2013)" }, "properties" : { "noteIndex" : 0 }, "schema" : "https://github.com/citation-style-language/schema/raw/master/csl-citation.json" }</w:instrText>
      </w:r>
      <w:r w:rsidRPr="003862D0">
        <w:rPr>
          <w:lang w:val="en-GB"/>
        </w:rPr>
        <w:fldChar w:fldCharType="separate"/>
      </w:r>
      <w:r w:rsidR="00016735">
        <w:rPr>
          <w:noProof/>
          <w:lang w:val="en-GB"/>
        </w:rPr>
        <w:t>(Kirtman et al., 2013)</w:t>
      </w:r>
      <w:r w:rsidRPr="003862D0">
        <w:rPr>
          <w:lang w:val="en-GB"/>
        </w:rPr>
        <w:fldChar w:fldCharType="end"/>
      </w:r>
      <w:r w:rsidRPr="003862D0">
        <w:rPr>
          <w:lang w:val="en-GB"/>
        </w:rPr>
        <w:t>. Because of their shorter lifetimes,</w:t>
      </w:r>
      <w:r w:rsidRPr="003862D0">
        <w:rPr>
          <w:rStyle w:val="apple-converted-space"/>
          <w:rFonts w:eastAsiaTheme="majorEastAsia"/>
          <w:color w:val="000000" w:themeColor="text1"/>
          <w:lang w:val="en-GB"/>
        </w:rPr>
        <w:t> </w:t>
      </w:r>
      <w:r w:rsidRPr="003862D0">
        <w:rPr>
          <w:lang w:val="en-GB"/>
        </w:rPr>
        <w:t xml:space="preserve">reductions in emissions of SLCF species mainly influence near-term </w:t>
      </w:r>
      <w:r w:rsidRPr="003862D0">
        <w:rPr>
          <w:lang w:val="en-GB"/>
        </w:rPr>
        <w:lastRenderedPageBreak/>
        <w:t xml:space="preserve">GSAT trends </w:t>
      </w:r>
      <w:r w:rsidRPr="003862D0">
        <w:rPr>
          <w:lang w:val="en-GB"/>
        </w:rPr>
        <w:fldChar w:fldCharType="begin" w:fldLock="1"/>
      </w:r>
      <w:r w:rsidR="00615634">
        <w:rPr>
          <w:lang w:val="en-GB"/>
        </w:rPr>
        <w:instrText>ADDIN CSL_CITATION { "citationItems" : [ { "id" : "ITEM-1", "itemData" : { "DOI" : "10.1029/2012GL052848", "ISSN" : "00948276", "abstract" : "The importance of aerosol emissions for near term climate projections is investigated by analysing simulations with the HadGEM2-ES model under two different emissions scenarios: RCP2.6 and RCP4.5. It is shown that the near term warming projected under RCP2.6 is greater than under RCP4.5, even though the greenhouse gas forcing is lower. Rapid and substantial reductions in sulphate aerosol emissions due to a reduction of coal burning in RCP2.6 lead to a reduction in the negative shortwave forcing due to aerosol direct and indirect effects. Indirect effects play an important role over the northern hemisphere oceans, especially the subtropical northeastern Pacific where an anomaly of 5-10\\,Wm$^{-2}$ develops. The pattern of surface temperature change is consistent with the expected response to this surface radiation anomaly, whilst also exhibiting features that reflect redistribution of energy, and feedbacks, within the climate system. These results demonstrate the importance of aerosol emissions as a key source of uncertainty in near term projections of global and regional climate.", "author" : [ { "dropping-particle" : "", "family" : "Chalmers", "given" : "N.", "non-dropping-particle" : "", "parse-names" : false, "suffix" : "" }, { "dropping-particle" : "", "family" : "Highwood", "given" : "E. J.", "non-dropping-particle" : "", "parse-names" : false, "suffix" : "" }, { "dropping-particle" : "", "family" : "Hawkins", "given" : "E.", "non-dropping-particle" : "", "parse-names" : false, "suffix" : "" }, { "dropping-particle" : "", "family" : "Sutton", "given" : "R.", "non-dropping-particle" : "", "parse-names" : false, "suffix" : "" }, { "dropping-particle" : "", "family" : "Wilcox", "given" : "L. J.", "non-dropping-particle" : "", "parse-names" : false, "suffix" : "" } ], "container-title" : "Geophysical Research Letters", "id" : "ITEM-1", "issue" : "17", "issued" : { "date-parts" : [ [ "2012" ] ] }, "page" : "2-7", "title" : "Aerosol contribution to the rapid warming of near-term climate under RCP 2.6", "translator" : [ { "dropping-particle" : "", "family" : "K4200", "given" : "", "non-dropping-particle" : "", "parse-names" : false, "suffix" : "" } ], "type" : "article-journal", "volume" : "39" }, "uris" : [ "http://www.mendeley.com/documents/?uuid=bc9be84c-db86-4715-aaa1-3979ab362723", "http://www.mendeley.com/documents/?uuid=3a11ed60-0d9f-4973-ae69-b88db3532a26" ] }, { "id" : "ITEM-2", "itemData" : { "DOI" : "10.1126/science.aak9521", "ISSN" : "0036-8075", "author" : [ { "dropping-particle" : "", "family" : "Shindell", "given" : "D.",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 C. 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"ITEM-2", "issue" : "6337", "issued" : { "date-parts" : [ [ "2017" ] ] }, "page" : "493-494", "title" : "A climate policy pathway for near- and long-term benefits", "translator" : [ { "dropping-particle" : "", "family" : "K4202", "given" : "", "non-dropping-particle" : "", "parse-names" : false, "suffix" : "" } ], "type" : "article-journal", "volume" : "356" }, "uris" : [ "http://www.mendeley.com/documents/?uuid=cef15211-13e0-40d2-b1a2-d845aa969411", "http://www.mendeley.com/documents/?uuid=159a0a32-5aea-451a-9a6f-68a2896d05c4" ] }, { "id" : "ITEM-3",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"non-dropping-particle" : "", "parse-names" : false, "suffix" : "" }, { "dropping-particle" : "", "family" : "Smith", "given" : "Christopher J.", "non-dropping-particle" : "", "parse-names" : false, "suffix" : "" } ], "container-title" : "Nature", "id" : "ITEM-3", "issue" : "7774", "issued" : { "date-parts" : [ [ "2019" ] ] }, "page" : "408-411", "publisher" : "Springer US", "title" : "Climate and air-quality benefits of a realistic phase-out of fossil fuels", "translator" : [ { "dropping-particle" : "", "family" : "K4450", "given" : "", "non-dropping-particle" : "", "parse-names" : false, "suffix" : "" } ], "type" : "article-journal", "volume" : "573" }, "uris" : [ "http://www.mendeley.com/documents/?uuid=924075ce-5ea2-4aba-b2b6-1fb8177a6955", "http://www.mendeley.com/documents/?uuid=578fb011-8e66-4c3d-9afb-0cd7d5f8a0c1" ] } ], "mendeley" : { "formattedCitation" : "(Chalmers et al., 2012; Shindell et al., 2017; Shindell and Smith, 2019)", "plainTextFormattedCitation" : "(Chalmers et al., 2012; Shindell et al., 2017; Shindell and Smith, 2019)", "previouslyFormattedCitation" : "(Chalmers et al., 2012; Shindell et al., 2017; Shindell and Smith, 2019)" }, "properties" : { "noteIndex" : 0 }, "schema" : "https://github.com/citation-style-language/schema/raw/master/csl-citation.json" }</w:instrText>
      </w:r>
      <w:r w:rsidRPr="003862D0">
        <w:rPr>
          <w:lang w:val="en-GB"/>
        </w:rPr>
        <w:fldChar w:fldCharType="separate"/>
      </w:r>
      <w:r w:rsidR="00016735">
        <w:rPr>
          <w:noProof/>
          <w:lang w:val="en-GB"/>
        </w:rPr>
        <w:t>(Chalmers et al., 2012; Shindell et al., 2017; Shindell and Smith, 2019)</w:t>
      </w:r>
      <w:r w:rsidRPr="003862D0">
        <w:rPr>
          <w:lang w:val="en-GB"/>
        </w:rPr>
        <w:fldChar w:fldCharType="end"/>
      </w:r>
      <w:r w:rsidRPr="003862D0">
        <w:rPr>
          <w:lang w:val="en-GB"/>
        </w:rPr>
        <w:t>, but on decadal time</w:t>
      </w:r>
      <w:ins w:id="2548" w:author="Sara M Tuson" w:date="2021-07-15T20:32:00Z">
        <w:r w:rsidR="00367335">
          <w:rPr>
            <w:lang w:val="en-GB"/>
          </w:rPr>
          <w:t xml:space="preserve"> </w:t>
        </w:r>
      </w:ins>
      <w:r w:rsidRPr="003862D0">
        <w:rPr>
          <w:lang w:val="en-GB"/>
        </w:rPr>
        <w:t>scales the near-term response to even very large reductions in SLCFs may be difficult to detect in the presence of large internal climate variability</w:t>
      </w:r>
      <w:r w:rsidR="00D72AA6">
        <w:rPr>
          <w:lang w:val="en-GB"/>
        </w:rPr>
        <w:t xml:space="preserve"> </w:t>
      </w:r>
      <w:r w:rsidR="00D72AA6">
        <w:rPr>
          <w:lang w:val="en-GB"/>
        </w:rPr>
        <w:fldChar w:fldCharType="begin" w:fldLock="1"/>
      </w:r>
      <w:r w:rsidR="00615634">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instrText>
      </w:r>
      <w:r w:rsidR="00D72AA6">
        <w:rPr>
          <w:lang w:val="en-GB"/>
        </w:rPr>
        <w:fldChar w:fldCharType="separate"/>
      </w:r>
      <w:r w:rsidR="00016735">
        <w:rPr>
          <w:noProof/>
          <w:lang w:val="en-GB"/>
        </w:rPr>
        <w:t>(Samset et al., 2020)</w:t>
      </w:r>
      <w:r w:rsidR="00D72AA6">
        <w:rPr>
          <w:lang w:val="en-GB"/>
        </w:rPr>
        <w:fldChar w:fldCharType="end"/>
      </w:r>
      <w:r w:rsidRPr="003862D0">
        <w:rPr>
          <w:rStyle w:val="apple-converted-space"/>
          <w:rFonts w:eastAsiaTheme="majorEastAsia"/>
          <w:color w:val="000000" w:themeColor="text1"/>
          <w:lang w:val="en-GB"/>
        </w:rPr>
        <w:t xml:space="preserve">. </w:t>
      </w:r>
      <w:r w:rsidRPr="003862D0">
        <w:rPr>
          <w:lang w:val="en-GB"/>
        </w:rPr>
        <w:t xml:space="preserve">The changes in SLCF emissions during the COVID-19 pandemic has resulted in a small net radiative forcing without a discernible impact on GSAT (Cross-Chapter Box 6.1). SLCF mitigation also leads to a higher GSAT </w:t>
      </w:r>
      <w:r w:rsidRPr="003862D0">
        <w:rPr>
          <w:rStyle w:val="apple-converted-space"/>
          <w:rFonts w:eastAsiaTheme="majorEastAsia"/>
          <w:color w:val="000000" w:themeColor="text1"/>
          <w:lang w:val="en-GB"/>
        </w:rPr>
        <w:t xml:space="preserve">in the mid- to long-term </w:t>
      </w:r>
      <w:r w:rsidRPr="003862D0">
        <w:rPr>
          <w:lang w:val="en-GB"/>
        </w:rPr>
        <w:fldChar w:fldCharType="begin" w:fldLock="1"/>
      </w:r>
      <w:r w:rsidR="00615634">
        <w:rPr>
          <w:lang w:val="en-GB"/>
        </w:rPr>
        <w: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"http://www.mendeley.com/documents/?uuid=bbb56417-6b03-4623-bfad-421075ef6a1c" ] }, { "id" : "ITEM-2", "itemData" : { "DOI" : "10.1073/pnas.1308470110", "ISSN" : "0027-8424",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"ITEM-2", "issue" : "35", "issued" : { "date-parts" : [ [ "2013" ] ] }, "page" : "14202-14206", "title" : "Near-term climate mitigation by short-lived forcers", "translator" : [ { "dropping-particle" : "", "family" : "K4210", "given" : "", "non-dropping-particle" : "", "parse-names" : false, "suffix" : "" } ], "type" : "article-journal", "volume" : "110" }, "uris" : [ "http://www.mendeley.com/documents/?uuid=94749ac8-67c7-4c22-8cc8-ea717f2da0e1", "http://www.mendeley.com/documents/?uuid=182b68b7-18d1-42d8-9ba4-b165597d97fc" ] }, { "id" : "ITEM-3",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 year) climate impact. These measures together defined a SLCP mitigation (MIT) scenario. Compared to CLE, the MIT scenario would reduce global methane (CH4) and black carbon emissions by about 50 and 80%, respectively. For CH4, measures on shale gas production, waste management and coal mines were most important. For non-CH4 SLCPs, elimination of high emitting vehicles and wick lamps, as well as reducing emissions from gas flaring, coal and biomass stoves, agricultural waste, solvents and diesel engines were most important. These measures le\u2026",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"ITEM-3", "issue" : "18", "issued" : { "date-parts" : [ [ "2015" ] ] }, "page" : "10529-10566", "title" : "Evaluating the climate and air quality impacts of short-lived pollutants", "translator" : [ { "dropping-particle" : "", "family" : "K4199", "given" : "", "non-dropping-particle" : "", "parse-names" : false, "suffix" : "" } ], "type" : "article-journal", "volume" : "15" }, "uris" : [ "http://www.mendeley.com/documents/?uuid=5bca3be7-acb3-4cbe-96db-a66045708d7c", "http://www.mendeley.com/documents/?uuid=9bce3f37-dca2-4143-a0cf-ababe95f917b" ] } ], "mendeley" : { "formattedCitation" : "(Smith and Mizrahi, 2013; Stohl et al., 2015; Hienola et al., 2018)", "plainTextFormattedCitation" : "(Smith and Mizrahi, 2013; Stohl et al., 2015; Hienola et al., 2018)", "previouslyFormattedCitation" : "(Smith and Mizrahi, 2013; Stohl et al., 2015; Hienola et al., 2018)" }, "properties" : { "noteIndex" : 0 }, "schema" : "https://github.com/citation-style-language/schema/raw/master/csl-citation.json" }</w:instrText>
      </w:r>
      <w:r w:rsidRPr="003862D0">
        <w:rPr>
          <w:lang w:val="en-GB"/>
        </w:rPr>
        <w:fldChar w:fldCharType="separate"/>
      </w:r>
      <w:r w:rsidR="00016735">
        <w:rPr>
          <w:noProof/>
          <w:lang w:val="en-GB"/>
        </w:rPr>
        <w:t>(Smith and Mizrahi, 2013; Stohl et al., 2015; Hienola et al., 2018)</w:t>
      </w:r>
      <w:r w:rsidRPr="003862D0">
        <w:rPr>
          <w:lang w:val="en-GB"/>
        </w:rPr>
        <w:fldChar w:fldCharType="end"/>
      </w:r>
      <w:r w:rsidRPr="003862D0">
        <w:rPr>
          <w:lang w:val="en-GB"/>
        </w:rPr>
        <w:t xml:space="preserve"> and can influence peak warming during the 21st century </w:t>
      </w:r>
      <w:commentRangeStart w:id="2549"/>
      <w:r w:rsidRPr="003862D0">
        <w:rPr>
          <w:lang w:val="en-GB"/>
        </w:rPr>
        <w:fldChar w:fldCharType="begin" w:fldLock="1"/>
      </w:r>
      <w:ins w:id="2550" w:author="Robin Matthews" w:date="2021-06-16T17:31:00Z">
        <w:r w:rsidR="003660FC">
          <w:rPr>
            <w:lang w:val="en-GB"/>
          </w:rPr>
          <w: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 }, { "id" : "ITEM-2", "itemData" : { "DOI" : "10.1073/pnas.1415631111", "ISSN" : "0027-8424", "abstract" : "Climate change is one of the greatest challenges of our times. Human activities, like fossil-fuel burning, result in emissions of radiation-modifying substances that have a detectable, either warming or cooling, influence on our climate. Some, like soot (black carbon), are very short lived, whereas others, like carbon dioxide (CO2), are very persistent and remain in the atmosphere for centuries to millennia. Importantly, these substances are often emitted by common sources. As climate policy is looking at options to limit emissions of all these substances, understanding their linkages becomes extremely important. Our study disentangles these linkages and therewith helps to avoid crucial misconceptions: Measures reducing short-lived climate forcers are complementary to CO2 mitigation, but neglecting linkages leads to overestimating their climate benefits.Anthropogenic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CO2{\\textendash}SLCF linkage was often disregarded in long-term projections of earlier studies. Here we explicitly account for CO2{\\textendash}SLCF linkages and show that the short- and long-term climate effects of many SLCF measures consistently become smaller in scenarios that keep warming to below 2 {\\textdegree}C relative to preindustrial levels. Although long-term mitigation of methane and hydrofluorocarbons are integral parts of 2 {\\textdegree}C scenarios, early action on these species mainly influences near-term temperatures and brings small benefits for limiting maximum warming relative to comparable reductions taking place later. Furthermore, we find that maximum 21st-century warming in 2 {\\textdegree}C-consistent scenarios is largely unaffected by additional black-carbon-related measures because key emission sources are already phased-out through CO2 mitigation. Our study demonstrates the importance of coherently considering CO2{\\textendash}SLCF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mor\u2026",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 ] }, "page" : "16325-16330", "publisher" : "National Academy of Sciences", "title" : "Disentangling the effects of CO2 and short-lived climate forcer mitigation", "translator" : [ { "dropping-particle" : "", "family" : "K3575", "given" : "", "non-dropping-particle" : "", "parse-names" : false, "suffix" : "" } ], "type" : "article-journal", "volume" : "111" }, "uris" : [ "http://www.mendeley.com/documents/?uuid=3cb8d268-9ab8-4bd8-af2b-66779b64f745" ] } ], "mendeley" : { "formattedCitation" : "(Rogelj et al., 2014; Hienola et al., 2018)", "manualFormatting" : "(Rogelj et al., 2014; Hienola et al., 2018)", "plainTextFormattedCitation" : "(Rogelj et al., 2014; Hienola et al., 2018)", "previouslyFormattedCitation" : "(Rogelj et al., 2014; Hienola et al., 2018)" }, "properties" : { "noteIndex" : 0 }, "schema" : "https://github.com/citation-style-language/schema/raw/master/csl-citation.json" }</w:instrText>
        </w:r>
      </w:ins>
      <w:del w:id="2551" w:author="Robin Matthews" w:date="2021-06-16T17:31:00Z">
        <w:r w:rsidR="00615634" w:rsidDel="003660FC">
          <w:rPr>
            <w:lang w:val="en-GB"/>
          </w:rPr>
          <w:delInstrText>ADDIN CSL_CITATION { "citationItems" : [ { "id" : "ITEM-1", "itemData" : { "DOI" : "10.1088/1748-9326/aab1b2", "ISSN" : "1748-9326", "author" : [ { "dropping-particle" : "", "family" : "Hienola", "given" : "Anca", "non-dropping-particle" : "", "parse-names" : false, "suffix" : "" }, { "dropping-particle" : "", "family" : "Partanen", "given" : "Antti-Ilari", "non-dropping-particle" : "", "parse-names" : false, "suffix" : "" }, { "dropping-particle" : "", "family" : "Pietik\u00e4inen", "given" : "Joni-Pekka", "non-dropping-particle" : "", "parse-names" : false, "suffix" : "" }, { "dropping-particle" : "", "family" : "O\u2019Donnell", "given" : "Declan", "non-dropping-particle" : "", "parse-names" : false, "suffix" : "" }, { "dropping-particle" : "", "family" : "Korhonen", "given" : "Hannele", "non-dropping-particle" : "", "parse-names" : false, "suffix" : "" }, { "dropping-particle" : "", "family" : "Matthews", "given" : "H Damon", "non-dropping-particle" : "", "parse-names" : false, "suffix" : "" }, { "dropping-particle" : "", "family" : "Laaksonen", "given" : "Ari", "non-dropping-particle" : "", "parse-names" : false, "suffix" : "" } ], "container-title" : "Environmental Research Letters", "id" : "ITEM-1", "issue" : "4", "issued" : { "date-parts" : [ [ "2018", "4", "1" ] ] }, "page" : "044011", "title" : "The impact of aerosol emissions on the 1.5 \u00b0C pathways", "translator" : [ { "dropping-particle" : "", "family" : "K4207", "given" : "", "non-dropping-particle" : "", "parse-names" : false, "suffix" : "" } ], "type" : "article-journal", "volume" : "13" }, "uris" : [ "http://www.mendeley.com/documents/?uuid=fe46c0be-1d4d-4d0d-a640-133746425964" ] }, { "id" : "ITEM-2", "itemData" : { "DOI" : "10.1073/pnas.1415631111", "ISSN" : "0027-8424", "abstract" : "Climate change is one of the greatest challenges of our times. Human activities, like fossil-fuel burning, result in emissions of radiation-modifying substances that have a detectable, either warming or cooling, influence on our climate. Some, like soot (black carbon), are very short lived, whereas others, like carbon dioxide (CO2), are very persistent and remain in the atmosphere for centuries to millennia. Importantly, these substances are often emitted by common sources. As climate policy is looking at options to limit emissions of all these substances, understanding their linkages becomes extremely important. Our study disentangles these linkages and therewith helps to avoid crucial misconceptions: Measures reducing short-lived climate forcers are complementary to CO2 mitigation, but neglecting linkages leads to overestimating their climate benefits.Anthropogenic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CO2{\\textendash}SLCF linkage was often disregarded in long-term projections of earlier studies. Here we explicitly account for CO2{\\textendash}SLCF linkages and show that the short- and long-term climate effects of many SLCF measures consistently become smaller in scenarios that keep warming to below 2 {\\textdegree}C relative to preindustrial levels. Although long-term mitigation of methane and hydrofluorocarbons are integral parts of 2 {\\textdegree}C scenarios, early action on these species mainly influences near-term temperatures and brings small benefits for limiting maximum warming relative to comparable reductions taking place later. Furthermore, we find that maximum 21st-century warming in 2 {\\textdegree}C-consistent scenarios is largely unaffected by additional black-carbon-related measures because key emission sources are already phased-out through CO2 mitigation. Our study demonstrates the importance of coherently considering CO2{\\textendash}SLCF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mor\u2026",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 ] }, "page" : "16325-16330", "publisher" : "National Academy of Sciences", "title" : "Disentangling the effects of CO2 and short-lived climate forcer mitigation", "translator" : [ { "dropping-particle" : "", "family" : "K3575", "given" : "", "non-dropping-particle" : "", "parse-names" : false, "suffix" : "" } ], "type" : "article-journal", "volume" : "111" }, "uris" : [ "http://www.mendeley.com/documents/?uuid=3cb8d268-9ab8-4bd8-af2b-66779b64f745" ] } ], "mendeley" : { "formattedCitation" : "(Rogelj et al., 2014; Hienola et al., 2018)", "manualFormatting" : "(Hienola et al., 2018; Rogelj et al., 2014)", "plainTextFormattedCitation" : "(Rogelj et al., 2014; Hienola et al., 2018)", "previouslyFormattedCitation" : "(Rogelj et al., 2014; Hienola et al., 2018)" }, "properties" : { "noteIndex" : 0 }, "schema" : "https://github.com/citation-style-language/schema/raw/master/csl-citation.json" }</w:delInstrText>
        </w:r>
      </w:del>
      <w:r w:rsidRPr="003862D0">
        <w:rPr>
          <w:lang w:val="en-GB"/>
        </w:rPr>
        <w:fldChar w:fldCharType="separate"/>
      </w:r>
      <w:r w:rsidR="00016735">
        <w:rPr>
          <w:noProof/>
          <w:lang w:val="en-GB"/>
        </w:rPr>
        <w:t>(</w:t>
      </w:r>
      <w:ins w:id="2552" w:author="Robin Matthews" w:date="2021-06-16T17:31:00Z">
        <w:r w:rsidR="003660FC" w:rsidRPr="003741E9">
          <w:rPr>
            <w:noProof/>
            <w:lang w:val="en-US"/>
            <w:rPrChange w:id="2553" w:author="Clotilde Pean" w:date="2021-06-22T10:16:00Z">
              <w:rPr/>
            </w:rPrChange>
          </w:rPr>
          <w:t>Rogelj et al., 2014; Hienola et al., 2018</w:t>
        </w:r>
      </w:ins>
      <w:del w:id="2554" w:author="Robin Matthews" w:date="2021-06-16T17:31:00Z">
        <w:r w:rsidR="00016735" w:rsidDel="003660FC">
          <w:rPr>
            <w:noProof/>
            <w:lang w:val="en-GB"/>
          </w:rPr>
          <w:delText>Hienola et al., 2018; Rogelj et al., 2014</w:delText>
        </w:r>
      </w:del>
      <w:r w:rsidR="00016735">
        <w:rPr>
          <w:noProof/>
          <w:lang w:val="en-GB"/>
        </w:rPr>
        <w:t>)</w:t>
      </w:r>
      <w:r w:rsidRPr="003862D0">
        <w:rPr>
          <w:lang w:val="en-GB"/>
        </w:rPr>
        <w:fldChar w:fldCharType="end"/>
      </w:r>
      <w:commentRangeEnd w:id="2549"/>
      <w:r w:rsidR="00016735">
        <w:rPr>
          <w:rStyle w:val="CommentReference"/>
        </w:rPr>
        <w:commentReference w:id="2549"/>
      </w:r>
      <w:r w:rsidRPr="003862D0">
        <w:rPr>
          <w:lang w:val="en-GB"/>
        </w:rPr>
        <w:t xml:space="preserve">. </w:t>
      </w:r>
      <w:r w:rsidRPr="003862D0">
        <w:rPr>
          <w:rStyle w:val="apple-converted-space"/>
          <w:rFonts w:eastAsiaTheme="majorEastAsia"/>
          <w:color w:val="000000" w:themeColor="text1"/>
          <w:lang w:val="en-GB"/>
        </w:rPr>
        <w:t xml:space="preserve">This section focuses on the total effect of SLCF changes on GSAT projections in the SSP scenarios. A more detailed breakdown of the separate climate effects of SLCF species and precursor species can be found in Sections </w:t>
      </w:r>
      <w:r w:rsidRPr="003862D0">
        <w:rPr>
          <w:lang w:val="en-GB"/>
        </w:rPr>
        <w:t>6.</w:t>
      </w:r>
      <w:r w:rsidR="004473A6">
        <w:rPr>
          <w:lang w:val="en-GB"/>
        </w:rPr>
        <w:t>7.2</w:t>
      </w:r>
      <w:r w:rsidRPr="003862D0">
        <w:rPr>
          <w:lang w:val="en-GB"/>
        </w:rPr>
        <w:t xml:space="preserve"> and 6.</w:t>
      </w:r>
      <w:r w:rsidR="004473A6">
        <w:rPr>
          <w:lang w:val="en-GB"/>
        </w:rPr>
        <w:t>7.3</w:t>
      </w:r>
      <w:r w:rsidRPr="003862D0">
        <w:rPr>
          <w:lang w:val="en-GB"/>
        </w:rPr>
        <w:t>.</w:t>
      </w:r>
    </w:p>
    <w:p w14:paraId="3A3FF75A" w14:textId="77777777" w:rsidR="008D771F" w:rsidRPr="003862D0" w:rsidRDefault="008D771F" w:rsidP="008D771F">
      <w:pPr>
        <w:rPr>
          <w:lang w:val="en-GB"/>
        </w:rPr>
      </w:pPr>
    </w:p>
    <w:p w14:paraId="43010313" w14:textId="3A109ACF" w:rsidR="008D771F" w:rsidRPr="003862D0" w:rsidRDefault="008D771F" w:rsidP="008D771F">
      <w:pPr>
        <w:pStyle w:val="AR6BodyText"/>
        <w:rPr>
          <w:lang w:val="en-GB"/>
        </w:rPr>
      </w:pPr>
      <w:r w:rsidRPr="003862D0">
        <w:rPr>
          <w:lang w:val="en-GB"/>
        </w:rPr>
        <w:t xml:space="preserve">A model experiment based on the SSP3-7.0 scenario with </w:t>
      </w:r>
      <w:r w:rsidRPr="003862D0">
        <w:rPr>
          <w:color w:val="000000" w:themeColor="text1"/>
          <w:lang w:val="en-GB"/>
        </w:rPr>
        <w:t xml:space="preserve">aerosols, their precursors, and non-methane tropospheric ozone </w:t>
      </w:r>
      <w:r w:rsidRPr="003862D0">
        <w:rPr>
          <w:lang w:val="en-GB"/>
        </w:rPr>
        <w:t xml:space="preserve">precursors </w:t>
      </w:r>
      <w:r w:rsidRPr="003862D0">
        <w:rPr>
          <w:color w:val="000000" w:themeColor="text1"/>
          <w:lang w:val="en-GB"/>
        </w:rPr>
        <w:t>set to SSP1-1.9</w:t>
      </w:r>
      <w:r w:rsidRPr="003862D0">
        <w:rPr>
          <w:lang w:val="en-GB"/>
        </w:rPr>
        <w:t xml:space="preserve"> abundances (</w:t>
      </w:r>
      <w:commentRangeStart w:id="2555"/>
      <w:r w:rsidRPr="003862D0">
        <w:rPr>
          <w:lang w:val="en-GB"/>
        </w:rPr>
        <w:t xml:space="preserve">SSP3-7.0-lowSLCF-highCH4; </w:t>
      </w:r>
      <w:commentRangeStart w:id="2556"/>
      <w:r w:rsidRPr="003862D0">
        <w:rPr>
          <w:lang w:val="en-GB"/>
        </w:rPr>
        <w:fldChar w:fldCharType="begin" w:fldLock="1"/>
      </w:r>
      <w:r w:rsidR="00615634">
        <w:rPr>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Pr="003862D0">
        <w:rPr>
          <w:lang w:val="en-GB"/>
        </w:rPr>
        <w:fldChar w:fldCharType="separate"/>
      </w:r>
      <w:r w:rsidR="00016735">
        <w:rPr>
          <w:noProof/>
          <w:lang w:val="en-GB"/>
        </w:rPr>
        <w:t>Collins et al., 2017)</w:t>
      </w:r>
      <w:r w:rsidRPr="003862D0">
        <w:rPr>
          <w:lang w:val="en-GB"/>
        </w:rPr>
        <w:fldChar w:fldCharType="end"/>
      </w:r>
      <w:commentRangeEnd w:id="2555"/>
      <w:commentRangeEnd w:id="2556"/>
      <w:r w:rsidR="00030705">
        <w:rPr>
          <w:rStyle w:val="CommentReference"/>
        </w:rPr>
        <w:commentReference w:id="2555"/>
      </w:r>
      <w:r w:rsidR="00016735">
        <w:rPr>
          <w:rStyle w:val="CommentReference"/>
        </w:rPr>
        <w:commentReference w:id="2556"/>
      </w:r>
      <w:r w:rsidRPr="003862D0">
        <w:rPr>
          <w:lang w:val="en-GB"/>
        </w:rPr>
        <w:t xml:space="preserve"> shows a projected multi-model mean GSAT anomaly that is higher by 0.22</w:t>
      </w:r>
      <w:commentRangeStart w:id="2557"/>
      <w:r w:rsidRPr="003862D0">
        <w:rPr>
          <w:lang w:val="en-GB"/>
        </w:rPr>
        <w:t>º</w:t>
      </w:r>
      <w:commentRangeEnd w:id="2557"/>
      <w:r w:rsidR="00B12211">
        <w:rPr>
          <w:rStyle w:val="CommentReference"/>
        </w:rPr>
        <w:commentReference w:id="2557"/>
      </w:r>
      <w:r w:rsidRPr="003862D0">
        <w:rPr>
          <w:lang w:val="en-GB"/>
        </w:rPr>
        <w:t xml:space="preserve">C at mid-century (2045-2054) compared to SSP3-7.0 </w:t>
      </w:r>
      <w:commentRangeStart w:id="2558"/>
      <w:commentRangeStart w:id="2559"/>
      <w:r w:rsidRPr="003862D0">
        <w:rPr>
          <w:lang w:val="en-GB"/>
        </w:rPr>
        <w:fldChar w:fldCharType="begin" w:fldLock="1"/>
      </w:r>
      <w:r w:rsidR="00CD3B49">
        <w:rPr>
          <w:lang w:val="en-GB"/>
        </w:rPr>
        <w:instrText>ADDIN CSL_CITATION { "citationItems" : [ { "id" : "ITEM-1", "itemData" : { "DOI" : "10.5194/acp-20-9641-2020", "ISSN" : "16807324", "abstract" :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2015-2055 climate and air quality effects of non-methane NTCFs using nine state-of-the-art chemistry-climate model simulations conducted for the Aerosol and Chemistry Model Intercomparison Project (AerChemMIP). Simulations are driven by two future scenarios featuring similar increases in greenhouse gases (GHGs) but with weak (SSP3-7.0) versus strong (SSP3-7.0-lowNTCF) levels of air quality control measures. As SSP3-7.0 lacks climate policy and has the highest levels of NTCFs, our results (e.g., surface warming) represent an upper bound. Unsurprisingly, we find significant improvements in air quality under NTCF mitigation (strong versus weak air quality controls). Surface fine particulate matter (PM2:5) and ozone (O3) decrease by 2:20:32 ugm3 and 4:60:88 ppb, respectively (changes quoted here are for the entire 2015-2055 time period; uncertainty represents the 95%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0:250:12K and 0:030:012mmd1, respectively. Similarly, increases in extreme weather indices, including the hottest and wettest days, also occur. Regionally, the largest warming and wetting occurs over Asia, including central and north Asia (0:660:20K and 0:030:02mmd1), south Asia (0:470:16K and 0:170:09mmd1), and east Asia (0:460:20K and 0:150:06mmd1). Relatively large warming and wetting of the Arctic also occur at 0:590:36K and 0:040:02mmd1, respectively. Similar surface warming occurs in model simulations with aerosol-only mitigation, implying weak cooling due to ozone reductions. Our findings suggest that future po\u2026",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"E. Bauer", "given" : "Susanne",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 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"M. Westervelt", "given" : "Daniel",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"K. Georgoulias", "given" : "Aristeidis", "non-dropping-particle" : "", "parse-names" : false, "suffix" : "" }, { "dropping-particle" : "", "family" : "Deushi", "given" : "Makoto", "non-dropping-particle" : "", "parse-names" : false, "suffix" : "" }, { "dropping-particle" : "", "family" : "T. Sentman", "given" : "Lori", "non-dropping-particle" : "", "parse-names" : false, "suffix" : "" }, { "dropping-particle" : "", "family" : "G. John", "given" : "Jasmin", "non-dropping-particle" : "", "parse-names" : false, "suffix" : "" }, { "dropping-particle" : "", "family" : "Fujimori", "given" : "Shinichiro", "non-dropping-particle" : "", "parse-names" : false, "suffix" : "" }, { "dropping-particle" : "", "family" : "J. Collins", "given" : "William", "non-dropping-particle" : "", "parse-names" : false, "suffix" : "" } ], "container-title" : "Atmospheric Chemistry and Physics", "id" : "ITEM-1", "issue" : "16", "issued" : { "date-parts" : [ [ "2020" ] ] }, "page" : "9641-9663", "title" : "Climate and air quality impacts due to mitigation of non-methane near-term climate forcers", "translator" : [ { "dropping-particle" : "", "family" : "K4965", "given" : "", "non-dropping-particle" : "", "parse-names" : false, "suffix" : "" } ], "type" : "article-journal", "volume" : "20" }, "uris" : [ "http://www.mendeley.com/documents/?uuid=a3079359-c3aa-4c4a-ae16-77519d2edf0f" ] } ], "mendeley" : { "formattedCitation" : "(Allen et al., 2020)", "manualFormatting" : "(Figure 4.18; Allen et al., 2020)", "plainTextFormattedCitation" : "(Allen et al., 2020)", "previouslyFormattedCitation" : "(Allen et al., 2020)" }, "properties" : { "noteIndex" : 0 }, "schema" : "https://github.com/citation-style-language/schema/raw/master/csl-citation.json" }</w:instrText>
      </w:r>
      <w:r w:rsidRPr="003862D0">
        <w:rPr>
          <w:lang w:val="en-GB"/>
        </w:rPr>
        <w:fldChar w:fldCharType="separate"/>
      </w:r>
      <w:r w:rsidR="00016735">
        <w:rPr>
          <w:noProof/>
          <w:lang w:val="en-GB"/>
        </w:rPr>
        <w:t>(Figure 4.18</w:t>
      </w:r>
      <w:del w:id="2560" w:author="Ian Blenkinsop" w:date="2021-07-27T11:48:00Z">
        <w:r w:rsidR="00016735" w:rsidDel="00B209E0">
          <w:rPr>
            <w:noProof/>
            <w:lang w:val="en-GB"/>
          </w:rPr>
          <w:delText>:</w:delText>
        </w:r>
      </w:del>
      <w:r w:rsidR="00016735">
        <w:rPr>
          <w:noProof/>
          <w:lang w:val="en-GB"/>
        </w:rPr>
        <w:t>; Allen et al., 2020)</w:t>
      </w:r>
      <w:r w:rsidRPr="003862D0">
        <w:rPr>
          <w:lang w:val="en-GB"/>
        </w:rPr>
        <w:fldChar w:fldCharType="end"/>
      </w:r>
      <w:commentRangeEnd w:id="2558"/>
      <w:commentRangeEnd w:id="2559"/>
      <w:r w:rsidR="003660FC">
        <w:rPr>
          <w:rStyle w:val="CommentReference"/>
        </w:rPr>
        <w:commentReference w:id="2558"/>
      </w:r>
      <w:r w:rsidR="00016735">
        <w:rPr>
          <w:rStyle w:val="CommentReference"/>
        </w:rPr>
        <w:commentReference w:id="2559"/>
      </w:r>
      <w:r w:rsidRPr="003862D0">
        <w:rPr>
          <w:lang w:val="en-GB"/>
        </w:rPr>
        <w:t>, but this difference is smaller than the inter</w:t>
      </w:r>
      <w:ins w:id="2561" w:author="Sara M Tuson" w:date="2021-07-18T17:04:00Z">
        <w:r w:rsidR="00030705">
          <w:rPr>
            <w:lang w:val="en-GB"/>
          </w:rPr>
          <w:t>-</w:t>
        </w:r>
      </w:ins>
      <w:r w:rsidRPr="003862D0">
        <w:rPr>
          <w:lang w:val="en-GB"/>
        </w:rPr>
        <w:t xml:space="preserve">model spread of the SSP3-7.0 projections based on the CMIP6 models. Note the SSP3-7.0-lowSLCF-highCH4 experiment does not perturb methane from SSP3-7.0 concentrations. A modified SSP3-7.0-lowSLCF-lowCH4 scenario that also includes methane mitigation shows a lower GSAT by mid-century compared to SSP3-7.0 </w:t>
      </w:r>
      <w:r w:rsidRPr="003862D0">
        <w:rPr>
          <w:lang w:val="en-GB"/>
        </w:rPr>
        <w:fldChar w:fldCharType="begin" w:fldLock="1"/>
      </w:r>
      <w:r w:rsidR="00615634">
        <w:rPr>
          <w:lang w:val="en-GB"/>
        </w:rPr>
        <w:instrText>ADDIN CSL_CITATION { "citationItems" : [ { "id" : "ITEM-1", "itemData" : { "DOI" : "10.1088/1748-9326/abe06b", "ISSN" : "1748-9326",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"1", "27" ] ] }, "page" : "034010", "title" : "Significant climate benefits from near-term climate forcer mitigation in spite of aerosol reductions", "translator" : [ { "dropping-particle" : "", "family" : "K5225", "given" : "", "non-dropping-particle" : "", "parse-names" : false, "suffix" : "" } ], "type" : "article-journal", "volume" : "16" }, "uris" : [ "http://www.mendeley.com/documents/?uuid=b5134f10-b099-4dd3-8fd8-5eab7b76a0e9", "http://www.mendeley.com/documents/?uuid=33ee7079-86d5-419b-8cac-a29815e5830d" ] } ], "mendeley" : { "formattedCitation" : "(Allen et al., 2021)", "plainTextFormattedCitation" : "(Allen et al., 2021)", "previouslyFormattedCitation" : "(Allen et al., 2021)" }, "properties" : { "noteIndex" : 0 }, "schema" : "https://github.com/citation-style-language/schema/raw/master/csl-citation.json" }</w:instrText>
      </w:r>
      <w:r w:rsidRPr="003862D0">
        <w:rPr>
          <w:lang w:val="en-GB"/>
        </w:rPr>
        <w:fldChar w:fldCharType="separate"/>
      </w:r>
      <w:r w:rsidR="00016735">
        <w:rPr>
          <w:noProof/>
          <w:lang w:val="en-GB"/>
        </w:rPr>
        <w:t>(Allen et al., 2021)</w:t>
      </w:r>
      <w:r w:rsidRPr="003862D0">
        <w:rPr>
          <w:lang w:val="en-GB"/>
        </w:rPr>
        <w:fldChar w:fldCharType="end"/>
      </w:r>
      <w:r w:rsidRPr="003862D0">
        <w:rPr>
          <w:lang w:val="en-GB"/>
        </w:rPr>
        <w:t xml:space="preserve">. </w:t>
      </w:r>
    </w:p>
    <w:p w14:paraId="18DFBF67" w14:textId="77777777" w:rsidR="008D771F" w:rsidRPr="003862D0" w:rsidRDefault="008D771F" w:rsidP="008D771F">
      <w:pPr>
        <w:rPr>
          <w:color w:val="000000" w:themeColor="text1"/>
          <w:lang w:val="en-GB"/>
        </w:rPr>
      </w:pPr>
    </w:p>
    <w:p w14:paraId="5ABEA18A" w14:textId="77777777" w:rsidR="008D771F" w:rsidRPr="003862D0" w:rsidRDefault="008D771F" w:rsidP="008D771F">
      <w:pPr>
        <w:rPr>
          <w:lang w:val="en-GB"/>
        </w:rPr>
      </w:pPr>
    </w:p>
    <w:p w14:paraId="5E482424" w14:textId="43B30563" w:rsidR="008D771F" w:rsidRPr="003862D0" w:rsidRDefault="008D771F" w:rsidP="008D771F">
      <w:pPr>
        <w:pStyle w:val="AR6BodyText"/>
        <w:rPr>
          <w:b/>
          <w:lang w:val="en-GB"/>
        </w:rPr>
      </w:pPr>
      <w:r w:rsidRPr="003862D0">
        <w:rPr>
          <w:b/>
          <w:lang w:val="en-GB"/>
        </w:rPr>
        <w:t>[START FIGURE 4.1</w:t>
      </w:r>
      <w:r w:rsidR="00FD35C5" w:rsidRPr="003862D0">
        <w:rPr>
          <w:b/>
          <w:lang w:val="en-GB"/>
        </w:rPr>
        <w:t>8</w:t>
      </w:r>
      <w:r w:rsidRPr="003862D0">
        <w:rPr>
          <w:b/>
          <w:lang w:val="en-GB"/>
        </w:rPr>
        <w:t xml:space="preserve"> HERE]</w:t>
      </w:r>
    </w:p>
    <w:p w14:paraId="4D3F5BE5" w14:textId="63988D27" w:rsidR="008D771F" w:rsidRPr="003862D0" w:rsidRDefault="008D771F" w:rsidP="008D771F">
      <w:pPr>
        <w:pStyle w:val="AR6BodyText"/>
        <w:rPr>
          <w:b/>
          <w:lang w:val="en-GB"/>
        </w:rPr>
      </w:pPr>
    </w:p>
    <w:p w14:paraId="12B530D1" w14:textId="19FA2822" w:rsidR="008D771F" w:rsidRPr="003862D0" w:rsidRDefault="00594FB6" w:rsidP="008D771F">
      <w:pPr>
        <w:pStyle w:val="AR6Chap4Figure"/>
        <w:rPr>
          <w:lang w:val="en-GB"/>
        </w:rPr>
      </w:pPr>
      <w:bookmarkStart w:id="2562" w:name="_Ref29563479"/>
      <w:r w:rsidRPr="003862D0">
        <w:rPr>
          <w:b/>
          <w:bCs/>
          <w:lang w:val="en-GB"/>
        </w:rPr>
        <w:t>Influe</w:t>
      </w:r>
      <w:r w:rsidR="00885333" w:rsidRPr="003862D0">
        <w:rPr>
          <w:b/>
          <w:bCs/>
          <w:lang w:val="en-GB"/>
        </w:rPr>
        <w:t>n</w:t>
      </w:r>
      <w:r w:rsidRPr="003862D0">
        <w:rPr>
          <w:b/>
          <w:bCs/>
          <w:lang w:val="en-GB"/>
        </w:rPr>
        <w:t xml:space="preserve">ce of SLCFs on </w:t>
      </w:r>
      <w:r w:rsidR="00885333" w:rsidRPr="003862D0">
        <w:rPr>
          <w:b/>
          <w:bCs/>
          <w:lang w:val="en-GB"/>
        </w:rPr>
        <w:t>projected GSAT</w:t>
      </w:r>
      <w:r w:rsidR="008D771F" w:rsidRPr="003862D0">
        <w:rPr>
          <w:b/>
          <w:bCs/>
          <w:lang w:val="en-GB"/>
        </w:rPr>
        <w:t xml:space="preserve"> change</w:t>
      </w:r>
      <w:r w:rsidR="00885333" w:rsidRPr="003862D0">
        <w:rPr>
          <w:b/>
          <w:bCs/>
          <w:lang w:val="en-GB"/>
        </w:rPr>
        <w:t xml:space="preserve">. </w:t>
      </w:r>
      <w:r w:rsidR="00885333" w:rsidRPr="003862D0">
        <w:rPr>
          <w:bCs/>
          <w:lang w:val="en-GB"/>
        </w:rPr>
        <w:t>Change is shown</w:t>
      </w:r>
      <w:r w:rsidR="008D771F" w:rsidRPr="003862D0">
        <w:rPr>
          <w:bCs/>
          <w:lang w:val="en-GB"/>
        </w:rPr>
        <w:t xml:space="preserve"> relative to the 1995</w:t>
      </w:r>
      <w:r w:rsidR="008D771F" w:rsidRPr="003862D0">
        <w:rPr>
          <w:bCs/>
          <w:lang w:val="en-GB" w:eastAsia="en-US"/>
        </w:rPr>
        <w:t>–</w:t>
      </w:r>
      <w:r w:rsidR="008D771F" w:rsidRPr="003862D0">
        <w:rPr>
          <w:bCs/>
          <w:lang w:val="en-GB"/>
        </w:rPr>
        <w:t>2014 average (left axis) and relative to the 1850</w:t>
      </w:r>
      <w:r w:rsidR="008D771F" w:rsidRPr="003862D0">
        <w:rPr>
          <w:bCs/>
          <w:lang w:val="en-GB" w:eastAsia="en-US"/>
        </w:rPr>
        <w:t>–</w:t>
      </w:r>
      <w:r w:rsidR="008D771F" w:rsidRPr="003862D0">
        <w:rPr>
          <w:bCs/>
          <w:lang w:val="en-GB"/>
        </w:rPr>
        <w:t>1900 average (right axis).</w:t>
      </w:r>
      <w:r w:rsidR="008D771F" w:rsidRPr="003862D0">
        <w:rPr>
          <w:lang w:val="en-GB"/>
        </w:rPr>
        <w:t xml:space="preserve"> The comparison is for CMIP6 models for the AerChemMIP </w:t>
      </w:r>
      <w:r w:rsidR="005D1FF2" w:rsidRPr="003862D0">
        <w:rPr>
          <w:lang w:val="en-GB"/>
        </w:rPr>
        <w:fldChar w:fldCharType="begin" w:fldLock="1"/>
      </w:r>
      <w:r w:rsidR="00615634">
        <w:rPr>
          <w:lang w:val="en-GB"/>
        </w:rPr>
        <w:instrText>ADDIN CSL_CITATION { "citationItems" : [ { "id" : "ITEM-1", "itemData" : { "DOI" : "10.5194/gmd-10-585-2017", "author" : [ { "dropping-particle" : "", "family" : "Collins", "given" : "W J", "non-dropping-particle" : "", "parse-names" : false, "suffix" : "" }, { "dropping-particle" : "", "family" : "Lamarque", "given" : "J.-F.", "non-dropping-particle" : "", "parse-names" : false, "suffix" : "" }, { "dropping-particle" : "", "family" : "Schulz", "given" : "M", "non-dropping-particle" : "", "parse-names" : false, "suffix" : "" }, { "dropping-particle" : "", "family" : "Boucher", "given" : "O", "non-dropping-particle" : "", "parse-names" : false, "suffix" : "" }, { "dropping-particle" : "", "family" : "Eyring", "given" : "V", "non-dropping-particle" : "", "parse-names" : false, "suffix" : "" }, { "dropping-particle" : "", "family" : "Hegglin", "given" : "M I", "non-dropping-particle" : "", "parse-names" : false, "suffix" : "" }, { "dropping-particle" : "", "family" : "Maycock", "given" : "A", "non-dropping-particle" : "", "parse-names" : false, "suffix" : "" }, { "dropping-particle" : "", "family" : "Myhre", "given" : "G", "non-dropping-particle" : "", "parse-names" : false, "suffix" : "" }, { "dropping-particle" : "", "family" : "Prather", "given" : "M", "non-dropping-particle" : "", "parse-names" : false, "suffix" : "" }, { "dropping-particle" : "", "family" : "Shindell", "given" : "D", "non-dropping-particle" : "", "parse-names" : false, "suffix" : "" }, { "dropping-particle" : "", "family" : "Smith", "given" : "S J",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"K4191", "given" : "", "non-dropping-particle" : "", "parse-names" : false, "suffix" : "" } ], "type" : "article-journal", "volume" : "10" }, "uris" : [ "http://www.mendeley.com/documents/?uuid=58e28cde-a6fb-42e8-87d5-cce09f4184b0", "http://www.mendeley.com/documents/?uuid=f98b66ac-3bc2-416c-b559-1dac6b93c80a"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r w:rsidR="005D1FF2" w:rsidRPr="003862D0">
        <w:rPr>
          <w:lang w:val="en-GB"/>
        </w:rPr>
        <w:fldChar w:fldCharType="separate"/>
      </w:r>
      <w:r w:rsidR="00016735">
        <w:rPr>
          <w:noProof/>
          <w:lang w:val="en-GB"/>
        </w:rPr>
        <w:t>(Collins et al., 2017)</w:t>
      </w:r>
      <w:r w:rsidR="005D1FF2" w:rsidRPr="003862D0">
        <w:rPr>
          <w:lang w:val="en-GB"/>
        </w:rPr>
        <w:fldChar w:fldCharType="end"/>
      </w:r>
      <w:r w:rsidR="00BD53BF" w:rsidRPr="003862D0">
        <w:rPr>
          <w:lang w:val="en-GB"/>
        </w:rPr>
        <w:t xml:space="preserve"> </w:t>
      </w:r>
      <w:r w:rsidR="008D771F" w:rsidRPr="003862D0">
        <w:rPr>
          <w:lang w:val="en-GB"/>
        </w:rPr>
        <w:t xml:space="preserve">SSP3-7.0-lowSLCF-highCH4 experiment (note in the original experiment protocol this is called SSP3-7.0-lowNTCF), where concentrations of short-lived species are reduced compared to reference SSP3-7.0 scenario. The curves show </w:t>
      </w:r>
      <w:r w:rsidR="008D771F" w:rsidRPr="003862D0">
        <w:rPr>
          <w:color w:val="000000" w:themeColor="text1"/>
          <w:lang w:val="en-GB" w:eastAsia="en-US"/>
        </w:rPr>
        <w:t>averages over the r1 simulations contributed to the CMIP6 exercise</w:t>
      </w:r>
      <w:r w:rsidR="008D771F" w:rsidRPr="003862D0">
        <w:rPr>
          <w:lang w:val="en-GB"/>
        </w:rPr>
        <w:t xml:space="preserve">, the shadings around the SSP3-7.0 curve shows </w:t>
      </w:r>
      <w:r w:rsidR="00AA1D29" w:rsidRPr="003862D0">
        <w:rPr>
          <w:lang w:val="en-GB"/>
        </w:rPr>
        <w:t>5–95</w:t>
      </w:r>
      <w:r w:rsidR="008D771F" w:rsidRPr="003862D0">
        <w:rPr>
          <w:lang w:val="en-GB"/>
        </w:rPr>
        <w:t>% ranges and the numbers near the top show the number of model simulations.</w:t>
      </w:r>
      <w:bookmarkEnd w:id="2562"/>
      <w:r w:rsidR="008A5FB7">
        <w:rPr>
          <w:lang w:val="en-GB"/>
        </w:rPr>
        <w:t xml:space="preserve"> </w:t>
      </w:r>
      <w:r w:rsidR="008A5FB7" w:rsidRPr="004369BC">
        <w:rPr>
          <w:rFonts w:cs="Times New Roman"/>
          <w:szCs w:val="20"/>
        </w:rPr>
        <w:t xml:space="preserve">Further details on data sources and processing are available in the chapter data table (Table </w:t>
      </w:r>
      <w:r w:rsidR="008A5FB7">
        <w:rPr>
          <w:rFonts w:cs="Times New Roman"/>
          <w:szCs w:val="20"/>
        </w:rPr>
        <w:t>4.SM.1</w:t>
      </w:r>
      <w:r w:rsidR="008A5FB7" w:rsidRPr="004369BC">
        <w:rPr>
          <w:rFonts w:cs="Times New Roman"/>
          <w:szCs w:val="20"/>
        </w:rPr>
        <w:t>).</w:t>
      </w:r>
    </w:p>
    <w:p w14:paraId="4C1E867C" w14:textId="77777777" w:rsidR="008D771F" w:rsidRPr="003862D0" w:rsidRDefault="008D771F" w:rsidP="008D771F">
      <w:pPr>
        <w:pStyle w:val="AR6BodyText"/>
        <w:rPr>
          <w:b/>
          <w:lang w:val="en-GB"/>
        </w:rPr>
      </w:pPr>
    </w:p>
    <w:p w14:paraId="4A1A249A" w14:textId="42FDC2F9" w:rsidR="008D771F" w:rsidRPr="003862D0" w:rsidRDefault="008D771F" w:rsidP="008D771F">
      <w:pPr>
        <w:pStyle w:val="AR6BodyText"/>
        <w:rPr>
          <w:b/>
          <w:lang w:val="en-GB"/>
        </w:rPr>
      </w:pPr>
      <w:r w:rsidRPr="003862D0">
        <w:rPr>
          <w:b/>
          <w:lang w:val="en-GB"/>
        </w:rPr>
        <w:t>[END FIGURE 4.1</w:t>
      </w:r>
      <w:r w:rsidR="00FD35C5" w:rsidRPr="003862D0">
        <w:rPr>
          <w:b/>
          <w:lang w:val="en-GB"/>
        </w:rPr>
        <w:t>8</w:t>
      </w:r>
      <w:r w:rsidRPr="003862D0">
        <w:rPr>
          <w:b/>
          <w:lang w:val="en-GB"/>
        </w:rPr>
        <w:t xml:space="preserve"> HERE]</w:t>
      </w:r>
    </w:p>
    <w:p w14:paraId="67FB14D0" w14:textId="77777777" w:rsidR="008D771F" w:rsidRPr="003862D0" w:rsidRDefault="008D771F" w:rsidP="008D771F">
      <w:pPr>
        <w:pStyle w:val="AR6BodyText"/>
        <w:rPr>
          <w:b/>
          <w:lang w:val="en-GB"/>
        </w:rPr>
      </w:pPr>
    </w:p>
    <w:p w14:paraId="265A6CD8" w14:textId="77777777" w:rsidR="008D771F" w:rsidRPr="003862D0" w:rsidRDefault="008D771F" w:rsidP="008D771F">
      <w:pPr>
        <w:pStyle w:val="AR6BodyText"/>
        <w:rPr>
          <w:b/>
          <w:lang w:val="en-GB"/>
        </w:rPr>
      </w:pPr>
    </w:p>
    <w:p w14:paraId="1020293C" w14:textId="575616BF" w:rsidR="005C6D99" w:rsidRPr="003862D0" w:rsidRDefault="005C6D99" w:rsidP="005C6D99">
      <w:pPr>
        <w:pStyle w:val="AR6BodyText"/>
        <w:rPr>
          <w:b/>
          <w:lang w:val="en-GB"/>
        </w:rPr>
      </w:pPr>
      <w:r w:rsidRPr="003862D0">
        <w:rPr>
          <w:lang w:val="en-GB"/>
        </w:rPr>
        <w:t xml:space="preserve">Building on CMIP6 results for the </w:t>
      </w:r>
      <w:r w:rsidR="00E50931" w:rsidRPr="003862D0">
        <w:rPr>
          <w:lang w:val="en-GB"/>
        </w:rPr>
        <w:t xml:space="preserve">effects </w:t>
      </w:r>
      <w:r w:rsidRPr="003862D0">
        <w:rPr>
          <w:lang w:val="en-GB"/>
        </w:rPr>
        <w:t>of reducing SLCF emissions from a baseline of SSP3-7.0, the overall contribution of SLCFs to GSAT changes in the marker SSPs are now quantified using a simple climate model emulator. For consistency with Section 6.7.</w:t>
      </w:r>
      <w:r w:rsidR="00CE65F3">
        <w:rPr>
          <w:lang w:val="en-GB"/>
        </w:rPr>
        <w:t>2</w:t>
      </w:r>
      <w:r w:rsidRPr="003862D0">
        <w:rPr>
          <w:lang w:val="en-GB"/>
        </w:rPr>
        <w:t xml:space="preserve"> and Figure 6.22, the basket of SLCF </w:t>
      </w:r>
      <w:r w:rsidR="00E50931" w:rsidRPr="003862D0">
        <w:rPr>
          <w:lang w:val="en-GB"/>
        </w:rPr>
        <w:t xml:space="preserve">compounds </w:t>
      </w:r>
      <w:r w:rsidRPr="003862D0">
        <w:rPr>
          <w:lang w:val="en-GB"/>
        </w:rPr>
        <w:t>considered includes aerosols, ozone, methane, black carbon on snow and hydrofluorocarbons (HFCs)</w:t>
      </w:r>
      <w:r w:rsidR="009A6E16" w:rsidRPr="003862D0">
        <w:rPr>
          <w:lang w:val="en-GB"/>
        </w:rPr>
        <w:t xml:space="preserve"> with lifetimes of less than </w:t>
      </w:r>
      <w:r w:rsidRPr="003862D0">
        <w:rPr>
          <w:lang w:val="en-GB"/>
        </w:rPr>
        <w:t xml:space="preserve">50 years. In the five marker SSPs considered, the net effect of SLCFs contributes to a </w:t>
      </w:r>
      <w:r w:rsidR="009A6E16" w:rsidRPr="003862D0">
        <w:rPr>
          <w:lang w:val="en-GB"/>
        </w:rPr>
        <w:t xml:space="preserve">higher GSAT in the near, mid- and long </w:t>
      </w:r>
      <w:r w:rsidRPr="003862D0">
        <w:rPr>
          <w:lang w:val="en-GB"/>
        </w:rPr>
        <w:t>term (</w:t>
      </w:r>
      <w:r w:rsidR="00FA6D4F" w:rsidRPr="003862D0">
        <w:rPr>
          <w:lang w:val="en-GB"/>
        </w:rPr>
        <w:t>Table 4.6</w:t>
      </w:r>
      <w:del w:id="2563" w:author="Ian Blenkinsop" w:date="2021-07-27T17:27:00Z">
        <w:r w:rsidRPr="003862D0" w:rsidDel="00043854">
          <w:rPr>
            <w:lang w:val="en-GB"/>
          </w:rPr>
          <w:delText xml:space="preserve">, </w:delText>
        </w:r>
      </w:del>
      <w:ins w:id="2564" w:author="Ian Blenkinsop" w:date="2021-07-27T17:27:00Z">
        <w:r w:rsidR="00043854">
          <w:rPr>
            <w:lang w:val="en-GB"/>
          </w:rPr>
          <w:t xml:space="preserve"> and</w:t>
        </w:r>
        <w:r w:rsidR="00043854" w:rsidRPr="003862D0">
          <w:rPr>
            <w:lang w:val="en-GB"/>
          </w:rPr>
          <w:t xml:space="preserve"> </w:t>
        </w:r>
      </w:ins>
      <w:r w:rsidRPr="003862D0">
        <w:rPr>
          <w:lang w:val="en-GB"/>
        </w:rPr>
        <w:t>Section 6.7.</w:t>
      </w:r>
      <w:r w:rsidR="00CE65F3">
        <w:rPr>
          <w:lang w:val="en-GB"/>
        </w:rPr>
        <w:t>2</w:t>
      </w:r>
      <w:r w:rsidRPr="003862D0">
        <w:rPr>
          <w:lang w:val="en-GB"/>
        </w:rPr>
        <w:t>). In the SSP1-1.9 and SSP1-2.6 scenarios, SLCFs contribute to a higher GSAT by a central estimate of around 0.3</w:t>
      </w:r>
      <w:del w:id="2565" w:author="Sara M Tuson" w:date="2021-07-18T17:06:00Z">
        <w:r w:rsidRPr="003862D0" w:rsidDel="009A0196">
          <w:rPr>
            <w:lang w:val="en-GB"/>
          </w:rPr>
          <w:delText xml:space="preserve"> </w:delText>
        </w:r>
      </w:del>
      <w:r w:rsidRPr="003862D0">
        <w:rPr>
          <w:lang w:val="en-GB"/>
        </w:rPr>
        <w:sym w:font="Symbol" w:char="F0B0"/>
      </w:r>
      <w:r w:rsidRPr="003862D0">
        <w:rPr>
          <w:lang w:val="en-GB"/>
        </w:rPr>
        <w:t xml:space="preserve">C compared to </w:t>
      </w:r>
      <w:r w:rsidR="009A6E16" w:rsidRPr="003862D0">
        <w:rPr>
          <w:lang w:val="en-GB"/>
        </w:rPr>
        <w:t>1995–2014</w:t>
      </w:r>
      <w:r w:rsidRPr="003862D0" w:rsidDel="00522B1E">
        <w:rPr>
          <w:lang w:val="en-GB"/>
        </w:rPr>
        <w:t xml:space="preserve"> </w:t>
      </w:r>
      <w:r w:rsidRPr="003862D0">
        <w:rPr>
          <w:lang w:val="en-GB"/>
        </w:rPr>
        <w:t>across the three-time horizons. In the long-term, the 0.3</w:t>
      </w:r>
      <w:del w:id="2566" w:author="Ian Blenkinsop" w:date="2021-07-27T11:48:00Z">
        <w:r w:rsidRPr="003862D0" w:rsidDel="00B209E0">
          <w:rPr>
            <w:lang w:val="en-GB"/>
          </w:rPr>
          <w:delText xml:space="preserve"> </w:delText>
        </w:r>
      </w:del>
      <w:r w:rsidRPr="003862D0">
        <w:rPr>
          <w:lang w:val="en-GB"/>
        </w:rPr>
        <w:sym w:font="Symbol" w:char="F0B0"/>
      </w:r>
      <w:r w:rsidRPr="003862D0">
        <w:rPr>
          <w:lang w:val="en-GB"/>
        </w:rPr>
        <w:t xml:space="preserve">C warming due to SLCFs in SSP1-2.6 can be compared to the assessed </w:t>
      </w:r>
      <w:r w:rsidRPr="003862D0">
        <w:rPr>
          <w:i/>
          <w:iCs/>
          <w:lang w:val="en-GB"/>
        </w:rPr>
        <w:t>very likely</w:t>
      </w:r>
      <w:r w:rsidRPr="003862D0">
        <w:rPr>
          <w:lang w:val="en-GB"/>
        </w:rPr>
        <w:t xml:space="preserve"> GSAT change for this period of 0.5</w:t>
      </w:r>
      <w:ins w:id="2567" w:author="Sara M Tuson" w:date="2021-07-18T17:06:00Z">
        <w:r w:rsidR="009A0196" w:rsidRPr="009A0196">
          <w:rPr>
            <w:lang w:val="en-GB"/>
          </w:rPr>
          <w:t>°C</w:t>
        </w:r>
      </w:ins>
      <w:r w:rsidR="009A6E16" w:rsidRPr="003862D0">
        <w:rPr>
          <w:lang w:val="en-GB"/>
        </w:rPr>
        <w:t>–</w:t>
      </w:r>
      <w:r w:rsidRPr="003862D0">
        <w:rPr>
          <w:lang w:val="en-GB"/>
        </w:rPr>
        <w:t>1.5</w:t>
      </w:r>
      <w:del w:id="2568" w:author="Sara M Tuson" w:date="2021-07-18T17:06:00Z">
        <w:r w:rsidRPr="003862D0" w:rsidDel="009A0196">
          <w:rPr>
            <w:lang w:val="en-GB"/>
          </w:rPr>
          <w:delText xml:space="preserve"> </w:delText>
        </w:r>
      </w:del>
      <w:r w:rsidRPr="003862D0">
        <w:rPr>
          <w:lang w:val="en-GB"/>
        </w:rPr>
        <w:sym w:font="Symbol" w:char="F0B0"/>
      </w:r>
      <w:r w:rsidRPr="003862D0">
        <w:rPr>
          <w:lang w:val="en-GB"/>
        </w:rPr>
        <w:t>C (Section 4.3.4</w:t>
      </w:r>
      <w:del w:id="2569" w:author="Ian Blenkinsop" w:date="2021-07-27T11:49:00Z">
        <w:r w:rsidRPr="003862D0" w:rsidDel="00B209E0">
          <w:rPr>
            <w:lang w:val="en-GB"/>
          </w:rPr>
          <w:delText xml:space="preserve">; </w:delText>
        </w:r>
      </w:del>
      <w:ins w:id="2570" w:author="Ian Blenkinsop" w:date="2021-07-27T11:49:00Z">
        <w:r w:rsidR="00B209E0">
          <w:rPr>
            <w:lang w:val="en-GB"/>
          </w:rPr>
          <w:t xml:space="preserve"> and</w:t>
        </w:r>
        <w:r w:rsidR="00B209E0" w:rsidRPr="003862D0">
          <w:rPr>
            <w:lang w:val="en-GB"/>
          </w:rPr>
          <w:t xml:space="preserve"> </w:t>
        </w:r>
      </w:ins>
      <w:r w:rsidRPr="003862D0">
        <w:rPr>
          <w:lang w:val="en-GB"/>
        </w:rPr>
        <w:t xml:space="preserve">Table 4.5). The SSP2-4.5, SSP3-7.0 and SSP5-8.5 scenarios all show a larger </w:t>
      </w:r>
      <w:r w:rsidR="009A6E16" w:rsidRPr="003862D0">
        <w:rPr>
          <w:lang w:val="en-GB"/>
        </w:rPr>
        <w:t xml:space="preserve">SLCF effect on GSAT in the long </w:t>
      </w:r>
      <w:r w:rsidRPr="003862D0">
        <w:rPr>
          <w:lang w:val="en-GB"/>
        </w:rPr>
        <w:t xml:space="preserve">term relative to </w:t>
      </w:r>
      <w:r w:rsidR="009A6E16" w:rsidRPr="003862D0">
        <w:rPr>
          <w:lang w:val="en-GB"/>
        </w:rPr>
        <w:t xml:space="preserve">the near </w:t>
      </w:r>
      <w:r w:rsidRPr="003862D0">
        <w:rPr>
          <w:lang w:val="en-GB"/>
        </w:rPr>
        <w:t>term. In SSP3-7.0, the long-term warming due to SLCFs by 0.7</w:t>
      </w:r>
      <w:del w:id="2571" w:author="Sara M Tuson" w:date="2021-07-18T17:08:00Z">
        <w:r w:rsidRPr="003862D0" w:rsidDel="009A0196">
          <w:rPr>
            <w:lang w:val="en-GB"/>
          </w:rPr>
          <w:delText xml:space="preserve"> </w:delText>
        </w:r>
      </w:del>
      <w:r w:rsidRPr="003862D0">
        <w:rPr>
          <w:lang w:val="en-GB"/>
        </w:rPr>
        <w:sym w:font="Symbol" w:char="F0B0"/>
      </w:r>
      <w:r w:rsidRPr="003862D0">
        <w:rPr>
          <w:lang w:val="en-GB"/>
        </w:rPr>
        <w:t xml:space="preserve">C can be compared with the assessed </w:t>
      </w:r>
      <w:r w:rsidRPr="003862D0">
        <w:rPr>
          <w:i/>
          <w:iCs/>
          <w:lang w:val="en-GB"/>
        </w:rPr>
        <w:t>very likely</w:t>
      </w:r>
      <w:r w:rsidRPr="003862D0">
        <w:rPr>
          <w:lang w:val="en-GB"/>
        </w:rPr>
        <w:t xml:space="preserve"> GSAT anomaly for this period of </w:t>
      </w:r>
      <w:r w:rsidR="009A6E16" w:rsidRPr="003862D0">
        <w:rPr>
          <w:lang w:val="en-GB"/>
        </w:rPr>
        <w:t>2.0</w:t>
      </w:r>
      <w:ins w:id="2572" w:author="Sara M Tuson" w:date="2021-07-18T17:08:00Z">
        <w:r w:rsidR="009A0196" w:rsidRPr="009A0196">
          <w:rPr>
            <w:lang w:val="en-GB"/>
          </w:rPr>
          <w:t xml:space="preserve">°C </w:t>
        </w:r>
      </w:ins>
      <w:r w:rsidR="009A6E16" w:rsidRPr="003862D0">
        <w:rPr>
          <w:lang w:val="en-GB"/>
        </w:rPr>
        <w:t>–</w:t>
      </w:r>
      <w:r w:rsidRPr="003862D0">
        <w:rPr>
          <w:lang w:val="en-GB"/>
        </w:rPr>
        <w:t>3.7</w:t>
      </w:r>
      <w:del w:id="2573" w:author="Sara M Tuson" w:date="2021-07-18T17:08:00Z">
        <w:r w:rsidRPr="003862D0" w:rsidDel="009A0196">
          <w:rPr>
            <w:lang w:val="en-GB"/>
          </w:rPr>
          <w:delText xml:space="preserve"> </w:delText>
        </w:r>
      </w:del>
      <w:r w:rsidRPr="003862D0">
        <w:rPr>
          <w:lang w:val="en-GB"/>
        </w:rPr>
        <w:sym w:font="Symbol" w:char="F0B0"/>
      </w:r>
      <w:r w:rsidRPr="003862D0">
        <w:rPr>
          <w:lang w:val="en-GB"/>
        </w:rPr>
        <w:t>C (Section 4.3.4). I</w:t>
      </w:r>
      <w:r w:rsidR="009A6E16" w:rsidRPr="003862D0">
        <w:rPr>
          <w:lang w:val="en-GB"/>
        </w:rPr>
        <w:t>n summary, i</w:t>
      </w:r>
      <w:r w:rsidRPr="003862D0">
        <w:rPr>
          <w:lang w:val="en-GB"/>
        </w:rPr>
        <w:t xml:space="preserve">t is </w:t>
      </w:r>
      <w:r w:rsidRPr="003862D0">
        <w:rPr>
          <w:i/>
          <w:iCs/>
          <w:lang w:val="en-GB"/>
        </w:rPr>
        <w:t>very likely</w:t>
      </w:r>
      <w:r w:rsidRPr="003862D0">
        <w:rPr>
          <w:lang w:val="en-GB"/>
        </w:rPr>
        <w:t xml:space="preserve"> that changes in SLCFs contribute to an ov</w:t>
      </w:r>
      <w:r w:rsidR="009A6E16" w:rsidRPr="003862D0">
        <w:rPr>
          <w:lang w:val="en-GB"/>
        </w:rPr>
        <w:t>erall warmer GSAT over the near, mid- and long t</w:t>
      </w:r>
      <w:r w:rsidRPr="003862D0">
        <w:rPr>
          <w:lang w:val="en-GB"/>
        </w:rPr>
        <w:t>erm in the five SSP scenarios considered (</w:t>
      </w:r>
      <w:r w:rsidR="00FA6D4F" w:rsidRPr="003862D0">
        <w:rPr>
          <w:lang w:val="en-GB"/>
        </w:rPr>
        <w:t>Table 4.6</w:t>
      </w:r>
      <w:r w:rsidRPr="003862D0">
        <w:rPr>
          <w:lang w:val="en-GB"/>
        </w:rPr>
        <w:t>, Section 6.7.</w:t>
      </w:r>
      <w:r w:rsidR="00611208">
        <w:rPr>
          <w:lang w:val="en-GB"/>
        </w:rPr>
        <w:t>2</w:t>
      </w:r>
      <w:del w:id="2574" w:author="Ian Blenkinsop" w:date="2021-07-27T11:49:00Z">
        <w:r w:rsidRPr="003862D0" w:rsidDel="00B209E0">
          <w:rPr>
            <w:lang w:val="en-GB"/>
          </w:rPr>
          <w:delText xml:space="preserve">; </w:delText>
        </w:r>
      </w:del>
      <w:ins w:id="2575" w:author="Ian Blenkinsop" w:date="2021-07-27T11:49:00Z">
        <w:r w:rsidR="00B209E0">
          <w:rPr>
            <w:lang w:val="en-GB"/>
          </w:rPr>
          <w:t xml:space="preserve"> and</w:t>
        </w:r>
        <w:r w:rsidR="00B209E0" w:rsidRPr="003862D0">
          <w:rPr>
            <w:lang w:val="en-GB"/>
          </w:rPr>
          <w:t xml:space="preserve"> </w:t>
        </w:r>
      </w:ins>
      <w:r w:rsidRPr="003862D0">
        <w:rPr>
          <w:lang w:val="en-GB"/>
        </w:rPr>
        <w:t xml:space="preserve">Figure 6.22).   </w:t>
      </w:r>
    </w:p>
    <w:p w14:paraId="21DBE008" w14:textId="77777777" w:rsidR="008D771F" w:rsidRPr="003862D0" w:rsidRDefault="008D771F" w:rsidP="008D771F">
      <w:pPr>
        <w:pStyle w:val="AR6BodyText"/>
        <w:rPr>
          <w:b/>
          <w:lang w:val="en-GB"/>
        </w:rPr>
      </w:pPr>
    </w:p>
    <w:p w14:paraId="35782A03" w14:textId="77777777" w:rsidR="00A3162F" w:rsidRPr="003862D0" w:rsidRDefault="00A3162F" w:rsidP="008D771F">
      <w:pPr>
        <w:pStyle w:val="AR6BodyText"/>
        <w:rPr>
          <w:b/>
          <w:lang w:val="en-GB"/>
        </w:rPr>
      </w:pPr>
    </w:p>
    <w:p w14:paraId="0B2E52AC" w14:textId="103F4F00" w:rsidR="008D771F" w:rsidRPr="003862D0" w:rsidRDefault="008D771F" w:rsidP="008D771F">
      <w:pPr>
        <w:pStyle w:val="AR6BodyText"/>
        <w:rPr>
          <w:lang w:val="en-GB" w:eastAsia="en-US"/>
        </w:rPr>
      </w:pPr>
      <w:r w:rsidRPr="003862D0">
        <w:rPr>
          <w:b/>
          <w:lang w:val="en-GB"/>
        </w:rPr>
        <w:t>[START TABLE 4.</w:t>
      </w:r>
      <w:r w:rsidR="004976F7" w:rsidRPr="003862D0">
        <w:rPr>
          <w:b/>
          <w:lang w:val="en-GB"/>
        </w:rPr>
        <w:t>6</w:t>
      </w:r>
      <w:r w:rsidRPr="003862D0">
        <w:rPr>
          <w:b/>
          <w:lang w:val="en-GB"/>
        </w:rPr>
        <w:t xml:space="preserve"> HERE]</w:t>
      </w:r>
    </w:p>
    <w:p w14:paraId="0B265A11" w14:textId="77777777" w:rsidR="008D771F" w:rsidRPr="003862D0" w:rsidRDefault="008D771F" w:rsidP="008D771F">
      <w:pPr>
        <w:pStyle w:val="AR6BodyText"/>
        <w:rPr>
          <w:lang w:val="en-GB"/>
        </w:rPr>
      </w:pPr>
    </w:p>
    <w:p w14:paraId="5959FFE3" w14:textId="02C800DF" w:rsidR="008D771F" w:rsidRPr="003862D0" w:rsidRDefault="008D771F" w:rsidP="008D771F">
      <w:pPr>
        <w:pStyle w:val="AR6Chap4Table"/>
        <w:rPr>
          <w:lang w:val="en-GB"/>
        </w:rPr>
      </w:pPr>
      <w:bookmarkStart w:id="2576" w:name="_Ref56856353"/>
      <w:r w:rsidRPr="003862D0">
        <w:rPr>
          <w:b/>
          <w:bCs/>
          <w:lang w:val="en-GB"/>
        </w:rPr>
        <w:t>The</w:t>
      </w:r>
      <w:r w:rsidR="00344595" w:rsidRPr="003862D0">
        <w:rPr>
          <w:b/>
          <w:bCs/>
          <w:lang w:val="en-GB"/>
        </w:rPr>
        <w:t xml:space="preserve"> net effect of</w:t>
      </w:r>
      <w:r w:rsidRPr="003862D0">
        <w:rPr>
          <w:b/>
          <w:bCs/>
          <w:lang w:val="en-GB"/>
        </w:rPr>
        <w:t xml:space="preserve"> </w:t>
      </w:r>
      <w:r w:rsidR="00344595" w:rsidRPr="003862D0">
        <w:rPr>
          <w:b/>
          <w:bCs/>
          <w:lang w:val="en-GB"/>
        </w:rPr>
        <w:t xml:space="preserve">SLCFs on GSAT change. </w:t>
      </w:r>
      <w:r w:rsidR="00344595" w:rsidRPr="003862D0">
        <w:rPr>
          <w:lang w:val="en-GB"/>
        </w:rPr>
        <w:t>Changes in 20-year averaged GSAT relative to 1995–2014 for 2021–2040, 2041–2060</w:t>
      </w:r>
      <w:r w:rsidR="00263D75" w:rsidRPr="003862D0">
        <w:rPr>
          <w:lang w:val="en-GB"/>
        </w:rPr>
        <w:t xml:space="preserve">, and </w:t>
      </w:r>
      <w:r w:rsidR="00344595" w:rsidRPr="003862D0">
        <w:rPr>
          <w:lang w:val="en-GB"/>
        </w:rPr>
        <w:t>2081–2100 for the five marker SSP scenarios. Values give the median and</w:t>
      </w:r>
      <w:r w:rsidR="00263D75" w:rsidRPr="003862D0">
        <w:rPr>
          <w:lang w:val="en-GB"/>
        </w:rPr>
        <w:t>,</w:t>
      </w:r>
      <w:r w:rsidR="00344595" w:rsidRPr="003862D0">
        <w:rPr>
          <w:lang w:val="en-GB"/>
        </w:rPr>
        <w:t xml:space="preserve"> </w:t>
      </w:r>
      <w:r w:rsidR="00263D75" w:rsidRPr="003862D0">
        <w:rPr>
          <w:lang w:val="en-GB"/>
        </w:rPr>
        <w:t>in parentheses, the 5–95%</w:t>
      </w:r>
      <w:r w:rsidR="00344595" w:rsidRPr="003862D0">
        <w:rPr>
          <w:lang w:val="en-GB"/>
        </w:rPr>
        <w:t xml:space="preserve"> range calculated from a 2</w:t>
      </w:r>
      <w:del w:id="2577" w:author="Ian Blenkinsop" w:date="2021-07-27T11:50:00Z">
        <w:r w:rsidR="00344595" w:rsidRPr="003862D0" w:rsidDel="004C47C1">
          <w:rPr>
            <w:lang w:val="en-GB"/>
          </w:rPr>
          <w:delText>,</w:delText>
        </w:r>
      </w:del>
      <w:r w:rsidR="00344595" w:rsidRPr="003862D0">
        <w:rPr>
          <w:lang w:val="en-GB"/>
        </w:rPr>
        <w:t xml:space="preserve">237-member ensemble of the two-layer emulator that is driven with the ERF projections, including uncertainties, described in Chapter 7 Supplementary </w:t>
      </w:r>
      <w:r w:rsidR="00344595" w:rsidRPr="003862D0">
        <w:rPr>
          <w:lang w:val="en-GB"/>
        </w:rPr>
        <w:lastRenderedPageBreak/>
        <w:t xml:space="preserve">Material 7.SM.1.4. The ensemble is constrained to assessed ranges of ECS, TCR, ocean heat content change, GSAT response, and carbon cycle metrics (Section 7.3.5; Chapter 7 Supplementary Material 7.SM.2.2). The GSAT contribution of individual forcer responses use the difference between parallel runs of the constrained two-layer model with all anthropogenic forcing and all anthropogenic forcing with the component of interest (e.g. methane) removed (Chapter 7 Supplementary Material 7.SM.2.3). Values are given to </w:t>
      </w:r>
      <w:ins w:id="2578" w:author="Sara M Tuson" w:date="2021-07-15T18:27:00Z">
        <w:r w:rsidR="00347B93">
          <w:rPr>
            <w:lang w:val="en-GB"/>
          </w:rPr>
          <w:t>one</w:t>
        </w:r>
      </w:ins>
      <w:del w:id="2579" w:author="Sara M Tuson" w:date="2021-07-15T18:27:00Z">
        <w:r w:rsidR="00344595" w:rsidRPr="003862D0" w:rsidDel="00347B93">
          <w:rPr>
            <w:lang w:val="en-GB"/>
          </w:rPr>
          <w:delText>1</w:delText>
        </w:r>
      </w:del>
      <w:r w:rsidR="00344595" w:rsidRPr="003862D0">
        <w:rPr>
          <w:lang w:val="en-GB"/>
        </w:rPr>
        <w:t xml:space="preserve"> decimal place.</w:t>
      </w:r>
      <w:bookmarkEnd w:id="2576"/>
    </w:p>
    <w:p w14:paraId="49147209" w14:textId="77777777" w:rsidR="00555C95" w:rsidRPr="003862D0" w:rsidRDefault="00555C95" w:rsidP="00555C95">
      <w:pPr>
        <w:pStyle w:val="AR6BodyText"/>
        <w:rPr>
          <w:lang w:val="en-GB"/>
        </w:rPr>
      </w:pPr>
    </w:p>
    <w:tbl>
      <w:tblPr>
        <w:tblStyle w:val="TableGrid"/>
        <w:tblW w:w="0" w:type="auto"/>
        <w:jc w:val="center"/>
        <w:tblCellMar>
          <w:top w:w="57" w:type="dxa"/>
          <w:bottom w:w="57" w:type="dxa"/>
        </w:tblCellMar>
        <w:tblLook w:val="04A0" w:firstRow="1" w:lastRow="0" w:firstColumn="1" w:lastColumn="0" w:noHBand="0" w:noVBand="1"/>
      </w:tblPr>
      <w:tblGrid>
        <w:gridCol w:w="1413"/>
        <w:gridCol w:w="1362"/>
        <w:gridCol w:w="1185"/>
        <w:gridCol w:w="1185"/>
        <w:gridCol w:w="1414"/>
        <w:gridCol w:w="1570"/>
      </w:tblGrid>
      <w:tr w:rsidR="00EA2312" w:rsidRPr="003862D0" w14:paraId="26D404A1" w14:textId="77777777" w:rsidTr="005C415A">
        <w:trPr>
          <w:jc w:val="center"/>
        </w:trPr>
        <w:tc>
          <w:tcPr>
            <w:tcW w:w="1413" w:type="dxa"/>
            <w:tcBorders>
              <w:bottom w:val="nil"/>
            </w:tcBorders>
            <w:shd w:val="clear" w:color="auto" w:fill="DEEAF6" w:themeFill="accent1" w:themeFillTint="33"/>
          </w:tcPr>
          <w:p w14:paraId="7D03B3D2" w14:textId="1A00A3D4" w:rsidR="00EA2312" w:rsidRPr="003862D0" w:rsidRDefault="00EA2312" w:rsidP="00AC7F1D">
            <w:pPr>
              <w:pStyle w:val="AR6BodyText"/>
              <w:rPr>
                <w:b/>
                <w:bCs/>
                <w:sz w:val="18"/>
                <w:szCs w:val="18"/>
                <w:lang w:val="en-GB"/>
              </w:rPr>
            </w:pPr>
            <w:commentRangeStart w:id="2580"/>
            <w:commentRangeStart w:id="2581"/>
            <w:del w:id="2582" w:author="Tom Maycock" w:date="2021-09-07T09:36:00Z">
              <w:r w:rsidRPr="003862D0" w:rsidDel="00976194">
                <w:rPr>
                  <w:b/>
                  <w:bCs/>
                  <w:sz w:val="18"/>
                  <w:szCs w:val="18"/>
                  <w:lang w:val="en-GB"/>
                </w:rPr>
                <w:delText>Units = °C</w:delText>
              </w:r>
              <w:commentRangeEnd w:id="2580"/>
              <w:r w:rsidR="00B209E0" w:rsidDel="00976194">
                <w:rPr>
                  <w:rStyle w:val="CommentReference"/>
                </w:rPr>
                <w:commentReference w:id="2580"/>
              </w:r>
            </w:del>
            <w:commentRangeEnd w:id="2581"/>
            <w:r w:rsidR="00976194">
              <w:rPr>
                <w:rStyle w:val="CommentReference"/>
              </w:rPr>
              <w:commentReference w:id="2581"/>
            </w:r>
            <w:ins w:id="2583" w:author="Tom Maycock" w:date="2021-09-07T09:36:00Z">
              <w:r w:rsidR="00976194">
                <w:rPr>
                  <w:b/>
                  <w:bCs/>
                  <w:sz w:val="18"/>
                  <w:szCs w:val="18"/>
                  <w:lang w:val="en-GB"/>
                </w:rPr>
                <w:t>Time Period</w:t>
              </w:r>
            </w:ins>
          </w:p>
        </w:tc>
        <w:tc>
          <w:tcPr>
            <w:tcW w:w="1362" w:type="dxa"/>
            <w:tcBorders>
              <w:bottom w:val="nil"/>
            </w:tcBorders>
            <w:shd w:val="clear" w:color="auto" w:fill="DEEAF6" w:themeFill="accent1" w:themeFillTint="33"/>
          </w:tcPr>
          <w:p w14:paraId="12168723" w14:textId="792D83BB" w:rsidR="00EA2312" w:rsidRPr="003862D0" w:rsidRDefault="00EA2312" w:rsidP="00AC7F1D">
            <w:pPr>
              <w:pStyle w:val="AR6BodyText"/>
              <w:jc w:val="center"/>
              <w:rPr>
                <w:b/>
                <w:bCs/>
                <w:sz w:val="18"/>
                <w:szCs w:val="18"/>
                <w:lang w:val="en-GB"/>
              </w:rPr>
            </w:pPr>
            <w:r w:rsidRPr="003862D0">
              <w:rPr>
                <w:b/>
                <w:bCs/>
                <w:sz w:val="18"/>
                <w:szCs w:val="18"/>
                <w:lang w:val="en-GB"/>
              </w:rPr>
              <w:t>SSP1-1.9</w:t>
            </w:r>
            <w:ins w:id="2584" w:author="Tom Maycock" w:date="2021-09-07T09:35:00Z">
              <w:r w:rsidR="00976194">
                <w:rPr>
                  <w:b/>
                  <w:bCs/>
                  <w:sz w:val="18"/>
                  <w:szCs w:val="18"/>
                  <w:lang w:val="en-GB"/>
                </w:rPr>
                <w:t xml:space="preserve"> </w:t>
              </w:r>
              <w:r w:rsidR="00976194">
                <w:rPr>
                  <w:b/>
                  <w:bCs/>
                  <w:sz w:val="18"/>
                  <w:szCs w:val="18"/>
                  <w:lang w:val="en-GB"/>
                </w:rPr>
                <w:br/>
                <w:t>(°C)</w:t>
              </w:r>
            </w:ins>
          </w:p>
        </w:tc>
        <w:tc>
          <w:tcPr>
            <w:tcW w:w="1185" w:type="dxa"/>
            <w:tcBorders>
              <w:bottom w:val="nil"/>
            </w:tcBorders>
            <w:shd w:val="clear" w:color="auto" w:fill="DEEAF6" w:themeFill="accent1" w:themeFillTint="33"/>
          </w:tcPr>
          <w:p w14:paraId="054B0955" w14:textId="604EE1DA" w:rsidR="00EA2312" w:rsidRPr="003862D0" w:rsidRDefault="00EA2312" w:rsidP="00AC7F1D">
            <w:pPr>
              <w:pStyle w:val="AR6BodyText"/>
              <w:jc w:val="center"/>
              <w:rPr>
                <w:b/>
                <w:bCs/>
                <w:sz w:val="18"/>
                <w:szCs w:val="18"/>
                <w:lang w:val="en-GB"/>
              </w:rPr>
            </w:pPr>
            <w:r w:rsidRPr="003862D0">
              <w:rPr>
                <w:b/>
                <w:bCs/>
                <w:sz w:val="18"/>
                <w:szCs w:val="18"/>
                <w:lang w:val="en-GB"/>
              </w:rPr>
              <w:t>SSP1-2.6</w:t>
            </w:r>
            <w:ins w:id="2585" w:author="Tom Maycock" w:date="2021-09-07T09:35:00Z">
              <w:r w:rsidR="00976194">
                <w:rPr>
                  <w:b/>
                  <w:bCs/>
                  <w:sz w:val="18"/>
                  <w:szCs w:val="18"/>
                  <w:lang w:val="en-GB"/>
                </w:rPr>
                <w:br/>
                <w:t>(°C)</w:t>
              </w:r>
            </w:ins>
          </w:p>
        </w:tc>
        <w:tc>
          <w:tcPr>
            <w:tcW w:w="1185" w:type="dxa"/>
            <w:tcBorders>
              <w:bottom w:val="nil"/>
            </w:tcBorders>
            <w:shd w:val="clear" w:color="auto" w:fill="DEEAF6" w:themeFill="accent1" w:themeFillTint="33"/>
          </w:tcPr>
          <w:p w14:paraId="2AB1BD86" w14:textId="531DE319" w:rsidR="00EA2312" w:rsidRPr="003862D0" w:rsidRDefault="00EA2312" w:rsidP="00AC7F1D">
            <w:pPr>
              <w:pStyle w:val="AR6BodyText"/>
              <w:jc w:val="center"/>
              <w:rPr>
                <w:b/>
                <w:bCs/>
                <w:sz w:val="18"/>
                <w:szCs w:val="18"/>
                <w:lang w:val="en-GB"/>
              </w:rPr>
            </w:pPr>
            <w:r w:rsidRPr="003862D0">
              <w:rPr>
                <w:b/>
                <w:bCs/>
                <w:sz w:val="18"/>
                <w:szCs w:val="18"/>
                <w:lang w:val="en-GB"/>
              </w:rPr>
              <w:t>SSP2-4.5</w:t>
            </w:r>
            <w:ins w:id="2586" w:author="Tom Maycock" w:date="2021-09-07T09:35:00Z">
              <w:r w:rsidR="00976194">
                <w:rPr>
                  <w:b/>
                  <w:bCs/>
                  <w:sz w:val="18"/>
                  <w:szCs w:val="18"/>
                  <w:lang w:val="en-GB"/>
                </w:rPr>
                <w:br/>
                <w:t>(°C)</w:t>
              </w:r>
            </w:ins>
          </w:p>
        </w:tc>
        <w:tc>
          <w:tcPr>
            <w:tcW w:w="1414" w:type="dxa"/>
            <w:tcBorders>
              <w:bottom w:val="nil"/>
            </w:tcBorders>
            <w:shd w:val="clear" w:color="auto" w:fill="DEEAF6" w:themeFill="accent1" w:themeFillTint="33"/>
          </w:tcPr>
          <w:p w14:paraId="7FC087A1" w14:textId="1F4EB1B8" w:rsidR="00EA2312" w:rsidRPr="003862D0" w:rsidRDefault="00EA2312" w:rsidP="00AC7F1D">
            <w:pPr>
              <w:pStyle w:val="AR6BodyText"/>
              <w:jc w:val="center"/>
              <w:rPr>
                <w:b/>
                <w:bCs/>
                <w:sz w:val="18"/>
                <w:szCs w:val="18"/>
                <w:lang w:val="en-GB"/>
              </w:rPr>
            </w:pPr>
            <w:r w:rsidRPr="003862D0">
              <w:rPr>
                <w:b/>
                <w:bCs/>
                <w:sz w:val="18"/>
                <w:szCs w:val="18"/>
                <w:lang w:val="en-GB"/>
              </w:rPr>
              <w:t xml:space="preserve">SSP3-7.0 </w:t>
            </w:r>
            <w:ins w:id="2587" w:author="Tom Maycock" w:date="2021-09-07T09:36:00Z">
              <w:r w:rsidR="00976194">
                <w:rPr>
                  <w:b/>
                  <w:bCs/>
                  <w:sz w:val="18"/>
                  <w:szCs w:val="18"/>
                  <w:lang w:val="en-GB"/>
                </w:rPr>
                <w:br/>
              </w:r>
            </w:ins>
            <w:ins w:id="2588" w:author="Tom Maycock" w:date="2021-09-07T09:35:00Z">
              <w:r w:rsidR="00976194">
                <w:rPr>
                  <w:b/>
                  <w:bCs/>
                  <w:sz w:val="18"/>
                  <w:szCs w:val="18"/>
                  <w:lang w:val="en-GB"/>
                </w:rPr>
                <w:t>(°C)</w:t>
              </w:r>
            </w:ins>
          </w:p>
        </w:tc>
        <w:tc>
          <w:tcPr>
            <w:tcW w:w="1570" w:type="dxa"/>
            <w:tcBorders>
              <w:bottom w:val="nil"/>
            </w:tcBorders>
            <w:shd w:val="clear" w:color="auto" w:fill="DEEAF6" w:themeFill="accent1" w:themeFillTint="33"/>
          </w:tcPr>
          <w:p w14:paraId="18203668" w14:textId="24BDA35D" w:rsidR="00EA2312" w:rsidRPr="003862D0" w:rsidRDefault="00EA2312" w:rsidP="00AC7F1D">
            <w:pPr>
              <w:pStyle w:val="AR6BodyText"/>
              <w:jc w:val="center"/>
              <w:rPr>
                <w:b/>
                <w:bCs/>
                <w:sz w:val="18"/>
                <w:szCs w:val="18"/>
                <w:lang w:val="en-GB"/>
              </w:rPr>
            </w:pPr>
            <w:r w:rsidRPr="003862D0">
              <w:rPr>
                <w:b/>
                <w:bCs/>
                <w:sz w:val="18"/>
                <w:szCs w:val="18"/>
                <w:lang w:val="en-GB"/>
              </w:rPr>
              <w:t>SSP5-8.5</w:t>
            </w:r>
            <w:ins w:id="2589" w:author="Tom Maycock" w:date="2021-09-07T09:36:00Z">
              <w:r w:rsidR="00976194">
                <w:rPr>
                  <w:b/>
                  <w:bCs/>
                  <w:sz w:val="18"/>
                  <w:szCs w:val="18"/>
                  <w:lang w:val="en-GB"/>
                </w:rPr>
                <w:br/>
              </w:r>
            </w:ins>
            <w:ins w:id="2590" w:author="Tom Maycock" w:date="2021-09-07T09:35:00Z">
              <w:r w:rsidR="00976194">
                <w:rPr>
                  <w:b/>
                  <w:bCs/>
                  <w:sz w:val="18"/>
                  <w:szCs w:val="18"/>
                  <w:lang w:val="en-GB"/>
                </w:rPr>
                <w:t>(°C)</w:t>
              </w:r>
            </w:ins>
          </w:p>
        </w:tc>
      </w:tr>
      <w:tr w:rsidR="00EA2312" w:rsidRPr="003862D0" w14:paraId="10B60D6C" w14:textId="77777777" w:rsidTr="005C415A">
        <w:trPr>
          <w:jc w:val="center"/>
        </w:trPr>
        <w:tc>
          <w:tcPr>
            <w:tcW w:w="1413" w:type="dxa"/>
            <w:tcBorders>
              <w:top w:val="nil"/>
              <w:bottom w:val="nil"/>
            </w:tcBorders>
            <w:shd w:val="clear" w:color="auto" w:fill="FFF2CC" w:themeFill="accent4" w:themeFillTint="33"/>
          </w:tcPr>
          <w:p w14:paraId="2EC26DF4" w14:textId="1A21C74E" w:rsidR="00EA2312" w:rsidRPr="003862D0" w:rsidRDefault="0063700D" w:rsidP="00AC7F1D">
            <w:pPr>
              <w:pStyle w:val="AR6BodyText"/>
              <w:rPr>
                <w:sz w:val="18"/>
                <w:szCs w:val="18"/>
                <w:lang w:val="en-GB"/>
              </w:rPr>
            </w:pPr>
            <w:r w:rsidRPr="003862D0">
              <w:rPr>
                <w:sz w:val="18"/>
                <w:szCs w:val="18"/>
                <w:lang w:val="en-GB"/>
              </w:rPr>
              <w:t xml:space="preserve">Near </w:t>
            </w:r>
            <w:ins w:id="2591" w:author="Sara M Tuson" w:date="2021-07-22T17:02:00Z">
              <w:r w:rsidR="00B073F5">
                <w:rPr>
                  <w:sz w:val="18"/>
                  <w:szCs w:val="18"/>
                  <w:lang w:val="en-GB"/>
                </w:rPr>
                <w:t>T</w:t>
              </w:r>
            </w:ins>
            <w:del w:id="2592" w:author="Sara M Tuson" w:date="2021-07-22T17:02:00Z">
              <w:r w:rsidR="00EA2312" w:rsidRPr="003862D0" w:rsidDel="00B073F5">
                <w:rPr>
                  <w:sz w:val="18"/>
                  <w:szCs w:val="18"/>
                  <w:lang w:val="en-GB"/>
                </w:rPr>
                <w:delText>t</w:delText>
              </w:r>
            </w:del>
            <w:r w:rsidR="00EA2312" w:rsidRPr="003862D0">
              <w:rPr>
                <w:sz w:val="18"/>
                <w:szCs w:val="18"/>
                <w:lang w:val="en-GB"/>
              </w:rPr>
              <w:t>erm</w:t>
            </w:r>
            <w:r w:rsidR="005C415A" w:rsidRPr="003862D0">
              <w:rPr>
                <w:sz w:val="18"/>
                <w:szCs w:val="18"/>
                <w:lang w:val="en-GB"/>
              </w:rPr>
              <w:t xml:space="preserve"> (</w:t>
            </w:r>
            <w:r w:rsidR="00EA2312" w:rsidRPr="003862D0">
              <w:rPr>
                <w:sz w:val="18"/>
                <w:szCs w:val="18"/>
                <w:lang w:val="en-GB"/>
              </w:rPr>
              <w:t>2021–2040</w:t>
            </w:r>
            <w:r w:rsidR="005C415A" w:rsidRPr="003862D0">
              <w:rPr>
                <w:sz w:val="18"/>
                <w:szCs w:val="18"/>
                <w:lang w:val="en-GB"/>
              </w:rPr>
              <w:t>)</w:t>
            </w:r>
            <w:r w:rsidR="00EA2312" w:rsidRPr="003862D0">
              <w:rPr>
                <w:sz w:val="18"/>
                <w:szCs w:val="18"/>
                <w:lang w:val="en-GB"/>
              </w:rPr>
              <w:t xml:space="preserve"> </w:t>
            </w:r>
          </w:p>
        </w:tc>
        <w:tc>
          <w:tcPr>
            <w:tcW w:w="1362" w:type="dxa"/>
            <w:tcBorders>
              <w:top w:val="nil"/>
              <w:bottom w:val="nil"/>
            </w:tcBorders>
            <w:shd w:val="clear" w:color="auto" w:fill="FFF2CC" w:themeFill="accent4" w:themeFillTint="33"/>
          </w:tcPr>
          <w:p w14:paraId="7400FED5"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185" w:type="dxa"/>
            <w:tcBorders>
              <w:top w:val="nil"/>
              <w:bottom w:val="nil"/>
            </w:tcBorders>
            <w:shd w:val="clear" w:color="auto" w:fill="FFF2CC" w:themeFill="accent4" w:themeFillTint="33"/>
          </w:tcPr>
          <w:p w14:paraId="653D1F5F"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185" w:type="dxa"/>
            <w:tcBorders>
              <w:top w:val="nil"/>
              <w:bottom w:val="nil"/>
            </w:tcBorders>
            <w:shd w:val="clear" w:color="auto" w:fill="FFF2CC" w:themeFill="accent4" w:themeFillTint="33"/>
          </w:tcPr>
          <w:p w14:paraId="74E97239"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414" w:type="dxa"/>
            <w:tcBorders>
              <w:top w:val="nil"/>
              <w:bottom w:val="nil"/>
            </w:tcBorders>
            <w:shd w:val="clear" w:color="auto" w:fill="FFF2CC" w:themeFill="accent4" w:themeFillTint="33"/>
          </w:tcPr>
          <w:p w14:paraId="3ACFF86E" w14:textId="77777777" w:rsidR="00EA2312" w:rsidRPr="003862D0" w:rsidRDefault="00EA2312" w:rsidP="00AC7F1D">
            <w:pPr>
              <w:pStyle w:val="AR6BodyText"/>
              <w:jc w:val="center"/>
              <w:rPr>
                <w:sz w:val="18"/>
                <w:szCs w:val="18"/>
                <w:lang w:val="en-GB"/>
              </w:rPr>
            </w:pPr>
            <w:r w:rsidRPr="003862D0">
              <w:rPr>
                <w:sz w:val="18"/>
                <w:szCs w:val="18"/>
                <w:lang w:val="en-GB"/>
              </w:rPr>
              <w:t>0.2 (0.1, 0.3)</w:t>
            </w:r>
          </w:p>
        </w:tc>
        <w:tc>
          <w:tcPr>
            <w:tcW w:w="1570" w:type="dxa"/>
            <w:tcBorders>
              <w:top w:val="nil"/>
              <w:bottom w:val="nil"/>
            </w:tcBorders>
            <w:shd w:val="clear" w:color="auto" w:fill="FFF2CC" w:themeFill="accent4" w:themeFillTint="33"/>
          </w:tcPr>
          <w:p w14:paraId="577A7A63"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r>
      <w:tr w:rsidR="00EA2312" w:rsidRPr="003862D0" w14:paraId="2C80325A" w14:textId="77777777" w:rsidTr="005C415A">
        <w:trPr>
          <w:jc w:val="center"/>
        </w:trPr>
        <w:tc>
          <w:tcPr>
            <w:tcW w:w="1413" w:type="dxa"/>
            <w:tcBorders>
              <w:top w:val="nil"/>
              <w:bottom w:val="nil"/>
            </w:tcBorders>
          </w:tcPr>
          <w:p w14:paraId="332D9977" w14:textId="2613F0CA" w:rsidR="00EA2312" w:rsidRPr="003862D0" w:rsidRDefault="00EA2312" w:rsidP="00AC7F1D">
            <w:pPr>
              <w:pStyle w:val="AR6BodyText"/>
              <w:rPr>
                <w:sz w:val="18"/>
                <w:szCs w:val="18"/>
                <w:lang w:val="en-GB"/>
              </w:rPr>
            </w:pPr>
            <w:r w:rsidRPr="003862D0">
              <w:rPr>
                <w:sz w:val="18"/>
                <w:szCs w:val="18"/>
                <w:lang w:val="en-GB"/>
              </w:rPr>
              <w:t>Mid</w:t>
            </w:r>
            <w:r w:rsidR="00B209E0">
              <w:rPr>
                <w:sz w:val="18"/>
                <w:szCs w:val="18"/>
                <w:lang w:val="en-GB"/>
              </w:rPr>
              <w:t>-</w:t>
            </w:r>
            <w:del w:id="2593" w:author="Ian Blenkinsop" w:date="2021-07-27T11:51:00Z">
              <w:r w:rsidR="00B209E0" w:rsidDel="004C47C1">
                <w:rPr>
                  <w:sz w:val="18"/>
                  <w:szCs w:val="18"/>
                  <w:lang w:val="en-GB"/>
                </w:rPr>
                <w:delText>te</w:delText>
              </w:r>
              <w:r w:rsidRPr="003862D0" w:rsidDel="004C47C1">
                <w:rPr>
                  <w:sz w:val="18"/>
                  <w:szCs w:val="18"/>
                  <w:lang w:val="en-GB"/>
                </w:rPr>
                <w:delText xml:space="preserve">rm </w:delText>
              </w:r>
            </w:del>
            <w:ins w:id="2594" w:author="Ian Blenkinsop" w:date="2021-07-27T11:51:00Z">
              <w:r w:rsidR="004C47C1">
                <w:rPr>
                  <w:sz w:val="18"/>
                  <w:szCs w:val="18"/>
                  <w:lang w:val="en-GB"/>
                </w:rPr>
                <w:t>Te</w:t>
              </w:r>
              <w:r w:rsidR="004C47C1" w:rsidRPr="003862D0">
                <w:rPr>
                  <w:sz w:val="18"/>
                  <w:szCs w:val="18"/>
                  <w:lang w:val="en-GB"/>
                </w:rPr>
                <w:t xml:space="preserve">rm </w:t>
              </w:r>
            </w:ins>
            <w:r w:rsidR="005C415A" w:rsidRPr="003862D0">
              <w:rPr>
                <w:sz w:val="18"/>
                <w:szCs w:val="18"/>
                <w:lang w:val="en-GB"/>
              </w:rPr>
              <w:t>(</w:t>
            </w:r>
            <w:r w:rsidRPr="003862D0">
              <w:rPr>
                <w:sz w:val="18"/>
                <w:szCs w:val="18"/>
                <w:lang w:val="en-GB"/>
              </w:rPr>
              <w:t>2041–2060</w:t>
            </w:r>
            <w:r w:rsidR="005C415A" w:rsidRPr="003862D0">
              <w:rPr>
                <w:sz w:val="18"/>
                <w:szCs w:val="18"/>
                <w:lang w:val="en-GB"/>
              </w:rPr>
              <w:t>)</w:t>
            </w:r>
            <w:r w:rsidRPr="003862D0">
              <w:rPr>
                <w:sz w:val="18"/>
                <w:szCs w:val="18"/>
                <w:lang w:val="en-GB"/>
              </w:rPr>
              <w:t xml:space="preserve"> </w:t>
            </w:r>
          </w:p>
        </w:tc>
        <w:tc>
          <w:tcPr>
            <w:tcW w:w="1362" w:type="dxa"/>
            <w:tcBorders>
              <w:top w:val="nil"/>
              <w:bottom w:val="nil"/>
            </w:tcBorders>
          </w:tcPr>
          <w:p w14:paraId="77652AAA"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nil"/>
            </w:tcBorders>
          </w:tcPr>
          <w:p w14:paraId="7F22C40D"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nil"/>
            </w:tcBorders>
          </w:tcPr>
          <w:p w14:paraId="73C81025"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c>
          <w:tcPr>
            <w:tcW w:w="1414" w:type="dxa"/>
            <w:tcBorders>
              <w:top w:val="nil"/>
              <w:bottom w:val="nil"/>
            </w:tcBorders>
          </w:tcPr>
          <w:p w14:paraId="5D204B28" w14:textId="77777777" w:rsidR="00EA2312" w:rsidRPr="003862D0" w:rsidRDefault="00EA2312" w:rsidP="00AC7F1D">
            <w:pPr>
              <w:pStyle w:val="AR6BodyText"/>
              <w:jc w:val="center"/>
              <w:rPr>
                <w:sz w:val="18"/>
                <w:szCs w:val="18"/>
                <w:lang w:val="en-GB"/>
              </w:rPr>
            </w:pPr>
            <w:r w:rsidRPr="003862D0">
              <w:rPr>
                <w:sz w:val="18"/>
                <w:szCs w:val="18"/>
                <w:lang w:val="en-GB"/>
              </w:rPr>
              <w:t>0.3 (0.2, 0.4)</w:t>
            </w:r>
          </w:p>
        </w:tc>
        <w:tc>
          <w:tcPr>
            <w:tcW w:w="1570" w:type="dxa"/>
            <w:tcBorders>
              <w:top w:val="nil"/>
              <w:bottom w:val="nil"/>
            </w:tcBorders>
          </w:tcPr>
          <w:p w14:paraId="3AF03724" w14:textId="77777777" w:rsidR="00EA2312" w:rsidRPr="003862D0" w:rsidRDefault="00EA2312" w:rsidP="00AC7F1D">
            <w:pPr>
              <w:pStyle w:val="AR6BodyText"/>
              <w:jc w:val="center"/>
              <w:rPr>
                <w:sz w:val="18"/>
                <w:szCs w:val="18"/>
                <w:lang w:val="en-GB"/>
              </w:rPr>
            </w:pPr>
            <w:r w:rsidRPr="003862D0">
              <w:rPr>
                <w:sz w:val="18"/>
                <w:szCs w:val="18"/>
                <w:lang w:val="en-GB"/>
              </w:rPr>
              <w:t>0.5 (0.3, 0.7)</w:t>
            </w:r>
          </w:p>
        </w:tc>
      </w:tr>
      <w:tr w:rsidR="00EA2312" w:rsidRPr="003862D0" w14:paraId="0DA53974" w14:textId="77777777" w:rsidTr="005C415A">
        <w:trPr>
          <w:jc w:val="center"/>
        </w:trPr>
        <w:tc>
          <w:tcPr>
            <w:tcW w:w="1413" w:type="dxa"/>
            <w:tcBorders>
              <w:top w:val="nil"/>
              <w:bottom w:val="single" w:sz="4" w:space="0" w:color="auto"/>
            </w:tcBorders>
            <w:shd w:val="clear" w:color="auto" w:fill="FFF2CC" w:themeFill="accent4" w:themeFillTint="33"/>
          </w:tcPr>
          <w:p w14:paraId="4D186B1B" w14:textId="1B10C9FF" w:rsidR="00EA2312" w:rsidRPr="003862D0" w:rsidRDefault="0063700D" w:rsidP="00AC7F1D">
            <w:pPr>
              <w:pStyle w:val="AR6BodyText"/>
              <w:rPr>
                <w:sz w:val="18"/>
                <w:szCs w:val="18"/>
                <w:lang w:val="en-GB"/>
              </w:rPr>
            </w:pPr>
            <w:r w:rsidRPr="003862D0">
              <w:rPr>
                <w:sz w:val="18"/>
                <w:szCs w:val="18"/>
                <w:lang w:val="en-GB"/>
              </w:rPr>
              <w:t xml:space="preserve">Long </w:t>
            </w:r>
            <w:ins w:id="2595" w:author="Sara M Tuson" w:date="2021-07-22T17:02:00Z">
              <w:r w:rsidR="00B073F5">
                <w:rPr>
                  <w:sz w:val="18"/>
                  <w:szCs w:val="18"/>
                  <w:lang w:val="en-GB"/>
                </w:rPr>
                <w:t>T</w:t>
              </w:r>
            </w:ins>
            <w:del w:id="2596" w:author="Sara M Tuson" w:date="2021-07-22T17:02:00Z">
              <w:r w:rsidR="00EA2312" w:rsidRPr="003862D0" w:rsidDel="00B073F5">
                <w:rPr>
                  <w:sz w:val="18"/>
                  <w:szCs w:val="18"/>
                  <w:lang w:val="en-GB"/>
                </w:rPr>
                <w:delText>t</w:delText>
              </w:r>
            </w:del>
            <w:r w:rsidR="00EA2312" w:rsidRPr="003862D0">
              <w:rPr>
                <w:sz w:val="18"/>
                <w:szCs w:val="18"/>
                <w:lang w:val="en-GB"/>
              </w:rPr>
              <w:t xml:space="preserve">erm </w:t>
            </w:r>
            <w:r w:rsidR="005C415A" w:rsidRPr="003862D0">
              <w:rPr>
                <w:sz w:val="18"/>
                <w:szCs w:val="18"/>
                <w:lang w:val="en-GB"/>
              </w:rPr>
              <w:t>(</w:t>
            </w:r>
            <w:r w:rsidR="00EA2312" w:rsidRPr="003862D0">
              <w:rPr>
                <w:sz w:val="18"/>
                <w:szCs w:val="18"/>
                <w:lang w:val="en-GB"/>
              </w:rPr>
              <w:t>2081–2100</w:t>
            </w:r>
            <w:r w:rsidR="005C415A" w:rsidRPr="003862D0">
              <w:rPr>
                <w:sz w:val="18"/>
                <w:szCs w:val="18"/>
                <w:lang w:val="en-GB"/>
              </w:rPr>
              <w:t>)</w:t>
            </w:r>
          </w:p>
        </w:tc>
        <w:tc>
          <w:tcPr>
            <w:tcW w:w="1362" w:type="dxa"/>
            <w:tcBorders>
              <w:top w:val="nil"/>
              <w:bottom w:val="single" w:sz="4" w:space="0" w:color="auto"/>
            </w:tcBorders>
            <w:shd w:val="clear" w:color="auto" w:fill="FFF2CC" w:themeFill="accent4" w:themeFillTint="33"/>
          </w:tcPr>
          <w:p w14:paraId="3CD1BE6E" w14:textId="77777777" w:rsidR="00EA2312" w:rsidRPr="003862D0" w:rsidRDefault="00EA2312" w:rsidP="00AC7F1D">
            <w:pPr>
              <w:pStyle w:val="AR6BodyText"/>
              <w:jc w:val="center"/>
              <w:rPr>
                <w:sz w:val="18"/>
                <w:szCs w:val="18"/>
                <w:lang w:val="en-GB"/>
              </w:rPr>
            </w:pPr>
            <w:r w:rsidRPr="003862D0">
              <w:rPr>
                <w:sz w:val="18"/>
                <w:szCs w:val="18"/>
                <w:lang w:val="en-GB"/>
              </w:rPr>
              <w:t>0.1 (-0.1, 0.4)</w:t>
            </w:r>
          </w:p>
        </w:tc>
        <w:tc>
          <w:tcPr>
            <w:tcW w:w="1185" w:type="dxa"/>
            <w:tcBorders>
              <w:top w:val="nil"/>
              <w:bottom w:val="single" w:sz="4" w:space="0" w:color="auto"/>
            </w:tcBorders>
            <w:shd w:val="clear" w:color="auto" w:fill="FFF2CC" w:themeFill="accent4" w:themeFillTint="33"/>
          </w:tcPr>
          <w:p w14:paraId="558350B6" w14:textId="77777777" w:rsidR="00EA2312" w:rsidRPr="003862D0" w:rsidRDefault="00EA2312" w:rsidP="00AC7F1D">
            <w:pPr>
              <w:pStyle w:val="AR6BodyText"/>
              <w:jc w:val="center"/>
              <w:rPr>
                <w:sz w:val="18"/>
                <w:szCs w:val="18"/>
                <w:lang w:val="en-GB"/>
              </w:rPr>
            </w:pPr>
            <w:r w:rsidRPr="003862D0">
              <w:rPr>
                <w:sz w:val="18"/>
                <w:szCs w:val="18"/>
                <w:lang w:val="en-GB"/>
              </w:rPr>
              <w:t>0.2 (0.0, 0.4)</w:t>
            </w:r>
          </w:p>
        </w:tc>
        <w:tc>
          <w:tcPr>
            <w:tcW w:w="1185" w:type="dxa"/>
            <w:tcBorders>
              <w:top w:val="nil"/>
              <w:bottom w:val="single" w:sz="4" w:space="0" w:color="auto"/>
            </w:tcBorders>
            <w:shd w:val="clear" w:color="auto" w:fill="FFF2CC" w:themeFill="accent4" w:themeFillTint="33"/>
          </w:tcPr>
          <w:p w14:paraId="29BC2C49" w14:textId="77777777" w:rsidR="00EA2312" w:rsidRPr="003862D0" w:rsidRDefault="00EA2312" w:rsidP="00AC7F1D">
            <w:pPr>
              <w:pStyle w:val="AR6BodyText"/>
              <w:jc w:val="center"/>
              <w:rPr>
                <w:sz w:val="18"/>
                <w:szCs w:val="18"/>
                <w:lang w:val="en-GB"/>
              </w:rPr>
            </w:pPr>
            <w:r w:rsidRPr="003862D0">
              <w:rPr>
                <w:sz w:val="18"/>
                <w:szCs w:val="18"/>
                <w:lang w:val="en-GB"/>
              </w:rPr>
              <w:t>0.3 (0.1, 0.6)</w:t>
            </w:r>
          </w:p>
        </w:tc>
        <w:tc>
          <w:tcPr>
            <w:tcW w:w="1414" w:type="dxa"/>
            <w:tcBorders>
              <w:top w:val="nil"/>
              <w:bottom w:val="single" w:sz="4" w:space="0" w:color="auto"/>
            </w:tcBorders>
            <w:shd w:val="clear" w:color="auto" w:fill="FFF2CC" w:themeFill="accent4" w:themeFillTint="33"/>
          </w:tcPr>
          <w:p w14:paraId="32FBC204" w14:textId="77777777" w:rsidR="00EA2312" w:rsidRPr="003862D0" w:rsidRDefault="00EA2312" w:rsidP="00AC7F1D">
            <w:pPr>
              <w:pStyle w:val="AR6BodyText"/>
              <w:jc w:val="center"/>
              <w:rPr>
                <w:sz w:val="18"/>
                <w:szCs w:val="18"/>
                <w:lang w:val="en-GB"/>
              </w:rPr>
            </w:pPr>
            <w:r w:rsidRPr="003862D0">
              <w:rPr>
                <w:sz w:val="18"/>
                <w:szCs w:val="18"/>
                <w:lang w:val="en-GB"/>
              </w:rPr>
              <w:t>0.5 (0.4, 0.8)</w:t>
            </w:r>
          </w:p>
        </w:tc>
        <w:tc>
          <w:tcPr>
            <w:tcW w:w="1570" w:type="dxa"/>
            <w:tcBorders>
              <w:top w:val="nil"/>
              <w:bottom w:val="single" w:sz="4" w:space="0" w:color="auto"/>
            </w:tcBorders>
            <w:shd w:val="clear" w:color="auto" w:fill="FFF2CC" w:themeFill="accent4" w:themeFillTint="33"/>
          </w:tcPr>
          <w:p w14:paraId="7F4ED097" w14:textId="77777777" w:rsidR="00EA2312" w:rsidRPr="003862D0" w:rsidRDefault="00EA2312" w:rsidP="00AC7F1D">
            <w:pPr>
              <w:pStyle w:val="AR6BodyText"/>
              <w:jc w:val="center"/>
              <w:rPr>
                <w:sz w:val="18"/>
                <w:szCs w:val="18"/>
                <w:lang w:val="en-GB"/>
              </w:rPr>
            </w:pPr>
            <w:r w:rsidRPr="003862D0">
              <w:rPr>
                <w:sz w:val="18"/>
                <w:szCs w:val="18"/>
                <w:lang w:val="en-GB"/>
              </w:rPr>
              <w:t>0.7 (0.4, 1.0)</w:t>
            </w:r>
          </w:p>
        </w:tc>
      </w:tr>
    </w:tbl>
    <w:p w14:paraId="1359102E" w14:textId="77777777" w:rsidR="008D771F" w:rsidRPr="003862D0" w:rsidRDefault="008D771F" w:rsidP="008D771F">
      <w:pPr>
        <w:pStyle w:val="AR6Table"/>
        <w:rPr>
          <w:rStyle w:val="AR6Chap4TableCar"/>
          <w:lang w:val="en-GB"/>
        </w:rPr>
      </w:pPr>
    </w:p>
    <w:p w14:paraId="5ACE796B" w14:textId="6B9FA2FF" w:rsidR="008D771F" w:rsidRPr="003862D0" w:rsidRDefault="008D771F" w:rsidP="008D771F">
      <w:pPr>
        <w:pStyle w:val="AR6BodyText"/>
        <w:rPr>
          <w:lang w:val="en-GB" w:eastAsia="en-US"/>
        </w:rPr>
      </w:pPr>
      <w:r w:rsidRPr="003862D0">
        <w:rPr>
          <w:b/>
          <w:lang w:val="en-GB"/>
        </w:rPr>
        <w:t>[END TABLE 4.</w:t>
      </w:r>
      <w:r w:rsidR="004976F7" w:rsidRPr="003862D0">
        <w:rPr>
          <w:b/>
          <w:lang w:val="en-GB"/>
        </w:rPr>
        <w:t>6</w:t>
      </w:r>
      <w:r w:rsidRPr="003862D0">
        <w:rPr>
          <w:b/>
          <w:lang w:val="en-GB"/>
        </w:rPr>
        <w:t xml:space="preserve"> HERE]</w:t>
      </w:r>
    </w:p>
    <w:p w14:paraId="3E14ED5D" w14:textId="77777777" w:rsidR="008D771F" w:rsidRPr="003862D0" w:rsidRDefault="008D771F" w:rsidP="008D771F">
      <w:pPr>
        <w:pStyle w:val="AR6BodyText"/>
        <w:rPr>
          <w:b/>
          <w:lang w:val="en-GB"/>
        </w:rPr>
      </w:pPr>
    </w:p>
    <w:p w14:paraId="43E2ED6A" w14:textId="77777777" w:rsidR="008D771F" w:rsidRPr="003862D0" w:rsidRDefault="008D771F" w:rsidP="008D771F">
      <w:pPr>
        <w:pStyle w:val="AR6BodyText"/>
        <w:rPr>
          <w:rFonts w:asciiTheme="minorHAnsi" w:eastAsiaTheme="minorHAnsi" w:hAnsiTheme="minorHAnsi"/>
          <w:lang w:val="en-GB" w:eastAsia="en-US"/>
        </w:rPr>
      </w:pPr>
    </w:p>
    <w:p w14:paraId="73BAD32C" w14:textId="1E4B37A3" w:rsidR="008D771F" w:rsidRPr="003862D0" w:rsidRDefault="008D771F" w:rsidP="008D771F">
      <w:pPr>
        <w:pStyle w:val="AR6BodyText"/>
        <w:rPr>
          <w:lang w:val="en-GB"/>
        </w:rPr>
      </w:pPr>
      <w:r w:rsidRPr="003862D0">
        <w:rPr>
          <w:lang w:val="en-GB"/>
        </w:rPr>
        <w:t>In addition to effects on GSAT, SLCFs affect other aspects of the global climate system (Section 6.</w:t>
      </w:r>
      <w:r w:rsidR="00611208">
        <w:rPr>
          <w:lang w:val="en-GB"/>
        </w:rPr>
        <w:t>7.2</w:t>
      </w:r>
      <w:r w:rsidRPr="003862D0">
        <w:rPr>
          <w:lang w:val="en-GB"/>
        </w:rPr>
        <w:t xml:space="preserve">). The additional warming at high northern latitudes associated with projected reductions in aerosol emissions over the 21st century leads to a more rapid reduction in Arctic </w:t>
      </w:r>
      <w:r w:rsidR="008A7C64" w:rsidRPr="003862D0">
        <w:rPr>
          <w:lang w:val="en-GB"/>
        </w:rPr>
        <w:t>sea</w:t>
      </w:r>
      <w:ins w:id="2597" w:author="Sara M Tuson" w:date="2021-07-17T14:40:00Z">
        <w:r w:rsidR="00AE1927">
          <w:rPr>
            <w:lang w:val="en-GB"/>
          </w:rPr>
          <w:t xml:space="preserve"> </w:t>
        </w:r>
      </w:ins>
      <w:del w:id="2598" w:author="Sara M Tuson" w:date="2021-07-17T14:40:00Z">
        <w:r w:rsidR="008A7C64" w:rsidRPr="003862D0" w:rsidDel="00AE1927">
          <w:rPr>
            <w:lang w:val="en-GB"/>
          </w:rPr>
          <w:delText>-</w:delText>
        </w:r>
      </w:del>
      <w:r w:rsidR="008A7C64" w:rsidRPr="003862D0">
        <w:rPr>
          <w:lang w:val="en-GB"/>
        </w:rPr>
        <w:t>ice extent</w:t>
      </w:r>
      <w:r w:rsidRPr="003862D0">
        <w:rPr>
          <w:lang w:val="en-GB"/>
        </w:rPr>
        <w:t xml:space="preserve"> in the RCP scenarios </w:t>
      </w:r>
      <w:r w:rsidRPr="003862D0">
        <w:rPr>
          <w:lang w:val="en-GB"/>
        </w:rPr>
        <w:fldChar w:fldCharType="begin" w:fldLock="1"/>
      </w:r>
      <w:r w:rsidR="00615634">
        <w:rPr>
          <w:lang w:val="en-GB"/>
        </w:rPr>
        <w:instrText>ADDIN CSL_CITATION { "citationItems" : [ { "id" : "ITEM-1", "itemData" : { "DOI" : "10.1002/2015GL065504", "ISSN" : "00948276", "abstract" : "Abstract We examine the response of Arctic sea ice to projected aerosol and aerosol precursor emission changes under the Representative Concentration Pathway (RCP) scenarios in simulations of the Canadian Earth System Model. The overall decrease in aerosol loading causes a warming, largest over the Arctic, which leads to an annual mean reduction in sea ice extent of approximately 1 million km2 over the 21st century in all RCP scenarios. This accounts for approximately 25% of the simulated reduction in sea ice extent in RCP 4.5, and 40% of the reduction in RCP 2.5. In RCP 4.5, the Arctic ocean is projected to become ice-free during summertime in 2045, but it does not become ice-free until 2057 in simulations with aerosol precursor emissions held fixed at 2000 values. Thus, while reductions in aerosol emissions have significant health and environmental benefits, their substantial contribution to projected Arctic climate change should not be overlooked.",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"20", "issued" : { "date-parts" : [ [ "2015", "10", "28" ] ] }, "note" : "doi: 10.1002/2015GL065504", "page" : "8481-8488", "publisher" : "Wiley-Blackwell", "title" : "Impact of aerosol emission controls on future Arctic sea ice cover", "translator" : [ { "dropping-particle" : "", "family" : "K2893", "given" : "", "non-dropping-particle" : "", "parse-names" : false, "suffix" : "" } ], "type" : "article-journal", "volume" : "42" }, "uris" : [ "http://www.mendeley.com/documents/?uuid=82afe987-cebe-44e3-9799-f86f46367def" ] } ], "mendeley" : { "formattedCitation" : "(Gagn\u00e9 et al., 2015)", "plainTextFormattedCitation" : "(Gagn\u00e9 et al., 2015)", "previouslyFormattedCitation" : "(Gagn\u00e9 et al., 2015)" }, "properties" : { "noteIndex" : 0 }, "schema" : "https://github.com/citation-style-language/schema/raw/master/csl-citation.json" }</w:instrText>
      </w:r>
      <w:r w:rsidRPr="003862D0">
        <w:rPr>
          <w:lang w:val="en-GB"/>
        </w:rPr>
        <w:fldChar w:fldCharType="separate"/>
      </w:r>
      <w:r w:rsidR="00016735">
        <w:rPr>
          <w:noProof/>
          <w:lang w:val="en-GB"/>
        </w:rPr>
        <w:t>(Gagné et al., 2015)</w:t>
      </w:r>
      <w:r w:rsidRPr="003862D0">
        <w:rPr>
          <w:lang w:val="en-GB"/>
        </w:rPr>
        <w:fldChar w:fldCharType="end"/>
      </w:r>
      <w:r w:rsidRPr="003862D0">
        <w:rPr>
          <w:lang w:val="en-GB"/>
        </w:rPr>
        <w:t xml:space="preserve">. Furthermore, mitigation of non-methane SLCFs in the </w:t>
      </w:r>
      <w:r w:rsidR="00263D75" w:rsidRPr="003862D0">
        <w:rPr>
          <w:lang w:val="en-GB"/>
        </w:rPr>
        <w:t xml:space="preserve">SSP3-7.0-lowSLCF-highCH4 </w:t>
      </w:r>
      <w:r w:rsidRPr="003862D0">
        <w:rPr>
          <w:lang w:val="en-GB"/>
        </w:rPr>
        <w:t>scenario causes an increase in global mean precipitation, with larger regional changes in south</w:t>
      </w:r>
      <w:r w:rsidR="00263D75" w:rsidRPr="003862D0">
        <w:rPr>
          <w:lang w:val="en-GB"/>
        </w:rPr>
        <w:t>ern and eastern</w:t>
      </w:r>
      <w:r w:rsidRPr="003862D0">
        <w:rPr>
          <w:lang w:val="en-GB"/>
        </w:rPr>
        <w:t xml:space="preserve"> Asia </w:t>
      </w:r>
      <w:r w:rsidRPr="003862D0">
        <w:rPr>
          <w:lang w:val="en-GB"/>
        </w:rPr>
        <w:fldChar w:fldCharType="begin" w:fldLock="1"/>
      </w:r>
      <w:r w:rsidR="00615634">
        <w:rPr>
          <w:lang w:val="en-GB"/>
        </w:rPr>
        <w:instrText>ADDIN CSL_CITATION { "citationItems" : [ { "id" : "ITEM-1", "itemData" : { "DOI" : "10.5194/acp-20-9641-2020", "ISSN" : "16807324", "abstract" :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2015-2055 climate and air quality effects of non-methane NTCFs using nine state-of-the-art chemistry-climate model simulations conducted for the Aerosol and Chemistry Model Intercomparison Project (AerChemMIP). Simulations are driven by two future scenarios featuring similar increases in greenhouse gases (GHGs) but with weak (SSP3-7.0) versus strong (SSP3-7.0-lowNTCF) levels of air quality control measures. As SSP3-7.0 lacks climate policy and has the highest levels of NTCFs, our results (e.g., surface warming) represent an upper bound. Unsurprisingly, we find significant improvements in air quality under NTCF mitigation (strong versus weak air quality controls). Surface fine particulate matter (PM2:5) and ozone (O3) decrease by 2:20:32 ugm3 and 4:60:88 ppb, respectively (changes quoted here are for the entire 2015-2055 time period; uncertainty represents the 95%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0:250:12K and 0:030:012mmd1, respectively. Similarly, increases in extreme weather indices, including the hottest and wettest days, also occur. Regionally, the largest warming and wetting occurs over Asia, including central and north Asia (0:660:20K and 0:030:02mmd1), south Asia (0:470:16K and 0:170:09mmd1), and east Asia (0:460:20K and 0:150:06mmd1). Relatively large warming and wetting of the Arctic also occur at 0:590:36K and 0:040:02mmd1, respectively. Similar surface warming occurs in model simulations with aerosol-only mitigation, implying weak cooling due to ozone reductions. Our findings suggest that future po\u2026",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"E. Bauer", "given" : "Susanne",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 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"M. Westervelt", "given" : "Daniel",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"K. Georgoulias", "given" : "Aristeidis", "non-dropping-particle" : "", "parse-names" : false, "suffix" : "" }, { "dropping-particle" : "", "family" : "Deushi", "given" : "Makoto", "non-dropping-particle" : "", "parse-names" : false, "suffix" : "" }, { "dropping-particle" : "", "family" : "T. Sentman", "given" : "Lori", "non-dropping-particle" : "", "parse-names" : false, "suffix" : "" }, { "dropping-particle" : "", "family" : "G. John", "given" : "Jasmin", "non-dropping-particle" : "", "parse-names" : false, "suffix" : "" }, { "dropping-particle" : "", "family" : "Fujimori", "given" : "Shinichiro", "non-dropping-particle" : "", "parse-names" : false, "suffix" : "" }, { "dropping-particle" : "", "family" : "J. Collins", "given" : "William", "non-dropping-particle" : "", "parse-names" : false, "suffix" : "" } ], "container-title" : "Atmospheric Chemistry and Physics", "id" : "ITEM-1", "issue" : "16", "issued" : { "date-parts" : [ [ "2020" ] ] }, "page" : "9641-9663", "title" : "Climate and air quality impacts due to mitigation of non-methane near-term climate forcers", "translator" : [ { "dropping-particle" : "", "family" : "K4965", "given" : "", "non-dropping-particle" : "", "parse-names" : false, "suffix" : "" } ], "type" : "article-journal", "volume" : "20" }, "uris" : [ "http://www.mendeley.com/documents/?uuid=a3079359-c3aa-4c4a-ae16-77519d2edf0f" ] } ], "mendeley" : { "formattedCitation" : "(Allen et al., 2020)", "plainTextFormattedCitation" : "(Allen et al., 2020)", "previouslyFormattedCitation" : "(Allen et al., 2020)" }, "properties" : { "noteIndex" : 0 }, "schema" : "https://github.com/citation-style-language/schema/raw/master/csl-citation.json" }</w:instrText>
      </w:r>
      <w:r w:rsidRPr="003862D0">
        <w:rPr>
          <w:lang w:val="en-GB"/>
        </w:rPr>
        <w:fldChar w:fldCharType="separate"/>
      </w:r>
      <w:r w:rsidR="00016735">
        <w:rPr>
          <w:noProof/>
          <w:lang w:val="en-GB"/>
        </w:rPr>
        <w:t>(Allen et al., 2020)</w:t>
      </w:r>
      <w:r w:rsidRPr="003862D0">
        <w:rPr>
          <w:lang w:val="en-GB"/>
        </w:rPr>
        <w:fldChar w:fldCharType="end"/>
      </w:r>
      <w:r w:rsidRPr="003862D0">
        <w:rPr>
          <w:lang w:val="en-GB"/>
        </w:rPr>
        <w:t>.</w:t>
      </w:r>
    </w:p>
    <w:p w14:paraId="61442CC1" w14:textId="77777777" w:rsidR="008D771F" w:rsidRPr="003862D0" w:rsidRDefault="008D771F" w:rsidP="008D771F">
      <w:pPr>
        <w:pStyle w:val="AR6BodyText"/>
        <w:rPr>
          <w:lang w:val="en-GB"/>
        </w:rPr>
      </w:pPr>
    </w:p>
    <w:p w14:paraId="0F75C600" w14:textId="10249408" w:rsidR="008D771F" w:rsidRPr="003862D0" w:rsidRDefault="008D771F" w:rsidP="008D771F">
      <w:pPr>
        <w:pStyle w:val="AR6BodyText"/>
        <w:rPr>
          <w:lang w:val="en-GB"/>
        </w:rPr>
      </w:pPr>
      <w:r w:rsidRPr="003862D0">
        <w:rPr>
          <w:lang w:val="en-GB"/>
        </w:rPr>
        <w:t xml:space="preserve">The main uncertainties in climate </w:t>
      </w:r>
      <w:r w:rsidR="002A2E4E" w:rsidRPr="003862D0">
        <w:rPr>
          <w:lang w:val="en-GB"/>
        </w:rPr>
        <w:t xml:space="preserve">effects </w:t>
      </w:r>
      <w:r w:rsidRPr="003862D0">
        <w:rPr>
          <w:lang w:val="en-GB"/>
        </w:rPr>
        <w:t xml:space="preserve">of SLCFs in the future come from: (i) the uncertainty in anthropogenic aerosol ERF (Section 7.3.3); (ii) uncertainty in the relative emissions of different SLCFs that have warming and cooling effects in the current climate (Section 6.2); and (iii) physical uncertainty including the efficacy of the climate response to SLCFs compared to long-lived GHGs </w:t>
      </w:r>
      <w:r w:rsidRPr="003862D0">
        <w:rPr>
          <w:lang w:val="en-GB"/>
        </w:rPr>
        <w:fldChar w:fldCharType="begin" w:fldLock="1"/>
      </w:r>
      <w:r w:rsidR="00615634">
        <w:rPr>
          <w:lang w:val="en-GB"/>
        </w:rPr>
        <w:instrText>ADDIN CSL_CITATION { "citationItems" : [ { "id" : "ITEM-1", "itemData" : { "DOI" : "10.1038/nclimate2888", "ISSN" : "1758-678X", "author" : [ { "dropping-particle" : "", "family" : "Marvel", "given" : "Kate", "non-dropping-particle" : "", "parse-names" : false, "suffix" : "" }, { "dropping-particle" : "", "family" : "Schmidt", "given" : "Gavin A.", "non-dropping-particle" : "", "parse-names" : false, "suffix" : "" }, { "dropping-particle" : "", "family" : "Miller", "given" : "Ron L.", "non-dropping-particle" : "", "parse-names" : false, "suffix" : "" }, { "dropping-particle" : "", "family" : "Nazarenko", "given" : "Larissa S.", "non-dropping-particle" : "", "parse-names" : false, "suffix" : "" } ], "container-title" : "Nature Climate Change", "id" : "ITEM-1", "issue" : "4", "issued" : { "date-parts" : [ [ "2016", "4", "14" ] ] }, "page" : "386-389", "title" : "Implications for climate sensitivity from the response to individual forcings", "translator" : [ { "dropping-particle" : "", "family" : "K2957", "given" : "", "non-dropping-particle" : "", "parse-names" : false, "suffix" : "" } ], "type" : "article-journal", "volume" : "6" }, "uris" : [ "http://www.mendeley.com/documents/?uuid=529d489d-2ceb-360b-8d80-86848112715c" ] }, { "id" : "ITEM-2", "itemData" : { "DOI" : "10.1029/2019JD030581", "ISSN" : "2169-897X", "author" : [ { "dropping-particle" : "", "family" : "Richardson", "given" : "T. B.", "non-dropping-particle" : "", "parse-names" : false, "suffix" : "" }, { "dropping-particle" : "", "family" : "Forster", "given" : "P. M.", "non-dropping-particle" : "", "parse-names" : false, "suffix" : "" }, { "dropping-particle" : "", "family" : "Smith", "given" : "C. J.", "non-dropping-particle" : "", "parse-names" : false, "suffix" : "" }, { "dropping-particle" : "", "family" : "Maycock", "given" : "A. C.", "non-dropping-particle" : "", "parse-names" : false, "suffix" : "" }, { "dropping-particle" : "", "family" : "Wood", "given" : "T.",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"M\u00fclmenst\u00e4dt", "given" : "J.", "non-dropping-particle" : "", "parse-names" : false, "suffix" : "" }, { "dropping-particle" : "", "family" : "Myhre", "given" : "G.", "non-dropping-particle" : "", "parse-names" : false, "suffix" : "" }, { "dropping-particle" : "", "family" : "Olivi\u00e9", "given" : "D.", "non-dropping-particle" : "", "parse-names" : false, "suffix" : "" }, { "dropping-particle" : "", "family" : "Portmann", "given" : "R. W.",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"Stier", "given" : "P.", "non-dropping-particle" : "", "parse-names" : false, "suffix" : "" }, { "dropping-particle" : "", "family" : "Takemura", "given" : "T.", "non-dropping-particle" : "", "parse-names" : false, "suffix" : "" }, { "dropping-particle" : "", "family" : "Voulgarakis", "given" : "A.", "non-dropping-particle" : "", "parse-names" : false, "suffix" : "" }, { "dropping-particle" : "", "family" : "Watson\u2010Parris", "given" : "D.", "non-dropping-particle" : "", "parse-names" : false, "suffix" : "" } ], "container-title" : "Journal of Geophysical Research: Atmospheres", "id" : "ITEM-2", "issue" : "23", "issued" : { "date-parts" : [ [ "2019", "12", "16" ] ] }, "page" : "12824-12844", "title" : "Efficacy of Climate Forcings in PDRMIP Models", "translator" : [ { "dropping-particle" : "", "family" : "K3886", "given" : "", "non-dropping-particle" : "", "parse-names" : false, "suffix" : "" } ], "type" : "article-journal", "volume" : "124" }, "uris" : [ "http://www.mendeley.com/documents/?uuid=090295ed-bb7f-4ec1-ba81-0435f28ddeeb" ] } ], "mendeley" : { "formattedCitation" : "(Marvel et al., 2016; Richardson et al., 2019)", "plainTextFormattedCitation" : "(Marvel et al., 2016; Richardson et al., 2019)", "previouslyFormattedCitation" : "(Marvel et al., 2016; Richardson et al., 2019)" }, "properties" : { "noteIndex" : 0 }, "schema" : "https://github.com/citation-style-language/schema/raw/master/csl-citation.json" }</w:instrText>
      </w:r>
      <w:r w:rsidRPr="003862D0">
        <w:rPr>
          <w:lang w:val="en-GB"/>
        </w:rPr>
        <w:fldChar w:fldCharType="separate"/>
      </w:r>
      <w:r w:rsidR="00016735">
        <w:rPr>
          <w:noProof/>
          <w:lang w:val="en-GB"/>
        </w:rPr>
        <w:t>(Marvel et al., 2016; Richardson et al., 2019)</w:t>
      </w:r>
      <w:r w:rsidRPr="003862D0">
        <w:rPr>
          <w:lang w:val="en-GB"/>
        </w:rPr>
        <w:fldChar w:fldCharType="end"/>
      </w:r>
      <w:r w:rsidRPr="003862D0">
        <w:rPr>
          <w:lang w:val="en-GB"/>
        </w:rPr>
        <w:t xml:space="preserve">. One example of physical uncertainty is that the shortwave radiative forcing from methane was neglected in previous calculations </w:t>
      </w:r>
      <w:r w:rsidRPr="003862D0">
        <w:rPr>
          <w:lang w:val="en-GB"/>
        </w:rPr>
        <w:fldChar w:fldCharType="begin" w:fldLock="1"/>
      </w:r>
      <w:r w:rsidR="00615634">
        <w:rPr>
          <w:lang w:val="en-GB"/>
        </w:rPr>
        <w:instrText>ADDIN CSL_CITATION { "citationItems" : [ { "id" : "ITEM-1", "itemData" : { "DOI" : "10.1002/2016GL071930", "ISBN" : "1944-8007", "ISSN" : "19448007", "abstract" : "New calculations of the radiative forcing (RF) are presented for the three main well-mixed greenhouse gases, methane, nitrous oxide, and carbon dioxide. Methane's RF is particularly impacted because of the inclusion of the shortwave forcing; the 1750\u20132011 RF is about 25% higher (increasing from 0.48 W m\u22122 to 0.61 W m\u22122) compared to the value in the Intergovernmental Panel on Climate Change (IPCC) 2013 assessment; the 100 year global warming potential is 14% higher than the IPCC value. We present new simplified expressions to calculate RF. Unlike previous expressions used by IPCC, the new ones include the overlap between CO2 and N2O; for N2O forcing, the CO2 overlap can be as important as the CH4 overlap. The 1750\u20132011 CO2 RF is within 1% of IPCC's value but is about 10% higher when CO2 amounts reach 2000 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"non-dropping-particle" : "", "parse-names" : false, "suffix" : "" }, { "dropping-particle" : "", "family" : "Shine", "given" : "K. P.", "non-dropping-particle" : "", "parse-names" : false, "suffix" : "" } ], "container-title" : "Geophysical Research Letters", "id" : "ITEM-1", "issue" : "24", "issued" : { "date-parts" : [ [ "2016" ] ] }, "page" : "12,614-12,623", "title" : "Radiative forcing of carbon dioxide, methane, and nitrous oxide: A significant revision of the methane radiative forcing", "translator" : [ { "dropping-particle" : "", "family" : "K4211", "given" : "", "non-dropping-particle" : "", "parse-names" : false, "suffix" : "" } ], "type" : "article-journal", "volume" : "43" }, "uris" : [ "http://www.mendeley.com/documents/?uuid=7fde1ab0-abb8-4770-b732-9c4cc6fb36b0", "http://www.mendeley.com/documents/?uuid=086af1a0-b93f-49e0-80f3-e66a84116fba" ] }, { "id" : "ITEM-2", "itemData" : { "DOI" : "10.1126/sciadv.aas9593", "ISSN" : "23752548", "abstract" : "Recently, it was recognized that widely used calculations of methane radiative forcing systematically underestimated its global value by 15% by omitting its shortwave effects. We show that shortwave forcing by methane can be accurately calculated despite considerable uncertainty and large gaps in its shortwave spectroscopy. We demonstrate that the forcing is insensitive, even when confronted with much more complete methane absorption spectra extending to violet light wavelengths derived from observations of methane-rich Jovian planets. We undertake the first spatially resolved global calculations of this forcing and find that it is dependent on bright surface features and clouds. Localized annual mean forcing from preindustrial to present-day methane increases approaches +0.25 W/m2, 10 times the global annualized shortwave forcing and 43% of the total direct CH4 forcing. Shortwave forcing by anthropogenic methane is sufficiently large and accurate to warrant its inclusion in historical analyses, projections, and mitigation strategies for climate change.", "author" : [ { "dropping-particle" : "", "family" : "Collins", "given" : "William D.", "non-dropping-particle" : "", "parse-names" : false, "suffix" : "" }, { "dropping-particle" : "", "family" : "Feldman", "given" : "Daniel R.", "non-dropping-particle" : "", "parse-names" : false, "suffix" : "" }, { "dropping-particle" : "", "family" : "Kuo", "given" : "Chaincy", "non-dropping-particle" : "", "parse-names" : false, "suffix" : "" }, { "dropping-particle" : "", "family" : "Nguyen", "given" : "Newton H.", "non-dropping-particle" : "", "parse-names" : false, "suffix" : "" } ], "container-title" : "Science Advances", "id" : "ITEM-2", "issue" : "9", "issued" : { "date-parts" : [ [ "2018" ] ] }, "page" : "1-10", "title" : "Large regional shortwave forcing by anthropogenic methane informed by Jovian observations", "translator" : [ { "dropping-particle" : "", "family" : "K4458", "given" : "", "non-dropping-particle" : "", "parse-names" : false, "suffix" : "" } ], "type" : "article-journal", "volume" : "4" }, "uris" : [ "http://www.mendeley.com/documents/?uuid=be3caca7-2383-47f0-87eb-0b97ef19592d", "http://www.mendeley.com/documents/?uuid=0a802876-4c71-4239-a30f-005b127de7e1" ] } ], "mendeley" : { "formattedCitation" : "(Etminan et al., 2016; Collins et al., 2018)", "plainTextFormattedCitation" : "(Etminan et al., 2016; Collins et al., 2018)", "previouslyFormattedCitation" : "(Etminan et al., 2016; Collins et al., 2018)" }, "properties" : { "noteIndex" : 0 }, "schema" : "https://github.com/citation-style-language/schema/raw/master/csl-citation.json" }</w:instrText>
      </w:r>
      <w:r w:rsidRPr="003862D0">
        <w:rPr>
          <w:lang w:val="en-GB"/>
        </w:rPr>
        <w:fldChar w:fldCharType="separate"/>
      </w:r>
      <w:r w:rsidR="00016735">
        <w:rPr>
          <w:noProof/>
          <w:lang w:val="en-GB"/>
        </w:rPr>
        <w:t>(Etminan et al., 2016; Collins et al., 2018)</w:t>
      </w:r>
      <w:r w:rsidRPr="003862D0">
        <w:rPr>
          <w:lang w:val="en-GB"/>
        </w:rPr>
        <w:fldChar w:fldCharType="end"/>
      </w:r>
      <w:r w:rsidRPr="003862D0">
        <w:rPr>
          <w:lang w:val="en-GB"/>
        </w:rPr>
        <w:t>, which affects understanding of present</w:t>
      </w:r>
      <w:ins w:id="2599" w:author="Sara M Tuson" w:date="2021-07-18T17:11:00Z">
        <w:r w:rsidR="009A0196">
          <w:rPr>
            <w:lang w:val="en-GB"/>
          </w:rPr>
          <w:t xml:space="preserve"> </w:t>
        </w:r>
      </w:ins>
      <w:del w:id="2600" w:author="Sara M Tuson" w:date="2021-07-18T17:11:00Z">
        <w:r w:rsidRPr="003862D0" w:rsidDel="009A0196">
          <w:rPr>
            <w:lang w:val="en-GB"/>
          </w:rPr>
          <w:delText>-</w:delText>
        </w:r>
      </w:del>
      <w:r w:rsidRPr="003862D0">
        <w:rPr>
          <w:lang w:val="en-GB"/>
        </w:rPr>
        <w:t xml:space="preserve">day and future methane ERF </w:t>
      </w:r>
      <w:r w:rsidRPr="003862D0">
        <w:rPr>
          <w:lang w:val="en-GB"/>
        </w:rPr>
        <w:fldChar w:fldCharType="begin" w:fldLock="1"/>
      </w:r>
      <w:r w:rsidR="00741A83">
        <w:rPr>
          <w:lang w:val="en-GB"/>
        </w:rPr>
        <w:instrText>ADDIN CSL_CITATION { "citationItems" : [ { "id" : "ITEM-1", "itemData" : { "DOI" : "10.1007/s00382-018-4102-x", "ISBN" : "0123456789", "ISSN" : "0930-7575", "abstract" : "In this study, using idealized step-forcing simulations, we examine the effective radiative forcing of CH4 relative to that of CO2 and compare the effects of CH4 and CO2 forcing on the climate system. A tenfold increase in CH4 concentration in the NCAR CAM5 climate model produces similar long term global mean surface warming (~ 1.7 K) as a one-third increase in CO2 concentration. However, the radiative forcing estimated for CO2 using the prescribed-SST method is ~ 81% that of CH4, indicating that the efficacy of CH4 forcing is ~ 0.81. This estimate is nearly unchanged when the CO2 physiological effect is included in our simulations. Further, for the same long-term global mean surface warming, we simulate a smaller precipitation increase in the CH4 case compared to the CO2 case. This is because of the fast adjustment processes\u2014precipitation reduction in the CH4 case is larger than that of the CO2 case. This is associated with a relatively more stable atmosphere and larger atmospheric radiative forcing in the CH4 case which occurs because of near-infrared absorption by CH4 in the upper troposphere and lower stratosphere. Within a month after an increase in CH4, this shortwave heating results in a temperature increase of ~ 0.8 K in the lower stratosphere and upper troposphere. In contrast, within a month after a CO2 increase, longwave cooling results in a temperature decrease of ~ 3 K in the stratosphere and a small change in the upper troposphere. These fast adjustments in the lower stratospheric and upper tropospheric temperature, along with the adjustments in clouds in the troposphere, influence the effective radiative forcing and the fast precipitation response. These differences in fast climate adjustments also produce differences in the climate states from which the slow response begins to evolve and hence they are likely associated with differing feedbacks. We also find that the tropics and subtropics are relatively warmer in the CH4 case for the same global mean surface warming because of a larger longwave clear-sky and shortwave cloud forcing over these regions in the CH4 case. Further investigation using a multi-model intercomparison framework would permit an assessment of the robustness of our results.", "author" : [ { "dropping-particle" : "", "family" : "Modak", "given" : "Angshuman", "non-dropping-particle" : "", "parse-names" : false, "suffix" : "" }, { "dropping-particle" : "", "family" : "Bala", "given" : "Govindasamy", "non-dropping-particle" : "", "parse-names" : false, "suffix" : "" }, { "dropping-particle" : "", "family" : "Caldeira", "given" : "Ken", "non-dropping-particle" : "", "parse-names" : false, "suffix" : "" }, { "dropping-particle" : "", "family" : "Cao", "given" : "Long", "non-dropping-particle" : "", "parse-names" : false, "suffix" : "" } ], "container-title" : "Climate Dynamics", "id" : "ITEM-1", "issue" : "9-10", "issued" : { "date-parts" : [ [ "2018", "11", "29" ] ] }, "page" : "3653-3672", "publisher" : "Springer Berlin Heidelberg", "title" : "Does shortwave absorption by methane influence its effectiveness?", "translator" : [ { "dropping-particle" : "", "family" : "K4550", "given" : "", "non-dropping-particle" : "", "parse-names" : false, "suffix" : "" } ], "type" : "article-journal", "volume" : "51" }, "uris" : [ "http://www.mendeley.com/documents/?uuid=70cbef43-026e-4731-8f89-1a6518d75d4c" ] } ], "mendeley" : { "formattedCitation" : "(Modak et al., 2018)", "plainTextFormattedCitation" : "(Modak et al., 2018)", "previouslyFormattedCitation" : "(Modak et al., 2018)" }, "properties" : { "noteIndex" : 0 }, "schema" : "https://github.com/citation-style-language/schema/raw/master/csl-citation.json" }</w:instrText>
      </w:r>
      <w:r w:rsidRPr="003862D0">
        <w:rPr>
          <w:lang w:val="en-GB"/>
        </w:rPr>
        <w:fldChar w:fldCharType="separate"/>
      </w:r>
      <w:r w:rsidR="00016735">
        <w:rPr>
          <w:noProof/>
          <w:lang w:val="en-GB"/>
        </w:rPr>
        <w:t>(Modak et al., 2018)</w:t>
      </w:r>
      <w:r w:rsidRPr="003862D0">
        <w:rPr>
          <w:lang w:val="en-GB"/>
        </w:rPr>
        <w:fldChar w:fldCharType="end"/>
      </w:r>
      <w:r w:rsidRPr="003862D0">
        <w:rPr>
          <w:lang w:val="en-GB"/>
        </w:rPr>
        <w:t>. Another example of physical uncertainty is projected changes in lightning-NO</w:t>
      </w:r>
      <w:r w:rsidRPr="003862D0">
        <w:rPr>
          <w:vertAlign w:val="subscript"/>
          <w:lang w:val="en-GB"/>
        </w:rPr>
        <w:t>x</w:t>
      </w:r>
      <w:r w:rsidRPr="003862D0">
        <w:rPr>
          <w:lang w:val="en-GB"/>
        </w:rPr>
        <w:t xml:space="preserve"> production, which contribute</w:t>
      </w:r>
      <w:del w:id="2601" w:author="Sara M Tuson" w:date="2021-07-18T17:11:00Z">
        <w:r w:rsidRPr="003862D0" w:rsidDel="009A0196">
          <w:rPr>
            <w:lang w:val="en-GB"/>
          </w:rPr>
          <w:delText>s</w:delText>
        </w:r>
      </w:del>
      <w:r w:rsidRPr="003862D0">
        <w:rPr>
          <w:lang w:val="en-GB"/>
        </w:rPr>
        <w:t xml:space="preserve"> to future ozone radiative forcing </w:t>
      </w:r>
      <w:r w:rsidRPr="003862D0">
        <w:rPr>
          <w:lang w:val="en-GB"/>
        </w:rPr>
        <w:fldChar w:fldCharType="begin" w:fldLock="1"/>
      </w:r>
      <w:r w:rsidR="00615634">
        <w:rPr>
          <w:lang w:val="en-GB"/>
        </w:rPr>
        <w:instrText>ADDIN CSL_CITATION { "citationItems" : [ { "id" : "ITEM-1", "itemData" : { "DOI" : "10.5194/acp-18-2899-2018", "ISSN" : "16807324", "abstract" : "The ozone radiative forcings (RFs) resulting from projected changes in climate, ozone-depleting substances (ODSs), non-methane ozone precursor emissions and methane between the years 2000 and 2100 are calculated using simulations from the UM-UKCA chemistry-climate model. Projected measures to improve air-quality through reductions in tropospheric ozone precursor emissions present a co-benefit for climate, with a net global mean ozone RF of &amp;minus;0.09 Wm&amp;minus;2. This is opposed by a positive ozone RF of 0.07 Wm&amp;minus;2 due to future decreases in ODSs, which is mainly driven by an increase in tropospheric ozone through stratosphere-to-troposphere exchange. An increase in methane abundance by more than a factor of two (as projected by the RCP8.5 scenario) is found to drive an ozone RF of 0.19 Wm&amp;minus;2, which would greatly outweigh the climate benefits of tropospheric non-methane ozone precursor reductions. A third of the ozone RF due to the projected increase in methane results from increases in stratospheric ozone. The sign of the ozone RF due to future changes in climate (including the radiative effects of greenhouse gas concentrations, sea surface temperatures and sea ice changes) is shown to be dependent on the greenhouse gas emissions pathway, with a positive RF (0.06 Wm&amp;minus;2) for RCP4.5 and a negative RF (&amp;minus;0.07 Wm&amp;minus;2) for the RCP8.5 scenario. This dependence arises from differences in the contribution to RF from stratospheric ozone changes.", "author" : [ { "dropping-particle" : "", "family" : "Banerjee", "given" : "Antara", "non-dropping-particle" : "", "parse-names" : false, "suffix" : "" }, { "dropping-particle" : "", "family" : "Maycock", "given" : "Amanda C.", "non-dropping-particle" : "", "parse-names" : false, "suffix" : "" }, { "dropping-particle" : "", "family" : "Pyle", "given" : "John A.", "non-dropping-particle" : "", "parse-names" : false, "suffix" : "" } ], "container-title" : "Atmospheric Chemistry and Physics", "id" : "ITEM-1", "issue" : "4", "issued" : { "date-parts" : [ [ "2018" ] ] }, "page" : "2899-2911", "title" : "Chemical and climatic drivers of radiative forcing due to changes in stratospheric and tropospheric ozone over the 21st century", "translator" : [ { "dropping-particle" : "", "family" : "K3967", "given" : "", "non-dropping-particle" : "", "parse-names" : false, "suffix" : "" } ], "type" : "article-journal", "volume" : "18" }, "uris" : [ "http://www.mendeley.com/documents/?uuid=34cfdbda-b0cd-4553-9a98-9e93a9604fef" ] }, { "id" : "ITEM-2", "itemData" : { "DOI" : "10.5194/acp-14-9871-2014", "ISSN" : "16807324", "abstract" : "Lightning is one of the major natural sources of NOx in the atmosphere. A suite of time slice experiments using a stratosphere-resolving configuration of the Unified Model (UM), containing the United Kingdom Chemistry and Aerosols sub-model (UKCA), has been performed to investigate the impact of climate change on emissions of NOxfrom lightning (LNOx) and to highlight its critical impacts on photochemical ozone production and the oxidising capacity of the troposphere. Two Representative Concentration Pathway (RCP) scenarios (RCP4.5 and RCP8.5) are explored. LNOxis simulated to increase in a year-2100 climate by 33% (RCP4.5) and 78% (RCP8.5), primarily as a result of increases in the depth of convection. The total tropospheric chemical odd oxygen production (P(Ox)) increases linearly with increases in total LNOxand consequently, tropospheric ozone burdens of 29 \u00b1 4 Tg(O3) (RCP4.5) and 46 \u00b1 4 Tg(O3) (RCP8.5) are calculated here. By prescribing a uniform surface boundary concentration for methane in these simulations, methane-driven feedbacks are essentially neglected. A simple estimate of the contribution of the feedback reduces the increase in ozone burden to 24 and 33 Tg(O3), respectively. We thus show that, through changes in LNOx, the effects of climate change counteract the simulated mitigation of the ozone burden, which results from reductions in ozone precursor emissions as part of air quality controls projected in the RCP scenarios. Without the driver of increased LNOx, our simulations suggest that the net effect of climate change would be to lower free tropospheric ozone. In addition, we identify large climate-change-induced enhancements in the concentration of the hydroxyl radical (OH) in the tropical upper troposphere (UT), particularly over the Maritime Continent, primarily as a consequence of greater LNOx. The OH enhancement in the tropics increases oxidation of both methane (with feedbacks onto chemistry and climate) and very short-lived substances (VSLS) (with implications for stratospheric ozone depletion). We emphasise that it is important to improve our understanding of LNOxin order to gain confidence in model projections of composition change under future climate.", "author" : [ { "dropping-particle" : "", "family" : "Banerjee", "given" : "A.", "non-dropping-particle" : "", "parse-names" : false, "suffix" : "" }, { "dropping-particle" : "", "family" : "Archibald", "given" : "A. T.", "non-dropping-particle" : "", "parse-names" : false, "suffix" : "" }, { "dropping-particle" : "", "family" : "Maycock", "given" : "A. C.", "non-dropping-particle" : "", "parse-names" : false, "suffix" : "" }, { "dropping-particle" : "", "family" : "Telford", "given" : "P.", "non-dropping-particle" : "", "parse-names" : false, "suffix" : "" }, { "dropping-particle" : "", "family" : "Abraham", "given" : "N. L.", "non-dropping-particle" : "", "parse-names" : false, "suffix" : "" }, { "dropping-particle" : "", "family" : "Yang", "given" : "X.", "non-dropping-particle" : "", "parse-names" : false, "suffix" : "" }, { "dropping-particle" : "", "family" : "Braesicke", "given" : "P.", "non-dropping-particle" : "", "parse-names" : false, "suffix" : "" }, { "dropping-particle" : "", "family" : "Pyle", "given" : "J. A.", "non-dropping-particle" : "", "parse-names" : false, "suffix" : "" } ], "container-title" : "Atmospheric Chemistry and Physics", "id" : "ITEM-2", "issue" : "18", "issued" : { "date-parts" : [ [ "2014" ] ] }, "page" : "9871-9881", "title" : "Lightning NOx, a key chemistry-climate interaction: Impacts of future climate change and consequences for tropospheric oxidising capacity", "translator" : [ { "dropping-particle" : "", "family" : "K4448", "given" : "", "non-dropping-particle" : "", "parse-names" : false, "suffix" : "" } ], "type" : "article-journal", "volume" : "14" }, "uris" : [ "http://www.mendeley.com/documents/?uuid=1946ef4d-78af-48f1-9061-e63f5ec7ec62", "http://www.mendeley.com/documents/?uuid=c7c2d5f4-cf02-46d5-a602-f0d011121ceb" ] }, { "id" : "ITEM-3", "itemData" : { "DOI" : "10.1038/s41558-018-0072-6", "ISSN" : "17586798", "abstract" : "Lightning strongly influences atmospheric chemistry 1-3, and impacts the frequency of natural wildfires 4 . Most previous studies project an increase in global lightning with climate change over the coming century 1,5-7, but these typically use parameterizations of lightning that neglect cloud ice fluxes, a component generally considered to be fundamental to thunderstorm charging 8 . As such, the response of lightning to climate change is uncertain. Here, we compare lightning projections for 2100 using two parameterizations: the widely used cloud-top height (CTH) approach 9, and a new upward cloud ice flux (IFLUX) approach 10 that overcomes previous limitations. In contrast to the previously reported global increase in lightning based on CTH, we find a 15% decrease in total lightning flash rate with IFLUX in 2100 under a strong global warming scenario. Differences are largest in the tropics, where most lightning occurs, with implications for the estimation of future changes in tropospheric ozone and methane, as well as differences in their radiative forcings. These results suggest that lightning schemes more closely related to cloud ice and microphysical processes are needed to robustly estimate future changes in lightning and atmospheric composition.", "author" : [ { "dropping-particle" : "", "family" : "Finney", "given" : "Declan L.", "non-dropping-particle" : "", "parse-names" : false, "suffix" : "" }, { "dropping-particle" : "", "family" : "Doherty", "given" : "Ruth M.", "non-dropping-particle" : "", "parse-names" : false, "suffix" : "" }, { "dropping-particle" : "", "family" : "Wild", "given" : "Oliver", "non-dropping-particle" : "", "parse-names" : false, "suffix" : "" }, { "dropping-particle" : "", "family" : "Stevenson", "given" : "David S.", "non-dropping-particle" : "", "parse-names" : false, "suffix" : "" }, { "dropping-particle" : "", "family" : "MacKenzie", "given" : "Ian A.", "non-dropping-particle" : "", "parse-names" : false, "suffix" : "" }, { "dropping-particle" : "", "family" : "Blyth", "given" : "Alan M.", "non-dropping-particle" : "", "parse-names" : false, "suffix" : "" } ], "container-title" : "Nature Climate Change", "id" : "ITEM-3", "issue" : "3", "issued" : { "date-parts" : [ [ "2018" ] ] }, "page" : "210-213", "publisher" : "Springer US", "title" : "A projected decrease in lightning under climate change", "translator" : [ { "dropping-particle" : "", "family" : "K4880", "given" : "", "non-dropping-particle" : "", "parse-names" : false, "suffix" : "" } ], "type" : "article-journal", "volume" : "8" }, "uris" : [ "http://www.mendeley.com/documents/?uuid=59ff9cc9-f5c9-438f-a288-80c166d664d4", "http://www.mendeley.com/documents/?uuid=691ab504-bf03-42f5-b176-91dadc8e2b8c" ] } ], "mendeley" : { "formattedCitation" : "(Banerjee et al., 2014, 2018; Finney et al., 2018)", "plainTextFormattedCitation" : "(Banerjee et al., 2014, 2018; Finney et al., 2018)", "previouslyFormattedCitation" : "(Banerjee et al., 2014, 2018; Finney et al., 2018)" }, "properties" : { "noteIndex" : 0 }, "schema" : "https://github.com/citation-style-language/schema/raw/master/csl-citation.json" }</w:instrText>
      </w:r>
      <w:r w:rsidRPr="003862D0">
        <w:rPr>
          <w:lang w:val="en-GB"/>
        </w:rPr>
        <w:fldChar w:fldCharType="separate"/>
      </w:r>
      <w:r w:rsidR="00016735">
        <w:rPr>
          <w:noProof/>
          <w:lang w:val="en-GB"/>
        </w:rPr>
        <w:t>(Banerjee et al., 2014, 2018; Finney et al., 2018)</w:t>
      </w:r>
      <w:r w:rsidRPr="003862D0">
        <w:rPr>
          <w:lang w:val="en-GB"/>
        </w:rPr>
        <w:fldChar w:fldCharType="end"/>
      </w:r>
      <w:r w:rsidRPr="003862D0">
        <w:rPr>
          <w:lang w:val="en-GB"/>
        </w:rPr>
        <w:t xml:space="preserve">. </w:t>
      </w:r>
    </w:p>
    <w:p w14:paraId="3439B854" w14:textId="77777777" w:rsidR="008D771F" w:rsidRPr="003862D0" w:rsidRDefault="008D771F" w:rsidP="008D771F">
      <w:pPr>
        <w:pStyle w:val="AR6BodyText"/>
        <w:rPr>
          <w:lang w:val="en-GB"/>
        </w:rPr>
      </w:pPr>
    </w:p>
    <w:p w14:paraId="70E91744" w14:textId="5A5942DB" w:rsidR="00C85CA0" w:rsidRPr="003862D0" w:rsidRDefault="008D771F" w:rsidP="004669EE">
      <w:pPr>
        <w:pStyle w:val="AR6BodyText"/>
        <w:rPr>
          <w:color w:val="000000" w:themeColor="text1"/>
          <w:lang w:val="en-GB"/>
        </w:rPr>
      </w:pPr>
      <w:r w:rsidRPr="003862D0">
        <w:rPr>
          <w:lang w:val="en-GB"/>
        </w:rPr>
        <w:t>Another factor that could substantially alter projections in the near-term would be the occurrence of a large explosive volcanic eruption, or even a decadal to multi-decadal sequence of small-to-moderate volcanic eruptions as witnessed over the early 21st century</w:t>
      </w:r>
      <w:ins w:id="2602" w:author="Ian Blenkinsop" w:date="2021-07-27T11:52:00Z">
        <w:r w:rsidR="004C47C1">
          <w:rPr>
            <w:lang w:val="en-GB"/>
          </w:rPr>
          <w:t xml:space="preserve"> (</w:t>
        </w:r>
        <w:r w:rsidR="004C47C1">
          <w:rPr>
            <w:noProof/>
            <w:lang w:val="en-GB"/>
          </w:rPr>
          <w:t>Cross-Chapter Box 4.1;</w:t>
        </w:r>
      </w:ins>
      <w:r w:rsidRPr="003862D0">
        <w:rPr>
          <w:lang w:val="en-GB"/>
        </w:rPr>
        <w:t xml:space="preserve"> </w:t>
      </w:r>
      <w:commentRangeStart w:id="2603"/>
      <w:r w:rsidRPr="003862D0">
        <w:rPr>
          <w:lang w:val="en-GB"/>
        </w:rPr>
        <w:fldChar w:fldCharType="begin" w:fldLock="1"/>
      </w:r>
      <w:r w:rsidR="00CD3B49">
        <w:rPr>
          <w:lang w:val="en-GB"/>
        </w:rPr>
        <w:instrText>ADDIN CSL_CITATION { "citationItems" : [ { "id" : "ITEM-1", "itemData" : { "DOI" : "10.1038/ngeo2098", "ISBN" : "doi:10.1038/ngeo2098", "ISSN" : "1752-0894", "PMID" : "13577909800414428519", "abstract" : "Despite continued growth in atmospheric levels of greenhouse gases, global mean surface and tropospheric temperatures have shown slower warming since 1998 than previously1\u20135 . Possible explanations for the slow-down include internal climate variability3,4,6,7 , external cooling influences1,2,4,8\u201311 and observational errors12,13 . Several recent modelling studies have examined the contribution of early twenty-first-century volcanic eruptions1,2,4,8 to the muted surfacewarming. Herewe present a detailed analysis of the impact of recent volcanic forcing on tropospheric temperature, based on observations as well as climate model simulations.We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to2012 are up to15%smaller, with large uncertainties in the magnitude of the effect. To reduce these uncertainties, better observations of eruption-specific properties of volcanic aerosols are needed, aswell as improved representation of these eruption-specific properties in climate model simulations.", "author" : [ { "dropping-particle" : "", "family" : "Santer", "given" : "Benjamin D.", "non-dropping-particle" : "", "parse-names" : false, "suffix" : "" }, { "dropping-particle" : "", "family" : "Bonfils", "given" : "C\u00e9line", "non-dropping-particle" : "", "parse-names" : false, "suffix" : "" }, { "dropping-particle" : "", "family" : "Painter", "given" : "Jeffrey F.", "non-dropping-particle" : "", "parse-names" : false, "suffix" : "" }, { "dropping-particle" : "", "family" : "Zelinka", "given" : "Mark D.", "non-dropping-particle" : "", "parse-names" : false, "suffix" : "" }, { "dropping-particle" : "", "family" : "Mears", "given" : "Carl", "non-dropping-particle" : "", "parse-names" : false, "suffix" : "" }, { "dropping-particle" : "", "family" : "Solomon", "given" : "Susan", "non-dropping-particle" : "", "parse-names" : false, "suffix" : "" }, { "dropping-particle" : "", "family" : "Schmidt", "given" : "Gavin A.", "non-dropping-particle" : "", "parse-names" : false, "suffix" : "" }, { "dropping-particle" : "", "family" : "Fyfe", "given" : "John C.", "non-dropping-particle" : "", "parse-names" : false, "suffix" : "" }, { "dropping-particle" : "", "family" : "Cole", "given" : "Jason N. S.", "non-dropping-particle" : "", "parse-names" : false, "suffix" : "" }, { "dropping-particle" : "", "family" : "Nazarenko", "given" : "Larissa", "non-dropping-particle" : "", "parse-names" : false, "suffix" : "" }, { "dropping-particle" : "", "family" : "Taylor", "given" : "Karl E.", "non-dropping-particle" : "", "parse-names" : false, "suffix" : "" }, { "dropping-particle" : "", "family" : "Wentz", "given" : "Frank J.", "non-dropping-particle" : "", "parse-names" : false, "suffix" : "" } ], "container-title" : "Nature Geoscience", "id" : "ITEM-1", "issue" : "3", "issued" : { "date-parts" : [ [ "2014", "3", "23" ] ] }, "page" : "185-189", "title" : "Volcanic contribution to decadal changes in tropospheric temperature", "translator" : [ { "dropping-particle" : "", "family" : "K2782", "given" : "", "non-dropping-particle" : "", "parse-names" : false, "suffix" : "" } ], "type" : "article-journal", "volume" : "7" }, "uris" : [ "http://www.mendeley.com/documents/?uuid=b3ba2a24-b469-4d4e-96b3-6fc186e78cf4" ] } ], "mendeley" : { "formattedCitation" : "(Santer et al., 2014)", "manualFormatting" : "Santer et al., 2014", "plainTextFormattedCitation" : "(Santer et al., 2014)", "previouslyFormattedCitation" : "(Santer et al., 2014)" }, "properties" : { "noteIndex" : 0 }, "schema" : "https://github.com/citation-style-language/schema/raw/master/csl-citation.json" }</w:instrText>
      </w:r>
      <w:r w:rsidRPr="003862D0">
        <w:rPr>
          <w:lang w:val="en-GB"/>
        </w:rPr>
        <w:fldChar w:fldCharType="separate"/>
      </w:r>
      <w:del w:id="2604" w:author="Ian Blenkinsop" w:date="2021-07-27T11:52:00Z">
        <w:r w:rsidR="00016735" w:rsidDel="004C47C1">
          <w:rPr>
            <w:noProof/>
            <w:lang w:val="en-GB"/>
          </w:rPr>
          <w:delText>(</w:delText>
        </w:r>
      </w:del>
      <w:r w:rsidR="00016735">
        <w:rPr>
          <w:noProof/>
          <w:lang w:val="en-GB"/>
        </w:rPr>
        <w:t>Santer et al., 2014</w:t>
      </w:r>
      <w:del w:id="2605" w:author="Robin Matthews" w:date="2021-06-16T17:32:00Z">
        <w:r w:rsidR="00016735" w:rsidDel="003660FC">
          <w:rPr>
            <w:noProof/>
            <w:lang w:val="en-GB"/>
          </w:rPr>
          <w:delText>; Cross-Chapter Box 4.1)</w:delText>
        </w:r>
      </w:del>
      <w:r w:rsidRPr="003862D0">
        <w:rPr>
          <w:lang w:val="en-GB"/>
        </w:rPr>
        <w:fldChar w:fldCharType="end"/>
      </w:r>
      <w:commentRangeEnd w:id="2603"/>
      <w:r w:rsidR="00016735">
        <w:rPr>
          <w:rStyle w:val="CommentReference"/>
        </w:rPr>
        <w:commentReference w:id="2603"/>
      </w:r>
      <w:ins w:id="2606" w:author="Robin Matthews" w:date="2021-06-16T17:32:00Z">
        <w:del w:id="2607" w:author="Ian Blenkinsop" w:date="2021-07-27T11:52:00Z">
          <w:r w:rsidR="003660FC" w:rsidDel="004C47C1">
            <w:rPr>
              <w:noProof/>
              <w:lang w:val="en-GB"/>
            </w:rPr>
            <w:delText>; Cross-Chapter Box 4.1</w:delText>
          </w:r>
        </w:del>
        <w:r w:rsidR="003660FC">
          <w:rPr>
            <w:noProof/>
            <w:lang w:val="en-GB"/>
          </w:rPr>
          <w:t>)</w:t>
        </w:r>
      </w:ins>
      <w:r w:rsidRPr="003862D0">
        <w:rPr>
          <w:lang w:val="en-GB"/>
        </w:rPr>
        <w:t xml:space="preserve">. An eruption similar to the last large tropical eruption, Mount Pinatubo in the Philippines in June 1991, is expected to cause substantial Northern Hemisphere (NH) cooling, peaking between 0.09°C and 0.38°C and lasting for three to five years, as indicated by climate model simulations over the past millennium (e.g., </w:t>
      </w:r>
      <w:commentRangeStart w:id="2608"/>
      <w:r w:rsidRPr="003862D0">
        <w:rPr>
          <w:lang w:val="en-GB"/>
        </w:rPr>
        <w:fldChar w:fldCharType="begin" w:fldLock="1"/>
      </w:r>
      <w:r w:rsidR="00615634">
        <w:rPr>
          <w:lang w:val="en-GB"/>
        </w:rPr>
        <w:instrText>ADDIN CSL_CITATION { "citationItems" : [ { "id" : "ITEM-1", "itemData" : { "DOI" : "10.5194/cp-6-723-2010", "ISSN" : "1814-9332", "abstract" : "Abstract. A long-standing task in climate research has been to distinguish between anthropogenic climate change and natural climate variability. A prerequisite for fulfilling this task is the understanding of the relative roles of external drivers and internal variability of climate and the carbon cycle. Here, we present the first ensemble simulations over the last 1200 years with a comprehensive Earth system model including a fully interactive carbon cycle. Applying up-to-date reconstructions of external forcing including the recent low-amplitude estimates of solar variations, the ensemble simulations reproduce temperature evolutions consistent with the range of reconstructions. The 20th-century warming trend stands out against all pre-industrial trends within the ensemble. Volcanic eruptions are necessary to explain variations in pre-industrial climate such as the Little Ice Age; yet only the strongest, repeated eruptions lead to cooling trends that differ significantly from the internal variability across all ensemble members. The simulated atmospheric CO2 concentrations exhibit a stable carbon cycle over the pre-industrial era with multi-centennial variations somewhat smaller than in the observational records. Early land-cover changes have modulated atmospheric CO2 concentrations only slightly. We provide a model-based quantification of the sensitivity (termed \u03b3) of the global carbon cycle to temperature for a variety of climate and forcing conditions. We diagnose a distinct dependence of \u03b3 on the forcing strength and time-scales involved, thus providing a possible explanation for the systematic difference in the observational estimates for different segments of the last millennium.", "author" : [ { "dropping-particle" : "", "family" : "Jungclaus", "given" : "J H", "non-dropping-particle" : "", "parse-names" : false, "suffix" : "" }, { "dropping-particle" : "", "family" : "Lorenz", "given" : "S J", "non-dropping-particle" : "", "parse-names" : false, "suffix" : "" }, { "dropping-particle" : "", "family" : "Timmreck", "given" : "C", "non-dropping-particle" : "", "parse-names" : false, "suffix" : "" }, { "dropping-particle" : "", "family" : "Reick", "given" : "C H", "non-dropping-particle" : "", "parse-names" : false, "suffix" : "" }, { "dropping-particle" : "", "family" : "Brovkin", "given" : "V", "non-dropping-particle" : "", "parse-names" : false, "suffix" : "" }, { "dropping-particle" : "", "family" : "Six", "given" : "K", "non-dropping-particle" : "", "parse-names" : false, "suffix" : "" }, { "dropping-particle" : "", "family" : "Segschneider", "given" : "J", "non-dropping-particle" : "", "parse-names" : false, "suffix" : "" }, { "dropping-particle" : "", "family" : "Giorgetta", "given" : "M A", "non-dropping-particle" : "", "parse-names" : false, "suffix" : "" }, { "dropping-particle" : "", "family" : "Crowley", "given" : "T J", "non-dropping-particle" : "", "parse-names" : false, "suffix" : "" }, { "dropping-particle" : "", "family" : "Pongratz", "given" : "J", "non-dropping-particle" : "", "parse-names" : false, "suffix" : "" }, { "dropping-particle" : "", "family" : "Krivova", "given" : "N A", "non-dropping-particle" : "", "parse-names" : false, "suffix" : "" }, { "dropping-particle" : "", "family" : "Vieira", "given" : "L E", "non-dropping-particle" : "", "parse-names" : false, "suffix" : "" }, { "dropping-particle" : "", "family" : "Solanki", "given" : "S K", "non-dropping-particle" : "", "parse-names" : false, "suffix" : "" }, { "dropping-particle" : "", "family" : "Klocke", "given" : "D", "non-dropping-particle" : "", "parse-names" : false, "suffix" : "" }, { "dropping-particle" : "", "family" : "Botzet", "given" : "M", "non-dropping-particle" : "", "parse-names" : false, "suffix" : "" }, { "dropping-particle" : "", "family" : "Esch", "given" : "M", "non-dropping-particle" : "", "parse-names" : false, "suffix" : "" }, { "dropping-particle" : "", "family" : "Gayler", "given" : "V", "non-dropping-particle" : "", "parse-names" : false, "suffix" : "" }, { "dropping-particle" : "", "family" : "Haak", "given" : "H", "non-dropping-particle" : "", "parse-names" : false, "suffix" : "" }, { "dropping-particle" : "", "family" : "Raddatz", "given" : "T J", "non-dropping-particle" : "", "parse-names" : false, "suffix" : "" }, { "dropping-particle" : "", "family" : "Roeckner", "given" : "E", "non-dropping-particle" : "", "parse-names" : false, "suffix" : "" }, { "dropping-particle" : "", "family" : "Schnur", "given" : "R", "non-dropping-particle" : "", "parse-names" : false, "suffix" : "" }, { "dropping-particle" : "", "family" : "Widmann", "given" : "H", "non-dropping-particle" : "", "parse-names" : false, "suffix" : "" }, { "dropping-particle" : "", "family" : "Claussen", "given" : "M", "non-dropping-particle" : "", "parse-names" : false, "suffix" : "" }, { "dropping-particle" : "", "family" : "Stevens", "given" : "B", "non-dropping-particle" : "", "parse-names" : false, "suffix" : "" }, { "dropping-particle" : "", "family" : "Marotzke", "given" : "J", "non-dropping-particle" : "", "parse-names" : false, "suffix" : "" } ], "container-title" : "Climate of the Past", "id" : "ITEM-1", "issue" : "5", "issued" : { "date-parts" : [ [ "2010", "10", "26" ] ] }, "page" : "723-737", "title" : "Climate and carbon-cycle variability over the last millennium", "translator" : [ { "dropping-particle" : "", "family" : "K4142", "given" : "", "non-dropping-particle" : "", "parse-names" : false, "suffix" : "" } ], "type" : "article-journal", "volume" : "6" }, "uris" : [ "http://www.mendeley.com/documents/?uuid=2139cf32-9cb1-462f-bce5-5bbdd4a06ec2", "http://www.mendeley.com/documents/?uuid=a69e4d29-d111-4bc1-80bb-e05f45411bee" ] } ], "mendeley" : { "formattedCitation" : "(Jungclaus et al., 2010)", "manualFormatting" : "Jungclaus et al., 2010)", "plainTextFormattedCitation" : "(Jungclaus et al., 2010)", "previouslyFormattedCitation" : "(Jungclaus et al., 2010)" }, "properties" : { "noteIndex" : 0 }, "schema" : "https://github.com/citation-style-language/schema/raw/master/csl-citation.json" }</w:instrText>
      </w:r>
      <w:r w:rsidRPr="003862D0">
        <w:rPr>
          <w:lang w:val="en-GB"/>
        </w:rPr>
        <w:fldChar w:fldCharType="separate"/>
      </w:r>
      <w:r w:rsidR="00016735">
        <w:rPr>
          <w:noProof/>
          <w:lang w:val="en-GB"/>
        </w:rPr>
        <w:t>Jungclaus et al., 2010)</w:t>
      </w:r>
      <w:r w:rsidRPr="003862D0">
        <w:rPr>
          <w:lang w:val="en-GB"/>
        </w:rPr>
        <w:fldChar w:fldCharType="end"/>
      </w:r>
      <w:commentRangeEnd w:id="2608"/>
      <w:r w:rsidR="00016735">
        <w:rPr>
          <w:rStyle w:val="CommentReference"/>
        </w:rPr>
        <w:commentReference w:id="2608"/>
      </w:r>
      <w:r w:rsidRPr="003862D0">
        <w:rPr>
          <w:lang w:val="en-GB"/>
        </w:rPr>
        <w:t xml:space="preserve">. </w:t>
      </w:r>
      <w:r w:rsidR="00C85CA0" w:rsidRPr="003862D0">
        <w:rPr>
          <w:lang w:val="en-GB"/>
        </w:rPr>
        <w:t>P</w:t>
      </w:r>
      <w:r w:rsidRPr="003862D0">
        <w:rPr>
          <w:lang w:val="en-GB"/>
        </w:rPr>
        <w:t>hase 3 of Paleoclimate Modelling Intercomparison Project (PMIP3) simulated a significant</w:t>
      </w:r>
      <w:r w:rsidR="004C47C1">
        <w:rPr>
          <w:lang w:val="en-GB"/>
        </w:rPr>
        <w:t xml:space="preserve"> NH c</w:t>
      </w:r>
      <w:r w:rsidRPr="003862D0">
        <w:rPr>
          <w:lang w:val="en-GB"/>
        </w:rPr>
        <w:t>ooling in response to individual volcanic events (peaks between 0.1°C and 0.5°C</w:t>
      </w:r>
      <w:r w:rsidR="00D8154B" w:rsidRPr="003862D0">
        <w:rPr>
          <w:lang w:val="en-GB"/>
        </w:rPr>
        <w:t>,</w:t>
      </w:r>
      <w:r w:rsidRPr="003862D0">
        <w:rPr>
          <w:lang w:val="en-GB"/>
        </w:rPr>
        <w:t xml:space="preserve"> depending on model</w:t>
      </w:r>
      <w:r w:rsidR="00D8154B" w:rsidRPr="003862D0">
        <w:rPr>
          <w:lang w:val="en-GB"/>
        </w:rPr>
        <w:t>,</w:t>
      </w:r>
      <w:r w:rsidRPr="003862D0">
        <w:rPr>
          <w:lang w:val="en-GB"/>
        </w:rPr>
        <w:t xml:space="preserve"> during the first year after the eruption) that lasts for three to five years. On a regional scale, the double volcanic events that occurred in 536 and 540 CE resulted in a cooling of 2°C</w:t>
      </w:r>
      <w:r w:rsidR="0063700D" w:rsidRPr="003862D0">
        <w:rPr>
          <w:lang w:val="en-GB"/>
        </w:rPr>
        <w:t xml:space="preserve"> </w:t>
      </w:r>
      <w:r w:rsidR="0063700D" w:rsidRPr="003862D0">
        <w:rPr>
          <w:lang w:val="en-GB"/>
        </w:rPr>
        <w:fldChar w:fldCharType="begin" w:fldLock="1"/>
      </w:r>
      <w:r w:rsidR="00CD3B49">
        <w:rPr>
          <w:lang w:val="en-GB"/>
        </w:rPr>
        <w:instrText>ADDIN CSL_CITATION { "citationItems" : [ { "id" : "ITEM-1", "itemData" : { "DOI" : "10.1038/ngeo2652", "ISSN" : "1752-0894", "author" : [ { "dropping-particle" : "", "family" : "B\u00fcntgen", "given" : "Ulf", "non-dropping-particle" : "", "parse-names" : false, "suffix" : "" }, { "dropping-particle" : "", "family" : "Myglan", "given" : "Vladimir S.", "non-dropping-particle" : "", "parse-names" : false, "suffix" : "" }, { "dropping-particle" : "", "family" : "Ljungqvist", "given" : "Fredrik Charpentier", "non-dropping-particle" : "", "parse-names" : false, "suffix" : "" }, { "dropping-particle" : "", "family" : "McCormick", "given" : "Michael", "non-dropping-particle" : "", "parse-names" : false, "suffix" : "" }, { "dropping-particle" : "", "family" : "Cosmo", "given" : "Nicola", "non-dropping-particle" : "Di", "parse-names" : false, "suffix" : "" }, { "dropping-particle" : "", "family" : "Sigl", "given" : "Michael", "non-dropping-particle" : "", "parse-names" : false, "suffix" : "" }, { "dropping-particle" : "", "family" : "Jungclaus", "given" : "Johann", "non-dropping-particle" : "", "parse-names" : false, "suffix" : "" }, { "dropping-particle" : "", "family" : "Wagner", "given" : "Sebastian", "non-dropping-particle" : "", "parse-names" : false, "suffix" : "" }, { "dropping-particle" : "", "family" : "Krusic", "given" : "Paul J.", "non-dropping-particle" : "", "parse-names" : false, "suffix" : "" }, { "dropping-particle" : "", "family" : "Esper", "given" : "Jan", "non-dropping-particle" : "", "parse-names" : false, "suffix" : "" }, { "dropping-particle" : "", "family" : "Kaplan", "given" : "Jed O.", "non-dropping-particle" : "", "parse-names" : false, "suffix" : "" }, { "dropping-particle" : "", "family" : "Vaan", "given" : "Michiel A. C.", "non-dropping-particle" : "de", "parse-names" : false, "suffix" : "" }, { "dropping-particle" : "", "family" : "Luterbacher", "given" : "J\u00fcrg", "non-dropping-particle" : "", "parse-names" : false, "suffix" : "" }, { "dropping-particle" : "", "family" : "Wacker", "given" : "Lukas", "non-dropping-particle" : "", "parse-names" : false, "suffix" : "" }, { "dropping-particle" : "", "family" : "Tegel", "given" : "Willy", "non-dropping-particle" : "", "parse-names" : false, "suffix" : "" }, { "dropping-particle" : "V.", "family" : "Kirdyanov", "given" : "Alexander", "non-dropping-particle" : "", "parse-names" : false, "suffix" : "" } ], "container-title" : "Nature Geoscience", "id" : "ITEM-1", "issue" : "3", "issued" : { "date-parts" : [ [ "2016", "3", "8" ] ] }, "page" : "231-236", "title" : "Cooling and societal change during the Late Antique Little Ice Age from 536 to around 660 AD", "translator" : [ { "dropping-particle" : "", "family" : "K5129", "given" : "", "non-dropping-particle" : "", "parse-names" : false, "suffix" : "" } ], "type" : "article-journal", "volume" : "9" }, "uris" : [ "http://www.mendeley.com/documents/?uuid=9f128a70-1779-3050-84ae-eeb9a0cde7d3" ] }, { "id" : "ITEM-2", "itemData" : { "DOI" : "10.1007/s10584-016-1648-7", "ISSN" : "0165-0009", "author" : [ { "dropping-particle" : "", "family" : "Toohey", "given" : "Matthew", "non-dropping-particle" : "", "parse-names" : false, "suffix" : "" }, { "dropping-particle" : "", "family" : "Kr\u00fcger", "given" : "Kirstin", "non-dropping-particle" : "", "parse-names" : false, "suffix" : "" }, { "dropping-particle" : "", "family" : "Sigl", "given" : "Michael", "non-dropping-particle" : "", "parse-names" : false, "suffix" : "" }, { "dropping-particle" : "", "family" : "Stordal", "given" : "Frode", "non-dropping-particle" : "", "parse-names" : false, "suffix" : "" }, { "dropping-particle" : "", "family" : "Svensen", "given" : "Henrik", "non-dropping-particle" : "", "parse-names" : false, "suffix" : "" } ], "container-title" : "Climatic Change", "id" : "ITEM-2", "issue" : "3-4", "issued" : { "date-parts" : [ [ "2016", "6", "13" ] ] }, "page" : "401-412", "title" : "Climatic and societal impacts of a volcanic double event at the dawn of the Middle Ages", "translator" : [ { "dropping-particle" : "", "family" : "K5113", "given" : "", "non-dropping-particle" : "", "parse-names" : false, "suffix" : "" } ], "type" : "article-journal", "volume" : "136" }, "uris" : [ "http://www.mendeley.com/documents/?uuid=72d3a1a1-33bc-4e2f-8b27-28076f48b52d" ] } ], "mendeley" : { "formattedCitation" : "(B\u00fcntgen et al., 2016a; Toohey et al., 2016)", "plainTextFormattedCitation" : "(B\u00fcntgen et al., 2016a; Toohey et al., 2016)", "previouslyFormattedCitation" : "(B\u00fcntgen et al., 2016a; Toohey et al., 2016)" }, "properties" : { "noteIndex" : 0 }, "schema" : "https://github.com/citation-style-language/schema/raw/master/csl-citation.json" }</w:instrText>
      </w:r>
      <w:r w:rsidR="0063700D" w:rsidRPr="003862D0">
        <w:rPr>
          <w:lang w:val="en-GB"/>
        </w:rPr>
        <w:fldChar w:fldCharType="separate"/>
      </w:r>
      <w:r w:rsidR="00016735">
        <w:rPr>
          <w:noProof/>
          <w:lang w:val="en-GB"/>
        </w:rPr>
        <w:t>(Büntgen et al., 2016a; Toohey et al., 2016)</w:t>
      </w:r>
      <w:r w:rsidR="0063700D" w:rsidRPr="003862D0">
        <w:rPr>
          <w:lang w:val="en-GB"/>
        </w:rPr>
        <w:fldChar w:fldCharType="end"/>
      </w:r>
      <w:r w:rsidR="0063700D" w:rsidRPr="003862D0">
        <w:rPr>
          <w:color w:val="000000" w:themeColor="text1"/>
          <w:lang w:val="en-GB"/>
        </w:rPr>
        <w:t>.</w:t>
      </w:r>
      <w:r w:rsidR="004669EE" w:rsidRPr="003862D0">
        <w:rPr>
          <w:color w:val="000000" w:themeColor="text1"/>
          <w:lang w:val="en-GB"/>
        </w:rPr>
        <w:t xml:space="preserve"> </w:t>
      </w:r>
    </w:p>
    <w:p w14:paraId="7E5DB99F" w14:textId="77777777" w:rsidR="00C85CA0" w:rsidRPr="003862D0" w:rsidRDefault="00C85CA0" w:rsidP="004669EE">
      <w:pPr>
        <w:pStyle w:val="AR6BodyText"/>
        <w:rPr>
          <w:color w:val="000000" w:themeColor="text1"/>
          <w:lang w:val="en-GB"/>
        </w:rPr>
      </w:pPr>
    </w:p>
    <w:p w14:paraId="76BD0379" w14:textId="5BA3E54B" w:rsidR="003D7AEC" w:rsidRPr="003862D0" w:rsidRDefault="004669EE" w:rsidP="003D7AEC">
      <w:pPr>
        <w:pStyle w:val="AR6BodyText"/>
        <w:rPr>
          <w:color w:val="000000" w:themeColor="text1"/>
          <w:lang w:val="en-GB"/>
        </w:rPr>
      </w:pPr>
      <w:r w:rsidRPr="003862D0">
        <w:rPr>
          <w:color w:val="000000" w:themeColor="text1"/>
          <w:lang w:val="en-GB"/>
        </w:rPr>
        <w:t xml:space="preserve">Since AR5, there has been growing progress in understanding the climate impacts of volcanic eruptions. Volcanic forcing is regarded as the dominant driver of forced variability in preindustrial surface air temperature </w:t>
      </w:r>
      <w:r w:rsidRPr="003862D0">
        <w:rPr>
          <w:color w:val="000000" w:themeColor="text1"/>
          <w:lang w:val="en-GB"/>
        </w:rPr>
        <w:fldChar w:fldCharType="begin" w:fldLock="1"/>
      </w:r>
      <w:r w:rsidR="00723A86">
        <w:rPr>
          <w:color w:val="000000" w:themeColor="text1"/>
          <w:lang w:val="en-GB"/>
        </w:rPr>
        <w:instrText>ADDIN CSL_CITATION { "citationItems" : [ { "id" : "ITEM-1", "itemData" : { "DOI" : "10.1175/JCLI-D-12-00826.1", "ISSN" : "0894-8755", "abstract" : "Reconstructions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1600\u20131800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"non-dropping-particle" : "", "parse-names" : false, "suffix" : "" } ], "container-title" : "Journal of Climate", "id" : "ITEM-1", "issue" : "18", "issued" : { "date-parts" : [ [ "2013", "9", "15" ] ] }, "page" : "6954-6973", "title" : "Separating Forced from Chaotic Climate Variability over the Past Millennium", "translator" : [ { "dropping-particle" : "", "family" : "K5109", "given" : "", "non-dropping-particle" : "", "parse-names" : false, "suffix" : "" } ], "type" : "article-journal", "volume" : "26" }, "uris" : [ "http://www.mendeley.com/documents/?uuid=b2a2ea02-4488-4a15-ab06-8d7ccf3965e2" ] }, { "id" : "ITEM-2",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"ITEM-2", "issue" : "2", "issued" : { "date-parts" : [ [ "2014", "2", "22" ] ] }, "page" : "104-108", "title" : "Small influence of solar variability on climate over the past millennium", "translator" : [ { "dropping-particle" : "", "family" : "K5110", "given" : "", "non-dropping-particle" : "", "parse-names" : false, "suffix" : "" } ], "type" : "article-journal", "volume" : "7" }, "uris" : [ "http://www.mendeley.com/documents/?uuid=e4d1ff70-b01a-3d10-97ce-8953deccc215" ] } ], "mendeley" : { "formattedCitation" : "(Schurer et al., 2013, 2014)", "plainTextFormattedCitation" : "(Schurer et al., 2013, 2014)", "previouslyFormattedCitation" : "(Schurer et al., 2013, 2014)"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(Schurer et al., 2013, 2014)</w:t>
      </w:r>
      <w:r w:rsidRPr="003862D0">
        <w:rPr>
          <w:color w:val="000000" w:themeColor="text1"/>
          <w:lang w:val="en-GB"/>
        </w:rPr>
        <w:fldChar w:fldCharType="end"/>
      </w:r>
      <w:r w:rsidRPr="003862D0">
        <w:rPr>
          <w:color w:val="000000" w:themeColor="text1"/>
          <w:lang w:val="en-GB"/>
        </w:rPr>
        <w:t xml:space="preserve">. Large eruptions in the tropics and high latitudes were primary drivers of interannual-to-decadal temperature variability in the Northern Hemisphere during the past 2,500 years, with cooling persisting for up to ten years after some of the largest eruptive episodes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"mendeley" : { "formattedCitation" : "(Sigl et al., 2015)", "plainTextFormattedCitation" : "(Sigl et al., 2015)", "previouslyFormattedCitation" : "(Sigl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(Sigl et al., 2015)</w:t>
      </w:r>
      <w:r w:rsidRPr="003862D0">
        <w:rPr>
          <w:color w:val="000000" w:themeColor="text1"/>
          <w:lang w:val="en-GB"/>
        </w:rPr>
        <w:fldChar w:fldCharType="end"/>
      </w:r>
      <w:r w:rsidRPr="003862D0">
        <w:rPr>
          <w:color w:val="000000" w:themeColor="text1"/>
          <w:lang w:val="en-GB"/>
        </w:rPr>
        <w:t xml:space="preserve">. </w:t>
      </w:r>
      <w:commentRangeStart w:id="2609"/>
      <w:commentRangeStart w:id="2610"/>
      <w:del w:id="2611" w:author="Robin Matthews" w:date="2021-06-16T18:52:00Z">
        <w:r w:rsidRPr="003862D0" w:rsidDel="000B57A5">
          <w:rPr>
            <w:color w:val="000000" w:themeColor="text1"/>
            <w:lang w:val="en-GB"/>
          </w:rPr>
          <w:delText xml:space="preserve"> </w:delText>
        </w:r>
      </w:del>
      <w:r w:rsidRPr="003862D0">
        <w:rPr>
          <w:color w:val="000000" w:themeColor="text1"/>
          <w:lang w:val="en-GB"/>
        </w:rPr>
        <w:t>Repeated clusters of volcanic eruptions can induce a net negative radiative forcing that results in a centennial</w:t>
      </w:r>
      <w:ins w:id="2612" w:author="Ian Blenkinsop" w:date="2021-07-27T11:53:00Z">
        <w:r w:rsidR="004C47C1">
          <w:rPr>
            <w:color w:val="000000" w:themeColor="text1"/>
            <w:lang w:val="en-GB"/>
          </w:rPr>
          <w:t>-</w:t>
        </w:r>
      </w:ins>
      <w:r w:rsidRPr="003862D0">
        <w:rPr>
          <w:color w:val="000000" w:themeColor="text1"/>
          <w:lang w:val="en-GB"/>
        </w:rPr>
        <w:t xml:space="preserve"> and global</w:t>
      </w:r>
      <w:ins w:id="2613" w:author="Sara M Tuson" w:date="2021-07-19T07:06:00Z">
        <w:r w:rsidR="000544BE">
          <w:rPr>
            <w:color w:val="000000" w:themeColor="text1"/>
            <w:lang w:val="en-GB"/>
          </w:rPr>
          <w:t>-</w:t>
        </w:r>
      </w:ins>
      <w:del w:id="2614" w:author="Sara M Tuson" w:date="2021-07-19T07:06:00Z">
        <w:r w:rsidRPr="003862D0" w:rsidDel="000544BE">
          <w:rPr>
            <w:color w:val="000000" w:themeColor="text1"/>
            <w:lang w:val="en-GB"/>
          </w:rPr>
          <w:delText xml:space="preserve"> </w:delText>
        </w:r>
      </w:del>
      <w:r w:rsidRPr="003862D0">
        <w:rPr>
          <w:color w:val="000000" w:themeColor="text1"/>
          <w:lang w:val="en-GB"/>
        </w:rPr>
        <w:t xml:space="preserve">scale cooling trend via a decline in mixed-layer oceanic heat content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"mendeley" : { "formattedCitation" : "(McGregor et al., 2015)", "plainTextFormattedCitation" : "(McGregor et al., 2015)", "previouslyFormattedCitation" : "(McGregor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 xml:space="preserve">(McGregor et </w:t>
      </w:r>
      <w:r w:rsidR="00016735">
        <w:rPr>
          <w:noProof/>
          <w:color w:val="000000" w:themeColor="text1"/>
          <w:lang w:val="en-GB"/>
        </w:rPr>
        <w:lastRenderedPageBreak/>
        <w:t>al., 2015)</w:t>
      </w:r>
      <w:r w:rsidRPr="003862D0">
        <w:rPr>
          <w:color w:val="000000" w:themeColor="text1"/>
          <w:lang w:val="en-GB"/>
        </w:rPr>
        <w:fldChar w:fldCharType="end"/>
      </w:r>
      <w:r w:rsidRPr="003862D0">
        <w:rPr>
          <w:color w:val="000000" w:themeColor="text1"/>
          <w:lang w:val="en-GB"/>
        </w:rPr>
        <w:t xml:space="preserve">. </w:t>
      </w:r>
      <w:commentRangeEnd w:id="2609"/>
      <w:r w:rsidR="000544BE">
        <w:rPr>
          <w:rStyle w:val="CommentReference"/>
        </w:rPr>
        <w:commentReference w:id="2609"/>
      </w:r>
      <w:commentRangeEnd w:id="2610"/>
      <w:r w:rsidR="0068728B">
        <w:rPr>
          <w:rStyle w:val="CommentReference"/>
        </w:rPr>
        <w:commentReference w:id="2610"/>
      </w:r>
      <w:r w:rsidRPr="003862D0">
        <w:rPr>
          <w:color w:val="000000" w:themeColor="text1"/>
          <w:lang w:val="en-GB"/>
        </w:rPr>
        <w:t>The response to multi-decadal changes in volcanic forcing (representing clusters of eruptions) shows similar cooling in both simulations and reconstructions of</w:t>
      </w:r>
      <w:r w:rsidR="004C47C1">
        <w:rPr>
          <w:color w:val="000000" w:themeColor="text1"/>
          <w:lang w:val="en-GB"/>
        </w:rPr>
        <w:t xml:space="preserve"> NH t</w:t>
      </w:r>
      <w:r w:rsidRPr="003862D0">
        <w:rPr>
          <w:color w:val="000000" w:themeColor="text1"/>
          <w:lang w:val="en-GB"/>
        </w:rPr>
        <w:t xml:space="preserve">emperature. Volcanic eruptions generally result in decreased global precipitation for up to a few years following the eruption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"10.1175/JCLI-D-13-00739.1", "ISSN" : "0894-8755", "author" : [ { "dropping-particle" : "", "family" : "Man", "given" : "Wenmin", "non-dropping-particle" : "", "parse-names" : false, "suffix" : "" }, { "dropping-particle" : "", "family" : "Zhou", "given" : "Tianjun", "non-dropping-particle" : "", "parse-names" : false, "suffix" : "" }, { "dropping-particle" : "", "family" : "Jungclaus", "given" : "Johann H.", "non-dropping-particle" : "", "parse-names" : false, "suffix" : "" } ], "container-title" : "Journal of Climate", "id" : "ITEM-1", "issue" : "19", "issued" : { "date-parts" : [ [ "2014", "10" ] ] }, "page" : "7394-7409", "title" : "Effects of Large Volcanic Eruptions on Global Summer Climate and East Asian Monsoon Changes during the Last Millennium: Analysis of MPI-ESM Simulations", "translator" : [ { "dropping-particle" : "", "family" : "K3228", "given" : "", "non-dropping-particle" : "", "parse-names" : false, "suffix" : "" } ], "type" : "article-journal", "volume" : "27" }, "uris" : [ "http://www.mendeley.com/documents/?uuid=150ce17d-d8fe-3682-9ad0-7539b50c5505" ] }, { "id" : "ITEM-2", "itemData" : { "DOI" : "10.1088/1748-9326/9/10/104012", "ISSN" : "1748-9326", "author" : [ { "dropping-particle" : "", "family" : "Iles", "given" : "Carley E", "non-dropping-particle" : "", "parse-names" : false, "suffix" : "" }, { "dropping-particle" : "", "family" : "Hegerl", "given" : "Gabriele C", "non-dropping-particle" : "", "parse-names" : false, "suffix" : "" } ], "container-title" : "Environmental Research Letters", "id" : "ITEM-2", "issue" : "10", "issued" : { "date-parts" : [ [ "2014", "10", "1" ] ] }, "page" : "104012", "title" : "The global precipitation response to volcanic eruptions in the CMIP5 models", "translator" : [ { "dropping-particle" : "", "family" : "K3243", "given" : "", "non-dropping-particle" : "", "parse-names" : false, "suffix" : "" } ], "type" : "article-journal", "volume" : "9" }, "uris" : [ "http://www.mendeley.com/documents/?uuid=1b1d4da2-26d7-37ad-a2da-511a6762f7b7" ] }, { "id" : "ITEM-3", "itemData" : { "DOI" : "10.1038/ngeo2545", "author" : [ { "dropping-particle" : "", "family" : "Iles", "given" : "Carley E", "non-dropping-particle" : "", "parse-names" : false, "suffix" : "" }, { "dropping-particle" : "", "family" : "Hegerl", "given" : "Gabriele C", "non-dropping-particle" : "", "parse-names" : false, "suffix" : "" } ], "container-title" : "Nature Geoscience", "id" : "ITEM-3", "issued" : { "date-parts" : [ [ "2015", "10", "5" ] ] }, "page" : "838-842", "publisher" : "Nature Publishing Group", "title" : "Systematic change in global patterns of streamflow following volcanic eruptions", "translator" : [ { "dropping-particle" : "", "family" : "K3240", "given" : "", "non-dropping-particle" : "", "parse-names" : false, "suffix" : "" } ], "type" : "article-journal", "volume" : "8" }, "uris" : [ "http://www.mendeley.com/documents/?uuid=527a3b1c-0fed-43c5-8ceb-6693e6003864" ] } ], "mendeley" : { "formattedCitation" : "(Iles and Hegerl, 2014, 2015; Man et al., 2014)", "plainTextFormattedCitation" : "(Iles and Hegerl, 2014, 2015; Man et al., 2014)", "previouslyFormattedCitation" : "(Iles and Hegerl, 2014, 2015; Man et al., 2014)"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(Iles and Hegerl, 2014, 2015; Man et al., 2014)</w:t>
      </w:r>
      <w:r w:rsidRPr="003862D0">
        <w:rPr>
          <w:color w:val="000000" w:themeColor="text1"/>
          <w:lang w:val="en-GB"/>
        </w:rPr>
        <w:fldChar w:fldCharType="end"/>
      </w:r>
      <w:r w:rsidRPr="003862D0">
        <w:rPr>
          <w:color w:val="000000" w:themeColor="text1"/>
          <w:lang w:val="en-GB"/>
        </w:rPr>
        <w:t>, with climatologically wet regions drying and climatologically dry regions wetting (</w:t>
      </w:r>
      <w:r w:rsidRPr="003862D0">
        <w:rPr>
          <w:i/>
          <w:color w:val="000000" w:themeColor="text1"/>
          <w:lang w:val="en-GB"/>
        </w:rPr>
        <w:t>medium confidence</w:t>
      </w:r>
      <w:r w:rsidRPr="003862D0">
        <w:rPr>
          <w:color w:val="000000" w:themeColor="text1"/>
          <w:lang w:val="en-GB"/>
        </w:rPr>
        <w:t xml:space="preserve">), which is opposite to the response under global warming </w:t>
      </w:r>
      <w:commentRangeStart w:id="2615"/>
      <w:r w:rsidRPr="003862D0">
        <w:rPr>
          <w:color w:val="000000" w:themeColor="text1"/>
          <w:lang w:val="en-GB"/>
        </w:rPr>
        <w:fldChar w:fldCharType="begin" w:fldLock="1"/>
      </w:r>
      <w:ins w:id="2616" w:author="Robin Matthews" w:date="2021-06-16T17:32:00Z">
        <w:r w:rsidR="006E0C96">
          <w:rPr>
            <w:color w:val="000000" w:themeColor="text1"/>
            <w:lang w:val="en-GB"/>
          </w:rPr>
          <w:instrText>ADDIN CSL_CITATION { "citationItems" : [ { "id" : "ITEM-1", "itemData" : { "DOI" : "10.1002/jgrd.50678", "ISSN" : "2169-897X", "abstract" : "We examine robust features of the global precipitation response to 18 large low-latitude volcanic eruptions using an ensemble of last millennium simulations from the climate model HadCM3. We then test whether these features can be detected in observational land precipitation data following five twentieth century eruptions. The millennium simulations show a significant reduction in global mean precipitation following eruptions, in agreement with previous studies. Further, we find that the response over ocean remains significant for around 5 years and matches the timescale of the near-surface air temperature response. In contrast, the land precipitation response remains significant for 3 years and reacts faster than land temperature, correlating with aerosol optical depth and a reduction in land-ocean temperature contrast. In the tropics, areas experiencing posteruption drying coincide well with climatologically wet regions, while dry regions get wetter on average, but there changes are spatially heterogeneous. This pattern is of opposite sign to, but physically consistent with, projections under global warming. A significant reduction in global mean and wet tropical land regions precipitation is also found in response to twentieth century eruptions in both the observations and model masked to replicate observational coverage, although this is not significant for the observed wet regions response in boreal summer. In boreal winter, the magnitude of this global response is significantly underestimated by the model; the discrepancy originating from the wet tropical regions although removing the influence of ENSO improves agreement. The modeled precipitation response is detectable in the observations in boreal winter but marginal in summer.", "author" : [ { "dropping-particle" : "", "family" : "Iles", "given" : "Carley E",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"Zhang", "given" : "Xuebin", "non-dropping-particle" : "", "parse-names" : false, "suffix" : "" } ], "container-title" : "Journal of Geophysical Research: Atmospheres", "id" : "ITEM-1", "issue" : "16", "issued" : { "date-parts" : [ [ "2013", "8", "27" ] ] }, "note" : "doi: 10.1002/jgrd.50678", "page" : "8770-8786", "publisher" : "John Wiley &amp; Sons, Ltd", "title" : "The effect of volcanic eruptions on global precipitation", "translator" : [ { "dropping-particle" : "", "family" : "K3241", "given" : "", "non-dropping-particle" : "", "parse-names" : false, "suffix" : "" } ], "type" : "article-journal", "volume" : "118" }, "uris" : [ "http://www.mendeley.com/documents/?uuid=e6c12a7e-f26b-4b24-81f8-db30d5c63b9a" ] }, { "id" : "ITEM-2", "itemData" : { "DOI" : "10.1175/JCLI-D-18-0707.1", "ISSN" : "0894-8755", "abstract" : "&lt;p&gt;Understanding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experiments.&lt;/p&gt;",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"title" : "Hydroclimate Responses over Global Monsoon Regions Following Volcanic Eruptions at Different Latitudes", "translator" : [ { "dropping-particle" : "", "family" : "K5117", "given" : "", "non-dropping-particle" : "", "parse-names" : false, "suffix" : "" } ], "type" : "article-journal", "volume" : "32" }, "uris" : [ "http://www.mendeley.com/documents/?uuid=010e8557-0aee-3150-b1be-e616818029ce" ] }, { "id" : "ITEM-3", "itemData" : { "DOI" : "10.1029/2019JD031171", "ISSN" : "2169-897X",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Geophysical Research: Atmospheres", "id" : "ITEM-3", "issue" : "24", "issued" : { "date-parts" : [ [ "2019", "12", "27" ] ] }, "title" : "Wetter Global Arid Regions Driven by Volcanic Eruptions", "translator" : [ { "dropping-particle" : "", "family" : "K5116", "given" : "", "non-dropping-particle" : "", "parse-names" : false, "suffix" : "" } ], "type" : "article-journal", "volume" : "124" }, "uris" : [ "http://www.mendeley.com/documents/?uuid=e9d180a6-c803-3987-90f7-fbacca9cdd82" ] }, { "id" : "ITEM-4",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"ITEM-4",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Iles et al., 2013; Zuo et al., 2019a, 2019b)", "manualFormatting" : "(Held and Soden, 2006; Iles et al., 2013; Zuo et al., 2019a, b)", "plainTextFormattedCitation" : "(Held and Soden, 2006; Iles et al., 2013; Zuo et al., 2019a, 2019b)", "previouslyFormattedCitation" : "(Held and Soden, 2006; Iles et al., 2013; Zuo et al., 2019a, 2019b)" }, "properties" : { "noteIndex" : 0 }, "schema" : "https://github.com/citation-style-language/schema/raw/master/csl-citation.json" }</w:instrText>
        </w:r>
      </w:ins>
      <w:del w:id="2617" w:author="Robin Matthews" w:date="2021-06-16T17:32:00Z">
        <w:r w:rsidR="00741A83" w:rsidDel="006E0C96">
          <w:rPr>
            <w:color w:val="000000" w:themeColor="text1"/>
            <w:lang w:val="en-GB"/>
          </w:rPr>
          <w:delInstrText>ADDIN CSL_CITATION { "citationItems" : [ { "id" : "ITEM-1", "itemData" : { "DOI" : "10.1002/jgrd.50678", "ISSN" : "2169-897X", "abstract" : "We examine robust features of the global precipitation response to 18 large low-latitude volcanic eruptions using an ensemble of last millennium simulations from the climate model HadCM3. We then test whether these features can be detected in observational land precipitation data following five twentieth century eruptions. The millennium simulations show a significant reduction in global mean precipitation following eruptions, in agreement with previous studies. Further, we find that the response over ocean remains significant for around 5 years and matches the timescale of the near-surface air temperature response. In contrast, the land precipitation response remains significant for 3 years and reacts faster than land temperature, correlating with aerosol optical depth and a reduction in land-ocean temperature contrast. In the tropics, areas experiencing posteruption drying coincide well with climatologically wet regions, while dry regions get wetter on average, but there changes are spatially heterogeneous. This pattern is of opposite sign to, but physically consistent with, projections under global warming. A significant reduction in global mean and wet tropical land regions precipitation is also found in response to twentieth century eruptions in both the observations and model masked to replicate observational coverage, although this is not significant for the observed wet regions response in boreal summer. In boreal winter, the magnitude of this global response is significantly underestimated by the model; the discrepancy originating from the wet tropical regions although removing the influence of ENSO improves agreement. The modeled precipitation response is detectable in the observations in boreal winter but marginal in summer.", "author" : [ { "dropping-particle" : "", "family" : "Iles", "given" : "Carley E",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"Zhang", "given" : "Xuebin", "non-dropping-particle" : "", "parse-names" : false, "suffix" : "" } ], "container-title" : "Journal of Geophysical Research: Atmospheres", "id" : "ITEM-1", "issue" : "16", "issued" : { "date-parts" : [ [ "2013", "8", "27" ] ] }, "note" : "doi: 10.1002/jgrd.50678", "page" : "8770-8786", "publisher" : "John Wiley &amp; Sons, Ltd", "title" : "The effect of volcanic eruptions on global precipitation", "translator" : [ { "dropping-particle" : "", "family" : "K3241", "given" : "", "non-dropping-particle" : "", "parse-names" : false, "suffix" : "" } ], "type" : "article-journal", "volume" : "118" }, "uris" : [ "http://www.mendeley.com/documents/?uuid=e6c12a7e-f26b-4b24-81f8-db30d5c63b9a" ] }, { "id" : "ITEM-2", "itemData" : { "DOI" : "10.1175/JCLI-D-18-0707.1", "ISSN" : "0894-8755", "abstract" : "&lt;p&gt;Understanding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experiments.&lt;/p&gt;",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"title" : "Hydroclimate Responses over Global Monsoon Regions Following Volcanic Eruptions at Different Latitudes", "translator" : [ { "dropping-particle" : "", "family" : "K5117", "given" : "", "non-dropping-particle" : "", "parse-names" : false, "suffix" : "" } ], "type" : "article-journal", "volume" : "32" }, "uris" : [ "http://www.mendeley.com/documents/?uuid=010e8557-0aee-3150-b1be-e616818029ce" ] }, { "id" : "ITEM-3", "itemData" : { "DOI" : "10.1029/2019JD031171", "ISSN" : "2169-897X",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Geophysical Research: Atmospheres", "id" : "ITEM-3", "issue" : "24", "issued" : { "date-parts" : [ [ "2019", "12", "27" ] ] }, "title" : "Wetter Global Arid Regions Driven by Volcanic Eruptions", "translator" : [ { "dropping-particle" : "", "family" : "K5116", "given" : "", "non-dropping-particle" : "", "parse-names" : false, "suffix" : "" } ], "type" : "article-journal", "volume" : "124" }, "uris" : [ "http://www.mendeley.com/documents/?uuid=e9d180a6-c803-3987-90f7-fbacca9cdd82" ] }, { "id" : "ITEM-4",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"ITEM-4",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Iles et al., 2013; Zuo et al., 2019a, 2019b)", "plainTextFormattedCitation" : "(Held and Soden, 2006; Iles et al., 2013; Zuo et al., 2019a, 2019b)", "previouslyFormattedCitation" : "(Held and Soden, 2006; Iles et al., 2013; Zuo et al., 2019a, 2019b)" }, "properties" : { "noteIndex" : 0 }, "schema" : "https://github.com/citation-style-language/schema/raw/master/csl-citation.json" }</w:delInstrText>
        </w:r>
      </w:del>
      <w:r w:rsidRPr="003862D0">
        <w:rPr>
          <w:color w:val="000000" w:themeColor="text1"/>
          <w:lang w:val="en-GB"/>
        </w:rPr>
        <w:fldChar w:fldCharType="separate"/>
      </w:r>
      <w:r w:rsidR="00016735">
        <w:rPr>
          <w:noProof/>
          <w:color w:val="000000" w:themeColor="text1"/>
          <w:lang w:val="en-GB"/>
        </w:rPr>
        <w:t xml:space="preserve">(Held and Soden, 2006; Iles et al., 2013; Zuo et al., 2019a, </w:t>
      </w:r>
      <w:del w:id="2618" w:author="Robin Matthews" w:date="2021-06-16T17:32:00Z">
        <w:r w:rsidR="00016735" w:rsidDel="006E0C96">
          <w:rPr>
            <w:noProof/>
            <w:color w:val="000000" w:themeColor="text1"/>
            <w:lang w:val="en-GB"/>
          </w:rPr>
          <w:delText>2019</w:delText>
        </w:r>
      </w:del>
      <w:r w:rsidR="00016735">
        <w:rPr>
          <w:noProof/>
          <w:color w:val="000000" w:themeColor="text1"/>
          <w:lang w:val="en-GB"/>
        </w:rPr>
        <w:t>b)</w:t>
      </w:r>
      <w:r w:rsidRPr="003862D0">
        <w:rPr>
          <w:color w:val="000000" w:themeColor="text1"/>
          <w:lang w:val="en-GB"/>
        </w:rPr>
        <w:fldChar w:fldCharType="end"/>
      </w:r>
      <w:commentRangeEnd w:id="2615"/>
      <w:r w:rsidR="00016735">
        <w:rPr>
          <w:rStyle w:val="CommentReference"/>
        </w:rPr>
        <w:commentReference w:id="2615"/>
      </w:r>
      <w:r w:rsidRPr="003862D0">
        <w:rPr>
          <w:color w:val="000000" w:themeColor="text1"/>
          <w:lang w:val="en-GB"/>
        </w:rPr>
        <w:t>. El Niño-like warming appears after large volcanic eruptions</w:t>
      </w:r>
      <w:ins w:id="2619" w:author="Sara M Tuson" w:date="2021-07-19T07:09:00Z">
        <w:r w:rsidR="000544BE">
          <w:rPr>
            <w:color w:val="000000" w:themeColor="text1"/>
            <w:lang w:val="en-GB"/>
          </w:rPr>
          <w:t>,</w:t>
        </w:r>
      </w:ins>
      <w:r w:rsidRPr="003862D0">
        <w:rPr>
          <w:color w:val="000000" w:themeColor="text1"/>
          <w:lang w:val="en-GB"/>
        </w:rPr>
        <w:t xml:space="preserve"> </w:t>
      </w:r>
      <w:del w:id="2620" w:author="Sara M Tuson" w:date="2021-07-19T07:09:00Z">
        <w:r w:rsidRPr="003862D0" w:rsidDel="000544BE">
          <w:rPr>
            <w:color w:val="000000" w:themeColor="text1"/>
            <w:lang w:val="en-GB"/>
          </w:rPr>
          <w:delText>that is</w:delText>
        </w:r>
      </w:del>
      <w:ins w:id="2621" w:author="Sara M Tuson" w:date="2021-07-19T07:09:00Z">
        <w:r w:rsidR="000544BE">
          <w:rPr>
            <w:color w:val="000000" w:themeColor="text1"/>
            <w:lang w:val="en-GB"/>
          </w:rPr>
          <w:t>as</w:t>
        </w:r>
      </w:ins>
      <w:r w:rsidRPr="003862D0">
        <w:rPr>
          <w:color w:val="000000" w:themeColor="text1"/>
          <w:lang w:val="en-GB"/>
        </w:rPr>
        <w:t xml:space="preserve"> seen in both observations</w:t>
      </w:r>
      <w:r w:rsidR="00DE583C">
        <w:rPr>
          <w:color w:val="000000" w:themeColor="text1"/>
          <w:lang w:val="en-GB"/>
        </w:rPr>
        <w:t xml:space="preserve"> </w:t>
      </w:r>
      <w:r w:rsidRPr="003862D0">
        <w:rPr>
          <w:color w:val="000000" w:themeColor="text1"/>
          <w:lang w:val="en-GB"/>
        </w:rPr>
        <w:fldChar w:fldCharType="begin" w:fldLock="1"/>
      </w:r>
      <w:r w:rsidR="00741A83">
        <w:rPr>
          <w:color w:val="000000" w:themeColor="text1"/>
          <w:lang w:val="en-GB"/>
        </w:rPr>
        <w: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"ITEM-2",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"id" : "ITEM-3",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"ITEM-3",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"mendeley" : { "formattedCitation" : "(Adams et al., 2003; McGregor et al., 2010; Khodri et al., 2017)", "plainTextFormattedCitation" : "(Adams et al., 2003; McGregor et al., 2010; Khodri et al., 2017)", "previouslyFormattedCitation" : "(Adams et al., 2003; McGregor et al., 2010; Khodri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(Adams et al., 2003; McGregor et al., 2010; Khodri et al., 2017)</w:t>
      </w:r>
      <w:r w:rsidRPr="003862D0">
        <w:rPr>
          <w:color w:val="000000" w:themeColor="text1"/>
          <w:lang w:val="en-GB"/>
        </w:rPr>
        <w:fldChar w:fldCharType="end"/>
      </w:r>
      <w:r w:rsidRPr="003862D0">
        <w:rPr>
          <w:color w:val="000000" w:themeColor="text1"/>
          <w:lang w:val="en-GB"/>
        </w:rPr>
        <w:t xml:space="preserve"> and climate model simulations </w:t>
      </w:r>
      <w:r w:rsidRPr="003862D0">
        <w:rPr>
          <w:color w:val="000000" w:themeColor="text1"/>
          <w:lang w:val="en-GB"/>
        </w:rPr>
        <w:fldChar w:fldCharType="begin" w:fldLock="1"/>
      </w:r>
      <w:r w:rsidR="004B7E49">
        <w:rPr>
          <w:color w:val="000000" w:themeColor="text1"/>
          <w:lang w:val="en-GB"/>
        </w:rPr>
        <w:instrText>ADDIN CSL_CITATION { "citationItems" : [ { "id" : "ITEM-1", "itemData" : { "DOI" : "10.5194/cp-12-961-2016", "ISSN" : "1814-9332", "abstract" : "&lt;p&gt;&lt;p&gt;&lt;strong&gt;Abstract.&lt;/strong&gt; Currently, little is known on how volcanic eruptions impact large-scale climate phenomena such as South American paleo-Intertropical Convergence Zone (ITCZ) position and summer monsoon behavior. In this paper, an analysis of observations and model simulations is employed to assess the influence of large volcanic eruptions on the climate of tropical South America. This problem is first considered for historically recent volcanic episodes for which more observations are available but where fewer events exist and the confounding effects of El Ni\u00f1o\u2013Southern Oscillation (ENSO) lead to inconclusive interpretation of the impact of volcanic eruptions at the continental scale. Therefore, we also examine a greater number of reconstructed volcanic events for the period 850&lt;span class=\"thinspace\"&gt;&lt;/span&gt;CE to present that are incorporated into the NASA GISS ModelE2-R simulation of the last millennium. &lt;br&gt;&lt;br&gt; An advantage of this model is its ability to explicitly track water isotopologues throughout the hydrologic cycle and simulating the isotopic imprint following a large eruption. This effectively removes a degree of uncertainty associated with error-prone conversion of isotopic signals into climate variables, and allows for a direct comparison between GISS simulations and paleoclimate proxy records. &lt;br&gt;&lt;br&gt; Our analysis reveals that both precipitation and oxygen isotope variability respond with a distinct seasonal and spatial structure across tropical South America following an eruption. During austral winter, the heavy oxygen isotope in precipitation is enriched, likely due to reduced moisture convergence in the ITCZ domain and reduced rainfall over northern South America. During austral summer, however, more negative values of the precipitation isotopic composition are simulated over Amazonia, despite reductions in rainfall, suggesting that the isotopic response is not a simple function of the \"amount effect\". During the South American monsoon season, the amplitude of the temperature response to volcanic forcing is larger than the rather weak and spatially less coherent precipitation signal, complicating the isotopic response to changes in the hydrologic cycle.&lt;/p&gt;&lt;/p&gt;", "author" : [ { "dropping-particle" : "", "family" : "Colose", "given" : "Christopher M.", "non-dropping-particle" : "", "parse-names" : false, "suffix" : "" }, { "dropping-particle" : "", "family" : "LeGrande", "given" : "Allegra N.", "non-dropping-particle" : "", "parse-names" : false, "suffix" : "" }, { "dropping-particle" : "", "family" : "Vuille", "given" : "Mathias", "non-dropping-particle" : "", "parse-names" : false, "suffix" : "" } ], "container-title" : "Climate of the Past", "id" : "ITEM-1", "issue" : "4", "issued" : { "date-parts" : [ [ "2016", "4", "15" ] ] }, "page" : "961-979", "title" : "The influence of volcanic eruptions on the climate of tropical South America during the last millennium in an isotope-enabled general circulation model", "translator" : [ { "dropping-particle" : "", "family" : "K3234", "given" : "", "non-dropping-particle" : "", "parse-names" : false, "suffix" : "" } ], "type" : "article-journal", "volume" : "12" }, "uris" : [ "http://www.mendeley.com/documents/?uuid=192aaace-a61f-3788-81c6-90a64d855642" ] }, { "id" : "ITEM-2", "itemData" : { "DOI" : "10.1175/JCLI-D-12-00471.1", "ISSN" : "08948755", "abstract" : "The impact of strong tropical volcanic eruptions (SVEs) on the El Ni\u00f1o-Southern Oscillation (ENSO) and its phase dependency is investigated using a coupled general circulation model (CGCM). This paper investigates the response of ENSO to an idealized SVE forcing, producing a peak perturbation of global-mean surface shortwave radiation larger than26.5 W m22. Radiative forcing due to volcanic aerosols injected into the stratosphere induces tropical surface cooling around the volcanic forcing peak. Identical-twin forecast experiments of an ENSO-neutral year in response to an SVE forcing show an El Ni\u00f1o-like warming lagging one year behind the peak forcing. In addition to a reduced role of the mean subsurface water upwelling (known as the dynamical thermostat mechanism), the rapid land surface cooling around the Maritime Continent weakens the equatorial Walker circulation, contributing to the positive zonal gradient of sea surface temperature (SST) and precipitation anomalies over the equatorial Pacific. Since the warm and cold phases of ENSO exhibit significant asymmetry in their transition and duration, the impact of a SVE forcing on El Ni\u00f1o and La Ni\u00f1a is also investigated. In the warm phase of ENSO, the prediction skill of the SVE-forced experiments rapidly drops approximately six months after the volcanic peak. Since the SVE significantly facilitates the duration of El Ni\u00f1o, the following transition from warm to cold ENSO is disrupted. The impact of SVE forcing on La Ni\u00f1a is, however, relatively weak. These results imply that the intensity of a dynamical thermostat-like response to a SVE could be dependent on the phase of ENSO.\u00a92013 American Meteorological Society.", "author" : [ { "dropping-particle" : "", "family" : "Ohba", "given" : "Masamichi", "non-dropping-particle" : "", "parse-names" : false, "suffix" : "" }, { "dropping-particle" : "", "family" : "Shiogama", "given" : "Hideo", "non-dropping-particle" : "", "parse-names" : false, "suffix" : "" }, { "dropping-particle" : "", "family" : "Yokohata", "given" : "Tokuta", "non-dropping-particle" : "", "parse-names" : false, "suffix" : "" }, { "dropping-particle" : "", "family" : "Watanabe", "given" : "Masahiro", "non-dropping-particle" : "", "parse-names" : false, "suffix" : "" } ], "container-title" : "Journal of Climate", "id" : "ITEM-2", "issue" : "14", "issued" : { "date-parts" : [ [ "2013" ] ] }, "page" : "5169-5182", "title" : "Impact of strong tropical volcanic eruptions on enso simulated in a coupled gcm", "translator" : [ { "dropping-particle" : "", "family" : "K4496", "given" : "", "non-dropping-particle" : "", "parse-names" : false, "suffix" : "" } ], "type" : "article-journal", "volume" : "26" }, "uris" : [ "http://www.mendeley.com/documents/?uuid=03a68aa8-1dc8-4208-ab96-2d0dff9f6000" ] }, { "id" : "ITEM-3", "itemData" : { "DOI" : "10.1073/pnas.1509153112", "ISSN" : "10916490", "abstract" : "Large volcanic eruptions can have major impacts on global climate, affecting both atmospheric and ocean circulation through changes in atmospheric chemical composition and optical properties. The residence time of volcanic aerosol from strong eruptions is roughly 2-3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Ni\u00f1o-Southern Oscillation (ENSO).", "author" : [ { "dropping-particle" : "", "family" : "Pausata", "given" : "Francesco S.R.",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"ITEM-3", "issue" : "45", "issued" : { "date-parts" : [ [ "2015" ] ] }, "page" : "13784-13788", "title" : "Impacts of high-latitude volcanic eruptions on ENSO and AMOC", "translator" : [ { "dropping-particle" : "", "family" : "K4495", "given" : "", "non-dropping-particle" : "", "parse-names" : false, "suffix" : "" } ], "type" : "article-journal", "volume" : "112" }, "uris" : [ "http://www.mendeley.com/documents/?uuid=618da930-7f18-4060-bd70-0fc67d563744" ] }, { "id" : "ITEM-4", "itemData" : { "DOI" : "10.1175/JCLI-D-15-0239.1", "ISSN" : "08948755", "abstract" : "The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"ITEM-4", "issue" : "8", "issued" : { "date-parts" : [ [ "2016" ] ] }, "page" : "2907-2921", "title" : "\"El Ni\u00f1o Like\" hydroclimate responses to last millennium volcanic eruptions", "translator" : [ { "dropping-particle" : "", "family" : "K4456", "given" : "", "non-dropping-particle" : "", "parse-names" : false, "suffix" : "" } ], "type" : "article-journal", "volume" : "29" }, "uris" : [ "http://www.mendeley.com/documents/?uuid=4e7aa5d6-13d2-43ab-baea-bfe38458933b" ] }, { "id" : "ITEM-5",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"ITEM-5",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"ITEM-6", "itemData" : { "DOI" : "10.1002/2016JD025796", "ISSN" : "2169897X", "abstract" : "Observations and model simulations of the climate responses to strong explosive low-latitude volcanic eruptions suggest a significant increase in the likelihood of El Ni\u00f1o during the eruption and posteruption years, though model results have been inconclusive and have varied in magnitude and even sign. In this study, we test how this spread of responses depends on the initial phase of El Ni\u00f1o-Southern Oscillation (ENSO) in the eruption year and on the eruption\u2019s seasonal timing. We employ the Geophysical Fluid Dynamics Laboratory CM2.1 global coupled general circulation model to investigate the impact of the Pinatubo 1991 eruption, assuming that in 1991 ENSO would otherwise be in central or eastern Pacific El Ni\u00f1o, La Ni\u00f1a, or neutral phases. We obtain statistically significant El Ni\u00f1o responses in a year after the eruption for all cases except La Ni\u00f1a, which shows no response in the eastern equatorial Pacific. The eruption has a weaker impact on eastern Pacific El Ni\u00f1os than on central Pacific El Ni\u00f1os. We find that the ocean dynamical thermostat and (to a lesser extent) wind changes due to land-ocean temperature gradients are the main feedbacks affecting El Ni\u00f1o development after the eruption. The El Ni\u00f1o responses to eruptions occurring in summer are more pronounced than for winter and spring eruptions. That the climate response depends on eruption season and initial ENSO phase may help to reconcile apparent inconsistencies among previous studies.", "author" : [ { "dropping-particle" : "", "family" : "Predybaylo", "given" : "Evgeniya", "non-dropping-particle" : "", "parse-names" : false, "suffix" : "" }, { "dropping-particle" : "", "family" : "Stenchikov", "given" : "Georgiy L.", "non-dropping-particle" : "", "parse-names" : false, "suffix" : "" }, { "dropping-particle" : "", "family" : "Wittenberg", "given" : "Andrew T.", "non-dropping-particle" : "", "parse-names" : false, "suffix" : "" }, { "dropping-particle" : "", "family" : "Zeng", "given" : "Fanrong", "non-dropping-particle" : "", "parse-names" : false, "suffix" : "" } ], "container-title" : "Journal of Geophysical Research: Atmospheres", "id" : "ITEM-6", "issue" : "2", "issued" : { "date-parts" : [ [ "2017", "1", "27" ] ] }, "page" : "925-947", "title" : "Impacts of a Pinatubo-size volcanic eruption on ENSO", "translator" : [ { "dropping-particle" : "", "family" : "K4468", "given" : "", "non-dropping-particle" : "", "parse-names" : false, "suffix" : "" } ], "type" : "article-journal", "volume" : "122" }, "uris" : [ "http://www.mendeley.com/documents/?uuid=70006faa-171a-496c-809d-bab1398ee00d" ] }, { "id" : "ITEM-7", "itemData" : { "DOI" : "10.1175/JCLI-D-17-0571.1", "ISSN" : "0894-8755", "author" : [ { "dropping-particle" : "", "family" : "Zuo", "given" : "Meng", "non-dropping-particle" : "", "parse-names" : false, "suffix" : "" }, { "dropping-particle" : "", "family" : "Man", "given" : "Wenmin", "non-dropping-particle" : "", "parse-names" : false, "suffix" : "" }, { "dropping-particle" : "", "family" : "Zhou", "</w:instrText>
      </w:r>
      <w:r w:rsidR="004B7E49" w:rsidRPr="003741E9">
        <w:rPr>
          <w:color w:val="000000" w:themeColor="text1"/>
          <w:rPrChange w:id="2622" w:author="Clotilde Pean" w:date="2021-06-22T10:16:00Z">
            <w:rPr>
              <w:color w:val="000000" w:themeColor="text1"/>
              <w:lang w:val="en-GB"/>
            </w:rPr>
          </w:rPrChange>
        </w:rPr>
        <w:instrText>given" : "Tianjun", "non-dropping-particle" : "", "parse-names" : false, "suffix" : "" }, { "dropping-particle" : "", "family" : "Guo", "given" : "Zhun", "non-dropping-particle" : "", "parse-names" : false, "suffix" : "" } ], "container-title" : "Journal of Climate", "id" : "ITEM-7", "issue" : "17", "issued" : { "date-parts" : [ [ "2018", "9" ] ] }, "page" : "6729-6744", "title" : "Different Impacts of Northern, Tropical, and Southern Volcanic Eruptions on the Tropical Pacific SST in the Last Millennium", "translator" : [ { "dropping-particle" : "", "family" : "K3229", "given" : "", "non-dropping-particle" : "", "parse-names" : false, "suffix" : "" } ], "type" : "article-journal", "volume" : "31" }, "uris" : [ "http://www.mendeley.com/documents/?uuid=44e5028b-938b-3b53-bfc9-c79a88364bbf" ] } ], "mendeley" : { "formattedCitation" : "(Ohba et al., 2013; Pausata et al., 2015; Colose et al., 2016; Stevenson et al., 2016; Khodri et al., 2017; Predybaylo et al., 2017; Zuo et al., 2018)", "plainTextFormattedCitation" : "(Ohba et al., 2013; Pausata et al., 2015; Colose et al., 2016; Stevenson et al., 2016; Khodri et al., 2017; Predybaylo et al., 2017; Zuo et al., 2018)", "previouslyFormattedCitation" : "(Ohba et al., 2013; Pausata et al., 2015; Colose et al., 2016; Stevenson et al., 2016; Khodri et al., 2017; Predybaylo et al., 2017; Zuo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rPr>
        <w:t>(Ohba et al., 2013; Pausata et al., 2015; Colose et al., 2016; Stevenson et al., 2016; Khodri et al., 2017; Predybaylo et al., 2017; Zuo et al., 2018)</w:t>
      </w:r>
      <w:r w:rsidRPr="003862D0">
        <w:rPr>
          <w:color w:val="000000" w:themeColor="text1"/>
          <w:lang w:val="en-GB"/>
        </w:rPr>
        <w:fldChar w:fldCharType="end"/>
      </w:r>
      <w:r w:rsidRPr="00560680">
        <w:rPr>
          <w:color w:val="000000" w:themeColor="text1"/>
        </w:rPr>
        <w:t xml:space="preserve">. </w:t>
      </w:r>
      <w:r w:rsidRPr="003862D0">
        <w:rPr>
          <w:color w:val="000000" w:themeColor="text1"/>
          <w:lang w:val="en-GB"/>
        </w:rPr>
        <w:t xml:space="preserve">The large tropical eruptions are coincident with positive Indian Ocean </w:t>
      </w:r>
      <w:ins w:id="2623" w:author="Sara M Tuson" w:date="2021-07-19T07:10:00Z">
        <w:r w:rsidR="00352B86">
          <w:rPr>
            <w:color w:val="000000" w:themeColor="text1"/>
            <w:lang w:val="en-GB"/>
          </w:rPr>
          <w:t>d</w:t>
        </w:r>
      </w:ins>
      <w:del w:id="2624" w:author="Sara M Tuson" w:date="2021-07-19T07:10:00Z">
        <w:r w:rsidRPr="003862D0" w:rsidDel="00352B86">
          <w:rPr>
            <w:color w:val="000000" w:themeColor="text1"/>
            <w:lang w:val="en-GB"/>
          </w:rPr>
          <w:delText>D</w:delText>
        </w:r>
      </w:del>
      <w:r w:rsidRPr="003862D0">
        <w:rPr>
          <w:color w:val="000000" w:themeColor="text1"/>
          <w:lang w:val="en-GB"/>
        </w:rPr>
        <w:t xml:space="preserve">ipole events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"10.1002/2015GL064751", "ISSN" : "00948276", "author" : [ { "dropping-particle" : "", "family" : "Maher", "given" : "Nicola", "non-dropping-particle" : "", "parse-names" : false, "suffix" : "" }, { "dropping-particle" : "", "family" : "McGregor", "given" : "Shayne", "non-dropping-particle" : "", "parse-names" : false, "suffix" : "" }, { "dropping-particle" : "", "family" : "England", "given" : "Matthew H.", "non-dropping-particle" : "", "parse-names" : false, "suffix" : "" }, { "dropping-particle" : "Sen", "family" : "Gupta", "given" : "Alexander", "non-dropping-particle" : "", "parse-names" : false, "suffix" : "" } ], "container-title" : "Geophysical Research Letters", "id" : "ITEM-1", "issue" : "14", "issued" : { "date-parts" : [ [ "2015", "7", "28" ] ] }, "page" : "6024-6033", "title" : "Effects of volcanism on tropical variability", "translator" : [ { "dropping-particle" : "", "family" : "K2719", "given" : "", "non-dropping-particle" : "", "parse-names" : false, "suffix" : "" } ], "type" : "article-journal", "volume" : "42" }, "uris" : [ "http://www.mendeley.com/documents/?uuid=cfe7d571-985b-3197-9711-cd6563e7a3ca" ] } ], "mendeley" : { "formattedCitation" : "(Maher et al., 2015)", "plainTextFormattedCitation" : "(Maher et al., 2015)", "previouslyFormattedCitation" : "(Maher et al.,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(Maher et al., 2015)</w:t>
      </w:r>
      <w:r w:rsidRPr="003862D0">
        <w:rPr>
          <w:color w:val="000000" w:themeColor="text1"/>
          <w:lang w:val="en-GB"/>
        </w:rPr>
        <w:fldChar w:fldCharType="end"/>
      </w:r>
      <w:r w:rsidRPr="003862D0">
        <w:rPr>
          <w:color w:val="000000" w:themeColor="text1"/>
          <w:lang w:val="en-GB"/>
        </w:rPr>
        <w:t>.</w:t>
      </w:r>
      <w:r w:rsidR="003D7AEC" w:rsidRPr="003862D0">
        <w:rPr>
          <w:color w:val="000000" w:themeColor="text1"/>
          <w:lang w:val="en-GB"/>
        </w:rPr>
        <w:t xml:space="preserve"> </w:t>
      </w:r>
    </w:p>
    <w:p w14:paraId="2128372E" w14:textId="77777777" w:rsidR="003D7AEC" w:rsidRPr="003862D0" w:rsidRDefault="003D7AEC" w:rsidP="003D7AEC">
      <w:pPr>
        <w:pStyle w:val="AR6BodyText"/>
        <w:rPr>
          <w:color w:val="000000" w:themeColor="text1"/>
          <w:lang w:val="en-GB"/>
        </w:rPr>
      </w:pPr>
    </w:p>
    <w:p w14:paraId="6939D2ED" w14:textId="1DC4D4DB" w:rsidR="003D7AEC" w:rsidRPr="003862D0" w:rsidRDefault="003D7AEC" w:rsidP="003D7AEC">
      <w:pPr>
        <w:pStyle w:val="AR6BodyText"/>
        <w:rPr>
          <w:color w:val="000000" w:themeColor="text1"/>
          <w:lang w:val="en-GB"/>
        </w:rPr>
      </w:pPr>
      <w:r w:rsidRPr="003862D0">
        <w:rPr>
          <w:color w:val="000000" w:themeColor="text1"/>
          <w:lang w:val="en-GB"/>
        </w:rPr>
        <w:t xml:space="preserve">In AR5, uncertainty due to future volcanic activity was not considered in the assessment of the CMIP5 21st century climate projections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"K2963", "given" : "", "non-dropping-particle" : "", "parse-names" : false, "suffix" : "" } ], "type" : "article-journal", "volume" : "93" }, "uris" : [ "http://www.mendeley.com/documents/?uuid=217f269d-ba43-3811-a722-00825af1af6e" ] }, { "id" : "ITEM-2",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"ITEM-2",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"(Taylor et al., 2012; O\u2019Neill et al., 2016)", "plainTextFormattedCitation" : "(Taylor et al., 2012; O\u2019Neill et al., 2016)", "previouslyFormattedCitation" : "(Taylor et al., 2012; O\u2019Neill et al.,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(Taylor et al., 2012; O’Neill et al., 2016)</w:t>
      </w:r>
      <w:r w:rsidRPr="003862D0">
        <w:rPr>
          <w:color w:val="000000" w:themeColor="text1"/>
          <w:lang w:val="en-GB"/>
        </w:rPr>
        <w:fldChar w:fldCharType="end"/>
      </w:r>
      <w:r w:rsidRPr="003862D0">
        <w:rPr>
          <w:color w:val="000000" w:themeColor="text1"/>
          <w:lang w:val="en-GB"/>
        </w:rPr>
        <w:t xml:space="preserve">. Since AR5, there has been considerable progress in quantifying the impacts of volcanic eruptions on decadal climate prediction and longer-term climate projections </w:t>
      </w:r>
      <w:r w:rsidRPr="003862D0">
        <w:rPr>
          <w:color w:val="000000" w:themeColor="text1"/>
          <w:lang w:val="en-GB"/>
        </w:rPr>
        <w:fldChar w:fldCharType="begin" w:fldLock="1"/>
      </w:r>
      <w:r w:rsidR="00615634">
        <w:rPr>
          <w:color w:val="000000" w:themeColor="text1"/>
          <w:lang w:val="en-GB"/>
        </w:rPr>
        <w:instrText xml:space="preserve">ADDIN CSL_CITATION { "citationItems" : [ { "id" : "ITEM-1", "itemData" : { "DOI" : "10.1002/2015GL066608", "ISSN" : "00948276", "author" : [ { "dropping-particle" : "", "family" : "Meehl", "given" : "Gerald A.", "non-dropping-particle" : "", "parse-names" : false, "suffix" : "" }, { "dropping-particle" : "", "family" : "Teng", "given" : "Haiyan", "non-dropping-particle" : "", "parse-names" : false, "suffix" : "" }, { "dropping-particle" : "", "family" : "Maher", "given" : "Nicola", "non-dropping-particle" : "", "parse-names" : false, "suffix" : "" }, { "dropping-particle" : "", "family" : "England", "given" : "Matthew H.", "non-dropping-particle" : "", "parse-names" : false, "suffix" : "" } ], "container-title" : "Geophysical Research Letters", "id" : "ITEM-1", "issue" : "24", "issued" : { "date-parts" : [ [ "2015", "12", "28" ] ] }, "page" : "10,840-10,846", "title" : "Effects of the Mount Pinatubo eruption on decadal climate prediction skill of Pacific sea surface temperatures", "translator" : [ { "dropping-particle" : "", "family" : "K2717", "given" : "", "non-dropping-particle" : "", "parse-names" : false, "suffix" : "" } ], "type" : "article-journal", "volume" : "42" }, "uris" : [ "http://www.mendeley.com/documents/?uuid=ea1895b8-37d7-39fa-a5a6-f7e1a63afe6d" ] }, { "id" : "ITEM-2", "itemData" : { "DOI" : "10.1038/ncomms7545", "ISSN" : "2041-1723", "author" : [ { "dropping-particle" : "", "family" : "Swingedouw", "given" : "Didier", "non-dropping-particle" : "", "parse-names" : false, "suffix" : "" }, { "dropping-particle" : "", "family" : "Ortega", "given" : "Pablo",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"Masson-Delmotte", "given" : "Val\u00e9rie", "non-dropping-particle" : "", "parse-names" : false, "suffix" : "" }, { "dropping-particle" : "", "family" : "Butler", "given" : "Paul G.", "non-dropping-particle" : "", "parse-names" : false, "suffix" : "" }, { "dropping-particle" : "", "family" : "Khodri", "given" : "Myriam", "non-dropping-particle" : "", "parse-names" : false, "suffix" : "" }, { "dropping-particle" : "", "family" : "S\u00e9f\u00e9rian", "given" : "Roland", "non-dropping-particle" : "", "parse-names" : false, "suffix" : "" } ], "container-title" : "Nature Communications", "id" : "ITEM-2", "issue" : "1", "issued" : { "date-parts" : [ [ "2015", "5", "30" ] ] }, "title" : "Bidecadal North Atlantic ocean circulation variability controlled by timing of volcanic eruptions", "translator" : [ { "dropping-particle" : "", "family" : "K5112", "given" : "", "non-dropping-particle" : "", "parse-names" : false, "suffix" : "" } ], "type" : "article-journal", "volume" : "6" }, "uris" : [ "http://www.mendeley.com/documents/?uuid=9adf29ff-5863-3be2-9655-b85dff478641" ] }, { "id" : "ITEM-3", "itemData" : { "DOI" : "10.1002/2015GL067431", "ISSN" : "00948276", "author" : [ { "dropping-particle" : "", "family" : "Timmreck", "given" : "Claudia", "non-dropping-particle" : "", "parse-names" : false, "suffix" : "" }, { "dropping-particle" : "", "family" : "Pohlmann", "given" : "Holger", "non-dropping-particle" : "", "parse-names" : false, "suffix" : "" }, { "dropping-particle" : "", "family" : "Illing", "given" : "Sebastian", "non-dropping-particle" : "", "parse-names" : false, "suffix" : "" }, { "dropping-particle" : "", "family" : "Kadow", "given" : "Christopher", "non-dropping-particle" : "", "parse-names" : false, "suffix" : "" } ], "container-title" : "Geophysical Research Letters", "id" : "ITEM-3", "issue" : "2", "issued" : { "date-parts" : [ [ "2016", "1", "28" ] ] }, "page" : "834-842", "title" : "The impact of stratospheric volcanic aerosol on decadal-scale climate predictions", "translator" : [ { "dropping-particle" : "", "family" : "K2711", "given" : "", "non-dropping-particle" : "", "parse-names" : false, "suffix" : "" } ], "type" : "article-journal", "volume" : "43" }, "uris" : [ "http://www.mendeley.com/documents/?uuid=99012c0a-c25b-3f65-8ecd-150ba44c2782" ] }, { "id" : "ITEM-4",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"ITEM-4",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"id" : "ITEM-5",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"ITEM-5", "issued" : { "date-parts" : [ [ "2017" ] ] }, "page" : "24-45", "title" : "Impact of explosive volcanic eruptions on the main climate variability modes", "translator" : [ { "dropping-particle" : "", "family" : "K1677", "given" : "", "non-dropping-particle" : "", "parse-names" : false, "suffix" : "" } ], "type" : "article-journal", "volume" : "150" }, "uris" : [ "http://www.mendeley.com/documents/?uuid=87776d8b-7148-41b5-8e21-5bcc46c4cb1e" ] }, { "id" : "ITEM-6", "itemData" : { "DOI" : "10.5194/esd-9-701-2018", "ISSN" : "2190-4987", "abstract" : "&lt;p&gt;Abstract. The likelihood of a\u00a0large volcanic eruption in the future provides the largest uncertainty concerning the evolution of the climate system on the timescale of a\u00a0few years, but also an excellent opportunity to learn about the behavior of the climate system, and our models thereof. So the following question emerges: how predictable is the response of the climate system to future eruptions? By this we mean to what extent will the volcanic perturbation affect decadal climate predictions and how does the pre-eruption climate state influence the impact of the volcanic signal on the predictions? To address these questions, we performed decadal forecasts with the MiKlip prediction system, which is based on the MPI-ESM, in the low-resolution configuration for the initialization years\u00a02012 and 2014, which differ in the Pacific Decadal Oscillation (PDO) and North Atlantic Oscillation (NAO) phase. Each forecast contains an artificial Pinatubo-like eruption starting in June of the first prediction year and consists of 10\u00a0ensemble members. For the construction of the aerosol radiative forcing, we used the global aerosol model ECHAM5-HAM in a\u00a0version adapted for volcanic eruptions. We investigate the response of different climate variables, including near-surface air temperature, precipitation, frost days, and sea ice area fraction. Our results show that the average global cooling response over 4\u00a0years of about 0.2\u202fK and the precipitation decrease of about 0.025\u202fmm\u00a0day\u22121 is relatively robust throughout the different experiments and seemingly independent of the initialization state. However, on a\u00a0regional scale, we find substantial differences between the initializations. The cooling effect in the North Atlantic and Europe lasts longer and the Arctic sea ice increase is stronger in the simulations initialized in 2014. In contrast, the forecast initialized in 2012 with a\u00a0negative PDO shows a\u00a0prolonged cooling in the North Pacific basin.&lt;/p&gt;", "author" : [ { "dropping-particle" : "", "family" : "Illing", "given" : "Sebastian", "non-dropping-particle" : "", "parse-names" : false, "suffix" : "" }, { "dropping-particle" : "", "family" : </w:instrText>
      </w:r>
      <w:r w:rsidR="00615634" w:rsidRPr="001A4DE9">
        <w:rPr>
          <w:color w:val="000000" w:themeColor="text1"/>
        </w:rPr>
        <w:instrText>"Kadow", "given" : "Christopher", "non-dropping-particle" : "", "parse-names" : false, "suffix" : "" }, { "dropping-particle" : "", "family" : "Pohlmann", "given" : "Holger", "non-dropping-particle" : "", "parse-names" : false, "suffix" : "" }, { "dropping-particle" : "", "family" : "Timmreck", "given" : "Claudia", "non-dropping-particle" : "", "parse-names" : false, "suffix" : "" } ], "container-title" : "Earth System Dynamics", "id" : "ITEM-6", "issue" : "2", "issued" : { "date-parts" : [ [ "2018", "6", "6" ] ] }, "title" : "Assessing the impact of a\u00a0future volcanic eruption on decadal predictions", "translator" : [ { "dropping-particle" : "", "family" : "K5105", "given" : "", "non-dropping-particle" : "", "parse-names" : false, "suffix" : "" } ], "type" : "article-journal", "volume" : "9" }, "uris" : [ "http://www.mendeley.com/documents/?uuid=fe77c276-f650-39dd-b0b3-a0859564882d" ] } ], "mendeley" : { "formattedCitation" : "(Meehl et al., 2015; Swingedouw et al., 2015, 2017; Timmreck et al., 2016; Bethke et al., 2017; Illing et al., 2018)", "plainTextFormattedCitation" : "(Meehl et al., 2015; Swingedouw et al., 2015, 2017; Timmreck et al., 2016; Bethke et al., 2017; Illing et al., 2018)", "previouslyFormattedCitation" : "(Meehl et al., 2015; Swingedouw et al., 2015, 2017; Timmreck et al., 2016; Bethke et al., 2017; Illing et al., 2018)"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rPr>
        <w:t>(Meehl et al., 2015; Swingedouw et al., 2015, 2017; Timmreck et al., 2016; Bethke et al., 2017; Illing et al., 2018)</w:t>
      </w:r>
      <w:r w:rsidRPr="003862D0">
        <w:rPr>
          <w:color w:val="000000" w:themeColor="text1"/>
          <w:lang w:val="en-GB"/>
        </w:rPr>
        <w:fldChar w:fldCharType="end"/>
      </w:r>
      <w:r w:rsidRPr="00560680">
        <w:rPr>
          <w:color w:val="000000" w:themeColor="text1"/>
        </w:rPr>
        <w:t xml:space="preserve">. </w:t>
      </w:r>
      <w:r w:rsidRPr="003862D0">
        <w:rPr>
          <w:color w:val="000000" w:themeColor="text1"/>
          <w:lang w:val="en-GB"/>
        </w:rPr>
        <w:t>By exploring 60 possible volcanic futures under RCP4.5, it has been demonstrated that the inclusion of time-varying volcanic forcing may enhance climate variability on annual-to-decadal time</w:t>
      </w:r>
      <w:ins w:id="2625" w:author="Sara M Tuson" w:date="2021-07-15T20:32:00Z">
        <w:r w:rsidR="00367335">
          <w:rPr>
            <w:color w:val="000000" w:themeColor="text1"/>
            <w:lang w:val="en-GB"/>
          </w:rPr>
          <w:t xml:space="preserve"> </w:t>
        </w:r>
      </w:ins>
      <w:r w:rsidRPr="003862D0">
        <w:rPr>
          <w:color w:val="000000" w:themeColor="text1"/>
          <w:lang w:val="en-GB"/>
        </w:rPr>
        <w:t xml:space="preserve">scales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(Bethke et al., 2017)</w:t>
      </w:r>
      <w:r w:rsidRPr="003862D0">
        <w:rPr>
          <w:color w:val="000000" w:themeColor="text1"/>
          <w:lang w:val="en-GB"/>
        </w:rPr>
        <w:fldChar w:fldCharType="end"/>
      </w:r>
      <w:r w:rsidRPr="003862D0">
        <w:rPr>
          <w:color w:val="000000" w:themeColor="text1"/>
          <w:lang w:val="en-GB"/>
        </w:rPr>
        <w:t>.</w:t>
      </w:r>
      <w:r w:rsidRPr="003862D0" w:rsidDel="007A73BD">
        <w:rPr>
          <w:color w:val="000000" w:themeColor="text1"/>
          <w:lang w:val="en-GB"/>
        </w:rPr>
        <w:t xml:space="preserve"> </w:t>
      </w:r>
      <w:r w:rsidRPr="003862D0">
        <w:rPr>
          <w:color w:val="000000" w:themeColor="text1"/>
          <w:lang w:val="en-GB"/>
        </w:rPr>
        <w:t>Consistent with a tropospheric cooling response, the change in ensemble spread in the volcanic cases is skewed towards lower GSAT relative to the non-volcanic cases (Cross-Chapter Box 4.1</w:t>
      </w:r>
      <w:ins w:id="2626" w:author="Sara M Tuson" w:date="2021-07-19T07:12:00Z">
        <w:r w:rsidR="00352B86">
          <w:rPr>
            <w:color w:val="000000" w:themeColor="text1"/>
            <w:lang w:val="en-GB"/>
          </w:rPr>
          <w:t>,</w:t>
        </w:r>
      </w:ins>
      <w:r w:rsidRPr="003862D0">
        <w:rPr>
          <w:color w:val="000000" w:themeColor="text1"/>
          <w:lang w:val="en-GB"/>
        </w:rPr>
        <w:t xml:space="preserve"> Figure 1). In these simulations with multiple volcanic forcing futures there is: </w:t>
      </w:r>
      <w:ins w:id="2627" w:author="Sara M Tuson" w:date="2021-07-19T07:17:00Z">
        <w:r w:rsidR="00352B86">
          <w:rPr>
            <w:color w:val="000000" w:themeColor="text1"/>
            <w:lang w:val="en-GB"/>
          </w:rPr>
          <w:t>(i</w:t>
        </w:r>
      </w:ins>
      <w:del w:id="2628" w:author="Sara M Tuson" w:date="2021-07-19T07:17:00Z">
        <w:r w:rsidRPr="003862D0" w:rsidDel="00352B86">
          <w:rPr>
            <w:color w:val="000000" w:themeColor="text1"/>
            <w:lang w:val="en-GB"/>
          </w:rPr>
          <w:delText>1</w:delText>
        </w:r>
      </w:del>
      <w:r w:rsidRPr="003862D0">
        <w:rPr>
          <w:color w:val="000000" w:themeColor="text1"/>
          <w:lang w:val="en-GB"/>
        </w:rPr>
        <w:t xml:space="preserve">) an increase in the frequency of extremely cold individual years; </w:t>
      </w:r>
      <w:ins w:id="2629" w:author="Sara M Tuson" w:date="2021-07-19T07:17:00Z">
        <w:r w:rsidR="00352B86">
          <w:rPr>
            <w:color w:val="000000" w:themeColor="text1"/>
            <w:lang w:val="en-GB"/>
          </w:rPr>
          <w:t>(ii</w:t>
        </w:r>
      </w:ins>
      <w:del w:id="2630" w:author="Sara M Tuson" w:date="2021-07-19T07:17:00Z">
        <w:r w:rsidRPr="003862D0" w:rsidDel="00352B86">
          <w:rPr>
            <w:color w:val="000000" w:themeColor="text1"/>
            <w:lang w:val="en-GB"/>
          </w:rPr>
          <w:delText>2</w:delText>
        </w:r>
      </w:del>
      <w:r w:rsidRPr="003862D0">
        <w:rPr>
          <w:color w:val="000000" w:themeColor="text1"/>
          <w:lang w:val="en-GB"/>
        </w:rPr>
        <w:t>) an increased likelihood of decades with negative GSAT trend</w:t>
      </w:r>
      <w:r w:rsidRPr="003862D0" w:rsidDel="009013F7">
        <w:rPr>
          <w:color w:val="000000" w:themeColor="text1"/>
          <w:lang w:val="en-GB"/>
        </w:rPr>
        <w:t xml:space="preserve"> </w:t>
      </w:r>
      <w:r w:rsidRPr="003862D0">
        <w:rPr>
          <w:color w:val="000000" w:themeColor="text1"/>
          <w:lang w:val="en-GB"/>
        </w:rPr>
        <w:t xml:space="preserve">(decades with negative GSAT trends become 50% more commonplace); </w:t>
      </w:r>
      <w:ins w:id="2631" w:author="Sara M Tuson" w:date="2021-07-19T07:17:00Z">
        <w:r w:rsidR="00352B86">
          <w:rPr>
            <w:color w:val="000000" w:themeColor="text1"/>
            <w:lang w:val="en-GB"/>
          </w:rPr>
          <w:t>(</w:t>
        </w:r>
      </w:ins>
      <w:ins w:id="2632" w:author="Sara M Tuson" w:date="2021-07-19T07:18:00Z">
        <w:r w:rsidR="00352B86">
          <w:rPr>
            <w:color w:val="000000" w:themeColor="text1"/>
            <w:lang w:val="en-GB"/>
          </w:rPr>
          <w:t>iii</w:t>
        </w:r>
      </w:ins>
      <w:del w:id="2633" w:author="Sara M Tuson" w:date="2021-07-19T07:18:00Z">
        <w:r w:rsidRPr="003862D0" w:rsidDel="00352B86">
          <w:rPr>
            <w:color w:val="000000" w:themeColor="text1"/>
            <w:lang w:val="en-GB"/>
          </w:rPr>
          <w:delText>3</w:delText>
        </w:r>
      </w:del>
      <w:r w:rsidRPr="003862D0">
        <w:rPr>
          <w:color w:val="000000" w:themeColor="text1"/>
          <w:lang w:val="en-GB"/>
        </w:rPr>
        <w:t>) later anthropogenic signal emergence (the mean time at which the signal of global warming emerges from the noise of natural climate variability</w:t>
      </w:r>
      <w:r w:rsidRPr="003862D0" w:rsidDel="00A237FB">
        <w:rPr>
          <w:color w:val="000000" w:themeColor="text1"/>
          <w:lang w:val="en-GB"/>
        </w:rPr>
        <w:t xml:space="preserve"> </w:t>
      </w:r>
      <w:r w:rsidRPr="003862D0">
        <w:rPr>
          <w:color w:val="000000" w:themeColor="text1"/>
          <w:lang w:val="en-GB"/>
        </w:rPr>
        <w:t>is delayed almost everywhere)</w:t>
      </w:r>
      <w:r w:rsidRPr="003862D0" w:rsidDel="00A237FB">
        <w:rPr>
          <w:color w:val="000000" w:themeColor="text1"/>
          <w:lang w:val="en-GB"/>
        </w:rPr>
        <w:t xml:space="preserve"> </w:t>
      </w:r>
      <w:r w:rsidRPr="003862D0">
        <w:rPr>
          <w:color w:val="000000" w:themeColor="text1"/>
          <w:lang w:val="en-GB"/>
        </w:rPr>
        <w:t>(</w:t>
      </w:r>
      <w:r w:rsidRPr="003862D0">
        <w:rPr>
          <w:i/>
          <w:color w:val="000000" w:themeColor="text1"/>
          <w:lang w:val="en-GB"/>
        </w:rPr>
        <w:t>high confidence</w:t>
      </w:r>
      <w:r w:rsidRPr="003862D0">
        <w:rPr>
          <w:color w:val="000000" w:themeColor="text1"/>
          <w:lang w:val="en-GB"/>
        </w:rPr>
        <w:t xml:space="preserve">); and </w:t>
      </w:r>
      <w:ins w:id="2634" w:author="Sara M Tuson" w:date="2021-07-19T07:17:00Z">
        <w:r w:rsidR="00352B86">
          <w:rPr>
            <w:color w:val="000000" w:themeColor="text1"/>
            <w:lang w:val="en-GB"/>
          </w:rPr>
          <w:t>(</w:t>
        </w:r>
      </w:ins>
      <w:ins w:id="2635" w:author="Sara M Tuson" w:date="2021-07-19T07:18:00Z">
        <w:r w:rsidR="00352B86">
          <w:rPr>
            <w:color w:val="000000" w:themeColor="text1"/>
            <w:lang w:val="en-GB"/>
          </w:rPr>
          <w:t>iv</w:t>
        </w:r>
      </w:ins>
      <w:del w:id="2636" w:author="Sara M Tuson" w:date="2021-07-19T07:18:00Z">
        <w:r w:rsidRPr="003862D0" w:rsidDel="00352B86">
          <w:rPr>
            <w:color w:val="000000" w:themeColor="text1"/>
            <w:lang w:val="en-GB"/>
          </w:rPr>
          <w:delText>4</w:delText>
        </w:r>
      </w:del>
      <w:r w:rsidRPr="003862D0">
        <w:rPr>
          <w:color w:val="000000" w:themeColor="text1"/>
          <w:lang w:val="en-GB"/>
        </w:rPr>
        <w:t xml:space="preserve">) a 10% overall reduction in global land monsoon precipitation and a 20% overall increase in the ensemble spread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"10.1029/2020EF001803", "ISSN" : "2328-4277", "author" : [ { "dropping-particle" : "", "family" : "Man", "given" : "Wenmin", "non-dropping-particle" : "", "parse-names" : false, "suffix" : "" }, { "dropping-particle" : "", "family" : "Zuo", "given" : "Meng", "non-dropping-particle" : "", "parse-names" : false, "suffix" : "" }, { "dropping-particle" : "", "family" : "Zhou", "given" : "Tianjun", "non-dropping-particle" : "", "parse-names" : false, "suffix" : "" }, { "dropping-particle" : "", "family" : "Fasullo", "given" : "John T.", "non-dropping-particle" : "", "parse-names" : false, "suffix" : "" }, { "dropping-particle" : "", "family" : "Bethke", "given" : "Ingo", "non-dropping-particle" : "", "parse-names" : false, "suffix" : "" }, { "dropping-particle" : "", "family" : "Chen", "given" : "Xiaolong", "non-dropping-particle" : "", "parse-names" : false, "suffix" : "" }, { "dropping-particle" : "", "family" : "Zou", "given" : "Liwei", "non-dropping-particle" : "", "parse-names" : false, "suffix" : "" }, { "dropping-particle" : "", "family" : "Wu", "given" : "Bo", "non-dropping-particle" : "", "parse-names" : false, "suffix" : "" } ], "container-title" : "Earth's Future", "id" : "ITEM-1", "issued" : { "date-parts" : [ [ "2021", "2", "4" ] ] }, "title" : "Potential influences of volcanic eruptions on future global land monsoon precipitation changes", "translator" : [ { "dropping-particle" : "", "family" : "K5123", "given" : "", "non-dropping-particle" : "", "parse-names" : false, "suffix" : "" } ], "type" : "article-journal" }, "uris" : [ "http://www.mendeley.com/documents/?uuid=369fa6b6-f1d0-3691-9966-d70fc44ac73c" ] } ], "mendeley" : { "formattedCitation" : "(Man et al., 2021)", "plainTextFormattedCitation" : "(Man et al., 2021)", "previouslyFormattedCitation" : "(Man et al., 2021)"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(Man et al., 2021)</w:t>
      </w:r>
      <w:r w:rsidRPr="003862D0">
        <w:rPr>
          <w:color w:val="000000" w:themeColor="text1"/>
          <w:lang w:val="en-GB"/>
        </w:rPr>
        <w:fldChar w:fldCharType="end"/>
      </w:r>
      <w:r w:rsidRPr="003862D0">
        <w:rPr>
          <w:color w:val="000000" w:themeColor="text1"/>
          <w:lang w:val="en-GB"/>
        </w:rPr>
        <w:t>.</w:t>
      </w:r>
    </w:p>
    <w:p w14:paraId="23CE3D92" w14:textId="77777777" w:rsidR="00A3162F" w:rsidRPr="003862D0" w:rsidRDefault="00A3162F" w:rsidP="004A4911">
      <w:pPr>
        <w:pStyle w:val="AR6BodyText"/>
        <w:rPr>
          <w:lang w:val="en-GB"/>
        </w:rPr>
      </w:pPr>
    </w:p>
    <w:p w14:paraId="7942936D" w14:textId="51451ED8" w:rsidR="004A4911" w:rsidRPr="003862D0" w:rsidRDefault="004A4911" w:rsidP="004A4911">
      <w:pPr>
        <w:pStyle w:val="AR6BodyText"/>
        <w:rPr>
          <w:b/>
          <w:lang w:val="en-GB"/>
        </w:rPr>
      </w:pPr>
      <w:r w:rsidRPr="003862D0">
        <w:rPr>
          <w:b/>
          <w:lang w:val="en-GB"/>
        </w:rPr>
        <w:t>[START Cross-Chapter B</w:t>
      </w:r>
      <w:r w:rsidR="00EE50DA" w:rsidRPr="003862D0">
        <w:rPr>
          <w:b/>
          <w:lang w:val="en-GB"/>
        </w:rPr>
        <w:t>ox</w:t>
      </w:r>
      <w:r w:rsidRPr="003862D0">
        <w:rPr>
          <w:b/>
          <w:lang w:val="en-GB"/>
        </w:rPr>
        <w:t xml:space="preserve"> 4.1 HERE]</w:t>
      </w:r>
    </w:p>
    <w:p w14:paraId="0A1EA93F" w14:textId="77777777" w:rsidR="004A4911" w:rsidRPr="003862D0" w:rsidRDefault="004A4911" w:rsidP="004A4911">
      <w:pPr>
        <w:pStyle w:val="AR6BodyText"/>
        <w:rPr>
          <w:b/>
          <w:lang w:val="en-GB"/>
        </w:rPr>
      </w:pPr>
    </w:p>
    <w:p w14:paraId="554F980C" w14:textId="721FC2F1" w:rsidR="004A4911" w:rsidRPr="003862D0" w:rsidRDefault="00EE50DA" w:rsidP="002C4F90">
      <w:pPr>
        <w:pStyle w:val="AR6Cross-ChapterBox"/>
        <w:rPr>
          <w:lang w:val="en-GB"/>
        </w:rPr>
      </w:pPr>
      <w:bookmarkStart w:id="2637" w:name="_Toc66099781"/>
      <w:bookmarkStart w:id="2638" w:name="_Ref66195728"/>
      <w:bookmarkStart w:id="2639" w:name="_Toc66379311"/>
      <w:bookmarkStart w:id="2640" w:name="_Toc66466990"/>
      <w:bookmarkStart w:id="2641" w:name="_Toc66467274"/>
      <w:bookmarkStart w:id="2642" w:name="_Toc66574529"/>
      <w:bookmarkStart w:id="2643" w:name="_Toc66574700"/>
      <w:bookmarkStart w:id="2644" w:name="_Ref66552748"/>
      <w:bookmarkStart w:id="2645" w:name="_Toc66646047"/>
      <w:bookmarkStart w:id="2646" w:name="_Ref66640048"/>
      <w:bookmarkStart w:id="2647" w:name="_Toc69752517"/>
      <w:bookmarkStart w:id="2648" w:name="_Toc65519597"/>
      <w:bookmarkStart w:id="2649" w:name="_Ref65590082"/>
      <w:r w:rsidRPr="003862D0">
        <w:rPr>
          <w:lang w:val="en-GB"/>
        </w:rPr>
        <w:t xml:space="preserve">The </w:t>
      </w:r>
      <w:ins w:id="2650" w:author="Sara M Tuson" w:date="2021-07-19T07:31:00Z">
        <w:r w:rsidR="00162CF7">
          <w:rPr>
            <w:lang w:val="en-GB"/>
          </w:rPr>
          <w:t>C</w:t>
        </w:r>
      </w:ins>
      <w:del w:id="2651" w:author="Sara M Tuson" w:date="2021-07-19T07:31:00Z">
        <w:r w:rsidRPr="003862D0" w:rsidDel="00162CF7">
          <w:rPr>
            <w:lang w:val="en-GB"/>
          </w:rPr>
          <w:delText>c</w:delText>
        </w:r>
      </w:del>
      <w:r w:rsidRPr="003862D0">
        <w:rPr>
          <w:lang w:val="en-GB"/>
        </w:rPr>
        <w:t xml:space="preserve">limate </w:t>
      </w:r>
      <w:ins w:id="2652" w:author="Sara M Tuson" w:date="2021-07-19T07:31:00Z">
        <w:r w:rsidR="00162CF7">
          <w:rPr>
            <w:lang w:val="en-GB"/>
          </w:rPr>
          <w:t>E</w:t>
        </w:r>
      </w:ins>
      <w:del w:id="2653" w:author="Sara M Tuson" w:date="2021-07-19T07:31:00Z">
        <w:r w:rsidRPr="003862D0" w:rsidDel="00162CF7">
          <w:rPr>
            <w:lang w:val="en-GB"/>
          </w:rPr>
          <w:delText>e</w:delText>
        </w:r>
      </w:del>
      <w:r w:rsidRPr="003862D0">
        <w:rPr>
          <w:lang w:val="en-GB"/>
        </w:rPr>
        <w:t xml:space="preserve">ffects of </w:t>
      </w:r>
      <w:ins w:id="2654" w:author="Sara M Tuson" w:date="2021-07-19T07:31:00Z">
        <w:r w:rsidR="00162CF7">
          <w:rPr>
            <w:lang w:val="en-GB"/>
          </w:rPr>
          <w:t>V</w:t>
        </w:r>
      </w:ins>
      <w:del w:id="2655" w:author="Sara M Tuson" w:date="2021-07-19T07:31:00Z">
        <w:r w:rsidRPr="003862D0" w:rsidDel="00162CF7">
          <w:rPr>
            <w:lang w:val="en-GB"/>
          </w:rPr>
          <w:delText>v</w:delText>
        </w:r>
      </w:del>
      <w:r w:rsidRPr="003862D0">
        <w:rPr>
          <w:lang w:val="en-GB"/>
        </w:rPr>
        <w:t>olcanic</w:t>
      </w:r>
      <w:r w:rsidR="008A5A43" w:rsidRPr="003862D0">
        <w:rPr>
          <w:lang w:val="en-GB"/>
        </w:rPr>
        <w:t xml:space="preserve"> </w:t>
      </w:r>
      <w:ins w:id="2656" w:author="Sara M Tuson" w:date="2021-07-19T07:31:00Z">
        <w:r w:rsidR="00162CF7">
          <w:rPr>
            <w:lang w:val="en-GB"/>
          </w:rPr>
          <w:t>E</w:t>
        </w:r>
      </w:ins>
      <w:del w:id="2657" w:author="Sara M Tuson" w:date="2021-07-19T07:31:00Z">
        <w:r w:rsidR="008A5A43" w:rsidRPr="003862D0" w:rsidDel="00162CF7">
          <w:rPr>
            <w:lang w:val="en-GB"/>
          </w:rPr>
          <w:delText>e</w:delText>
        </w:r>
      </w:del>
      <w:r w:rsidR="008A5A43" w:rsidRPr="003862D0">
        <w:rPr>
          <w:lang w:val="en-GB"/>
        </w:rPr>
        <w:t>ruption</w:t>
      </w:r>
      <w:bookmarkEnd w:id="2637"/>
      <w:bookmarkEnd w:id="2638"/>
      <w:bookmarkEnd w:id="2639"/>
      <w:bookmarkEnd w:id="2640"/>
      <w:bookmarkEnd w:id="2641"/>
      <w:bookmarkEnd w:id="2642"/>
      <w:bookmarkEnd w:id="2643"/>
      <w:bookmarkEnd w:id="2644"/>
      <w:bookmarkEnd w:id="2645"/>
      <w:bookmarkEnd w:id="2646"/>
      <w:bookmarkEnd w:id="2647"/>
      <w:r w:rsidRPr="003862D0">
        <w:rPr>
          <w:lang w:val="en-GB"/>
        </w:rPr>
        <w:t xml:space="preserve"> </w:t>
      </w:r>
      <w:bookmarkEnd w:id="2648"/>
      <w:bookmarkEnd w:id="2649"/>
    </w:p>
    <w:p w14:paraId="6988ED1B" w14:textId="63B040BC" w:rsidR="004A4911" w:rsidRPr="003862D0" w:rsidRDefault="004A4911" w:rsidP="0031115E">
      <w:pPr>
        <w:pStyle w:val="AR6BodyText"/>
        <w:shd w:val="clear" w:color="auto" w:fill="DEEAF6" w:themeFill="accent1" w:themeFillTint="33"/>
        <w:rPr>
          <w:lang w:val="en-GB"/>
        </w:rPr>
      </w:pPr>
    </w:p>
    <w:p w14:paraId="7054EC68" w14:textId="77777777" w:rsidR="00A060E6" w:rsidRDefault="00E552EE" w:rsidP="00E552EE">
      <w:pPr>
        <w:pStyle w:val="AR6BodyText"/>
        <w:shd w:val="clear" w:color="auto" w:fill="DEEAF6" w:themeFill="accent1" w:themeFillTint="33"/>
        <w:rPr>
          <w:ins w:id="2658" w:author="Sara M Tuson" w:date="2021-07-19T07:29:00Z"/>
          <w:color w:val="000000"/>
          <w:lang w:val="en-GB"/>
        </w:rPr>
      </w:pPr>
      <w:r w:rsidRPr="003862D0">
        <w:rPr>
          <w:b/>
          <w:bCs/>
          <w:color w:val="000000"/>
          <w:lang w:val="en-GB"/>
        </w:rPr>
        <w:t>Contributing Authors:</w:t>
      </w:r>
      <w:r w:rsidR="00560680">
        <w:rPr>
          <w:color w:val="000000"/>
          <w:lang w:val="en-GB"/>
        </w:rPr>
        <w:t xml:space="preserve"> </w:t>
      </w:r>
    </w:p>
    <w:p w14:paraId="74FECA27" w14:textId="2BBFBADD" w:rsidR="00E552EE" w:rsidRPr="003862D0" w:rsidRDefault="00270FC1" w:rsidP="00E552EE">
      <w:pPr>
        <w:pStyle w:val="AR6BodyText"/>
        <w:shd w:val="clear" w:color="auto" w:fill="DEEAF6" w:themeFill="accent1" w:themeFillTint="33"/>
        <w:rPr>
          <w:color w:val="000000"/>
          <w:lang w:val="en-GB"/>
        </w:rPr>
      </w:pPr>
      <w:r>
        <w:rPr>
          <w:color w:val="000000"/>
          <w:lang w:val="en-GB"/>
        </w:rPr>
        <w:t xml:space="preserve">Sarah </w:t>
      </w:r>
      <w:r w:rsidR="007501C1">
        <w:rPr>
          <w:color w:val="000000"/>
          <w:lang w:val="en-GB"/>
        </w:rPr>
        <w:t xml:space="preserve">L. </w:t>
      </w:r>
      <w:r>
        <w:rPr>
          <w:color w:val="000000"/>
          <w:lang w:val="en-GB"/>
        </w:rPr>
        <w:t>Connors (France/</w:t>
      </w:r>
      <w:r w:rsidR="007501C1">
        <w:rPr>
          <w:lang w:val="en-GB"/>
        </w:rPr>
        <w:t>United Kingdom</w:t>
      </w:r>
      <w:r w:rsidR="00560680" w:rsidRPr="003862D0">
        <w:rPr>
          <w:color w:val="000000"/>
          <w:lang w:val="en-GB"/>
        </w:rPr>
        <w:t>), Amanda Maycock (</w:t>
      </w:r>
      <w:r w:rsidR="007501C1">
        <w:rPr>
          <w:lang w:val="en-GB"/>
        </w:rPr>
        <w:t>United Kingdom</w:t>
      </w:r>
      <w:r w:rsidR="00560680" w:rsidRPr="003862D0">
        <w:rPr>
          <w:color w:val="000000"/>
          <w:lang w:val="en-GB"/>
        </w:rPr>
        <w:t xml:space="preserve">), </w:t>
      </w:r>
      <w:r w:rsidR="00560680">
        <w:rPr>
          <w:color w:val="000000"/>
          <w:lang w:val="en-GB"/>
        </w:rPr>
        <w:t>P</w:t>
      </w:r>
      <w:r>
        <w:rPr>
          <w:color w:val="000000"/>
          <w:lang w:val="en-GB"/>
        </w:rPr>
        <w:t xml:space="preserve">eter </w:t>
      </w:r>
      <w:r w:rsidR="007501C1">
        <w:rPr>
          <w:color w:val="000000"/>
          <w:lang w:val="en-GB"/>
        </w:rPr>
        <w:t xml:space="preserve">W. </w:t>
      </w:r>
      <w:r>
        <w:rPr>
          <w:color w:val="000000"/>
          <w:lang w:val="en-GB"/>
        </w:rPr>
        <w:t>Thorne (Ireland/</w:t>
      </w:r>
      <w:r w:rsidR="007501C1">
        <w:rPr>
          <w:lang w:val="en-GB"/>
        </w:rPr>
        <w:t>United Kingdom</w:t>
      </w:r>
      <w:r w:rsidR="00E552EE" w:rsidRPr="003862D0">
        <w:rPr>
          <w:color w:val="000000"/>
          <w:lang w:val="en-GB"/>
        </w:rPr>
        <w:t xml:space="preserve">), </w:t>
      </w:r>
      <w:r>
        <w:rPr>
          <w:lang w:val="en-GB"/>
        </w:rPr>
        <w:t>Nicolas Bellouin (</w:t>
      </w:r>
      <w:r w:rsidR="007501C1">
        <w:rPr>
          <w:lang w:val="en-GB"/>
        </w:rPr>
        <w:t>United Kingdom</w:t>
      </w:r>
      <w:r>
        <w:rPr>
          <w:lang w:val="en-GB"/>
        </w:rPr>
        <w:t>/</w:t>
      </w:r>
      <w:r w:rsidR="00E50931" w:rsidRPr="003862D0">
        <w:rPr>
          <w:lang w:val="en-GB"/>
        </w:rPr>
        <w:t xml:space="preserve">France), </w:t>
      </w:r>
      <w:r w:rsidR="00E50931" w:rsidRPr="003862D0">
        <w:rPr>
          <w:color w:val="000000"/>
          <w:lang w:val="en-GB"/>
        </w:rPr>
        <w:t>Ingo Bethke (Norway</w:t>
      </w:r>
      <w:r w:rsidR="007501C1">
        <w:rPr>
          <w:color w:val="000000"/>
          <w:lang w:val="en-GB"/>
        </w:rPr>
        <w:t>/Germany</w:t>
      </w:r>
      <w:r w:rsidR="00E50931" w:rsidRPr="003862D0">
        <w:rPr>
          <w:color w:val="000000"/>
          <w:lang w:val="en-GB"/>
        </w:rPr>
        <w:t xml:space="preserve">), Deliang Chen (Sweden), </w:t>
      </w:r>
      <w:r w:rsidR="00E50931" w:rsidRPr="003862D0">
        <w:rPr>
          <w:lang w:val="en-GB"/>
        </w:rPr>
        <w:t>Annalisa Cherchi (Italy), Alejandro Di Luca (Australia</w:t>
      </w:r>
      <w:ins w:id="2659" w:author="Sara M Tuson" w:date="2021-07-19T07:33:00Z">
        <w:r w:rsidR="00162CF7">
          <w:rPr>
            <w:lang w:val="en-GB"/>
          </w:rPr>
          <w:t>/</w:t>
        </w:r>
      </w:ins>
      <w:del w:id="2660" w:author="Sara M Tuson" w:date="2021-07-19T07:33:00Z">
        <w:r w:rsidR="007501C1" w:rsidDel="00162CF7">
          <w:rPr>
            <w:lang w:val="en-GB"/>
          </w:rPr>
          <w:delText xml:space="preserve">, </w:delText>
        </w:r>
      </w:del>
      <w:r w:rsidR="007501C1">
        <w:rPr>
          <w:lang w:val="en-GB"/>
        </w:rPr>
        <w:t>Canada</w:t>
      </w:r>
      <w:r w:rsidR="00CC7AA5">
        <w:rPr>
          <w:lang w:val="en-GB"/>
        </w:rPr>
        <w:t>/Argentina</w:t>
      </w:r>
      <w:r w:rsidR="00E50931" w:rsidRPr="003862D0">
        <w:rPr>
          <w:lang w:val="en-GB"/>
        </w:rPr>
        <w:t xml:space="preserve">), </w:t>
      </w:r>
      <w:r w:rsidR="00E50931" w:rsidRPr="003862D0">
        <w:rPr>
          <w:color w:val="000000"/>
          <w:lang w:val="en-GB"/>
        </w:rPr>
        <w:t xml:space="preserve">Piers </w:t>
      </w:r>
      <w:r w:rsidR="00E50931" w:rsidRPr="003862D0">
        <w:rPr>
          <w:lang w:val="en-GB"/>
        </w:rPr>
        <w:t>Forster (</w:t>
      </w:r>
      <w:r w:rsidR="007501C1">
        <w:rPr>
          <w:lang w:val="en-GB"/>
        </w:rPr>
        <w:t>United Kingdom</w:t>
      </w:r>
      <w:r w:rsidR="00E50931" w:rsidRPr="003862D0">
        <w:rPr>
          <w:lang w:val="en-GB"/>
        </w:rPr>
        <w:t>)</w:t>
      </w:r>
      <w:r w:rsidR="00E50931" w:rsidRPr="003862D0">
        <w:rPr>
          <w:color w:val="000000"/>
          <w:lang w:val="en-GB"/>
        </w:rPr>
        <w:t xml:space="preserve">, Nathan </w:t>
      </w:r>
      <w:r w:rsidR="007501C1">
        <w:rPr>
          <w:color w:val="000000"/>
          <w:lang w:val="en-GB"/>
        </w:rPr>
        <w:t xml:space="preserve">P. </w:t>
      </w:r>
      <w:r w:rsidR="00E50931" w:rsidRPr="003862D0">
        <w:rPr>
          <w:color w:val="000000"/>
          <w:lang w:val="en-GB"/>
        </w:rPr>
        <w:t xml:space="preserve">Gillett (Canada), </w:t>
      </w:r>
      <w:r w:rsidR="00E552EE" w:rsidRPr="003862D0">
        <w:rPr>
          <w:lang w:val="en-GB"/>
        </w:rPr>
        <w:t xml:space="preserve">Darrell </w:t>
      </w:r>
      <w:r w:rsidR="007501C1">
        <w:rPr>
          <w:lang w:val="en-GB"/>
        </w:rPr>
        <w:t xml:space="preserve">S. </w:t>
      </w:r>
      <w:r w:rsidR="00E552EE" w:rsidRPr="003862D0">
        <w:rPr>
          <w:lang w:val="en-GB"/>
        </w:rPr>
        <w:t>Kaufmann (</w:t>
      </w:r>
      <w:ins w:id="2661" w:author="Sara M Tuson" w:date="2021-07-19T07:34:00Z">
        <w:r w:rsidR="00162CF7">
          <w:rPr>
            <w:lang w:val="en-GB"/>
          </w:rPr>
          <w:t xml:space="preserve">The </w:t>
        </w:r>
      </w:ins>
      <w:r w:rsidR="007501C1">
        <w:rPr>
          <w:lang w:val="en-GB"/>
        </w:rPr>
        <w:t>United States of America</w:t>
      </w:r>
      <w:r w:rsidR="00E552EE" w:rsidRPr="003862D0">
        <w:rPr>
          <w:lang w:val="en-GB"/>
        </w:rPr>
        <w:t xml:space="preserve">), </w:t>
      </w:r>
      <w:r w:rsidR="00E50931" w:rsidRPr="003862D0">
        <w:rPr>
          <w:lang w:val="en-GB"/>
        </w:rPr>
        <w:t xml:space="preserve">June-Yi Lee (Republic of Korea), </w:t>
      </w:r>
      <w:r w:rsidR="00E50931" w:rsidRPr="003862D0">
        <w:rPr>
          <w:color w:val="000000"/>
          <w:lang w:val="en-GB"/>
        </w:rPr>
        <w:t>Elizaveta Malinina (Canada</w:t>
      </w:r>
      <w:r w:rsidR="007501C1">
        <w:rPr>
          <w:color w:val="000000"/>
          <w:lang w:val="en-GB"/>
        </w:rPr>
        <w:t>/Russian Federation</w:t>
      </w:r>
      <w:r w:rsidR="00E50931" w:rsidRPr="003862D0">
        <w:rPr>
          <w:color w:val="000000"/>
          <w:lang w:val="en-GB"/>
        </w:rPr>
        <w:t>), Seung-</w:t>
      </w:r>
      <w:r w:rsidR="00E50931" w:rsidRPr="003862D0">
        <w:rPr>
          <w:lang w:val="en-GB"/>
        </w:rPr>
        <w:t>K</w:t>
      </w:r>
      <w:r w:rsidR="00E50931" w:rsidRPr="003862D0">
        <w:rPr>
          <w:color w:val="000000"/>
          <w:lang w:val="en-GB"/>
        </w:rPr>
        <w:t xml:space="preserve">i Min (Republic of Korea), </w:t>
      </w:r>
      <w:r w:rsidR="00E552EE" w:rsidRPr="003862D0">
        <w:rPr>
          <w:lang w:val="en-GB"/>
        </w:rPr>
        <w:t xml:space="preserve">Johannes Quaas (Germany), </w:t>
      </w:r>
      <w:r w:rsidR="00E50931" w:rsidRPr="003862D0">
        <w:rPr>
          <w:color w:val="000000"/>
          <w:lang w:val="en-GB"/>
        </w:rPr>
        <w:t xml:space="preserve">Alex </w:t>
      </w:r>
      <w:r w:rsidR="00CC7AA5">
        <w:rPr>
          <w:color w:val="000000"/>
          <w:lang w:val="en-GB"/>
        </w:rPr>
        <w:t xml:space="preserve">C. </w:t>
      </w:r>
      <w:r w:rsidR="00E50931" w:rsidRPr="003862D0">
        <w:rPr>
          <w:color w:val="000000"/>
          <w:lang w:val="en-GB"/>
        </w:rPr>
        <w:t>Ruane (</w:t>
      </w:r>
      <w:ins w:id="2662" w:author="Sara M Tuson" w:date="2021-07-19T07:35:00Z">
        <w:r w:rsidR="00162CF7">
          <w:rPr>
            <w:color w:val="000000"/>
            <w:lang w:val="en-GB"/>
          </w:rPr>
          <w:t xml:space="preserve">The </w:t>
        </w:r>
      </w:ins>
      <w:r w:rsidR="007501C1">
        <w:rPr>
          <w:lang w:val="en-GB"/>
        </w:rPr>
        <w:t>United States of America</w:t>
      </w:r>
      <w:r w:rsidR="00E50931" w:rsidRPr="003862D0">
        <w:rPr>
          <w:color w:val="000000"/>
          <w:lang w:val="en-GB"/>
        </w:rPr>
        <w:t>), Jean-Baptiste Sall</w:t>
      </w:r>
      <w:r w:rsidR="00CC7AA5">
        <w:rPr>
          <w:color w:val="000000"/>
          <w:lang w:val="en-GB"/>
        </w:rPr>
        <w:t>é</w:t>
      </w:r>
      <w:r w:rsidR="00E50931" w:rsidRPr="003862D0">
        <w:rPr>
          <w:color w:val="000000"/>
          <w:lang w:val="en-GB"/>
        </w:rPr>
        <w:t xml:space="preserve">e (France), Sonia </w:t>
      </w:r>
      <w:r w:rsidR="00FC14FF">
        <w:rPr>
          <w:color w:val="000000"/>
          <w:lang w:val="en-GB"/>
        </w:rPr>
        <w:t xml:space="preserve">I. </w:t>
      </w:r>
      <w:r w:rsidR="00E50931" w:rsidRPr="003862D0">
        <w:rPr>
          <w:color w:val="000000"/>
          <w:lang w:val="en-GB"/>
        </w:rPr>
        <w:t xml:space="preserve">Seneviratne (Switzerland), </w:t>
      </w:r>
      <w:r w:rsidR="00E552EE" w:rsidRPr="003862D0">
        <w:rPr>
          <w:lang w:val="en-GB"/>
        </w:rPr>
        <w:t>Chris Smith (</w:t>
      </w:r>
      <w:r w:rsidR="007501C1">
        <w:rPr>
          <w:lang w:val="en-GB"/>
        </w:rPr>
        <w:t>United Kingdom</w:t>
      </w:r>
      <w:r w:rsidR="00E552EE" w:rsidRPr="003862D0">
        <w:rPr>
          <w:lang w:val="en-GB"/>
        </w:rPr>
        <w:t>),</w:t>
      </w:r>
      <w:r w:rsidR="00E552EE" w:rsidRPr="003862D0">
        <w:rPr>
          <w:color w:val="000000"/>
          <w:lang w:val="en-GB"/>
        </w:rPr>
        <w:t xml:space="preserve"> </w:t>
      </w:r>
      <w:r w:rsidR="00E50931" w:rsidRPr="003862D0">
        <w:rPr>
          <w:color w:val="000000"/>
          <w:lang w:val="en-GB"/>
        </w:rPr>
        <w:t>Matthew Toohey (Canada</w:t>
      </w:r>
      <w:r w:rsidR="007501C1">
        <w:rPr>
          <w:color w:val="000000"/>
          <w:lang w:val="en-GB"/>
        </w:rPr>
        <w:t>, Germany/Canada</w:t>
      </w:r>
      <w:r w:rsidR="00E50931" w:rsidRPr="003862D0">
        <w:rPr>
          <w:color w:val="000000"/>
          <w:lang w:val="en-GB"/>
        </w:rPr>
        <w:t xml:space="preserve">), </w:t>
      </w:r>
      <w:r w:rsidR="00E552EE" w:rsidRPr="003862D0">
        <w:rPr>
          <w:lang w:val="en-GB"/>
        </w:rPr>
        <w:t>Andrew Turner (</w:t>
      </w:r>
      <w:r w:rsidR="007501C1">
        <w:rPr>
          <w:lang w:val="en-GB"/>
        </w:rPr>
        <w:t>United Kingdom</w:t>
      </w:r>
      <w:r w:rsidR="00E552EE" w:rsidRPr="003862D0">
        <w:rPr>
          <w:lang w:val="en-GB"/>
        </w:rPr>
        <w:t xml:space="preserve">), </w:t>
      </w:r>
      <w:r w:rsidR="00E50931" w:rsidRPr="003862D0">
        <w:rPr>
          <w:color w:val="000000"/>
          <w:lang w:val="en-GB"/>
        </w:rPr>
        <w:t xml:space="preserve">Cunde Xiao (China), </w:t>
      </w:r>
      <w:r>
        <w:rPr>
          <w:color w:val="000000"/>
          <w:lang w:val="en-GB"/>
        </w:rPr>
        <w:t>Tianjun Zhou (China).</w:t>
      </w:r>
    </w:p>
    <w:p w14:paraId="6D9E39B2" w14:textId="77777777" w:rsidR="00E552EE" w:rsidRPr="003862D0" w:rsidRDefault="00E552EE" w:rsidP="00E552EE">
      <w:pPr>
        <w:pStyle w:val="AR6BodyText"/>
        <w:shd w:val="clear" w:color="auto" w:fill="DEEAF6" w:themeFill="accent1" w:themeFillTint="33"/>
        <w:rPr>
          <w:lang w:val="en-GB"/>
        </w:rPr>
      </w:pPr>
    </w:p>
    <w:p w14:paraId="6A18417F" w14:textId="6F66591A" w:rsidR="00E552EE" w:rsidRPr="003862D0" w:rsidRDefault="00E552EE" w:rsidP="00E552EE">
      <w:pPr>
        <w:pStyle w:val="AR6BodyText"/>
        <w:shd w:val="clear" w:color="auto" w:fill="DEEAF6" w:themeFill="accent1" w:themeFillTint="33"/>
        <w:rPr>
          <w:lang w:val="en-GB"/>
        </w:rPr>
      </w:pPr>
      <w:r w:rsidRPr="003862D0">
        <w:rPr>
          <w:lang w:val="en-GB"/>
        </w:rPr>
        <w:t>Before the industrial period, explosive volcanic eruptions were the largest source of forced climate variability globally on interannual to centennial time</w:t>
      </w:r>
      <w:ins w:id="2663" w:author="Sara M Tuson" w:date="2021-07-15T20:32:00Z">
        <w:r w:rsidR="00367335">
          <w:rPr>
            <w:lang w:val="en-GB"/>
          </w:rPr>
          <w:t xml:space="preserve"> </w:t>
        </w:r>
      </w:ins>
      <w:r w:rsidRPr="003862D0">
        <w:rPr>
          <w:lang w:val="en-GB"/>
        </w:rPr>
        <w:t>scales (Section 2.2). While usually omitted from scenarios used for future climate projections, as they are unpredictable, volcanic eruptions have the potential to influence future climate on multi-annual to decadal time</w:t>
      </w:r>
      <w:ins w:id="2664" w:author="Sara M Tuson" w:date="2021-07-15T20:32:00Z">
        <w:r w:rsidR="00367335">
          <w:rPr>
            <w:lang w:val="en-GB"/>
          </w:rPr>
          <w:t xml:space="preserve"> </w:t>
        </w:r>
      </w:ins>
      <w:r w:rsidRPr="003862D0">
        <w:rPr>
          <w:lang w:val="en-GB"/>
        </w:rPr>
        <w:t>scales and affect many climatic impact drivers (as defined in Sections 12.1</w:t>
      </w:r>
      <w:del w:id="2665" w:author="Ian Blenkinsop" w:date="2021-07-27T11:54:00Z">
        <w:r w:rsidRPr="003862D0" w:rsidDel="004C47C1">
          <w:rPr>
            <w:lang w:val="en-GB"/>
          </w:rPr>
          <w:delText xml:space="preserve">, </w:delText>
        </w:r>
      </w:del>
      <w:ins w:id="2666" w:author="Ian Blenkinsop" w:date="2021-07-27T11:54:00Z">
        <w:r w:rsidR="004C47C1">
          <w:rPr>
            <w:lang w:val="en-GB"/>
          </w:rPr>
          <w:t xml:space="preserve"> and</w:t>
        </w:r>
        <w:r w:rsidR="004C47C1" w:rsidRPr="003862D0">
          <w:rPr>
            <w:lang w:val="en-GB"/>
          </w:rPr>
          <w:t xml:space="preserve"> </w:t>
        </w:r>
      </w:ins>
      <w:r w:rsidRPr="003862D0">
        <w:rPr>
          <w:lang w:val="en-GB"/>
        </w:rPr>
        <w:t>12.3). Since AR5, more comprehensive paleo evidence and observations, as well as improved modelling have advanced understanding of the climate response to past volcanic eruptions. Building on multiple chapter assessments, this box synthesizes how volcanic eruptions affect climate and considers implications of possible future events.</w:t>
      </w:r>
    </w:p>
    <w:p w14:paraId="3F958B44" w14:textId="77777777" w:rsidR="00E552EE" w:rsidRPr="003862D0" w:rsidRDefault="00E552EE" w:rsidP="00E552EE">
      <w:pPr>
        <w:shd w:val="clear" w:color="auto" w:fill="DEEAF6" w:themeFill="accent1" w:themeFillTint="33"/>
        <w:rPr>
          <w:b/>
          <w:color w:val="000000"/>
          <w:lang w:val="en-GB"/>
        </w:rPr>
      </w:pPr>
    </w:p>
    <w:p w14:paraId="670C7948" w14:textId="77777777" w:rsidR="00E552EE" w:rsidRPr="00F67587" w:rsidRDefault="00E552EE" w:rsidP="00F67587">
      <w:pPr>
        <w:pStyle w:val="AR6BodyText"/>
        <w:shd w:val="clear" w:color="auto" w:fill="DEEAF6" w:themeFill="accent1" w:themeFillTint="33"/>
        <w:rPr>
          <w:b/>
          <w:bCs/>
          <w:lang w:val="en-GB"/>
        </w:rPr>
      </w:pPr>
      <w:r w:rsidRPr="00F67587">
        <w:rPr>
          <w:b/>
          <w:bCs/>
          <w:lang w:val="en-GB"/>
        </w:rPr>
        <w:t>How frequent are volcanic eruptions?</w:t>
      </w:r>
    </w:p>
    <w:p w14:paraId="6495A73B" w14:textId="77777777" w:rsidR="00E552EE" w:rsidRPr="003862D0" w:rsidRDefault="00E552EE" w:rsidP="00E552EE">
      <w:pPr>
        <w:shd w:val="clear" w:color="auto" w:fill="DEEAF6" w:themeFill="accent1" w:themeFillTint="33"/>
        <w:rPr>
          <w:color w:val="000000"/>
          <w:lang w:val="en-GB"/>
        </w:rPr>
      </w:pPr>
    </w:p>
    <w:p w14:paraId="3AC18751" w14:textId="7548145D" w:rsidR="00E552EE" w:rsidRPr="003862D0" w:rsidRDefault="00E552EE" w:rsidP="00E552EE">
      <w:pPr>
        <w:pStyle w:val="AR6BodyText"/>
        <w:shd w:val="clear" w:color="auto" w:fill="DEEAF6" w:themeFill="accent1" w:themeFillTint="33"/>
        <w:rPr>
          <w:lang w:val="en-GB"/>
        </w:rPr>
      </w:pPr>
      <w:r w:rsidRPr="003862D0">
        <w:rPr>
          <w:lang w:val="en-GB"/>
        </w:rPr>
        <w:t>Proxy records show that large volcanic eruptions with effective radiative forcing (ERF) more negative than –1 W m</w:t>
      </w:r>
      <w:ins w:id="2667" w:author="Sara M Tuson" w:date="2021-07-18T07:27:00Z">
        <w:r w:rsidR="00A71F18" w:rsidRPr="00A71F18">
          <w:rPr>
            <w:color w:val="000000"/>
            <w:sz w:val="20"/>
            <w:szCs w:val="20"/>
            <w:vertAlign w:val="superscript"/>
            <w:rPrChange w:id="2668" w:author="Sara M Tuson" w:date="2021-07-18T07:27:00Z">
              <w:rPr>
                <w:color w:val="000000"/>
                <w:sz w:val="20"/>
                <w:szCs w:val="20"/>
              </w:rPr>
            </w:rPrChange>
          </w:rPr>
          <w:t>–</w:t>
        </w:r>
      </w:ins>
      <w:del w:id="2669"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occurred on average twice a century throughout the last 2500 years, the most recent being Pinatubo in 1991 (Section 2.2.2). About eight larger eruptions (ERF stronger than –5 W</w:t>
      </w:r>
      <w:ins w:id="2670" w:author="Ian Blenkinsop" w:date="2021-07-27T11:54:00Z">
        <w:r w:rsidR="004C47C1">
          <w:rPr>
            <w:lang w:val="en-GB"/>
          </w:rPr>
          <w:t xml:space="preserve"> </w:t>
        </w:r>
      </w:ins>
      <w:r w:rsidRPr="003862D0">
        <w:rPr>
          <w:lang w:val="en-GB"/>
        </w:rPr>
        <w:t>m</w:t>
      </w:r>
      <w:ins w:id="2671" w:author="Sara M Tuson" w:date="2021-07-18T07:27:00Z">
        <w:r w:rsidR="00A71F18" w:rsidRPr="00A71F18">
          <w:rPr>
            <w:color w:val="000000"/>
            <w:sz w:val="20"/>
            <w:szCs w:val="20"/>
            <w:vertAlign w:val="superscript"/>
            <w:rPrChange w:id="2672" w:author="Sara M Tuson" w:date="2021-07-18T07:27:00Z">
              <w:rPr>
                <w:color w:val="000000"/>
                <w:sz w:val="20"/>
                <w:szCs w:val="20"/>
              </w:rPr>
            </w:rPrChange>
          </w:rPr>
          <w:t>–</w:t>
        </w:r>
      </w:ins>
      <w:del w:id="2673"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also occurred during this </w:t>
      </w:r>
      <w:r w:rsidRPr="003862D0">
        <w:rPr>
          <w:lang w:val="en-GB"/>
        </w:rPr>
        <w:lastRenderedPageBreak/>
        <w:t>period (Figure 2.2), notably Tambora</w:t>
      </w:r>
      <w:ins w:id="2674" w:author="Sara M Tuson" w:date="2021-07-18T07:37:00Z">
        <w:r w:rsidR="00E22E7B">
          <w:rPr>
            <w:lang w:val="en-GB"/>
          </w:rPr>
          <w:t xml:space="preserve"> about </w:t>
        </w:r>
      </w:ins>
      <w:del w:id="2675" w:author="Sara M Tuson" w:date="2021-07-18T07:37:00Z">
        <w:r w:rsidR="00735E53" w:rsidRPr="003862D0" w:rsidDel="00E22E7B">
          <w:rPr>
            <w:lang w:val="en-GB"/>
          </w:rPr>
          <w:delText>~</w:delText>
        </w:r>
      </w:del>
      <w:r w:rsidRPr="003862D0">
        <w:rPr>
          <w:lang w:val="en-GB"/>
        </w:rPr>
        <w:t>1815 and Samalas</w:t>
      </w:r>
      <w:ins w:id="2676" w:author="Sara M Tuson" w:date="2021-07-18T07:38:00Z">
        <w:r w:rsidR="00E22E7B">
          <w:rPr>
            <w:lang w:val="en-GB"/>
          </w:rPr>
          <w:t xml:space="preserve"> about </w:t>
        </w:r>
      </w:ins>
      <w:del w:id="2677" w:author="Sara M Tuson" w:date="2021-07-18T07:37:00Z">
        <w:r w:rsidRPr="003862D0" w:rsidDel="00E22E7B">
          <w:rPr>
            <w:lang w:val="en-GB"/>
          </w:rPr>
          <w:delText>~</w:delText>
        </w:r>
      </w:del>
      <w:r w:rsidRPr="003862D0">
        <w:rPr>
          <w:lang w:val="en-GB"/>
        </w:rPr>
        <w:t xml:space="preserve">1257. A Samalas-type eruption may occur </w:t>
      </w:r>
      <w:ins w:id="2678" w:author="Sara M Tuson" w:date="2021-07-19T15:02:00Z">
        <w:r w:rsidR="00021F17">
          <w:rPr>
            <w:lang w:val="en-GB"/>
          </w:rPr>
          <w:t xml:space="preserve">one </w:t>
        </w:r>
      </w:ins>
      <w:del w:id="2679" w:author="Sara M Tuson" w:date="2021-07-19T15:02:00Z">
        <w:r w:rsidRPr="003862D0" w:rsidDel="00021F17">
          <w:rPr>
            <w:lang w:val="en-GB"/>
          </w:rPr>
          <w:delText>1</w:delText>
        </w:r>
      </w:del>
      <w:ins w:id="2680" w:author="Sara M Tuson" w:date="2021-07-19T15:03:00Z">
        <w:r w:rsidR="00021F17">
          <w:rPr>
            <w:lang w:val="en-GB"/>
          </w:rPr>
          <w:t xml:space="preserve">to </w:t>
        </w:r>
      </w:ins>
      <w:del w:id="2681" w:author="Sara M Tuson" w:date="2021-07-19T15:02:00Z">
        <w:r w:rsidRPr="003862D0" w:rsidDel="00021F17">
          <w:rPr>
            <w:lang w:val="en-GB"/>
          </w:rPr>
          <w:delText>–</w:delText>
        </w:r>
      </w:del>
      <w:ins w:id="2682" w:author="Sara M Tuson" w:date="2021-07-19T15:03:00Z">
        <w:r w:rsidR="00021F17">
          <w:rPr>
            <w:lang w:val="en-GB"/>
          </w:rPr>
          <w:t>two</w:t>
        </w:r>
      </w:ins>
      <w:del w:id="2683" w:author="Sara M Tuson" w:date="2021-07-19T15:03:00Z">
        <w:r w:rsidRPr="003862D0" w:rsidDel="00021F17">
          <w:rPr>
            <w:lang w:val="en-GB"/>
          </w:rPr>
          <w:delText>2</w:delText>
        </w:r>
      </w:del>
      <w:r w:rsidRPr="003862D0">
        <w:rPr>
          <w:lang w:val="en-GB"/>
        </w:rPr>
        <w:t xml:space="preserve"> times per millennium on average </w:t>
      </w:r>
      <w:r w:rsidRPr="003862D0">
        <w:rPr>
          <w:lang w:val="en-GB"/>
        </w:rPr>
        <w:fldChar w:fldCharType="begin" w:fldLock="1"/>
      </w:r>
      <w:r w:rsidR="00615634">
        <w:rPr>
          <w:lang w:val="en-GB"/>
        </w:rPr>
        <w:instrText>ADDIN CSL_CITATION { "citationItems" : [ { "id" : "ITEM-1", "itemData" : { "DOI" : "10.1130/GES01513.1", "ISSN" : "1553040X", "abstract" : "Worst-case or high-end subduction-related earthquakes and tsunamis of 2004 and 2011 are painfully fresh in our memories. High-end subduction-related volcanic eruptions have not occurred in recent memory, so we review historical and geologic evidence about such eruptions that will surely recur within coming centuries. Specifically, we focus on Volcanic Explosivity Index (VEI) 7 eruptions, which occur 1-2 times per thousand years. A variety of environmental changes followed the VEI 7 eruption of Rinjani (Samalas), Indonesia, in CE 1257 and several more eruptions of VEI 6 or 7 that occurred in the succeeding few centuries. The Rinjani eruption and its impacts are relatively well documented, modeled, and, for the purposes of attribution, uncomplicated by antecedent eruptions. It seems likely that the Rinjani eruption triggered the onset of the Little Ice Age, and subsequent large eruptions sustained it. Although climatic effects of eruptions like Pinatubo (Philippines) and even Tambora (Indonesia) lasted only a few years, it seems that coupling of oceans, sea ice, and atmosphere after larger eruptions can force decade- to century-long cooling, decreased precipitation, and major impacts on crops. The next VEI 7 will affect a world very different from that of CE 1257. Today, populations within 100 km of candidate volcanoes range from fewer than 1000 people in remote areas to between 20 and 30 million people near several candidates in Indonesia and the Philippines. If a VEI 7 eruption occurs, those populations will be at dire risk, and eruptions in some locations could destabilize financial centers, national economies, and even peace between nations. Distal effects on air travel, the global positioning system, and climate will be felt by a high-technology, globally interdependent world. We suggest and apply criteria to identify candidates for future VEI 7 eruptions, and discuss likely challenges for short-range forecasting of such events. Preparation for such low-probability but high-consequence events is difficult to imagine, yet some modest early measures can be considered. Volcanologists should refine geologic histories and ensure at least baseline monitoring of candidate volcanoes, and consider how they will judge the likelihood that an impending eruption will be of VEI 7. Forward-thinking governments and industries would be wise to consider how a proximal or distal VEI 7 eruption will affect their jurisdictions, and what responses make the most economic a\u2026", "author" : [ { "dropping-particle" : "", "family" : "Newhall", "given" : "Chris", "non-dropping-particle" : "", "parse-names" : false, "suffix" : "" }, { "dropping-particle" : "", "family" : "Self", "given" : "Stephen", "non-dropping-particle" : "", "parse-names" : false, "suffix" : "" }, { "dropping-particle" : "", "family" : "Robock", "given" : "Alan", "non-dropping-particle" : "", "parse-names" : false, "suffix" : "" } ], "container-title" : "Geosphere", "id" : "ITEM-1", "issue" : "2", "issued" : { "date-parts" : [ [ "2018" ] ] }, "page" : "572-603", "title" : "Anticipating future Volcanic Explosivity Index (VEI) 7 eruptions and their chilling impacts", "translator" : [ { "dropping-particle" : "", "family" : "K5184", "given" : "", "non-dropping-particle" : "", "parse-names" : false, "suffix" : "" } ], "type" : "article-journal", "volume" : "14" }, "uris" : [ "http://www.mendeley.com/documents/?uuid=a1311c5d-3e09-4600-89ff-b9e5b662cf7a", "http://www.mendeley.com/documents/?uuid=7afc813f-d7d5-4e33-af67-a8b0ef30a490" ] } ], "mendeley" : { "formattedCitation" : "(Newhall et al., 2018)", "plainTextFormattedCitation" : "(Newhall et al., 2018)", "previouslyFormattedCitation" : "(Newhall et al., 2018)" }, "properties" : { "noteIndex" : 0 }, "schema" : "https://github.com/citation-style-language/schema/raw/master/csl-citation.json" }</w:instrText>
      </w:r>
      <w:r w:rsidRPr="003862D0">
        <w:rPr>
          <w:lang w:val="en-GB"/>
        </w:rPr>
        <w:fldChar w:fldCharType="separate"/>
      </w:r>
      <w:r w:rsidR="00016735">
        <w:rPr>
          <w:noProof/>
          <w:lang w:val="en-GB"/>
        </w:rPr>
        <w:t>(Newhall et al., 2018)</w:t>
      </w:r>
      <w:r w:rsidRPr="003862D0">
        <w:rPr>
          <w:lang w:val="en-GB"/>
        </w:rPr>
        <w:fldChar w:fldCharType="end"/>
      </w:r>
      <w:r w:rsidRPr="003862D0">
        <w:rPr>
          <w:lang w:val="en-GB"/>
        </w:rPr>
        <w:t>. Typically, three in every four centuries have experienced at least one eruption stronger than –1 W m</w:t>
      </w:r>
      <w:ins w:id="2684" w:author="Sara M Tuson" w:date="2021-07-18T07:27:00Z">
        <w:r w:rsidR="00A71F18" w:rsidRPr="00A71F18">
          <w:rPr>
            <w:color w:val="000000"/>
            <w:sz w:val="20"/>
            <w:szCs w:val="20"/>
            <w:vertAlign w:val="superscript"/>
            <w:rPrChange w:id="2685" w:author="Sara M Tuson" w:date="2021-07-18T07:27:00Z">
              <w:rPr>
                <w:color w:val="000000"/>
                <w:sz w:val="20"/>
                <w:szCs w:val="20"/>
              </w:rPr>
            </w:rPrChange>
          </w:rPr>
          <w:t>–</w:t>
        </w:r>
      </w:ins>
      <w:del w:id="2686" w:author="Sara M Tuson" w:date="2021-07-18T07:27:00Z">
        <w:r w:rsidRPr="003862D0" w:rsidDel="00A71F18">
          <w:rPr>
            <w:vertAlign w:val="superscript"/>
            <w:lang w:val="en-GB"/>
          </w:rPr>
          <w:delText>-</w:delText>
        </w:r>
      </w:del>
      <w:r w:rsidRPr="003862D0">
        <w:rPr>
          <w:vertAlign w:val="superscript"/>
          <w:lang w:val="en-GB"/>
        </w:rPr>
        <w:t>2</w:t>
      </w:r>
      <w:r w:rsidRPr="003862D0">
        <w:rPr>
          <w:lang w:val="en-GB"/>
        </w:rPr>
        <w:t xml:space="preserve"> (Pinatubo or larger). The volcanic aerosol burden was 14% lower during the 20th century compared to the average of the preceding 24 centuries (Section 2.2.2), whereas the 13th century was among the most volcanically active, with four eruptions exceeding that of Pinatubo-1991 </w:t>
      </w:r>
      <w:r w:rsidRPr="003862D0">
        <w:rPr>
          <w:lang w:val="en-GB"/>
        </w:rPr>
        <w:fldChar w:fldCharType="begin" w:fldLock="1"/>
      </w:r>
      <w:r w:rsidR="00615634">
        <w:rPr>
          <w:lang w:val="en-GB"/>
        </w:rPr>
        <w:instrText>ADDIN CSL_CITATION { "citationItems" : [ { "id" : "ITEM-1",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"mendeley" : { "formattedCitation" : "(Sigl et al., 2015)", "plainTextFormattedCitation" : "(Sigl et al., 2015)", "previouslyFormattedCitation" : "(Sigl et al., 2015)" }, "properties" : { "noteIndex" : 0 }, "schema" : "https://github.com/citation-style-language/schema/raw/master/csl-citation.json" }</w:instrText>
      </w:r>
      <w:r w:rsidRPr="003862D0">
        <w:rPr>
          <w:lang w:val="en-GB"/>
        </w:rPr>
        <w:fldChar w:fldCharType="separate"/>
      </w:r>
      <w:r w:rsidR="00016735">
        <w:rPr>
          <w:noProof/>
          <w:lang w:val="en-GB"/>
        </w:rPr>
        <w:t>(Sigl et al., 2015)</w:t>
      </w:r>
      <w:r w:rsidRPr="003862D0">
        <w:rPr>
          <w:lang w:val="en-GB"/>
        </w:rPr>
        <w:fldChar w:fldCharType="end"/>
      </w:r>
      <w:r w:rsidRPr="003862D0">
        <w:rPr>
          <w:lang w:val="en-GB"/>
        </w:rPr>
        <w:t>.</w:t>
      </w:r>
    </w:p>
    <w:p w14:paraId="2D70F71C" w14:textId="77777777" w:rsidR="00E552EE" w:rsidRPr="003862D0" w:rsidRDefault="00E552EE" w:rsidP="00E552EE">
      <w:pPr>
        <w:shd w:val="clear" w:color="auto" w:fill="DEEAF6" w:themeFill="accent1" w:themeFillTint="33"/>
        <w:rPr>
          <w:color w:val="000000"/>
          <w:lang w:val="en-GB"/>
        </w:rPr>
      </w:pPr>
    </w:p>
    <w:p w14:paraId="61C4A7FD"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Past climate responses to volcanic activity</w:t>
      </w:r>
    </w:p>
    <w:p w14:paraId="506D854D" w14:textId="77777777" w:rsidR="00E552EE" w:rsidRPr="003862D0" w:rsidRDefault="00E552EE" w:rsidP="00E552EE">
      <w:pPr>
        <w:shd w:val="clear" w:color="auto" w:fill="DEEAF6" w:themeFill="accent1" w:themeFillTint="33"/>
        <w:rPr>
          <w:color w:val="000000"/>
          <w:lang w:val="en-GB"/>
        </w:rPr>
      </w:pPr>
    </w:p>
    <w:p w14:paraId="149FC67F" w14:textId="50DC50EC"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Major eruptions drive a range of climate system responses for several years depending upon whether the eruption occurs in the tropics (stratospheric aerosol dispersion into both hemispheres) or the extra</w:t>
      </w:r>
      <w:del w:id="2687" w:author="Sara M Tuson" w:date="2021-07-19T15:04:00Z">
        <w:r w:rsidRPr="003862D0" w:rsidDel="00021F17">
          <w:rPr>
            <w:color w:val="000000"/>
            <w:lang w:val="en-GB"/>
          </w:rPr>
          <w:delText>-</w:delText>
        </w:r>
      </w:del>
      <w:r w:rsidRPr="003862D0">
        <w:rPr>
          <w:color w:val="000000"/>
          <w:lang w:val="en-GB"/>
        </w:rPr>
        <w:t xml:space="preserve">tropics (dispersion into the hemisphere of eruption) owing to the Brewer-Dobson circulation. </w:t>
      </w:r>
      <w:r w:rsidRPr="003862D0">
        <w:rPr>
          <w:lang w:val="en-GB"/>
        </w:rPr>
        <w:t xml:space="preserve">The climatic response also depends on the effective injection height, sulphur mass injected, and time of year of the eruption </w:t>
      </w:r>
      <w:r w:rsidRPr="003862D0">
        <w:rPr>
          <w:lang w:val="en-GB"/>
        </w:rPr>
        <w:fldChar w:fldCharType="begin" w:fldLock="1"/>
      </w:r>
      <w:r w:rsidR="00615634">
        <w:rPr>
          <w:lang w:val="en-GB"/>
        </w:rPr>
        <w:instrText>ADDIN CSL_CITATION { "citationItems" : [ { "id" : "ITEM-1",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"ITEM-1",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"http://www.mendeley.com/documents/?uuid=61338e54-9022-4aea-bea4-ae993ad0a642", "http://www.mendeley.com/documents/?uuid=efb5dbd3-586e-463a-909d-2caced1a34c7" ] }, { "id" : "ITEM-2", "itemData" : { "DOI" : "10.1029/2018JD028675", "ISSN" : "21698996", "abstract" : "The radiative forcing caused by a volcanic eruption is dependent on several eruption source parameters such as the mass of sulfur dioxide (SO 2 ) emitted, the eruption column height, and the eruption latitude. General circulation models with prognostic aerosol and chemistry schemes can be used to investigate how each parameter influences the volcanic forcing. However, the range of multidimensional parameter space that can be explored is restricted because such simulations are computationally expensive. Here we use statistical emulation to explore the radiative impact of eruptions over a wide covarying range of SO 2 emission magnitudes, injection heights, and eruption latitudes based on only 30 simulations. We use the emulators to build response surfaces to visualize and predict the sulfate aerosol e-folding decay time, the stratospheric aerosol optical depth, and net radiative forcing of thousands of different eruptions. We find that the volcanic stratospheric aerosol optical depth and net radiative forcing are primarily determined by the mass of SO 2 emitted, but eruption latitude is the most important parameter in determining the sulfate aerosol e-folding decay time. The response surfaces reveal joint effects of the eruption source parameters in influencing the net radiative forcing, such as a stronger influence of injection height for tropical eruptions than high-latitude eruptions. We also demonstrate how the emulated response surfaces can be used to find all combinations of eruption source parameters that produce a particular volcanic response, often revealing multiple solutions.", "author" : [ { "dropping-particle" : "", "family" : "Marshall", "given" : "Lauren", "non-dropping-particle" : "", "parse-names" : false, "suffix" : "" }, { "dropping-particle" : "", "family" : "Johnson", "given" : "Jill S.", "non-dropping-particle" : "", "parse-names" : false, "suffix" : "" }, { "dropping-particle" : "", "family" : "Mann", "given" : "Graham W.", "non-dropping-particle" : "", "parse-names" : false, "suffix" : "" }, { "dropping-particle" : "", "family" : "Lee", "given" : "Lindsay", "non-dropping-particle" : "", "parse-names" : false, "suffix" : "" }, { "dropping-particle" : "", "family" : "Dhomse", "given" : "Sandip S.", "non-dropping-particle" : "", "parse-names" : false, "suffix" : "" }, { "dropping-particle" : "", "family" : "Regayre", "given" : "Leighton", "non-dropping-particle" : "", "parse-names" : false, "suffix" : "" }, { "dropping-particle" : "", "family" : "Yoshioka", "given" : "Masaru", "non-dropping-particle" : "", "parse-names" : false, "suffix" : "" }, { "dropping-particle" : "", "family" : "Carslaw", "given" : "Ken S.", "non-dropping-particle" : "", "parse-names" : false, "suffix" : "" }, { "dropping-particle" : "", "family" : "Schmidt", "given" : "Anja", "non-dropping-particle" : "", "parse-names" : false, "suffix" : "" } ], "container-title" : "Journal of Geophysical Research: Atmospheres", "id" : "ITEM-2", "issue" : "2", "issued" : { "date-parts" : [ [ "2019" ] ] }, "page" : "964-985", "title" : "Exploring How Eruption Source Parameters Affect Volcanic Radiative Forcing Using Statistical Emulation", "translator" : [ { "dropping-particle" : "", "family" : "K5193", "given" : "", "non-dropping-particle" : "", "parse-names" : false, "suffix" : "" } ], "type" : "article-journal", "volume" : "124" }, "uris" : [ "http://www.mendeley.com/documents/?uuid=a3a25a31-cbe0-40d5-a405-4a8e0c28868f", "http://www.mendeley.com/documents/?uuid=4f555142-05f6-4436-ae3d-9c4fda514e1b" ] } ], "mendeley" : { "formattedCitation" : "(Marshall et al., 2019, 2020)", "plainTextFormattedCitation" : "(Marshall et al., 2019, 2020)", "previouslyFormattedCitation" : "(Marshall et al., 2019, 2020)" }, "properties" : { "noteIndex" : 0 }, "schema" : "https://github.com/citation-style-language/schema/raw/master/csl-citation.json" }</w:instrText>
      </w:r>
      <w:r w:rsidRPr="003862D0">
        <w:rPr>
          <w:lang w:val="en-GB"/>
        </w:rPr>
        <w:fldChar w:fldCharType="separate"/>
      </w:r>
      <w:r w:rsidR="00016735">
        <w:rPr>
          <w:noProof/>
          <w:lang w:val="en-GB"/>
        </w:rPr>
        <w:t>(Marshall et al., 2019, 2020)</w:t>
      </w:r>
      <w:r w:rsidRPr="003862D0">
        <w:rPr>
          <w:lang w:val="en-GB"/>
        </w:rPr>
        <w:fldChar w:fldCharType="end"/>
      </w:r>
      <w:r w:rsidRPr="003862D0">
        <w:rPr>
          <w:lang w:val="en-GB"/>
        </w:rPr>
        <w:t>. These factors determine the total mass, lifetime and optical properties of volcanic aerosol in the stratosphere and influence the stratospheric aerosol optical depth (</w:t>
      </w:r>
      <w:ins w:id="2688" w:author="Sara M Tuson" w:date="2021-07-19T15:06:00Z">
        <w:r w:rsidR="00376012">
          <w:rPr>
            <w:lang w:val="en-GB"/>
          </w:rPr>
          <w:t>S</w:t>
        </w:r>
      </w:ins>
      <w:del w:id="2689" w:author="Sara M Tuson" w:date="2021-07-19T15:06:00Z">
        <w:r w:rsidRPr="003862D0" w:rsidDel="00376012">
          <w:rPr>
            <w:lang w:val="en-GB"/>
          </w:rPr>
          <w:delText>s</w:delText>
        </w:r>
      </w:del>
      <w:r w:rsidRPr="003862D0">
        <w:rPr>
          <w:lang w:val="en-GB"/>
        </w:rPr>
        <w:t xml:space="preserve">AOD). </w:t>
      </w:r>
      <w:r w:rsidRPr="003862D0">
        <w:rPr>
          <w:color w:val="000000"/>
          <w:lang w:val="en-GB"/>
        </w:rPr>
        <w:t xml:space="preserve">The ERF from volcanic </w:t>
      </w:r>
      <w:r w:rsidRPr="003862D0">
        <w:rPr>
          <w:lang w:val="en-GB"/>
        </w:rPr>
        <w:t>stratospheric aerosol</w:t>
      </w:r>
      <w:r w:rsidRPr="003862D0">
        <w:rPr>
          <w:color w:val="000000"/>
          <w:lang w:val="en-GB"/>
        </w:rPr>
        <w:t xml:space="preserve"> </w:t>
      </w:r>
      <w:r w:rsidRPr="003862D0">
        <w:rPr>
          <w:lang w:val="en-GB"/>
        </w:rPr>
        <w:t>is</w:t>
      </w:r>
      <w:r w:rsidRPr="003862D0">
        <w:rPr>
          <w:color w:val="000000"/>
          <w:lang w:val="en-GB"/>
        </w:rPr>
        <w:t xml:space="preserve"> assessed to be –20 ± 5 W m</w:t>
      </w:r>
      <w:r w:rsidRPr="003862D0">
        <w:rPr>
          <w:color w:val="000000"/>
          <w:vertAlign w:val="superscript"/>
          <w:lang w:val="en-GB"/>
        </w:rPr>
        <w:t>–2</w:t>
      </w:r>
      <w:r w:rsidRPr="003862D0">
        <w:rPr>
          <w:color w:val="000000"/>
          <w:lang w:val="en-GB"/>
        </w:rPr>
        <w:t xml:space="preserve"> per unit </w:t>
      </w:r>
      <w:r w:rsidRPr="003862D0">
        <w:rPr>
          <w:lang w:val="en-GB"/>
        </w:rPr>
        <w:t>sAOD</w:t>
      </w:r>
      <w:r w:rsidRPr="003862D0">
        <w:rPr>
          <w:color w:val="000000"/>
          <w:lang w:val="en-GB"/>
        </w:rPr>
        <w:t xml:space="preserve"> (Section 7.3.4.6). </w:t>
      </w:r>
    </w:p>
    <w:p w14:paraId="508EC2B6" w14:textId="77777777" w:rsidR="00E552EE" w:rsidRPr="003862D0" w:rsidRDefault="00E552EE" w:rsidP="00E552EE">
      <w:pPr>
        <w:pStyle w:val="AR6BodyText"/>
        <w:shd w:val="clear" w:color="auto" w:fill="DEEAF6" w:themeFill="accent1" w:themeFillTint="33"/>
        <w:rPr>
          <w:color w:val="000000"/>
          <w:lang w:val="en-GB"/>
        </w:rPr>
      </w:pPr>
    </w:p>
    <w:p w14:paraId="0FD0B263" w14:textId="1260032C"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 xml:space="preserve">Due to the direct radiative effect of volcanic stratospheric aerosols, large volcanic eruptions lead to an overall </w:t>
      </w:r>
      <w:commentRangeStart w:id="2690"/>
      <w:commentRangeStart w:id="2691"/>
      <w:r w:rsidRPr="003862D0">
        <w:rPr>
          <w:b/>
          <w:color w:val="000000"/>
          <w:lang w:val="en-GB"/>
        </w:rPr>
        <w:t>decrease of GSAT</w:t>
      </w:r>
      <w:commentRangeEnd w:id="2690"/>
      <w:r w:rsidR="004C47C1">
        <w:rPr>
          <w:rStyle w:val="CommentReference"/>
        </w:rPr>
        <w:commentReference w:id="2690"/>
      </w:r>
      <w:commentRangeEnd w:id="2691"/>
      <w:r w:rsidR="0068728B">
        <w:rPr>
          <w:rStyle w:val="CommentReference"/>
        </w:rPr>
        <w:commentReference w:id="2691"/>
      </w:r>
      <w:r w:rsidRPr="003862D0">
        <w:rPr>
          <w:color w:val="000000"/>
          <w:lang w:val="en-GB"/>
        </w:rPr>
        <w:t>, which can extend to multi-decadal or century time</w:t>
      </w:r>
      <w:ins w:id="2692" w:author="Sara M Tuson" w:date="2021-07-15T20:32:00Z">
        <w:r w:rsidR="00367335">
          <w:rPr>
            <w:color w:val="000000"/>
            <w:lang w:val="en-GB"/>
          </w:rPr>
          <w:t xml:space="preserve"> </w:t>
        </w:r>
      </w:ins>
      <w:r w:rsidRPr="003862D0">
        <w:rPr>
          <w:color w:val="000000"/>
          <w:lang w:val="en-GB"/>
        </w:rPr>
        <w:t>scales in the case of clustered volcanism (Section 3.3.1.1</w:t>
      </w:r>
      <w:ins w:id="2693" w:author="Ian Blenkinsop" w:date="2021-07-27T11:55:00Z">
        <w:r w:rsidR="004C47C1">
          <w:rPr>
            <w:color w:val="000000"/>
            <w:lang w:val="en-GB"/>
          </w:rPr>
          <w:t>;</w:t>
        </w:r>
      </w:ins>
      <w:ins w:id="2694" w:author="Ian Blenkinsop" w:date="2021-07-27T11:56:00Z">
        <w:r w:rsidR="004C47C1">
          <w:rPr>
            <w:color w:val="000000"/>
            <w:lang w:val="en-GB"/>
          </w:rPr>
          <w:t xml:space="preserve"> </w:t>
        </w:r>
      </w:ins>
      <w:commentRangeStart w:id="2695"/>
      <w:del w:id="2696" w:author="Ian Blenkinsop" w:date="2021-07-27T11:56:00Z">
        <w:r w:rsidRPr="003862D0" w:rsidDel="004C47C1">
          <w:rPr>
            <w:color w:val="000000"/>
            <w:lang w:val="en-GB"/>
          </w:rPr>
          <w:delText>,</w:delText>
        </w:r>
      </w:del>
      <w:r w:rsidRPr="003862D0">
        <w:rPr>
          <w:color w:val="000000"/>
          <w:lang w:val="en-GB"/>
        </w:rPr>
        <w:fldChar w:fldCharType="begin" w:fldLock="1"/>
      </w:r>
      <w:r w:rsidR="00CD3B49">
        <w:rPr>
          <w:color w:val="000000"/>
          <w:lang w:val="en-GB"/>
        </w:rPr>
        <w:instrText>ADDIN CSL_CITATION { "citationItems" : [ { "id" : "ITEM-1", "itemData" : { "DOI" : "10.1038/s41561-019-0402-y", "ISSN" : "17520908", "abstract" : "During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2\u20133 years, the simulated ocean\u2013atmosphere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"non-dropping-particle" : "", "parse-names" : false, "suffix" : "" }, { "dropping-particle" : "", "family" : "Raible", "given" : "Christoph C.", "non-dropping-particle" : "", "parse-names" : false, "suffix" : "" } ], "container-title" : "Nature Geoscience", "id" : "ITEM-1", "issue" : "8", "issued" : { "date-parts" : [ [ "2019" ] ] }, "page" : "650-656", "publisher" : "Springer US", "title" : "Last phase of the Little Ice Age forced by volcanic eruptions", "translator" : [ { "dropping-particle" : "", "family" : "K5191", "given" : "", "non-dropping-particle" : "", "parse-names" : false, "suffix" : "" } ], "type" : "article-journal", "volume" : "12" }, "uris" : [ "http://www.mendeley.com/documents/?uuid=9a0e922f-9429-4f8b-8d21-2cebb72f20ae", "http://www.mendeley.com/documents/?uuid=5bc171b7-1884-4333-93ce-a36370a12aa8" ] }, { "id" : "ITEM-2", "itemData" : { "DOI" : "10.1038/s41598-017-01451-7", "ISSN" : "20452322", "PMID" : "28469185", "abstract" : "Solar variability has been hypothesized to be a major driver of North Atlantic millennial-scale climate variations through the Holocene along with orbitally induced insolation change. However, another important climate driver, volcanic forcing has generally been underestimated prior to the past 2,500 years partly owing to the lack of proper proxy temperature records. Here, we reconstruct seasonally unbiased and physically constrained Greenland Summit temperatures over the Holocene using argon and nitrogen isotopes within trapped air in a Greenland ice core (GISP2). We show that a series of volcanic eruptions through the Holocene played an important role in driving centennial to millennial-scale temperature changes in Greenland. The reconstructed Greenland temperature exhibits significant millennial correlations with K+ and Na+ ions in the GISP2 ice core (proxies for atmospheric circulation patterns), and \u03b418O of Oman and Chinese Dongge cave stalagmites (proxies for monsoon activity), indicating that the reconstructed temperature contains hemispheric signals. Climate model simulations forced with the volcanic forcing further suggest that a series of large volcanic eruptions induced hemispheric-wide centennial to millennial-scale variability through ocean/sea-ice feedbacks. Therefore, we conclude that volcanic activity played a critical role in driving centennial to millennial-scale Holocene temperature variability in Greenland and likely beyond.", "author" : [ { "dropping-particle" : "", "family" : "Kobashi", "given" : "Takuro", "non-dropping-particle" : "", "parse-names" : false, "suffix" : "" }, { "dropping-particle" : "", "family" : "Menviel", "given" : "Laurie", "non-dropping-particle" : "", "parse-names" : false, "suffix" : "" }, { "dropping-particle" : "", "family" : "Jeltsch-Th\u00f6mmes", "given" : "Aurich", "non-dropping-particle" : "", "parse-names" : false, "suffix" : "" }, { "dropping-particle" : "", "family" : "Vinther", "given" : "Bo M.", "non-dropping-particle" : "", "parse-names" : false, "suffix" : "" }, { "dropping-particle" : "", "family" : "Box", "given" : "Jason E.", "non-dropping-particle" : "", "parse-names" : false, "suffix" : "" }, { "dropping-particle" : "", "family" : "Muscheler", "given" : "Raimund", "non-dropping-particle" : "", "parse-names" : false, "suffix" : "" }, { "dropping-particle" : "", "family" : "Nakaegawa", "given" : "Toshiyuki", "non-dropping-particle" : "", "parse-names" : false, "suffix" : "" }, { "dropping-particle" : "", "family" : "Pfister", "given" : "Patrik L.", "non-dropping-particle" : "", "parse-names" : false, "suffix" : "" }, { "dropping-particle" : "", "family" : "D\u00f6ring", "given" : "Michael", "non-dropping-particle" : "", "parse-names" : false, "suffix" : "" }, { "dropping-particle" : "", "family" : "Leuenberger", "given" : "Markus", "non-dropping-particle" : "", "parse-names" : false, "suffix" : "" }, { "dropping-particle" : "", "family" : "Wanner", "given" : "Heinz", "non-dropping-particle" : "", "parse-names" : false, "suffix" : "" }, { "dropping-particle" : "", "family" : "Ohmura", "given" : "Atsumu", "non-dropping-particle" : "", "parse-names" : false, "suffix" : "" } ], "container-title" : "Scientific Reports", "id" : "ITEM-2", "issue" : "1", "issued" : { "date-parts" : [ [ "2017" ] ] }, "page" : "1-10", "title" : "Volcanic influence on centennial to millennial Holocene Greenland temperature change", "translator" : [ { "dropping-particle" : "", "family" : "K5195", "given" : "", "non-dropping-particle" : "", "parse-names" : false, "suffix" : "" } ], "type" : "article-journal", "volume" : "7" }, "uris" : [ "http://www.mendeley.com/documents/?uuid=c5d9dd8e-6213-45cb-adab-a402448acf29", "http://www.mendeley.com/documents/?uuid=c6c68881-c280-4739-84ea-4e41cd378d41" ] }, { "id" : "ITEM-3",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"ITEM-3",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"id" : "ITEM-4",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"Neukom", "given" : "Raphael", "non-dropping-particle" : "", "parse-names" : false, "suffix" : "" }, { "dropping-particle" : "", "family" : "Barboza", "given" : "Luis A.", "non-dropping-particle" : "", "parse-names" : false, "suffix" : "" }, { "dropping-particle" : "", "family" : "Erb", "given" : "Michael P.", "non-dropping-particle" : "", "parse-names" : false, "suffix" : "" }, { "dropping-particle" : "", "family" : "Shi", "given" : "Feng", "non-dropping-particle" : "", "parse-names" : false, "suffix" : "" }, { "dropping-particle" : "", "family" : "Emile-Geay", "given" : "Julien", "non-dropping-particle" : "", "parse-names" : false, "suffix" : "" }, { "dropping-particle" : "", "family" : "Evans", "given" : "Michael N.", "non-dropping-particle" : "", "parse-names" : false, "suffix" : "" }, { "dropping-particle" : "", "family" : "Franke", "given" : "J\u00f6rg", "non-dropping-particle" : "", "parse-names" : false, "suffix" : "" }, { "dropping-particle" : "", "family" : "Kaufman", "given" : "Darrell S.", "non-dropping-particle" : "", "parse-names" : false, "suffix" : "" }, { "dropping-particle" : "", "family" : "L\u00fccke", "given" : "Lucie", "non-dropping-particle" : "", "parse-names" : false, "suffix" : "" }, { "dropping-particle" : "", "family" : "Rehfeld", "given" : "Kira", "non-dropping-particle" : "", "parse-names" : false, "suffix" : "" }, { "dropping-particle" : "", "family" : "Schurer", "given" : "Andrew", "non-dropping-particle" : "", "parse-names" : false, "suffix" : "" }, { "dropping-particle" : "", "family" : "Zhu", "given" : "Feng", "non-dropping-particle" : "", "parse-names" : false, "suffix" : "" }, { "dropping-particle" : "", "family" : "Br\u00f6nnimann", "given" : "Stefan", "non-dropping-particle" : "", "parse-names" : false, "suffix" : "" }, { "dropping-particle" : "", "family" : "Hakim", "given" : "Gregory J.", "non-dropping-particle" : "", "parse-names" : false, "suffix" : "" }, { "dropping-particle" : "", "family" : "Henley", "given" : "Benjamin J.", "non-dropping-particle" : "", "parse-names" : false, "suffix" : "" }, { "dropping-particle" : "", "family" : "Ljungqvist", "given" : "Fredrik Charpentier", "non-dropping-particle" : "", "parse-names" : false, "suffix" : "" }, { "dropping-particle" : "", "family" : "McKay", "given" : "Nicholas", "non-dropping-particle" : "", "parse-names" : false, "suffix" : "" }, { "dropping-particle" : "", "family" : "Valler", "given" : "Veronika", "non-dropping-particle" : "", "parse-names" : false, "suffix" : "" }, { "dropping-particle" : "", "family" : "Gunten", "given" : "Lucien", "non-dropping-particle" : "von", "parse-names" : false, "suffix" : "" } ], "container-title" : "Nature Geoscience", "id" : "ITEM-4", "issue" : "8", "issued" : { "date-parts" : [ [ "2019" ] ] }, "page" : "643-649", "title" : "Consistent multidecadal variability in global temperature reconstructions and simulations over the Common Era", "translator" : [ { "dropping-particle" : "", "family" : "K5188", "given" : "", "non-dropping-particle" : "", "parse-names" : false, "suffix" : "" } ], "type" : "article-journal", "volume" : "12" }, "uris" : [ "http://www.mendeley.com/documents/?uuid=7c8af962-60f8-4f36-98e9-1dfbf8bd923b", "http://www.mendeley.com/documents/?uuid=dd405079-f2d3-4eea-878a-6266195daebc" ] }, { "id" : "ITEM-5", "itemData" : { "DOI" : "10.1002/2017JD026728", "ISSN" : "2169-897X", "abstract" : "Observations show that all recent large tropical volcanic eruptions (1850 to Present) were followed by surface winter warming in the first Northern Hemisphere (NH) winter after the eruption. Recent studies show that climate models produce a surface winter warming response in the first winter after the largest eruptions but require a large ensemble of simulations to see significant changes. It is also generally required that the eruption be very large, and only two such eruptions occurred in the historical period: Krakatau in 1883 and Pinatubo in 1991. Here we examine surface winter warming patterns after the 10 largest volcanic eruptions between 850 and 1850 in the Paleoclimate Modeling Intercomparison Project 3 last millennium simulations and in the Community Earth System Model Last Millennium Ensemble. These eruptions were all larger than those since 1850. Though the results depend on both the individual models and the forcing data set used, we have found that models produce a surface winter warming signal in the first winter after large volcanic eruptions, with higher temperatures over NH continents and a stronger polar vortex in the lower stratosphere. We also examined NH summer precipitation responses in the first year after the eruptions and find clear reductions of summer Asian and African monsoon rainfall.", "author" : [ { "dropping-particle" : "", "family" : "Zambri", "given" : "Brian", "non-dropping-particle" : "", "parse-names" : false, "suffix" : "" }, { "dropping-particle" : "", "family" : "LeGrande", "given" : "Allegra N.", "non-dropping-particle" : "", "parse-names" : false, "suffix" : "" }, { "dropping-particle" : "", "family" : "Robock", "given" : "Alan", "non-dropping-particle" : "", "parse-names" : false, "suffix" : "" }, { "dropping-particle" : "", "family" : "Slawinska", "given" : "Joanna", "non-dropping-particle" : "", "parse-names" : false, "suffix" : "" } ], "container-title" : "Journal of Geophysical Research: Atmospheres", "id" : "ITEM-5", "issue" : "15", "issued" : { "date-parts" : [ [ "2017", "8", "16" ] ] }, "page" : "7971-7989", "title" : "Northern Hemisphere winter warming and summer monsoon reduction after volcanic eruptions over the last millennium", "translator" : [ { "dropping-particle" : "", "family" : "K5182", "given" : "", "non-dropping-particle" : "", "parse-names" : false, "suffix" : "" } ], "type" : "article-journal", "volume" : "122" }, "uris" : [ "http://www.mendeley.com/documents/?uuid=c6f7c57c-14ea-48ec-8e2b-12c5234c31d2", "http://www.mendeley.com/documents/?uuid=94d31b0a-b8e7-47d7-a065-b960f0fa6075" ] }, { "id" : "ITEM-6",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"ITEM-6",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"id" : "ITEM-7", "itemData" : { "DOI" : "10.1175/JCLI-D-12-00826.1", "ISSN" : "0894-8755", "abstract" : "Reconstructions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1600\u20131800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"non-dropping-particle" : "", "parse-names" : false, "suffix" : "" } ], "container-title" : "Journal of Climate", "id" : "ITEM-7", "issue" : "18", "issued" : { "date-parts" : [ [ "2013", "9", "15" ] ] }, "page" : "6954-6973", "title" : "Separating Forced from Chaotic Climate Variability over the Past Millennium", "translator" : [ { "dropping-particle" : "", "family" : "K5109", "given" : "", "non-dropping-particle" : "", "parse-names" : false, "suffix" : "" } ], "type" : "article-journal", "volume" : "26" }, "uris" : [ "http://www.mendeley.com/documents/?uuid=b2a2ea02-4488-4a15-ab06-8d7ccf3965e2" ] } ], "mendeley" : { "formattedCitation" : "(Schurer et al., 2013; McGregor et al., 2015; Sigl et al., 2015; Kobashi et al., 2017; Zambri et al., 2017; Br\u00f6nnimann et al., 2019; Neukom et al., 2019)", "manualFormatting" : "Schurer et al., 2013; McGregor et al., 2015; Sigl et al., 2015; Kobashi et al., 2017; Zambri et al., 2017; Br\u00f6nnimann et al., 2019; Neukom et al., 2019)", "plainTextFormattedCitation" : "(Schurer et al., 2013; McGregor et al., 2015; Sigl et al., 2015; Kobashi et al., 2017; Zambri et al., 2017; Br\u00f6nnimann et al., 2019; Neukom et al., 2019)", "previouslyFormattedCitation" : "(Schurer et al., 2013; McGregor et al., 2015; Sigl et al., 2015; Kobashi et al., 2017; Zambri et al., 2017; Br\u00f6nnimann et al., 2019; Neukom et al., 2019)" }, "properties" : { "noteIndex" : 0 }, "schema" : "https://github.com/citation-style-language/schema/raw/master/csl-citation.json" }</w:instrText>
      </w:r>
      <w:r w:rsidRPr="003862D0">
        <w:rPr>
          <w:color w:val="000000"/>
          <w:lang w:val="en-GB"/>
        </w:rPr>
        <w:fldChar w:fldCharType="separate"/>
      </w:r>
      <w:del w:id="2697" w:author="Ian Blenkinsop" w:date="2021-07-27T11:56:00Z">
        <w:r w:rsidR="00016735" w:rsidRPr="003741E9" w:rsidDel="004C47C1">
          <w:rPr>
            <w:noProof/>
            <w:color w:val="000000"/>
            <w:rPrChange w:id="2698" w:author="Clotilde Pean" w:date="2021-06-22T10:16:00Z">
              <w:rPr>
                <w:noProof/>
                <w:color w:val="000000"/>
                <w:lang w:val="en-GB"/>
              </w:rPr>
            </w:rPrChange>
          </w:rPr>
          <w:delText xml:space="preserve"> </w:delText>
        </w:r>
      </w:del>
      <w:r w:rsidR="00016735" w:rsidRPr="003741E9">
        <w:rPr>
          <w:noProof/>
          <w:color w:val="000000"/>
          <w:rPrChange w:id="2699" w:author="Clotilde Pean" w:date="2021-06-22T10:16:00Z">
            <w:rPr>
              <w:noProof/>
              <w:color w:val="000000"/>
              <w:lang w:val="en-GB"/>
            </w:rPr>
          </w:rPrChange>
        </w:rPr>
        <w:t>Schurer et al., 2013; McGregor et al., 2015; Sigl et al., 2015; Kobashi et al., 2017; Zambri et al., 2017; Brönnimann et al., 2019; Neukom et al., 2019)</w:t>
      </w:r>
      <w:r w:rsidRPr="003862D0">
        <w:rPr>
          <w:color w:val="000000"/>
          <w:lang w:val="en-GB"/>
        </w:rPr>
        <w:fldChar w:fldCharType="end"/>
      </w:r>
      <w:commentRangeEnd w:id="2695"/>
      <w:r w:rsidR="00016735">
        <w:rPr>
          <w:rStyle w:val="CommentReference"/>
        </w:rPr>
        <w:commentReference w:id="2695"/>
      </w:r>
      <w:r w:rsidRPr="00560680">
        <w:rPr>
          <w:color w:val="000000"/>
        </w:rPr>
        <w:t xml:space="preserve">. </w:t>
      </w:r>
      <w:r w:rsidRPr="003862D0">
        <w:rPr>
          <w:color w:val="000000"/>
          <w:lang w:val="en-GB"/>
        </w:rPr>
        <w:t>Large eruptions also increase the frequency of extremely cold individual years and the likelihood of cooling trends occurring in individual decades (Cross-</w:t>
      </w:r>
      <w:ins w:id="2700" w:author="Sara M Tuson" w:date="2021-07-15T18:52:00Z">
        <w:r w:rsidR="00320CD7">
          <w:rPr>
            <w:color w:val="000000"/>
            <w:lang w:val="en-GB"/>
          </w:rPr>
          <w:t>C</w:t>
        </w:r>
      </w:ins>
      <w:del w:id="2701" w:author="Sara M Tuson" w:date="2021-07-15T18:52:00Z">
        <w:r w:rsidRPr="003862D0" w:rsidDel="00320CD7">
          <w:rPr>
            <w:color w:val="000000"/>
            <w:lang w:val="en-GB"/>
          </w:rPr>
          <w:delText>c</w:delText>
        </w:r>
      </w:del>
      <w:r w:rsidRPr="003862D0">
        <w:rPr>
          <w:color w:val="000000"/>
          <w:lang w:val="en-GB"/>
        </w:rPr>
        <w:t>hapter Box 3.1</w:t>
      </w:r>
      <w:del w:id="2702" w:author="Ian Blenkinsop" w:date="2021-07-27T11:56:00Z">
        <w:r w:rsidRPr="003862D0" w:rsidDel="004C47C1">
          <w:rPr>
            <w:color w:val="000000"/>
            <w:lang w:val="en-GB"/>
          </w:rPr>
          <w:delText xml:space="preserve">, </w:delText>
        </w:r>
      </w:del>
      <w:ins w:id="2703" w:author="Ian Blenkinsop" w:date="2021-07-27T11:56:00Z">
        <w:r w:rsidR="004C47C1">
          <w:rPr>
            <w:color w:val="000000"/>
            <w:lang w:val="en-GB"/>
          </w:rPr>
          <w:t xml:space="preserve"> and</w:t>
        </w:r>
        <w:r w:rsidR="004C47C1" w:rsidRPr="003862D0">
          <w:rPr>
            <w:color w:val="000000"/>
            <w:lang w:val="en-GB"/>
          </w:rPr>
          <w:t xml:space="preserve"> </w:t>
        </w:r>
      </w:ins>
      <w:r w:rsidRPr="003862D0">
        <w:rPr>
          <w:color w:val="000000"/>
          <w:lang w:val="en-GB"/>
        </w:rPr>
        <w:t>Section 4.4.4</w:t>
      </w:r>
      <w:del w:id="2704" w:author="Ian Blenkinsop" w:date="2021-07-27T11:56:00Z">
        <w:r w:rsidRPr="003862D0" w:rsidDel="004C47C1">
          <w:rPr>
            <w:color w:val="000000"/>
            <w:lang w:val="en-GB"/>
          </w:rPr>
          <w:delText xml:space="preserve">, </w:delText>
        </w:r>
      </w:del>
      <w:ins w:id="2705" w:author="Ian Blenkinsop" w:date="2021-07-27T11:56:00Z">
        <w:r w:rsidR="004C47C1">
          <w:rPr>
            <w:color w:val="000000"/>
            <w:lang w:val="en-GB"/>
          </w:rPr>
          <w:t>;</w:t>
        </w:r>
        <w:r w:rsidR="004C47C1" w:rsidRPr="003862D0">
          <w:rPr>
            <w:color w:val="000000"/>
            <w:lang w:val="en-GB"/>
          </w:rPr>
          <w:t xml:space="preserve"> </w:t>
        </w:r>
      </w:ins>
      <w:commentRangeStart w:id="2706"/>
      <w:r w:rsidRPr="003862D0">
        <w:rPr>
          <w:color w:val="000000"/>
          <w:lang w:val="en-GB"/>
        </w:rPr>
        <w:fldChar w:fldCharType="begin" w:fldLock="1"/>
      </w:r>
      <w:r w:rsidR="00615634">
        <w:rPr>
          <w:color w:val="000000"/>
          <w:lang w:val="en-GB"/>
        </w:rPr>
        <w:instrText>ADDIN CSL_CITATION { "citationItems" : [ { "id" : "ITEM-1", "itemData" : { "DOI" : "10.1175/JCLI-D-17-0651.1", "ISSN" : "08948755", "abstract" : "This study analyzes extreme temperature and precipitation responses over the global land to five explosive tropical volcanic eruptions that occurred since the 1880s, using CMIP5 multimodel simulations. Changes in annual extreme indices during posteruption years are examined using a composite analysis. First, a robust global decrease in extreme temperature is found, which is stronger than the internal variability ranges (estimated from random bootstrap sampling). Intermodel correlation analysis shows a close relationship between annual extreme and mean temperature responses to volcanic forcing, indicating a similar mechanism at work. The cooling responses exhibit strong intermodel correlation with a decrease in surface humidity, consistent with the Clausius-Clapeyron relation. Second, extreme and mean precipitation reductions are observed during posteruption years, especially in Northern and Southern Hemisphere summer monsoon regions, with good intermodel agreement. The precipitation decreases are also larger than the internal variability ranges and are dominated by the monsoon regions. Moisture budget analysis further reveals that most of the precipitation decrease over the monsoon regions is explained by evaporation decrease, as well as dynamic and thermodynamic contributions. Interestingly, the dynamic effect is found to have a large influence on intermodel spread in precipitation responses, with high intermodel correlation with mean and extreme precipitation changes. These model-based results are largely supported by an observational analysis based on the Hadley Centre Global Climate Extremes Index 2 (HadEX2) dataset for the recent three volcanic eruptions. Our results demonstrate that temperature and precipitation extremes significantly respond to volcanic eruptions, largely resembling mean climate responses, which have important implications for geoengineering based on solar radiation management.", "author" : [ { "dropping-particle" : "", "family" : "Paik", "given" : "Seungmok", "non-dropping-particle" : "", "parse-names" : false, "suffix" : "" }, { "dropping-particle" : "", "family" : "Min", "given" : "Seung Ki", "non-dropping-particle" : "", "parse-names" : false, "suffix" : "" } ], "container-title" : "Journal of Climate", "id" : "ITEM-1", "issue" : "14", "issued" : { "date-parts" : [ [ "2018" ] ] }, "page" : "5333-5349", "title" : "Assessing the impact of volcanic eruptions on climate extremes using CMIP5 models", "translator" : [ { "dropping-particle" : "", "family" : "K5194", "given" : "", "non-dropping-particle" : "", "parse-names" : false, "suffix" : "" } ], "type" : "article-journal", "volume" : "31" }, "uris" : [ "http://www.mendeley.com/documents/?uuid=4354bcf8-203b-4246-9e93-db5ab0037795", "http://www.mendeley.com/documents/?uuid=1a943343-39b3-429b-ad4d-0eb93d919f9b" ] } ], "mendeley" : { "formattedCitation" : "(Paik and Min, 2018)", "manualFormatting" : "Paik and Min, 2018)", "plainTextFormattedCitation" : "(Paik and Min, 2018)", "previouslyFormattedCitation" : "(Paik and Min, 2018)"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Paik and Min, 2018)</w:t>
      </w:r>
      <w:r w:rsidRPr="003862D0">
        <w:rPr>
          <w:color w:val="000000"/>
          <w:lang w:val="en-GB"/>
        </w:rPr>
        <w:fldChar w:fldCharType="end"/>
      </w:r>
      <w:commentRangeEnd w:id="2706"/>
      <w:r w:rsidR="00016735">
        <w:rPr>
          <w:rStyle w:val="CommentReference"/>
        </w:rPr>
        <w:commentReference w:id="2706"/>
      </w:r>
      <w:r w:rsidRPr="003862D0">
        <w:rPr>
          <w:color w:val="000000"/>
          <w:lang w:val="en-GB"/>
        </w:rPr>
        <w:t xml:space="preserve">. Re-dating of ice core chronologies now </w:t>
      </w:r>
      <w:r w:rsidR="004D176A" w:rsidRPr="003862D0">
        <w:rPr>
          <w:color w:val="000000"/>
          <w:lang w:val="en-GB"/>
        </w:rPr>
        <w:t>confirm</w:t>
      </w:r>
      <w:r w:rsidR="00B6513C">
        <w:rPr>
          <w:color w:val="000000"/>
          <w:lang w:val="en-GB"/>
        </w:rPr>
        <w:t>s</w:t>
      </w:r>
      <w:r w:rsidR="004D176A" w:rsidRPr="003862D0">
        <w:rPr>
          <w:color w:val="000000"/>
          <w:lang w:val="en-GB"/>
        </w:rPr>
        <w:t xml:space="preserve"> </w:t>
      </w:r>
      <w:r w:rsidRPr="003862D0">
        <w:rPr>
          <w:color w:val="000000"/>
          <w:lang w:val="en-GB"/>
        </w:rPr>
        <w:t xml:space="preserve">that the coldest decades of the past </w:t>
      </w:r>
      <w:ins w:id="2707" w:author="Sara M Tuson" w:date="2021-07-18T07:38:00Z">
        <w:r w:rsidR="00E22E7B">
          <w:rPr>
            <w:color w:val="000000"/>
            <w:lang w:val="en-GB"/>
          </w:rPr>
          <w:t xml:space="preserve">approximately </w:t>
        </w:r>
      </w:ins>
      <w:del w:id="2708" w:author="Sara M Tuson" w:date="2021-07-18T07:38:00Z">
        <w:r w:rsidRPr="003862D0" w:rsidDel="00E22E7B">
          <w:rPr>
            <w:color w:val="000000"/>
            <w:lang w:val="en-GB"/>
          </w:rPr>
          <w:delText>~</w:delText>
        </w:r>
      </w:del>
      <w:r w:rsidRPr="003862D0">
        <w:rPr>
          <w:color w:val="000000"/>
          <w:lang w:val="en-GB"/>
        </w:rPr>
        <w:t xml:space="preserve">2000 years are the outcome of volcanic eruptions </w:t>
      </w:r>
      <w:r w:rsidRPr="003862D0">
        <w:rPr>
          <w:color w:val="000000"/>
          <w:lang w:val="en-GB"/>
        </w:rPr>
        <w:fldChar w:fldCharType="begin" w:fldLock="1"/>
      </w:r>
      <w:r w:rsidR="00CD3B49">
        <w:rPr>
          <w:color w:val="000000"/>
          <w:lang w:val="en-GB"/>
        </w:rPr>
        <w:instrText>ADDIN CSL_CITATION { "citationItems" : [ { "id" : "ITEM-1", "itemData" : { "DOI" : "10.1038/ngeo2652", "ISSN" : "1752-0894", "author" : [ { "dropping-particle" : "", "family" : "B\u00fcntgen", "given" : "Ulf", "non-dropping-particle" : "", "parse-names" : false, "suffix" : "" }, { "dropping-particle" : "", "family" : "Myglan", "given" : "Vladimir S.", "non-dropping-particle" : "", "parse-names" : false, "suffix" : "" }, { "dropping-particle" : "", "family" : "Ljungqvist", "given" : "Fredrik Charpentier", "non-dropping-particle" : "", "parse-names" : false, "suffix" : "" }, { "dropping-particle" : "", "family" : "McCormick", "given" : "Michael", "non-dropping-particle" : "", "parse-names" : false, "suffix" : "" }, { "dropping-particle" : "", "family" : "Cosmo", "given" : "Nicola", "non-dropping-particle" : "Di", "parse-names" : false, "suffix" : "" }, { "dropping-particle" : "", "family" : "Sigl", "given" : "Michael", "non-dropping-particle" : "", "parse-names" : false, "suffix" : "" }, { "dropping-particle" : "", "family" : "Jungclaus", "given" : "Johann", "non-dropping-particle" : "", "parse-names" : false, "suffix" : "" }, { "dropping-particle" : "", "family" : "Wagner", "given" : "Sebastian", "non-dropping-particle" : "", "parse-names" : false, "suffix" : "" }, { "dropping-particle" : "", "family" : "Krusic", "given" : "Paul J.", "non-dropping-particle" : "", "parse-names" : false, "suffix" : "" }, { "dropping-particle" : "", "family" : "Esper", "given" : "Jan", "non-dropping-particle" : "", "parse-names" : false, "suffix" : "" }, { "dropping-particle" : "", "family" : "Kaplan", "given" : "Jed O.", "non-dropping-particle" : "", "parse-names" : false, "suffix" : "" }, { "dropping-particle" : "", "family" : "Vaan", "given" : "Michiel A. C.", "non-dropping-particle" : "de", "parse-names" : false, "suffix" : "" }, { "dropping-particle" : "", "family" : "Luterbacher", "given" : "J\u00fcrg", "non-dropping-particle" : "", "parse-names" : false, "suffix" : "" }, { "dropping-particle" : "", "family" : "Wacker", "given" : "Lukas", "non-dropping-particle" : "", "parse-names" : false, "suffix" : "" }, { "dropping-particle" : "", "family" : "Tegel", "given" : "Willy", "non-dropping-particle" : "", "parse-names" : false, "suffix" : "" }, { "dropping-particle" : "V.", "family" : "Kirdyanov", "given" : "Alexander", "non-dropping-particle" : "", "parse-names" : false, "suffix" : "" } ], "container-title" : "Nature Geoscience", "id" : "ITEM-1", "issue" : "3", "issued" : { "date-parts" : [ [ "2016", "3", "8" ] ] }, "page" : "231-236", "title" : "Cooling and societal change during the Late Antique Little Ice Age from 536 to around 660 AD", "translator" : [ { "dropping-particle" : "", "family" : "K5131", "given" : "", "non-dropping-particle" : "", "parse-names" : false, "suffix" : "" } ], "type" : "article-journal", "volume" : "9" }, "uris" : [ "http://www.mendeley.com/documents/?uuid=c2f0aa21-7bd4-32f6-8868-bc2a025f29f5" ] }, { "id" : "ITEM-2", "itemData" : { "DOI" : "10.1038/nature14565", "ISSN" : "0028-0836",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"ITEM-2", "issue" : "7562", "issued" : { "date-parts" : [ [ "2015", "7", "8" ] ] }, "page" : "543-549", "title" : "Timing and climate forcing of volcanic eruptions for the past 2,500 years", "translator" : [ { "dropping-particle" : "", "family" : "K5111", "given" : "", "non-dropping-particle" : "", "parse-names" : false, "suffix" : "" } ], "type" : "article-journal", "volume" : "523" }, "uris" : [ "http://www.mendeley.com/documents/?uuid=fee8543c-4de0-3dfb-8f03-eeebac568cda" ] }, { "id" : "ITEM-3",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"Neukom", "given" : "Raphael", "non-dropping-particle" : "", "parse-names" : false, "suffix" : "" }, { "dropping-particle" : "", "family" : "Barboza", "given" : "Luis A.", "non-dropping-particle" : "", "parse-names" : false, "suffix" : "" }, { "dropping-particle" : "", "family" : "Erb", "given" : "Michael P.", "non-dropping-particle" : "", "parse-names" : false, "suffix" : "" }, { "dropping-particle" : "", "family" : "Shi", "given" : "Feng", "non-dropping-particle" : "", "parse-names" : false, "suffix" : "" }, { "dropping-particle" : "", "family" : "Emile-Geay", "given" : "Julien", "non-dropping-particle" : "", "parse-names" : false, "suffix" : "" }, { "dropping-particle" : "", "family" : "Evans", "given" : "Michael N.", "non-dropping-particle" : "", "parse-names" : false, "suffix" : "" }, { "dropping-particle" : "", "family" : "Franke", "given" : "J\u00f6rg", "non-dropping-particle" : "", "parse-names" : false, "suffix" : "" }, { "dropping-particle" : "", "family" : "Kaufman", "given" : "Darrell S.", "non-dropping-particle" : "", "parse-names" : false, "suffix" : "" }, { "dropping-particle" : "", "family" : "L\u00fccke", "given" : "Lucie", "non-dropping-particle" : "", "parse-names" : false, "suffix" : "" }, { "dropping-particle" : "", "family" : "Rehfeld", "given" : "Kira", "non-dropping-particle" : "", "parse-names" : false, "suffix" : "" }, { "dropping-particle" : "", "family" : "Schurer", "given" : "Andrew", "non-dropping-particle" : "", "parse-names" : false, "suffix" : "" }, { "dropping-particle" : "", "family" : "Zhu", "given" : "Feng", "non-dropping-particle" : "", "parse-names" : false, "suffix" : "" }, { "dropping-particle" : "", "family" : "Br\u00f6nnimann", "given" : "Stefan", "non-dropping-particle" : "", "parse-names" : false, "suffix" : "" }, { "dropping-particle" : "", "family" : "Hakim", "given" : "Gregory J.", "non-dropping-particle" : "", "parse-names" : false, "suffix" : "" }, { "dropping-particle" : "", "family" : "Henley", "given" : "Benjamin J.", "non-dropping-particle" : "", "parse-names" : false, "suffix" : "" }, { "dropping-particle" : "", "family" : "Ljungqvist", "given" : "Fredrik Charpentier", "non-dropping-particle" : "", "parse-names" : false, "suffix" : "" }, { "dropping-particle" : "", "family" : "McKay", "given" : "Nicholas", "non-dropping-particle" : "", "parse-names" : false, "suffix" : "" }, { "dropping-particle" : "", "family" : "Valler", "given" : "Veronika", "non-dropping-particle" : "", "parse-names" : false, "suffix" : "" }, { "dropping-particle" : "", "family" : "Gunten", "given" : "Lucien", "non-dropping-particle" : "von", "parse-names" : false, "suffix" : "" } ], "container-title" : "Nature Geoscience", "id" : "ITEM-3", "issue" : "8", "issued" : { "date-parts" : [ [ "2019" ] ] }, "page" : "643-649", "title" : "Consistent multidecadal variability in global temperature reconstructions and simulations over the Common Era", "translator" : [ { "dropping-particle" : "", "family" : "K5188", "given" : "", "non-dropping-particle" : "", "parse-names" : false, "suffix" : "" } ], "type" : "article-journal", "volume" : "12" }, "uris" : [ "http://www.mendeley.com/documents/?uuid=dd405079-f2d3-4eea-878a-6266195daebc", "http://www.mendeley.com/documents/?uuid=7c8af962-60f8-4f36-98e9-1dfbf8bd923b", "http://www.mendeley.com/documents/?uuid=2cef3f4c-44b9-45ef-a171-caceb339169d" ] }, { "id" : "ITEM-4", "itemData" : { "DOI" : "10.1007/s10584-016-1648-7", "ISSN" : "0165-0009", "author" : [ { "dropping-particle" : "", "family" : "Toohey", "given" : "Matthew", "non-dropping-particle" : "", "parse-names" : false, "suffix" : "" }, { "dropping-particle" : "", "family" : "Kr\u00fcger", "given" : "Kirstin", "non-dropping-particle" : "", "parse-names" : false, "suffix" : "" }, { "dropping-particle" : "", "family" : "Sigl", "given" : "Michael", "non-dropping-particle" : "", "parse-names" : false, "suffix" : "" }, { "dropping-particle" : "", "family" : "Stordal", "given" : "Frode", "non-dropping-particle" : "", "parse-names" : false, "suffix" : "" }, { "dropping-particle" : "", "family" : "Svensen", "given" : "Henrik", "non-dropping-particle" : "", "parse-names" : false, "suffix" : "" } ], "container-title" : "Climatic Change", "id" : "ITEM-4", "issue" : "3-4", "issued" : { "date-parts" : [ [ "2016", "6", "13" ] ] }, "page" : "401-412", "title" : "Climatic and societal impacts of a volcanic double event at the dawn of the Middle Ages", "translator" : [ { "dropping-particle" : "", "family" : "K5113", "given" : "", "non-dropping-particle" : "", "parse-names" : false, "suffix" : "" } ], "type" : "article-journal", "volume" : "136" }, "uris" : [ "http://www.mendeley.com/documents/?uuid=72d3a1a1-33bc-4e2f-8b27-28076f48b52d" ] } ], "mendeley" : { "formattedCitation" : "(Sigl et al., 2015; B\u00fcntgen et al., 2016b; Toohey et al., 2016; Neukom et al., 2019)", "plainTextFormattedCitation" : "(Sigl et al., 2015; B\u00fcntgen et al., 2016b; Toohey et al., 2016; Neukom et al., 2019)", "previouslyFormattedCitation" : "(Sigl et al., 2015; B\u00fcntgen et al., 2016b; Toohey et al., 2016; Neukom et al., 2019)" }, "properties" : { "noteIndex" : 0 }, "schema" : "https://github.com/citation-style-language/schema/raw/master/csl-citation.json" }</w:instrText>
      </w:r>
      <w:r w:rsidRPr="003862D0">
        <w:rPr>
          <w:color w:val="000000"/>
          <w:lang w:val="en-GB"/>
        </w:rPr>
        <w:fldChar w:fldCharType="separate"/>
      </w:r>
      <w:r w:rsidR="00016735">
        <w:rPr>
          <w:noProof/>
          <w:color w:val="000000"/>
        </w:rPr>
        <w:t>(Sigl et al., 2015; Büntgen et al., 2016b; Toohey et al., 2016; Neukom et al., 2019)</w:t>
      </w:r>
      <w:r w:rsidRPr="003862D0">
        <w:rPr>
          <w:color w:val="000000"/>
          <w:lang w:val="en-GB"/>
        </w:rPr>
        <w:fldChar w:fldCharType="end"/>
      </w:r>
      <w:r w:rsidRPr="00B9747B">
        <w:rPr>
          <w:color w:val="000000"/>
        </w:rPr>
        <w:t xml:space="preserve">. </w:t>
      </w:r>
      <w:r w:rsidRPr="003862D0">
        <w:rPr>
          <w:color w:val="000000"/>
          <w:lang w:val="en-GB"/>
        </w:rPr>
        <w:t xml:space="preserve">CMIP5 and CMIP6 models reproduce the decreased GSAT that follows periods of intense volcanism. New reconciliations between simulations and proxy-based reconstructions of past eruptions have been achieved through better Earth System Model representation of volcanic plume chemical compositions </w:t>
      </w:r>
      <w:commentRangeStart w:id="2709"/>
      <w:r w:rsidRPr="003862D0">
        <w:rPr>
          <w:color w:val="000000"/>
          <w:lang w:val="en-GB"/>
        </w:rPr>
        <w:fldChar w:fldCharType="begin" w:fldLock="1"/>
      </w:r>
      <w:ins w:id="2710" w:author="Robin Matthews" w:date="2021-06-16T17:33:00Z">
        <w:r w:rsidR="006E0C96">
          <w:rPr>
            <w:color w:val="000000"/>
            <w:lang w:val="en-GB"/>
          </w:rPr>
          <w:instrText>ADDIN CSL_CITATION { "citationItems" : [ { "id" : "ITEM-1", "itemData" : { "DOI" : "10.1038/ngeo2771", "ISSN" : "17520908", "abstract" : "The climate impact of a volcanic eruption is known to be dependent on the size, location and timing of the eruption. However, the chemistry and composition of the volcanic plume also control its impact on climate. It is not just sulfur dioxide gas, but also the coincident emissions of water, halogens and ash that influence the radiative and climate forcing of an eruption. Improvements in the capability of models to capture aerosol microphysics, and the inclusion of chemistry and aerosol microphysics modules in Earth system models, allow us to evaluate the interaction of composition and chemistry within volcanic plumes in a new way. These modelling efforts also illustrate the role of water vapour in controlling the chemical evolution-And hence climate impacts-of the plume. A growing realization of the importance of the chemical composition of volcanic plumes is leading to a more sophisticated and realistic representation of volcanic forcing in climate simulations, which in turn AIDS in reconciling simulations and proxy reconstructions of the climate impacts of past volcanic eruptions. More sophisticated simulations are expected to help, eventually, with predictions of the impact on the Earth system of any future large volcanic eruptions.",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"publisher" : "Nature Publishing Group", "title" : "Role of atmospheric chemistry in the climate impacts of stratospheric volcanic injections", "translator" : [ { "dropping-particle" : "", "family" : "K5187", "given" : "", "non-dropping-particle" : "", "parse-names" : false, "suffix" : "" } ], "type" : "article-journal", "volume" : "9" }, "uris" : [ "http://www.mendeley.com/documents/?uuid=62693b1b-c2f3-42b0-a85f-756f5b3e17fe", "http://www.mendeley.com/documents/?uuid=ca9e30d5-1f31-4e15-bce6-ca6addf9067d" ] }, { "id" : "ITEM-2", "itemData" : { "DOI" : "10.1029/2019GL086908", "ISSN" : "19448007", "abstract" :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"ITEM-2", "issue" : "8", "issued" : { "date-parts" : [ [ "2020" ] ] }, "page" : "1-12", "title" : "Resolving the Differences in the Simulated and Reconstructed Temperature Response to Volcanism", "translator" : [ { "dropping-particle" : "", "family" : "K5186", "given" : "", "non-dropping-particle" : "", "parse-names" : false, "suffix" : "" } ], "type" : "article-journal", "volume" : "47" }, "uris" : [ "http://www.mendeley.com/documents/?uuid=47287eea-aa1d-4833-9a11-340669cac87d", "http://www.mendeley.com/documents/?uuid=ad9c18af-7cc2-4196-9788-863b6c57ca20" ] }, { "id" : "ITEM-3",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"ITEM-3",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"http://www.mendeley.com/documents/?uuid=efb5dbd3-586e-463a-909d-2caced1a34c7", "http://www.mendeley.com/documents/?uuid=61338e54-9022-4aea-bea4-ae993ad0a642" ] } ], "mendeley" : { "formattedCitation" : "(Legrande et al., 2016; Marshall et al., 2020; Zhu et al., 2020a)", "manualFormatting" : "(Legrande et al., 2016; Marshall et al., 2020; F. Zhu et al., 2020)", "plainTextFormattedCitation" : "(Legrande et al., 2016; Marshall et al., 2020; Zhu et al., 2020a)", "previouslyFormattedCitation" : "(Legrande et al., 2016; Marshall et al., 2020; Zhu et al., 2020a)" }, "properties" : { "noteIndex" : 0 }, "schema" : "https://github.com/citation-style-language/schema/raw/master/csl-citation.json" }</w:instrText>
        </w:r>
      </w:ins>
      <w:del w:id="2711" w:author="Robin Matthews" w:date="2021-06-16T17:33:00Z">
        <w:r w:rsidR="00615634" w:rsidDel="006E0C96">
          <w:rPr>
            <w:color w:val="000000"/>
            <w:lang w:val="en-GB"/>
          </w:rPr>
          <w:delInstrText>ADDIN CSL_CITATION { "citationItems" : [ { "id" : "ITEM-1", "itemData" : { "DOI" : "10.1038/ngeo2771", "ISSN" : "17520908", "abstract" : "The climate impact of a volcanic eruption is known to be dependent on the size, location and timing of the eruption. However, the chemistry and composition of the volcanic plume also control its impact on climate. It is not just sulfur dioxide gas, but also the coincident emissions of water, halogens and ash that influence the radiative and climate forcing of an eruption. Improvements in the capability of models to capture aerosol microphysics, and the inclusion of chemistry and aerosol microphysics modules in Earth system models, allow us to evaluate the interaction of composition and chemistry within volcanic plumes in a new way. These modelling efforts also illustrate the role of water vapour in controlling the chemical evolution-And hence climate impacts-of the plume. A growing realization of the importance of the chemical composition of volcanic plumes is leading to a more sophisticated and realistic representation of volcanic forcing in climate simulations, which in turn AIDS in reconciling simulations and proxy reconstructions of the climate impacts of past volcanic eruptions. More sophisticated simulations are expected to help, eventually, with predictions of the impact on the Earth system of any future large volcanic eruptions.",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"publisher" : "Nature Publishing Group", "title" : "Role of atmospheric chemistry in the climate impacts of stratospheric volcanic injections", "translator" : [ { "dropping-particle" : "", "family" : "K5187", "given" : "", "non-dropping-particle" : "", "parse-names" : false, "suffix" : "" } ], "type" : "article-journal", "volume" : "9" }, "uris" : [ "http://www.mendeley.com/documents/?uuid=62693b1b-c2f3-42b0-a85f-756f5b3e17fe", "http://www.mendeley.com/documents/?uuid=ca9e30d5-1f31-4e15-bce6-ca6addf9067d" ] }, { "id" : "ITEM-2", "itemData" : { "DOI" : "10.1029/2019GL086908", "ISSN" : "19448007", "abstract" :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"ITEM-2", "issue" : "8", "issued" : { "date-parts" : [ [ "2020" ] ] }, "page" : "1-12", "title" : "Resolving the Differences in the Simulated and Reconstructed Temperature Response to Volcanism", "translator" : [ { "dropping-particle" : "", "family" : "K5186", "given" : "", "non-dropping-particle" : "", "parse-names" : false, "suffix" : "" } ], "type" : "article-journal", "volume" : "47" }, "uris" : [ "http://www.mendeley.com/documents/?uuid=47287eea-aa1d-4833-9a11-340669cac87d", "http://www.mendeley.com/documents/?uuid=ad9c18af-7cc2-4196-9788-863b6c57ca20" ] }, { "id" : "ITEM-3", "itemData" : { "DOI" : "10.1029/2020GL090241", "ISSN" : "19448007", "abstract" : "The relationship between volcanic stratospheric aerosol optical depth (SAOD) and volcanic radiative forcing is key for quantifying volcanic climate impacts. In their Fifth Assessment Report, the Intergovernmental Panel on Climate Change used one scaling factor between volcanic SAOD and volcanic forcing based on climate model simulations of the 1991 Mt. Pinatubo eruption, which may not be appropriate for all eruptions. Using a large ensemble of aerosol-chemistry-climate simulations of eruptions with different sulfur dioxide emissions, latitudes, emission altitudes, and seasons, we find that the effective radiative forcing (ERF) is on average 20% less than the instantaneous radiative forcing, predominantly due to a positive shortwave cloud adjustment. In our model, the volcanic SAOD-ERF relationship is non-unique and varies widely depending on time since an eruption, eruption latitude, and season due to differences in aerosol dispersion and incoming solar radiation. Our revised SAOD-ERF relationships suggest that volcanic forcing has been previously overestimated.", "author" : [ { "dropping-particle" : "", "family" : "Marshall", "given" : "Lauren R.", "non-dropping-particle" : "", "parse-names" : false, "suffix" : "" }, { "dropping-particle" : "", "family" : "Smith", "given" : "Christopher J.", "non-dropping-particle" : "", "parse-names" : false, "suffix" : "" }, { "dropping-particle" : "", "family" : "Forster", "given" : "Piers M.", "non-dropping-particle" : "", "parse-names" : false, "suffix" : "" }, { "dropping-partic</w:delInstrText>
        </w:r>
        <w:r w:rsidR="00615634" w:rsidRPr="001A4DE9" w:rsidDel="006E0C96">
          <w:rPr>
            <w:color w:val="000000"/>
          </w:rPr>
          <w:delInstrText>le" : "", "family" : "Aubry", "given" : "Thomas J.", "non-dropping-particle" : "", "parse-names" : false, "suffix" : "" }, { "dropping-particle" : "", "family" : "Andrews", "given" : "Timothy", "non-dropping-particle" : "", "parse-names" : false, "suffix" : "" }, { "dropping-particle" : "", "family" : "Schmidt", "given" : "Anja", "non-dropping-particle" : "", "parse-names" : false, "suffix" : "" } ], "container-title" : "Geophysical Research Letters", "id" : "ITEM-3", "issue" : "19", "issued" : { "date-parts" : [ [ "2020" ] ] }, "page" : "e2020GL090241", "title" : "Large Variations in Volcanic Aerosol Forcing Efficiency Due to Eruption Source Parameters and Rapid Adjustments", "translator" : [ { "dropping-particle" : "", "family" : "K5178", "given" : "", "non-dropping-particle" : "", "parse-names" : false, "suffix" : "" } ], "type" : "article-journal", "volume" : "47" }, "uris" : [ "http://www.mendeley.com/documents/?uuid=efb5dbd3-586e-463a-909d-2caced1a34c7", "http://www.mendeley.com/documents/?uuid=61338e54-9022-4aea-bea4-ae993ad0a642" ] } ], "mendeley" : { "formattedCitation" : "(Legrande et al., 2016; Marshall et al., 2020; Zhu et al., 2020a)", "plainTextFormattedCitation" : "(Legrande et al., 2016; Marshall et al., 2020; Zhu et al., 2020a)", "previouslyFormattedCitation" : "(Legrande et al., 2016; Marshall et al., 2020; Zhu et al., 2020a)" }, "properties" : { "noteIndex" : 0 }, "schema" : "https://github.com/citation-style-language/schema/raw/master/csl-citation.json" }</w:delInstrText>
        </w:r>
      </w:del>
      <w:r w:rsidRPr="003862D0">
        <w:rPr>
          <w:color w:val="000000"/>
          <w:lang w:val="en-GB"/>
        </w:rPr>
        <w:fldChar w:fldCharType="separate"/>
      </w:r>
      <w:r w:rsidR="00016735">
        <w:rPr>
          <w:noProof/>
          <w:color w:val="000000"/>
        </w:rPr>
        <w:t xml:space="preserve">(Legrande et al., 2016; Marshall et al., 2020; </w:t>
      </w:r>
      <w:ins w:id="2712" w:author="Robin Matthews" w:date="2021-06-16T17:33:00Z">
        <w:r w:rsidR="006E0C96">
          <w:rPr>
            <w:noProof/>
            <w:color w:val="000000"/>
          </w:rPr>
          <w:t xml:space="preserve">F. </w:t>
        </w:r>
      </w:ins>
      <w:r w:rsidR="00016735">
        <w:rPr>
          <w:noProof/>
          <w:color w:val="000000"/>
        </w:rPr>
        <w:t>Zhu et al., 2020</w:t>
      </w:r>
      <w:del w:id="2713" w:author="Robin Matthews" w:date="2021-06-16T17:33:00Z">
        <w:r w:rsidR="00016735" w:rsidDel="006E0C96">
          <w:rPr>
            <w:noProof/>
            <w:color w:val="000000"/>
          </w:rPr>
          <w:delText>a</w:delText>
        </w:r>
      </w:del>
      <w:r w:rsidR="00016735">
        <w:rPr>
          <w:noProof/>
          <w:color w:val="000000"/>
        </w:rPr>
        <w:t>)</w:t>
      </w:r>
      <w:r w:rsidRPr="003862D0">
        <w:rPr>
          <w:color w:val="000000"/>
          <w:lang w:val="en-GB"/>
        </w:rPr>
        <w:fldChar w:fldCharType="end"/>
      </w:r>
      <w:commentRangeEnd w:id="2709"/>
      <w:r w:rsidR="00016735">
        <w:rPr>
          <w:rStyle w:val="CommentReference"/>
        </w:rPr>
        <w:commentReference w:id="2709"/>
      </w:r>
      <w:r w:rsidRPr="00560680">
        <w:rPr>
          <w:color w:val="000000"/>
        </w:rPr>
        <w:t xml:space="preserve">. </w:t>
      </w:r>
      <w:r w:rsidRPr="003862D0">
        <w:rPr>
          <w:color w:val="000000"/>
          <w:lang w:val="en-GB"/>
        </w:rPr>
        <w:t>Yet, remaining disagreements reflect differences in the volcanic forcing datasets used in the simulations (</w:t>
      </w:r>
      <w:r w:rsidRPr="003862D0">
        <w:rPr>
          <w:i/>
          <w:color w:val="000000"/>
          <w:lang w:val="en-GB"/>
        </w:rPr>
        <w:t>medium confidence</w:t>
      </w:r>
      <w:r w:rsidRPr="003862D0">
        <w:rPr>
          <w:color w:val="000000"/>
          <w:lang w:val="en-GB"/>
        </w:rPr>
        <w:t>) (</w:t>
      </w:r>
      <w:commentRangeStart w:id="2714"/>
      <w:commentRangeStart w:id="2715"/>
      <w:r w:rsidRPr="003862D0">
        <w:rPr>
          <w:color w:val="000000"/>
          <w:lang w:val="en-GB"/>
        </w:rPr>
        <w:t>Section 3.3.1.1</w:t>
      </w:r>
      <w:del w:id="2716" w:author="Tom Maycock" w:date="2021-09-07T09:47:00Z">
        <w:r w:rsidRPr="003862D0" w:rsidDel="00176344">
          <w:rPr>
            <w:color w:val="000000"/>
            <w:lang w:val="en-GB"/>
          </w:rPr>
          <w:delText>,</w:delText>
        </w:r>
      </w:del>
      <w:commentRangeEnd w:id="2714"/>
      <w:commentRangeEnd w:id="2715"/>
      <w:ins w:id="2717" w:author="Tom Maycock" w:date="2021-09-07T09:47:00Z">
        <w:r w:rsidR="00176344">
          <w:rPr>
            <w:color w:val="000000"/>
            <w:lang w:val="en-GB"/>
          </w:rPr>
          <w:t xml:space="preserve"> and</w:t>
        </w:r>
      </w:ins>
      <w:r w:rsidR="004C47C1">
        <w:rPr>
          <w:rStyle w:val="CommentReference"/>
        </w:rPr>
        <w:commentReference w:id="2714"/>
      </w:r>
      <w:r w:rsidR="00176344">
        <w:rPr>
          <w:rStyle w:val="CommentReference"/>
        </w:rPr>
        <w:commentReference w:id="2715"/>
      </w:r>
      <w:r w:rsidRPr="003862D0">
        <w:rPr>
          <w:color w:val="000000"/>
          <w:lang w:val="en-GB"/>
        </w:rPr>
        <w:t xml:space="preserve"> Figure 3.2c).</w:t>
      </w:r>
      <w:bookmarkStart w:id="2718" w:name="_gjdgxs" w:colFirst="0" w:colLast="0"/>
      <w:bookmarkEnd w:id="2718"/>
    </w:p>
    <w:p w14:paraId="54583384" w14:textId="77777777" w:rsidR="00E552EE" w:rsidRPr="003862D0" w:rsidRDefault="00E552EE" w:rsidP="00E552EE">
      <w:pPr>
        <w:pStyle w:val="AR6BodyText"/>
        <w:shd w:val="clear" w:color="auto" w:fill="DEEAF6" w:themeFill="accent1" w:themeFillTint="33"/>
        <w:rPr>
          <w:color w:val="000000"/>
          <w:lang w:val="en-GB"/>
        </w:rPr>
      </w:pPr>
    </w:p>
    <w:p w14:paraId="56BD2798" w14:textId="00996074" w:rsidR="00E552EE" w:rsidRPr="003862D0" w:rsidRDefault="00E552EE" w:rsidP="00E552EE">
      <w:pPr>
        <w:pStyle w:val="AR6BodyText"/>
        <w:shd w:val="clear" w:color="auto" w:fill="DEEAF6" w:themeFill="accent1" w:themeFillTint="33"/>
        <w:rPr>
          <w:color w:val="000000"/>
          <w:lang w:val="en-GB"/>
        </w:rPr>
      </w:pPr>
      <w:r w:rsidRPr="003862D0">
        <w:rPr>
          <w:color w:val="000000"/>
          <w:lang w:val="en-GB"/>
        </w:rPr>
        <w:t xml:space="preserve">Although incomplete, proxy records show large impacts upon contemporary society from eruptions such as 1257 Samalas and 1815 Tambora, the latter resulting in ‘the year without a summer’ with multiple harvest failures across the </w:t>
      </w:r>
      <w:ins w:id="2719" w:author="Sara M Tuson" w:date="2021-07-15T15:18:00Z">
        <w:r w:rsidR="0084134D" w:rsidRPr="0084134D">
          <w:rPr>
            <w:color w:val="000000"/>
            <w:lang w:val="en-GB"/>
          </w:rPr>
          <w:t>Northern Hemisphere</w:t>
        </w:r>
      </w:ins>
      <w:del w:id="2720" w:author="Sara M Tuson" w:date="2021-07-15T15:18:00Z">
        <w:r w:rsidRPr="003862D0" w:rsidDel="0084134D">
          <w:rPr>
            <w:color w:val="000000"/>
            <w:lang w:val="en-GB"/>
          </w:rPr>
          <w:delText>NH</w:delText>
        </w:r>
      </w:del>
      <w:r w:rsidRPr="003862D0">
        <w:rPr>
          <w:color w:val="000000"/>
          <w:lang w:val="en-GB"/>
        </w:rPr>
        <w:t xml:space="preserve"> (e.g., </w:t>
      </w:r>
      <w:commentRangeStart w:id="2721"/>
      <w:r w:rsidRPr="003862D0">
        <w:rPr>
          <w:color w:val="000000"/>
          <w:lang w:val="en-GB"/>
        </w:rPr>
        <w:fldChar w:fldCharType="begin" w:fldLock="1"/>
      </w:r>
      <w:r w:rsidR="00615634">
        <w:rPr>
          <w:color w:val="000000"/>
          <w:lang w:val="en-GB"/>
        </w:rPr>
        <w:instrText>ADDIN CSL_CITATION { "citationItems" : [ { "id" : "ITEM-1", "itemData" : { "DOI" : "10.1002/wcc.407", "ISSN" : "17577799", "abstract" : "The eruption of Tambora (Indonesia) in April 1815 had substantial effects on global climate and led to the \u2018Year Without a Summer\u2019 of 1816 in Europe and North America. Although a tragic event\u2014tens of thousands of people lost their lives\u2014the eruption also was an \u2018experiment of nature\u2019 from which science has learned until today. The aim of this study is to summarize our current understanding of the Tambora eruption and its effects on climate as expressed in early instrumental observations, climate proxies and geological evidence, climate reconstructions, and model simulations. Progress has been made with respect to our understanding of the eruption process and estimated amount of SO2 injected into the atmosphere, although large uncertainties still exist with respect to altitude and hemispheric distribution of Tambora aerosols. With respect to climate effects, the global and Northern Hemispheric cooling are well constrained by proxies whereas there is no strong signal in Southern Hemisphere proxies. Newly recovered early instrumental information for Western Europe and parts of North America, regions with particularly strong climate effects, allow Tambora's effect on the weather systems to be addressed. Climate models respond to prescribed Tambora-like forcing with a strengthening of the wintertime stratospheric polar vortex, global cooling and a slowdown of the water cycle, weakening of the summer monsoon circulations, a strengthening of the Atlantic Meridional Overturning Circulation, and a decrease of atmospheric CO2. Combining observations, climate proxies, and model simulations for the case of Tambora, a better understanding of climate processes has emerged. WIREs Clim Change 2016, 7:569\u2013589. doi: 10.1002/wcc.407. For further resources related to this article, please visit the WIREs website.", "author" : [ { "dropping-particle" : "", "family" : "Raible", "given" : "Christoph C.", "non-dropping-particle" : "", "parse-names" : false, "suffix" : "" }, { "dropping-particle" : "", "family" : "Br\u00f6nnimann", "given" : "Stefan", "non-dropping-particle" : "", "parse-names" : false, "suffix" : "" }, { "dropping-particle" : "", "family" : "Auchmann", "given" : "Renate", "non-dropping-particle" : "", "parse-names" : false, "suffix" : "" }, { "dropping-particle" : "", "family" : "Brohan", "given" : "Philip", "non-dropping-particle" : "", "parse-names" : false, "suffix" : "" }, { "dropping-particle" : "", "family" : "Fr\u00f6licher", "given" : "Thomas L.", "non-dropping-particle" : "", "parse-names" : false, "suffix" : "" }, { "dropping-particle" : "", "family" : "Graf", "given" : "Hans F.", "non-dropping-particle" : "", "parse-names" : false, "suffix" : "" }, { "dropping-particle" : "", "family" : "Jones", "given" : "Phil", "non-dropping-particle" : "", "parse-names" : false, "suffix" : "" }, { "dropping-particle" : "", "family" : "Luterbacher", "given" : "J\u00fcrg", "non-dropping-particle" : "", "parse-names" : false, "suffix" : "" }, { "dropping-particle" : "", "family" : "Muthers", "given" : "Stefan", "non-dropping-particle" : "", "parse-names" : false, "suffix" : "" }, { "dropping-particle" : "", "family" : "Neukom", "given" : "Raphael", "non-dropping-particle" : "", "parse-names" : false, "suffix" : "" }, { "dropping-particle" : "", "family" : "Robock", "given" : "Alan", "non-dropping-particle" : "", "parse-names" : false, "suffix" : "" }, { "dropping-particle" : "", "family" : "Self", "given" : "Stephen", "non-dropping-particle" : "", "parse-names" : false, "suffix" : "" }, { "dropping-particle" : "", "family" : "Sudrajat", "given" : "Adjat", "non-dropping-particle" : "", "parse-names" : false, "suffix" : "" }, { "dropping-particle" : "", "family" : "Timmreck", "given" : "Claudia", "non-dropping-particle" : "", "parse-names" : false, "suffix" : "" }, { "dropping-particle" : "", "family" : "Wegmann", "given" : "Martin", "non-dropping-particle" : "", "parse-names" : false, "suffix" : "" } ], "container-title" : "Wiley Interdisciplinary Reviews: Climate Change", "id" : "ITEM-1", "issue" : "4", "issued" : { "date-parts" : [ [ "2016" ] ] }, "page" : "569-589", "title" : "Tambora 1815 as a test case for high impact volcanic eruptions: Earth system effects", "translator" : [ { "dropping-particle" : "", "family" : "K5192", "given" : "", "non-dropping-particle" : "", "parse-names" : false, "suffix" : "" } ], "type" : "article-journal", "volume" : "7" }, "uris" : [ "http://www.mendeley.com/documents/?uuid=c769d250-5298-4601-b862-a762ba595a0e", "http://www.mendeley.com/documents/?uuid=07579124-2940-4987-a529-e26688814b4c" ] } ], "mendeley" : { "formattedCitation" : "(Raible et al., 2016)", "manualFormatting" : "Raible et al., 2016)", "plainTextFormattedCitation" : "(Raible et al., 2016)", "previouslyFormattedCitation" : "(Raible et al., 2016)"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Raible et al., 2016)</w:t>
      </w:r>
      <w:r w:rsidRPr="003862D0">
        <w:rPr>
          <w:color w:val="000000"/>
          <w:lang w:val="en-GB"/>
        </w:rPr>
        <w:fldChar w:fldCharType="end"/>
      </w:r>
      <w:commentRangeEnd w:id="2721"/>
      <w:r w:rsidR="00016735">
        <w:rPr>
          <w:rStyle w:val="CommentReference"/>
        </w:rPr>
        <w:commentReference w:id="2721"/>
      </w:r>
      <w:r w:rsidRPr="003862D0">
        <w:rPr>
          <w:color w:val="000000"/>
          <w:lang w:val="en-GB"/>
        </w:rPr>
        <w:t>. Comparing CMIP5 multi-model simulations with observations has improved understanding of the hydrological responses to 20</w:t>
      </w:r>
      <w:r w:rsidR="009D75EC" w:rsidRPr="00E53E96">
        <w:rPr>
          <w:color w:val="000000"/>
          <w:lang w:val="en-GB"/>
        </w:rPr>
        <w:t>th</w:t>
      </w:r>
      <w:ins w:id="2722" w:author="Sara M Tuson" w:date="2021-07-19T15:18:00Z">
        <w:r w:rsidR="00E53E96">
          <w:rPr>
            <w:color w:val="000000"/>
            <w:lang w:val="en-GB"/>
          </w:rPr>
          <w:t xml:space="preserve"> </w:t>
        </w:r>
      </w:ins>
      <w:del w:id="2723" w:author="Sara M Tuson" w:date="2021-07-19T15:18:00Z">
        <w:r w:rsidRPr="003862D0" w:rsidDel="00E53E96">
          <w:rPr>
            <w:color w:val="000000"/>
            <w:lang w:val="en-GB"/>
          </w:rPr>
          <w:delText>-</w:delText>
        </w:r>
      </w:del>
      <w:r w:rsidRPr="003862D0">
        <w:rPr>
          <w:color w:val="000000"/>
          <w:lang w:val="en-GB"/>
        </w:rPr>
        <w:t>century eruptions, particularly global land monsoon drying, and associated uncertainties (</w:t>
      </w:r>
      <w:commentRangeStart w:id="2724"/>
      <w:r w:rsidRPr="003862D0">
        <w:rPr>
          <w:color w:val="000000"/>
          <w:lang w:val="en-GB"/>
        </w:rPr>
        <w:t>Section 3.3.2.</w:t>
      </w:r>
      <w:del w:id="2725" w:author="Tom Maycock" w:date="2021-09-07T09:43:00Z">
        <w:r w:rsidRPr="003862D0" w:rsidDel="00F50A35">
          <w:rPr>
            <w:color w:val="000000"/>
            <w:lang w:val="en-GB"/>
          </w:rPr>
          <w:delText>2</w:delText>
        </w:r>
      </w:del>
      <w:ins w:id="2726" w:author="Tom Maycock" w:date="2021-09-07T09:43:00Z">
        <w:r w:rsidR="00F50A35">
          <w:rPr>
            <w:color w:val="000000"/>
            <w:lang w:val="en-GB"/>
          </w:rPr>
          <w:t>3</w:t>
        </w:r>
        <w:commentRangeEnd w:id="2724"/>
        <w:r w:rsidR="00F50A35">
          <w:rPr>
            <w:rStyle w:val="CommentReference"/>
          </w:rPr>
          <w:commentReference w:id="2724"/>
        </w:r>
      </w:ins>
      <w:r w:rsidRPr="003862D0">
        <w:rPr>
          <w:color w:val="000000"/>
          <w:lang w:val="en-GB"/>
        </w:rPr>
        <w:t>). Global</w:t>
      </w:r>
      <w:del w:id="2727" w:author="Ian Blenkinsop" w:date="2021-07-26T18:25:00Z">
        <w:r w:rsidRPr="003862D0" w:rsidDel="00A7559D">
          <w:rPr>
            <w:color w:val="000000"/>
            <w:lang w:val="en-GB"/>
          </w:rPr>
          <w:delText>-</w:delText>
        </w:r>
      </w:del>
      <w:ins w:id="2728" w:author="Ian Blenkinsop" w:date="2021-07-26T18:25:00Z">
        <w:r w:rsidR="00A7559D">
          <w:rPr>
            <w:color w:val="000000"/>
            <w:lang w:val="en-GB"/>
          </w:rPr>
          <w:t xml:space="preserve"> </w:t>
        </w:r>
      </w:ins>
      <w:r w:rsidRPr="003862D0">
        <w:rPr>
          <w:color w:val="000000"/>
          <w:lang w:val="en-GB"/>
        </w:rPr>
        <w:t xml:space="preserve">mean land </w:t>
      </w:r>
      <w:r w:rsidRPr="003862D0">
        <w:rPr>
          <w:b/>
          <w:color w:val="000000"/>
          <w:lang w:val="en-GB"/>
        </w:rPr>
        <w:t>precipitation</w:t>
      </w:r>
      <w:r w:rsidRPr="003862D0">
        <w:rPr>
          <w:color w:val="000000"/>
          <w:lang w:val="en-GB"/>
        </w:rPr>
        <w:t xml:space="preserve"> decreases for up to a few years following the eruption, with climatologically wet regions drying and dry regions wetting (Section</w:t>
      </w:r>
      <w:ins w:id="2729" w:author="Ian Blenkinsop" w:date="2021-07-27T11:57:00Z">
        <w:r w:rsidR="004C47C1">
          <w:rPr>
            <w:color w:val="000000"/>
            <w:lang w:val="en-GB"/>
          </w:rPr>
          <w:t>s</w:t>
        </w:r>
      </w:ins>
      <w:r w:rsidRPr="003862D0">
        <w:rPr>
          <w:color w:val="000000"/>
          <w:lang w:val="en-GB"/>
        </w:rPr>
        <w:t xml:space="preserve"> 3.3.2.</w:t>
      </w:r>
      <w:ins w:id="2730" w:author="Tom Maycock" w:date="2021-09-07T09:45:00Z">
        <w:r w:rsidR="00F50A35">
          <w:rPr>
            <w:color w:val="000000"/>
            <w:lang w:val="en-GB"/>
          </w:rPr>
          <w:t>3</w:t>
        </w:r>
      </w:ins>
      <w:del w:id="2731" w:author="Tom Maycock" w:date="2021-09-07T09:45:00Z">
        <w:r w:rsidRPr="003862D0" w:rsidDel="00F50A35">
          <w:rPr>
            <w:color w:val="000000"/>
            <w:lang w:val="en-GB"/>
          </w:rPr>
          <w:delText>2</w:delText>
        </w:r>
      </w:del>
      <w:del w:id="2732" w:author="Ian Blenkinsop" w:date="2021-07-27T11:57:00Z">
        <w:r w:rsidRPr="003862D0" w:rsidDel="004C47C1">
          <w:rPr>
            <w:color w:val="000000"/>
            <w:lang w:val="en-GB"/>
          </w:rPr>
          <w:delText xml:space="preserve">, Section </w:delText>
        </w:r>
      </w:del>
      <w:ins w:id="2733" w:author="Ian Blenkinsop" w:date="2021-07-27T11:57:00Z">
        <w:r w:rsidR="004C47C1">
          <w:rPr>
            <w:color w:val="000000"/>
            <w:lang w:val="en-GB"/>
          </w:rPr>
          <w:t xml:space="preserve"> and </w:t>
        </w:r>
      </w:ins>
      <w:r w:rsidRPr="003862D0">
        <w:rPr>
          <w:color w:val="000000"/>
          <w:lang w:val="en-GB"/>
        </w:rPr>
        <w:t xml:space="preserve">4.4.4). Changes in </w:t>
      </w:r>
      <w:r w:rsidRPr="003862D0">
        <w:rPr>
          <w:b/>
          <w:color w:val="000000"/>
          <w:lang w:val="en-GB"/>
        </w:rPr>
        <w:t>monsoon</w:t>
      </w:r>
      <w:r w:rsidRPr="003862D0">
        <w:rPr>
          <w:color w:val="000000"/>
          <w:lang w:val="en-GB"/>
        </w:rPr>
        <w:t xml:space="preserve"> circulations occur with a general weakening of tropical precipitation (Section 8.5.2.3) and a decrease in extreme precipitation over global monsoon regions (Section 11.4.4). Monsoon precipitation in one hemisphere tends to be enhanced by eruptions occurring in the other hemisphere or reduced if they occur in the same hemisphere (Section</w:t>
      </w:r>
      <w:ins w:id="2734" w:author="Ian Blenkinsop" w:date="2021-07-27T11:58:00Z">
        <w:r w:rsidR="004C47C1">
          <w:rPr>
            <w:color w:val="000000"/>
            <w:lang w:val="en-GB"/>
          </w:rPr>
          <w:t>s</w:t>
        </w:r>
      </w:ins>
      <w:r w:rsidRPr="003862D0">
        <w:rPr>
          <w:color w:val="000000"/>
          <w:lang w:val="en-GB"/>
        </w:rPr>
        <w:t xml:space="preserve"> 3.3.2.</w:t>
      </w:r>
      <w:ins w:id="2735" w:author="Tom Maycock" w:date="2021-09-07T09:45:00Z">
        <w:r w:rsidR="00F50A35">
          <w:rPr>
            <w:color w:val="000000"/>
            <w:lang w:val="en-GB"/>
          </w:rPr>
          <w:t>3</w:t>
        </w:r>
      </w:ins>
      <w:del w:id="2736" w:author="Tom Maycock" w:date="2021-09-07T09:45:00Z">
        <w:r w:rsidRPr="003862D0" w:rsidDel="00F50A35">
          <w:rPr>
            <w:color w:val="000000"/>
            <w:lang w:val="en-GB"/>
          </w:rPr>
          <w:delText>2</w:delText>
        </w:r>
      </w:del>
      <w:del w:id="2737" w:author="Ian Blenkinsop" w:date="2021-07-27T11:58:00Z">
        <w:r w:rsidRPr="003862D0" w:rsidDel="004C47C1">
          <w:rPr>
            <w:color w:val="000000"/>
            <w:lang w:val="en-GB"/>
          </w:rPr>
          <w:delText xml:space="preserve">; </w:delText>
        </w:r>
      </w:del>
      <w:ins w:id="2738" w:author="Ian Blenkinsop" w:date="2021-07-27T11:58:00Z">
        <w:r w:rsidR="004C47C1">
          <w:rPr>
            <w:color w:val="000000"/>
            <w:lang w:val="en-GB"/>
          </w:rPr>
          <w:t xml:space="preserve"> and</w:t>
        </w:r>
        <w:r w:rsidR="004C47C1" w:rsidRPr="003862D0">
          <w:rPr>
            <w:color w:val="000000"/>
            <w:lang w:val="en-GB"/>
          </w:rPr>
          <w:t xml:space="preserve"> </w:t>
        </w:r>
      </w:ins>
      <w:r w:rsidRPr="003862D0">
        <w:rPr>
          <w:color w:val="000000"/>
          <w:lang w:val="en-GB"/>
        </w:rPr>
        <w:t xml:space="preserve">8.5.2.3). Volcanic eruptions have been linked to the onset of </w:t>
      </w:r>
      <w:r w:rsidRPr="003862D0">
        <w:rPr>
          <w:b/>
          <w:color w:val="000000"/>
          <w:lang w:val="en-GB"/>
        </w:rPr>
        <w:t xml:space="preserve">El Niño </w:t>
      </w:r>
      <w:r w:rsidRPr="003862D0">
        <w:rPr>
          <w:color w:val="000000"/>
          <w:lang w:val="en-GB"/>
        </w:rPr>
        <w:t xml:space="preserve">followed by </w:t>
      </w:r>
      <w:r w:rsidRPr="003862D0">
        <w:rPr>
          <w:b/>
          <w:color w:val="000000"/>
          <w:lang w:val="en-GB"/>
        </w:rPr>
        <w:t>La Niña</w:t>
      </w:r>
      <w:r w:rsidRPr="003862D0">
        <w:rPr>
          <w:color w:val="000000"/>
          <w:lang w:val="en-GB"/>
        </w:rPr>
        <w:t xml:space="preserve"> although this connection remains contentious </w:t>
      </w:r>
      <w:commentRangeStart w:id="2739"/>
      <w:r w:rsidRPr="003862D0">
        <w:rPr>
          <w:color w:val="000000"/>
          <w:lang w:val="en-GB"/>
        </w:rPr>
        <w:fldChar w:fldCharType="begin" w:fldLock="1"/>
      </w:r>
      <w:ins w:id="2740" w:author="Robin Matthews" w:date="2021-06-16T17:34:00Z">
        <w:r w:rsidR="006E0C96">
          <w:rPr>
            <w:color w:val="000000"/>
            <w:lang w:val="en-GB"/>
          </w:rPr>
          <w: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"ITEM-3", "itemData" : { "DOI" : "10.1007/978-3-642-55828-3_6", "author" : [ { "dropping-particle" : "", "family" : "Bradley", "given" : "R. S.", "non-dropping-particle" : "", "parse-names" : false, "suffix" : "" }, { "dropping-particle" : "", "family" : "Briffa", "given" : "K. R.", "non-dropping-particle" : "", "parse-names" : false, "suffix" : "" }, { "dropping-particle" : "", "family" : "Cole", "given" : "J.", "non-dropping-particle" : "", "parse-names" : false, "suffix" : "" }, { "dropping-particle" : "", "family" : "Hughes", "given" : "M. K.", "non-dropping-particle" : "", "parse-names" : false, "suffix" : "" }, { "dropping-particle" : "", "family" : "Osborn", "given" : "T. J.", "non-dropping-particle" : "", "parse-names" : false, "suffix" : "" } ], "collection-title" : "Global Change \u2013 The IGBP Series", "container-title" : "Paleoclimate, Global Change and the Future", "editor" : [ { "dropping-particle" : "", "family" : "Alverson", "given" : "K.D.", "non-dropping-particle" : "", "parse-names" : false, "suffix" : "" }, { "dropping-particle" : "", "family" : "Pedersen", "given" : "T.F.", "non-dropping-particle" : "", "parse-names" : false, "suffix" : "" }, { "dropping-particle" : "", "family" : "Bradley", "given" : "R.S.", "non-dropping-particle" : "", "parse-names" : false, "suffix" : "" } ], "id" : "ITEM-3", "issued" : { "date-parts" : [ [ "2003" ] ] }, "page" : "105-141", "publisher" : "Springer", "publisher-place" : "Berlin and Heidelberg, Germany", "title" : "The Climate of the Last Millennium", "translator" : [ { "dropping-particle" : "", "family" : "K5189", "given" : "Rt6", "non-dropping-particle" : "", "parse-names" : false, "suffix" : "" } ], "type" : "chapter" }, "uris" : [ "http://www.mendeley.com/documents/?uuid=630de9e1-eb0c-41a6-908f-a531a0cce8e2", "http://www.mendeley.com/documents/?uuid=2dfdf5cb-0709-4768-9e91-8628b1d50816" ] }, { "id" : "ITEM-4", "itemData" : { "DOI" : "10.1126/sciadv.aba1212", "ISSN" : "23752548", "PMID" : "32937315",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Nin\u00f5 responses to tropical eruptions. Most of the coupled climate models simulate El Nin\u00f5-like equatorial eastern Pacific warming after volcanic eruptions but with different amplitudes, which drive a large spread of summer monsoon weakening and corresponding precipitation reduction. Two factors are further identified for the diverse El Nin\u00f5 responses. Different volcanic forcings induce systematic differences in the Maritime Continent drying and subsequent westerly winds over equatorial western Pacific, varying El Nin\u00f5 intensity. The internally generated warm water volume over the equatorial western Pacific in the pre-eruption month also contributes to the diverse El Nin\u00f5 development.", "author" : [ { "dropping-particle" : "", "family" : "Paik", "given" : "Seungmok", "non-dropping-particle" : "", "parse-names" : false, "suffix" : "" }, { "dropping-particle" : "", "family" : "Min", "given" : "Seung 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"ITEM-4", "issue" : "21", "issued" : { "date-parts" : [ [ "2020" ] ] }, "page" : "1-9", "title" : "Volcanic-induced global monsoon drying modulated by diverse El Nin\u00f5 responses", "translator" : [ { "dropping-particle" : "", "family" : "K5181", "given" : "", "non-dropping-particle" : "", "parse-names" : false, "suffix" : "" } ], "type" : "article-journal", "volume" : "6" }, "uris" : [ "http://www.mendeley.com/documents/?uuid=80492fce-065b-4b3b-9b46-cc67b601d048", "http://www.mendeley.com/documents/?uuid=123f3c93-b584-4b44-9748-3f0c3258f874" ] }, { "id" : "ITEM-5", "itemData" : { "DOI" : "10.1029/2018GL080315", "ISSN" : "19448007", "abstract" : "Current understanding of volcanic effects on El Ni\u00f1o\u2013Southern Oscillation in terms of eruption type and initial ocean condition (IOC) remains elusive. We use last-millennium proxy reconstructions to show how volcanic impacts depend on eruption type and IOC. When the IOC is not a strong El Ni\u00f1o, it is likely that an El Ni\u00f1o will mature in the second winter following 79% (p &lt; 0.01) of Northern Hemispheric eruptions and in the first winter following 81% (p &lt; 0.01) of tropical and 69% of Southern Hemispheric eruptions. For a strong El Ni\u00f1o-IOC, no significant El Ni\u00f1o will occur in the first winter after any type of eruption. The eruptions need to be large enough to cause these diverse effects. Our last-millennium simulation confirms the IOC effect, except that a La Ni\u00f1a occurs in the first winter following most tropical eruptions due to overestimated volcanic cooling in the model.",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"ITEM-5", "issue" : "23", "issued" : { "date-parts" : [ [ "2018" ] ] }, "page" : "13,041-13,049", "title" : "How Do Tropical, Northern Hemispheric, and Southern Hemispheric Volcanic Eruptions Affect ENSO Under Different Initial Ocean Conditions?", "translator" : [ { "dropping-particle" : "", "family" : "K5185", "given" : "", "non-dropping-particle" : "", "parse-names" : false, "suffix" : "" } ], "type" : "article-journal", "volume" : "45" }, "uris" : [ "http://www.mendeley.com/documents/?uuid=0b17ee93-5900-42c3-8b02-82a203417e5a", "http://www.mendeley.com/documents/?uuid=595357cd-f3aa-4745-982b-fd5964745c40" ] }, { "id" : "ITEM-6", "itemData" : { "DOI" : "10.1038/s43247-020-0013-y", "ISSN" : "2662-4435", "abstract" : "Proxy-based reconstructions of the past suggest that the Pacific ocean has often shown El Ni\u00f1o-like warming after low-latitude volcanic eruptions, while climate model simulations have suggested diverse responses. Here we present simulations from a coupled ocean-atmosphere model that illuminate the roles of ocean preconditioning, eruption magnitude and timing, and air-sea feedbacks in the El Ni\u00f1o/Southern Oscillation (ENSO) response to these eruptions. A deterministic component of the response, which dominates for boreal summer eruptions, leads to cooler tropical Pacific sea surface temperatures in the eruption year and El Ni\u00f1o-like warming the following year. A stochastic component is also important, especially for boreal winter eruptions. The simulated ENSO response depends nonlinearly on the eruption magnitude and the tropical Pacific conditions before the eruption. We conclude that adequate sampling is critical to accurately assess the ENSO responses in both models and observations.", "author" : [ { "dropping-particle" : "", "family" : "Predybaylo", "given" : "Evgeniya", "non-dropping-particle" : "", "parse-names" : false, "suffix" : "" }, { "dropping-particle" : "", "family" : "Stenchikov", "given" : "Georgiy", "non-dropping-particle" : "", "parse-names" : false, "suffix" : "" }, { "dropping-particle" : "", "family" : "Wittenberg", "given" : "Andrew T.", "non-dropping-particle" : "", "parse-names" : false, "suffix" : "" }, { "dropping-particle" : "", "family" : "Osipov", "given" : "Sergey", "non-dropping-particle" : "", "parse-names" : false, "suffix" : "" } ], "container-title" : "Communications Earth &amp; Environment", "id" : "ITEM-6", "issue" : "1", "issued" : { "date-parts" : [ [ "2020" ] ] }, "page" : "1-13", "publisher" : "Springer US", "title" : "El Ni\u00f1o/Southern Oscillation response to low-latitude volcanic eruptions depends on ocean pre-conditions and eruption timing", "translator" : [ { "dropping-particle" : "", "family" : "K5183", "given" : "", "non-dropping-particle" : "", "parse-names" : false, "suffix" : "" } ], "type" : "article-journal", "volume" : "1" }, "uris" : [ "http://www.mendeley.com/documents/?uuid=f30629cf-e20e-48a4-90dd-29ec1e0b346e", "http://www.mendeley.com/documents/?uuid=ee906b4e-7b1b-490f-97fd-05f73da3abad" ] }, { "id" : "ITEM-7", "itemData" : { "DOI" : "10.1007/s00382-018-4163-x", "ISBN" : "0123456789",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"ITEM-7", "issue" : "12", "issued" : { "date-parts" : [ [ "2019" ] ] }, "page" : "7495-7509", "publisher" : "Springer Berlin Heidelberg", "title" : "A \u201cLa Ni\u00f1a-like\u201d state occurring in the second year after large tropical volcanic eruptions during the past 1500 years", "translator" : [ { "dropping-particle" : "", "family" : "K5196", "given" : "", "non-dropping-particle" : "", "parse-names" : false, "suffix" : "" } ], "type" : "article-journal", "volume" : "52" }, "uris" : [ "http://www.mendeley.com/documents/?uuid=23f5b337-1121-48f8-9e51-9dbfb2759c2e", "http://www.mendeley.com/documents/?uuid=bc4ea8af-3d30-4ca8-81af-5e50fd540d5c" ] }, { "id" : "ITEM-8",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 "family" : "Timmermann", "given" : "A.", "non-dropping-particle" : "", "parse-names" : false, "suffix" : "" }, { "dropping-particle" : "", "family" : "Timm", "given" : "O.", "non-dropping-particle" : "", "parse-names" : false, "suffix" : "" } ], "container-title" : "Climate of the Past", "id" : "ITEM-8",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"mendeley" : { "formattedCitation" : "(Adams et al., 2003; Bradley et al., 2003; McGregor et al., 2010; Khodri et al., 2017; Liu et al., 2018a; Sun et al., 2019; Paik et al., 2020; Predybaylo et al., 2020)", "manualFormatting" : "(Adams et al., 2003; Bradley et al., 2003; McGregor et al., 2010; Khodri et al., 2017; F. Liu et al., 2018; Sun et al., 2019; Paik et al., 2020; Predybaylo et al., 2020)", "plainTextFormattedCitation" : "(Adams et al., 2003; Bradley et al., 2003; McGregor et al., 2010; Khodri et al., 2017; Liu et al., 2018a; Sun et al., 2019; Paik et al., 2020; Predybaylo et al., 2020)", "previouslyFormattedCitation" : "(Adams et al., 2003; Bradley et al., 2003; McGregor et al., 2010; Khodri et al., 2017; Liu et al., 2018a; Sun et al., 2019; Paik et al., 2020; Predybaylo et al., 2020)" }, "properties" : { "noteIndex" : 0 }, "schema" : "https://github.com/citation-style-language/schema/raw/master/csl-citation.json" }</w:instrText>
        </w:r>
      </w:ins>
      <w:del w:id="2741" w:author="Robin Matthews" w:date="2021-06-16T17:34:00Z">
        <w:r w:rsidR="00741A83" w:rsidDel="006E0C96">
          <w:rPr>
            <w:color w:val="000000"/>
            <w:lang w:val="en-GB"/>
          </w:rPr>
          <w:delInstrText>ADDIN CSL_CITATION { "citationItems" : [ { "id" : "ITEM-1", "itemData" : { "DOI" : "10.1038/nature02101", "ISSN" : "00280836", "abstract" : "Past studies have suggested a statistical connection between explosive volcanic eruptions and subsequent El Ni\u00f1o climate events. This connection, however, has remained controversial. Here we present support for a response of the El Ni\u00f1o/Southern Oscillation (ENSO) phenomenon to forcing from explosive volcanism by using two different palaeoclimate reconstructions of El Ni\u00f1o activity and two independent, proxy-based chronologies of explosive volcanic activity from AD 1649 to the present. We demonstrate a significant, multi-year, El Ni\u00f1o-like response to explosive tropical volcanic forcing over the past several centuries. The results imply roughly a doubling of the probability of an El Ni\u00f1o event occurring in the winter following a volcanic eruption. Our empirical findings shed light on how the tropical Pacific ocean-atmosphere system may respond to exogenous (both natural and anthropogenic) radiative forcing.", "author" : [ { "dropping-particle" : "", "family" : "Adams", "given" : "J. Brad", "non-dropping-particle" : "", "parse-names" : false, "suffix" : "" }, { "dropping-particle" : "", "family" : "Mann", "given" : "Michael E.", "non-dropping-particle" : "", "parse-names" : false, "suffix" : "" }, { "dropping-particle" : "", "family" : "Ammann", "given" : "Caspar M.", "non-dropping-particle" : "", "parse-names" : false, "suffix" : "" } ], "container-title" : "Nature", "id" : "ITEM-1", "issue" : "6964", "issued" : { "date-parts" : [ [ "2003" ] ] }, "page" : "274-278", "title" : "Proxy evidence for an El Ni\u00f1o-like response to volcanic forcing", "translator" : [ { "dropping-particle" : "", "family" : "K4454", "given" : "", "non-dropping-particle" : "", "parse-names" : false, "suffix" : "" } ], "type" : "article-journal", "volume" : "426" }, "uris" : [ "http://www.mendeley.com/documents/?uuid=1886ac78-a706-491e-bcc5-9d192cbef324"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 ] }, "page" : "1-12", "publisher" : "Springer US", "title" : "Tropical explosive volcanic eruptions can trigger El Nin\u00f5 by cooling tropical Africa", "translator" : [ { "dropping-particle" : "", "family" : "K4667", "given" : "", "non-dropping-particle" : "", "parse-names" : false, "suffix" : "" } ], "type" : "article-journal", "volume" : "8" }, "uris" : [ "http://www.mendeley.com/documents/?uuid=6ef25edf-8c9b-45ae-852e-164cece359ac" ] }, { "id" : "ITEM-3", "itemData" : { "DOI" : "10.1007/978-3-642-55828-3_6", "author" : [ { "dropping-particle" : "", "family" : "Bradley", "given" : "R. S.", "non-dropping-particle" : "", "parse-names" : false, "suffix" : "" }, { "dropping-particle" : "", "family" : "Briffa", "given" : "K. R.", "non-dropping-particle" : "", "parse-names" : false, "suffix" : "" }, { "dropping-particle" : "", "family" : "Cole", "given" : "J.", "non-dropping-particle" : "", "parse-names" : false, "suffix" : "" }, { "dropping-particle" : "", "family" : "Hughes", "given" : "M. K.", "non-dropping-particle" : "", "parse-names" : false, "suffix" : "" }, { "dropping-particle" : "", "family" : "Osborn", "given" : "T. J.", "non-dropping-particle" : "", "parse-names" : false, "suffix" : "" } ], "collection-title" : "Global Change \u2013 The IGBP Series", "container-title" : "Paleoclimate, Global Change and the Future", "editor" : [ { "dropping-particle" : "", "family" : "Alverson", "given" : "K.D.", "non-dropping-particle" : "", "parse-names" : false, "suffix" : "" }, { "dropping-particle" : "", "family" : "Pedersen", "given" : "T.F.", "non-dropping-particle" : "", "parse-names" : false, "suffix" : "" }, { "dropping-particle" : "", "family" : "Bradley", "given" : "R.S.", "non-dropping-particle" : "", "parse-names" : false, "suffix" : "" } ], "id" : "ITEM-3", "issued" : { "date-parts" : [ [ "2003" ] ] }, "page" : "105-141", "publisher" : "Springer", "publisher-place" : "Berlin and Heidelberg, Germany", "title" : "The Climate of the Last Millennium", "translator" : [ { "dropping-particle" : "", "family" : "K5189", "given" : "Rt6", "non-dropping-particle" : "", "parse-names" : false, "suffix" : "" } ], "type" : "chapter" }, "uris" : [ "http://www.mendeley.com/documents/?uuid=630de9e1-eb0c-41a6-908f-a531a0cce8e2", "http://www.mendeley.com/documents/?uuid=2dfdf5cb-0709-4768-9e91-8628b1d50816" ] }, { "id" : "ITEM-4", "itemData" : { "DOI" : "10.1126/sciadv.aba1212", "ISSN" : "23752548", "PMID" : "32937315",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Nin\u00f5 responses to tropical eruptions. Most of the coupled climate models simulate El Nin\u00f5-like equatorial eastern Pacific warming after volcanic eruptions but with different amplitudes, which drive a large spread of summer monsoon weakening and corresponding precipitation reduction. Two factors are further identified for the diverse El Nin\u00f5 responses. Different volcanic forcings induce systematic differences in the Maritime Continent drying and subsequent westerly winds over equatorial western Pacific, varying El Nin\u00f5 intensity. The internally generated warm water volume over the equatorial western Pacific in the pre-eruption month also contributes to the diverse El Nin\u00f5 development.", "author" : [ { "dropping-particle" : "", "family" : "Paik", "given" : "Seungmok", "non-dropping-particle" : "", "parse-names" : false, "suffix" : "" }, { "dropping-particle" : "", "family" : "Min", "given" : "Seung 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"ITEM-4", "issue" : "21", "issued" : { "date-parts" : [ [ "2020" ] ] }, "page" : "1-9", "title" : "Volcanic-induced global monsoon drying modulated by diverse El Nin\u00f5 responses", "translator" : [ { "dropping-particle" : "", "family" : "K5181", "given" : "", "non-dropping-particle" : "", "parse-names" : false, "suffix" : "" } ], "type" : "article-journal", "volume" : "6" }, "uris" : [ "http://www.mendeley.com/documents/?uuid=80492fce-065b-4b3b-9b46-cc67b601d048", "http://www.mendeley.com/documents/?uuid=123f3c93-b584-4b44-9748-3f0c3258f874" ] }, { "id" : "ITEM-5", "itemData" : { "DOI" : "10.1029/2018GL080315", "ISSN" : "19448007", "abstract" : "Current understanding of volcanic effects on El Ni\u00f1o\u2013Southern Oscillation in terms of eruption type and initial ocean condition (IOC) remains elusive. We use last-millennium proxy reconstructions to show how volcanic impacts depend on eruption type and IOC. When the IOC is not a strong El Ni\u00f1o, it is likely that an El Ni\u00f1o will mature in the second winter following 79% (p &lt; 0.01) of Northern Hemispheric eruptions and in the first winter following 81% (p &lt; 0.01) of tropical and 69% of Southern Hemispheric eruptions. For a strong El Ni\u00f1o-IOC, no significant El Ni\u00f1o will occur in the first winter after any type of eruption. The eruptions need to be large enough to cause these diverse effects. Our last-millennium simulation confirms the IOC effect, except that a La Ni\u00f1a occurs in the first winter following most tropical eruptions due to overestimated volcanic cooling in the model.",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"ITEM-5", "issue" : "23", "issued" : { "date-parts" : [ [ "2018" ] ] }, "page" : "13,041-13,049", "title" : "How Do Tropical, Northern Hemispheric, and Southern Hemispheric Volcanic Eruptions Affect ENSO Under Different Initial Ocean Conditions?", "translator" : [ { "dropping-particle" : "", "family" : "K5185", "given" : "", "non-dropping-particle" : "", "parse-names" : false, "suffix" : "" } ], "type" : "article-journal", "volume" : "45" }, "uris" : [ "http://www.mendeley.com/documents/?uuid=0b17ee93-5900-42c3-8b02-82a203417e5a", "http://www.mendeley.com/documents/?uuid=595357cd-f3aa-4745-982b-fd5964745c40" ] }, { "id" : "ITEM-6", "itemData" : { "DOI" : "10.1038/s43247-020-0013-y", "ISSN" : "2662-4435", "abstract" : "Proxy-based reconstructions of the past suggest that the Pacific ocean has often shown El Ni\u00f1o-like warming after low-latitude volcanic eruptions, while climate model simulations have suggested diverse responses. Here we present simulations from a coupled ocean-atmosphere model that illuminate the roles of ocean preconditioning, eruption magnitude and timing, and air-sea feedbacks in the El Ni\u00f1o/Southern Oscillation (ENSO) response to these eruptions. A deterministic component of the response, which dominates for boreal summer eruptions, leads to cooler tropical Pacific sea surface temperatures in the eruption year and El Ni\u00f1o-like warming the following year. A stochastic component is also important, especially for boreal winter eruptions. The simulated ENSO response depends nonlinearly on the eruption magnitude and the tropical Pacific conditions before the eruption. We conclude that adequate sampling is critical to accurately assess the ENSO responses in both models and observations.", "author" : [ { "dropping-particle" : "", "family" : "Predybaylo", "given" : "Evgeniya", "non-dropping-particle" : "", "parse-names" : false, "suffix" : "" }, { "dropping-particle" : "", "family" : "Stenchikov", "given" : "Georgiy", "non-dropping-particle" : "", "parse-names" : false, "suffix" : "" }, { "dropping-particle" : "", "family" : "Wittenberg", "given" : "Andrew T.", "non-dropping-particle" : "", "parse-names" : false, "suffix" : "" }, { "dropping-particle" : "", "family" : "Osipov", "given" : "Sergey", "non-dropping-particle" : "", "parse-names" : false, "suffix" : "" } ], "container-title" : "Communications Earth &amp; Environment", "id" : "ITEM-6", "issue" : "1", "issued" : { "date-parts" : [ [ "2020" ] ] }, "page" : "1-13", "publisher" : "Springer US", "title" : "El Ni\u00f1o/Southern Oscillation response to low-latitude volcanic eruptions depends on ocean pre-conditions and eruption timing", "translator" : [ { "dropping-particle" : "", "family" : "K5183", "given" : "", "non-dropping-particle" : "", "parse-names" : false, "suffix" : "" } ], "type" : "article-journal", "volume" : "1" }, "uris" : [ "http://www.mendeley.com/documents/?uuid=f30629cf-e20e-48a4-90dd-29ec1e0b346e", "http://www.mendeley.com/documents/?uuid=ee906b4e-7b1b-490f-97fd-05f73da3abad" ] }, { "id" : "ITEM-7", "itemData" : { "DOI" : "10.1007/s00382-018-4163-x", "ISBN" : "0123456789",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"ITEM-7", "issue" : "12", "issued" : { "date-parts" : [ [ "2019" ] ] }, "page" : "7495-7509", "publisher" : "Springer Berlin Heidelberg", "title" : "A \u201cLa Ni\u00f1a-like\u201d state occurring in the second year after large tropical volcanic eruptions during the past 1500 years", "translator" : [ { "dropping-particle" : "", "family" : "K5196", "given" : "", "non-dropping-particle" : "", "parse-names" : false, "suffix" : "" } ], "type" : "article-journal", "volume" : "52" }, "uris" : [ "http://www.mendeley.com/documents/?uuid=23f5b337-1121-48f8-9e51-9dbfb2759c2e", "http://www.mendeley.com/documents/?uuid=bc4ea8af-3d30-4ca8-81af-5e50fd540d5c" ] }, { "id" : "ITEM-8", "itemData" : { "DOI" : "10.5194/cp-6-1-2010", "ISSN" : "1814-9332", "abstract" : "In this manuscript we have attempted to consolidate the common signal in previously defined proxy reconstructions of the El Ni\u00f1o-Southern Oscillation into one individual proxy titled the Unified ENSO Proxy (UEP). While correlating well with the majority of input reconstructions, the UEP provides better representation of observed indices of ENSO, discrete ENSO events and documented historical chronologies of ENSO than any of these input ENSO reconstructions. Further to this, the UEP also provides a means to reconstruct the PDO/IPO multi-decadal variability of the Pacific Ocean as the low-pass filtered UEP displays multi-decadal variability that is consistent with the 20th century variability of the PDO and IPO. The UEP is then used to describe changes in ENSO variability which have occurred since 1650 focusing on changes in ENSOs variance, multi-year ENSO events, PDO-like multi-decadal variability and the effects of volcanic and solar forcing on ENSO. We find that multi-year El Ni\u00f1o events similar to the 1990\u20131995 event have occurred several times over the last 3 1/2 centuries. Consistent with earlier studies we find that volcanic forcing can induce a statistically significant change in the mean state of ENSO in the year of the eruption and a doubling of the probability of an El Ni\u00f1o (La Ni\u00f1a) event occurring in the year of (three years after) the eruption.", "author" : [ { "dropping-particle" : "", "family" : "McGregor", "given" : "S.", "non-dropping-particle" : "", "parse-names" : false, "suffix" : "" }, { "dropping-particle" : "</w:delInstrText>
        </w:r>
        <w:r w:rsidR="00741A83" w:rsidRPr="003741E9" w:rsidDel="006E0C96">
          <w:rPr>
            <w:color w:val="000000"/>
            <w:rPrChange w:id="2742" w:author="Clotilde Pean" w:date="2021-06-22T10:16:00Z">
              <w:rPr>
                <w:color w:val="000000"/>
                <w:lang w:val="en-GB"/>
              </w:rPr>
            </w:rPrChange>
          </w:rPr>
          <w:delInstrText>", "family" : "Timmermann", "given" : "A.", "non-dropping-particle" : "", "parse-names" : false, "suffix" : "" }, { "dropping-particle" : "", "family" : "Timm", "given" : "O.", "non-dropping-particle" : "", "parse-names" : false, "suffix" : "" } ], "container-title" : "Climate of the Past", "id" : "ITEM-8", "issue" : "1", "issued" : { "date-parts" : [ [ "2010", "1" ] ] }, "page" : "1-17", "title" : "A unified proxy for ENSO and PDO variability since 1650", "translator" : [ { "dropping-particle" : "", "family" : "K4258", "given" : "", "non-dropping-particle" : "", "parse-names" : false, "suffix" : "" } ], "type" : "article-journal", "volume" : "6" }, "uris" : [ "http://www.mendeley.com/documents/?uuid=95273c51-a0d0-4037-b7fb-58301c7c1624" ] } ], "mendeley" : { "formattedCitation" : "(Adams et al., 2003; Bradley et al., 2003; McGregor et al., 2010; Khodri et al., 2017; Liu et al., 2018a; Sun et al., 2019; Paik et al., 2020; Predybaylo et al., 2020)", "plainTextFormattedCitation" : "(Adams et al., 2003; Bradley et al., 2003; McGregor et al., 2010; Khodri et al., 2017; Liu et al., 2018a; Sun et al., 2019; Paik et al., 2020; Predybaylo et al., 2020)", "previouslyFormattedCitation" : "(Adams et al., 2003; Bradley et al., 2003; McGregor et al., 2010; Khodri et al., 2017; Liu et al., 2018a; Sun et al., 2019; Paik et al., 2020; Predybaylo et al., 2020)" }, "properties" : { "noteIndex" : 0 }, "schema" : "https://github.com/citation-style-language/schema/raw/master/csl-citation.json" }</w:delInstrText>
        </w:r>
      </w:del>
      <w:r w:rsidRPr="003862D0">
        <w:rPr>
          <w:color w:val="000000"/>
          <w:lang w:val="en-GB"/>
        </w:rPr>
        <w:fldChar w:fldCharType="separate"/>
      </w:r>
      <w:r w:rsidR="00016735">
        <w:rPr>
          <w:noProof/>
          <w:color w:val="000000"/>
        </w:rPr>
        <w:t>(</w:t>
      </w:r>
      <w:ins w:id="2743" w:author="Robin Matthews" w:date="2021-06-16T17:34:00Z">
        <w:r w:rsidR="006E0C96">
          <w:rPr>
            <w:noProof/>
          </w:rPr>
          <w:t>Adams et al., 2003; Bradley et al., 2003; McGregor et al., 2010; Khodri et al., 2017; F. Liu et al., 2018; Sun et al., 2019; Paik et al., 2020; Predybaylo et al., 2020</w:t>
        </w:r>
      </w:ins>
      <w:del w:id="2744" w:author="Robin Matthews" w:date="2021-06-16T17:34:00Z">
        <w:r w:rsidR="00016735" w:rsidDel="006E0C96">
          <w:rPr>
            <w:noProof/>
            <w:color w:val="000000"/>
          </w:rPr>
          <w:delText>Adams et al., 200</w:delText>
        </w:r>
      </w:del>
      <w:del w:id="2745" w:author="Robin Matthews" w:date="2021-06-16T17:33:00Z">
        <w:r w:rsidR="00016735" w:rsidDel="006E0C96">
          <w:rPr>
            <w:noProof/>
            <w:color w:val="000000"/>
          </w:rPr>
          <w:delText>3; Bradley et al., 2003; McGregor et al., 2010; Khodri et al., 2017; Liu et al., 2018a; Sun et al., 2019; Paik et al., 2020; Predybaylo et al., 2020</w:delText>
        </w:r>
      </w:del>
      <w:r w:rsidR="00016735">
        <w:rPr>
          <w:noProof/>
          <w:color w:val="000000"/>
        </w:rPr>
        <w:t>)</w:t>
      </w:r>
      <w:r w:rsidRPr="003862D0">
        <w:rPr>
          <w:color w:val="000000"/>
          <w:lang w:val="en-GB"/>
        </w:rPr>
        <w:fldChar w:fldCharType="end"/>
      </w:r>
      <w:commentRangeEnd w:id="2739"/>
      <w:r w:rsidR="00016735">
        <w:rPr>
          <w:rStyle w:val="CommentReference"/>
        </w:rPr>
        <w:commentReference w:id="2739"/>
      </w:r>
      <w:r w:rsidRPr="00560680">
        <w:rPr>
          <w:color w:val="000000"/>
        </w:rPr>
        <w:t xml:space="preserve">. </w:t>
      </w:r>
      <w:r w:rsidRPr="003862D0">
        <w:rPr>
          <w:color w:val="000000"/>
          <w:lang w:val="en-GB"/>
        </w:rPr>
        <w:t>Volcanic activity could drive short-term (</w:t>
      </w:r>
      <w:del w:id="2746" w:author="Ian Blenkinsop" w:date="2021-07-27T11:57:00Z">
        <w:r w:rsidR="004C47C1" w:rsidDel="004C47C1">
          <w:rPr>
            <w:color w:val="000000"/>
            <w:lang w:val="en-GB"/>
          </w:rPr>
          <w:delText>1-3</w:delText>
        </w:r>
      </w:del>
      <w:ins w:id="2747" w:author="Ian Blenkinsop" w:date="2021-07-27T11:57:00Z">
        <w:r w:rsidR="004C47C1">
          <w:rPr>
            <w:color w:val="000000"/>
            <w:lang w:val="en-GB"/>
          </w:rPr>
          <w:t>one-to-</w:t>
        </w:r>
      </w:ins>
      <w:ins w:id="2748" w:author="Ian Blenkinsop" w:date="2021-07-27T11:58:00Z">
        <w:r w:rsidR="004C47C1">
          <w:rPr>
            <w:color w:val="000000"/>
            <w:lang w:val="en-GB"/>
          </w:rPr>
          <w:t>three-</w:t>
        </w:r>
      </w:ins>
      <w:del w:id="2749" w:author="Sara M Tuson" w:date="2021-07-18T07:31:00Z">
        <w:r w:rsidRPr="003862D0" w:rsidDel="00E22E7B">
          <w:rPr>
            <w:color w:val="000000"/>
            <w:lang w:val="en-GB"/>
          </w:rPr>
          <w:delText>3</w:delText>
        </w:r>
      </w:del>
      <w:del w:id="2750" w:author="Ian Blenkinsop" w:date="2021-07-27T11:58:00Z">
        <w:r w:rsidRPr="003862D0" w:rsidDel="004C47C1">
          <w:rPr>
            <w:color w:val="000000"/>
            <w:lang w:val="en-GB"/>
          </w:rPr>
          <w:delText xml:space="preserve"> </w:delText>
        </w:r>
      </w:del>
      <w:r w:rsidRPr="003862D0">
        <w:rPr>
          <w:color w:val="000000"/>
          <w:lang w:val="en-GB"/>
        </w:rPr>
        <w:t xml:space="preserve">year) positive changes in the </w:t>
      </w:r>
      <w:r w:rsidRPr="003862D0">
        <w:rPr>
          <w:b/>
          <w:color w:val="000000"/>
          <w:lang w:val="en-GB"/>
        </w:rPr>
        <w:t xml:space="preserve">annual SAM </w:t>
      </w:r>
      <w:r w:rsidRPr="003862D0">
        <w:rPr>
          <w:color w:val="000000"/>
          <w:lang w:val="en-GB"/>
        </w:rPr>
        <w:t xml:space="preserve">index through modulations in the extratropical temperature gradient and wave driving of the polar stratosphere </w:t>
      </w:r>
      <w:r w:rsidRPr="003862D0">
        <w:rPr>
          <w:color w:val="000000"/>
          <w:lang w:val="en-GB"/>
        </w:rPr>
        <w:fldChar w:fldCharType="begin" w:fldLock="1"/>
      </w:r>
      <w:r w:rsidR="00615634">
        <w:rPr>
          <w:color w:val="000000"/>
          <w:lang w:val="en-GB"/>
        </w:rPr>
        <w:instrText>ADDIN CSL_CITATION { "citationItems" : [ { "id" : "ITEM-1", "itemData" : { "DOI" : "10.1002/joc.5290", "ISSN" : "10970088", "abstract" : "A positive change in the southern annular mode (SAM), which is the primary pattern of climate variability in the Southern Hemisphere, has been induced predominantly by polar stratospheric ozone depletion. However, the lack of long-term observational records limits our understanding of the long-term SAM behaviour. In this study, we found that the geochemical record of the LGB69 ice core from the eastern coast of Antarctica was significantly correlated with the winter SAM index (SAMI). In addition, we developed an annual mean SAMI beginning in 1701 based on 15 annually resolved ice cores and relevant proxy\u2013climate relationships. Our reconstruction accounted for 54.8% of the total variance from 1957 to 2000 (the calibration period). We demonstrate that the recent positive phase shift in the annual mean SAMI since the 1970s is unprecedented, with the estimate for the latest regime in the 1990s reaching values 2.5 times the standard deviation above the baseline (1701\u20132000). This peak value also coincides with the largest 30- and 50-year trends, which have occurred at the end of the 20th century. From the reconstructed SAMI, we also found that the response to large volcanic events was likely positive in the 3 years after the eruption, but this positive response can be masked by internal climate variability when a strong El Ni\u00f1o event occurs in the eruption year.", "author" : [ { "dropping-particle" : "", "family" : "Yang", "given" : "Jiao", "non-dropping-particle" : "", "parse-names" : false, "suffix" : "" }, { "dropping-particle" : "", "family" : "Xiao", "given" : "Cunde", "non-dropping-particle" : "", "parse-names" : false, "suffix" : "" } ], "container-title" : "International Journal of Climatology", "id" : "ITEM-1", "issue" : "4", "issued" : { "date-parts" : [ [ "2018" ] ] }, "page" : "1706-1717", "title" : "The evolution and volcanic forcing of the southern annular mode during the past 300 years", "translator" : [ { "dropping-particle" : "", "family" : "K5179", "given" : "", "non-dropping-particle" : "", "parse-names" : false, "suffix" : "" } ], "type" : "article-journal", "volume" : "38" }, "uris" : [ "http://www.mendeley.com/documents/?uuid=c9eb8784-175e-4273-bb12-3ccf00b64763", "http://www.mendeley.com/documents/?uuid=45003b0d-0087-4363-87d6-39948a065986" ] } ], "mendeley" : { "formattedCitation" : "(Yang and Xiao, 2018)", "plainTextFormattedCitation" : "(Yang and Xiao, 2018)", "previouslyFormattedCitation" : "(Yang and Xiao, 2018)"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(Yang and Xiao, 2018)</w:t>
      </w:r>
      <w:r w:rsidRPr="003862D0">
        <w:rPr>
          <w:color w:val="000000"/>
          <w:lang w:val="en-GB"/>
        </w:rPr>
        <w:fldChar w:fldCharType="end"/>
      </w:r>
      <w:r w:rsidRPr="003862D0">
        <w:rPr>
          <w:color w:val="000000"/>
          <w:lang w:val="en-GB"/>
        </w:rPr>
        <w:t xml:space="preserve">. In the </w:t>
      </w:r>
      <w:r w:rsidRPr="003862D0">
        <w:rPr>
          <w:b/>
          <w:color w:val="000000"/>
          <w:lang w:val="en-GB"/>
        </w:rPr>
        <w:t>cryosphere</w:t>
      </w:r>
      <w:r w:rsidRPr="003862D0">
        <w:rPr>
          <w:color w:val="000000"/>
          <w:lang w:val="en-GB"/>
        </w:rPr>
        <w:t>, Arctic sea</w:t>
      </w:r>
      <w:ins w:id="2751" w:author="Sara M Tuson" w:date="2021-07-17T14:40:00Z">
        <w:r w:rsidR="00AE1927">
          <w:rPr>
            <w:color w:val="000000"/>
            <w:lang w:val="en-GB"/>
          </w:rPr>
          <w:t xml:space="preserve"> </w:t>
        </w:r>
      </w:ins>
      <w:del w:id="2752" w:author="Sara M Tuson" w:date="2021-07-17T14:40:00Z">
        <w:r w:rsidRPr="003862D0" w:rsidDel="00AE1927">
          <w:rPr>
            <w:color w:val="000000"/>
            <w:lang w:val="en-GB"/>
          </w:rPr>
          <w:delText>-</w:delText>
        </w:r>
      </w:del>
      <w:r w:rsidRPr="003862D0">
        <w:rPr>
          <w:color w:val="000000"/>
          <w:lang w:val="en-GB"/>
        </w:rPr>
        <w:t xml:space="preserve">ice extent increases for years to decades </w:t>
      </w:r>
      <w:commentRangeStart w:id="2753"/>
      <w:r w:rsidRPr="003862D0">
        <w:rPr>
          <w:color w:val="000000"/>
          <w:lang w:val="en-GB"/>
        </w:rPr>
        <w:fldChar w:fldCharType="begin" w:fldLock="1"/>
      </w:r>
      <w:ins w:id="2754" w:author="Robin Matthews" w:date="2021-06-16T17:34:00Z">
        <w:r w:rsidR="006E0C96">
          <w:rPr>
            <w:color w:val="000000"/>
            <w:lang w:val="en-GB"/>
          </w:rPr>
          <w:instrText>ADDIN CSL_CITATION { "citationItems" : [ { "id" : "ITEM-1", "itemData" : { "DOI" : "10.1002/2017JD027038", "ISSN" : "2169897X", "abstract" :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"8", "16" ] ] }, "page" : "8071-8078", "title" : "Arctic sea ice response to the eruptions of Agung, El Chich\u00f3n, and Pinatubo", "translator" : [ { "dropping-particle" : "", "family" : "K5190", "given" : "", "non-dropping-particle" : "", "parse-names" : false, "suffix" : "" } ], "type" : "article-journal", "volume" : "122" }, "uris" : [ "http://www.mendeley.com/documents/?uuid=1a360aa1-4c54-4116-8f1b-8ef1b6571825", "http://www.mendeley.com/documents/?uuid=149d86cc-f92d-42b1-a43c-4a2c07601d57" ] } ], "mendeley" : { "formattedCitation" : "(Gagn\u00e9 et al., 2017b)", "manualFormatting" : "(Gagn\u00e9 et al., 2017a)", "plainTextFormattedCitation" : "(Gagn\u00e9 et al., 2017b)", "previouslyFormattedCitation" : "(Gagn\u00e9 et al., 2017b)" }, "properties" : { "noteIndex" : 0 }, "schema" : "https://github.com/citation-style-language/schema/raw/master/csl-citation.json" }</w:instrText>
        </w:r>
      </w:ins>
      <w:del w:id="2755" w:author="Robin Matthews" w:date="2021-06-16T17:34:00Z">
        <w:r w:rsidR="0022544F" w:rsidDel="006E0C96">
          <w:rPr>
            <w:color w:val="000000"/>
            <w:lang w:val="en-GB"/>
          </w:rPr>
          <w:delInstrText>ADDIN CSL_CITATION { "citationItems" : [ { "id" : "ITEM-1", "itemData" : { "DOI" : "10.1002/2017JD027038", "ISSN" : "2169897X", "abstract" :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"8", "16" ] ] }, "page" : "8071-8078", "title" : "Arctic sea ice response to the eruptions of Agung, El Chich\u00f3n, and Pinatubo", "translator" : [ { "dropping-particle" : "", "family" : "K5190", "given" : "", "non-dropping-particle" : "", "parse-names" : false, "suffix" : "" } ], "type" : "article-journal", "volume" : "122" }, "uris" : [ "http://www.mendeley.com/documents/?uuid=1a360aa1-4c54-4116-8f1b-8ef1b6571825", "http://www.mendeley.com/documents/?uuid=149d86cc-f92d-42b1-a43c-4a2c07601d57" ] } ], "mendeley" : { "formattedCitation" : "(Gagn\u00e9 et al., 2017b)", "plainTextFormattedCitation" : "(Gagn\u00e9 et al., 2017b)", "previouslyFormattedCitation" : "(Gagn\u00e9 et al., 2017b)" }, "properties" : { "noteIndex" : 0 }, "schema" : "https://github.com/citation-style-language/schema/raw/master/csl-citation.json" }</w:delInstrText>
        </w:r>
      </w:del>
      <w:r w:rsidRPr="003862D0">
        <w:rPr>
          <w:color w:val="000000"/>
          <w:lang w:val="en-GB"/>
        </w:rPr>
        <w:fldChar w:fldCharType="separate"/>
      </w:r>
      <w:r w:rsidR="00016735">
        <w:rPr>
          <w:noProof/>
          <w:color w:val="000000"/>
          <w:lang w:val="en-GB"/>
        </w:rPr>
        <w:t>(Gagné et al., 2017</w:t>
      </w:r>
      <w:ins w:id="2756" w:author="Robin Matthews" w:date="2021-06-16T17:34:00Z">
        <w:r w:rsidR="006E0C96">
          <w:rPr>
            <w:noProof/>
            <w:color w:val="000000"/>
            <w:lang w:val="en-GB"/>
          </w:rPr>
          <w:t>a</w:t>
        </w:r>
      </w:ins>
      <w:del w:id="2757" w:author="Robin Matthews" w:date="2021-06-16T17:34:00Z">
        <w:r w:rsidR="00016735" w:rsidDel="006E0C96">
          <w:rPr>
            <w:noProof/>
            <w:color w:val="000000"/>
            <w:lang w:val="en-GB"/>
          </w:rPr>
          <w:delText>b</w:delText>
        </w:r>
      </w:del>
      <w:r w:rsidR="00016735">
        <w:rPr>
          <w:noProof/>
          <w:color w:val="000000"/>
          <w:lang w:val="en-GB"/>
        </w:rPr>
        <w:t>)</w:t>
      </w:r>
      <w:r w:rsidRPr="003862D0">
        <w:rPr>
          <w:color w:val="000000"/>
          <w:lang w:val="en-GB"/>
        </w:rPr>
        <w:fldChar w:fldCharType="end"/>
      </w:r>
      <w:commentRangeEnd w:id="2753"/>
      <w:r w:rsidR="00016735">
        <w:rPr>
          <w:rStyle w:val="CommentReference"/>
        </w:rPr>
        <w:commentReference w:id="2753"/>
      </w:r>
      <w:r w:rsidRPr="003862D0">
        <w:rPr>
          <w:color w:val="000000"/>
          <w:lang w:val="en-GB"/>
        </w:rPr>
        <w:t>, and modelling indicates that sea</w:t>
      </w:r>
      <w:ins w:id="2758" w:author="Sara M Tuson" w:date="2021-07-17T14:40:00Z">
        <w:r w:rsidR="00AE1927">
          <w:rPr>
            <w:color w:val="000000"/>
            <w:lang w:val="en-GB"/>
          </w:rPr>
          <w:t xml:space="preserve"> </w:t>
        </w:r>
      </w:ins>
      <w:del w:id="2759" w:author="Sara M Tuson" w:date="2021-07-17T14:40:00Z">
        <w:r w:rsidRPr="003862D0" w:rsidDel="00AE1927">
          <w:rPr>
            <w:color w:val="000000"/>
            <w:lang w:val="en-GB"/>
          </w:rPr>
          <w:delText>-</w:delText>
        </w:r>
      </w:del>
      <w:r w:rsidRPr="003862D0">
        <w:rPr>
          <w:color w:val="000000"/>
          <w:lang w:val="en-GB"/>
        </w:rPr>
        <w:t xml:space="preserve">ice/ocean feedbacks can prolong cooling long after volcanic aerosols are removed </w:t>
      </w:r>
      <w:r w:rsidRPr="003862D0">
        <w:rPr>
          <w:color w:val="000000"/>
          <w:lang w:val="en-GB"/>
        </w:rPr>
        <w:fldChar w:fldCharType="begin" w:fldLock="1"/>
      </w:r>
      <w:r w:rsidR="00615634">
        <w:rPr>
          <w:color w:val="000000"/>
          <w:lang w:val="en-GB"/>
        </w:rPr>
        <w:instrText>ADDIN CSL_CITATION { "citationItems" : [ { "id" : "ITEM-1", "itemData" : { "DOI" : "10.1029/2011GL050168", "ISSN" : "00948276", "abstract" : "Northern Hemisphere summer temperatures over the past 8000 years have been paced by the slow decrease in summer insolation resulting from the precession of the equinoxes. However, the causes of superposed century-scale cold summer anomalies, of which the Little Ice Age (LIA) is the most extreme, remain debated, largely because the natural forcings are either weak or, in the case of volcanism, short lived. Here we present precisely dated records of ice-cap growth from Arctic Canada and Iceland showing that LIA summer cold and ice growth began abruptly between 1275 and 1300 AD, followed by a substantial intensification 1430-1455 AD. Intervals of sudden ice growth coincide with two of the most volcanically perturbed half centuries of the past millennium. A transient climate model simulation shows that explosive volcanism produces abrupt summer cooling at these times, and that cold summers can be maintained by sea-ice/ocean feedbacks long after volcanic aerosols are removed. Our results suggest that the onset of the LIA can be linked to an unusual 50-year-long episode with four large sulfur-rich explosive eruptions, each with global sulfate loading &gt;60 Tg. The persistence of cold summers is best explained by consequent sea-ice/ocean feedbacks during a hemispheric summer insolation minimum; large changes in solar irradiance are not required. Copyright 2012 by the American Geophysical Union.", "author" : [ { "dropping-particle" : "", "family" : "Miller", "given" : "Gifford H.", "non-dropping-particle" : "", "parse-names" : false, "suffix" : "" }, { "dropping-particle" : "", "family" : "Geirsd\u00f3ttir", "given" : "\u00c1slaug", "non-dropping-particle" : "", "parse-names" : false, "suffix" : "" }, { "dropping-particle" : "", "family" : "Zhong", "given" : "Yafang", "non-dropping-particle" : "", "parse-names" : false, "suffix" : "" }, { "dropping-particle" : "", "family" : "Larsen", "given" : "Darren J.", "non-dropping-particle" : "", "parse-names" : false, "suffix" : "" }, { "dropping-particle" : "", "family" : "Otto-Bliesner", "given" : "Bette L.", "non-dropping-particle" : "", "parse-names" : false, "suffix" : "" }, { "dropping-particle" : "", "family" : "Holland", "given" : "Marika M.", "non-dropping-particle" : "", "parse-names" : false, "suffix" : "" }, { "dropping-particle" : "", "family" : "Bailey", "given" : "David A.", "non-dropping-particle" : "", "parse-names" : false, "suffix" : "" }, { "dropping-particle" : "", "family" : "Refsnider", "given" : "Kurt A.", "non-dropping-particle" : "", "parse-names" : false, "suffix" : "" }, { "dropping-particle" : "", "family" : "Lehman", "given" : "Scott J.", "non-dropping-particle" : "", "parse-names" : false, "suffix" : "" }, { "dropping-particle" : "", "family" : "Southon", "given" : "John R.", "non-dropping-particle" : "", "parse-names" : false, "suffix" : "" }, { "dropping-particle" : "", "family" : "Anderson", "given" : "Chance", "non-dropping-particle" : "", "parse-names" : false, "suffix" : "" }, { "dropping-particle" : "", "family" : "Bj\u00f6rnsson", "given" : "Helgi", "non-dropping-particle" : "", "parse-names" : false, "suffix" : "" }, { "dropping-particle" : "", "family" : "Thordarson", "given" : "Thorvaldur", "non-dropping-particle" : "", "parse-names" : false, "suffix" : "" } ], "container-title" : "Geophysical Research Letters", "id" : "ITEM-1", "issue" : "2", "issued" : { "date-parts" : [ [ "2012" ] ] }, "page" : "1-5", "title" : "Abrupt onset of the Little Ice Age triggered by volcanism and sustained by sea-ice/ocean feedbacks", "translator" : [ { "dropping-particle" : "", "family" : "K5180", "given" : "", "non-dropping-particle" : "", "parse-names" : false, "suffix" : "" } ], "type" : "article-journal", "volume" : "39" }, "uris" : [ "http://www.mendeley.com/documents/?uuid=e2cdac8b-f740-48de-89d9-e4e5250b7c11", "http://www.mendeley.com/documents/?uuid=394ed24d-0a83-4d55-9dee-fb41b77d6ff8" ] } ], "mendeley" : { "formattedCitation" : "(Miller et al., 2012)", "plainTextFormattedCitation" : "(Miller et al., 2012)", "previouslyFormattedCitation" : "(Miller et al., 2012)" }, "properties" : { "noteIndex" : 0 }, "schema" : "https://github.com/citation-style-language/schema/raw/master/csl-citation.json" }</w:instrText>
      </w:r>
      <w:r w:rsidRPr="003862D0">
        <w:rPr>
          <w:color w:val="000000"/>
          <w:lang w:val="en-GB"/>
        </w:rPr>
        <w:fldChar w:fldCharType="separate"/>
      </w:r>
      <w:r w:rsidR="00016735">
        <w:rPr>
          <w:noProof/>
          <w:color w:val="000000"/>
          <w:lang w:val="en-GB"/>
        </w:rPr>
        <w:t>(Miller et al., 2012)</w:t>
      </w:r>
      <w:r w:rsidRPr="003862D0">
        <w:rPr>
          <w:color w:val="000000"/>
          <w:lang w:val="en-GB"/>
        </w:rPr>
        <w:fldChar w:fldCharType="end"/>
      </w:r>
      <w:r w:rsidRPr="003862D0">
        <w:rPr>
          <w:color w:val="000000"/>
          <w:lang w:val="en-GB"/>
        </w:rPr>
        <w:t>. On annual time</w:t>
      </w:r>
      <w:ins w:id="2760" w:author="Sara M Tuson" w:date="2021-07-15T20:32:00Z">
        <w:r w:rsidR="00367335">
          <w:rPr>
            <w:color w:val="000000"/>
            <w:lang w:val="en-GB"/>
          </w:rPr>
          <w:t xml:space="preserve"> </w:t>
        </w:r>
      </w:ins>
      <w:r w:rsidRPr="003862D0">
        <w:rPr>
          <w:color w:val="000000"/>
          <w:lang w:val="en-GB"/>
        </w:rPr>
        <w:t xml:space="preserve">scales, the </w:t>
      </w:r>
      <w:r w:rsidRPr="003862D0">
        <w:rPr>
          <w:b/>
          <w:color w:val="000000"/>
          <w:lang w:val="en-GB"/>
        </w:rPr>
        <w:t>ocean</w:t>
      </w:r>
      <w:r w:rsidRPr="003862D0">
        <w:rPr>
          <w:color w:val="000000"/>
          <w:lang w:val="en-GB"/>
        </w:rPr>
        <w:t xml:space="preserve"> buffers the atmospheric response to volcanic eruptions by storing the cooling in the ocean subsurface, then feeding it back to the atmosphere. Large eruptions affect ocean heat content and thermosteric sea level over decadal-to-centennial scales (Section 9.2.2.1).</w:t>
      </w:r>
    </w:p>
    <w:p w14:paraId="31A4C77D" w14:textId="77777777" w:rsidR="00E552EE" w:rsidRPr="003862D0" w:rsidRDefault="00E552EE" w:rsidP="00E552EE">
      <w:pPr>
        <w:shd w:val="clear" w:color="auto" w:fill="DEEAF6" w:themeFill="accent1" w:themeFillTint="33"/>
        <w:rPr>
          <w:color w:val="000000"/>
          <w:lang w:val="en-GB"/>
        </w:rPr>
      </w:pPr>
    </w:p>
    <w:p w14:paraId="1985D503" w14:textId="68062A10" w:rsidR="00E552EE" w:rsidRPr="00B71BA8" w:rsidRDefault="00E552EE" w:rsidP="00B71BA8">
      <w:pPr>
        <w:pStyle w:val="AR6BodyText"/>
        <w:shd w:val="clear" w:color="auto" w:fill="DEEAF6" w:themeFill="accent1" w:themeFillTint="33"/>
        <w:rPr>
          <w:b/>
          <w:bCs/>
          <w:color w:val="000000"/>
          <w:lang w:val="en-GB"/>
        </w:rPr>
      </w:pPr>
      <w:r w:rsidRPr="00B71BA8">
        <w:rPr>
          <w:b/>
          <w:bCs/>
          <w:color w:val="000000"/>
          <w:lang w:val="en-GB"/>
        </w:rPr>
        <w:t>Potential implications on 21</w:t>
      </w:r>
      <w:r w:rsidR="009D75EC" w:rsidRPr="00B71BA8">
        <w:rPr>
          <w:b/>
          <w:bCs/>
          <w:color w:val="000000"/>
          <w:lang w:val="en-GB"/>
        </w:rPr>
        <w:t>st</w:t>
      </w:r>
      <w:r w:rsidRPr="00B71BA8">
        <w:rPr>
          <w:b/>
          <w:bCs/>
          <w:color w:val="000000"/>
          <w:lang w:val="en-GB"/>
        </w:rPr>
        <w:t xml:space="preserve"> century projections</w:t>
      </w:r>
    </w:p>
    <w:p w14:paraId="3E499C52" w14:textId="77777777" w:rsidR="00E552EE" w:rsidRPr="003862D0" w:rsidRDefault="00E552EE" w:rsidP="00E552EE">
      <w:pPr>
        <w:shd w:val="clear" w:color="auto" w:fill="DEEAF6" w:themeFill="accent1" w:themeFillTint="33"/>
        <w:rPr>
          <w:b/>
          <w:color w:val="000000"/>
          <w:lang w:val="en-GB"/>
        </w:rPr>
      </w:pPr>
    </w:p>
    <w:p w14:paraId="28FED387" w14:textId="2D09D075" w:rsidR="00E552EE" w:rsidRPr="003862D0" w:rsidRDefault="00E552EE" w:rsidP="00E552EE">
      <w:pPr>
        <w:pStyle w:val="AR6BodyText"/>
        <w:shd w:val="clear" w:color="auto" w:fill="DEEAF6" w:themeFill="accent1" w:themeFillTint="33"/>
        <w:rPr>
          <w:lang w:val="en-GB"/>
        </w:rPr>
      </w:pPr>
      <w:r w:rsidRPr="003862D0">
        <w:rPr>
          <w:lang w:val="en-GB"/>
        </w:rPr>
        <w:lastRenderedPageBreak/>
        <w:t xml:space="preserve">Given the unpredictability of individual eruptions, volcanic forcing is prescribed as a constant background loading in CMIP6 models </w:t>
      </w:r>
      <w:r w:rsidRPr="003862D0">
        <w:rPr>
          <w:lang w:val="en-GB"/>
        </w:rPr>
        <w:fldChar w:fldCharType="begin" w:fldLock="1"/>
      </w:r>
      <w:r w:rsidR="00615634">
        <w:rPr>
          <w:lang w:val="en-GB"/>
        </w:rPr>
        <w:instrText>ADDIN CSL_CITATION { "citationItems" : [ { "id" : "ITEM-1", "itemData" : { "DOI" : "10.5194/gmd-9-1937-2016", "ISSN" : "1991-9603", "abstract" : "&lt;p&gt;&lt;p&gt;&lt;strong&gt;Abstract.&lt;/strong&gt;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(1)\u00a0a handful of common experiments, the DECK (Diagnostic, Evaluation and Characterization of Klima) and CMIP historical simulations (1850\u2013near present) that will maintain continuity and help document basic characteristics of models across different phases of CMIP; (2)\u00a0common standards, coordination, infrastructure, and documentation that will facilitate the distribution of model outputs and the characterization of the model ensemble; and (3)\u00a0an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&lt;br&gt;&lt;br&gt; &amp;amp;ndash; How does the Earth system respond to forcing?&lt;br&gt;&lt;br&gt; &amp;amp;ndash; What are the origins and consequences of systematic model biases? &lt;br&gt;&lt;br&gt; &amp;amp;ndash; How can we assess future climate changes given internal climate variability, predictability, and uncertainties in scenarios?&lt;br&gt;&lt;br&gt; This CMIP6 overview paper presents the background and rationale for the new structure of CMIP, provides a detailed description of the DECK and CMIP6 historical simulations, and includes a brief introduction to the 21\u00a0CMIP6-Endorsed MIPs.&lt;/p&gt;&lt;/p&gt;&lt;/p&gt;",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"K2728", "given" : "", "non-dropping-particle" : "", "parse-names" : false, "suffix" : "" } ], "type" : "article-journal", "volume" : "9" }, "uris" : [ "http://www.mendeley.com/documents/?uuid=cea17d16-40d4-3145-8056-2755c722d7ab" ] } ], "mendeley" : { "formattedCitation" : "(Eyring et al., 2016)", "plainTextFormattedCitation" : "(Eyring et al., 2016)", "previouslyFormattedCitation" : "(Eyring et al., 2016)" }, "properties" : { "noteIndex" : 0 }, "schema" : "https://github.com/citation-style-language/schema/raw/master/csl-citation.json" }</w:instrText>
      </w:r>
      <w:r w:rsidRPr="003862D0">
        <w:rPr>
          <w:lang w:val="en-GB"/>
        </w:rPr>
        <w:fldChar w:fldCharType="separate"/>
      </w:r>
      <w:r w:rsidR="00016735">
        <w:rPr>
          <w:noProof/>
          <w:lang w:val="en-GB"/>
        </w:rPr>
        <w:t>(Eyring et al., 2016)</w:t>
      </w:r>
      <w:r w:rsidRPr="003862D0">
        <w:rPr>
          <w:lang w:val="en-GB"/>
        </w:rPr>
        <w:fldChar w:fldCharType="end"/>
      </w:r>
      <w:r w:rsidRPr="003862D0">
        <w:rPr>
          <w:lang w:val="en-GB"/>
        </w:rPr>
        <w:t>. This means the effects of potential large volcanic eruptions are largely absent from model projections, and few studies have addressed the potential implications on 21</w:t>
      </w:r>
      <w:r w:rsidR="000D270B" w:rsidRPr="003862D0">
        <w:rPr>
          <w:lang w:val="en-GB"/>
        </w:rPr>
        <w:t>st</w:t>
      </w:r>
      <w:r w:rsidR="000C02E3" w:rsidRPr="003862D0">
        <w:rPr>
          <w:lang w:val="en-GB"/>
        </w:rPr>
        <w:t xml:space="preserve"> </w:t>
      </w:r>
      <w:r w:rsidRPr="003862D0">
        <w:rPr>
          <w:lang w:val="en-GB"/>
        </w:rPr>
        <w:t xml:space="preserve">century warming. One study considered future scenarios with hypothetical volcanic eruptions consistent with levels of </w:t>
      </w:r>
      <w:commentRangeStart w:id="2761"/>
      <w:r w:rsidRPr="003862D0">
        <w:rPr>
          <w:lang w:val="en-GB"/>
        </w:rPr>
        <w:t>CE</w:t>
      </w:r>
      <w:commentRangeEnd w:id="2761"/>
      <w:r w:rsidR="004C47C1">
        <w:rPr>
          <w:rStyle w:val="CommentReference"/>
        </w:rPr>
        <w:commentReference w:id="2761"/>
      </w:r>
      <w:r w:rsidRPr="003862D0">
        <w:rPr>
          <w:lang w:val="en-GB"/>
        </w:rPr>
        <w:t xml:space="preserve"> volcanic activity </w:t>
      </w:r>
      <w:r w:rsidR="001F0AEC">
        <w:rPr>
          <w:lang w:val="en-GB"/>
        </w:rPr>
        <w:fldChar w:fldCharType="begin" w:fldLock="1"/>
      </w:r>
      <w:r w:rsidR="00615634">
        <w:rPr>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instrText>
      </w:r>
      <w:r w:rsidR="001F0AEC">
        <w:rPr>
          <w:lang w:val="en-GB"/>
        </w:rPr>
        <w:fldChar w:fldCharType="separate"/>
      </w:r>
      <w:r w:rsidR="00016735">
        <w:rPr>
          <w:noProof/>
          <w:lang w:val="en-GB"/>
        </w:rPr>
        <w:t>(Bethke et al., 2017)</w:t>
      </w:r>
      <w:r w:rsidR="001F0AEC">
        <w:rPr>
          <w:lang w:val="en-GB"/>
        </w:rPr>
        <w:fldChar w:fldCharType="end"/>
      </w:r>
      <w:r w:rsidRPr="003862D0">
        <w:rPr>
          <w:lang w:val="en-GB"/>
        </w:rPr>
        <w:t xml:space="preserve"> under RCP4.5 and found that climate projections could be substantially altered (Cross</w:t>
      </w:r>
      <w:ins w:id="2762" w:author="Sara M Tuson" w:date="2021-07-20T15:05:00Z">
        <w:r w:rsidR="006B5824">
          <w:rPr>
            <w:lang w:val="en-GB"/>
          </w:rPr>
          <w:t>-</w:t>
        </w:r>
      </w:ins>
      <w:del w:id="2763" w:author="Sara M Tuson" w:date="2021-07-20T15:05:00Z">
        <w:r w:rsidRPr="003862D0" w:rsidDel="006B5824">
          <w:rPr>
            <w:lang w:val="en-GB"/>
          </w:rPr>
          <w:delText xml:space="preserve"> </w:delText>
        </w:r>
      </w:del>
      <w:r w:rsidRPr="003862D0">
        <w:rPr>
          <w:lang w:val="en-GB"/>
        </w:rPr>
        <w:t>Chapter Box 4.1</w:t>
      </w:r>
      <w:ins w:id="2764" w:author="Sara M Tuson" w:date="2021-07-20T15:05:00Z">
        <w:r w:rsidR="006B5824">
          <w:rPr>
            <w:lang w:val="en-GB"/>
          </w:rPr>
          <w:t>,</w:t>
        </w:r>
      </w:ins>
      <w:r w:rsidRPr="003862D0">
        <w:rPr>
          <w:lang w:val="en-GB"/>
        </w:rPr>
        <w:t xml:space="preserve"> Figure 1). Although temporary, close to pre-industrial level temperatures could be experienced globally for a few years after a 1257 Samalas-sized eruption. Several other key climate indicators are also changed substantially, consistent with evidence from past events. </w:t>
      </w:r>
      <w:r w:rsidR="00CA0381">
        <w:rPr>
          <w:lang w:val="en-GB"/>
        </w:rPr>
        <w:fldChar w:fldCharType="begin" w:fldLock="1"/>
      </w:r>
      <w:ins w:id="2765" w:author="Robin Matthews" w:date="2021-06-16T18:53:00Z">
        <w:r w:rsidR="000B57A5">
          <w:rPr>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"manualFormatting" : "Bethke et al. (2017)", "plainTextFormattedCitation" : "(Bethke et al., 2017)", "previouslyFormattedCitation" : "(Bethke et al., 2017)" }, "properties" : { "noteIndex" : 0 }, "schema" : "https://github.com/citation-style-language/schema/raw/master/csl-citation.json" }</w:instrText>
        </w:r>
      </w:ins>
      <w:del w:id="2766" w:author="Robin Matthews" w:date="2021-06-16T18:53:00Z">
        <w:r w:rsidR="00615634" w:rsidDel="000B57A5">
          <w:rPr>
            <w:lang w:val="en-GB"/>
          </w:rPr>
          <w:del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"plainTextFormattedCitation" : "(Bethke et al., 2017)", "previouslyFormattedCitation" : "(Bethke et al., 2017)" }, "properties" : { "noteIndex" : 0 }, "schema" : "https://github.com/citation-style-language/schema/raw/master/csl-citation.json" }</w:delInstrText>
        </w:r>
      </w:del>
      <w:r w:rsidR="00CA0381">
        <w:rPr>
          <w:lang w:val="en-GB"/>
        </w:rPr>
        <w:fldChar w:fldCharType="separate"/>
      </w:r>
      <w:del w:id="2767" w:author="Robin Matthews" w:date="2021-06-16T18:53:00Z">
        <w:r w:rsidR="00016735" w:rsidDel="000B57A5">
          <w:rPr>
            <w:noProof/>
            <w:lang w:val="en-GB"/>
          </w:rPr>
          <w:delText>(</w:delText>
        </w:r>
      </w:del>
      <w:r w:rsidR="00016735">
        <w:rPr>
          <w:noProof/>
          <w:lang w:val="en-GB"/>
        </w:rPr>
        <w:t>Bethke et al.</w:t>
      </w:r>
      <w:del w:id="2768" w:author="Robin Matthews" w:date="2021-06-16T18:53:00Z">
        <w:r w:rsidR="00016735" w:rsidDel="000B57A5">
          <w:rPr>
            <w:noProof/>
            <w:lang w:val="en-GB"/>
          </w:rPr>
          <w:delText>,</w:delText>
        </w:r>
      </w:del>
      <w:r w:rsidR="00016735">
        <w:rPr>
          <w:noProof/>
          <w:lang w:val="en-GB"/>
        </w:rPr>
        <w:t xml:space="preserve"> </w:t>
      </w:r>
      <w:ins w:id="2769" w:author="Robin Matthews" w:date="2021-06-16T18:53:00Z">
        <w:r w:rsidR="000B57A5">
          <w:rPr>
            <w:noProof/>
            <w:lang w:val="en-GB"/>
          </w:rPr>
          <w:t>(</w:t>
        </w:r>
      </w:ins>
      <w:r w:rsidR="00016735">
        <w:rPr>
          <w:noProof/>
          <w:lang w:val="en-GB"/>
        </w:rPr>
        <w:t>2017)</w:t>
      </w:r>
      <w:r w:rsidR="00CA0381">
        <w:rPr>
          <w:lang w:val="en-GB"/>
        </w:rPr>
        <w:fldChar w:fldCharType="end"/>
      </w:r>
      <w:r w:rsidRPr="003862D0">
        <w:rPr>
          <w:lang w:val="en-GB"/>
        </w:rPr>
        <w:t xml:space="preserve"> suggest that an eruption early in the 21st century could delay the timing of crossing 1.5°C global warming by several years. Clustered eruptions would have substantial impact upon GSAT evolution throughout the century (Cross-Chapter Box 4.1</w:t>
      </w:r>
      <w:ins w:id="2770" w:author="Sara M Tuson" w:date="2021-07-19T07:13:00Z">
        <w:r w:rsidR="00352B86">
          <w:rPr>
            <w:lang w:val="en-GB"/>
          </w:rPr>
          <w:t>,</w:t>
        </w:r>
      </w:ins>
      <w:r w:rsidRPr="003862D0">
        <w:rPr>
          <w:lang w:val="en-GB"/>
        </w:rPr>
        <w:t xml:space="preserve"> Figure 1), and could have far-reaching implications, as observed for past eruptions. For near-term response options, decadal prediction models can update 21</w:t>
      </w:r>
      <w:r w:rsidR="000D270B" w:rsidRPr="003862D0">
        <w:rPr>
          <w:lang w:val="en-GB"/>
        </w:rPr>
        <w:t>st</w:t>
      </w:r>
      <w:r w:rsidR="00DF0E2B">
        <w:rPr>
          <w:lang w:val="en-GB"/>
        </w:rPr>
        <w:t>-</w:t>
      </w:r>
      <w:r w:rsidRPr="003862D0">
        <w:rPr>
          <w:lang w:val="en-GB"/>
        </w:rPr>
        <w:t xml:space="preserve">century projections once a volcanic eruption occurs </w:t>
      </w:r>
      <w:r w:rsidRPr="003862D0">
        <w:rPr>
          <w:lang w:val="en-GB"/>
        </w:rPr>
        <w:fldChar w:fldCharType="begin" w:fldLock="1"/>
      </w:r>
      <w:r w:rsidR="00615634">
        <w:rPr>
          <w:lang w:val="en-GB"/>
        </w:rPr>
        <w:instrText>ADDIN CSL_CITATION { "citationItems" : [ { "id" : "ITEM-1", "itemData" : { "DOI" : "10.1002/2015GL067431", "ISSN" : "00948276", "author" : [ { "dropping-particle" : "", "family" : "Timmreck", "given" : "Claudia", "non-dropping-particle" : "", "parse-names" : false, "suffix" : "" }, { "dropping-particle" : "", "family" : "Pohlmann", "given" : "Holger", "non-dropping-particle" : "", "parse-names" : false, "suffix" : "" }, { "dropping-particle" : "", "family" : "Illing", "given" : "Sebastian", "non-dropping-particle" : "", "parse-names" : false, "suffix" : "" }, { "dropping-particle" : "", "family" : "Kadow", "given" : "Christopher", "non-dropping-particle" : "", "parse-names" : false, "suffix" : "" } ], "container-title" : "Geophysical Research Letters", "id" : "ITEM-1", "issue" : "2", "issued" : { "date-parts" : [ [ "2016", "1", "28" ] ] }, "page" : "834-842", "title" : "The impact of stratospheric volcanic aerosol on decadal-scale climate predictions", "translator" : [ { "dropping-particle" : "", "family" : "K2711", "given" : "", "non-dropping-particle" : "", "parse-names" : false, "suffix" : "" } ], "type" : "article-journal", "volume" : "43" }, "uris" : [ "http://www.mendeley.com/documents/?uuid=99012c0a-c25b-3f65-8ecd-150ba44c2782" ] } ], "mendeley" : { "formattedCitation" : "(Timmreck et al., 2016)", "plainTextFormattedCitation" : "(Timmreck et al., 2016)", "previouslyFormattedCitation" : "(Timmreck et al., 2016)" }, "properties" : { "noteIndex" : 0 }, "schema" : "https://github.com/citation-style-language/schema/raw/master/csl-citation.json" }</w:instrText>
      </w:r>
      <w:r w:rsidRPr="003862D0">
        <w:rPr>
          <w:lang w:val="en-GB"/>
        </w:rPr>
        <w:fldChar w:fldCharType="separate"/>
      </w:r>
      <w:r w:rsidR="00016735">
        <w:rPr>
          <w:noProof/>
          <w:lang w:val="en-GB"/>
        </w:rPr>
        <w:t>(Timmreck et al., 2016)</w:t>
      </w:r>
      <w:r w:rsidRPr="003862D0">
        <w:rPr>
          <w:lang w:val="en-GB"/>
        </w:rPr>
        <w:fldChar w:fldCharType="end"/>
      </w:r>
      <w:r w:rsidRPr="003862D0">
        <w:rPr>
          <w:lang w:val="en-GB"/>
        </w:rPr>
        <w:t>.</w:t>
      </w:r>
    </w:p>
    <w:p w14:paraId="53059E6F" w14:textId="77777777" w:rsidR="00E552EE" w:rsidRPr="003862D0" w:rsidRDefault="00E552EE" w:rsidP="00E552EE">
      <w:pPr>
        <w:shd w:val="clear" w:color="auto" w:fill="DEEAF6" w:themeFill="accent1" w:themeFillTint="33"/>
        <w:rPr>
          <w:color w:val="000000"/>
          <w:lang w:val="en-GB"/>
        </w:rPr>
      </w:pPr>
    </w:p>
    <w:p w14:paraId="199BF19A" w14:textId="77777777" w:rsidR="00E552EE" w:rsidRPr="00B71BA8" w:rsidRDefault="00E552EE" w:rsidP="00B71BA8">
      <w:pPr>
        <w:pStyle w:val="AR6BodyText"/>
        <w:shd w:val="clear" w:color="auto" w:fill="DEEAF6" w:themeFill="accent1" w:themeFillTint="33"/>
        <w:rPr>
          <w:b/>
          <w:bCs/>
          <w:color w:val="000000"/>
          <w:lang w:val="en-GB"/>
        </w:rPr>
      </w:pPr>
      <w:r w:rsidRPr="00B71BA8">
        <w:rPr>
          <w:b/>
          <w:bCs/>
          <w:color w:val="000000"/>
          <w:lang w:val="en-GB"/>
        </w:rPr>
        <w:t xml:space="preserve">Summary </w:t>
      </w:r>
    </w:p>
    <w:p w14:paraId="0E905C4B" w14:textId="77777777" w:rsidR="00E552EE" w:rsidRPr="003862D0" w:rsidRDefault="00E552EE" w:rsidP="00E552EE">
      <w:pPr>
        <w:shd w:val="clear" w:color="auto" w:fill="DEEAF6" w:themeFill="accent1" w:themeFillTint="33"/>
        <w:rPr>
          <w:color w:val="000000"/>
          <w:lang w:val="en-GB"/>
        </w:rPr>
      </w:pPr>
    </w:p>
    <w:p w14:paraId="53315753" w14:textId="5619D4FC" w:rsidR="00E552EE" w:rsidRPr="003862D0" w:rsidRDefault="00E552EE" w:rsidP="00E552EE">
      <w:pPr>
        <w:pStyle w:val="AR6BodyText"/>
        <w:shd w:val="clear" w:color="auto" w:fill="DEEAF6" w:themeFill="accent1" w:themeFillTint="33"/>
        <w:rPr>
          <w:lang w:val="en-GB"/>
        </w:rPr>
      </w:pPr>
      <w:r w:rsidRPr="003862D0">
        <w:rPr>
          <w:lang w:val="en-GB"/>
        </w:rPr>
        <w:t xml:space="preserve">It is </w:t>
      </w:r>
      <w:r w:rsidRPr="003862D0">
        <w:rPr>
          <w:i/>
          <w:lang w:val="en-GB"/>
        </w:rPr>
        <w:t>likely</w:t>
      </w:r>
      <w:r w:rsidRPr="003862D0">
        <w:rPr>
          <w:lang w:val="en-GB"/>
        </w:rPr>
        <w:t xml:space="preserve"> that at least one large eruption will occur during the 21st century. Such an eruption would reduce GSAT for several years, decrease global</w:t>
      </w:r>
      <w:del w:id="2771" w:author="Ian Blenkinsop" w:date="2021-07-26T18:25:00Z">
        <w:r w:rsidRPr="003862D0" w:rsidDel="00A7559D">
          <w:rPr>
            <w:lang w:val="en-GB"/>
          </w:rPr>
          <w:delText>-</w:delText>
        </w:r>
      </w:del>
      <w:ins w:id="2772" w:author="Ian Blenkinsop" w:date="2021-07-26T18:25:00Z">
        <w:r w:rsidR="00A7559D">
          <w:rPr>
            <w:lang w:val="en-GB"/>
          </w:rPr>
          <w:t xml:space="preserve"> </w:t>
        </w:r>
      </w:ins>
      <w:r w:rsidRPr="003862D0">
        <w:rPr>
          <w:lang w:val="en-GB"/>
        </w:rPr>
        <w:t>mean land precipitation, alter monsoon circulation, modify extreme precipitation, and change the profile of many regional climatic impact</w:t>
      </w:r>
      <w:r w:rsidR="004D176A" w:rsidRPr="003862D0">
        <w:rPr>
          <w:lang w:val="en-GB"/>
        </w:rPr>
        <w:t>-</w:t>
      </w:r>
      <w:r w:rsidRPr="003862D0">
        <w:rPr>
          <w:lang w:val="en-GB"/>
        </w:rPr>
        <w:t>drivers. A low</w:t>
      </w:r>
      <w:ins w:id="2773" w:author="Sara M Tuson" w:date="2021-07-19T20:13:00Z">
        <w:r w:rsidR="008F2E1D">
          <w:rPr>
            <w:lang w:val="en-GB"/>
          </w:rPr>
          <w:t>-</w:t>
        </w:r>
      </w:ins>
      <w:del w:id="2774" w:author="Sara M Tuson" w:date="2021-07-19T20:13:00Z">
        <w:r w:rsidRPr="003862D0" w:rsidDel="008F2E1D">
          <w:rPr>
            <w:lang w:val="en-GB"/>
          </w:rPr>
          <w:delText xml:space="preserve"> </w:delText>
        </w:r>
      </w:del>
      <w:r w:rsidRPr="003862D0">
        <w:rPr>
          <w:lang w:val="en-GB"/>
        </w:rPr>
        <w:t>likelihood</w:t>
      </w:r>
      <w:ins w:id="2775" w:author="Sara M Tuson" w:date="2021-07-19T20:12:00Z">
        <w:r w:rsidR="008F2E1D">
          <w:rPr>
            <w:lang w:val="en-GB"/>
          </w:rPr>
          <w:t>,</w:t>
        </w:r>
      </w:ins>
      <w:r w:rsidRPr="003862D0">
        <w:rPr>
          <w:lang w:val="en-GB"/>
        </w:rPr>
        <w:t xml:space="preserve"> high</w:t>
      </w:r>
      <w:ins w:id="2776" w:author="Sara M Tuson" w:date="2021-07-19T20:13:00Z">
        <w:r w:rsidR="008F2E1D">
          <w:rPr>
            <w:lang w:val="en-GB"/>
          </w:rPr>
          <w:t>-</w:t>
        </w:r>
      </w:ins>
      <w:del w:id="2777" w:author="Sara M Tuson" w:date="2021-07-19T20:13:00Z">
        <w:r w:rsidRPr="003862D0" w:rsidDel="008F2E1D">
          <w:rPr>
            <w:lang w:val="en-GB"/>
          </w:rPr>
          <w:delText xml:space="preserve"> </w:delText>
        </w:r>
      </w:del>
      <w:r w:rsidRPr="003862D0">
        <w:rPr>
          <w:lang w:val="en-GB"/>
        </w:rPr>
        <w:t>impact outcome would be several large eruptions that would greatly alter the 21st century climate trajectory compared to SSP-based ESM projections.</w:t>
      </w:r>
    </w:p>
    <w:p w14:paraId="26F00031" w14:textId="77777777" w:rsidR="00E552EE" w:rsidRPr="003862D0" w:rsidRDefault="00E552EE" w:rsidP="00E552EE">
      <w:pPr>
        <w:shd w:val="clear" w:color="auto" w:fill="DEEAF6" w:themeFill="accent1" w:themeFillTint="33"/>
        <w:rPr>
          <w:color w:val="000000"/>
          <w:lang w:val="en-GB"/>
        </w:rPr>
      </w:pPr>
    </w:p>
    <w:p w14:paraId="60442700" w14:textId="77777777" w:rsidR="00E552EE" w:rsidRPr="003862D0" w:rsidRDefault="00E552EE" w:rsidP="00E552EE">
      <w:pPr>
        <w:shd w:val="clear" w:color="auto" w:fill="DEEAF6" w:themeFill="accent1" w:themeFillTint="33"/>
        <w:rPr>
          <w:lang w:val="en-GB"/>
        </w:rPr>
      </w:pPr>
    </w:p>
    <w:p w14:paraId="3199049E"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[START CROSS-CHAPTER BOX 4.1, FIGURE 1 HERE]</w:t>
      </w:r>
    </w:p>
    <w:p w14:paraId="4421D703" w14:textId="77777777" w:rsidR="00E552EE" w:rsidRPr="003862D0" w:rsidRDefault="00E552EE" w:rsidP="000C3195">
      <w:pPr>
        <w:shd w:val="clear" w:color="auto" w:fill="DEEAF6" w:themeFill="accent1" w:themeFillTint="33"/>
        <w:rPr>
          <w:b/>
          <w:color w:val="000000"/>
          <w:lang w:val="en-GB"/>
        </w:rPr>
      </w:pPr>
    </w:p>
    <w:p w14:paraId="61425B30" w14:textId="72CFE43E" w:rsidR="00E552EE" w:rsidRPr="003862D0" w:rsidRDefault="00E552EE" w:rsidP="00E552EE">
      <w:pPr>
        <w:pStyle w:val="AR6BodyText"/>
        <w:shd w:val="clear" w:color="auto" w:fill="DEEAF6" w:themeFill="accent1" w:themeFillTint="33"/>
        <w:ind w:left="2409" w:hangingChars="1200" w:hanging="2409"/>
        <w:rPr>
          <w:sz w:val="20"/>
          <w:szCs w:val="20"/>
          <w:lang w:val="en-GB"/>
        </w:rPr>
      </w:pPr>
      <w:r w:rsidRPr="003862D0">
        <w:rPr>
          <w:b/>
          <w:sz w:val="20"/>
          <w:szCs w:val="20"/>
          <w:lang w:val="en-GB"/>
        </w:rPr>
        <w:t>Cross-Chapter Box 4.1, Figure 1:</w:t>
      </w:r>
      <w:r w:rsidRPr="003862D0">
        <w:rPr>
          <w:sz w:val="20"/>
          <w:szCs w:val="20"/>
          <w:lang w:val="en-GB"/>
        </w:rPr>
        <w:t xml:space="preserve"> </w:t>
      </w:r>
      <w:r w:rsidRPr="003862D0">
        <w:rPr>
          <w:b/>
          <w:bCs/>
          <w:sz w:val="20"/>
          <w:szCs w:val="20"/>
          <w:lang w:val="en-GB" w:eastAsia="en-US"/>
        </w:rPr>
        <w:t>Potential impact of volcanic eruption on future global temperature change.</w:t>
      </w:r>
      <w:r w:rsidRPr="003862D0">
        <w:rPr>
          <w:sz w:val="20"/>
          <w:szCs w:val="20"/>
          <w:lang w:val="en-GB" w:eastAsia="en-US"/>
        </w:rPr>
        <w:t xml:space="preserve"> </w:t>
      </w:r>
      <w:r w:rsidRPr="003862D0">
        <w:rPr>
          <w:sz w:val="20"/>
          <w:szCs w:val="20"/>
          <w:lang w:val="en-GB"/>
        </w:rPr>
        <w:t>CMIP5 projections of possible 21st-century futures under RCP4.5 after a 1257 Samalas magnitude volcanic eruption in 2044, from</w:t>
      </w:r>
      <w:r w:rsidR="00CA0381">
        <w:rPr>
          <w:sz w:val="20"/>
          <w:szCs w:val="20"/>
          <w:lang w:val="en-GB"/>
        </w:rPr>
        <w:t xml:space="preserve"> </w:t>
      </w:r>
      <w:r w:rsidR="00CA0381">
        <w:rPr>
          <w:sz w:val="20"/>
          <w:szCs w:val="20"/>
          <w:lang w:val="en-GB"/>
        </w:rPr>
        <w:fldChar w:fldCharType="begin" w:fldLock="1"/>
      </w:r>
      <w:r w:rsidR="00CD3B49">
        <w:rPr>
          <w:sz w:val="20"/>
          <w:szCs w:val="20"/>
          <w:lang w:val="en-GB"/>
        </w:rPr>
        <w:instrText>ADDIN CSL_CITATION { "citationItems" : [ { "id" : "ITEM-1", "itemData" : { "DOI" : "10.1038/nclimate3394", "ISSN" : "1758-678X", "abstract" : "Projections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 "author" : [ { "dropping-particle" : "", "family" : "Bethke", "given" : "Ingo", "non-dropping-particle" : "", "parse-names" : false, "suffix" : "" }, { "dropping-particle" : "", "family" : "Outten", "given" : "Stephen", "non-dropping-particle" : "", "parse-names" : false, "suffix" : "" }, { "dropping-particle" : "", "family" : "Otter\u00e5", "given" : "Odd Helge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"K4008", "given" : "", "non-dropping-particle" : "", "parse-names" : false, "suffix" : "" } ], "type" : "article-journal", "volume" : "7" }, "uris" : [ "http://www.mendeley.com/documents/?uuid=8c9548b1-834c-4a52-b853-606f3fa4a503" ] } ], "mendeley" : { "formattedCitation" : "(Bethke et al., 2017)", "manualFormatting" : "Bethke et al. (2017)", "plainTextFormattedCitation" : "(Bethke et al., 2017)", "previouslyFormattedCitation" : "(Bethke et al., 2017)" }, "properties" : { "noteIndex" : 0 }, "schema" : "https://github.com/citation-style-language/schema/raw/master/csl-citation.json" }</w:instrText>
      </w:r>
      <w:r w:rsidR="00CA0381">
        <w:rPr>
          <w:sz w:val="20"/>
          <w:szCs w:val="20"/>
          <w:lang w:val="en-GB"/>
        </w:rPr>
        <w:fldChar w:fldCharType="separate"/>
      </w:r>
      <w:del w:id="2778" w:author="Robin Matthews" w:date="2021-06-16T18:53:00Z">
        <w:r w:rsidR="00016735" w:rsidDel="000B57A5">
          <w:rPr>
            <w:noProof/>
            <w:sz w:val="20"/>
            <w:szCs w:val="20"/>
            <w:lang w:val="en-GB"/>
          </w:rPr>
          <w:delText>(</w:delText>
        </w:r>
      </w:del>
      <w:r w:rsidR="00016735">
        <w:rPr>
          <w:noProof/>
          <w:sz w:val="20"/>
          <w:szCs w:val="20"/>
          <w:lang w:val="en-GB"/>
        </w:rPr>
        <w:t>Bethke et al.</w:t>
      </w:r>
      <w:del w:id="2779" w:author="Robin Matthews" w:date="2021-06-16T18:53:00Z">
        <w:r w:rsidR="00016735" w:rsidDel="000B57A5">
          <w:rPr>
            <w:noProof/>
            <w:sz w:val="20"/>
            <w:szCs w:val="20"/>
            <w:lang w:val="en-GB"/>
          </w:rPr>
          <w:delText>,</w:delText>
        </w:r>
      </w:del>
      <w:r w:rsidR="00016735">
        <w:rPr>
          <w:noProof/>
          <w:sz w:val="20"/>
          <w:szCs w:val="20"/>
          <w:lang w:val="en-GB"/>
        </w:rPr>
        <w:t xml:space="preserve"> </w:t>
      </w:r>
      <w:ins w:id="2780" w:author="Robin Matthews" w:date="2021-06-16T18:53:00Z">
        <w:r w:rsidR="000B57A5">
          <w:rPr>
            <w:noProof/>
            <w:sz w:val="20"/>
            <w:szCs w:val="20"/>
            <w:lang w:val="en-GB"/>
          </w:rPr>
          <w:t>(</w:t>
        </w:r>
      </w:ins>
      <w:r w:rsidR="00016735">
        <w:rPr>
          <w:noProof/>
          <w:sz w:val="20"/>
          <w:szCs w:val="20"/>
          <w:lang w:val="en-GB"/>
        </w:rPr>
        <w:t>2017)</w:t>
      </w:r>
      <w:r w:rsidR="00CA0381">
        <w:rPr>
          <w:sz w:val="20"/>
          <w:szCs w:val="20"/>
          <w:lang w:val="en-GB"/>
        </w:rPr>
        <w:fldChar w:fldCharType="end"/>
      </w:r>
      <w:r w:rsidRPr="003862D0">
        <w:rPr>
          <w:color w:val="000000"/>
          <w:sz w:val="20"/>
          <w:szCs w:val="20"/>
          <w:lang w:val="en-GB"/>
        </w:rPr>
        <w:t xml:space="preserve">. </w:t>
      </w:r>
      <w:r w:rsidRPr="003862D0">
        <w:rPr>
          <w:sz w:val="20"/>
          <w:szCs w:val="20"/>
          <w:lang w:val="en-GB"/>
        </w:rPr>
        <w:t xml:space="preserve">a, Volcanic ERF of the most volcanically active ensemble member, estimated from SAOD. b, Annual-mean GSAT. Ensemble mean (solid) of future projections including volcanoes (blue) and excluding volcanoes (red) with 5–95% range (shading) and ensemble minima/maxima (dots); evolution of the most volcanically active member (black). Data created using a SMILE approach with NorESM1 in its CMIP5 configuration. See Section 2.2.2 and Section 4.4.4 for more details. </w:t>
      </w:r>
      <w:r w:rsidR="005F52E6" w:rsidRPr="00F63DA8">
        <w:rPr>
          <w:rFonts w:cs="Times New Roman"/>
          <w:sz w:val="20"/>
          <w:szCs w:val="20"/>
          <w:lang w:val="en-US"/>
        </w:rPr>
        <w:t>Further details on data sources and processing are available in the chapter data table (Table 4.SM.1).</w:t>
      </w:r>
    </w:p>
    <w:p w14:paraId="49B13D1E" w14:textId="77777777" w:rsidR="00E552EE" w:rsidRPr="003862D0" w:rsidRDefault="00E552EE" w:rsidP="00E552EE">
      <w:pPr>
        <w:shd w:val="clear" w:color="auto" w:fill="DEEAF6" w:themeFill="accent1" w:themeFillTint="33"/>
        <w:ind w:left="2200" w:hangingChars="1000" w:hanging="2200"/>
        <w:rPr>
          <w:color w:val="000000"/>
          <w:lang w:val="en-GB"/>
        </w:rPr>
      </w:pPr>
    </w:p>
    <w:p w14:paraId="2F828B54" w14:textId="77777777" w:rsidR="00E552EE" w:rsidRPr="00B71BA8" w:rsidRDefault="00E552EE" w:rsidP="00B71BA8">
      <w:pPr>
        <w:pStyle w:val="AR6BodyText"/>
        <w:shd w:val="clear" w:color="auto" w:fill="DEEAF6" w:themeFill="accent1" w:themeFillTint="33"/>
        <w:rPr>
          <w:b/>
          <w:bCs/>
          <w:lang w:val="en-GB"/>
        </w:rPr>
      </w:pPr>
      <w:r w:rsidRPr="00B71BA8">
        <w:rPr>
          <w:b/>
          <w:bCs/>
          <w:lang w:val="en-GB"/>
        </w:rPr>
        <w:t>[END CROSS-CHAPTER BOX 4.1, FIGURE 1 HERE]</w:t>
      </w:r>
    </w:p>
    <w:p w14:paraId="233F8492" w14:textId="697CB436" w:rsidR="00554AEE" w:rsidRPr="003862D0" w:rsidRDefault="00554AEE" w:rsidP="00CE2BC3">
      <w:pPr>
        <w:pStyle w:val="AR6BodyTextBold"/>
        <w:shd w:val="clear" w:color="auto" w:fill="DEEAF6" w:themeFill="accent1" w:themeFillTint="33"/>
        <w:rPr>
          <w:lang w:val="en-GB"/>
        </w:rPr>
      </w:pPr>
    </w:p>
    <w:p w14:paraId="5466E8E9" w14:textId="77777777" w:rsidR="001D649D" w:rsidRPr="003862D0" w:rsidRDefault="001D649D" w:rsidP="001D649D">
      <w:pPr>
        <w:rPr>
          <w:lang w:val="en-GB"/>
        </w:rPr>
      </w:pPr>
    </w:p>
    <w:p w14:paraId="7F7A4360" w14:textId="4BE771FF" w:rsidR="00EE50DA" w:rsidRPr="003862D0" w:rsidRDefault="00EE50DA" w:rsidP="00EE50DA">
      <w:pPr>
        <w:pStyle w:val="AR6BodyText"/>
        <w:rPr>
          <w:b/>
          <w:lang w:val="en-GB"/>
        </w:rPr>
      </w:pPr>
      <w:r w:rsidRPr="003862D0">
        <w:rPr>
          <w:b/>
          <w:lang w:val="en-GB"/>
        </w:rPr>
        <w:t>[END Cross-Chapter Box 4.1 HERE]</w:t>
      </w:r>
    </w:p>
    <w:p w14:paraId="7AEB05A2" w14:textId="561FED09" w:rsidR="00A804B3" w:rsidRPr="003862D0" w:rsidRDefault="00A804B3">
      <w:pPr>
        <w:rPr>
          <w:lang w:val="en-GB"/>
        </w:rPr>
      </w:pPr>
    </w:p>
    <w:p w14:paraId="6D018CF4" w14:textId="77777777" w:rsidR="00BC572A" w:rsidRPr="003862D0" w:rsidRDefault="00BC572A" w:rsidP="00BC572A">
      <w:pPr>
        <w:rPr>
          <w:lang w:val="en-GB"/>
        </w:rPr>
      </w:pPr>
    </w:p>
    <w:p w14:paraId="6F895D41" w14:textId="77777777" w:rsidR="00BC572A" w:rsidRPr="003862D0" w:rsidRDefault="00BC572A" w:rsidP="00BC572A">
      <w:pPr>
        <w:pStyle w:val="AR6Chap4Level141"/>
        <w:rPr>
          <w:lang w:val="en-GB"/>
        </w:rPr>
      </w:pPr>
      <w:bookmarkStart w:id="2781" w:name="_Ref5024167"/>
      <w:bookmarkStart w:id="2782" w:name="_Ref5286165"/>
      <w:bookmarkStart w:id="2783" w:name="_Toc5498096"/>
      <w:bookmarkStart w:id="2784" w:name="_Toc5498130"/>
      <w:bookmarkStart w:id="2785" w:name="_Toc5498419"/>
      <w:bookmarkStart w:id="2786" w:name="_Toc5498902"/>
      <w:bookmarkStart w:id="2787" w:name="_Toc5500954"/>
      <w:bookmarkStart w:id="2788" w:name="_Toc5778491"/>
      <w:bookmarkStart w:id="2789" w:name="_Toc29748280"/>
      <w:bookmarkStart w:id="2790" w:name="_Toc29748466"/>
      <w:bookmarkStart w:id="2791" w:name="_Toc29749219"/>
      <w:bookmarkStart w:id="2792" w:name="_Toc29751033"/>
      <w:bookmarkStart w:id="2793" w:name="_Toc33523296"/>
      <w:bookmarkStart w:id="2794" w:name="_Toc56878747"/>
      <w:bookmarkStart w:id="2795" w:name="_Toc56879168"/>
      <w:bookmarkStart w:id="2796" w:name="_Toc56879710"/>
      <w:bookmarkStart w:id="2797" w:name="_Toc56880376"/>
      <w:bookmarkStart w:id="2798" w:name="_Toc56880472"/>
      <w:bookmarkStart w:id="2799" w:name="_Toc56880542"/>
      <w:bookmarkStart w:id="2800" w:name="_Toc56880666"/>
      <w:bookmarkStart w:id="2801" w:name="_Toc56881940"/>
      <w:bookmarkStart w:id="2802" w:name="_Toc57156870"/>
      <w:bookmarkStart w:id="2803" w:name="_Toc65519598"/>
      <w:bookmarkStart w:id="2804" w:name="_Toc66099782"/>
      <w:bookmarkStart w:id="2805" w:name="_Toc66379312"/>
      <w:bookmarkStart w:id="2806" w:name="_Toc66466991"/>
      <w:bookmarkStart w:id="2807" w:name="_Toc66467275"/>
      <w:bookmarkStart w:id="2808" w:name="_Toc66574530"/>
      <w:bookmarkStart w:id="2809" w:name="_Toc66574701"/>
      <w:bookmarkStart w:id="2810" w:name="_Toc66646048"/>
      <w:bookmarkStart w:id="2811" w:name="_Toc69752518"/>
      <w:r w:rsidRPr="003862D0">
        <w:rPr>
          <w:lang w:val="en-GB"/>
        </w:rPr>
        <w:t xml:space="preserve">Mid- to Long-term Global Climate </w:t>
      </w:r>
      <w:bookmarkEnd w:id="2781"/>
      <w:r w:rsidRPr="003862D0">
        <w:rPr>
          <w:lang w:val="en-GB"/>
        </w:rPr>
        <w:t>Change</w:t>
      </w:r>
      <w:bookmarkStart w:id="2812" w:name="_Ref29550122"/>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r w:rsidRPr="003862D0">
        <w:rPr>
          <w:lang w:val="en-GB"/>
        </w:rPr>
        <w:t xml:space="preserve"> </w:t>
      </w:r>
      <w:bookmarkEnd w:id="2812"/>
    </w:p>
    <w:p w14:paraId="03CB871F" w14:textId="77777777" w:rsidR="00BC572A" w:rsidRPr="003862D0" w:rsidRDefault="00BC572A" w:rsidP="00BC572A">
      <w:pPr>
        <w:pStyle w:val="AR6BodyText"/>
        <w:rPr>
          <w:lang w:val="en-GB"/>
        </w:rPr>
      </w:pPr>
    </w:p>
    <w:p w14:paraId="320B5128" w14:textId="6FB405C2" w:rsidR="00BC572A" w:rsidRPr="003862D0" w:rsidRDefault="00BC572A" w:rsidP="00BC572A">
      <w:pPr>
        <w:pStyle w:val="AR6Chap4Level2411"/>
        <w:rPr>
          <w:lang w:val="en-GB"/>
        </w:rPr>
      </w:pPr>
      <w:bookmarkStart w:id="2813" w:name="_Toc5498097"/>
      <w:bookmarkStart w:id="2814" w:name="_Toc5498131"/>
      <w:bookmarkStart w:id="2815" w:name="_Toc5498420"/>
      <w:bookmarkStart w:id="2816" w:name="_Toc5498903"/>
      <w:bookmarkStart w:id="2817" w:name="_Toc5500955"/>
      <w:bookmarkStart w:id="2818" w:name="_Toc5778492"/>
      <w:bookmarkStart w:id="2819" w:name="_Ref29549303"/>
      <w:bookmarkStart w:id="2820" w:name="_Ref29558149"/>
      <w:bookmarkStart w:id="2821" w:name="_Ref29567145"/>
      <w:bookmarkStart w:id="2822" w:name="_Ref29567178"/>
      <w:bookmarkStart w:id="2823" w:name="_Ref29685021"/>
      <w:bookmarkStart w:id="2824" w:name="_Toc29748281"/>
      <w:bookmarkStart w:id="2825" w:name="_Toc29748467"/>
      <w:bookmarkStart w:id="2826" w:name="_Toc29749220"/>
      <w:bookmarkStart w:id="2827" w:name="_Toc29751034"/>
      <w:bookmarkStart w:id="2828" w:name="_Toc33523297"/>
      <w:bookmarkStart w:id="2829" w:name="_Toc56878748"/>
      <w:bookmarkStart w:id="2830" w:name="_Toc56879169"/>
      <w:bookmarkStart w:id="2831" w:name="_Toc56879711"/>
      <w:bookmarkStart w:id="2832" w:name="_Toc56880377"/>
      <w:bookmarkStart w:id="2833" w:name="_Toc56880473"/>
      <w:bookmarkStart w:id="2834" w:name="_Toc56880543"/>
      <w:bookmarkStart w:id="2835" w:name="_Toc56880667"/>
      <w:bookmarkStart w:id="2836" w:name="_Toc56881941"/>
      <w:bookmarkStart w:id="2837" w:name="_Toc57156871"/>
      <w:bookmarkStart w:id="2838" w:name="_Toc65519599"/>
      <w:bookmarkStart w:id="2839" w:name="_Toc66646049"/>
      <w:bookmarkStart w:id="2840" w:name="_Toc69752519"/>
      <w:bookmarkStart w:id="2841" w:name="_Toc66099783"/>
      <w:bookmarkStart w:id="2842" w:name="_Toc66379313"/>
      <w:bookmarkStart w:id="2843" w:name="_Toc66466992"/>
      <w:bookmarkStart w:id="2844" w:name="_Toc66467276"/>
      <w:bookmarkStart w:id="2845" w:name="_Toc66574531"/>
      <w:bookmarkStart w:id="2846" w:name="_Toc66574702"/>
      <w:r w:rsidRPr="003862D0">
        <w:rPr>
          <w:lang w:val="en-GB"/>
        </w:rPr>
        <w:t>Atmosphere</w:t>
      </w:r>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r w:rsidRPr="003862D0">
        <w:rPr>
          <w:lang w:val="en-GB"/>
        </w:rPr>
        <w:t xml:space="preserve"> </w:t>
      </w:r>
      <w:bookmarkEnd w:id="2841"/>
      <w:bookmarkEnd w:id="2842"/>
      <w:bookmarkEnd w:id="2843"/>
      <w:bookmarkEnd w:id="2844"/>
      <w:bookmarkEnd w:id="2845"/>
      <w:bookmarkEnd w:id="2846"/>
    </w:p>
    <w:p w14:paraId="77353B67" w14:textId="77777777" w:rsidR="00BC572A" w:rsidRPr="003862D0" w:rsidRDefault="00BC572A" w:rsidP="00BC572A">
      <w:pPr>
        <w:pStyle w:val="AR6BodyText"/>
        <w:rPr>
          <w:lang w:val="en-GB" w:eastAsia="en-US"/>
        </w:rPr>
      </w:pPr>
    </w:p>
    <w:p w14:paraId="5034D062" w14:textId="5C7EEAD0" w:rsidR="00BC572A" w:rsidRPr="003862D0" w:rsidRDefault="00BC572A" w:rsidP="00BC572A">
      <w:pPr>
        <w:pStyle w:val="AR6BodyText"/>
        <w:rPr>
          <w:lang w:val="en-GB"/>
        </w:rPr>
      </w:pPr>
      <w:r w:rsidRPr="003862D0">
        <w:rPr>
          <w:lang w:val="en-GB"/>
        </w:rPr>
        <w:t xml:space="preserve">This section assesses how the global atmospheric indicators </w:t>
      </w:r>
      <w:r w:rsidR="00101FD8" w:rsidRPr="003862D0">
        <w:rPr>
          <w:lang w:val="en-GB"/>
        </w:rPr>
        <w:t>assessed</w:t>
      </w:r>
      <w:r w:rsidRPr="003862D0">
        <w:rPr>
          <w:lang w:val="en-GB"/>
        </w:rPr>
        <w:t xml:space="preserve"> in Section </w:t>
      </w:r>
      <w:r w:rsidR="00FA6D4F" w:rsidRPr="003862D0">
        <w:rPr>
          <w:lang w:val="en-GB"/>
        </w:rPr>
        <w:t>4.3</w:t>
      </w:r>
      <w:r w:rsidRPr="003862D0">
        <w:rPr>
          <w:lang w:val="en-GB"/>
        </w:rPr>
        <w:t xml:space="preserve"> manifest themselves in large-scale spatial patterns of atmospheric change in the mid-term (</w:t>
      </w:r>
      <w:r w:rsidR="00CC41BA" w:rsidRPr="003862D0">
        <w:rPr>
          <w:lang w:val="en-GB"/>
        </w:rPr>
        <w:t>2041–2060</w:t>
      </w:r>
      <w:r w:rsidRPr="003862D0">
        <w:rPr>
          <w:lang w:val="en-GB"/>
        </w:rPr>
        <w:t>) and long</w:t>
      </w:r>
      <w:r w:rsidR="00CD1DDF" w:rsidRPr="003862D0">
        <w:rPr>
          <w:lang w:val="en-GB"/>
        </w:rPr>
        <w:t xml:space="preserve"> </w:t>
      </w:r>
      <w:r w:rsidRPr="003862D0">
        <w:rPr>
          <w:lang w:val="en-GB"/>
        </w:rPr>
        <w:t xml:space="preserve">term (2081–2100). The patterns of change in any given future period represent a combination of unforced internal variability and a forced response including their interaction </w:t>
      </w:r>
      <w:r w:rsidRPr="003862D0">
        <w:rPr>
          <w:lang w:val="en-GB"/>
        </w:rPr>
        <w:fldChar w:fldCharType="begin" w:fldLock="1"/>
      </w:r>
      <w:r w:rsidR="00615634">
        <w:rPr>
          <w:lang w:val="en-GB"/>
        </w:rPr>
        <w:instrText>ADDIN CSL_CITATION { "citationItems" : [ { "id" : "ITEM-1", "itemData" : { "DOI" : "10.1175/JCLI-D-15-0304.1", "ISSN" : "08948755", "abstract" : "AbstractThis study elucidates the physical 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 Model (CESM) at 1\u00b0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 trends: thermodynamic contributions are obtained as a residual. Internal circulation trends are estimated to account for approximately one-third of the observed wintertime warming trend over North America and more than half l...",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"issued" : { "date-parts" : [ [ "2016" ] ] }, "page" : "2237-2258", "title" : "Forced and internal components of winter air temperature trends over North America during the past 50 years: Mechanisms and implications", "translator" : [ { "dropping-particle" : "", "family" : "K3132", "given" : "", "non-dropping-particle" : "", "parse-names" : false, "suffix" : "" } ], "type" : "article-journal", "volume" : "29" }, "uris" : [ "http://www.mendeley.com/documents/?uuid=2c4b671e-8cd5-488d-85ce-b498a61816b6" ] } ], "mendeley" : { "formattedCitation" : "(Deser et al., 2016)", "plainTextFormattedCitation" : "(Deser et al., 2016)", "previouslyFormattedCitation" : "(Deser et al., 2016)" }, "properties" : { "noteIndex" : 0 }, "schema" : "https://github.com/citation-style-language/schema/raw/master/csl-citation.json" }</w:instrText>
      </w:r>
      <w:r w:rsidRPr="003862D0">
        <w:rPr>
          <w:lang w:val="en-GB"/>
        </w:rPr>
        <w:fldChar w:fldCharType="separate"/>
      </w:r>
      <w:r w:rsidR="00016735">
        <w:rPr>
          <w:noProof/>
          <w:lang w:val="en-GB"/>
        </w:rPr>
        <w:t>(Deser et al., 2016)</w:t>
      </w:r>
      <w:r w:rsidRPr="003862D0">
        <w:rPr>
          <w:lang w:val="en-GB"/>
        </w:rPr>
        <w:fldChar w:fldCharType="end"/>
      </w:r>
      <w:r w:rsidRPr="003862D0">
        <w:rPr>
          <w:lang w:val="en-GB"/>
        </w:rPr>
        <w:t>. The role of internal variability is much larger at the local to regional scale than in the global mean projections. We here assess multi-model mean patterns based on CMIP6 models without any weighting or emergent constraints</w:t>
      </w:r>
      <w:r w:rsidR="001E348D" w:rsidRPr="003862D0">
        <w:rPr>
          <w:lang w:val="en-GB"/>
        </w:rPr>
        <w:t>. The mean</w:t>
      </w:r>
      <w:r w:rsidRPr="003862D0">
        <w:rPr>
          <w:lang w:val="en-GB"/>
        </w:rPr>
        <w:t xml:space="preserve"> represent</w:t>
      </w:r>
      <w:r w:rsidR="001E348D" w:rsidRPr="003862D0">
        <w:rPr>
          <w:lang w:val="en-GB"/>
        </w:rPr>
        <w:t>s</w:t>
      </w:r>
      <w:r w:rsidRPr="003862D0">
        <w:rPr>
          <w:lang w:val="en-GB"/>
        </w:rPr>
        <w:t xml:space="preserve"> an estimate of the forced response</w:t>
      </w:r>
      <w:r w:rsidR="001E348D" w:rsidRPr="003862D0">
        <w:rPr>
          <w:lang w:val="en-GB"/>
        </w:rPr>
        <w:t xml:space="preserve"> and</w:t>
      </w:r>
      <w:r w:rsidRPr="003862D0">
        <w:rPr>
          <w:lang w:val="en-GB"/>
        </w:rPr>
        <w:t xml:space="preserve"> is a more homogeneous pattern than the 20-</w:t>
      </w:r>
      <w:r w:rsidR="001E348D" w:rsidRPr="003862D0">
        <w:rPr>
          <w:lang w:val="en-GB"/>
        </w:rPr>
        <w:t xml:space="preserve">year </w:t>
      </w:r>
      <w:r w:rsidRPr="003862D0">
        <w:rPr>
          <w:lang w:val="en-GB"/>
        </w:rPr>
        <w:t xml:space="preserve">mean change patterns in any individual model realization </w:t>
      </w:r>
      <w:r w:rsidRPr="003862D0">
        <w:rPr>
          <w:lang w:val="en-GB"/>
        </w:rPr>
        <w:fldChar w:fldCharType="begin" w:fldLock="1"/>
      </w:r>
      <w:r w:rsidR="00615634">
        <w:rPr>
          <w:lang w:val="en-GB"/>
        </w:rPr>
        <w:instrText>ADDIN CSL_CITATION { "citationItems" : [ { "id" : "ITEM-1",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"(Knutti et al., 2010)", "plainTextFormattedCitation" : "(Knutti et al., 2010)", "previouslyFormattedCitation" : "(Knutti et al., 2010)" }, "properties" : { "noteIndex" : 0 }, "schema" : "https://github.com/citation-style-language/schema/raw/master/csl-citation.json" }</w:instrText>
      </w:r>
      <w:r w:rsidRPr="003862D0">
        <w:rPr>
          <w:lang w:val="en-GB"/>
        </w:rPr>
        <w:fldChar w:fldCharType="separate"/>
      </w:r>
      <w:r w:rsidR="00016735">
        <w:rPr>
          <w:noProof/>
          <w:lang w:val="en-GB"/>
        </w:rPr>
        <w:t>(Knutti et al., 2010)</w:t>
      </w:r>
      <w:r w:rsidRPr="003862D0">
        <w:rPr>
          <w:lang w:val="en-GB"/>
        </w:rPr>
        <w:fldChar w:fldCharType="end"/>
      </w:r>
      <w:r w:rsidRPr="003862D0">
        <w:rPr>
          <w:lang w:val="en-GB"/>
        </w:rPr>
        <w:t xml:space="preserve">. </w:t>
      </w:r>
    </w:p>
    <w:p w14:paraId="152B2415" w14:textId="77777777" w:rsidR="00BC572A" w:rsidRPr="003862D0" w:rsidRDefault="00BC572A" w:rsidP="00BC572A">
      <w:pPr>
        <w:pStyle w:val="AR6BodyText"/>
        <w:rPr>
          <w:lang w:val="en-GB"/>
        </w:rPr>
      </w:pPr>
    </w:p>
    <w:p w14:paraId="40D72C55" w14:textId="77777777" w:rsidR="000C3195" w:rsidRPr="003862D0" w:rsidRDefault="000C3195" w:rsidP="00BC572A">
      <w:pPr>
        <w:pStyle w:val="AR6BodyText"/>
        <w:rPr>
          <w:lang w:val="en-GB"/>
        </w:rPr>
      </w:pPr>
    </w:p>
    <w:p w14:paraId="3314035C" w14:textId="77777777" w:rsidR="00BC572A" w:rsidRPr="003862D0" w:rsidRDefault="00BC572A" w:rsidP="00BC572A">
      <w:pPr>
        <w:pStyle w:val="AR6Chap4Level34111"/>
        <w:rPr>
          <w:lang w:val="en-GB"/>
        </w:rPr>
      </w:pPr>
      <w:bookmarkStart w:id="2847" w:name="_Ref5372928"/>
      <w:bookmarkStart w:id="2848" w:name="_Toc5778493"/>
      <w:bookmarkStart w:id="2849" w:name="_Toc33523298"/>
      <w:bookmarkStart w:id="2850" w:name="_Toc57156872"/>
      <w:bookmarkStart w:id="2851" w:name="_Toc66466993"/>
      <w:bookmarkStart w:id="2852" w:name="_Toc66467277"/>
      <w:bookmarkStart w:id="2853" w:name="_Toc66574532"/>
      <w:bookmarkStart w:id="2854" w:name="_Toc66574703"/>
      <w:bookmarkStart w:id="2855" w:name="_Toc66646050"/>
      <w:bookmarkStart w:id="2856" w:name="_Toc69752520"/>
      <w:bookmarkStart w:id="2857" w:name="_Ref5026283"/>
      <w:r w:rsidRPr="003862D0">
        <w:rPr>
          <w:lang w:val="en-GB"/>
        </w:rPr>
        <w:lastRenderedPageBreak/>
        <w:t>Near-Surface Air Temperature</w:t>
      </w:r>
      <w:bookmarkEnd w:id="2847"/>
      <w:bookmarkEnd w:id="2848"/>
      <w:bookmarkEnd w:id="2849"/>
      <w:bookmarkEnd w:id="2850"/>
      <w:bookmarkEnd w:id="2851"/>
      <w:bookmarkEnd w:id="2852"/>
      <w:bookmarkEnd w:id="2853"/>
      <w:bookmarkEnd w:id="2854"/>
      <w:bookmarkEnd w:id="2855"/>
      <w:bookmarkEnd w:id="2856"/>
      <w:r w:rsidRPr="003862D0">
        <w:rPr>
          <w:lang w:val="en-GB"/>
        </w:rPr>
        <w:t xml:space="preserve"> </w:t>
      </w:r>
      <w:bookmarkEnd w:id="2857"/>
    </w:p>
    <w:p w14:paraId="21D1B013" w14:textId="0D3B13BC" w:rsidR="00BC572A" w:rsidRPr="003862D0" w:rsidRDefault="00BC572A" w:rsidP="00BC572A">
      <w:pPr>
        <w:pStyle w:val="AR6BodyText"/>
        <w:rPr>
          <w:lang w:val="en-GB"/>
        </w:rPr>
      </w:pPr>
      <w:r w:rsidRPr="003862D0">
        <w:rPr>
          <w:lang w:val="en-GB"/>
        </w:rPr>
        <w:br/>
        <w:t>Patterns of near-surface air temperature changes show widespread warming by 2041–2060 and 2081–2100 (</w:t>
      </w:r>
      <w:r w:rsidR="00FA6D4F" w:rsidRPr="003862D0">
        <w:rPr>
          <w:lang w:val="en-GB"/>
        </w:rPr>
        <w:t>Figure 4.19</w:t>
      </w:r>
      <w:r w:rsidRPr="003862D0">
        <w:rPr>
          <w:lang w:val="en-GB"/>
        </w:rPr>
        <w:t xml:space="preserve">) for all SSPs </w:t>
      </w:r>
      <w:r w:rsidR="00A879F2" w:rsidRPr="003862D0">
        <w:rPr>
          <w:lang w:val="en-GB"/>
        </w:rPr>
        <w:t>relative</w:t>
      </w:r>
      <w:r w:rsidRPr="003862D0">
        <w:rPr>
          <w:lang w:val="en-GB"/>
        </w:rPr>
        <w:t xml:space="preserve"> to 1995–2014. The area fraction experiencing warming increases with the level of global mean warming. As GSAT continues to increase, it is </w:t>
      </w:r>
      <w:r w:rsidRPr="003862D0">
        <w:rPr>
          <w:i/>
          <w:lang w:val="en-GB"/>
        </w:rPr>
        <w:t>very likely</w:t>
      </w:r>
      <w:r w:rsidRPr="003862D0">
        <w:rPr>
          <w:lang w:val="en-GB"/>
        </w:rPr>
        <w:t xml:space="preserve"> that by the middle and the end of the 21st century most of the global land and ocean areas will be warmer than in 1995–2014 (</w:t>
      </w:r>
      <w:r w:rsidRPr="003862D0">
        <w:rPr>
          <w:i/>
          <w:lang w:val="en-GB"/>
        </w:rPr>
        <w:t>high confidence</w:t>
      </w:r>
      <w:ins w:id="2858" w:author="Sara M Tuson" w:date="2021-07-15T14:46:00Z">
        <w:r w:rsidR="00097141">
          <w:rPr>
            <w:lang w:val="en-GB"/>
          </w:rPr>
          <w:t xml:space="preserve">, </w:t>
        </w:r>
      </w:ins>
      <w:del w:id="2859" w:author="Sara M Tuson" w:date="2021-07-15T14:46:00Z">
        <w:r w:rsidRPr="003862D0" w:rsidDel="00097141">
          <w:rPr>
            <w:lang w:val="en-GB"/>
          </w:rPr>
          <w:delText>) (</w:delText>
        </w:r>
      </w:del>
      <w:del w:id="2860" w:author="Sara M Tuson" w:date="2021-07-15T14:45:00Z">
        <w:r w:rsidRPr="003862D0" w:rsidDel="00097141">
          <w:rPr>
            <w:lang w:val="en-GB"/>
          </w:rPr>
          <w:delText xml:space="preserve">see also </w:delText>
        </w:r>
      </w:del>
      <w:r w:rsidRPr="003862D0">
        <w:rPr>
          <w:lang w:val="en-GB"/>
        </w:rPr>
        <w:t xml:space="preserve">Section 4.3.1.1). </w:t>
      </w:r>
    </w:p>
    <w:p w14:paraId="045C7F9B" w14:textId="77777777" w:rsidR="00BC572A" w:rsidRPr="003862D0" w:rsidRDefault="00BC572A" w:rsidP="00BC572A">
      <w:pPr>
        <w:pStyle w:val="AR6BodyText"/>
        <w:rPr>
          <w:lang w:val="en-GB"/>
        </w:rPr>
      </w:pPr>
    </w:p>
    <w:p w14:paraId="6B980159" w14:textId="77777777" w:rsidR="00BC572A" w:rsidRPr="003862D0" w:rsidRDefault="00BC572A" w:rsidP="00BC572A">
      <w:pPr>
        <w:pStyle w:val="AR6BodyText"/>
        <w:rPr>
          <w:lang w:val="en-GB"/>
        </w:rPr>
      </w:pPr>
    </w:p>
    <w:p w14:paraId="41789B55" w14:textId="27D7705D" w:rsidR="00BC572A" w:rsidRPr="003862D0" w:rsidRDefault="00BC572A" w:rsidP="00BC572A">
      <w:pPr>
        <w:pStyle w:val="AR6BodyText"/>
        <w:rPr>
          <w:b/>
          <w:lang w:val="en-GB"/>
        </w:rPr>
      </w:pPr>
      <w:r w:rsidRPr="003862D0">
        <w:rPr>
          <w:b/>
          <w:lang w:val="en-GB"/>
        </w:rPr>
        <w:t>[START FIGURE 4.19 HERE]</w:t>
      </w:r>
    </w:p>
    <w:p w14:paraId="57850DC1" w14:textId="6D310C67" w:rsidR="00BC572A" w:rsidRPr="003862D0" w:rsidRDefault="00BC572A" w:rsidP="007A7BD8">
      <w:pPr>
        <w:pStyle w:val="AR6BodyText"/>
        <w:rPr>
          <w:lang w:val="en-GB" w:eastAsia="en-US"/>
        </w:rPr>
      </w:pPr>
    </w:p>
    <w:p w14:paraId="202C96BA" w14:textId="159DD687" w:rsidR="004A5E8C" w:rsidRPr="003862D0" w:rsidRDefault="00A879F2" w:rsidP="002634B2">
      <w:pPr>
        <w:pStyle w:val="AR6Chap4Figure"/>
        <w:rPr>
          <w:lang w:val="en-GB"/>
        </w:rPr>
      </w:pPr>
      <w:bookmarkStart w:id="2861" w:name="_Ref66525629"/>
      <w:bookmarkStart w:id="2862" w:name="_Ref3385848"/>
      <w:bookmarkStart w:id="2863" w:name="_Ref56858367"/>
      <w:r w:rsidRPr="003862D0">
        <w:rPr>
          <w:b/>
          <w:bCs/>
          <w:lang w:val="en-GB" w:eastAsia="en-US"/>
        </w:rPr>
        <w:t>M</w:t>
      </w:r>
      <w:r w:rsidR="001A1BBE" w:rsidRPr="003862D0">
        <w:rPr>
          <w:b/>
          <w:bCs/>
          <w:lang w:val="en-GB" w:eastAsia="en-US"/>
        </w:rPr>
        <w:t>id- and long-term change of annual mean surface temperature.</w:t>
      </w:r>
      <w:r w:rsidR="009206FA" w:rsidRPr="003862D0">
        <w:rPr>
          <w:lang w:val="en-GB" w:eastAsia="en-US"/>
        </w:rPr>
        <w:t xml:space="preserve"> </w:t>
      </w:r>
      <w:r w:rsidR="004A5E8C" w:rsidRPr="003862D0">
        <w:rPr>
          <w:lang w:val="en-GB" w:eastAsia="en-US"/>
        </w:rPr>
        <w:t xml:space="preserve">Displayed are projected spatial patterns of </w:t>
      </w:r>
      <w:r w:rsidR="004A5E8C" w:rsidRPr="003862D0">
        <w:rPr>
          <w:lang w:val="en-GB"/>
        </w:rPr>
        <w:t>m</w:t>
      </w:r>
      <w:r w:rsidR="009206FA" w:rsidRPr="003862D0">
        <w:rPr>
          <w:lang w:val="en-GB"/>
        </w:rPr>
        <w:t>ulti-model mean change in annual mean near-surface air temperature (</w:t>
      </w:r>
      <w:r w:rsidR="009206FA" w:rsidRPr="003862D0">
        <w:rPr>
          <w:lang w:val="en-GB" w:eastAsia="en-US"/>
        </w:rPr>
        <w:t>°C</w:t>
      </w:r>
      <w:r w:rsidR="009206FA" w:rsidRPr="003862D0">
        <w:rPr>
          <w:lang w:val="en-GB"/>
        </w:rPr>
        <w:t xml:space="preserve">) in 2041–2060 and 2081–2100 </w:t>
      </w:r>
      <w:r w:rsidR="004A5E8C" w:rsidRPr="003862D0">
        <w:rPr>
          <w:lang w:val="en-GB"/>
        </w:rPr>
        <w:t>relative to 1995–2014 for</w:t>
      </w:r>
      <w:r w:rsidR="009206FA" w:rsidRPr="003862D0">
        <w:rPr>
          <w:lang w:val="en-GB"/>
        </w:rPr>
        <w:t xml:space="preserve"> (top) SSP1-2.6 and (bottom) SSP3-7.0. </w:t>
      </w:r>
      <w:r w:rsidR="004A5E8C" w:rsidRPr="003862D0">
        <w:rPr>
          <w:lang w:val="en-GB"/>
        </w:rPr>
        <w:t xml:space="preserve">The number of models used is indicated in the top right of the maps. No overlay indicates regions where the change is robust and </w:t>
      </w:r>
      <w:r w:rsidR="004A5E8C" w:rsidRPr="003862D0">
        <w:rPr>
          <w:i/>
          <w:lang w:val="en-GB"/>
        </w:rPr>
        <w:t>likely</w:t>
      </w:r>
      <w:r w:rsidR="004A5E8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4A5E8C" w:rsidRPr="003862D0">
        <w:rPr>
          <w:lang w:val="en-GB" w:eastAsia="en-US"/>
        </w:rPr>
        <w:t xml:space="preserve">. </w:t>
      </w:r>
      <w:r w:rsidR="00903D51">
        <w:rPr>
          <w:lang w:val="en-GB" w:eastAsia="en-US"/>
        </w:rPr>
        <w:t xml:space="preserve">Diagonal lines </w:t>
      </w:r>
      <w:r w:rsidR="004A5E8C" w:rsidRPr="003862D0">
        <w:rPr>
          <w:lang w:val="en-GB" w:eastAsia="en-US"/>
        </w:rPr>
        <w:t>indicate regions with no change or no robust significant change, where fewer than 66% of the models show change greater than the internal-variability threshold. Cross</w:t>
      </w:r>
      <w:r w:rsidR="00903D51">
        <w:rPr>
          <w:lang w:val="en-GB" w:eastAsia="en-US"/>
        </w:rPr>
        <w:t>ed lines</w:t>
      </w:r>
      <w:r w:rsidR="004A5E8C"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9206FA" w:rsidRPr="003862D0">
        <w:rPr>
          <w:lang w:val="en-GB" w:eastAsia="en-US"/>
        </w:rPr>
        <w:t>.</w:t>
      </w:r>
      <w:bookmarkEnd w:id="2861"/>
      <w:bookmarkEnd w:id="2862"/>
      <w:bookmarkEnd w:id="2863"/>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167E2A79" w14:textId="77777777" w:rsidR="004A5E8C" w:rsidRPr="003862D0" w:rsidRDefault="004A5E8C" w:rsidP="00BC572A">
      <w:pPr>
        <w:pStyle w:val="AR6BodyText"/>
        <w:rPr>
          <w:lang w:val="en-GB"/>
        </w:rPr>
      </w:pPr>
    </w:p>
    <w:p w14:paraId="150A5C0F" w14:textId="7D727998" w:rsidR="00BC572A" w:rsidRPr="003862D0" w:rsidRDefault="00BC572A" w:rsidP="00BC572A">
      <w:pPr>
        <w:pStyle w:val="AR6BodyText"/>
        <w:rPr>
          <w:b/>
          <w:lang w:val="en-GB"/>
        </w:rPr>
      </w:pPr>
      <w:r w:rsidRPr="003862D0">
        <w:rPr>
          <w:b/>
          <w:lang w:val="en-GB"/>
        </w:rPr>
        <w:t>[END FIGURE 4.19 HERE]</w:t>
      </w:r>
    </w:p>
    <w:p w14:paraId="497A6EBC" w14:textId="77777777" w:rsidR="00BC572A" w:rsidRPr="003862D0" w:rsidRDefault="00BC572A" w:rsidP="00BC572A">
      <w:pPr>
        <w:pStyle w:val="AR6BodyText"/>
        <w:rPr>
          <w:lang w:val="en-GB"/>
        </w:rPr>
      </w:pPr>
    </w:p>
    <w:p w14:paraId="78F7007B" w14:textId="77777777" w:rsidR="00BC572A" w:rsidRPr="003862D0" w:rsidRDefault="00BC572A" w:rsidP="00BC572A">
      <w:pPr>
        <w:pStyle w:val="AR6BodyText"/>
        <w:rPr>
          <w:lang w:val="en-GB"/>
        </w:rPr>
      </w:pPr>
    </w:p>
    <w:p w14:paraId="36DA54E3" w14:textId="03D86CFD" w:rsidR="00BC572A" w:rsidRPr="003862D0" w:rsidRDefault="00BC572A" w:rsidP="00BC572A">
      <w:pPr>
        <w:pStyle w:val="AR6BodyText"/>
        <w:rPr>
          <w:lang w:val="en-GB" w:eastAsia="en-US"/>
        </w:rPr>
      </w:pPr>
      <w:r w:rsidRPr="003862D0">
        <w:rPr>
          <w:lang w:val="en-GB"/>
        </w:rPr>
        <w:t>The</w:t>
      </w:r>
      <w:r w:rsidRPr="003862D0">
        <w:rPr>
          <w:lang w:val="en-GB" w:eastAsia="en-US"/>
        </w:rPr>
        <w:t xml:space="preserve"> multi-model mean temperature change pattern (</w:t>
      </w:r>
      <w:r w:rsidR="00FA6D4F" w:rsidRPr="003862D0">
        <w:rPr>
          <w:lang w:val="en-GB"/>
        </w:rPr>
        <w:t>Figure 4.19</w:t>
      </w:r>
      <w:r w:rsidRPr="003862D0">
        <w:rPr>
          <w:lang w:val="en-GB" w:eastAsia="en-US"/>
        </w:rPr>
        <w:t>) shows some robust key characteristics that are independent of the time horizon and scenario, such as a land</w:t>
      </w:r>
      <w:ins w:id="2864" w:author="Sara M Tuson" w:date="2021-07-19T20:16:00Z">
        <w:r w:rsidR="008F2E1D" w:rsidRPr="00CD6877">
          <w:rPr>
            <w:color w:val="000000" w:themeColor="text1"/>
          </w:rPr>
          <w:t>–</w:t>
        </w:r>
      </w:ins>
      <w:del w:id="2865" w:author="Sara M Tuson" w:date="2021-07-19T20:16:00Z">
        <w:r w:rsidRPr="003862D0" w:rsidDel="008F2E1D">
          <w:rPr>
            <w:lang w:val="en-GB" w:eastAsia="en-US"/>
          </w:rPr>
          <w:delText>-</w:delText>
        </w:r>
      </w:del>
      <w:r w:rsidRPr="003862D0">
        <w:rPr>
          <w:lang w:val="en-GB" w:eastAsia="en-US"/>
        </w:rPr>
        <w:t>ocean warming contrast</w:t>
      </w:r>
      <w:r w:rsidR="00A879F2" w:rsidRPr="003862D0">
        <w:rPr>
          <w:lang w:val="en-GB" w:eastAsia="en-US"/>
        </w:rPr>
        <w:t>,</w:t>
      </w:r>
      <w:r w:rsidRPr="003862D0">
        <w:rPr>
          <w:lang w:val="en-GB" w:eastAsia="en-US"/>
        </w:rPr>
        <w:t xml:space="preserve"> amplified warming over the Arctic region</w:t>
      </w:r>
      <w:r w:rsidR="00A64D11" w:rsidRPr="003862D0">
        <w:rPr>
          <w:lang w:val="en-GB" w:eastAsia="en-US"/>
        </w:rPr>
        <w:t>,</w:t>
      </w:r>
      <w:r w:rsidRPr="003862D0">
        <w:rPr>
          <w:lang w:val="en-GB" w:eastAsia="en-US"/>
        </w:rPr>
        <w:t xml:space="preserve"> assessed below</w:t>
      </w:r>
      <w:r w:rsidR="00A879F2" w:rsidRPr="003862D0">
        <w:rPr>
          <w:lang w:val="en-GB" w:eastAsia="en-US"/>
        </w:rPr>
        <w:t>,</w:t>
      </w:r>
      <w:r w:rsidRPr="003862D0">
        <w:rPr>
          <w:lang w:val="en-GB" w:eastAsia="en-US"/>
        </w:rPr>
        <w:t xml:space="preserve"> or the comparatively small warming or even cooling in the North Atlantic </w:t>
      </w:r>
      <w:r w:rsidRPr="003862D0">
        <w:rPr>
          <w:lang w:val="en-GB"/>
        </w:rPr>
        <w:t>subpolar gyre (</w:t>
      </w:r>
      <w:del w:id="2866" w:author="Ian Blenkinsop" w:date="2021-07-27T11:59:00Z">
        <w:r w:rsidRPr="003862D0" w:rsidDel="00BB0F26">
          <w:rPr>
            <w:lang w:val="en-GB"/>
          </w:rPr>
          <w:delText xml:space="preserve">see </w:delText>
        </w:r>
      </w:del>
      <w:r w:rsidRPr="003862D0">
        <w:rPr>
          <w:lang w:val="en-GB"/>
        </w:rPr>
        <w:t>Section 9.2.1.1)</w:t>
      </w:r>
      <w:r w:rsidRPr="003862D0">
        <w:rPr>
          <w:lang w:val="en-GB" w:eastAsia="en-US"/>
        </w:rPr>
        <w:t xml:space="preserve">. </w:t>
      </w:r>
      <w:ins w:id="2867" w:author="Sara M Tuson" w:date="2021-07-19T20:31:00Z">
        <w:r w:rsidR="00CC7419">
          <w:rPr>
            <w:lang w:val="en-GB" w:eastAsia="en-US"/>
          </w:rPr>
          <w:t>F</w:t>
        </w:r>
        <w:r w:rsidR="00CC7419" w:rsidRPr="003862D0">
          <w:rPr>
            <w:lang w:val="en-GB" w:eastAsia="en-US"/>
          </w:rPr>
          <w:t>urthermore</w:t>
        </w:r>
        <w:r w:rsidR="00CC7419">
          <w:rPr>
            <w:lang w:val="en-GB" w:eastAsia="en-US"/>
          </w:rPr>
          <w:t>,</w:t>
        </w:r>
        <w:r w:rsidR="00CC7419" w:rsidRPr="003862D0">
          <w:rPr>
            <w:lang w:val="en-GB" w:eastAsia="en-US"/>
          </w:rPr>
          <w:t xml:space="preserve"> </w:t>
        </w:r>
        <w:r w:rsidR="00CC7419">
          <w:rPr>
            <w:lang w:val="en-GB" w:eastAsia="en-US"/>
          </w:rPr>
          <w:t>c</w:t>
        </w:r>
      </w:ins>
      <w:del w:id="2868" w:author="Sara M Tuson" w:date="2021-07-19T20:31:00Z">
        <w:r w:rsidRPr="003862D0" w:rsidDel="00CC7419">
          <w:rPr>
            <w:lang w:val="en-GB" w:eastAsia="en-US"/>
          </w:rPr>
          <w:delText>C</w:delText>
        </w:r>
      </w:del>
      <w:r w:rsidRPr="003862D0">
        <w:rPr>
          <w:lang w:val="en-GB" w:eastAsia="en-US"/>
        </w:rPr>
        <w:t xml:space="preserve">hanges in aerosol concentrations and land use and land management can </w:t>
      </w:r>
      <w:del w:id="2869" w:author="Sara M Tuson" w:date="2021-07-19T20:31:00Z">
        <w:r w:rsidRPr="003862D0" w:rsidDel="00CC7419">
          <w:rPr>
            <w:lang w:val="en-GB" w:eastAsia="en-US"/>
          </w:rPr>
          <w:delText xml:space="preserve">furthermore </w:delText>
        </w:r>
      </w:del>
      <w:r w:rsidRPr="003862D0">
        <w:rPr>
          <w:lang w:val="en-GB" w:eastAsia="en-US"/>
        </w:rPr>
        <w:t xml:space="preserve">have a direct imprint on the regional warming pattern </w:t>
      </w:r>
      <w:r w:rsidRPr="003862D0">
        <w:rPr>
          <w:lang w:val="en-GB" w:eastAsia="en-US"/>
        </w:rPr>
        <w:fldChar w:fldCharType="begin" w:fldLock="1"/>
      </w:r>
      <w:r w:rsidR="00615634">
        <w:rPr>
          <w:lang w:val="en-GB" w:eastAsia="en-US"/>
        </w:rPr>
        <w:instrText>ADDIN CSL_CITATION { "citationItems" : [ { "id" : "ITEM-1",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"K4237", "given" : "", "non-dropping-particle" : "", "parse-names" : false, "suffix" : "" } ], "type" : "article-journal", "volume" : "1" }, "uris" : [ "http://www.mendeley.com/documents/?uuid=384ac13d-0bc6-4f37-8361-1d695516caee", "http://www.mendeley.com/documents/?uuid=28df541b-7192-4b2f-a24a-fe7bd3354bf2" ] }, { "id" : "ITEM-2", "itemData" : { "DOI" : "10.1038/nclimate3250", "ISSN" : "1758-678X", "abstract" : "Following a land cover and land management change (LCMC), local surface temperature responds to both a change in available energy and a change in the way energy is redistributed by various non-radiative mechanisms. However, the extent to which non-radiative mechanisms contribute to the local direct temperature response for different types of LCMC across the world remains uncertain. Here, we combine extensive records of remote sensing and in situ observation to show that non-radiative mechanisms dominate the local response in most regions for eight of nine common LCMC perturbations. We find that forest cover gains lead to an annual cooling in all regions south of the upper conterminous United States, northern Europe, and Siberia - reinforcing the attractiveness of re-/afforestation as a local mitigation and adaptation measure in these regions. Our results affirm the importance of accounting for non-radiative mechanisms when evaluating local land-based mitigation or adaptation policies.", "author" : [ { "dropping-particle" : "", "family" : "Bright", "given" : "Ryan M.", "non-dropping-particle" : "", "parse-names" : false, "suffix" : "" }, { "dropping-particle" : "", "family" : "Davin", "given" : "Edouard", "non-dropping-particle" : "", "parse-names" : false, "suffix" : "" }, { "dropping-particle" : "", "family" : "O\u2019Halloran", "given" : "Thomas", "non-dropping-particle" : "", "parse-names" : false, "suffix" : "" }, { "dropping-particle" : "", "family" : "Pongratz", "given" : "Julia", "non-dropping-particle" : "", "parse-names" : false, "suffix" : "" }, { "dropping-particle" : "", "family" : "Zhao", "given" : "Kaiguang", "non-dropping-particle" : "", "parse-names" : false, "suffix" : "" }, { "dropping-particle" : "", "family" : "Cescatti", "given" : "Alessandro", "non-dropping-particle" : "", "parse-names" : false, "suffix" : "" } ], "container-title" : "Nature Climate Change", "id" : "ITEM-2", "issue" : "4", "issued" : { "date-parts" : [ [ "2017", "4", "27" ] ] }, "page" : "296-302", "title" : "Local temperature response to land cover and management change driven by non-radiative processes", "translator" : [ { "dropping-particle" : "", "family" : "K4236", "given" : "", "non-dropping-particle" : "", "parse-names" : false, "suffix" : "" } ], "type" : "article-journal", "volume" : "7" }, "uris" : [ "http://www.mendeley.com/documents/?uuid=b0c5aaa7-cb6b-4348-af05-4f62e4edcca1", "http://www.mendeley.com/documents/?uuid=bbe7f6ff-6b6c-473c-b7de-803ae3389e13", "http://www.mendeley.com/documents/?uuid=08257932-30c5-4775-8eff-398d0acbaaa6" ] } ], "mendeley" : { "formattedCitation" : "(Bright et al., 2017; Kasoar et al., 2018)", "plainTextFormattedCitation" : "(Bright et al., 2017; Kasoar et al., 2018)", "previouslyFormattedCitation" : "(Bright et al., 2017; Kasoar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(Bright et al., 2017; Kasoar et al., 2018)</w:t>
      </w:r>
      <w:r w:rsidRPr="003862D0">
        <w:rPr>
          <w:lang w:val="en-GB" w:eastAsia="en-US"/>
        </w:rPr>
        <w:fldChar w:fldCharType="end"/>
      </w:r>
      <w:r w:rsidRPr="003862D0">
        <w:rPr>
          <w:lang w:val="en-GB" w:eastAsia="en-US"/>
        </w:rPr>
        <w:t xml:space="preserve">. Note that the global average of the pattern shown in </w:t>
      </w:r>
      <w:r w:rsidR="00FA6D4F" w:rsidRPr="003862D0">
        <w:rPr>
          <w:lang w:val="en-GB" w:eastAsia="en-US"/>
        </w:rPr>
        <w:t>Figure 4.19</w:t>
      </w:r>
      <w:r w:rsidR="003C07C7" w:rsidRPr="003862D0">
        <w:rPr>
          <w:lang w:val="en-GB" w:eastAsia="en-US"/>
        </w:rPr>
        <w:t xml:space="preserve"> </w:t>
      </w:r>
      <w:r w:rsidRPr="003862D0">
        <w:rPr>
          <w:lang w:val="en-GB"/>
        </w:rPr>
        <w:t>correspond</w:t>
      </w:r>
      <w:r w:rsidR="003C07C7" w:rsidRPr="003862D0">
        <w:rPr>
          <w:lang w:val="en-GB"/>
        </w:rPr>
        <w:t>s</w:t>
      </w:r>
      <w:r w:rsidRPr="003862D0">
        <w:rPr>
          <w:lang w:val="en-GB"/>
        </w:rPr>
        <w:t xml:space="preserve"> to</w:t>
      </w:r>
      <w:r w:rsidRPr="003862D0">
        <w:rPr>
          <w:lang w:val="en-GB" w:eastAsia="en-US"/>
        </w:rPr>
        <w:t xml:space="preserve"> CMIP6 multi-model mean GSAT warming (</w:t>
      </w:r>
      <w:del w:id="2870" w:author="Ian Blenkinsop" w:date="2021-07-27T12:01:00Z">
        <w:r w:rsidRPr="003862D0" w:rsidDel="0006528B">
          <w:rPr>
            <w:lang w:val="en-GB" w:eastAsia="en-US"/>
          </w:rPr>
          <w:delText xml:space="preserve">see </w:delText>
        </w:r>
      </w:del>
      <w:r w:rsidRPr="003862D0">
        <w:rPr>
          <w:lang w:val="en-GB" w:eastAsia="en-US"/>
        </w:rPr>
        <w:t xml:space="preserve">Section </w:t>
      </w:r>
      <w:r w:rsidR="00FA6D4F" w:rsidRPr="003862D0">
        <w:rPr>
          <w:lang w:val="en-GB" w:eastAsia="en-US"/>
        </w:rPr>
        <w:t>4.3.1</w:t>
      </w:r>
      <w:r w:rsidRPr="003862D0">
        <w:rPr>
          <w:lang w:val="en-GB" w:eastAsia="en-US"/>
        </w:rPr>
        <w:t xml:space="preserve">) and </w:t>
      </w:r>
      <w:r w:rsidR="003C07C7" w:rsidRPr="003862D0">
        <w:rPr>
          <w:lang w:val="en-GB" w:eastAsia="en-US"/>
        </w:rPr>
        <w:t xml:space="preserve">is </w:t>
      </w:r>
      <w:r w:rsidR="009206FA" w:rsidRPr="003862D0">
        <w:rPr>
          <w:lang w:val="en-GB" w:eastAsia="en-US"/>
        </w:rPr>
        <w:t xml:space="preserve">thus </w:t>
      </w:r>
      <w:r w:rsidR="003C07C7" w:rsidRPr="003862D0">
        <w:rPr>
          <w:lang w:val="en-GB" w:eastAsia="en-US"/>
        </w:rPr>
        <w:t>somewhat warmer</w:t>
      </w:r>
      <w:r w:rsidR="009206FA" w:rsidRPr="003862D0">
        <w:rPr>
          <w:lang w:val="en-GB" w:eastAsia="en-US"/>
        </w:rPr>
        <w:t xml:space="preserve"> than the warming pattern consistent with the </w:t>
      </w:r>
      <w:r w:rsidR="00CB6D08" w:rsidRPr="003862D0">
        <w:rPr>
          <w:lang w:val="en-GB" w:eastAsia="en-US"/>
        </w:rPr>
        <w:t xml:space="preserve">central </w:t>
      </w:r>
      <w:r w:rsidR="009206FA" w:rsidRPr="003862D0">
        <w:rPr>
          <w:lang w:val="en-GB" w:eastAsia="en-US"/>
        </w:rPr>
        <w:t xml:space="preserve">estimate of the GSAT range assessed in Section </w:t>
      </w:r>
      <w:r w:rsidR="00FA6D4F" w:rsidRPr="003862D0">
        <w:rPr>
          <w:lang w:val="en-GB" w:eastAsia="en-US"/>
        </w:rPr>
        <w:t>4.3.4</w:t>
      </w:r>
      <w:r w:rsidR="009206FA" w:rsidRPr="003862D0">
        <w:rPr>
          <w:lang w:val="en-GB" w:eastAsia="en-US"/>
        </w:rPr>
        <w:t>.</w:t>
      </w:r>
      <w:r w:rsidRPr="003862D0">
        <w:rPr>
          <w:lang w:val="en-GB" w:eastAsia="en-US"/>
        </w:rPr>
        <w:t xml:space="preserve"> Since the regional mean warming scales well with global warming levels independent of the emission scenario (</w:t>
      </w:r>
      <w:del w:id="2871" w:author="Ian Blenkinsop" w:date="2021-07-27T11:59:00Z">
        <w:r w:rsidRPr="003862D0" w:rsidDel="00BB0F26">
          <w:rPr>
            <w:lang w:val="en-GB" w:eastAsia="en-US"/>
          </w:rPr>
          <w:delText xml:space="preserve">see </w:delText>
        </w:r>
      </w:del>
      <w:r w:rsidRPr="003862D0">
        <w:rPr>
          <w:lang w:val="en-GB" w:eastAsia="en-US"/>
        </w:rPr>
        <w:t xml:space="preserve">Section </w:t>
      </w:r>
      <w:r w:rsidR="00FA6D4F" w:rsidRPr="003862D0">
        <w:rPr>
          <w:lang w:val="en-GB" w:eastAsia="en-US"/>
        </w:rPr>
        <w:t>4.2.4</w:t>
      </w:r>
      <w:r w:rsidRPr="003862D0">
        <w:rPr>
          <w:lang w:val="en-GB" w:eastAsia="en-US"/>
        </w:rPr>
        <w:t xml:space="preserve">), the key characteristics of the spatial pattern assessed here are largely independent of the difference between CMIP6 multi-model </w:t>
      </w:r>
      <w:r w:rsidR="00CB6D08" w:rsidRPr="003862D0">
        <w:rPr>
          <w:lang w:val="en-GB" w:eastAsia="en-US"/>
        </w:rPr>
        <w:t xml:space="preserve">global </w:t>
      </w:r>
      <w:r w:rsidRPr="003862D0">
        <w:rPr>
          <w:lang w:val="en-GB" w:eastAsia="en-US"/>
        </w:rPr>
        <w:t xml:space="preserve">mean and assessed </w:t>
      </w:r>
      <w:r w:rsidR="00CB6D08" w:rsidRPr="003862D0">
        <w:rPr>
          <w:lang w:val="en-GB" w:eastAsia="en-US"/>
        </w:rPr>
        <w:t>global GSAT change</w:t>
      </w:r>
      <w:r w:rsidRPr="003862D0">
        <w:rPr>
          <w:lang w:val="en-GB" w:eastAsia="en-US"/>
        </w:rPr>
        <w:t>.</w:t>
      </w:r>
    </w:p>
    <w:p w14:paraId="70F75903" w14:textId="77777777" w:rsidR="00BC572A" w:rsidRPr="003862D0" w:rsidRDefault="00BC572A" w:rsidP="00BC572A">
      <w:pPr>
        <w:pStyle w:val="AR6BodyText"/>
        <w:rPr>
          <w:lang w:val="en-GB"/>
        </w:rPr>
      </w:pPr>
    </w:p>
    <w:p w14:paraId="5C1EAC0B" w14:textId="13C6B816" w:rsidR="00BC572A" w:rsidRPr="003862D0" w:rsidRDefault="00BC572A">
      <w:pPr>
        <w:pStyle w:val="AR6Chap4Level441111"/>
        <w:pPrChange w:id="2872" w:author="Tom Maycock" w:date="2021-09-07T09:48:00Z">
          <w:pPr>
            <w:pStyle w:val="AR6BodyText"/>
          </w:pPr>
        </w:pPrChange>
      </w:pPr>
      <w:commentRangeStart w:id="2873"/>
      <w:commentRangeStart w:id="2874"/>
      <w:r w:rsidRPr="003862D0">
        <w:t>L</w:t>
      </w:r>
      <w:commentRangeEnd w:id="2873"/>
      <w:r w:rsidR="00CB3383">
        <w:rPr>
          <w:rStyle w:val="CommentReference"/>
        </w:rPr>
        <w:commentReference w:id="2873"/>
      </w:r>
      <w:commentRangeEnd w:id="2874"/>
      <w:r w:rsidR="005A51EF">
        <w:rPr>
          <w:rStyle w:val="CommentReference"/>
        </w:rPr>
        <w:commentReference w:id="2874"/>
      </w:r>
      <w:r w:rsidRPr="003862D0">
        <w:t>and</w:t>
      </w:r>
      <w:r w:rsidR="005C43D8" w:rsidRPr="003862D0">
        <w:t>–</w:t>
      </w:r>
      <w:del w:id="2875" w:author="Ian Blenkinsop" w:date="2021-07-27T17:28:00Z">
        <w:r w:rsidRPr="003862D0" w:rsidDel="00043854">
          <w:delText xml:space="preserve">Ocean </w:delText>
        </w:r>
      </w:del>
      <w:ins w:id="2876" w:author="Ian Blenkinsop" w:date="2021-07-27T17:28:00Z">
        <w:r w:rsidR="00043854">
          <w:t>o</w:t>
        </w:r>
        <w:r w:rsidR="00043854" w:rsidRPr="003862D0">
          <w:t xml:space="preserve">cean </w:t>
        </w:r>
      </w:ins>
      <w:del w:id="2877" w:author="Ian Blenkinsop" w:date="2021-07-27T17:28:00Z">
        <w:r w:rsidRPr="003862D0" w:rsidDel="00043854">
          <w:delText xml:space="preserve">Warming </w:delText>
        </w:r>
      </w:del>
      <w:ins w:id="2878" w:author="Ian Blenkinsop" w:date="2021-07-27T17:28:00Z">
        <w:r w:rsidR="00043854">
          <w:t>w</w:t>
        </w:r>
        <w:r w:rsidR="00043854" w:rsidRPr="003862D0">
          <w:t xml:space="preserve">arming </w:t>
        </w:r>
      </w:ins>
      <w:del w:id="2879" w:author="Ian Blenkinsop" w:date="2021-07-27T17:28:00Z">
        <w:r w:rsidRPr="003862D0" w:rsidDel="00043854">
          <w:delText>Contrast</w:delText>
        </w:r>
      </w:del>
      <w:ins w:id="2880" w:author="Ian Blenkinsop" w:date="2021-07-27T17:28:00Z">
        <w:r w:rsidR="00043854">
          <w:t>c</w:t>
        </w:r>
        <w:r w:rsidR="00043854" w:rsidRPr="003862D0">
          <w:t>ontrast</w:t>
        </w:r>
      </w:ins>
    </w:p>
    <w:p w14:paraId="1FBB07D3" w14:textId="687F84FF" w:rsidR="00BC572A" w:rsidRPr="003862D0" w:rsidRDefault="00BC572A" w:rsidP="00BC572A">
      <w:pPr>
        <w:pStyle w:val="AR6BodyText"/>
        <w:rPr>
          <w:lang w:val="en-GB" w:eastAsia="en-US"/>
        </w:rPr>
      </w:pPr>
      <w:r w:rsidRPr="003862D0">
        <w:rPr>
          <w:lang w:val="en-GB" w:eastAsia="en-US"/>
        </w:rPr>
        <w:t xml:space="preserve">It is </w:t>
      </w:r>
      <w:r w:rsidRPr="003862D0">
        <w:rPr>
          <w:i/>
          <w:lang w:val="en-GB" w:eastAsia="en-US"/>
        </w:rPr>
        <w:t>virtually certain</w:t>
      </w:r>
      <w:r w:rsidRPr="003862D0">
        <w:rPr>
          <w:lang w:val="en-GB" w:eastAsia="en-US"/>
        </w:rPr>
        <w:t xml:space="preserve"> that </w:t>
      </w:r>
      <w:r w:rsidR="0006267D" w:rsidRPr="003862D0">
        <w:rPr>
          <w:lang w:val="en-GB" w:eastAsia="en-US"/>
        </w:rPr>
        <w:t xml:space="preserve">future </w:t>
      </w:r>
      <w:r w:rsidRPr="003862D0">
        <w:rPr>
          <w:lang w:val="en-GB" w:eastAsia="en-US"/>
        </w:rPr>
        <w:t xml:space="preserve">average warming </w:t>
      </w:r>
      <w:r w:rsidRPr="003862D0">
        <w:rPr>
          <w:lang w:val="en-GB"/>
        </w:rPr>
        <w:t>will be higher over land than over the ocean.</w:t>
      </w:r>
      <w:ins w:id="2881" w:author="Sara M Tuson" w:date="2021-07-16T15:40:00Z">
        <w:r w:rsidR="00251F60">
          <w:rPr>
            <w:lang w:val="en-GB"/>
          </w:rPr>
          <w:t xml:space="preserve"> </w:t>
        </w:r>
      </w:ins>
      <w:ins w:id="2882" w:author="Ian Blenkinsop" w:date="2021-07-27T11:59:00Z">
        <w:r w:rsidR="00BB0F26" w:rsidRPr="003862D0">
          <w:rPr>
            <w:lang w:val="en-GB"/>
          </w:rPr>
          <w:t>Section 2.2.1</w:t>
        </w:r>
      </w:ins>
      <w:ins w:id="2883" w:author="Ian Blenkinsop" w:date="2021-07-27T12:00:00Z">
        <w:r w:rsidR="00CB3383">
          <w:rPr>
            <w:lang w:val="en-GB"/>
          </w:rPr>
          <w:t xml:space="preserve"> </w:t>
        </w:r>
        <w:r w:rsidR="00BB0F26">
          <w:rPr>
            <w:lang w:val="en-GB"/>
          </w:rPr>
          <w:t>of</w:t>
        </w:r>
      </w:ins>
      <w:ins w:id="2884" w:author="Sara M Tuson" w:date="2021-07-16T15:40:00Z">
        <w:del w:id="2885" w:author="Ian Blenkinsop" w:date="2021-07-27T11:59:00Z">
          <w:r w:rsidR="00251F60" w:rsidDel="00BB0F26">
            <w:rPr>
              <w:lang w:val="en-GB"/>
            </w:rPr>
            <w:delText>The</w:delText>
          </w:r>
        </w:del>
      </w:ins>
      <w:r w:rsidRPr="003862D0">
        <w:rPr>
          <w:lang w:val="en-GB"/>
        </w:rPr>
        <w:t xml:space="preserve"> </w:t>
      </w:r>
      <w:commentRangeStart w:id="2886"/>
      <w:r w:rsidR="00321B9D" w:rsidRPr="003862D0">
        <w:rPr>
          <w:lang w:val="en-GB"/>
        </w:rPr>
        <w:t>SRCCL</w:t>
      </w:r>
      <w:del w:id="2887" w:author="Ian Blenkinsop" w:date="2021-07-27T12:00:00Z">
        <w:r w:rsidR="001F224E" w:rsidRPr="003862D0" w:rsidDel="00BB0F26">
          <w:rPr>
            <w:lang w:val="en-GB"/>
          </w:rPr>
          <w:delText>,</w:delText>
        </w:r>
      </w:del>
      <w:r w:rsidR="001F224E" w:rsidRPr="003862D0">
        <w:rPr>
          <w:lang w:val="en-GB"/>
        </w:rPr>
        <w:t xml:space="preserve"> </w:t>
      </w:r>
      <w:ins w:id="2888" w:author="Ian Blenkinsop" w:date="2021-07-27T11:59:00Z">
        <w:r w:rsidR="00BB0F26">
          <w:rPr>
            <w:lang w:val="en-GB"/>
          </w:rPr>
          <w:t>(</w:t>
        </w:r>
      </w:ins>
      <w:del w:id="2889" w:author="Ian Blenkinsop" w:date="2021-07-27T11:59:00Z">
        <w:r w:rsidR="001F224E" w:rsidRPr="003862D0" w:rsidDel="00BB0F26">
          <w:rPr>
            <w:lang w:val="en-GB"/>
          </w:rPr>
          <w:delText>Section 2.</w:delText>
        </w:r>
        <w:r w:rsidR="0097612A" w:rsidRPr="003862D0" w:rsidDel="00BB0F26">
          <w:rPr>
            <w:lang w:val="en-GB"/>
          </w:rPr>
          <w:delText>2</w:delText>
        </w:r>
        <w:r w:rsidR="001F224E" w:rsidRPr="003862D0" w:rsidDel="00BB0F26">
          <w:rPr>
            <w:lang w:val="en-GB"/>
          </w:rPr>
          <w:delText>.1</w:delText>
        </w:r>
      </w:del>
      <w:del w:id="2890" w:author="Ian Blenkinsop" w:date="2021-07-27T12:00:00Z">
        <w:r w:rsidR="001F224E" w:rsidRPr="003862D0" w:rsidDel="00BB0F26">
          <w:rPr>
            <w:lang w:val="en-GB"/>
          </w:rPr>
          <w:delText xml:space="preserve"> </w:delText>
        </w:r>
      </w:del>
      <w:commentRangeStart w:id="2891"/>
      <w:r w:rsidR="0097612A" w:rsidRPr="003862D0">
        <w:rPr>
          <w:lang w:val="en-GB"/>
        </w:rPr>
        <w:fldChar w:fldCharType="begin" w:fldLock="1"/>
      </w:r>
      <w:r w:rsidR="00CD3B49">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"Noblet-Ducoudr\u00e9", "given" : "N.", "non-dropping-particle" : "De",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"K5172", "given" : "Rt13", "non-dropping-particle" : "", "parse-names" : false, "suffix" : "" } ], "type" : "chapter" }, "uris" : [ "http://www.mendeley.com/documents/?uuid=3c63bded-e29e-4207-a0b8-db7bb3a98d39" ] } ], "mendeley" : { "formattedCitation" : "(Jia et al., 2019b)", "manualFormatting" : "G. Jia et al. 2019)", "plainTextFormattedCitation" : "(Jia et al., 2019b)", "previouslyFormattedCitation" : "(Jia et al., 2019b)" }, "properties" : { "noteIndex" : 0 }, "schema" : "https://github.com/citation-style-language/schema/raw/master/csl-citation.json" }</w:instrText>
      </w:r>
      <w:r w:rsidR="0097612A" w:rsidRPr="003862D0">
        <w:rPr>
          <w:lang w:val="en-GB"/>
        </w:rPr>
        <w:fldChar w:fldCharType="separate"/>
      </w:r>
      <w:del w:id="2892" w:author="Robin Matthews" w:date="2021-06-16T18:54:00Z">
        <w:r w:rsidR="00016735" w:rsidDel="000B57A5">
          <w:rPr>
            <w:noProof/>
            <w:lang w:val="en-GB"/>
          </w:rPr>
          <w:delText>(</w:delText>
        </w:r>
      </w:del>
      <w:ins w:id="2893" w:author="Robin Matthews" w:date="2021-06-16T17:35:00Z">
        <w:r w:rsidR="006E0C96">
          <w:rPr>
            <w:noProof/>
            <w:lang w:val="en-GB"/>
          </w:rPr>
          <w:t xml:space="preserve">G. </w:t>
        </w:r>
      </w:ins>
      <w:r w:rsidR="00016735">
        <w:rPr>
          <w:noProof/>
          <w:lang w:val="en-GB"/>
        </w:rPr>
        <w:t>Jia et al.</w:t>
      </w:r>
      <w:del w:id="2894" w:author="Robin Matthews" w:date="2021-06-16T18:54:00Z">
        <w:r w:rsidR="00016735" w:rsidDel="000B57A5">
          <w:rPr>
            <w:noProof/>
            <w:lang w:val="en-GB"/>
          </w:rPr>
          <w:delText>,</w:delText>
        </w:r>
      </w:del>
      <w:r w:rsidR="00016735">
        <w:rPr>
          <w:noProof/>
          <w:lang w:val="en-GB"/>
        </w:rPr>
        <w:t xml:space="preserve"> </w:t>
      </w:r>
      <w:ins w:id="2895" w:author="Robin Matthews" w:date="2021-06-16T18:54:00Z">
        <w:del w:id="2896" w:author="Ian Blenkinsop" w:date="2021-07-27T12:00:00Z">
          <w:r w:rsidR="000B57A5" w:rsidDel="00BB0F26">
            <w:rPr>
              <w:noProof/>
              <w:lang w:val="en-GB"/>
            </w:rPr>
            <w:delText>(</w:delText>
          </w:r>
        </w:del>
      </w:ins>
      <w:r w:rsidR="00016735">
        <w:rPr>
          <w:noProof/>
          <w:lang w:val="en-GB"/>
        </w:rPr>
        <w:t>2019</w:t>
      </w:r>
      <w:del w:id="2897" w:author="Robin Matthews" w:date="2021-06-16T17:35:00Z">
        <w:r w:rsidR="00016735" w:rsidDel="006E0C96">
          <w:rPr>
            <w:noProof/>
            <w:lang w:val="en-GB"/>
          </w:rPr>
          <w:delText>b</w:delText>
        </w:r>
      </w:del>
      <w:r w:rsidR="00016735">
        <w:rPr>
          <w:noProof/>
          <w:lang w:val="en-GB"/>
        </w:rPr>
        <w:t>)</w:t>
      </w:r>
      <w:r w:rsidR="0097612A" w:rsidRPr="003862D0">
        <w:rPr>
          <w:lang w:val="en-GB"/>
        </w:rPr>
        <w:fldChar w:fldCharType="end"/>
      </w:r>
      <w:commentRangeEnd w:id="2891"/>
      <w:r w:rsidR="00016735">
        <w:rPr>
          <w:rStyle w:val="CommentReference"/>
        </w:rPr>
        <w:commentReference w:id="2891"/>
      </w:r>
      <w:r w:rsidR="0097612A" w:rsidRPr="003862D0">
        <w:rPr>
          <w:lang w:val="en-GB"/>
        </w:rPr>
        <w:t xml:space="preserve"> </w:t>
      </w:r>
      <w:commentRangeEnd w:id="2886"/>
      <w:r w:rsidR="000B57A5">
        <w:rPr>
          <w:rStyle w:val="CommentReference"/>
        </w:rPr>
        <w:commentReference w:id="2886"/>
      </w:r>
      <w:r w:rsidRPr="003862D0">
        <w:rPr>
          <w:lang w:val="en-GB"/>
        </w:rPr>
        <w:t xml:space="preserve">assessed </w:t>
      </w:r>
      <w:r w:rsidR="0006267D" w:rsidRPr="003862D0">
        <w:rPr>
          <w:lang w:val="en-GB"/>
        </w:rPr>
        <w:t xml:space="preserve">that it </w:t>
      </w:r>
      <w:r w:rsidR="00257443" w:rsidRPr="003862D0">
        <w:rPr>
          <w:lang w:val="en-GB"/>
        </w:rPr>
        <w:t xml:space="preserve">is </w:t>
      </w:r>
      <w:r w:rsidR="0006267D" w:rsidRPr="003862D0">
        <w:rPr>
          <w:lang w:val="en-GB"/>
        </w:rPr>
        <w:t>certain</w:t>
      </w:r>
      <w:r w:rsidRPr="003862D0">
        <w:rPr>
          <w:lang w:val="en-GB"/>
        </w:rPr>
        <w:t xml:space="preserve"> that land temperatures have increased more than global mean temperatures since the pre-industrial period. This so-called land</w:t>
      </w:r>
      <w:ins w:id="2898" w:author="Sara M Tuson" w:date="2021-07-19T20:17:00Z">
        <w:r w:rsidR="008F2E1D" w:rsidRPr="008F2E1D">
          <w:rPr>
            <w:lang w:val="en-GB"/>
          </w:rPr>
          <w:t>–</w:t>
        </w:r>
      </w:ins>
      <w:del w:id="2899" w:author="Sara M Tuson" w:date="2021-07-19T20:17:00Z">
        <w:r w:rsidRPr="003862D0" w:rsidDel="008F2E1D">
          <w:rPr>
            <w:lang w:val="en-GB"/>
          </w:rPr>
          <w:delText>-</w:delText>
        </w:r>
      </w:del>
      <w:r w:rsidRPr="003862D0">
        <w:rPr>
          <w:lang w:val="en-GB"/>
        </w:rPr>
        <w:t xml:space="preserve">ocean warming contrast is a striking feature of observed trends </w:t>
      </w:r>
      <w:r w:rsidRPr="003862D0">
        <w:rPr>
          <w:lang w:val="en-GB"/>
        </w:rPr>
        <w:fldChar w:fldCharType="begin" w:fldLock="1"/>
      </w:r>
      <w:r w:rsidR="00615634">
        <w:rPr>
          <w:lang w:val="en-GB"/>
        </w:rPr>
        <w:instrText>ADDIN CSL_CITATION { "citationItems" : [ { "id" : "ITEM-1", "itemData" : { "DOI" : "10.1029/2007GL029755", "ISSN" : "00948276", "author" : [ { "dropping-particle" : "", "family" : "Lambert", "given" : "F Hugo", "non-dropping-particle" : "", "parse-names" : false, "suffix" : "" }, { "dropping-particle" : "", "family" : "Chiang", "given" : "John C H", "non-dropping-particle" : "", "parse-names" : false, "suffix" : "" } ], "container-title" : "Geophysical Research Letters", "id" : "ITEM-1", "issue" : "13", "issued" : { "date-parts" : [ [ "2007", "7", "16" ] ] }, "note" : "L13704", "page" : "L13704", "title" : "Control of land-ocean temperature contrast by ocean heat uptake", "translator" : [ { "dropping-particle" : "", "family" : "K3261", "given" : "", "non-dropping-particle" : "", "parse-names" : false, "suffix" : "" } ], "type" : "article-journal", "volume" : "34" }, "uris" : [ "http://www.mendeley.com/documents/?uuid=7509ddbc-fe55-4b01-956f-76d78b9a14bb" ] }, { "id" : "ITEM-2",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"ITEM-2",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"(Lambert and Chiang, 2007; Byrne and O\u2019Gorman, 2018)", "plainTextFormattedCitation" : "(Lambert and Chiang, 2007; Byrne and O\u2019Gorman, 2018)", "previouslyFormattedCitation" : "(Lambert and Chiang, 2007; Byrne and O\u2019Gorman, 2018)" }, "properties" : { "noteIndex" : 0 }, "schema" : "https://github.com/citation-style-language/schema/raw/master/csl-citation.json" }</w:instrText>
      </w:r>
      <w:r w:rsidRPr="003862D0">
        <w:rPr>
          <w:lang w:val="en-GB"/>
        </w:rPr>
        <w:fldChar w:fldCharType="separate"/>
      </w:r>
      <w:r w:rsidR="00016735">
        <w:rPr>
          <w:noProof/>
          <w:lang w:val="en-GB"/>
        </w:rPr>
        <w:t>(Lambert and Chiang, 2007; Byrne and O’Gorman, 2018)</w:t>
      </w:r>
      <w:r w:rsidRPr="003862D0">
        <w:rPr>
          <w:lang w:val="en-GB"/>
        </w:rPr>
        <w:fldChar w:fldCharType="end"/>
      </w:r>
      <w:r w:rsidRPr="003862D0">
        <w:rPr>
          <w:lang w:val="en-GB"/>
        </w:rPr>
        <w:t xml:space="preserve"> and projected changes in surface-air temperature </w:t>
      </w:r>
      <w:r w:rsidRPr="003862D0">
        <w:rPr>
          <w:lang w:val="en-GB"/>
        </w:rPr>
        <w:fldChar w:fldCharType="begin" w:fldLock="1"/>
      </w:r>
      <w:r w:rsidR="004B7E49">
        <w:rPr>
          <w:lang w:val="en-GB"/>
        </w:rPr>
        <w:instrText>ADDIN CSL_CITATION { "citationItems" : [ { "id" : "ITEM-1", "itemData" : { "DOI" : "10.1029/2006GL028164", "ISSN" : "0094-8276",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"note" : "L02701", "page" : "L02701", "title" : "Land/sea warming ratio in response to climate change: IPCC AR4 model results and comparison with observations", "translator" : [ { "dropping-particle" : "", "family" : "K3487", "given" : "", "non-dropping-particle" : "", "parse-names" : false, "suffix" : "" } ], "type" : "article-journal", "volume" : "34" }, "uris" : [ "http://www.mendeley.com/documents/?uuid=932c3c0e-5bb4-4f3c-9a54-ba2ce742026c" ] }, { "id" : "ITEM-2", "itemData" : { "DOI" : "10.1029/2008GL036234", "ISSN" : "0094-8276", "author" : [ { "dropping-particle" : "", "family" : "Joshi", "given" : "Manoj M.", "non-dropping-particle" : "", "parse-names" : false, "suffix" : "" }, { "dropping-particle" : "", "family" : "Gregory", "given" : "Jonathan", "non-dropping-particle" : "", "parse-names" : false, "suffix" : "" } ], "container-title" : "Geophysical Research Letters", "id" : "ITEM-2", "issue" : "24", "issued" : { "date-parts" : [ [ "2008", "12", "20" ] ] }, "note" : "L24802", "page" : "L24802", "title" : "Dependence of the land-sea contrast in surface climate response on the nature of the forcing", "translator" : [ { "dropping-particle" : "", "family" : "K3184", "given" : "", "non-dropping-particle" : "", "parse-names" : false, "suffix" : "" } ], "type" : "article-journal", "volume" : "35" }, "uris" : [ "http://www.mendeley.com/documents/?uuid=4511864d-c107-4a8f-a396-f56b81addf9b" ] }, { "id" : "ITEM-3", "itemData" : { "DOI" : "10.1175/2009JCLI2652.1", "ISSN" : "1520-0442", "abstract" : "Climate model simulations consistently show that surface temperature over land increases more rapidly than over sea in response to greenhouse gas forcing. The enhanced warming over land is not simply a transient effect caused by the land\u2013sea contrast in heat capacities, since it is also present in equilibrium conditions. This paper elucidates the transient adjustment processes over time scales of days to weeks of the surface and tropospheric climate in response to a doubling of CO2 and to changes in sea surface temperature (SST), imposed separately and together, using ensembles of experiments with an atmospheric general circulation model. These adjustment processes can be grouped into three stages: immediate response of the troposphere and surface processes (day 1), fast adjustment of surface processes (days 2\u20135), and adjustment of the whole troposphere (days 6\u201320).", "author" : [ { "dropping-particle" : "", "family" : "Dong", "given" : "Buwen", "non-dropping-particle" : "", "parse-names" : false, "suffix" : "" }, { "dropping-particle" : "", "family" : "Gregory", "given" : "Jonathan M", "non-dropping-particle" : "", "parse-names" : false, "suffix" : "" }, { "dropping-particle" : "", "family" : "Sutton", "given" : "Rowan T", "non-dropping-particle" : "", "parse-names" : false, "suffix" : "" } ], "container-title" : "Journal of Climate", "id" : "ITEM-3", "issue" : "11", "issued" : { "date-parts" : [ [ "2009", "6", "1" ] ] }, "page" : "3079-3097", "title" : "Understanding Land\u2013Sea Warming Contrast in Response to Increasing Greenhouse Gases. Part I: Transient Adjustment", "translator" : [ { "dropping-particle" : "", "family" : "K3536", "given" : "", "non-dropping-particle" : "", "parse-names" : false, "suffix" : "" } ], "type" : "article-journal", "volume" : "22" }, "uris" : [ "http://www.mendeley.com/documents/?uuid=619fba03-867c-49a8-9572-34c6d0a23d11" ] }, { "id" : "ITEM-4", "itemData" : { "DOI" : "10.1175/2011JCLI3893.1", "ISSN" : "0894-8755", "abstract" : "Previous work has demonstrated that observed and modeled climates show a near-time-invariant ratio of mean land to mean ocean surface temperature change under transient and equilibrium global warming. This study confirms this in a range of atmospheric models coupled to perturbed sea surface temperatures (SSTs), slab (thermodynamics only) oceans, and a fully coupled ocean. Away from equilibrium, it is found that the atmospheric processes that maintain the ratio cause a land-to-ocean heat transport anomaly that can be approximated using a two-box energy balance model. When climate is forced by increasing atmospheric CO2 concentration, the heat transport anomaly moves heat from land to ocean, constraining the land to warm in step with the ocean surface, despite the small heat capacity of the land. The heat transport anomaly is strongly related to the top-of-atmosphere radiative flux imbalance, and hence it tends to a small value as equilibrium is approached. In contrast, when climate is forced by prescribing changes in SSTs, the heat transport anomaly replaces \u201cmissing\u201d radiative forcing over land by moving heat from ocean to land, warming the land surface. The heat transport anomaly remains substantial in steady state. These results are consistent with earlier studies that found that both land and ocean surface temperature changes may be approximated as local responses to global mean radiative forcing. The modeled heat transport anomaly has large impacts on surface heat fluxes but small impacts on precipitation, circulation, and cloud radiative forcing compared with the impacts of surface temperature change. No substantial nonlinearities are found in these atmospheric variables when the effects of forcing and surface temperature change are added.", "author" : [ { "dropping-particle" : "", "family" : "Lambert", "given" : "F Hugo", "non-dropping-particle" : "", "parse-names" : false, "suffix" : "" }, { "dropping-particle" : "", "family" : "Webb", "given" : "Mark J", "non-dropping-particle" : "", "parse-names" : false, "suffix" : "" }, { "dropping-particle" : "", "family" : "Joshi", "given" : "Manoj M", "non-dropping-particle" : "", "parse-names" : false, "suffix" : "" } ], "container-title" : "Journal of Climate", "id" : "ITEM-4", "issue" : "13", "issued" : { "date-parts" : [ [ "2011", "7", "1" ] ] }, "page" : "3239-3256", "title" : "The Relationship between Land\u2013Ocean Surface Temperature Contrast and Radiative Forcing", "translator" : [ { "dropping-particle" : "", "family" : "K3475", "given" : "", "non-dropping-particle" : "", "parse-names" : false, "suffix" : "" } ], "type" : "article-journal", "volume" : "24" }, "uris" : [ "http://www.mendeley.com/documents/?uuid=cacb4f1d-305d-40bb-8114-4731d887c090" ] }, { "id" : "ITEM-5", "itemData" : { "DOI" : "10.1007/s00382-011-1227-6", "ISSN" : "0930-7575", "author" : [ { "dropping-particle" : "", "family" : "Drost", "given" : "Frank", "non-dropping-particle" : "", "parse-names" : false, "suffix" : "" }, { "dropping-particle" : "", "family" : "Karoly", "given" : "David", "non-dropping-particle" : "", "parse-names" : false, "suffix" : "" }, { "dropping-particle" : "", "family" : "Braganza", "given" : "Karl", "non-dropping-particle" : "", "parse-names" : false, "suffix" : "" } ], "container-title" : "Climate Dynamics", "id" : "ITEM-5", "issue" : "3-4", "issued" : { "date-parts" : [ [ "2012", "8", "1" ] ] }, "page" : "989-999", "title" : "Communicating global climate change using simple indices: an update", "translator" : [ { "dropping-particle" : "", "family" : "K760", "given" : "", "non-dropping-particle" : "", "parse-names" : false, "suffix" : "" } ], "type" : "article-journal", "volume" : "39" }, "uris" : [ "http://www.mendeley.com/documents/?uuid=cd3e123e-e89d-4d19-9fea-69047229a033" ] }, { "id" : "ITEM-6",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"ITEM-6",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"id" : "ITEM-7", "itemData" : { "DOI" : "10.1175/JCLI-D-11-00731.1", "ISSN" : "0894-8755", "abstract" : "This article addresses the causes of the large-scale tropical sea level pressure (SLP) changes during climate change. The analysis presented here is based on model simulations, observed trends, and the seasonal cycle. In all three cases the regional changes of tropospheric temperature (Ttropos) and SLP are strongly related to each other [considerably more strongly than (sea) surface temperature and SLP]. This relationship basically follows the Bjerknes circulation theorem, with relatively low regional SLP where there is relatively high Ttropos and vice versa. A simple physical model suggests a tropical SLP response to horizontally inhomogeneous warming in the tropical Ttropos, with a sensitivity coefficient of about \u22121.7 hPa K\u22121. This relationship explains a large fraction of observed and predicted changes in the tropical SLP.", "author" : [ { "dropping-particle" : "", "family" : "Bayr", "given" : "Tobias", "non-dropping-particle" : "", "parse-names" : false, "suffix" : "" }, { "dropping-particle" : "", "family" : "Dommenget", "given" : "Dietmar", "non-dropping-particle" : "", "parse-names" : false, "suffix" : "" } ], "container-title" : "Journal of Climate", "id" : "ITEM-7", "issue" : "4", "issued" : { "date-parts" : [ [ "2013", "2", "15" ] ] }, "page" : "1387-1402", "title" : "The Tropospheric Land\u2013Sea Warming Contrast as the Driver of Tropical Sea Level Pressure Changes", "translator" : [ { "dropping-particle" : "", "family" : "K627", "given" : "", "non-dropping-particle" : "", "parse-names" : false, "suffix" : "" } ], "type" : "article-journal", "volume" : "26" }, "uris" : [ "http://www.mendeley.com/documents/?uuid=60fc84f1-4b20-4748-ae6d-825266eac8b4" ] }, { "id" : "ITEM-8", "itemData" : { "DOI" : "10.1002/grl.50350", "author" : [ { "dropping-particle" : "", "family" : "Izumi", "given" : "K", "non-dropping-particle" : "", "parse-names" : false, "suffix" : "" }, { "dropping-particle" : "", "family" : "Bartlein", "given" : "P J", "non-dropping-particle" : "", "parse-names" : false, "suffix" : "" }, { "dropping-particle" : "", "family" : "Harrison", "given" : "S P", "non-dropping-particle" : "", "parse-names" : false, "suffix" : "" } ], "container-title" : "Geophysical Research Letters", "id" : "ITEM-8", "issued" : { "date-parts" : [ [ "2013" ] ] }, "language" : "Refcheck: DOI does not match", "page" : "1817-1823", "title" : "Consistent large-scale temperature responses in warm and cold climates", "translator" : [ { "dropping-particle" : "", "family" : "K5241", "given" : "", "non-dropping-particle" : "", "parse-names" : false, "suffix" : "" } ], "type" : "article-journal", "volume" : "40" }, "uris" : [ "http://www.mendeley.com/documents/?uuid=e64877b0-7202-4c61-9286-a58abe46f671" ] }, { "id" : "ITEM-9",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"ITEM-9",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"(Sutton et al., 2007; Joshi and Gregory, 2008; Dong et al., 2009; Lambert et al., 2011; Drost et al., 2012; Bayr and Dommenget, 2013; Byrne and O\u2019Gorman, 2013b; Izumi et al., 2013; Joshi et al., 2013)", "plainTextFormattedCitation" : "(Sutton et al., 2007; Joshi and Gregory, 2008; Dong et al., 2009; Lambert et al., 2011; Drost et al., 2012; Bayr and Dommenget, 2013; Byrne and O\u2019Gorman, 2013b; Izumi et al., 2013; Joshi et al., 2013)", "previouslyFormattedCitation" : "(Sutton et al., 2007; Joshi and Gregory, 2008; Dong et al., 2009; Lambert et al., 2011; Drost et al., 2012; Bayr and Dommenget, 2013; Byrne and O\u2019Gorman, 2013b; Izumi et al., 2013; Joshi et al., 2013)" }, "properties" : { "noteIndex" : 0 }, "schema" : "https://github.com/citation-style-language/schema/raw/master/csl-citation.json" }</w:instrText>
      </w:r>
      <w:r w:rsidRPr="003862D0">
        <w:rPr>
          <w:lang w:val="en-GB"/>
        </w:rPr>
        <w:fldChar w:fldCharType="separate"/>
      </w:r>
      <w:r w:rsidR="00016735">
        <w:rPr>
          <w:noProof/>
          <w:lang w:val="en-GB"/>
        </w:rPr>
        <w:t>(Sutton et al., 2007; Joshi and Gregory, 2008; Dong et al., 2009; Lambert et al., 2011; Drost et al., 2012; Bayr and Dommenget, 2013; Byrne and O’Gorman, 2013b; Izumi et al., 2013; Joshi et al., 2013)</w:t>
      </w:r>
      <w:r w:rsidRPr="003862D0">
        <w:rPr>
          <w:lang w:val="en-GB"/>
        </w:rPr>
        <w:fldChar w:fldCharType="end"/>
      </w:r>
      <w:r w:rsidRPr="003862D0">
        <w:rPr>
          <w:lang w:val="en-GB"/>
        </w:rPr>
        <w:t xml:space="preserve">. Between 1979 and 2016, average temperature over </w:t>
      </w:r>
      <w:r w:rsidR="00B51F82">
        <w:rPr>
          <w:lang w:val="en-GB"/>
        </w:rPr>
        <w:t>land</w:t>
      </w:r>
      <w:r w:rsidRPr="003862D0">
        <w:rPr>
          <w:lang w:val="en-GB"/>
        </w:rPr>
        <w:t xml:space="preserve"> increased by 42% more than over </w:t>
      </w:r>
      <w:r w:rsidR="00B51F82">
        <w:rPr>
          <w:lang w:val="en-GB"/>
        </w:rPr>
        <w:t xml:space="preserve">the </w:t>
      </w:r>
      <w:r w:rsidR="00D323E5" w:rsidRPr="003862D0">
        <w:rPr>
          <w:lang w:val="en-GB"/>
        </w:rPr>
        <w:t>ocean</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"ITEM-1",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"(Byrne and O\u2019Gorman, 2018)", "plainTextFormattedCitation" : "(Byrne and O\u2019Gorman, 2018)", "previouslyFormattedCitation" : "(Byrne and O\u2019Gorman, 2018)" }, "properties" : { "noteIndex" : 0 }, "schema" : "https://github.com/citation-style-language/schema/raw/master/csl-citation.json" }</w:instrText>
      </w:r>
      <w:r w:rsidRPr="003862D0">
        <w:rPr>
          <w:lang w:val="en-GB"/>
        </w:rPr>
        <w:fldChar w:fldCharType="separate"/>
      </w:r>
      <w:r w:rsidR="00016735">
        <w:rPr>
          <w:noProof/>
          <w:lang w:val="en-GB"/>
        </w:rPr>
        <w:t>(Byrne and O’Gorman, 2018)</w:t>
      </w:r>
      <w:r w:rsidRPr="003862D0">
        <w:rPr>
          <w:lang w:val="en-GB"/>
        </w:rPr>
        <w:fldChar w:fldCharType="end"/>
      </w:r>
      <w:r w:rsidR="00A27D46" w:rsidRPr="003862D0">
        <w:rPr>
          <w:lang w:val="en-GB"/>
        </w:rPr>
        <w:t>. A</w:t>
      </w:r>
      <w:r w:rsidRPr="003862D0">
        <w:rPr>
          <w:lang w:val="en-GB"/>
        </w:rPr>
        <w:t xml:space="preserve"> similar warming contrast is found in CMIP5 projections though with large differences across models and latitudes </w:t>
      </w:r>
      <w:r w:rsidRPr="003862D0">
        <w:rPr>
          <w:lang w:val="en-GB"/>
        </w:rPr>
        <w:fldChar w:fldCharType="begin" w:fldLock="1"/>
      </w:r>
      <w:r w:rsidR="00615634">
        <w:rPr>
          <w:lang w:val="en-GB"/>
        </w:rPr>
        <w:instrText>ADDIN CSL_CITATION { "citationItems" : [ { "id" : "ITEM-1", "itemData" : { "DOI" : "10.1029/2006GL028164", "ISSN" : "0094-8276",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"note" : "L02701", "page" : "L02701", "title" : "Land/sea warming ratio in response to climate change: IPCC AR4 model results and comparison with observations", "translator" : [ { "dropping-particle" : "", "family" : "K3487", "given" : "", "non-dropping-particle" : "", "parse-names" : false, "suffix" : "" } ], "type" : "article-journal", "volume" : "34" }, "uris" : [ "http://www.mendeley.com/documents/?uuid=932c3c0e-5bb4-4f3c-9a54-ba2ce742026c" ] }, { "id" : "ITEM-2", "itemData" : { "DOI" : "10.1007/s00382-011-1227-6", "ISSN" : "0930-7575", "author" : [ { "dropping-particle" : "", "family" : "Drost", "given" : "Frank", "non-dropping-particle" : "", "parse-names" : false, "suffix" : "" }, { "dropping-particle" : "", "family" : "Karoly", "given" : "David", "non-dropping-particle" : "", "parse-names" : false, "suffix" : "" }, { "dropping-particle" : "", "family" : "Braganza", "given" : "Karl", "non-dropping-particle" : "", "parse-names" : false, "suffix" : "" } ], "container-title" : "Climate Dynamics", "id" : "ITEM-2", "issue" : "3-4", "issued" : { "date-parts" : [ [ "2012", "8", "1" ] ] }, "page" : "989-999", "title" : "Communicating global climate change using simple indices: an update", "translator" : [ { "dropping-particle" : "", "family" : "K760", "given" : "", "non-dropping-particle" : "", "parse-names" : false, "suffix" : "" } ], "type" : "article-journal", "volume" : "39" }, "uris" : [ "http://www.mendeley.com/documents/?uuid=cd3e123e-e89d-4d19-9fea-69047229a033" ] }, { "id" : "ITEM-3", "itemData" : { "DOI" : "10.1007/s00382-013-1664-5", "ISSN" : "0930-7575", "author" : [ { "dropping-particle" : "", "family" : "Joshi", "given" : "M M", "non-dropping-particle" : "", "parse-names" : false, "suffix" : "" }, { "dropping-particle" : "", "family" : "Lambert", "given" : "F H", "non-dropping-particle" : "", "parse-names" : false, "suffix" : "" }, { "dropping-particle" : "", "family" : "Webb", "given" : "M J", "non-dropping-particle" : "", "parse-names" : false, "suffix" : "" } ], "container-title" : "Climate Dynamics", "id" : "ITEM-3", "issue" : "7-8", "issued" : { "date-parts" : [ [ "2013", "10", "16" ] ] }, "page" : "1853-1869", "title" : "An explanation for the difference between twentieth and twenty-first century land\u2013sea warming ratio in climate models", "translator" : [ { "dropping-particle" : "", "family" : "K3099", "given" : "", "non-dropping-particle" : "", "parse-names" : false, "suffix" : "" } ], "type" : "article-journal", "volume" : "41" }, "uris" : [ "http://www.mendeley.com/documents/?uuid=f7b71738-f003-4840-ba23-d0ffbf232128" ] }, { "id" : "ITEM-4",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"ITEM-4",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"(Sutton et al., 2007; Drost et al., 2012; Byrne and O\u2019Gorman, 2013b; Joshi et al., 2013)", "plainTextFormattedCitation" : "(Sutton et al., 2007; Drost et al., 2012; Byrne and O\u2019Gorman, 2013b; Joshi et al., 2013)", "previouslyFormattedCitation" : "(Sutton et al., 2007; Drost et al., 2012; Byrne and O\u2019Gorman, 2013b; Joshi et al., 2013)" }, "properties" : { "noteIndex" : 0 }, "schema" : "https://github.com/citation-style-language/schema/raw/master/csl-citation.json" }</w:instrText>
      </w:r>
      <w:r w:rsidRPr="003862D0">
        <w:rPr>
          <w:lang w:val="en-GB"/>
        </w:rPr>
        <w:fldChar w:fldCharType="separate"/>
      </w:r>
      <w:r w:rsidR="00016735">
        <w:rPr>
          <w:noProof/>
          <w:lang w:val="en-GB"/>
        </w:rPr>
        <w:t>(Sutton et al., 2007; Drost et al., 2012; Byrne and O’Gorman, 2013b; Joshi et al., 2013)</w:t>
      </w:r>
      <w:r w:rsidRPr="003862D0">
        <w:rPr>
          <w:lang w:val="en-GB"/>
        </w:rPr>
        <w:fldChar w:fldCharType="end"/>
      </w:r>
      <w:r w:rsidRPr="003862D0">
        <w:rPr>
          <w:lang w:val="en-GB"/>
        </w:rPr>
        <w:t>, which is also consistent with paleoclimate evidence</w:t>
      </w:r>
      <w:r w:rsidR="00AA0EE7" w:rsidRPr="003862D0">
        <w:rPr>
          <w:lang w:val="en-GB"/>
        </w:rPr>
        <w:t xml:space="preserve"> </w:t>
      </w:r>
      <w:r w:rsidR="0040638C" w:rsidRPr="003862D0">
        <w:rPr>
          <w:lang w:val="en-GB"/>
        </w:rPr>
        <w:fldChar w:fldCharType="begin" w:fldLock="1"/>
      </w:r>
      <w:r w:rsidR="00615634">
        <w:rPr>
          <w:lang w:val="en-GB"/>
        </w:rPr>
        <w:instrText>ADDIN CSL_CITATION { "citationItems" : [ { "id" : "ITEM-1", "itemData" : { "DOI" : "10.5194/cp-10-221-2014", "ISSN" : "1814-9332", "abstract" : "Abstract. We present a selection of methodologies for using the palaeo-climate model component of the Coupled Model Intercomparison Project (Phase 5) (CMIP5) to attempt to constrain future climate projections using the same models. The constraints arise from measures of skill in hindcasting palaeo-climate changes from the present over three periods: the Last Glacial Maximum (LGM) (21 000 yr before present, ka), the mid-Holocene (MH) (6 ka) and the Last Millennium (LM) (850\u20131850 CE). The skill measures may be used to validate robust patterns of climate change across scenarios or to distinguish between models that have differing outcomes in future scenarios. We find that the multi-model ensemble of palaeo-simulations is adequate for addressing at least some of these issues. For example, selected benchmarks for the LGM and MH are correlated to the rank of future projections of precipitation/temperature or sea ice extent to indicate that models that produce the best agreement with palaeo-climate information give demonstrably different future results than the rest of the models. We also explore cases where comparisons are strongly dependent on uncertain forcing time series or show important non-stationarity, making direct inferences for the future problematic. Overall, we demonstrate that there is a strong potential for the palaeo-climate simulations to help inform the future projections and urge all the modelling groups to complete this subset of the CMIP5 runs.", "author" : [ { "dropping-particle" : "", "family" : "Schmidt", "given" : "G. A.", "non-dropping-particle" : "", "parse-names" : false, "suffix" : "" }, { "dropping-particle" : "", "family" : "Annan", "given" : "J. D.", "non-dropping-particle" : "", "parse-names" : false, "suffix" : "" }, { "dropping-particle" : "", "family" : "Bartlein", "given" : "P. J.", "non-dropping-particle" : "", "parse-names" : false, "suffix" : "" }, { "dropping-particle" : "", "family" : "Cook", "given" : "B. I.", "non-dropping-particle" : "", "parse-names" : false, "suffix" : "" }, { "dropping-particle" : "", "family" : "Guilyardi", "given" : "E.", "non-dropping-particle" : "", "parse-names" : false, "suffix" : "" }, { "dropping-particle" : "", "family" : "Hargreaves", "given" : "J. C.", "non-dropping-particle" : "", "parse-names" : false, "suffix" : "" }, { "dropping-particle" : "", "family" : "Harrison", "given" : "S. P.", "non-dropping-particle" : "", "parse-names" : false, "suffix" : "" }, { "dropping-particle" : "", "family" : "Kageyama", "given" : "M.", "non-dropping-particle" : "", "parse-names" : false, "suffix" : "" }, { "dropping-particle" : "", "family" : "LeGrande", "given" : "A. N.", "non-dropping-particle" : "", "parse-names" : false, "suffix" : "" }, { "dropping-particle" : "", "family" : "Konecky", "given" : "B.", "non-dropping-particle" : "", "parse-names" : false, "suffix" : "" }, { "dropping-particle" : "", "family" : "Lovejoy", "given" : "S.", "non-dropping-particle" : "", "parse-names" : false, "suffix" : "" }, { "dropping-particle" : "", "family" : "Mann", "given" : "M. E.", "non-dropping-particle" : "", "parse-names" : false, "suffix" : "" }, { "dropping-particle" : "", "family" : "Masson-Delmotte", "given" : "V.", "non-dropping-particle" : "", "parse-names" : false, "suffix" : "" }, { "dropping-particle" : "", "family" : "Risi", "given" : "C.", "non-dropping-particle" : "", "parse-names" : false, "suffix" : "" }, { "dropping-particle" : "", "family" : "Thompson", "given" : "D.", "non-dropping-particle" : "", "parse-names" : false, "suffix" : "" }, { "dropping-particle" : "", "family" : "Timmermann", "given" : "A.", "non-dropping-particle" : "", "parse-names" : false, "suffix" : "" }, { "dropping-particle" : "", "family" : "Tremblay", "given" : "L.-B.", "non-dropping-particle" : "", "parse-names" : false, "suffix" : "" }, { "dropping-particle" : "", "family" : "Yiou", "given" : "P.", "non-dropping-particle" : "", "parse-names" : false, "suffix" : "" } ], "container-title" : "Climate of the Past", "id" : "ITEM-1", "issue" : "1", "issued" : { "date-parts" : [ [ "2014", "2", "5" ] ] }, "page" : "221-250", "title" : "Using palaeo-climate comparisons to constrain future projections in CMIP5", "translator" : [ { "dropping-particle" : "", "family" : "K5208", "given" : "", "non-dropping-particle" : "", "parse-names" : false, "suffix" : "" } ], "type" : "article-journal", "volume" : "10" }, "uris" : [ "http://www.mendeley.com/documents/?uuid=4039f7de-7d63-4bce-b22c-e1295fd5e9f7" ] }, { "id" : "ITEM-2", "itemData" : { "DOI" : "10.1002/grl.50350", "author" : [ { "dropping-particle" : "", "family" : "Izumi", "given" : "K", "non-dropping-particle" : "", "parse-names" : false, "suffix" : "" }, { "dropping-particle" : "", "family" : "Bartlein", "given" : "P J", "non-dropping-particle" : "", "parse-names" : false, "suffix" : "" }, { "dropping-particle" : "", "family" : "Harrison", "given" : "S P", "non-dropping-particle" : "", "parse-names" : false, "suffix" : "" } ], "container-title" : "Geophysical Research Letters", "id" : "ITEM-2", "issued" : { "date-parts" : [ [ "2013" ] ] }, "language" : "Refcheck: DOI does not match", "page" : "1817-1823", "title" : "Consistent large-scale temperature responses in warm and cold climates", "translator" : [ { "dropping-particle" : "", "family" : "K5241", "given" : "", "non-dropping-particle" : "", "parse-names" : false, "suffix" : "" } ], "type" : "article-journal", "volume" : "40" }, "uris" : [ "http://www.mendeley.com/documents/?uuid=e64877b0-7202-4c61-9286-a58abe46f671" ] } ], "mendeley" : { "formattedCitation" : "(Izumi et al., 2013; Schmidt et al., 2014)", "plainTextFormattedCitation" : "(Izumi et al., 2013; Schmidt et al., 2014)", "previouslyFormattedCitation" : "(Izumi et al., 2013; Schmidt et al., 2014)" }, "properties" : { "noteIndex" : 0 }, "schema" : "https://github.com/citation-style-language/schema/raw/master/csl-citation.json" }</w:instrText>
      </w:r>
      <w:r w:rsidR="0040638C" w:rsidRPr="003862D0">
        <w:rPr>
          <w:lang w:val="en-GB"/>
        </w:rPr>
        <w:fldChar w:fldCharType="separate"/>
      </w:r>
      <w:r w:rsidR="00016735">
        <w:rPr>
          <w:noProof/>
          <w:lang w:val="en-GB"/>
        </w:rPr>
        <w:t>(Izumi et al., 2013; Schmidt et al., 2014)</w:t>
      </w:r>
      <w:r w:rsidR="0040638C" w:rsidRPr="003862D0">
        <w:rPr>
          <w:lang w:val="en-GB"/>
        </w:rPr>
        <w:fldChar w:fldCharType="end"/>
      </w:r>
      <w:r w:rsidR="00120EA9" w:rsidRPr="003862D0">
        <w:rPr>
          <w:lang w:val="en-GB"/>
        </w:rPr>
        <w:t>.</w:t>
      </w:r>
      <w:r w:rsidR="001F224E" w:rsidRPr="003862D0">
        <w:rPr>
          <w:lang w:val="en-GB"/>
        </w:rPr>
        <w:t xml:space="preserve"> The </w:t>
      </w:r>
      <w:r w:rsidR="001F224E" w:rsidRPr="003862D0">
        <w:rPr>
          <w:lang w:val="en-GB" w:eastAsia="en-US"/>
        </w:rPr>
        <w:t>ratio of land-to-ocean warming is greater than one for almost all regions (</w:t>
      </w:r>
      <w:r w:rsidR="001F224E" w:rsidRPr="003862D0">
        <w:rPr>
          <w:i/>
          <w:iCs/>
          <w:lang w:val="en-GB" w:eastAsia="en-US"/>
        </w:rPr>
        <w:t>high confidence</w:t>
      </w:r>
      <w:r w:rsidR="001F224E" w:rsidRPr="003862D0">
        <w:rPr>
          <w:lang w:val="en-GB" w:eastAsia="en-US"/>
        </w:rPr>
        <w:t>) and is larger for dry subtropical continents (about 1.5) than for moist regions in the tropics and mid-latitudes (about 1.2</w:t>
      </w:r>
      <w:del w:id="2900" w:author="Ian Blenkinsop" w:date="2021-07-27T12:00:00Z">
        <w:r w:rsidR="001F224E" w:rsidRPr="003862D0" w:rsidDel="00CB3383">
          <w:rPr>
            <w:lang w:val="en-GB" w:eastAsia="en-US"/>
          </w:rPr>
          <w:delText xml:space="preserve">) </w:delText>
        </w:r>
      </w:del>
      <w:ins w:id="2901" w:author="Ian Blenkinsop" w:date="2021-07-27T12:00:00Z">
        <w:r w:rsidR="00CB3383">
          <w:rPr>
            <w:lang w:val="en-GB" w:eastAsia="en-US"/>
          </w:rPr>
          <w:t>;</w:t>
        </w:r>
        <w:r w:rsidR="00CB3383" w:rsidRPr="003862D0">
          <w:rPr>
            <w:lang w:val="en-GB" w:eastAsia="en-US"/>
          </w:rPr>
          <w:t xml:space="preserve"> </w:t>
        </w:r>
      </w:ins>
      <w:r w:rsidR="001F224E" w:rsidRPr="003862D0">
        <w:rPr>
          <w:lang w:val="en-GB" w:eastAsia="en-US"/>
        </w:rPr>
        <w:fldChar w:fldCharType="begin" w:fldLock="1"/>
      </w:r>
      <w:r w:rsidR="00CD3B49">
        <w:rPr>
          <w:lang w:val="en-GB" w:eastAsia="en-US"/>
        </w:rPr>
        <w:instrText>ADDIN CSL_CITATION { "citationItems" : [ { "id" : "ITEM-1", "itemData" : { "DOI" : "10.1175/JCLI-D-12-00262.1", "ISSN" : "0894-8755", "abstract" : "Surface temperatures increase at a greater rate over land than ocean in simulations and observations of global warming. It has previously been proposed that this land\u2013ocean warming contrast is related to different changes in lapse rates over land and ocean because of limited moisture availability over land. A simple theory of the land\u2013ocean warming contrast is developed here in which lapse rates are determined by an assumption of convective quasi-equilibrium. The theory predicts that the difference between land and ocean temperatures increases monotonically as the climate warms or as the land becomes more arid. However, the ratio of differential warming over land and ocean varies nonmonotonically with temperature for constant relative humidities and reaches a maximum at roughly 290 K.", "author" : [ { "dropping-particle" : "", "family" : "Byrne", "given" : "Michael P", "non-dropping-particle" : "", "parse-names" : false, "suffix" : "" }, { "dropping-particle" : "", "family" : "O\u2019Gorman", "given" : "Paul A.", "non-dropping-particle" : "", "parse-names" : false, "suffix" : "" } ], "container-title" : "Journal of Climate", "id" : "ITEM-1", "issue" : "12", "issued" : { "date-parts" : [ [ "2013", "6", "15" ] ] }, "page" : "4000-4016", "title" : "Land\u2013Ocean Warming Contrast over a Wide Range of Climates: Convective Quasi-Equilibrium Theory and Idealized Simulations", "translator" : [ { "dropping-particle" : "", "family" : "K510", "given" : "", "non-dropping-particle" : "", "parse-names" : false, "suffix" : "" } ], "type" : "article-journal", "volume" : "26" }, "uris" : [ "http://www.mendeley.com/documents/?uuid=9c1f8ec1-d291-411e-a34f-00c1faf6ced4" ] } ], "mendeley" : { "formattedCitation" : "(Byrne and O\u2019Gorman, 2013a)", "manualFormatting" : "Byrne and O\u2019Gorman, 2013a)", "plainTextFormattedCitation" : "(Byrne and O\u2019Gorman, 2013a)", "previouslyFormattedCitation" : "(Byrne and O\u2019Gorman, 2013a)" }, "properties" : { "noteIndex" : 0 }, "schema" : "https://github.com/citation-style-language/schema/raw/master/csl-citation.json" }</w:instrText>
      </w:r>
      <w:r w:rsidR="001F224E" w:rsidRPr="003862D0">
        <w:rPr>
          <w:lang w:val="en-GB" w:eastAsia="en-US"/>
        </w:rPr>
        <w:fldChar w:fldCharType="separate"/>
      </w:r>
      <w:del w:id="2902" w:author="Ian Blenkinsop" w:date="2021-07-27T12:00:00Z">
        <w:r w:rsidR="00016735" w:rsidDel="00CB3383">
          <w:rPr>
            <w:noProof/>
            <w:lang w:val="en-GB" w:eastAsia="en-US"/>
          </w:rPr>
          <w:delText>(</w:delText>
        </w:r>
      </w:del>
      <w:r w:rsidR="00016735">
        <w:rPr>
          <w:noProof/>
          <w:lang w:val="en-GB" w:eastAsia="en-US"/>
        </w:rPr>
        <w:t>Byrne and O’Gorman, 2013a)</w:t>
      </w:r>
      <w:r w:rsidR="001F224E" w:rsidRPr="003862D0">
        <w:rPr>
          <w:lang w:val="en-GB" w:eastAsia="en-US"/>
        </w:rPr>
        <w:fldChar w:fldCharType="end"/>
      </w:r>
      <w:r w:rsidR="001F224E" w:rsidRPr="003862D0">
        <w:rPr>
          <w:lang w:val="en-GB"/>
        </w:rPr>
        <w:t>.</w:t>
      </w:r>
    </w:p>
    <w:p w14:paraId="6527FDB8" w14:textId="77777777" w:rsidR="00BC572A" w:rsidRPr="003862D0" w:rsidRDefault="00BC572A" w:rsidP="00BC572A">
      <w:pPr>
        <w:pStyle w:val="AR6BodyText"/>
        <w:rPr>
          <w:lang w:val="en-GB" w:eastAsia="en-US"/>
        </w:rPr>
      </w:pPr>
    </w:p>
    <w:p w14:paraId="012C6ED7" w14:textId="45383797" w:rsidR="0093326A" w:rsidRPr="003862D0" w:rsidRDefault="0093326A" w:rsidP="00BC572A">
      <w:pPr>
        <w:pStyle w:val="AR6BodyText"/>
        <w:rPr>
          <w:lang w:val="en-GB" w:eastAsia="en-US"/>
        </w:rPr>
      </w:pPr>
      <w:r w:rsidRPr="003862D0">
        <w:rPr>
          <w:lang w:val="en-GB" w:eastAsia="en-US"/>
        </w:rPr>
        <w:t xml:space="preserve">Since AR5, a robust physical understanding of the warming contrast been developed. A simple theory based on atmospheric dynamics and moisture transport shows that surface-air temperature and relative humidity over land are strongly coupled, and demonstrates that the warming contrast occurs because air over land is </w:t>
      </w:r>
      <w:r w:rsidRPr="003862D0">
        <w:rPr>
          <w:lang w:val="en-GB" w:eastAsia="en-US"/>
        </w:rPr>
        <w:lastRenderedPageBreak/>
        <w:t>drier than over</w:t>
      </w:r>
      <w:r w:rsidR="00B51F82">
        <w:rPr>
          <w:lang w:val="en-GB" w:eastAsia="en-US"/>
        </w:rPr>
        <w:t xml:space="preserve"> the</w:t>
      </w:r>
      <w:r w:rsidRPr="003862D0">
        <w:rPr>
          <w:lang w:val="en-GB" w:eastAsia="en-US"/>
        </w:rPr>
        <w:t xml:space="preserve"> </w:t>
      </w:r>
      <w:r w:rsidR="00D323E5" w:rsidRPr="003862D0">
        <w:rPr>
          <w:lang w:val="en-GB" w:eastAsia="en-US"/>
        </w:rPr>
        <w:t>ocean</w:t>
      </w:r>
      <w:r w:rsidRPr="003862D0">
        <w:rPr>
          <w:lang w:val="en-GB" w:eastAsia="en-US"/>
        </w:rPr>
        <w:t xml:space="preserve"> </w:t>
      </w:r>
      <w:commentRangeStart w:id="2903"/>
      <w:r w:rsidRPr="003862D0">
        <w:rPr>
          <w:lang w:val="en-GB" w:eastAsia="en-US"/>
        </w:rPr>
        <w:fldChar w:fldCharType="begin" w:fldLock="1"/>
      </w:r>
      <w:r w:rsidR="00CD3B49">
        <w:rPr>
          <w:lang w:val="en-GB" w:eastAsia="en-US"/>
        </w:rPr>
        <w:instrText>ADDIN CSL_CITATION { "citationItems" : [ { "id" : "ITEM-1", "itemData" : { "DOI" : "10.1007/s00382-007-0306-1", "ISSN" : "0930-7575", "author" : [ { "dropping-particle" : "", "family" : "Joshi", "given" : "Manoj M", "non-dropping-particle" : "", "parse-names" : false, "suffix" : "" }, { "dropping-particle" : "", "family" : "Gregory", "given" : "Jonathan M", "non-dropping-particle" : "", "parse-names" : false, "suffix" : "" }, { "dropping-particle" : "", "family" : "Webb", "given" : "Mark J", "non-dropping-particle" : "", "parse-names" : false, "suffix" : "" }, { "dropping-particle" : "", "family" : "Sexton", "given" : "David M H", "non-dropping-particle" : "", "parse-names" : false, "suffix" : "" }, { "dropping-particle" : "", "family" : "Johns", "given" : "Tim C", "non-dropping-particle" : "", "parse-names" : false, "suffix" : "" } ], "container-title" : "Climate Dynamics", "id" : "ITEM-1", "issue" : "5", "issued" : { "date-parts" : [ [ "2008", "4", "11" ] ] }, "page" : "455-465", "title" : "Mechanisms for the land/sea warming contrast exhibited by simulations of climate change", "translator" : [ { "dropping-particle" : "", "family" : "K855", "given" : "", "non-dropping-particle" : "", "parse-names" : false, "suffix" : "" } ], "type" : "article-journal", "volume" : "30" }, "uris" : [ "http://www.mendeley.com/documents/?uuid=b57d76ad-789a-4d3a-8cf1-959430cf85aa" ] }, { "id" : "ITEM-2",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"ITEM-2",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"id" : "ITEM-3", "itemData" : { "DOI" : "10.1175/JCLI-D-12-00262.1", "ISSN" : "0894-8755", "abstract" : "Surface temperatures increase at a greater rate over land than ocean in simulations and observations of global warming. It has previously been proposed that this land\u2013ocean warming contrast is related to different changes in lapse rates over land and ocean because of limited moisture availability over land. A simple theory of the land\u2013ocean warming contrast is developed here in which lapse rates are determined by an assumption of convective quasi-equilibrium. The theory predicts that the difference between land and ocean temperatures increases monotonically as the climate warms or as the land becomes more arid. However, the ratio of differential warming over land and ocean varies nonmonotonically with temperature for constant relative humidities and reaches a maximum at roughly 290 K.", "author" : [ { "dropping-particle" : "", "family" : "Byrne", "given" : "Michael P", "non-dropping-particle" : "", "parse-names" : false, "suffix" : "" }, { "dropping-particle" : "", "family" : "O\u2019Gorman", "given" : "Paul A.", "non-dropping-particle" : "", "parse-names" : false, "suffix" : "" } ], "container-title" : "Journal of Climate", "id" : "ITEM-3", "issue" : "12", "issued" : { "date-parts" : [ [ "2013", "6", "15" ] ] }, "page" : "4000-4016", "title" : "Land\u2013Ocean Warming Contrast over a Wide Range of Climates: Convective Quasi-Equilibrium Theory and Idealized Simulations", "translator" : [ { "dropping-particle" : "", "family" : "K510", "given" : "", "non-dropping-particle" : "", "parse-names" : false, "suffix" : "" } ], "type" : "article-journal", "volume" : "26" }, "uris" : [ "http://www.mendeley.com/documents/?uuid=9c1f8ec1-d291-411e-a34f-00c1faf6ced4" ] }, { "id" : "ITEM-4",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"ITEM-4",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"(Joshi et al., 2008; Byrne and O\u2019Gorman, 2013a, 2013b, 2018)", "manualFormatting" : "(Joshi et al., 2008; Byrne and O\u2019Gorman, 2013a, b, 2018)", "plainTextFormattedCitation" : "(Joshi et al., 2008; Byrne and O\u2019Gorman, 2013a, 2013b, 2018)", "previouslyFormattedCitation" : "(Joshi et al., 2008; Byrne and O\u2019Gorman, 2013a, 2013b,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 xml:space="preserve">(Joshi et al., 2008; Byrne and O’Gorman, 2013a, </w:t>
      </w:r>
      <w:del w:id="2904" w:author="Robin Matthews" w:date="2021-06-16T17:36:00Z">
        <w:r w:rsidR="00016735" w:rsidDel="006E0C96">
          <w:rPr>
            <w:noProof/>
            <w:lang w:val="en-GB" w:eastAsia="en-US"/>
          </w:rPr>
          <w:delText>2013</w:delText>
        </w:r>
      </w:del>
      <w:r w:rsidR="00016735">
        <w:rPr>
          <w:noProof/>
          <w:lang w:val="en-GB" w:eastAsia="en-US"/>
        </w:rPr>
        <w:t>b, 2018)</w:t>
      </w:r>
      <w:r w:rsidRPr="003862D0">
        <w:rPr>
          <w:lang w:val="en-GB" w:eastAsia="en-US"/>
        </w:rPr>
        <w:fldChar w:fldCharType="end"/>
      </w:r>
      <w:commentRangeEnd w:id="2903"/>
      <w:r w:rsidR="00016735">
        <w:rPr>
          <w:rStyle w:val="CommentReference"/>
        </w:rPr>
        <w:commentReference w:id="2903"/>
      </w:r>
      <w:r w:rsidRPr="003862D0">
        <w:rPr>
          <w:lang w:val="en-GB" w:eastAsia="en-US"/>
        </w:rPr>
        <w:t xml:space="preserve">. The warming contrast causes land relative humidity to decrease </w:t>
      </w:r>
      <w:r w:rsidRPr="003862D0">
        <w:rPr>
          <w:lang w:val="en-GB" w:eastAsia="en-US"/>
        </w:rPr>
        <w:fldChar w:fldCharType="begin" w:fldLock="1"/>
      </w:r>
      <w:r w:rsidR="004B7E49">
        <w:rPr>
          <w:lang w:val="en-GB" w:eastAsia="en-US"/>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"id" : "ITEM-3", "itemData" : { "DOI" : "10.1073/pnas.1722312115", "ISSN" : "0027-8424", "PMID" : "29686095",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 ] }, "page" : "4863-4868", "title" : "Trends in continental temperature and humidity directly linked to ocean warming", "translator" : [ { "dropping-particle" : "", "family" : "K2771", "given" : "", "non-dropping-particle" : "", "parse-names" : false, "suffix" : "" } ], "type" : "article-journal", "volume" : "115" }, "uris" : [ "http://www.mendeley.com/documents/?uuid=83104a94-b34e-40a3-8357-8591e6cd6bf8" ] } ], "mendeley" : { "formattedCitation" : "(Byrne and O\u2019Gorman, 2016, 2018; Chadwick et al., 2016)", "plainTextFormattedCitation" : "(Byrne and O\u2019Gorman, 2016, 2018; Chadwick et al., 2016)", "previouslyFormattedCitation" : "(Byrne and O\u2019Gorman, 2016, 2018; Chadwick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2016, 2018; Chadwick et al., 2016)</w:t>
      </w:r>
      <w:r w:rsidRPr="003862D0">
        <w:rPr>
          <w:lang w:val="en-GB" w:eastAsia="en-US"/>
        </w:rPr>
        <w:fldChar w:fldCharType="end"/>
      </w:r>
      <w:r w:rsidRPr="003862D0">
        <w:rPr>
          <w:lang w:val="en-GB" w:eastAsia="en-US"/>
        </w:rPr>
        <w:t xml:space="preserve"> and this feeds back on and strengthens the warming contrast. Differences in land</w:t>
      </w:r>
      <w:ins w:id="2905" w:author="Sara M Tuson" w:date="2021-07-19T20:38:00Z">
        <w:r w:rsidR="00F6473C">
          <w:rPr>
            <w:lang w:val="en-GB" w:eastAsia="en-US"/>
          </w:rPr>
          <w:t>-</w:t>
        </w:r>
      </w:ins>
      <w:del w:id="2906" w:author="Sara M Tuson" w:date="2021-07-19T20:38:00Z">
        <w:r w:rsidRPr="003862D0" w:rsidDel="00F6473C">
          <w:rPr>
            <w:lang w:val="en-GB" w:eastAsia="en-US"/>
          </w:rPr>
          <w:delText xml:space="preserve"> </w:delText>
        </w:r>
      </w:del>
      <w:r w:rsidRPr="003862D0">
        <w:rPr>
          <w:lang w:val="en-GB" w:eastAsia="en-US"/>
        </w:rPr>
        <w:t>relative humidity responses across models are the primary cause of uncertainty in the land</w:t>
      </w:r>
      <w:ins w:id="2907" w:author="Sara M Tuson" w:date="2021-07-19T20:17:00Z">
        <w:r w:rsidR="008F2E1D" w:rsidRPr="008F2E1D">
          <w:rPr>
            <w:lang w:val="en-GB" w:eastAsia="en-US"/>
          </w:rPr>
          <w:t>–</w:t>
        </w:r>
      </w:ins>
      <w:del w:id="2908" w:author="Sara M Tuson" w:date="2021-07-19T20:17:00Z">
        <w:r w:rsidRPr="003862D0" w:rsidDel="008F2E1D">
          <w:rPr>
            <w:lang w:val="en-GB" w:eastAsia="en-US"/>
          </w:rPr>
          <w:delText>-</w:delText>
        </w:r>
      </w:del>
      <w:r w:rsidRPr="003862D0">
        <w:rPr>
          <w:lang w:val="en-GB" w:eastAsia="en-US"/>
        </w:rPr>
        <w:t xml:space="preserve">ocean warming contrast </w:t>
      </w:r>
      <w:r w:rsidRPr="003862D0">
        <w:rPr>
          <w:lang w:val="en-GB" w:eastAsia="en-US"/>
        </w:rPr>
        <w:fldChar w:fldCharType="begin" w:fldLock="1"/>
      </w:r>
      <w:r w:rsidR="00615634">
        <w:rPr>
          <w:lang w:val="en-GB" w:eastAsia="en-US"/>
        </w:rPr>
        <w:instrText>ADDIN CSL_CITATION { "citationItems" : [ { "id" : "ITEM-1", "itemData" : { "DOI" : "10.1002/grl.50971", "ISBN" : "00948276", "ISSN" : "00948276", "abstract" : "Simulations of warming climates with coupled climate models exhibit strong land-ocean contrasts in changes in surface temperature and relative humidity, but little land-ocean contrast in changes in equivalent potential temperature. A theory that assumes equal changes in equivalent potential temperature over land and ocean captures the simulated land-ocean warming contrast in the tropics if changes in relative humidity and ocean temperature are taken as given. According to the theory, land relative humidity changes and the land-ocean contrast in the control climate contribute equally to the tropical warming contrast, while ocean relative humidity changes make a smaller (but also positive) contribution. Intermodel scatter in the tropical warming contrast is primarily linked to land relative humidity changes. These results emphasize the need to better constrain land relative humidity changes in model simulations, and they are also relevant for changes in heat stress over land.", "author" : [ { "dropping-particle" : "", "family" : "Byrne", "given" : "Michael P.", "non-dropping-particle" : "", "parse-names" : false, "suffix" : "" }, { "dropping-particle" : "", "family" : "O'Gorman", "given" : "Paul A.", "non-dropping-particle" : "", "parse-names" : false, "suffix" : "" } ], "container-title" : "Geophysical Research Letters", "id" : "ITEM-1", "issued" : { "date-parts" : [ [ "2013" ] ] }, "page" : "5223-5227", "title" : "Link between land-ocean warming contrast and surface relative humidities in simulations with coupled climate models", "translator" : [ { "dropping-particle" : "", "family" : "K2772", "given" : "", "non-dropping-particle" : "", "parse-names" : false, "suffix" : "" } ], "type" : "article-journal", "volume" : "40" }, "uris" : [ "http://www.mendeley.com/documents/?uuid=3bf4e697-16f4-4954-94fe-a52b55750ff7" ] } ], "mendeley" : { "formattedCitation" : "(Byrne and O\u2019Gorman, 2013b)", "plainTextFormattedCitation" : "(Byrne and O\u2019Gorman, 2013b)", "previouslyFormattedCitation" : "(Byrne and O\u2019Gorman, 2013b)"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2013b)</w:t>
      </w:r>
      <w:r w:rsidRPr="003862D0">
        <w:rPr>
          <w:lang w:val="en-GB" w:eastAsia="en-US"/>
        </w:rPr>
        <w:fldChar w:fldCharType="end"/>
      </w:r>
      <w:r w:rsidRPr="003862D0">
        <w:rPr>
          <w:lang w:val="en-GB" w:eastAsia="en-US"/>
        </w:rPr>
        <w:t>. These land</w:t>
      </w:r>
      <w:ins w:id="2909" w:author="Sara M Tuson" w:date="2021-07-19T20:38:00Z">
        <w:r w:rsidR="00F6473C">
          <w:rPr>
            <w:lang w:val="en-GB" w:eastAsia="en-US"/>
          </w:rPr>
          <w:t>-</w:t>
        </w:r>
      </w:ins>
      <w:del w:id="2910" w:author="Sara M Tuson" w:date="2021-07-19T20:38:00Z">
        <w:r w:rsidRPr="003862D0" w:rsidDel="00F6473C">
          <w:rPr>
            <w:lang w:val="en-GB" w:eastAsia="en-US"/>
          </w:rPr>
          <w:delText xml:space="preserve"> </w:delText>
        </w:r>
      </w:del>
      <w:r w:rsidRPr="003862D0">
        <w:rPr>
          <w:lang w:val="en-GB" w:eastAsia="en-US"/>
        </w:rPr>
        <w:t xml:space="preserve">relative humidity changes are ultimately controlled by moisture transport between the land and ocean boundary layers </w:t>
      </w:r>
      <w:r w:rsidRPr="003862D0">
        <w:rPr>
          <w:lang w:val="en-GB" w:eastAsia="en-US"/>
        </w:rPr>
        <w:fldChar w:fldCharType="begin" w:fldLock="1"/>
      </w:r>
      <w:r w:rsidR="004B7E49">
        <w:rPr>
          <w:lang w:val="en-GB" w:eastAsia="en-US"/>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"mendeley" : { "formattedCitation" : "(Byrne and O\u2019Gorman, 2016; Chadwick et al., 2016)", "plainTextFormattedCitation" : "(Byrne and O\u2019Gorman, 2016; Chadwick et al., 2016)", "previouslyFormattedCitation" : "(Byrne and O\u2019Gorman, 2016; Chadwick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(Byrne and O’Gorman, 2016; Chadwick et al., 2016)</w:t>
      </w:r>
      <w:r w:rsidRPr="003862D0">
        <w:rPr>
          <w:lang w:val="en-GB" w:eastAsia="en-US"/>
        </w:rPr>
        <w:fldChar w:fldCharType="end"/>
      </w:r>
      <w:r w:rsidRPr="003862D0">
        <w:rPr>
          <w:lang w:val="en-GB" w:eastAsia="en-US"/>
        </w:rPr>
        <w:t xml:space="preserve"> and are also sensitive to characteristics of land surfaces that are challenging to model, including stomatal conductance and soil moisture </w:t>
      </w:r>
      <w:r w:rsidRPr="003862D0">
        <w:rPr>
          <w:lang w:val="en-GB" w:eastAsia="en-US"/>
        </w:rPr>
        <w:fldChar w:fldCharType="begin" w:fldLock="1"/>
      </w:r>
      <w:r w:rsidR="00615634">
        <w:rPr>
          <w:lang w:val="en-GB" w:eastAsia="en-US"/>
        </w:rPr>
        <w:instrText>ADDIN CSL_CITATION { "citationItems" : [ { "id" : "ITEM-1",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"ITEM-1",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"id" : "ITEM-2", "itemData" : { "DOI" : "10.1175/JCLI-D-20-0078.1", "ISSN" : "0894-8755", "abstract" : "Increasing concentrations of CO 2 in the atmosphere influence climate both through CO 2 \u2019s role as a greenhouse gas and through its impact on plants. Plants respond to atmospheric CO 2 concentrations in several ways that can alter surface energy and water fluxes and thus surface climate, including changes in stomatal conductance, water use, and canopy leaf area. These plant physiological responses are already embedded in most Earth system models, and a robust literature demonstrates that they can affect global-scale temperature. However, the physiological contribution to transient warming has yet to be assessed systematically in Earth system models. Here this gap is addressed using carbon cycle simulations from phases 5 and 6 of the Coupled Model Intercomparison Project (CMIP) to isolate the radiative and physiological contributions to the transient climate response (TCR), which is defined as the change in globally averaged near-surface air temperature during the 20-yr window centered on the time of CO 2 doubling relative to preindustrial CO 2 concentrations. In CMIP6 models, the physiological effect contributes 0.12\u00b0C ( \u03c3 : 0.09\u00b0C; range: 0.02\u00b0\u20130.29\u00b0C) of warming to the TCR, corresponding to 6.1% of the full TCR ( \u03c3 : 3.8%; range: 1.4%\u201313.9%). Moreover, variation in the physiological contribution to the TCR across models contributes disproportionately more to the intermodel spread of TCR estimates than it does to the mean. The largest contribution of plant physiology to CO 2 -forced warming\u2014and the intermodel spread in warming\u2014occurs over land, especially in forested regions.", "author" : [ { "dropping-particle" : "", "family" : "Zarakas", "given" : "Claire M.", "non-dropping-particle" : "", "parse-names" : false, "suffix" : "" }, { "dropping-particle" : "", "family" : "Swann", "given" : "Abigail L. S.", "non-dropping-particle" : "", "parse-names" : false, "suffix" : "" }, { "dropping-particle" : "", "family" : "Lagu\u00eb", "given" : "Marysa M.", "non-dropping-particle" : "", "parse-names" : false, "suffix" : "" }, { "dropping-particle" : "", "family" : "Armour", "given" : "Kyle C.", "non-dropping-particle" : "", "parse-names" : false, "suffix" : "" }, { "dropping-particle" : "", "family" : "Randerson", "given" : "James T.", "non-dropping-particle" : "", "parse-names" : false, "suffix" : "" } ], "container-title" : "Journal of Climate", "id" : "ITEM-2", "issue" : "19", "issued" : { "date-parts" : [ [ "2020", "10", "1" ] ] }, "page" : "8561-8578", "title" : "Plant Physiology Increases the Magnitude and Spread of the Transient Climate Response to CO2 in CMIP6 Earth System Models", "translator" : [ { "dropping-particle" : "", "family" : "K5206", "given" : "", "non-dropping-particle" : "", "parse-names" : false, "suffix" : "" } ], "type" : "article-journal", "volume" : "33" }, "uris" : [ "http://www.mendeley.com/documents/?uuid=67c63ec1-1c83-44a2-a246-34993366173a" ] } ], "mendeley" : { "formattedCitation" : "(Berg et al., 2016; Zarakas et al., 2020)", "plainTextFormattedCitation" : "(Berg et al., 2016; Zarakas et al., 2020)", "previouslyFormattedCitation" : "(Berg et al., 2016; Zarakas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(Berg et al., 2016; Zarakas et al., 2020)</w:t>
      </w:r>
      <w:r w:rsidRPr="003862D0">
        <w:rPr>
          <w:lang w:val="en-GB" w:eastAsia="en-US"/>
        </w:rPr>
        <w:fldChar w:fldCharType="end"/>
      </w:r>
      <w:r w:rsidRPr="003862D0">
        <w:rPr>
          <w:lang w:val="en-GB" w:eastAsia="en-US"/>
        </w:rPr>
        <w:t>.</w:t>
      </w:r>
    </w:p>
    <w:p w14:paraId="32A77739" w14:textId="77777777" w:rsidR="00BC572A" w:rsidRPr="003862D0" w:rsidRDefault="00BC572A" w:rsidP="00BC572A">
      <w:pPr>
        <w:pStyle w:val="AR6BodyText"/>
        <w:rPr>
          <w:lang w:val="en-GB" w:eastAsia="en-US"/>
        </w:rPr>
      </w:pPr>
    </w:p>
    <w:p w14:paraId="5D959D72" w14:textId="449F2028" w:rsidR="00BC572A" w:rsidRPr="003862D0" w:rsidRDefault="00BC572A">
      <w:pPr>
        <w:pStyle w:val="AR6Chap4Level441111"/>
        <w:pPrChange w:id="2911" w:author="Tom Maycock" w:date="2021-09-07T09:49:00Z">
          <w:pPr>
            <w:pStyle w:val="AR6BodyText"/>
          </w:pPr>
        </w:pPrChange>
      </w:pPr>
      <w:r w:rsidRPr="003862D0">
        <w:t xml:space="preserve">Polar </w:t>
      </w:r>
      <w:del w:id="2912" w:author="Ian Blenkinsop" w:date="2021-07-27T17:30:00Z">
        <w:r w:rsidRPr="003862D0" w:rsidDel="00043854">
          <w:delText>Amplification</w:delText>
        </w:r>
      </w:del>
      <w:ins w:id="2913" w:author="Ian Blenkinsop" w:date="2021-07-27T17:30:00Z">
        <w:r w:rsidR="00043854">
          <w:t>a</w:t>
        </w:r>
        <w:r w:rsidR="00043854" w:rsidRPr="003862D0">
          <w:t>mplification</w:t>
        </w:r>
      </w:ins>
    </w:p>
    <w:p w14:paraId="4FC61327" w14:textId="5B75E5E1" w:rsidR="00BC572A" w:rsidRPr="003862D0" w:rsidRDefault="00BC572A" w:rsidP="00BC572A">
      <w:pPr>
        <w:pStyle w:val="AR6BodyText"/>
        <w:rPr>
          <w:lang w:val="en-GB" w:eastAsia="en-US"/>
        </w:rPr>
      </w:pPr>
      <w:r w:rsidRPr="003862D0">
        <w:rPr>
          <w:lang w:val="en-GB" w:eastAsia="en-US"/>
        </w:rPr>
        <w:t xml:space="preserve">It is </w:t>
      </w:r>
      <w:r w:rsidRPr="003862D0">
        <w:rPr>
          <w:i/>
          <w:lang w:val="en-GB" w:eastAsia="en-US"/>
        </w:rPr>
        <w:t>very likely</w:t>
      </w:r>
      <w:r w:rsidRPr="003862D0">
        <w:rPr>
          <w:lang w:val="en-GB" w:eastAsia="en-US"/>
        </w:rPr>
        <w:t xml:space="preserve"> that under all SSPs the warming in the Arctic will be more pronounced than </w:t>
      </w:r>
      <w:r w:rsidR="00B51F82">
        <w:rPr>
          <w:lang w:val="en-GB" w:eastAsia="en-US"/>
        </w:rPr>
        <w:t xml:space="preserve">in </w:t>
      </w:r>
      <w:r w:rsidR="004D176A" w:rsidRPr="003862D0">
        <w:rPr>
          <w:lang w:val="en-GB" w:eastAsia="en-US"/>
        </w:rPr>
        <w:t xml:space="preserve">the </w:t>
      </w:r>
      <w:r w:rsidRPr="003862D0">
        <w:rPr>
          <w:lang w:val="en-GB" w:eastAsia="en-US"/>
        </w:rPr>
        <w:t xml:space="preserve">global average over the </w:t>
      </w:r>
      <w:r w:rsidRPr="003862D0">
        <w:rPr>
          <w:lang w:val="en-GB"/>
        </w:rPr>
        <w:t>21st century</w:t>
      </w:r>
      <w:r w:rsidRPr="003862D0">
        <w:rPr>
          <w:lang w:val="en-GB" w:eastAsia="en-US"/>
        </w:rPr>
        <w:t xml:space="preserve">. Since AR5 the understanding of the physical mechanisms driving </w:t>
      </w:r>
      <w:r w:rsidR="004D176A" w:rsidRPr="003862D0">
        <w:rPr>
          <w:lang w:val="en-GB" w:eastAsia="en-US"/>
        </w:rPr>
        <w:t>polar a</w:t>
      </w:r>
      <w:r w:rsidRPr="003862D0">
        <w:rPr>
          <w:lang w:val="en-GB" w:eastAsia="en-US"/>
        </w:rPr>
        <w:t>mplification has improved.</w:t>
      </w:r>
    </w:p>
    <w:p w14:paraId="7CD998DB" w14:textId="77777777" w:rsidR="00BC572A" w:rsidRPr="003862D0" w:rsidRDefault="00BC572A" w:rsidP="00BC572A">
      <w:pPr>
        <w:pStyle w:val="AR6BodyText"/>
        <w:rPr>
          <w:lang w:val="en-GB" w:eastAsia="en-US"/>
        </w:rPr>
      </w:pPr>
    </w:p>
    <w:p w14:paraId="42C9F3A8" w14:textId="3C4A014F" w:rsidR="00BC572A" w:rsidRPr="003862D0" w:rsidRDefault="00BC572A" w:rsidP="00BC572A">
      <w:pPr>
        <w:pStyle w:val="AR6BodyText"/>
        <w:rPr>
          <w:lang w:val="en-GB" w:eastAsia="en-US"/>
        </w:rPr>
      </w:pPr>
      <w:r w:rsidRPr="003862D0">
        <w:rPr>
          <w:lang w:val="en-GB" w:eastAsia="en-US"/>
        </w:rPr>
        <w:t xml:space="preserve">The Arctic surface is projected to warm more than the global average over the </w:t>
      </w:r>
      <w:r w:rsidRPr="003862D0">
        <w:rPr>
          <w:lang w:val="en-GB"/>
        </w:rPr>
        <w:t>21st century</w:t>
      </w:r>
      <w:r w:rsidRPr="003862D0">
        <w:rPr>
          <w:lang w:val="en-GB" w:eastAsia="en-US"/>
        </w:rPr>
        <w:t>, with annual-average Arctic warming of about 3°C (SSP1-2.6)</w:t>
      </w:r>
      <w:r w:rsidR="0048304D" w:rsidRPr="003862D0">
        <w:rPr>
          <w:lang w:val="en-GB" w:eastAsia="en-US"/>
        </w:rPr>
        <w:t xml:space="preserve">, </w:t>
      </w:r>
      <w:r w:rsidRPr="003862D0">
        <w:rPr>
          <w:lang w:val="en-GB" w:eastAsia="en-US"/>
        </w:rPr>
        <w:t>10°C (SSP3-7.0)</w:t>
      </w:r>
      <w:r w:rsidR="0048304D" w:rsidRPr="003862D0">
        <w:rPr>
          <w:lang w:val="en-GB" w:eastAsia="en-US"/>
        </w:rPr>
        <w:t xml:space="preserve"> and 12°C in (SSP5-8.5) by </w:t>
      </w:r>
      <w:r w:rsidR="0048304D" w:rsidRPr="003862D0">
        <w:rPr>
          <w:lang w:val="en-GB"/>
        </w:rPr>
        <w:t>2081–2100</w:t>
      </w:r>
      <w:r w:rsidRPr="003862D0">
        <w:rPr>
          <w:lang w:val="en-GB" w:eastAsia="en-US"/>
        </w:rPr>
        <w:t xml:space="preserve"> </w:t>
      </w:r>
      <w:r w:rsidR="00DA040F" w:rsidRPr="003862D0">
        <w:rPr>
          <w:lang w:val="en-GB" w:eastAsia="en-US"/>
        </w:rPr>
        <w:t>relative to 1995</w:t>
      </w:r>
      <w:r w:rsidR="00DA040F" w:rsidRPr="003862D0">
        <w:rPr>
          <w:lang w:val="en-GB"/>
        </w:rPr>
        <w:t>–2014</w:t>
      </w:r>
      <w:r w:rsidR="00DA040F" w:rsidRPr="003862D0">
        <w:rPr>
          <w:lang w:val="en-GB" w:eastAsia="en-US"/>
        </w:rPr>
        <w:t xml:space="preserve"> </w:t>
      </w:r>
      <w:r w:rsidRPr="003862D0">
        <w:rPr>
          <w:lang w:val="en-GB" w:eastAsia="en-US"/>
        </w:rPr>
        <w:t>(</w:t>
      </w:r>
      <w:r w:rsidR="00FA6D4F" w:rsidRPr="003862D0">
        <w:rPr>
          <w:lang w:val="en-GB"/>
        </w:rPr>
        <w:t>Figure 4.19</w:t>
      </w:r>
      <w:r w:rsidRPr="003862D0">
        <w:rPr>
          <w:lang w:val="en-GB" w:eastAsia="en-US"/>
        </w:rPr>
        <w:t xml:space="preserve">). This phenomenon, known as polar or Arctic amplification, is a ubiquitous feature of the response to GHG forcing simulated by climate models </w:t>
      </w:r>
      <w:r w:rsidRPr="003862D0">
        <w:rPr>
          <w:lang w:val="en-GB" w:eastAsia="en-US"/>
        </w:rPr>
        <w:fldChar w:fldCharType="begin" w:fldLock="1"/>
      </w:r>
      <w:r w:rsidR="004B7E49">
        <w:rPr>
          <w:lang w:val="en-GB" w:eastAsia="en-US"/>
        </w:rPr>
        <w:instrText>ADDIN CSL_CITATION { "citationItems" : [ { "id" : "ITEM-1", "itemData" : { "DOI" : "10.1175/1520-0469(1975)032&lt;0003:TEODTC&gt;2.0.CO;2",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"ITEM-1", "issue" : "1", "issued" : { "date-parts" : [ [ "1975", "1" ] ] }, "page" : "3-15", "title" : "The Effects of Doubling the CO2 Concentration on the climate of a General Circulation Model", "translator" : [ { "dropping-particle" : "", "family" : "K939", "given" : "", "non-dropping-particle" : "", "parse-names" : false, "suffix" : "" } ], "type" : "article-journal", "volume" : "32" }, "uris" : [ "http://www.mendeley.com/documents/?uuid=e6c17cf9-147e-452a-8a20-bd4c374e468d" ] }, { "id" : "ITEM-2", "itemData" : { "DOI" : "10.1175/1520-0469(1980)037&lt;0099:OTDOCC&gt;2.0.CO;2", "ISSN" : "0022-4928", "abstract" : "A study of the climatic effect of doubling or quadrupling of CO2 in the atmosphere has been continued by the use of a simple general circulation model with a limited computational domain, highly idealized geography, no seasonal variation of insolation, and a simplified interaction between cloud and radiative transfer. The results from the numerical experiments reveal that the response of the model climate to an increase of CO2 content in air is far from uniform geographically. For example, one can identify the high-latitude region of the continent where the runoff rate increases markedly, a zonal belt of decreasing soil moisture around 420 I~titude, and a zone of enhanced wetness along the east coast of the subtropical portion of the model continent. The general warming and the increase of moisture content of air, which results from a CO2 increase, contributes to the large reduction of the meridional temperature gradient in the lower model troposphere because of I) poleward retreat of highly reflective snow cover and 2) large increase in the poleward transport of latent heat. The reduction of the meridional temperature gradient appears to reduce not only the eddy kinetic energy, but also the variance of temperature in the lower model troposphere. The penetration of moisture into higher latitudes in the CO2-rich warm climate is responsible for the large increase of the rates of precipitation and runoff in high latitudes of the model.", "author" : [ { "dropping-particle" : "", "family" : "Manabe", "given" : "Syukuro", "non-dropping-particle" : "", "parse-names" : false, "suffix" : "" }, { "dropping-particle" : "", "family" : "Wetherald", "given" : "Richard T.", "non-dropping-particle" : "", "parse-names" : false, "suffix" : "" } ], "container-title" : "Journal of the Atmospheric Sciences", "id" : "ITEM-2", "issue" : "1", "issued" : { "date-parts" : [ [ "1980", "1" ] ] }, "page" : "99-118", "title" : "On the Distribution of Climate Change Resulting from an Increase in CO2 Content of the Atmosphere", "translator" : [ { "dropping-particle" : "", "family" : "K4050", "given" : "", "non-dropping-particle" : "", "parse-names" : false, "suffix" : "" } ], "type" : "article-journal", "volume" : "37" }, "uris" : [ "http://www.mendeley.com/documents/?uuid=7ea32669-84b5-43c4-a085-e6c9c17ffaa9" ] }, { "id" : "ITEM-3", "itemData" : { "DOI" : "10.1029/JC085iC10p05529", "ISSN" : "0148-0227", "abstract" : "This study investigates the response of a global model of the climate to the quadrupling of the CO2 concentration in the atmosphere. The model consists of (1) a general circulation model of the atmosphere , (2) a heat and water balance model of the continents, and (3) a simple mixed layer model of the oceans. It has a global computational domain and realistic geography. For the computation of radiative transfer, the seasonal variation of insolation is imposed at the top of the model atmosphere, and the fixed distribution of cloud cover is prescribed as a function of latitude and of height. It is found that with some exceptions, the model succeeds in reproducing the large-scale characteristics of seasonal and geographical variation of the observed atmospheric temperature. The climatic effect of a CO2 increase is determined by comparing statistical equilibrium states of the model atmosphere with a normal concentration and with a 4 times the normal concentration of CO2 in the air. It is found that the warming of the model atmosphere resulting from the CO2 increase has significant seasonal and latitudinal variation. Because of the absence of an albedo feedback mechanism, the warming over the Antarctic continent is somewhat less than the warming in high latitudes of the northern hemisphere. Over the Arctic Ocean and its surroundings , the warming is much larger in winter than summer, thereby reducing the amplitude of seasonal temperature variation. It is concluded that this seasonal asymmetry in the warming results from the reduction in the coverage and thickness of the sea ice. The warming of the model atmosphere results in an enrichment of the moisture content in the air and an increase in the poleward moisture transport. The additional moisture is picked up from the tropical ocean and is brought to high latitudes where both precipitation and runoff increase throughout the year. Further, the time of rapid snowmelt and maximum runoff becomes earlier.", "author" : [ { "dropping-particle" : "", "family" : "Manabe", "given" : "Syukuro", "non-dropping-particle" : "", "parse-names" : false, "suffix" : "" }, { "dropping-particle" : "", "family" : "Stouffer", "given" : "Ronald J", "non-dropping-particle" : "", "parse-names" : false, "suffix" : "" } ], "container-title" : "Journal of Geophysical Research: Oceans", "id" : "ITEM-3", "issue" : "C10", "issued" : { "date-parts" : [ [ "1980" ] ] }, "page" : "5529", "title" : "Sensitivity of a global climate model to an increase of CO2 concentration in the atmosphere", "translator" : [ { "dropping-particle" : "", "family" : "K3616", "given" : "", "non-dropping-particle" : "", "parse-names" : false, "suffix" : "" } ], "type" : "article-journal", "volume" : "85" }, "uris" : [ "http://www.mendeley.com/documents/?uuid=2cc7889c-b4a5-4e80-ada5-d09e6101a58a" ] }, { "id" : "ITEM-4", "itemData" : { "DOI" : "10.1175/1520-0442(1991)004&lt;0785:TROACO&gt;2.0.CO;2", "ISSN" : "0894-8755", "author" : [ { "dropping-particle" : "", "family" : "Manabe", "given" : "S.", "non-dropping-particle" : "", "parse-names" : false, "suffix" : "" }, { "dropping-particle" : "", "family" : "Stouffer", "given" : "R. J.", "non-dropping-particle" : "", "parse-names" : false, "suffix" : "" }, { "dropping-particle" : "", "family" : "Spelman", "given" : "M. J.", "non-dropping-particle" : "", "parse-names" : false, "suffix" : "" }, { "dropping-particle" : "", "family" : "Bryan", "given" : "K.", "non-dropping-particle" : "", "parse-names" : false, "suffix" : "" } ], "container-title" : "Journal of Climate", "id" : "ITEM-4", "issue" : "8", "issued" : { "date-parts" : [ [ "1991", "8" ] ] }, "page" : "785-818", "title" : "Transient Responses of a Coupled Ocean\u2013Atmosphere Model to Gradual Changes of Atmospheric CO2. Part I. Annual Mean Response", "translator" : [ { "dropping-particle" : "", "family" : "K1599", "given" : "", "non-dropping-particle" : "", "parse-names" : false, "suffix" : "" } ], "type" : "article-journal", "volume" : "4" }, "uris" : [ "http://www.mendeley.com/documents/?uuid=c35b6407-f2a6-4ebf-988c-1961f01557b4" ] }, { "id" : "ITEM-5", "itemData" : { "DOI" : "10.1029/GM029p0130", "abstract" : "W e study climate sensitivity and feedback processes in three independent ways : (1) by using a three dimensional (3-D) global cli-mate model for experiments in which solar i r r a -diance So is increased 2 percent or C 0 2 is doubled, (2) by using the CLIMAP climate boun-dary conditions to analyze the contributions of different physical processes to the cooling of the last ice age (18K years ago), and (3) by using estimated changes in global temperature and the abundance of atmospheric greenhouse gases to deduce an empirical climate sensitivity for the period 1850-1980. Our 3-D global climate model yields a warming of -4OC for either a 2 percent increase of So or doubled C02. This indicates a net feedback fac-t o r of f = 3-4, because either of these forcings would cause the earth's surface temperature to warm 1.2-1.3OC to restore radiative balance with space, if other factors remained unchanged. Principal positive feedback processes in the model a r e changes in atmospheric water vapor, clouds and snow lice cover. Feedback factors calculated for these processes, with atmospheric dynamical feedbacks implicitly incorporated, are respectively fwater va o r -1.6. fclouds -1.3 and fsnqw/ice -1.1, wiph the latter mainly caused", "author" : [ { "dropping-particle" : "", "family" : "Hansen", "given" : "J.", "non-dropping-particle" : "", "parse-names" : false, "suffix" : "" }, { "dropping-particle" : "", "family" : "Lacis", "given" : "A.", "non-dropping-particle" : "", "parse-names" : false, "suffix" : "" }, { "dropping-particle" : "", "family" : "Rind", "given" : "D.", "non-dropping-particle" : "", "parse-names" : false, "suffix" : "" }, { "dropping-particle" : "", "family" : "Russell", "given" : "G.", "non-dropping-particle" : "", "parse-names" : false, "suffix" : "" }, { "dropping-particle" : "", "family" : "Stone", "given" : "P.", "non-dropping-particle" : "", "parse-names" : false, "suffix" : "" }, { "dropping-particle" : "", "family" : "Fung", "given" : "I.", "non-dropping-particle" : "", "parse-names" : false, "suffix" : "" }, { "dropping-particle" : "", "family" : "Ruedy", "given" : "R.", "non-dropping-particle" : "", "parse-names" : false, "suffix" : "" }, { "dropping-particle" : "", "family" : "Lerner", "given" : "J.", "non-dropping-particle" : "", "parse-names" : false, "suffix" : "" } ], "container-title" : "Climate Processes and Climate Sensitivity", "editor" : [ { "dropping-particle" : "", "family" : "Hansen", "given" : "J.E.", "non-dropping-particle" : "", "parse-names" : false, "suffix" : "" }, { "dropping-particle" : "", "family" : "Takahashi", "given" : "T.", "non-dropping-particle" : "", "parse-names" : false, "suffix" : "" } ], "id" : "ITEM-5", "issued" : { "date-parts" : [ [ "1984" ] ] }, "page" : "130-163", "publisher" : "American Geophysical Union (AGU)", "publisher-place" : "Washington, DC, USA", "title" : "Climate sensitivity: Analysis of feedback mechanisms", "translator" : [ { "dropping-particle" : "", "family" : "K3608", "given" : "Rt6", "non-dropping-particle" : "", "parse-names" : false, "suffix" : "" } ], "type" : "chapter" }, "uris" : [ "http://www.mendeley.com/documents/?uuid=9aacd3dd-d787-4ff2-aae6-ba8f85c1073f" ] }, { "id" : "ITEM-6", "itemData" : { "DOI" : "10.1175/1520-0469(1983)040&lt;0986:IASFAT&gt;2.0.CO;2", "ISSN" : "0022-4928", "author" : [ { "dropping-particle" : "", "family" : "Robock", "given" : "Alan", "non-dropping-particle" : "", "parse-names" : false, "suffix" : "" } ], "container-title" : "Journal of the Atmospheric Sciences", "id" : "ITEM-6", "issue" : "4", "issued" : { "date-parts" : [ [ "1983", "4" ] ] }, "page" : "986-997", "title" : "Ice and Snow Feedbacks and the Latitudinal and Seasonal Distribution of Climate Sensitivity", "translator" : [ { "dropping-particle" : "", "family" : "K929", "given" : "", "non-dropping-particle" : "", "parse-names" : false, "suffix" : "" } ], "type" : "article-journal", "volume" : "40" }, "uris" : [ "http://www.mendeley.com/documents/?uuid=4d7f48e1-985e-4550-aec7-5ec0bec23789" ] }, { "id" : "ITEM-7",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"ITEM-7",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"ITEM-8", "itemData" : { "DOI" : "10.1029/2005GL025244", "ISSN" : "0094-8276", "abstract" : "A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 "author" : [ { "dropping-particle" : "", "family" : "Winton", "given" : "Michael", "non-dropping-particle" : "", "parse-names" : false, "suffix" : "" } ], "container-title" : "Geophysical Research Letters", "id" : "ITEM-8", "issue" : "3", "issued" : { "date-parts" : [ [ "2006" ] ] }, "page" : "L03701", "title" : "Amplified Arctic climate change: What does surface albedo feedback have to do with it?", "translator" : [ { "dropping-particle" : "", "family" : "K3620", "given" : "", "non-dropping-particle" : "", "parse-names" : false, "suffix" : "" } ], "type" : "article-journal", "volume" : "33" }, "uris" : [ "http://www.mendeley.com/documents/?uuid=ae80cb3c-451a-4951-bc68-cd0d01543768" ] }, { "id" : "ITEM-9",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"ITEM-9",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"mendeley" : { "formattedCitation" : "(Manabe and Wetherald, 1975, 1980; Manabe and Stouffer, 1980; Robock, 1983; Hansen et al., 1984; Manabe et al., 1991; Holland and Bitz, 2003; Winton, 2006; Pithan and Mauritsen, 2014)", "plainTextFormattedCitation" : "(Manabe and Wetherald, 1975, 1980; Manabe and Stouffer, 1980; Robock, 1983; Hansen et al., 1984; Manabe et al., 1991; Holland and Bitz, 2003; Winton, 2006; Pithan and Mauritsen, 2014)", "previouslyFormattedCitation" : "(Manabe and Wetherald, 1975, 1980; Manabe and Stouffer, 1980; Robock, 1983; Hansen et al., 1984; Manabe et al., 1991; Holland and Bitz, 2003; Winton, 2006; Pithan and Mauritsen,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(Manabe and Wetherald, 1975, 1980; Manabe and Stouffer, 1980; Robock, 1983; Hansen et al., 1984; Manabe et al., 1991; Holland and Bitz, 2003; Winton, 2006; Pithan and Mauritsen, 2014)</w:t>
      </w:r>
      <w:r w:rsidRPr="003862D0">
        <w:rPr>
          <w:lang w:val="en-GB" w:eastAsia="en-US"/>
        </w:rPr>
        <w:fldChar w:fldCharType="end"/>
      </w:r>
      <w:r w:rsidRPr="003862D0">
        <w:rPr>
          <w:lang w:val="en-GB" w:eastAsia="en-US"/>
        </w:rPr>
        <w:t xml:space="preserve"> and has been observed over recent decades concurrent with Arctic sea</w:t>
      </w:r>
      <w:ins w:id="2914" w:author="Sara M Tuson" w:date="2021-07-17T14:40:00Z">
        <w:r w:rsidR="00AE1927">
          <w:rPr>
            <w:lang w:val="en-GB" w:eastAsia="en-US"/>
          </w:rPr>
          <w:t xml:space="preserve"> </w:t>
        </w:r>
      </w:ins>
      <w:del w:id="2915" w:author="Sara M Tuson" w:date="2021-07-17T14:40:00Z">
        <w:r w:rsidRPr="003862D0" w:rsidDel="00AE1927">
          <w:rPr>
            <w:lang w:val="en-GB" w:eastAsia="en-US"/>
          </w:rPr>
          <w:delText>-</w:delText>
        </w:r>
      </w:del>
      <w:r w:rsidRPr="003862D0">
        <w:rPr>
          <w:lang w:val="en-GB" w:eastAsia="en-US"/>
        </w:rPr>
        <w:t>ice loss</w:t>
      </w:r>
      <w:ins w:id="2916" w:author="Ian Blenkinsop" w:date="2021-07-27T12:01:00Z">
        <w:r w:rsidR="0006528B">
          <w:rPr>
            <w:lang w:val="en-GB" w:eastAsia="en-US"/>
          </w:rPr>
          <w:t xml:space="preserve"> (</w:t>
        </w:r>
        <w:r w:rsidR="0006528B" w:rsidRPr="003862D0">
          <w:rPr>
            <w:lang w:val="en-GB" w:eastAsia="en-US"/>
          </w:rPr>
          <w:t>Section 2.3.2.1</w:t>
        </w:r>
        <w:r w:rsidR="0006528B">
          <w:rPr>
            <w:lang w:val="en-GB" w:eastAsia="en-US"/>
          </w:rPr>
          <w:t xml:space="preserve">; </w:t>
        </w:r>
      </w:ins>
      <w:del w:id="2917" w:author="Ian Blenkinsop" w:date="2021-07-27T12:01:00Z">
        <w:r w:rsidRPr="003862D0" w:rsidDel="0006528B">
          <w:rPr>
            <w:lang w:val="en-GB" w:eastAsia="en-US"/>
          </w:rPr>
          <w:delText xml:space="preserve"> </w:delText>
        </w:r>
      </w:del>
      <w:r w:rsidRPr="003862D0">
        <w:rPr>
          <w:lang w:val="en-GB" w:eastAsia="en-US"/>
        </w:rPr>
        <w:fldChar w:fldCharType="begin" w:fldLock="1"/>
      </w:r>
      <w:r w:rsidR="00CD3B49">
        <w:rPr>
          <w:lang w:val="en-GB" w:eastAsia="en-US"/>
        </w:rPr>
        <w:instrText>ADDIN CSL_CITATION { "citationItems" : [ { "id" : "ITEM-1", "itemData" : { "DOI" : "10.1016/j.gloplacha.2011.03.004", "ISBN" : "0921-8181", "ISSN" : "09218181", "PMID" : "292360100009", "abstract" : "The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 \u00a9 2011.", "author" : [ { "dropping-particle" : "", "family" : "Serreze", "given" : "Mark C.", "non-dropping-particle" : "", "parse-names" : false, "suffix" : "" }, { "dropping-particle" : "", "family" : "Barry", "given" : "Roger G.", "non-dropping-particle" : "", "parse-names" : false, "suffix" : "" } ], "container-title" : "Global and Planetary Change", "id" : "ITEM-1", "issue" : "1-2", "issued" : { "date-parts" : [ [ "2011", "5" ] ] }, "page" : "85-96", "title" : "Processes and impacts of Arctic amplification: A research synthesis", "translator" : [ { "dropping-particle" : "", "family" : "K3607", "given" : "", "non-dropping-particle" : "", "parse-names" : false, "suffix" : "" } ], "type" : "article-journal", "volume" : "77" }, "uris" : [ "http://www.mendeley.com/documents/?uuid=f7ce4175-c1da-4682-b040-08459d9ddc35" ] } ], "mendeley" : { "formattedCitation" : "(Serreze and Barry, 2011)", "manualFormatting" : "Serreze and Barry, 2011)", "plainTextFormattedCitation" : "(Serreze and Barry, 2011)", "previouslyFormattedCitation" : "(Serreze and Barry, 2011)" }, "properties" : { "noteIndex" : 0 }, "schema" : "https://github.com/citation-style-language/schema/raw/master/csl-citation.json" }</w:instrText>
      </w:r>
      <w:r w:rsidRPr="003862D0">
        <w:rPr>
          <w:lang w:val="en-GB" w:eastAsia="en-US"/>
        </w:rPr>
        <w:fldChar w:fldCharType="separate"/>
      </w:r>
      <w:del w:id="2918" w:author="Ian Blenkinsop" w:date="2021-07-27T12:01:00Z">
        <w:r w:rsidR="00016735" w:rsidDel="0006528B">
          <w:rPr>
            <w:noProof/>
            <w:lang w:val="en-GB" w:eastAsia="en-US"/>
          </w:rPr>
          <w:delText>(</w:delText>
        </w:r>
      </w:del>
      <w:r w:rsidR="00016735">
        <w:rPr>
          <w:noProof/>
          <w:lang w:val="en-GB" w:eastAsia="en-US"/>
        </w:rPr>
        <w:t>Serreze and Barry, 2011)</w:t>
      </w:r>
      <w:r w:rsidRPr="003862D0">
        <w:rPr>
          <w:lang w:val="en-GB" w:eastAsia="en-US"/>
        </w:rPr>
        <w:fldChar w:fldCharType="end"/>
      </w:r>
      <w:del w:id="2919" w:author="Ian Blenkinsop" w:date="2021-07-27T12:01:00Z">
        <w:r w:rsidRPr="003862D0" w:rsidDel="0006528B">
          <w:rPr>
            <w:lang w:val="en-GB" w:eastAsia="en-US"/>
          </w:rPr>
          <w:delText xml:space="preserve"> (</w:delText>
        </w:r>
      </w:del>
      <w:del w:id="2920" w:author="Sara M Tuson" w:date="2021-07-19T20:39:00Z">
        <w:r w:rsidRPr="003862D0" w:rsidDel="00F6473C">
          <w:rPr>
            <w:lang w:val="en-GB" w:eastAsia="en-US"/>
          </w:rPr>
          <w:delText>Chapter 2</w:delText>
        </w:r>
      </w:del>
      <w:del w:id="2921" w:author="Ian Blenkinsop" w:date="2021-07-27T12:01:00Z">
        <w:r w:rsidRPr="003862D0" w:rsidDel="0006528B">
          <w:rPr>
            <w:lang w:val="en-GB" w:eastAsia="en-US"/>
          </w:rPr>
          <w:delText xml:space="preserve"> Section 2.3.2.1)</w:delText>
        </w:r>
      </w:del>
      <w:r w:rsidRPr="003862D0">
        <w:rPr>
          <w:lang w:val="en-GB" w:eastAsia="en-US"/>
        </w:rPr>
        <w:t>. Based on robust scientific understanding and agreement across multiple lines of evidence (</w:t>
      </w:r>
      <w:del w:id="2922" w:author="Sara M Tuson" w:date="2021-07-19T20:39:00Z">
        <w:r w:rsidRPr="003862D0" w:rsidDel="00F6473C">
          <w:rPr>
            <w:lang w:val="en-GB" w:eastAsia="en-US"/>
          </w:rPr>
          <w:delText xml:space="preserve">Chapter 7 </w:delText>
        </w:r>
      </w:del>
      <w:r w:rsidRPr="003862D0">
        <w:rPr>
          <w:lang w:val="en-GB" w:eastAsia="en-US"/>
        </w:rPr>
        <w:t xml:space="preserve">Section 7.4.4.1), there is </w:t>
      </w:r>
      <w:r w:rsidRPr="003862D0">
        <w:rPr>
          <w:i/>
          <w:lang w:val="en-GB" w:eastAsia="en-US"/>
        </w:rPr>
        <w:t>high confidence</w:t>
      </w:r>
      <w:r w:rsidRPr="003862D0">
        <w:rPr>
          <w:lang w:val="en-GB" w:eastAsia="en-US"/>
        </w:rPr>
        <w:t xml:space="preserve"> </w:t>
      </w:r>
      <w:r w:rsidRPr="003862D0">
        <w:rPr>
          <w:lang w:val="en-GB"/>
        </w:rPr>
        <w:t>that the rate of Arctic surface warming will continue to exceed the global average over the 21</w:t>
      </w:r>
      <w:r w:rsidR="008F6058" w:rsidRPr="009C4962">
        <w:rPr>
          <w:lang w:val="en-GB"/>
        </w:rPr>
        <w:t>st</w:t>
      </w:r>
      <w:r w:rsidRPr="003862D0">
        <w:rPr>
          <w:lang w:val="en-GB"/>
        </w:rPr>
        <w:t xml:space="preserve"> century</w:t>
      </w:r>
      <w:r w:rsidRPr="003862D0">
        <w:rPr>
          <w:lang w:val="en-GB" w:eastAsia="en-US"/>
        </w:rPr>
        <w:t>.</w:t>
      </w:r>
    </w:p>
    <w:p w14:paraId="589555A9" w14:textId="4A591AED" w:rsidR="00BC572A" w:rsidRPr="003862D0" w:rsidRDefault="00BC572A" w:rsidP="00BC572A">
      <w:pPr>
        <w:pStyle w:val="AR6BodyText"/>
        <w:rPr>
          <w:lang w:val="en-GB" w:eastAsia="en-US"/>
        </w:rPr>
      </w:pPr>
    </w:p>
    <w:p w14:paraId="1CBB30F7" w14:textId="6D70480A" w:rsidR="00EF08C7" w:rsidRPr="003741E9" w:rsidRDefault="00EF08C7" w:rsidP="00EF08C7">
      <w:pPr>
        <w:pStyle w:val="AR6BodyText"/>
        <w:rPr>
          <w:lang w:eastAsia="en-US"/>
          <w:rPrChange w:id="2923" w:author="Clotilde Pean" w:date="2021-06-22T10:16:00Z">
            <w:rPr>
              <w:lang w:val="en-GB" w:eastAsia="en-US"/>
            </w:rPr>
          </w:rPrChange>
        </w:rPr>
      </w:pPr>
      <w:r w:rsidRPr="003862D0">
        <w:rPr>
          <w:lang w:val="en-GB" w:eastAsia="en-US"/>
        </w:rPr>
        <w:t>A variety of mechanisms contribute to Arctic amplification (</w:t>
      </w:r>
      <w:del w:id="2924" w:author="Sara M Tuson" w:date="2021-07-19T20:39:00Z">
        <w:r w:rsidRPr="003862D0" w:rsidDel="00F6473C">
          <w:rPr>
            <w:lang w:val="en-GB" w:eastAsia="en-US"/>
          </w:rPr>
          <w:delText xml:space="preserve">see Chapter 7 </w:delText>
        </w:r>
      </w:del>
      <w:r w:rsidRPr="003862D0">
        <w:rPr>
          <w:lang w:val="en-GB" w:eastAsia="en-US"/>
        </w:rPr>
        <w:t xml:space="preserve">Section 7.4.4.1.1). While surface-albedo feedbacks associated with the loss of sea ice and snow have long been known to play important roles </w:t>
      </w:r>
      <w:r w:rsidRPr="003862D0">
        <w:rPr>
          <w:lang w:val="en-GB" w:eastAsia="en-US"/>
        </w:rPr>
        <w:fldChar w:fldCharType="begin" w:fldLock="1"/>
      </w:r>
      <w:r w:rsidR="004B7E49">
        <w:rPr>
          <w:lang w:val="en-GB" w:eastAsia="en-US"/>
        </w:rPr>
        <w:instrText>ADDIN CSL_CITATION { "citationItems" : [ { "id" : "ITEM-1", "itemData" : { "DOI" : "10.1080/14786449608620846", "ISSN" : "1941-5982", "author" : [ { "dropping-particle" : "", "family" : "Arrhenius", "given" : "Svante", "non-dropping-particle" : "", "parse-names" : false, "suffix" : "" } ], "container-title" : "The London, Edinburgh, and Dublin Philosophical Magazine and Journal of Science", "id" : "ITEM-1", "issue" : "251", "issued" : { "date-parts" : [ [ "1896", "4", "8" ] ] }, "page" : "237-276", "title" : "On the influence of carbonic acid in the air upon the temperature of the ground", "translator" : [ { "dropping-particle" : "", "family" : "K1079", "given" : "", "non-dropping-particle" : "", "parse-names" : false, "suffix" : "" } ], "type" : "article-journal", "volume" : "41" }, "uris" : [ "http://www.mendeley.com/documents/?uuid=725f6bf5-8ceb-4901-9dd2-9baf48f75cd2" ] }, { "id" : "ITEM-2", "itemData" : { "DOI" : "10.1175/1520-0442(2004)017&lt;1550:TROSAF&gt;2.0.CO;2", "ISSN" : "0894-8755", "abstract" : "A coarse resolution coupled oceanatmosphere simulation in which surface albedo feedback is suppressed by prescribing surface albedo, is compared to one where snow and sea ice anomalies are allowed to affect surface albedo. Canonical CO2 -doubling experiments were performed with both models to assess the impact of this feedback on equilibrium response to external forcing. It accounts for about half the high-latitude response to the forcing. Both models were also run for 1000 yr without forcing to assess the impact of surface albedo feedback on internal variability. Surprisingly little internal variability can be attributed to this feedback, except in the Northern Hemisphere continents during spring and in the sea ice zone of the Southern Hemisphere year- round. At these locations and during these seasons, it accounts for, at most, 20% of the variability. The main reason for this relatively weak signal is that horizontal damping processes dilute the impact of surface albedo feedback. When snow albedo feedback in Northern Hemisphere continents is isolated from horizontal damping processes, it has a similar strength in the CO2 -doubling and internal variability contexts; a given temperature anomaly in these regions is associated with approximately the same change in snow depth and surface albedo whether it was externally forced or internally generated. This suggests that the presence of internal variability in the observed record is not a barrier to extracting information about snow albedo feedbacks contribution to equilibrium climate sensitivity. This is demonstrated in principle in a scenario run, where estimates of past, present, and future changes in greenhouse gases and sulfate aerosols are imposed on the model with surface albedo feedback. This simulation contains a mix of internal variations and externally forced anomalies similar to the observed record. The snow albedo feedback to the scenario runs climate anomalies agrees very well with the snow albedo feedback in the CO2 -doubling context. Moreover, the portion of the scenario run corresponding to the present- day satellite record is long enough to capture this feedback, suggesting this record could be used to estimate snow albedo feedbacks contribution to equilibrium climate sensitivity.", "author" : [ { "dropping-particle" : "", "family" : "Hall", "given" : "Alex", "non-dropping-particle" : "", "parse-names" : false, "suffix" : "" } ], "container-title" : "Journal of Climate", "id" : "ITEM-2", "issue" : "7", "issued" : { "date-parts" : [ [ "2004", "4" ] ] }, "page" : "1550-1568", "title" : "The Role of Surface Albedo Feedback in Climate", "translator" : [ { "dropping-particle" : "", "family" : "K3610", "given" : "", "non-dropping-particle" : "", "parse-names" : false, "suffix" : "" } ], "type" : "article-journal", "volume" : "17" }, "uris" : [ "http://www.mendeley.com/documents/?uuid=2e81ea4c-6406-4c47-8aed-b94f3da6e615" ] }, { "id" : "ITEM-3", "itemData" : { "DOI" : "10.1029/JC085iC10p05529", "ISSN" : "0148-0227", "abstract" : "This study investigates the response of a global model of the climate to the quadrupling of the CO2 concentration in the atmosphere. The model consists of (1) a general circulation model of the atmosphere , (2) a heat and water balance model of the continents, and (3) a simple mixed layer model of the oceans. It has a global computational domain and realistic geography. For the computation of radiative transfer, the seasonal variation of insolation is imposed at the top of the model atmosphere, and the fixed distribution of cloud cover is prescribed as a function of latitude and of height. It is found that with some exceptions, the model succeeds in reproducing the large-scale characteristics of seasonal and geographical variation of the observed atmospheric temperature. The climatic effect of a CO2 increase is determined by comparing statistical equilibrium states of the model atmosphere with a normal concentration and with a 4 times the normal concentration of CO2 in the air. It is found that the warming of the model atmosphere resulting from the CO2 increase has significant seasonal and latitudinal variation. Because of the absence of an albedo feedback mechanism, the warming over the Antarctic continent is somewhat less than the warming in high latitudes of the northern hemisphere. Over the Arctic Ocean and its surroundings , the warming is much larger in winter than summer, thereby reducing the amplitude of seasonal temperature variation. It is concluded that this seasonal asymmetry in the warming results from the reduction in the coverage and thickness of the sea ice. The warming of the model atmosphere results in an enrichment of the moisture content in the air and an increase in the poleward moisture transport. The additional moisture is picked up from the tropical ocean and is brought to high latitudes where both precipitation and runoff increase throughout the year. Further, the time of rapid snowmelt and maximum runoff becomes earlier.", "author" : [ { "dropping-particle" : "", "family" : "Manabe", "given" : "Syukuro", "non-dropping-particle" : "", "parse-names" : false, "suffix" : "" }, { "dropping-particle" : "", "family" : "Stouffer", "given" : "Ronald J", "non-dropping-particle" : "", "parse-names" : false, "suffix" : "" } ], "container-title" : "Journal of Geophysical Research: Oceans", "id" : "ITEM-3", "issue" : "C10", "issued" : { "date-parts" : [ [ "1980" ] ] }, "page" : "5529", "title" : "Sensitivity of a global climate model to an increase of CO2 concentration in the atmosphere", "translator" : [ { "dropping-particle" : "", "family" : "K3616", "given" : "", "non-dropping-particle" : "", "parse-names" : false, "suffix" : "" } ], "type" : "article-journal", "volume" : "85" }, "uris" : [ "http://www.mendeley.com/documents/?uuid=2cc7889c-b4a5-4e80-ada5-d09e6101a58a" ] }, { "id" : "ITEM-4", "itemData" : { "DOI" : "10.1175/1520-0469(1983)040&lt;0986:IASFAT&gt;2.0.CO;2", "ISSN" : "0022-4928", "author" : [ { "dropping-particle" : "", "family" : "Robock", "given" : "Alan", "non-dropping-particle" : "", "parse-names" : false, "suffix" : "" } ], "container-title" : "Journal of the Atmospheric Sciences", "id" : "ITEM-4", "issue" : "4", "issued" : { "date-parts" : [ [ "1983", "4" ] ] }, "page" : "986-997", "title" : "Ice and Snow Feedbacks and the Latitudinal and Seasonal Distribution of Climate Sensitivity", "translator" : [ { "dropping-particle" : "", "family" : "K929", "given" : "", "non-dropping-particle" : "", "parse-names" : false, "suffix" : "" } ], "type" : "article-journal", "volume" : "40" }, "uris" : [ "http://www.mendeley.com/documents/?uuid=4d7f48e1-985e-4550-aec7-5ec0bec23789" ] } ], "mendeley" : { "formattedCitation" : "(Arrhenius, 1896; Manabe and Stouffer, 1980; Robock, 1983; Hall, 2004)", "plainTextFormattedCitation" : "(Arrhenius, 1896; Manabe and Stouffer, 1980; Robock, 1983; Hall, 2004)", "previouslyFormattedCitation" : "(Arrhenius, 1896; Manabe and Stouffer, 1980; Robock, 1983; Hall, 2004)" }, "properties" : { "noteIndex" : 0 }, "schema" : "https://github.com/citation-style-language/schema/raw/master/csl-citation.json" }</w:instrText>
      </w:r>
      <w:r w:rsidRPr="003862D0">
        <w:rPr>
          <w:lang w:val="en-GB" w:eastAsia="en-US"/>
        </w:rPr>
        <w:fldChar w:fldCharType="separate"/>
      </w:r>
      <w:r w:rsidR="00016735">
        <w:rPr>
          <w:noProof/>
          <w:lang w:val="en-GB" w:eastAsia="en-US"/>
        </w:rPr>
        <w:t>(Arrhenius, 1896; Manabe and Stouffer, 1980; Robock, 1983; Hall, 2004)</w:t>
      </w:r>
      <w:r w:rsidRPr="003862D0">
        <w:rPr>
          <w:lang w:val="en-GB" w:eastAsia="en-US"/>
        </w:rPr>
        <w:fldChar w:fldCharType="end"/>
      </w:r>
      <w:r w:rsidRPr="003862D0">
        <w:rPr>
          <w:lang w:val="en-GB" w:eastAsia="en-US"/>
        </w:rPr>
        <w:t xml:space="preserve">, it is now recognized that temperature (lapse-rate and Planck) feedbacks also contribute to Arctic amplification through a less efficient longwave radiative damping to space with warming at high latitudes </w:t>
      </w:r>
      <w:r w:rsidRPr="003862D0">
        <w:rPr>
          <w:lang w:val="en-GB" w:eastAsia="en-US"/>
        </w:rPr>
        <w:fldChar w:fldCharType="begin" w:fldLock="1"/>
      </w:r>
      <w:r w:rsidR="00615634">
        <w:rPr>
          <w:lang w:val="en-GB" w:eastAsia="en-US"/>
        </w:rPr>
        <w:instrText>ADDIN CSL_CITATION { "citationItems" : [ { "id" : "ITEM-1", "itemData" : { "DOI" : "10.1038/s41467-018-04173-0", "ISBN" : "9780646582573", "ISSN" : "2041-1723", "PMID" : "29765038", "abstract" : "The concept of feedback is key in assessing whether a perturbation to a system is amplified or damped by mechanisms internal to the system. In polar regions, climate dynamics are controlled by both radiative and non-radiative interactions between the atmosphere, ocean, sea ice, ice sheets and land surfaces. Precisely quantifying polar feedbacks is required for a process-oriented evaluation of climate models, a clear understanding of the processes responsible for polar climate changes, and a reduction in uncertainty associated with model projections. This quantification can be performed using a simple and consistent approach that is valid for a wide range of feedbacks, offering the opportunity for more systematic feedback analyses and a better understanding of polar climate changes.", "author" : [ { "dropping-particle" : "", "family" : "Goosse", "given" : "Hugues", "non-dropping-particle" : "", "parse-names" : false, "suffix" : "" }, { "dropping-particle" : "", "family" : "Kay", "given" : "Jennifer E.", "non-dropping-particle" : "", "parse-names" : false, "suffix" : "" }, { "dropping-particle" : "", "family" : "Armour", "given" : "Kyle C.", "non-dropping-particle" : "", "parse-names" : false, "suffix" : "" }, { "dropping-particle" : "", "family" : "Bodas-Salcedo", "given" : "Alejandro", "non-dropping-particle" : "", "parse-names" : false, "suffix" : "" }, { "dropping-particle" : "", "family" : "Chepfer", "given" : "Helene", "non-dropping-particle" : "", "parse-names" : false, "suffix" : "" }, { "dropping-particle" : "", "family" : "Docquier", "given" : "David", "non-dropping-particle" : "", "parse-names" : false, "suffix" : "" }, { "dropping-particle" : "", "family" : "Jonko", "given" : "Alexandra", "non-dropping-particle" : "", "parse-names" : false, "suffix" : "" }, { "dropping-particle" : "", "family" : "Kushner", "given" : "Paul J.", "non-dropping-particle" : "", "parse-names" : false, "suffix" : "" }, { "dropping-particle" : "", "family" : "Lecomte", "given" : "Olivier", "non-dropping-particle" : "", "parse-names" : false, "suffix" : "" }, { "dropping-particle" : "", "family" : "Massonnet", "given" : "Fran\u00e7ois", "non-dropping-particle" : "", "parse-names" : false, "suffix" : "" }, { "dropping-particle" : "", "family" : "Park", "given" : "Hyo-Seok", "non-dropping-particle" : "", "parse-names" : false, "suffix" : "" }, { "dropping-particle" : "", "family" : "Pithan", "given" : "Felix", "non-dropping-particle" : "", "parse-names" : false, "suffix" : "" }, { "dropping-particle" : "", "family" : "Svensson", "given" : "Gunilla", "non-dropping-particle" : "", "parse-names" : false, "suffix" : "" }, { "dropping-particle" : "", "family" : "Vancoppenolle", "given" : "Martin", "non-dropping-particle" : "", "parse-names" : false, "suffix" : "" } ], "container-title" : "Nature Communications", "id" : "ITEM-1", "issue" : "1", "issued" : { "date-parts" : [ [ "2018", "12", "15" ] ] }, "page" : "1919", "title" : "Quantifying climate feedbacks in polar regions", "translator" : [ { "dropping-particle" : "", "family" : "K3623", "given" : "", "non-dropping-particle" : "", "parse-names" : false, "suffix" : "" } ], "type" : "article-journal", "volume" : "9" }, "uris" : [ "http://www.mendeley.com/documents/?uuid=b27b770d-22ee-4957-be60-93c7462182c8" ] }, { "id" : "ITEM-2", "itemData" : { "DOI" : "10.1029/2005GL025244", "ISSN" : "0094-8276", "abstract" : "A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 "author" : [ { "dropping-particle" : "", "family" : "Winton", "given" : "Michael", "non-dropping-particle" : "", "parse-names" : false, "suffix" : "" } ], "container-title" : "Geophysical Research Letters", "id" : "ITEM-2", "issue" : "3", "issued" : { "date-parts" : [ [ "2006" ] ] }, "page" : "L03701", "title" : "Amplified Arctic climate change: What does surface albedo feedback have to do with it?", "translator" : [ { "dropping-particle" : "", "family" : "K3620", "given" : "", "non-dropping-particle" : "", "parse-names" : false, "suffix" : "" } ], "type" : "article-journal", "volume" : "33" }, "uris" : [ "http://www.mendeley.com/documents/?uuid=ae80cb3c-451a-4951-bc68-cd0d01543768" ] }, { "id" : "ITEM-3",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"ITEM-3",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"id" : "ITEM-4", "itemData" : { "DOI" : "10.1038/s41558-018-0339-y", "ISSN" : "1758-678X", "abstract" : "The surface temperature response to greenhouse gas forcing displays a characteristic pattern of polar-amplified warming1\u20135, particularly in the Northern Hemisphere. The causes of this polar amplification (PA) are still debated. While some studies highlight the importance of the surface-albedo feedback6\u20138, others find larger contributions from longwave feedbacks9, specifically the local lapse-rate and Planck feedbacks4,10. Additionally, changes in atmo- spheric and oceanic heat transport are thought to play a role11\u201316. Here we perform climate model simulations with CO2 forcing prescribed in distinct geographical regions to determine the causes of PA. The sum of climate responses to regional forcings approximates well the re- sponse to global forcing, thus permitting an attribution of polar warming to local and remote processes. PA is found to be dominated by forcing in polar regions. While extra-polar forcing contributes to polar warming, it induces a largely uniform warming pattern due to enhanced poleward heat transport, thus contributing little to PA. The relative contributions of different processes to polar warming strongly depends on where CO2 forcing is applied. However, PA is primarily caused by direct CO2 forcing at the poles and positive local lapse-rate feedback, with ice-albedo and Planck feedbacks contributing to a lesser degree.",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"dropping-particle" : "", "family" : "Proistosescu", "given" : "Cristian", "non-dropping-particle" : "", "parse-names" : false, "suffix" : "" }, { "dropping-particle" : "", "family" : "Kang", "given" : "Sarah M.", "non-dropping-particle" : "", "parse-names" : false, "suffix" : "" }, { "dropping-particle" : "", "family" : "Xie", "given" : "Shang-Ping", "non-dropping-particle" : "", "parse-names" : false, "suffix" : "" }, { "dropping-particle" : "", "family" : "Kim", "given" : "Doyeon", "non-dropping-particle" : "", "parse-names" : false, "suffix" : "" }, { "dropping-particle" : "", "family" : "McGregor", "given" : "Shayne", "non-dropping-particle" : "", "parse-names" : false, "suffix" : "" }, { "dropping-particle" : "", "family" : "Zhang", "given" : "Wenjun", "non-dropping-particle" : "", "parse-names" : false, "suffix" : "" }, { "dropping-particle" : "", "family" : "Zhao", "given" : "Sen", "non-dropping-particle" : "", "parse-names" : false, "suffix" : "" }, { "dropping-particle" : "", "family" : "Cai", "given" : "Wenju", "non-dropping-particle" : "", "parse-names" : false, "suffix" : "" }, { "dropping-particle" : "", "family" : "Dong", "given" : "Yue", "non-dropping-particle" : "", "parse-names" : false, "suffix" : "" }, { "dropping-particle" : "", "family" : "Jin", "given" : "Fei-Fei", "non-dropping-particle" : "", "parse-names" : false, "suffix" : "" } ], "container-title" : "Nature Climate Change", "id" : "ITEM-4", "issue" : "12", "issued" : { "date-parts" : [ [ "2018", "12", "19" ] ] }, "page" : "1076-1081", "title" : "Polar amplification dominated by local forcing and feedbacks", "translator" : [ { "dropping-particle" : "", "family" : "K3604", "given" : "", "non-dropping-particle" : "", "parse-names" : false, "suffix" : "" } ], "type" : "article-journal", "volume" : "8" }, "uris" : [ "http://www.mendeley.com/documents/?uuid=d54b668d-9973-494a-9193-6b29dd5ef37d" ] } ], "mendeley" : { "formattedCitation" : "(Winton, 2006; Pithan and Mauritsen, 2014; Goosse et al., 2018; Stuecker et al., 2018)", "plainTextFormattedCitation" : "(Winton, 2006; Pithan and Mauritsen, 2014; Goosse et al., 2018; Stuecker et al., 2018)", "previouslyFormattedCitation" : "(Winton, 2006; Pithan and Mauritsen, 2014; Goosse et al., 2018; Stuecker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(Winton, 2006; Pithan and Mauritsen, 2014; Goosse et al., 2018; Stuecker et al., 2018)</w:t>
      </w:r>
      <w:r w:rsidRPr="003862D0">
        <w:rPr>
          <w:lang w:val="en-GB" w:eastAsia="en-US"/>
        </w:rPr>
        <w:fldChar w:fldCharType="end"/>
      </w:r>
      <w:r w:rsidRPr="003862D0">
        <w:rPr>
          <w:lang w:val="en-GB" w:eastAsia="en-US"/>
        </w:rPr>
        <w:t xml:space="preserve">. Increases in poleward atmospheric latent heat transport and oceanic heat transport also contribute to Arctic warming </w:t>
      </w:r>
      <w:bookmarkStart w:id="2925" w:name="_Hlk74757468"/>
      <w:commentRangeStart w:id="2926"/>
      <w:del w:id="2927" w:author="Robin Matthews" w:date="2021-06-16T17:39:00Z">
        <w:r w:rsidRPr="003862D0" w:rsidDel="006E0C96">
          <w:rPr>
            <w:lang w:val="en-GB" w:eastAsia="en-US"/>
          </w:rPr>
          <w:fldChar w:fldCharType="begin" w:fldLock="1"/>
        </w:r>
        <w:r w:rsidR="00615634" w:rsidRPr="006E0C96" w:rsidDel="006E0C96">
          <w:rPr>
            <w:lang w:val="en-GB" w:eastAsia="en-US"/>
          </w:rPr>
          <w:delInstrText>ADDIN CSL_CITATION { "citationItems" : [ { "id" : "ITEM-1", "itemData" : { "DOI" : "10.1175/JCLI3756.1", "ISBN" : "0894-8755", "ISSN" : "08948755", "abstract" : "Two significant changes in ocean heat uptake that occur in the vicinity of s ea ice cover in response to increasing CO2are investigated with Community Climate System Model version 3 (CCSM3): a deep warming below\u0001500 m and extending down several kilometers in the Southern Ocean and warmi ng in a \u0001200-m layer just below the surface in the Arctic Ocean. Ocean heat uptake ca used by sea ice retreat is isolated by running the model with the sea ice albedo reduced artificially alone. This integration has a climate response with strong ocean heat uptake in the Southern Ocean and mo dest ocean heat uptake in the subsurface Arctic Ocean. The Arctic Ocean warming results from enhanced ocean heat transport from t he northern North Atlantic. At the time of CO2doubling, about 1/3 of the heat transport anomaly results from advection o f anomalously warm water and 2/3 results from strengthened inflow. At the same time the ov erturning circulation is strengthened in the northern North Atlantic and Arctic Oceans. Wind stres s changes cannot explain the circulation changes, which instead appear related to strengthened conve ction along the Siberian shelves. Deep ocean warming in the Southern Ocean is initiated by weakened convecti on, which is mainly a result of surface freshening through altered sea ice and ocean freshwater transp ort. Below about 500 m, changes in convection reduce the vertical and meridional temperature gradients i n the Southern Ocean, which significantly reduce isopycnal diffusion of heat upward around Antarcti ca. The geometry of the sea ice cover and its influence on convection have a strong influence on ocean temperatu re gradients, making sea ice an important player in deep ocean heat uptake in the Southern Ocean.", "author" : [ { "dropping-particle" : "", "family" : "Bitz", "given" : "Cecilia M.", "non-dropping-particle" : "", "parse-names" : false, "suffix" : "" }, { "dropping-particle" : "", "family" : "Gent", "given" : "P. R.", "non-dropping-particle" : "", "parse-names" : false, "suffix" : "" }, { "dropping-particle" : "", "family" : "Woodgate", "given" : "R. A.", "non-dropping-particle" : "", "parse-names" : false, "suffix" : "" }, { "dropping-particle" : "", "family" : "Holland", "given" : "M. M.", "non-dropping-particle" : "", "parse-names" : false, "suffix" : "" }, { "dropping-particle" : "", "family" : "Lindsay", "given" : "R.", "non-dropping-particle" : "", "parse-names" : false, "suffix" : "" } ], "container-title" : "Journal of Climate", "id" : "ITEM-1", "issue" : "11", "issued" : { "date-parts" : [ [ "2006" ] ] }, "page" : "2437-2450", "title" : "The influence of sea ice on ocean heat uptake in response to increasing CO2", "translator" : [ { "dropping-particle" : "", "family" : "K3627", "given" : "", "non-dropping-particle" : "", "parse-names" : false, "suffix" : "" } ], "type" : "article-journal", "volume" : "19" }, "uris" : [ "http://www.mendeley.com/documents/?uuid=338f2828-4c0c-424b-93fd-ff6e748c7971" ] }, { "id" : "ITEM-2",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"ITEM-2",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"ITEM-3",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"ITEM-3",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"id" : "ITEM-4", "itemData" : { "DOI" : "10.1029/2018GL078719", "ISBN" : "0094-8276", "ISSN" : "00948276", "abstract" : "Northward ocean heat transport (OHT) plays a key role in Arctic climate variability and change. Unforced climate model simulations suggest that at decadal and longer timescales, strengthened Atlantic meridional overturning circulation (AMOC) is correlated with increased OHT into the Arctic. Yet greenhouse gas forced simulations predict increased Arctic OHT while AMOC weakens. Here we partition OHT changes into contributions from dynamic circulation changes and thermodynamic temperature advection, as well as meridional overturning and gyre changes. We find that under decadal\u2010scale internal variability, strengthened AMOC converges heat in the subpolar gyre; anomalous heat is advected into the Arctic by both time mean circulations and strengthened gyre circulations. Under greenhouse gas forcing, weakened AMOC reduces subpolar gyre heat convergence; yet Arctic OHT increases as mean overturning and strengthened gyre circulations advect warmed surface waters. Thus, caution should be exercised when inferring Arctic OHT from AMOC, as the relationship between OHT and AMOC changes depends on whether they are internally generated or externally forced.", "author" : [ { "dropping-particle" : "", "family" : "Oldenburg", "given" : "Dylan", "non-dropping-particle" : "", "parse-names" : false, "suffix" : "" }, { "dropping-particle" : "", "family" : "Armour", "given" : "Kyle C.", "non-dropping-particle" : "", "parse-names" : false, "suffix" : "" }, { "dropping-particle" : "", "family" : "Thompson", "given" : "LuAnne Anne", "non-dropping-particle" : "", "parse-names" : false, "suffix" : "" }, { "dropping-particle" : "", "family" : "Bitz", "given" : "Cecilia M.", "non-dropping-particle" : "", "parse-names" : false, "suffix" : "" } ], "container-title" : "Geophysical Research Letters", "id" : "ITEM-4", "issue" : "15", "issued" : { "date-parts" : [ [ "2018", "8", "16" ] ] }, "page" : "7692-7700", "title" : "Distinct Mechanisms of Ocean Heat Transport Into the Arctic Under Internal Variability and Climate Change", "translator" : [ { "dropping-particle" : "", "family" : "K4024", "given" : "", "non-dropping-particle" : "", "parse-names" : false, "suffix" : "" } ], "type" : "article-journal", "volume" : "45" }, "uris" : [ "http://www.mendeley.com/documents/?uuid=fd6abce6-78fe-40aa-9c71-f0a308790839" ] }, { "id" : "ITEM-5", "itemData" : { "DOI" : "10.1002/2017GL074561", "ISSN" : "00948276", "abstract" : "Abstract We isolate the role of the ocean in polar climate change by directly evaluating how changes in ocean dynamics with quasi?equilibrium CO2 doubling impact high?latitude climate. With CO2 doubling, the ocean heat flux convergence (OHFC) shifts poleward in winter in both hemispheres. Imposing this pattern of perturbed OHFC in a global climate model results in a poleward shift in ocean?to?atmosphere turbulent heat fluxes (both sensible and latent) and sea ice retreat; the high latitudes warm, while the midlatitudes cool, thereby amplifying polar warming. Furthermore, midlatitude cooling is propagated to the polar midtroposphere on isentropic surfaces, augmenting the (positive) lapse rate feedback at high latitudes. These results highlight the key role played by the partitioning of meridional energy transport changes between the atmosphere and ocean in high?latitude climate change.", "author" : [ { "dropping-particle" : "", "family" : "Singh", "given" : "H. A.", "non-dropping-particle" : "", "parse-names" : false, "suffix" : "" }, { "dropping-particle" : "", "family" : "Rasch", "given" : "P. J.", "non-dropping-particle" : "", "parse-names" : false, "suffix" : "" }, { "dropping-particle" : "", "family" : "Rose", "given" : "B. E. J.", "non-dropping-particle" : "", "parse-names" : false, "suffix" : "" } ], "container-title" : "Geophysical Research Letters", "id" : "ITEM-5", "issue" : "20", "issued" : { "date-parts" : [ [ "2017", "10", "28" ] ] }, "page" : "10,583-10,591", "title" : "Increased Ocean Heat Convergence Into the High Latitudes With CO2 Doubling Enhances Polar-Amplified Warming", "translator" : [ { "dropping-particle" : "", "family" : "K1081", "given" : "", "non-dropping-particle" : "", "parse-names" : false, "suffix" : "" } ], "type" : "article-journal", "volume" : "44" }, "uris" : [ "http://www.mendeley.com/documents/?uuid=cf66afe9-10a4-46fe-a853-a4fd3c10c1bb" ] }, { "id" : "ITEM-6",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"ITEM-6",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"id" : "ITEM-7", "itemData" : { "DOI" : "10.1175/2011JCLI4003.1", "ISSN" : "0894-8755", "abstract" : "AbstractThis study presents mechanisms for the polar amplification of surface air temperature that occurred in the Northern Hemisphere (NH) between the periods of 1958\u201377 (P1) and 1982\u20132001 (P2). Using European Centre for Medium-Range Weather Forecasts Re-Analysis (ERA-40) reanalysis data, it is found that over the ice-covered Arctic Ocean, the winter surface warming arises from dynamic warming (stationary eddy heat flux and adiabatic warming). Over the ice-free Arctic Ocean between the Greenland and the Barents Seas, downward infrared radiative (IR) flux is found to dominate the warming.To investigate whether the difference in the flow between P1 and P2 is due to changes in the frequency of occurrence of a small number of teleconnection patterns, a coupled self-organizing map (SOM) analysis of the 250-hPa streamfunction and tropical convective precipitation is performed. The latter field was specified to lead the former by 5 days. The results of the analysis showed that the P2 \u2212 P1 trend arises from a de...", "author" : [ { "dropping-particle" : "", "family" : "Lee", "given" : "Sukyoung", "non-dropping-particle" : "", "parse-names" : false, "suffix" : "" }, { "dropping-particle" : "", "family" : "Gong", "given" : "Tingting", "non-dropping-particle" : "", "parse-names" : false, "suffix" : "" }, { "dropping-particle" : "", "family" : "Johnson", "given" : "Nathaniel", "non-dropping-particle" : "", "parse-names" : false, "suffix" : "" }, { "dropping-particle" : "", "family" : "Feldstein", "given" : "Steven B.", "non-dropping-particle" : "", "parse-names" : false, "suffix" : "" }, { "dropping-particle" : "", "family" : "Pollard", "given" : "David", "non-dropping-particle" : "", "parse-names" : false, "suffix" : "" } ], "container-title" : "Journal of Climate", "id" : "ITEM-7", "issue" : "16", "issued" : { "date-parts" : [ [ "2011", "8" ] ] }, "page" : "4350-4367", "title" : "On the Possible Link between Tropical Convection and the Northern Hemisphere Arctic Surface Air Temperature Change between 1958 and 2001", "translator" : [ { "dropping-particle" : "", "family" : "K3612", "given" : "", "non-dropping-particle" : "", "parse-names" : false, "suffix" : "" } ], "type" : "article-journal", "volume" : "24" }, "uris" : [ "http://www.mendeley.com/documents/?uuid=1cb3e69c-cc95-413c-b0b7-2d300affa069" ] }, { "id" : "ITEM-8", "itemData" : { "DOI" : "10.1175/JCLI-D-16-0461.1", "ISSN" : "0894-8755", "author" : [ { "dropping-particle" : "", "family" : "Lee", "given" : "H. J.", "non-dropping-particle" : "", "parse-names" : false, "suffix" : "" }, { "dropping-particle" : "", "family" : "Kwon", "given" : "M. O.", "non-dropping-particle" : "", "parse-names" : false, "suffix" : "" }, { "dropping-particle" : "", "family" : "Yeh", "given" : "S.-W.", "non-dropping-particle" : "", "parse-names" : false, "suffix" : "" }, { "dropping-particle" : "", "family" : "Kwon", "given" : "Y.-O.", "non-dropping-particle" : "", "parse-names" : false, "suffix" : "" }, { "dropping-particle" : "", "family" : "Park", "given" : "W.", "non-dropping-particle" : "", "parse-names" : false, "suffix" : "" }, { "dropping-particle" : "", "family" : "Park", "given" : "J.-H.", "non-dropping-particle" : "", "parse-names" : false, "suffix" : "" }, { "dropping-particle" : "", "family" : "Kim", "given" : "Y. H.", "non-dropping-particle" : "", "parse-names" : false, "suffix" : "" }, { "dropping-particle" : "", "family" : "Alexander", "given" : "M. A.", "non-dropping-particle" : "", "parse-names" : false, "suffix" : "" } ], "container-title" : "Journal of Climate", "id" : "ITEM-8", "issue" : "17", "issued" : { "date-parts" : [ [ "2017", "9" ] ] }, "page" : "6757-6769", "title" : "Impact of Poleward Moisture Transport from the North Pacific on the Acceleration of Sea Ice Loss in the Arctic since 2002", "translator" : [ { "dropping-particle" : "", "family" : "K4122", "given" : "", "non-dropping-particle" : "", "parse-names" : false, "suffix" : "" } ], "type" : "article-journal", "volume" : "30" }, "uris" : [ "http://www.mendeley.com/documents/?uuid=26037076-2bbe-4340-a1c0-6af0b11a990c" ] }, { "id" : "ITEM-9", "itemData" : { "DOI" : "10.1175/JCLI-D-15-0773.1", "ISSN" : "0894-8755", "abstract" : "AbstractThis paper examines the trajectories followed by intense intrusions of moist air into the Arctic polar region during autumn and winter and their impact on local temperature and sea ice concentration. It is found that the vertical structure of the warming associated with moist intrusions is bottom amplified, corresponding to a transition of local conditions from a ?cold clear? state with a strong inversion to a ?warm opaque? state with a weaker inversion. In the marginal sea ice zone of the Barents Sea, the passage of an intrusion also causes a retreat of the ice margin, which persists for many days after the intrusion has passed. The authors find that there is a positive trend in the number of intrusion events crossing 70\u00b0N during December and January that can explain roughly 45% of the surface air temperature and 30% of the sea ice concentration trends observed in the Barents Sea during the past two decades.", "author" : [ { "dropping-particle" : "", "family" : "Woods", "given" : "Cian", "non-dropping-particle" : "", "parse-names" : false, "suffix" : "" }, { "dropping-particle" : "", "family" : "Caballero", "given" : "Rodrigo", "non-dropping-particle" : "", "parse-names" : false, "suffix" : "" } ], "container-title" : "Journal of Climate", "id" : "ITEM-9", "issue" : "12", "issued" : { "date-parts" : [ [ "2016", "6" ] ] }, "page" : "4473-4485", "title" : "The Role of Moist Intrusions in Winter Arctic Warming and Sea Ice Decline", "translator" : [ { "dropping-particle" : "", "family" : "K3569", "given" : "", "non-dropping-particle" : "", "parse-names" : false, "suffix" : "" } ], "type" : "article-journal", "volume" : "29" }, "uris" : [ "http://www.mendeley.com/documents/?uuid=c1f4263e-ef75-4003-8631-f84a2746b883" ] }, { "id" : "ITEM-10",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"ITEM-10",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"ITEM-11", "itemData" : { "DOI" : "10.1007/s00382-012-1601-z", "ISSN" : "0930-7575", "abstract" : "Surface albedo feedback is widely believed to be the principle contributor to polar amplification. However, a number of studies have shown that coupled ocean-atmosphere models without ice albedo feedbacks still produce significant polar amplification in 2 \u00d7 CO2 runs due to atmospheric heat transports and their interaction with surface conditions. In this article, the relative importance of atmospheric heat transport and surface albedo is assessed using a conceptual 2-box energy balance model in a variety of different model climates. While both processes are shown to independently contribute to the polar amplified response of the model, formal feedback analysis indicates that a strong surface albedo response will tend to reduce the effect of atmospheric heat transport in the full model. We identify several scenarios near the present day climate in which, according to this formal feedback analysis, atmospheric heat transport plays no role in shaping the equilibrium warming response to uniform forcing. However, a closer analysis shows that even in these scenarios the presence of atmospheric heat transport feedback does play a significant role in shaping the trajectory by which the climate adjusts to its new equilibrium. \u00a9 2012 Springer-Verlag Berlin Heidelberg.", "author" : [ { "dropping-particle" : "", "family" : "Alexeev", "given" : "Vladimir A.", "non-dropping-particle" : "", "parse-names" : false, "suffix" : "" }, { "dropping-particle" : "", "family" : "Jackson", "given" : "Craig H.", "non-dropping-particle" : "", "parse-names" : false, "suffix" : "" } ], "container-title" : "Climate Dynamics", "id" : "ITEM-11", "issue" : "2", "issued" : { "date-parts" : [ [ "2013", "7", "5" ] ] }, "page" : "533-547", "title" : "Polar amplification: is atmospheric heat transport important?", "translator" : [ { "dropping-particle" : "", "family" : "K5013", "given" : "", "non-dropping-particle" : "", "parse-names" : false, "suffix" : "" } ], "type" : "article-journal", "volume" : "41" }, "uris" : [ "http://www.mendeley.com/documents/?uuid=bea5927e-e0bb-4a5b-95e2-1f4a090f4124" ] }, { "id" : "ITEM-12", "itemData" : { "DOI" : "10.1175/JCLI-D-17-0578.1", "ISSN" : "0894-8755", "abstract" : "Diffusive energy balance models (EBMs) that use moist static energy, rather than temperature, as the thermodynamic variable to determine the energy transport provide an idealized framework to understand the pattern of radiatively forced surface warming. These models have a polar amplified warming pattern that is quantitatively similar to general circulation model simulations. Even without surface albedo changes or other spatially varying feedbacks, they simulate polar amplification that results from increased poleward energy transport with warming. Here, two estimates for polar amplification are presented that do not require numerical solution of the EBM governing equation. They are evaluated relative to the results of numerical moist EBM solutions. One estimate considers only changes in a moist thermodynamic quantity (assuming that the increase in energy transport results in a spatially uniform change in moist static energy in the warmed climate) and has more polar amplification than the EBM solution. The other estimate uses a new solution of a truncated form of the moist EBM equation, which allows for a temperature change that is consistent with both the dry and latent energy transport changes, as well as radiative changes. The truncated EBM solution provides an estimate for polar amplification that is nearly identical to that of the numerical EBM solution and only depends on the EBM parameters and climatology of temperature. This solution sheds light on the dependence of polar amplification on the climatological temperature distribution and offers an estimate of the residual polar warming in solar radiation management geoengineered climates.", "author" : [ { "dropping-particle" : "", "family" : "Merlis", "given" : "Timothy M.", "non-dropping-particle" : "", "parse-names" : false, "suffix" : "" }, { "dropping-particle" : "", "family" : "Henry", "given" : "Matthew", "non-dropping-particle" : "", "parse-names" : false, "suffix" : "" } ], "container-title" : "Journal of Climate", "id" : "ITEM-12", "issue" : "15", "issued" : { "date-parts" : [ [ "2018", "8" ] ] }, "page" : "5811-5824", "title" : "Simple Estimates of Polar Amplification in Moist Diffusive Energy Balance Models", "translator" : [ { "dropping-particle" : "", "family" : "K5003", "given" : "", "non-dropping-particle" : "", "parse-names" : false, "suffix" : "" } ], "type" : "article-journal", "volume" : "31" }, "uris" : [ "http://www.mendeley.com/documents/?uuid=1e8058e0-457c-44f8-b8d0-94e446715f1d" ] }, { "id" : "ITEM-13", "itemData" : { "DOI" : "10.1175/JCLI-D-18-0563.1", "ISSN" : "0894-8755", "abstract" : "Meridional atmospheric heat transport (AHT) has been investigated through three broad perspectives: a dynamic perspective, linking AHT to the poleward flux of moist static energy (MSE) by atmospheric motions; an energetic perspective, linking AHT to energy input to the atmosphere by top-of-atmosphere radiation and surface heat fluxes; and a diffusive perspective, representing AHT in terms downgradient energy transport. It is shown here that the three perspectives provide complementary diagnostics of meridional AHT and its changes under greenhouse gas forcing. When combined, the energetic and diffusive perspectives offer prognostic insights: anomalous AHT is constrained to satisfy the net energetic demands of radiative forcing, radiative feedbacks, and ocean heat uptake; in turn, the meridional pattern of warming must adjust to produce those AHT changes, and does so approximately according to diffusion of anomalous MSE. The relationship between temperature and MSE exerts strong constraints on the warming pattern, favoring polar amplification. These conclusions are supported by use of a diffusive moist energy balance model (EBM) that accurately predicts zonal-mean warming and AHT changes within comprehensive general circulation models (GCMs). A dry diffusive EBM predicts similar AHT changes in order to satisfy the same energetic constraints, but does so through tropically amplified warming\u2014at odds with the GCMs\u2019 polar-amplified warming pattern. The results suggest that polar-amplified warming is a near-inevitable consequence of a moist, diffusive atmosphere\u2019s response to greenhouse gas forcing. In this view, atmospheric circulations must act to satisfy net AHT as constrained by energetics.", "author" : [ { "dropping-particle" : "", "family" : "Armour", "given" : "Kyle C.", "non-dropping-particle" : "", "parse-names" : false, "suffix" : "" }, { "dropping-particle" : "", "family" : "Siler", "given" : "Nicholas", "non-dropping-particle" : "", "parse-names" : false, "suffix" : "" }, { "dropping-particle" : "", "family" : "Donohoe", "given" : "Aaron", "non-dropping-particle" : "", "parse-names" : false, "suffix" : "" }, { "dropping-particle" : "", "family" : "Roe", "given" : "Gerard H.", "non-dropping-particle" : "", "parse-names" : false, "suffix" : "" } ], "container-title" : "Journal of Climate", "id" : "ITEM-13", "issue" : "12", "issued" : { "date-parts" : [ [ "2019", "6", "15" ] ] }, "page" : "3655-3680", "title" : "Meridional Atmospheric Heat Transport Constrained by Energetics and Mediated by Large-Scale Diffusion", "translator" : [ { "dropping-particle" : "", "family" : "K5005", "given" : "", "non-dropping-particle" : "", "parse-names" : false, "suffix" : "" } ], "type" : "article-journal", "volume" : "32" }, "uris" : [ "http://www.mendeley.com/documents/?uuid=67424754-94be-4e41-950c-97a764beec11" ] } ], "mendeley" : { "formattedCitation" : "(Holland and Bitz, 2003; Bitz et al., 2006; Lee et al., 2011, 2017; Alexeev and Jackson, 2013; Marshall et al., 2014, 2015; Woods and Caballero, 2016; Singh et al., 2017; Nummelin et al., 2017; Oldenburg et al., 2018; Merlis and Henry, 2018; Armour et al., 2019)", "plainTextFormattedCitation" : "(Holland and Bitz, 2003; Bitz et al., 2006; Lee et al., 2011, 2017; Alexeev and Jackson, 2013; Marshall et al., 2014, 2015; Woods and Caballero, 2016; Singh et al., 2017; Nummelin et al., 2017; Oldenburg et al., 2018; Merlis and Henry, 2018; Armour et al., 2019)", "previouslyFormattedCitation" : "(Holland and Bitz, 2003; Bitz et al., 2006; Lee et al., 2011, 2017; Alexeev and Jackson, 2013; Marshall et al., 2014, 2015; Woods and Caballero, 2016; Singh et al., 2017; Nummelin et al., 2017; Oldenburg et al., 2018; Merlis and Henry, 2018; Armour et al., 2019)" }, "properties" : { "noteIndex" : 0 }, "schema" : "https://github.com/citation-style-language/schema/raw/master/csl-citation.json" }</w:delInstrText>
        </w:r>
        <w:r w:rsidRPr="003862D0" w:rsidDel="006E0C96">
          <w:rPr>
            <w:lang w:val="en-GB" w:eastAsia="en-US"/>
          </w:rPr>
          <w:fldChar w:fldCharType="separate"/>
        </w:r>
        <w:r w:rsidR="00016735" w:rsidRPr="006E0C96" w:rsidDel="006E0C96">
          <w:rPr>
            <w:noProof/>
            <w:lang w:val="en-GB" w:eastAsia="en-US"/>
          </w:rPr>
          <w:delText>(Holland and Bitz, 2003; Bitz et al., 2006; Lee et al., 2011, 2017; Alexeev and Jackson, 2013; Marshall et al., 2014, 2015; Woods and Caballero, 2016; Singh et al., 2017; Nummelin et al., 2017; Oldenburg et al., 2018; Merlis and Henry, 2018; Armour et al., 2019)</w:delText>
        </w:r>
        <w:r w:rsidRPr="003862D0" w:rsidDel="006E0C96">
          <w:rPr>
            <w:lang w:val="en-GB" w:eastAsia="en-US"/>
          </w:rPr>
          <w:fldChar w:fldCharType="end"/>
        </w:r>
        <w:commentRangeEnd w:id="2926"/>
        <w:r w:rsidR="00016735" w:rsidDel="006E0C96">
          <w:rPr>
            <w:rStyle w:val="CommentReference"/>
          </w:rPr>
          <w:commentReference w:id="2926"/>
        </w:r>
        <w:r w:rsidRPr="003862D0" w:rsidDel="006E0C96">
          <w:rPr>
            <w:lang w:val="en-GB" w:eastAsia="en-US"/>
          </w:rPr>
          <w:fldChar w:fldCharType="begin" w:fldLock="1"/>
        </w:r>
        <w:r w:rsidR="00615634" w:rsidDel="006E0C96">
          <w:rPr>
            <w:lang w:val="en-GB" w:eastAsia="en-US"/>
          </w:rPr>
          <w:delInstrText>ADDIN CSL_CITATION { "citationItems" : [ { "id" : "ITEM-1", "itemData" : { "DOI" : "10.1029/2019GL086706", "ISSN" : "0094-8276", "abstract" : "Polar amplification is a widely discussed phenomenon, and a range of mechanisms have been proposed to contribute to it, many of which involve atmospheric and surface processes. However, substantial questions remain regarding the role of ocean heat transport. Previous studies have found that ocean heat transport into the Arctic increases under global warming, but the reasons behind this remain unresolved. Here, we investigate changes in oceanic heat fluxes and associated impacts on polar amplification using an idealized ocean-sea ice-climate model of the Northern Hemisphere. We show that beneath the sea ice, vertical temperature gradients across the halocline increase as the ocean warms, since the surface mixed layer temperatures in ice-covered regions are fixed near the freezing point. These enhanced vertical temperature gradients drive enhanced horizontal heat transport into the polar region and can contribute substantially to polar amplification.", "author" : [ { "dropping-particle" : "", "family" : "Beer", "given" : "E.", "non-dropping-particle" : "", "parse-names" : false, "suffix" : "" }, { "dropping-particle" : "", "family" : "Eisenman", "given" : "I.", "non-dropping-particle" : "", "parse-names" : false, "suffix" : "" }, { "dropping-particle" : "", "family" : "Wagner", "given" : "T. J. W.", "non-dropping-particle" : "", "parse-names" : false, "suffix" : "" } ], "container-title" : "Geophysical Research Letters", "id" : "ITEM-1", "issue" : "4", "issued" : { "date-parts" : [ [ "2020", "2", "28" ] ] }, "title" : "Polar Amplification Due to Enhanced Heat Flux Across the Halocline", "translator" : [ { "dropping-particle" : "", "family" : "K5205", "given" : "", "non-dropping-particle" : "", "parse-names" : false, "suffix" : "" } ], "type" : "article-journal", "volume" : "47" }, "uris" : [ "http://www.mendeley.com/documents/?uuid=5d8d35c1-c58a-49cf-9796-caef3f54e125" ] } ], "mendeley" : { "formattedCitation" : "(Beer et al., 2020)", "plainTextFormattedCitation" : "(Beer et al., 2020)", "previouslyFormattedCitation" : "(Beer et al., 2020)" }, "properties" : { "noteIndex" : 0 }, "schema" : "https://github.com/citation-style-language/schema/raw/master/csl-citation.json" }</w:delInstrText>
        </w:r>
        <w:r w:rsidRPr="003862D0" w:rsidDel="006E0C96">
          <w:rPr>
            <w:lang w:val="en-GB" w:eastAsia="en-US"/>
          </w:rPr>
          <w:fldChar w:fldCharType="separate"/>
        </w:r>
        <w:r w:rsidR="00016735" w:rsidDel="006E0C96">
          <w:rPr>
            <w:noProof/>
            <w:lang w:val="en-GB" w:eastAsia="en-US"/>
          </w:rPr>
          <w:delText>(Beer et al., 2020)</w:delText>
        </w:r>
        <w:r w:rsidRPr="003862D0" w:rsidDel="006E0C96">
          <w:rPr>
            <w:lang w:val="en-GB" w:eastAsia="en-US"/>
          </w:rPr>
          <w:fldChar w:fldCharType="end"/>
        </w:r>
      </w:del>
      <w:ins w:id="2928" w:author="Robin Matthews" w:date="2021-06-16T17:38:00Z">
        <w:r w:rsidR="006E0C96">
          <w:fldChar w:fldCharType="begin" w:fldLock="1"/>
        </w:r>
      </w:ins>
      <w:r w:rsidR="00CD3B49">
        <w:instrText>ADDIN CSL_CITATION { "citationItems" : [ { "id" : "ITEM-1", "itemData" : { "DOI" : "10.1175/JCLI3756.1", "ISBN" : "0894-8755", "ISSN" : "08948755", "abstract" : "Two significant changes in ocean heat uptake that occur in the vicinity of s ea ice cover in response to increasing CO2are investigated with Community Climate System Model version 3 (CCSM3): a deep warming below\u0001500 m and extending down several kilometers in the Southern Ocean and warmi ng in a \u0001200-m layer just below the surface in the Arctic Ocean. Ocean heat uptake ca used by sea ice retreat is isolated by running the model with the sea ice albedo reduced artificially alone. This integration has a climate response with strong ocean heat uptake in the Southern Ocean and mo dest ocean heat uptake in the subsurface Arctic Ocean. The Arctic Ocean warming results from enhanced ocean heat transport from t he northern North Atlantic. At the time of CO2doubling, about 1/3 of the heat transport anomaly results from advection o f anomalously warm water and 2/3 results from strengthened inflow. At the same time the ov erturning circulation is strengthened in the northern North Atlantic and Arctic Oceans. Wind stres s changes cannot explain the circulation changes, which instead appear related to strengthened conve ction along the Siberian shelves. Deep ocean warming in the Southern Ocean is initiated by weakened convecti on, which is mainly a result of surface freshening through altered sea ice and ocean freshwater transp ort. Below about 500 m, changes in convection reduce the vertical and meridional temperature gradients i n the Southern Ocean, which significantly reduce isopycnal diffusion of heat upward around Antarcti ca. The geometry of the sea ice cover and its influence on convection have a strong influence on ocean temperatu re gradients, making sea ice an important player in deep ocean heat uptake in the Southern Ocean.", "author" : [ { "dropping-particle" : "", "family" : "Bitz", "given" : "Cecilia M.", "non-dropping-particle" : "", "parse-names" : false, "suffix" : "" }, { "dropping-particle" : "", "family" : "Gent", "given" : "P. R.", "non-dropping-particle" : "", "parse-names" : false, "suffix" : "" }, { "dropping-particle" : "", "family" : "Woodgate", "given" : "R. A.", "non-dropping-particle" : "", "parse-names" : false, "suffix" : "" }, { "dropping-particle" : "", "family" : "Holland", "given" : "M. M.", "non-dropping-particle" : "", "parse-names" : false, "suffix" : "" }, { "dropping-particle" : "", "family" : "Lindsay", "given" : "R.", "non-dropping-particle" : "", "parse-names" : false, "suffix" : "" } ], "container-title" : "Journal of Climate", "id" : "ITEM-1", "issue" : "11", "issued" : { "date-parts" : [ [ "2006" ] ] }, "page" : "2437-2450", "title" : "The influence of sea ice on ocean heat uptake in response to increasing CO2", "translator" : [ { "dropping-particle" : "", "family" : "K3627", "given" : "", "non-dropping-particle" : "", "parse-names" : false, "suffix" : "" } ], "type" : "article-journal", "volume" : "19" }, "uris" : [ "http://www.mendeley.com/documents/?uuid=338f2828-4c0c-424b-93fd-ff6e748c7971" ] }, { "id" : "ITEM-2",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"ITEM-2",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"ITEM-3",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"ITEM-3",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"id" : "ITEM-4", "itemData" : { "DOI" : "10.1029/2018GL078719", "ISBN" : "0094-8276", "ISSN" : "00948276", "abstract" : "Northward ocean heat transport (OHT) plays a key role in Arctic climate variability and change. Unforced climate model simulations suggest that at decadal and longer timescales, strengthened Atlantic meridional overturning circulation (AMOC) is correlated with increased OHT into the Arctic. Yet greenhouse gas forced simulations predict increased Arctic OHT while AMOC weakens. Here we partition OHT changes into contributions from dynamic circulation changes and thermodynamic temperature advection, as well as meridional overturning and gyre changes. We find that under decadal\u2010scale internal variability, strengthened AMOC converges heat in the subpolar gyre; anomalous heat is advected into the Arctic by both time mean circulations and strengthened gyre circulations. Under greenhouse gas forcing, weakened AMOC reduces subpolar gyre heat convergence; yet Arctic OHT increases as mean overturning and strengthened gyre circulations advect warmed surface waters. Thus, caution should be exercised when inferring Arctic OHT from AMOC, as the relationship between OHT and AMOC changes depends on whether they are internally generated or externally forced.", "author" : [ { "dropping-particle" : "", "family" : "Oldenburg", "given" : "Dylan", "non-dropping-particle" : "", "parse-names" : false, "suffix" : "" }, { "dropping-particle" : "", "family" : "Armour", "given" : "Kyle C.", "non-dropping-particle" : "", "parse-names" : false, "suffix" : "" }, { "dropping-particle" : "", "family" : "Thompson", "given" : "LuAnne Anne", "non-dropping-particle" : "", "parse-names" : false, "suffix" : "" }, { "dropping-particle" : "", "family" : "Bitz", "given" : "Cecilia M.", "non-dropping-particle" : "", "parse-names" : false, "suffix" : "" } ], "container-title" : "Geophysical Research Letters", "id" : "ITEM-4", "issue" : "15", "issued" : { "date-parts" : [ [ "2018", "8", "16" ] ] }, "page" : "7692-7700", "title" : "Distinct Mechanisms of Ocean Heat Transport Into the Arctic Under Internal Variability and Climate Change", "translator" : [ { "dropping-particle" : "", "family" : "K4024", "given" : "", "non-dropping-particle" : "", "parse-names" : false, "suffix" : "" } ], "type" : "article-journal", "volume" : "45" }, "uris" : [ "http://www.mendeley.com/documents/?uuid=fd6abce6-78fe-40aa-9c71-f0a308790839" ] }, { "id" : "ITEM-5", "itemData" : { "DOI" : "10.1002/2017GL074561", "ISSN" : "00948276", "abstract" : "Abstract We isolate the role of the ocean in polar climate change by directly evaluating how changes in ocean dynamics with quasi?equilibrium CO2 doubling impact high?latitude climate. With CO2 doubling, the ocean heat flux convergence (OHFC) shifts poleward in winter in both hemispheres. Imposing this pattern of perturbed OHFC in a global climate model results in a poleward shift in ocean?to?atmosphere turbulent heat fluxes (both sensible and latent) and sea ice retreat; the high latitudes warm, while the midlatitudes cool, thereby amplifying polar warming. Furthermore, midlatitude cooling is propagated to the polar midtroposphere on isentropic surfaces, augmenting the (positive) lapse rate feedback at high latitudes. These results highlight the key role played by the partitioning of meridional energy transport changes between the atmosphere and ocean in high?latitude climate change.", "author" : [ { "dropping-particle" : "", "family" : "Singh", "given" : "H. A.", "non-dropping-particle" : "", "parse-names" : false, "suffix" : "" }, { "dropping-particle" : "", "family" : "Rasch", "given" : "P. J.", "non-dropping-particle" : "", "parse-names" : false, "suffix" : "" }, { "dropping-particle" : "", "family" : "Rose", "given" : "B. E. J.", "non-dropping-particle" : "", "parse-names" : false, "suffix" : "" } ], "container-title" : "Geophysical Research Letters", "id" : "ITEM-5", "issue" : "20", "issued" : { "date-parts" : [ [ "2017", "10", "28" ] ] }, "page" : "10,583-10,591", "title" : "Increased Ocean Heat Convergence Into the High Latitudes With CO2 Doubling Enhances Polar-Amplified Warming", "translator" : [ { "dropping-particle" : "", "family" : "K1081", "given" : "", "non-dropping-particle" : "", "parse-names" : false, "suffix" : "" } ], "type" : "article-journal", "volume" : "44" }, "uris" : [ "http://www.mendeley.com/documents/?uuid=cf66afe9-10a4-46fe-a853-a4fd3c10c1bb" ] }, { "id" : "ITEM-6",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"ITEM-6",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"id" : "ITEM-7", "itemData" : { "DOI" : "10.1175/2011JCLI4003.1", "ISSN" : "0894-8755", "abstract" : "AbstractThis study presents mechanisms for the polar amplification of surface air temperature that occurred in the Northern Hemisphere (NH) between the periods of 1958\u201377 (P1) and 1982\u20132001 (P2). Using European Centre for Medium-Range Weather Forecasts Re-Analysis (ERA-40) reanalysis data, it is found that over the ice-covered Arctic Ocean, the winter surface warming arises from dynamic warming (stationary eddy heat flux and adiabatic warming). Over the ice-free Arctic Ocean between the Greenland and the Barents Seas, downward infrared radiative (IR) flux is found to dominate the warming.To investigate whether the difference in the flow between P1 and P2 is due to changes in the frequency of occurrence of a small number of teleconnection patterns, a coupled self-organizing map (SOM) analysis of the 250-hPa streamfunction and tropical convective precipitation is performed. The latter field was specified to lead the former by 5 days. The results of the analysis showed that the P2 \u2212 P1 trend arises from a de...", "author" : [ { "dropping-particle" : "", "family" : "Lee", "given" : "Sukyoung", "non-dropping-particle" : "", "parse-names" : false, "suffix" : "" }, { "dropping-particle" : "", "family" : "Gong", "given" : "Tingting", "non-dropping-particle" : "", "parse-names" : false, "suffix" : "" }, { "dropping-particle" : "", "family" : "Johnson", "given" : "Nathaniel", "non-dropping-particle" : "", "parse-names" : false, "suffix" : "" }, { "dropping-particle" : "", "family" : "Feldstein", "given" : "Steven B.", "non-dropping-particle" : "", "parse-names" : false, "suffix" : "" }, { "dropping-particle" : "", "family" : "Pollard", "given" : "David", "non-dropping-particle" : "", "parse-names" : false, "suffix" : "" } ], "container-title" : "Journal of Climate", "id" : "ITEM-7", "issue" : "16", "issued" : { "date-parts" : [ [ "2011", "8" ] ] }, "page" : "4350-4367", "title" : "On the Possible Link between Tropical Convection and the Northern Hemisphere Arctic Surface Air Temperature Change between 1958 and 2001", "translator" : [ { "dropping-particle" : "", "family" : "K3612", "given" : "", "non-dropping-particle" : "", "parse-names" : false, "suffix" : "" } ], "type" : "article-journal", "volume" : "24" }, "uris" : [ "http://www.mendeley.com/documents/?uuid=1cb3e69c-cc95-413c-b0b7-2d300affa069" ] }, { "id" : "ITEM-8", "itemData" : { "DOI" : "10.1175/JCLI-D-16-0461.1", "ISSN" : "0894-8755", "author" : [ { "dropping-particle" : "", "family" : "Lee", "given" : "H. J.", "non-dropping-particle" : "", "parse-names" : false, "suffix" : "" }, { "dropping-particle" : "", "family" : "Kwon", "given" : "M. O.", "non-dropping-particle" : "", "parse-names" : false, "suffix" : "" }, { "dropping-particle" : "", "family" : "Yeh", "given" : "S.-W.", "non-dropping-particle" : "", "parse-names" : false, "suffix" : "" }, { "dropping-particle" : "", "family" : "Kwon", "given" : "Y.-O.", "non-dropping-particle" : "", "parse-names" : false, "suffix" : "" }, { "dropping-particle" : "", "family" : "Park", "given" : "W.", "non-dropping-particle" : "", "parse-names" : false, "suffix" : "" }, { "dropping-particle" : "", "family" : "Park", "given" : "J.-H.", "non-dropping-particle" : "", "parse-names" : false, "suffix" : "" }, { "dropping-particle" : "", "family" : "Kim", "given" : "Y. H.", "non-dropping-particle" : "", "parse-names" : false, "suffix" : "" }, { "dropping-particle" : "", "family" : "Alexander", "given" : "M. A.", "non-dropping-particle" : "", "parse-names" : false, "suffix" : "" } ], "container-title" : "Journal of Climate", "id" : "ITEM-8", "issue" : "17", "issued" : { "date-parts" : [ [ "2017", "9" ] ] }, "page" : "6757-6769", "title" : "Impact of Poleward Moisture Transport from the North Pacific on the Acceleration of Sea Ice Loss in the Arctic since 2002", "translator" : [ { "dropping-particle" : "", "family" : "K4122", "given" : "", "non-dropping-particle" : "", "parse-names" : false, "suffix" : "" } ], "type" : "article-journal", "volume" : "30" }, "uris" : [ "http://www.mendeley.com/documents/?uuid=26037076-2bbe-4340-a1c0-6af0b11a990c" ] }, { "id" : "ITEM-9", "itemData" : { "DOI" : "10.1175/JCLI-D-15-0773.1", "ISSN" : "0894-8755", "abstract" : "AbstractThis paper examines the trajectories followed by intense intrusions of moist air into the Arctic polar region during autumn and winter and their impact on local temperature and sea ice concentration. It is found that the vertical structure of the warming associated with moist intrusions is bottom amplified, corresponding to a transition of local conditions from a ?cold clear? state with a strong inversion to a ?warm opaque? state with a weaker inversion. In the marginal sea ice zone of the Barents Sea, the passage of an intrusion also causes a retreat of the ice margin, which persists for many days after the intrusion has passed. The authors find that there is a positive trend in the number of intrusion events crossing 70\u00b0N during December and January that can explain roughly 45% of the surface air temperature and 30% of the sea ice concentration trends observed in the Barents Sea during the past two decades.", "author" : [ { "dropping-particle" : "", "family" : "Woods", "given" : "Cian", "non-dropping-particle" : "", "parse-names" : false, "suffix" : "" }, { "dropping-particle" : "", "family" : "Caballero", "given" : "Rodrigo", "non-dropping-particle" : "", "parse-names" : false, "suffix" : "" } ], "container-title" : "Journal of Climate", "id" : "ITEM-9", "issue" : "12", "issued" : { "date-parts" : [ [ "2016", "6" ] ] }, "page" : "4473-4485", "title" : "The Role of Moist Intrusions in Winter Arctic Warming and Sea Ice Decline", "translator" : [ { "dropping-particle" : "", "family" : "K3569", "given" : "", "non-dropping-particle" : "", "parse-names" : false, "suffix" : "" } ], "type" : "article-journal", "volume" : "29" }, "uris" : [ "http://www.mendeley.com/documents/?uuid=c1f4263e-ef75-4003-8631-f84a2746b883" ] }, { "id" : "ITEM-10",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"ITEM-10",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"ITEM-11", "itemData" : { "DOI" : "10.1007/s00382-012-1601-z", "ISSN" : "0930-7575", "abstract" : "Surface albedo feedback is widely believed to be the principle contributor to polar amplification. However, a number of studies have shown that coupled ocean-atmosphere models without ice albedo feedbacks still produce significant polar amplification in 2 \u00d7 CO2 runs due to atmospheric heat transports and their interaction with surface conditions. In this article, the relative importance of atmospheric heat transport and surface albedo is assessed using a conceptual 2-box energy balance model in a variety of different model climates. While both processes are shown to independently contribute to the polar amplified response of the model, formal feedback analysis indicates that a strong surface albedo response will tend to reduce the effect of atmospheric heat transport in the full model. We identify several scenarios near the present day climate in which, according to this formal feedback analysis, atmospheric heat transport plays no role in shaping the equilibrium warming response to uniform forcing. However, a closer analysis shows that even in these scenarios the presence of atmospheric heat transport feedback does play a significant role in shaping the trajectory by which the climate adjusts to its new equilibrium. \u00a9 2012 Springer-Verlag Berlin Heidelberg.", "author" : [ { "dropping-particle" : "", "family" : "Alexeev", "given" : "Vladimir A.", "non-dropping-particle" : "", "parse-names" : false, "suffix" : "" }, { "dropping-particle" : "", "family" : "Jackson", "given" : "Craig H.", "non-dropping-particle" : "", "parse-names" : false, "suffix" : "" } ], "container-title" : "Climate Dynamics", "id" : "ITEM-11", "issue" : "2", "issued" : { "date-parts" : [ [ "2013", "7", "5" ] ] }, "page" : "533-547", "title" : "Polar amplification: is atmospheric heat transport important?", "translator" : [ { "dropping-particle" : "", "family" : "K5013", "given" : "", "non-dropping-particle" : "", "parse-names" : false, "suffix" : "" } ], "type" : "article-journal", "volume" : "41" }, "uris" : [ "http://www.mendeley.com/documents/?uuid=bea5927e-e0bb-4a5b-95e2-1f4a090f4124" ] }, { "id" : "ITEM-12", "itemData" : { "DOI" : "10.1175/JCLI-D-17-0578.1", "ISSN" : "0894-8755", "abstract" : "Diffusive energy balance models (EBMs) that use moist static energy, rather than temperature, as the thermodynamic variable to determine the energy transport provide an idealized framework to understand the pattern of radiatively forced surface warming. These models have a polar amplified warming pattern that is quantitatively similar to general circulation model simulations. Even without surface albedo changes or other spatially varying feedbacks, they simulate polar amplification that results from increased poleward energy transport with warming. Here, two estimates for polar amplification are presented that do not require numerical solution of the EBM governing equation. They are evaluated relative to the results of numerical moist EBM solutions. One estimate considers only changes in a moist thermodynamic quantity (assuming that the increase in energy transport results in a spatially uniform change in moist static energy in the warmed climate) and has more polar amplification than the EBM solution. The other estimate uses a new solution of a truncated form of the moist EBM equation, which allows for a temperature change that is consistent with both the dry and latent energy transport changes, as well as radiative changes. The truncated EBM solution provides an estimate for polar amplification that is nearly identical to that of the numerical EBM solution and only depends on the EBM parameters and climatology of temperature. This solution sheds light on the dependence of polar amplification on the climatological temperature distribution and offers an estimate of the residual polar warming in solar radiation management geoengineered climates.", "author" : [ { "dropping-particle" : "", "family" : "Merlis", "given" : "Timothy M.", "non-dropping-particle" : "", "parse-names" : false, "suffix" : "" }, { "dropping-particle" : "", "family" : "Henry", "given" : "Matthew", "non-dropping-particle" : "", "parse-names" : false, "suffix" : "" } ], "container-title" : "Journal of Climate", "id" : "ITEM-12", "issue" : "15", "issued" : { "date-parts" : [ [ "2018", "8" ] ] }, "page" : "5811-5824", "title" : "Simple Estimates of Polar Amplification in Moist Diffusive Energy Balance Models", "translator" : [ { "dropping-particle" : "", "family" : "K5003", "given" : "", "non-dropping-particle" : "", "parse-names" : false, "suffix" : "" } ], "type" : "article-journal", "volume" : "31" }, "uris" : [ "http://www.mendeley.com/documents/?uuid=1e8058e0-457c-44f8-b8d0-94e446715f1d" ] }, { "id" : "ITEM-13", "itemData" : { "DOI" : "10.1175/JCLI-D-18-0563.1", "ISSN" : "0894-8755", "abstract" : "Meridional atmospheric heat transport (AHT) has been investigated through three broad perspectives: a dynamic perspective, linking AHT to the poleward flux of moist static energy (MSE) by atmospheric motions; an energetic perspective, linking AHT to energy input to the atmosphere by top-of-atmosphere radiation and surface heat fluxes; and a diffusive perspective, representing AHT in terms downgradient energy transport. It is shown here that the three perspectives provide complementary diagnostics of meridional AHT and its changes under greenhouse gas forcing. When combined, the energetic and diffusive perspectives offer prognostic insights: anomalous AHT is constrained to satisfy the net energetic demands of radiative forcing, radiative feedbacks, and ocean heat uptake; in turn, the meridional pattern of warming must adjust to produce those AHT changes, and does so approximately according to diffusion of anomalous MSE. The relationship between temperature and MSE exerts strong constraints on the warming pattern, favoring polar amplification. These conclusions are supported by use of a diffusive moist energy balance model (EBM) that accurately predicts zonal-mean warming and AHT changes within comprehensive general circulation models (GCMs). A dry diffusive EBM predicts similar AHT changes in order to satisfy the same energetic constraints, but does so through tropically amplified warming\u2014at odds with the GCMs\u2019 polar-amplified warming pattern. The results suggest that polar-amplified warming is a near-inevitable consequence of a moist, diffusive atmosphere\u2019s response to greenhouse gas forcing. In this view, atmospheric circulations must act to satisfy net AHT as constrained by energetics.", "author" : [ { "dropping-particle" : "", "family" : "Armour", "given" : "Kyle C.", "non-dropping-particle" : "", "parse-names" : false, "suffix" : "" }, { "dropping-particle" : "", "family" : "Siler", "given" : "Nicholas", "non-dropping-particle" : "", "parse-names" : false, "suffix" : "" }, { "dropping-particle" : "", "family" : "Donohoe", "given" : "Aaron", "non-dropping-particle" : "", "parse-names" : false, "suffix" : "" }, { "dropping-particle" : "", "family" : "Roe", "given" : "Gerard H.", "non-dropping-particle" : "", "parse-names" : false, "suffix" : "" } ], "container-title" : "Journal of Climate", "id" : "ITEM-13", "issue" : "12", "issued" : { "date-parts" : [ [ "2019", "6", "15" ] ] }, "page" : "3655-3680", "title" : "Meridional Atmospheric Heat Transport Constrained by Energetics and Mediated by Large-Scale Diffusion", "translator" : [ { "dropping-particle" : "", "family" : "K5005", "given" : "", "non-dropping-particle" : "", "parse-names" : false, "suffix" : "" } ], "type" : "article-journal", "volume" : "32" }, "uris" : [ "http://www.mendeley.com/documents/?uuid=67424754-94be-4e41-950c-97a764beec11" ] }, { "id" : "ITEM-14", "itemData" : { "DOI" : "10.1029/2019GL086706", "ISSN" : "0094-8276", "abstract" : "Polar amplification is a widely discussed phenomenon, and a range of mechanisms have been proposed to contribute to it, many of which involve atmospheric and surface processes. However, substantial questions remain regarding the role of ocean heat transport. Previous studies have found that ocean heat transport into the Arctic increases under global warming, but the reasons behind this remain unresolved. Here, we investigate changes in oceanic heat fluxes and associated impacts on polar amplification using an idealized ocean-sea ice-climate model of the Northern Hemisphere. We show that beneath the sea ice, vertical temperature gradients across the halocline increase as the ocean warms, since the surface mixed layer temperatures in ice-covered regions are fixed near the freezing point. These enhanced vertical temperature gradients drive enhanced horizontal heat transport into the polar region and can contribute substantially to polar amplification.", "author" : [ { "dropping-particle" : "", "family" : "Beer", "given" : "E.", "non-dropping-particle" : "", "parse-names" : false, "suffix" : "" }, { "dropping-particle" : "", "family" : "Eisenman", "given" : "I.", "non-dropping-particle" : "", "parse-names" : false, "suffix" : "" }, { "dropping-particle" : "", "family" : "Wagner", "given" : "T. J. W.", "non-dropping-particle" : "", "parse-names" : false, "suffix" : "" } ], "container-title" : "Geophysical Research Letters", "id" : "ITEM-14", "issue" : "4", "issued" : { "date-parts" : [ [ "2020", "2", "28" ] ] }, "title" : "Polar Amplification Due to Enhanced Heat Flux Across the Halocline", "translator" : [ { "dropping-particle" : "", "family" : "K5205", "given" : "", "non-dropping-particle" : "", "parse-names" : false, "suffix" : "" } ], "type" : "article-journal", "volume" : "47" }, "uris" : [ "http://www.mendeley.com/documents/?uuid=5d8d35c1-c58a-49cf-9796-caef3f54e125" ] } ], "mendeley" : { "formattedCitation" : "(Holland and Bitz, 2003; Bitz et al., 2006; Lee et al., 2011, 2017; Alexeev and Jackson, 2013; Marshall et al., 2014, 2015; Woods and Caballero, 2016; Nummelin et al., 2017; Singh et al., 2017; Oldenburg et al., 2018; Merlis and Henry, 2018; Armour et al., 2019; Beer et al., 2020)", "manualFormatting" : "(Holland and Bitz, 2003; Bitz et al., 2006; Lee et al., 2011, 2017; Alexeev and Jackson, 2013; Marshall et al., 2014, 2015; Woods and Caballero, 2016; Nummelin et al., 2017; Singh et al., 2017; Merlis and Henry, 2018; Oldenburg et al., 2018; Armour et al., 2019; Beer et al., 2020)", "plainTextFormattedCitation" : "(Holland and Bitz, 2003; Bitz et al., 2006; Lee et al., 2011, 2017; Alexeev and Jackson, 2013; Marshall et al., 2014, 2015; Woods and Caballero, 2016; Nummelin et al., 2017; Singh et al., 2017; Oldenburg et al., 2018; Merlis and Henry, 2018; Armour et al., 2019; Beer et al., 2020)", "previouslyFormattedCitation" : "(Holland and Bitz, 2003; Bitz et al., 2006; Lee et al., 2011, 2017; Alexeev and Jackson, 2013; Marshall et al., 2014, 2015; Woods and Caballero, 2016; Nummelin et al., 2017; Singh et al., 2017; Oldenburg et al., 2018; Merlis and Henry, 2018; Armour et al., 2019; Beer et al., 2020)" }, "properties" : { "noteIndex" : 0 }, "schema" : "https://github.com/citation-style-language/schema/raw/master/csl-citation.json" }</w:instrText>
      </w:r>
      <w:ins w:id="2929" w:author="Robin Matthews" w:date="2021-06-16T17:38:00Z">
        <w:r w:rsidR="006E0C96">
          <w:fldChar w:fldCharType="separate"/>
        </w:r>
        <w:r w:rsidR="006E0C96" w:rsidRPr="00751747">
          <w:rPr>
            <w:noProof/>
          </w:rPr>
          <w:t>(</w:t>
        </w:r>
      </w:ins>
      <w:ins w:id="2930" w:author="Robin Matthews" w:date="2021-06-16T17:39:00Z">
        <w:r w:rsidR="006E0C96">
          <w:rPr>
            <w:noProof/>
          </w:rPr>
          <w:t>Holland and Bitz, 2003; Bitz et al., 2006; Lee et al., 2011, 2017; Alexeev and Jackson, 2013; Marshall et al., 2014, 2015; Woods and Caballero, 2016; Nummelin et al., 2017; Singh et al., 2017; Merlis and Henry, 2018; Oldenburg et al., 2018; Armour et al., 2019</w:t>
        </w:r>
      </w:ins>
      <w:ins w:id="2931" w:author="Robin Matthews" w:date="2021-06-16T17:38:00Z">
        <w:r w:rsidR="006E0C96" w:rsidRPr="00751747">
          <w:rPr>
            <w:noProof/>
          </w:rPr>
          <w:t>; Beer et al., 2020)</w:t>
        </w:r>
        <w:r w:rsidR="006E0C96">
          <w:fldChar w:fldCharType="end"/>
        </w:r>
      </w:ins>
      <w:r w:rsidRPr="003741E9">
        <w:rPr>
          <w:lang w:eastAsia="en-US"/>
          <w:rPrChange w:id="2932" w:author="Clotilde Pean" w:date="2021-06-22T10:16:00Z">
            <w:rPr>
              <w:lang w:val="en-GB" w:eastAsia="en-US"/>
            </w:rPr>
          </w:rPrChange>
        </w:rPr>
        <w:t xml:space="preserve">. </w:t>
      </w:r>
      <w:r w:rsidRPr="003862D0">
        <w:rPr>
          <w:lang w:val="en-GB" w:eastAsia="en-US"/>
        </w:rPr>
        <w:t>Projected reduction in the stren</w:t>
      </w:r>
      <w:bookmarkEnd w:id="2925"/>
      <w:r w:rsidRPr="003862D0">
        <w:rPr>
          <w:lang w:val="en-GB" w:eastAsia="en-US"/>
        </w:rPr>
        <w:t>gth of the AMOC over the 21</w:t>
      </w:r>
      <w:r w:rsidRPr="007D3AE0">
        <w:rPr>
          <w:lang w:val="en-GB" w:eastAsia="en-US"/>
        </w:rPr>
        <w:t>st</w:t>
      </w:r>
      <w:r w:rsidRPr="003862D0">
        <w:rPr>
          <w:lang w:val="en-GB" w:eastAsia="en-US"/>
        </w:rPr>
        <w:t xml:space="preserve"> century is expected to reduce Arctic warming, but even a strong AMOC reduction would not eliminate Arctic amplification entirely</w:t>
      </w:r>
      <w:ins w:id="2933" w:author="Ian Blenkinsop" w:date="2021-07-27T17:29:00Z">
        <w:r w:rsidR="00043854">
          <w:rPr>
            <w:lang w:val="en-GB" w:eastAsia="en-US"/>
          </w:rPr>
          <w:t xml:space="preserve"> </w:t>
        </w:r>
        <w:r w:rsidR="00043854" w:rsidRPr="006A2EEF">
          <w:t>(</w:t>
        </w:r>
        <w:r w:rsidR="00043854" w:rsidRPr="006A2EEF">
          <w:rPr>
            <w:i/>
          </w:rPr>
          <w:t>medium confidence</w:t>
        </w:r>
        <w:r w:rsidR="00043854" w:rsidRPr="006A2EEF">
          <w:t>)</w:t>
        </w:r>
      </w:ins>
      <w:r w:rsidRPr="003862D0">
        <w:rPr>
          <w:lang w:val="en-GB" w:eastAsia="en-US"/>
        </w:rPr>
        <w:t xml:space="preserve"> </w:t>
      </w:r>
      <w:bookmarkStart w:id="2934" w:name="_Hlk74757606"/>
      <w:commentRangeStart w:id="2935"/>
      <w:r w:rsidRPr="003862D0">
        <w:rPr>
          <w:lang w:val="en-GB" w:eastAsia="en-US"/>
        </w:rPr>
        <w:fldChar w:fldCharType="begin" w:fldLock="1"/>
      </w:r>
      <w:ins w:id="2936" w:author="Robin Matthews" w:date="2021-06-16T17:40:00Z">
        <w:r w:rsidR="006E0C96">
          <w:rPr>
            <w:lang w:val="en-GB" w:eastAsia="en-US"/>
          </w:rPr>
          <w:instrText>ADDIN CSL_CITATION { "citationItems" : [ { "id" : "ITEM-1", "itemData" : { "DOI" : "10.1126/sciadv.1601666", "ISBN" : "1468-2044", "ISSN" : "2375-2548", "PMID" : "17475693",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"K3614", "given" : "", "non-dropping-particle" : "", "parse-names" : false, "suffix" : "" } ], "type" : "article-journal", "volume" : "3" }, "uris" : [ "http://www.mendeley.com/documents/?uuid=717c505b-eb9f-4048-9294-9e58e1834369" ] }, { "id" : "ITEM-2", "itemData" : { "DOI" : "10.1007/s00382-017-3980-7", "ISSN" : "0930-7575", "author" : [ { "dropping-particle" : "", "family" : "Liu", "given" : "Yonggang", "non-dropping-particle" : "", "parse-names" : false, "suffix" : "" }, { "dropping-particle" : "", "family" : "Hallberg", "given" : "Robert", "non-dropping-particle" : "", "parse-names" : false, "suffix" : "" }, { "dropping-particle" : "", "family" : "Sergienko", "given" : "Olga", "non-dropping-particle" : "", "parse-names" : false, "suffix" : "" }, { "dropping-particle" : "", "family" : "Samuels", "given" : "Bonnie L.", "non-dropping-particle" : "", "parse-names" : false, "suffix" : "" }, { "dropping-particle" : "", "family" : "Harrison", "given" : "Matthew", "non-dropping-particle" : "", "parse-names" : false, "suffix" : "" }, { "dropping-particle" : "", "family" : "Oppenheimer", "given" : "Michael", "non-dropping-particle" : "", "parse-names" : false, "suffix" : "" } ], "container-title" : "Climate Dynamics", "id" : "ITEM-2", "issue" : "5-6", "issued" : { "date-parts" : [ [ "2018", "9", "1" ] ] }, "page" : "1733-1751", "title" : "Climate response to the meltwater runoff from Greenland ice sheet: evolving sensitivity to discharging locations", "translator" : [ { "dropping-particle" : "", "family" : "K3615", "given" : "", "non-dropping-particle" : "", "parse-names" : false, "suffix" : "" } ], "type" : "article-journal", "volume" : "51" }, "uris" : [ "http://www.mendeley.com/documents/?uuid=af6abc25-d993-4ca9-9511-5c63655d6810" ] }, { "id" : "ITEM-3", "itemData" : { "DOI" : "10.1175/JCLI-D-18-0297.1", "ISSN" : "0894-8755", "abstract" : "AbstractThe global temperature changes under global warming result from two effects: one is the pure radiative heating effect caused by a change in greenhouse gases, and the other is the freshwater effect related to changes in precipitation, evaporation, and sea ice. The two effects are separated in a coupled climate model through sensitivity experiments in this study. It is indicated that freshwater change has a significant cooling effect that can mitigate the global surface warming by as much as ~30%. Two significant regional cooling centers occur: one in the subpolar Atlantic and one in the Southern Ocean. The subpolar Atlantic cooling, also known as the \u201cwarming hole,\u201d is triggered by sea ice melting and the southward cold-water advection from the Arctic Ocean, and is sustained by the weakened Atlantic meridional overturning circulation. The Southern Ocean surface cooling is triggered by sea ice melting along the Antarctic and is maintained by the enhanced northward Ekman flow. In these two regions, t...", "author" : [ { "dropping-particle" : "", "family" : "Wen", "given" : "Qin", "non-dropping-particle" : "", "parse-names" : false, "suffix" : "" }, { "dropping-particle" : "", "family" : "Yao", "given" : "Jie", "non-dropping-particle" : "", "parse-names" : false, "suffix" : "" }, { "dropping-particle" : "", "family" : "D\u00f6\u00f6s", "given" : "Kristofer", "non-dropping-particle" : "", "parse-names" : false, "suffix" : "" }, { "dropping-particle" : "", "family" : "Yang", "given" : "Haijun", "non-dropping-particle" : "", "parse-names" : false, "suffix" : "" } ], "container-title" : "Journal of Climate", "id" : "ITEM-3", "issue" : "23", "issued" : { "date-parts" : [ [ "2018", "12" ] ] }, "page" : "9605-9623", "title" : "Decoding Hosing and Heating Effects on Global Temperature and Meridional Circulations in a Warming Climate", "translator" : [ { "dropping-particle" : "", "family" : "K3619", "given" : "", "non-dropping-particle" : "", "parse-names" : false, "suffix" : "" } ], "type" : "article-journal", "volume" : "31" }, "uris" : [ "http://www.mendeley.com/documents/?uuid=a2ee24b0-5447-464f-9e07-d95cb74acaf2" ] } ], "mendeley" : { "formattedCitation" : "(Liu et al., 2017, 2018d; Wen et al., 2018)", "manualFormatting" : "(Liu et al., 2017; Y. Liu et al., 2018; Wen et al., 2018)", "plainTextFormattedCitation" : "(Liu et al., 2017, 2018d; Wen et al., 2018)", "previouslyFormattedCitation" : "(Liu et al., 2017, 2018d; Wen et al., 2018)" }, "properties" : { "noteIndex" : 0 }, "schema" : "https://github.com/citation-style-language/schema/raw/master/csl-citation.json" }</w:instrText>
        </w:r>
      </w:ins>
      <w:del w:id="2937" w:author="Robin Matthews" w:date="2021-06-16T17:40:00Z">
        <w:r w:rsidR="00615634" w:rsidDel="006E0C96">
          <w:rPr>
            <w:lang w:val="en-GB" w:eastAsia="en-US"/>
          </w:rPr>
          <w:delInstrText>ADDIN CSL_CITATION { "citationItems" : [ { "id" : "ITEM-1", "itemData" : { "DOI" : "10.1126/sciadv.1601666", "ISBN" : "1468-2044", "ISSN" : "2375-2548", "PMID" : "17475693",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"K3614", "given" : "", "non-dropping-particle" : "", "parse-names" : false, "suffix" : "" } ], "type" : "article-journal", "volume" : "3" }, "uris" : [ "http://www.mendeley.com/documents/?uuid=717c505b-eb9f-4048-9294-9e58e1834369" ] }, { "id" : "ITEM-2", "itemData" : { "DOI" : "10.1007/s00382-017-3980-7", "ISSN" : "0930-7575", "author" : [ { "dropping-particle" : "", "family" : "Liu", "given" : "Yonggang", "non-dropping-particle" : "", "parse-names" : false, "suffix" : "" }, { "dropping-particle" : "", "family" : "Hallberg", "given" : "Robert", "non-dropping-particle" : "", "parse-names" : false, "suffix" : "" }, { "dropping-particle" : "", "family" : "Sergienko", "given" : "Olga", "non-dropping-particle" : "", "parse-names" : false, "suffix" : "" }, { "dropping-particle" : "", "family" : "Samuels", "given" : "Bonnie L.", "non-dropping-particle" : "", "parse-names" : false, "suffix" : "" }, { "dropping-particle" : "", "family" : "Harrison", "given" : "Matthew", "non-dropping-particle" : "", "parse-names" : false, "suffix" : "" }, { "dropping-particle" : "", "family" : "Oppenheimer", "given" : "Michael", "non-dropping-particle" : "", "parse-names" : false, "suffix" : "" } ], "container-title" : "Climate Dynamics", "id" : "ITEM-2", "issue" : "5-6", "issued" : { "date-parts" : [ [ "2018", "9", "1" ] ] }, "page" : "1733-1751", "title" : "Climate response to the meltwater runoff from Greenland ice sheet: evolving sensitivity to discharging locations", "translator" : [ { "dropping-particle" : "", "family" : "K3615", "given" : "", "non-dropping-particle" : "", "parse-names" : false, "suffix" : "" } ], "type" : "article-journal", "volume" : "51" }, "uris" : [ "http://www.mendeley.com/documents/?uuid=af6abc25-d993-4ca9-9511-5c63655d6810" ] }, { "id" : "ITEM-3", "itemData" : { "DOI" : "10.1175/JCLI-D-18-0297.1", "ISSN" : "0894-8755", "abstract" : "AbstractThe global temperature changes under global warming result from two effects: one is the pure radiative heating effect caused by a change in greenhouse gases, and the other is the freshwater effect related to changes in precipitation, evaporation, and sea ice. The two effects are separated in a coupled climate model through sensitivity experiments in this study. It is indicated that freshwater change has a significant cooling effect that can mitigate the global surface warming by as much as ~30%. Two significant regional cooling centers occur: one in the subpolar Atlantic and one in the Southern Ocean. The subpolar Atlantic cooling, also known as the \u201cwarming hole,\u201d is triggered by sea ice melting and the southward cold-water advection from the Arctic Ocean, and is sustained by the weakened Atlantic meridional overturning circulation. The Southern Ocean surface cooling is triggered by sea ice melting along the Antarctic and is maintained by the enhanced northward Ekman flow. In these two regions, t...", "auth</w:delInstrText>
        </w:r>
        <w:r w:rsidR="00615634" w:rsidRPr="003741E9" w:rsidDel="006E0C96">
          <w:rPr>
            <w:lang w:eastAsia="en-US"/>
            <w:rPrChange w:id="2938" w:author="Clotilde Pean" w:date="2021-06-22T10:16:00Z">
              <w:rPr>
                <w:lang w:val="en-GB" w:eastAsia="en-US"/>
              </w:rPr>
            </w:rPrChange>
          </w:rPr>
          <w:delInstrText>or" : [ { "dropping-particle" : "", "family" : "Wen", "given" : "Qin", "non-dropping-particle" : "", "parse-names" : false, "suffix" : "" }, { "dropping-particle" : "", "family" : "Yao", "given" : "Jie", "non-dropping-particle" : "", "parse-names" : false, "suffix" : "" }, { "dropping-particle" : "", "family" : "D\u00f6\u00f6s", "given" : "Kristofer", "non-dropping-particle" : "", "parse-names" : false, "suffix" : "" }, { "dropping-particle" : "", "family" : "Yang", "given" : "Haijun", "non-dropping-particle" : "", "parse-names" : false, "suffix" : "" } ], "container-title" : "Journal of Climate", "id" : "ITEM-3", "issue" : "23", "issued" : { "date-parts" : [ [ "2018", "12" ] ] }, "page" : "9605-9623", "title" : "Decoding Hosing and Heating Effects on Global Temperature and Meridional Circulations in a Warming Climate", "translator" : [ { "dropping-particle" : "", "family" : "K3619", "given" : "", "non-dropping-particle" : "", "parse-names" : false, "suffix" : "" } ], "type" : "article-journal", "volume" : "31" }, "uris" : [ "http://www.mendeley.com/documents/?uuid=a2ee24b0-5447-464f-9e07-d95cb74acaf2" ] } ], "mendeley" : { "formattedCitation" : "(Liu et al., 2017, 2018d; Wen et al., 2018)", "plainTextFormattedCitation" : "(Liu et al., 2017, 2018d; Wen et al., 2018)", "previouslyFormattedCitation" : "(Liu et al., 2017, 2018d; Wen et al., 2018)" }, "properties" : { "noteIndex" : 0 }, "schema" : "https://github.com/citation-style-language/schema/raw/master/csl-citation.json" }</w:delInstrText>
        </w:r>
      </w:del>
      <w:r w:rsidRPr="003862D0">
        <w:rPr>
          <w:lang w:val="en-GB" w:eastAsia="en-US"/>
        </w:rPr>
        <w:fldChar w:fldCharType="separate"/>
      </w:r>
      <w:r w:rsidR="00016735" w:rsidRPr="003741E9">
        <w:rPr>
          <w:noProof/>
          <w:lang w:eastAsia="en-US"/>
          <w:rPrChange w:id="2939" w:author="Clotilde Pean" w:date="2021-06-22T10:16:00Z">
            <w:rPr>
              <w:noProof/>
              <w:lang w:val="en-GB" w:eastAsia="en-US"/>
            </w:rPr>
          </w:rPrChange>
        </w:rPr>
        <w:t>(</w:t>
      </w:r>
      <w:ins w:id="2940" w:author="Robin Matthews" w:date="2021-06-16T17:40:00Z">
        <w:r w:rsidR="006E0C96">
          <w:rPr>
            <w:noProof/>
          </w:rPr>
          <w:t>Liu et al., 2017; Y. Liu et al., 2018; Wen et al., 2018</w:t>
        </w:r>
      </w:ins>
      <w:del w:id="2941" w:author="Robin Matthews" w:date="2021-06-16T17:40:00Z">
        <w:r w:rsidR="00016735" w:rsidRPr="003741E9" w:rsidDel="006E0C96">
          <w:rPr>
            <w:noProof/>
            <w:lang w:eastAsia="en-US"/>
            <w:rPrChange w:id="2942" w:author="Clotilde Pean" w:date="2021-06-22T10:16:00Z">
              <w:rPr>
                <w:noProof/>
                <w:lang w:val="en-GB" w:eastAsia="en-US"/>
              </w:rPr>
            </w:rPrChange>
          </w:rPr>
          <w:delText>Liu et al., 2017, 2018d; Wen et al., 2018</w:delText>
        </w:r>
      </w:del>
      <w:r w:rsidR="00016735" w:rsidRPr="003741E9">
        <w:rPr>
          <w:noProof/>
          <w:lang w:eastAsia="en-US"/>
          <w:rPrChange w:id="2943" w:author="Clotilde Pean" w:date="2021-06-22T10:16:00Z">
            <w:rPr>
              <w:noProof/>
              <w:lang w:val="en-GB" w:eastAsia="en-US"/>
            </w:rPr>
          </w:rPrChange>
        </w:rPr>
        <w:t>)</w:t>
      </w:r>
      <w:r w:rsidRPr="003862D0">
        <w:rPr>
          <w:lang w:val="en-GB" w:eastAsia="en-US"/>
        </w:rPr>
        <w:fldChar w:fldCharType="end"/>
      </w:r>
      <w:bookmarkEnd w:id="2934"/>
      <w:commentRangeEnd w:id="2935"/>
      <w:r w:rsidR="00016735">
        <w:rPr>
          <w:rStyle w:val="CommentReference"/>
        </w:rPr>
        <w:commentReference w:id="2935"/>
      </w:r>
      <w:del w:id="2944" w:author="Ian Blenkinsop" w:date="2021-07-27T17:29:00Z">
        <w:r w:rsidRPr="003741E9" w:rsidDel="00043854">
          <w:rPr>
            <w:lang w:eastAsia="en-US"/>
            <w:rPrChange w:id="2945" w:author="Clotilde Pean" w:date="2021-06-22T10:16:00Z">
              <w:rPr>
                <w:lang w:val="en-GB" w:eastAsia="en-US"/>
              </w:rPr>
            </w:rPrChange>
          </w:rPr>
          <w:delText xml:space="preserve"> </w:delText>
        </w:r>
        <w:r w:rsidRPr="003741E9" w:rsidDel="00043854">
          <w:rPr>
            <w:rPrChange w:id="2946" w:author="Clotilde Pean" w:date="2021-06-22T10:16:00Z">
              <w:rPr>
                <w:lang w:val="en-GB"/>
              </w:rPr>
            </w:rPrChange>
          </w:rPr>
          <w:delText>(</w:delText>
        </w:r>
        <w:r w:rsidRPr="003741E9" w:rsidDel="00043854">
          <w:rPr>
            <w:i/>
            <w:rPrChange w:id="2947" w:author="Clotilde Pean" w:date="2021-06-22T10:16:00Z">
              <w:rPr>
                <w:i/>
                <w:lang w:val="en-GB"/>
              </w:rPr>
            </w:rPrChange>
          </w:rPr>
          <w:delText>medium confidence</w:delText>
        </w:r>
        <w:r w:rsidRPr="003741E9" w:rsidDel="00043854">
          <w:rPr>
            <w:rPrChange w:id="2948" w:author="Clotilde Pean" w:date="2021-06-22T10:16:00Z">
              <w:rPr>
                <w:lang w:val="en-GB"/>
              </w:rPr>
            </w:rPrChange>
          </w:rPr>
          <w:delText>)</w:delText>
        </w:r>
      </w:del>
      <w:r w:rsidRPr="003741E9">
        <w:rPr>
          <w:lang w:eastAsia="en-US"/>
          <w:rPrChange w:id="2949" w:author="Clotilde Pean" w:date="2021-06-22T10:16:00Z">
            <w:rPr>
              <w:lang w:val="en-GB" w:eastAsia="en-US"/>
            </w:rPr>
          </w:rPrChange>
        </w:rPr>
        <w:t xml:space="preserve">. </w:t>
      </w:r>
    </w:p>
    <w:p w14:paraId="778E4DBC" w14:textId="77777777" w:rsidR="00EF08C7" w:rsidRPr="003741E9" w:rsidRDefault="00EF08C7" w:rsidP="00EF08C7">
      <w:pPr>
        <w:pStyle w:val="AR6BodyText"/>
        <w:rPr>
          <w:lang w:eastAsia="en-US"/>
          <w:rPrChange w:id="2950" w:author="Clotilde Pean" w:date="2021-06-22T10:16:00Z">
            <w:rPr>
              <w:lang w:val="en-GB" w:eastAsia="en-US"/>
            </w:rPr>
          </w:rPrChange>
        </w:rPr>
      </w:pPr>
    </w:p>
    <w:p w14:paraId="63BDC2A4" w14:textId="6503D82E" w:rsidR="00EF08C7" w:rsidRPr="00560680" w:rsidRDefault="00EF08C7" w:rsidP="00BC572A">
      <w:pPr>
        <w:pStyle w:val="AR6BodyText"/>
        <w:rPr>
          <w:lang w:eastAsia="en-US"/>
        </w:rPr>
      </w:pPr>
      <w:r w:rsidRPr="003862D0">
        <w:rPr>
          <w:lang w:val="en-GB" w:eastAsia="en-US"/>
        </w:rPr>
        <w:t xml:space="preserve">There remains substantial uncertainty in the magnitude of projected Arctic amplification </w:t>
      </w:r>
      <w:r w:rsidRPr="003862D0">
        <w:rPr>
          <w:lang w:val="en-GB" w:eastAsia="en-US"/>
        </w:rPr>
        <w:fldChar w:fldCharType="begin" w:fldLock="1"/>
      </w:r>
      <w:r w:rsidR="00615634">
        <w:rPr>
          <w:lang w:val="en-GB" w:eastAsia="en-US"/>
        </w:rPr>
        <w:instrText>ADDIN CSL_CITATION { "citationItems" : [ { "id" : "ITEM-1", "itemData" : { "DOI" : "10.1038/s41586-020-2525-0", "ISBN" : "4158602025", "ISSN" : "14764687", "PMID" : "32728237",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 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 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"publisher" : "Springer US", "title" : "North Atlantic climate far more predictable than models imply", "translator" : [ { "dropping-particle" : "", "family" : "K4924", "given" : "", "non-dropping-particle" : "", "parse-names" : false, "suffix" : "" } ], "type" : "article-journal", "volume" : "583" }, "uris" : [ "http://www.mendeley.com/documents/?uuid=51231b6d-a3c5-46b8-88c1-804fc2576426" ] } ], "mendeley" : { "formattedCitation" : "(Smith et al., 2020)", "plainTextFormattedCitation" : "(Smith et al., 2020)", "previouslyFormattedCitation" : "(Smith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(Smith et al., 2020)</w:t>
      </w:r>
      <w:r w:rsidRPr="003862D0">
        <w:rPr>
          <w:lang w:val="en-GB" w:eastAsia="en-US"/>
        </w:rPr>
        <w:fldChar w:fldCharType="end"/>
      </w:r>
      <w:r w:rsidRPr="003862D0">
        <w:rPr>
          <w:lang w:val="en-GB" w:eastAsia="en-US"/>
        </w:rPr>
        <w:t xml:space="preserve">, with the Arctic warming ranging from two to four times the global average in models </w:t>
      </w:r>
      <w:r w:rsidRPr="003862D0">
        <w:rPr>
          <w:lang w:val="en-GB" w:eastAsia="en-US"/>
        </w:rPr>
        <w:fldChar w:fldCharType="begin" w:fldLock="1"/>
      </w:r>
      <w:r w:rsidR="00615634">
        <w:rPr>
          <w:lang w:val="en-GB" w:eastAsia="en-US"/>
        </w:rPr>
        <w:instrText>ADDIN CSL_CITATION { "citationItems" : [ { "id" : "ITEM-1",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"ITEM-1",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"ITEM-2", "itemData" : { "DOI" : "10.1002/2016GL071333", "ISBN" : "9781509032815", "ISSN" : "19448007", "abstract" : "\u00a9 2017. American Geophysical Union. All Rights Reserved.Under greenhouse warming, climate models simulate a weakening of the Atlantic Meridional Overturning Circulation and the associated ocean heat transport at midlatitudes but an increase in the ocean heat transport to the Arctic Ocean. These opposing trends lead to what could appear to be a discrepancy in the reported ocean contribution to Arctic amplification. This study clarifies how ocean heat transport affects Arctic climate under strong greenhouse warming using a set of the 21st century simulations performed within the Coupled Model Intercomparison Project. The results suggest that a future reduction in subpolar ocean heat loss enhances ocean heat transport to the Arctic Ocean, driving an increase in Arctic Ocean heat content and contributing to the intermodel spread in Arctic amplification. The results caution against extrapolating the forced oceanic signal from the midlatitudes to the Arctic.", "author" : [ { "dropping-particle" : "", "family" : "Nummelin", "given" : "Aleksi", "non-dropping-particle" : "", "parse-names" : false, "suffix" : "" }, { "dropping-particle" : "", "family" : "Li", "given" : "Camille", "non-dropping-particle" : "", "parse-names" : false, "suffix" : "" }, { "dropping-particle" : "", "family" : "Hezel", "given" : "Paul J.", "non-dropping-particle" : "", "parse-names" : false, "suffix" : "" } ], "container-title" : "Geophysical Research Letters", "id" : "ITEM-2", "issued" : { "date-parts" : [ [ "2017" ] ] }, "page" : "1899\u20131908", "title" : "Connecting ocean heat transport changes from the midlatitudes to the Arctic Ocean", "translator" : [ { "dropping-particle" : "", "family" : "K3601", "given" : "", "non-dropping-particle" : "", "parse-names" : false, "suffix" : "" } ], "type" : "article-journal", "volume" : "44" }, "uris" : [ "http://www.mendeley.com/documents/?uuid=601cab64-cc8d-4c08-b107-d10ef3af942f" ] } ], "mendeley" : { "formattedCitation" : "(Holland and Bitz, 2003; Nummelin et al., 2017)", "plainTextFormattedCitation" : "(Holland and Bitz, 2003; Nummelin et al., 2017)", "previouslyFormattedCitation" : "(Holland and Bitz, 2003; Nummelin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(Holland and Bitz, 2003; Nummelin et al., 2017)</w:t>
      </w:r>
      <w:r w:rsidRPr="003862D0">
        <w:rPr>
          <w:lang w:val="en-GB" w:eastAsia="en-US"/>
        </w:rPr>
        <w:fldChar w:fldCharType="end"/>
      </w:r>
      <w:r w:rsidRPr="003862D0">
        <w:rPr>
          <w:lang w:val="en-GB" w:eastAsia="en-US"/>
        </w:rPr>
        <w:t xml:space="preserve">. This uncertainty primarily stems from different representations of polar surface-albedo, lapse-rate, and cloud feedbacks, and from different projected poleward energy transport changes </w:t>
      </w:r>
      <w:r w:rsidRPr="003862D0">
        <w:rPr>
          <w:lang w:val="en-GB" w:eastAsia="en-US"/>
        </w:rPr>
        <w:fldChar w:fldCharType="begin" w:fldLock="1"/>
      </w:r>
      <w:r w:rsidR="00615634">
        <w:rPr>
          <w:lang w:val="en-GB" w:eastAsia="en-US"/>
        </w:rPr>
        <w:instrText>ADDIN CSL_CITATION { "citationItems" : [ { "id" : "ITEM-1", "itemData" : { "DOI" : "10.1175/2011JCLI3863.1", "ISBN" : "0894-8755", "ISSN" : "08948755", "PMID" : "62851043", "abstract" : "Spatial patterns of local climate feedback and equilibrium partial temperature responses are produced from eight general circulation models with slab oceans forced by doubling carbon dioxide (CO2). The analysis is extended to other forcing mechanisms with the Met Office Hadley Centre slab ocean climate model version 3 (HadSM3). In agreement with previous studies, the greatest intermodel differences are in the tropical cloud feedbacks. However, the greatest intermodel spread in the equilibrium temperature response comes from the water vapor plus lapse rate feedback, not clouds, disagreeing with a previous study. Although the surface albedo feedback contributes most in the annual mean to the greater warming of high latitudes, compared to the tropics (polar amplification), its effect is significantly ameliorated by shortwave cloud feedback. In different seasons the relative importance of the contributions varies considerably, with longwave cloudy-sky feedback and horizontal heat transport plus ocean heat release playing a major role during winter and autumn when polar amplification is greatest. The greatest intermodel spread in annual mean polar amplification is due to variations in horizontal heat transport and shortwave cloud feedback. Spatial patterns of local climate feedback for HadSM3 forced with 2 x CO2, +2% solar, low-level scattering aerosol and high-level absorbing aerosol are more similar than those for different models forced with 2 x CO2. However, the equilibrium temperature response to high-level absorbing aerosol shows considerably enhanced polar amplification compared to the other forcing mechanisms, largely due to differences in horizontal heat transport and water vapor plus lapse rate feedback, with the forcing itself acting to reduce amplification. Such variations in high-latitude response between models and forcing mechanisms make it difficult to infer specific causes of recent Arctic temperature change.", "author" : [ { "dropping-particle" : "", "family" : "Crook", "given" : "Julia A.", "non-dropping-particle" : "", "parse-names" : false, "suffix" : "" }, { "dropping-particle" : "", "family" : "Forster", "given" : "Piers M.", "non-dropping-particle" : "", "parse-names" : false, "suffix" : "" }, { "dropping-particle" : "", "family" : "Stuber", "given" : "Nicola", "non-dropping-particle" : "", "parse-names" : false, "suffix" : "" } ], "container-title" : "Journal of Climate", "id" : "ITEM-1", "issued" : { "date-parts" : [ [ "2011" ] ] }, "page" : "3575-3592", "title" : "Spatial patterns of modeled climate feedback and contributions to temperature response and polar amplification", "translator" : [ { "dropping-particle" : "", "family" : "K3609", "given" : "", "non-dropping-particle" : "", "parse-names" : false, "suffix" : "" } ], "type" : "article-journal", "volume" : "24" }, "uris" : [ "http://www.mendeley.com/documents/?uuid=f270f08f-68b5-47e9-b916-c1ef824c8cd4" ] }, { "id" : "ITEM-2", "itemData" : { "DOI" : "10.1175/2010JCLI3713.1", "ISBN" : "0894-8755", "ISSN" : "0894-8755", "abstract" : "Abstract The Arctic climate is governed by complex interactions and feedback mechanisms between the atmosphere, ocean, and solar radiation. One of its characteristic features, the Arctic sea ice, is very vulnerable to anthropogenically caused warming. Production and melting of sea ice is influenced by several physical processes. The authors show that the northward ocean heat transport is an important factor in the simulation of the sea ice extent in the current general circulation models. Those models that transport more energy to the Arctic show a stronger future warming, in the Arctic as well as globally. Larger heat transport to the Arctic, in particular in the Barents Sea, reduces the sea ice cover in this area. More radiation is then absorbed during summer months and is radiated back to the atmosphere in winter months. This process leads to an increase in the surface temperature and therefore to a stronger polar amplification. The models that show a larger global warming agree better with the observe...", "author" : [ { "dropping-particle" : "", "family" : "Mahlstein", "given" : "Irina", "non-dropping-particle" : "", "parse-names" : false, "suffix" : "" }, { "dropping-particle" : "", "family" : "Knutti", "given" : "Reto", "non-dropping-particle" : "", "parse-names" : false, "suffix" : "" } ], "container-title" : "Journal of Climate", "id" : "ITEM-2", "issue" : "5", "issued" : { "date-parts" : [ [ "2011", "3" ] ] }, "page" : "1451-1460", "title" : "Ocean Heat Transport as a Cause for Model Uncertainty in Projected Arctic Warming", "translator" : [ { "dropping-particle" : "", "family" : "K3625", "given" : "", "non-dropping-particle" : "", "parse-names" : false, "suffix" : "" } ], "type" : "article-journal", "volume" : "24" }, "uris" : [ "http://www.mendeley.com/documents/?uuid=ef974db6-a331-4a39-9c05-568c013881d6" ] }, { "id" : "ITEM-3", "itemData" : { "DOI" : "10.1029/2018GL079429", "ISSN" : "19448007", "abstract" : "We employ a moist energy balance model (MEBM), representing atmospheric heat transport as the diffusion of near\u2010surface moist static energy, to evaluate sources of uncertainty in the meridional pattern of surface warming. Given zonal mean patterns of radiative forcing, radiative feedbacks, and ocean heat uptake, the MEBM accurately predicts zonal mean warming as simulated by general circulation models under increased CO2. Over a wide range of latitudes, the MEBM captures approximately 90% of the variance in zonal mean warming across the general circulation models, with approximately 70% of the variance attributable to differences in radiative feedbacks alone. Partitioning the radiative feedbacks into individual components shows that the majority of the uncertainty in the meridional pattern of warming arises from uncertainty in cloud feedbacks. Isolating feedback uncertainty within specific regions demonstrates that tropical feedback uncertainty leads to surface warming uncertainty that is global and nearly uniform with latitude, whereas polar feedback uncertainty leads to surface warming uncertainty that is largely confined to the poles.", "author" : [ { "dropping-particle" : "", "family" : "Bonan", "given" : "D. B.", "non-dropping-particle" : "", "parse-names" : false, "suffix" : "" }, { "dropping-particle" : "", "family" : "Armour", "given" : "K. C.", "non-dropping-particle" : "", "parse-names" : false, "suffix" : "" }, { "dropping-particle" : "", "family" : "Roe", "given" : "G. H.", "non-dropping-particle" : "", "parse-names" : false, "suffix" : "" }, { "dropping-particle" : "", "family" : "Siler", "given" : "N.", "non-dropping-particle" : "", "parse-names" : false, "suffix" : "" }, { "dropping-particle" : "", "family" : "Feldl", "given" : "N.", "non-dropping-particle" : "", "parse-names" : false, "suffix" : "" } ], "container-title" : "Geophysical Research Letters", "id" : "ITEM-3", "issued" : { "date-parts" : [ [ "2018" ] ] }, "page" : "9131-9140", "title" : "Sources of Uncertainty in the Meridional Pattern of Climate Change", "translator" : [ { "dropping-particle" : "", "family" : "K3605", "given" : "", "non-dropping-particle" : "", "parse-names" : false, "suffix" : "" } ], "type" : "article-journal", "volume" : "45" }, "uris" : [ "http://www.mendeley.com/documents/?uuid=a55e132f-bafa-4c32-8231-6ee2529a6f0a" ] }, { "id" : "ITEM-4", "itemData" : { "DOI" : "10.1007/s00382-003-0332-6", "ISBN" : "0930-7575", "ISSN" : "0930-7575", "abstract" : "The Northern Hemisphere polar amplification of climate change is documented\\nin models taking part in the Coupled Model Intercomparison Project\\nand in the new version of the Community Climate System Model. In\\nparticular, the magnitude, spatial distribution, and seasonality\\nof the surface warming in the Arctic is examined and compared among\\nthe models. The range of simulated polar warming in the Arctic is\\nfrom 1.5 to 4.5 times the global mean warming. While ice-albedo feedback\\nis likely to account for much of the polar amplification, the strength\\nof the feedback depends on numerous physical processes and parametrizations\\nwhich differ considerably among the models. Nonetheless, the mean\\nsea-ice state in the control (or present) climate is found to influence\\nboth the magnitude and spatial distribution of the high-latitude\\nwarming in the models. In particular, the latitude of the maximum\\nwarming is correlated inversely and significantly with sea-ice extent\\nin the control climate. Additionally, models with relatively thin\\nArctic ice cover in the control climate tend to have higher polar\\namplification. An intercomparison of model results also shows that\\nincreases in poleward ocean heat transport at high latitudes and\\nincreases in polar cloud cover are significantly correlated to amplified\\nArctic warming. This suggests that these changes in the climate state\\nmay modify polar amplification. No significant correlation is found\\nbetween polar amplification and the control climate continental ice\\nand snow cover.", "author" : [ { "dropping-particle" : "", "family" : "Holland", "given" : "M. M.", "non-dropping-particle" : "", "parse-names" : false, "suffix" : "" }, { "dropping-particle" : "", "family" : "Bitz", "given" : "C. M.", "non-dropping-particle" : "", "parse-names" : false, "suffix" : "" } ], "container-title" : "Climate Dynamics", "id" : "ITEM-4", "issue" : "3-4", "issued" : { "date-parts" : [ [ "2003", "9", "1" ] ] }, "page" : "221-232", "title" : "Polar amplification of climate change in coupled models", "translator" : [ { "dropping-particle" : "", "family" : "K3603", "given" : "", "non-dropping-particle" : "", "parse-names" : false, "suffix" : "" } ], "type" : "article-journal", "volume" : "21" }, "uris" : [ "http://www.mendeley.com/documents/?uuid=c1ff398f-76cf-4ba4-8170-863fe08c8630" ] }, { "id" : "ITEM-5", "itemData" : { "DOI" : "10.1038/ngeo2071", "ISBN" : "doi:10.1038/ngeo2071", "ISSN" : "1752-0894", "abstract" : "Climate change is amplified in the Arctic region. Arctic amplification has been found in past warm1 and glacial2 periods, as well as in historical observations3,4 and climate model experiments5,6 . Feedback effects associated with tem- perature, water vapour and clouds have been suggested to contribute to amplified warming in the Arctic, but the surface albedo feedback\u2014the increase in surface absorption of solar radiation when snow and ice retreat\u2014is often cited as the main contributor7\u201310 . However, Arctic amplification is also found in models without changes in snow and ice cover11,12 . Here we analyse climate model simulations from the Coupled Model Intercomparison Project Phase 5 archive to quantify the contributions of the various feedbacks. We find that in the simulations, the largest contribution to Arctic amplification comes from a temperature feedbacks: as the surface warms, more energy is radiated back to space in low latitudes, compared with the Arctic. This effect can be attributed to both the different vertical structure of the warming in high and low latitudes, and a smaller increase in emitted blackbody radiation per unit warming at colder temperatures. We find that the surface albedo feedback is the second main contributor to Arctic amplification and that other contributions are", "author" : [ { "dropping-particle" : "", "family" : "Pithan", "given" : "Felix", "non-dropping-particle" : "", "parse-names" : false, "suffix" : "" }, { "dropping-particle" : "", "family" : "Mauritsen", "given" : "Thorsten", "non-dropping-particle" : "", "parse-names" : false, "suffix" : "" } ], "container-title" : "Nature Geoscience", "id" : "ITEM-5", "issue" : "3", "issued" : { "date-parts" : [ [ "2014", "3", "2" ] ] }, "page" : "181-184", "title" : "Arctic amplification dominated by temperature feedbacks in contemporary climate models", "translator" : [ { "dropping-particle" : "", "family" : "K3948", "given" : "", "non-dropping-particle" : "", "parse-names" : false, "suffix" : "" } ], "type" : "article-journal", "volume" : "7" }, "uris" : [ "http://www.mendeley.com/documents/?uuid=1c7cf8a1-000d-4f36-87dd-65f9cd6add78" ] } ], "mendeley" : { "formattedCitation" : "(Holland and Bitz, 2003; Crook et al., 2011; Mahlstein and Knutti, 2011; Pithan and Mauritsen, 2014; Bonan et al., 2018)", "plainTextFormattedCitation" : "(Holland and Bitz, 2003; Crook et al., 2011; Mahlstein and Knutti, 2011; Pithan and Mauritsen, 2014; Bonan et al., 2018)", "previouslyFormattedCitation" : "(Holland and Bitz, 2003; Crook et al., 2011; Mahlstein and Knutti, 2011; Pithan and Mauritsen, 2014; Bonan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(Holland and Bitz, 2003; Crook et al., 2011; Mahlstein and Knutti, 2011; Pithan and Mauritsen, 2014; Bonan et al., 2018)</w:t>
      </w:r>
      <w:r w:rsidRPr="003862D0">
        <w:rPr>
          <w:lang w:val="en-GB" w:eastAsia="en-US"/>
        </w:rPr>
        <w:fldChar w:fldCharType="end"/>
      </w:r>
      <w:r w:rsidRPr="003862D0">
        <w:rPr>
          <w:lang w:val="en-GB" w:eastAsia="en-US"/>
        </w:rPr>
        <w:t xml:space="preserve">. The magnitude of Arctic amplification may also depend on the mix of radiative forcing agents </w:t>
      </w:r>
      <w:r w:rsidRPr="003862D0">
        <w:rPr>
          <w:lang w:val="en-GB" w:eastAsia="en-US"/>
        </w:rPr>
        <w:fldChar w:fldCharType="begin" w:fldLock="1"/>
      </w:r>
      <w:r w:rsidR="00615634">
        <w:rPr>
          <w:lang w:val="en-GB" w:eastAsia="en-US"/>
        </w:rPr>
        <w:instrText>ADDIN CSL_CITATION { "citationItems" : [ { "id" : "ITEM-1", "itemData" : { "DOI" : "10.1029/2018JD029726", "ISSN" : "2169-897X", "abstract" : "The Arctic is experiencing rapid climate change in response to changes in greenhouse gases, aerosols, and other climate drivers. Emission changes in general, as well as geographical shifts in emissions and transport pathways of short-lived climate forcers, make it necessary to understand the influence of each climate driver on the Arctic. In the Precipitation Driver Response Model Intercomparison Project, 10 global climate models perturbed five different climate drivers separately (CO2, CH4, the solar constant, black carbon, and SO4). We show that the annual mean Arctic amplification (defined as the ratio between Arctic and the global mean temperature change) at the surface is similar between climate drivers, ranging from 1.9 (\u00b1 an intermodel standard deviation of 0.4) for the solar to 2.3 (\u00b10.6) for the SO4 perturbations, with minimum amplification in the summer for all drivers. The vertical and seasonal temperature response patterns indicate that the Arctic is warmed through similar mechanisms for all climate drivers except black carbon. For all drivers, the precipitation change per degree global temperature change is positive in the Arctic, with a seasonality following that of the Arctic amplification. We find indications that SO4 perturbations produce a slightly stronger precipitation response than the other drivers, particularly compared to CO2.", "author" : [ { "dropping-particle" : "", "family" : "Stjern", "given" : "Camilla Weum", "non-dropping-particle" : "", "parse-names" : false, "suffix" : "" }, { "dropping-particle" : "", "family" : "Lund", "given" : "Marianne Tronstad",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"Fl\u00e4schner", "given" : "Dagmar",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"Jean\u2010Fran\u00e7ois",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"Sand", "given" : "Maria",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"ITEM-1", "issue" : "13", "issued" : { "date-parts" : [ [ "2019", "7", "16" ] ] }, "page" : "6698-6717", "title" : "Arctic Amplification Response to Individual Climate Drivers", "translator" : [ { "dropping-particle" : "", "family" : "K5004", "given" : "", "non-dropping-particle" : "", "parse-names" : false, "suffix" : "" } ], "type" : "article-journal", "volume" : "124" }, "uris" : [ "http://www.mendeley.com/documents/?uuid=57936bc6-022e-4e37-85b4-038616e6d2f9" ] }, { "id" : "ITEM-2", "itemData" : { "DOI" : "10.1038/nclimate2524", "ISSN" : "1758-678X", "abstract" : "The Arctic has warmed significantly more than global mean surface air temperature over recent decades 1, as expected from amplification mechanisms 2,3. Previous studies have attributed the observed Arctic warming to the combined effect of green- house gases and other anthropogenic influences 4. However, given the sensitivity of the Arctic to external forcing and the intense interest in the effects of aerosols on its climate 5,6, it is important to examine and quantify the effects of individual groups of anthropogenic forcing agents. Here we quantify the separate contributions to observed Arctic land temperature change from greenhouse gases, other anthropogenic forcing agents (which are dominated by aerosols) and natural forcing agents. We show that although increases in greenhouse-gas concentration shave driven the observed warming over the past century, approximately 60% of the greenhouse-gas-induced warming has been offset by the combined response to other anthropogenic forcings, which is substantially greater than the fraction of global greenhouse-gas-induced warming that has been offset by these forcings7,8. The climate models considered on average simulate the amplitude of response to anthropogenic forcings well, increasing confidence in their projections of profound future Arctic climate change.",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"Nature Climate Change", "id" : "ITEM-2", "issue" : "3", "issued" : { "date-parts" : [ [ "2015", "3", "9" ] ] }, "page" : "246-249", "title" : "Attribution of Arctic temperature change to greenhouse-gas and aerosol influences", "translator" : [ { "dropping-particle" : "", "family" : "K3951", "given" : "", "non-dropping-particle" : "", "parse-names" : false, "suffix" : "" } ], "type" : "article-journal", "volume" : "5" }, "uris" : [ "http://www.mendeley.com/documents/?uuid=d456b558-5a50-4898-9189-f60220d59fd0" ] }, { "id" : "ITEM-3", "itemData" : { "DOI" : "10.1038/nclimate2880", "ISBN" : "1758-678X", "ISSN" : "1758-678X", "abstract" : "There is growing scientific1, 2 and political3, 4 interest in the impacts of climate change and anthropogenic emissions on the Arctic. Over recent decades temperatures in the Arctic have increased at twice the global rate, largely as a result of ice\u2013albedo and temperature feedbacks5, 6, 7, 8. Although deep cuts in global CO2 emissions are required to slow this warming, there is also growing interest in the potential for reducing short-lived climate forcers (SLCFs; refs 9,10). Politically, action on SLCFs may be particularly promising because the benefits of mitigation are seen more quickly than for mitigation of CO2 and there are large co-benefits in terms of improved air quality11. This Letter is one of the first to systematically quantify the Arctic climate impact of regional SLCFs emissions, taking into account black carbon (BC), sulphur dioxide (SO2), nitrogen oxides (NOx), volatile organic compounds (VOCs), organic carbon (OC) and tropospheric ozone (O3), and their transport processes and transformations in the atmosphere. This study extends the scope of previous works2, 12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"ITEM-3", "issue" : "3", "issued" : { "date-parts" : [ [ "2016", "3", "30" ] ] }, "page" : "286-289", "title" : "Response of Arctic temperature to changes in emissions of short-lived climate forcers", "translator" : [ { "dropping-particle" : "", "family" : "K3566", "given" : "", "non-dropping-particle" : "", "parse-names" : false, "suffix" : "" } ], "type" : "article-journal", "volume" : "6" }, "uris" : [ "http://www.mendeley.com/documents/?uuid=b79b6fae-8fe7-47a4-a69b-979f308f1d21" ] } ], "mendeley" : { "formattedCitation" : "(Najafi et al., 2015; Sand et al., 2016; Stjern et al., 2019)", "plainTextFormattedCitation" : "(Najafi et al., 2015; Sand et al., 2016; Stjern et al., 2019)", "previouslyFormattedCitation" : "(Najafi et al., 2015; Sand et al., 2016; Stjern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(Najafi et al., 2015; Sand et al., 2016; Stjern et al., 2019)</w:t>
      </w:r>
      <w:r w:rsidRPr="003862D0">
        <w:rPr>
          <w:lang w:val="en-GB" w:eastAsia="en-US"/>
        </w:rPr>
        <w:fldChar w:fldCharType="end"/>
      </w:r>
      <w:r w:rsidRPr="003862D0">
        <w:rPr>
          <w:lang w:val="en-GB" w:eastAsia="en-US"/>
        </w:rPr>
        <w:t xml:space="preserve"> such as the contribution of ozone depleting substances </w:t>
      </w:r>
      <w:r w:rsidRPr="003862D0">
        <w:rPr>
          <w:lang w:val="en-GB" w:eastAsia="en-US"/>
        </w:rPr>
        <w:fldChar w:fldCharType="begin" w:fldLock="1"/>
      </w:r>
      <w:r w:rsidR="00615634">
        <w:rPr>
          <w:lang w:val="en-GB" w:eastAsia="en-US"/>
        </w:rPr>
        <w:instrText>ADDIN CSL_CITATION { "citationItems" : [ { "id" : "ITEM-1", "itemData" : { "DOI" : "10.1038/s41558-019-0677-4", "ISSN" : "1758-678X", "abstract" : "The rapid warming of the Arctic, perhaps the most striking evidence of climate change, is believed to have arisen from increases in atmospheric concentrations of GHGs1 since the Industrial Revolution. While the dominant role of carbon dioxide is undisputed, another important set of anthropogenic GHGs was also being emitted over the second half of the twentieth century: ozone-depleting2 substances (ODS). These compounds, in addition to causing the ozone hole over Antarctica, have long been recognized3 as powerful GHGs. However, their contribution to Arctic warming has not been quantified. We do so here by analysing ensembles of climate model integrations specifically designed for this purpose, spanning the period 1955\u20132005 when atmospheric concentrations of ODS increased rapidly. We show that, when ODS are kept fixed, forced Arctic surface warming and forced sea-ice loss are only half as large as when ODS are allowed to increase. We also demonstrate that the large impact of ODS on the Arctic occurs primarily via direct radiative warming, not via ozone depletion. Our findings reveal a substantial contribution of ODS to recent Arctic warming, and highlight the importance of the Montreal Protocol as a major climate change-mitigation treaty.", "author" : [ { "dropping-particle" : "", "family" : "Polvani", "given" : "L. M.", "non-dropping-particle" : "", "parse-names" : false, "suffix" : "" }, { "dropping-particle" : "", "family" : "Previdi", "given" : "M.", "non-dropping-particle" : "", "parse-names" : false, "suffix" : "" }, { "dropping-particle" : "", "family" : "England", "given" : "M. R.", "non-dropping-particle" : "", "parse-names" : false, "suffix" : "" }, { "dropping-particle" : "", "family" : "Chiodo", "given" : "G.", "non-dropping-particle" : "", "parse-names" : false, "suffix" : "" }, { "dropping-particle" : "", "family" : "Smith", "given" : "K. L.", "non-dropping-particle" : "", "parse-names" : false, "suffix" : "" } ], "container-title" : "Nature Climate Change", "id" : "ITEM-1", "issue" : "2", "issued" : { "date-parts" : [ [ "2020", "2", "20" ] ] }, "page" : "130-133", "title" : "Substantial twentieth-century Arctic warming caused by ozone-depleting substances", "translator" : [ { "dropping-particle" : "", "family" : "K5216", "given" : "", "non-dropping-particle" : "", "parse-names" : false, "suffix" : "" } ], "type" : "article-journal", "volume" : "10" }, "uris" : [ "http://www.mendeley.com/documents/?uuid=50f3a105-532e-44b6-b9bb-6b4435171422" ] } ], "mendeley" : { "formattedCitation" : "(Polvani et al., 2020)", "plainTextFormattedCitation" : "(Polvani et al., 2020)", "previouslyFormattedCitation" : "(Polvani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(Polvani et al., 2020)</w:t>
      </w:r>
      <w:r w:rsidRPr="003862D0">
        <w:rPr>
          <w:lang w:val="en-GB" w:eastAsia="en-US"/>
        </w:rPr>
        <w:fldChar w:fldCharType="end"/>
      </w:r>
      <w:r w:rsidRPr="003862D0">
        <w:rPr>
          <w:lang w:val="en-GB" w:eastAsia="en-US"/>
        </w:rPr>
        <w:t xml:space="preserve">. Tropospheric aerosol emissions tend to reduce simulated Arctic warming over the middle of the 20th century </w:t>
      </w:r>
      <w:commentRangeStart w:id="2951"/>
      <w:r w:rsidRPr="003862D0">
        <w:rPr>
          <w:lang w:val="en-GB" w:eastAsia="en-US"/>
        </w:rPr>
        <w:fldChar w:fldCharType="begin" w:fldLock="1"/>
      </w:r>
      <w:ins w:id="2952" w:author="Robin Matthews" w:date="2021-06-16T17:40:00Z">
        <w:r w:rsidR="006E0C96">
          <w:rPr>
            <w:lang w:val="en-GB" w:eastAsia="en-US"/>
          </w:rPr>
          <w:instrText>ADDIN CSL_CITATION { "citationItems" : [ { "id" : "ITEM-1", "itemData" : { "DOI" : "10.1002/2016GL071941", "ISSN" : "00948276", "abstract" : "Updated observational datasets without climatological infilling show that there was an increase in sea ice concentration in the Eastern Arctic between 1950 and 1975, contrary to earlier climatology in-filled observational datasets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"7", "28" ] ] }, "page" : "7338-7346", "title" : "Aerosol-driven increase in Arctic sea ice over the middle of the twentieth century", "translator" : [ { "dropping-particle" : "", "family" : "K4180", "given" : "", "non-dropping-particle" : "", "parse-names" : false, "suffix" : "" } ], "type" : "article-journal", "volume" : "44" }, "uris" : [ "http://www.mendeley.com/documents/?uuid=67e3c5d2-743e-4a31-80b8-ce0bd3201260" ] } ], "mendeley" : { "formattedCitation" : "(Gagn\u00e9 et al., 2017a)", "manualFormatting" : "(Gagn\u00e9 et al., 2017b)", "plainTextFormattedCitation" : "(Gagn\u00e9 et al., 2017a)", "previouslyFormattedCitation" : "(Gagn\u00e9 et al., 2017a)" }, "properties" : { "noteIndex" : 0 }, "schema" : "https://github.com/citation-style-language/schema/raw/master/csl-citation.json" }</w:instrText>
        </w:r>
      </w:ins>
      <w:del w:id="2953" w:author="Robin Matthews" w:date="2021-06-16T17:40:00Z">
        <w:r w:rsidR="0022544F" w:rsidDel="006E0C96">
          <w:rPr>
            <w:lang w:val="en-GB" w:eastAsia="en-US"/>
          </w:rPr>
          <w:delInstrText>ADDIN CSL_CITATION { "citationItems" : [ { "id" : "ITEM-1", "itemData" : { "DOI" : "10.1002/2016GL071941", "ISSN" : "00948276", "abstract" : "Updated observational datasets without climatological infilling show that there was an increase in sea ice concentration in the Eastern Arctic between 1950 and 1975, contrary to earlier climatology in-filled observational datasets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"7", "28" ] ] }, "page" : "7338-7346", "title" : "Aerosol-driven increase in Arctic sea ice over the middle of the twentieth century", "translator" : [ { "dropping-particle" : "", "family" : "K4180", "given" : "", "non-dropping-particle" : "", "parse-names" : false, "suffix" : "" } ], "type" : "article-journal", "volume" : "44" }, "uris" : [ "http://www.mendeley.com/documents/?uuid=67e3c5d2-743e-4a31-80b8-ce0bd3201260" ] } ], "mendeley" : { "formattedCitation" : "(Gagn\u00e9 et al., 2017a)", "plainTextFormattedCitation" : "(Gagn\u00e9 et al., 2017a)", "previouslyFormattedCitation" : "(Gagn\u00e9 et al., 2017a)"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(Gagné et al., 2017</w:t>
      </w:r>
      <w:ins w:id="2954" w:author="Robin Matthews" w:date="2021-06-16T17:40:00Z">
        <w:r w:rsidR="006E0C96">
          <w:rPr>
            <w:noProof/>
            <w:lang w:val="en-GB" w:eastAsia="en-US"/>
          </w:rPr>
          <w:t>b</w:t>
        </w:r>
      </w:ins>
      <w:del w:id="2955" w:author="Robin Matthews" w:date="2021-06-16T17:40:00Z">
        <w:r w:rsidR="00016735" w:rsidDel="006E0C96">
          <w:rPr>
            <w:noProof/>
            <w:lang w:val="en-GB" w:eastAsia="en-US"/>
          </w:rPr>
          <w:delText>a</w:delText>
        </w:r>
      </w:del>
      <w:r w:rsidR="00016735">
        <w:rPr>
          <w:noProof/>
          <w:lang w:val="en-GB" w:eastAsia="en-US"/>
        </w:rPr>
        <w:t>)</w:t>
      </w:r>
      <w:r w:rsidRPr="003862D0">
        <w:rPr>
          <w:lang w:val="en-GB" w:eastAsia="en-US"/>
        </w:rPr>
        <w:fldChar w:fldCharType="end"/>
      </w:r>
      <w:commentRangeEnd w:id="2951"/>
      <w:r w:rsidR="00016735">
        <w:rPr>
          <w:rStyle w:val="CommentReference"/>
        </w:rPr>
        <w:commentReference w:id="2951"/>
      </w:r>
      <w:r w:rsidRPr="003862D0">
        <w:rPr>
          <w:lang w:val="en-GB" w:eastAsia="en-US"/>
        </w:rPr>
        <w:t xml:space="preserve"> and consequently aerosol emission reductions in observations and SSP scenarios enhance simulated Arctic warming over recent and future decades </w:t>
      </w:r>
      <w:ins w:id="2956" w:author="Ian Blenkinsop" w:date="2021-07-27T12:02:00Z">
        <w:r w:rsidR="0006528B">
          <w:rPr>
            <w:lang w:val="en-GB" w:eastAsia="en-US"/>
          </w:rPr>
          <w:t>(</w:t>
        </w:r>
        <w:r w:rsidR="0006528B" w:rsidRPr="00560680">
          <w:t>Section 6.4.3</w:t>
        </w:r>
        <w:r w:rsidR="0006528B">
          <w:t xml:space="preserve">; </w:t>
        </w:r>
      </w:ins>
      <w:r w:rsidRPr="003862D0">
        <w:rPr>
          <w:lang w:val="en-GB"/>
        </w:rPr>
        <w:fldChar w:fldCharType="begin" w:fldLock="1"/>
      </w:r>
      <w:r w:rsidR="00CD3B49">
        <w:rPr>
          <w:lang w:val="en-GB"/>
        </w:rPr>
        <w:instrText>ADDIN CSL_CITATION { "citationItems" : [ { "id" : "ITEM-1", "itemData" : { "DOI" : "10.1002/2015GL065504", "ISSN" : "00948276", "abstract" : "Abstract We examine the response of Arctic sea ice to projected aerosol and aerosol precursor emission changes under the Representative Concentration Pathway (RCP) scenarios in simulations of the Canadian Earth System Model. The overall decrease in aerosol loading causes a warming, largest over the Arctic, which leads to an annual mean reduction in sea ice extent of approximately 1 million km2 over the 21st century in all RCP scenarios. This accounts for approximately 25% of the simulated reduction in sea ice extent in RCP 4.5, and 40% of the reduction in RCP 2.5. In RCP 4.5, the Arctic ocean is projected to become ice-free during summertime in 2045, but it does not become ice-free until 2057 in simulations with aerosol precursor emissions held fixed at 2000 values. Thus, while reductions in aerosol emissions have significant health and environmental benefits, their substantial contribution to projected Arctic climate change should not be overlooked.",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"20", "issued" : { "date-parts" : [ [ "2015", "10", "28" ] ] }, "note" : "doi: 10.1002/2015GL065504", "page" : "8481-8488", "publisher" : "Wiley-Blackwell", "title" : "Impact of aerosol emission controls on future Arctic sea ice cover", "translator" : [ { "dropping-particle" : "", "family" : "K2893", "given" : "", "non-dropping-particle" : "", "parse-names" : false, "suffix" : "" } ], "type" : "article-journal", "volume" : "42" }, "uris" : [ "http://www.mendeley.com/documents/?uuid=82afe987-cebe-44e3-9799-f86f46367def" ] }, { "id" : "ITEM-2", "itemData" : { "DOI" : "10.1175/JCLI-D-17-0287.1", "ISSN" : "0894-8755", "abstract" : "AbstractObservations show that the Arctic sea ice cover has been shrinking at an unprecedented rate since the 1970s. Even though the accumulation of greenhouse gases in the atmosphere has been closely linked with the loss of Arctic sea ice, the role of atmospheric aerosols in past and future Arctic climate change remains elusive. Using a state-of-the-art fully coupled climate model, the authors assess the equilibrium responses of the Arctic sea ice to the different aerosol emission scenarios and investigate the pathways by which aerosols impose their influence in the Arctic. These sensitivity experiments show that the impacts of aerosol perturbations on the pace of sea ice melt effectively modulate the ocean circulation and atmospheric feedbacks. Because of the contrasting evolutions of particulate pollution in the developed and developing countries since the 1970s, the opposite aerosol forcings from different midlatitude regions are nearly canceled out in the Arctic during the boreal summer, resulting in...", "author" : [ { "dropping-particle" : "", "family" : "Wang", "given" : "Yuan", "non-dropping-particle" : "", "parse-names" : false, "suffix" : "" }, { "dropping-particle" : "", "family" : "Jiang", "given" : "Jonathan H.", "non-dropping-particle" : "", "parse-names" : false, "suffix" : "" }, { "dropping-particle" : "", "family" : "Su", "given" : "Hui", "non-dropping-particle" : "", "parse-names" : false, "suffix" : "" }, { "dropping-particle" : "", "family" : "Choi", "given" : "Yong-Sang", "non-dropping-particle" : "", "parse-names" : false, "suffix" : "" }, { "dropping-particle" : "", "family" : "Huang", "given" : "Lei", "non-dropping-particle" : "", "parse-names" : false, "suffix" : "" }, { "dropping-particle" : "", "family" : "Guo", "given" : "Jianping", "non-dropping-particle" : "", "parse-names" : false, "suffix" : "" }, { "dropping-particle" : "", "family" : "Yung", "given" : "Yuk L.", "non-dropping-particle" : "", "parse-names" : false, "suffix" : "" } ], "container-title" : "Journal of Climate", "id" : "ITEM-2", "issue" : "1", "issued" : { "date-parts" : [ [ "2018", "1" ] ] }, "page" : "99-114", "title" : "Elucidating the Role of Anthropogenic Aerosols in Arctic Sea Ice Variations", "translator" : [ { "dropping-particle" : "", "family" : "K3626", "given" : "", "non-dropping-particle" : "", "parse-names" : false, "suffix" : "" } ], "type" : "article-journal", "volume" : "31" }, "uris" : [ "http://www.mendeley.com/documents/?uuid=71ceef1d-b3dc-4786-aa9e-62dc0b422e5d" ] }, { "id" : "ITEM-3", "itemData" : { "DOI" : "10.1038/ngeo2673", "ISSN" : "1752-0894", "abstract" : "The Arctic region is warming considerably faster than the rest of the globe1, with important consequences for the ecosystems2 and human exploration of the region3. However, the reasons behind this Arctic amplification are not entirely clear4. As a result of measures to enhance air quality, anthropogenic emissions of particulate matter and its precursors have drastically decreased in parts of the Northern Hemisphere over the past three decades5.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m\u22122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"Acosta Navarro", "given" : "J. C.",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"\u00d8.",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"H.-C.", "non-dropping-particle" : "", "parse-names" : false, "suffix" : "" }, { "dropping-particle" : "", "family" : "Ekman", "given" : "A. M. L.", "non-dropping-particle" : "", "parse-names" : false, "suffix" : "" } ], "container-title" : "Nature Geoscience", "id" : "ITEM-3", "issue" : "4", "issued" : { "date-parts" : [ [ "2016", "4", "14" ] ] }, "page" : "277-281", "title" : "Amplification of Arctic warming by past air pollution reductions in Europe", "translator" : [ { "dropping-particle" : "", "family" : "K3561", "given" : "", "non-dropping-particle" : "", "parse-names" : false, "suffix" : "" } ], "type" : "article-journal", "volume" : "9" }, "uris" : [ "http://www.mendeley.com/documents/?uuid=74981054-cfbc-407a-a3f8-81be589b2def" ] }, { "id" : "ITEM-4", "itemData" : { "DOI" : "10.1002/2016EF000361", "ISSN" : "23284277", "abstract" : "The Arctic temperature response to emissions of aerosols-specifically black carbon (BC), organic carbon (OC), and sulfate-depends on both the sector and the region where these emissions originate. Thus, the net Arctic temperature response to global aerosol emissions reductions will depend strongly on the blend of emissions sources being targeted. We use recently published equilibrium Arctic temperature response factors for BC, OC, and sulfate to estimate the range of present-day and future Arctic temperature changes from seven different aerosol emissions scenarios. Globally, Arctic temperature changes calculated from all of these emissions scenarios indicate that present-day emissions from the domestic and transportation sectors generate the majority of present-day Arctic warming from BC. However, in all of these scenarios, this warming is more than offset by cooling resulting from SO2 emissions from the energy sector. Thus, long-term climate mitigation strategies that are focused on reducing carbon dioxide (CO2) emissions from the energy sector could generate short-term, aerosol-induced Arctic warming. A properly phased approach that targets BC-rich emissions from the transportation sector as well as the domestic sectors in key regions-while simultaneously working toward longer-term goals of CO2 mitigation-could potentially avoid some amount of short-term Arctic warming.", "author" : [ { "dropping-particle" : "", "family" : "Wobus", "given" : "Cameron", "non-dropping-particle" : "", "parse-names" : false, "suffix" : "" }, { "dropping-particle" : "", "family" : "Flanner", "given" : "Mark", "non-dropping-particle" : "", "parse-names" : false, "suffix" : "" }, { "dropping-particle" : "", "family" : "Sarofim", "given" : "Marcus C.", "non-dropping-particle" : "", "parse-names" : false, "suffix" : "" }, { "dropping-particle" : "", "family" : "Moura", "given" : "Maria Cecilia P.", "non-dropping-particle" : "", "parse-names" : false, "suffix" : "" }, { "dropping-particle" : "", "family" : "Smith", "given" : "Steven J.", "non-dropping-particle" : "", "parse-names" : false, "suffix" : "" } ], "container-title" : "Earth's Future", "id" : "ITEM-4", "issue" : "6", "issued" : { "date-parts" : [ [ "2016", "6" ] ] }, "page" : "270-281", "title" : "Future Arctic temperature change resulting from a range of aerosol emissions scenarios", "translator" : [ { "dropping-particle" : "", "family" : "K3573", "given" : "", "non-dropping-particle" : "", "parse-names" : false, "suffix" : "" } ], "type" : "article-journal", "volume" : "4" }, "uris" : [ "http://www.mendeley.com/documents/?uuid=3b542561-3092-4e93-a9ca-e5239333ba79" ] } ], "mendeley" : { "formattedCitation" : "(Gagn\u00e9 et al., 2015; Acosta Navarro et al., 2016; Wobus et al., 2016; Wang et al., 2018)", "manualFormatting" : "Gagn\u00e9 et al., 2015; Acosta Navarro et al., 2016; Wobus et al., 2016; Wang et al., 2018)", "plainTextFormattedCitation" : "(Gagn\u00e9 et al., 2015; Acosta Navarro et al., 2016; Wobus et al., 2016; Wang et al., 2018)", "previouslyFormattedCitation" : "(Gagn\u00e9 et al., 2015; Acosta Navarro et al., 2016; Wobus et al., 2016; Wang et al., 2018)" }, "properties" : { "noteIndex" : 0 }, "schema" : "https://github.com/citation-style-language/schema/raw/master/csl-citation.json" }</w:instrText>
      </w:r>
      <w:r w:rsidRPr="003862D0">
        <w:rPr>
          <w:lang w:val="en-GB"/>
        </w:rPr>
        <w:fldChar w:fldCharType="separate"/>
      </w:r>
      <w:del w:id="2957" w:author="Ian Blenkinsop" w:date="2021-07-27T12:02:00Z">
        <w:r w:rsidR="00016735" w:rsidDel="0006528B">
          <w:rPr>
            <w:noProof/>
          </w:rPr>
          <w:delText>(</w:delText>
        </w:r>
      </w:del>
      <w:r w:rsidR="00016735">
        <w:rPr>
          <w:noProof/>
        </w:rPr>
        <w:t>Gagné et al., 2015; Acosta Navarro et al., 2016; Wobus et al., 2016; Wang et al., 2018)</w:t>
      </w:r>
      <w:r w:rsidRPr="003862D0">
        <w:rPr>
          <w:lang w:val="en-GB"/>
        </w:rPr>
        <w:fldChar w:fldCharType="end"/>
      </w:r>
      <w:del w:id="2958" w:author="Ian Blenkinsop" w:date="2021-07-27T12:02:00Z">
        <w:r w:rsidRPr="00560680" w:rsidDel="0006528B">
          <w:delText xml:space="preserve"> (</w:delText>
        </w:r>
      </w:del>
      <w:del w:id="2959" w:author="Sara M Tuson" w:date="2021-07-19T20:42:00Z">
        <w:r w:rsidRPr="00560680" w:rsidDel="00F6473C">
          <w:delText>also see Chapter 6</w:delText>
        </w:r>
      </w:del>
      <w:del w:id="2960" w:author="Ian Blenkinsop" w:date="2021-07-27T12:02:00Z">
        <w:r w:rsidRPr="00560680" w:rsidDel="0006528B">
          <w:delText xml:space="preserve"> Section 6.4.3)</w:delText>
        </w:r>
      </w:del>
      <w:r w:rsidRPr="00560680">
        <w:t>.</w:t>
      </w:r>
    </w:p>
    <w:p w14:paraId="4947F901" w14:textId="77777777" w:rsidR="00BC572A" w:rsidRPr="00560680" w:rsidRDefault="00BC572A" w:rsidP="00BC572A">
      <w:pPr>
        <w:pStyle w:val="AR6BodyText"/>
        <w:rPr>
          <w:lang w:eastAsia="en-US"/>
        </w:rPr>
      </w:pPr>
    </w:p>
    <w:p w14:paraId="6928689D" w14:textId="59E08727" w:rsidR="00BC572A" w:rsidRPr="003862D0" w:rsidRDefault="00BC572A" w:rsidP="00BC572A">
      <w:pPr>
        <w:pStyle w:val="AR6BodyText"/>
        <w:rPr>
          <w:lang w:val="en-GB" w:eastAsia="en-US"/>
        </w:rPr>
      </w:pPr>
      <w:commentRangeStart w:id="2961"/>
      <w:commentRangeStart w:id="2962"/>
      <w:r w:rsidRPr="003862D0">
        <w:rPr>
          <w:lang w:val="en-GB" w:eastAsia="en-US"/>
        </w:rPr>
        <w:t>Climate models project weakly polar amplified warming in the</w:t>
      </w:r>
      <w:r w:rsidR="002565B9">
        <w:rPr>
          <w:lang w:val="en-GB"/>
        </w:rPr>
        <w:t xml:space="preserve"> SH </w:t>
      </w:r>
      <w:r w:rsidRPr="003862D0">
        <w:rPr>
          <w:lang w:val="en-GB" w:eastAsia="en-US"/>
        </w:rPr>
        <w:t>under transient warming</w:t>
      </w:r>
      <w:r w:rsidRPr="003862D0">
        <w:rPr>
          <w:lang w:val="en-GB"/>
        </w:rPr>
        <w:t xml:space="preserve"> </w:t>
      </w:r>
      <w:r w:rsidRPr="003862D0">
        <w:rPr>
          <w:lang w:val="en-GB" w:eastAsia="en-US"/>
        </w:rPr>
        <w:t>(</w:t>
      </w:r>
      <w:r w:rsidR="00FA6D4F" w:rsidRPr="003862D0">
        <w:rPr>
          <w:lang w:val="en-GB" w:eastAsia="en-US"/>
        </w:rPr>
        <w:t>Figure 4.19</w:t>
      </w:r>
      <w:r w:rsidRPr="003862D0">
        <w:rPr>
          <w:lang w:val="en-GB" w:eastAsia="en-US"/>
        </w:rPr>
        <w:t xml:space="preserve">). </w:t>
      </w:r>
      <w:commentRangeEnd w:id="2961"/>
      <w:r w:rsidR="00F6473C">
        <w:rPr>
          <w:rStyle w:val="CommentReference"/>
        </w:rPr>
        <w:commentReference w:id="2961"/>
      </w:r>
      <w:commentRangeEnd w:id="2962"/>
      <w:r w:rsidR="005A51EF">
        <w:rPr>
          <w:rStyle w:val="CommentReference"/>
        </w:rPr>
        <w:commentReference w:id="2962"/>
      </w:r>
      <w:r w:rsidRPr="003862D0">
        <w:rPr>
          <w:lang w:val="en-GB" w:eastAsia="en-US"/>
        </w:rPr>
        <w:t xml:space="preserve">Model simulations </w:t>
      </w:r>
      <w:r w:rsidRPr="003862D0">
        <w:rPr>
          <w:lang w:val="en-GB" w:eastAsia="en-US"/>
        </w:rPr>
        <w:fldChar w:fldCharType="begin" w:fldLock="1"/>
      </w:r>
      <w:r w:rsidR="00615634">
        <w:rPr>
          <w:lang w:val="en-GB" w:eastAsia="en-US"/>
        </w:rPr>
        <w:instrText>ADDIN CSL_CITATION { "citationItems" : [ { "id" : "ITEM-1", "itemData" : { "DOI" : "10.1007/s00382-012-1350-z", "ISBN" : "0930-7575", "ISSN" : "0930-7575", "abstract" : "We integrate the coupled climate model ECHAM5/MPIOM to equilibrium under atmospheric CO2 quadrupling. The equilibrium global-mean surface-temperature change is 10.8 K. The surface equilibrates within about 1,200 years, the deep ocean within 5,000 years. The impact of the deep ocean on the equilibrium surface-temperature response is illustrated by the difference between ECHAM5/MPIOM and ECHAM5 coupled with slab ocean model (ECHAM5/SOM). The equilibrium global-mean surface temperature response is 11.1 K in ECHAM5/SOM and is thus 0.3 K higher than in ECHAM5/MPIOM. ECHAM5/MPIOM shows less warming over the northern-hemisphere mid and high latitudes, but larger warming over the tropical ocean and especially over the southern-hemisphere high latitudes. ECHAM5/MPIOM shows similar polar amplification in both the Arctic and the Antarctic, in contrast to ECHAM5/SOM, which shows stronger polar amplification in the northern hemisphere. The southern polar warming in ECHAM5/MPIOM is greatly delayed by Antarctic deep-ocean warming due to convective and isopycnal mixing. The equilibrium ocean temperature warming under CO2 quadrupling is around 8.0 K and is near-uniform with depth. The global-mean steric sea-level rise is 5.8 m in equilibrium; of this, 2.3 m are due to the deep-ocean warming after the surface temperature has almost equilibrated. This result suggests that the surface temperature change is a poor predictor for steric sea-level change in the long term. The effective climate response method described in Gregory et al. (2004) is evaluated with our simulation, which shows that their method to estimate the equilibrium climate response is accurate to within 10 %.", "author" : [ { "dropping-particle" : "", "family" : "Li", "given" : "Chao", "non-dropping-particle" : "", "parse-names" : false, "suffix" : "" }, { "dropping-particle" : "", "family" : "Storch", "given" : "Jin-Song", "non-dropping-particle" : "von", "parse-names" : false, "suffix" : "" }, { "dropping-particle" : "", "family" : "Marotzke", "given" : "Jochem", "non-dropping-particle" : "", "parse-names" : false, "suffix" : "" } ], "container-title" : "Climate Dynamics", "id" : "ITEM-1", "issue" : "5-6", "issued" : { "date-parts" : [ [ "2013", "3", "3" ] ] }, "page" : "1071-1086", "title" : "Deep-ocean heat uptake and equilibrium climate response", "translator" : [ { "dropping-particle" : "", "family" : "K3741", "given" : "", "non-dropping-particle" : "", "parse-names" : false, "suffix" : "" } ], "type" : "article-journal", "volume" : "40" }, "uris" : [ "http://www.mendeley.com/documents/?uuid=d3068b7e-a038-41d1-8487-fd3bf8f2800e" ] }, { "id" : "ITEM-2", "itemData" : { "DOI" : "10.1175/2008JCLI2596.1", "ISBN" : "0894-8755", "ISSN" : "08948755", "abstract" : "The equilibrium climate sensitivity of a climate model is usually defined as the globally averaged equilibrium surface temperature response to a doubling of carbon dioxide. This is virtually always estimated in a version with a slab model for the upper ocean. The question is whether this estimate is accurate for the full climate model version, which includes a full-depth ocean component. This question has been answered for the low-resolution version of the Community Climate System Model, version 3 (CCSM3). The answer is that the equilibrium climate sensitivity using the full-depth ocean model is 0.14 degrees C higher than that using the slab ocean model, which is a small increase. In addition, these sensitivity estimates have a standard deviation of nearly 0.1 degrees C because of interannual variability. These results indicate that the standard practice of using a slab ocean model does give a good estimate of the equilibrium climate sensitivity of the full CCSM3. Another question addressed is whether the effective climate sensitivity is an accurate estimate of the equilibrium climate sensitivity. Again the answer is yes, provided that at least 150 yr of data from the doubled carbon dioxide run are used.", "author" : [ { "dropping-particle" : "", "family" : "Danabasoglu", "given" : "Gokhan", "non-dropping-particle" : "", "parse-names" : false, "suffix" : "" }, { "dropping-particle" : "", "family" : "Gent", "given" : "Peter R.", "non-dropping-particle" : "", "parse-names" : false, "suffix" : "" } ], "container-title" : "Journal of Climate", "id" : "ITEM-2", "issued" : { "date-parts" : [ [ "2009" ] ] }, "page" : "2494-2499", "title" : "Equilibrium climate sensitivity: Is it accurate to use a slab ocean model?", "translator" : [ { "dropping-particle" : "", "family" : "K3621", "given" : "", "non-dropping-particle" : "", "parse-names" : false, "suffix" : "" } ], "type" : "article-journal", "volume" : "22" }, "uris" : [ "http://www.mendeley.com/documents/?uuid=d3c85a0c-a4d0-4eff-8ad7-7532ee5fd65b" ] }, { "id" : "ITEM-3", "itemData" : { "DOI" : "10.1175/1520-0442(2004)017&lt;1550:TROSAF&gt;2.0.CO;2", "ISSN" : "0894-8755", "abstract" : "A coarse resolution coupled oceanatmosphere simulation in which surface albedo feedback is suppressed by prescribing surface albedo, is compared to one where snow and sea ice anomalies are allowed to affect surface albedo. Canonical CO2 -doubling experiments were performed with both models to assess the impact of this feedback on equilibrium response to external forcing. It accounts for about half the high-latitude response to the forcing. Both models were also run for 1000 yr without forcing to assess the impact of surface albedo feedback on internal variability. Surprisingly little internal variability can be attributed to this feedback, except in the Northern Hemisphere continents during spring and in the sea ice zone of the Southern Hemisphere year- round. At these locations and during these seasons, it accounts for, at most, 20% of the variability. The main reason for this relatively weak signal is that horizontal damping processes dilute the impact of surface albedo feedback. When snow albedo feedback in Northern Hemisphere continents is isolated from horizontal damping processes, it has a similar strength in the CO2 -doubling and internal variability contexts; a given temperature anomaly in these regions is associated with approximately the same change in snow depth and surface albedo whether it was externally forced or internally generated. This suggests that the presence of internal variability in the observed record is not a barrier to extracting information about snow albedo feedbacks contribution to equilibrium climate sensitivity. This is demonstrated in principle in a scenario run, where estimates of past, present, and future changes in greenhouse gases and sulfate aerosols are imposed on the model with surface albedo feedback. This simulation contains a mix of internal variations and externally forced anomalies similar to the observed record. The snow albedo feedback to the scenario runs climate anomalies agrees very well with the snow albedo feedback in the CO2 -doubling context. Moreover, the portion of the scenario run corresponding to the present- day satellite record is long enough to capture this feedback, suggesting this record could be used to estimate snow albedo feedbacks contribution to equilibrium climate sensitivity.", "author" : [ { "dropping-particle" : "", "family" : "Hall", "given" : "Alex", "non-dropping-particle" : "", "parse-names" : false, "suffix" : "" } ], "container-title" : "Journal of Climate", "id" : "ITEM-3", "issue" : "7", "issued" : { "date-parts" : [ [ "2004", "4" ] ] }, "page" : "1550-1568", "title" : "The Role of Surface Albedo Feedback in Climate", "translator" : [ { "dropping-particle" : "", "family" : "K3610", "given" : "", "non-dropping-particle" : "", "parse-names" : false, "suffix" : "" } ], "type" : "article-journal", "volume" : "17" }, "uris" : [ "http://www.mendeley.com/documents/?uuid=2e81ea4c-6406-4c47-8aed-b94f3da6e615" ] } ], "mendeley" : { "formattedCitation" : "(Hall, 2004; Danabasoglu and Gent, 2009; Li et al., 2013)", "plainTextFormattedCitation" : "(Hall, 2004; Danabasoglu and Gent, 2009; Li et al., 2013)", "previouslyFormattedCitation" : "(Hall, 2004; Danabasoglu and Gent, 2009; Li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(Hall, 2004; Danabasoglu and Gent, 2009; Li et al., 2013)</w:t>
      </w:r>
      <w:r w:rsidRPr="003862D0">
        <w:rPr>
          <w:lang w:val="en-GB" w:eastAsia="en-US"/>
        </w:rPr>
        <w:fldChar w:fldCharType="end"/>
      </w:r>
      <w:r w:rsidRPr="003862D0">
        <w:rPr>
          <w:lang w:val="en-GB" w:eastAsia="en-US"/>
        </w:rPr>
        <w:t xml:space="preserve"> and paleoclimate proxies indicate polar amplification in both hemispheres near equilibrium, but generally with less warming in the Antarctic than the Arctic (</w:t>
      </w:r>
      <w:del w:id="2963" w:author="Ian Blenkinsop" w:date="2021-07-27T17:29:00Z">
        <w:r w:rsidRPr="003862D0" w:rsidDel="00043854">
          <w:rPr>
            <w:lang w:val="en-GB" w:eastAsia="en-US"/>
          </w:rPr>
          <w:delText>Chapter 7</w:delText>
        </w:r>
        <w:r w:rsidR="009E7692" w:rsidRPr="003862D0" w:rsidDel="00043854">
          <w:rPr>
            <w:lang w:val="en-GB" w:eastAsia="en-US"/>
          </w:rPr>
          <w:delText>,</w:delText>
        </w:r>
        <w:r w:rsidRPr="003862D0" w:rsidDel="00043854">
          <w:rPr>
            <w:lang w:val="en-GB" w:eastAsia="en-US"/>
          </w:rPr>
          <w:delText xml:space="preserve"> </w:delText>
        </w:r>
      </w:del>
      <w:r w:rsidRPr="003862D0">
        <w:rPr>
          <w:lang w:val="en-GB" w:eastAsia="en-US"/>
        </w:rPr>
        <w:t xml:space="preserve">Section 7.4.4.1.2). The primary driver of delayed warming of the southern high latitudes is the upwelling in the Southern Ocean and associated ocean heat uptake that is then transported </w:t>
      </w:r>
      <w:r w:rsidRPr="003862D0">
        <w:rPr>
          <w:lang w:val="en-GB" w:eastAsia="en-US"/>
        </w:rPr>
        <w:lastRenderedPageBreak/>
        <w:t xml:space="preserve">away from Antarctica by northward flowing surface waters </w:t>
      </w:r>
      <w:commentRangeStart w:id="2964"/>
      <w:r w:rsidRPr="003862D0">
        <w:rPr>
          <w:lang w:val="en-GB" w:eastAsia="en-US"/>
        </w:rPr>
        <w:fldChar w:fldCharType="begin" w:fldLock="1"/>
      </w:r>
      <w:ins w:id="2965" w:author="Robin Matthews" w:date="2021-06-16T17:41:00Z">
        <w:r w:rsidR="006E0C96">
          <w:rPr>
            <w:lang w:val="en-GB" w:eastAsia="en-US"/>
          </w:rPr>
          <w:instrText>ADDIN CSL_CITATION { "citationItems" : [ { "id" : "ITEM-1", "itemData" : { "DOI" : "10.1175/JCLI-D-14-00117.1", "ISBN" : "0894-8755",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"page" : "862-886", "title" : "Dominance of the Southern Ocean in Anthropogenic Carbon and Heat Uptake in CMIP5 Models", "translator" : [ { "dropping-particle" : "", "family" : "K2918", "given" : "", "non-dropping-particle" : "", "parse-names" : false, "suffix" : "" } ], "type" : "article-journal", "volume" : "28" }, "uris" : [ "http://www.mendeley.com/documents/?uuid=17e55080-a219-4613-8377-d497fd725be1" ] }, { "id" : "ITEM-2", "itemData" : { "DOI" : "10.1175/JCLI-D-17-0761.1", "ISSN" : "0894-8755", "abstract" : "AbstractClimate models show that most of the anthropogenic heat due to increased atmospheric CO2 enters the Southern Ocean near 60\u00b0S and is stored around 45\u00b0S. This heat is transported to the ocean interior by the meridional overturning circulation (MOC) with wind changes playing an important role in the process. To isolate and quantify the latter effect, we apply an overriding technique to a climate model and decompose the total ocean response to CO2 increase into two major components: one due to wind changes and the other due to direct CO2 effect. We find that the poleward-intensified zonal surface winds tend to shift and strengthen the ocean Deacon Cell and hence the residual MOC, leading to anomalous divergence of ocean meridional heat transport around 60\u00b0S coupled to a surface heat flux increase. In contrast, at 45\u00b0S we see anomalous convergence of ocean heat transport and heat loss at the surface. As a result, the wind-induced ocean heat storage (OHS) peaks at 46\u00b0S at a rate of 0.07 ZJ/year (1ZJ = 1...", "author" : [ { "dropping-particle" : "", "family" : "Liu", "given" : "Wei", "non-dropping-particle" : "", "parse-names" : false, "suffix" : "" }, { "dropping-particle" : "", "family" : "Lu", "given" : "Jian", "non-dropping-particle" : "", "parse-names" : false, "suffix" : "" }, { "dropping-particle" : "", "family" : "Xie", "given" : "Shang-Ping", "non-dropping-particle" : "", "parse-names" : false, "suffix" : "" }, { "dropping-particle" : "", "family" : "Fedorov", "given" : "Alexey", "non-dropping-particle" : "", "parse-names" : false, "suffix" : "" } ], "container-title" : "Journal of Climate", "id" : "ITEM-2", "issue" : "12", "issued" : { "date-parts" : [ [ "2018", "6" ] ] }, "page" : "4727-4743", "title" : "Southern Ocean Heat Uptake, Redistribution, and Storage in a Warming Climate: The Role of Meridional Overturning Circulation", "translator" : [ { "dropping-particle" : "", "family" : "K3611", "given" : "", "non-dropping-particle" : "", "parse-names" : false, "suffix" : "" } ], "type" : "article-journal", "volume" : "31" }, "uris" : [ "http://www.mendeley.com/documents/?uuid=adcc354e-b1cf-4497-b618-5942c57a51b5" ] }, { "id" : "ITEM-3",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"ITEM-3",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"ITEM-4", "itemData" : { "DOI" : "10.1038/ngeo2731", "ISBN" : "1752-0908", "ISSN" : "17520908", "abstract" : "The Southern Ocean has shown little warming over recent decades, in stark contrast to the rapid warming observed in the Arctic. Along the northern flank of the Antarctic Circumpolar Current, however, the upper ocean has warmed substantially. Here we present analyses of oceanographic observations and general circulation model simulations showing that these patterns\u2014of delayed warming south of the Antarctic Circumpolar Current and enhanced warming to the north\u2014are fundamentally shaped by the Southern Ocean\u2019s meridional overturning circulation: wind-driven upwelling of unmodified water from depth damps warming around Antarctica; greenhouse gas-induced surface heat uptake is largely balanced by anomalous northward heat transport associated with the equatorward flow of surface waters; and heat is preferentially stored where surface waters are subducted to the north. Further, these processes are primarily due to passive advection of the anomalous warming signal by climatological ocean currents; changes in ocean circulation are secondary. These findings suggest the Southern Ocean responds to greenhouse gas forcing on the centennial, or longer, timescale over which the deep ocean waters that are upwelled to the surface are warmed themselves. It is against this background of gradual warming that multidecadal Southern Ocean temperature trends must be understood.",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"ITEM-4", "issued" : { "date-parts" : [ [ "2016" ] ] }, "page" : "549-554", "title" : "Southern Ocean warming delayed by circumpolar upwelling and equatorward transport", "translator" : [ { "dropping-particle" : "", "family" : "K3617", "given" : "", "non-dropping-particle" : "", "parse-names" : false, "suffix" : "" } ], "type" : "article-journal", "volume" : "9" }, "uris" : [ "http://www.mendeley.com/documents/?uuid=3e814b62-f657-43e7-8892-24fbd014dd31" ] } ], "mendeley" : { "formattedCitation" : "(Fr\u00f6licher et al., 2015; Marshall et al., 2015; Armour et al., 2016; Liu et al., 2018c)", "manualFormatting" : "(Fr\u00f6licher et al., 2015; Marshall et al., 2015; Armour et al., 2016; W. Liu et al., 2018)", "plainTextFormattedCitation" : "(Fr\u00f6licher et al., 2015; Marshall et al., 2015; Armour et al., 2016; Liu et al., 2018c)", "previouslyFormattedCitation" : "(Fr\u00f6licher et al., 2015; Marshall et al., 2015; Armour et al., 2016; Liu et al., 2018c)" }, "properties" : { "noteIndex" : 0 }, "schema" : "https://github.com/citation-style-language/schema/raw/master/csl-citation.json" }</w:instrText>
        </w:r>
      </w:ins>
      <w:del w:id="2966" w:author="Robin Matthews" w:date="2021-06-16T17:41:00Z">
        <w:r w:rsidR="00D90EAC" w:rsidDel="006E0C96">
          <w:rPr>
            <w:lang w:val="en-GB" w:eastAsia="en-US"/>
          </w:rPr>
          <w:delInstrText>ADDIN CSL_CITATION { "citationItems" : [ { "id" : "ITEM-1", "itemData" : { "DOI" : "10.1175/JCLI-D-14-00117.1", "ISBN" : "0894-8755",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"page" : "862-886", "title" : "Dominance of the Southern Ocean in Anthropogenic Carbon and Heat Uptake in CMIP5 Models", "translator" : [ { "dropping-particle" : "", "family" : "K2918", "given" : "", "non-dropping-particle" : "", "parse-names" : false, "suffix" : "" } ], "type" : "article-journal", "volume" : "28" }, "uris" : [ "http://www.mendeley.com/documents/?uuid=17e55080-a219-4613-8377-d497fd725be1" ] }, { "id" : "ITEM-2", "itemData" : { "DOI" : "10.1175/JCLI-D-17-0761.1", "ISSN" : "0894-8755", "abstract" : "AbstractClimate models show that most of the anthropogenic heat due to increased atmospheric CO2 enters the Southern Ocean near 60\u00b0S and is stored around 45\u00b0S. This heat is transported to the ocean interior by the meridional overturning circulation (MOC) with wind changes playing an important role in the process. To isolate and quantify the latter effect, we apply an overriding technique to a climate model and decompose the total ocean response to CO2 increase into two major components: one due to wind changes and the other due to direct CO2 effect. We find that the poleward-intensified zonal surface winds tend to shift and strengthen the ocean Deacon Cell and hence the residual MOC, leading to anomalous divergence of ocean meridional heat transport around 60\u00b0S coupled to a surface heat flux increase. In contrast, at 45\u00b0S we see anomalous convergence of ocean heat transport and heat loss at the surface. As a result, the wind-induced ocean heat storage (OHS) peaks at 46\u00b0S at a rate of 0.07 ZJ/year (1ZJ = 1...", "author" : [ { "dropping-particle" : "", "family" : "Liu", "given" : "Wei", "non-dropping-particle" : "", "parse-names" : false, "suffix" : "" }, { "dropping-particle" : "", "family" : "Lu", "given" : "Jian", "non-dropping-particle" : "", "parse-names" : false, "suffix" : "" }, { "dropping-particle" : "", "family" : "Xie", "given" : "Shang-Ping", "non-dropping-particle" : "", "parse-names" : false, "suffix" : "" }, { "dropping-particle" : "", "family" : "Fedorov", "given" : "Alexey", "non-dropping-particle" : "", "parse-names" : false, "suffix" : "" } ], "container-title" : "Journal of Climate", "id" : "ITEM-2", "issue" : "12", "issued" : { "date-parts" : [ [ "2018", "6" ] ] }, "page" : "4727-4743", "title" : "Southern Ocean Heat Uptake, Redistribution, and Storage in a Warming Climate: The Role of Meridional Overturning Circulation", "translator" : [ { "dropping-particle" : "", "family" : "K3611", "given" : "", "non-dropping-particle" : "", "parse-names" : false, "suffix" : "" } ], "type" : "article-journal", "volume" : "31" }, "uris" : [ "http://www.mendeley.com/documents/?uuid=adcc354e-b1cf-4497-b618-5942c57a51b5" ] }, { "id" : "ITEM-3", "itemData" : { "DOI" : "10.1007/s00382-014-2308-0", "ISSN" : "0930-7575", "abstract" : "feedbacks. Where warming is sufficiently small, for exam-ple in the Southern Ocean, changes in ocean circulation play a secondary role. In other regions, most noticeably in the North Atlantic, changes in ocean circulation induced by T anthro are central in shaping the response.",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"ITEM-3", "issue" : "7-8", "issued" : { "date-parts" : [ [ "2015", "4", "4" ] ] }, "page" : "2287-2299", "title" : "The ocean\u2019s role in the transient response of climate to abrupt greenhouse gas forcing", "translator" : [ { "dropping-particle" : "", "family" : "K3624", "given" : "", "non-dropping-particle" : "", "parse-names" : false, "suffix" : "" } ], "type" : "article-journal", "volume" : "44" }, "uris" : [ "http://www.mendeley.com/documents/?uuid=48b36688-5395-470e-af87-07e058155926" ] }, { "id" : "ITEM-4", "itemData" : { "DOI" : "10.1038/ngeo2731", "ISBN" : "1752-0908", "ISSN" : "17520908", "abstract" : "The Southern Ocean has shown little warming over recent decades, in stark contrast to the rapid warming observed in the Arctic. Along the northern flank of the Antarctic Circumpolar Current, however, the upper ocean has warmed substantially. Here we present analyses of oceanographic observations and general circulation model simulations showing that these patterns\u2014of delayed warming south of the Antarctic Circumpolar Current and enhanced warming to the north\u2014are fundamentally shaped by the Southern Ocean\u2019s meridional overturning circulation: wind-driven upwelling of unmodified water from depth damps warming around Antarctica; greenhouse gas-induced surface heat uptake is largely balanced by anomalous northward heat transport associated with the equatorward flow of surface waters; and heat is preferentially stored where surface waters are subducted to the north. Further, these processes are primarily due to passive advection of the anomalous warming signal by climatological ocean currents; changes in ocean circulation are secondary. These findings suggest the Southern Ocean responds to greenhouse gas forcing on the centennial, or longer, timescale over which the deep ocean waters that are upwelled to the surface are warmed themselves. It is against this background of gradual warming that multidecadal Southern Ocean temperature trends must be understood.",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"ITEM-4", "issued" : { "date-parts" : [ [ "2016" ] ] }, "page" : "549-554", "title" : "Southern Ocean warming delayed by circumpolar upwelling and equatorward transport", "translator" : [ { "dropping-particle" : "", "family" : "K3617", "given" : "", "non-dropping-particle" : "", "parse-names" : false, "suffix" : "" } ], "type" : "article-journal", "volume" : "9" }, "uris" : [ "http://www.mendeley.com/documents/?uuid=3e814b62-f657-43e7-8892-24fbd014dd31" ] } ], "mendeley" : { "formattedCitation" : "(Fr\u00f6licher et al., 2015; Marshall et al., 2015; Armour et al., 2016; Liu et al., 2018c)", "plainTextFormattedCitation" : "(Fr\u00f6licher et al., 2015; Marshall et al., 2015; Armour et al., 2016; Liu et al., 2018c)", "previouslyFormattedCitation" : "(Fr\u00f6licher et al., 2015; Marshall et al., 2015; Armour et al., 2016; Liu et al., 2018c)"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w:t>
      </w:r>
      <w:ins w:id="2967" w:author="Robin Matthews" w:date="2021-06-16T17:41:00Z">
        <w:r w:rsidR="006E0C96" w:rsidRPr="003741E9">
          <w:rPr>
            <w:noProof/>
            <w:lang w:val="en-US"/>
            <w:rPrChange w:id="2968" w:author="Clotilde Pean" w:date="2021-06-22T10:16:00Z">
              <w:rPr/>
            </w:rPrChange>
          </w:rPr>
          <w:t>Frölicher et al., 2015; Marshall et al., 2015; Armour et al., 2016; W. Liu et al., 2018</w:t>
        </w:r>
      </w:ins>
      <w:del w:id="2969" w:author="Robin Matthews" w:date="2021-06-16T17:41:00Z">
        <w:r w:rsidR="00016735" w:rsidDel="006E0C96">
          <w:rPr>
            <w:noProof/>
            <w:lang w:val="en-GB" w:eastAsia="en-US"/>
          </w:rPr>
          <w:delText>Frölicher et al., 2015; Marshall et al., 2015; Armour et al., 2016; Liu et al., 2018c</w:delText>
        </w:r>
      </w:del>
      <w:r w:rsidR="00016735">
        <w:rPr>
          <w:noProof/>
          <w:lang w:val="en-GB" w:eastAsia="en-US"/>
        </w:rPr>
        <w:t>)</w:t>
      </w:r>
      <w:r w:rsidRPr="003862D0">
        <w:rPr>
          <w:lang w:val="en-GB" w:eastAsia="en-US"/>
        </w:rPr>
        <w:fldChar w:fldCharType="end"/>
      </w:r>
      <w:commentRangeEnd w:id="2964"/>
      <w:r w:rsidR="00016735">
        <w:rPr>
          <w:rStyle w:val="CommentReference"/>
        </w:rPr>
        <w:commentReference w:id="2964"/>
      </w:r>
      <w:r w:rsidRPr="003862D0">
        <w:rPr>
          <w:lang w:val="en-GB" w:eastAsia="en-US"/>
        </w:rPr>
        <w:t xml:space="preserve">, although </w:t>
      </w:r>
      <w:r w:rsidR="00693430" w:rsidRPr="003862D0">
        <w:rPr>
          <w:lang w:val="en-GB" w:eastAsia="en-US"/>
        </w:rPr>
        <w:t>asymmetries</w:t>
      </w:r>
      <w:r w:rsidRPr="003862D0">
        <w:rPr>
          <w:lang w:val="en-GB" w:eastAsia="en-US"/>
        </w:rPr>
        <w:t xml:space="preserve"> in feedbacks between the poles also play a role (</w:t>
      </w:r>
      <w:del w:id="2970" w:author="Sara M Tuson" w:date="2021-07-19T20:46:00Z">
        <w:r w:rsidRPr="003862D0" w:rsidDel="002C21C4">
          <w:rPr>
            <w:lang w:val="en-GB" w:eastAsia="en-US"/>
          </w:rPr>
          <w:delText>Chapter 7</w:delText>
        </w:r>
        <w:r w:rsidR="009E7692" w:rsidRPr="003862D0" w:rsidDel="002C21C4">
          <w:rPr>
            <w:lang w:val="en-GB" w:eastAsia="en-US"/>
          </w:rPr>
          <w:delText>,</w:delText>
        </w:r>
        <w:r w:rsidRPr="003862D0" w:rsidDel="002C21C4">
          <w:rPr>
            <w:lang w:val="en-GB" w:eastAsia="en-US"/>
          </w:rPr>
          <w:delText xml:space="preserve"> </w:delText>
        </w:r>
      </w:del>
      <w:r w:rsidRPr="003862D0">
        <w:rPr>
          <w:lang w:val="en-GB" w:eastAsia="en-US"/>
        </w:rPr>
        <w:t xml:space="preserve">Section 7.4.4.1.1). Changes in westerly surface winds over the Southern Ocean have the potential to affect the rate of sea-surface warming, but there is currently </w:t>
      </w:r>
      <w:r w:rsidRPr="003862D0">
        <w:rPr>
          <w:i/>
          <w:lang w:val="en-GB" w:eastAsia="en-US"/>
        </w:rPr>
        <w:t>low confidence</w:t>
      </w:r>
      <w:r w:rsidRPr="003862D0">
        <w:rPr>
          <w:lang w:val="en-GB" w:eastAsia="en-US"/>
        </w:rPr>
        <w:t xml:space="preserve"> in even the sign of the effect based on a diverse range of climate model responses to wind changes </w:t>
      </w:r>
      <w:r w:rsidRPr="003862D0">
        <w:rPr>
          <w:lang w:val="en-GB" w:eastAsia="en-US"/>
        </w:rPr>
        <w:fldChar w:fldCharType="begin" w:fldLock="1"/>
      </w:r>
      <w:r w:rsidR="00615634">
        <w:rPr>
          <w:lang w:val="en-GB" w:eastAsia="en-US"/>
        </w:rPr>
        <w:instrText>ADDIN CSL_CITATION { "citationItems" : [ { "id" : "ITEM-1", "itemData" : { "DOI" : "10.1175/JCLI-D-19-0109.1", "ISSN" : "0894-8755", "abstract" : "The effect of the Antarctic ozone hole extends downward from the stratosphere, with clear signatures in surface weather patterns including a positive trend in the southern annular mode (SAM). Several recent studies have used coupled climate models to investigate the impact of these changes on Southern Ocean sea surface temperature (SST), notably motivated by the observed cooling from the late 1970s. Here we examine the robustness of these model results through comparison of both previously published and new simulations. We focus on the calculation of climate response functions (CRFs), transient responses to an instantaneous step change in ozone concentrations. The CRF for most models consists of a rapid cooling of SST followed by a slower warming trend. However, intermodel comparison reveals large uncertainties, such that even the sign of the impact of ozone depletion on historical SST, when reconstructed from the CRF, remains unconstrained. Comparison of these CRFs with SST responses to a hypothetical step change in the SAM, inferred through lagged linear regression, shows broadly similar results. Causes of uncertainty are explored by examining relationships between model climatologies and their CRFs. The intermodel spread in CRFs can be reproduced by varying a single subgrid-scale mixing parameter within a single model. Antarctic sea ice CRFs are also calculated: these do not generally exhibit the two-time-scale behavior of SST, suggesting a complex relationship between the two. Finally, by constraining model climatology\u2013response relationships with observational values, we conclude that ozone depletion is unlikely to have been the primary driver of the observed SST cooling trend.", "author" : [ { "dropping-particle" : "", "family" : "Seviour", "given" : "W. J. M.", "non-dropping-particle" : "", "parse-names" : false, "suffix" : "" }, { "dropping-particle" : "", "family" : "Codron", "given" : "F.", "non-dropping-particle" : "", "parse-names" : false, "suffix" : "" }, { "dropping-particle" : "", "family" : "Doddridge", "given" : "E. W.", "non-dropping-particle" : "", "parse-names" : false, "suffix" : "" }, { "dropping-particle" : "", "family" : "Ferreira", "given" : "D.", "non-dropping-particle" : "", "parse-names" : false, "suffix" : "" }, { "dropping-particle" : "", "family" : "Gnanadesikan", "given" : "A.", "non-dropping-particle" : "", "parse-names" : false, "suffix" : "" }, { "dropping-particle" : "", "family" : "Kelley", "given" : "M.", "non-dropping-particle" : "", "parse-names" : false, "suffix" : "" }, { "dropping-particle" : "", "family" : "Kostov", "given" : "Y.", "non-dropping-particle" : "", "parse-names" : false, "suffix" : "" }, { "dropping-particle" : "", "family" : "Marshall", "given" : "J.", "non-dropping-particle" : "", "parse-names" : false, "suffix" : "" }, { "dropping-particle" : "", "family" : "Polvani", "given" : "L. M.", "non-dropping-particle" : "", "parse-names" : false, "suffix" : "" }, { "dropping-particle" : "", "family" : "Thomas", "given" : "J. L.", "non-dropping-particle" : "", "parse-names" : false, "suffix" : "" }, { "dropping-particle" : "", "family" : "Waugh", "given" : "D. W.", "non-dropping-particle" : "", "parse-names" : false, "suffix" : "" } ], "container-title" : "Journal of Climate", "id" : "ITEM-1", "issue" : "16", "issued" : { "date-parts" : [ [ "2019", "8", "15" ] ] }, "page" : "5107-5121", "title" : "The Southern Ocean Sea Surface Temperature Response to Ozone Depletion: A Multimodel Comparison", "translator" : [ { "dropping-particle" : "", "family" : "K5007", "given" : "", "non-dropping-particle" : "", "parse-names" : false, "suffix" : "" } ], "type" : "article-journal", "volume" : "32" }, "uris" : [ "http://www.mendeley.com/documents/?uuid=f101b878-c753-4ad7-9936-17cf8d89af02" ] }, { "id" : "ITEM-2", "itemData" : { "DOI" : "10.1175/JCLI-D-14-00313.1", "ISBN" : "0894-8755", "ISSN" : "08948755", "PMID" : "12426600", "abstract" : "AbstractThe response of the Southern Ocean to a repeating seasonal cycle of ozone loss is studied in two coupled climate models and is found to comprise both fast and slow processes. The fast response is similar to the interannual signature of the southern annular mode (SAM) on sea surface temperature (SST), onto which the ozone hole forcing projects in the summer. It comprises enhanced northward Ekman drift, inducing negative summertime SST anomalies around Antarctica, earlier sea ice freeze-up the following winter, and northward expansion of the sea ice edge year-round. The enhanced northward Ekman drift, however, results in upwelling of warm waters from below the mixed layer in the region of seasonal sea ice. With sustained bursts of westerly winds induced by ozone hole depletion, this warming from below eventually dominates over the cooling from anomalous Ekman drift. The resulting slow time-scale response (years to decades) leads to warming of SSTs around Antarctica and ultimately a reduction in sea ...", "author" : [ { "dropping-particle" : "", "family" : "Ferreira", "given" : "David", "non-dropping-particle" : "", "parse-names" : false, "suffix" : "" }, { "dropping-particle" : "", "family" : "Marshall", "given" : "John", "non-dropping-particle" : "", "parse-names" : false, "suffix" : "" }, { "dropping-particle" : "", "family" : "Bitz", "given" : "Cecilia M.", "non-dropping-particle" : "", "parse-names" : false, "suffix" : "" }, { "dropping-particle" : "", "family" : "Solomon", "given" : "Susan", "non-dropping-particle" : "", "parse-names" : false, "suffix" : "" }, { "dropping-particle" : "", "family" : "Plumb", "given" : "Alan", "non-dropping-particle" : "", "parse-names" : false, "suffix" : "" } ], "container-title" : "Journal of Climate", "id" : "ITEM-2", "issue" : "3", "issued" : { "date-parts" : [ [ "2015" ] ] }, "page" : "1206-1226", "title" : "Antarctic ocean and sea ice response to ozone depletion: A two-time-scale problem", "translator" : [ { "dropping-particle" : "", "family" : "K3600", "given" : "", "non-dropping-particle" : "", "parse-names" : false, "suffix" : "" } ], "type" : "article-journal", "volume" : "28" }, "uris" : [ "http://www.mendeley.com/documents/?uuid=20055b5f-8d71-4c7c-8e9e-1d2ddc3116ea" ] }, { "id" : "ITEM-3", "itemData" : { "DOI" : "10.1007/s00382-016-3162-z", "ISBN" : "0038201631", "ISSN" : "0930-7575", "abstract" : "We investigate how sea surface temperatures (SSTs) around Antarctica respond to the Southern Annular Mode (SAM) on multiple timescales. To that end we examine the relationship between SAM and SST within unperturbed preindustrial control simulations of coupled general circulation models (GCMs) included in the Climate Modeling Intercomparison Project phase 5 (CMIP5). We develop a technique to extract the response of the Southern Ocean SST (55{\\textdegree}S--70{\\textdegree}S) to a hypothetical step increase in the SAM index. We demonstrate that in many GCMs, the expected SST step response function is nonmonotonic in time. Following a shift to a positive SAM anomaly, an initial cooling regime can transition into surface warming around Antarctica. However, there are large differences across the CMIP5 ensemble. In some models the step response function never changes sign and cooling persists, while in other GCMs the SST anomaly crosses over from negative to positive values only 3 years after a step increase in the SAM. This intermodel diversity can be related to differences in the models' climatological thermal ocean stratification in the region of seasonal sea ice around Antarctica. Exploiting this relationship, we use observational data for the time-mean meridional and vertical temperature gradients to constrain the real Southern Ocean response to SAM on fast and slow timescales.", "author" : [ { "dropping-particle" : "", "family" : "Kostov", "given" : "Yavor", "non-dropping-particle" : "", "parse-names" : false, "suffix" : "" }, { "dropping-particle" : "", "family" : "Marshall", "given" : "John", "non-dropping-particle" : "", "parse-names" : false, "suffix" : "" }, { "dropping-particle" : "", "family" : "Hausmann", "given" : "Ute", "non-dropping-particle" : "", "parse-names" : false, "suffix" : "" }, { "dropping-particle" : "", "family" : "Armour", "given" : "Kyle C.", "non-dropping-particle" : "", "parse-names" : false, "suffix" : "" }, { "dropping-particle" : "", "family" : "Ferreira", "given" : "David", "non-dropping-particle" : "", "parse-names" : false, "suffix" : "" }, { "dropping-particle" : "", "family" : "Holland", "given" : "Marika M.", "non-dropping-particle" : "", "parse-names" : false, "suffix" : "" } ], "container-title" : "Climate Dynamics", "id" : "ITEM-3", "issue" : "5-6", "issued" : { "date-parts" : [ [ "2017", "3", "17" ] ] }, "page" : "1595-1609", "title" : "Fast and slow responses of Southern Ocean sea surface temperature to SAM in coupled climate models", "translator" : [ { "dropping-particle" : "", "family" : "K3613", "given" : "", "non-dropping-particle" : "", "parse-names" : false, "suffix" : "" } ], "type" : "article-journal", "volume" : "48" }, "uris" : [ "http://www.mendeley.com/documents/?uuid=121ada40-0a3a-4a88-bfbb-c01bb358d761" ] }, { "id" : "ITEM-4", "itemData" : { "DOI" : "10.1098/rsta.2013.0040", "ISSN" : "1364-503X", "author" : [ { "dropping-particle" : "", "family" : "Marshall", "given" : "J.", "non-dropping-particle" : "", "parse-names" : false, "suffix" : "" }, { "dropping-particle" : "", "family" : "Armour", "given" : "K. C.", "non-dropping-particle" : "", "parse-names" : false, "suffix" : "" }, { "dropping-particle" : "", "family" : "Scott", "given" : "J. R.", "non-dropping-particle" : "", "parse-names" : false, "suffix" : "" }, { "dropping-particle" : "", "family" : "Kostov", "given" : "Y.", "non-dropping-particle" : "", "parse-names" : false, "suffix" : "" }, { "dropping-particle" : "", "family" : "Hausmann", "given" : "U.", "non-dropping-particle" : "", "parse-names" : false, "suffix" : "" }, { "dropping-particle" : "", "family" : "Ferreira", "given" : "D.", "non-dropping-particle" : "", "</w:instrText>
      </w:r>
      <w:r w:rsidR="00615634" w:rsidRPr="001A4DE9">
        <w:rPr>
          <w:lang w:eastAsia="en-US"/>
        </w:rPr>
        <w:instrText>parse-names" : false, "suffix" : "" }, { "dropping-particle" : "", "family" : "Shepherd", "given" : "T. G.", "non-dropping-particle" : "", "parse-names" : false, "suffix" : "" }, { "dropping-particle" : "", "family" : "Bitz", "given" : "C. M.", "non-dropping-particle" : "", "parse-names" : false, "suffix" : "" } ], "container-title" : "Philosophical Transactions of the Royal Society A: Mathematical, Physical and Engineering Sciences", "id" : "ITEM-4", "issue" : "2019", "issued" : { "date-parts" : [ [ "2014", "6", "2" ] ] }, "page" : "20130040-20130040", "title" : "The ocean's role in polar climate change: asymmetric Arctic and Antarctic responses to greenhouse gas and ozone forcing", "translator" : [ { "dropping-particle" : "", "family" : "K3602", "given" : "", "non-dropping-particle" : "", "parse-names" : false, "suffix" : "" } ], "type" : "article-journal", "volume" : "372" }, "uris" : [ "http://www.mendeley.com/documents/?uuid=ebf008ba-d07b-483d-9ff5-b8242221dfb6" ] } ], "mendeley" : { "formattedCitation" : "(Marshall et al., 2014; Ferreira et al., 2015; Kostov et al., 2017; Seviour et al., 2019)", "plainTextFormattedCitation" : "(Marshall et al., 2014; Ferreira et al., 2015; Kostov et al., 2017; Seviour et al., 2019)", "previouslyFormattedCitation" : "(Marshall et al., 2014; Ferreira et al., 2015; Kostov et al., 2017; Seviour et al., 2019)" }, "properties" : { "noteIndex" : 0 }, "schema" : "https://github.com/citation-style-language/schema/raw/master/csl-citation.json" }</w:instrText>
      </w:r>
      <w:r w:rsidRPr="003862D0">
        <w:rPr>
          <w:lang w:val="en-GB" w:eastAsia="en-US"/>
        </w:rPr>
        <w:fldChar w:fldCharType="separate"/>
      </w:r>
      <w:r w:rsidR="00016735">
        <w:rPr>
          <w:noProof/>
          <w:lang w:eastAsia="en-US"/>
        </w:rPr>
        <w:t>(Marshall et al., 2014; Ferreira et al., 2015; Kostov et al., 2017; Seviour et al., 2019)</w:t>
      </w:r>
      <w:r w:rsidRPr="003862D0">
        <w:rPr>
          <w:lang w:val="en-GB" w:eastAsia="en-US"/>
        </w:rPr>
        <w:fldChar w:fldCharType="end"/>
      </w:r>
      <w:r w:rsidRPr="00560680">
        <w:rPr>
          <w:lang w:eastAsia="en-US"/>
        </w:rPr>
        <w:t xml:space="preserve">. </w:t>
      </w:r>
      <w:r w:rsidRPr="003862D0">
        <w:rPr>
          <w:lang w:val="en-GB" w:eastAsia="en-US"/>
        </w:rPr>
        <w:t>A substantial increase in freshwater input to the ocean from the Antarctic ice sheet could further slow the emergence of</w:t>
      </w:r>
      <w:r w:rsidR="002565B9">
        <w:rPr>
          <w:lang w:val="en-GB" w:eastAsia="en-US"/>
        </w:rPr>
        <w:t xml:space="preserve"> </w:t>
      </w:r>
      <w:r w:rsidR="002565B9">
        <w:rPr>
          <w:lang w:val="en-GB"/>
        </w:rPr>
        <w:t xml:space="preserve">SH </w:t>
      </w:r>
      <w:r w:rsidRPr="003862D0">
        <w:rPr>
          <w:lang w:val="en-GB" w:eastAsia="en-US"/>
        </w:rPr>
        <w:t xml:space="preserve">polar amplification by cooling the Southern Ocean surface </w:t>
      </w:r>
      <w:r w:rsidRPr="003862D0">
        <w:rPr>
          <w:lang w:val="en-GB" w:eastAsia="en-US"/>
        </w:rPr>
        <w:fldChar w:fldCharType="begin" w:fldLock="1"/>
      </w:r>
      <w:r w:rsidR="00615634">
        <w:rPr>
          <w:lang w:val="en-GB" w:eastAsia="en-US"/>
        </w:rPr>
        <w:instrText>ADDIN CSL_CITATION { "citationItems" : [ { "id" : "ITEM-1", "itemData" : { "DOI" : "10.1038/s41586-019-0889-9", "ISSN" : "0028-0836", "PMID" : "30728520", "abstract" : "Government policies currently commit us to surface warming of three to four degrees Celsius above pre-industrial levels by 2100, which will lead to enhanced ice-sheet melt. Ice-sheet discharge was not explicitly included in Coupled Model Intercomparison Project phase 5, so effects on climate from this melt are not currently captured in the simulations most commonly used to inform governmental policy. Here we show, using simulations of the Greenland and Antarctic ice sheets constrained by satellite-based measurements of recent changes in ice mass, that increasing meltwater from Greenland will lead to substantial slowing of the Atlantic overturning circulation, and that meltwater from Antarctica will trap warm water below the sea surface, creating a positive feedback that increases Antarctic ice loss. In our simulations, future ice-sheet melt enhances global temperature variability and contributes up to 25 centimetres to sea level by 2100. However, uncertainties in the way in which future changes in ice dynamics are modelled remain, underlining the need for continued observations and comprehensive multi-model assessments.", "author" : [ { "dropping-particle" : "", "family" : "Golledge", "given" : "Nicholas R.", "non-dropping-particle" : "", "parse-names" : false, "suffix" : "" }, { "dropping-particle" : "", "family" : "Keller", "given" : "Elizabeth D.", "non-dropping-particle" : "", "parse-names" : false, "suffix" : "" }, { "dropping-particle" : "", "family" : "Gomez", "given" : "Natalya", "non-dropping-particle" : "", "parse-names" : false, "suffix" : "" }, { "dropping-particle" : "", "family" : "Naughten", "given" : "Kaitlin A.", "non-dropping-particle" : "", "parse-names" : false, "suffix" : "" }, { "dropping-particle" : "", "family" : "Bernales", "given" : "Jorge", "non-dropping-particle" : "", "parse-names" : false, "suffix" : "" }, { "dropping-particle" : "", "family" : "Trusel", "given" : "Luke D.", "non-dropping-particle" : "", "parse-names" : false, "suffix" : "" }, { "dropping-particle" : "", "family" : "Edwards", "given" : "Tamsin L.", "non-dropping-particle" : "", "parse-names" : false, "suffix" : "" } ], "container-title" : "Nature", "id" : "ITEM-1", "issue" : "7742", "issued" : { "date-parts" : [ [ "2019", "2", "6" ] ] }, "page" : "65-72", "title" : "Global environmental consequences of twenty-first-century ice-sheet melt", "translator" : [ { "dropping-particle" : "", "family" : "K4902", "given" : "", "non-dropping-particle" : "", "parse-names" : false, "suffix" : "" } ], "type" : "article-journal", "volume" : "566" }, "uris" : [ "http://www.mendeley.com/documents/?uuid=d900299e-626d-4e7e-97ed-56b0e7f245dc" ] }, { "id" : "ITEM-2", "itemData" : { "DOI" : "10.1038/s41586-018-0712-z", "ISSN" : "0028-0836", "author" : [ { "dropping-particle" : "", "family" : "Bronselaer", "given" : "Ben", "non-dropping-particle" : "", "parse-names" : false, "suffix" : "" }, { "dropping-particle" : "", "family" : "Stouffer", "given" : "Ronald J.", "non-dropping-particle" : "", "parse-names" : false, "suffix" : "" }, { "dropping-particle" : "", "family" : "Winton", "given" : "Michael", "non-dropping-particle" : "", "parse-names" : false, "suffix" : "" }, { "dropping-particle" : "", "family" : "Griffies", "given" : "Stephen M.", "non-dropping-particle" : "", "parse-names" : false, "suffix" : "" }, { "dropping-particle" : "", "family" : "Hurlin", "given" : "William J.", "non-dropping-particle" : "", "parse-names" : false, "suffix" : "" }, { "dropping-particle" : "", "family" : "Russell", "given" : "Joellen L.", "non-dropping-particle" : "", "parse-names" : false, "suffix" : "" }, { "dropping-particle" : "", "family" : "Rodgers", "given" : "Keith B.", "non-dropping-particle" : "", "parse-names" : false, "suffix" : "" }, { "dropping-particle" : "V.", "family" : "Sergienko", "given" : "Olga", "non-dropping-particle" : "", "parse-names" : false, "suffix" : "" } ], "container-title" : "Nature", "id" : "ITEM-2", "issued" : { "date-parts" : [ [ "2018" ] ] }, "page" : "55-58", "title" : "Change in future climate due to Antarctic meltwater", "translator" : [ { "dropping-particle" : "", "family" : "K3618", "given" : "", "non-dropping-particle" : "", "parse-names" : false, "suffix" : "" } ], "type" : "article-journal", "volume" : "564" }, "uris" : [ "http://www.mendeley.com/documents/?uuid=76d75abc-1866-46ac-9548-023b28de2605" ] }, { "id" : "ITEM-3", "itemData" : { "DOI" : "10.1038/s41558-019-0546-1", "ISSN" : "1758-678X", "abstract" : "Future iceberg and meltwater discharge from the Antarctic ice sheet (AIS) could substantially exceed present levels, with strong implications for future climate and sea levels. Recent climate model simulations on the impact of a rapid disintegration of the AIS on climate have applied idealized freshwater forcing scenarios1,2 rather than the more realistic iceberg forcing. Here we use a coupled climate\u2013iceberg model to determine the climatic effects of combined iceberg latent heat of fusion and freshwater forcing. The iceberg forcing is derived from an ensemble of future simulations conducted using the Penn State ice-sheet model3. In agreement with previous studies, the simulated AIS meltwater forcing causes a substantial delay in greenhouse warming in the Southern Hemisphere and activates a transient positive feedback between surface freshening, subsurface warming and ice-sheet/shelf melting, which can last for about 100 years and may contribute to an accelerated ice loss around Antarctica. However, accounting further for the oceanic heat loss due to iceberg melting considerably increases the surface cooling effect and reduces the subsurface temperature feedback amplitude. Our findings document the importance of considering realistic climate\u2013ice sheet\u2013iceberg coupling for future climate and sea-level projections.", "author" : [ { "dropping-particle" : "", "family" : "Schloesser", "given" : "Fabian", "non-dropping-particle" : "", "parse-names" : false, "suffix" : "" }, { "dropping-particle" : "", "family" : "Friedrich", "given" : "Tobias", "non-dropping-particle" : "", "parse-names" : false, "suffix" : "" }, { "dropping-particle" : "", "family" : "Timmermann", "given" : "Axel", "non-dropping-particle" : "", "parse-names" : false, "suffix" : "" }, { "dropping-particle" : "", "family" : "DeConto", "given" : "Robert M.", "non-dropping-particle" : "", "parse-names" : false, "suffix" : "" }, { "dropping-particle" : "", "family" : "Pollard", "given" : "David", "non-dropping-particle" : "", "parse-names" : false, "suffix" : "" } ], "container-title" : "Nature Climate Change", "id" : "ITEM-3", "issue" : "9", "issued" : { "date-parts" : [ [ "2019", "9", "12" ] ] }, "page" : "672-677", "title" : "Antarctic iceberg impacts on future Southern Hemisphere climate", "translator" : [ { "dropping-particle" : "", "family" : "K4529", "given" : "", "non-dropping-particle" : "", "parse-names" : false, "suffix" : "" } ], "type" : "article-journal", "volume" : "9" }, "uris" : [ "http://www.mendeley.com/documents/?uuid=a24e5a3e-da3f-44eb-8c0d-2c00668f8c36", "http://www.mendeley.com/documents/?uuid=5624d129-6330-479b-96f6-c26027b72d24" ] } ], "mendeley" : { "formattedCitation" : "(Bronselaer et al., 2018; Golledge et al., 2019; Schloesser et al., 2019)", "plainTextFormattedCitation" : "(Bronselaer et al., 2018; Golledge et al., 2019; Schloesser et al., 2019)", "previouslyFormattedCitation" : "(Bronselaer et al., 2018; Golledge et al., 2019; Schloesser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(Bronselaer et al., 2018; Golledge et al., 2019; Schloesser et al., 2019)</w:t>
      </w:r>
      <w:r w:rsidRPr="003862D0">
        <w:rPr>
          <w:lang w:val="en-GB" w:eastAsia="en-US"/>
        </w:rPr>
        <w:fldChar w:fldCharType="end"/>
      </w:r>
      <w:r w:rsidRPr="003862D0">
        <w:rPr>
          <w:lang w:val="en-GB" w:eastAsia="en-US"/>
        </w:rPr>
        <w:t xml:space="preserve">, but this process is not represented in current climate models which lack dynamic ice sheets. Thus, while there is </w:t>
      </w:r>
      <w:r w:rsidRPr="003862D0">
        <w:rPr>
          <w:i/>
          <w:lang w:val="en-GB" w:eastAsia="en-US"/>
        </w:rPr>
        <w:t>high confidence</w:t>
      </w:r>
      <w:r w:rsidRPr="003862D0">
        <w:rPr>
          <w:lang w:val="en-GB" w:eastAsia="en-US"/>
        </w:rPr>
        <w:t xml:space="preserve"> that the</w:t>
      </w:r>
      <w:r w:rsidR="002565B9">
        <w:rPr>
          <w:lang w:val="en-GB" w:eastAsia="en-US"/>
        </w:rPr>
        <w:t xml:space="preserve"> SH</w:t>
      </w:r>
      <w:r w:rsidRPr="003862D0">
        <w:rPr>
          <w:lang w:val="en-GB" w:eastAsia="en-US"/>
        </w:rPr>
        <w:t xml:space="preserve"> </w:t>
      </w:r>
      <w:r w:rsidR="002565B9">
        <w:rPr>
          <w:lang w:val="en-GB" w:eastAsia="en-US"/>
        </w:rPr>
        <w:t>h</w:t>
      </w:r>
      <w:r w:rsidRPr="003862D0">
        <w:rPr>
          <w:lang w:val="en-GB" w:eastAsia="en-US"/>
        </w:rPr>
        <w:t>igh latitudes will warm by more than the tropics on centennial time</w:t>
      </w:r>
      <w:ins w:id="2971" w:author="Sara M Tuson" w:date="2021-07-15T20:33:00Z">
        <w:r w:rsidR="00367335">
          <w:rPr>
            <w:lang w:val="en-GB" w:eastAsia="en-US"/>
          </w:rPr>
          <w:t xml:space="preserve"> </w:t>
        </w:r>
      </w:ins>
      <w:r w:rsidRPr="003862D0">
        <w:rPr>
          <w:lang w:val="en-GB" w:eastAsia="en-US"/>
        </w:rPr>
        <w:t xml:space="preserve">scales, there is </w:t>
      </w:r>
      <w:r w:rsidRPr="003862D0">
        <w:rPr>
          <w:i/>
          <w:lang w:val="en-GB" w:eastAsia="en-US"/>
        </w:rPr>
        <w:t>low confidence</w:t>
      </w:r>
      <w:r w:rsidRPr="003862D0">
        <w:rPr>
          <w:lang w:val="en-GB" w:eastAsia="en-US"/>
        </w:rPr>
        <w:t xml:space="preserve"> that such a feature will emerge this century (</w:t>
      </w:r>
      <w:del w:id="2972" w:author="Sara M Tuson" w:date="2021-07-19T20:47:00Z">
        <w:r w:rsidR="009E7692" w:rsidRPr="003862D0" w:rsidDel="002C21C4">
          <w:rPr>
            <w:lang w:val="en-GB" w:eastAsia="en-US"/>
          </w:rPr>
          <w:delText xml:space="preserve">Chapter 7, </w:delText>
        </w:r>
      </w:del>
      <w:r w:rsidRPr="003862D0">
        <w:rPr>
          <w:lang w:val="en-GB" w:eastAsia="en-US"/>
        </w:rPr>
        <w:t>Section 7.4.4.1).</w:t>
      </w:r>
    </w:p>
    <w:p w14:paraId="4E42334A" w14:textId="77777777" w:rsidR="00BC572A" w:rsidRPr="003862D0" w:rsidRDefault="00BC572A" w:rsidP="00BC572A">
      <w:pPr>
        <w:pStyle w:val="AR6BodyText"/>
        <w:rPr>
          <w:lang w:val="en-GB" w:eastAsia="en-US"/>
        </w:rPr>
      </w:pPr>
    </w:p>
    <w:p w14:paraId="5CB67912" w14:textId="56CC1F5C" w:rsidR="00BC572A" w:rsidRPr="003862D0" w:rsidRDefault="00BC572A" w:rsidP="00BC572A">
      <w:pPr>
        <w:pStyle w:val="AR6BodyText"/>
        <w:rPr>
          <w:b/>
          <w:i/>
          <w:lang w:val="en-GB" w:eastAsia="en-US"/>
        </w:rPr>
      </w:pPr>
      <w:r w:rsidRPr="003862D0">
        <w:rPr>
          <w:b/>
          <w:i/>
          <w:lang w:val="en-GB" w:eastAsia="en-US"/>
        </w:rPr>
        <w:t xml:space="preserve">Seasonal </w:t>
      </w:r>
      <w:del w:id="2973" w:author="Ian Blenkinsop" w:date="2021-07-27T17:30:00Z">
        <w:r w:rsidRPr="003862D0" w:rsidDel="00043854">
          <w:rPr>
            <w:b/>
            <w:i/>
            <w:lang w:val="en-GB" w:eastAsia="en-US"/>
          </w:rPr>
          <w:delText xml:space="preserve">Warming </w:delText>
        </w:r>
      </w:del>
      <w:ins w:id="2974" w:author="Ian Blenkinsop" w:date="2021-07-27T17:30:00Z">
        <w:r w:rsidR="00043854">
          <w:rPr>
            <w:b/>
            <w:i/>
            <w:lang w:val="en-GB" w:eastAsia="en-US"/>
          </w:rPr>
          <w:t>w</w:t>
        </w:r>
        <w:r w:rsidR="00043854" w:rsidRPr="003862D0">
          <w:rPr>
            <w:b/>
            <w:i/>
            <w:lang w:val="en-GB" w:eastAsia="en-US"/>
          </w:rPr>
          <w:t xml:space="preserve">arming </w:t>
        </w:r>
      </w:ins>
      <w:del w:id="2975" w:author="Ian Blenkinsop" w:date="2021-07-27T17:30:00Z">
        <w:r w:rsidRPr="003862D0" w:rsidDel="00043854">
          <w:rPr>
            <w:b/>
            <w:i/>
            <w:lang w:val="en-GB" w:eastAsia="en-US"/>
          </w:rPr>
          <w:delText xml:space="preserve">Patterns </w:delText>
        </w:r>
      </w:del>
      <w:ins w:id="2976" w:author="Ian Blenkinsop" w:date="2021-07-27T17:30:00Z">
        <w:r w:rsidR="00043854">
          <w:rPr>
            <w:b/>
            <w:i/>
            <w:lang w:val="en-GB" w:eastAsia="en-US"/>
          </w:rPr>
          <w:t>p</w:t>
        </w:r>
        <w:r w:rsidR="00043854" w:rsidRPr="003862D0">
          <w:rPr>
            <w:b/>
            <w:i/>
            <w:lang w:val="en-GB" w:eastAsia="en-US"/>
          </w:rPr>
          <w:t xml:space="preserve">atterns </w:t>
        </w:r>
      </w:ins>
    </w:p>
    <w:p w14:paraId="5F4F838D" w14:textId="3B18547C" w:rsidR="00BC572A" w:rsidRPr="00560680" w:rsidRDefault="00BC572A" w:rsidP="00BC572A">
      <w:pPr>
        <w:pStyle w:val="AR6BodyText"/>
        <w:rPr>
          <w:lang w:eastAsia="en-US"/>
        </w:rPr>
      </w:pPr>
      <w:r w:rsidRPr="003862D0">
        <w:rPr>
          <w:lang w:val="en-GB" w:eastAsia="en-US"/>
        </w:rPr>
        <w:t>The warming pattern shows distinct seasonal characteristics. The majority of models show a stronger hemispheric winter than summer warming over land poleward of about 55°N</w:t>
      </w:r>
      <w:r w:rsidR="002E2E10" w:rsidRPr="003862D0">
        <w:rPr>
          <w:lang w:val="en-GB" w:eastAsia="en-US"/>
        </w:rPr>
        <w:t xml:space="preserve"> </w:t>
      </w:r>
      <w:r w:rsidRPr="003862D0">
        <w:rPr>
          <w:lang w:val="en-GB" w:eastAsia="en-US"/>
        </w:rPr>
        <w:t>and 55°S (</w:t>
      </w:r>
      <w:r w:rsidR="00FA6D4F" w:rsidRPr="003862D0">
        <w:rPr>
          <w:lang w:val="en-GB" w:eastAsia="en-US"/>
        </w:rPr>
        <w:t>Figure 4.20</w:t>
      </w:r>
      <w:r w:rsidRPr="003862D0">
        <w:rPr>
          <w:lang w:val="en-GB" w:eastAsia="en-US"/>
        </w:rPr>
        <w:t xml:space="preserve">) and thereby a reduced amplitude of the temperature cycle </w:t>
      </w:r>
      <w:r w:rsidRPr="003862D0">
        <w:rPr>
          <w:lang w:val="en-GB" w:eastAsia="en-US"/>
        </w:rPr>
        <w:fldChar w:fldCharType="begin" w:fldLock="1"/>
      </w:r>
      <w:r w:rsidR="00615634">
        <w:rPr>
          <w:lang w:val="en-GB" w:eastAsia="en-US"/>
        </w:rPr>
        <w:instrText>ADDIN CSL_CITATION { "citationItems" : [ { "id" : "ITEM-1", "itemData" : { "DOI" : "10.1175/JCLI-D-12-00713.1", "ISSN" : "0894-8755", "abstract" : "The seasonal cycle of the heating of the atmosphere is divided into a component due to direct solar absorption in the atmosphere and a component due to the flux of energy from the surface to the atmosphere via latent, sensible, and radiative heat fluxes. Both observations and coupled climate models are analyzed. The vast majority of the seasonal heating of the northern extratropics (78% in the observations and 67% in the model average) is due to atmospheric shortwave absorption. In the southern extratropics, the seasonal heating of the atmosphere is entirely due to atmospheric shortwave absorption in both the observations and the models, and the surface heat flux opposes the seasonal heating of the atmosphere. The seasonal cycle of atmospheric temperature is surface amplified in the northern extratropics and nearly barotropic in the Southern Hemisphere; in both cases, the vertical profile of temperature reflects the source of the seasonal heating.In the northern extratropics, the seasonal cycle of...", "author" : [ { "dropping-particle" : "", "family" : "Donohoe", "given" : "Aaron", "non-dropping-particle" : "", "parse-names" : false, "suffix" : "" }, { "dropping-particle" : "", "family" : "Battisti", "given" : "David S.", "non-dropping-particle" : "", "parse-names" : false, "suffix" : "" } ], "container-title" : "Journal of Climate", "id" : "ITEM-1", "issue" : "14", "issued" : { "date-parts" : [ [ "2013", "7" ] ] }, "page" : "4962-4980", "title" : "The Seasonal Cycle of Atmospheric Heating and Temperature", "translator" : [ { "dropping-particle" : "", "family" : "K3750", "given" : "", "non-dropping-particle" : "", "parse-names" : false, "suffix" : "" } ], "type" : "article-journal", "volume" : "26" }, "uris" : [ "http://www.mendeley.com/documents/?uuid=1f6991dc-262b-4083-9777-7317be7bcef2" ] }, { "id" : "ITEM-2", "itemData" : { "DOI" : "10.1175/JCLI-D-11-00741.1", "ISSN" : "0894-8755", "abstract" : "AbstractWhen forced with increasing greenhouse gases, global climate models project a delay in the phase and a reduction in the amplitude of the seasonal cycle of surface temperature, expressed as later minimum and maximum annual temperatures and greater warming in winter than in summer. Most of the global mean changes come from the high latitudes, especially over the ocean. All 24 Coupled Model Intercomparison Project phase 3 models agree on these changes and, over the twenty-first century, average a phase delay of 5 days and an amplitude decrease of 5% for the global mean ocean surface temperature. Evidence is provided that the changes are mainly driven by sea ice loss: as sea ice melts during the twenty-first century, the previously unexposed open ocean increases the effective heat capacity of the surface layer, slowing and damping the temperature response. From the tropics to the midlatitudes, changes in phase and amplitude are smaller and less spatially uniform than near the poles but are still preva...", "author" : [ { "dropping-particle" : "", "family" : "Dwyer", "given" : "John G.", "non-dropping-particle" : "", "parse-names" : false, "suffix" : "" }, { "dropping-particle" : "", "family" : "Biasutti", "given" : "Michela", "non-dropping-particle" : "", "parse-names" : false, "suffix" : "" }, { "dropping-particle" : "", "family" : "Sobel", "given" : "Adam H.", "non-dropping-particle" : "", "parse-names" : false, "suffix" : "" } ], "container-title" : "Journal of Climate", "id" : "ITEM-2", "issue" : "18", "issued" : { "date-parts" : [ [ "2012", "9" ] ] }, "page" : "6359-6374", "title" : "Projected Changes in the Seasonal Cycle of Surface Temperature", "translator" : [ { "dropping-particle" : "", "family" : "K3748", "given" : "", "non-dropping-particle" : "", "parse-names" : false, "suffix" : "" } ], "type" : "article-journal", "volume" : "25" }, "uris" : [ "http://www.mendeley.com/documents/?uuid=9cc67512-6915-48a9-b022-a3b74c7ff981" ] } ], "mendeley" : { "formattedCitation" : "(Dwyer et al., 2012; Donohoe and Battisti, 2013)", "plainTextFormattedCitation" : "(Dwyer et al., 2012; Donohoe and Battisti, 2013)", "previouslyFormattedCitation" : "(Dwyer et al., 2012; Donohoe and Battisti,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(Dwyer et al., 2012; Donohoe and Battisti, 2013)</w:t>
      </w:r>
      <w:r w:rsidRPr="003862D0">
        <w:rPr>
          <w:lang w:val="en-GB" w:eastAsia="en-US"/>
        </w:rPr>
        <w:fldChar w:fldCharType="end"/>
      </w:r>
      <w:r w:rsidRPr="003862D0">
        <w:rPr>
          <w:lang w:val="en-GB" w:eastAsia="en-US"/>
        </w:rPr>
        <w:t>. On the other hand</w:t>
      </w:r>
      <w:r w:rsidR="002E2E10" w:rsidRPr="003862D0">
        <w:rPr>
          <w:lang w:val="en-GB" w:eastAsia="en-US"/>
        </w:rPr>
        <w:t>,</w:t>
      </w:r>
      <w:r w:rsidRPr="003862D0">
        <w:rPr>
          <w:lang w:val="en-GB" w:eastAsia="en-US"/>
        </w:rPr>
        <w:t xml:space="preserve"> over most of the subtropics and mid-latitudinal land regions except for parts of Asia, models project stronger warming in hemispheric summer than winter</w:t>
      </w:r>
      <w:r w:rsidR="00967D7D">
        <w:rPr>
          <w:lang w:val="en-GB" w:eastAsia="en-US"/>
        </w:rPr>
        <w:t xml:space="preserve"> </w:t>
      </w:r>
      <w:r w:rsidR="00967D7D">
        <w:rPr>
          <w:lang w:val="en-GB" w:eastAsia="en-US"/>
        </w:rPr>
        <w:fldChar w:fldCharType="begin" w:fldLock="1"/>
      </w:r>
      <w:r w:rsidR="00615634">
        <w:rPr>
          <w:lang w:val="en-GB" w:eastAsia="en-US"/>
        </w:rPr>
        <w:instrText>ADDIN CSL_CITATION { "citationItems" : [ { "id" : "ITEM-1", "itemData" : { "DOI" : "10.1175/JCLI-D-12-00713.1", "ISSN" : "0894-8755", "abstract" : "The seasonal cycle of the heating of the atmosphere is divided into a component due to direct solar absorption in the atmosphere and a component due to the flux of energy from the surface to the atmosphere via latent, sensible, and radiative heat fluxes. Both observations and coupled climate models are analyzed. The vast majority of the seasonal heating of the northern extratropics (78% in the observations and 67% in the model average) is due to atmospheric shortwave absorption. In the southern extratropics, the seasonal heating of the atmosphere is entirely due to atmospheric shortwave absorption in both the observations and the models, and the surface heat flux opposes the seasonal heating of the atmosphere. The seasonal cycle of atmospheric temperature is surface amplified in the northern extratropics and nearly barotropic in the Southern Hemisphere; in both cases, the vertical profile of temperature reflects the source of the seasonal heating.In the northern extratropics, the seasonal cycle of...", "author" : [ { "dropping-particle" : "", "family" : "Donohoe", "given" : "Aaron", "non-dropping-particle" : "", "parse-names" : false, "suffix" : "" }, { "dropping-particle" : "", "family" : "Battisti", "given" : "David S.", "non-dropping-particle" : "", "parse-names" : false, "suffix" : "" } ], "container-title" : "Journal of Climate", "id" : "ITEM-1", "issue" : "14", "issued" : { "date-parts" : [ [ "2013", "7" ] ] }, "page" : "4962-4980", "title" : "The Seasonal Cycle of Atmospheric Heating and Temperature", "translator" : [ { "dropping-particle" : "", "family" : "K3750", "given" : "", "non-dropping-particle" : "", "parse-names" : false, "suffix" : "" } ], "type" : "article-journal", "volume" : "26" }, "uris" : [ "http://www.mendeley.com/documents/?uuid=1f6991dc-262b-4083-9777-7317be7bcef2" ] }, { "id" : "ITEM-2", "itemData" : { "DOI" : "10.1126/science.aas8806", "ISBN" : "2156-2202", "ISSN" : "0036-8075",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 "", "family" : "Solomon", "given" : "Susan", "non-dropping-particle" : "", "parse-names" : false, "suffix" : "" }, { "dropping-particle" : "", "family" : "Wentz", "given" : "Frank J.", "non-dropping-particle" : "", "parse-names" : false, "suffix" : "" }, { "dropping-particle" : "", "family" : "Zou", "given" : "Cheng-Zhi", "non-dropping-particle" : "", "parse-names" : false, "suffix" : "" } ], "container-title" : "Science", "id" : "ITEM-2", "issue" : "6399", "issued" : { "date-parts" : [ [ "2018", "7", "20" ] ] }, "page" : "eaas8806", "title" : "Human influence on the seasonal cycle of tropospheric temperature", "translator" : [ { "dropping-particle" : "", "family" : "K3747", "given" : "", "non-dropping-particle" : "", "parse-names" : false, "suffix" : "" } ], "type" : "article-journal", "volume" : "361" }, "uris" : [ "http://www.mendeley.com/documents/?uuid=64aeb706-7721-4b6e-9fed-579e902c36a7" ] } ], "mendeley" : { "formattedCitation" : "(Donohoe and Battisti, 2013; Santer et al., 2018)", "plainTextFormattedCitation" : "(Donohoe and Battisti, 2013; Santer et al., 2018)", "previouslyFormattedCitation" : "(Donohoe and Battisti, 2013; Santer et al., 2018)" }, "properties" : { "noteIndex" : 0 }, "schema" : "https://github.com/citation-style-language/schema/raw/master/csl-citation.json" }</w:instrText>
      </w:r>
      <w:r w:rsidR="00967D7D">
        <w:rPr>
          <w:lang w:val="en-GB" w:eastAsia="en-US"/>
        </w:rPr>
        <w:fldChar w:fldCharType="separate"/>
      </w:r>
      <w:r w:rsidR="00016735">
        <w:rPr>
          <w:noProof/>
          <w:lang w:val="en-GB" w:eastAsia="en-US"/>
        </w:rPr>
        <w:t>(Donohoe and Battisti, 2013; Santer et al., 2018)</w:t>
      </w:r>
      <w:r w:rsidR="00967D7D">
        <w:rPr>
          <w:lang w:val="en-GB" w:eastAsia="en-US"/>
        </w:rPr>
        <w:fldChar w:fldCharType="end"/>
      </w:r>
      <w:r w:rsidRPr="003862D0">
        <w:rPr>
          <w:lang w:val="en-GB" w:eastAsia="en-US"/>
        </w:rPr>
        <w:t xml:space="preserve">, leading to an amplification of the seasonal cycle. This phenomenon has been studied particularly in the case of the amplified summer warming over the Mediterranean region </w:t>
      </w:r>
      <w:r w:rsidRPr="003862D0">
        <w:rPr>
          <w:lang w:val="en-GB" w:eastAsia="en-US"/>
        </w:rPr>
        <w:fldChar w:fldCharType="begin" w:fldLock="1"/>
      </w:r>
      <w:r w:rsidR="00615634">
        <w:rPr>
          <w:lang w:val="en-GB" w:eastAsia="en-US"/>
        </w:rPr>
        <w:instrText>ADDIN CSL_CITATION { "citationItems" : [ { "id" : "ITEM-1", "itemData" : { "DOI" : "10.1175/JCLI-D-18-0431.1", "ISSN" : "0894-8755", "abstract" : "AbstractBy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 8.5 emission scenario. For every downscaled GCM, the climate change signal over Europe is separated into five contributions by modifying the lateral boundary conditions of the RCM. This simulation strategy is related to the pseudo-global-warming method. The results show that a poleward expansion of the Hadley cell is of minor importance for the Mediterranean Amplification. During summer, the simulated Hadley circulation is weak and projections show no distinct expansion in the European sector. The north-south contrast ...",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"K3746", "given" : "", "non-dropping-particle" : "", "parse-names" : false, "suffix" : "" } ], "type" : "article-journal", "volume" : "32" }, "uris" : [ "http://www.mendeley.com/documents/?uuid=8c5d9b06-9089-4341-9621-b8058ad76fa8" ] }, { "id" : "ITEM-2", "itemData" : { "DOI" : "10.1007/s00382-016-3276-3", "ISSN" : "0930-7575", "abstract" :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"ITEM-2", "issue" : "9-10", "issued" : { "date-parts" : [ [ "2017", "5", "26" ] ] }, "page" : "3425-3440", "title" : "Separating climate change signals into thermodynamic, lapse-rate and circulation effects: theory and application to the European summer climate", "translator" : [ { "dropping-particle" : "", "family" : "K3947", "given" : "", "non-dropping-particle" : "", "parse-names" : false, "suffix" : "" } ], "type" : "article-journal", "volume" : "48" }, "uris" : [ "http://www.mendeley.com/documents/?uuid=acd70b64-5b36-4a23-9855-82acc95306b6" ] }, { "id" : "ITEM-3", "itemData" : { "DOI" : "10.1175/JCLI-D-13-00446.1", "ISSN" : "0894-8755", "abstract" : "The hydrological cycle in the Mediterranean region, as well as its change over the coming decades, is investigated using the Interim European Centre for Medium-Range Weather Forecasts Re-Analysis (ERA-Interim) and phase 5 of the Coupled Model Intercomparison Project (CMIP5) historical simulations and projections of the coming decades. The Mediterranean land regions have positive precipitation minus evaporation, P \u2212 E, in winter and negative P \u2212 E in summer. According to ERA-Interim, positive P \u2212 E over land in winter is sustained by transient eddy moisture convergence and opposed by mean flow moisture divergence. Dry mean flow advection is important for opposing the transient eddy moisture flux convergence in the winter half year and the mass divergent mean flow is a prime cause of negative P \u2212 E in the summer half year. These features are well reproduced in the CMIP5 ensemble. The models predict reduced P \u2212 E over the Mediterranean region in the future year-round. For both land and sea, a common cause of drying is increased mean flow moisture divergence. Changes in transient eddy moisture fluxes largely act diffusively and cause drying over the sea and moistening over many land areas to the north in winter and drying over western land areas and moistening over the eastern sea in summer. Increased mean flow moisture divergence is caused by both the increase in atmospheric humidity in a region of mean flow divergence and strengthening of the mass divergence. Increased mass divergence is related to increased high pressure over the central Mediterranean in winter and over the Atlantic and northern Europe in summer, which favors subsidence and low-level divergence over the Mediterranean region.", "author" : [ { "dropping-particle" : "", "family" : "Seager", "given" : "Richard", "non-dropping-particle" : "", "parse-names" : false, "suffix" : "" }, { "dropping-particle" : "", "family" : "Liu", "given" : "Haibo", "non-dropping-particle" : "", "parse-names" : false, "suffix" : "" }, { "dropping-particle" : "", "family" : "Henderson", "given" : "Naomi", "non-dropping-particle" : "", "parse-names" : false, "suffix" : "" }, { "dropping-particle" : "", "family" : "Simpson", "given" : "Isla", "non-dropping-particle" : "", "parse-names" : false, "suffix" : "" }, { "dropping-particle" : "", "family" : "Kelley", "given" : "Colin", "non-d</w:instrText>
      </w:r>
      <w:r w:rsidR="00615634" w:rsidRPr="001A4DE9">
        <w:rPr>
          <w:lang w:eastAsia="en-US"/>
        </w:rPr>
        <w:instrText>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"container-title" : "Journal of Climate", "id" : "ITEM-3", "issue" : "12", "issued" : { "date-parts" : [ [ "2014", "6", "15" ] ] }, "page" : "4655-4676", "title" : "Causes of Increasing Aridification of the Mediterranean Region in Response to Rising Greenhouse Gases", "translator" : [ { "dropping-particle" : "", "family" : "K3483", "given" : "", "non-dropping-particle" : "", "parse-names" : false, "suffix" : "" } ], "type" : "article-journal", "volume" : "27" }, "uris" : [ "http://www.mendeley.com/documents/?uuid=116d26f2-5218-4c42-84c0-8df0a0fe19d6" ] } ], "mendeley" : { "formattedCitation" : "(Seager et al., 2014a; Kr\u00f6ner et al., 2017; Brogli et al., 2019)", "plainTextFormattedCitation" : "(Seager et al., 2014a; Kr\u00f6ner et al., 2017; Brogli et al., 2019)", "previouslyFormattedCitation" : "(Seager et al., 2014a; Kr\u00f6ner et al., 2017; Brogli et al., 2019)" }, "properties" : { "noteIndex" : 0 }, "schema" : "https://github.com/citation-style-language/schema/raw/master/csl-citation.json" }</w:instrText>
      </w:r>
      <w:r w:rsidRPr="003862D0">
        <w:rPr>
          <w:lang w:val="en-GB" w:eastAsia="en-US"/>
        </w:rPr>
        <w:fldChar w:fldCharType="separate"/>
      </w:r>
      <w:r w:rsidR="00016735">
        <w:rPr>
          <w:noProof/>
          <w:lang w:eastAsia="en-US"/>
        </w:rPr>
        <w:t>(Seager et al., 2014a; Kröner et al., 2017; Brogli et al., 2019)</w:t>
      </w:r>
      <w:r w:rsidRPr="003862D0">
        <w:rPr>
          <w:lang w:val="en-GB" w:eastAsia="en-US"/>
        </w:rPr>
        <w:fldChar w:fldCharType="end"/>
      </w:r>
      <w:r w:rsidRPr="00560680">
        <w:rPr>
          <w:lang w:eastAsia="en-US"/>
        </w:rPr>
        <w:t xml:space="preserve">. </w:t>
      </w:r>
    </w:p>
    <w:p w14:paraId="0876942A" w14:textId="77777777" w:rsidR="00BC572A" w:rsidRPr="00560680" w:rsidRDefault="00BC572A" w:rsidP="00BC572A">
      <w:pPr>
        <w:pStyle w:val="AR6BodyText"/>
      </w:pPr>
    </w:p>
    <w:p w14:paraId="481EBDDD" w14:textId="6DCBE93D" w:rsidR="00BC572A" w:rsidRPr="00560680" w:rsidRDefault="002B0EE0" w:rsidP="00BC572A">
      <w:pPr>
        <w:pStyle w:val="AR6BodyText"/>
      </w:pPr>
      <w:r w:rsidRPr="00560680">
        <w:t xml:space="preserve"> </w:t>
      </w:r>
    </w:p>
    <w:p w14:paraId="5E66A060" w14:textId="59FC3CF4" w:rsidR="00BC572A" w:rsidRPr="003862D0" w:rsidRDefault="00BC572A" w:rsidP="00BC572A">
      <w:pPr>
        <w:pStyle w:val="AR6BodyText"/>
        <w:rPr>
          <w:b/>
          <w:lang w:val="en-GB"/>
        </w:rPr>
      </w:pPr>
      <w:r w:rsidRPr="003862D0">
        <w:rPr>
          <w:b/>
          <w:lang w:val="en-GB"/>
        </w:rPr>
        <w:t>[START FIGURE 4.2</w:t>
      </w:r>
      <w:r w:rsidR="0090412E" w:rsidRPr="003862D0">
        <w:rPr>
          <w:b/>
          <w:lang w:val="en-GB"/>
        </w:rPr>
        <w:t>0</w:t>
      </w:r>
      <w:r w:rsidRPr="003862D0">
        <w:rPr>
          <w:b/>
          <w:lang w:val="en-GB"/>
        </w:rPr>
        <w:t xml:space="preserve"> HERE]</w:t>
      </w:r>
    </w:p>
    <w:p w14:paraId="417D8C18" w14:textId="75153C1C" w:rsidR="00BC572A" w:rsidRPr="003862D0" w:rsidRDefault="00BC572A" w:rsidP="00FD41EC">
      <w:pPr>
        <w:pStyle w:val="AR6BodyText"/>
        <w:rPr>
          <w:lang w:val="en-GB"/>
        </w:rPr>
      </w:pPr>
    </w:p>
    <w:p w14:paraId="08743F34" w14:textId="1700D5E8" w:rsidR="00BC572A" w:rsidRPr="003862D0" w:rsidRDefault="0035173D" w:rsidP="00BC572A">
      <w:pPr>
        <w:pStyle w:val="AR6Chap4Figure"/>
        <w:rPr>
          <w:lang w:val="en-GB"/>
        </w:rPr>
      </w:pPr>
      <w:bookmarkStart w:id="2977" w:name="_Ref28547948"/>
      <w:bookmarkStart w:id="2978" w:name="_Ref29564377"/>
      <w:bookmarkStart w:id="2979" w:name="_Toc69750265"/>
      <w:r w:rsidRPr="003862D0">
        <w:rPr>
          <w:b/>
          <w:bCs/>
          <w:lang w:val="en-GB" w:eastAsia="en-US"/>
        </w:rPr>
        <w:t>Difference of surface temperature change between JJA and DJF.</w:t>
      </w:r>
      <w:r w:rsidR="00B32BEB" w:rsidRPr="003862D0">
        <w:rPr>
          <w:lang w:val="en-GB" w:eastAsia="en-US"/>
        </w:rPr>
        <w:t xml:space="preserve"> </w:t>
      </w:r>
      <w:r w:rsidR="007C11DB" w:rsidRPr="003862D0">
        <w:rPr>
          <w:lang w:val="en-GB" w:eastAsia="en-US"/>
        </w:rPr>
        <w:t xml:space="preserve">Displayed are spatial patterns of </w:t>
      </w:r>
      <w:r w:rsidR="007C11DB" w:rsidRPr="003862D0">
        <w:rPr>
          <w:lang w:val="en-GB"/>
        </w:rPr>
        <w:t>m</w:t>
      </w:r>
      <w:r w:rsidR="00BC572A" w:rsidRPr="003862D0">
        <w:rPr>
          <w:lang w:val="en-GB"/>
        </w:rPr>
        <w:t>ulti-model mean difference in projected warming in JJA minus warming in DJF in 2081–2100 relative to 1995–2014 for (left) SSP1-2.6 and (right) SSP</w:t>
      </w:r>
      <w:bookmarkEnd w:id="2977"/>
      <w:r w:rsidR="00BC572A" w:rsidRPr="003862D0">
        <w:rPr>
          <w:lang w:val="en-GB"/>
        </w:rPr>
        <w:t xml:space="preserve">3-7.0. </w:t>
      </w:r>
      <w:r w:rsidR="00903D51">
        <w:rPr>
          <w:lang w:val="en-GB"/>
        </w:rPr>
        <w:t>Diagonal lines</w:t>
      </w:r>
      <w:r w:rsidR="00903D51" w:rsidRPr="003862D0">
        <w:rPr>
          <w:lang w:val="en-GB"/>
        </w:rPr>
        <w:t xml:space="preserve"> </w:t>
      </w:r>
      <w:r w:rsidR="00BC572A" w:rsidRPr="003862D0">
        <w:rPr>
          <w:lang w:val="en-GB"/>
        </w:rPr>
        <w:t xml:space="preserve">mark areas where </w:t>
      </w:r>
      <w:r w:rsidR="002E2E10" w:rsidRPr="003862D0">
        <w:rPr>
          <w:lang w:val="en-GB"/>
        </w:rPr>
        <w:t xml:space="preserve">fewer </w:t>
      </w:r>
      <w:r w:rsidR="00BC572A" w:rsidRPr="003862D0">
        <w:rPr>
          <w:lang w:val="en-GB"/>
        </w:rPr>
        <w:t xml:space="preserve">than </w:t>
      </w:r>
      <w:r w:rsidR="00EF08C7" w:rsidRPr="003862D0">
        <w:rPr>
          <w:lang w:val="en-GB"/>
        </w:rPr>
        <w:t>8</w:t>
      </w:r>
      <w:r w:rsidR="00BC572A" w:rsidRPr="003862D0">
        <w:rPr>
          <w:lang w:val="en-GB"/>
        </w:rPr>
        <w:t xml:space="preserve">0% of the models agree </w:t>
      </w:r>
      <w:r w:rsidR="00913106" w:rsidRPr="003862D0">
        <w:rPr>
          <w:lang w:val="en-GB"/>
        </w:rPr>
        <w:t xml:space="preserve">on </w:t>
      </w:r>
      <w:r w:rsidR="00BC572A" w:rsidRPr="003862D0">
        <w:rPr>
          <w:lang w:val="en-GB"/>
        </w:rPr>
        <w:t>the sign</w:t>
      </w:r>
      <w:r w:rsidR="00913106" w:rsidRPr="003862D0">
        <w:rPr>
          <w:lang w:val="en-GB"/>
        </w:rPr>
        <w:t xml:space="preserve"> of change</w:t>
      </w:r>
      <w:r w:rsidR="00BC572A" w:rsidRPr="003862D0">
        <w:rPr>
          <w:lang w:val="en-GB"/>
        </w:rPr>
        <w:t xml:space="preserve">, and no overlay where </w:t>
      </w:r>
      <w:r w:rsidR="00EF08C7" w:rsidRPr="003862D0">
        <w:rPr>
          <w:lang w:val="en-GB"/>
        </w:rPr>
        <w:t>at least 8</w:t>
      </w:r>
      <w:r w:rsidR="00BC572A" w:rsidRPr="003862D0">
        <w:rPr>
          <w:lang w:val="en-GB"/>
        </w:rPr>
        <w:t>0%</w:t>
      </w:r>
      <w:r w:rsidR="00EF08C7" w:rsidRPr="003862D0">
        <w:rPr>
          <w:lang w:val="en-GB"/>
        </w:rPr>
        <w:t xml:space="preserve"> </w:t>
      </w:r>
      <w:r w:rsidR="00BC572A" w:rsidRPr="003862D0">
        <w:rPr>
          <w:lang w:val="en-GB"/>
        </w:rPr>
        <w:t xml:space="preserve">of the models agree. </w:t>
      </w:r>
      <w:bookmarkEnd w:id="2978"/>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bookmarkEnd w:id="2979"/>
    </w:p>
    <w:p w14:paraId="6EA95021" w14:textId="04B777F8" w:rsidR="00BC572A" w:rsidRPr="003862D0" w:rsidRDefault="00BC572A" w:rsidP="00BC572A">
      <w:pPr>
        <w:pStyle w:val="AR6BodyText"/>
        <w:rPr>
          <w:b/>
          <w:lang w:val="en-GB"/>
        </w:rPr>
      </w:pPr>
      <w:r w:rsidRPr="003862D0">
        <w:rPr>
          <w:lang w:val="en-GB"/>
        </w:rPr>
        <w:br/>
      </w:r>
      <w:r w:rsidRPr="003862D0">
        <w:rPr>
          <w:b/>
          <w:lang w:val="en-GB"/>
        </w:rPr>
        <w:t>[END FIGURE 4.2</w:t>
      </w:r>
      <w:r w:rsidR="0090412E" w:rsidRPr="003862D0">
        <w:rPr>
          <w:b/>
          <w:lang w:val="en-GB"/>
        </w:rPr>
        <w:t>0</w:t>
      </w:r>
      <w:r w:rsidRPr="003862D0">
        <w:rPr>
          <w:b/>
          <w:lang w:val="en-GB"/>
        </w:rPr>
        <w:t xml:space="preserve"> HERE]</w:t>
      </w:r>
    </w:p>
    <w:p w14:paraId="70740290" w14:textId="77777777" w:rsidR="00BC572A" w:rsidRPr="003862D0" w:rsidRDefault="00BC572A" w:rsidP="00BC572A">
      <w:pPr>
        <w:pStyle w:val="AR6BodyText"/>
        <w:rPr>
          <w:b/>
          <w:lang w:val="en-GB"/>
        </w:rPr>
      </w:pPr>
    </w:p>
    <w:p w14:paraId="2D9342D4" w14:textId="77777777" w:rsidR="00BC572A" w:rsidRPr="003862D0" w:rsidRDefault="00BC572A" w:rsidP="00BC572A">
      <w:pPr>
        <w:pStyle w:val="AR6BodyText"/>
        <w:rPr>
          <w:lang w:val="en-GB" w:eastAsia="en-US"/>
        </w:rPr>
      </w:pPr>
    </w:p>
    <w:p w14:paraId="057783E1" w14:textId="3C30AF50" w:rsidR="00BC572A" w:rsidRPr="003862D0" w:rsidRDefault="00BC572A">
      <w:pPr>
        <w:pStyle w:val="AR6Chap4Level441111"/>
        <w:pPrChange w:id="2980" w:author="Tom Maycock" w:date="2021-09-07T09:50:00Z">
          <w:pPr>
            <w:pStyle w:val="AR6BodyText"/>
          </w:pPr>
        </w:pPrChange>
      </w:pPr>
      <w:r w:rsidRPr="003862D0">
        <w:t xml:space="preserve">Changes in </w:t>
      </w:r>
      <w:del w:id="2981" w:author="Ian Blenkinsop" w:date="2021-07-27T17:30:00Z">
        <w:r w:rsidRPr="003862D0" w:rsidDel="00043854">
          <w:delText xml:space="preserve">Temperature </w:delText>
        </w:r>
      </w:del>
      <w:ins w:id="2982" w:author="Ian Blenkinsop" w:date="2021-07-27T17:30:00Z">
        <w:r w:rsidR="00043854">
          <w:t>t</w:t>
        </w:r>
        <w:r w:rsidR="00043854" w:rsidRPr="003862D0">
          <w:t xml:space="preserve">emperature </w:t>
        </w:r>
      </w:ins>
      <w:del w:id="2983" w:author="Ian Blenkinsop" w:date="2021-07-27T17:30:00Z">
        <w:r w:rsidRPr="003862D0" w:rsidDel="00043854">
          <w:delText>Variability</w:delText>
        </w:r>
      </w:del>
      <w:ins w:id="2984" w:author="Ian Blenkinsop" w:date="2021-07-27T17:30:00Z">
        <w:r w:rsidR="00043854">
          <w:t>v</w:t>
        </w:r>
        <w:r w:rsidR="00043854" w:rsidRPr="003862D0">
          <w:t>ariability</w:t>
        </w:r>
      </w:ins>
    </w:p>
    <w:p w14:paraId="550AFF71" w14:textId="51B8BDF7" w:rsidR="00BC572A" w:rsidRPr="003862D0" w:rsidRDefault="00BC572A" w:rsidP="00BC572A">
      <w:pPr>
        <w:pStyle w:val="AR6BodyText"/>
        <w:rPr>
          <w:lang w:val="en-GB" w:eastAsia="en-US"/>
        </w:rPr>
      </w:pPr>
      <w:r w:rsidRPr="003862D0">
        <w:rPr>
          <w:lang w:val="en-GB" w:eastAsia="en-US"/>
        </w:rPr>
        <w:t xml:space="preserve">It has long been recognized that along with mean temperatures also variance and skewness of the temperature distribution may be changing </w:t>
      </w:r>
      <w:r w:rsidRPr="003862D0">
        <w:rPr>
          <w:lang w:val="en-GB" w:eastAsia="en-US"/>
        </w:rPr>
        <w:fldChar w:fldCharType="begin" w:fldLock="1"/>
      </w:r>
      <w:r w:rsidR="00615634">
        <w:rPr>
          <w:lang w:val="en-GB" w:eastAsia="en-US"/>
        </w:rPr>
        <w:instrText>ADDIN CSL_CITATION { "citationItems" : [ { "id" : "ITEM-1", "itemData" : { "DOI" : "10.1023/A:1005358130291", "abstract" : "Our central goal is to determine the importance of including both mean and variability changes in climate change scenarios in an agricultural context. By adapting and applying a stochastic weather generator, we first tested the sensitivity of the CERES-Wheat model to combinations of mean and variability changes of temperature and precipitation for two locations in Kansas. With a 2 degrees C increase in temperature with daily (and interannual) variance doubled, yields were further reduced compared to the mean only change. In contrast, the negative effects of the mean temperature increase were greatly ameliorated by variance decreased by one-half. Changes for precipitation are more complex, since change in variability naturally attends change in mean, and constraining the stochastic generator to mean change only is highly artificial. The crop model is sensitive to precipitation variance increases with increased mean and variance decreases with decreased mean. With increased mean precipitation and a further increase in variability Topeka (where wheat cropping is not very moisture limited) experiences decrease in yield after an initial increase from the 'mean change only' case. At Goodland Kansas, a moisture-limited site where summer fallowing is practiced, yields are decreased with decreased precipitation, but are further decreased when variability is further reduced. The range of mean and variability changes to which the crop model is sensitive are within the range of changes found in regional climate modeling (RegCM) experiments for a CO2 doubling (compared to a control run experiment). We then formed two types of climate change scenarios based on the changes in climate found in the control and doubled CO2 experiments over the conterminous U. S. of RegCM: (1) one using only mean monthly changes in temperature, precipitation, and solar radiation; and (2) another that included these mean changes plus changes in daily (and interannual) variability. The scenarios were then applied to the CERES-Wheat model at four locations (Goodland, Topeka, Des Moines, Spokane) in the United States. Contrasting model responses to the two scenarios were found at three of the four sites. At Goodland and Des Moines mean climate change increased mean yields and decreased yield variability, but the mean plus variance climate change reduced yields to levels closer to their base (unchanged) condition. At Spokane mean climate change increased yields, which were somewhat further inc\u2026", "author" : [ { "dropping-particle" : "", "family" : "Mearns", "given" : "Linda O.", "non-dropping-particle" : "", "parse-names" : false, "suffix" : "" }, { "dropping-particle" : "", "family" : "Rosenzweig", "given" : "Cynthia", "non-dropping-particle" : "", "parse-names" : false, "suffix" : "" }, { "dropping-particle" : "", "family" : "Goldberg", "given" : "Richard", "non-dropping-particle" : "", "parse-names" : false, "suffix" : "" } ], "container-title" : "Climatic Change", "id" : "ITEM-1", "issue" : "4", "issued" : { "date-parts" : [ [ "1997" ] ] }, "page" : "367-396", "title" : "Mean and variance change in climate scenarios: Methods, agricultural applications, and measures of uncertainty", "translator" : [ { "dropping-particle" : "", "family" : "K1263", "given" : "", "non-dropping-particle" : "", "parse-names" : false, "suffix" : "" } ], "type" : "article-journal", "volume" : "35" }, "uris" : [ "http://www.mendeley.com/documents/?uuid=1c32fbb4-532c-4cd1-9871-b703aacbbf20" ] }, { "id" : "ITEM-2", "itemData" : { "DOI" : "10.1002/qj.49712152611", "author" : [ { "dropping-particle" : "", "family" : "Gregory", "given" : "J. M.", "non-dropping-particle" : "", "parse-names" : false, "suffix" : "" }, { "dropping-particle" : "", "family" : "Mitchell", "given" : "J. F.B.", "non-dropping-particle" : "", "parse-names" : false, "suffix" : "" } ], "container-title" : "Quarterly Journal of the Royal Meteorological Society", "id" : "ITEM-2", "issue" : "526", "issued" : { "date-parts" : [ [ "1995" ] ] }, "note" : "From Duplicate 1 (Simulation of daily variability of surface temperature and precipitation over europe in the current and 2 \u00d7 CO2 climates using the UKMO climate model - Gregory, J. M.; Mitchell, J. F.B.)\n\nFrom Duplicate 1 (Simulation of daily variability of surface temperature and precipitation over Europe in the current and 2x CO2 climates using the UKMO climate model - Gregory, J M; Mitchell, J F B)\n\nJohn Wiley \\&amp;amp; Sons, Ltd Bracknell", "page" : "1451-1476", "title" : "Simulation of daily variability of surface temperature and precipitation over europe in the current and 2 \u00d7 CO2 climates using the UKMO climate model", "translator" : [ { "dropping-particle" : "", "family" : "K5243", "given" : "", "non-dropping-particle" : "", "parse-names" : false, "suffix" : "" } ], "type" : "article-journal", "volume" : "121" }, "uris" : [ "http://www.mendeley.com/documents/?uuid=9872216a-aa81-4382-b839-dc7d1c073e43" ] } ], "mendeley" : { "formattedCitation" : "(Gregory and Mitchell, 1995; Mearns et al., 1997)", "plainTextFormattedCitation" : "(Gregory and Mitchell, 1995; Mearns et al., 1997)", "previouslyFormattedCitation" : "(Gregory and Mitchell, 1995; Mearns et al., 1997)" }, "properties" : { "noteIndex" : 0 }, "schema" : "https://github.com/citation-style-language/schema/raw/master/csl-citation.json" }</w:instrText>
      </w:r>
      <w:r w:rsidRPr="003862D0">
        <w:rPr>
          <w:lang w:val="en-GB" w:eastAsia="en-US"/>
        </w:rPr>
        <w:fldChar w:fldCharType="separate"/>
      </w:r>
      <w:r w:rsidR="00016735">
        <w:rPr>
          <w:noProof/>
          <w:lang w:val="en-GB" w:eastAsia="en-US"/>
        </w:rPr>
        <w:t>(Gregory and Mitchell, 1995; Mearns et al., 1997)</w:t>
      </w:r>
      <w:r w:rsidRPr="003862D0">
        <w:rPr>
          <w:lang w:val="en-GB" w:eastAsia="en-US"/>
        </w:rPr>
        <w:fldChar w:fldCharType="end"/>
      </w:r>
      <w:r w:rsidRPr="003862D0">
        <w:rPr>
          <w:lang w:val="en-GB" w:eastAsia="en-US"/>
        </w:rPr>
        <w:t>. By amplifying or dampening changes in the tail of temperature distribution such changes are potentially highly relevant to extremes (</w:t>
      </w:r>
      <w:del w:id="2985" w:author="Sara M Tuson" w:date="2021-07-19T20:48:00Z">
        <w:r w:rsidR="00F24EFC" w:rsidRPr="003862D0" w:rsidDel="002C21C4">
          <w:rPr>
            <w:lang w:val="en-GB" w:eastAsia="en-US"/>
          </w:rPr>
          <w:delText xml:space="preserve">Chapter11, </w:delText>
        </w:r>
      </w:del>
      <w:r w:rsidR="00F24EFC" w:rsidRPr="003862D0">
        <w:rPr>
          <w:lang w:val="en-GB" w:eastAsia="en-US"/>
        </w:rPr>
        <w:t>S</w:t>
      </w:r>
      <w:r w:rsidRPr="003862D0">
        <w:rPr>
          <w:lang w:val="en-GB" w:eastAsia="en-US"/>
        </w:rPr>
        <w:t xml:space="preserve">ection 11.3.1) and pose a serious challenge to adaptation measures. Changes in temperature variability can occur from diurnal to multi-decadal </w:t>
      </w:r>
      <w:r w:rsidR="002418DC" w:rsidRPr="003862D0">
        <w:rPr>
          <w:lang w:val="en-GB" w:eastAsia="en-US"/>
        </w:rPr>
        <w:t>time</w:t>
      </w:r>
      <w:ins w:id="2986" w:author="Sara M Tuson" w:date="2021-07-15T20:33:00Z">
        <w:r w:rsidR="00367335">
          <w:rPr>
            <w:lang w:val="en-GB" w:eastAsia="en-US"/>
          </w:rPr>
          <w:t xml:space="preserve"> </w:t>
        </w:r>
      </w:ins>
      <w:r w:rsidR="002418DC" w:rsidRPr="003862D0">
        <w:rPr>
          <w:lang w:val="en-GB" w:eastAsia="en-US"/>
        </w:rPr>
        <w:t>scale</w:t>
      </w:r>
      <w:r w:rsidRPr="003862D0">
        <w:rPr>
          <w:lang w:val="en-GB" w:eastAsia="en-US"/>
        </w:rPr>
        <w:t>s and from the local to the global scale with potentially even opposing signals in different seasons and at the different spatial scales</w:t>
      </w:r>
    </w:p>
    <w:p w14:paraId="21F66E71" w14:textId="77777777" w:rsidR="00BC572A" w:rsidRPr="003862D0" w:rsidRDefault="00BC572A" w:rsidP="00BC572A">
      <w:pPr>
        <w:pStyle w:val="AR6BodyText"/>
        <w:rPr>
          <w:lang w:val="en-GB" w:eastAsia="en-US"/>
        </w:rPr>
      </w:pPr>
    </w:p>
    <w:p w14:paraId="05F7971B" w14:textId="43C68862" w:rsidR="00BC572A" w:rsidRPr="003862D0" w:rsidRDefault="00BC572A" w:rsidP="00BC572A">
      <w:pPr>
        <w:pStyle w:val="AR6BodyText"/>
        <w:rPr>
          <w:lang w:val="en-GB" w:eastAsia="en-US"/>
        </w:rPr>
      </w:pPr>
      <w:r w:rsidRPr="003862D0">
        <w:rPr>
          <w:lang w:val="en-GB" w:eastAsia="en-US"/>
        </w:rPr>
        <w:t xml:space="preserve">Changes in GSAT variability are poorly understood. Based on model experiments it has been suggested that unforced variability of </w:t>
      </w:r>
      <w:r w:rsidR="00913106" w:rsidRPr="003862D0">
        <w:rPr>
          <w:lang w:val="en-GB" w:eastAsia="en-US"/>
        </w:rPr>
        <w:t>GSAT</w:t>
      </w:r>
      <w:r w:rsidRPr="003862D0">
        <w:rPr>
          <w:lang w:val="en-GB" w:eastAsia="en-US"/>
        </w:rPr>
        <w:t xml:space="preserve"> tends to decrease in a warmer world as a result of reduced albedo variability in high latitudes resulting from melting snow and sea ice </w:t>
      </w:r>
      <w:r w:rsidRPr="003862D0">
        <w:rPr>
          <w:lang w:val="en-GB" w:eastAsia="en-US"/>
        </w:rPr>
        <w:fldChar w:fldCharType="begin" w:fldLock="1"/>
      </w:r>
      <w:r w:rsidR="00615634">
        <w:rPr>
          <w:lang w:val="en-GB" w:eastAsia="en-US"/>
        </w:rPr>
        <w:instrText>ADDIN CSL_CITATION { "citationItems" : [ { "id" : "ITEM-1", "itemData" : { "DOI" : "10.1038/nclimate3381", "ISBN" : "1758-6798", "ISSN" : "1758-678X", "abstract" : "Natural climate variability can enhance or suppress anthropogenic warming. Model results now show natural variability will decrease in magnitude under warmer conditions, altering the mechanisms causing it and its influence on warming rates.",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"ITEM-1", "issue" : "10", "issued" : { "date-parts" : [ [ "2017", "10", "4" ] ] }, "page" : "743-748", "title" : "Change in the magnitude and mechanisms of global temperature variability with warming", "translator" : [ { "dropping-particle" : "", "family" : "K2749", "given" : "", "non-dropping-particle" : "", "parse-names" : false, "suffix" : "" } ], "type" : "article-journal", "volume" : "7" }, "uris" : [ "http://www.mendeley.com/documents/?uuid=445335f9-faba-44c8-aba8-2aab1c43b956" ] }, { "id" : "ITEM-2", "itemData" : { "DOI" : "10.1038/nature12310", "ISBN" : "1476-4687 (Electronic)\\r0028-0836 (Linking)", "ISSN" : "0028-0836", "PMID" : "23883935", "abstract" : "Evidence from Greenland ice cores shows that year-to-year temperature variability was probably higher in some past cold periods, but there is considerable interest in determining whether global warming is increasing climate variability at present. This interest is motivated by an understanding that increased variability and resulting extreme weather conditions may be more difficult for society to adapt to than altered mean conditions. So far, however, in spite of suggestions of increased variability, there is considerable uncertainty as to whether it is occurring. Here we show that although fluctuations in annual temperature have indeed shown substantial geographical variation over the past few decades, the time-evolving standard deviation of globally averaged temperature anomalies has been stable. A feature of the changes has been a tendency for many regions of low variability to experience increases, which might contribute to the perception of increased climate volatility. The normalization of temperature anomalies creates the impression of larger relative overall increases, but our use of absolute values, which we argue is a more appropriate approach, reveals little change. Regionally, greater year-to-year changes recently occurred in much of North America and Europe. Many climate models predict that total variability will ultimately decrease under high greenhouse gas concentrations, possibly associated with reductions in sea-ice cover. Our findings contradict the view that a warming world will automatically be one of more overall climatic variation.", "author" : [ { "dropping-particle" : "", "family" : "Huntingford", "given" : "Chris", "non-dropping-particle" : "", "parse-names" : false, "suffix" : "" }, { "dropping-particle" : "", "family" : "Jones", "given" : "Philip D.", "non-dropping-particle" : "", "parse-names" : false, "suffix" : "" }, { "dropping-particle" : "", "family" : "Livina", "given" : "Valerie N.", "non-dropping-particle" : "", "parse-names" : false, "suffix" : "" }, { "dropping-particle" : "", "family" : "Lenton", "given" : "Timothy M.", "non-dropping-particle" : "", "parse-names" : false, "suffix" : "" }, { "dropping-particle" : "", "family" : "Cox", "given" : "Peter M.", "non-dropping-particle" : "", "parse-names" : false, "suffix" : "" } ], "container-title" : "Nature", "id" : "ITEM-2", "issue" : "7462", "issued" : { "date-parts" : [ [ "2013", "8", "24" ] ] }, "page" : "327-330", "title" : "No increase in global temperature variability despite changing regional patterns", "translator" : [ { "dropping-particle" : "", "family" : "K2811", "given" : "", "non-dropping-particle" : "", "parse-names" : false, "suffix" : "" } ], "type" : "article-journal", "volume" : "500" }, "uris" : [ "http://www.mendeley.com/documents/?uuid=c8c30efd-032e-4e2f-b8f7-eff140b0e7b1" ] } ], "mendeley" : { "formattedCitation" : "(Huntingford et al., 2013; Brown et al., 2017)", "plainTextFormattedCitation" : "(Huntingford et al., 2013; Brown et al., 2017)", "previouslyFormattedCitation" : "(Huntingford et al., 2013; Brown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(Huntingford et al., 2013; Brown et al., 2017)</w:t>
      </w:r>
      <w:r w:rsidRPr="003862D0">
        <w:rPr>
          <w:lang w:val="en-GB" w:eastAsia="en-US"/>
        </w:rPr>
        <w:fldChar w:fldCharType="end"/>
      </w:r>
      <w:r w:rsidRPr="003862D0">
        <w:rPr>
          <w:lang w:val="en-GB" w:eastAsia="en-US"/>
        </w:rPr>
        <w:t xml:space="preserve">, but </w:t>
      </w:r>
      <w:r w:rsidRPr="003862D0">
        <w:rPr>
          <w:i/>
          <w:lang w:val="en-GB" w:eastAsia="en-US"/>
        </w:rPr>
        <w:t xml:space="preserve">confidence </w:t>
      </w:r>
      <w:r w:rsidRPr="003862D0">
        <w:rPr>
          <w:lang w:val="en-GB" w:eastAsia="en-US"/>
        </w:rPr>
        <w:t>remains</w:t>
      </w:r>
      <w:r w:rsidRPr="003862D0">
        <w:rPr>
          <w:i/>
          <w:lang w:val="en-GB" w:eastAsia="en-US"/>
        </w:rPr>
        <w:t xml:space="preserve"> low</w:t>
      </w:r>
      <w:r w:rsidRPr="003862D0">
        <w:rPr>
          <w:iCs/>
          <w:lang w:val="en-GB" w:eastAsia="en-US"/>
        </w:rPr>
        <w:t xml:space="preserve"> and an observed change has not been detected</w:t>
      </w:r>
      <w:r w:rsidRPr="003862D0">
        <w:rPr>
          <w:lang w:val="en-GB" w:eastAsia="en-US"/>
        </w:rPr>
        <w:t xml:space="preserve">. An assessment of changes in global temperature variability is inherently challenging due to the interplay of unforced internal variability and forced changes. </w:t>
      </w:r>
    </w:p>
    <w:p w14:paraId="066CA72D" w14:textId="77777777" w:rsidR="00BC572A" w:rsidRPr="003862D0" w:rsidRDefault="00BC572A" w:rsidP="00BC572A">
      <w:pPr>
        <w:pStyle w:val="AR6BodyText"/>
        <w:rPr>
          <w:lang w:val="en-GB" w:eastAsia="en-US"/>
        </w:rPr>
      </w:pPr>
    </w:p>
    <w:p w14:paraId="1C4629E7" w14:textId="0C9B6F33" w:rsidR="00BC572A" w:rsidRPr="003862D0" w:rsidRDefault="000B5524" w:rsidP="00BC572A">
      <w:pPr>
        <w:pStyle w:val="AR6BodyText"/>
        <w:rPr>
          <w:lang w:val="en-GB"/>
        </w:rPr>
      </w:pPr>
      <w:r w:rsidRPr="003862D0">
        <w:rPr>
          <w:rFonts w:eastAsiaTheme="minorHAnsi"/>
          <w:lang w:val="en-GB"/>
        </w:rPr>
        <w:t>Changes in tropical temperature variability may arise from changes in the amplitude of ENSO (</w:t>
      </w:r>
      <w:del w:id="2987" w:author="Ian Blenkinsop" w:date="2021-07-27T12:03:00Z">
        <w:r w:rsidRPr="003862D0" w:rsidDel="006427A2">
          <w:rPr>
            <w:rFonts w:eastAsiaTheme="minorHAnsi"/>
            <w:lang w:val="en-GB"/>
          </w:rPr>
          <w:delText xml:space="preserve">see </w:delText>
        </w:r>
      </w:del>
      <w:r w:rsidRPr="003862D0">
        <w:rPr>
          <w:rFonts w:eastAsiaTheme="minorHAnsi"/>
          <w:lang w:val="en-GB"/>
        </w:rPr>
        <w:t xml:space="preserve">Section 4.5.3.2). </w:t>
      </w:r>
      <w:r w:rsidR="00BC572A" w:rsidRPr="003862D0">
        <w:rPr>
          <w:lang w:val="en-GB"/>
        </w:rPr>
        <w:t>Over the extratropics, several studies have identified robust large-scale patterns of changes in variability of annual and particularly seasonal mean temperature, including (</w:t>
      </w:r>
      <w:ins w:id="2988" w:author="Sara M Tuson" w:date="2021-07-19T20:49:00Z">
        <w:r w:rsidR="002C21C4">
          <w:rPr>
            <w:lang w:val="en-GB"/>
          </w:rPr>
          <w:t>i</w:t>
        </w:r>
      </w:ins>
      <w:del w:id="2989" w:author="Sara M Tuson" w:date="2021-07-19T20:49:00Z">
        <w:r w:rsidR="00BC572A" w:rsidRPr="003862D0" w:rsidDel="002C21C4">
          <w:rPr>
            <w:lang w:val="en-GB"/>
          </w:rPr>
          <w:delText>a</w:delText>
        </w:r>
      </w:del>
      <w:r w:rsidR="00BC572A" w:rsidRPr="003862D0">
        <w:rPr>
          <w:lang w:val="en-GB"/>
        </w:rPr>
        <w:t>) a reduction in mid</w:t>
      </w:r>
      <w:r w:rsidR="00260121" w:rsidRPr="003862D0">
        <w:rPr>
          <w:lang w:val="en-GB"/>
        </w:rPr>
        <w:t>-</w:t>
      </w:r>
      <w:r w:rsidR="00BC572A" w:rsidRPr="003862D0">
        <w:rPr>
          <w:lang w:val="en-GB"/>
        </w:rPr>
        <w:t xml:space="preserve"> to high</w:t>
      </w:r>
      <w:r w:rsidR="00260121" w:rsidRPr="003862D0">
        <w:rPr>
          <w:lang w:val="en-GB"/>
        </w:rPr>
        <w:t>-</w:t>
      </w:r>
      <w:r w:rsidR="00BC572A" w:rsidRPr="003862D0">
        <w:rPr>
          <w:lang w:val="en-GB"/>
        </w:rPr>
        <w:t>latitud</w:t>
      </w:r>
      <w:r w:rsidR="00260121" w:rsidRPr="003862D0">
        <w:rPr>
          <w:lang w:val="en-GB"/>
        </w:rPr>
        <w:t>e</w:t>
      </w:r>
      <w:r w:rsidR="00BC572A" w:rsidRPr="003862D0">
        <w:rPr>
          <w:lang w:val="en-GB"/>
        </w:rPr>
        <w:t xml:space="preserve"> winter temperature variability and (</w:t>
      </w:r>
      <w:ins w:id="2990" w:author="Sara M Tuson" w:date="2021-07-19T20:49:00Z">
        <w:r w:rsidR="002C21C4">
          <w:rPr>
            <w:lang w:val="en-GB"/>
          </w:rPr>
          <w:t>ii</w:t>
        </w:r>
      </w:ins>
      <w:del w:id="2991" w:author="Sara M Tuson" w:date="2021-07-19T20:49:00Z">
        <w:r w:rsidR="00BC572A" w:rsidRPr="003862D0" w:rsidDel="002C21C4">
          <w:rPr>
            <w:lang w:val="en-GB"/>
          </w:rPr>
          <w:delText>b</w:delText>
        </w:r>
      </w:del>
      <w:r w:rsidR="00BC572A" w:rsidRPr="003862D0">
        <w:rPr>
          <w:lang w:val="en-GB"/>
        </w:rPr>
        <w:t>) an increase in summer temperature variability over land in</w:t>
      </w:r>
      <w:r w:rsidR="00260121" w:rsidRPr="003862D0">
        <w:rPr>
          <w:lang w:val="en-GB"/>
        </w:rPr>
        <w:t xml:space="preserve"> the</w:t>
      </w:r>
      <w:r w:rsidR="00BC572A" w:rsidRPr="003862D0">
        <w:rPr>
          <w:lang w:val="en-GB"/>
        </w:rPr>
        <w:t xml:space="preserve"> tropics and subtropics </w:t>
      </w:r>
      <w:r w:rsidR="00BC572A" w:rsidRPr="003862D0">
        <w:rPr>
          <w:lang w:val="en-GB"/>
        </w:rPr>
        <w:fldChar w:fldCharType="begin" w:fldLock="1"/>
      </w:r>
      <w:r w:rsidR="00CD3B49">
        <w:rPr>
          <w:lang w:val="en-GB"/>
        </w:rPr>
        <w:instrText>ADDIN CSL_CITATION { "citationItems" : [ { "id" : "ITEM-1",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"ITEM-1",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"ITEM-2", "itemData" : { "DOI" : "10.1038/nature12310", "ISBN" : "1476-4687 (Electronic)\\r0028-0836 (Linking)", "ISSN" : "0028-0836", "PMID" : "23883935", "abstract" : "Evidence from Greenland ice cores shows that year-to-year temperature variability was probably higher in some past cold periods, but there is considerable interest in determining whether global warming is increasing climate variability at present. This interest is motivated by an understanding that increased variability and resulting extreme weather conditions may be more difficult for society to adapt to than altered mean conditions. So far, however, in spite of suggestions of increased variability, there is considerable uncertainty as to whether it is occurring. Here we show that although fluctuations in annual temperature have indeed shown substantial geographical variation over the past few decades, the time-evolving standard deviation of globally averaged temperature anomalies has been stable. A feature of the changes has been a tendency for many regions of low variability to experience increases, which might contribute to the perception of increased climate volatility. The normalization of temperature anomalies creates the impression of larger relative overall increases, but our use of absolute values, which we argue is a more appropriate approach, reveals little change. Regionally, greater year-to-year changes recently occurred in much of North America and Europe. Many climate models predict that total variability will ultimately decrease under high greenhouse gas concentrations, possibly associated with reductions in sea-ice cover. Our findings contradict the view that a warming world will automatically be one of more overall climatic variation.", "author" : [ { "dropping-particle" : "", "family" : "Huntingford", "given" : "Chris", "non-dropping-particle" : "", "parse-names" : false, "suffix" : "" }, { "dropping-particle" : "", "family" : "Jones", "given" : "Philip D.", "non-dropping-particle" : "", "parse-names" : false, "suffix" : "" }, { "dropping-particle" : "", "family" : "Livina", "given" : "Valerie N.", "non-dropping-particle" : "", "parse-names" : false, "suffix" : "" }, { "dropping-particle" : "", "family" : "Lenton", "given" : "Timothy M.", "non-dropping-particle" : "", "parse-names" : false, "suffix" : "" }, { "dropping-particle" : "", "family" : "Cox", "given" : "Peter M.", "non-dropping-particle" : "", "parse-names" : false, "suffix" : "" } ], "container-title" : "Nature", "id" : "ITEM-2", "issue" : "7462", "issued" : { "date-parts" : [ [ "2013", "8", "24" ] ] }, "page" : "327-330", "title" : "No increase in global temperature variability despite changing regional patterns", "translator" : [ { "dropping-particle" : "", "family" : "K2811", "given" : "", "non-dropping-particle" : "", "parse-names" : false, "suffix" : "" } ], "type" : "article-journal", "volume" : "500" }, "uris" : [ "http://www.mendeley.com/documents/?uuid=c8c30efd-032e-4e2f-b8f7-eff140b0e7b1" ] } ], "mendeley" : { "formattedCitation" : "(Huntingford et al., 2013; Holmes et al., 2016)", "manualFormatting" : "(Huntingford et al., 2013; Holmes et al., 2016", "plainTextFormattedCitation" : "(Huntingford et al., 2013; Holmes et al., 2016)", "previouslyFormattedCitation" : "(Huntingford et al., 2013; Holmes et al., 2016)" }, "properties" : { "noteIndex" : 0 }, "schema" : "https://github.com/citation-style-language/schema/raw/master/csl-citation.json" }</w:instrText>
      </w:r>
      <w:r w:rsidR="00BC572A" w:rsidRPr="003862D0">
        <w:rPr>
          <w:lang w:val="en-GB"/>
        </w:rPr>
        <w:fldChar w:fldCharType="separate"/>
      </w:r>
      <w:r w:rsidR="00016735">
        <w:rPr>
          <w:noProof/>
          <w:lang w:val="en-GB"/>
        </w:rPr>
        <w:t>(Huntingford et al., 2013; Holmes et al., 2016</w:t>
      </w:r>
      <w:del w:id="2992" w:author="Ian Blenkinsop" w:date="2021-07-27T12:03:00Z">
        <w:r w:rsidR="00016735" w:rsidDel="006427A2">
          <w:rPr>
            <w:noProof/>
            <w:lang w:val="en-GB"/>
          </w:rPr>
          <w:delText>)</w:delText>
        </w:r>
      </w:del>
      <w:r w:rsidR="00BC572A" w:rsidRPr="003862D0">
        <w:rPr>
          <w:lang w:val="en-GB"/>
        </w:rPr>
        <w:fldChar w:fldCharType="end"/>
      </w:r>
      <w:ins w:id="2993" w:author="Sara M Tuson" w:date="2021-07-16T07:27:00Z">
        <w:del w:id="2994" w:author="Ian Blenkinsop" w:date="2021-07-27T12:03:00Z">
          <w:r w:rsidR="00816D04" w:rsidDel="006427A2">
            <w:rPr>
              <w:lang w:val="en-GB"/>
            </w:rPr>
            <w:delText xml:space="preserve"> </w:delText>
          </w:r>
        </w:del>
      </w:ins>
      <w:del w:id="2995" w:author="Ian Blenkinsop" w:date="2021-07-27T12:03:00Z">
        <w:r w:rsidR="00260121" w:rsidRPr="003862D0" w:rsidDel="006427A2">
          <w:rPr>
            <w:lang w:val="en-GB"/>
          </w:rPr>
          <w:delText>(</w:delText>
        </w:r>
      </w:del>
      <w:ins w:id="2996" w:author="Ian Blenkinsop" w:date="2021-07-27T12:03:00Z">
        <w:r w:rsidR="006427A2">
          <w:rPr>
            <w:lang w:val="en-GB"/>
          </w:rPr>
          <w:t xml:space="preserve">; see </w:t>
        </w:r>
      </w:ins>
      <w:r w:rsidR="00FA6D4F" w:rsidRPr="003862D0">
        <w:rPr>
          <w:lang w:val="en-GB"/>
        </w:rPr>
        <w:t>Figure 4.21</w:t>
      </w:r>
      <w:r w:rsidR="00260121" w:rsidRPr="003862D0">
        <w:rPr>
          <w:lang w:val="en-GB"/>
        </w:rPr>
        <w:t>)</w:t>
      </w:r>
      <w:r w:rsidR="00BC572A" w:rsidRPr="003862D0">
        <w:rPr>
          <w:lang w:val="en-GB"/>
        </w:rPr>
        <w:t>. The multi-ensemble average across seven single-model initial</w:t>
      </w:r>
      <w:r w:rsidR="00A26DA5" w:rsidRPr="003862D0">
        <w:rPr>
          <w:lang w:val="en-GB"/>
        </w:rPr>
        <w:t>-</w:t>
      </w:r>
      <w:r w:rsidR="00BC572A" w:rsidRPr="003862D0">
        <w:rPr>
          <w:lang w:val="en-GB"/>
        </w:rPr>
        <w:t xml:space="preserve">condition </w:t>
      </w:r>
      <w:r w:rsidR="00A26DA5" w:rsidRPr="003862D0">
        <w:rPr>
          <w:lang w:val="en-GB"/>
        </w:rPr>
        <w:t xml:space="preserve">large </w:t>
      </w:r>
      <w:r w:rsidR="00BC572A" w:rsidRPr="003862D0">
        <w:rPr>
          <w:lang w:val="en-GB"/>
        </w:rPr>
        <w:t>ensembles project</w:t>
      </w:r>
      <w:r w:rsidR="00CA2376" w:rsidRPr="003862D0">
        <w:rPr>
          <w:lang w:val="en-GB"/>
        </w:rPr>
        <w:t>s</w:t>
      </w:r>
      <w:r w:rsidR="00BC572A" w:rsidRPr="003862D0">
        <w:rPr>
          <w:lang w:val="en-GB"/>
        </w:rPr>
        <w:t xml:space="preserve"> a consistent reduction in year-</w:t>
      </w:r>
      <w:r w:rsidR="00BC572A" w:rsidRPr="003862D0">
        <w:rPr>
          <w:lang w:val="en-GB"/>
        </w:rPr>
        <w:lastRenderedPageBreak/>
        <w:t xml:space="preserve">to-year </w:t>
      </w:r>
      <w:ins w:id="2997" w:author="Ian Blenkinsop" w:date="2021-07-27T12:05:00Z">
        <w:r w:rsidR="006427A2">
          <w:rPr>
            <w:lang w:val="en-GB"/>
          </w:rPr>
          <w:t>December–January–February (</w:t>
        </w:r>
      </w:ins>
      <w:r w:rsidR="00BC572A" w:rsidRPr="003862D0">
        <w:rPr>
          <w:lang w:val="en-GB"/>
        </w:rPr>
        <w:t>DJF</w:t>
      </w:r>
      <w:ins w:id="2998" w:author="Ian Blenkinsop" w:date="2021-07-27T12:05:00Z">
        <w:r w:rsidR="006427A2">
          <w:rPr>
            <w:lang w:val="en-GB"/>
          </w:rPr>
          <w:t>)</w:t>
        </w:r>
      </w:ins>
      <w:r w:rsidR="00BC572A" w:rsidRPr="003862D0">
        <w:rPr>
          <w:lang w:val="en-GB"/>
        </w:rPr>
        <w:t xml:space="preserve"> variability around about 50</w:t>
      </w:r>
      <w:ins w:id="2999" w:author="Ian Blenkinsop" w:date="2021-07-27T12:04:00Z">
        <w:r w:rsidR="006427A2" w:rsidRPr="003862D0">
          <w:rPr>
            <w:lang w:val="en-GB"/>
          </w:rPr>
          <w:t>°N</w:t>
        </w:r>
      </w:ins>
      <w:del w:id="3000" w:author="Ian Blenkinsop" w:date="2021-07-27T12:03:00Z">
        <w:r w:rsidR="00BC572A" w:rsidRPr="003862D0" w:rsidDel="006427A2">
          <w:rPr>
            <w:lang w:val="en-GB"/>
          </w:rPr>
          <w:delText>-</w:delText>
        </w:r>
      </w:del>
      <w:ins w:id="3001" w:author="Ian Blenkinsop" w:date="2021-07-27T12:03:00Z">
        <w:r w:rsidR="006427A2">
          <w:rPr>
            <w:lang w:val="en-GB"/>
          </w:rPr>
          <w:t>–</w:t>
        </w:r>
      </w:ins>
      <w:r w:rsidR="00BC572A" w:rsidRPr="003862D0">
        <w:rPr>
          <w:lang w:val="en-GB"/>
        </w:rPr>
        <w:t xml:space="preserve">70°N and </w:t>
      </w:r>
      <w:ins w:id="3002" w:author="Ian Blenkinsop" w:date="2021-07-27T12:05:00Z">
        <w:r w:rsidR="006427A2">
          <w:rPr>
            <w:lang w:val="en-GB"/>
          </w:rPr>
          <w:t>June–July–August (</w:t>
        </w:r>
      </w:ins>
      <w:r w:rsidR="00BC572A" w:rsidRPr="003862D0">
        <w:rPr>
          <w:lang w:val="en-GB"/>
        </w:rPr>
        <w:t>JJA</w:t>
      </w:r>
      <w:ins w:id="3003" w:author="Ian Blenkinsop" w:date="2021-07-27T12:05:00Z">
        <w:r w:rsidR="006427A2">
          <w:rPr>
            <w:lang w:val="en-GB"/>
          </w:rPr>
          <w:t>)</w:t>
        </w:r>
      </w:ins>
      <w:r w:rsidR="00BC572A" w:rsidRPr="003862D0">
        <w:rPr>
          <w:lang w:val="en-GB"/>
        </w:rPr>
        <w:t xml:space="preserve"> variability around 55°</w:t>
      </w:r>
      <w:ins w:id="3004" w:author="Ian Blenkinsop" w:date="2021-07-27T12:04:00Z">
        <w:r w:rsidR="006427A2">
          <w:rPr>
            <w:lang w:val="en-GB"/>
          </w:rPr>
          <w:t>S</w:t>
        </w:r>
      </w:ins>
      <w:r w:rsidR="00A26DA5" w:rsidRPr="003862D0">
        <w:rPr>
          <w:lang w:val="en-GB"/>
        </w:rPr>
        <w:t>–</w:t>
      </w:r>
      <w:r w:rsidR="00BC572A" w:rsidRPr="003862D0">
        <w:rPr>
          <w:lang w:val="en-GB"/>
        </w:rPr>
        <w:t>70°S along the edge of the sea</w:t>
      </w:r>
      <w:r w:rsidR="00CA2376" w:rsidRPr="003862D0">
        <w:rPr>
          <w:lang w:val="en-GB"/>
        </w:rPr>
        <w:t xml:space="preserve"> </w:t>
      </w:r>
      <w:r w:rsidR="00BC572A" w:rsidRPr="003862D0">
        <w:rPr>
          <w:lang w:val="en-GB"/>
        </w:rPr>
        <w:t>ice</w:t>
      </w:r>
      <w:r w:rsidR="00CA2376" w:rsidRPr="003862D0">
        <w:rPr>
          <w:lang w:val="en-GB"/>
        </w:rPr>
        <w:t>-</w:t>
      </w:r>
      <w:r w:rsidR="00BC572A" w:rsidRPr="003862D0">
        <w:rPr>
          <w:lang w:val="en-GB"/>
        </w:rPr>
        <w:t xml:space="preserve"> and snow</w:t>
      </w:r>
      <w:r w:rsidR="00CA2376" w:rsidRPr="003862D0">
        <w:rPr>
          <w:lang w:val="en-GB"/>
        </w:rPr>
        <w:t>-</w:t>
      </w:r>
      <w:r w:rsidR="00BC572A" w:rsidRPr="003862D0">
        <w:rPr>
          <w:lang w:val="en-GB"/>
        </w:rPr>
        <w:t>covered region (</w:t>
      </w:r>
      <w:r w:rsidR="00FA6D4F" w:rsidRPr="003862D0">
        <w:rPr>
          <w:lang w:val="en-GB"/>
        </w:rPr>
        <w:t>Figure 4.21</w:t>
      </w:r>
      <w:r w:rsidR="00BC572A" w:rsidRPr="003862D0">
        <w:rPr>
          <w:lang w:val="en-GB"/>
        </w:rPr>
        <w:t xml:space="preserve">). </w:t>
      </w:r>
      <w:r w:rsidR="00BC572A" w:rsidRPr="003862D0">
        <w:rPr>
          <w:lang w:val="en-GB" w:eastAsia="en-US"/>
        </w:rPr>
        <w:t xml:space="preserve">There is growing evidence that year-to-year and </w:t>
      </w:r>
      <w:r w:rsidR="00BC572A" w:rsidRPr="003862D0">
        <w:rPr>
          <w:lang w:val="en-GB"/>
        </w:rPr>
        <w:t>day-to-day</w:t>
      </w:r>
      <w:r w:rsidR="00BC572A" w:rsidRPr="003862D0">
        <w:rPr>
          <w:lang w:val="en-GB" w:eastAsia="en-US"/>
        </w:rPr>
        <w:t xml:space="preserve"> temperature variability decreases in winter over northern mid- to high-latitudes </w:t>
      </w:r>
      <w:r w:rsidR="00774FCF" w:rsidRPr="003862D0">
        <w:rPr>
          <w:lang w:val="en-GB" w:eastAsia="en-US"/>
        </w:rPr>
        <w:fldChar w:fldCharType="begin" w:fldLock="1"/>
      </w:r>
      <w:r w:rsidR="00615634">
        <w:rPr>
          <w:lang w:val="en-GB" w:eastAsia="en-US"/>
        </w:rPr>
        <w:instrText>ADDIN CSL_CITATION { "citationItems" : [ { "id" : "ITEM-1",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"ITEM-1",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"ITEM-2",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"ITEM-2",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"ITEM-3", "itemData" : { "DOI" : "10.1175/JCLI-D-16-0662.1", "ISSN" : "08948755", "abstract" : "AbstractClimate projections from phase 5 of the Coupled Model Intercomparison Project (CMIP5) ensemble show a decrease in interannual surface temperature variability over high latitudes with a large intermodel spread, in particular over the areas of sea ice retreat. Here relationships are found between the models\u2019 present-day performance in sea ice\u2013related metrics and future changes in temperature variability. These relations, so-called emergent constraints, can produce ensembles of models calibrated with present-day observations with a narrower spread across their members than across the full ensemble. The underlying assumption is that models in better agreement with observations or reanalyses in a carefully selected metric probably have a more realistic representation of local processes, and therefore are more reliable for projections. Thus, the reliability of this method depends on the availability of high-quality observations or reanalyses. This work represents a step toward formalization of the emerg...", "author" : [ { "dropping-particle" : "", "family" : "Borodina", "given" : "Aleksandra",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"ITEM-3", "issued" : { "date-parts" : [ [ "2017" ] ] }, "page" : "3655-3670", "title" : "Emergent constraints in climate projections: A case study of changes in high-latitude temperature variability", "translator" : [ { "dropping-particle" : "", "family" : "K2743", "given" : "", "non-dropping-particle" : "", "parse-names" : false, "suffix" : "" } ], "type" : "article-journal", "volume" : "30" }, "uris" : [ "http://www.mendeley.com/documents/?uuid=78e389ea-2ac8-40c4-ba2c-d9a0f82c0874" ] }, { "id" : "ITEM-4",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"ITEM-4",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"ITEM-5", "itemData" : { "DOI" : "10.1029/2011GL050665", "ISBN" : "0094-8276", "ISSN" : "00948276", "abstract" : "This paper discusses western European cold spells (where temperature falls below the 10% quantile of the winter temperature distribution) in current and future climate. It is demonstrated that many of the projected future changes in cold-spell statistics (duration, return period, intensity) can be explained by changes in the mean (increase) and variance (decrease) of the winter temperature distribution. After correcting for these changes (by subtracting the mean temperature and by dividing by the standard deviation), future cold-spell statistics display no major changes outside estimated error bounds. In absolute terms however, the future cold spells are projected to become \u223c5\u00b0C warmer (and remain above freezing point), thus having a significant climatic impact. An important contributor to the projected future decrease of temperature variance is shown to be the reduction of the mean zonal temperature gradient (land-sea contrast). These results have been obtained using a 17-member ensemble of climate-model simulations with current and future concentration of greenhouse gases.", "author" : [ { "dropping-particle" : "", "family" : "Vries", "given" : "Hylke", "non-dropping-particle" : "De", "parse-names" : false, "suffix" : "" }, { "dropping-particle" : "", "family" : "Haarsma", "given" : "Reindert J.", "non-dropping-particle" : "", "parse-names" : false, "suffix" : "" }, { "dropping-particle" : "", "family" : "Hazeleger", "given" : "Wilco", "non-dropping-particle" : "", "parse-names" : false, "suffix" : "" } ], "container-title" : "Geophysical Research Letters", "id" : "ITEM-5", "issued" : { "date-parts" : [ [ "2012" ] ] }, "page" : "L04706", "title" : "Western European cold spells in current and future climate", "translator" : [ { "dropping-particle" : "", "family" : "K2740", "given" : "", "non-dropping-particle" : "", "parse-names" : false, "suffix" : "" } ], "type" : "article-journal", "volume" : "39" }, "uris" : [ "http://www.mendeley.com/documents/?uuid=e0e5dafb-6c7c-4f62-a788-33797c9dd107" ] }, { "id" : "ITEM-6", "itemData" : { "DOI" : "10.1175/JCLI-D-14-00632.1", "ISSN" : "0894-8755", "abstract" : "This paper examines the physical processes controlling how synoptic midlatitude temperature variability near the surface changes with climate. Because synoptic temperature variability is primarily generated by advection, it can be related to mean potential temperature gradients and mixing lengths near the surface. Scaling arguments show that the reduction of meridional potential temperature gradients that accompanies polar amplification of global warming leads to a reduction of the synoptic temperature variance near the surface. This is confirmed in simulations of a wide range of climates with an idealized GCM. In comprehensive climate simulations (CMIP5), Arctic amplification of global warming similarly entails a large-scale reduction of the near-surface temperature variance in Northern Hemisphere midlatitudes, especially in winter. The probability density functions of synoptic near-surface temperature variations in midlatitudes are statistically indistinguishable from Gaussian, both in reanalysis data and in a range of climates simulated with idealized and comprehensive GCMs. This indicates that changes in mean values and variances suffice to account for changes even in extreme synoptic temperature variations. Taken together, the results indicate that Arctic amplification of global warming leads to even less frequent cold outbreaks in Northern Hemisphere winter than a shift toward a warmer mean climate implies by itself.", "author" : [ { "dropping-particle" : "", "family" : "Schneider", "given" : "Tapio", "non-dropping-particle" : "", "parse-names" : false, "suffix" : "" }, { "dropping-particle" : "", "family" : "Bischoff", "given" : "Tobias", "non-dropping-particle" : "", "parse-names" : false, "suffix" : "" }, { "dropping-particle" : "", "family" : "P\u0142otka", "given" : "Hanna", "non-dropping-particle" : "", "parse-names" : false, "suffix" : "" } ], "container-title" : "Journal of Climate", "id" : "ITEM-6", "issue" : "6", "issued" : { "date-parts" : [ [ "2015", "3", "15" ] ] }, "page" : "2312-2331", "title" : "Physics of Changes in Synoptic Midlatitude Temperature Variability", "translator" : [ { "dropping-particle" : "", "family" : "K5213", "given" : "", "non-dropping-particle" : "", "parse-names" : false, "suffix" : "" } ], "type" : "article-journal", "volume" : "28" }, "uris" : [ "http://www.mendeley.com/documents/?uuid=cc9eca64-a1ef-423f-86a5-15cc435a860d" ] }, { "id" : "ITEM-7", "itemData" : { "DOI" : "10.1038/s41561-020-0576-3", "ISSN" : "1752-0894", "abstract" : "Global warming involves changes not only in the mean atmospheric temperature, but also in its variability and extremes. Here, we use a feature-tracking technique to investigate the dynamical contribution to temperature anomalies in the Northern Hemisphere in climate-change simulations from the Coupled Model Intercomparison Project \u2013 Phase 5 (CMIP5). We develop a simple theory to explain how temperature variance and skewness changes are generated dynamically from mean temperature gradient changes, and demonstrate the crucial role of regional warming patterns in shaping the distinct response of cold and warm anomalies. We also show that skewness changes must be taken into account, in addition to variance changes, to correctly capture the projected temperature variability response. Our findings suggest that the world may experience not only a warmer mean climate in the coming decades, but also changes in the likelihood of temperature anomalies within that climate.", "author" : [ { "dropping-particle" : "", "family" : "Tamarin-Brodsky", "given" : "Talia", "non-dropping-particle" : "", "parse-names" : false, "suffix" : "" }, { "dropping-particle" : "", "family" : "Hodges", "given" : "Kevin", "non-dropping-particle" : "", "parse-names" : false, "suffix" : "" }, { "dropping-particle" : "", "family" : "Hoskins", "given" : "Brian J.", "non-dropping-particle" : "", "parse-names" : false, "suffix" : "" }, { "dropping-particle" : "", "family" : "Shepherd", "given" : "Theodore G.", "non-dropping-particle" : "", "parse-names" : false, "suffix" : "" } ], "container-title" : "Nature Geoscience", "id" : "ITEM-7", "issue" : "6", "issued" : { "date-parts" : [ [ "2020", "6", "18" ] ] }, "page" : "414-421", "title" : "Changes in Northern Hemisphere temperature variability shaped by regional warming patterns", "translator" : [ { "dropping-particle" : "", "family" : "K5212", "given" : "", "non-dropping-particle" : "", "parse-names" : false, "suffix" : "" } ], "type" : "article-journal", "volume" : "13" }, "uris" : [ "http://www.mendeley.com/documents/?uuid=d979b404-5d11-43c1-be58-4916c1c31d5e" ] } ], "mendeley" : { "formattedCitation" : "(Fischer et al., 2011; De Vries et al., 2012; Screen, 2014; Schneider et al., 2015; Holmes et al., 2016; Borodina et al., 2017; Tamarin-Brodsky et al., 2020)", "plainTextFormattedCitation" : "(Fischer et al., 2011; De Vries et al., 2012; Screen, 2014; Schneider et al., 2015; Holmes et al., 2016; Borodina et al., 2017; Tamarin-Brodsky et al., 2020)", "previouslyFormattedCitation" : "(Fischer et al., 2011; De Vries et al., 2012; Screen, 2014; Schneider et al., 2015; Holmes et al., 2016; Borodina et al., 2017; Tamarin-Brodsky et al., 2020)" }, "properties" : { "noteIndex" : 0 }, "schema" : "https://github.com/citation-style-language/schema/raw/master/csl-citation.json" }</w:instrText>
      </w:r>
      <w:r w:rsidR="00774FCF" w:rsidRPr="003862D0">
        <w:rPr>
          <w:lang w:val="en-GB" w:eastAsia="en-US"/>
        </w:rPr>
        <w:fldChar w:fldCharType="separate"/>
      </w:r>
      <w:r w:rsidR="00016735">
        <w:rPr>
          <w:noProof/>
          <w:lang w:val="en-GB" w:eastAsia="en-US"/>
        </w:rPr>
        <w:t>(Fischer et al., 2011; De Vries et al., 2012; Screen, 2014; Schneider et al., 2015; Holmes et al., 2016; Borodina et al., 2017; Tamarin-Brodsky et al., 2020)</w:t>
      </w:r>
      <w:r w:rsidR="00774FCF" w:rsidRPr="003862D0">
        <w:rPr>
          <w:lang w:val="en-GB" w:eastAsia="en-US"/>
        </w:rPr>
        <w:fldChar w:fldCharType="end"/>
      </w:r>
      <w:r w:rsidR="00BC572A" w:rsidRPr="003862D0">
        <w:rPr>
          <w:lang w:val="en-GB" w:eastAsia="en-US"/>
        </w:rPr>
        <w:t xml:space="preserve"> which implies that the lowest temperatures rise more than the respective climatological mean temperatures (</w:t>
      </w:r>
      <w:r w:rsidR="00BC572A" w:rsidRPr="003862D0">
        <w:rPr>
          <w:i/>
          <w:lang w:val="en-GB" w:eastAsia="en-US"/>
        </w:rPr>
        <w:t>medium confidence</w:t>
      </w:r>
      <w:r w:rsidR="00BC572A" w:rsidRPr="003862D0">
        <w:rPr>
          <w:lang w:val="en-GB" w:eastAsia="en-US"/>
        </w:rPr>
        <w:t xml:space="preserve">). </w:t>
      </w:r>
      <w:r w:rsidR="00BC572A" w:rsidRPr="003862D0">
        <w:rPr>
          <w:lang w:val="en-GB"/>
        </w:rPr>
        <w:t xml:space="preserve">Over the </w:t>
      </w:r>
      <w:del w:id="3005" w:author="Ian Blenkinsop" w:date="2021-07-27T12:04:00Z">
        <w:r w:rsidR="00BC572A" w:rsidRPr="003862D0" w:rsidDel="006427A2">
          <w:rPr>
            <w:lang w:val="en-GB"/>
          </w:rPr>
          <w:delText>Northern Hemisphere</w:delText>
        </w:r>
      </w:del>
      <w:ins w:id="3006" w:author="Ian Blenkinsop" w:date="2021-07-27T12:04:00Z">
        <w:r w:rsidR="006427A2">
          <w:rPr>
            <w:lang w:val="en-GB"/>
          </w:rPr>
          <w:t>NH</w:t>
        </w:r>
      </w:ins>
      <w:r w:rsidR="005C799E" w:rsidRPr="003862D0">
        <w:rPr>
          <w:lang w:val="en-GB"/>
        </w:rPr>
        <w:t>,</w:t>
      </w:r>
      <w:r w:rsidR="00BC572A" w:rsidRPr="003862D0">
        <w:rPr>
          <w:lang w:val="en-GB"/>
        </w:rPr>
        <w:t xml:space="preserve"> reduced high-latitude temperature variability is associated </w:t>
      </w:r>
      <w:r w:rsidR="00A26DA5" w:rsidRPr="003862D0">
        <w:rPr>
          <w:lang w:val="en-GB"/>
        </w:rPr>
        <w:t xml:space="preserve">with </w:t>
      </w:r>
      <w:r w:rsidR="00BC572A" w:rsidRPr="003862D0">
        <w:rPr>
          <w:lang w:val="en-GB"/>
        </w:rPr>
        <w:t>disproportionally large warming in source region of cold-air advection due to Arctic amplification and land</w:t>
      </w:r>
      <w:ins w:id="3007" w:author="Sara M Tuson" w:date="2021-07-17T08:55:00Z">
        <w:r w:rsidR="00A50E05" w:rsidRPr="00A50E05">
          <w:rPr>
            <w:lang w:val="en-GB"/>
          </w:rPr>
          <w:t>–</w:t>
        </w:r>
      </w:ins>
      <w:del w:id="3008" w:author="Sara M Tuson" w:date="2021-07-17T08:55:00Z">
        <w:r w:rsidR="00BC572A" w:rsidRPr="003862D0" w:rsidDel="00A50E05">
          <w:rPr>
            <w:lang w:val="en-GB"/>
          </w:rPr>
          <w:delText>-</w:delText>
        </w:r>
      </w:del>
      <w:r w:rsidR="00BC572A" w:rsidRPr="003862D0">
        <w:rPr>
          <w:lang w:val="en-GB"/>
        </w:rPr>
        <w:t xml:space="preserve">sea contrast </w:t>
      </w:r>
      <w:r w:rsidR="00BC572A" w:rsidRPr="003862D0">
        <w:rPr>
          <w:lang w:val="en-GB"/>
        </w:rPr>
        <w:fldChar w:fldCharType="begin" w:fldLock="1"/>
      </w:r>
      <w:r w:rsidR="00615634">
        <w:rPr>
          <w:lang w:val="en-GB"/>
        </w:rPr>
        <w:instrText>ADDIN CSL_CITATION { "citationItems" : [ { "id" : "ITEM-1", "itemData" : { "DOI" : "10.1038/nclimate2268", "ISBN" : "doi:10.1038/nclimate2268", "ISSN" : "1758-678X", "abstract" : "Changes in climate variability are arguably more important for society and ecosystems than changes in mean climate, especially if they translate into altered extremes1\u20133 . There is a common perception and growing concern that human-induced climate change will lead tomore volatileandextremeweather4 . Certain types of extreme weather have increased in frequency and/or severity5\u20137 , in part because of a shift in mean climate but also because of changing variability1\u20133,8\u201310 . In spite of mean climate warming, an ostensibly large number of high-impact cold extremes have occurred in the Northern Hemisphere mid-latitudes over the past decade11 . One explanation is that Arctic amplification\u2014the greater warming of the Arctic compared with lower latitudes12 associated with diminishing sea ice and snow cover\u2014is altering the polar jet stream and increasing temperature variability13\u201316 . This study shows, however, that subseasonal cold-season temperature variability has significantly decreased over the mid- to high-latitude Northern Hemisphere in recent decades. This is partly be- 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circulation11,13\u201316 , which are hard to detect in present observations17,18 and highly uncertain in the future19,20 . In contrast, decreases in subseasonal cold-season temperature variability, in accordance with the mechanism proposed here, aredetectable in the observational recordandarehighly robust in twenty-first-century climate model simulations. Arctic", "author" : [ { "dropping-particle" : "", "family" : "Screen", "given" : "James A.", "non-dropping-particle" : "", "parse-names" : false, "suffix" : "" } ], "container-title" : "Nature Climate Change", "id" : "ITEM-1", "issue" : "7", "issued" : { "date-parts" : [ [ "2014", "7", "15" ] ] }, "page" : "577-582", "title" : "Arctic amplification decreases temperature variance in northern mid- to high-latitudes", "translator" : [ { "dropping-particle" : "", "family" : "K2739", "given" : "", "non-dropping-particle" : "", "parse-names" : false, "suffix" : "" } ], "type" : "article-journal", "volume" : "4" }, "uris" : [ "http://www.mendeley.com/documents/?uuid=b8fe1181-918b-4278-84fa-3052a007cb4d" ] }, { "id" : "ITEM-2",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"ITEM-2",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"id" : "ITEM-3", "itemData" : { "DOI" : "10.1029/2011GL050665", "ISBN" : "0094-8276", "ISSN" : "00948276", "abstract" : "This paper discusses western European cold spells (where temperature falls below the 10% quantile of the winter temperature distribution) in current and future climate. It is demonstrated that many of the projected future changes in cold-spell statistics (duration, return period, intensity) can be explained by changes in the mean (increase) and variance (decrease) of the winter temperature distribution. After correcting for these changes (by subtracting the mean temperature and by dividing by the standard deviation), future cold-spell statistics display no major changes outside estimated error bounds. In absolute terms however, the future cold spells are projected to become \u223c5\u00b0C warmer (and remain above freezing point), thus having a significant climatic impact. An important contributor to the projected future decrease of temperature variance is shown to be the reduction of the mean zonal temperature gradient (land-sea contrast). These results have been obtained using a 17-member ensemble of climate-model simulations with current and future concentration of greenhouse gases.", "author" : [ { "dropping-particle" : "", "family" : "Vries", "given" : "Hylke", "non-dropping-particle" : "De", "parse-names" : false, "suffix" : "" }, { "dropping-particle" : "", "family" : "Haarsma", "given" : "Reindert J.", "non-dropping-particle" : "", "parse-names" : false, "suffix" : "" }, { "dropping-particle" : "", "family" : "Hazeleger", "given" : "Wilco", "non-dropping-particle" : "", "parse-names" : false, "suffix" : "" } ], "container-title" : "Geophysical Research Letters", "id" : "ITEM-3", "issued" : { "date-parts" : [ [ "2012" ] ] }, "page" : "L04706", "title" : "Western European cold spells in current and future climate", "translator" : [ { "dropping-particle" : "", "family" : "K2740", "given" : "", "non-dropping-particle" : "", "parse-names" : false, "suffix" : "" } ], "type" : "article-journal", "volume" : "39" }, "uris" : [ "http://www.mendeley.com/documents/?uuid=e0e5dafb-6c7c-4f62-a788-33797c9dd107" ] } ], "mendeley" : { "formattedCitation" : "(De Vries et al., 2012; Screen, 2014; Holmes et al., 2016)", "plainTextFormattedCitation" : "(De Vries et al., 2012; Screen, 2014; Holmes et al., 2016)", "previouslyFormattedCitation" : "(De Vries et al., 2012; Screen, 2014; Holmes et al., 2016)" }, "properties" : { "noteIndex" : 0 }, "schema" : "https://github.com/citation-style-language/schema/raw/master/csl-citation.json" }</w:instrText>
      </w:r>
      <w:r w:rsidR="00BC572A" w:rsidRPr="003862D0">
        <w:rPr>
          <w:lang w:val="en-GB"/>
        </w:rPr>
        <w:fldChar w:fldCharType="separate"/>
      </w:r>
      <w:r w:rsidR="00016735">
        <w:rPr>
          <w:noProof/>
          <w:lang w:val="en-GB"/>
        </w:rPr>
        <w:t>(De Vries et al., 2012; Screen, 2014; Holmes et al., 2016)</w:t>
      </w:r>
      <w:r w:rsidR="00BC572A" w:rsidRPr="003862D0">
        <w:rPr>
          <w:lang w:val="en-GB"/>
        </w:rPr>
        <w:fldChar w:fldCharType="end"/>
      </w:r>
      <w:r w:rsidR="00BC572A" w:rsidRPr="003862D0">
        <w:rPr>
          <w:lang w:val="en-GB"/>
        </w:rPr>
        <w:t>. It has further been argued that a reduction in snow and sea</w:t>
      </w:r>
      <w:ins w:id="3009" w:author="Sara M Tuson" w:date="2021-07-17T14:40:00Z">
        <w:r w:rsidR="00AE1927">
          <w:rPr>
            <w:lang w:val="en-GB"/>
          </w:rPr>
          <w:t xml:space="preserve"> </w:t>
        </w:r>
      </w:ins>
      <w:del w:id="3010" w:author="Sara M Tuson" w:date="2021-07-17T14:40:00Z">
        <w:r w:rsidR="00BC572A" w:rsidRPr="003862D0" w:rsidDel="00AE1927">
          <w:rPr>
            <w:lang w:val="en-GB"/>
          </w:rPr>
          <w:delText>-</w:delText>
        </w:r>
      </w:del>
      <w:r w:rsidR="00BC572A" w:rsidRPr="003862D0">
        <w:rPr>
          <w:lang w:val="en-GB"/>
        </w:rPr>
        <w:t xml:space="preserve">ice coverage from partly to completely snow- and ice-free ocean and land surface would substantially reduce cold-season temperature variability </w:t>
      </w:r>
      <w:r w:rsidR="00BC572A" w:rsidRPr="003862D0">
        <w:rPr>
          <w:lang w:val="en-GB"/>
        </w:rPr>
        <w:fldChar w:fldCharType="begin" w:fldLock="1"/>
      </w:r>
      <w:r w:rsidR="00615634">
        <w:rPr>
          <w:lang w:val="en-GB"/>
        </w:rPr>
        <w:instrText>ADDIN CSL_CITATION { "citationItems" : [ { "id" : "ITEM-1", "itemData" : { "DOI" : "10.1175/JCLI-D-16-0662.1", "ISSN" : "08948755", "abstract" : "AbstractClimate projections from phase 5 of the Coupled Model Intercomparison Project (CMIP5) ensemble show a decrease in interannual surface temperature variability over high latitudes with a large intermodel spread, in particular over the areas of sea ice retreat. Here relationships are found between the models\u2019 present-day performance in sea ice\u2013related metrics and future changes in temperature variability. These relations, so-called emergent constraints, can produce ensembles of models calibrated with present-day observations with a narrower spread across their members than across the full ensemble. The underlying assumption is that models in better agreement with observations or reanalyses in a carefully selected metric probably have a more realistic representation of local processes, and therefore are more reliable for projections. Thus, the reliability of this method depends on the availability of high-quality observations or reanalyses. This work represents a step toward formalization of the emerg...", "author" : [ { "dropping-particle" : "", "family" : "Borodina", "given" : "Aleksandra", "non-dropping-particle" : "", "parse-names" : false, "suffix" : "" }, { "dropping-particle" : "", "family" : "Fischer", "given" : "Erich M.", "non-dropping-particle" : "", "parse-names" : false, "suffix" : "" }, { "dropping-particle" : "", "family" : "Knutti", "given" : "Reto", "non-dropping-particle" : "", "parse-names" : false, "suffix" : "" } ], "container-title" : "Journal of Climate", "id" : "ITEM-1", "issued" : { "date-parts" : [ [ "2017" ] ] }, "page" : "3655-3670", "title" : "Emergent constraints in climate projections: A case study of changes in high-latitude temperature variability", "translator" : [ { "dropping-particle" : "", "family" : "K2743", "given" : "", "non-dropping-particle" : "", "parse-names" : false, "suffix" : "" } ], "type" : "article-journal", "volume" : "30" }, "uris" : [ "http://www.mendeley.com/documents/?uuid=78e389ea-2ac8-40c4-ba2c-d9a0f82c0874" ] }, { "id" : "ITEM-2", "itemData" : { "DOI" : "10.1007/s00382-010-0915-y", "ISBN" : "0930-7575", "ISSN" : "09307575", "abstract" : "Uncertainties in the climate response to a doubling of atmospheric CO2 concentrations are quantified in a perturbed land surface parameter experiment. The ensemble of 108 members is constructed by systematically perturbing five poorly constrained land surface parameters of global climate model individually and in all possible combinations. The land surface parameters induce small uncertainties at global scale, substantial uncertainties at regional and seasonal scale and very large uncertainties in the tails of the distribution, the climate extremes. Climate sensitivity varies across the ensemble mainly due to the perturbation of the snow albedo parameterization, which controls the snow albedo feedback strength. The uncertainty range in the global response is small relative to perturbed physics experiments focusing on atmospheric parameters. However, land surface parameters are revealed to control the response not only of the mean but also of the variability of temperature. Major uncertainties are identified in the response of climate extremes to a doubling of CO2. During winter the response both of temperature mean and daily variability relates to fractional snow cover. Cold extremes over high latitudes warm disproportionately in ensemble members with strong snow albedo feedback and large snow cover reduction. Reduced snow cover leads to more winter warming and stronger variability decrease. As a result uncertainties in mean and variability response line up, with some members showing weak and others very strong warming of the cold tail of the distribution, depending on the snow albedo parametrization. The uncertainty across the ensemble regionally exceeds the CMIP3 multi-model range. Regarding summer hot extremes, the uncertainties are larger than for mean summer warming but smaller than in multi-model experiments. The summer precipitation response to a doubling of CO2 is not robust over many regions. Land surface parameter perturbations and natural variability alter the sign of the response even over subtropical regions.", "author" : [ { "dropping-particle" : "", "family" : "Fischer", "given" : "Erich M.", "non-dropping-particle" : "", "parse-names" : false, "suffix" : "" }, { "dropping-particle" : "", "family" : "Lawrence", "given" : "David M.", "non-dropping-particle" : "", "parse-names" : false, "suffix" : "" }, { "dropping-particle" : "", "family" : "Sanderson", "given" : "Benjamin M.", "non-dropping-particle" : "", "parse-names" : false, "suffix" : "" } ], "container-title" : "Climate Dynamics", "id" : "ITEM-2", "issue" : "7-8", "issued" : { "date-parts" : [ [ "2011" ] ] }, "page" : "1381-1398", "title" : "Quantifying uncertainties in projections of extremes-a perturbed land surface parameter experiment", "translator" : [ { "dropping-particle" : "", "family" : "K2742", "given" : "", "non-dropping-particle" : "", "parse-names" : false, "suffix" : "" } ], "type" : "article-journal", "volume" : "37" }, "uris" : [ "http://www.mendeley.com/documents/?uuid=9cab6c29-02a9-46fd-9851-6fdec0ea4ed8" ] }, { "id" : "ITEM-3", "itemData" : { "DOI" : "10.1002/qj.49712152611", "author" : [ { "dropping-particle" : "", "family" : "Gregory", "given" : "J. M.", "non-dropping-particle" : "", "parse-names" : false, "suffix" : "" }, { "dropping-particle" : "", "family" : "Mitchell", "given" : "J. F.B.", "non-dropping-particle" : "", "parse-names" : false, "suffix" : "" } ], "container-title" : "Quarterly Journal of the Royal Meteorological Society", "id" : "ITEM-3", "issue" : "526", "issued" : { "date-parts" : [ [ "1995" ] ] }, "note" : "From Duplicate 1 (Simulation of daily variability of surface temperature and precipitation over europe in the current and 2 \u00d7 CO2 climates using the UKMO climate model - Gregory, J. M.; Mitchell, J. F.B.)\n\nFrom Duplicate 1 (Simulation of daily variability of surface temperature and precipitation over Europe in the current and 2x CO2 climates using the UKMO climate model - Gregory, J M; Mitchell, J F B)\n\nJohn Wiley \\&amp;amp; Sons, Ltd Bracknell", "page" : "1451-1476", "title" : "Simulation of daily variability of surface temperature and precipitation over europe in the current and 2 \u00d7 CO2 climates using the UKMO climate model", "translator" : [ { "dropping-particle" : "", "family" : "K5243", "given" : "", "non-dropping-particle" : "", "parse-names" : false, "suffix" : "" } ], "type" : "article-journal", "volume" : "121" }, "uris" : [ "http://www.mendeley.com/documents/?uuid=9872216a-aa81-4382-b839-dc7d1c073e43" ] } ], "mendeley" : { "formattedCitation" : "(Gregory and Mitchell, 1995; Fischer et al., 2011; Borodina et al., 2017)", "plainTextFormattedCitation" : "(Gregory and Mitchell, 1995; Fischer et al., 2011; Borodina et al., 2017)", "previouslyFormattedCitation" : "(Gregory and Mitchell, 1995; Fischer et al., 2011; Borodina et al., 2017)" }, "properties" : { "noteIndex" : 0 }, "schema" : "https://github.com/citation-style-language/schema/raw/master/csl-citation.json" }</w:instrText>
      </w:r>
      <w:r w:rsidR="00BC572A" w:rsidRPr="003862D0">
        <w:rPr>
          <w:lang w:val="en-GB"/>
        </w:rPr>
        <w:fldChar w:fldCharType="separate"/>
      </w:r>
      <w:r w:rsidR="00016735">
        <w:rPr>
          <w:noProof/>
          <w:lang w:val="en-GB"/>
        </w:rPr>
        <w:t>(Gregory and Mitchell, 1995; Fischer et al., 2011; Borodina et al., 2017)</w:t>
      </w:r>
      <w:r w:rsidR="00BC572A" w:rsidRPr="003862D0">
        <w:rPr>
          <w:lang w:val="en-GB"/>
        </w:rPr>
        <w:fldChar w:fldCharType="end"/>
      </w:r>
      <w:r w:rsidR="00BC572A" w:rsidRPr="003862D0">
        <w:rPr>
          <w:lang w:val="en-GB"/>
        </w:rPr>
        <w:t xml:space="preserve"> and lead to a shortening of the cold season and earlier onset of the warm season</w:t>
      </w:r>
      <w:r w:rsidR="00774FCF" w:rsidRPr="003862D0">
        <w:rPr>
          <w:lang w:val="en-GB"/>
        </w:rPr>
        <w:t xml:space="preserve"> </w:t>
      </w:r>
      <w:r w:rsidR="00774FCF" w:rsidRPr="003862D0">
        <w:rPr>
          <w:lang w:val="en-GB"/>
        </w:rPr>
        <w:fldChar w:fldCharType="begin" w:fldLock="1"/>
      </w:r>
      <w:r w:rsidR="00615634">
        <w:rPr>
          <w:lang w:val="en-GB"/>
        </w:rPr>
        <w:instrText>ADDIN CSL_CITATION { "citationItems" : [ { "id" : "ITEM-1", "itemData" : { "DOI" : "10.1038/nclimate2969", "ISSN" : "1758-678X", "abstract" : "Temperatures over Europe are largely driven by the strength and inland penetration of the oceanic westerly flow. The wind influence depends on season: blocked westerlies, linked to high-pressure anomalies over Scandinavia, induce cold episodes in winter but warm conditions in summer. Here, we propose to define the onset of the two seasons as the calendar day on which the daily circulation/temperature relationship switches sign. We have assessed this meteorologically based metric using several observational data sets and we provide evidence for an earlier onset of the summer date by \u00e2 1/410 days between the 1960s and 2000s. Results from a climate model show that internal variability alone cannot explain this calendar advance. Rather, the earlier onset can be partly attributed to anthropogenic forcings. The modification of the zonal advection due to earlier disappearance of winter snow over Eastern Europe, which reduces the degree to which climate has continental properties, is mainly responsible for the present-day and near-future advance of the summer date in Western Europe. Our findings are in line with phenological-based trends (earlier spring events) reported for many living species over Europe, for which we provide an alternative interpretation to the traditionally evoked local warming effect. Based on the Representative Concentration Pathway (RCP) 8.5 scenario, which assumes that greenhouse gas emissions continue to rise throughout the twenty-first century, a summer advance of \u00e2 1/420 days compared with pre-industrial climate is expected by 2100, whereas no clear signal arises for winter onset.", "author" : [ { "dropping-particle" : "", "family" : "Cassou", "given" : "Christophe", "non-dropping-particle" : "", "parse-names" : false, "suffix" : "" }, { "dropping-particle" : "", "family" : "Cattiaux", "given" : "Julien", "non-dropping-particle" : "", "parse-names" : false, "suffix" : "" } ], "container-title" : "Nature Climate Change", "id" : "ITEM-1", "issue" : "6", "issued" : { "date-parts" : [ [ "2016", "6", "4" ] ] }, "page" : "589-594", "title" : "Disruption of the European climate seasonal clock in a warming world", "translator" : [ { "dropping-particle" : "", "family" : "K5211", "given" : "", "non-dropping-particle" : "", "parse-names" : false, "suffix" : "" } ], "type" : "article-journal", "volume" : "6" }, "uris" : [ "http://www.mendeley.com/documents/?uuid=f1f03cf5-1517-4342-8e48-1ad77a30c900" ] } ], "mendeley" : { "formattedCitation" : "(Cassou and Cattiaux, 2016)", "plainTextFormattedCitation" : "(Cassou and Cattiaux, 2016)", "previouslyFormattedCitation" : "(Cassou and Cattiaux, 2016)" }, "properties" : { "noteIndex" : 0 }, "schema" : "https://github.com/citation-style-language/schema/raw/master/csl-citation.json" }</w:instrText>
      </w:r>
      <w:r w:rsidR="00774FCF" w:rsidRPr="003862D0">
        <w:rPr>
          <w:lang w:val="en-GB"/>
        </w:rPr>
        <w:fldChar w:fldCharType="separate"/>
      </w:r>
      <w:r w:rsidR="00016735">
        <w:rPr>
          <w:noProof/>
          <w:lang w:val="en-GB"/>
        </w:rPr>
        <w:t>(Cassou and Cattiaux, 2016)</w:t>
      </w:r>
      <w:r w:rsidR="00774FCF" w:rsidRPr="003862D0">
        <w:rPr>
          <w:lang w:val="en-GB"/>
        </w:rPr>
        <w:fldChar w:fldCharType="end"/>
      </w:r>
      <w:r w:rsidR="00774FCF" w:rsidRPr="003862D0">
        <w:rPr>
          <w:lang w:val="en-GB"/>
        </w:rPr>
        <w:t>.</w:t>
      </w:r>
      <w:r w:rsidR="00BC572A" w:rsidRPr="003862D0">
        <w:rPr>
          <w:lang w:val="en-GB"/>
        </w:rPr>
        <w:t xml:space="preserve"> Mid-latitudinal winter temperature variability is further affected by a complex interplay of a multitude of processes including potential changes in atmospheric circulation</w:t>
      </w:r>
      <w:r w:rsidR="005C799E" w:rsidRPr="003862D0">
        <w:rPr>
          <w:lang w:val="en-GB"/>
        </w:rPr>
        <w:t>,</w:t>
      </w:r>
      <w:r w:rsidR="00BC572A" w:rsidRPr="003862D0">
        <w:rPr>
          <w:lang w:val="en-GB"/>
        </w:rPr>
        <w:t xml:space="preserve"> but there is </w:t>
      </w:r>
      <w:r w:rsidR="00BC572A" w:rsidRPr="003862D0">
        <w:rPr>
          <w:i/>
          <w:iCs/>
          <w:lang w:val="en-GB"/>
        </w:rPr>
        <w:t>low confiden</w:t>
      </w:r>
      <w:r w:rsidR="00BC572A" w:rsidRPr="003862D0">
        <w:rPr>
          <w:lang w:val="en-GB"/>
        </w:rPr>
        <w:t xml:space="preserve">ce in </w:t>
      </w:r>
      <w:r w:rsidR="005C799E" w:rsidRPr="003862D0">
        <w:rPr>
          <w:lang w:val="en-GB"/>
        </w:rPr>
        <w:t xml:space="preserve">the </w:t>
      </w:r>
      <w:r w:rsidR="00BC572A" w:rsidRPr="003862D0">
        <w:rPr>
          <w:lang w:val="en-GB"/>
        </w:rPr>
        <w:t>dominant contribution of Arctic warming compared to other drivers (</w:t>
      </w:r>
      <w:del w:id="3011" w:author="Ian Blenkinsop" w:date="2021-07-27T17:30:00Z">
        <w:r w:rsidR="00BC572A" w:rsidRPr="003862D0" w:rsidDel="00043854">
          <w:rPr>
            <w:lang w:val="en-GB"/>
          </w:rPr>
          <w:delText xml:space="preserve">see </w:delText>
        </w:r>
      </w:del>
      <w:r w:rsidR="009E27EA" w:rsidRPr="003862D0">
        <w:rPr>
          <w:lang w:val="en-GB"/>
        </w:rPr>
        <w:t>Cross-Chapter Box</w:t>
      </w:r>
      <w:r w:rsidR="00BC572A" w:rsidRPr="003862D0">
        <w:rPr>
          <w:lang w:val="en-GB"/>
        </w:rPr>
        <w:t xml:space="preserve"> 10.1).  </w:t>
      </w:r>
    </w:p>
    <w:p w14:paraId="4AC256C3" w14:textId="77777777" w:rsidR="00BC572A" w:rsidRPr="003862D0" w:rsidRDefault="00BC572A" w:rsidP="00BC572A">
      <w:pPr>
        <w:pStyle w:val="AR6BodyText"/>
        <w:rPr>
          <w:lang w:val="en-GB"/>
        </w:rPr>
      </w:pPr>
    </w:p>
    <w:p w14:paraId="11D50452" w14:textId="77777777" w:rsidR="000C3195" w:rsidRPr="003862D0" w:rsidRDefault="000C3195" w:rsidP="00BC572A">
      <w:pPr>
        <w:pStyle w:val="AR6BodyText"/>
        <w:rPr>
          <w:lang w:val="en-GB"/>
        </w:rPr>
      </w:pPr>
    </w:p>
    <w:p w14:paraId="1C875A7F" w14:textId="06BBA2DA" w:rsidR="00BC572A" w:rsidRPr="003862D0" w:rsidRDefault="00BC572A" w:rsidP="00BC572A">
      <w:pPr>
        <w:pStyle w:val="AR6BodyText"/>
        <w:rPr>
          <w:b/>
          <w:lang w:val="en-GB"/>
        </w:rPr>
      </w:pPr>
      <w:r w:rsidRPr="003862D0">
        <w:rPr>
          <w:b/>
          <w:lang w:val="en-GB"/>
        </w:rPr>
        <w:t>[START FIGURE 4.2</w:t>
      </w:r>
      <w:r w:rsidR="00204802" w:rsidRPr="003862D0">
        <w:rPr>
          <w:b/>
          <w:lang w:val="en-GB"/>
        </w:rPr>
        <w:t>1</w:t>
      </w:r>
      <w:r w:rsidRPr="003862D0">
        <w:rPr>
          <w:b/>
          <w:lang w:val="en-GB"/>
        </w:rPr>
        <w:t xml:space="preserve"> HERE]</w:t>
      </w:r>
    </w:p>
    <w:p w14:paraId="287D8B2B" w14:textId="32508BA8" w:rsidR="00BC572A" w:rsidRPr="003862D0" w:rsidRDefault="00BC572A" w:rsidP="000C3195">
      <w:pPr>
        <w:pStyle w:val="AR6BodyText"/>
        <w:rPr>
          <w:lang w:val="en-GB"/>
        </w:rPr>
      </w:pPr>
    </w:p>
    <w:p w14:paraId="7350C98F" w14:textId="7B62D67B" w:rsidR="00BC572A" w:rsidRPr="003862D0" w:rsidRDefault="00BC572A" w:rsidP="00BC572A">
      <w:pPr>
        <w:pStyle w:val="AR6Chap4Figure"/>
        <w:rPr>
          <w:lang w:val="en-GB"/>
        </w:rPr>
      </w:pPr>
      <w:bookmarkStart w:id="3012" w:name="_Ref29564468"/>
      <w:bookmarkStart w:id="3013" w:name="_Ref65505602"/>
      <w:r w:rsidRPr="003862D0">
        <w:rPr>
          <w:b/>
          <w:bCs/>
          <w:lang w:val="en-GB"/>
        </w:rPr>
        <w:t xml:space="preserve">Percentage change in </w:t>
      </w:r>
      <w:r w:rsidR="007C11DB" w:rsidRPr="003862D0">
        <w:rPr>
          <w:b/>
          <w:bCs/>
          <w:lang w:val="en-GB"/>
        </w:rPr>
        <w:t xml:space="preserve">interannual </w:t>
      </w:r>
      <w:r w:rsidRPr="003862D0">
        <w:rPr>
          <w:b/>
          <w:bCs/>
          <w:lang w:val="en-GB"/>
        </w:rPr>
        <w:t xml:space="preserve">variability of (top) JJA and (bottom) DJF mean temperature </w:t>
      </w:r>
      <w:r w:rsidR="005425A8" w:rsidRPr="003862D0">
        <w:rPr>
          <w:b/>
          <w:bCs/>
          <w:lang w:val="en-GB"/>
        </w:rPr>
        <w:t>averaged</w:t>
      </w:r>
      <w:r w:rsidRPr="003862D0">
        <w:rPr>
          <w:b/>
          <w:bCs/>
          <w:lang w:val="en-GB"/>
        </w:rPr>
        <w:t xml:space="preserve"> across seven large initial condition ensembles.</w:t>
      </w:r>
      <w:r w:rsidRPr="003862D0">
        <w:rPr>
          <w:lang w:val="en-GB"/>
        </w:rPr>
        <w:t xml:space="preserve"> </w:t>
      </w:r>
      <w:r w:rsidR="007C11DB" w:rsidRPr="003862D0">
        <w:rPr>
          <w:lang w:val="en-GB"/>
        </w:rPr>
        <w:t xml:space="preserve">Average changes across seven </w:t>
      </w:r>
      <w:r w:rsidR="006C195F" w:rsidRPr="003862D0">
        <w:rPr>
          <w:lang w:val="en-GB"/>
        </w:rPr>
        <w:t>s</w:t>
      </w:r>
      <w:r w:rsidR="007C11DB" w:rsidRPr="003862D0">
        <w:rPr>
          <w:lang w:val="en-GB"/>
        </w:rPr>
        <w:t>ingle-</w:t>
      </w:r>
      <w:r w:rsidR="006C195F" w:rsidRPr="003862D0">
        <w:rPr>
          <w:lang w:val="en-GB"/>
        </w:rPr>
        <w:t>m</w:t>
      </w:r>
      <w:r w:rsidR="007C11DB" w:rsidRPr="003862D0">
        <w:rPr>
          <w:lang w:val="en-GB"/>
        </w:rPr>
        <w:t xml:space="preserve">odel </w:t>
      </w:r>
      <w:r w:rsidR="006C195F" w:rsidRPr="003862D0">
        <w:rPr>
          <w:lang w:val="en-GB"/>
        </w:rPr>
        <w:t>i</w:t>
      </w:r>
      <w:r w:rsidR="007C11DB" w:rsidRPr="003862D0">
        <w:rPr>
          <w:lang w:val="en-GB"/>
        </w:rPr>
        <w:t>nitial</w:t>
      </w:r>
      <w:r w:rsidR="006C195F" w:rsidRPr="003862D0">
        <w:rPr>
          <w:lang w:val="en-GB"/>
        </w:rPr>
        <w:t>-c</w:t>
      </w:r>
      <w:r w:rsidR="007C11DB" w:rsidRPr="003862D0">
        <w:rPr>
          <w:lang w:val="en-GB"/>
        </w:rPr>
        <w:t xml:space="preserve">ondition </w:t>
      </w:r>
      <w:r w:rsidR="006C195F" w:rsidRPr="003862D0">
        <w:rPr>
          <w:lang w:val="en-GB"/>
        </w:rPr>
        <w:t>large e</w:t>
      </w:r>
      <w:r w:rsidR="007C11DB" w:rsidRPr="003862D0">
        <w:rPr>
          <w:lang w:val="en-GB"/>
        </w:rPr>
        <w:t>nsembles are shown for RCP8.5 in 2081</w:t>
      </w:r>
      <w:r w:rsidR="006C195F" w:rsidRPr="003862D0">
        <w:rPr>
          <w:lang w:val="en-GB"/>
        </w:rPr>
        <w:t>–</w:t>
      </w:r>
      <w:r w:rsidR="007C11DB" w:rsidRPr="003862D0">
        <w:rPr>
          <w:lang w:val="en-GB"/>
        </w:rPr>
        <w:t>2100 (and where not available for 2080</w:t>
      </w:r>
      <w:r w:rsidR="006C195F" w:rsidRPr="003862D0">
        <w:rPr>
          <w:lang w:val="en-GB"/>
        </w:rPr>
        <w:t>–20</w:t>
      </w:r>
      <w:r w:rsidR="007C11DB" w:rsidRPr="003862D0">
        <w:rPr>
          <w:lang w:val="en-GB"/>
        </w:rPr>
        <w:t>99) relative to 1995</w:t>
      </w:r>
      <w:r w:rsidR="006C195F" w:rsidRPr="003862D0">
        <w:rPr>
          <w:lang w:val="en-GB"/>
        </w:rPr>
        <w:t>–</w:t>
      </w:r>
      <w:r w:rsidR="007C11DB" w:rsidRPr="003862D0">
        <w:rPr>
          <w:lang w:val="en-GB"/>
        </w:rPr>
        <w:t>2014. Standard deviations are calculated across all members of the large ense</w:t>
      </w:r>
      <w:r w:rsidR="005230AD" w:rsidRPr="003862D0">
        <w:rPr>
          <w:lang w:val="en-GB"/>
        </w:rPr>
        <w:t>m</w:t>
      </w:r>
      <w:r w:rsidR="007C11DB" w:rsidRPr="003862D0">
        <w:rPr>
          <w:lang w:val="en-GB"/>
        </w:rPr>
        <w:t xml:space="preserve">bles for every given year to avoid inflation due to the underlying trend and then averaged across the period. Changes are averaged across </w:t>
      </w:r>
      <w:r w:rsidR="009278D1" w:rsidRPr="003862D0">
        <w:rPr>
          <w:lang w:val="en-GB"/>
        </w:rPr>
        <w:t>the</w:t>
      </w:r>
      <w:r w:rsidR="006E3E6E" w:rsidRPr="003862D0">
        <w:rPr>
          <w:lang w:val="en-GB"/>
        </w:rPr>
        <w:t xml:space="preserve"> ensembles</w:t>
      </w:r>
      <w:r w:rsidR="009278D1" w:rsidRPr="003862D0">
        <w:rPr>
          <w:lang w:val="en-GB"/>
        </w:rPr>
        <w:t xml:space="preserve"> </w:t>
      </w:r>
      <w:commentRangeStart w:id="3014"/>
      <w:r w:rsidR="007C11DB" w:rsidRPr="003862D0">
        <w:rPr>
          <w:lang w:val="en-GB"/>
        </w:rPr>
        <w:t>MPI</w:t>
      </w:r>
      <w:r w:rsidR="009278D1" w:rsidRPr="003862D0">
        <w:rPr>
          <w:lang w:val="en-GB"/>
        </w:rPr>
        <w:t>-GE</w:t>
      </w:r>
      <w:r w:rsidR="007C11DB" w:rsidRPr="003862D0">
        <w:rPr>
          <w:lang w:val="en-GB"/>
        </w:rPr>
        <w:t xml:space="preserve"> </w:t>
      </w:r>
      <w:r w:rsidR="009278D1" w:rsidRPr="003862D0">
        <w:rPr>
          <w:lang w:val="en-GB"/>
        </w:rPr>
        <w:t>(</w:t>
      </w:r>
      <w:r w:rsidR="007C11DB" w:rsidRPr="003862D0">
        <w:rPr>
          <w:lang w:val="en-GB"/>
        </w:rPr>
        <w:t>100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3015" w:author="Robin Matthews" w:date="2021-06-16T18:57:00Z">
        <w:r w:rsidR="003A028F">
          <w:rPr>
            <w:lang w:val="en-GB"/>
          </w:rPr>
          <w: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"manualFormatting" : "Maher et al., 2019)", "plainTextFormattedCitation" : "(Maher et al., 2019)", "previouslyFormattedCitation" : "(Maher et al., 2019)" }, "properties" : { "noteIndex" : 0 }, "schema" : "https://github.com/citation-style-language/schema/raw/master/csl-citation.json" }</w:instrText>
        </w:r>
      </w:ins>
      <w:del w:id="3016" w:author="Robin Matthews" w:date="2021-06-16T18:57:00Z">
        <w:r w:rsidR="00741A83" w:rsidDel="003A028F">
          <w:rPr>
            <w:lang w:val="en-GB"/>
          </w:rPr>
          <w:delInstrText>ADDIN CSL_CITATION { "citationItems" : [ { "id" : "ITEM-1", "itemData" : { "DOI" : "10.1029/2019MS001639", "ISSN" : "19422466", "abstract" :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"K5146", "given" : "", "non-dropping-particle" : "", "parse-names" : false, "suffix" : "" } ], "type" : "article-journal", "volume" : "11" }, "uris" : [ "http://www.mendeley.com/documents/?uuid=5ab8c4a0-a0d2-4ebc-9c5e-4f213820fab7" ] } ], "mendeley" : { "formattedCitation" : "(Maher et al., 2019)", "plainTextFormattedCitation" : "(Maher et al., 2019)", "previouslyFormattedCitation" : "(Maher et al., 2019)" }, "properties" : { "noteIndex" : 0 }, "schema" : "https://github.com/citation-style-language/schema/raw/master/csl-citation.json" }</w:delInstrText>
        </w:r>
      </w:del>
      <w:r w:rsidR="007C11DB" w:rsidRPr="003862D0">
        <w:rPr>
          <w:lang w:val="en-GB"/>
        </w:rPr>
        <w:fldChar w:fldCharType="separate"/>
      </w:r>
      <w:del w:id="3017" w:author="Robin Matthews" w:date="2021-06-16T18:57:00Z">
        <w:r w:rsidR="00016735" w:rsidDel="003A028F">
          <w:rPr>
            <w:noProof/>
            <w:lang w:val="en-GB"/>
          </w:rPr>
          <w:delText>(</w:delText>
        </w:r>
      </w:del>
      <w:r w:rsidR="00016735">
        <w:rPr>
          <w:noProof/>
          <w:lang w:val="en-GB"/>
        </w:rPr>
        <w:t>Maher et al., 2019)</w:t>
      </w:r>
      <w:r w:rsidR="007C11DB" w:rsidRPr="003862D0">
        <w:rPr>
          <w:lang w:val="en-GB"/>
        </w:rPr>
        <w:fldChar w:fldCharType="end"/>
      </w:r>
      <w:del w:id="3018" w:author="Robin Matthews" w:date="2021-06-16T18:57:00Z">
        <w:r w:rsidR="009278D1" w:rsidRPr="003862D0" w:rsidDel="003A028F">
          <w:rPr>
            <w:lang w:val="en-GB"/>
          </w:rPr>
          <w:delText>)</w:delText>
        </w:r>
      </w:del>
      <w:r w:rsidR="007C11DB" w:rsidRPr="003862D0">
        <w:rPr>
          <w:lang w:val="en-GB"/>
        </w:rPr>
        <w:t>, CanESM2</w:t>
      </w:r>
      <w:ins w:id="3019" w:author="Robin Matthews" w:date="2021-06-16T18:59:00Z">
        <w:r w:rsidR="000B7CB3">
          <w:rPr>
            <w:lang w:val="en-GB"/>
          </w:rPr>
          <w:t xml:space="preserve"> (</w:t>
        </w:r>
      </w:ins>
      <w:del w:id="3020" w:author="Robin Matthews" w:date="2021-06-16T18:59:00Z">
        <w:r w:rsidR="009278D1" w:rsidRPr="003862D0" w:rsidDel="000B7CB3">
          <w:rPr>
            <w:lang w:val="en-GB"/>
          </w:rPr>
          <w:delText>,</w:delText>
        </w:r>
        <w:r w:rsidR="007C11DB" w:rsidRPr="003862D0" w:rsidDel="000B7CB3">
          <w:rPr>
            <w:lang w:val="en-GB"/>
          </w:rPr>
          <w:delText xml:space="preserve"> </w:delText>
        </w:r>
      </w:del>
      <w:r w:rsidR="007C11DB" w:rsidRPr="003862D0">
        <w:rPr>
          <w:lang w:val="en-GB"/>
        </w:rPr>
        <w:t>50</w:t>
      </w:r>
      <w:r w:rsidR="009278D1" w:rsidRPr="003862D0">
        <w:rPr>
          <w:lang w:val="en-GB"/>
        </w:rPr>
        <w:t xml:space="preserve"> </w:t>
      </w:r>
      <w:r w:rsidR="007C11DB" w:rsidRPr="003862D0">
        <w:rPr>
          <w:lang w:val="en-GB"/>
        </w:rPr>
        <w:t>member</w:t>
      </w:r>
      <w:r w:rsidR="009278D1" w:rsidRPr="003862D0">
        <w:rPr>
          <w:lang w:val="en-GB"/>
        </w:rPr>
        <w:t>s</w:t>
      </w:r>
      <w:ins w:id="3021" w:author="Robin Matthews" w:date="2021-06-16T18:59:00Z">
        <w:r w:rsidR="000B7CB3">
          <w:rPr>
            <w:lang w:val="en-GB"/>
          </w:rPr>
          <w:t>,</w:t>
        </w:r>
      </w:ins>
      <w:r w:rsidR="009278D1" w:rsidRPr="003862D0">
        <w:rPr>
          <w:lang w:val="en-GB"/>
        </w:rPr>
        <w:t xml:space="preserve"> </w:t>
      </w:r>
      <w:r w:rsidR="007C11DB" w:rsidRPr="003862D0">
        <w:rPr>
          <w:lang w:val="en-GB"/>
        </w:rPr>
        <w:fldChar w:fldCharType="begin" w:fldLock="1"/>
      </w:r>
      <w:ins w:id="3022" w:author="Robin Matthews" w:date="2021-06-16T18:59:00Z">
        <w:r w:rsidR="000B7CB3">
          <w:rPr>
            <w:lang w:val="en-GB"/>
          </w:rPr>
          <w:instrText>ADDIN CSL_CITATION { "citationItems" : [ { "id" : "ITEM-1", "itemData" : { "DOI" : "10.1175/JCLI-D-16-0412.1", "ISSN" : "0894-8755", "abstract"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"K3850", "given" : "", "non-dropping-particle" : "", "parse-names" : false, "suffix" : "" } ], "type" : "article-journal", "volume" : "30" }, "uris" : [ "http://www.mendeley.com/documents/?uuid=925f286e-8eff-4822-a897-10f8136bd847"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ins>
      <w:del w:id="3023" w:author="Robin Matthews" w:date="2021-06-16T18:59:00Z">
        <w:r w:rsidR="00615634" w:rsidDel="000B7CB3">
          <w:rPr>
            <w:lang w:val="en-GB"/>
          </w:rPr>
          <w:delInstrText>ADDIN CSL_CITATION { "citationItems" : [ { "id" : "ITEM-1", "itemData" : { "DOI" : "10.1175/JCLI-D-16-0412.1", "ISSN" : "0894-8755", "abstract"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"K3850", "given" : "", "non-dropping-particle" : "", "parse-names" : false, "suffix" : "" } ], "type" : "article-journal", "volume" : "30" }, "uris" : [ "http://www.mendeley.com/documents/?uuid=925f286e-8eff-4822-a897-10f8136bd847" ] } ], "mendeley" : { "formattedCitation" : "(Kirchmeier-Young et al., 2017)", "plainTextFormattedCitation" : "(Kirchmeier-Young et al., 2017)", "previouslyFormattedCitation" : "(Kirchmeier-Young et al., 2017)" }, "properties" : { "noteIndex" : 0 }, "schema" : "https://github.com/citation-style-language/schema/raw/master/csl-citation.json" }</w:delInstrText>
        </w:r>
      </w:del>
      <w:r w:rsidR="007C11DB" w:rsidRPr="003862D0">
        <w:rPr>
          <w:lang w:val="en-GB"/>
        </w:rPr>
        <w:fldChar w:fldCharType="separate"/>
      </w:r>
      <w:del w:id="3024" w:author="Robin Matthews" w:date="2021-06-16T18:59:00Z">
        <w:r w:rsidR="00016735" w:rsidDel="000B7CB3">
          <w:rPr>
            <w:noProof/>
            <w:lang w:val="en-GB"/>
          </w:rPr>
          <w:delText>(</w:delText>
        </w:r>
      </w:del>
      <w:r w:rsidR="00016735">
        <w:rPr>
          <w:noProof/>
          <w:lang w:val="en-GB"/>
        </w:rPr>
        <w:t>Kirchmeier-Young et al., 2017)</w:t>
      </w:r>
      <w:r w:rsidR="007C11DB" w:rsidRPr="003862D0">
        <w:rPr>
          <w:lang w:val="en-GB"/>
        </w:rPr>
        <w:fldChar w:fldCharType="end"/>
      </w:r>
      <w:del w:id="3025" w:author="Robin Matthews" w:date="2021-06-16T18:57:00Z">
        <w:r w:rsidR="009278D1" w:rsidRPr="003862D0" w:rsidDel="003A028F">
          <w:rPr>
            <w:lang w:val="en-GB"/>
          </w:rPr>
          <w:delText>)</w:delText>
        </w:r>
      </w:del>
      <w:r w:rsidR="009278D1" w:rsidRPr="003862D0">
        <w:rPr>
          <w:lang w:val="en-GB"/>
        </w:rPr>
        <w:t>,</w:t>
      </w:r>
      <w:r w:rsidR="007C11DB" w:rsidRPr="003862D0">
        <w:rPr>
          <w:lang w:val="en-GB"/>
        </w:rPr>
        <w:t xml:space="preserve"> NCAR-CESM </w:t>
      </w:r>
      <w:r w:rsidR="009278D1" w:rsidRPr="003862D0">
        <w:rPr>
          <w:lang w:val="en-GB"/>
        </w:rPr>
        <w:t>(</w:t>
      </w:r>
      <w:r w:rsidR="007C11DB" w:rsidRPr="003862D0">
        <w:rPr>
          <w:lang w:val="en-GB"/>
        </w:rPr>
        <w:t>30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3026" w:author="Robin Matthews" w:date="2021-06-16T18:57:00Z">
        <w:r w:rsidR="000B7CB3">
          <w:rPr>
            <w:lang w:val="en-GB"/>
          </w:rPr>
          <w: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"manualFormatting" : "Kay et al., 2015)", "plainTextFormattedCitation" : "(Kay et al., 2015)", "previouslyFormattedCitation" : "(Kay et al., 2015)" }, "properties" : { "noteIndex" : 0 }, "schema" : "https://github.com/citation-style-language/schema/raw/master/csl-citation.json" }</w:instrText>
        </w:r>
      </w:ins>
      <w:del w:id="3027" w:author="Robin Matthews" w:date="2021-06-16T18:57:00Z">
        <w:r w:rsidR="00615634" w:rsidDel="000B7CB3">
          <w:rPr>
            <w:lang w:val="en-GB"/>
          </w:rPr>
          <w:delInstrText>ADDIN CSL_CITATION { "citationItems" : [ { "id" : "ITEM-1", "itemData" : { "DOI" : "10.1175/BAMS-D-13-00255.1", "ISBN" : "6038621628", "ISSN" : "0003-0007", "PMID" : "17798761",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"8", "1" ] ] }, "note" : "From Duplicate 1 (The Community Earth System Model (CESM) Large Ensemble Project: A Community Resource for Studying Climate Change in the Presence of Internal Climate Variability - Kay, J E; Deser, C; Phillips, A; Mai, A; Hannay, C; Strand, G; Arblaster, J M; Bates, S C; Danabasoglu, G; Edwards, J; Holland, M; Kushner, P; Lamarque, J.-F.; Lawrence, D; Lindsay, K; Middleton, A; Munoz, E; Neale, R; Oleson, K; Polvani, L; Vertenstein, M)\n\ndoi: 10.1175/BAMS-D-13-00255.1", "page" : "1333-1349", "publisher" : "American Meteorological Society", "title" : "The Community Earth System Model (CESM) Large Ensemble Project: A Community Resource for Studying Climate Change in the Presence of Internal Climate Variability", "translator" : [ { "dropping-particle" : "", "family" : "K4221", "given" : "", "non-dropping-particle" : "", "parse-names" : false, "suffix" : "" } ], "type" : "article-journal", "volume" : "96" }, "uris" : [ "http://www.mendeley.com/documents/?uuid=0aad40a2-2920-47f4-a387-ee804a99d7f2" ] } ], "mendeley" : { "formattedCitation" : "(Kay et al., 2015)", "plainTextFormattedCitation" : "(Kay et al., 2015)", "previouslyFormattedCitation" : "(Kay et al., 2015)" }, "properties" : { "noteIndex" : 0 }, "schema" : "https://github.com/citation-style-language/schema/raw/master/csl-citation.json" }</w:delInstrText>
        </w:r>
      </w:del>
      <w:r w:rsidR="007C11DB" w:rsidRPr="003862D0">
        <w:rPr>
          <w:lang w:val="en-GB"/>
        </w:rPr>
        <w:fldChar w:fldCharType="separate"/>
      </w:r>
      <w:del w:id="3028" w:author="Robin Matthews" w:date="2021-06-16T18:57:00Z">
        <w:r w:rsidR="00016735" w:rsidDel="000B7CB3">
          <w:rPr>
            <w:noProof/>
            <w:lang w:val="en-GB"/>
          </w:rPr>
          <w:delText>(</w:delText>
        </w:r>
      </w:del>
      <w:r w:rsidR="00016735">
        <w:rPr>
          <w:noProof/>
          <w:lang w:val="en-GB"/>
        </w:rPr>
        <w:t>Kay et al., 2015)</w:t>
      </w:r>
      <w:r w:rsidR="007C11DB" w:rsidRPr="003862D0">
        <w:rPr>
          <w:lang w:val="en-GB"/>
        </w:rPr>
        <w:fldChar w:fldCharType="end"/>
      </w:r>
      <w:del w:id="3029" w:author="Robin Matthews" w:date="2021-06-16T18:57:00Z">
        <w:r w:rsidR="009278D1" w:rsidRPr="003862D0" w:rsidDel="000B7CB3">
          <w:rPr>
            <w:lang w:val="en-GB"/>
          </w:rPr>
          <w:delText>)</w:delText>
        </w:r>
      </w:del>
      <w:r w:rsidR="007C11DB" w:rsidRPr="003862D0">
        <w:rPr>
          <w:lang w:val="en-GB"/>
        </w:rPr>
        <w:t>, GFDL-CM3</w:t>
      </w:r>
      <w:ins w:id="3030" w:author="Robin Matthews" w:date="2021-06-16T18:59:00Z">
        <w:r w:rsidR="000B7CB3">
          <w:rPr>
            <w:lang w:val="en-GB"/>
          </w:rPr>
          <w:t xml:space="preserve"> (</w:t>
        </w:r>
      </w:ins>
      <w:del w:id="3031" w:author="Robin Matthews" w:date="2021-06-16T18:59:00Z">
        <w:r w:rsidR="009278D1" w:rsidRPr="003862D0" w:rsidDel="000B7CB3">
          <w:rPr>
            <w:lang w:val="en-GB"/>
          </w:rPr>
          <w:delText>,</w:delText>
        </w:r>
        <w:r w:rsidR="007C11DB" w:rsidRPr="003862D0" w:rsidDel="000B7CB3">
          <w:rPr>
            <w:lang w:val="en-GB"/>
          </w:rPr>
          <w:delText xml:space="preserve"> </w:delText>
        </w:r>
      </w:del>
      <w:r w:rsidR="007C11DB" w:rsidRPr="003862D0">
        <w:rPr>
          <w:lang w:val="en-GB"/>
        </w:rPr>
        <w:t>20</w:t>
      </w:r>
      <w:r w:rsidR="009278D1" w:rsidRPr="003862D0">
        <w:rPr>
          <w:lang w:val="en-GB"/>
        </w:rPr>
        <w:t xml:space="preserve"> </w:t>
      </w:r>
      <w:r w:rsidR="007C11DB" w:rsidRPr="003862D0">
        <w:rPr>
          <w:lang w:val="en-GB"/>
        </w:rPr>
        <w:t>member</w:t>
      </w:r>
      <w:r w:rsidR="009278D1" w:rsidRPr="003862D0">
        <w:rPr>
          <w:lang w:val="en-GB"/>
        </w:rPr>
        <w:t>s,</w:t>
      </w:r>
      <w:r w:rsidR="007C11DB" w:rsidRPr="003862D0">
        <w:rPr>
          <w:lang w:val="en-GB"/>
        </w:rPr>
        <w:t xml:space="preserve"> </w:t>
      </w:r>
      <w:r w:rsidR="007C11DB" w:rsidRPr="003862D0">
        <w:rPr>
          <w:lang w:val="en-GB"/>
        </w:rPr>
        <w:fldChar w:fldCharType="begin" w:fldLock="1"/>
      </w:r>
      <w:ins w:id="3032" w:author="Robin Matthews" w:date="2021-06-16T18:57:00Z">
        <w:r w:rsidR="000B7CB3">
          <w:rPr>
            <w:lang w:val="en-GB"/>
          </w:rPr>
          <w:instrText>ADDIN CSL_CITATION { "citationItems" : [ { "id" : "ITEM-1",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"ITEM-1",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"mendeley" : { "formattedCitation" : "(Rodgers et al., 2015)", "manualFormatting" : "Rodgers et al., 2015)", "plainTextFormattedCitation" : "(Rodgers et al., 2015)", "previouslyFormattedCitation" : "(Rodgers et al., 2015)" }, "properties" : { "noteIndex" : 0 }, "schema" : "https://github.com/citation-style-language/schema/raw/master/csl-citation.json" }</w:instrText>
        </w:r>
      </w:ins>
      <w:del w:id="3033" w:author="Robin Matthews" w:date="2021-06-16T18:57:00Z">
        <w:r w:rsidR="00615634" w:rsidDel="000B7CB3">
          <w:rPr>
            <w:lang w:val="en-GB"/>
          </w:rPr>
          <w:delInstrText>ADDIN CSL_CITATION { "citationItems" : [ { "id" : "ITEM-1", "itemData" : { "DOI" : "10.5194/bg-12-3301-2015", "ISSN" : "1726-4189", "author" : [ { "dropping-particle" : "", "family" : "Rodgers", "given" : "K B", "non-dropping-particle" : "", "parse-names" : false, "suffix" : "" }, { "dropping-particle" : "", "family" : "Lin", "given" : "J", "non-dropping-particle" : "", "parse-names" : false, "suffix" : "" }, { "dropping-particle" : "", "family" : "Fr\u00f6licher", "given" : "T L", "non-dropping-particle" : "", "parse-names" : false, "suffix" : "" } ], "container-title" : "Biogeosciences", "id" : "ITEM-1", "issue" : "11", "issued" : { "date-parts" : [ [ "2015" ] ] }, "note" : "From Duplicate 2 (Emergence of multiple ocean ecosystem drivers in a large ensemble suite with an Earth system model - Rodgers, K B; Lin, J; Fr\u00f6licher, T L)\n\nBG", "page" : "3301-3320", "title" : "Emergence of multiple ocean ecosystem drivers in a large ensemble suite with an Earth system model", "translator" : [ { "dropping-particle" : "", "family" : "K3123", "given" : "", "non-dropping-particle" : "", "parse-names" : false, "suffix" : "" } ], "type" : "article-journal", "volume" : "12" }, "uris" : [ "http://www.mendeley.com/documents/?uuid=e61eab91-cfd7-458c-a47a-2f3728acc752" ] } ], "mendeley" : { "formattedCitation" : "(Rodgers et al., 2015)", "plainTextFormattedCitation" : "(Rodgers et al., 2015)", "previouslyFormattedCitation" : "(Rodgers et al., 2015)" }, "properties" : { "noteIndex" : 0 }, "schema" : "https://github.com/citation-style-language/schema/raw/master/csl-citation.json" }</w:delInstrText>
        </w:r>
      </w:del>
      <w:r w:rsidR="007C11DB" w:rsidRPr="003862D0">
        <w:rPr>
          <w:lang w:val="en-GB"/>
        </w:rPr>
        <w:fldChar w:fldCharType="separate"/>
      </w:r>
      <w:del w:id="3034" w:author="Robin Matthews" w:date="2021-06-16T18:57:00Z">
        <w:r w:rsidR="00016735" w:rsidDel="000B7CB3">
          <w:rPr>
            <w:noProof/>
            <w:lang w:val="en-GB"/>
          </w:rPr>
          <w:delText>(</w:delText>
        </w:r>
      </w:del>
      <w:r w:rsidR="00016735">
        <w:rPr>
          <w:noProof/>
          <w:lang w:val="en-GB"/>
        </w:rPr>
        <w:t>Rodgers et al., 2015)</w:t>
      </w:r>
      <w:r w:rsidR="007C11DB" w:rsidRPr="003862D0">
        <w:rPr>
          <w:lang w:val="en-GB"/>
        </w:rPr>
        <w:fldChar w:fldCharType="end"/>
      </w:r>
      <w:del w:id="3035" w:author="Robin Matthews" w:date="2021-06-16T18:57:00Z">
        <w:r w:rsidR="009278D1" w:rsidRPr="003862D0" w:rsidDel="000B7CB3">
          <w:rPr>
            <w:lang w:val="en-GB"/>
          </w:rPr>
          <w:delText>)</w:delText>
        </w:r>
      </w:del>
      <w:r w:rsidR="007C11DB" w:rsidRPr="003862D0">
        <w:rPr>
          <w:lang w:val="en-GB"/>
        </w:rPr>
        <w:t xml:space="preserve">, GFDL-ESM2M </w:t>
      </w:r>
      <w:r w:rsidR="009278D1" w:rsidRPr="003862D0">
        <w:rPr>
          <w:lang w:val="en-GB"/>
        </w:rPr>
        <w:t>(</w:t>
      </w:r>
      <w:r w:rsidR="007C11DB" w:rsidRPr="003862D0">
        <w:rPr>
          <w:lang w:val="en-GB"/>
        </w:rPr>
        <w:t>30</w:t>
      </w:r>
      <w:r w:rsidR="009278D1" w:rsidRPr="003862D0">
        <w:rPr>
          <w:lang w:val="en-GB"/>
        </w:rPr>
        <w:t xml:space="preserve"> </w:t>
      </w:r>
      <w:r w:rsidR="007C11DB" w:rsidRPr="003862D0">
        <w:rPr>
          <w:lang w:val="en-GB"/>
        </w:rPr>
        <w:t>member</w:t>
      </w:r>
      <w:r w:rsidR="009278D1" w:rsidRPr="003862D0">
        <w:rPr>
          <w:lang w:val="en-GB"/>
        </w:rPr>
        <w:t xml:space="preserve">s, </w:t>
      </w:r>
      <w:r w:rsidR="007C11DB" w:rsidRPr="003862D0">
        <w:rPr>
          <w:lang w:val="en-GB"/>
        </w:rPr>
        <w:fldChar w:fldCharType="begin" w:fldLock="1"/>
      </w:r>
      <w:r w:rsidR="00CD3B49">
        <w:rPr>
          <w:lang w:val="en-GB"/>
        </w:rPr>
        <w:instrText>ADDIN CSL_CITATION { "citationItems" : [ { "id" : "ITEM-1", "itemData" : { "DOI" : "10.1175/JCLI-D-18-0134.1", "ISSN" : "0894-8755", "abstract" : "The role of transient Arctic sea ice loss in the projected greenhouse gas\u2013induced late-twentieth- to late-twenty-first-century climate change is investigated using the Geophysical Fluid Dynamics Laboratory\u2019s Coupled Model version 3. Two sets of simulations have been conducted, one with representative concentration pathway (RCP) 8.5 radiative forcing and the second with RCP forcing but with Arctic sea ice nudged to its 1990 state. The difference between the two five-member sets indicates the influence of decreasing Arctic sea ice on the climate system. Within the Arctic, sea ice loss is found to be a primary driver of the surface temperature and precipitation changes. Arctic sea ice depletion also plays a dominant role in projected Atlantic meridional overturning circulation weakening and changes in North Atlantic extratropical sea surface temperature and salinity, especially in the first half century. The effect of present-day Arctic sea ice loss on Northern Hemisphere (NH) extratropical atmospheric circulation is small relative to internal variability and the future sea ice loss effect on atmospheric circulation is distinct from the projected anthropogenic change. Arctic sea ice loss warms NH extratropical continents and is an important contributor to global warming not only over high latitudes but also in the eastern United States. Last, the Arctic sea ice loss displaces the Pacific intertropical convergence zone (ITCZ) equatorward and induces a \u201cmini-global warming\u201d in the tropical upper troposphere.", "author" : [ { "dropping-particle" : "", "family" : "Sun", "given" : "Lantao", "non-dropping-particle" : "", "parse-names" : false, "suffix" : "" }, { "dropping-particle" : "", "family" : "Alexander", "given" : "Michael", "non-dropping-particle" : "", "parse-names" : false, "suffix" : "" }, { "dropping-particle" : "", "family" : "Deser", "given" : "Clara", "non-dropping-particle" : "", "parse-names" : false, "suffix" : "" } ], "container-title" : "Journal of Climate", "id" : "ITEM-1", "issue" : "19", "issued" : { "date-parts" : [ [ "2018", "10" ] ] }, "page" : "7823-7843", "title" : "Evolution of the Global Coupled Climate Response to Arctic Sea Ice Loss during 1990\u20132090 and Its Contribution to Climate Change", "translator" : [ { "dropping-particle" : "", "family" : "K5210", "given" : "", "non-dropping-particle" : "", "parse-names" : false, "suffix" : "" } ], "type" : "article-journal", "volume" : "31" }, "uris" : [ "http://www.mendeley.com/documents/?uuid=5eb16fa3-9b46-4220-a480-305282739732" ] } ], "mendeley" : { "formattedCitation" : "(Sun et al., 2018)", "manualFormatting" : "Sun et al., 2018)", "plainTextFormattedCitation" : "(Sun et al., 2018)", "previouslyFormattedCitation" : "(Sun et al., 2018)" }, "properties" : { "noteIndex" : 0 }, "schema" : "https://github.com/citation-style-language/schema/raw/master/csl-citation.json" }</w:instrText>
      </w:r>
      <w:r w:rsidR="007C11DB" w:rsidRPr="003862D0">
        <w:rPr>
          <w:lang w:val="en-GB"/>
        </w:rPr>
        <w:fldChar w:fldCharType="separate"/>
      </w:r>
      <w:del w:id="3036" w:author="Robin Matthews" w:date="2021-06-16T18:57:00Z">
        <w:r w:rsidR="00016735" w:rsidDel="000B7CB3">
          <w:rPr>
            <w:noProof/>
            <w:lang w:val="en-GB"/>
          </w:rPr>
          <w:delText>(</w:delText>
        </w:r>
      </w:del>
      <w:r w:rsidR="00016735">
        <w:rPr>
          <w:noProof/>
          <w:lang w:val="en-GB"/>
        </w:rPr>
        <w:t>Sun et al., 2018)</w:t>
      </w:r>
      <w:r w:rsidR="007C11DB" w:rsidRPr="003862D0">
        <w:rPr>
          <w:lang w:val="en-GB"/>
        </w:rPr>
        <w:fldChar w:fldCharType="end"/>
      </w:r>
      <w:del w:id="3037" w:author="Robin Matthews" w:date="2021-06-16T18:57:00Z">
        <w:r w:rsidR="009278D1" w:rsidRPr="003862D0" w:rsidDel="000B7CB3">
          <w:rPr>
            <w:lang w:val="en-GB"/>
          </w:rPr>
          <w:delText>)</w:delText>
        </w:r>
      </w:del>
      <w:r w:rsidR="007C11DB" w:rsidRPr="003862D0">
        <w:rPr>
          <w:lang w:val="en-GB"/>
        </w:rPr>
        <w:t xml:space="preserve">, CSIRO-Mk3-6-0 </w:t>
      </w:r>
      <w:r w:rsidR="009278D1" w:rsidRPr="003862D0">
        <w:rPr>
          <w:lang w:val="en-GB"/>
        </w:rPr>
        <w:t>(</w:t>
      </w:r>
      <w:r w:rsidR="007C11DB" w:rsidRPr="003862D0">
        <w:rPr>
          <w:lang w:val="en-GB"/>
        </w:rPr>
        <w:t>30</w:t>
      </w:r>
      <w:r w:rsidR="009278D1" w:rsidRPr="003862D0">
        <w:rPr>
          <w:lang w:val="en-GB"/>
        </w:rPr>
        <w:t xml:space="preserve"> m</w:t>
      </w:r>
      <w:r w:rsidR="007C11DB" w:rsidRPr="003862D0">
        <w:rPr>
          <w:lang w:val="en-GB"/>
        </w:rPr>
        <w:t>ember</w:t>
      </w:r>
      <w:r w:rsidR="009278D1" w:rsidRPr="003862D0">
        <w:rPr>
          <w:lang w:val="en-GB"/>
        </w:rPr>
        <w:t xml:space="preserve">s, </w:t>
      </w:r>
      <w:r w:rsidR="007C11DB" w:rsidRPr="003862D0">
        <w:rPr>
          <w:lang w:val="en-GB"/>
        </w:rPr>
        <w:fldChar w:fldCharType="begin" w:fldLock="1"/>
      </w:r>
      <w:ins w:id="3038" w:author="Robin Matthews" w:date="2021-06-16T18:58:00Z">
        <w:r w:rsidR="000B7CB3">
          <w:rPr>
            <w:lang w:val="en-GB"/>
          </w:rPr>
          <w:instrText>ADDIN CSL_CITATION { "citationItems" : [ { "id" : "ITEM-1", "itemData" : { "DOI" : "10.22499/2.6301.001", "ISSN" : "1836716X", "abstract" : "A comprehensive set of climate modelling experiments has been performed to provide input into the Coupled Model Intercomparison Project - phase 5 (CMIP5). The CSIRO-Mk3.6 climate model was used to prepare a joint CMIP5 submission under a partnership between the Commonwealth Scientific and Industrial Research Organisation (CSIRO) and the Queensland Climate Change Centre of Excellence (QCCCE). The submission includes data for 163 variables from 22 experiments. The raw model output has been post-processed into CMIP5 format using the Climate Model Output Rewriter and publicly released on the Earth System Grid. The Mk3.6 submission includes data for most of the Core, Tier 1 and Tier 2 CMIP5 longer-term experiments which don't require modelling of the carbon cycle. Data have been provided for nine historical experiments driven by a range of forcings to support detection and attribution studies. Most experiments have been performed as an ensemble of runs, with ensemble sizes exceeding CMIP5 recommendations. Copyright \u00a9 2013, Common wealth of Australia.", "author" : [ { "dropping-particle" : "", "family" : "Jeffrey", "given" : "Stephen", "non-dropping-particle" : "", "parse-names" : false, "suffix" : "" }, { "dropping-particle" : "", "family" : "Rotstayn", "given" : "Leon", "non-dropping-particle" : "", "parse-names" : false, "suffix" : "" }, { "dropping-particle" : "", "family" : "Collier", "given" : "Mark", "non-dropping-particle" : "", "parse-names" : false, "suffix" : "" }, { "dropping-particle" : "", "family" : "Dravitzki", "given" : "Stacey", "non-dropping-particle" : "", "parse-names" : false, "suffix" : "" }, { "dropping-particle" : "", "family" : "Hamalainen", "given" : "Carlo", "non-dropping-particle" : "", "parse-names" : false, "suffix" : "" }, { "dropping-particle" : "", "family" : "Moeseneder", "given" : "Chris", "non-dropping-particle" : "", "parse-names" : false, "suffix" : "" }, { "dropping-particle" : "", "family" : "Wong", "given" : "Kenneth", "non-dropping-particle" : "", "parse-names" : false, "suffix" : "" }, { "dropping-particle" : "", "family" : "Skytus", "given" : "J", "non-dropping-particle" : "", "parse-names" : false, "suffix" : "" } ], "container-title" : "Australian Meteorological and Oceanographic Journal", "id" : "ITEM-1", "issue" : "1", "issued" : { "date-parts" : [ [ "2013", "3" ] ] }, "page" : "1-14", "title" : "Australia's CMIP5 submission using the CSIRO-Mk3.6 model", "translator" : [ { "dropping-particle" : "", "family" : "K5209", "given" : "", "non-dropping-particle" : "", "parse-names" : false, "suffix" : "" } ], "type" : "article-journal", "volume" : "63" }, "uris" : [ "http://www.mendeley.com/documents/?uuid=297a5720-3a29-4eeb-b971-965301578945" ] } ], "mendeley" : { "formattedCitation" : "(Jeffrey et al., 2013)", "manualFormatting" : "Jeffrey et al., 2013)", "plainTextFormattedCitation" : "(Jeffrey et al., 2013)", "previouslyFormattedCitation" : "(Jeffrey et al., 2013)" }, "properties" : { "noteIndex" : 0 }, "schema" : "https://github.com/citation-style-language/schema/raw/master/csl-citation.json" }</w:instrText>
        </w:r>
      </w:ins>
      <w:del w:id="3039" w:author="Robin Matthews" w:date="2021-06-16T18:58:00Z">
        <w:r w:rsidR="00615634" w:rsidDel="000B7CB3">
          <w:rPr>
            <w:lang w:val="en-GB"/>
          </w:rPr>
          <w:delInstrText>ADDIN CSL_CITATION { "citationItems" : [ { "id" : "ITEM-1", "itemData" : { "DOI" : "10.22499/2.6301.001", "ISSN" : "1836716X", "abstract" : "A comprehensive set of climate modelling experiments has been performed to provide input into the Coupled Model Intercomparison Project - phase 5 (CMIP5). The CSIRO-Mk3.6 climate model was used to prepare a joint CMIP5 submission under a partnership between the Commonwealth Scientific and Industrial Research Organisation (CSIRO) and the Queensland Climate Change Centre of Excellence (QCCCE). The submission includes data for 163 variables from 22 experiments. The raw model output has been post-processed into CMIP5 format using the Climate Model Output Rewriter and publicly released on the Earth System Grid. The Mk3.6 submission includes data for most of the Core, Tier 1 and Tier 2 CMIP5 longer-term experiments which don't require modelling of the carbon cycle. Data have been provided for nine historical experiments driven by a range of forcings to support detection and attribution studies. Most experiments have been performed as an ensemble of runs, with ensemble sizes exceeding CMIP5 recommendations. Copyright \u00a9 2013, Common wealth of Australia.", "author" : [ { "dropping-particle" : "", "family" : "Jeffrey", "given" : "Stephen", "non-dropping-particle" : "", "parse-names" : false, "suffix" : "" }, { "dropping-particle" : "", "family" : "Rotstayn", "given" : "Leon", "non-dropping-particle" : "", "parse-names" : false, "suffix" : "" }, { "dropping-particle" : "", "family" : "Collier", "given" : "Mark", "non-dropping-particle" : "", "parse-names" : false, "suffix" : "" }, { "dropping-particle" : "", "family" : "Dravitzki", "given" : "Stacey", "non-dropping-particle" : "", "parse-names" : false, "suffix" : "" }, { "dropping-particle" : "", "family" : "Hamalainen", "given" : "Carlo", "non-dropping-particle" : "", "parse-names" : false, "suffix" : "" }, { "dropping-particle" : "", "family" : "Moeseneder", "given" : "Chris", "non-dropping-particle" : "", "parse-names" : false, "suffix" : "" }, { "dropping-particle" : "", "family" : "Wong", "given" : "Kenneth", "non-dropping-particle" : "", "parse-names" : false, "suffix" : "" }, { "dropping-particle" : "", "family" : "Skytus", "given" : "J", "non-dropping-particle" : "", "parse-names" : false, "suffix" : "" } ], "container-title" : "Australian Meteorological and Oceanographic Journal", "id" : "ITEM-1", "issue" : "1", "issued" : { "date-parts" : [ [ "2013", "3" ] ] }, "page" : "1-14", "title" : "Australia's CMIP5 submission using the CSIRO-Mk3.6 model", "translator" : [ { "dropping-particle" : "", "family" : "K5209", "given" : "", "non-dropping-particle" : "", "parse-names" : false, "suffix" : "" } ], "type" : "article-journal", "volume" : "63" }, "uris" : [ "http://www.mendeley.com/documents/?uuid=297a5720-3a29-4eeb-b971-965301578945" ] } ], "mendeley" : { "formattedCitation" : "(Jeffrey et al., 2013)", "plainTextFormattedCitation" : "(Jeffrey et al., 2013)", "previouslyFormattedCitation" : "(Jeffrey et al., 2013)" }, "properties" : { "noteIndex" : 0 }, "schema" : "https://github.com/citation-style-language/schema/raw/master/csl-citation.json" }</w:delInstrText>
        </w:r>
      </w:del>
      <w:r w:rsidR="007C11DB" w:rsidRPr="003862D0">
        <w:rPr>
          <w:lang w:val="en-GB"/>
        </w:rPr>
        <w:fldChar w:fldCharType="separate"/>
      </w:r>
      <w:del w:id="3040" w:author="Robin Matthews" w:date="2021-06-16T18:58:00Z">
        <w:r w:rsidR="00016735" w:rsidDel="000B7CB3">
          <w:rPr>
            <w:noProof/>
            <w:lang w:val="en-GB"/>
          </w:rPr>
          <w:delText>(</w:delText>
        </w:r>
      </w:del>
      <w:r w:rsidR="00016735">
        <w:rPr>
          <w:noProof/>
          <w:lang w:val="en-GB"/>
        </w:rPr>
        <w:t>Jeffrey et al., 2013)</w:t>
      </w:r>
      <w:r w:rsidR="007C11DB" w:rsidRPr="003862D0">
        <w:rPr>
          <w:lang w:val="en-GB"/>
        </w:rPr>
        <w:fldChar w:fldCharType="end"/>
      </w:r>
      <w:del w:id="3041" w:author="Robin Matthews" w:date="2021-06-16T18:58:00Z">
        <w:r w:rsidR="009278D1" w:rsidRPr="003862D0" w:rsidDel="000B7CB3">
          <w:rPr>
            <w:lang w:val="en-GB"/>
          </w:rPr>
          <w:delText>)</w:delText>
        </w:r>
      </w:del>
      <w:r w:rsidR="007C11DB" w:rsidRPr="003862D0">
        <w:rPr>
          <w:lang w:val="en-GB"/>
        </w:rPr>
        <w:t xml:space="preserve">, EC-EARTH </w:t>
      </w:r>
      <w:r w:rsidR="006E3E6E" w:rsidRPr="003862D0">
        <w:rPr>
          <w:lang w:val="en-GB"/>
        </w:rPr>
        <w:t>(</w:t>
      </w:r>
      <w:r w:rsidR="007C11DB" w:rsidRPr="003862D0">
        <w:rPr>
          <w:lang w:val="en-GB"/>
        </w:rPr>
        <w:t>16</w:t>
      </w:r>
      <w:r w:rsidR="006E3E6E" w:rsidRPr="003862D0">
        <w:rPr>
          <w:lang w:val="en-GB"/>
        </w:rPr>
        <w:t xml:space="preserve"> </w:t>
      </w:r>
      <w:r w:rsidR="007C11DB" w:rsidRPr="003862D0">
        <w:rPr>
          <w:lang w:val="en-GB"/>
        </w:rPr>
        <w:t>member</w:t>
      </w:r>
      <w:r w:rsidR="006E3E6E" w:rsidRPr="003862D0">
        <w:rPr>
          <w:lang w:val="en-GB"/>
        </w:rPr>
        <w:t xml:space="preserve">s, </w:t>
      </w:r>
      <w:r w:rsidR="007C11DB" w:rsidRPr="003862D0">
        <w:rPr>
          <w:lang w:val="en-GB"/>
        </w:rPr>
        <w:fldChar w:fldCharType="begin" w:fldLock="1"/>
      </w:r>
      <w:ins w:id="3042" w:author="Robin Matthews" w:date="2021-06-16T18:58:00Z">
        <w:r w:rsidR="000B7CB3">
          <w:rPr>
            <w:lang w:val="en-GB"/>
          </w:rPr>
          <w:instrText>ADDIN CSL_CITATION { "citationItems" : [ { "id" : "ITEM-1", "itemData" : { "DOI" : "10.1175/2010BAMS2877.1", "ISSN" : "0003-0007", "author" : [ { "dropping-particle" : "", "family" : "Hazeleger", "given" : "Wilco", "non-dropping-particle" : "", "parse-names" : false, "suffix" : "" }, { "dropping-particle" : "", "family" : "Severijns", "given" : "Camiel", "non-dropping-particle" : "", "parse-names" : false, "suffix" : "" }, { "dropping-particle" : "", "family" : "Semmler", "given" : "Tido", "non-dropping-particle" : "", "parse-names" : false, "suffix" : "" }, { "dropping-particle" : "", "family" : "\u015etef\u0103nescu", "given" : "Simona", "non-dropping-particle" : "", "parse-names" : false, "suffix" : "" }, { "dropping-particle" : "", "family" : "Yang", "given" : "Shuting", "non-dropping-particle" : "", "parse-names" : false, "suffix" : "" }, { "dropping-particle" : "", "family" : "Wang", "given" : "Xueli", "non-dropping-particle" : "", "parse-names" : false, "suffix" : "" }, { "dropping-particle" : "", "family" : "Wyser", "given" : "Klaus", "non-dropping-particle" : "", "parse-names" : false, "suffix" : "" }, { "dropping-particle" : "", "family" : "Dutra", "given" : "Emanuel", "non-dropping-particle" : "", "parse-names" : false, "suffix" : "" }, { "dropping-particle" : "", "family" : "Baldasano", "given" : "Jos\u00e9 M.", "non-dropping-particle" : "", "parse-names" : false, "suffix" : "" }, { "dropping-particle" : "", "family" : "Bintanja", "given" : "Richard", "non-dropping-particle" : "", "parse-names" : false, "suffix" : "" }, { "dropping-particle" : "", "family" : "Bougeault", "given" : "Philippe", "non-dropping-particle" : "", "parse-names" : false, "suffix" : "" }, { "dropping-particle" : "", "family" : "Caballero", "given" : "Rodrigo", "non-dropping-particle" : "", "parse-names" : false, "suffix" : "" }, { "dropping-particle" : "", "family" : "Ekman", "given" : "Annica M. L.", "non-dropping-particle" : "", "parse-names" : false, "suffix" : "" }, { "dropping-particle" : "", "family" : "Christensen", "given" : "Jens H.", "non-dropping-particle" : "", "parse-names" : false, "suffix" : "" }, { "dropping-particle" : "", "family" : "Hurk", "given" : "Bart", "non-dropping-particle" : "van den", "parse-names" : false, "suffix" : "" }, { "dropping-particle" : "", "family" : "Jimenez", "given" : "Pedro", "non-dropping-particle" : "", "parse-names" : false, "suffix" : "" }, { "dropping-particle" : "", "family" : "Jones", "given" : "Colin", "non-dropping-particle" : "", "parse-names" : false, "suffix" : "" }, { "dropping-particle" : "", "family" : "K\u00e5llberg", "given" : "Per", "non-dropping-particle" : "", "parse-names" : false, "suffix" : "" }, { "dropping-particle" : "", "family" : "Koenigk", "given" : "Torben", "non-dropping-particle" : "", "parse-names" : false, "suffix" : "" }, { "dropping-particle" : "", "family" : "McGrath", "given" : "Ray", "non-dropping-particle" : "", "parse-names" : false, "suffix" : "" }, { "dropping-particle" : "", "family" : "Miranda", "given" : "Pedro", "non-dropping-particle" : "", "parse-names" : false, "suffix" : "" }, { "dropping-particle" : "", "family" : "Noije", "given" : "Twan", "non-dropping-particle" : "van", "parse-names" : false, "suffix" : "" }, { "dropping-particle" : "", "family" : "Palmer", "given" : "Tim", "non-dropping-particle" : "", "parse-names" : false, "suffix" : "" }, { "dropping-particle" : "", "family" : "Parodi", "given" : "Jos\u00e9 A.", "non-dropping-particle" : "", "parse-names" : false, "suffix" : "" }, { "dropping-particle" : "", "family" : "Schmith", "given" : "Torben", "non-dropping-particle" : "", "parse-names" : false, "suffix" : "" }, { "dropping-particle" : "", "family" : "Selten", "given" : "Frank", "non-dropping-particle" : "", "parse-names" : false, "suffix" : "" }, { "dropping-particle" : "", "family" : "Storelvmo", "given" : "Trude", "non-dropping-particle" : "", "parse-names" : false, "suffix" : "" }, { "dropping-particle" : "", "family" : "Sterl", "given" : "Andreas", "non-dropping-particle" : "", "parse-names" : false, "suffix" : "" }, { "dropping-particle" : "", "family" : "Tapamo", "given" : "Honor\u00e9", "non-dropping-particle" : "", "parse-names" : false, "suffix" : "" }, { "dropping-particle" : "", "family" : "Vancoppenolle", "given" : "Martin", "non-dropping-particle" : "", "parse-names" : false, "suffix" : "" }, { "dropping-particle" : "", "family" : "Viterbo", "given" : "Pedro", "non-dropping-particle" : "", "parse-names" : false, "suffix" : "" }, { "dropping-particle" : "", "family" : "Will\u00e9n", "given" : "Ulrika", "non-dropping-particle" : "", "parse-names" : false, "suffix" : "" } ], "container-title" : "Bulletin of the American Meteorological Society", "id" : "ITEM-1", "issue" : "10", "issued" : { "date-parts" : [ [ "2010", "10" ] ] }, "page" : "1357-1364", "title" : "EC-Earth", "translator" : [ { "dropping-particle" : "", "family" : "K5214", "given" : "", "non-dropping-particle" : "", "parse-names" : false, "suffix" : "" } ], "type" : "article-journal", "volume" : "91" }, "uris" : [ "http://www.mendeley.com/documents/?uuid=d81bcb15-0553-445f-884e-71a5efe66440" ] } ], "mendeley" : { "formattedCitation" : "(Hazeleger et al., 2010)", "manualFormatting" : "Hazeleger et al., 2010)", "plainTextFormattedCitation" : "(Hazeleger et al., 2010)", "previouslyFormattedCitation" : "(Hazeleger et al., 2010)" }, "properties" : { "noteIndex" : 0 }, "schema" : "https://github.com/citation-style-language/schema/raw/master/csl-citation.json" }</w:instrText>
        </w:r>
      </w:ins>
      <w:del w:id="3043" w:author="Robin Matthews" w:date="2021-06-16T18:58:00Z">
        <w:r w:rsidR="00615634" w:rsidDel="000B7CB3">
          <w:rPr>
            <w:lang w:val="en-GB"/>
          </w:rPr>
          <w:delInstrText>ADDIN CSL_CITATION { "citationItems" : [ { "id" : "ITEM-1", "itemData" : { "DOI" : "10.1175/2010BAMS2877.1", "ISSN" : "0003-0007", "author" : [ { "dropping-particle" : "", "family" : "Hazeleger", "given" : "Wilco", "non-dropping-particle" : "", "parse-names" : false, "suffix" : "" }, { "dropping-particle" : "", "family" : "Severijns", "given" : "Camiel", "non-dropping-particle" : "", "parse-names" : false, "suffix" : "" }, { "dropping-particle" : "", "family" : "Semmler", "given" : "Tido", "non-dropping-particle" : "", "parse-names" : false, "suffix" : "" }, { "dropping-particle" : "", "family" : "\u015etef\u0103nescu", "given" : "Simona", "non-dropping-particle" : "", "parse-names" : false, "suffix" : "" }, { "dropping-particle" : "", "family" : "Yang", "given" : "Shuting", "non-dropping-particle" : "", "parse-names" : false, "suffix" : "" }, { "dropping-particle" : "", "family" : "Wang", "given" : "Xueli", "non-dropping-particle" : "", "parse-names" : false, "suffix" : "" }, { "dropping-particle" : "", "family" : "Wyser", "given" : "Klaus", "non-dropping-particle" : "", "parse-names" : false, "suffix" : "" }, { "dropping-particle" : "", "family" : "Dutra", "given" : "Emanuel", "non-dropping-particle" : "", "parse-names" : false, "suffix" : "" }, { "dropping-particle" : "", "family" : "Baldasano", "given" : "Jos\u00e9 M.", "non-dropping-particle" : "", "parse-names" : false, "suffix" : "" }, { "dropping-particle" : "", "family" : "Bintanja", "given" : "Richard", "non-dropping-particle" : "", "parse-names" : false, "suffix" : "" }, { "dropping-particle" : "", "family" : "Bougeault", "given" : "Philippe", "non-dropping-particle" : "", "parse-names" : false, "suffix" : "" }, { "dropping-particle" : "", "family" : "Caballero", "given" : "Rodrigo", "non-dropping-particle" : "", "parse-names" : false, "suffix" : "" }, { "dropping-particle" : "", "family" : "Ekman", "given" : "Annica M. L.", "non-dropping-particle" : "", "parse-names" : false, "suffix" : "" }, { "dropping-particle" : "", "family" : "Christensen", "given" : "Jens H.", "non-dropping-particle" : "", "parse-names" : false, "suffix" : "" }, { "dropping-particle" : "", "family" : "Hurk", "given" : "Bart", "non-dropping-particle" : "van den", "parse-names" : false, "suffix" : "" }, { "dropping-particle" : "", "family" : "Jimenez", "given" : "Pedro", "non-dropping-particle" : "", "parse-names" : false, "suffix" : "" }, { "dropping-particle" : "", "family" : "Jones", "given" : "Colin", "non-dropping-particle" : "", "parse-names" : false, "suffix" : "" }, { "dropping-particle" : "", "family" : "K\u00e5llberg", "given" : "Per", "non-dropping-particle" : "", "parse-names" : false, "suffix" : "" }, { "dropping-particle" : "", "family" : "Koenigk", "given" : "Torben", "non-dropping-particle" : "", "parse-names" : false, "suffix" : "" }, { "dropping-particle" : "", "family" : "McGrath", "given" : "Ray", "non-dropping-particle" : "", "parse-names" : false, "suffix" : "" }, { "dropping-particle" : "", "family" : "Miranda", "given" : "Pedro", "non-dropping-particle" : "", "parse-names" : false, "suffix" : "" }, { "dropping-particle" : "", "family" : "Noije", "given" : "Twan", "non-dropping-particle" : "van", "parse-names" : false, "suffix" : "" }, { "dropping-particle" : "", "family" : "Palmer", "given" : "Tim", "non-dropping-particle" : "", "parse-names" : false, "suffix" : "" }, { "dropping-particle" : "", "family" : "Parodi", "given" : "Jos\u00e9 A.", "non-dropping-particle" : "", "parse-names" : false, "suffix" : "" }, { "dropping-particle" : "", "family" : "Schmith", "given" : "Torben", "non-dropping-particle" : "", "parse-names" : false, "suffix" : "" }, { "dropping-particle" : "", "family" : "Selten", "given" : "Frank", "non-dropping-particle" : "", "parse-names" : false, "suffix" : "" }, { "dropping-particle" : "", "family" : "Storelvmo", "given" : "Trude", "non-dropping-particle" : "", "parse-names" : false, "suffix" : "" }, { "dropping-particle" : "", "family" : "Sterl", "given" : "Andreas", "non-dropping-particle" : "", "parse-names" : false, "suffix" : "" }, { "dropping-particle" : "", "family" : "Tapamo", "given" : "Honor\u00e9", "non-dropping-particle" : "", "parse-names" : false, "suffix" : "" }, { "dropping-particle" : "", "family" : "Vancoppenolle", "given" : "Martin", "non-dropping-particle" : "", "parse-names" : false, "suffix" : "" }, { "dropping-particle" : "", "family" : "Viterbo", "given" : "Pedro", "non-dropping-particle" : "", "parse-names" : false, "suffix" : "" }, { "dropping-particle" : "", "family" : "Will\u00e9n", "given" : "Ulrika", "non-dropping-particle" : "", "parse-names" : false, "suffix" : "" } ], "container-title" : "Bulletin of the American Meteorological Society", "id" : "ITEM-1", "issue" : "10", "issued" : { "date-parts" : [ [ "2010", "10" ] ] }, "page" : "1357-1364", "title" : "EC-Earth", "translator" : [ { "dropping-particle" : "", "family" : "K5214", "given" : "", "non-dropping-particle" : "", "parse-names" : false, "suffix" : "" } ], "type" : "article-journal", "volume" : "91" }, "uris" : [ "http://www.mendeley.com/documents/?uuid=d81bcb15-0553-445f-884e-71a5efe66440" ] } ], "mendeley" : { "formattedCitation" : "(Hazeleger et al., 2010)", "plainTextFormattedCitation" : "(Hazeleger et al., 2010)", "previouslyFormattedCitation" : "(Hazeleger et al., 2010)" }, "properties" : { "noteIndex" : 0 }, "schema" : "https://github.com/citation-style-language/schema/raw/master/csl-citation.json" }</w:delInstrText>
        </w:r>
      </w:del>
      <w:r w:rsidR="007C11DB" w:rsidRPr="003862D0">
        <w:rPr>
          <w:lang w:val="en-GB"/>
        </w:rPr>
        <w:fldChar w:fldCharType="separate"/>
      </w:r>
      <w:del w:id="3044" w:author="Robin Matthews" w:date="2021-06-16T18:58:00Z">
        <w:r w:rsidR="00016735" w:rsidDel="000B7CB3">
          <w:rPr>
            <w:noProof/>
            <w:lang w:val="en-GB"/>
          </w:rPr>
          <w:delText>(</w:delText>
        </w:r>
      </w:del>
      <w:r w:rsidR="00016735">
        <w:rPr>
          <w:noProof/>
          <w:lang w:val="en-GB"/>
        </w:rPr>
        <w:t>Hazeleger et al., 2010)</w:t>
      </w:r>
      <w:r w:rsidR="007C11DB" w:rsidRPr="003862D0">
        <w:rPr>
          <w:lang w:val="en-GB"/>
        </w:rPr>
        <w:fldChar w:fldCharType="end"/>
      </w:r>
      <w:del w:id="3045" w:author="Robin Matthews" w:date="2021-06-16T18:58:00Z">
        <w:r w:rsidR="006E3E6E" w:rsidRPr="003862D0" w:rsidDel="000B7CB3">
          <w:rPr>
            <w:lang w:val="en-GB"/>
          </w:rPr>
          <w:delText>)</w:delText>
        </w:r>
      </w:del>
      <w:r w:rsidR="006E3E6E" w:rsidRPr="003862D0">
        <w:rPr>
          <w:lang w:val="en-GB"/>
        </w:rPr>
        <w:t>, see</w:t>
      </w:r>
      <w:r w:rsidR="007C11DB" w:rsidRPr="003862D0">
        <w:rPr>
          <w:lang w:val="en-GB"/>
        </w:rPr>
        <w:t xml:space="preserve"> </w:t>
      </w:r>
      <w:r w:rsidR="007C11DB" w:rsidRPr="003862D0">
        <w:rPr>
          <w:lang w:val="en-GB"/>
        </w:rPr>
        <w:fldChar w:fldCharType="begin" w:fldLock="1"/>
      </w:r>
      <w:r w:rsidR="00CD3B49">
        <w:rPr>
          <w:lang w:val="en-GB"/>
        </w:rPr>
        <w:instrText>ADDIN CSL_CITATION { "citationItems" : [ { "id" : "ITEM-1", "itemData" : { "DOI" : "10.1038/s41558-020-0731-2", "ISSN" : "17586798", "abstract" : "Internal variability in the climate system confounds assessment of human-induced climate change and imposes irreducible limits on the accuracy of climate change projections, especially at regional and decadal scales. A new collection of initial-condition large ensembles (LEs) generated with seven Earth system models under historical and future radiative forcing scenarios provides new insights into uncertainties due to internal variability versus model differences. These data enhance the assessment of climate change risks, including extreme events, and offer a powerful testbed for new methodologies aimed at separating forced signals from internal variability in the observational record. Opportunities and challenges confronting the design and dissemination of future LEs, including increased spatial resolution and model complexity alongside emerging Earth system applications, are discussed.", "author" : [ { "dropping-particle" : "", "family" : "Deser", "given" : "C", "non-dropping-particle" : "", "parse-names" : false, "suffix" : "" }, { "dropping-particle" : "", "family" : "Lehner", "given" : "F",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 ] }, "page" : "277-286", "title" : "Insights from Earth system model initial-condition large ensembles and future prospects", "translator" : [ { "dropping-particle" : "", "family" : "K5148", "given" : "", "non-dropping-particle" : "", "parse-names" : false, "suffix" : "" } ], "type" : "article-journal", "volume" : "10" }, "uris" : [ "http://www.mendeley.com/documents/?uuid=0a12050b-9ef6-4df7-89cb-4cb969f3c1c0" ] } ], "mendeley" : { "formattedCitation" : "(Deser et al., 2020)", "manualFormatting" : "Deser et al. (2020)", "plainTextFormattedCitation" : "(Deser et al., 2020)", "previouslyFormattedCitation" : "(Deser et al., 2020)" }, "properties" : { "noteIndex" : 0 }, "schema" : "https://github.com/citation-style-language/schema/raw/master/csl-citation.json" }</w:instrText>
      </w:r>
      <w:r w:rsidR="007C11DB" w:rsidRPr="003862D0">
        <w:rPr>
          <w:lang w:val="en-GB"/>
        </w:rPr>
        <w:fldChar w:fldCharType="separate"/>
      </w:r>
      <w:del w:id="3046" w:author="Robin Matthews" w:date="2021-06-16T18:58:00Z">
        <w:r w:rsidR="00016735" w:rsidDel="000B7CB3">
          <w:rPr>
            <w:noProof/>
            <w:lang w:val="en-GB"/>
          </w:rPr>
          <w:delText>(</w:delText>
        </w:r>
      </w:del>
      <w:r w:rsidR="00016735">
        <w:rPr>
          <w:noProof/>
          <w:lang w:val="en-GB"/>
        </w:rPr>
        <w:t>Deser et al.</w:t>
      </w:r>
      <w:del w:id="3047" w:author="Robin Matthews" w:date="2021-06-16T18:58:00Z">
        <w:r w:rsidR="00016735" w:rsidDel="000B7CB3">
          <w:rPr>
            <w:noProof/>
            <w:lang w:val="en-GB"/>
          </w:rPr>
          <w:delText>,</w:delText>
        </w:r>
      </w:del>
      <w:r w:rsidR="00016735">
        <w:rPr>
          <w:noProof/>
          <w:lang w:val="en-GB"/>
        </w:rPr>
        <w:t xml:space="preserve"> </w:t>
      </w:r>
      <w:ins w:id="3048" w:author="Robin Matthews" w:date="2021-06-16T18:58:00Z">
        <w:r w:rsidR="000B7CB3">
          <w:rPr>
            <w:noProof/>
            <w:lang w:val="en-GB"/>
          </w:rPr>
          <w:t>(</w:t>
        </w:r>
      </w:ins>
      <w:r w:rsidR="00016735">
        <w:rPr>
          <w:noProof/>
          <w:lang w:val="en-GB"/>
        </w:rPr>
        <w:t>2020)</w:t>
      </w:r>
      <w:r w:rsidR="007C11DB" w:rsidRPr="003862D0">
        <w:rPr>
          <w:lang w:val="en-GB"/>
        </w:rPr>
        <w:fldChar w:fldCharType="end"/>
      </w:r>
      <w:r w:rsidR="007C11DB" w:rsidRPr="003862D0">
        <w:rPr>
          <w:lang w:val="en-GB"/>
        </w:rPr>
        <w:t xml:space="preserve">. </w:t>
      </w:r>
      <w:commentRangeEnd w:id="3014"/>
      <w:r w:rsidR="000B7CB3">
        <w:rPr>
          <w:rStyle w:val="CommentReference"/>
          <w:lang w:val="fr-FR"/>
        </w:rPr>
        <w:commentReference w:id="3014"/>
      </w:r>
      <w:r w:rsidR="00903D51">
        <w:rPr>
          <w:lang w:val="en-GB"/>
        </w:rPr>
        <w:t>Diagonal lines</w:t>
      </w:r>
      <w:r w:rsidR="00903D51" w:rsidRPr="003862D0">
        <w:rPr>
          <w:lang w:val="en-GB"/>
        </w:rPr>
        <w:t xml:space="preserve"> </w:t>
      </w:r>
      <w:r w:rsidR="007C11DB" w:rsidRPr="003862D0">
        <w:rPr>
          <w:lang w:val="en-GB"/>
        </w:rPr>
        <w:t>indicate areas with low model agreement where fewer than 80% of the models agree on the sign of the change, and no overlay areas with high model agreement where at least 80% of the models agree on the sign of the change.</w:t>
      </w:r>
      <w:bookmarkEnd w:id="3012"/>
      <w:bookmarkEnd w:id="3013"/>
      <w:r w:rsidR="005F52E6">
        <w:rPr>
          <w:lang w:val="en-GB"/>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7D516416" w14:textId="77777777" w:rsidR="00BC572A" w:rsidRPr="003862D0" w:rsidRDefault="00BC572A" w:rsidP="00BC572A">
      <w:pPr>
        <w:pStyle w:val="AR6BodyText"/>
        <w:rPr>
          <w:b/>
          <w:lang w:val="en-GB"/>
        </w:rPr>
      </w:pPr>
    </w:p>
    <w:p w14:paraId="3679AAFC" w14:textId="54AD40BD" w:rsidR="00BC572A" w:rsidRPr="003862D0" w:rsidRDefault="00BC572A" w:rsidP="00BC572A">
      <w:pPr>
        <w:pStyle w:val="AR6BodyText"/>
        <w:rPr>
          <w:b/>
          <w:lang w:val="en-GB"/>
        </w:rPr>
      </w:pPr>
      <w:r w:rsidRPr="003862D0">
        <w:rPr>
          <w:b/>
          <w:lang w:val="en-GB"/>
        </w:rPr>
        <w:t>[END FIGURE 4.2</w:t>
      </w:r>
      <w:r w:rsidR="00204802" w:rsidRPr="003862D0">
        <w:rPr>
          <w:b/>
          <w:lang w:val="en-GB"/>
        </w:rPr>
        <w:t>1</w:t>
      </w:r>
      <w:r w:rsidRPr="003862D0">
        <w:rPr>
          <w:b/>
          <w:lang w:val="en-GB"/>
        </w:rPr>
        <w:t xml:space="preserve"> HERE]</w:t>
      </w:r>
    </w:p>
    <w:p w14:paraId="74A15D49" w14:textId="77777777" w:rsidR="00BC572A" w:rsidRPr="003862D0" w:rsidRDefault="00BC572A" w:rsidP="00BC572A">
      <w:pPr>
        <w:pStyle w:val="AR6BodyText"/>
        <w:rPr>
          <w:lang w:val="en-GB"/>
        </w:rPr>
      </w:pPr>
    </w:p>
    <w:p w14:paraId="6D84AE41" w14:textId="77777777" w:rsidR="00BC572A" w:rsidRPr="003862D0" w:rsidRDefault="00BC572A" w:rsidP="00BC572A">
      <w:pPr>
        <w:pStyle w:val="AR6BodyText"/>
        <w:rPr>
          <w:lang w:val="en-GB"/>
        </w:rPr>
      </w:pPr>
    </w:p>
    <w:p w14:paraId="161DF3D2" w14:textId="5A8A037B" w:rsidR="00BC572A" w:rsidRPr="003862D0" w:rsidRDefault="00BC572A" w:rsidP="00BC572A">
      <w:pPr>
        <w:pStyle w:val="AR6BodyText"/>
        <w:rPr>
          <w:lang w:val="en-GB"/>
        </w:rPr>
      </w:pPr>
      <w:r w:rsidRPr="003862D0">
        <w:rPr>
          <w:lang w:val="en-GB"/>
        </w:rPr>
        <w:t>In JJA, the multi-</w:t>
      </w:r>
      <w:r w:rsidR="004D176A" w:rsidRPr="003862D0">
        <w:rPr>
          <w:lang w:val="en-GB"/>
        </w:rPr>
        <w:t xml:space="preserve">model </w:t>
      </w:r>
      <w:r w:rsidRPr="003862D0">
        <w:rPr>
          <w:lang w:val="en-GB"/>
        </w:rPr>
        <w:t>average project</w:t>
      </w:r>
      <w:r w:rsidR="003F7D93" w:rsidRPr="003862D0">
        <w:rPr>
          <w:lang w:val="en-GB"/>
        </w:rPr>
        <w:t>s</w:t>
      </w:r>
      <w:r w:rsidRPr="003862D0">
        <w:rPr>
          <w:lang w:val="en-GB"/>
        </w:rPr>
        <w:t xml:space="preserve"> an increase in year-to-year JJA variability over Central Europe and North America (</w:t>
      </w:r>
      <w:r w:rsidR="00FA6D4F" w:rsidRPr="003862D0">
        <w:rPr>
          <w:lang w:val="en-GB"/>
        </w:rPr>
        <w:t>Figure 4.21</w:t>
      </w:r>
      <w:r w:rsidRPr="003862D0">
        <w:rPr>
          <w:lang w:val="en-GB"/>
        </w:rPr>
        <w:t>). In particular an increase in daily to interannual summer temperature variability has been projected over central Europe as a result of larger year-to-year variability in soil moisture conditions varying between a wet and dry regime and leading to enhanced land</w:t>
      </w:r>
      <w:ins w:id="3049" w:author="Sara M Tuson" w:date="2021-07-19T18:38:00Z">
        <w:r w:rsidR="00F625C3" w:rsidRPr="00F625C3">
          <w:rPr>
            <w:lang w:val="en-GB"/>
          </w:rPr>
          <w:t>–</w:t>
        </w:r>
      </w:ins>
      <w:del w:id="3050" w:author="Sara M Tuson" w:date="2021-07-19T18:38:00Z">
        <w:r w:rsidRPr="003862D0" w:rsidDel="00F625C3">
          <w:rPr>
            <w:lang w:val="en-GB"/>
          </w:rPr>
          <w:delText>-</w:delText>
        </w:r>
      </w:del>
      <w:r w:rsidRPr="003862D0">
        <w:rPr>
          <w:lang w:val="en-GB"/>
        </w:rPr>
        <w:t xml:space="preserve">atmosphere interaction </w:t>
      </w:r>
      <w:r w:rsidRPr="003862D0">
        <w:rPr>
          <w:lang w:val="en-GB"/>
        </w:rPr>
        <w:fldChar w:fldCharType="begin" w:fldLock="1"/>
      </w:r>
      <w:r w:rsidR="00615634">
        <w:rPr>
          <w:lang w:val="en-GB"/>
        </w:rPr>
        <w:instrText>ADDIN CSL_CITATION { "citationItems" : [ { "id" : "ITEM-1", "itemData" : { "DOI" : "10.1038/nature05095", "ISBN" : "1476-4687 (Electronic)\\r0028-0836 (Linking)", "ISSN" : "0028-0836",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"9" ] ] }, "page" : "205-209", "title" : "Land\u2013atmosphere coupling and climate change in Europe", "translator" : [ { "dropping-particle" : "", "family" : "K2741", "given" : "", "non-dropping-particle" : "", "parse-names" : false, "suffix" : "" } ], "type" : "article-journal", "volume" : "443" }, "uris" : [ "http://www.mendeley.com/documents/?uuid=f19d35eb-6adc-4c78-b2e9-5981ba0f36d8" ] }, { "id" : "ITEM-2", "itemData" : { "DOI" : "10.1029/2012GL052730", "ISBN" : "0094-8276, 0094-8276", "ISSN" : "00948276", "abstract" : "Summer temperature variability has been projected to increase in Central Europe in response to anthropogenic greenhouse gas forcing. Based on an unprecedented set of global and regional climate models from the ENSEMBLES project, we assess the robustness of these projections on interannual to daily time scales. In comparison to previous analyses using PRUDENCE simulations, we find a more diverse climate change signal for interannual summer temperature variability and a clear dependence upon present-day model performance. Models that realistically represent present-day variability, tend to consistently project increasing interannual variability at the end of the 21st century. We demonstrate that the partitioning of latent and sensible heat fluxes controlled by soil moisture is crucial to understand the projected changes across the multi-model experiment. The projected increase in daily summer temperature variability is more robust and consistently simulated by all models. Likewise, all models consistently project reduced daily temperature variability in winter. Thus, it is a robust signal across the entire ensemble that in summer and south-central Europe hot extremes warm stronger than the mean, and in winter and northern Europe cold extremes warm stronger than mean temperatures.", "author" : [ { "dropping-particle" : "", "family" : "Fischer", "given" : "E. M.", "non-dropping-particle" : "", "parse-names" : false, "suffix" : "" }, { "dropping-particle" : "", "family" : "Rajczak", "given" : "J.", "non-dropping-particle" : "", "parse-names" : false, "suffix" : "" }, { "dropping-particle" : "", "family" : "Sch\u00e4r", "given" : "C.", "non-dropping-particle" : "", "parse-names" : false, "suffix" : "" } ], "container-title" : "Geophysical Research Letters", "id" : "ITEM-2", "issued" : { "date-parts" : [ [ "2012" ] ] }, "page" : "L19702", "title" : "Changes in European summer temperature variability revisited", "translator" : [ { "dropping-particle" : "", "family" : "K2812", "given" : "", "non-dropping-particle" : "", "parse-names" : false, "suffix" : "" } ], "type" : "article-journal", "volume" : "39" }, "uris" : [ "http://www.mendeley.com/documents/?uuid=b662b683-7f97-4590-8c14-63faccc03486" ] }, { "id" : "ITEM-3", "itemData" : { "DOI" : "10.1175/JCLI-D-14-00735.1", "ISSN" : "0894-8755", "abstract" : "AbstractRecent temperature extremes have highlighted the importance of assessing projected changes in the variability of temperature as well as the mean. A large fraction of present-day temperature variance is associated with thermal advection, as anomalous winds blow across the land\u2013sea temperature contrast, for instance. Models project robust heterogeneity in the twenty-first-century warming pattern under greenhouse gas forcing, resulting in land\u2013sea temperature contrasts increasing in summer and decreasing in winter and the pole-to-equator temperature gradient weakening in winter. In this study, future changes in monthly variability of near-surface temperature in the 17-member ensemble ESSENCE (Ensemble Simulations of Extreme Weather Events under Nonlinear Climate Change) are assessed. In winter, variability in midlatitudes decreases whereas in very high latitudes and the tropics it increases. In summer, variability increases over most land areas and in the tropics, with decreasing variability in high ...", "author" : [ { "dropping-particle" : "", "family" : "Holmes", "given" : "Caroline R.", "non-dropping-particle" : "", "parse-names" : false, "suffix" : "" }, { "dropping-particle" : "", "family" : "Woollings", "given" : "Tim", "non-dropping-particle" : "", "parse-names" : false, "suffix" : "" }, { "dropping-particle" : "", "family" : "Hawkins", "given" : "Ed", "non-dropping-particle" : "", "parse-names" : false, "suffix" : "" }, { "dropping-particle" : "", "family" : "Vries", "given" : "Hylke", "non-dropping-particle" : "de", "parse-names" : false, "suffix" : "" } ], "container-title" : "Journal of Climate", "id" : "ITEM-3", "issue" : "6", "issued" : { "date-parts" : [ [ "2016", "3" ] ] }, "page" : "2221-2236", "title" : "Robust Future Changes in Temperature Variability under Greenhouse Gas Forcing and the Relationship with Thermal Advection", "translator" : [ { "dropping-particle" : "", "family" : "K2738", "given" : "", "non-dropping-particle" : "", "parse-names" : false, "suffix" : "" } ], "type" : "article-journal", "volume" : "29" }, "uris" : [ "http://www.mendeley.com/documents/?uuid=62442d7c-e912-441f-b92e-e2a2b29166e6" ] } ], "mendeley" : { "formattedCitation" : "(Seneviratne et al., 2006; Fischer et al., 2012; Holmes et al., 2016)", "plainTextFormattedCitation" : "(Seneviratne et al., 2006; Fischer et al., 2012; Holmes et al., 2016)", "previouslyFormattedCitation" : "(Seneviratne et al., 2006; Fischer et al., 2012; Holmes et al., 2016)" }, "properties" : { "noteIndex" : 0 }, "schema" : "https://github.com/citation-style-language/schema/raw/master/csl-citation.json" }</w:instrText>
      </w:r>
      <w:r w:rsidRPr="003862D0">
        <w:rPr>
          <w:lang w:val="en-GB"/>
        </w:rPr>
        <w:fldChar w:fldCharType="separate"/>
      </w:r>
      <w:r w:rsidR="00016735">
        <w:rPr>
          <w:noProof/>
          <w:lang w:val="en-GB"/>
        </w:rPr>
        <w:t>(Seneviratne et al., 2006; Fischer et al., 2012; Holmes et al., 2016)</w:t>
      </w:r>
      <w:r w:rsidRPr="003862D0">
        <w:rPr>
          <w:lang w:val="en-GB"/>
        </w:rPr>
        <w:fldChar w:fldCharType="end"/>
      </w:r>
      <w:r w:rsidRPr="003862D0">
        <w:rPr>
          <w:lang w:val="en-GB"/>
        </w:rPr>
        <w:t>. Furthermore, the amplified warming in the source region</w:t>
      </w:r>
      <w:r w:rsidR="004D176A" w:rsidRPr="003862D0">
        <w:rPr>
          <w:lang w:val="en-GB"/>
        </w:rPr>
        <w:t>s</w:t>
      </w:r>
      <w:r w:rsidRPr="003862D0">
        <w:rPr>
          <w:lang w:val="en-GB"/>
        </w:rPr>
        <w:t xml:space="preserve"> of warm-air advection due to land</w:t>
      </w:r>
      <w:ins w:id="3051" w:author="Sara M Tuson" w:date="2021-07-19T20:17:00Z">
        <w:r w:rsidR="008F2E1D" w:rsidRPr="008F2E1D">
          <w:rPr>
            <w:lang w:val="en-GB"/>
          </w:rPr>
          <w:t>–</w:t>
        </w:r>
      </w:ins>
      <w:del w:id="3052" w:author="Sara M Tuson" w:date="2021-07-19T20:17:00Z">
        <w:r w:rsidRPr="003862D0" w:rsidDel="008F2E1D">
          <w:rPr>
            <w:lang w:val="en-GB"/>
          </w:rPr>
          <w:delText>-</w:delText>
        </w:r>
      </w:del>
      <w:r w:rsidRPr="003862D0">
        <w:rPr>
          <w:lang w:val="en-GB"/>
        </w:rPr>
        <w:t xml:space="preserve">ocean warming contrast and amplified Mediterranean warming </w:t>
      </w:r>
      <w:r w:rsidRPr="003862D0">
        <w:rPr>
          <w:lang w:val="en-GB"/>
        </w:rPr>
        <w:fldChar w:fldCharType="begin" w:fldLock="1"/>
      </w:r>
      <w:r w:rsidR="00615634">
        <w:rPr>
          <w:lang w:val="en-GB"/>
        </w:rPr>
        <w:instrText>ADDIN CSL_CITATION { "citationItems" : [ { "id" : "ITEM-1", "itemData" : { "DOI" : "10.1175/JCLI-D-18-0431.1", "ISSN" : "0894-8755", "abstract" : "AbstractBy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 8.5 emission scenario. For every downscaled GCM, the climate change signal over Europe is separated into five contributions by modifying the lateral boundary conditions of the RCM. This simulation strategy is related to the pseudo-global-warming method. The results show that a poleward expansion of the Hadley cell is of minor importance for the Mediterranean Amplification. During summer, the simulated Hadley circulation is weak and projections show no distinct expansion in the European sector. The north-south contrast ...",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"K3746", "given" : "", "non-dropping-particle" : "", "parse-names" : false, "suffix" : "" } ], "type" : "article-journal", "volume" : "32" }, "uris" : [ "http://www.mendeley.com/documents/?uuid=8c5d9b06-9089-4341-9621-b8058ad76fa8" ] }, { "id" : "ITEM-2", "itemData" : { "DOI" : "10.1175/JCLI-D-13-00446.1", "ISSN" : "0894-8755", "abstract" : "The hydrological cycle in the Mediterranean region, as well as its change over the coming decades, is investigated using the Interim European Centre for Medium-Range Weather Forecasts Re-Analysis (ERA-Interim) and phase 5 of the Coupled Model Intercomparison Project (CMIP5) historical simulations and projections of the coming decades. The Mediterranean land regions have positive precipitation minus evaporation, P \u2212 E, in winter and negative P \u2212 E in summer. According to ERA-Interim, positive P \u2212 E over land in winter is sustained by transient eddy moisture convergence and opposed by mean flow moisture divergence. Dry mean flow advection is important for opposing the transient eddy moisture flux convergence in the winter half year and the mass divergent mean flow is a prime cause of negative P \u2212 E in the summer half year. These features are well reproduced in the CMIP5 ensemble. The models predict reduced P \u2212 E over the Mediterranean region in the future year-round. For both land and sea, a common cause of drying is increased mean flow moisture divergence. Changes in transient eddy moisture fluxes largely act diffusively and cause drying over the sea and moistening over many land areas to the north in winter and drying over western land areas and moistening over the eastern sea in summer. Increased mean flow moisture divergence is caused by both the increase in atmospheric humidity in a region of mean flow divergence and strengthening of the mass divergence. Increased mass divergence is related to increased high pressure over the central Mediterranean in winter and over the Atlantic and northern Europe in summer, which favors subsidence and low-level divergence over the Mediterranean region.", "author" : [ { "dropping-particle" : "", "family" : "Seager", "given" : "Richard", "non-dropping-particle" : "", "parse-names" : false, "suffix" : "" }, { "dropping-particle" : "", "family" : "Liu", "given" : "Haibo", "non-dropping-particle" : "", "parse-names" : false, "suffix" : "" }, { "dropping-particle" : "", "family" : "Henderson", "given" : "Naomi", "non-dropping-particle" : "", "parse-names" : false, "suffix" : "" }, { "dropping-particle" : "", "family" : "Simpson", "given" : "Isla", "non-dropping-particle" : "", "parse-names" : false, "suffix" : "" }, { "dropping-particle" : "", "family" : "Kelley", "given" : "Colin", "non-dropping-particle"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"container-title" : "Journal of Climate", "id" : "ITEM-2", "issue" : "12", "issued" : { "date-parts" : [ [ "2014", "6", "15" ] ] }, "page" : "4655-4676", "title" : "Causes of Increasing Aridification of the Mediterranean Region in Response to Rising Greenhouse Gases", "translator" : [ { "dropping-particle" : "", "family" : "K3483", "given" : "", "non-dropping-particle" : "", "parse-names" : false, "suffix" : "" } ], "type" : "article-journal", "volume" : "27" }, "uris" : [ "http://www.mendeley.com/documents/?uuid=116d26f2-5218-4c42-84c0-8df0a0fe19d6" ] } ], "mendeley" : { "formattedCitation" : "(Seager et al., 2014a; Brogli et al., 2019)", "plainTextFormattedCitation" : "(Seager et al., 2014a; Brogli et al., 2019)", "previouslyFormattedCitation" : "(Seager et al., 2014a; Brogli et al., 2019)" }, "properties" : { "noteIndex" : 0 }, "schema" : "https://github.com/citation-style-language/schema/raw/master/csl-citation.json" }</w:instrText>
      </w:r>
      <w:r w:rsidRPr="003862D0">
        <w:rPr>
          <w:lang w:val="en-GB"/>
        </w:rPr>
        <w:fldChar w:fldCharType="separate"/>
      </w:r>
      <w:r w:rsidR="00016735">
        <w:rPr>
          <w:noProof/>
          <w:lang w:val="en-GB"/>
        </w:rPr>
        <w:t>(Seager et al., 2014a; Brogli et al., 2019)</w:t>
      </w:r>
      <w:r w:rsidRPr="003862D0">
        <w:rPr>
          <w:lang w:val="en-GB"/>
        </w:rPr>
        <w:fldChar w:fldCharType="end"/>
      </w:r>
      <w:r w:rsidRPr="003862D0">
        <w:rPr>
          <w:lang w:val="en-GB"/>
        </w:rPr>
        <w:t>, may lead to disproportionally strong warming of the hottest days and summers and thereby increased variability</w:t>
      </w:r>
      <w:r w:rsidR="008153DD" w:rsidRPr="003862D0">
        <w:rPr>
          <w:lang w:val="en-GB"/>
        </w:rPr>
        <w:t xml:space="preserve">. </w:t>
      </w:r>
      <w:r w:rsidRPr="003862D0">
        <w:rPr>
          <w:lang w:val="en-GB"/>
        </w:rPr>
        <w:t xml:space="preserve">Enhanced temperature variability is further projected over some land regions in the subtropics and tropics </w:t>
      </w:r>
      <w:r w:rsidR="008153DD" w:rsidRPr="003862D0">
        <w:rPr>
          <w:lang w:val="en-GB"/>
        </w:rPr>
        <w:fldChar w:fldCharType="begin" w:fldLock="1"/>
      </w:r>
      <w:r w:rsidR="00615634">
        <w:rPr>
          <w:lang w:val="en-GB"/>
        </w:rPr>
        <w:instrText>ADDIN CSL_CITATION { "citationItems" : [ { "id" : "ITEM-1", "itemData" : { "DOI" : "10.1126/sciadv.aar5809", "ISSN" : "2375-2548", "PMID" : "29732409", "abstract" : "Extreme events such as heat waves are among the most challenging aspects of climate change for societies. We show that climate models consistently project increases in temperature variability in tropical countries over the coming decades, with the Amazon as a particular hotspot of concern. During the season with maximum insolation, temperature variability increases by \u223c15% per degree of global warming in Amazonia and Southern Africa and by up to 10%\u00b0C-1in the Sahel, India, and Southeast Asia. Mechanisms include drying soils and shifts in atmospheric structure. Outside the tropics, temperature variability is projected to decrease on average because of a reduced meridional temperature gradient and sea-ice loss. The countries that have contributed least to climate change, and are most vulnerable to extreme events, are projected to experience the strongest increase in variability. These changes would therefore amplify the inequality associated with the impacts of a changing climate.", "author" : [ { "dropping-particle" : "", "family" : "Bathiany", "given" : "Sebastian", "non-dropping-particle" : "", "parse-names" : false, "suffix" : "" }, { "dropping-particle" : "", "family" : "Dakos", "given" : "Vasilis", "non-dropping-particle" : "", "parse-names" : false, "suffix" : "" }, { "dropping-particle" : "", "family" : "Scheffer", "given" : "Marten", "non-dropping-particle" : "", "parse-names" : false, "suffix" : "" }, { "dropping-particle" : "", "family" : "Lenton", "given" : "Timothy M.", "non-dropping-particle" : "", "parse-names" : false, "suffix" : "" } ], "container-title" : "Science Advances", "id" : "ITEM-1", "issue" : "5", "issued" : { "date-parts" : [ [ "2018", "5", "2" ] ] }, "page" : "eaar5809", "title" : "Climate models predict increasing temperature variability in poor countries", "translator" : [ { "dropping-particle" : "", "family" : "K5217", "given" : "", "non-dropping-particle" : "", "parse-names" : false, "suffix" : "" } ], "type" : "article-journal", "volume" : "4" }, "uris" : [ "http://www.mendeley.com/documents/?uuid=4efca613-66d8-4c54-8603-a5bd69e17ab1" ] } ], "mendeley" : { "formattedCitation" : "(Bathiany et al., 2018)", "plainTextFormattedCitation" : "(Bathiany et al., 2018)", "previouslyFormattedCitation" : "(Bathiany et al., 2018)" }, "properties" : { "noteIndex" : 0 }, "schema" : "https://github.com/citation-style-language/schema/raw/master/csl-citation.json" }</w:instrText>
      </w:r>
      <w:r w:rsidR="008153DD" w:rsidRPr="003862D0">
        <w:rPr>
          <w:lang w:val="en-GB"/>
        </w:rPr>
        <w:fldChar w:fldCharType="separate"/>
      </w:r>
      <w:r w:rsidR="00016735">
        <w:rPr>
          <w:noProof/>
          <w:lang w:val="en-GB"/>
        </w:rPr>
        <w:t>(Bathiany et al., 2018)</w:t>
      </w:r>
      <w:r w:rsidR="008153DD" w:rsidRPr="003862D0">
        <w:rPr>
          <w:lang w:val="en-GB"/>
        </w:rPr>
        <w:fldChar w:fldCharType="end"/>
      </w:r>
      <w:r w:rsidRPr="003862D0">
        <w:rPr>
          <w:lang w:val="en-GB"/>
        </w:rPr>
        <w:t>.</w:t>
      </w:r>
    </w:p>
    <w:p w14:paraId="7CA4DBC2" w14:textId="77777777" w:rsidR="009E5578" w:rsidRPr="003862D0" w:rsidRDefault="009E5578" w:rsidP="00BC572A">
      <w:pPr>
        <w:pStyle w:val="AR6BodyText"/>
        <w:rPr>
          <w:lang w:val="en-GB"/>
        </w:rPr>
      </w:pPr>
    </w:p>
    <w:p w14:paraId="161F6AAD" w14:textId="46C70C7B" w:rsidR="00BC572A" w:rsidRPr="003862D0" w:rsidRDefault="00BC572A" w:rsidP="00BC572A">
      <w:pPr>
        <w:pStyle w:val="AR6BodyText"/>
        <w:rPr>
          <w:lang w:val="en-GB"/>
        </w:rPr>
      </w:pPr>
      <w:r w:rsidRPr="003862D0">
        <w:rPr>
          <w:lang w:val="en-GB"/>
        </w:rPr>
        <w:t xml:space="preserve">In summary, there is </w:t>
      </w:r>
      <w:r w:rsidRPr="003862D0">
        <w:rPr>
          <w:i/>
          <w:lang w:val="en-GB"/>
        </w:rPr>
        <w:t>medium confidence</w:t>
      </w:r>
      <w:r w:rsidRPr="003862D0">
        <w:rPr>
          <w:lang w:val="en-GB"/>
        </w:rPr>
        <w:t xml:space="preserve"> that continued warming will regionally lead to increased and decreased year-to-year temperature variability in the extratropics and there is </w:t>
      </w:r>
      <w:r w:rsidRPr="003862D0">
        <w:rPr>
          <w:i/>
          <w:lang w:val="en-GB"/>
        </w:rPr>
        <w:t>medium confidence</w:t>
      </w:r>
      <w:r w:rsidRPr="003862D0">
        <w:rPr>
          <w:lang w:val="en-GB"/>
        </w:rPr>
        <w:t xml:space="preserve"> that year-to-year temperature variability will decrease over parts of the mid</w:t>
      </w:r>
      <w:r w:rsidR="003F7D93" w:rsidRPr="003862D0">
        <w:rPr>
          <w:lang w:val="en-GB"/>
        </w:rPr>
        <w:t>-</w:t>
      </w:r>
      <w:r w:rsidRPr="003862D0">
        <w:rPr>
          <w:lang w:val="en-GB"/>
        </w:rPr>
        <w:t xml:space="preserve"> to high</w:t>
      </w:r>
      <w:r w:rsidR="003F7D93" w:rsidRPr="003862D0">
        <w:rPr>
          <w:lang w:val="en-GB"/>
        </w:rPr>
        <w:t>-</w:t>
      </w:r>
      <w:r w:rsidRPr="003862D0">
        <w:rPr>
          <w:lang w:val="en-GB"/>
        </w:rPr>
        <w:t xml:space="preserve"> latitudes of the winter hemisphere.</w:t>
      </w:r>
    </w:p>
    <w:p w14:paraId="4E4C28D7" w14:textId="77777777" w:rsidR="00BC572A" w:rsidRPr="003862D0" w:rsidRDefault="00BC572A" w:rsidP="00BC572A">
      <w:pPr>
        <w:pStyle w:val="AR6BodyText"/>
        <w:rPr>
          <w:lang w:val="en-GB"/>
        </w:rPr>
      </w:pPr>
    </w:p>
    <w:p w14:paraId="5AC7B092" w14:textId="77777777" w:rsidR="00BC572A" w:rsidRPr="003862D0" w:rsidRDefault="00BC572A" w:rsidP="00BC572A">
      <w:pPr>
        <w:pStyle w:val="AR6BodyText"/>
        <w:rPr>
          <w:lang w:val="en-GB"/>
        </w:rPr>
      </w:pPr>
    </w:p>
    <w:p w14:paraId="39CDC388" w14:textId="77777777" w:rsidR="00BC572A" w:rsidRPr="003862D0" w:rsidRDefault="00BC572A" w:rsidP="00BC572A">
      <w:pPr>
        <w:pStyle w:val="AR6Chap4Level34111"/>
        <w:rPr>
          <w:lang w:val="en-GB"/>
        </w:rPr>
      </w:pPr>
      <w:r w:rsidRPr="003862D0">
        <w:rPr>
          <w:lang w:val="en-GB"/>
        </w:rPr>
        <w:t xml:space="preserve"> </w:t>
      </w:r>
      <w:bookmarkStart w:id="3053" w:name="_Toc5778494"/>
      <w:bookmarkStart w:id="3054" w:name="_Toc33523299"/>
      <w:bookmarkStart w:id="3055" w:name="_Toc57156873"/>
      <w:bookmarkStart w:id="3056" w:name="_Toc66466994"/>
      <w:bookmarkStart w:id="3057" w:name="_Toc66467278"/>
      <w:bookmarkStart w:id="3058" w:name="_Toc66574533"/>
      <w:bookmarkStart w:id="3059" w:name="_Toc66574704"/>
      <w:bookmarkStart w:id="3060" w:name="_Toc66646051"/>
      <w:bookmarkStart w:id="3061" w:name="_Toc69752521"/>
      <w:r w:rsidRPr="003862D0">
        <w:rPr>
          <w:lang w:val="en-GB"/>
        </w:rPr>
        <w:t>Annual Mean Atmospheric Temperature</w:t>
      </w:r>
      <w:bookmarkEnd w:id="3053"/>
      <w:bookmarkEnd w:id="3054"/>
      <w:bookmarkEnd w:id="3055"/>
      <w:bookmarkEnd w:id="3056"/>
      <w:bookmarkEnd w:id="3057"/>
      <w:bookmarkEnd w:id="3058"/>
      <w:bookmarkEnd w:id="3059"/>
      <w:bookmarkEnd w:id="3060"/>
      <w:bookmarkEnd w:id="3061"/>
    </w:p>
    <w:p w14:paraId="25D300DD" w14:textId="77777777" w:rsidR="00BC572A" w:rsidRPr="003862D0" w:rsidRDefault="00BC572A" w:rsidP="00BC572A">
      <w:pPr>
        <w:pStyle w:val="AR6BodyText"/>
        <w:rPr>
          <w:lang w:val="en-GB"/>
        </w:rPr>
      </w:pPr>
    </w:p>
    <w:p w14:paraId="2AD4EA90" w14:textId="1FFE45C6" w:rsidR="00BC572A" w:rsidRPr="003862D0" w:rsidRDefault="00BC572A" w:rsidP="00BC572A">
      <w:pPr>
        <w:pStyle w:val="AR6BodyText"/>
        <w:rPr>
          <w:lang w:val="en-GB"/>
        </w:rPr>
      </w:pPr>
      <w:r w:rsidRPr="003862D0">
        <w:rPr>
          <w:lang w:val="en-GB"/>
        </w:rPr>
        <w:t xml:space="preserve">Section 12.4.3.2 of </w:t>
      </w:r>
      <w:del w:id="3062" w:author="Ian Blenkinsop" w:date="2021-07-27T12:05:00Z">
        <w:r w:rsidRPr="003862D0" w:rsidDel="006427A2">
          <w:rPr>
            <w:lang w:val="en-GB"/>
          </w:rPr>
          <w:delText xml:space="preserve">the </w:delText>
        </w:r>
      </w:del>
      <w:r w:rsidRPr="003862D0">
        <w:rPr>
          <w:lang w:val="en-GB"/>
        </w:rPr>
        <w:t>AR5</w:t>
      </w:r>
      <w:commentRangeStart w:id="3063"/>
      <w:commentRangeStart w:id="3064"/>
      <w:r w:rsidRPr="003862D0">
        <w:rPr>
          <w:lang w:val="en-GB"/>
        </w:rPr>
        <w:t xml:space="preserve"> </w:t>
      </w:r>
      <w:commentRangeEnd w:id="3063"/>
      <w:r w:rsidR="006427A2">
        <w:rPr>
          <w:rStyle w:val="CommentReference"/>
        </w:rPr>
        <w:commentReference w:id="3063"/>
      </w:r>
      <w:commentRangeEnd w:id="3064"/>
      <w:r w:rsidR="001D5CE2">
        <w:rPr>
          <w:rStyle w:val="CommentReference"/>
        </w:rPr>
        <w:commentReference w:id="3064"/>
      </w:r>
      <w:r w:rsidRPr="003862D0">
        <w:rPr>
          <w:lang w:val="en-GB"/>
        </w:rPr>
        <w:t xml:space="preserve">assessed </w:t>
      </w:r>
      <w:r w:rsidR="004D176A" w:rsidRPr="003862D0">
        <w:rPr>
          <w:lang w:val="en-GB"/>
        </w:rPr>
        <w:t xml:space="preserve">that </w:t>
      </w:r>
      <w:r w:rsidRPr="003862D0">
        <w:rPr>
          <w:lang w:val="en-GB"/>
        </w:rPr>
        <w:t xml:space="preserve">there </w:t>
      </w:r>
      <w:r w:rsidR="008153DD" w:rsidRPr="003862D0">
        <w:rPr>
          <w:lang w:val="en-GB"/>
        </w:rPr>
        <w:t xml:space="preserve">is </w:t>
      </w:r>
      <w:r w:rsidRPr="003862D0">
        <w:rPr>
          <w:i/>
          <w:iCs/>
          <w:lang w:val="en-GB"/>
        </w:rPr>
        <w:t>high confidence</w:t>
      </w:r>
      <w:r w:rsidRPr="003862D0">
        <w:rPr>
          <w:lang w:val="en-GB"/>
        </w:rPr>
        <w:t xml:space="preserve"> in the overall pattern of projected end of 21st century tropospheric temperature change and that it </w:t>
      </w:r>
      <w:r w:rsidR="008153DD" w:rsidRPr="003862D0">
        <w:rPr>
          <w:lang w:val="en-GB"/>
        </w:rPr>
        <w:t xml:space="preserve">is </w:t>
      </w:r>
      <w:r w:rsidRPr="003862D0">
        <w:rPr>
          <w:i/>
          <w:iCs/>
          <w:lang w:val="en-GB"/>
        </w:rPr>
        <w:t>very likely</w:t>
      </w:r>
      <w:r w:rsidRPr="003862D0">
        <w:rPr>
          <w:lang w:val="en-GB"/>
        </w:rPr>
        <w:t xml:space="preserve"> that some of the </w:t>
      </w:r>
      <w:r w:rsidR="003F7D93" w:rsidRPr="003862D0">
        <w:rPr>
          <w:lang w:val="en-GB"/>
        </w:rPr>
        <w:t xml:space="preserve">largest </w:t>
      </w:r>
      <w:r w:rsidRPr="003862D0">
        <w:rPr>
          <w:lang w:val="en-GB"/>
        </w:rPr>
        <w:t xml:space="preserve">warming will occur </w:t>
      </w:r>
      <w:r w:rsidRPr="003862D0">
        <w:rPr>
          <w:lang w:val="en-GB"/>
        </w:rPr>
        <w:lastRenderedPageBreak/>
        <w:t xml:space="preserve">in the northern high latitudes. They further assessed that proportionately larger warming is </w:t>
      </w:r>
      <w:r w:rsidRPr="003862D0">
        <w:rPr>
          <w:i/>
          <w:iCs/>
          <w:lang w:val="en-GB"/>
        </w:rPr>
        <w:t xml:space="preserve">likely </w:t>
      </w:r>
      <w:r w:rsidRPr="003862D0">
        <w:rPr>
          <w:lang w:val="en-GB"/>
        </w:rPr>
        <w:t xml:space="preserve">to occur in the tropical upper troposphere than at the tropical surface, but with </w:t>
      </w:r>
      <w:r w:rsidRPr="003862D0">
        <w:rPr>
          <w:i/>
          <w:iCs/>
          <w:lang w:val="en-GB"/>
        </w:rPr>
        <w:t>medium confidence</w:t>
      </w:r>
      <w:r w:rsidRPr="003862D0">
        <w:rPr>
          <w:lang w:val="en-GB"/>
        </w:rPr>
        <w:t xml:space="preserve"> owing to the relatively large observational uncertainties and contradictory analyses regarding model accuracy in simulating tropical upper tropospheric temperature trends. </w:t>
      </w:r>
    </w:p>
    <w:p w14:paraId="45376CB4" w14:textId="77777777" w:rsidR="00BC572A" w:rsidRPr="003862D0" w:rsidRDefault="00BC572A" w:rsidP="00BC572A">
      <w:pPr>
        <w:pStyle w:val="AR6BodyText"/>
        <w:rPr>
          <w:lang w:val="en-GB"/>
        </w:rPr>
      </w:pPr>
    </w:p>
    <w:p w14:paraId="7A521FC9" w14:textId="77777777" w:rsidR="00BC572A" w:rsidRPr="003862D0" w:rsidRDefault="00BC572A" w:rsidP="00BC572A">
      <w:pPr>
        <w:pStyle w:val="AR6BodyText"/>
        <w:rPr>
          <w:lang w:val="en-GB"/>
        </w:rPr>
      </w:pPr>
    </w:p>
    <w:p w14:paraId="3B9A5F86" w14:textId="3E2877AB" w:rsidR="00BC572A" w:rsidRPr="003862D0" w:rsidRDefault="00BC572A" w:rsidP="00BC572A">
      <w:pPr>
        <w:pStyle w:val="AR6BodyText"/>
        <w:rPr>
          <w:b/>
          <w:lang w:val="en-GB"/>
        </w:rPr>
      </w:pPr>
      <w:r w:rsidRPr="003862D0">
        <w:rPr>
          <w:b/>
          <w:lang w:val="en-GB"/>
        </w:rPr>
        <w:t>[START FIGURE 4.2</w:t>
      </w:r>
      <w:r w:rsidR="009E5578" w:rsidRPr="003862D0">
        <w:rPr>
          <w:b/>
          <w:lang w:val="en-GB"/>
        </w:rPr>
        <w:t>2</w:t>
      </w:r>
      <w:r w:rsidRPr="003862D0">
        <w:rPr>
          <w:b/>
          <w:lang w:val="en-GB"/>
        </w:rPr>
        <w:t xml:space="preserve"> HERE]</w:t>
      </w:r>
    </w:p>
    <w:p w14:paraId="0032BC70" w14:textId="7DBEAAE5" w:rsidR="00BC572A" w:rsidRPr="003862D0" w:rsidRDefault="00BC572A" w:rsidP="00CD43A5">
      <w:pPr>
        <w:pStyle w:val="AR6BodyText"/>
        <w:rPr>
          <w:lang w:val="en-GB"/>
        </w:rPr>
      </w:pPr>
    </w:p>
    <w:p w14:paraId="3573D14E" w14:textId="48D3B492" w:rsidR="00BC572A" w:rsidRPr="003862D0" w:rsidRDefault="002B378D" w:rsidP="00BC572A">
      <w:pPr>
        <w:pStyle w:val="AR6Chap4Figure"/>
        <w:rPr>
          <w:lang w:val="en-GB"/>
        </w:rPr>
      </w:pPr>
      <w:bookmarkStart w:id="3065" w:name="_Ref29564606"/>
      <w:r w:rsidRPr="003862D0">
        <w:rPr>
          <w:b/>
          <w:bCs/>
          <w:lang w:val="en-GB" w:eastAsia="en-US"/>
        </w:rPr>
        <w:t>L</w:t>
      </w:r>
      <w:r w:rsidR="008542F5" w:rsidRPr="003862D0">
        <w:rPr>
          <w:b/>
          <w:bCs/>
          <w:lang w:val="en-GB" w:eastAsia="en-US"/>
        </w:rPr>
        <w:t xml:space="preserve">ong-term change of annual and zonal mean atmospheric temperature. </w:t>
      </w:r>
      <w:r w:rsidR="00A43ACC" w:rsidRPr="003862D0">
        <w:rPr>
          <w:lang w:val="en-GB" w:eastAsia="en-US"/>
        </w:rPr>
        <w:t xml:space="preserve"> </w:t>
      </w:r>
      <w:r w:rsidR="00BA6FF7" w:rsidRPr="003862D0">
        <w:rPr>
          <w:lang w:val="en-GB" w:eastAsia="en-US"/>
        </w:rPr>
        <w:t>Displayed are m</w:t>
      </w:r>
      <w:r w:rsidR="008542F5" w:rsidRPr="003862D0">
        <w:rPr>
          <w:lang w:val="en-GB" w:eastAsia="en-US"/>
        </w:rPr>
        <w:t xml:space="preserve">ulti-model mean </w:t>
      </w:r>
      <w:r w:rsidR="008542F5" w:rsidRPr="003862D0">
        <w:rPr>
          <w:lang w:val="en-GB"/>
        </w:rPr>
        <w:t>c</w:t>
      </w:r>
      <w:r w:rsidR="00BC572A" w:rsidRPr="003862D0">
        <w:rPr>
          <w:lang w:val="en-GB"/>
        </w:rPr>
        <w:t>hange in annual and zonal mean atmospheric temperature (</w:t>
      </w:r>
      <w:r w:rsidR="00BC572A" w:rsidRPr="003862D0">
        <w:rPr>
          <w:lang w:val="en-GB" w:eastAsia="en-US"/>
        </w:rPr>
        <w:t>°C</w:t>
      </w:r>
      <w:r w:rsidR="00BC572A" w:rsidRPr="003862D0">
        <w:rPr>
          <w:lang w:val="en-GB"/>
        </w:rPr>
        <w:t>) in 2081–2100</w:t>
      </w:r>
      <w:r w:rsidR="008542F5" w:rsidRPr="003862D0">
        <w:rPr>
          <w:lang w:val="en-GB"/>
        </w:rPr>
        <w:t xml:space="preserve"> relative to</w:t>
      </w:r>
      <w:r w:rsidR="00BC572A" w:rsidRPr="003862D0">
        <w:rPr>
          <w:lang w:val="en-GB"/>
        </w:rPr>
        <w:t xml:space="preserve"> </w:t>
      </w:r>
      <w:r w:rsidR="008542F5" w:rsidRPr="003862D0">
        <w:rPr>
          <w:lang w:val="en-GB"/>
        </w:rPr>
        <w:t xml:space="preserve">1995–2014 </w:t>
      </w:r>
      <w:r w:rsidR="00BA6FF7" w:rsidRPr="003862D0">
        <w:rPr>
          <w:lang w:val="en-GB"/>
        </w:rPr>
        <w:t>for</w:t>
      </w:r>
      <w:r w:rsidR="00BC572A" w:rsidRPr="003862D0">
        <w:rPr>
          <w:lang w:val="en-GB"/>
        </w:rPr>
        <w:t xml:space="preserve"> (left) SSP1-2.6 and (right) SSP5-8.5.</w:t>
      </w:r>
      <w:bookmarkEnd w:id="3065"/>
      <w:r w:rsidR="008542F5" w:rsidRPr="003862D0">
        <w:rPr>
          <w:lang w:val="en-GB"/>
        </w:rPr>
        <w:t xml:space="preserve"> The number of models used is indicated in the top right of the maps. </w:t>
      </w:r>
      <w:r w:rsidR="00903D51">
        <w:rPr>
          <w:lang w:val="en-GB" w:eastAsia="en-US"/>
        </w:rPr>
        <w:t>Diagonal lines</w:t>
      </w:r>
      <w:r w:rsidR="00903D51" w:rsidRPr="003862D0">
        <w:rPr>
          <w:lang w:val="en-GB" w:eastAsia="en-US"/>
        </w:rPr>
        <w:t xml:space="preserve"> </w:t>
      </w:r>
      <w:r w:rsidR="00A43ACC" w:rsidRPr="003862D0">
        <w:rPr>
          <w:lang w:val="en-GB" w:eastAsia="en-US"/>
        </w:rPr>
        <w:t>indicate regions where less than 80% of the models agree on the sign of the change and no overlay where 80% or more of the models agree on the sign of the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37317527" w14:textId="77777777" w:rsidR="00BC572A" w:rsidRPr="003862D0" w:rsidRDefault="00BC572A" w:rsidP="00BC572A">
      <w:pPr>
        <w:pStyle w:val="AR6BodyText"/>
        <w:rPr>
          <w:b/>
          <w:lang w:val="en-GB"/>
        </w:rPr>
      </w:pPr>
    </w:p>
    <w:p w14:paraId="7F683CE5" w14:textId="067DA940" w:rsidR="00BC572A" w:rsidRPr="003862D0" w:rsidRDefault="00BC572A" w:rsidP="00BC572A">
      <w:pPr>
        <w:pStyle w:val="AR6BodyText"/>
        <w:rPr>
          <w:b/>
          <w:lang w:val="en-GB"/>
        </w:rPr>
      </w:pPr>
      <w:r w:rsidRPr="003862D0">
        <w:rPr>
          <w:b/>
          <w:lang w:val="en-GB"/>
        </w:rPr>
        <w:t>[END FIGURE 4.2</w:t>
      </w:r>
      <w:r w:rsidR="009E5578" w:rsidRPr="003862D0">
        <w:rPr>
          <w:b/>
          <w:lang w:val="en-GB"/>
        </w:rPr>
        <w:t>2</w:t>
      </w:r>
      <w:r w:rsidRPr="003862D0">
        <w:rPr>
          <w:b/>
          <w:lang w:val="en-GB"/>
        </w:rPr>
        <w:t xml:space="preserve"> HERE]</w:t>
      </w:r>
    </w:p>
    <w:p w14:paraId="5CF51453" w14:textId="77777777" w:rsidR="00BC572A" w:rsidRPr="003862D0" w:rsidRDefault="00BC572A" w:rsidP="00BC572A">
      <w:pPr>
        <w:pStyle w:val="AR6BodyText"/>
        <w:rPr>
          <w:lang w:val="en-GB"/>
        </w:rPr>
      </w:pPr>
    </w:p>
    <w:p w14:paraId="4119AD29" w14:textId="77777777" w:rsidR="00BC572A" w:rsidRPr="003862D0" w:rsidRDefault="00BC572A" w:rsidP="00BC572A">
      <w:pPr>
        <w:pStyle w:val="AR6BodyText"/>
        <w:rPr>
          <w:lang w:val="en-GB"/>
        </w:rPr>
      </w:pPr>
    </w:p>
    <w:p w14:paraId="1114E526" w14:textId="71A4E4F2" w:rsidR="00BC572A" w:rsidRPr="003862D0" w:rsidRDefault="00BC572A" w:rsidP="00BC572A">
      <w:pPr>
        <w:pStyle w:val="AR6BodyText"/>
        <w:rPr>
          <w:lang w:val="en-GB"/>
        </w:rPr>
      </w:pPr>
      <w:r w:rsidRPr="003862D0">
        <w:rPr>
          <w:lang w:val="en-GB"/>
        </w:rPr>
        <w:t xml:space="preserve">CMIP6 projections show warming throughout the troposphere by the end of this century and a mix of warming and cooling in the stratosphere depending on the </w:t>
      </w:r>
      <w:r w:rsidR="00A30BD5" w:rsidRPr="003862D0">
        <w:rPr>
          <w:lang w:val="en-GB"/>
        </w:rPr>
        <w:t>emission scenario</w:t>
      </w:r>
      <w:r w:rsidRPr="003862D0">
        <w:rPr>
          <w:lang w:val="en-GB"/>
        </w:rPr>
        <w:t xml:space="preserve"> (</w:t>
      </w:r>
      <w:r w:rsidR="00FA6D4F" w:rsidRPr="003862D0">
        <w:rPr>
          <w:lang w:val="en-GB"/>
        </w:rPr>
        <w:t>Figure 4.22</w:t>
      </w:r>
      <w:r w:rsidRPr="003862D0">
        <w:rPr>
          <w:lang w:val="en-GB"/>
        </w:rPr>
        <w:t xml:space="preserve">). The patterns of tropospheric temperature change are highly consistent with those derived from earlier generations of climate models as assessed in AR5, AR4 and TAR. In SSP1-2.6, the multi-model mean warming remains below </w:t>
      </w:r>
      <w:r w:rsidR="00B04660" w:rsidRPr="003862D0">
        <w:rPr>
          <w:lang w:val="en-GB"/>
        </w:rPr>
        <w:t>3</w:t>
      </w:r>
      <w:r w:rsidRPr="003862D0">
        <w:rPr>
          <w:lang w:val="en-GB"/>
        </w:rPr>
        <w:t xml:space="preserve">°C everywhere in the troposphere except near the surface in the Arctic; this is similar to the findings in AR5 based on CMIP5 models for RCP2.6. In SSP3-7.0, the zonal mean tropospheric warming is also largest in the tropical upper troposphere, reaching </w:t>
      </w:r>
      <w:r w:rsidR="00B04660" w:rsidRPr="003862D0">
        <w:rPr>
          <w:lang w:val="en-GB"/>
        </w:rPr>
        <w:t>more than 5</w:t>
      </w:r>
      <w:del w:id="3066" w:author="Sara M Tuson" w:date="2021-07-15T15:05:00Z">
        <w:r w:rsidRPr="003862D0" w:rsidDel="00AE0623">
          <w:rPr>
            <w:lang w:val="en-GB"/>
          </w:rPr>
          <w:delText xml:space="preserve"> </w:delText>
        </w:r>
      </w:del>
      <w:r w:rsidRPr="003862D0">
        <w:rPr>
          <w:lang w:val="en-GB"/>
        </w:rPr>
        <w:t>°C, and near the surface in the Arctic where warming exceeds 8°C</w:t>
      </w:r>
      <w:r w:rsidRPr="003862D0">
        <w:rPr>
          <w:lang w:val="en-GB" w:eastAsia="en-US"/>
        </w:rPr>
        <w:t xml:space="preserve"> </w:t>
      </w:r>
      <w:r w:rsidRPr="003862D0">
        <w:rPr>
          <w:lang w:val="en-GB"/>
        </w:rPr>
        <w:t>(</w:t>
      </w:r>
      <w:r w:rsidR="00FA6D4F" w:rsidRPr="003862D0">
        <w:rPr>
          <w:lang w:val="en-GB"/>
        </w:rPr>
        <w:t>Figure 4.22</w:t>
      </w:r>
      <w:r w:rsidRPr="003862D0">
        <w:rPr>
          <w:lang w:val="en-GB"/>
        </w:rPr>
        <w:t xml:space="preserve">). It is </w:t>
      </w:r>
      <w:r w:rsidRPr="003862D0">
        <w:rPr>
          <w:i/>
          <w:iCs/>
          <w:lang w:val="en-GB"/>
        </w:rPr>
        <w:t>likely</w:t>
      </w:r>
      <w:r w:rsidRPr="003862D0">
        <w:rPr>
          <w:lang w:val="en-GB"/>
        </w:rPr>
        <w:t xml:space="preserve"> that the warmer projected GSAT in the unconstrained CMIP6 model ensemble contributes to larger warming in the tropical upper troposphere and in the Arctic lower troposphere. This assessment is based on the </w:t>
      </w:r>
      <w:r w:rsidR="00E02A91" w:rsidRPr="003862D0">
        <w:rPr>
          <w:lang w:val="en-GB"/>
        </w:rPr>
        <w:t>understanding of</w:t>
      </w:r>
      <w:r w:rsidRPr="003862D0">
        <w:rPr>
          <w:lang w:val="en-GB"/>
        </w:rPr>
        <w:t xml:space="preserve"> polar amplification </w:t>
      </w:r>
      <w:r w:rsidR="00E02A91" w:rsidRPr="003862D0">
        <w:rPr>
          <w:lang w:val="en-GB"/>
        </w:rPr>
        <w:t xml:space="preserve">assessed </w:t>
      </w:r>
      <w:r w:rsidRPr="003862D0">
        <w:rPr>
          <w:lang w:val="en-GB"/>
        </w:rPr>
        <w:t xml:space="preserve">in </w:t>
      </w:r>
      <w:r w:rsidR="00235577" w:rsidRPr="003862D0">
        <w:rPr>
          <w:lang w:val="en-GB"/>
        </w:rPr>
        <w:t>Chapter 7</w:t>
      </w:r>
      <w:del w:id="3067" w:author="Sara M Tuson" w:date="2021-07-19T20:53:00Z">
        <w:r w:rsidR="00235577" w:rsidRPr="003862D0" w:rsidDel="002C21C4">
          <w:rPr>
            <w:lang w:val="en-GB"/>
          </w:rPr>
          <w:delText>,</w:delText>
        </w:r>
      </w:del>
      <w:r w:rsidR="00235577" w:rsidRPr="003862D0">
        <w:rPr>
          <w:lang w:val="en-GB"/>
        </w:rPr>
        <w:t xml:space="preserve"> </w:t>
      </w:r>
      <w:ins w:id="3068" w:author="Sara M Tuson" w:date="2021-07-19T20:53:00Z">
        <w:r w:rsidR="002C21C4">
          <w:rPr>
            <w:lang w:val="en-GB"/>
          </w:rPr>
          <w:t>(</w:t>
        </w:r>
      </w:ins>
      <w:r w:rsidR="00235577" w:rsidRPr="003862D0">
        <w:rPr>
          <w:lang w:val="en-GB"/>
        </w:rPr>
        <w:t>Section</w:t>
      </w:r>
      <w:r w:rsidRPr="003862D0">
        <w:rPr>
          <w:lang w:val="en-GB"/>
        </w:rPr>
        <w:t xml:space="preserve"> 7.4.4.1</w:t>
      </w:r>
      <w:ins w:id="3069" w:author="Sara M Tuson" w:date="2021-07-19T20:53:00Z">
        <w:r w:rsidR="002C21C4">
          <w:rPr>
            <w:lang w:val="en-GB"/>
          </w:rPr>
          <w:t>)</w:t>
        </w:r>
      </w:ins>
      <w:r w:rsidRPr="003862D0">
        <w:rPr>
          <w:lang w:val="en-GB"/>
        </w:rPr>
        <w:t xml:space="preserve">, and at low latitudes is based on the </w:t>
      </w:r>
      <w:r w:rsidR="00C30673" w:rsidRPr="003862D0">
        <w:rPr>
          <w:lang w:val="en-GB"/>
        </w:rPr>
        <w:t>understanding of</w:t>
      </w:r>
      <w:r w:rsidRPr="003862D0">
        <w:rPr>
          <w:lang w:val="en-GB"/>
        </w:rPr>
        <w:t xml:space="preserve"> moist convective processes as well as the relationship between CMIP5</w:t>
      </w:r>
      <w:r w:rsidR="00C30673" w:rsidRPr="003862D0">
        <w:rPr>
          <w:lang w:val="en-GB"/>
        </w:rPr>
        <w:t>-</w:t>
      </w:r>
      <w:r w:rsidRPr="003862D0">
        <w:rPr>
          <w:lang w:val="en-GB"/>
        </w:rPr>
        <w:t xml:space="preserve"> and CMIP6</w:t>
      </w:r>
      <w:r w:rsidR="00C30673" w:rsidRPr="003862D0">
        <w:rPr>
          <w:lang w:val="en-GB"/>
        </w:rPr>
        <w:t xml:space="preserve">-simulated </w:t>
      </w:r>
      <w:r w:rsidRPr="003862D0">
        <w:rPr>
          <w:lang w:val="en-GB"/>
        </w:rPr>
        <w:t xml:space="preserve">surface temperatures and tropical upper tropospheric warming over the historical period (Section 3.3.1.2). </w:t>
      </w:r>
    </w:p>
    <w:p w14:paraId="69A7A1D1" w14:textId="77777777" w:rsidR="00BC572A" w:rsidRPr="003862D0" w:rsidRDefault="00BC572A" w:rsidP="00BC572A">
      <w:pPr>
        <w:pStyle w:val="AR6BodyText"/>
        <w:rPr>
          <w:lang w:val="en-GB"/>
        </w:rPr>
      </w:pPr>
    </w:p>
    <w:p w14:paraId="5EF7C5E9" w14:textId="40C99FB4" w:rsidR="00BC572A" w:rsidRPr="003862D0" w:rsidRDefault="00BC572A" w:rsidP="00BC572A">
      <w:pPr>
        <w:pStyle w:val="AR6BodyText"/>
        <w:rPr>
          <w:lang w:val="en-GB"/>
        </w:rPr>
      </w:pPr>
      <w:r w:rsidRPr="003862D0">
        <w:rPr>
          <w:lang w:val="en-GB"/>
        </w:rPr>
        <w:t>Projected stratospheric temperature trends are determined by a balance between the major radiative drivers from ozone recovery, rising CO</w:t>
      </w:r>
      <w:r w:rsidRPr="003862D0">
        <w:rPr>
          <w:vertAlign w:val="subscript"/>
          <w:lang w:val="en-GB"/>
        </w:rPr>
        <w:t>2</w:t>
      </w:r>
      <w:r w:rsidRPr="003862D0">
        <w:rPr>
          <w:lang w:val="en-GB"/>
        </w:rPr>
        <w:t xml:space="preserve"> and other greenhouse gases (including stratospheric water vapour) </w:t>
      </w:r>
      <w:r w:rsidRPr="003862D0">
        <w:rPr>
          <w:lang w:val="en-GB"/>
        </w:rPr>
        <w:fldChar w:fldCharType="begin" w:fldLock="1"/>
      </w:r>
      <w:r w:rsidR="00615634">
        <w:rPr>
          <w:lang w:val="en-GB"/>
        </w:rPr>
        <w:instrText>ADDIN CSL_CITATION { "citationItems" : [ { "id" : "ITEM-1", "itemData" : { "DOI" : "10.1002/2016GL068511", "ISSN" : "19448007", "abstract" : "The projected recovery of ozone from the effects of ozone depleting substances this century will modulate the stratospheric cooling due to CO2, thereby affecting the detection and attribution of stratospheric temperature trends. Here the impact of future ozone changes on stratospheric temperatures is quantified for three representative concentration pathways (RCPs) using simulations from the Fifth Coupled Model Intercomparison Project (CMIP5). For models with interactive chemistry, ozone trends offset ~50% of the global annual mean upper stratospheric cooling due to CO2 for RCP4.5 and 20% for RCP8.5 between 2006-2015 and 2090-2099. For RCP2.6, ozone trends cause a net warming of the upper and lower stratosphere. The misspecification of ozone trends for RCP2.6/RCP4.5 in models that used the International Global Atmospheric Chemistry (IGAC)/Stratosphere-troposphere Processes and their Role in Climate (SPARC) Ozone Database causes anomalous warming (cooling) of the upper (lower) stratosphere compared to chemistry-climate models. The dependence of ozone chemistry on greenhouse gas concentrations should therefore be better represented in CMIP6.", "author" : [ { "dropping-particle" : "", "family" : "Maycock", "given" : "A. C.", "non-dropping-particle" : "", "parse-names" : false, "suffix" : "" } ], "container-title" : "Geophysical Research Letters", "id" : "ITEM-1", "issue" : "9", "issued" : { "date-parts" : [ [ "2016" ] ] }, "page" : "4609-4616", "title" : "The contribution of ozone to future stratospheric temperature trends", "translator" : [ { "dropping-particle" : "", "family" : "K5082", "given" : "", "non-dropping-particle" : "", "parse-names" : false, "suffix" : "" } ], "type" : "article-journal", "volume" : "43" }, "uris" : [ "http://www.mendeley.com/documents/?uuid=eb4ec7de-9c88-4bd4-a11c-cfa447b29e56", "http://www.mendeley.com/documents/?uuid=041a7db1-0e3a-4cca-a767-9fa07b12bc3e" ] } ], "mendeley" : { "formattedCitation" : "(Maycock, 2016)", "plainTextFormattedCitation" : "(Maycock, 2016)", "previouslyFormattedCitation" : "(Maycock, 2016)" }, "properties" : { "noteIndex" : 0 }, "schema" : "https://github.com/citation-style-language/schema/raw/master/csl-citation.json" }</w:instrText>
      </w:r>
      <w:r w:rsidRPr="003862D0">
        <w:rPr>
          <w:lang w:val="en-GB"/>
        </w:rPr>
        <w:fldChar w:fldCharType="separate"/>
      </w:r>
      <w:r w:rsidR="00016735">
        <w:rPr>
          <w:noProof/>
          <w:lang w:val="en-GB"/>
        </w:rPr>
        <w:t>(Maycock, 2016)</w:t>
      </w:r>
      <w:r w:rsidRPr="003862D0">
        <w:rPr>
          <w:lang w:val="en-GB"/>
        </w:rPr>
        <w:fldChar w:fldCharType="end"/>
      </w:r>
      <w:r w:rsidRPr="003862D0">
        <w:rPr>
          <w:lang w:val="en-GB"/>
        </w:rPr>
        <w:t xml:space="preserve">, as well as future changes in the </w:t>
      </w:r>
      <w:commentRangeStart w:id="3070"/>
      <w:commentRangeStart w:id="3071"/>
      <w:r w:rsidRPr="003862D0">
        <w:rPr>
          <w:lang w:val="en-GB"/>
        </w:rPr>
        <w:t>Brewer</w:t>
      </w:r>
      <w:ins w:id="3072" w:author="Tom Maycock" w:date="2021-09-07T09:52:00Z">
        <w:r w:rsidR="001D5CE2">
          <w:rPr>
            <w:lang w:val="en-GB"/>
          </w:rPr>
          <w:t>–</w:t>
        </w:r>
      </w:ins>
      <w:del w:id="3073" w:author="Tom Maycock" w:date="2021-09-07T09:52:00Z">
        <w:r w:rsidRPr="003862D0" w:rsidDel="001D5CE2">
          <w:rPr>
            <w:lang w:val="en-GB"/>
          </w:rPr>
          <w:delText xml:space="preserve"> </w:delText>
        </w:r>
      </w:del>
      <w:r w:rsidRPr="003862D0">
        <w:rPr>
          <w:lang w:val="en-GB"/>
        </w:rPr>
        <w:t xml:space="preserve">Dobson </w:t>
      </w:r>
      <w:commentRangeEnd w:id="3070"/>
      <w:r w:rsidR="00AA78A8">
        <w:rPr>
          <w:rStyle w:val="CommentReference"/>
        </w:rPr>
        <w:commentReference w:id="3070"/>
      </w:r>
      <w:commentRangeEnd w:id="3071"/>
      <w:r w:rsidR="001D5CE2">
        <w:rPr>
          <w:rStyle w:val="CommentReference"/>
        </w:rPr>
        <w:commentReference w:id="3071"/>
      </w:r>
      <w:r w:rsidRPr="003862D0">
        <w:rPr>
          <w:lang w:val="en-GB"/>
        </w:rPr>
        <w:t xml:space="preserve">circulation, which can alter the latitudinal pattern of stratospheric temperature trends </w:t>
      </w:r>
      <w:r w:rsidRPr="003862D0">
        <w:rPr>
          <w:lang w:val="en-GB"/>
        </w:rPr>
        <w:fldChar w:fldCharType="begin" w:fldLock="1"/>
      </w:r>
      <w:r w:rsidR="004B7E49">
        <w:rPr>
          <w:lang w:val="en-GB"/>
        </w:rPr>
        <w:instrText>ADDIN CSL_CITATION { "citationItems" : [ { "id" : "ITEM-1", "itemData" : { "DOI" : "10.1002/2015JD023657", "ISSN" : "2169-897X", "author" : [ { "dropping-particle" : "", "family" : "Fu", "given" : "Q", "non-dropping-particle" : "", "parse-names" : false, "suffix" : "" }, { "dropping-particle" : "", "family" : "Lin", "given" : "P", "non-dropping-particle" : "", "parse-names" : false, "suffix" : "" }, { "dropping-particle" : "", "family" : "Solomon", "given" : "S", "non-dropping-particle" : "", "parse-names" : false, "suffix" : "" }, { "dropping-particle" : "", "family" : "Hartmann", "given" : "D L", "non-dropping-particle" : "", "parse-names" : false, "suffix" : "" } ], "container-title" : "Journal of Geophysical Research: Atmospheres", "id" : "ITEM-1", "issue" : "19", "issued" : { "date-parts" : [ [ "2015", "10", "16" ] ] }, "page" : "10214\u201310228", "title" : "Observational evidence of strengthening of the Brewer\u2010Dobson circulation since 1980", "translator" : [ { "dropping-particle" : "", "family" : "K5239", "given" : "", "non-dropping-particle" : "", "parse-names" : false, "suffix" : "" } ], "type" : "article-journal", "volume" : "120" }, "uris" : [ "http://www.mendeley.com/documents/?uuid=2cdf8327-bba4-4435-bbb1-b410cf32f724", "http://www.mendeley.com/documents/?uuid=ba3e87b1-5626-4ae3-8377-aba28c550ece" ] }, { "id" : "ITEM-2", "itemData" : { "DOI" : "10.1088/1748-9326/ab4de7", "ISSN" : "1748-9326", "author" : [ { "dropping-particle" : "", "family" : "Fu", "given" : "Qiang", "non-dropping-particle" : "", "parse-names" : false, "suffix" : "" }, { "dropping-particle" : "", "family" : "Solomon", "given" : "Susan", "non-dropping-particle" : "", "parse-names" : false, "suffix" : "" }, { "dropping-particle" : "", "family" : "Pahlavan", "given" : "Hamid A", "non-dropping-particle" : "", "parse-names" : false, "suffix" : "" }, { "dropping-particle" : "", "family" : "Lin", "given" : "Pu", "non-dropping-particle" : "", "parse-names" : false, "suffix" : "" } ], "container-title" : "Environmental Research Letters", "id" : "ITEM-2", "issue" : "11", "issued" : { "date-parts" : [ [ "2019", "11", "8" ] ] }, "page" : "114026", "publisher" : "IOP Publishing", "title" : "Observed changes in Brewer\u2013Dobson circulation for 1980\u20132018", "translator" : [ { "dropping-particle" : "", "family" : "K5081", "given" : "", "non-dropping-particle" : "", "parse-names" : false, "suffix" : "" } ], "type" : "article-journal", "volume" : "14" }, "uris" : [ "http://www.mendeley.com/documents/?uuid=264bb08c-9d7d-4622-adca-a6fc2085d02e", "http://www.mendeley.com/documents/?uuid=5217ab6c-7025-408c-8a65-a48bf3ddd7e1" ] } ], "mendeley" : { "formattedCitation" : "(Fu et al., 2015, 2019)", "plainTextFormattedCitation" : "(Fu et al., 2015, 2019)", "previouslyFormattedCitation" : "(Fu et al., 2015, 2019)" }, "properties" : { "noteIndex" : 0 }, "schema" : "https://github.com/citation-style-language/schema/raw/master/csl-citation.json" }</w:instrText>
      </w:r>
      <w:r w:rsidRPr="003862D0">
        <w:rPr>
          <w:lang w:val="en-GB"/>
        </w:rPr>
        <w:fldChar w:fldCharType="separate"/>
      </w:r>
      <w:r w:rsidR="00016735">
        <w:rPr>
          <w:noProof/>
          <w:lang w:val="en-GB"/>
        </w:rPr>
        <w:t>(Fu et al., 2015, 2019)</w:t>
      </w:r>
      <w:r w:rsidRPr="003862D0">
        <w:rPr>
          <w:lang w:val="en-GB"/>
        </w:rPr>
        <w:fldChar w:fldCharType="end"/>
      </w:r>
      <w:r w:rsidRPr="003862D0">
        <w:rPr>
          <w:lang w:val="en-GB"/>
        </w:rPr>
        <w:t>. In the lower stratosphere, the CMIP6 models project a weak cooling in the inner tropics in SSP1-2.6 and a warming at other latitudes (</w:t>
      </w:r>
      <w:r w:rsidR="00FA6D4F" w:rsidRPr="003862D0">
        <w:rPr>
          <w:lang w:val="en-GB"/>
        </w:rPr>
        <w:t>Figure 4.22</w:t>
      </w:r>
      <w:r w:rsidR="008153DD" w:rsidRPr="003862D0">
        <w:rPr>
          <w:lang w:val="en-GB"/>
        </w:rPr>
        <w:t>)</w:t>
      </w:r>
      <w:r w:rsidRPr="003862D0">
        <w:rPr>
          <w:lang w:val="en-GB"/>
        </w:rPr>
        <w:t xml:space="preserve">. There is enhanced lower stratospheric warming over the Antarctic pole owing to the effects of ozone hole recovery on polar temperatures </w:t>
      </w:r>
      <w:r w:rsidRPr="003862D0">
        <w:rPr>
          <w:lang w:val="en-GB"/>
        </w:rPr>
        <w:fldChar w:fldCharType="begin" w:fldLock="1"/>
      </w:r>
      <w:r w:rsidR="00615634">
        <w:rPr>
          <w:lang w:val="en-GB"/>
        </w:rPr>
        <w:instrText>ADDIN CSL_CITATION { "citationItems" : [ { "id" : "ITEM-1", "itemData" : { "DOI" : "10.1002/2017JD026719", "ISSN" : "21698996", "abstract" : "Observed and modeled patterns of lower stratospheric seasonal trends in Antarctic ozone and temperature in the late 20th (1979\u20132000) and the early 21st (2000\u20132014) centuries are compared. Patterns of pre-2000 observed Antarctic ozone decreases and stratospheric cooling as a function of month and pressure are followed by opposite-signed (i.e., \u201cmirrored\u201d) patterns of ozone increases and warming post-2000. An interactive chemistry-climate model forced by changes in anthropogenic ozone depleting substances produces broadly similar mirrored features. Statistical analysis of unforced model simulations (from long-term model control simulations of a few centuries up to 1000 years) suggests that internal and solar natural variability alone is unable to account for the pattern of observed ozone trend mirroring, implying that forcing is the dominant driver of this behavior. Radiative calculations indicate that ozone increases have contributed to Antarctic warming of the lower stratosphere over 2000\u20132014, but dynamical changes that are likely due to internal variability over this relatively short period also appear to be important. Overall, the results support the recent finding that the healing of the Antarctic ozone hole is underway and that coupling between dynamics, chemistry, and radiation is important for a full understanding of the causes of observed stratospheric temperature and ozone changes.", "author" : [ { "dropping-particle" : "", "family" : "Solomon", "given" : "Susan", "non-dropping-particle" : "", "parse-names" : false, "suffix" : "" }, { "dropping-particle" : "", "family" : "Ivy", "given" : "Diane", "non-dropping-particle" : "", "parse-names" : false, "suffix" : "" }, { "dropping-particle" : "", "family" : "Gupta", "given" : "Mukund", "non-dropping-particle" : "", "parse-names" : false, "suffix" : "" }, { "dropping-particle" : "", "family" : "Bandoro", "given" : "Justin", "non-dropping-particle" : "", "parse-names" : false, "suffix" : "" }, { "dropping-particle" : "", "family" : "Santer", "given" : "Benjamin", "non-dropping-particle" : "", "parse-names" : false, "suffix" : "" }, { "dropping-particle" : "", "family" : "Fu", "given" : "Qiang", "non-dropping-particle" : "", "parse-names" : false, "suffix" : "" }, { "dropping-particle" : "", "family" : "Lin", "given" : "Pu", "non-dropping-particle" : "", "parse-names" : false, "suffix" : "" }, { "dropping-particle" : "", "family" : "Garcia", "given" : "Rolando R.", "non-dropping-particle" : "", "parse-names" : false, "suffix" : "" }, { "dropping-particle" : "", "family" : "Kinnison", "given" : "Doug", "non-dropping-particle" : "", "parse-names" : false, "suffix" : "" }, { "dropping-particle" : "", "family" : "Mills", "given" : "Michael", "non-dropping-particle" : "", "parse-names" : false, "suffix" : "" } ], "container-title" : "Journal of Geophysical Research: Atmospheres", "id" : "ITEM-1", "issue" : "16", "issued" : { "date-parts" : [ [ "2017" ] ] }, "page" : "8940-8950", "title" : "Mirrored changes in Antarctic ozone and stratospheric temperature in the late 20th versus early 21st centuries", "translator" : [ { "dropping-particle" : "", "family" : "K5226", "given" : "", "non-dropping-particle" : "", "parse-names" : false, "suffix" : "" } ], "type" : "article-journal", "volume" : "122" }, "uris" : [ "http://www.mendeley.com/documents/?uuid=9fd00f17-05b8-4eb4-ab87-ff06cc602607", "http://www.mendeley.com/documents/?uuid=f4d00c44-89eb-4283-9269-4e2bab05a5f8" ] }, { "id" : "ITEM-2", "itemData" : { "DOI" : "10.1002/2016GL068511", "ISSN" : "19448007", "abstract" : "The projected recovery of ozone from the effects of ozone depleting substances this century will modulate the stratospheric cooling due to CO2, thereby affecting the detection and attribution of stratospheric temperature trends. Here the impact of future ozone changes on stratospheric temperatures is quantified for three representative concentration pathways (RCPs) using simulations from the Fifth Coupled Model Intercomparison Project (CMIP5). For models with interactive chemistry, ozone trends offset ~50% of the global annual mean upper stratospheric cooling due to CO2 for RCP4.5 and 20% for RCP8.5 between 2006-2015 and 2090-2099. For RCP2.6, ozone trends cause a net warming of the upper and lower stratosphere. The misspecification of ozone trends for RCP2.6/RCP4.5 in models that used the International Global Atmospheric Chemistry (IGAC)/Stratosphere-troposphere Processes and their Role in Climate (SPARC) Ozone Database causes anomalous warming (cooling) of the upper (lower) stratosphere compared to chemistry-climate models. The dependence of ozone chemistry on greenhouse gas concentrations should therefore be better represented in CMIP6.", "author" : [ { "dropping-particle" : "", "family" : "Maycock", "given" : "A. C.", "non-dropping-particle" : "", "parse-names" : false, "suffix" : "" } ], "container-title" : "Geophysical Research Letters", "id" : "ITEM-2", "issue" : "9", "issued" : { "date-parts" : [ [ "2016" ] ] }, "page" : "4609-4616", "title" : "The contribution of ozone to future stratospheric temperature trends", "translator" : [ { "dropping-particle" : "", "family" : "K5082", "given" : "", "non-dropping-particle" : "", "parse-names" : false, "suffix" : "" } ], "type" : "article-journal", "volume" : "43" }, "uris" : [ "http://www.mendeley.com/documents/?uuid=041a7db1-0e3a-4cca-a767-9fa07b12bc3e" ] } ], "mendeley" : { "formattedCitation" : "(Maycock, 2016; Solomon et al., 2017)", "plainTextFormattedCitation" : "(Maycock, 2016; Solomon et al., 2017)", "previouslyFormattedCitation" : "(Maycock, 2016; Solomon et al., 2017)" }, "properties" : { "noteIndex" : 0 }, "schema" : "https://github.com/citation-style-language/schema/raw/master/csl-citation.json" }</w:instrText>
      </w:r>
      <w:r w:rsidRPr="003862D0">
        <w:rPr>
          <w:lang w:val="en-GB"/>
        </w:rPr>
        <w:fldChar w:fldCharType="separate"/>
      </w:r>
      <w:r w:rsidR="00016735">
        <w:rPr>
          <w:noProof/>
          <w:lang w:val="en-GB"/>
        </w:rPr>
        <w:t>(Maycock, 2016; Solomon et al., 2017)</w:t>
      </w:r>
      <w:r w:rsidRPr="003862D0">
        <w:rPr>
          <w:lang w:val="en-GB"/>
        </w:rPr>
        <w:fldChar w:fldCharType="end"/>
      </w:r>
      <w:r w:rsidRPr="003862D0">
        <w:rPr>
          <w:lang w:val="en-GB"/>
        </w:rPr>
        <w:t>. The projected strengthening of the Brewer</w:t>
      </w:r>
      <w:ins w:id="3074" w:author="Tom Maycock" w:date="2021-09-07T09:52:00Z">
        <w:r w:rsidR="001D5CE2">
          <w:rPr>
            <w:lang w:val="en-GB"/>
          </w:rPr>
          <w:t>–</w:t>
        </w:r>
      </w:ins>
      <w:del w:id="3075" w:author="Tom Maycock" w:date="2021-09-07T09:52:00Z">
        <w:r w:rsidRPr="003862D0" w:rsidDel="001D5CE2">
          <w:rPr>
            <w:lang w:val="en-GB"/>
          </w:rPr>
          <w:delText xml:space="preserve"> </w:delText>
        </w:r>
      </w:del>
      <w:r w:rsidRPr="003862D0">
        <w:rPr>
          <w:lang w:val="en-GB"/>
        </w:rPr>
        <w:t xml:space="preserve">Dobson circulation in the future </w:t>
      </w:r>
      <w:r w:rsidRPr="003862D0">
        <w:rPr>
          <w:lang w:val="en-GB"/>
        </w:rPr>
        <w:fldChar w:fldCharType="begin" w:fldLock="1"/>
      </w:r>
      <w:r w:rsidR="00615634">
        <w:rPr>
          <w:lang w:val="en-GB"/>
        </w:rPr>
        <w:instrText>ADDIN CSL_CITATION { "citationItems" : [ { "id" : "ITEM-1", "itemData" : { "DOI" : "10.1002/qj.2258", "ISSN" : "1477870X", "abstract" : "This article analyses the annual mean vertical and latitudinal structure of the Brewer\u2013Dobson circulation in the CMIP5 models. The strength of the tropical mass upwelling is found to increase at all altitudes throughout the stratosphere due to climate change. However, the width of the tropical upwelling region narrows below about 20 hPa, and widens above 20 hPa, suggesting different physical mechanisms may play a role in this change above and below 20 hPa. In the lower stratosphere, an equatorward shift in the stationary wave critical line allows waves to propagate further into the Tropics. However, in the upper stratosphere, where the behaviour is dominated by what happens during the winter, an increase in the extratropical zonal mean westerly jet leads to a reduced equatorward refraction of planetary waves. The seasonal cycle of the change in the Brewer\u2013Dobson circulation is also considered, and differences are found in the latitudinal structure of the increased extratropical downwelling between the Northern and Southern Hemispheres in winter.", "author" : [ { "dropping-particle" : "", "family" : "Hardiman", "given" : "Steven C.", "non-dropping-particle" : "", "parse-names" : false, "suffix" : "" }, { "dropping-particle" : "", "family" : "Butchart", "given" : "Neal", "non-dropping-particle" : "", "parse-names" : false, "suffix" : "" }, { "dropping-particle" : "", "family" : "Calvo", "given" : "Natalia", "non-dropping-particle" : "", "parse-names" : false, "suffix" : "" } ], "container-title" : "Quarterly Journal of the Royal Meteorological Society", "id" : "ITEM-1", "issue" : "683", "issued" : { "date-parts" : [ [ "2014", "7" ] ] }, "page" : "1958-1965", "title" : "The morphology of the Brewer-Dobson circulation and its response to climate change in CMIP5 simulations", "translator" : [ { "dropping-particle" : "", "family" : "K5231", "given" : "", "non-dropping-particle" : "", "parse-names" : false, "suffix" : "" } ], "type" : "article-journal", "volume" : "140" }, "uris" : [ "http://www.mendeley.com/documents/?uuid=96336469-0724-496a-a59c-c2d6f7498031", "http://www.mendeley.com/documents/?uuid=acff4476-286f-43d7-b5be-9aae1feb11b3" ] } ], "mendeley" : { "formattedCitation" : "(Hardiman et al., 2014)", "plainTextFormattedCitation" : "(Hardiman et al., 2014)", "previouslyFormattedCitation" : "(Hardiman et al., 2014)" }, "properties" : { "noteIndex" : 0 }, "schema" : "https://github.com/citation-style-language/schema/raw/master/csl-citation.json" }</w:instrText>
      </w:r>
      <w:r w:rsidRPr="003862D0">
        <w:rPr>
          <w:lang w:val="en-GB"/>
        </w:rPr>
        <w:fldChar w:fldCharType="separate"/>
      </w:r>
      <w:r w:rsidR="00016735">
        <w:rPr>
          <w:noProof/>
          <w:lang w:val="en-GB"/>
        </w:rPr>
        <w:t>(Hardiman et al., 2014)</w:t>
      </w:r>
      <w:r w:rsidRPr="003862D0">
        <w:rPr>
          <w:lang w:val="en-GB"/>
        </w:rPr>
        <w:fldChar w:fldCharType="end"/>
      </w:r>
      <w:r w:rsidRPr="003862D0">
        <w:rPr>
          <w:lang w:val="en-GB"/>
        </w:rPr>
        <w:t xml:space="preserve"> also affects stratospheric temperature trends, with adiabatic cooling at low latitudes and warming in middle and high latitudes </w:t>
      </w:r>
      <w:r w:rsidRPr="003862D0">
        <w:rPr>
          <w:lang w:val="en-GB"/>
        </w:rPr>
        <w:fldChar w:fldCharType="begin" w:fldLock="1"/>
      </w:r>
      <w:r w:rsidR="004B7E49">
        <w:rPr>
          <w:lang w:val="en-GB"/>
        </w:rPr>
        <w:instrText>ADDIN CSL_CITATION { "citationItems" : [ { "id" : "ITEM-1", "itemData" : { "DOI" : "10.1002/2015JD023657", "ISSN" : "2169-897X", "author" : [ { "dropping-particle" : "", "family" : "Fu", "given" : "Q", "non-dropping-particle" : "", "parse-names" : false, "suffix" : "" }, { "dropping-particle" : "", "family" : "Lin", "given" : "P", "non-dropping-particle" : "", "parse-names" : false, "suffix" : "" }, { "dropping-particle" : "", "family" : "Solomon", "given" : "S", "non-dropping-particle" : "", "parse-names" : false, "suffix" : "" }, { "dropping-particle" : "", "family" : "Hartmann", "given" : "D L", "non-dropping-particle" : "", "parse-names" : false, "suffix" : "" } ], "container-title" : "Journal of Geophysical Research: Atmospheres", "id" : "ITEM-1", "issue" : "19", "issued" : { "date-parts" : [ [ "2015", "10", "16" ] ] }, "page" : "10214\u201310228", "title" : "Observational evidence of strengthening of the Brewer\u2010Dobson circulation since 1980", "translator" : [ { "dropping-particle" : "", "family" : "K5239", "given" : "", "non-dropping-particle" : "", "parse-names" : false, "suffix" : "" } ], "type" : "article-journal", "volume" : "120" }, "uris" : [ "http://www.mendeley.com/documents/?uuid=2cdf8327-bba4-4435-bbb1-b410cf32f724", "http://www.mendeley.com/documents/?uuid=ba3e87b1-5626-4ae3-8377-aba28c550ece" ] }, { "id" : "ITEM-2", "itemData" : { "DOI" : "10.1088/1748-9326/ab4de7", "ISSN" : "1748-9326", "author" : [ { "dropping-particle" : "", "family" : "Fu", "given" : "Qiang", "non-dropping-particle" : "", "parse-names" : false, "suffix" : "" }, { "dropping-particle" : "", "family" : "Solomon", "given" : "Susan", "non-dropping-particle" : "", "parse-names" : false, "suffix" : "" }, { "dropping-particle" : "", "family" : "Pahlavan", "given" : "Hamid A", "non-dropping-particle" : "", "parse-names" : false, "suffix" : "" }, { "dropping-particle" : "", "family" : "Lin", "given" : "Pu", "non-dropping-particle" : "", "parse-names" : false, "suffix" : "" } ], "container-title" : "Environmental Research Letters", "id" : "ITEM-2", "issue" : "11", "issued" : { "date-parts" : [ [ "2019", "11", "8" ] ] }, "page" : "114026", "publisher" : "IOP Publishing", "title" : "Observed changes in Brewer\u2013Dobson circulation for 1980\u20132018", "translator" : [ { "dropping-particle" : "", "family" : "K5081", "given" : "", "non-dropping-particle" : "", "parse-names" : false, "suffix" : "" } ], "type" : "article-journal", "volume" : "14" }, "uris" : [ "http://www.mendeley.com/documents/?uuid=264bb08c-9d7d-4622-adca-a6fc2085d02e", "http://www.mendeley.com/documents/?uuid=5217ab6c-7025-408c-8a65-a48bf3ddd7e1" ] } ], "mendeley" : { "formattedCitation" : "(Fu et al., 2015, 2019)", "plainTextFormattedCitation" : "(Fu et al., 2015, 2019)", "previouslyFormattedCitation" : "(Fu et al., 2015, 2019)" }, "properties" : { "noteIndex" : 0 }, "schema" : "https://github.com/citation-style-language/schema/raw/master/csl-citation.json" }</w:instrText>
      </w:r>
      <w:r w:rsidRPr="003862D0">
        <w:rPr>
          <w:lang w:val="en-GB"/>
        </w:rPr>
        <w:fldChar w:fldCharType="separate"/>
      </w:r>
      <w:r w:rsidR="00016735">
        <w:rPr>
          <w:noProof/>
          <w:lang w:val="en-GB"/>
        </w:rPr>
        <w:t>(Fu et al., 2015, 2019)</w:t>
      </w:r>
      <w:r w:rsidRPr="003862D0">
        <w:rPr>
          <w:lang w:val="en-GB"/>
        </w:rPr>
        <w:fldChar w:fldCharType="end"/>
      </w:r>
      <w:r w:rsidRPr="003862D0">
        <w:rPr>
          <w:lang w:val="en-GB"/>
        </w:rPr>
        <w:t>. In SSP3-7.0, there is widespread cooling across much of the stratosphere, as expected from the higher GHG emissions, with a smaller warming in the Antarctic lower stratosphere. Owing to the importance of ozone recovery for the radiative balance of the stratosphere, future global and local stratospheric temperature trends do not scale with projected GSAT change.</w:t>
      </w:r>
    </w:p>
    <w:p w14:paraId="62706691" w14:textId="77777777" w:rsidR="00BC572A" w:rsidRPr="003862D0" w:rsidRDefault="00BC572A" w:rsidP="00BC572A">
      <w:pPr>
        <w:pStyle w:val="AR6BodyText"/>
        <w:rPr>
          <w:lang w:val="en-GB"/>
        </w:rPr>
      </w:pPr>
    </w:p>
    <w:p w14:paraId="0D1BAA3C" w14:textId="65DFC9A5" w:rsidR="00BC572A" w:rsidRPr="003862D0" w:rsidRDefault="00BC572A" w:rsidP="00BC572A">
      <w:pPr>
        <w:pStyle w:val="AR6BodyText"/>
        <w:rPr>
          <w:lang w:val="en-GB"/>
        </w:rPr>
      </w:pPr>
      <w:r w:rsidRPr="003862D0">
        <w:rPr>
          <w:lang w:val="en-GB"/>
        </w:rPr>
        <w:t xml:space="preserve">In summary, new results since AR5 do not </w:t>
      </w:r>
      <w:r w:rsidR="004D176A" w:rsidRPr="003862D0">
        <w:rPr>
          <w:lang w:val="en-GB"/>
        </w:rPr>
        <w:t xml:space="preserve">generally </w:t>
      </w:r>
      <w:r w:rsidRPr="003862D0">
        <w:rPr>
          <w:lang w:val="en-GB"/>
        </w:rPr>
        <w:t xml:space="preserve">alter the understanding of projected zonal mean atmospheric temperature changes. </w:t>
      </w:r>
      <w:r w:rsidR="00B04660" w:rsidRPr="003862D0">
        <w:rPr>
          <w:lang w:val="en-GB"/>
        </w:rPr>
        <w:t>T</w:t>
      </w:r>
      <w:r w:rsidRPr="003862D0">
        <w:rPr>
          <w:lang w:val="en-GB"/>
        </w:rPr>
        <w:t xml:space="preserve">here is </w:t>
      </w:r>
      <w:r w:rsidRPr="003862D0">
        <w:rPr>
          <w:i/>
          <w:iCs/>
          <w:lang w:val="en-GB"/>
        </w:rPr>
        <w:t>high confidence</w:t>
      </w:r>
      <w:r w:rsidRPr="003862D0">
        <w:rPr>
          <w:lang w:val="en-GB"/>
        </w:rPr>
        <w:t xml:space="preserve"> in the overall pattern of projected tropospheric temperature changes given its robustness across many generations of climate models. </w:t>
      </w:r>
      <w:r w:rsidR="00B04660" w:rsidRPr="003862D0">
        <w:rPr>
          <w:lang w:val="en-GB"/>
        </w:rPr>
        <w:t>I</w:t>
      </w:r>
      <w:r w:rsidRPr="003862D0">
        <w:rPr>
          <w:lang w:val="en-GB"/>
        </w:rPr>
        <w:t>t is</w:t>
      </w:r>
      <w:r w:rsidR="00B04660" w:rsidRPr="003862D0">
        <w:rPr>
          <w:lang w:val="en-GB"/>
        </w:rPr>
        <w:t xml:space="preserve"> further</w:t>
      </w:r>
      <w:r w:rsidRPr="003862D0">
        <w:rPr>
          <w:lang w:val="en-GB"/>
        </w:rPr>
        <w:t xml:space="preserve"> </w:t>
      </w:r>
      <w:r w:rsidRPr="003862D0">
        <w:rPr>
          <w:i/>
          <w:iCs/>
          <w:lang w:val="en-GB"/>
        </w:rPr>
        <w:t>very likely</w:t>
      </w:r>
      <w:r w:rsidRPr="003862D0">
        <w:rPr>
          <w:lang w:val="en-GB"/>
        </w:rPr>
        <w:t xml:space="preserve"> that projected long-term tropospheric warming will be larger than the global mean in the Arctic lower troposphere. </w:t>
      </w:r>
      <w:r w:rsidR="00B04660" w:rsidRPr="003862D0">
        <w:rPr>
          <w:lang w:val="en-GB"/>
        </w:rPr>
        <w:t xml:space="preserve">It is </w:t>
      </w:r>
      <w:r w:rsidR="00B04660" w:rsidRPr="003862D0">
        <w:rPr>
          <w:i/>
          <w:iCs/>
          <w:lang w:val="en-GB"/>
        </w:rPr>
        <w:t>likely</w:t>
      </w:r>
      <w:r w:rsidR="00B04660" w:rsidRPr="003862D0">
        <w:rPr>
          <w:lang w:val="en-GB"/>
        </w:rPr>
        <w:t xml:space="preserve"> that tropical upper tropospheric warming will be larger than at the tropical surface, however with an uncertain magnitude owing to the potentially large role of natural internal variability and differences</w:t>
      </w:r>
      <w:r w:rsidR="00B04660" w:rsidRPr="003862D0">
        <w:rPr>
          <w:lang w:val="en-GB" w:eastAsia="en-US"/>
        </w:rPr>
        <w:t xml:space="preserve"> across models in the simulated free tropospheric temperature response to a given forcing scenario </w:t>
      </w:r>
      <w:r w:rsidR="00B04660" w:rsidRPr="003862D0">
        <w:rPr>
          <w:lang w:val="en-GB"/>
        </w:rPr>
        <w:t xml:space="preserve">(Section 3.3.1.2). It is </w:t>
      </w:r>
      <w:r w:rsidR="00B04660" w:rsidRPr="003862D0">
        <w:rPr>
          <w:i/>
          <w:iCs/>
          <w:lang w:val="en-GB"/>
        </w:rPr>
        <w:t>very likely</w:t>
      </w:r>
      <w:r w:rsidR="00B04660" w:rsidRPr="003862D0">
        <w:rPr>
          <w:lang w:val="en-GB"/>
        </w:rPr>
        <w:t xml:space="preserve"> that global mean stratospheric cooling will be larger by the end of the 21st century in a pathway with higher atmospheric CO</w:t>
      </w:r>
      <w:r w:rsidR="00B04660" w:rsidRPr="003862D0">
        <w:rPr>
          <w:vertAlign w:val="subscript"/>
          <w:lang w:val="en-GB"/>
        </w:rPr>
        <w:t>2</w:t>
      </w:r>
      <w:r w:rsidR="00B04660" w:rsidRPr="003862D0">
        <w:rPr>
          <w:lang w:val="en-GB"/>
        </w:rPr>
        <w:t xml:space="preserve"> concentrations.</w:t>
      </w:r>
    </w:p>
    <w:p w14:paraId="795E864D" w14:textId="77777777" w:rsidR="00BC572A" w:rsidRPr="003862D0" w:rsidRDefault="00BC572A" w:rsidP="00BC572A">
      <w:pPr>
        <w:pStyle w:val="AR6BodyText"/>
        <w:rPr>
          <w:lang w:val="en-GB"/>
        </w:rPr>
      </w:pPr>
    </w:p>
    <w:p w14:paraId="3A533541" w14:textId="77777777" w:rsidR="00BC572A" w:rsidRPr="003862D0" w:rsidRDefault="00BC572A" w:rsidP="00BC572A">
      <w:pPr>
        <w:pStyle w:val="AR6BodyText"/>
        <w:rPr>
          <w:lang w:val="en-GB"/>
        </w:rPr>
      </w:pPr>
    </w:p>
    <w:p w14:paraId="252ECD11" w14:textId="14A7C513" w:rsidR="00BC572A" w:rsidRPr="003862D0" w:rsidRDefault="00BC572A" w:rsidP="00BC572A">
      <w:pPr>
        <w:pStyle w:val="AR6Chap4Level34111"/>
        <w:rPr>
          <w:lang w:val="en-GB"/>
        </w:rPr>
      </w:pPr>
      <w:r w:rsidRPr="003862D0">
        <w:rPr>
          <w:lang w:val="en-GB"/>
        </w:rPr>
        <w:t xml:space="preserve"> </w:t>
      </w:r>
      <w:bookmarkStart w:id="3076" w:name="_Toc5778495"/>
      <w:bookmarkStart w:id="3077" w:name="_Toc33523300"/>
      <w:bookmarkStart w:id="3078" w:name="_Toc57156874"/>
      <w:bookmarkStart w:id="3079" w:name="_Toc66466995"/>
      <w:bookmarkStart w:id="3080" w:name="_Toc66467279"/>
      <w:bookmarkStart w:id="3081" w:name="_Toc66574534"/>
      <w:bookmarkStart w:id="3082" w:name="_Toc66574705"/>
      <w:bookmarkStart w:id="3083" w:name="_Toc66646052"/>
      <w:bookmarkStart w:id="3084" w:name="_Toc69752522"/>
      <w:r w:rsidRPr="003862D0">
        <w:rPr>
          <w:lang w:val="en-GB"/>
        </w:rPr>
        <w:t>Near-</w:t>
      </w:r>
      <w:del w:id="3085" w:author="Ian Blenkinsop" w:date="2021-07-27T12:10:00Z">
        <w:r w:rsidRPr="003862D0" w:rsidDel="00C46DB6">
          <w:rPr>
            <w:lang w:val="en-GB"/>
          </w:rPr>
          <w:delText xml:space="preserve">Surface </w:delText>
        </w:r>
      </w:del>
      <w:ins w:id="3086" w:author="Ian Blenkinsop" w:date="2021-07-27T12:10:00Z">
        <w:r w:rsidR="00C46DB6">
          <w:rPr>
            <w:lang w:val="en-GB"/>
          </w:rPr>
          <w:t>s</w:t>
        </w:r>
        <w:r w:rsidR="00C46DB6" w:rsidRPr="003862D0">
          <w:rPr>
            <w:lang w:val="en-GB"/>
          </w:rPr>
          <w:t xml:space="preserve">urface </w:t>
        </w:r>
      </w:ins>
      <w:r w:rsidR="00C30673" w:rsidRPr="003862D0">
        <w:rPr>
          <w:lang w:val="en-GB"/>
        </w:rPr>
        <w:t xml:space="preserve">Relative </w:t>
      </w:r>
      <w:r w:rsidRPr="003862D0">
        <w:rPr>
          <w:lang w:val="en-GB"/>
        </w:rPr>
        <w:t>Humidity</w:t>
      </w:r>
      <w:bookmarkEnd w:id="3076"/>
      <w:bookmarkEnd w:id="3077"/>
      <w:bookmarkEnd w:id="3078"/>
      <w:bookmarkEnd w:id="3079"/>
      <w:bookmarkEnd w:id="3080"/>
      <w:bookmarkEnd w:id="3081"/>
      <w:bookmarkEnd w:id="3082"/>
      <w:bookmarkEnd w:id="3083"/>
      <w:bookmarkEnd w:id="3084"/>
      <w:r w:rsidRPr="003862D0">
        <w:rPr>
          <w:lang w:val="en-GB"/>
        </w:rPr>
        <w:t xml:space="preserve"> </w:t>
      </w:r>
    </w:p>
    <w:p w14:paraId="0F7DBF79" w14:textId="77777777" w:rsidR="00BC572A" w:rsidRPr="003862D0" w:rsidRDefault="00BC572A" w:rsidP="00BC572A">
      <w:pPr>
        <w:pStyle w:val="AR6BodyText"/>
        <w:rPr>
          <w:lang w:val="en-GB"/>
        </w:rPr>
      </w:pPr>
    </w:p>
    <w:p w14:paraId="66274492" w14:textId="6DCD2676" w:rsidR="00BC572A" w:rsidRPr="003862D0" w:rsidRDefault="00143DA9" w:rsidP="00FD41EC">
      <w:pPr>
        <w:pStyle w:val="AR6BodyText"/>
        <w:rPr>
          <w:lang w:val="en-GB"/>
        </w:rPr>
      </w:pPr>
      <w:ins w:id="3087" w:author="Sara M Tuson" w:date="2021-07-15T19:13:00Z">
        <w:r>
          <w:rPr>
            <w:lang w:val="en-GB"/>
          </w:rPr>
          <w:t xml:space="preserve">The </w:t>
        </w:r>
      </w:ins>
      <w:r w:rsidR="00BC572A" w:rsidRPr="003862D0">
        <w:rPr>
          <w:lang w:val="en-GB"/>
        </w:rPr>
        <w:t xml:space="preserve">AR5 contrasted future changes in near-surface relative humidity (RH) over land and ocean, concluding with </w:t>
      </w:r>
      <w:r w:rsidR="00BC572A" w:rsidRPr="003862D0">
        <w:rPr>
          <w:i/>
          <w:lang w:val="en-GB"/>
        </w:rPr>
        <w:t>medium confidence</w:t>
      </w:r>
      <w:r w:rsidR="00BC572A" w:rsidRPr="003862D0">
        <w:rPr>
          <w:lang w:val="en-GB"/>
        </w:rPr>
        <w:t xml:space="preserve"> that reductions in near-surface RH over many land areas are </w:t>
      </w:r>
      <w:r w:rsidR="00BC572A" w:rsidRPr="003862D0">
        <w:rPr>
          <w:i/>
          <w:lang w:val="en-GB"/>
        </w:rPr>
        <w:t>likely</w:t>
      </w:r>
      <w:r w:rsidR="00BC572A" w:rsidRPr="003862D0">
        <w:rPr>
          <w:lang w:val="en-GB"/>
        </w:rPr>
        <w:t>. The decrease in near-surface RH over most land areas is associated with the larger warming rates over land than over the ocean and is termed the last-saturation-temperature constraint, as explained in AR5.</w:t>
      </w:r>
    </w:p>
    <w:p w14:paraId="0B7E770C" w14:textId="77777777" w:rsidR="00BC572A" w:rsidRPr="003862D0" w:rsidRDefault="00BC572A" w:rsidP="00BC572A">
      <w:pPr>
        <w:rPr>
          <w:lang w:val="en-GB"/>
        </w:rPr>
      </w:pPr>
    </w:p>
    <w:p w14:paraId="0DA9D151" w14:textId="45CD1179" w:rsidR="00BC572A" w:rsidRPr="003862D0" w:rsidRDefault="00BC572A" w:rsidP="009903D4">
      <w:pPr>
        <w:pStyle w:val="AR6BodyText"/>
        <w:rPr>
          <w:lang w:val="en-GB"/>
        </w:rPr>
      </w:pPr>
      <w:r w:rsidRPr="003862D0">
        <w:rPr>
          <w:lang w:val="en-GB"/>
        </w:rPr>
        <w:t>Since AR5, significant effort has been devoted to understanding the mechanisms for the decrease in near-surface land RH under global warming, and the relevance of RH changes for</w:t>
      </w:r>
      <w:r w:rsidR="00C30673" w:rsidRPr="003862D0">
        <w:rPr>
          <w:lang w:val="en-GB"/>
        </w:rPr>
        <w:t xml:space="preserve"> the</w:t>
      </w:r>
      <w:r w:rsidRPr="003862D0">
        <w:rPr>
          <w:lang w:val="en-GB"/>
        </w:rPr>
        <w:t xml:space="preserve"> land</w:t>
      </w:r>
      <w:r w:rsidR="00C30673" w:rsidRPr="003862D0">
        <w:rPr>
          <w:lang w:val="en-GB"/>
        </w:rPr>
        <w:t>–</w:t>
      </w:r>
      <w:r w:rsidRPr="003862D0">
        <w:rPr>
          <w:lang w:val="en-GB"/>
        </w:rPr>
        <w:t xml:space="preserve">sea warming contrast and </w:t>
      </w:r>
      <w:r w:rsidR="00C30673" w:rsidRPr="003862D0">
        <w:rPr>
          <w:lang w:val="en-GB"/>
        </w:rPr>
        <w:t xml:space="preserve">the </w:t>
      </w:r>
      <w:r w:rsidRPr="003862D0">
        <w:rPr>
          <w:lang w:val="en-GB"/>
        </w:rPr>
        <w:t>water cycle. For the near-surface RH decrease over land, both the moisture transport from the ocean and land</w:t>
      </w:r>
      <w:ins w:id="3088" w:author="Sara M Tuson" w:date="2021-07-19T18:38:00Z">
        <w:r w:rsidR="00F625C3" w:rsidRPr="00F625C3">
          <w:rPr>
            <w:lang w:val="en-GB"/>
          </w:rPr>
          <w:t>–</w:t>
        </w:r>
      </w:ins>
      <w:del w:id="3089" w:author="Sara M Tuson" w:date="2021-07-19T18:38:00Z">
        <w:r w:rsidRPr="003862D0" w:rsidDel="00F625C3">
          <w:rPr>
            <w:lang w:val="en-GB"/>
          </w:rPr>
          <w:delText>-</w:delText>
        </w:r>
      </w:del>
      <w:r w:rsidRPr="003862D0">
        <w:rPr>
          <w:lang w:val="en-GB"/>
        </w:rPr>
        <w:t>atmosphere feedback processes contribute. For changes in specific humidity over land, the moisture transport from the ocean is dominant while the role of evapotranspiration is secondary</w:t>
      </w:r>
      <w:r w:rsidR="00E71DC3" w:rsidRPr="003862D0">
        <w:rPr>
          <w:lang w:val="en-GB"/>
        </w:rPr>
        <w:t xml:space="preserve"> </w:t>
      </w:r>
      <w:r w:rsidR="00E71DC3" w:rsidRPr="003862D0">
        <w:rPr>
          <w:lang w:val="en-GB"/>
        </w:rPr>
        <w:fldChar w:fldCharType="begin" w:fldLock="1"/>
      </w:r>
      <w:r w:rsidR="004B7E49">
        <w:rPr>
          <w:lang w:val="en-GB"/>
        </w:rPr>
        <w:instrText>ADDIN CSL_CITATION { "citationItems" : [ { "id" : "ITEM-1", "itemData" : { "DOI" : "10.1175/JCLI-D-16-0351.1", "ISSN" : "0894-8755", "abstract" : "Climate models simulate a strong land\u2013ocean contrast in the response of near-surface relative humidity to global warming; relative humidity tends to increase slightly over oceans but decrease substantially over land. Surface energy balance arguments have been used to understand the response over ocean but are difficult to apply over more complex land surfaces. Here, a conceptual box model is introduced, involving atmospheric moisture transport between the land and ocean and surface evapotranspiration, to investigate the decreases in land relative humidity as the climate warms. The box model is applied to simulations with idealized and full-complexity (CMIP5) general circulation models, and it is found to capture many of the features of the simulated changes in land humidity. The simplest version of the box model gives equal fractional increases in specific humidity over land and ocean. This relationship implies a decrease in land relative humidity given the greater warming over land than ocean and modest changes in ocean relative humidity, consistent with a mechanism proposed previously. When evapotranspiration is included, it is found to be of secondary importance compared to ocean moisture transport for the increase in land specific humidity, but it plays an important role for the decrease in land relative humidity. For the case of a moisture forcing over land, such as from stomatal closure, the response of land relative humidity is strongly amplified by the induced change in land surface\u2013air temperature, and this amplification is quantified using a theory for the link between land and ocean temperatures.", "author" : [ { "dropping-particle" : "", "family" : "Byrne", "given" : "Michael P", "non-dropping-particle" : "", "parse-names" : false, "suffix" : "" }, { "dropping-particle" : "", "family" : "O\u2019Gorman", "given" : "Paul A.", "non-dropping-particle" : "", "parse-names" : false, "suffix" : "" } ], "container-title" : "Journal of Climate", "id" : "ITEM-1", "issue" : "24", "issued" : { "date-parts" : [ [ "2016", "12", "15" ] ] }, "page" : "9045-9061", "title" : "Understanding Decreases in Land Relative Humidity with Global Warming: Conceptual Model and GCM Simulations", "translator" : [ { "dropping-particle" : "", "family" : "K707", "given" : "", "non-dropping-particle" : "", "parse-names" : false, "suffix" : "" } ], "type" : "article-journal", "volume" : "29" }, "uris" : [ "http://www.mendeley.com/documents/?uuid=728641dc-2c52-486e-8bc1-36d62f5947e9" ] }, { "id" : "ITEM-2",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"ITEM-2",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"mendeley" : { "formattedCitation" : "(Byrne and O\u2019Gorman, 2016; Chadwick et al., 2016)", "plainTextFormattedCitation" : "(Byrne and O\u2019Gorman, 2016; Chadwick et al., 2016)", "previouslyFormattedCitation" : "(Byrne and O\u2019Gorman, 2016; Chadwick et al., 2016)" }, "properties" : { "noteIndex" : 0 }, "schema" : "https://github.com/citation-style-language/schema/raw/master/csl-citation.json" }</w:instrText>
      </w:r>
      <w:r w:rsidR="00E71DC3" w:rsidRPr="003862D0">
        <w:rPr>
          <w:lang w:val="en-GB"/>
        </w:rPr>
        <w:fldChar w:fldCharType="separate"/>
      </w:r>
      <w:r w:rsidR="00016735">
        <w:rPr>
          <w:noProof/>
          <w:lang w:val="en-GB"/>
        </w:rPr>
        <w:t>(Byrne and O’Gorman, 2016; Chadwick et al., 2016)</w:t>
      </w:r>
      <w:r w:rsidR="00E71DC3" w:rsidRPr="003862D0">
        <w:rPr>
          <w:lang w:val="en-GB"/>
        </w:rPr>
        <w:fldChar w:fldCharType="end"/>
      </w:r>
      <w:r w:rsidRPr="003862D0">
        <w:rPr>
          <w:lang w:val="en-GB"/>
        </w:rPr>
        <w:t>. Nevertheless, the changes in near-surface land RH are also strongly influenced by evapotranspiration, which is suppressed by the drying of soils and plant responses to increasing CO</w:t>
      </w:r>
      <w:r w:rsidRPr="003862D0">
        <w:rPr>
          <w:vertAlign w:val="subscript"/>
          <w:lang w:val="en-GB"/>
        </w:rPr>
        <w:t>2</w:t>
      </w:r>
      <w:r w:rsidRPr="003862D0">
        <w:rPr>
          <w:lang w:val="en-GB"/>
        </w:rPr>
        <w:t xml:space="preserve"> related to stomatal closure under climate change </w:t>
      </w:r>
      <w:r w:rsidR="00D55044" w:rsidRPr="003862D0">
        <w:rPr>
          <w:lang w:val="en-GB"/>
        </w:rPr>
        <w:fldChar w:fldCharType="begin" w:fldLock="1"/>
      </w:r>
      <w:r w:rsidR="004B7E49">
        <w:rPr>
          <w:lang w:val="en-GB"/>
        </w:rPr>
        <w:instrText xml:space="preserve">ADDIN CSL_CITATION { "citationItems" : [ { "id" : "ITEM-1",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"ITEM-1",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"id" : "ITEM-2",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"ITEM-2",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"id" : "ITEM-3", "itemData" : { "DOI" : "10.1175/JCLI-D-16-0241.1", "ISSN" : "0894-8755", "abstract" : "A simple conceptual model of surface specific humidity change over land is described, based on the effect of increased moisture advection from the oceans in response to sea surface temperature (SST) warming. In this model, future q over land is determined by scaling the present-day pattern of land q by the fractional increase in the oceanic moisture source. Simple model estimates agree well with climate model projections of future (mean spatial correlation coefficient 0.87), so over both land and ocean can be viewed primarily as a thermodynamic process controlled by SST warming. Precipitation change is also affected by , and the new simple model can be included in a decomposition of tropical precipitation change, where it provides increased physical understanding of the processes that drive over land. Confidence in the thermodynamic part of extreme precipitation change over land is increased by this improved understanding, and this should scale approximately with Clausius\u2013Clapeyron oceanic q increases under SST warming. Residuals of actual climate model from simple model estimates are often associated with regions of large circulation change, and can be thought of as the \u201cdynamical\u201d part of specific humidity change. The simple model is used to explore intermodel uncertainty in , and there are substantial contributions to uncertainty from both the thermodynamic (simple model) and dynamical (residual) terms. The largest cause of intermodel uncertainty within the thermodynamic term is uncertainty in the magnitude of global mean SST warming.", "author" : [ { "dropping-particle" : "", "family" : "Chadwick", "given" : "Robin", "non-dropping-particle" : "", "parse-names" : false, "suffix" : "" }, { "dropping-particle" : "", "family" : "Good", "given" : "Peter", "non-dropping-particle" : "", "parse-names" : false, "suffix" : "" }, { "dropping-particle" : "", "family" : "Willett", "given" : "Kate", "non-dropping-particle" : "", "parse-names" : false, "suffix" : "" } ], "container-title" : "Journal of Climate", "id" : "ITEM-3", "issue" : "21", "issued" : { "date-parts" : [ [ "2016", "11", "1" ] ] }, "page" : "7613-7632", "title" : "A Simple Moisture Advection Model of Specific Humidity Change over Land in Response to SST Warming", "translator" : [ { "dropping-particle" : "", "family" : "K699", "given" : "", "non-dropping-particle" : "", "parse-names" : false, "suffix" : "" } ], "type" : "article-journal", "volume" : "29" }, "uris" : [ "http://www.mendeley.com/documents/?uuid=91964971-fc8b-4b37-aaec-e13bfceb44fb" ] }, { "id" : "ITEM-4", "itemData" : { "DOI" : "10.1073/pnas.1604581113", "ISSN" : "0027-8424", "abstract" : "Rising atmospheric CO 2 will make Earth warmer, and many studies have inferred that this warming will cause droughts to become more widespread and severe. However, rising atmospheric CO 2 also modifies stomatal conductance and plant water use, processes that are often are overlooked in impact analysis. We find that plant physiological responses to CO 2 reduce predictions of future drought stress, and that this reduction is captured by using plant-centric rather than atmosphere-centric metrics from Earth system models (ESMs). The atmosphere-centric Palmer Drought Severity Index predicts future increases in drought stress for more than 70% of global land area. This area drops to 37% with the use of precipitation minus evapotranspiration (P-E), a measure that represents the water flux available to downstream ecosystems and humans. The two metrics yield consistent estimates of increasing stress in regions where precipitation decreases are more robust (southern North America, northeastern South America, and southern Europe). The metrics produce diverging estimates elsewhere, with P-E predicting decreasing stress across temperate Asia and central Africa. The differing sensitivity of drought metrics to radiative and physiological aspects of increasing CO 2 partly explains the divergent estimates of future drought reported in recent studies. Further, use of ESM output in offline models may double-count plant feedbacks on relative humidity and other surface variables, leading to overestimates of future stress. The use of drought metrics that account for the response of plant transpiration to changing CO 2 , including direct use of P-E and soil moisture from ESMs, is needed to reduce uncertainties in future assessment.", "author" : [ { "dropping-particle" : "", "family" : "Swann", "given" : "Abigail L. S.", "non-dropping-particle" : "", "parse-names" : false, "suffix" : "" }, { "dropping-particle" : "", "family" : "Hoffman", "given" : "Forrest M.", "non-dropping-particle" : "", "parse-names" : false, "suffix" : "" }, { "dropping-particle" : "", "family" : "Koven", "given" : "Charles D.", "non-dropping-particle" : "", "parse-names" : false, "suffix" : "" }, { "dropping-particle" : "", "family" : "Randerson", "given" : "James T.", "non-dropping-particle" : "", "parse-names" : false, "suffix" : "" } ], "container-title" : "Proceedings of the National Academy of Sciences", "id" : "ITEM-4", "issue" : "36", "issued" : { "date-parts" : [ [ "2016", "9", "6" ] ] }, "page" : "10019-10024", "title" : "Plant responses to increasing CO2 reduce estimates of climate impacts on drought severity", "translator" : [ { "dropping-particle" : "", "family" : "K2629", "given" : "", "non-dropping-particle" : "", "parse-names" : false, "suffix" : "" } ], "type" : "article-journal", "volume" : "113" }, "uris" : [ "http://www.mendeley.com/documents/?uuid=68c57ee1-31b0-3af5-a87d-f7639a9623b9" ] }, { "id" : "ITEM-5", "itemData" : { "DOI" : "10.1073/pnas.1720712115", "ISSN" : "0027-8424", "abstract" : "Predicting how increasing atmospheric CO 2 will affect the hydrologic cycle is of utmost importance for a range of applications ranging from ecological services to human life and activities. A typical perspective is that hydrologic change is driven by precipitation and radiation changes due to climate change, and that the land surface will adjust. Using Earth system models with decoupled surface (vegetation physiology) and atmospheric (radiative) CO 2 responses, we here show that the CO 2 physiological response has a dominant role in evapotranspiration and evaporative fraction changes and has a major effect on long-term runoff compared with radiative or precipitation changes due to increased atmospheric CO 2 . This major effect is true for most hydrological stress variables over the largest fraction of the globe, except for soil moisture, which exhibits a more nonlinear response. This highlights the key role of vegetation in controlling future terrestrial hydrologic response and emphasizes that the carbon and water cycles are intimately coupled over land.", "author" : [ { "dropping-particle" : "", "family" : "Lemordant", "given" : "L\u00e9o", "non-dropping-particle" : "", "parse-names" : false, "suffix" : "" }, { "dropping-particle" : "", "family" : "Gentine", "given" : "Pierre", "non-dropping-particle" : "", "parse-names" : false, "suffix" : "" }, { "dropping-particle" : "", "family" : "Swann", "given" : "Abigail S.", "non-dropping-particle" : "", "parse-names" : </w:instrText>
      </w:r>
      <w:r w:rsidR="004B7E49" w:rsidRPr="003741E9">
        <w:rPr>
          <w:rPrChange w:id="3090" w:author="Clotilde Pean" w:date="2021-06-22T10:16:00Z">
            <w:rPr>
              <w:lang w:val="en-GB"/>
            </w:rPr>
          </w:rPrChange>
        </w:rPr>
        <w:instrText>false, "suffix" : "" }, { "dropping-particle" : "", "family" : "Cook", "given" : "Benjamin I.", "non-dropping-particle" : "", "parse-names" : false, "suffix" : "" }, { "dropping-particle" : "", "family" : "Scheff", "given" : "Jacob", "non-dropping-particle" : "", "parse-names" : false, "suffix" : "" } ], "container-title" : "Proceedings of the National Academy of Sciences", "id" : "ITEM-5", "issue" : "16", "issued" : { "date-parts" : [ [ "2018", "4", "17" ] ] }, "page" : "4093-4098", "title" : "Critical impact of vegetation physiology on the continental hydrologic cycle in response to increasing CO2", "translator" : [ { "dropping-particle" : "", "family" : "K5121", "given" : "", "non-dropping-particle" : "", "parse-names" : false, "suffix" : "" } ], "type" : "article-journal", "volume" : "115" }, "uris" : [ "http://www.mendeley.com/documents/?uuid=48433ba1-70e8-3c08-b996-45ab44a81005" ] } ], "mendeley" : { "formattedCitation" : "(Byrne and O\u2019Gorman, 2015; Berg et al., 2016; Chadwick et al., 2016; Swann et al., 2016; Lemordant et al., 2018)", "plainTextFormattedCitation" : "(Byrne and O\u2019Gorman, 2015; Berg et al., 2016; Chadwick et al., 2016; Swann et al., 2016; Lemordant et al., 2018)", "previouslyFormattedCitation" : "(Byrne and O\u2019Gorman, 2015; Berg et al., 2016; Chadwick et al., 2016; Swann et al., 2016; Lemordant et al., 2018)" }, "properties" : { "noteIndex" : 0 }, "schema" : "https://github.com/citation-style-language/schema/raw/master/csl-citation.json" }</w:instrText>
      </w:r>
      <w:r w:rsidR="00D55044" w:rsidRPr="003862D0">
        <w:rPr>
          <w:lang w:val="en-GB"/>
        </w:rPr>
        <w:fldChar w:fldCharType="separate"/>
      </w:r>
      <w:r w:rsidR="00016735">
        <w:rPr>
          <w:noProof/>
        </w:rPr>
        <w:t>(Byrne and O’Gorman, 2015; Berg et al., 2016; Chadwick et al., 2016; Swann et al., 2016; Lemordant et al., 2018)</w:t>
      </w:r>
      <w:r w:rsidR="00D55044" w:rsidRPr="003862D0">
        <w:rPr>
          <w:lang w:val="en-GB"/>
        </w:rPr>
        <w:fldChar w:fldCharType="end"/>
      </w:r>
      <w:r w:rsidRPr="00B9747B">
        <w:t xml:space="preserve">. </w:t>
      </w:r>
      <w:r w:rsidRPr="003862D0">
        <w:rPr>
          <w:lang w:val="en-GB"/>
        </w:rPr>
        <w:t xml:space="preserve">The combination of oceanic and continental influences can explain the spatially diverse trends in the near-surface RH over land in the observations for the recent decades, with a generally dominant negative trend at the global scale </w:t>
      </w:r>
      <w:r w:rsidRPr="003862D0">
        <w:rPr>
          <w:lang w:val="en-GB"/>
        </w:rPr>
        <w:fldChar w:fldCharType="begin" w:fldLock="1"/>
      </w:r>
      <w:r w:rsidR="00615634">
        <w:rPr>
          <w:lang w:val="en-GB"/>
        </w:rPr>
        <w:instrText>ADDIN CSL_CITATION { "citationItems" : [ { "id" : "ITEM-1", "itemData" : { "DOI" : "10.5194/esd-9-915-2018", "ISSN" : "2190-4987", "abstract" : "Abstract. We analyzed changes in surface relative humidity (RH) at the global scale from 1979 to 2014 using both observations and the ERA-Interim dataset. We compared the variability and trends in RH with those of land evapotranspiration and ocean evaporation in moisture source areas across a range of selected regions worldwide. The sources of moisture for each particular region were identified by integrating different observational data and model outputs into a Lagrangian approach. The aim was to account for the possible role of changes in air temperature over land, in comparison to sea surface temperature (SST), but also the role of land evapotranspiration and the ocean evaporation on RH variability. The results demonstrate that the patterns of the observed trends in RH at the global scale cannot be linked to a particular individual physical mechanism. Our results also stress that the different hypotheses that may explain the decrease in RH under a global warming scenario could act together to explain recent RH trends. Albeit with uncertainty in establishing a direct causality between RH trends and the different empirical moisture sources, we found that the observed decrease in RH in some regions can be linked to lower water supply from land evapotranspiration. In contrast, the empirical relationships also suggest that RH trends in other target regions are mainly explained by the dynamic and thermodynamic mechanisms related to the moisture supply from the oceanic source regions. Overall, while this work gives insights into the connections between RH trends and oceanic and continental processes at the global scale, further investigation is still desired to assess the contribution of both dynamic and thermodynamic factors to the evolution of RH over continental regions. ]]&gt;", "author" : [ { "dropping-particle" : "", "family" : "Vicente-Serrano", "given" : "Sergio M. M.", "non-dropping-particle" : "", "parse-names" : false, "suffix" : "" }, { "dropping-particle" : "", "family" : "Nieto", "given" : "Raquel", "non-dropping-particle" : "", "parse-names" : false, "suffix" : "" }, { "dropping-particle" : "", "family" : "Gimeno", "given" : "Luis", "non-dropping-particle" : "", "parse-names" : false, "suffix" : "" }, { "dropping-particle" : "", "family" : "Azorin-Molina", "given" : "Cesar", "non-dropping-particle" : "", "parse-names" : false, "suffix" : "" }, { "dropping-particle" : "", "family" : "Drumond", "given" : "Anita", "non-dropping-particle" : "", "parse-names" : false, "suffix" : "" }, { "dropping-particle" : "", "family" : "Kenawy", "given" : "Ahmed", "non-dropping-particle" : "El", "parse-names" : false, "suffix" : "" }, { "dropping-particle" : "", "family" : "Dominguez-Castro", "given" : "Fernando", "non-dropping-particle" : "", "parse-names" : false, "suffix" : "" }, { "dropping-particle" : "", "family" : "Tomas-Burguera", "given" : "Miquel", "non-dropping-particle" : "", "parse-names" : false, "suffix" : "" }, { "dropping-particle" : "", "family" : "Pe\u00f1a-Gallardo", "given" : "Marina", "non-dropping-particle" : "", "parse-names" : false, "suffix" : "" } ], "container-title" : "Earth System Dynamics", "id" : "ITEM-1", "issue" : "2", "issued" : { "date-parts" : [ [ "2018", "6", "29" ] ] }, "page" : "915-937", "title" : "Recent changes of relative humidity: regional connections with land and ocean processes", "translator" : [ { "dropping-particle" : "", "family" : "K3949", "given" : "", "non-dropping-particle" : "", "parse-names" : false, "suffix" : "" } ], "type" : "article-journal", "volume" : "9" }, "uris" : [ "http://www.mendeley.com/documents/?uuid=34358f10-7c82-4704-b5f9-6996e02a0def" ] } ], "mendeley" : { "formattedCitation" : "(Vicente-Serrano et al., 2018)", "plainTextFormattedCitation" : "(Vicente-Serrano et al., 2018)", "previouslyFormattedCitation" : "(Vicente-Serrano et al., 2018)" }, "properties" : { "noteIndex" : 0 }, "schema" : "https://github.com/citation-style-language/schema/raw/master/csl-citation.json" }</w:instrText>
      </w:r>
      <w:r w:rsidRPr="003862D0">
        <w:rPr>
          <w:lang w:val="en-GB"/>
        </w:rPr>
        <w:fldChar w:fldCharType="separate"/>
      </w:r>
      <w:r w:rsidR="00016735">
        <w:rPr>
          <w:noProof/>
          <w:lang w:val="en-GB"/>
        </w:rPr>
        <w:t>(Vicente-Serrano et al., 2018)</w:t>
      </w:r>
      <w:r w:rsidRPr="003862D0">
        <w:rPr>
          <w:lang w:val="en-GB"/>
        </w:rPr>
        <w:fldChar w:fldCharType="end"/>
      </w:r>
      <w:r w:rsidRPr="003862D0">
        <w:rPr>
          <w:lang w:val="en-GB"/>
        </w:rPr>
        <w:t>. There is a strong feedback between the near-surface land RH decrease and land</w:t>
      </w:r>
      <w:ins w:id="3091" w:author="Sara M Tuson" w:date="2021-07-19T20:17:00Z">
        <w:r w:rsidR="008F2E1D" w:rsidRPr="008F2E1D">
          <w:rPr>
            <w:lang w:val="en-GB"/>
          </w:rPr>
          <w:t>–</w:t>
        </w:r>
      </w:ins>
      <w:del w:id="3092" w:author="Sara M Tuson" w:date="2021-07-19T20:17:00Z">
        <w:r w:rsidRPr="003862D0" w:rsidDel="008F2E1D">
          <w:rPr>
            <w:lang w:val="en-GB"/>
          </w:rPr>
          <w:delText>-</w:delText>
        </w:r>
      </w:del>
      <w:r w:rsidRPr="003862D0">
        <w:rPr>
          <w:lang w:val="en-GB"/>
        </w:rPr>
        <w:t>ocean warming contrast under future warming projections (</w:t>
      </w:r>
      <w:del w:id="3093" w:author="Ian Blenkinsop" w:date="2021-07-27T12:10:00Z">
        <w:r w:rsidRPr="003862D0" w:rsidDel="004B0B9A">
          <w:rPr>
            <w:lang w:val="en-GB"/>
          </w:rPr>
          <w:delText xml:space="preserve">see </w:delText>
        </w:r>
      </w:del>
      <w:r w:rsidRPr="003862D0">
        <w:rPr>
          <w:lang w:val="en-GB"/>
        </w:rPr>
        <w:t xml:space="preserve">Section </w:t>
      </w:r>
      <w:r w:rsidR="00FA6D4F" w:rsidRPr="003862D0">
        <w:rPr>
          <w:lang w:val="en-GB"/>
        </w:rPr>
        <w:t>4.5.1.1</w:t>
      </w:r>
      <w:r w:rsidRPr="003862D0">
        <w:rPr>
          <w:lang w:val="en-GB"/>
        </w:rPr>
        <w:t xml:space="preserve">). </w:t>
      </w:r>
    </w:p>
    <w:p w14:paraId="46CFCE9E" w14:textId="77777777" w:rsidR="00BC572A" w:rsidRPr="003862D0" w:rsidRDefault="00BC572A" w:rsidP="00BC572A">
      <w:pPr>
        <w:rPr>
          <w:lang w:val="en-GB"/>
        </w:rPr>
      </w:pPr>
    </w:p>
    <w:p w14:paraId="2D365419" w14:textId="30DAA557" w:rsidR="00BC572A" w:rsidRPr="003862D0" w:rsidRDefault="00BC572A" w:rsidP="00FD41EC">
      <w:pPr>
        <w:pStyle w:val="AR6BodyText"/>
        <w:rPr>
          <w:lang w:val="en-GB"/>
        </w:rPr>
      </w:pPr>
      <w:r w:rsidRPr="003862D0">
        <w:rPr>
          <w:lang w:val="en-GB"/>
        </w:rPr>
        <w:t xml:space="preserve">Changes in land RH can modulate the response of the water cycle to global warming </w:t>
      </w:r>
      <w:r w:rsidRPr="003862D0">
        <w:rPr>
          <w:lang w:val="en-GB"/>
        </w:rPr>
        <w:fldChar w:fldCharType="begin" w:fldLock="1"/>
      </w:r>
      <w:r w:rsidR="00615634">
        <w:rPr>
          <w:lang w:val="en-GB"/>
        </w:rPr>
        <w:instrText>ADDIN CSL_CITATION { "citationItems" : [ { "id" : "ITEM-1", "itemData" : { "DOI" : "10.1175/JCLI-D-12-00543.1", "ISSN" : "0894-8755", "author" : [ { "dropping-particle" : "", "family" : "Chadwick", "given" : "Robin", "non-dropping-particle" : "", "parse-names" : false, "suffix" : "" }, { "dropping-particle" : "", "family" : "Boutle", "given" : "Ian", "non-dropping-particle" : "", "parse-names" : false, "suffix" : "" }, { "dropping-particle" : "", "family" : "Martin", "given" : "Gill", "non-dropping-particle" : "", "parse-names" : false, "suffix" : "" } ], "container-title" : "Journal of Climate", "id" : "ITEM-1", "issue" : "11", "issued" : { "date-parts" : [ [ "2013", "6" ] ] }, "page" : "3803-3822", "title" : "Spatial Patterns of Precipitation Change in CMIP5: Why the Rich Do Not Get Richer in the Tropics", "translator" : [ { "dropping-particle" : "", "family" : "K4181", "given" : "", "non-dropping-particle" : "", "parse-names" : false, "suffix" : "" } ], "type" : "article-journal", "volume" : "26" }, "uris" : [ "http://www.mendeley.com/documents/?uuid=0aed1223-f321-4f24-82e5-834263314f34" ] }, { "id" : "ITEM-2",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"ITEM-2",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"mendeley" : { "formattedCitation" : "(Chadwick et al., 2013; Byrne and O\u2019Gorman, 2015)", "plainTextFormattedCitation" : "(Chadwick et al., 2013; Byrne and O\u2019Gorman, 2015)", "previouslyFormattedCitation" : "(Chadwick et al., 2013; Byrne and O\u2019Gorman, 2015)" }, "properties" : { "noteIndex" : 0 }, "schema" : "https://github.com/citation-style-language/schema/raw/master/csl-citation.json" }</w:instrText>
      </w:r>
      <w:r w:rsidRPr="003862D0">
        <w:rPr>
          <w:lang w:val="en-GB"/>
        </w:rPr>
        <w:fldChar w:fldCharType="separate"/>
      </w:r>
      <w:r w:rsidR="00016735">
        <w:rPr>
          <w:noProof/>
          <w:lang w:val="en-GB"/>
        </w:rPr>
        <w:t>(Chadwick et al., 2013; Byrne and O’Gorman, 2015)</w:t>
      </w:r>
      <w:r w:rsidRPr="003862D0">
        <w:rPr>
          <w:lang w:val="en-GB"/>
        </w:rPr>
        <w:fldChar w:fldCharType="end"/>
      </w:r>
      <w:r w:rsidRPr="003862D0">
        <w:rPr>
          <w:lang w:val="en-GB"/>
        </w:rPr>
        <w:t xml:space="preserve">. Most CMIP5 models project higher precipitation associated with higher near-surface RH and temperature under climate change </w:t>
      </w:r>
      <w:r w:rsidRPr="003862D0">
        <w:rPr>
          <w:lang w:val="en-GB"/>
        </w:rPr>
        <w:fldChar w:fldCharType="begin" w:fldLock="1"/>
      </w:r>
      <w:r w:rsidR="00615634">
        <w:rPr>
          <w:lang w:val="en-GB"/>
        </w:rPr>
        <w:instrText>ADDIN CSL_CITATION { "citationItems" : [ { "id" : "ITEM-1", "itemData" : { "DOI" : "10.1175/JCLI-D-16-0649.1", "ISSN" : "0894-8755", "abstract" : "AbstractA compositing scheme that predicts changes in tropical precipitation under climate change from changes in near-surface relative humidity (RH) and temperature is presented. As shown by earlier work, regions of high tropical precipitation in general circulation models (GCMs) are associated with high near-surface RH and temperature. Under climate change, it is found that high precipitation continues to be associated with the highest surface RH and temperatures in most CMIP5 GCMs, meaning that it is the \u201crank\u201d of a given GCM grid box with respect to others that determines how much precipitation falls rather than the absolute value of surface temperature or RH change, consistent with the weak temperature gradient approximation. Further, it is demonstrated that the majority of CMIP5 GCMs are close to a threshold near which reductions in land RH produce large reductions in the RH ranking of some land regions, causing reductions in precipitation over land, particularly South America, and compensating incr...", "author" : [ { "dropping-particle" : "", "family" : "Lambert", "given" : "F. Hugo", "non-dropping-particle" : "", "parse-names" : false, "suffix" : "" }, { "dropping-particle" : "", "family" : "Ferraro", "given" : "Angus J.", "non-dropping-particle" : "", "parse-names" : false, "suffix" : "" }, { "dropping-particle" : "", "family" : "Chadwick", "given" : "Robin", "non-dropping-particle" : "", "parse-names" : false, "suffix" : "" } ], "container-title" : "Journal of Climate", "id" : "ITEM-1", "issue" : "12", "issued" : { "date-parts" : [ [ "2017", "6" ] ] }, "page" : "4527-4545", "title" : "Land\u2013Ocean Shifts in Tropical Precipitation Linked to Surface Temperature and Humidity Change", "translator" : [ { "dropping-particle" : "", "family" : "K3971", "given" : "", "non-dropping-particle" : "", "parse-names" : false, "suffix" : "" } ], "type" : "article-journal", "volume" : "30" }, "uris" : [ "http://www.mendeley.com/documents/?uuid=32fe50b2-8cfc-4980-8cd1-48f44f50b182" ] } ], "mendeley" : { "formattedCitation" : "(Lambert et al., 2017)", "plainTextFormattedCitation" : "(Lambert et al., 2017)", "previouslyFormattedCitation" : "(Lambert et al., 2017)" }, "properties" : { "noteIndex" : 0 }, "schema" : "https://github.com/citation-style-language/schema/raw/master/csl-citation.json" }</w:instrText>
      </w:r>
      <w:r w:rsidRPr="003862D0">
        <w:rPr>
          <w:lang w:val="en-GB"/>
        </w:rPr>
        <w:fldChar w:fldCharType="separate"/>
      </w:r>
      <w:r w:rsidR="00016735">
        <w:rPr>
          <w:noProof/>
          <w:lang w:val="en-GB"/>
        </w:rPr>
        <w:t>(Lambert et al., 2017)</w:t>
      </w:r>
      <w:r w:rsidRPr="003862D0">
        <w:rPr>
          <w:lang w:val="en-GB"/>
        </w:rPr>
        <w:fldChar w:fldCharType="end"/>
      </w:r>
      <w:r w:rsidRPr="003862D0">
        <w:rPr>
          <w:lang w:val="en-GB"/>
        </w:rPr>
        <w:t>. Over land, the spatial gradients of fractional changes in near-surface RH contribute to a drying tendency in precipitation minus evapotranspiration with warming, which partly explains why the ‘wet</w:t>
      </w:r>
      <w:del w:id="3094" w:author="Ian Blenkinsop" w:date="2021-07-27T12:13:00Z">
        <w:r w:rsidRPr="003862D0" w:rsidDel="006746F2">
          <w:rPr>
            <w:lang w:val="en-GB"/>
          </w:rPr>
          <w:delText>-</w:delText>
        </w:r>
      </w:del>
      <w:ins w:id="3095" w:author="Ian Blenkinsop" w:date="2021-07-27T12:13:00Z">
        <w:r w:rsidR="006746F2">
          <w:rPr>
            <w:lang w:val="en-GB"/>
          </w:rPr>
          <w:t xml:space="preserve"> </w:t>
        </w:r>
      </w:ins>
      <w:r w:rsidRPr="003862D0">
        <w:rPr>
          <w:lang w:val="en-GB"/>
        </w:rPr>
        <w:t>gets</w:t>
      </w:r>
      <w:del w:id="3096" w:author="Ian Blenkinsop" w:date="2021-07-27T12:13:00Z">
        <w:r w:rsidRPr="003862D0" w:rsidDel="006746F2">
          <w:rPr>
            <w:lang w:val="en-GB"/>
          </w:rPr>
          <w:delText>-</w:delText>
        </w:r>
      </w:del>
      <w:ins w:id="3097" w:author="Ian Blenkinsop" w:date="2021-07-27T12:13:00Z">
        <w:r w:rsidR="006746F2">
          <w:rPr>
            <w:lang w:val="en-GB"/>
          </w:rPr>
          <w:t xml:space="preserve"> </w:t>
        </w:r>
      </w:ins>
      <w:r w:rsidRPr="003862D0">
        <w:rPr>
          <w:lang w:val="en-GB"/>
        </w:rPr>
        <w:t>wetter, dry</w:t>
      </w:r>
      <w:del w:id="3098" w:author="Ian Blenkinsop" w:date="2021-07-27T12:13:00Z">
        <w:r w:rsidRPr="003862D0" w:rsidDel="006746F2">
          <w:rPr>
            <w:lang w:val="en-GB"/>
          </w:rPr>
          <w:delText>-</w:delText>
        </w:r>
      </w:del>
      <w:ins w:id="3099" w:author="Ian Blenkinsop" w:date="2021-07-27T12:13:00Z">
        <w:r w:rsidR="006746F2">
          <w:rPr>
            <w:lang w:val="en-GB"/>
          </w:rPr>
          <w:t xml:space="preserve"> </w:t>
        </w:r>
      </w:ins>
      <w:r w:rsidRPr="003862D0">
        <w:rPr>
          <w:lang w:val="en-GB"/>
        </w:rPr>
        <w:t>gets</w:t>
      </w:r>
      <w:del w:id="3100" w:author="Ian Blenkinsop" w:date="2021-07-27T12:13:00Z">
        <w:r w:rsidRPr="003862D0" w:rsidDel="006746F2">
          <w:rPr>
            <w:lang w:val="en-GB"/>
          </w:rPr>
          <w:delText>-</w:delText>
        </w:r>
      </w:del>
      <w:ins w:id="3101" w:author="Ian Blenkinsop" w:date="2021-07-27T12:13:00Z">
        <w:r w:rsidR="006746F2">
          <w:rPr>
            <w:lang w:val="en-GB"/>
          </w:rPr>
          <w:t xml:space="preserve"> </w:t>
        </w:r>
      </w:ins>
      <w:r w:rsidRPr="003862D0">
        <w:rPr>
          <w:lang w:val="en-GB"/>
        </w:rPr>
        <w:t xml:space="preserve">drier’ </w:t>
      </w:r>
      <w:commentRangeStart w:id="3102"/>
      <w:r w:rsidRPr="003862D0">
        <w:rPr>
          <w:lang w:val="en-GB"/>
        </w:rPr>
        <w:t>principle</w:t>
      </w:r>
      <w:commentRangeEnd w:id="3102"/>
      <w:r w:rsidR="004B0B9A">
        <w:rPr>
          <w:rStyle w:val="CommentReference"/>
        </w:rPr>
        <w:commentReference w:id="3102"/>
      </w:r>
      <w:r w:rsidRPr="003862D0">
        <w:rPr>
          <w:lang w:val="en-GB"/>
        </w:rPr>
        <w:t xml:space="preserve"> does not hold over land </w:t>
      </w:r>
      <w:r w:rsidRPr="003862D0">
        <w:rPr>
          <w:lang w:val="en-GB"/>
        </w:rPr>
        <w:fldChar w:fldCharType="begin" w:fldLock="1"/>
      </w:r>
      <w:r w:rsidR="003B032B">
        <w:rPr>
          <w:lang w:val="en-GB"/>
        </w:rPr>
        <w:instrText>ADDIN CSL_CITATION { "citationItems" : [ { "id" : "ITEM-1", "itemData" : { "DOI" : "10.1175/JCLI-D-15-0369.1", "ISSN" : "0894-8755", "abstract" : "Simulations with climate models show a land\u2013ocean contrast in the response of P \u2212 E (precipitation minus evaporation or evapotranspiration) to global warming, with larger changes over ocean than over land. The changes over ocean broadly follow a simple thermodynamic scaling of the atmospheric moisture convergence: the so-called \u201cwet-get-wetter, dry-get-drier\u201d mechanism. Over land, however, the simple scaling fails to give any regions with decreases in P \u2212 E, and it overestimates increases in P \u2212 E compared to the simulations. Changes in circulation cause deviations from the simple scaling, but they are not sufficient to explain this systematic moist bias. It is shown here that horizontal gradients of changes in temperature and fractional changes in relative humidity, not accounted for in the simple scaling, are important over land and high-latitude oceans. An extended scaling that incorporates these gradients is shown to better capture the response of P \u2212 E over land, including a smaller increase in global-mean runoff and several regions with decreases in P \u2212 E. In the zonal mean over land, the gradient terms lead to a robust drying tendency at almost all latitudes. This drying tendency is shown to relate, in part, to the polar amplification of warming in the Northern Hemisphere, and to the amplified warming over continental interiors and on the eastern side of midlatitude continents.", "author" : [ { "dropping-particle" : "", "family" : "Byrne", "given" : "Michael P", "non-dropping-particle" : "", "parse-names" : false, "suffix" : "" }, { "dropping-particle" : "", "family" : "O\u2019Gorman", "given" : "Paul A.", "non-dropping-particle" : "", "parse-names" : false, "suffix" : "" } ], "container-title" : "Journal of Climate", "id" : "ITEM-1", "issue" : "20", "issued" : { "date-parts" : [ [ "2015", "10", "15" ] ] }, "page" : "8078-8092", "title" : "The Response of Precipitation Minus Evapotranspiration to Climate Warming: Why the \u201cWet-Get-Wetter, Dry-Get-Drier\u201d Scaling Does Not Hold over Land", "translator" : [ { "dropping-particle" : "", "family" : "K970", "given" : "", "non-dropping-particle" : "", "parse-names" : false, "suffix" : "" } ], "type" : "article-journal", "volume" : "28" }, "uris" : [ "http://www.mendeley.com/documents/?uuid=9841c5de-87c7-4f4d-9613-e8ef360c43a1" ] } ], "mendeley" : { "formattedCitation" : "(Byrne and O\u2019Gorman, 2015)", "plainTextFormattedCitation" : "(Byrne and O\u2019Gorman, 2015)", "previouslyFormattedCitation" : "(Byrne and O\u2019Gorman, 2015)" }, "properties" : { "noteIndex" : 0 }, "schema" : "https://github.com/citation-style-language/schema/raw/master/csl-citation.json" }</w:instrText>
      </w:r>
      <w:r w:rsidRPr="003862D0">
        <w:rPr>
          <w:lang w:val="en-GB"/>
        </w:rPr>
        <w:fldChar w:fldCharType="separate"/>
      </w:r>
      <w:r w:rsidR="00016735">
        <w:rPr>
          <w:noProof/>
          <w:lang w:val="en-GB"/>
        </w:rPr>
        <w:t>(Byrne and O’Gorman, 2015)</w:t>
      </w:r>
      <w:r w:rsidRPr="003862D0">
        <w:rPr>
          <w:lang w:val="en-GB"/>
        </w:rPr>
        <w:fldChar w:fldCharType="end"/>
      </w:r>
      <w:r w:rsidRPr="003862D0">
        <w:rPr>
          <w:lang w:val="en-GB"/>
        </w:rPr>
        <w:t xml:space="preserve">. Terrestrial aridity is projected to increase over land, as manifested by a decrease in the ratio of precipitation to potential evapotranspiration, in which the decrease in near-surface land RH has a contribution of about 35% </w:t>
      </w:r>
      <w:r w:rsidR="004D176A" w:rsidRPr="003862D0">
        <w:rPr>
          <w:lang w:val="en-GB"/>
        </w:rPr>
        <w:t>in</w:t>
      </w:r>
      <w:r w:rsidRPr="003862D0">
        <w:rPr>
          <w:lang w:val="en-GB"/>
        </w:rPr>
        <w:t xml:space="preserve"> CMIP5 models under </w:t>
      </w:r>
      <w:r w:rsidR="003C2385" w:rsidRPr="003862D0">
        <w:rPr>
          <w:lang w:val="en-GB"/>
        </w:rPr>
        <w:t xml:space="preserve">doubled </w:t>
      </w:r>
      <w:r w:rsidRPr="003862D0">
        <w:rPr>
          <w:lang w:val="en-GB"/>
        </w:rPr>
        <w:t>CO</w:t>
      </w:r>
      <w:r w:rsidRPr="003862D0">
        <w:rPr>
          <w:vertAlign w:val="subscript"/>
          <w:lang w:val="en-GB"/>
        </w:rPr>
        <w:t>2</w:t>
      </w:r>
      <w:r w:rsidRPr="003862D0">
        <w:rPr>
          <w:lang w:val="en-GB"/>
        </w:rPr>
        <w:t xml:space="preserve"> forcing </w:t>
      </w:r>
      <w:r w:rsidRPr="003862D0">
        <w:rPr>
          <w:lang w:val="en-GB"/>
        </w:rPr>
        <w:fldChar w:fldCharType="begin" w:fldLock="1"/>
      </w:r>
      <w:r w:rsidR="003B032B">
        <w:rPr>
          <w:lang w:val="en-GB"/>
        </w:rPr>
        <w:instrText>ADDIN CSL_CITATION { "citationItems" : [ { "id" : "ITEM-1", "itemData" : { "DOI" : "10.1002/2014JD021608", "ISSN" : "2169897X", "author" : [ { "dropping-particle" : "", "family" : "Fu", "given" : "Qiang", "non-dropping-particle" : "", "parse-names" : false, "suffix" : "" }, { "dropping-particle" : "", "family" : "Feng", "given" : "Song", "non-dropping-particle" : "", "parse-names" : false, "suffix" : "" } ], "container-title" : "Journal of Geophysical Research: Atmospheres", "id" : "ITEM-1", "issue" : "13", "issued" : { "date-parts" : [ [ "2014", "7", "16" ] ] }, "page" : "7863-7875", "title" : "Responses of terrestrial aridity to global warming", "translator" : [ { "dropping-particle" : "", "family" : "K875", "given" : "", "non-dropping-particle" : "", "parse-names" : false, "suffix" : "" } ], "type" : "article-journal", "volume" : "119" }, "uris" : [ "http://www.mendeley.com/documents/?uuid=10311a82-eb2c-4989-8e63-c91af25e7a56" ] } ], "mendeley" : { "formattedCitation" : "(Fu and Feng, 2014)", "plainTextFormattedCitation" : "(Fu and Feng, 2014)", "previouslyFormattedCitation" : "(Fu and Feng, 2014)" }, "properties" : { "noteIndex" : 0 }, "schema" : "https://github.com/citation-style-language/schema/raw/master/csl-citation.json" }</w:instrText>
      </w:r>
      <w:r w:rsidRPr="003862D0">
        <w:rPr>
          <w:lang w:val="en-GB"/>
        </w:rPr>
        <w:fldChar w:fldCharType="separate"/>
      </w:r>
      <w:r w:rsidR="00016735">
        <w:rPr>
          <w:noProof/>
          <w:lang w:val="en-GB"/>
        </w:rPr>
        <w:t>(Fu and Feng, 2014)</w:t>
      </w:r>
      <w:r w:rsidRPr="003862D0">
        <w:rPr>
          <w:lang w:val="en-GB"/>
        </w:rPr>
        <w:fldChar w:fldCharType="end"/>
      </w:r>
      <w:r w:rsidRPr="003862D0">
        <w:rPr>
          <w:lang w:val="en-GB"/>
        </w:rPr>
        <w:t>. The aridity can be further amplified by the feedbacks of projected drier soils on land surface temperature, RH</w:t>
      </w:r>
      <w:r w:rsidR="003C2385" w:rsidRPr="003862D0">
        <w:rPr>
          <w:lang w:val="en-GB"/>
        </w:rPr>
        <w:t>,</w:t>
      </w:r>
      <w:r w:rsidRPr="003862D0">
        <w:rPr>
          <w:lang w:val="en-GB"/>
        </w:rPr>
        <w:t xml:space="preserve"> and precipitation </w:t>
      </w:r>
      <w:r w:rsidRPr="003862D0">
        <w:rPr>
          <w:lang w:val="en-GB"/>
        </w:rPr>
        <w:fldChar w:fldCharType="begin" w:fldLock="1"/>
      </w:r>
      <w:r w:rsidR="003B032B">
        <w:rPr>
          <w:lang w:val="en-GB"/>
        </w:rPr>
        <w:instrText>ADDIN CSL_CITATION { "citationItems" : [ { "id" : "ITEM-1", "itemData" : { "DOI" : "10.1038/nclimate3029", "ISSN" : "1758-678X",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 D", "non-dropping-particle" : "", "parse-names" : false, "suffix" : "" } ], "container-title" : "Nature Climate Change", "id" : "ITEM-1", "issue" : "9", "issued" : { "date-parts" : [ [ "2016", "9", "16" ] ] }, "page" : "869-874", "title" : "Land\u2013atmosphere feedbacks amplify aridity increase over land under global warming", "translator" : [ { "dropping-particle" : "", "family" : "K871", "given" : "", "non-dropping-particle" : "", "parse-names" : false, "suffix" : "" } ], "type" : "article-journal", "volume" : "6" }, "uris" : [ "http://www.mendeley.com/documents/?uuid=160bde36-3ea0-4a74-8536-18e9dd236ee8" ] } ], "mendeley" : { "formattedCitation" : "(Berg et al., 2016)", "plainTextFormattedCitation" : "(Berg et al., 2016)", "previouslyFormattedCitation" : "(Berg et al., 2016)" }, "properties" : { "noteIndex" : 0 }, "schema" : "https://github.com/citation-style-language/schema/raw/master/csl-citation.json" }</w:instrText>
      </w:r>
      <w:r w:rsidRPr="003862D0">
        <w:rPr>
          <w:lang w:val="en-GB"/>
        </w:rPr>
        <w:fldChar w:fldCharType="separate"/>
      </w:r>
      <w:r w:rsidR="00016735">
        <w:rPr>
          <w:noProof/>
          <w:lang w:val="en-GB"/>
        </w:rPr>
        <w:t>(Berg et al., 2016)</w:t>
      </w:r>
      <w:r w:rsidRPr="003862D0">
        <w:rPr>
          <w:lang w:val="en-GB"/>
        </w:rPr>
        <w:fldChar w:fldCharType="end"/>
      </w:r>
      <w:r w:rsidRPr="003862D0">
        <w:rPr>
          <w:lang w:val="en-GB"/>
        </w:rPr>
        <w:t>.</w:t>
      </w:r>
    </w:p>
    <w:p w14:paraId="18450E9D" w14:textId="77777777" w:rsidR="00BC572A" w:rsidRPr="003862D0" w:rsidRDefault="00BC572A" w:rsidP="00BC572A">
      <w:pPr>
        <w:rPr>
          <w:lang w:val="en-GB"/>
        </w:rPr>
      </w:pPr>
      <w:r w:rsidRPr="003862D0">
        <w:rPr>
          <w:lang w:val="en-GB"/>
        </w:rPr>
        <w:t> </w:t>
      </w:r>
    </w:p>
    <w:p w14:paraId="2C4E541C" w14:textId="59E74AD5" w:rsidR="00BC572A" w:rsidRPr="003862D0" w:rsidRDefault="00F92C7A" w:rsidP="00FD41EC">
      <w:pPr>
        <w:pStyle w:val="AR6BodyText"/>
        <w:rPr>
          <w:lang w:val="en-GB"/>
        </w:rPr>
      </w:pPr>
      <w:r w:rsidRPr="003862D0">
        <w:rPr>
          <w:lang w:val="en-GB"/>
        </w:rPr>
        <w:t xml:space="preserve">The CMIP6 multi-model ensemble projects general decreases in near-surface relative humidity over a large fraction of land areas, but moderate increases over the </w:t>
      </w:r>
      <w:r w:rsidR="00D323E5" w:rsidRPr="003862D0">
        <w:rPr>
          <w:lang w:val="en-GB"/>
        </w:rPr>
        <w:t>ocean</w:t>
      </w:r>
      <w:r w:rsidRPr="003862D0">
        <w:rPr>
          <w:lang w:val="en-GB"/>
        </w:rPr>
        <w:t xml:space="preserve"> (</w:t>
      </w:r>
      <w:r w:rsidR="00FA6D4F" w:rsidRPr="003862D0">
        <w:rPr>
          <w:lang w:val="en-GB"/>
        </w:rPr>
        <w:t>Figure 4.23</w:t>
      </w:r>
      <w:r w:rsidRPr="003862D0">
        <w:rPr>
          <w:lang w:val="en-GB"/>
        </w:rPr>
        <w:t>). The projected changes depend on emission scenario and season. Changes in near-surface RH under SSP1-2.6 are insignificant compared to natural variability. Under SSP3-7.0, during boreal summer, significant decreases relative to natural variability are projected in</w:t>
      </w:r>
      <w:r w:rsidR="00F70D9F" w:rsidRPr="003862D0">
        <w:rPr>
          <w:lang w:val="en-GB"/>
        </w:rPr>
        <w:t xml:space="preserve"> </w:t>
      </w:r>
      <w:r w:rsidR="00D36875" w:rsidRPr="003862D0">
        <w:rPr>
          <w:lang w:val="en-GB"/>
        </w:rPr>
        <w:t>c</w:t>
      </w:r>
      <w:r w:rsidR="00F70D9F" w:rsidRPr="003862D0">
        <w:rPr>
          <w:lang w:val="en-GB"/>
        </w:rPr>
        <w:t>ontinental Europe and the Middle East</w:t>
      </w:r>
      <w:r w:rsidRPr="003862D0">
        <w:rPr>
          <w:lang w:val="en-GB"/>
        </w:rPr>
        <w:t>, North America, South America and South Africa</w:t>
      </w:r>
      <w:r w:rsidR="00BC572A" w:rsidRPr="003862D0">
        <w:rPr>
          <w:lang w:val="en-GB"/>
        </w:rPr>
        <w:t>.</w:t>
      </w:r>
    </w:p>
    <w:p w14:paraId="53FD7D0E" w14:textId="77777777" w:rsidR="00BC572A" w:rsidRPr="003862D0" w:rsidRDefault="00BC572A" w:rsidP="00BC572A">
      <w:pPr>
        <w:rPr>
          <w:lang w:val="en-GB"/>
        </w:rPr>
      </w:pPr>
    </w:p>
    <w:p w14:paraId="3EB3557B" w14:textId="2DFDFA35" w:rsidR="00BC572A" w:rsidRPr="003862D0" w:rsidRDefault="00BC572A" w:rsidP="00FD41EC">
      <w:pPr>
        <w:pStyle w:val="AR6BodyText"/>
        <w:rPr>
          <w:lang w:val="en-GB"/>
        </w:rPr>
      </w:pPr>
      <w:r w:rsidRPr="003862D0">
        <w:rPr>
          <w:lang w:val="en-GB"/>
        </w:rPr>
        <w:t xml:space="preserve">In summary, there is </w:t>
      </w:r>
      <w:r w:rsidRPr="003862D0">
        <w:rPr>
          <w:i/>
          <w:lang w:val="en-GB"/>
        </w:rPr>
        <w:t>medium confidence</w:t>
      </w:r>
      <w:r w:rsidRPr="003862D0">
        <w:rPr>
          <w:lang w:val="en-GB"/>
        </w:rPr>
        <w:t xml:space="preserve"> that continued warming will lead to decreased near-surface relative humidity over </w:t>
      </w:r>
      <w:r w:rsidR="00F92C7A" w:rsidRPr="003862D0">
        <w:rPr>
          <w:lang w:val="en-GB"/>
        </w:rPr>
        <w:t xml:space="preserve">a large fraction of </w:t>
      </w:r>
      <w:r w:rsidRPr="003862D0">
        <w:rPr>
          <w:lang w:val="en-GB"/>
        </w:rPr>
        <w:t xml:space="preserve">land areas, but moderate increases over the </w:t>
      </w:r>
      <w:r w:rsidR="00D323E5" w:rsidRPr="003862D0">
        <w:rPr>
          <w:lang w:val="en-GB"/>
        </w:rPr>
        <w:t>ocean</w:t>
      </w:r>
      <w:r w:rsidRPr="003862D0">
        <w:rPr>
          <w:lang w:val="en-GB"/>
        </w:rPr>
        <w:t xml:space="preserve">. </w:t>
      </w:r>
      <w:r w:rsidRPr="003862D0">
        <w:rPr>
          <w:rFonts w:ascii="SimSun" w:eastAsia="SimSun" w:hAnsi="SimSun"/>
          <w:lang w:val="en-GB"/>
        </w:rPr>
        <w:t>T</w:t>
      </w:r>
      <w:r w:rsidRPr="003862D0">
        <w:rPr>
          <w:lang w:val="en-GB"/>
        </w:rPr>
        <w:t xml:space="preserve">here is </w:t>
      </w:r>
      <w:r w:rsidRPr="003862D0">
        <w:rPr>
          <w:i/>
          <w:lang w:val="en-GB"/>
        </w:rPr>
        <w:t>high confidence</w:t>
      </w:r>
      <w:r w:rsidRPr="003862D0">
        <w:rPr>
          <w:lang w:val="en-GB"/>
        </w:rPr>
        <w:t xml:space="preserve"> that near-surface relative humidity will decrease over parts of the tropical and subtropical latitudes over land.</w:t>
      </w:r>
    </w:p>
    <w:p w14:paraId="00E32FE5" w14:textId="77777777" w:rsidR="00BC572A" w:rsidRPr="003862D0" w:rsidRDefault="00BC572A" w:rsidP="00BC572A">
      <w:pPr>
        <w:pStyle w:val="AR6BodyText"/>
        <w:rPr>
          <w:lang w:val="en-GB"/>
        </w:rPr>
      </w:pPr>
    </w:p>
    <w:p w14:paraId="75C78AD6" w14:textId="77777777" w:rsidR="000C3195" w:rsidRPr="003862D0" w:rsidRDefault="000C3195" w:rsidP="00BC572A">
      <w:pPr>
        <w:pStyle w:val="AR6BodyText"/>
        <w:rPr>
          <w:lang w:val="en-GB"/>
        </w:rPr>
      </w:pPr>
    </w:p>
    <w:p w14:paraId="26B1205C" w14:textId="211DAF15" w:rsidR="00BC572A" w:rsidRPr="003862D0" w:rsidRDefault="00BC572A" w:rsidP="00BC572A">
      <w:pPr>
        <w:pStyle w:val="AR6BodyText"/>
        <w:rPr>
          <w:b/>
          <w:lang w:val="en-GB"/>
        </w:rPr>
      </w:pPr>
      <w:r w:rsidRPr="003862D0">
        <w:rPr>
          <w:b/>
          <w:lang w:val="en-GB"/>
        </w:rPr>
        <w:t>[START FIGURE 4.2</w:t>
      </w:r>
      <w:r w:rsidR="000813F9" w:rsidRPr="003862D0">
        <w:rPr>
          <w:b/>
          <w:lang w:val="en-GB"/>
        </w:rPr>
        <w:t>3</w:t>
      </w:r>
      <w:r w:rsidRPr="003862D0">
        <w:rPr>
          <w:b/>
          <w:lang w:val="en-GB"/>
        </w:rPr>
        <w:t xml:space="preserve"> HERE]</w:t>
      </w:r>
    </w:p>
    <w:p w14:paraId="6CD667F4" w14:textId="0E18FAE2" w:rsidR="00BC572A" w:rsidRPr="003862D0" w:rsidRDefault="00BC572A" w:rsidP="000813F9">
      <w:pPr>
        <w:pStyle w:val="AR6BodyText"/>
        <w:rPr>
          <w:lang w:val="en-GB"/>
        </w:rPr>
      </w:pPr>
    </w:p>
    <w:p w14:paraId="785EDDB8" w14:textId="60E4AFE0" w:rsidR="00BC572A" w:rsidRPr="003862D0" w:rsidRDefault="00D36875" w:rsidP="00BC572A">
      <w:pPr>
        <w:pStyle w:val="AR6Chap4Figure"/>
        <w:rPr>
          <w:lang w:val="en-GB" w:eastAsia="en-US"/>
        </w:rPr>
      </w:pPr>
      <w:bookmarkStart w:id="3103" w:name="_Ref5028915"/>
      <w:bookmarkStart w:id="3104" w:name="_Ref56859222"/>
      <w:r w:rsidRPr="003862D0">
        <w:rPr>
          <w:b/>
          <w:bCs/>
          <w:lang w:val="en-GB" w:eastAsia="en-US"/>
        </w:rPr>
        <w:t>L</w:t>
      </w:r>
      <w:r w:rsidR="003018D4" w:rsidRPr="003862D0">
        <w:rPr>
          <w:b/>
          <w:bCs/>
          <w:lang w:val="en-GB" w:eastAsia="en-US"/>
        </w:rPr>
        <w:t>ong-term changes in seasonal mean relative humidity.</w:t>
      </w:r>
      <w:r w:rsidR="0041732D" w:rsidRPr="003862D0">
        <w:rPr>
          <w:lang w:val="en-GB" w:eastAsia="en-US"/>
        </w:rPr>
        <w:t xml:space="preserve"> </w:t>
      </w:r>
      <w:r w:rsidR="00B306FC" w:rsidRPr="003862D0">
        <w:rPr>
          <w:lang w:val="en-GB" w:eastAsia="en-US"/>
        </w:rPr>
        <w:t xml:space="preserve">Displayed are projected spatial patterns of </w:t>
      </w:r>
      <w:r w:rsidR="00B306FC" w:rsidRPr="003862D0">
        <w:rPr>
          <w:lang w:val="en-GB"/>
        </w:rPr>
        <w:t>m</w:t>
      </w:r>
      <w:r w:rsidR="0041732D" w:rsidRPr="003862D0">
        <w:rPr>
          <w:lang w:val="en-GB"/>
        </w:rPr>
        <w:t xml:space="preserve">ulti-model mean change (%) in seasonal (top) DJF and (bottom) JJA mean near-surface relative humidity in 2081–2100 relative to 1995–2014, for (left) SSP1-2.6 and (right) SSP3-7.0. </w:t>
      </w:r>
      <w:r w:rsidR="00B306FC" w:rsidRPr="003862D0">
        <w:rPr>
          <w:lang w:val="en-GB"/>
        </w:rPr>
        <w:t xml:space="preserve">The number of models used is indicated in the top right of the maps. No overlay indicates regions where the change is robust and </w:t>
      </w:r>
      <w:r w:rsidR="00B306FC" w:rsidRPr="003862D0">
        <w:rPr>
          <w:i/>
          <w:lang w:val="en-GB"/>
        </w:rPr>
        <w:t>likely</w:t>
      </w:r>
      <w:r w:rsidR="00B306F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B306FC" w:rsidRPr="003862D0">
        <w:rPr>
          <w:lang w:val="en-GB" w:eastAsia="en-US"/>
        </w:rPr>
        <w:t xml:space="preserve">. </w:t>
      </w:r>
      <w:r w:rsidR="00903D51">
        <w:rPr>
          <w:lang w:val="en-GB" w:eastAsia="en-US"/>
        </w:rPr>
        <w:t>Diagonal lines</w:t>
      </w:r>
      <w:r w:rsidR="00B306FC" w:rsidRPr="003862D0">
        <w:rPr>
          <w:lang w:val="en-GB" w:eastAsia="en-US"/>
        </w:rPr>
        <w:t xml:space="preserve"> indicate regions with no change or no robust significant change, where fewer than 66% of the models show change greater than the internal-variability threshold. Cross</w:t>
      </w:r>
      <w:r w:rsidR="00903D51">
        <w:rPr>
          <w:lang w:val="en-GB" w:eastAsia="en-US"/>
        </w:rPr>
        <w:t xml:space="preserve">ed lines </w:t>
      </w:r>
      <w:r w:rsidR="00B306FC" w:rsidRPr="003862D0">
        <w:rPr>
          <w:lang w:val="en-GB" w:eastAsia="en-US"/>
        </w:rPr>
        <w:t xml:space="preserve">indicate areas of conflicting signals where at least 66% of the models show change greater </w:t>
      </w:r>
      <w:r w:rsidR="00B306FC" w:rsidRPr="003862D0">
        <w:rPr>
          <w:lang w:val="en-GB" w:eastAsia="en-US"/>
        </w:rPr>
        <w:lastRenderedPageBreak/>
        <w:t>than the internal-variability threshold but fewer than 80% of all models agree on the sign of change</w:t>
      </w:r>
      <w:r w:rsidR="00DE0E44" w:rsidRPr="003862D0">
        <w:rPr>
          <w:lang w:val="en-GB" w:eastAsia="en-US"/>
        </w:rPr>
        <w:t>.</w:t>
      </w:r>
      <w:bookmarkEnd w:id="3103"/>
      <w:bookmarkEnd w:id="3104"/>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6A6CD334" w14:textId="77777777" w:rsidR="00BC572A" w:rsidRPr="003862D0" w:rsidRDefault="00BC572A" w:rsidP="00BC572A">
      <w:pPr>
        <w:pStyle w:val="AR6BodyText"/>
        <w:rPr>
          <w:rFonts w:eastAsia="SimSun"/>
          <w:lang w:val="en-GB" w:eastAsia="en-US"/>
        </w:rPr>
      </w:pPr>
    </w:p>
    <w:p w14:paraId="6BEF595D" w14:textId="525DCC48" w:rsidR="00BC572A" w:rsidRPr="003862D0" w:rsidRDefault="00BC572A" w:rsidP="00BC572A">
      <w:pPr>
        <w:pStyle w:val="AR6BodyText"/>
        <w:rPr>
          <w:b/>
          <w:lang w:val="en-GB"/>
        </w:rPr>
      </w:pPr>
      <w:r w:rsidRPr="003862D0">
        <w:rPr>
          <w:b/>
          <w:lang w:val="en-GB"/>
        </w:rPr>
        <w:t>[END FIGURE 4.2</w:t>
      </w:r>
      <w:r w:rsidR="000813F9" w:rsidRPr="003862D0">
        <w:rPr>
          <w:b/>
          <w:lang w:val="en-GB"/>
        </w:rPr>
        <w:t>3</w:t>
      </w:r>
      <w:r w:rsidRPr="003862D0">
        <w:rPr>
          <w:b/>
          <w:lang w:val="en-GB"/>
        </w:rPr>
        <w:t xml:space="preserve"> HERE]</w:t>
      </w:r>
    </w:p>
    <w:p w14:paraId="6BDB0D6C" w14:textId="77777777" w:rsidR="00B306FC" w:rsidRPr="003862D0" w:rsidRDefault="00B306FC" w:rsidP="00BC572A">
      <w:pPr>
        <w:pStyle w:val="AR6BodyText"/>
        <w:rPr>
          <w:i/>
          <w:lang w:val="en-GB"/>
        </w:rPr>
      </w:pPr>
    </w:p>
    <w:p w14:paraId="651D3D00" w14:textId="77777777" w:rsidR="00566FC4" w:rsidRPr="003862D0" w:rsidRDefault="00566FC4" w:rsidP="00BC572A">
      <w:pPr>
        <w:pStyle w:val="AR6BodyText"/>
        <w:rPr>
          <w:i/>
          <w:lang w:val="en-GB"/>
        </w:rPr>
      </w:pPr>
    </w:p>
    <w:p w14:paraId="6C65D327" w14:textId="77777777" w:rsidR="00BC572A" w:rsidRPr="003862D0" w:rsidRDefault="00BC572A" w:rsidP="00BC572A">
      <w:pPr>
        <w:pStyle w:val="AR6Chap4Level34111"/>
        <w:rPr>
          <w:lang w:val="en-GB"/>
        </w:rPr>
      </w:pPr>
      <w:bookmarkStart w:id="3105" w:name="_Toc5778496"/>
      <w:bookmarkStart w:id="3106" w:name="_Toc33523301"/>
      <w:bookmarkStart w:id="3107" w:name="_Toc57156875"/>
      <w:bookmarkStart w:id="3108" w:name="_Toc66466996"/>
      <w:bookmarkStart w:id="3109" w:name="_Toc66467280"/>
      <w:bookmarkStart w:id="3110" w:name="_Toc66574535"/>
      <w:bookmarkStart w:id="3111" w:name="_Toc66574706"/>
      <w:bookmarkStart w:id="3112" w:name="_Toc66646053"/>
      <w:bookmarkStart w:id="3113" w:name="_Toc69752523"/>
      <w:r w:rsidRPr="003862D0">
        <w:rPr>
          <w:lang w:val="en-GB"/>
        </w:rPr>
        <w:t>Precipitation</w:t>
      </w:r>
      <w:bookmarkEnd w:id="3105"/>
      <w:bookmarkEnd w:id="3106"/>
      <w:bookmarkEnd w:id="3107"/>
      <w:bookmarkEnd w:id="3108"/>
      <w:bookmarkEnd w:id="3109"/>
      <w:bookmarkEnd w:id="3110"/>
      <w:bookmarkEnd w:id="3111"/>
      <w:bookmarkEnd w:id="3112"/>
      <w:bookmarkEnd w:id="3113"/>
      <w:r w:rsidRPr="003862D0">
        <w:rPr>
          <w:lang w:val="en-GB"/>
        </w:rPr>
        <w:t xml:space="preserve"> </w:t>
      </w:r>
    </w:p>
    <w:p w14:paraId="19627C87" w14:textId="77777777" w:rsidR="00BC572A" w:rsidRPr="003862D0" w:rsidRDefault="00BC572A" w:rsidP="00BC572A">
      <w:pPr>
        <w:pStyle w:val="AR6BodyText"/>
        <w:rPr>
          <w:lang w:val="en-GB" w:eastAsia="en-US"/>
        </w:rPr>
      </w:pPr>
    </w:p>
    <w:p w14:paraId="2AC44AAC" w14:textId="747CAED7" w:rsidR="00527154" w:rsidRPr="003862D0" w:rsidRDefault="00143DA9" w:rsidP="00BC572A">
      <w:pPr>
        <w:pStyle w:val="AR6BodyText"/>
        <w:rPr>
          <w:lang w:val="en-GB"/>
        </w:rPr>
      </w:pPr>
      <w:ins w:id="3114" w:author="Sara M Tuson" w:date="2021-07-15T19:13:00Z">
        <w:r>
          <w:rPr>
            <w:lang w:val="en-GB"/>
          </w:rPr>
          <w:t xml:space="preserve">The </w:t>
        </w:r>
      </w:ins>
      <w:r w:rsidR="00BC572A" w:rsidRPr="003862D0">
        <w:rPr>
          <w:lang w:val="en-GB"/>
        </w:rPr>
        <w:t>AR5 assessed that changes in</w:t>
      </w:r>
      <w:r w:rsidR="00907A9D" w:rsidRPr="003862D0">
        <w:rPr>
          <w:lang w:val="en-GB"/>
        </w:rPr>
        <w:t xml:space="preserve"> mean</w:t>
      </w:r>
      <w:r w:rsidR="00BC572A" w:rsidRPr="003862D0">
        <w:rPr>
          <w:lang w:val="en-GB"/>
        </w:rPr>
        <w:t xml:space="preserve"> precipitation in a warmer world will exhibit substantial spatial variation</w:t>
      </w:r>
      <w:ins w:id="3115" w:author="Sara M Tuson" w:date="2021-07-20T06:55:00Z">
        <w:r w:rsidR="0023108B">
          <w:rPr>
            <w:lang w:val="en-GB"/>
          </w:rPr>
          <w:t>.</w:t>
        </w:r>
      </w:ins>
      <w:r w:rsidR="00BC572A" w:rsidRPr="003862D0">
        <w:rPr>
          <w:lang w:val="en-GB"/>
        </w:rPr>
        <w:t xml:space="preserve"> </w:t>
      </w:r>
      <w:ins w:id="3116" w:author="Sara M Tuson" w:date="2021-07-20T06:55:00Z">
        <w:r w:rsidR="0023108B">
          <w:rPr>
            <w:lang w:val="en-GB"/>
          </w:rPr>
          <w:t>Also,</w:t>
        </w:r>
      </w:ins>
      <w:del w:id="3117" w:author="Sara M Tuson" w:date="2021-07-20T06:55:00Z">
        <w:r w:rsidR="00BC572A" w:rsidRPr="003862D0" w:rsidDel="0023108B">
          <w:rPr>
            <w:lang w:val="en-GB"/>
          </w:rPr>
          <w:delText>and</w:delText>
        </w:r>
      </w:del>
      <w:r w:rsidR="00BC572A" w:rsidRPr="003862D0">
        <w:rPr>
          <w:lang w:val="en-GB"/>
        </w:rPr>
        <w:t xml:space="preserve"> the contrast of mean precipitation between dry and wet regions and between dry and wet seasons will increase over most of globe as temperature</w:t>
      </w:r>
      <w:ins w:id="3118" w:author="Sara M Tuson" w:date="2021-07-20T06:55:00Z">
        <w:r w:rsidR="0023108B">
          <w:rPr>
            <w:lang w:val="en-GB"/>
          </w:rPr>
          <w:t>s</w:t>
        </w:r>
      </w:ins>
      <w:r w:rsidR="00BC572A" w:rsidRPr="003862D0">
        <w:rPr>
          <w:lang w:val="en-GB"/>
        </w:rPr>
        <w:t xml:space="preserve"> increase. The general pattern of change indicates that high latitude land masses are </w:t>
      </w:r>
      <w:r w:rsidR="00BC572A" w:rsidRPr="003862D0">
        <w:rPr>
          <w:i/>
          <w:lang w:val="en-GB"/>
        </w:rPr>
        <w:t>likely</w:t>
      </w:r>
      <w:r w:rsidR="00BC572A" w:rsidRPr="003862D0">
        <w:rPr>
          <w:lang w:val="en-GB"/>
        </w:rPr>
        <w:t xml:space="preserve"> to experience greater amounts of precipitation due to the increased specific humidity of the warmer troposphere as well as increased transport of water vapour from the tropics by the end of this century under the RCP8.5 scenario. Many mid-latitude and subtropical arid and semi-arid regions will </w:t>
      </w:r>
      <w:r w:rsidR="00BC572A" w:rsidRPr="003862D0">
        <w:rPr>
          <w:i/>
          <w:lang w:val="en-GB"/>
        </w:rPr>
        <w:t>likely</w:t>
      </w:r>
      <w:r w:rsidR="00BC572A" w:rsidRPr="003862D0">
        <w:rPr>
          <w:lang w:val="en-GB"/>
        </w:rPr>
        <w:t xml:space="preserve"> experience less precipitation</w:t>
      </w:r>
      <w:ins w:id="3119" w:author="Sara M Tuson" w:date="2021-07-20T06:58:00Z">
        <w:r w:rsidR="0023108B">
          <w:rPr>
            <w:lang w:val="en-GB"/>
          </w:rPr>
          <w:t>, while</w:t>
        </w:r>
      </w:ins>
      <w:del w:id="3120" w:author="Sara M Tuson" w:date="2021-07-20T06:58:00Z">
        <w:r w:rsidR="00BC572A" w:rsidRPr="003862D0" w:rsidDel="0023108B">
          <w:rPr>
            <w:lang w:val="en-GB"/>
          </w:rPr>
          <w:delText xml:space="preserve"> and</w:delText>
        </w:r>
      </w:del>
      <w:r w:rsidR="00BC572A" w:rsidRPr="003862D0">
        <w:rPr>
          <w:lang w:val="en-GB"/>
        </w:rPr>
        <w:t xml:space="preserve"> many moist mid-latitude regions will </w:t>
      </w:r>
      <w:r w:rsidR="00BC572A" w:rsidRPr="003862D0">
        <w:rPr>
          <w:i/>
          <w:lang w:val="en-GB"/>
        </w:rPr>
        <w:t>likely</w:t>
      </w:r>
      <w:r w:rsidR="00BC572A" w:rsidRPr="003862D0">
        <w:rPr>
          <w:lang w:val="en-GB"/>
        </w:rPr>
        <w:t xml:space="preserve"> experience more precipitation by the end of this century under the RCP8.5 scenario. </w:t>
      </w:r>
    </w:p>
    <w:p w14:paraId="00A3D97E" w14:textId="77777777" w:rsidR="00BC572A" w:rsidRPr="003862D0" w:rsidRDefault="00BC572A" w:rsidP="00BC572A">
      <w:pPr>
        <w:pStyle w:val="AR6BodyText"/>
        <w:rPr>
          <w:lang w:val="en-GB" w:eastAsia="en-US"/>
        </w:rPr>
      </w:pPr>
    </w:p>
    <w:p w14:paraId="28DB72A5" w14:textId="3F99A026" w:rsidR="00BC572A" w:rsidRPr="003862D0" w:rsidRDefault="00BC572A" w:rsidP="00BC572A">
      <w:pPr>
        <w:pStyle w:val="AR6BodyText"/>
        <w:rPr>
          <w:lang w:val="en-GB"/>
        </w:rPr>
      </w:pPr>
      <w:r w:rsidRPr="003862D0">
        <w:rPr>
          <w:rFonts w:eastAsia="SimSun"/>
          <w:lang w:val="en-GB" w:eastAsia="zh-CN"/>
        </w:rPr>
        <w:t>Since AR5, progress has been achieved in understanding c</w:t>
      </w:r>
      <w:r w:rsidRPr="003862D0">
        <w:rPr>
          <w:lang w:val="en-GB"/>
        </w:rPr>
        <w:t xml:space="preserve">hanges in patterns and rates of precipitation with GSAT rise. The projected precipitation changes can be decomposed into a part that is related to atmospheric circulation referred to as dynamical component and a part related to water vapour changes, the thermodynamic component. </w:t>
      </w:r>
      <w:r w:rsidRPr="003862D0">
        <w:rPr>
          <w:color w:val="000000" w:themeColor="text1"/>
          <w:lang w:val="en-GB"/>
        </w:rPr>
        <w:t xml:space="preserve">Based on </w:t>
      </w:r>
      <w:r w:rsidR="004D176A" w:rsidRPr="003862D0">
        <w:rPr>
          <w:color w:val="000000" w:themeColor="text1"/>
          <w:lang w:val="en-GB"/>
        </w:rPr>
        <w:t xml:space="preserve">process </w:t>
      </w:r>
      <w:r w:rsidRPr="003862D0">
        <w:rPr>
          <w:color w:val="000000" w:themeColor="text1"/>
          <w:lang w:val="en-GB"/>
        </w:rPr>
        <w:t xml:space="preserve">understanding and modelling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"10.1175/JCLI-D-15-0351.1", "ISSN" : "08948755", "abstract" : "This paper assesses intermodel spread in the slope of global-mean precipitation change \u0394P with respect to surface temperature change. The ambiguous estimates in the literature for this slope are reconciled by analyzing four experiments from phase 5 of CMIP (CMIP5) and considering different definitions of the slope. The smallest intermodel spread (a factor of 1.5 between the highest and lowest estimate) is found when using a definition that disentangles temperature-independent precipitation changes (the adjustments) from the slope of the temperature-dependent precipitation response; here this slope is referred to as the hydrological sensitivity parameter \u03b7. The estimates herein show that \u03b7 is more robust than stated in most previous work. The authors demonstrate that adjustments and \u03b7 estimated from a steplike quadrupling CO2 experiment serve well to predict \u0394P in a transient CO2 experiment. The magnitude of \u03b7 is smaller in the coupled ocean\u2013atmosphere quadrupling CO2 experiment than in the noncoup...", "author" : [ { "dropping-particle" : "", "family" : "Fl\u00e4schner", "given" : "Dagmar", "non-dropping-particle" : "", "parse-names" : false, "suffix" : "" }, { "dropping-particle" : "", "family" : "Mauritsen", "given" : "Thorsten", "non-dropping-particle" : "", "parse-names" : false, "suffix" : "" }, { "dropping-particle" : "", "family" : "Stevens", "given" : "Bjorn", "non-dropping-particle" : "", "parse-names" : false, "suffix" : "" } ], "container-title" : "Journal of Climate", "id" : "ITEM-1", "issue" : "2", "issued" : { "date-parts" : [ [ "2016" ] ] }, "page" : "801-817", "title" : "Understanding the intermodel spread in global-mean hydrological sensitivity", "translator" : [ { "dropping-particle" : "", "family" : "K3954", "given" : "", "non-dropping-particle" : "", "parse-names" : false, "suffix" : "" } ], "type" : "article-journal", "volume" : "29" }, "uris" : [ "http://www.mendeley.com/documents/?uuid=b5735942-7ca7-4415-905a-d244fab535e9", "http://www.mendeley.com/documents/?uuid=aa3deeb7-bf82-4875-9db8-28a967dc3426" ] }, { "id" : "ITEM-2",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"ITEM-2",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"mendeley" : { "formattedCitation" : "(Fl\u00e4schner et al., 2016; Samset et al., 2016)", "plainTextFormattedCitation" : "(Fl\u00e4schner et al., 2016; Samset et al., 2016)", "previouslyFormattedCitation" : "(Fl\u00e4schner et al., 2016; Samset et al.,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(Fläschner et al., 2016; Samset et al., 2016)</w:t>
      </w:r>
      <w:r w:rsidRPr="003862D0">
        <w:rPr>
          <w:color w:val="000000" w:themeColor="text1"/>
          <w:lang w:val="en-GB"/>
        </w:rPr>
        <w:fldChar w:fldCharType="end"/>
      </w:r>
      <w:r w:rsidRPr="003862D0">
        <w:rPr>
          <w:color w:val="000000" w:themeColor="text1"/>
          <w:lang w:val="en-GB"/>
        </w:rPr>
        <w:t xml:space="preserve">, global mean precipitation will </w:t>
      </w:r>
      <w:r w:rsidRPr="003862D0">
        <w:rPr>
          <w:i/>
          <w:iCs/>
          <w:color w:val="000000" w:themeColor="text1"/>
          <w:lang w:val="en-GB"/>
        </w:rPr>
        <w:t>very likely</w:t>
      </w:r>
      <w:r w:rsidRPr="003862D0">
        <w:rPr>
          <w:color w:val="000000" w:themeColor="text1"/>
          <w:lang w:val="en-GB"/>
        </w:rPr>
        <w:t xml:space="preserve"> increase by </w:t>
      </w:r>
      <w:r w:rsidR="000D17AD" w:rsidRPr="003862D0">
        <w:rPr>
          <w:color w:val="000000" w:themeColor="text1"/>
          <w:lang w:val="en-GB"/>
        </w:rPr>
        <w:t>1</w:t>
      </w:r>
      <w:r w:rsidRPr="003862D0">
        <w:rPr>
          <w:color w:val="000000" w:themeColor="text1"/>
          <w:lang w:val="en-GB"/>
        </w:rPr>
        <w:t xml:space="preserve">–3% </w:t>
      </w:r>
      <w:commentRangeStart w:id="3121"/>
      <w:commentRangeStart w:id="3122"/>
      <w:r w:rsidRPr="003862D0">
        <w:rPr>
          <w:color w:val="000000" w:themeColor="text1"/>
          <w:lang w:val="en-GB"/>
        </w:rPr>
        <w:t xml:space="preserve">per °C </w:t>
      </w:r>
      <w:commentRangeEnd w:id="3121"/>
      <w:r w:rsidR="006746F2">
        <w:rPr>
          <w:rStyle w:val="CommentReference"/>
        </w:rPr>
        <w:commentReference w:id="3121"/>
      </w:r>
      <w:commentRangeEnd w:id="3122"/>
      <w:r w:rsidR="001D5CE2">
        <w:rPr>
          <w:rStyle w:val="CommentReference"/>
        </w:rPr>
        <w:commentReference w:id="3122"/>
      </w:r>
      <w:r w:rsidRPr="003862D0">
        <w:rPr>
          <w:color w:val="000000" w:themeColor="text1"/>
          <w:lang w:val="en-GB"/>
        </w:rPr>
        <w:t>of GSAT warming</w:t>
      </w:r>
      <w:r w:rsidR="000D17AD" w:rsidRPr="003862D0">
        <w:rPr>
          <w:color w:val="000000" w:themeColor="text1"/>
          <w:lang w:val="en-GB"/>
        </w:rPr>
        <w:t xml:space="preserve"> (</w:t>
      </w:r>
      <w:del w:id="3123" w:author="Ian Blenkinsop" w:date="2021-07-27T12:15:00Z">
        <w:r w:rsidR="000D17AD" w:rsidRPr="003862D0" w:rsidDel="001B2ACB">
          <w:rPr>
            <w:color w:val="000000" w:themeColor="text1"/>
            <w:lang w:val="en-GB"/>
          </w:rPr>
          <w:delText xml:space="preserve">see </w:delText>
        </w:r>
      </w:del>
      <w:r w:rsidR="000D17AD" w:rsidRPr="003862D0">
        <w:rPr>
          <w:color w:val="000000" w:themeColor="text1"/>
          <w:lang w:val="en-GB"/>
        </w:rPr>
        <w:t>Section 8.2.1)</w:t>
      </w:r>
      <w:r w:rsidRPr="003862D0">
        <w:rPr>
          <w:color w:val="000000" w:themeColor="text1"/>
          <w:lang w:val="en-GB"/>
        </w:rPr>
        <w:t xml:space="preserve">. </w:t>
      </w:r>
      <w:r w:rsidRPr="003862D0">
        <w:rPr>
          <w:lang w:val="en-GB"/>
        </w:rPr>
        <w:t>The increase in atmospheric water vapour is a robust change under global warming, t</w:t>
      </w:r>
      <w:r w:rsidRPr="003862D0">
        <w:rPr>
          <w:color w:val="000000" w:themeColor="text1"/>
          <w:lang w:val="en-GB"/>
        </w:rPr>
        <w:t xml:space="preserve">he sensitivity of global precipitation change to warming is smaller (2% </w:t>
      </w:r>
      <w:ins w:id="3124" w:author="Tom Maycock" w:date="2021-09-07T10:01:00Z">
        <w:r w:rsidR="001D5CE2">
          <w:rPr>
            <w:color w:val="000000" w:themeColor="text1"/>
            <w:lang w:val="en-GB"/>
          </w:rPr>
          <w:t xml:space="preserve">per </w:t>
        </w:r>
      </w:ins>
      <w:r w:rsidRPr="003862D0">
        <w:rPr>
          <w:color w:val="000000" w:themeColor="text1"/>
          <w:lang w:val="en-GB"/>
        </w:rPr>
        <w:t>°C</w:t>
      </w:r>
      <w:ins w:id="3125" w:author="Sara M Tuson" w:date="2021-07-18T07:22:00Z">
        <w:del w:id="3126" w:author="Tom Maycock" w:date="2021-09-07T10:01:00Z">
          <w:r w:rsidR="00A71F18" w:rsidRPr="00A71F18" w:rsidDel="001D5CE2">
            <w:rPr>
              <w:color w:val="000000"/>
              <w:sz w:val="20"/>
              <w:szCs w:val="20"/>
              <w:vertAlign w:val="superscript"/>
              <w:rPrChange w:id="3127" w:author="Sara M Tuson" w:date="2021-07-18T07:22:00Z">
                <w:rPr>
                  <w:color w:val="000000"/>
                  <w:sz w:val="20"/>
                  <w:szCs w:val="20"/>
                </w:rPr>
              </w:rPrChange>
            </w:rPr>
            <w:delText>–</w:delText>
          </w:r>
        </w:del>
      </w:ins>
      <w:del w:id="3128" w:author="Tom Maycock" w:date="2021-09-07T10:01:00Z">
        <w:r w:rsidRPr="003862D0" w:rsidDel="001D5CE2">
          <w:rPr>
            <w:color w:val="000000" w:themeColor="text1"/>
            <w:vertAlign w:val="superscript"/>
            <w:lang w:val="en-GB"/>
          </w:rPr>
          <w:delText>-1</w:delText>
        </w:r>
      </w:del>
      <w:r w:rsidRPr="003862D0">
        <w:rPr>
          <w:color w:val="000000" w:themeColor="text1"/>
          <w:lang w:val="en-GB"/>
        </w:rPr>
        <w:t xml:space="preserve">) as compared to water vapour change (7% </w:t>
      </w:r>
      <w:ins w:id="3129" w:author="Tom Maycock" w:date="2021-09-07T10:00:00Z">
        <w:r w:rsidR="001D5CE2">
          <w:rPr>
            <w:color w:val="000000" w:themeColor="text1"/>
            <w:lang w:val="en-GB"/>
          </w:rPr>
          <w:t xml:space="preserve">per </w:t>
        </w:r>
      </w:ins>
      <w:r w:rsidRPr="003862D0">
        <w:rPr>
          <w:color w:val="000000" w:themeColor="text1"/>
          <w:lang w:val="en-GB"/>
        </w:rPr>
        <w:t>°C</w:t>
      </w:r>
      <w:ins w:id="3130" w:author="Sara M Tuson" w:date="2021-07-18T07:23:00Z">
        <w:del w:id="3131" w:author="Tom Maycock" w:date="2021-09-07T10:01:00Z">
          <w:r w:rsidR="00A71F18" w:rsidRPr="00A71F18" w:rsidDel="001D5CE2">
            <w:rPr>
              <w:color w:val="000000"/>
              <w:sz w:val="20"/>
              <w:szCs w:val="20"/>
              <w:vertAlign w:val="superscript"/>
              <w:rPrChange w:id="3132" w:author="Sara M Tuson" w:date="2021-07-18T07:23:00Z">
                <w:rPr>
                  <w:color w:val="000000"/>
                  <w:sz w:val="20"/>
                  <w:szCs w:val="20"/>
                </w:rPr>
              </w:rPrChange>
            </w:rPr>
            <w:delText>–</w:delText>
          </w:r>
        </w:del>
      </w:ins>
      <w:del w:id="3133" w:author="Tom Maycock" w:date="2021-09-07T10:01:00Z">
        <w:r w:rsidRPr="003862D0" w:rsidDel="001D5CE2">
          <w:rPr>
            <w:color w:val="000000" w:themeColor="text1"/>
            <w:vertAlign w:val="superscript"/>
            <w:lang w:val="en-GB"/>
          </w:rPr>
          <w:delText>-1</w:delText>
        </w:r>
      </w:del>
      <w:del w:id="3134" w:author="Ian Blenkinsop" w:date="2021-07-27T12:15:00Z">
        <w:r w:rsidRPr="003862D0" w:rsidDel="001B2ACB">
          <w:rPr>
            <w:lang w:val="en-GB"/>
          </w:rPr>
          <w:delText xml:space="preserve">) </w:delText>
        </w:r>
      </w:del>
      <w:ins w:id="3135" w:author="Ian Blenkinsop" w:date="2021-07-27T12:15:00Z">
        <w:r w:rsidR="001B2ACB">
          <w:rPr>
            <w:lang w:val="en-GB"/>
          </w:rPr>
          <w:t xml:space="preserve">; </w:t>
        </w:r>
      </w:ins>
      <w:r w:rsidRPr="003862D0">
        <w:rPr>
          <w:lang w:val="en-GB"/>
        </w:rPr>
        <w:fldChar w:fldCharType="begin" w:fldLock="1"/>
      </w:r>
      <w:r w:rsidR="00CD3B49">
        <w:rPr>
          <w:lang w:val="en-GB"/>
        </w:rPr>
        <w:instrText>ADDIN CSL_CITATION { "citationItems" : [ { "id" : "ITEM-1",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"manualFormatting" : "Held and Soden, 2006)", "plainTextFormattedCitation" : "(Held and Soden, 2006)", "previouslyFormattedCitation" : "(Held and Soden, 2006)" }, "properties" : { "noteIndex" : 0 }, "schema" : "https://github.com/citation-style-language/schema/raw/master/csl-citation.json" }</w:instrText>
      </w:r>
      <w:r w:rsidRPr="003862D0">
        <w:rPr>
          <w:lang w:val="en-GB"/>
        </w:rPr>
        <w:fldChar w:fldCharType="separate"/>
      </w:r>
      <w:del w:id="3136" w:author="Ian Blenkinsop" w:date="2021-07-27T12:15:00Z">
        <w:r w:rsidR="00016735" w:rsidDel="001B2ACB">
          <w:rPr>
            <w:noProof/>
            <w:lang w:val="en-GB"/>
          </w:rPr>
          <w:delText>(</w:delText>
        </w:r>
      </w:del>
      <w:r w:rsidR="00016735">
        <w:rPr>
          <w:noProof/>
          <w:lang w:val="en-GB"/>
        </w:rPr>
        <w:t>Held and Soden, 2006)</w:t>
      </w:r>
      <w:r w:rsidRPr="003862D0">
        <w:rPr>
          <w:lang w:val="en-GB"/>
        </w:rPr>
        <w:fldChar w:fldCharType="end"/>
      </w:r>
      <w:r w:rsidRPr="003862D0">
        <w:rPr>
          <w:lang w:val="en-GB"/>
        </w:rPr>
        <w:t>. Global energy balance places a strong constraint on the global</w:t>
      </w:r>
      <w:r w:rsidR="009F5322" w:rsidRPr="003862D0">
        <w:rPr>
          <w:lang w:val="en-GB"/>
        </w:rPr>
        <w:t xml:space="preserve"> </w:t>
      </w:r>
      <w:r w:rsidRPr="003862D0">
        <w:rPr>
          <w:lang w:val="en-GB"/>
        </w:rPr>
        <w:t xml:space="preserve">mean </w:t>
      </w:r>
      <w:r w:rsidR="00F92C7A" w:rsidRPr="003862D0">
        <w:rPr>
          <w:lang w:val="en-GB"/>
        </w:rPr>
        <w:t>precipitation</w:t>
      </w:r>
      <w:r w:rsidRPr="003862D0">
        <w:rPr>
          <w:lang w:val="en-GB"/>
        </w:rPr>
        <w:t xml:space="preserve"> </w:t>
      </w:r>
      <w:r w:rsidRPr="003862D0">
        <w:rPr>
          <w:lang w:val="en-GB"/>
        </w:rPr>
        <w:fldChar w:fldCharType="begin" w:fldLock="1"/>
      </w:r>
      <w:r w:rsidR="00615634">
        <w:rPr>
          <w:lang w:val="en-GB"/>
        </w:rPr>
        <w:instrText>ADDIN CSL_CITATION { "citationItems" : [ { "id" : "ITEM-1", "itemData" : { "DOI" : "10.1038/nature01092",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"id" : "ITEM-2", "itemData" : { "DOI" : "10.1175/JCLI-D-13-00163.1", "abstract" : " AbstractModels from phase 5 of the Coupled Model Intercomparison Project (CMIP5) robustly predict that the rate of increase in global-mean precipitation with global-mean surface temperature increase is much less than the rate of increase of water vapor. The goal of this paper is to explain in detail the mechanisms by which precipitation increase is constrained by radiative cooling. Changes in clear-sky atmospheric radiative cooling resulting from changes in temperature and humidity in global warming simulations are in good agreement with the multimodel, global-mean precipitation increase projected by GCMs (~1.1 W m\u22122 K\u22121).In an atmosphere with fixed specific humidity, radiative cooling from the top of the atmosphere (TOA) increases in response to a uniform temperature increase of the surface and atmosphere, while atmospheric cooling by exchange with the surface decreases because the upward emission of longwave radiation from the surface increases more than the downward longwave radiation from the atmosphere. When a fixed relative humidity (RH) assumption is made, however, uniform warming causes a much smaller increase of cooling at the TOA, and the surface contribution reverses to an increase in net cooling rate due to increased downward emission from water vapor. Sensitivity of precipitation changes to lapse rate changes is modest when RH is fixed. Carbon dioxide reduces TOA emission with only weak effects on surface fluxes, and thus suppresses precipitation. The net atmospheric cooling response and thereby the precipitation response to CO2-induced warming at fixed RH are mostly contributed by changes in surface fluxes. The role of clouds is discussed.Intermodel spread in the rate of precipitation increase across the CMIP5 simulations is attributed to differences in the atmospheric cooling. ", "author" : [ { "dropping-particle" : "", "family" : "Pendergrass", "given" : "Angeline G", "non-dropping-particle" : "", "parse-names" : false, "suffix" : "" }, { "dropping-particle" : "", "family" : "Hartmann", "given" : "Dennis L", "non-dropping-particle" : "", "parse-names" : false, "suffix" : "" } ], "container-title" : "Journal of Climate", "id" : "ITEM-2", "issue" : "2", "issued" : { "date-parts" : [ [ "2014" ] ] }, "page" : "757-768", "title" : "The Atmospheric Energy Constraint on Global-Mean Precipitation Change", "translator" : [ { "dropping-particle" : "", "family" : "K3580", "given" : "", "non-dropping-particle" : "", "parse-names" : false, "suffix" : "" } ], "type" : "article-journal", "volume" : "27" }, "uris" : [ "http://www.mendeley.com/documents/?uuid=669d23b4-0579-459a-9b0d-a11260b1d8e7" ] }, { "id" : "ITEM-3", "itemData" : { "DOI" : "10.1038/s41467-018-04307-4", "ISSN" : "2041-1723", "abstract" : "Globally, latent heating associated with a change in precipitation is balanced by changes to atmospheric radiative cooling and sensible heat fluxes. Both components can be altered by climate forcing mechanisms and through climate feedbacks, but the impacts of climate forcing and feedbacks on sensible heat fluxes have received much less attention. Here we show, using a range of climate modelling results, that changes in sensible heat are the dominant contributor to the present global-mean precipitation change since preindustrial time, because the radiative impact of forcings and feedbacks approximately compensate. The model results show a dissimilar influence on sensible heat and precipitation from various drivers of climate change. Due to its strong atmospheric absorption, black carbon is found to influence the sensible heat very differently compared to other aerosols and greenhouse gases. Our results indicate that this is likely caused by differences in the impact on the lower tropospheric stability.", "author" : [ { "dropping-particle" : "", "family" : "Myhre", "given" : "G.", "non-dropping-particle" : "", "parse-names" : false, "suffix" : "" }, { "dropping-particle" : "", "family" : "Samset", "given" : "B. H.", "non-dropping-particle" : "", "parse-names" : false, "suffix" : "" }, { "dropping-particle" : "", "family" : "Hodnebrog", "given" : "\u00d8.",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"Forster", "given" : "P. M.",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"Shawki", "given" : "D.",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"container-title" : "Nature Communications", "id" : "ITEM-3", "issue" : "1", "issued" : { "date-parts" : [ [ "2018", "12", "15" ] ] }, "page" : "1922", "publisher" : "Springer Nature", "title" : "Sensible heat has significantly affected the global hydrological cycle over the historical period", "translator" : [ { "dropping-particle" : "", "family" : "K4239", "given" : "", "non-dropping-particle" : "", "parse-names" : false, "suffix" : "" } ], "type" : "article-journal", "volume" : "9" }, "uris" : [ "http://www.mendeley.com/documents/?uuid=8d01ef58-d957-49fd-b826-3cb62b625fe2", "http://www.mendeley.com/documents/?uuid=6eb8b3b2-3068-4354-83a6-dff23455c90f", "http://www.mendeley.com/documents/?uuid=97dc1aea-7d78-4ac3-91ed-28776925a08f" ] }, { "id" : "ITEM-4", "itemData" : { "DOI" : "10.1007/s00382-018-4359-0", "ISSN" : "1432-0894", "abstract" : "Climate models simulate an increase in global precipitation at a rate of approximately 1\u20133% per Kelvin of global surface warming. This change is often interpreted through the lens of the atmospheric energy budget, in which the increase in global precipitation is mostly offset by an increase in net radiative cooling. Other studies have provided different interpretations from the perspective of the surface, where evaporation represents the turbulent transfer of latent heat to the atmosphere. Expanding on this surface perspective, here we derive a version of the Penman\u2013Monteith equation that allows the change in ocean evaporation to be partitioned into a thermodynamic response to surface warming, and additional diagnostic contributions from changes in surface radiation, ocean heat uptake, and boundary-layer dynamics/relative humidity. In this framework, temperature is found to be the primary control on the rate of increase in global precipitation within model simulations of greenhouse gas warming, while the contributions from changes in surface radiation and ocean heat uptake are found to be secondary. The temperature contribution also dominates the spatial pattern of global evaporation change, leading to the largest fractional increases at high latitudes. In the surface energy budget, the thermodynamic increase in evaporation comes at the expense of the sensible heat flux, while radiative changes cause the sensible heat flux to increase. These tendencies on the sensible heat flux partly offset each other, resulting in a relatively small change in the global mean, and contributing to an impression that global precipitation is radiatively constrained.", "author" : [ { "dropping-particle" : "", "family" : "Siler", "given" : "Nicholas", "non-dropping-particle" : "", "parse-names" : false, "suffix" : "" }, { "dropping-particle" : "", "family" : "Roe", "given" : "Gerard H", "non-dropping-particle" : "", "parse-names" : false, "suffix" : "" }, { "dropping-particle" : "", "family" : "Armour", "given" : "Kyle C", "non-dropping-particle" : "", "parse-names" : false, "suffix" : "" }, { "dropping-particle" : "", "family" : "Feldl", "given" : "Nicole", "non-dropping-particle" : "", "parse-names" : false, "suffix" : "" } ], "container-title" : "Climate Dynamics", "id" : "ITEM-4", "issue" : "7", "issued" : { "date-parts" : [ [ "2019" ] ] }, "page" : "3983-3995", "title" : "Revisiting the surface-energy-flux perspective on the sensitivity of global precipitation to climate change", "translator" : [ { "dropping-particle" : "", "family" : "K5017", "given" : "", "non-dropping-particle" : "", "parse-names" : false, "suffix" : "" } ], "type" : "article-journal", "volume" : "52" }, "uris" : [ "http://www.mendeley.com/documents/?uuid=757b9966-c3c3-4e3d-8e76-5cf1a2745fd0", "http://www.mendeley.com/documents/?uuid=03abb1be-f971-4ab3-ae96-8fc48c5e7b3e", "http://www.mendeley.com/documents/?uuid=eb0b73f8-09ff-402a-b8c6-28e1649001b0" ] } ], "mendeley" : { "formattedCitation" : "(Allen and Ingram, 2002; Pendergrass and Hartmann, 2014; Myhre et al., 2018; Siler et al., 2019)", "plainTextFormattedCitation" : "(Allen and Ingram, 2002; Pendergrass and Hartmann, 2014; Myhre et al., 2018; Siler et al., 2019)", "previouslyFormattedCitation" : "(Allen and Ingram, 2002; Pendergrass and Hartmann, 2014; Myhre et al., 2018; Siler et al., 2019)" }, "properties" : { "noteIndex" : 0 }, "schema" : "https://github.com/citation-style-language/schema/raw/master/csl-citation.json" }</w:instrText>
      </w:r>
      <w:r w:rsidRPr="003862D0">
        <w:rPr>
          <w:lang w:val="en-GB"/>
        </w:rPr>
        <w:fldChar w:fldCharType="separate"/>
      </w:r>
      <w:r w:rsidR="00016735">
        <w:rPr>
          <w:noProof/>
          <w:lang w:val="en-GB"/>
        </w:rPr>
        <w:t>(Allen and Ingram, 2002; Pendergrass and Hartmann, 2014; Myhre et al., 2018; Siler et al., 2019)</w:t>
      </w:r>
      <w:r w:rsidRPr="003862D0">
        <w:rPr>
          <w:lang w:val="en-GB"/>
        </w:rPr>
        <w:fldChar w:fldCharType="end"/>
      </w:r>
      <w:r w:rsidRPr="003862D0">
        <w:rPr>
          <w:lang w:val="en-GB"/>
        </w:rPr>
        <w:t xml:space="preserve">. Tropospheric radiative cooling constrains global precipitation </w:t>
      </w:r>
      <w:r w:rsidRPr="003862D0">
        <w:rPr>
          <w:lang w:val="en-GB"/>
        </w:rPr>
        <w:fldChar w:fldCharType="begin" w:fldLock="1"/>
      </w:r>
      <w:r w:rsidR="00615634">
        <w:rPr>
          <w:lang w:val="en-GB"/>
        </w:rPr>
        <w:instrText>ADDIN CSL_CITATION { "citationItems" : [ { "id" : "ITEM-1", "itemData" : { "DOI" : "10.1175/JCLI-D-13-00163.1", "abstract" : " AbstractModels from phase 5 of the Coupled Model Intercomparison Project (CMIP5) robustly predict that the rate of increase in global-mean precipitation with global-mean surface temperature increase is much less than the rate of increase of water vapor. The goal of this paper is to explain in detail the mechanisms by which precipitation increase is constrained by radiative cooling. Changes in clear-sky atmospheric radiative cooling resulting from changes in temperature and humidity in global warming simulations are in good agreement with the multimodel, global-mean precipitation increase projected by GCMs (~1.1 W m\u22122 K\u22121).In an atmosphere with fixed specific humidity, radiative cooling from the top of the atmosphere (TOA) increases in response to a uniform temperature increase of the surface and atmosphere, while atmospheric cooling by exchange with the surface decreases because the upward emission of longwave radiation from the surface increases more than the downward longwave radiation from the atmosphere. When a fixed relative humidity (RH) assumption is made, however, uniform warming causes a much smaller increase of cooling at the TOA, and the surface contribution reverses to an increase in net cooling rate due to increased downward emission from water vapor. Sensitivity of precipitation changes to lapse rate changes is modest when RH is fixed. Carbon dioxide reduces TOA emission with only weak effects on surface fluxes, and thus suppresses precipitation. The net atmospheric cooling response and thereby the precipitation response to CO2-induced warming at fixed RH are mostly contributed by changes in surface fluxes. The role of clouds is discussed.Intermodel spread in the rate of precipitation increase across the CMIP5 simulations is attributed to differences in the atmospheric cooling. ", "author" : [ { "dropping-particle" : "", "family" : "Pendergrass", "given" : "Angeline G", "non-dropping-particle" : "", "parse-names" : false, "suffix" : "" }, { "dropping-particle" : "", "family" : "Hartmann", "given" : "Dennis L", "non-dropping-particle" : "", "parse-names" : false, "suffix" : "" } ], "container-title" : "Journal of Climate", "id" : "ITEM-1", "issue" : "2", "issued" : { "date-parts" : [ [ "2014" ] ] }, "page" : "757-768", "title" : "The Atmospheric Energy Constraint on Global-Mean Precipitation Change", "translator" : [ { "dropping-particle" : "", "family" : "K3580", "given" : "", "non-dropping-particle" : "", "parse-names" : false, "suffix" : "" } ], "type" : "article-journal", "volume" : "27" }, "uris" : [ "http://www.mendeley.com/documents/?uuid=669d23b4-0579-459a-9b0d-a11260b1d8e7" ] } ], "mendeley" : { "formattedCitation" : "(Pendergrass and Hartmann, 2014)", "plainTextFormattedCitation" : "(Pendergrass and Hartmann, 2014)", "previouslyFormattedCitation" : "(Pendergrass and Hartmann, 2014)" }, "properties" : { "noteIndex" : 0 }, "schema" : "https://github.com/citation-style-language/schema/raw/master/csl-citation.json" }</w:instrText>
      </w:r>
      <w:r w:rsidRPr="003862D0">
        <w:rPr>
          <w:lang w:val="en-GB"/>
        </w:rPr>
        <w:fldChar w:fldCharType="separate"/>
      </w:r>
      <w:r w:rsidR="00016735">
        <w:rPr>
          <w:noProof/>
          <w:lang w:val="en-GB"/>
        </w:rPr>
        <w:t>(Pendergrass and Hartmann, 2014)</w:t>
      </w:r>
      <w:r w:rsidRPr="003862D0">
        <w:rPr>
          <w:lang w:val="en-GB"/>
        </w:rPr>
        <w:fldChar w:fldCharType="end"/>
      </w:r>
      <w:r w:rsidRPr="003862D0">
        <w:rPr>
          <w:lang w:val="en-GB"/>
        </w:rPr>
        <w:t>, leading to a slow SST-dependent response and a forcing</w:t>
      </w:r>
      <w:r w:rsidR="00DF4B08" w:rsidRPr="003862D0">
        <w:rPr>
          <w:lang w:val="en-GB"/>
        </w:rPr>
        <w:t>-</w:t>
      </w:r>
      <w:r w:rsidRPr="003862D0">
        <w:rPr>
          <w:lang w:val="en-GB"/>
        </w:rPr>
        <w:t xml:space="preserve">dependent rapid adjustment. Rapid adjustments account for </w:t>
      </w:r>
      <w:r w:rsidRPr="003862D0">
        <w:rPr>
          <w:color w:val="000000" w:themeColor="text1"/>
          <w:lang w:val="en-GB"/>
        </w:rPr>
        <w:t xml:space="preserve">large regional differences in hydrological sensitivity across multiple drivers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"id" : "ITEM-2",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"ITEM-2",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"mendeley" : { "formattedCitation" : "(Samset et al., 2016; Myhre et al., 2017)", "plainTextFormattedCitation" : "(Samset et al., 2016; Myhre et al., 2017)", "previouslyFormattedCitation" : "(Samset et al., 2016; Myhre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(Samset et al., 2016; Myhre et al., 2017)</w:t>
      </w:r>
      <w:r w:rsidRPr="003862D0">
        <w:rPr>
          <w:color w:val="000000" w:themeColor="text1"/>
          <w:lang w:val="en-GB"/>
        </w:rPr>
        <w:fldChar w:fldCharType="end"/>
      </w:r>
      <w:r w:rsidRPr="003862D0">
        <w:rPr>
          <w:color w:val="000000" w:themeColor="text1"/>
          <w:lang w:val="en-GB"/>
        </w:rPr>
        <w:t>. The rapid regional precipitation response to increased CO</w:t>
      </w:r>
      <w:r w:rsidRPr="003862D0">
        <w:rPr>
          <w:color w:val="000000" w:themeColor="text1"/>
          <w:vertAlign w:val="subscript"/>
          <w:lang w:val="en-GB"/>
        </w:rPr>
        <w:t>2</w:t>
      </w:r>
      <w:r w:rsidRPr="003862D0">
        <w:rPr>
          <w:color w:val="000000" w:themeColor="text1"/>
          <w:lang w:val="en-GB"/>
        </w:rPr>
        <w:t xml:space="preserve"> is robust </w:t>
      </w:r>
      <w:r w:rsidR="00DF4B08" w:rsidRPr="003862D0">
        <w:rPr>
          <w:color w:val="000000" w:themeColor="text1"/>
          <w:lang w:val="en-GB"/>
        </w:rPr>
        <w:t xml:space="preserve">across </w:t>
      </w:r>
      <w:r w:rsidRPr="003862D0">
        <w:rPr>
          <w:color w:val="000000" w:themeColor="text1"/>
          <w:lang w:val="en-GB"/>
        </w:rPr>
        <w:t xml:space="preserve">models, implying that the uncertainty in long-term changes is mainly associated with the response to SST-mediated feedbacks </w:t>
      </w:r>
      <w:r w:rsidRPr="003862D0">
        <w:rPr>
          <w:lang w:val="en-GB"/>
        </w:rPr>
        <w:fldChar w:fldCharType="begin" w:fldLock="1"/>
      </w:r>
      <w:r w:rsidR="00615634">
        <w:rPr>
          <w:lang w:val="en-GB"/>
        </w:rPr>
        <w:instrText>ADDIN CSL_CITATION { "citationItems" : [ { "id" : "ITEM-1", "itemData" : { "DOI" : "10.1175/JCLI-D-15-0174.1", "ISSN" : "0894-8755", "abstract" : "AbstractPrecipitation exhibits a significant rapid adjustment in response to forcing, which is important for understanding long-term climate change. In this study, fixed sea surface temperature (SST) simulations are used to analyze the spatial pattern of the rapid precipitation response. Three different forcing scenarios are investigated using data obtained from phase 5 of CMIP (CMIP5): an abrupt quadrupling of CO2, an abrupt increase in sulfate, and an abrupt increase in all anthropogenic aerosol levels from preindustrial to present day. Analysis of the local energy budget is used to understand the mechanisms that drive the observed changes.It is found that the spatial pattern of the rapid precipitation response to forcing is primarily driven by rapid land surface temperature change, rather than the change in tropospheric diabatic cooling. As a result, the pattern of response due to increased CO2 opposes that due to sulfate and all anthropogenic aerosols, because of the opposing surface forcing. The rapi...", "author" : [ { "dropping-particle" : "", "family" : "Richardson", "given" : "Thomas B.",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"Parker", "given" : "Doug J.", "non-dropping-particle" : "", "parse-names" : false, "suffix" : "" } ], "container-title" : "Journal of Climate", "id" : "ITEM-1", "issue" : "2", "issued" : { "date-parts" : [ [ "2016", "1" ] ] }, "page" : "583-594", "title" : "Understanding the Rapid Precipitation Response to CO2 and Aerosol Forcing on a Regional Scale", "translator" : [ { "dropping-particle" : "", "family" : "K4188", "given" : "", "non-dropping-particle" : "", "parse-names" : false, "suffix" : "" } ], "type" : "article-journal", "volume" : "29" }, "uris" : [ "http://www.mendeley.com/documents/?uuid=903db546-da9c-4d38-a3a3-6a0a2696a08c" ] } ], "mendeley" : { "formattedCitation" : "(Richardson et al., 2016)", "plainTextFormattedCitation" : "(Richardson et al., 2016)", "previouslyFormattedCitation" : "(Richardson et al., 2016)" }, "properties" : { "noteIndex" : 0 }, "schema" : "https://github.com/citation-style-language/schema/raw/master/csl-citation.json" }</w:instrText>
      </w:r>
      <w:r w:rsidRPr="003862D0">
        <w:rPr>
          <w:lang w:val="en-GB"/>
        </w:rPr>
        <w:fldChar w:fldCharType="separate"/>
      </w:r>
      <w:r w:rsidR="00016735">
        <w:rPr>
          <w:noProof/>
          <w:lang w:val="en-GB"/>
        </w:rPr>
        <w:t>(Richardson et al., 2016)</w:t>
      </w:r>
      <w:r w:rsidRPr="003862D0">
        <w:rPr>
          <w:lang w:val="en-GB"/>
        </w:rPr>
        <w:fldChar w:fldCharType="end"/>
      </w:r>
      <w:r w:rsidRPr="003862D0">
        <w:rPr>
          <w:lang w:val="en-GB"/>
        </w:rPr>
        <w:t xml:space="preserve">. Precipitation response to fast adjustments and slow temperature-driven responses are </w:t>
      </w:r>
      <w:r w:rsidR="00101FD8" w:rsidRPr="003862D0">
        <w:rPr>
          <w:lang w:val="en-GB"/>
        </w:rPr>
        <w:t>assessed</w:t>
      </w:r>
      <w:r w:rsidRPr="003862D0">
        <w:rPr>
          <w:lang w:val="en-GB"/>
        </w:rPr>
        <w:t xml:space="preserve"> in detail in </w:t>
      </w:r>
      <w:r w:rsidR="009F5322" w:rsidRPr="003862D0">
        <w:rPr>
          <w:lang w:val="en-GB"/>
        </w:rPr>
        <w:t xml:space="preserve">Chapter 8 </w:t>
      </w:r>
      <w:ins w:id="3137" w:author="Ian Blenkinsop" w:date="2021-07-27T12:15:00Z">
        <w:r w:rsidR="001B2ACB">
          <w:rPr>
            <w:lang w:val="en-GB"/>
          </w:rPr>
          <w:t>(</w:t>
        </w:r>
      </w:ins>
      <w:r w:rsidRPr="003862D0">
        <w:rPr>
          <w:lang w:val="en-GB"/>
        </w:rPr>
        <w:t>Section 8.2.1</w:t>
      </w:r>
      <w:ins w:id="3138" w:author="Ian Blenkinsop" w:date="2021-07-27T12:15:00Z">
        <w:r w:rsidR="001B2ACB">
          <w:rPr>
            <w:lang w:val="en-GB"/>
          </w:rPr>
          <w:t>)</w:t>
        </w:r>
      </w:ins>
      <w:r w:rsidRPr="003862D0">
        <w:rPr>
          <w:lang w:val="en-GB"/>
        </w:rPr>
        <w:t>.</w:t>
      </w:r>
    </w:p>
    <w:p w14:paraId="05C9DC71" w14:textId="77777777" w:rsidR="00BC572A" w:rsidRPr="003862D0" w:rsidRDefault="00BC572A" w:rsidP="00BC572A">
      <w:pPr>
        <w:pStyle w:val="AR6BodyText"/>
        <w:rPr>
          <w:lang w:val="en-GB"/>
        </w:rPr>
      </w:pPr>
    </w:p>
    <w:p w14:paraId="2C1A9862" w14:textId="43315BD4" w:rsidR="00BC572A" w:rsidRPr="003862D0" w:rsidRDefault="00BC572A" w:rsidP="00BC572A">
      <w:pPr>
        <w:pStyle w:val="AR6BodyText"/>
        <w:rPr>
          <w:color w:val="000000" w:themeColor="text1"/>
          <w:lang w:val="en-GB"/>
        </w:rPr>
      </w:pPr>
      <w:r w:rsidRPr="003862D0">
        <w:rPr>
          <w:lang w:val="en-GB"/>
        </w:rPr>
        <w:t xml:space="preserve">The thermodynamic response to global warming is associated with a </w:t>
      </w:r>
      <w:ins w:id="3139" w:author="Ian Blenkinsop" w:date="2021-07-27T12:13:00Z">
        <w:r w:rsidR="006746F2">
          <w:rPr>
            <w:lang w:val="en-GB"/>
          </w:rPr>
          <w:t>‘</w:t>
        </w:r>
      </w:ins>
      <w:r w:rsidRPr="003862D0">
        <w:rPr>
          <w:lang w:val="en-GB"/>
        </w:rPr>
        <w:t>wet</w:t>
      </w:r>
      <w:del w:id="3140" w:author="Ian Blenkinsop" w:date="2021-07-27T12:13:00Z">
        <w:r w:rsidRPr="003862D0" w:rsidDel="006746F2">
          <w:rPr>
            <w:lang w:val="en-GB"/>
          </w:rPr>
          <w:delText>-</w:delText>
        </w:r>
      </w:del>
      <w:ins w:id="3141" w:author="Ian Blenkinsop" w:date="2021-07-27T12:13:00Z">
        <w:r w:rsidR="006746F2">
          <w:rPr>
            <w:lang w:val="en-GB"/>
          </w:rPr>
          <w:t xml:space="preserve"> </w:t>
        </w:r>
      </w:ins>
      <w:r w:rsidRPr="003862D0">
        <w:rPr>
          <w:lang w:val="en-GB"/>
        </w:rPr>
        <w:t>get</w:t>
      </w:r>
      <w:del w:id="3142" w:author="Ian Blenkinsop" w:date="2021-07-27T12:13:00Z">
        <w:r w:rsidRPr="003862D0" w:rsidDel="006746F2">
          <w:rPr>
            <w:lang w:val="en-GB"/>
          </w:rPr>
          <w:delText>-</w:delText>
        </w:r>
      </w:del>
      <w:ins w:id="3143" w:author="Ian Blenkinsop" w:date="2021-07-27T12:13:00Z">
        <w:r w:rsidR="006746F2">
          <w:rPr>
            <w:lang w:val="en-GB"/>
          </w:rPr>
          <w:t xml:space="preserve"> </w:t>
        </w:r>
      </w:ins>
      <w:r w:rsidRPr="003862D0">
        <w:rPr>
          <w:lang w:val="en-GB"/>
        </w:rPr>
        <w:t>wetter</w:t>
      </w:r>
      <w:ins w:id="3144" w:author="Ian Blenkinsop" w:date="2021-07-27T12:13:00Z">
        <w:r w:rsidR="006746F2">
          <w:rPr>
            <w:lang w:val="en-GB"/>
          </w:rPr>
          <w:t>’</w:t>
        </w:r>
      </w:ins>
      <w:r w:rsidRPr="003862D0">
        <w:rPr>
          <w:lang w:val="en-GB"/>
        </w:rPr>
        <w:t xml:space="preserve"> mechanism, with enhanced moisture flux leading to subtropical dry regions getting drier and tropical and </w:t>
      </w:r>
      <w:r w:rsidR="0015672D" w:rsidRPr="003862D0">
        <w:rPr>
          <w:lang w:val="en-GB"/>
        </w:rPr>
        <w:t>mid-latitude</w:t>
      </w:r>
      <w:r w:rsidRPr="003862D0">
        <w:rPr>
          <w:lang w:val="en-GB"/>
        </w:rPr>
        <w:t xml:space="preserve"> wet regions getting wetter </w:t>
      </w:r>
      <w:r w:rsidRPr="003862D0">
        <w:rPr>
          <w:lang w:val="en-GB"/>
        </w:rPr>
        <w:fldChar w:fldCharType="begin" w:fldLock="1"/>
      </w:r>
      <w:r w:rsidR="00741A83">
        <w:rPr>
          <w:lang w:val="en-GB"/>
        </w:rPr>
        <w:instrText>ADDIN CSL_CITATION { "citationItems" : [ { "id" : "ITEM-1", "itemData" : { "DOI" : "10.1175/2008JCLI2471.1", "abstract" : " Abstract Examining tropical regional precipitation anomalies under global warming in 10 coupled global climate models, several mechanisms are consistently found. The tendency of rainfall to increase in convergence zones with large climatological precipitation and to decrease in subsidence regions\u2014the rich-get-richer mechanism\u2014has previously been examined in different approximations by Chou and Neelin, and Held and Soden. The effect of increased moisture transported by the mean circulation (the \u201cdirect moisture effect\u201d or \u201cthermodynamic component\u201d in respective terminology) is relatively robust, while dynamic feedback is poorly understood and differs among models. The argument outlined states that the thermodynamic component should be a good approximation for large-scale averages; this is confirmed for averages across convection zones and descent regions, respectively. Within the convergence zones, however, dynamic feedback can substantially increase or decrease precipitation anomalies. Regions of negative precipitation anomalies within the convergence zones are associated with local weakening of ascent, and some of these exhibit horizontal dry advection associated with the \u201cupped-ante\u201d mechanism. Regions of increased ascent have strong positive precipitation anomalies enhanced by moisture convergence. This dynamic feedback is consistent with reduced gross moist stability due to increased moisture not being entirely compensated by effects of tropospheric warming and a vertical extent of convection. Regions of reduced ascent with positive precipitation anomalies are on average associated with changes in the vertical structure of vertical velocity, which extends to higher levels. This yields an increase in the gross moist stability that opposes ascent. The reductions in ascent associated with gross moist stability and upped-ante effects, respectively, combine to yield reduced ascent averaged across the convergence zones. Over climatological subsidence regions, positive precipitation anomalies can be associated with a convergence zone shift induced locally by anomalous heat flux from the ocean. Negative precipitation anomalies have a contribution from the thermodynamic component but can be enhanced or reduced by changes in the vertical velocity. Regions of enhanced subsidence are associated with an increased outgoing longwave radiation or horizontal cold convection. Reductions of subsidence are associated with changes of the vertical profile of vertical ve\u2026", "author" : [ { "dropping-particle" : "", "family" : "Chou", "given" : "Chia", "non-dropping-particle" : "", "parse-names" : false, "suffix" : "" }, { "dropping-particle" : "", "family" : "Neelin", "given" : "J David", "non-dropping-particle" : "", "parse-names" : false, "suffix" : "" }, { "dropping-particle" : "", "family" : "Chen", "given" : "Chao-An", "non-dropping-particle" : "", "parse-names" : false, "suffix" : "" }, { "dropping-particle" : "", "family" : "Tu", "given" : "Jien-Yi", "non-dropping-particle" : "", "parse-names" : false, "suffix" : "" } ], "container-title" : "Journal of Climate", "id" : "ITEM-1", "issue" : "8", "issued" : { "date-parts" : [ [ "2009" ] ] }, "page" : "1982-2005", "title" : "Evaluating the \u201cRich-Get-Richer\u201d Mechanism in Tropical Precipitation Change under Global Warming", "translator" : [ { "dropping-particle" : "", "family" : "K4241", "given" : "", "non-dropping-particle" : "", "parse-names" : false, "suffix" : "" } ], "type" : "article-journal", "volume" : "22" }, "uris" : [ "http://www.mendeley.com/documents/?uuid=96baf261-7381-4cb2-ab9b-a54dafa08526", "http://www.mendeley.com/documents/?uuid=b7ca294d-5427-4b44-b8cf-4461990a201f", "http://www.mendeley.com/documents/?uuid=1e934406-78f1-4e39-9212-95b08cd30bca" ] }, { "id" : "ITEM-2", "itemData" : { "DOI" : "10.1175/JCLI3990.1", "ISBN" : "08948755", "ISSN" : "1520-0442", "PMID" : "23168609", "abstract" :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 "author" : [ { "dropping-particle" : "", "family" : "Held", "given" : "Isaac M.", "non-dropping-particle" : "", "parse-names" : false, "suffix" : "" }, { "dropping-particle" : "", "family" : "Soden", "given" : "Brian J.", "non-dropping-particle" : "", "parse-names" : false, "suffix" : "" } ], "container-title" : "Journal of Climate", "id" : "ITEM-2", "issue" : "21", "issued" : { "date-parts" : [ [ "2006", "11", "1" ] ] }, "language" : "English", "note" : "From Duplicate 1 (Robust Responses of the Hydrological Cycle to Global Warming - Held, Isaac M.; Soden, Brian J.)\n\ndoi: 10.1175/JCLI3990.1", "page" : "5686-5699", "publisher" : "American Meteorological Society", "title" : "Robust Responses of the Hydrological Cycle to Global Warming", "translator" : [ { "dropping-particle" : "", "family" : "K4227", "given" : "", "non-dropping-particle" : "", "parse-names" : false, "suffix" : "" } ], "type" : "article-journal", "volume" : "19" }, "uris" : [ "http://www.mendeley.com/documents/?uuid=11be09f5-66e5-44dc-af86-1d659053ec6f" ] } ], "mendeley" : { "formattedCitation" : "(Held and Soden, 2006; Chou et al., 2009)", "plainTextFormattedCitation" : "(Held and Soden, 2006; Chou et al., 2009)", "previouslyFormattedCitation" : "(Held and Soden, 2006; Chou et al., 2009)" }, "properties" : { "noteIndex" : 0 }, "schema" : "https://github.com/citation-style-language/schema/raw/master/csl-citation.json" }</w:instrText>
      </w:r>
      <w:r w:rsidRPr="003862D0">
        <w:rPr>
          <w:lang w:val="en-GB"/>
        </w:rPr>
        <w:fldChar w:fldCharType="separate"/>
      </w:r>
      <w:r w:rsidR="00016735">
        <w:rPr>
          <w:noProof/>
          <w:lang w:val="en-GB"/>
        </w:rPr>
        <w:t>(Held and Soden, 2006; Chou et al., 2009)</w:t>
      </w:r>
      <w:r w:rsidRPr="003862D0">
        <w:rPr>
          <w:lang w:val="en-GB"/>
        </w:rPr>
        <w:fldChar w:fldCharType="end"/>
      </w:r>
      <w:r w:rsidRPr="003862D0">
        <w:rPr>
          <w:lang w:val="en-GB"/>
        </w:rPr>
        <w:t xml:space="preserve">. </w:t>
      </w:r>
      <w:r w:rsidRPr="003862D0">
        <w:rPr>
          <w:color w:val="000000" w:themeColor="text1"/>
          <w:lang w:val="en-GB"/>
        </w:rPr>
        <w:t xml:space="preserve">Recent studies suggest that the dry-get-drier argument </w:t>
      </w:r>
      <w:r w:rsidR="00F92C7A" w:rsidRPr="003862D0">
        <w:rPr>
          <w:color w:val="000000" w:themeColor="text1"/>
          <w:lang w:val="en-GB"/>
        </w:rPr>
        <w:t>does not</w:t>
      </w:r>
      <w:r w:rsidRPr="003862D0">
        <w:rPr>
          <w:color w:val="000000" w:themeColor="text1"/>
          <w:lang w:val="en-GB"/>
        </w:rPr>
        <w:t xml:space="preserve"> hold, especially over subtropical land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"10.1038/srep18018", "ISSN" : "2045-2322", "abstract" : "The \u201cdry gets drier, wet gets wetter\u201d (DGDWGW) paradigm is widely accepted in global moisture change. However, Greve et al.1 have declared that this paradigm has been overestimated. This controversy leaves a large gap in the understanding of the evolution of water-related processes. Here, we examine the global moisture trends using satellite soil moisture for the past 35 years (1979\u20132013). Our results support those of Greve et al., although there are quantitative differences. Generally, approximately 30% of global land has experienced robust moisture trends (22.16% have become drier and 7.14% have become wetter). Only 15.12% of the land areas have followed the DGDWGW paradigm, whereas 7.77% have experienced the opposite trend. A new finding is that there is a significant \u201cdrier in dry, wetter in wet\u201d (DIDWIW) trend paradigm; 52.69% of the drying trend occurred in arid regions and 48.34% of the wetter trend occurred in the humid regions. Overall, 51.63% of the trends followed the DIDWIW paradigm and 26.93% followed the opposite trend. We also identified the DGDWGW and DIDWIW paradigms in low precipitation-induced arid regions in which the dry soil led to an increasing sensible heat flux and temperature and subsequently potential evapotranspiration.", "author" : [ { "dropping-particle" : "", "family" : "Feng", "given" : "Huihui", "non-dropping-particle" : "", "parse-names" : false, "suffix" : "" }, { "dropping-particle" : "", "family" : "Zhang", "given" : "Mingyang", "non-dropping-particle" : "", "parse-names" : false, "suffix" : "" } ], "container-title" : "Scientific Reports", "id" : "ITEM-1", "issue" : "1", "issued" : { "date-parts" : [ [ "2015" ] ] }, "page" : "18018", "title" : "Global land moisture trends: drier in dry and wetter in wet over land", "translator" : [ { "dropping-particle" : "", "family" : "K4866", "given" : "", "non-dropping-particle" : "", "parse-names" : false, "suffix" : "" } ], "type" : "article-journal", "volume" : "5" }, "uris" : [ "http://www.mendeley.com/documents/?uuid=1af2a07d-82b1-4fa9-9989-666f8b4ceb7d" ] }, { "id" : "ITEM-2",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"ITEM-2", "issue" : "10", "issued" : { "date-parts" : [ [ "2014", "10", "14" ] ] }, "page" : "716-721", "title" : "Global assessment of trends in wetting and drying over land", "translator" : [ { "dropping-particle" : "", "family" : "K3193", "given" : "", "non-dropping-particle" : "", "parse-names" : false, "suffix" : "" } ], "type" : "article-journal", "volume" : "7" }, "uris" : [ "http://www.mendeley.com/documents/?uuid=6c2b40da-2a73-4ef5-b964-80c03ba4f8fa", "http://www.mendeley.com/documents/?uuid=ecf71152-2975-490c-a5c9-573db2a039a5" ] }, { "id" : "ITEM-3", "itemData" : { "DOI" : "10.1002/2015GL064127", "abstract" : "Abstract Substantial changes in the hydrological cycle are projected for the 21st century, but these projections are subject to major uncertainties. In this context, the \u201cdry gets drier, wet gets wetter\u201d (DDWW) paradigm is often used as a simplifying summary. However, recent studies cast doubt on the validity of the paradigm and also on applying the widely used P \u2212 E (precipitation\u2009\u2212\u2009evapotranspiration) metric over global land surfaces. Here we show in a comprehensive CMIP5-based assessment that projected changes in mean annual P \u2212 E are generally not significant, except for high-latitude regions showing wetting conditions until the end of the 21st century. Significant increases in aridity do occur in many subtropical and also adjacent humid regions. However, combining both metrics still shows that approximately 70% of all land area will not experience significant changes. Based on these findings, we conclude that the DDWW paradigm is generally not confirmed for projected changes in most land areas.", "author" : [ { "dropping-particle" : "", "family" : "Greve", "given" : "P", "non-dropping-particle" : "", "parse-names" : false, "suffix" : "" }, { "dropping-particle" : "", "family" : "Seneviratne", "given" : "S I", "non-dropping-particle" : "", "parse-names" : false, "suffix" : "" } ], "container-title" : "Geophysical Research Letters", "id" : "ITEM-3", "issue" : "13", "issued" : { "date-parts" : [ [ "2015" ] ] }, "page" : "5493-5499", "title" : "Assessment of future changes in water availability and aridity", "translator" : [ { "dropping-particle" : "", "family" : "K5010", "given" : "", "non-dropping-particle" : "", "parse-names" : false, "suffix" : "" } ], "type" : "article-journal", "volume" : "42" }, "uris" : [ "http://www.mendeley.com/documents/?uuid=45a19c68-eebe-4a40-9d79-9be39b77f3a7", "http://www.mendeley.com/documents/?uuid=2257cae6-25a7-497b-873e-9d78c8888662", "http://www.mendeley.com/documents/?uuid=84bd8176-5c71-4616-af96-a4e3303f7771" ] } ], "mendeley" : { "formattedCitation" : "(Greve et al., 2014; Feng and Zhang, 2015; Greve and Seneviratne, 2015)", "plainTextFormattedCitation" : "(Greve et al., 2014; Feng and Zhang, 2015; Greve and Seneviratne, 2015)", "previouslyFormattedCitation" : "(Greve et al., 2014; Feng and Zhang, 2015; Greve and Seneviratne,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(Greve et al., 2014; Feng and Zhang, 2015; Greve and Seneviratne, 2015)</w:t>
      </w:r>
      <w:r w:rsidRPr="003862D0">
        <w:rPr>
          <w:color w:val="000000" w:themeColor="text1"/>
          <w:lang w:val="en-GB"/>
        </w:rPr>
        <w:fldChar w:fldCharType="end"/>
      </w:r>
      <w:r w:rsidRPr="003862D0">
        <w:rPr>
          <w:color w:val="000000" w:themeColor="text1"/>
          <w:lang w:val="en-GB"/>
        </w:rPr>
        <w:t xml:space="preserve">. The discrepancy may be partly arising due to differences in model climatologies and by </w:t>
      </w:r>
      <w:r w:rsidR="00D57B28">
        <w:rPr>
          <w:color w:val="000000" w:themeColor="text1"/>
          <w:lang w:val="en-GB"/>
        </w:rPr>
        <w:t>change in the location</w:t>
      </w:r>
      <w:r w:rsidR="00D57B28" w:rsidRPr="003862D0">
        <w:rPr>
          <w:color w:val="000000" w:themeColor="text1"/>
          <w:lang w:val="en-GB"/>
        </w:rPr>
        <w:t xml:space="preserve"> </w:t>
      </w:r>
      <w:r w:rsidRPr="003862D0">
        <w:rPr>
          <w:color w:val="000000" w:themeColor="text1"/>
          <w:lang w:val="en-GB"/>
        </w:rPr>
        <w:t>of</w:t>
      </w:r>
      <w:del w:id="3145" w:author="Sara M Tuson" w:date="2021-07-15T20:27:00Z">
        <w:r w:rsidRPr="003862D0" w:rsidDel="00092429">
          <w:rPr>
            <w:color w:val="000000" w:themeColor="text1"/>
            <w:lang w:val="en-GB"/>
          </w:rPr>
          <w:delText xml:space="preserve">  </w:delText>
        </w:r>
      </w:del>
      <w:ins w:id="3146" w:author="Sara M Tuson" w:date="2021-07-15T20:27:00Z">
        <w:r w:rsidR="00092429">
          <w:rPr>
            <w:color w:val="000000" w:themeColor="text1"/>
            <w:lang w:val="en-GB"/>
          </w:rPr>
          <w:t xml:space="preserve"> </w:t>
        </w:r>
      </w:ins>
      <w:r w:rsidRPr="003862D0">
        <w:rPr>
          <w:color w:val="000000" w:themeColor="text1"/>
          <w:lang w:val="en-GB"/>
        </w:rPr>
        <w:t xml:space="preserve">wet and dry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"10.1002/2016GL071194", "abstract" : "Abstract The wet-gets-wetter, dry-gets-drier paradigm (WWDD) is widely used to summarize the expected response of the hydrological cycle to global warming. While some studies find that changes in observations and climate models support the WWDD paradigm, others find that it is more complicated at local scales and over land. This discrepancy is partly explained by differences in model climatologies and by movement of the wet and dry regions. Here we show that by tracking changes in wet and dry regions as they shift over the tropics and vary in models, mean precipitation changes follow the WWDD pattern in observations and models over land and ocean. However, this signal is reduced and disappears in model dry regions, when these factors are not accounted for. Accounting for seasonal and interannual shifts of the regions and climatological differences between models reduces uncertainty in predictions of future precipitation changes and makes these changes detectable earlier.", "author" : [ { "dropping-particle" : "", "family" : "Polson", "given" : "D", "non-dropping-particle" : "", "parse-names" : false, "suffix" : "" }, { "dropping-particle" : "", "family" : "Hegerl", "given" : "G C", "non-dropping-particle" : "", "parse-names" : false, "suffix" : "" } ], "container-title" : "Geophysical Research Letters", "id" : "ITEM-1", "issue" : "1", "issued" : { "date-parts" : [ [ "2017" ] ] }, "page" : "365-373", "title" : "Strengthening contrast between precipitation in tropical wet and dry regions", "translator" : [ { "dropping-particle" : "", "family" : "K5012", "given" : "", "non-dropping-particle" : "", "parse-names" : false, "suffix" : "" } ], "type" : "article-journal", "volume" : "44" }, "uris" : [ "http://www.mendeley.com/documents/?uuid=8b210e14-308d-48bd-ba11-c6043f2c9b5f", "http://www.mendeley.com/documents/?uuid=5dc76223-00f4-4035-a6ee-45cb216b040f", "http://www.mendeley.com/documents/?uuid=54ea759a-97ec-47c4-8af0-150f64b6046f" ] } ], "mendeley" : { "formattedCitation" : "(Polson and Hegerl, 2017)", "plainTextFormattedCitation" : "(Polson and Hegerl, 2017)", "previouslyFormattedCitation" : "(Polson and Hegerl,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(Polson and Hegerl, 2017)</w:t>
      </w:r>
      <w:r w:rsidRPr="003862D0">
        <w:rPr>
          <w:color w:val="000000" w:themeColor="text1"/>
          <w:lang w:val="en-GB"/>
        </w:rPr>
        <w:fldChar w:fldCharType="end"/>
      </w:r>
      <w:r w:rsidRPr="003862D0">
        <w:rPr>
          <w:color w:val="000000" w:themeColor="text1"/>
          <w:lang w:val="en-GB"/>
        </w:rPr>
        <w:t xml:space="preserve">. </w:t>
      </w:r>
      <w:r w:rsidRPr="003862D0">
        <w:rPr>
          <w:lang w:val="en-GB"/>
        </w:rPr>
        <w:t xml:space="preserve">Over the </w:t>
      </w:r>
      <w:r w:rsidR="00437496" w:rsidRPr="003862D0">
        <w:rPr>
          <w:lang w:val="en-GB"/>
        </w:rPr>
        <w:t>21st</w:t>
      </w:r>
      <w:r w:rsidRPr="003862D0">
        <w:rPr>
          <w:lang w:val="en-GB"/>
        </w:rPr>
        <w:t xml:space="preserve"> century, significant rate of precipitation change is associated with a spatial stabilization and intensification of moistening and drying patterns </w:t>
      </w:r>
      <w:r w:rsidRPr="003862D0">
        <w:rPr>
          <w:lang w:val="en-GB"/>
        </w:rPr>
        <w:fldChar w:fldCharType="begin" w:fldLock="1"/>
      </w:r>
      <w:r w:rsidR="0022544F">
        <w:rPr>
          <w:lang w:val="en-GB"/>
        </w:rPr>
        <w:instrText>ADDIN CSL_CITATION { "citationItems" : [ { "id" : "ITEM-1", "itemData" : { "DOI" : "10.1007/s00382-015-2882-9", "ISSN" : "0930-7575", "abstract" : "Precipitation projections are usually presented as the change in precipitation between a fixed current baseline and a particular time in the future. However, upcoming generations will be affected in a way probably more related to the moving trend in precipitation patterns, i.e. to the rate and the persistence of regional precipitation changes from one generation to the next, than to changes relative to afixed current baseline. In this perspective, we propose an alternative characterization of the future precipitation changes predicted by general circulation models, focusing on the precipitation difference between two subsequent 20-year periods. We show that in a business-as-usual emission pathway, the moistening and drying rates increase by 30--40 %, both over land and ocean. As we move further over the twenty-first century, more regions exhibit a significant rate of precipitation change, while the patterns become geographically stationary and the trends persistent. The stabilization of the geographical rate patterns that occurs despite the acceleration of global warming can be physically explained: it results from the increasing contribution of thermodynamic processes compared to dynamic processes in the control of precipitation change. We show that such an evolution is already noticeable over the last decades, and that it could be reversed if strong mitigation policies were quickly implemented. The combination of intensification and increasing persistence of precipitation rate patterns may affect the way human societies and natural ecosystems adapt to climate change, especially in the Mediterranean basin, in Central America, in South Asia and in the Arctic.", "author" : [ { "dropping-particle" : "", "family" : "Chavaillaz", "given" : "Yann", "non-dropping-particle" : "", "parse-names" : false, "suffix" : "" }, { "dropping-particle" : "", "family" : "Joussaume", "given" : "Sylvie", "non-dropping-particle" : "", "parse-names" : false, "suffix" : "" }, { "dropping-particle" : "", "family" : "Bony", "given" : "Sandrine", "non-dropping-particle" : "", "parse-names" : false, "suffix" : "" }, { "dropping-particle" : "", "family" : "Braconnot", "given" : "Pascale", "non-dropping-particle" : "", "parse-names" : false, "suffix" : "" } ], "container-title" : "Climate Dynamics", "id" : "ITEM-1", "issue" : "3-4", "issued" : { "date-parts" : [ [ "2016", "8", "26" ] ] }, "page" : "951-965", "title" : "Spatial stabilization and intensification of moistening and drying rate patterns under future climate change", "translator" : [ { "dropping-particle" : "", "family" : "K4246", "given" : "", "non-dropping-particle" : "", "parse-names" : false, "suffix" : "" } ], "type" : "article-journal", "volume" : "47" }, "uris" : [ "http://www.mendeley.com/documents/?uuid=c7368dd0-660c-4157-9349-7063b2f87153" ] } ], "mendeley" : { "formattedCitation" : "(Chavaillaz et al., 2016)", "plainTextFormattedCitation" : "(Chavaillaz et al., 2016)", "previouslyFormattedCitation" : "(Chavaillaz et al., 2016)" }, "properties" : { "noteIndex" : 0 }, "schema" : "https://github.com/citation-style-language/schema/raw/master/csl-citation.json" }</w:instrText>
      </w:r>
      <w:r w:rsidRPr="003862D0">
        <w:rPr>
          <w:lang w:val="en-GB"/>
        </w:rPr>
        <w:fldChar w:fldCharType="separate"/>
      </w:r>
      <w:r w:rsidR="00016735">
        <w:rPr>
          <w:noProof/>
          <w:lang w:val="en-GB"/>
        </w:rPr>
        <w:t>(Chavaillaz et al., 2016)</w:t>
      </w:r>
      <w:r w:rsidRPr="003862D0">
        <w:rPr>
          <w:lang w:val="en-GB"/>
        </w:rPr>
        <w:fldChar w:fldCharType="end"/>
      </w:r>
      <w:r w:rsidRPr="003862D0">
        <w:rPr>
          <w:lang w:val="en-GB"/>
        </w:rPr>
        <w:t xml:space="preserve">. </w:t>
      </w:r>
      <w:r w:rsidRPr="003862D0">
        <w:rPr>
          <w:color w:val="000000" w:themeColor="text1"/>
          <w:lang w:val="en-GB"/>
        </w:rPr>
        <w:t xml:space="preserve">In the tropics, weakening of circulation leads to </w:t>
      </w:r>
      <w:r w:rsidR="004D176A" w:rsidRPr="003862D0">
        <w:rPr>
          <w:color w:val="000000" w:themeColor="text1"/>
          <w:lang w:val="en-GB"/>
        </w:rPr>
        <w:t xml:space="preserve">a </w:t>
      </w:r>
      <w:ins w:id="3147" w:author="Ian Blenkinsop" w:date="2021-07-27T12:14:00Z">
        <w:r w:rsidR="006746F2">
          <w:rPr>
            <w:color w:val="000000" w:themeColor="text1"/>
            <w:lang w:val="en-GB"/>
          </w:rPr>
          <w:t>‘</w:t>
        </w:r>
      </w:ins>
      <w:r w:rsidRPr="003862D0">
        <w:rPr>
          <w:color w:val="000000" w:themeColor="text1"/>
          <w:lang w:val="en-GB"/>
        </w:rPr>
        <w:t>wet</w:t>
      </w:r>
      <w:del w:id="3148" w:author="Ian Blenkinsop" w:date="2021-07-27T12:14:00Z">
        <w:r w:rsidRPr="003862D0" w:rsidDel="006746F2">
          <w:rPr>
            <w:color w:val="000000" w:themeColor="text1"/>
            <w:lang w:val="en-GB"/>
          </w:rPr>
          <w:delText>-</w:delText>
        </w:r>
      </w:del>
      <w:ins w:id="3149" w:author="Ian Blenkinsop" w:date="2021-07-27T12:14:00Z">
        <w:r w:rsidR="006746F2">
          <w:rPr>
            <w:color w:val="000000" w:themeColor="text1"/>
            <w:lang w:val="en-GB"/>
          </w:rPr>
          <w:t xml:space="preserve"> </w:t>
        </w:r>
      </w:ins>
      <w:r w:rsidRPr="003862D0">
        <w:rPr>
          <w:color w:val="000000" w:themeColor="text1"/>
          <w:lang w:val="en-GB"/>
        </w:rPr>
        <w:t>gets</w:t>
      </w:r>
      <w:del w:id="3150" w:author="Ian Blenkinsop" w:date="2021-07-27T12:14:00Z">
        <w:r w:rsidRPr="003862D0" w:rsidDel="006746F2">
          <w:rPr>
            <w:color w:val="000000" w:themeColor="text1"/>
            <w:lang w:val="en-GB"/>
          </w:rPr>
          <w:delText>-</w:delText>
        </w:r>
      </w:del>
      <w:ins w:id="3151" w:author="Ian Blenkinsop" w:date="2021-07-27T12:14:00Z">
        <w:r w:rsidR="006746F2">
          <w:rPr>
            <w:color w:val="000000" w:themeColor="text1"/>
            <w:lang w:val="en-GB"/>
          </w:rPr>
          <w:t xml:space="preserve"> </w:t>
        </w:r>
      </w:ins>
      <w:r w:rsidRPr="003862D0">
        <w:rPr>
          <w:color w:val="000000" w:themeColor="text1"/>
          <w:lang w:val="en-GB"/>
        </w:rPr>
        <w:t>drier</w:t>
      </w:r>
      <w:ins w:id="3152" w:author="Ian Blenkinsop" w:date="2021-07-27T12:14:00Z">
        <w:r w:rsidR="006746F2">
          <w:rPr>
            <w:color w:val="000000" w:themeColor="text1"/>
            <w:lang w:val="en-GB"/>
          </w:rPr>
          <w:t>,</w:t>
        </w:r>
      </w:ins>
      <w:r w:rsidRPr="003862D0">
        <w:rPr>
          <w:color w:val="000000" w:themeColor="text1"/>
          <w:lang w:val="en-GB"/>
        </w:rPr>
        <w:t xml:space="preserve"> </w:t>
      </w:r>
      <w:del w:id="3153" w:author="Ian Blenkinsop" w:date="2021-07-27T12:14:00Z">
        <w:r w:rsidRPr="003862D0" w:rsidDel="006746F2">
          <w:rPr>
            <w:color w:val="000000" w:themeColor="text1"/>
            <w:lang w:val="en-GB"/>
          </w:rPr>
          <w:delText xml:space="preserve">and </w:delText>
        </w:r>
      </w:del>
      <w:r w:rsidRPr="003862D0">
        <w:rPr>
          <w:color w:val="000000" w:themeColor="text1"/>
          <w:lang w:val="en-GB"/>
        </w:rPr>
        <w:t>dry</w:t>
      </w:r>
      <w:del w:id="3154" w:author="Ian Blenkinsop" w:date="2021-07-27T12:14:00Z">
        <w:r w:rsidRPr="003862D0" w:rsidDel="006746F2">
          <w:rPr>
            <w:color w:val="000000" w:themeColor="text1"/>
            <w:lang w:val="en-GB"/>
          </w:rPr>
          <w:delText>-</w:delText>
        </w:r>
      </w:del>
      <w:ins w:id="3155" w:author="Ian Blenkinsop" w:date="2021-07-27T12:14:00Z">
        <w:r w:rsidR="006746F2">
          <w:rPr>
            <w:color w:val="000000" w:themeColor="text1"/>
            <w:lang w:val="en-GB"/>
          </w:rPr>
          <w:t xml:space="preserve"> </w:t>
        </w:r>
      </w:ins>
      <w:r w:rsidRPr="003862D0">
        <w:rPr>
          <w:color w:val="000000" w:themeColor="text1"/>
          <w:lang w:val="en-GB"/>
        </w:rPr>
        <w:t>gets</w:t>
      </w:r>
      <w:del w:id="3156" w:author="Ian Blenkinsop" w:date="2021-07-27T12:14:00Z">
        <w:r w:rsidRPr="003862D0" w:rsidDel="006746F2">
          <w:rPr>
            <w:color w:val="000000" w:themeColor="text1"/>
            <w:lang w:val="en-GB"/>
          </w:rPr>
          <w:delText>-</w:delText>
        </w:r>
      </w:del>
      <w:ins w:id="3157" w:author="Ian Blenkinsop" w:date="2021-07-27T12:14:00Z">
        <w:r w:rsidR="006746F2">
          <w:rPr>
            <w:color w:val="000000" w:themeColor="text1"/>
            <w:lang w:val="en-GB"/>
          </w:rPr>
          <w:t xml:space="preserve"> </w:t>
        </w:r>
      </w:ins>
      <w:r w:rsidRPr="003862D0">
        <w:rPr>
          <w:color w:val="000000" w:themeColor="text1"/>
          <w:lang w:val="en-GB"/>
        </w:rPr>
        <w:t>wetter</w:t>
      </w:r>
      <w:ins w:id="3158" w:author="Ian Blenkinsop" w:date="2021-07-27T12:14:00Z">
        <w:r w:rsidR="006746F2">
          <w:rPr>
            <w:color w:val="000000" w:themeColor="text1"/>
            <w:lang w:val="en-GB"/>
          </w:rPr>
          <w:t>’</w:t>
        </w:r>
      </w:ins>
      <w:r w:rsidRPr="003862D0">
        <w:rPr>
          <w:color w:val="000000" w:themeColor="text1"/>
          <w:lang w:val="en-GB"/>
        </w:rPr>
        <w:t xml:space="preserve"> pattern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"10.1175/JCLI-D-12-00543.1", "ISSN" : "0894-8755", "author" : [ { "dropping-particle" : "", "family" : "Chadwick", "given" : "Robin", "non-dropping-particle" : "", "parse-names" : false, "suffix" : "" }, { "dropping-particle" : "", "family" : "Boutle", "given" : "Ian", "non-dropping-particle" : "", "parse-names" : false, "suffix" : "" }, { "dropping-particle" : "", "family" : "Martin", "given" : "Gill", "non-dropping-particle" : "", "parse-names" : false, "suffix" : "" } ], "container-title" : "Journal of Climate", "id" : "ITEM-1", "issue" : "11", "issued" : { "date-parts" : [ [ "2013", "6" ] ] }, "page" : "3803-3822", "title" : "Spatial Patterns of Precipitation Change in CMIP5: Why the Rich Do Not Get Richer in the Tropics", "translator" : [ { "dropping-particle" : "", "family" : "K4181", "given" : "", "non-dropping-particle" : "", "parse-names" : false, "suffix" : "" } ], "type" : "article-journal", "volume" : "26" }, "uris" : [ "http://www.mendeley.com/documents/?uuid=0aed1223-f321-4f24-82e5-834263314f34" ] } ], "mendeley" : { "formattedCitation" : "(Chadwick et al., 2013)", "plainTextFormattedCitation" : "(Chadwick et al., 2013)", "previouslyFormattedCitation" : "(Chadwick et al., 2013)"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(Chadwick et al., 2013)</w:t>
      </w:r>
      <w:r w:rsidRPr="003862D0">
        <w:rPr>
          <w:color w:val="000000" w:themeColor="text1"/>
          <w:lang w:val="en-GB"/>
        </w:rPr>
        <w:fldChar w:fldCharType="end"/>
      </w:r>
      <w:r w:rsidRPr="003862D0">
        <w:rPr>
          <w:color w:val="000000" w:themeColor="text1"/>
          <w:lang w:val="en-GB"/>
        </w:rPr>
        <w:t xml:space="preserve">. Climate model agreement for precipitation change in the tropics is lower than for other regions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"10.1007/s10584-013-0781-9", "ISBN" : "0165-0009", "ISSN" : "0165-0009", "abstract" : "Communicating information about consistency in projections is crucial to the successful understanding, interpretation and appropriate application of information from climate models about future climate and its uncertainties. However, mapping the consistency of model projections in such a way that this information is communicated clearly remains a challenge that several recently published papers have sought to address in the run up to the IPCC AR5. We highlight that three remaining issues have not been fully addressed by the literature to date. 1.) While additional information about regions where projected changes in rainfall are not \u2018statistically significant\u2019 can provide useful information for policy, the spatial scale at which changes are assessed has a substantial impact on the signal-to-noise ratio, and thus the detectability of changes. We demonstrate that by spatially smoothing the model projections we can provide more information about the nature of the signal for larger regions of the world. 2.) Combining information about magnitude, consistency and statistical significance of projected changes in a single map can cause reduced legibility. We demonstrate the difficulty in finding a \u2018universal\u2019 method suitable for a wide range of audiences. 3.) We highlight that regions where projected changes in average rainfall are not statistically significant, changes in variability may still cause significant impacts. We stress the need to communicate this effectively in order to avoid mis-leading users. Finally, we comment on regions of the world where messages for users of climate information about ensemble consistency have changed since AR4, noting that these changes are due largely to changes in the methods of measuring consistency rather than any discernable differences between the CMIP3 and CMIP5 ensembles.",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"K2753", "given" : "", "non-dropping-particle" : "", "parse-names" : false, "suffix" : "" } ], "type" : "article-journal", "volume" : "119" }, "uris" : [ "http://www.mendeley.com/documents/?uuid=8204137f-b0ad-44a3-a56f-b0807cdb4a63" ] }, { "id" : "ITEM-2", "itemData" : { "DOI" : "10.1038/nclimate1716", "ISBN" : "1758-678X", "ISSN" : "1758-678X", "abstract" : "Estimates of impacts from anthropogenic climate change rely on projections from climate models. Uncertainties in those have often been a limiting factor, in particular on local scales. A new generation of more complex models running scenarios for the upcoming Intergovernmental Panel on Climate Change Fifth Assessment Report (IPCC AR5) is widely, and perhaps naively, expected to provide more detailed and more certain projections. Here we show that projected global temperature change from the new models is remarkably similar to that from those used in IPCC AR4 after accounting for the different underlying scenarios. The spatial patterns of temperature and precipitation change are also very consistent. Interestingly, the local model spread has not changed much despite substantial model development and a massive increase in computational capacity. Part of this model spread is irreducible owing to internal variability in the climate system, yet there is also uncertainty from model differences that can potentially be eliminated. We argue that defining progress in climate modelling in terms of narrowing uncertainties is too limited. Models improve, representing more processes in greater detail. This implies greater confidence in their projections, but convergence may remain slow. The uncertainties should not stop decisions being made.", "author" : [ { "dropping-particle" : "", "family" : "Knutti", "given" : "Reto", "non-dropping-particle" : "", "parse-names" : false, "suffix" : "" }, { "dropping-particle" : "", "family" : "Sedl\u00e1\u010dek", "given" : "Jan", "non-dropping-particle" : "", "parse-names" : false, "suffix" : "" } ], "container-title" : "Nature Climate Change", "id" : "ITEM-2", "issue" : "4", "issued" : { "date-parts" : [ [ "2013", "4", "28" ] ] }, "language" : "English", "page" : "369-373", "publisher" : "Nature Publishing Group", "title" : "Robustness and uncertainties in the new CMIP5 climate model projections", "translator" : [ { "dropping-particle" : "", "family" : "K5240", "given" : "", "non-dropping-particle" : "", "parse-names" : false, "suffix" : "" } ], "type" : "article-journal", "volume" : "3" }, "uris" : [ "http://www.mendeley.com/documents/?uuid=f43bf697-a250-4487-8794-73990fc0212a" ] } ], "mendeley" : { "formattedCitation" : "(Knutti and Sedl\u00e1\u010dek, 2013; McSweeney and Jones, 2013)", "plainTextFormattedCitation" : "(Knutti and Sedl\u00e1\u010dek, 2013; McSweeney and Jones, 2013)", "previouslyFormattedCitation" : "(Knutti and Sedl\u00e1\u010dek, 2013; McSweeney and Jones, 2013)"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(Knutti and Sedláček, 2013; McSweeney and Jones, 2013)</w:t>
      </w:r>
      <w:r w:rsidRPr="003862D0">
        <w:rPr>
          <w:color w:val="000000" w:themeColor="text1"/>
          <w:lang w:val="en-GB"/>
        </w:rPr>
        <w:fldChar w:fldCharType="end"/>
      </w:r>
      <w:r w:rsidRPr="003862D0">
        <w:rPr>
          <w:color w:val="000000" w:themeColor="text1"/>
          <w:lang w:val="en-GB"/>
        </w:rPr>
        <w:t xml:space="preserve">. Sources of inter-model uncertainty in regional rainfall projections arise from circulation changes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"10.1175/JCLI-D-14-00613.1", "ISBN" : "10.1175/JCLI-D-14-00613.1", "ISSN" : "0894-8755", "abstract" : "AbstractProjected changes in regional seasonal precipitation due to climate change are highly uncertain, with model disagreement on even the sign of change in many regions. Using a 20-member CMIP5 ensemble under the RCP8.5 scenario, the intermodel uncertainty of the spatial patterns of projected end-of-twenty-first-century change in precipitation is found not to be strongly influenced by uncertainty in global mean temperature change. In the tropics, both the ensemble mean and intermodel uncertainty of regional precipitation change are found to be predominantly related to spatial shifts in convection and convergence, associated with processes such as sea surface temperature (SST) pattern change and land\u2013sea thermal contrast change. The authors hypothesize that the zonal-mean seasonal migration of these shifts is driven by 1) the nonlinear spatial response of convection to SST changes and 2) a general movement of convection from land to ocean in response to SST increases. Assessment of tropical precipitatio...", "author" : [ { "dropping-particle" : "", "family" : "Kent", "given" : "Chris", "non-dropping-particle" : "", "parse-names" : false, "suffix" : "" }, { "dropping-particle" : "", "family" : "Chadwick", "given" : "Robin", "non-dropping-particle" : "", "parse-names" : false, "suffix" : "" }, { "dropping-particle" : "", "family" : "Rowell", "given" : "David P.", "non-dropping-particle" : "", "parse-names" : false, "suffix" : "" } ], "container-title" : "Journal of Climate", "id" : "ITEM-1", "issue" : "11", "issued" : { "date-parts" : [ [ "2015", "6" ] ] }, "page" : "4390-4413", "publisher" : "American Meteorological Society", "title" : "Understanding Uncertainties in Future Projections of Seasonal Tropical Precipitation", "translator" : [ { "dropping-particle" : "", "family" : "K4086", "given" : "", "non-dropping-particle" : "", "parse-names" : false, "suffix" : "" } ], "type" : "article-journal", "volume" : "28" }, "uris" : [ "http://www.mendeley.com/documents/?uuid=6f0a06d8-7e3d-4052-99de-effd644d0b80" ] }, { "id" : "ITEM-2", "itemData" : { "DOI" : "10.1175/JCLI-D-15-0777.1", "ISSN" : "0894-8755", "abstract" : "The sources of intermodel uncertainty in regional tropical rainfall projections are examined using a framework of atmosphere-only experiments. Uncertainty is dominated by model disagreement on shifts in convective regions, but the drivers of this uncertainty differ between land and ocean. Over the tropical oceans SST pattern uncertainty plays a substantial role, although it is not the only cause of uncertainty. Over land SST pattern uncertainty appears to be much less influential, and the largest source of uncertainty comes from the response to uniform SST warming, with a secondary contribution from the response to direct CO2 forcing. This may be because a larger number of processes can cause rainfall change in response to uniform SST warming than direct CO2 forcing, and so there is more potential for models to disagree. However, new experiments designed to more accurately decompose the regional climate responses of coupled models, combined with results from high-resolution climate modeling, are needed before these results can be considered robust. The pattern of present-day rainfall does not in general provide emergent constraints on future regional rainfall change. Correlations between relative humidity (RH) change and spatial shifts in convection over many land regions suggest that a proposed causal influence of RH change on dynamical rainfall change is plausible, although causality is not demonstrated here.", "author" : [ { "dropping-particle" : "", "family" : "Chadwick", "given" : "Robin", "non-dropping-particle" : "", "parse-names" : false, "suffix" : "" } ], "container-title" : "Journal of Climate", "id" : "ITEM-2", "issue" : "7", "issued" : { "date-parts" : [ [ "2016", "4", "1" ] ] }, "page" : "2493-2509", "title" : "Which Aspects of CO2 Forcing and SST Warming Cause Most Uncertainty in Projections of Tropical Rainfall Change over Land and Ocean?", "translator" : [ { "dropping-particle" : "", "family" : "K4130", "given" : "", "non-dropping-particle" : "", "parse-names" : false, "suffix" : "" } ], "type" : "article-journal", "volume" : "29" }, "uris" : [ "http://www.mendeley.com/documents/?uuid=9cf70154-1aa7-4e00-9079-6b9f927df883" ] } ], "mendeley" : { "formattedCitation" : "(Kent et al., 2015; Chadwick, 2016)", "plainTextFormattedCitation" : "(Kent et al., 2015; Chadwick, 2016)", "previouslyFormattedCitation" : "(Kent et al., 2015; Chadwick,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(Kent et al., 2015; Chadwick, 2016)</w:t>
      </w:r>
      <w:r w:rsidRPr="003862D0">
        <w:rPr>
          <w:color w:val="000000" w:themeColor="text1"/>
          <w:lang w:val="en-GB"/>
        </w:rPr>
        <w:fldChar w:fldCharType="end"/>
      </w:r>
      <w:r w:rsidR="00E21276" w:rsidRPr="003862D0">
        <w:rPr>
          <w:color w:val="000000" w:themeColor="text1"/>
          <w:lang w:val="en-GB"/>
        </w:rPr>
        <w:t xml:space="preserve"> and </w:t>
      </w:r>
      <w:r w:rsidRPr="003862D0">
        <w:rPr>
          <w:color w:val="000000" w:themeColor="text1"/>
          <w:lang w:val="en-GB"/>
        </w:rPr>
        <w:t xml:space="preserve">spatial shifts in convection and convergence, associated with SST pattern change and land–sea thermal contrast change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"10.1007/s00382-016-3488-6", "ISBN" : "0123456789", "ISSN" : "14320894", "abstract" : "\u00a9 2017 \u00a9 Crown Copyright as represented by the Met OfficeA set of atmosphere-only timeslice experiments are described, designed to examine the processes that cause regional climate change and inter-model uncertainty in coupled climate model responses to (Formula presented.) forcing. The timeslice experiments are able to reproduce the pattern of regional climate change in the coupled models, and are applied here to two cases where inter-model uncertainty in future projections is large: the tropical hydrological cycle, and European winter circulation. In tropical forest regions, the plant physiological effect is the largest cause of hydrological cycle change in the two models that represent this process. This suggests that the CMIP5 ensemble mean may be underestimating the magnitude of water cycle change in these regions, due to the inclusion of models without the plant effect. SST pattern change is the dominant cause of precipitation and circulation change over the tropical oceans, and also appears to contribute to inter-model uncertainty in precipitation change over tropical land regions. Over Europe and the North Atlantic, uniform SST increases drive a poleward shift of the storm-track. However this does not consistently translate into an overall polewards storm-track shift, due to large circulation responses to SST pattern change, which varies across the models. Coupled model SST biases influence regional rainfall projections in regions such as the Maritime Continent, and so projections in these regions should be treated with caution.", "author" : [ { "dropping-particle" : "", "family" : "Chadwick", "given" : "Robin", "non-dropping-particle" : "", "parse-names" : false, "suffix" : "" }, { "dropping-particle" : "", "family" : "Douville", "given" : "Herv\u00e9", "non-dropping-particle" : "", "parse-names" : false, "suffix" : "" }, { "dropping-particle" : "", "family" : "Skinner", "given" : "Christopher B.", "non-dropping-particle" : "", "parse-names" : false, "suffix" : "" } ], "container-title" : "Climate Dynamics", "id" : "ITEM-1", "issue" : "9-10", "issued" : { "date-parts" : [ [ "2017" ] ] }, "page" : "3011-3029", "title" : "Timeslice experiments for understanding regional climate projections: applications to the tropical hydrological cycle and European winter circulation", "translator" : [ { "dropping-particle" : "", "family" : "K4036", "given" : "", "non-dropping-particle" : "", "parse-names" : false, "suffix" : "" } ], "type" : "article-journal", "volume" : "49" }, "uris" : [ "http://www.mendeley.com/documents/?uuid=46960f4b-10f9-431b-89d8-fed18831ae0e" ] }, { "id" : "ITEM-2", "itemData" : { "DOI" : "10.1175/JCLI-D-14-00613.1", "ISBN" : "10.1175/JCLI-D-14-00613.1", "ISSN" : "0894-8755", "abstract" : "AbstractProjected changes in regional seasonal precipitation due to climate change are highly uncertain, with model disagreement on even the sign of change in many regions. Using a 20-member CMIP5 ensemble under the RCP8.5 scenario, the intermodel uncertainty of the spatial patterns of projected end-of-twenty-first-century change in precipitation is found not to be strongly influenced by uncertainty in global mean temperature change. In the tropics, both the ensemble mean and intermodel uncertainty of regional precipitation change are found to be predominantly related to spatial shifts in convection and convergence, associated with processes such as sea surface temperature (SST) pattern change and land\u2013sea thermal contrast change. The authors hypothesize that the zonal-mean seasonal migration of these shifts is driven by 1) the nonlinear spatial response of convection to SST changes and 2) a general movement of convection from land to ocean in response to SST increases. Assessment of tropical precipitatio...", "author" : [ { "dropping-particle" : "", "family" : "Kent", "given" : "Chris", "non-dropping-particle" : "", "parse-names" : false, "suffix" : "" }, { "dropping-particle" : "", "family" : "Chadwick", "given" : "Robin", "non-dropping-particle" : "", "parse-names" : false, "suffix" : "" }, { "dropping-particle" : "", "family" : "Rowell", "given" : "David P.", "non-dropping-particle" : "", "parse-names" : false, "suffix" : "" } ], "container-title" : "Journal of Climate", "id" : "ITEM-2", "issue" : "11", "issued" : { "date-parts" : [ [ "2015", "6" ] ] }, "page" : "4390-4413", "publisher" : "American Meteorological Society", "title" : "Understanding Uncertainties in Future Projections of Seasonal Tropical Precipitation", "translator" : [ { "dropping-particle" : "", "family" : "K4086", "given" : "", "non-dropping-particle" : "", "parse-names" : false, "suffix" : "" } ], "type" : "article-journal", "volume" : "28" }, "uris" : [ "http://www.mendeley.com/documents/?uuid=6f0a06d8-7e3d-4052-99de-effd644d0b80" ] } ], "mendeley" : { "formattedCitation" : "(Kent et al., 2015; Chadwick et al., 2017)", "plainTextFormattedCitation" : "(Kent et al., 2015; Chadwick et al., 2017)", "previouslyFormattedCitation" : "(Kent et al., 2015; Chadwick et al., 2017)"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(Kent et al., 2015; Chadwick et al., 2017)</w:t>
      </w:r>
      <w:r w:rsidRPr="003862D0">
        <w:rPr>
          <w:color w:val="000000" w:themeColor="text1"/>
          <w:lang w:val="en-GB"/>
        </w:rPr>
        <w:fldChar w:fldCharType="end"/>
      </w:r>
      <w:r w:rsidRPr="003862D0">
        <w:rPr>
          <w:color w:val="000000" w:themeColor="text1"/>
          <w:lang w:val="en-GB"/>
        </w:rPr>
        <w:t xml:space="preserve"> with a secondary contribution from the response to direct </w:t>
      </w:r>
      <w:r w:rsidRPr="003862D0">
        <w:rPr>
          <w:rFonts w:eastAsiaTheme="minorEastAsia"/>
          <w:lang w:val="en-GB"/>
        </w:rPr>
        <w:t>CO</w:t>
      </w:r>
      <w:r w:rsidRPr="003862D0">
        <w:rPr>
          <w:rFonts w:eastAsiaTheme="minorEastAsia"/>
          <w:vertAlign w:val="subscript"/>
          <w:lang w:val="en-GB"/>
        </w:rPr>
        <w:t>2</w:t>
      </w:r>
      <w:r w:rsidRPr="003862D0">
        <w:rPr>
          <w:color w:val="000000" w:themeColor="text1"/>
          <w:lang w:val="en-GB"/>
        </w:rPr>
        <w:t xml:space="preserve"> forcing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"10.1175/JCLI-D-15-0777.1", "ISSN" : "0894-8755", "abstract" : "The sources of intermodel uncertainty in regional tropical rainfall projections are examined using a framework of atmosphere-only experiments. Uncertainty is dominated by model disagreement on shifts in convective regions, but the drivers of this uncertainty differ between land and ocean. Over the tropical oceans SST pattern uncertainty plays a substantial role, although it is not the only cause of uncertainty. Over land SST pattern uncertainty appears to be much less influential, and the largest source of uncertainty comes from the response to uniform SST warming, with a secondary contribution from the response to direct CO2 forcing. This may be because a larger number of processes can cause rainfall change in response to uniform SST warming than direct CO2 forcing, and so there is more potential for models to disagree. However, new experiments designed to more accurately decompose the regional climate responses of coupled models, combined with results from high-resolution climate modeling, are needed before these results can be considered robust. The pattern of present-day rainfall does not in general provide emergent constraints on future regional rainfall change. Correlations between relative humidity (RH) change and spatial shifts in convection over many land regions suggest that a proposed causal influence of RH change on dynamical rainfall change is plausible, although causality is not demonstrated here.", "author" : [ { "dropping-particle" : "", "family" : "Chadwick", "given" : "Robin", "non-dropping-particle" : "", "parse-names" : false, "suffix" : "" } ], "container-title" : "Journal of Climate", "id" : "ITEM-1", "issue" : "7", "issued" : { "date-parts" : [ [ "2016", "4", "1" ] ] }, "page" : "2493-2509", "title" : "Which Aspects of CO2 Forcing and SST Warming Cause Most Uncertainty in Projections of Tropical Rainfall Change over Land and Ocean?", "translator" : [ { "dropping-particle" : "", "family" : "K4130", "given" : "", "non-dropping-particle" : "", "parse-names" : false, "suffix" : "" } ], "type" : "article-journal", "volume" : "29" }, "uris" : [ "http://www.mendeley.com/documents/?uuid=9cf70154-1aa7-4e00-9079-6b9f927df883" ] } ], "mendeley" : { "formattedCitation" : "(Chadwick, 2016)", "plainTextFormattedCitation" : "(Chadwick, 2016)", "previouslyFormattedCitation" : "(Chadwick, 2016)"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(Chadwick, 2016)</w:t>
      </w:r>
      <w:r w:rsidRPr="003862D0">
        <w:rPr>
          <w:color w:val="000000" w:themeColor="text1"/>
          <w:lang w:val="en-GB"/>
        </w:rPr>
        <w:fldChar w:fldCharType="end"/>
      </w:r>
      <w:r w:rsidRPr="003862D0">
        <w:rPr>
          <w:color w:val="000000" w:themeColor="text1"/>
          <w:lang w:val="en-GB"/>
        </w:rPr>
        <w:t xml:space="preserve">. Factors governing changes in large-scale precipitation patterns are </w:t>
      </w:r>
      <w:r w:rsidR="00101FD8" w:rsidRPr="003862D0">
        <w:rPr>
          <w:color w:val="000000" w:themeColor="text1"/>
          <w:lang w:val="en-GB"/>
        </w:rPr>
        <w:t>assessed</w:t>
      </w:r>
      <w:r w:rsidRPr="003862D0">
        <w:rPr>
          <w:color w:val="000000" w:themeColor="text1"/>
          <w:lang w:val="en-GB"/>
        </w:rPr>
        <w:t xml:space="preserve"> in detail in Section</w:t>
      </w:r>
      <w:del w:id="3159" w:author="Ian Blenkinsop" w:date="2021-07-27T12:26:00Z">
        <w:r w:rsidRPr="003862D0" w:rsidDel="001B2ACB">
          <w:rPr>
            <w:color w:val="000000" w:themeColor="text1"/>
            <w:lang w:val="en-GB"/>
          </w:rPr>
          <w:delText xml:space="preserve"> </w:delText>
        </w:r>
      </w:del>
      <w:ins w:id="3160" w:author="Ian Blenkinsop" w:date="2021-07-27T12:26:00Z">
        <w:r w:rsidR="001B2ACB">
          <w:rPr>
            <w:color w:val="000000" w:themeColor="text1"/>
            <w:lang w:val="en-GB"/>
          </w:rPr>
          <w:t xml:space="preserve">s </w:t>
        </w:r>
      </w:ins>
      <w:r w:rsidRPr="003862D0">
        <w:rPr>
          <w:color w:val="000000" w:themeColor="text1"/>
          <w:lang w:val="en-GB"/>
        </w:rPr>
        <w:t xml:space="preserve">8.2.2 and </w:t>
      </w:r>
      <w:del w:id="3161" w:author="Ian Blenkinsop" w:date="2021-07-27T12:26:00Z">
        <w:r w:rsidRPr="003862D0" w:rsidDel="001B2ACB">
          <w:rPr>
            <w:color w:val="000000" w:themeColor="text1"/>
            <w:lang w:val="en-GB"/>
          </w:rPr>
          <w:delText xml:space="preserve">Section </w:delText>
        </w:r>
      </w:del>
      <w:r w:rsidRPr="003862D0">
        <w:rPr>
          <w:color w:val="000000" w:themeColor="text1"/>
          <w:lang w:val="en-GB"/>
        </w:rPr>
        <w:t>10.4.1.</w:t>
      </w:r>
    </w:p>
    <w:p w14:paraId="421F4C65" w14:textId="77777777" w:rsidR="004069FE" w:rsidRPr="003862D0" w:rsidRDefault="004069FE" w:rsidP="00BE5290">
      <w:pPr>
        <w:pStyle w:val="AR6BodyText"/>
        <w:rPr>
          <w:color w:val="000000" w:themeColor="text1"/>
          <w:lang w:val="en-GB"/>
        </w:rPr>
      </w:pPr>
    </w:p>
    <w:p w14:paraId="321493E8" w14:textId="1BCEC609" w:rsidR="00003468" w:rsidRPr="003862D0" w:rsidRDefault="00BE5290" w:rsidP="00003468">
      <w:pPr>
        <w:pStyle w:val="AR6BodyText"/>
        <w:rPr>
          <w:lang w:val="en-GB"/>
        </w:rPr>
      </w:pPr>
      <w:r w:rsidRPr="003862D0">
        <w:rPr>
          <w:lang w:val="en-GB"/>
        </w:rPr>
        <w:t>L</w:t>
      </w:r>
      <w:r w:rsidRPr="003862D0">
        <w:rPr>
          <w:lang w:val="en-GB" w:eastAsia="en-US"/>
        </w:rPr>
        <w:t>ong-term multi-model mean change in seasonal precipitation (JJA and DJF) from CMIP6 models (</w:t>
      </w:r>
      <w:r w:rsidR="00FA6D4F" w:rsidRPr="003862D0">
        <w:rPr>
          <w:lang w:val="en-GB" w:eastAsia="en-US"/>
        </w:rPr>
        <w:t>Figure 4.24</w:t>
      </w:r>
      <w:r w:rsidRPr="003862D0">
        <w:rPr>
          <w:lang w:val="en-GB" w:eastAsia="en-US"/>
        </w:rPr>
        <w:t xml:space="preserve">) shows </w:t>
      </w:r>
      <w:r w:rsidRPr="003862D0">
        <w:rPr>
          <w:lang w:val="en-GB"/>
        </w:rPr>
        <w:t>substantial regional differences and seasonal contrast.</w:t>
      </w:r>
      <w:r w:rsidR="00195B6A" w:rsidRPr="003862D0">
        <w:rPr>
          <w:lang w:val="en-GB"/>
        </w:rPr>
        <w:t xml:space="preserve"> Changes in seasonal precipitation under SSP1-2.6 are small compared to </w:t>
      </w:r>
      <w:r w:rsidR="00DF4B08" w:rsidRPr="003862D0">
        <w:rPr>
          <w:lang w:val="en-GB"/>
        </w:rPr>
        <w:t xml:space="preserve">internal </w:t>
      </w:r>
      <w:r w:rsidR="00195B6A" w:rsidRPr="003862D0">
        <w:rPr>
          <w:lang w:val="en-GB"/>
        </w:rPr>
        <w:t>variability.</w:t>
      </w:r>
      <w:r w:rsidR="004069FE" w:rsidRPr="003862D0">
        <w:rPr>
          <w:lang w:val="en-GB"/>
        </w:rPr>
        <w:t xml:space="preserve"> </w:t>
      </w:r>
      <w:r w:rsidRPr="003862D0">
        <w:rPr>
          <w:lang w:val="en-GB"/>
        </w:rPr>
        <w:t xml:space="preserve">Consistent with the AR5, patterns of precipitation change </w:t>
      </w:r>
      <w:ins w:id="3162" w:author="Sara M Tuson" w:date="2021-07-20T07:05:00Z">
        <w:r w:rsidR="00D44A0A">
          <w:rPr>
            <w:lang w:val="en-GB"/>
          </w:rPr>
          <w:t>are</w:t>
        </w:r>
      </w:ins>
      <w:del w:id="3163" w:author="Sara M Tuson" w:date="2021-07-20T07:05:00Z">
        <w:r w:rsidRPr="003862D0" w:rsidDel="00D44A0A">
          <w:rPr>
            <w:lang w:val="en-GB"/>
          </w:rPr>
          <w:delText>show</w:delText>
        </w:r>
      </w:del>
      <w:r w:rsidRPr="003862D0">
        <w:rPr>
          <w:lang w:val="en-GB"/>
        </w:rPr>
        <w:t xml:space="preserve"> </w:t>
      </w:r>
      <w:r w:rsidRPr="006F5FB5">
        <w:rPr>
          <w:i/>
          <w:iCs/>
          <w:lang w:val="en-GB"/>
          <w:rPrChange w:id="3164" w:author="Ian Blenkinsop" w:date="2021-07-26T16:58:00Z">
            <w:rPr>
              <w:lang w:val="en-GB"/>
            </w:rPr>
          </w:rPrChange>
        </w:rPr>
        <w:t>v</w:t>
      </w:r>
      <w:r w:rsidRPr="003862D0">
        <w:rPr>
          <w:i/>
          <w:lang w:val="en-GB"/>
        </w:rPr>
        <w:t>ery likely</w:t>
      </w:r>
      <w:r w:rsidRPr="003862D0">
        <w:rPr>
          <w:lang w:val="en-GB"/>
        </w:rPr>
        <w:t xml:space="preserve"> </w:t>
      </w:r>
      <w:ins w:id="3165" w:author="Sara M Tuson" w:date="2021-07-20T07:05:00Z">
        <w:r w:rsidR="00D44A0A">
          <w:rPr>
            <w:lang w:val="en-GB"/>
          </w:rPr>
          <w:t xml:space="preserve">to </w:t>
        </w:r>
      </w:ins>
      <w:r w:rsidRPr="003862D0">
        <w:rPr>
          <w:lang w:val="en-GB" w:eastAsia="en-US"/>
        </w:rPr>
        <w:t>increase in the high latitudes</w:t>
      </w:r>
      <w:r w:rsidR="00195B6A" w:rsidRPr="003862D0">
        <w:rPr>
          <w:lang w:val="en-GB" w:eastAsia="en-US"/>
        </w:rPr>
        <w:t xml:space="preserve"> especially during local winter</w:t>
      </w:r>
      <w:r w:rsidRPr="003862D0">
        <w:rPr>
          <w:lang w:val="en-GB" w:eastAsia="en-US"/>
        </w:rPr>
        <w:t xml:space="preserve"> and over tropical </w:t>
      </w:r>
      <w:del w:id="3166" w:author="Sara M Tuson" w:date="2021-07-15T20:53:00Z">
        <w:r w:rsidR="00971BDE" w:rsidRPr="003862D0" w:rsidDel="00B40783">
          <w:rPr>
            <w:lang w:val="en-GB" w:eastAsia="en-US"/>
          </w:rPr>
          <w:delText>ocean</w:delText>
        </w:r>
      </w:del>
      <w:r w:rsidR="00971BDE" w:rsidRPr="003862D0">
        <w:rPr>
          <w:lang w:val="en-GB" w:eastAsia="en-US"/>
        </w:rPr>
        <w:t>oceans</w:t>
      </w:r>
      <w:r w:rsidR="00195B6A" w:rsidRPr="003862D0">
        <w:rPr>
          <w:lang w:val="en-GB" w:eastAsia="en-US"/>
        </w:rPr>
        <w:t xml:space="preserve"> under SSP3-7.0 (</w:t>
      </w:r>
      <w:r w:rsidR="00195B6A" w:rsidRPr="003862D0">
        <w:rPr>
          <w:i/>
          <w:iCs/>
          <w:lang w:val="en-GB" w:eastAsia="en-US"/>
        </w:rPr>
        <w:t>high confidence</w:t>
      </w:r>
      <w:r w:rsidR="00195B6A" w:rsidRPr="003862D0">
        <w:rPr>
          <w:lang w:val="en-GB" w:eastAsia="en-US"/>
        </w:rPr>
        <w:t>)</w:t>
      </w:r>
      <w:r w:rsidRPr="003862D0">
        <w:rPr>
          <w:lang w:val="en-GB" w:eastAsia="en-US"/>
        </w:rPr>
        <w:t xml:space="preserve">. </w:t>
      </w:r>
      <w:r w:rsidRPr="003862D0">
        <w:rPr>
          <w:color w:val="000000" w:themeColor="text1"/>
          <w:lang w:val="en-GB"/>
        </w:rPr>
        <w:t xml:space="preserve">CMIP6 </w:t>
      </w:r>
      <w:r w:rsidR="004D176A" w:rsidRPr="003862D0">
        <w:rPr>
          <w:color w:val="000000" w:themeColor="text1"/>
          <w:lang w:val="en-GB"/>
        </w:rPr>
        <w:t xml:space="preserve">projections </w:t>
      </w:r>
      <w:r w:rsidRPr="003862D0">
        <w:rPr>
          <w:color w:val="000000" w:themeColor="text1"/>
          <w:lang w:val="en-GB"/>
        </w:rPr>
        <w:t xml:space="preserve">show an increase in </w:t>
      </w:r>
      <w:r w:rsidR="005425A8" w:rsidRPr="003862D0">
        <w:rPr>
          <w:color w:val="000000" w:themeColor="text1"/>
          <w:lang w:val="en-GB"/>
        </w:rPr>
        <w:t>p</w:t>
      </w:r>
      <w:r w:rsidR="005425A8" w:rsidRPr="003862D0">
        <w:rPr>
          <w:lang w:val="en-GB" w:eastAsia="en-US"/>
        </w:rPr>
        <w:t>recipitation</w:t>
      </w:r>
      <w:r w:rsidRPr="003862D0">
        <w:rPr>
          <w:lang w:val="en-GB" w:eastAsia="en-US"/>
        </w:rPr>
        <w:t xml:space="preserve"> over larger parts of </w:t>
      </w:r>
      <w:r w:rsidRPr="003862D0">
        <w:rPr>
          <w:lang w:val="en-GB" w:eastAsia="en-US"/>
        </w:rPr>
        <w:lastRenderedPageBreak/>
        <w:t xml:space="preserve">the monsoon regions and </w:t>
      </w:r>
      <w:r w:rsidRPr="003862D0">
        <w:rPr>
          <w:lang w:val="en-GB"/>
        </w:rPr>
        <w:t xml:space="preserve">decreases in many subtropical regions including </w:t>
      </w:r>
      <w:r w:rsidR="0036160C" w:rsidRPr="003862D0">
        <w:rPr>
          <w:lang w:val="en-GB"/>
        </w:rPr>
        <w:t xml:space="preserve">the </w:t>
      </w:r>
      <w:r w:rsidRPr="003862D0">
        <w:rPr>
          <w:lang w:val="en-GB"/>
        </w:rPr>
        <w:t>Mediterranean, southern Africa and southwest Australia</w:t>
      </w:r>
      <w:r w:rsidR="001E06A8" w:rsidRPr="003862D0">
        <w:rPr>
          <w:lang w:val="en-GB"/>
        </w:rPr>
        <w:t xml:space="preserve"> (</w:t>
      </w:r>
      <w:r w:rsidR="001E06A8" w:rsidRPr="003862D0">
        <w:rPr>
          <w:i/>
          <w:iCs/>
          <w:lang w:val="en-GB"/>
        </w:rPr>
        <w:t>medium confidence</w:t>
      </w:r>
      <w:r w:rsidR="001E06A8" w:rsidRPr="003862D0">
        <w:rPr>
          <w:lang w:val="en-GB"/>
        </w:rPr>
        <w:t>)</w:t>
      </w:r>
      <w:r w:rsidRPr="003862D0">
        <w:rPr>
          <w:lang w:val="en-GB"/>
        </w:rPr>
        <w:t xml:space="preserve">. </w:t>
      </w:r>
      <w:r w:rsidRPr="003862D0">
        <w:rPr>
          <w:lang w:val="en-GB" w:eastAsia="en-US"/>
        </w:rPr>
        <w:t xml:space="preserve">The large-scale patterns of precipitation shown in </w:t>
      </w:r>
      <w:r w:rsidR="00FA6D4F" w:rsidRPr="003862D0">
        <w:rPr>
          <w:lang w:val="en-GB" w:eastAsia="en-US"/>
        </w:rPr>
        <w:t>Figure 4.24</w:t>
      </w:r>
      <w:r w:rsidRPr="003862D0">
        <w:rPr>
          <w:lang w:val="en-GB"/>
        </w:rPr>
        <w:t xml:space="preserve"> </w:t>
      </w:r>
      <w:r w:rsidRPr="003862D0">
        <w:rPr>
          <w:lang w:val="en-GB" w:eastAsia="en-US"/>
        </w:rPr>
        <w:t xml:space="preserve">are consistent with the patterns presented in Section 8.4.1.3. </w:t>
      </w:r>
      <w:r w:rsidR="00003468" w:rsidRPr="003862D0">
        <w:rPr>
          <w:lang w:val="en-GB"/>
        </w:rPr>
        <w:t xml:space="preserve">Precipitation changes exhibit strong seasonal characteristics (Box 8.2), and, in many regions, the sign of the precipitation changes varies with season. Precipitation variability is projected to increase over a majority of global land area, as </w:t>
      </w:r>
      <w:r w:rsidR="00101FD8" w:rsidRPr="003862D0">
        <w:rPr>
          <w:lang w:val="en-GB"/>
        </w:rPr>
        <w:t>assessed</w:t>
      </w:r>
      <w:r w:rsidR="00003468" w:rsidRPr="003862D0">
        <w:rPr>
          <w:lang w:val="en-GB"/>
        </w:rPr>
        <w:t xml:space="preserve"> in Chapter 8 </w:t>
      </w:r>
      <w:ins w:id="3167" w:author="Ian Blenkinsop" w:date="2021-07-26T16:59:00Z">
        <w:r w:rsidR="003B35B8">
          <w:rPr>
            <w:lang w:val="en-GB"/>
          </w:rPr>
          <w:t>(</w:t>
        </w:r>
      </w:ins>
      <w:r w:rsidR="00003468" w:rsidRPr="003862D0">
        <w:rPr>
          <w:lang w:val="en-GB"/>
        </w:rPr>
        <w:t>Section 8.4.1.3.3</w:t>
      </w:r>
      <w:ins w:id="3168" w:author="Ian Blenkinsop" w:date="2021-07-26T16:59:00Z">
        <w:r w:rsidR="003B35B8">
          <w:rPr>
            <w:lang w:val="en-GB"/>
          </w:rPr>
          <w:t>)</w:t>
        </w:r>
      </w:ins>
      <w:r w:rsidR="00003468" w:rsidRPr="003862D0">
        <w:rPr>
          <w:lang w:val="en-GB"/>
        </w:rPr>
        <w:t>, over a wide range of time</w:t>
      </w:r>
      <w:ins w:id="3169" w:author="Sara M Tuson" w:date="2021-07-15T20:33:00Z">
        <w:r w:rsidR="00367335">
          <w:rPr>
            <w:lang w:val="en-GB"/>
          </w:rPr>
          <w:t xml:space="preserve"> </w:t>
        </w:r>
      </w:ins>
      <w:r w:rsidR="00003468" w:rsidRPr="003862D0">
        <w:rPr>
          <w:lang w:val="en-GB"/>
        </w:rPr>
        <w:t xml:space="preserve">scales in response to warming </w:t>
      </w:r>
      <w:r w:rsidR="00003468" w:rsidRPr="003862D0">
        <w:rPr>
          <w:lang w:val="en-GB"/>
        </w:rPr>
        <w:fldChar w:fldCharType="begin" w:fldLock="1"/>
      </w:r>
      <w:r w:rsidR="00615634">
        <w:rPr>
          <w:lang w:val="en-GB"/>
        </w:rPr>
        <w:instrText>ADDIN CSL_CITATION { "citationItems" : [ { "id" : "ITEM-1",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"ITEM-1",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"mendeley" : { "formattedCitation" : "(Pendergrass et al., 2017)", "plainTextFormattedCitation" : "(Pendergrass et al., 2017)", "previouslyFormattedCitation" : "(Pendergrass et al., 2017)" }, "properties" : { "noteIndex" : 0 }, "schema" : "https://github.com/citation-style-language/schema/raw/master/csl-citation.json" }</w:instrText>
      </w:r>
      <w:r w:rsidR="00003468" w:rsidRPr="003862D0">
        <w:rPr>
          <w:lang w:val="en-GB"/>
        </w:rPr>
        <w:fldChar w:fldCharType="separate"/>
      </w:r>
      <w:r w:rsidR="00016735">
        <w:rPr>
          <w:noProof/>
          <w:lang w:val="en-GB"/>
        </w:rPr>
        <w:t>(Pendergrass et al., 2017)</w:t>
      </w:r>
      <w:r w:rsidR="00003468" w:rsidRPr="003862D0">
        <w:rPr>
          <w:lang w:val="en-GB"/>
        </w:rPr>
        <w:fldChar w:fldCharType="end"/>
      </w:r>
      <w:r w:rsidR="00003468" w:rsidRPr="003862D0">
        <w:rPr>
          <w:lang w:val="en-GB"/>
        </w:rPr>
        <w:t xml:space="preserve">.   </w:t>
      </w:r>
    </w:p>
    <w:p w14:paraId="0E70ABFC" w14:textId="3A5860C4" w:rsidR="00F34464" w:rsidRPr="003862D0" w:rsidRDefault="00F34464" w:rsidP="00BE5290">
      <w:pPr>
        <w:pStyle w:val="AR6BodyText"/>
        <w:rPr>
          <w:lang w:val="en-GB" w:eastAsia="en-US"/>
        </w:rPr>
      </w:pPr>
    </w:p>
    <w:p w14:paraId="164268D9" w14:textId="77777777" w:rsidR="00F34464" w:rsidRPr="003862D0" w:rsidRDefault="00F34464" w:rsidP="00F34464">
      <w:pPr>
        <w:pStyle w:val="AR6BodyText"/>
        <w:rPr>
          <w:lang w:val="en-GB" w:eastAsia="en-US"/>
        </w:rPr>
      </w:pPr>
    </w:p>
    <w:p w14:paraId="0CBD0F99" w14:textId="77777777" w:rsidR="00F34464" w:rsidRPr="003862D0" w:rsidRDefault="00F34464" w:rsidP="00F34464">
      <w:pPr>
        <w:pStyle w:val="AR6BodyText"/>
        <w:rPr>
          <w:b/>
          <w:lang w:val="en-GB"/>
        </w:rPr>
      </w:pPr>
      <w:r w:rsidRPr="003862D0">
        <w:rPr>
          <w:b/>
          <w:lang w:val="en-GB"/>
        </w:rPr>
        <w:t>[START FIGURE 4.24 HERE]</w:t>
      </w:r>
    </w:p>
    <w:p w14:paraId="4C0C0DFD" w14:textId="77777777" w:rsidR="00F34464" w:rsidRPr="003862D0" w:rsidRDefault="00F34464" w:rsidP="00F34464">
      <w:pPr>
        <w:pStyle w:val="AR6BodyText"/>
        <w:rPr>
          <w:lang w:val="en-GB" w:eastAsia="en-US"/>
        </w:rPr>
      </w:pPr>
    </w:p>
    <w:p w14:paraId="1F88DA20" w14:textId="3376F2D0" w:rsidR="00AB6291" w:rsidRPr="003862D0" w:rsidRDefault="0036160C" w:rsidP="00AB6291">
      <w:pPr>
        <w:pStyle w:val="AR6Chap4Figure"/>
        <w:rPr>
          <w:lang w:val="en-GB" w:eastAsia="en-US"/>
        </w:rPr>
      </w:pPr>
      <w:bookmarkStart w:id="3170" w:name="_Ref56859704"/>
      <w:r w:rsidRPr="003862D0">
        <w:rPr>
          <w:b/>
          <w:bCs/>
          <w:lang w:val="en-GB" w:eastAsia="en-US"/>
        </w:rPr>
        <w:t>L</w:t>
      </w:r>
      <w:r w:rsidR="0035173D" w:rsidRPr="003862D0">
        <w:rPr>
          <w:b/>
          <w:bCs/>
          <w:lang w:val="en-GB" w:eastAsia="en-US"/>
        </w:rPr>
        <w:t>ong-term change of seasonal mean precipitation.</w:t>
      </w:r>
      <w:r w:rsidR="00484963" w:rsidRPr="003862D0">
        <w:rPr>
          <w:lang w:val="en-GB" w:eastAsia="en-US"/>
        </w:rPr>
        <w:t xml:space="preserve"> </w:t>
      </w:r>
      <w:r w:rsidR="00B306FC" w:rsidRPr="003862D0">
        <w:rPr>
          <w:lang w:val="en-GB" w:eastAsia="en-US"/>
        </w:rPr>
        <w:t xml:space="preserve">Displayed are projected spatial patterns of </w:t>
      </w:r>
      <w:r w:rsidR="00B306FC" w:rsidRPr="003862D0">
        <w:rPr>
          <w:lang w:val="en-GB"/>
        </w:rPr>
        <w:t xml:space="preserve">multi-model </w:t>
      </w:r>
      <w:r w:rsidR="00AB6291" w:rsidRPr="003862D0">
        <w:rPr>
          <w:lang w:val="en-GB"/>
        </w:rPr>
        <w:t xml:space="preserve">mean change (%) in (top) DJF and (bottom) JJA mean precipitation in 2081–2100 relative to 1995–2014, for (left) SSP1-2.6 and (right) SSP3-7.0. </w:t>
      </w:r>
      <w:r w:rsidR="00B306FC" w:rsidRPr="003862D0">
        <w:rPr>
          <w:lang w:val="en-GB"/>
        </w:rPr>
        <w:t xml:space="preserve">The number of models used is indicated in the top right of the maps. No map overlay indicates regions where the change is robust and </w:t>
      </w:r>
      <w:r w:rsidR="00B306FC" w:rsidRPr="003862D0">
        <w:rPr>
          <w:i/>
          <w:lang w:val="en-GB"/>
        </w:rPr>
        <w:t>likely</w:t>
      </w:r>
      <w:r w:rsidR="00B306FC"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B306FC" w:rsidRPr="003862D0">
        <w:rPr>
          <w:lang w:val="en-GB" w:eastAsia="en-US"/>
        </w:rPr>
        <w:t xml:space="preserve">. </w:t>
      </w:r>
      <w:r w:rsidR="00903D51">
        <w:rPr>
          <w:lang w:val="en-GB" w:eastAsia="en-US"/>
        </w:rPr>
        <w:t>Diagonal lines</w:t>
      </w:r>
      <w:r w:rsidR="00B306FC" w:rsidRPr="003862D0">
        <w:rPr>
          <w:lang w:val="en-GB" w:eastAsia="en-US"/>
        </w:rPr>
        <w:t xml:space="preserve"> indicate regions with no change or no robust significant change, where fewer than 66% of the models show change greater than the internal-variability threshold. Cross</w:t>
      </w:r>
      <w:r w:rsidR="00903D51">
        <w:rPr>
          <w:lang w:val="en-GB" w:eastAsia="en-US"/>
        </w:rPr>
        <w:t>ed lines</w:t>
      </w:r>
      <w:r w:rsidR="00B306FC"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bookmarkEnd w:id="3170"/>
    <w:p w14:paraId="5408DE82" w14:textId="77777777" w:rsidR="00F34464" w:rsidRPr="003862D0" w:rsidRDefault="00F34464" w:rsidP="00F34464">
      <w:pPr>
        <w:pStyle w:val="AR6Chap4Figure"/>
        <w:numPr>
          <w:ilvl w:val="0"/>
          <w:numId w:val="0"/>
        </w:numPr>
        <w:rPr>
          <w:lang w:val="en-GB"/>
        </w:rPr>
      </w:pPr>
    </w:p>
    <w:p w14:paraId="734CF777" w14:textId="77777777" w:rsidR="00F34464" w:rsidRPr="003862D0" w:rsidRDefault="00F34464" w:rsidP="00F34464">
      <w:pPr>
        <w:pStyle w:val="AR6BodyText"/>
        <w:rPr>
          <w:b/>
          <w:lang w:val="en-GB"/>
        </w:rPr>
      </w:pPr>
      <w:r w:rsidRPr="003862D0">
        <w:rPr>
          <w:b/>
          <w:lang w:val="en-GB"/>
        </w:rPr>
        <w:t>[END FIGURE 4.24 HERE]</w:t>
      </w:r>
    </w:p>
    <w:p w14:paraId="468204A4" w14:textId="77777777" w:rsidR="00B306FC" w:rsidRPr="003862D0" w:rsidRDefault="00B306FC" w:rsidP="00BE5290">
      <w:pPr>
        <w:pStyle w:val="AR6BodyText"/>
        <w:rPr>
          <w:lang w:val="en-GB"/>
        </w:rPr>
      </w:pPr>
    </w:p>
    <w:p w14:paraId="677A24B7" w14:textId="77777777" w:rsidR="00BE5290" w:rsidRPr="003862D0" w:rsidRDefault="00BE5290" w:rsidP="00BC572A">
      <w:pPr>
        <w:pStyle w:val="AR6BodyText"/>
        <w:rPr>
          <w:color w:val="000000" w:themeColor="text1"/>
          <w:lang w:val="en-GB"/>
        </w:rPr>
      </w:pPr>
    </w:p>
    <w:p w14:paraId="0C6B0723" w14:textId="5C8BB115" w:rsidR="00CC6156" w:rsidRPr="003862D0" w:rsidRDefault="00BC572A" w:rsidP="00BC572A">
      <w:pPr>
        <w:pStyle w:val="AR6BodyText"/>
        <w:rPr>
          <w:lang w:val="en-GB"/>
        </w:rPr>
      </w:pPr>
      <w:r w:rsidRPr="003862D0">
        <w:rPr>
          <w:lang w:val="en-GB"/>
        </w:rPr>
        <w:t>Most of the projected changes in precipitation exhibit a sharp contrast between land and ocean</w:t>
      </w:r>
      <w:r w:rsidR="009D5F8D" w:rsidRPr="003862D0">
        <w:rPr>
          <w:lang w:val="en-GB"/>
        </w:rPr>
        <w:t xml:space="preserve"> (</w:t>
      </w:r>
      <w:del w:id="3171" w:author="Ian Blenkinsop" w:date="2021-07-27T12:27:00Z">
        <w:r w:rsidR="009D5F8D" w:rsidRPr="003862D0" w:rsidDel="001B2ACB">
          <w:rPr>
            <w:lang w:val="en-GB"/>
          </w:rPr>
          <w:delText>se</w:delText>
        </w:r>
        <w:r w:rsidR="004069FE" w:rsidRPr="003862D0" w:rsidDel="001B2ACB">
          <w:rPr>
            <w:lang w:val="en-GB"/>
          </w:rPr>
          <w:delText>e</w:delText>
        </w:r>
        <w:r w:rsidR="009D5F8D" w:rsidRPr="003862D0" w:rsidDel="001B2ACB">
          <w:rPr>
            <w:lang w:val="en-GB"/>
          </w:rPr>
          <w:delText xml:space="preserve"> </w:delText>
        </w:r>
      </w:del>
      <w:r w:rsidR="009D5F8D" w:rsidRPr="003862D0">
        <w:rPr>
          <w:lang w:val="en-GB"/>
        </w:rPr>
        <w:t>Section</w:t>
      </w:r>
      <w:r w:rsidR="004069FE" w:rsidRPr="003862D0">
        <w:rPr>
          <w:lang w:val="en-GB"/>
        </w:rPr>
        <w:t>s</w:t>
      </w:r>
      <w:r w:rsidR="009D5F8D" w:rsidRPr="003862D0">
        <w:rPr>
          <w:lang w:val="en-GB"/>
        </w:rPr>
        <w:t xml:space="preserve"> 8.2.1 and 8.4.1)</w:t>
      </w:r>
      <w:r w:rsidRPr="003862D0">
        <w:rPr>
          <w:lang w:val="en-GB"/>
        </w:rPr>
        <w:t xml:space="preserve">. Temperature-driven intensification of land-mean precipitation during the </w:t>
      </w:r>
      <w:r w:rsidR="000D270B" w:rsidRPr="003862D0">
        <w:rPr>
          <w:lang w:val="en-GB"/>
        </w:rPr>
        <w:t>20</w:t>
      </w:r>
      <w:r w:rsidRPr="003862D0">
        <w:rPr>
          <w:lang w:val="en-GB"/>
        </w:rPr>
        <w:t xml:space="preserve">th century has been masked by fast precipitation responses to anthropogenic sulphate and volcanic forcing </w:t>
      </w:r>
      <w:commentRangeStart w:id="3172"/>
      <w:r w:rsidRPr="003862D0">
        <w:rPr>
          <w:lang w:val="en-GB"/>
        </w:rPr>
        <w:fldChar w:fldCharType="begin" w:fldLock="1"/>
      </w:r>
      <w:ins w:id="3173" w:author="Robin Matthews" w:date="2021-06-16T17:41:00Z">
        <w:r w:rsidR="006E0C96">
          <w:rPr>
            <w:lang w:val="en-GB"/>
          </w:rPr>
          <w: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"ITEM-2", "itemData" : { "DOI" : "10.1038/nature01092", "author" : [ { "dropping-particle" : "", "family" : "Allen", "given" : "Myles R", "non-dropping-particle" : "", "parse-names" : false, "suffix" : "" }, { "dropping-particle" : "", "family" : "Ingram", "given" : "William J", "non-dropping-particle" : "", "parse-names" : false, "suffix" : "" } ], "container-title" : "Nature", "id" : "ITEM-2",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"mendeley" : { "formattedCitation" : "(Allen and Ingram, 2002; Richardson et al., 2018b)", "manualFormatting" : "(Allen and Ingram, 2002; Richardson et al., 2018a)", "plainTextFormattedCitation" : "(Allen and Ingram, 2002; Richardson et al., 2018b)", "previouslyFormattedCitation" : "(Allen and Ingram, 2002; Richardson et al., 2018b)" }, "properties" : { "noteIndex" : 0 }, "schema" : "https://github.com/citation-style-language/schema/raw/master/csl-citation.json" }</w:instrText>
        </w:r>
      </w:ins>
      <w:del w:id="3174" w:author="Robin Matthews" w:date="2021-06-16T17:41:00Z">
        <w:r w:rsidR="00615634" w:rsidDel="006E0C96">
          <w:rPr>
            <w:lang w:val="en-GB"/>
          </w:rPr>
          <w:del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"ITEM-2", "itemData" : { "DOI" : "10.1038/nature01092", "author" : [ { "dropping-particle" : "", "family" : "Allen", "given" : "Myles R", "non-dropping-particle" : "", "parse-names" : false, "suffix" : "" }, { "dropping-particle" : "", "family" : "Ingram", "given" : "William J", "non-dropping-particle" : "", "parse-names" : false, "suffix" : "" } ], "container-title" : "Nature", "id" : "ITEM-2", "issue" : "6903", "issued" : { "date-parts" : [ [ "2002", "9", "12" ] ] }, "page" : "224-232", "publisher" : "Nature Publishing Group", "title" : "Constraints on future changes in climate and the hydrologic cycle", "translator" : [ { "dropping-particle" : "", "family" : "K90", "given" : "", "non-dropping-particle" : "", "parse-names" : false, "suffix" : "" } ], "type" : "article-journal", "volume" : "419" }, "uris" : [ "http://www.mendeley.com/documents/?uuid=da5b7fa4-557e-41fe-a49a-bc1c299ab2ae" ] } ], "mendeley" : { "formattedCitation" : "(Allen and Ingram, 2002; Richardson et al., 2018b)", "plainTextFormattedCitation" : "(Allen and Ingram, 2002; Richardson et al., 2018b)", "previouslyFormattedCitation" : "(Allen and Ingram, 2002; Richardson et al., 2018b)" }, "properties" : { "noteIndex" : 0 }, "schema" : "https://github.com/citation-style-language/schema/raw/master/csl-citation.json" }</w:delInstrText>
        </w:r>
      </w:del>
      <w:r w:rsidRPr="003862D0">
        <w:rPr>
          <w:lang w:val="en-GB"/>
        </w:rPr>
        <w:fldChar w:fldCharType="separate"/>
      </w:r>
      <w:r w:rsidR="00016735">
        <w:rPr>
          <w:noProof/>
          <w:lang w:val="en-GB"/>
        </w:rPr>
        <w:t>(Allen and Ingram, 2002; Richardson et al., 2018</w:t>
      </w:r>
      <w:del w:id="3175" w:author="Robin Matthews" w:date="2021-06-16T17:41:00Z">
        <w:r w:rsidR="00016735" w:rsidDel="006E0C96">
          <w:rPr>
            <w:noProof/>
            <w:lang w:val="en-GB"/>
          </w:rPr>
          <w:delText>b</w:delText>
        </w:r>
      </w:del>
      <w:ins w:id="3176" w:author="Robin Matthews" w:date="2021-06-16T17:41:00Z">
        <w:r w:rsidR="006E0C96">
          <w:rPr>
            <w:noProof/>
            <w:lang w:val="en-GB"/>
          </w:rPr>
          <w:t>a</w:t>
        </w:r>
      </w:ins>
      <w:r w:rsidR="00016735">
        <w:rPr>
          <w:noProof/>
          <w:lang w:val="en-GB"/>
        </w:rPr>
        <w:t>)</w:t>
      </w:r>
      <w:r w:rsidRPr="003862D0">
        <w:rPr>
          <w:lang w:val="en-GB"/>
        </w:rPr>
        <w:fldChar w:fldCharType="end"/>
      </w:r>
      <w:commentRangeEnd w:id="3172"/>
      <w:r w:rsidR="00016735">
        <w:rPr>
          <w:rStyle w:val="CommentReference"/>
        </w:rPr>
        <w:commentReference w:id="3172"/>
      </w:r>
      <w:r w:rsidRPr="003862D0">
        <w:rPr>
          <w:lang w:val="en-GB"/>
        </w:rPr>
        <w:t xml:space="preserve">. Based on </w:t>
      </w:r>
      <w:r w:rsidR="004D176A" w:rsidRPr="003862D0">
        <w:rPr>
          <w:lang w:val="en-GB"/>
        </w:rPr>
        <w:t>the Precipitation Driver and Response Model Intercomparison Project (</w:t>
      </w:r>
      <w:r w:rsidRPr="003862D0">
        <w:rPr>
          <w:lang w:val="en-GB"/>
        </w:rPr>
        <w:t>PDRMIP</w:t>
      </w:r>
      <w:r w:rsidR="004D176A" w:rsidRPr="003862D0">
        <w:rPr>
          <w:lang w:val="en-GB"/>
        </w:rPr>
        <w:t>)</w:t>
      </w:r>
      <w:r w:rsidRPr="003862D0">
        <w:rPr>
          <w:lang w:val="en-GB"/>
        </w:rPr>
        <w:t>,</w:t>
      </w:r>
      <w:del w:id="3177" w:author="Sara M Tuson" w:date="2021-07-15T20:27:00Z">
        <w:r w:rsidRPr="003862D0" w:rsidDel="00092429">
          <w:rPr>
            <w:lang w:val="en-GB"/>
          </w:rPr>
          <w:delText xml:space="preserve">  </w:delText>
        </w:r>
      </w:del>
      <w:ins w:id="3178" w:author="Sara M Tuson" w:date="2021-07-15T20:27:00Z">
        <w:r w:rsidR="00092429">
          <w:rPr>
            <w:lang w:val="en-GB"/>
          </w:rPr>
          <w:t xml:space="preserve"> </w:t>
        </w:r>
      </w:ins>
      <w:r w:rsidRPr="003862D0">
        <w:rPr>
          <w:lang w:val="en-GB"/>
        </w:rPr>
        <w:t>land-mean precipitation is expected to increase more rapidly</w:t>
      </w:r>
      <w:r w:rsidR="004D176A" w:rsidRPr="003862D0">
        <w:rPr>
          <w:lang w:val="en-GB"/>
        </w:rPr>
        <w:t xml:space="preserve"> with the projected decrease in sulphate forcing and continued warming</w:t>
      </w:r>
      <w:r w:rsidRPr="003862D0">
        <w:rPr>
          <w:lang w:val="en-GB"/>
        </w:rPr>
        <w:t>, contribut</w:t>
      </w:r>
      <w:r w:rsidR="004D176A" w:rsidRPr="003862D0">
        <w:rPr>
          <w:lang w:val="en-GB"/>
        </w:rPr>
        <w:t>ing</w:t>
      </w:r>
      <w:r w:rsidRPr="003862D0">
        <w:rPr>
          <w:lang w:val="en-GB"/>
        </w:rPr>
        <w:t xml:space="preserve"> to increase</w:t>
      </w:r>
      <w:ins w:id="3179" w:author="Sara M Tuson" w:date="2021-07-20T07:12:00Z">
        <w:r w:rsidR="00D44A0A">
          <w:rPr>
            <w:lang w:val="en-GB"/>
          </w:rPr>
          <w:t>d</w:t>
        </w:r>
      </w:ins>
      <w:r w:rsidRPr="003862D0">
        <w:rPr>
          <w:lang w:val="en-GB"/>
        </w:rPr>
        <w:t xml:space="preserve"> global mean precipitation (Table 4.3) and will be clearly observable by the mid-21st century based on RCP4.5 and RCP8.5 scenarios </w:t>
      </w:r>
      <w:commentRangeStart w:id="3180"/>
      <w:r w:rsidRPr="003862D0">
        <w:rPr>
          <w:lang w:val="en-GB"/>
        </w:rPr>
        <w:fldChar w:fldCharType="begin" w:fldLock="1"/>
      </w:r>
      <w:r w:rsidR="00CD3B49">
        <w:rPr>
          <w:lang w:val="en-GB"/>
        </w:rPr>
        <w:instrText>ADDIN CSL_CITATION { "citationItems" : [ { "id" : "ITEM-1",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"mendeley" : { "formattedCitation" : "(Richardson et al., 2018b)", "manualFormatting" : "(Richardson et al., 2018a)", "plainTextFormattedCitation" : "(Richardson et al., 2018b)", "previouslyFormattedCitation" : "(Richardson et al., 2018b)" }, "properties" : { "noteIndex" : 0 }, "schema" : "https://github.com/citation-style-language/schema/raw/master/csl-citation.json" }</w:instrText>
      </w:r>
      <w:r w:rsidRPr="003862D0">
        <w:rPr>
          <w:lang w:val="en-GB"/>
        </w:rPr>
        <w:fldChar w:fldCharType="separate"/>
      </w:r>
      <w:r w:rsidR="00016735">
        <w:rPr>
          <w:noProof/>
          <w:lang w:val="en-GB"/>
        </w:rPr>
        <w:t>(Richardson et al., 2018</w:t>
      </w:r>
      <w:del w:id="3181" w:author="Robin Matthews" w:date="2021-06-16T17:41:00Z">
        <w:r w:rsidR="00016735" w:rsidDel="006E0C96">
          <w:rPr>
            <w:noProof/>
            <w:lang w:val="en-GB"/>
          </w:rPr>
          <w:delText>b</w:delText>
        </w:r>
      </w:del>
      <w:ins w:id="3182" w:author="Robin Matthews" w:date="2021-06-16T17:41:00Z">
        <w:r w:rsidR="006E0C96">
          <w:rPr>
            <w:noProof/>
            <w:lang w:val="en-GB"/>
          </w:rPr>
          <w:t>a</w:t>
        </w:r>
      </w:ins>
      <w:r w:rsidR="00016735">
        <w:rPr>
          <w:noProof/>
          <w:lang w:val="en-GB"/>
        </w:rPr>
        <w:t>)</w:t>
      </w:r>
      <w:r w:rsidRPr="003862D0">
        <w:rPr>
          <w:lang w:val="en-GB"/>
        </w:rPr>
        <w:fldChar w:fldCharType="end"/>
      </w:r>
      <w:commentRangeEnd w:id="3180"/>
      <w:r w:rsidR="00016735">
        <w:rPr>
          <w:rStyle w:val="CommentReference"/>
        </w:rPr>
        <w:commentReference w:id="3180"/>
      </w:r>
      <w:r w:rsidRPr="003862D0">
        <w:rPr>
          <w:lang w:val="en-GB"/>
        </w:rPr>
        <w:t xml:space="preserve">. </w:t>
      </w:r>
    </w:p>
    <w:p w14:paraId="61980C5F" w14:textId="77777777" w:rsidR="00527154" w:rsidRPr="003862D0" w:rsidRDefault="00527154" w:rsidP="00BC572A">
      <w:pPr>
        <w:pStyle w:val="AR6BodyText"/>
        <w:rPr>
          <w:color w:val="000000" w:themeColor="text1"/>
          <w:lang w:val="en-GB"/>
        </w:rPr>
      </w:pPr>
    </w:p>
    <w:p w14:paraId="09E66A30" w14:textId="7A178E58" w:rsidR="00BC572A" w:rsidRPr="003862D0" w:rsidRDefault="00BC572A" w:rsidP="00BC572A">
      <w:pPr>
        <w:pStyle w:val="AR6BodyText"/>
        <w:rPr>
          <w:color w:val="000000" w:themeColor="text1"/>
          <w:lang w:val="en-GB"/>
        </w:rPr>
      </w:pPr>
      <w:r w:rsidRPr="003862D0">
        <w:rPr>
          <w:color w:val="000000" w:themeColor="text1"/>
          <w:lang w:val="en-GB"/>
        </w:rPr>
        <w:t>Consistent with the findings of AR5, a gradual increase in global</w:t>
      </w:r>
      <w:r w:rsidR="005C29E5" w:rsidRPr="003862D0">
        <w:rPr>
          <w:color w:val="000000" w:themeColor="text1"/>
          <w:lang w:val="en-GB"/>
        </w:rPr>
        <w:t xml:space="preserve"> mean</w:t>
      </w:r>
      <w:r w:rsidRPr="003862D0">
        <w:rPr>
          <w:color w:val="000000" w:themeColor="text1"/>
          <w:lang w:val="en-GB"/>
        </w:rPr>
        <w:t xml:space="preserve"> precipitation is projected over the 21st century with an increase of approximately </w:t>
      </w:r>
      <w:commentRangeStart w:id="3183"/>
      <w:r w:rsidRPr="003862D0">
        <w:rPr>
          <w:color w:val="000000" w:themeColor="text1"/>
          <w:lang w:val="en-GB"/>
        </w:rPr>
        <w:t>2.9% (1.0</w:t>
      </w:r>
      <w:r w:rsidR="00F12553" w:rsidRPr="003862D0">
        <w:rPr>
          <w:color w:val="000000" w:themeColor="text1"/>
          <w:lang w:val="en-GB"/>
        </w:rPr>
        <w:t>–</w:t>
      </w:r>
      <w:r w:rsidRPr="003862D0">
        <w:rPr>
          <w:color w:val="000000" w:themeColor="text1"/>
          <w:lang w:val="en-GB"/>
        </w:rPr>
        <w:t xml:space="preserve">5.2%) </w:t>
      </w:r>
      <w:commentRangeEnd w:id="3183"/>
      <w:r w:rsidR="001B2ACB">
        <w:rPr>
          <w:rStyle w:val="CommentReference"/>
        </w:rPr>
        <w:commentReference w:id="3183"/>
      </w:r>
      <w:r w:rsidR="0036160C" w:rsidRPr="003862D0">
        <w:rPr>
          <w:color w:val="000000" w:themeColor="text1"/>
          <w:lang w:val="en-GB"/>
        </w:rPr>
        <w:t>under</w:t>
      </w:r>
      <w:r w:rsidRPr="003862D0">
        <w:rPr>
          <w:color w:val="000000" w:themeColor="text1"/>
          <w:lang w:val="en-GB"/>
        </w:rPr>
        <w:t xml:space="preserve"> SSP1-2.6 and </w:t>
      </w:r>
      <w:r w:rsidR="00FF6C97" w:rsidRPr="003862D0">
        <w:rPr>
          <w:color w:val="000000" w:themeColor="text1"/>
          <w:lang w:val="en-GB"/>
        </w:rPr>
        <w:t>4.7</w:t>
      </w:r>
      <w:r w:rsidRPr="003862D0">
        <w:rPr>
          <w:color w:val="000000" w:themeColor="text1"/>
          <w:lang w:val="en-GB"/>
        </w:rPr>
        <w:t>% (</w:t>
      </w:r>
      <w:r w:rsidR="00FF6C97" w:rsidRPr="003862D0">
        <w:rPr>
          <w:color w:val="000000" w:themeColor="text1"/>
          <w:lang w:val="en-GB"/>
        </w:rPr>
        <w:t>2.3</w:t>
      </w:r>
      <w:r w:rsidR="00F12553" w:rsidRPr="003862D0">
        <w:rPr>
          <w:color w:val="000000" w:themeColor="text1"/>
          <w:lang w:val="en-GB"/>
        </w:rPr>
        <w:t>–</w:t>
      </w:r>
      <w:r w:rsidR="00FF6C97" w:rsidRPr="003862D0">
        <w:rPr>
          <w:color w:val="000000" w:themeColor="text1"/>
          <w:lang w:val="en-GB"/>
        </w:rPr>
        <w:t>8.2</w:t>
      </w:r>
      <w:r w:rsidRPr="003862D0">
        <w:rPr>
          <w:color w:val="000000" w:themeColor="text1"/>
          <w:lang w:val="en-GB"/>
        </w:rPr>
        <w:t xml:space="preserve">%) </w:t>
      </w:r>
      <w:r w:rsidR="0036160C" w:rsidRPr="003862D0">
        <w:rPr>
          <w:color w:val="000000" w:themeColor="text1"/>
          <w:lang w:val="en-GB"/>
        </w:rPr>
        <w:t>under</w:t>
      </w:r>
      <w:r w:rsidRPr="003862D0">
        <w:rPr>
          <w:color w:val="000000" w:themeColor="text1"/>
          <w:lang w:val="en-GB"/>
        </w:rPr>
        <w:t xml:space="preserve"> </w:t>
      </w:r>
      <w:r w:rsidR="00FF6C97" w:rsidRPr="003862D0">
        <w:rPr>
          <w:color w:val="000000" w:themeColor="text1"/>
          <w:lang w:val="en-GB"/>
        </w:rPr>
        <w:t>SSP3</w:t>
      </w:r>
      <w:r w:rsidRPr="003862D0">
        <w:rPr>
          <w:color w:val="000000" w:themeColor="text1"/>
          <w:lang w:val="en-GB"/>
        </w:rPr>
        <w:t>-</w:t>
      </w:r>
      <w:r w:rsidR="00FF6C97" w:rsidRPr="003862D0">
        <w:rPr>
          <w:color w:val="000000" w:themeColor="text1"/>
          <w:lang w:val="en-GB"/>
        </w:rPr>
        <w:t>7.0</w:t>
      </w:r>
      <w:r w:rsidRPr="003862D0">
        <w:rPr>
          <w:color w:val="000000" w:themeColor="text1"/>
          <w:lang w:val="en-GB"/>
        </w:rPr>
        <w:t xml:space="preserve"> during 2081–2100 relative to 1995–2014. The corresponding increase in annual mean global land precipitation is 3.3% (0</w:t>
      </w:r>
      <w:r w:rsidR="00F12553" w:rsidRPr="003862D0">
        <w:rPr>
          <w:color w:val="000000" w:themeColor="text1"/>
          <w:lang w:val="en-GB"/>
        </w:rPr>
        <w:t>–</w:t>
      </w:r>
      <w:r w:rsidRPr="003862D0">
        <w:rPr>
          <w:color w:val="000000" w:themeColor="text1"/>
          <w:lang w:val="en-GB"/>
        </w:rPr>
        <w:t xml:space="preserve">6.6%), in the SSP1-2.6 and </w:t>
      </w:r>
      <w:r w:rsidR="00FF6C97" w:rsidRPr="003862D0">
        <w:rPr>
          <w:color w:val="000000" w:themeColor="text1"/>
          <w:lang w:val="en-GB"/>
        </w:rPr>
        <w:t>5.8</w:t>
      </w:r>
      <w:r w:rsidRPr="003862D0">
        <w:rPr>
          <w:color w:val="000000" w:themeColor="text1"/>
          <w:lang w:val="en-GB"/>
        </w:rPr>
        <w:t>% (0</w:t>
      </w:r>
      <w:r w:rsidR="00FF6C97" w:rsidRPr="003862D0">
        <w:rPr>
          <w:color w:val="000000" w:themeColor="text1"/>
          <w:lang w:val="en-GB"/>
        </w:rPr>
        <w:t>.5</w:t>
      </w:r>
      <w:r w:rsidR="00F12553" w:rsidRPr="003862D0">
        <w:rPr>
          <w:color w:val="000000" w:themeColor="text1"/>
          <w:lang w:val="en-GB"/>
        </w:rPr>
        <w:t>–</w:t>
      </w:r>
      <w:r w:rsidR="00FF6C97" w:rsidRPr="003862D0">
        <w:rPr>
          <w:color w:val="000000" w:themeColor="text1"/>
          <w:lang w:val="en-GB"/>
        </w:rPr>
        <w:t>9.6</w:t>
      </w:r>
      <w:r w:rsidRPr="003862D0">
        <w:rPr>
          <w:color w:val="000000" w:themeColor="text1"/>
          <w:lang w:val="en-GB"/>
        </w:rPr>
        <w:t xml:space="preserve">%) in the </w:t>
      </w:r>
      <w:r w:rsidR="00FF6C97" w:rsidRPr="003862D0">
        <w:rPr>
          <w:color w:val="000000" w:themeColor="text1"/>
          <w:lang w:val="en-GB"/>
        </w:rPr>
        <w:t>SSP3</w:t>
      </w:r>
      <w:r w:rsidRPr="003862D0">
        <w:rPr>
          <w:color w:val="000000" w:themeColor="text1"/>
          <w:lang w:val="en-GB"/>
        </w:rPr>
        <w:t>-</w:t>
      </w:r>
      <w:r w:rsidR="00FF6C97" w:rsidRPr="003862D0">
        <w:rPr>
          <w:color w:val="000000" w:themeColor="text1"/>
          <w:lang w:val="en-GB"/>
        </w:rPr>
        <w:t>7.0</w:t>
      </w:r>
      <w:ins w:id="3184" w:author="Sara M Tuson" w:date="2021-07-15T14:46:00Z">
        <w:r w:rsidR="00097141">
          <w:rPr>
            <w:color w:val="000000" w:themeColor="text1"/>
            <w:lang w:val="en-GB"/>
          </w:rPr>
          <w:t xml:space="preserve"> </w:t>
        </w:r>
      </w:ins>
      <w:del w:id="3185" w:author="Sara M Tuson" w:date="2021-07-15T14:46:00Z">
        <w:r w:rsidRPr="003862D0" w:rsidDel="00097141">
          <w:rPr>
            <w:color w:val="000000" w:themeColor="text1"/>
            <w:lang w:val="en-GB"/>
          </w:rPr>
          <w:delText xml:space="preserve">. </w:delText>
        </w:r>
      </w:del>
      <w:r w:rsidRPr="003862D0">
        <w:rPr>
          <w:color w:val="000000" w:themeColor="text1"/>
          <w:lang w:val="en-GB"/>
        </w:rPr>
        <w:t>(</w:t>
      </w:r>
      <w:del w:id="3186" w:author="Sara M Tuson" w:date="2021-07-15T14:46:00Z">
        <w:r w:rsidRPr="003862D0" w:rsidDel="00097141">
          <w:rPr>
            <w:color w:val="000000" w:themeColor="text1"/>
            <w:lang w:val="en-GB"/>
          </w:rPr>
          <w:delText xml:space="preserve">See also </w:delText>
        </w:r>
      </w:del>
      <w:r w:rsidRPr="003862D0">
        <w:rPr>
          <w:color w:val="000000" w:themeColor="text1"/>
          <w:lang w:val="en-GB"/>
        </w:rPr>
        <w:t xml:space="preserve">Table 4.3). </w:t>
      </w:r>
      <w:r w:rsidRPr="003862D0">
        <w:rPr>
          <w:color w:val="000000" w:themeColor="text1"/>
          <w:lang w:val="en-GB" w:eastAsia="en-US"/>
        </w:rPr>
        <w:t xml:space="preserve">CMIP6 models show greater increases in precipitation over land than either globally or over </w:t>
      </w:r>
      <w:r w:rsidR="007379FE">
        <w:rPr>
          <w:color w:val="000000" w:themeColor="text1"/>
          <w:lang w:val="en-GB" w:eastAsia="en-US"/>
        </w:rPr>
        <w:t xml:space="preserve">the </w:t>
      </w:r>
      <w:r w:rsidR="00D323E5" w:rsidRPr="003862D0">
        <w:rPr>
          <w:color w:val="000000" w:themeColor="text1"/>
          <w:lang w:val="en-GB" w:eastAsia="en-US"/>
        </w:rPr>
        <w:t>ocean</w:t>
      </w:r>
      <w:r w:rsidRPr="003862D0">
        <w:rPr>
          <w:color w:val="000000" w:themeColor="text1"/>
          <w:lang w:val="en-GB" w:eastAsia="en-US"/>
        </w:rPr>
        <w:t xml:space="preserve"> (</w:t>
      </w:r>
      <w:r w:rsidRPr="003862D0">
        <w:rPr>
          <w:i/>
          <w:color w:val="000000" w:themeColor="text1"/>
          <w:lang w:val="en-GB" w:eastAsia="en-US"/>
        </w:rPr>
        <w:t>high confidence</w:t>
      </w:r>
      <w:r w:rsidRPr="003862D0">
        <w:rPr>
          <w:color w:val="000000" w:themeColor="text1"/>
          <w:lang w:val="en-GB" w:eastAsia="en-US"/>
        </w:rPr>
        <w:t>).</w:t>
      </w:r>
    </w:p>
    <w:p w14:paraId="3353BEE4" w14:textId="77777777" w:rsidR="00BC572A" w:rsidRPr="003862D0" w:rsidRDefault="00BC572A" w:rsidP="00BC572A">
      <w:pPr>
        <w:pStyle w:val="AR6BodyText"/>
        <w:rPr>
          <w:lang w:val="en-GB"/>
        </w:rPr>
      </w:pPr>
    </w:p>
    <w:p w14:paraId="54A5D8A6" w14:textId="4CD72B92" w:rsidR="00BC572A" w:rsidRPr="003862D0" w:rsidRDefault="00BC572A" w:rsidP="00C02A9F">
      <w:pPr>
        <w:pStyle w:val="AR6BodyText"/>
        <w:rPr>
          <w:lang w:val="en-GB"/>
        </w:rPr>
      </w:pPr>
      <w:r w:rsidRPr="003862D0">
        <w:rPr>
          <w:lang w:val="en-GB"/>
        </w:rPr>
        <w:t xml:space="preserve">Based on the assessment of CMIP6 models, we conclude that it is </w:t>
      </w:r>
      <w:r w:rsidRPr="003862D0">
        <w:rPr>
          <w:i/>
          <w:lang w:val="en-GB"/>
        </w:rPr>
        <w:t>very likely</w:t>
      </w:r>
      <w:r w:rsidRPr="003862D0">
        <w:rPr>
          <w:lang w:val="en-GB"/>
        </w:rPr>
        <w:t xml:space="preserve"> that, in the long term, global mean land and global</w:t>
      </w:r>
      <w:r w:rsidR="000D17AD" w:rsidRPr="003862D0">
        <w:rPr>
          <w:lang w:val="en-GB"/>
        </w:rPr>
        <w:t xml:space="preserve"> mean ocean</w:t>
      </w:r>
      <w:r w:rsidRPr="003862D0">
        <w:rPr>
          <w:lang w:val="en-GB"/>
        </w:rPr>
        <w:t xml:space="preserve"> precipitation will increase with</w:t>
      </w:r>
      <w:r w:rsidR="004D176A" w:rsidRPr="003862D0">
        <w:rPr>
          <w:lang w:val="en-GB"/>
        </w:rPr>
        <w:t xml:space="preserve"> increasing</w:t>
      </w:r>
      <w:r w:rsidRPr="003862D0">
        <w:rPr>
          <w:lang w:val="en-GB"/>
        </w:rPr>
        <w:t xml:space="preserve"> GSAT. </w:t>
      </w:r>
      <w:r w:rsidR="00003468" w:rsidRPr="003862D0">
        <w:rPr>
          <w:lang w:val="en-GB"/>
        </w:rPr>
        <w:t>Annual mean and global mean precipitation</w:t>
      </w:r>
      <w:r w:rsidRPr="003862D0">
        <w:rPr>
          <w:lang w:val="en-GB"/>
        </w:rPr>
        <w:t xml:space="preserve"> will </w:t>
      </w:r>
      <w:r w:rsidRPr="003862D0">
        <w:rPr>
          <w:i/>
          <w:lang w:val="en-GB"/>
        </w:rPr>
        <w:t>very likely</w:t>
      </w:r>
      <w:r w:rsidRPr="003862D0">
        <w:rPr>
          <w:lang w:val="en-GB"/>
        </w:rPr>
        <w:t xml:space="preserve"> increase by </w:t>
      </w:r>
      <w:r w:rsidR="000D17AD" w:rsidRPr="003862D0">
        <w:rPr>
          <w:lang w:val="en-GB"/>
        </w:rPr>
        <w:t>1</w:t>
      </w:r>
      <w:r w:rsidRPr="003862D0">
        <w:rPr>
          <w:lang w:val="en-GB"/>
        </w:rPr>
        <w:t xml:space="preserve">–3% per °C GSAT warming. The patterns of precipitation change will exhibit substantial regional differences and seasonal contrast as </w:t>
      </w:r>
      <w:r w:rsidR="00003468" w:rsidRPr="003862D0">
        <w:rPr>
          <w:lang w:val="en-GB"/>
        </w:rPr>
        <w:t>GSAT</w:t>
      </w:r>
      <w:r w:rsidRPr="003862D0">
        <w:rPr>
          <w:lang w:val="en-GB"/>
        </w:rPr>
        <w:t xml:space="preserve"> increases over the 21st century (</w:t>
      </w:r>
      <w:r w:rsidRPr="003862D0">
        <w:rPr>
          <w:i/>
          <w:iCs/>
          <w:lang w:val="en-GB"/>
        </w:rPr>
        <w:t>high confidence</w:t>
      </w:r>
      <w:r w:rsidRPr="003862D0">
        <w:rPr>
          <w:lang w:val="en-GB"/>
        </w:rPr>
        <w:t xml:space="preserve">). </w:t>
      </w:r>
      <w:r w:rsidRPr="003862D0">
        <w:rPr>
          <w:rStyle w:val="AR6BodyTextCar"/>
          <w:lang w:val="en-GB"/>
        </w:rPr>
        <w:t xml:space="preserve">Precipitation will </w:t>
      </w:r>
      <w:r w:rsidRPr="003862D0">
        <w:rPr>
          <w:rStyle w:val="AR6BodyTextCar"/>
          <w:i/>
          <w:lang w:val="en-GB"/>
        </w:rPr>
        <w:t xml:space="preserve">very </w:t>
      </w:r>
      <w:r w:rsidRPr="003862D0">
        <w:rPr>
          <w:i/>
          <w:lang w:val="en-GB"/>
        </w:rPr>
        <w:t>likely</w:t>
      </w:r>
      <w:r w:rsidRPr="003862D0">
        <w:rPr>
          <w:rStyle w:val="AR6BodyTextCar"/>
          <w:lang w:val="en-GB"/>
        </w:rPr>
        <w:t xml:space="preserve"> increase over high latitudes and </w:t>
      </w:r>
      <w:r w:rsidR="001742BB">
        <w:rPr>
          <w:rStyle w:val="AR6BodyTextCar"/>
          <w:lang w:val="en-GB"/>
        </w:rPr>
        <w:t xml:space="preserve">the </w:t>
      </w:r>
      <w:r w:rsidRPr="003862D0">
        <w:rPr>
          <w:rStyle w:val="AR6BodyTextCar"/>
          <w:lang w:val="en-GB"/>
        </w:rPr>
        <w:t xml:space="preserve">tropical </w:t>
      </w:r>
      <w:r w:rsidR="00D323E5" w:rsidRPr="003862D0">
        <w:rPr>
          <w:rStyle w:val="AR6BodyTextCar"/>
          <w:lang w:val="en-GB"/>
        </w:rPr>
        <w:t>ocean</w:t>
      </w:r>
      <w:r w:rsidRPr="003862D0">
        <w:rPr>
          <w:rStyle w:val="AR6BodyTextCar"/>
          <w:lang w:val="en-GB"/>
        </w:rPr>
        <w:t xml:space="preserve"> and</w:t>
      </w:r>
      <w:ins w:id="3187" w:author="Ian Blenkinsop" w:date="2021-07-26T16:57:00Z">
        <w:r w:rsidR="006F5FB5">
          <w:rPr>
            <w:rStyle w:val="AR6BodyTextCar"/>
            <w:lang w:val="en-GB"/>
          </w:rPr>
          <w:t xml:space="preserve"> will</w:t>
        </w:r>
      </w:ins>
      <w:r w:rsidRPr="003862D0">
        <w:rPr>
          <w:rStyle w:val="AR6BodyTextCar"/>
          <w:lang w:val="en-GB"/>
        </w:rPr>
        <w:t xml:space="preserve"> </w:t>
      </w:r>
      <w:r w:rsidR="000D17AD" w:rsidRPr="003862D0">
        <w:rPr>
          <w:rStyle w:val="AR6BodyTextCar"/>
          <w:i/>
          <w:iCs/>
          <w:lang w:val="en-GB"/>
        </w:rPr>
        <w:t>likely</w:t>
      </w:r>
      <w:r w:rsidR="000D17AD" w:rsidRPr="003862D0">
        <w:rPr>
          <w:rStyle w:val="AR6BodyTextCar"/>
          <w:lang w:val="en-GB"/>
        </w:rPr>
        <w:t xml:space="preserve"> </w:t>
      </w:r>
      <w:r w:rsidRPr="003862D0">
        <w:rPr>
          <w:rStyle w:val="AR6BodyTextCar"/>
          <w:lang w:val="en-GB"/>
        </w:rPr>
        <w:t>increase in large parts of the monsoon regions</w:t>
      </w:r>
      <w:del w:id="3188" w:author="Ian Blenkinsop" w:date="2021-07-26T16:57:00Z">
        <w:r w:rsidRPr="003862D0" w:rsidDel="006F5FB5">
          <w:rPr>
            <w:rStyle w:val="AR6BodyTextCar"/>
            <w:lang w:val="en-GB"/>
          </w:rPr>
          <w:delText xml:space="preserve">, but </w:delText>
        </w:r>
      </w:del>
      <w:ins w:id="3189" w:author="Ian Blenkinsop" w:date="2021-07-26T16:57:00Z">
        <w:r w:rsidR="006F5FB5">
          <w:rPr>
            <w:rStyle w:val="AR6BodyTextCar"/>
            <w:lang w:val="en-GB"/>
          </w:rPr>
          <w:t xml:space="preserve">. However, it is </w:t>
        </w:r>
      </w:ins>
      <w:r w:rsidR="000D17AD" w:rsidRPr="003862D0">
        <w:rPr>
          <w:rStyle w:val="AR6BodyTextCar"/>
          <w:i/>
          <w:iCs/>
          <w:lang w:val="en-GB"/>
        </w:rPr>
        <w:t xml:space="preserve">likely </w:t>
      </w:r>
      <w:ins w:id="3190" w:author="Ian Blenkinsop" w:date="2021-07-26T16:57:00Z">
        <w:r w:rsidR="006F5FB5">
          <w:rPr>
            <w:rStyle w:val="AR6BodyTextCar"/>
            <w:lang w:val="en-GB"/>
          </w:rPr>
          <w:t xml:space="preserve">to </w:t>
        </w:r>
      </w:ins>
      <w:r w:rsidRPr="003862D0">
        <w:rPr>
          <w:rStyle w:val="AR6BodyTextCar"/>
          <w:lang w:val="en-GB"/>
        </w:rPr>
        <w:t xml:space="preserve">decrease over the subtropics, </w:t>
      </w:r>
      <w:r w:rsidRPr="003862D0">
        <w:rPr>
          <w:lang w:val="en-GB"/>
        </w:rPr>
        <w:t xml:space="preserve">including Mediterranean, southern Africa and southwest Australia, </w:t>
      </w:r>
      <w:r w:rsidRPr="003862D0">
        <w:rPr>
          <w:rStyle w:val="AR6BodyTextCar"/>
          <w:lang w:val="en-GB"/>
        </w:rPr>
        <w:t>in response to GHG-induced warming.</w:t>
      </w:r>
    </w:p>
    <w:p w14:paraId="563E4B4F" w14:textId="3CB65B22" w:rsidR="00EB0EDB" w:rsidRPr="003862D0" w:rsidRDefault="00EB0EDB" w:rsidP="00BC572A">
      <w:pPr>
        <w:pStyle w:val="AR6BodyText"/>
        <w:rPr>
          <w:lang w:val="en-GB"/>
        </w:rPr>
      </w:pPr>
      <w:r w:rsidRPr="003862D0">
        <w:rPr>
          <w:lang w:val="en-GB"/>
        </w:rPr>
        <w:t xml:space="preserve"> </w:t>
      </w:r>
    </w:p>
    <w:p w14:paraId="68DDFF2E" w14:textId="77777777" w:rsidR="000C3195" w:rsidRPr="003862D0" w:rsidRDefault="000C3195" w:rsidP="00BC572A">
      <w:pPr>
        <w:pStyle w:val="AR6BodyText"/>
        <w:rPr>
          <w:lang w:val="en-GB"/>
        </w:rPr>
      </w:pPr>
    </w:p>
    <w:p w14:paraId="2389BF27" w14:textId="77777777" w:rsidR="00BC572A" w:rsidRPr="003862D0" w:rsidRDefault="00BC572A" w:rsidP="00BC572A">
      <w:pPr>
        <w:pStyle w:val="AR6Chap4Level34111"/>
        <w:rPr>
          <w:lang w:val="en-GB"/>
        </w:rPr>
      </w:pPr>
      <w:bookmarkStart w:id="3191" w:name="_Toc5778497"/>
      <w:bookmarkStart w:id="3192" w:name="_Toc33523302"/>
      <w:bookmarkStart w:id="3193" w:name="_Toc57156876"/>
      <w:bookmarkStart w:id="3194" w:name="_Toc66466997"/>
      <w:bookmarkStart w:id="3195" w:name="_Toc66467281"/>
      <w:bookmarkStart w:id="3196" w:name="_Toc66574536"/>
      <w:bookmarkStart w:id="3197" w:name="_Toc66574707"/>
      <w:bookmarkStart w:id="3198" w:name="_Toc66646054"/>
      <w:bookmarkStart w:id="3199" w:name="_Toc69752524"/>
      <w:r w:rsidRPr="003862D0">
        <w:rPr>
          <w:lang w:val="en-GB"/>
        </w:rPr>
        <w:t>Global Monsoon Precipitation and Circulation</w:t>
      </w:r>
      <w:bookmarkEnd w:id="3191"/>
      <w:bookmarkEnd w:id="3192"/>
      <w:bookmarkEnd w:id="3193"/>
      <w:bookmarkEnd w:id="3194"/>
      <w:bookmarkEnd w:id="3195"/>
      <w:bookmarkEnd w:id="3196"/>
      <w:bookmarkEnd w:id="3197"/>
      <w:bookmarkEnd w:id="3198"/>
      <w:bookmarkEnd w:id="3199"/>
      <w:r w:rsidRPr="003862D0">
        <w:rPr>
          <w:rFonts w:eastAsia="SimSun"/>
          <w:lang w:val="en-GB"/>
        </w:rPr>
        <w:t xml:space="preserve"> </w:t>
      </w:r>
    </w:p>
    <w:p w14:paraId="76770D36" w14:textId="399363F5" w:rsidR="00BC572A" w:rsidRPr="003862D0" w:rsidRDefault="00BC572A" w:rsidP="00BC572A">
      <w:pPr>
        <w:pStyle w:val="AR6BodyText"/>
        <w:rPr>
          <w:rFonts w:eastAsia="SimSun"/>
          <w:b/>
          <w:lang w:val="en-GB" w:eastAsia="zh-CN"/>
        </w:rPr>
      </w:pPr>
      <w:r w:rsidRPr="003862D0">
        <w:rPr>
          <w:rFonts w:eastAsia="SimSun"/>
          <w:b/>
          <w:lang w:val="en-GB" w:eastAsia="zh-CN"/>
        </w:rPr>
        <w:br/>
      </w:r>
      <w:ins w:id="3200" w:author="Sara M Tuson" w:date="2021-07-15T19:13:00Z">
        <w:r w:rsidR="00143DA9">
          <w:rPr>
            <w:lang w:val="en-GB" w:eastAsia="en-US"/>
          </w:rPr>
          <w:t xml:space="preserve">The </w:t>
        </w:r>
      </w:ins>
      <w:r w:rsidRPr="003862D0">
        <w:rPr>
          <w:lang w:val="en-GB" w:eastAsia="en-US"/>
        </w:rPr>
        <w:t>AR5</w:t>
      </w:r>
      <w:r w:rsidR="004D176A" w:rsidRPr="003862D0">
        <w:rPr>
          <w:lang w:val="en-GB" w:eastAsia="en-US"/>
        </w:rPr>
        <w:t xml:space="preserve"> assessed</w:t>
      </w:r>
      <w:r w:rsidRPr="003862D0">
        <w:rPr>
          <w:lang w:val="en-GB" w:eastAsia="en-US"/>
        </w:rPr>
        <w:t xml:space="preserve"> changes of the global monsoon in the context of long-term trends across the 21st century and the change by 2081–2100. </w:t>
      </w:r>
      <w:ins w:id="3201" w:author="Sara M Tuson" w:date="2021-07-15T19:13:00Z">
        <w:r w:rsidR="00143DA9">
          <w:rPr>
            <w:lang w:val="en-GB" w:eastAsia="en-US"/>
          </w:rPr>
          <w:t xml:space="preserve">The </w:t>
        </w:r>
      </w:ins>
      <w:r w:rsidRPr="003862D0">
        <w:rPr>
          <w:lang w:val="en-GB" w:eastAsia="en-US"/>
        </w:rPr>
        <w:t xml:space="preserve">AR5 showed growing evidence of improved skill of climate models in </w:t>
      </w:r>
      <w:r w:rsidRPr="003862D0">
        <w:rPr>
          <w:lang w:val="en-GB" w:eastAsia="en-US"/>
        </w:rPr>
        <w:lastRenderedPageBreak/>
        <w:t xml:space="preserve">reproducing the climatological features of the global monsoon. Taken together with identified model agreement on future changes, the global </w:t>
      </w:r>
      <w:r w:rsidRPr="003862D0">
        <w:rPr>
          <w:color w:val="000000" w:themeColor="text1"/>
          <w:lang w:val="en-GB" w:eastAsia="en-US"/>
        </w:rPr>
        <w:t xml:space="preserve">monsoon precipitation, aggregated over all regional monsoon regions, is </w:t>
      </w:r>
      <w:r w:rsidRPr="003862D0">
        <w:rPr>
          <w:i/>
          <w:color w:val="000000" w:themeColor="text1"/>
          <w:lang w:val="en-GB" w:eastAsia="en-US"/>
        </w:rPr>
        <w:t>likely</w:t>
      </w:r>
      <w:r w:rsidRPr="003862D0">
        <w:rPr>
          <w:color w:val="000000" w:themeColor="text1"/>
          <w:lang w:val="en-GB" w:eastAsia="en-US"/>
        </w:rPr>
        <w:t xml:space="preserve"> to strengthen in the 21st century wi</w:t>
      </w:r>
      <w:r w:rsidRPr="003862D0">
        <w:rPr>
          <w:lang w:val="en-GB" w:eastAsia="en-US"/>
        </w:rPr>
        <w:t xml:space="preserve">th increases in its area and intensity, while the monsoon circulation weakens. In all RCP scenarios, </w:t>
      </w:r>
      <w:r w:rsidR="00EB02F4" w:rsidRPr="003862D0">
        <w:rPr>
          <w:lang w:val="en-GB" w:eastAsia="en-US"/>
        </w:rPr>
        <w:t>the global monsoon area</w:t>
      </w:r>
      <w:r w:rsidRPr="003862D0">
        <w:rPr>
          <w:lang w:val="en-GB" w:eastAsia="en-US"/>
        </w:rPr>
        <w:t xml:space="preserve"> is </w:t>
      </w:r>
      <w:r w:rsidRPr="003862D0">
        <w:rPr>
          <w:i/>
          <w:lang w:val="en-GB" w:eastAsia="en-US"/>
        </w:rPr>
        <w:t xml:space="preserve">very likely </w:t>
      </w:r>
      <w:r w:rsidRPr="003862D0">
        <w:rPr>
          <w:lang w:val="en-GB" w:eastAsia="en-US"/>
        </w:rPr>
        <w:t xml:space="preserve">to increase, and </w:t>
      </w:r>
      <w:r w:rsidR="00EB02F4" w:rsidRPr="003862D0">
        <w:rPr>
          <w:lang w:val="en-GB" w:eastAsia="en-US"/>
        </w:rPr>
        <w:t>the global monsoon precipitation intensity</w:t>
      </w:r>
      <w:r w:rsidRPr="003862D0">
        <w:rPr>
          <w:lang w:val="en-GB" w:eastAsia="en-US"/>
        </w:rPr>
        <w:t xml:space="preserve"> is </w:t>
      </w:r>
      <w:r w:rsidRPr="003862D0">
        <w:rPr>
          <w:i/>
          <w:lang w:val="en-GB" w:eastAsia="en-US"/>
        </w:rPr>
        <w:t>likely</w:t>
      </w:r>
      <w:r w:rsidRPr="003862D0">
        <w:rPr>
          <w:lang w:val="en-GB" w:eastAsia="en-US"/>
        </w:rPr>
        <w:t xml:space="preserve"> to increase, resulting in a </w:t>
      </w:r>
      <w:r w:rsidRPr="003862D0">
        <w:rPr>
          <w:i/>
          <w:lang w:val="en-GB" w:eastAsia="en-US"/>
        </w:rPr>
        <w:t>very likely</w:t>
      </w:r>
      <w:r w:rsidRPr="003862D0">
        <w:rPr>
          <w:lang w:val="en-GB" w:eastAsia="en-US"/>
        </w:rPr>
        <w:t xml:space="preserve"> increase in </w:t>
      </w:r>
      <w:r w:rsidR="00EB02F4" w:rsidRPr="003862D0">
        <w:rPr>
          <w:lang w:val="en-GB" w:eastAsia="en-US"/>
        </w:rPr>
        <w:t>the global monsoon total precipitation</w:t>
      </w:r>
      <w:r w:rsidRPr="003862D0">
        <w:rPr>
          <w:lang w:val="en-GB" w:eastAsia="en-US"/>
        </w:rPr>
        <w:t xml:space="preserve">, by 2081–2100 </w:t>
      </w:r>
      <w:r w:rsidRPr="003862D0">
        <w:rPr>
          <w:lang w:val="en-GB" w:eastAsia="en-US"/>
        </w:rPr>
        <w:fldChar w:fldCharType="begin" w:fldLock="1"/>
      </w:r>
      <w:r w:rsidR="00615634">
        <w:rPr>
          <w:lang w:val="en-GB" w:eastAsia="en-US"/>
        </w:rPr>
        <w:instrText>ADDIN CSL_CITATION { "citationItems" : [ { "id" : "ITEM-1", "itemData" : { "DOI" : "10.1002/jgrd.50258", "ISSN" : "2169-897X", "abstract" : "AbstractWe provide a new view of global and regional monsoonal rainfall, and their changes in the 21st century under RCP4.5 and RCP8.5 scenarios as projected by 29 climate models that participated in the Coupled Model Intercomparison Project phase 5. The model results show that the global monsoon area defined by the annual range in precipitation is projected to expand mainly over the central to eastern tropical Pacific, the southern Indian Ocean, and eastern Asia. The global monsoon precipitation intensity and the global monsoon total precipitation are also projected to increase. Indices of heavy precipitation are projected to increase much more than those for mean precipitation. Over the Asian monsoon domain, projected changes in extreme precipitation indices are larger than over other monsoon domains, indicating the strong sensitivity of Asian monsoon to global warming. Over the American and African monsoon regions, projected future changes in mean precipitation are rather modest, but those in precipitation extremes are large. Models project that monsoon retreat dates will delay, while onset dates will either advance or show no change, resulting in lengthening of the monsoon season. However, models? limited ability to reproduce the present monsoon climate and the large scatter among the model projections limit the confidence in the results. The projected increase of the global monsoon precipitation can be attributed to an increase of moisture convergence due to increased surface evaporation and water vapor in the air column although offset to a certain extent by the weakening of the monsoon circulation.", "author" : [ { "dropping-particle" : "", "family" : "Kitoh", "given" : "Akio", "non-dropping-particle" : "", "parse-names" : false, "suffix" : "" }, { "dropping-particle" : "", "family" : "Endo", "given" : "Hirokazu", "non-dropping-particle" : "", "parse-names" : false, "suffix" : "" }, { "dropping-particle" : "", "family" : "Krishna Kumar", "given" : "K", "non-dropping-particle" : "", "parse-names" : false, "suffix" : "" }, { "dropping-particle" : "", "family" : "Cavalcanti", "given" : "Iracema F A", "non-dropping-particle" : "", "parse-names" : false, "suffix" : "" }, { "dropping-particle" : "", "family" : "Goswami", "given" : "Prashant", "non-dropping-particle" : "", "parse-names" : false, "suffix" : "" }, { "dropping-particle" : "", "family" : "Zhou", "given" : "Tianjun", "non-dropping-particle" : "", "parse-names" : false, "suffix" : "" } ], "container-title" : "Journal of Geophysical Research: Atmospheres", "id" : "ITEM-1", "issue" : "8", "issued" : { "date-parts" : [ [ "2013", "2", "15" ] ] }, "note" : "doi: 10.1002/jgrd.50258", "page" : "3053-3065", "publisher" : "Wiley-Blackwell", "title" : "Monsoons in a changing world: A regional perspective in a global context", "translator" : [ { "dropping-particle" : "", "family" : "K2978", "given" : "", "non-dropping-particle" : "", "parse-names" : false, "suffix" : "" } ], "type" : "article-journal", "volume" : "118" }, "uris" : [ "http://www.mendeley.com/documents/?uuid=ef93f46f-021b-434f-8785-a53fe337332a" ] } ], "mendeley" : { "formattedCitation" : "(Kitoh et al., 2013)", "plainTextFormattedCitation" : "(Kitoh et al., 2013)", "previouslyFormattedCitation" : "(Kitoh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(Kitoh et al., 2013)</w:t>
      </w:r>
      <w:r w:rsidRPr="003862D0">
        <w:rPr>
          <w:lang w:val="en-GB" w:eastAsia="en-US"/>
        </w:rPr>
        <w:fldChar w:fldCharType="end"/>
      </w:r>
      <w:r w:rsidRPr="003862D0">
        <w:rPr>
          <w:lang w:val="en-GB" w:eastAsia="en-US"/>
        </w:rPr>
        <w:t>.</w:t>
      </w:r>
    </w:p>
    <w:p w14:paraId="5042CCD9" w14:textId="77777777" w:rsidR="00BC572A" w:rsidRPr="003862D0" w:rsidRDefault="00BC572A" w:rsidP="00BC572A">
      <w:pPr>
        <w:pStyle w:val="AR6BodyText"/>
        <w:rPr>
          <w:rFonts w:eastAsia="SimSun"/>
          <w:lang w:val="en-GB" w:eastAsia="zh-CN"/>
        </w:rPr>
      </w:pPr>
    </w:p>
    <w:p w14:paraId="2DB980F7" w14:textId="3010348F" w:rsidR="00BC572A" w:rsidRPr="003862D0" w:rsidRDefault="00BC572A" w:rsidP="00BC572A">
      <w:pPr>
        <w:pStyle w:val="AR6BodyText"/>
        <w:rPr>
          <w:lang w:val="en-GB" w:eastAsia="en-US"/>
        </w:rPr>
      </w:pPr>
      <w:r w:rsidRPr="003862D0">
        <w:rPr>
          <w:lang w:val="en-GB" w:eastAsia="en-US"/>
        </w:rPr>
        <w:t xml:space="preserve">Since AR5, there has been progress in understanding physical mechanisms for the projected changes in global monsoon and quantifying the sources of uncertainty in projections. The increase in global monsoon </w:t>
      </w:r>
      <w:r w:rsidR="005425A8" w:rsidRPr="003862D0">
        <w:rPr>
          <w:lang w:val="en-GB" w:eastAsia="en-US"/>
        </w:rPr>
        <w:t>precipitation</w:t>
      </w:r>
      <w:r w:rsidRPr="003862D0">
        <w:rPr>
          <w:lang w:val="en-GB" w:eastAsia="en-US"/>
        </w:rPr>
        <w:t xml:space="preserve"> under warming is primarily attributed to the increase of moisture convergence, which comes mainly from the thermodynamic effect due to increasing atmospheric </w:t>
      </w:r>
      <w:r w:rsidR="00A06EE5" w:rsidRPr="003862D0">
        <w:rPr>
          <w:lang w:val="en-GB" w:eastAsia="en-US"/>
        </w:rPr>
        <w:t>moisture but</w:t>
      </w:r>
      <w:r w:rsidRPr="003862D0">
        <w:rPr>
          <w:lang w:val="en-GB" w:eastAsia="en-US"/>
        </w:rPr>
        <w:t xml:space="preserve"> is partly offset by reduced convergence</w:t>
      </w:r>
      <w:r w:rsidR="0058654E" w:rsidRPr="003862D0">
        <w:rPr>
          <w:lang w:val="en-GB" w:eastAsia="en-US"/>
        </w:rPr>
        <w:t xml:space="preserve"> </w:t>
      </w:r>
      <w:commentRangeStart w:id="3202"/>
      <w:r w:rsidR="0058654E" w:rsidRPr="003862D0">
        <w:rPr>
          <w:lang w:val="en-GB" w:eastAsia="en-US"/>
        </w:rPr>
        <w:fldChar w:fldCharType="begin" w:fldLock="1"/>
      </w:r>
      <w:ins w:id="3203" w:author="Robin Matthews" w:date="2021-06-16T17:42:00Z">
        <w:r w:rsidR="006E0C96">
          <w:rPr>
            <w:lang w:val="en-GB" w:eastAsia="en-US"/>
          </w:rPr>
          <w: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"K5120", "given" : "", "non-dropping-particle" : "", "parse-names" : false, "suffix" : "" } ], "type" : "article-journal", "volume" : "32" }, "uris" : [ "http://www.mendeley.com/documents/?uuid=e42d6442-d682-3fab-a76a-bb13e6e9d779"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"(Zhang et al., 2019b; Chen et al., 2020)", "manualFormatting" : "(W. Zhang et al., 2019; Chen et al., 2020)", "plainTextFormattedCitation" : "(Zhang et al., 2019b; Chen et al., 2020)", "previouslyFormattedCitation" : "(Zhang et al., 2019b; Chen et al., 2020)" }, "properties" : { "noteIndex" : 0 }, "schema" : "https://github.com/citation-style-language/schema/raw/master/csl-citation.json" }</w:instrText>
        </w:r>
      </w:ins>
      <w:del w:id="3204" w:author="Robin Matthews" w:date="2021-06-16T17:42:00Z">
        <w:r w:rsidR="00615634" w:rsidDel="006E0C96">
          <w:rPr>
            <w:lang w:val="en-GB" w:eastAsia="en-US"/>
          </w:rPr>
          <w:del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"K5120", "given" : "", "non-dropping-particle" : "", "parse-names" : false, "suffix" : "" } ], "type" : "article-journal", "volume" : "32" }, "uris" : [ "http://www.mendeley.com/documents/?uuid=e42d6442-d682-3fab-a76a-bb13e6e9d779"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"(Zhang et al., 2019b; Chen et al., 2020)", "plainTextFormattedCitation" : "(Zhang et al., 2019b; Chen et al., 2020)", "previouslyFormattedCitation" : "(Zhang et al., 2019b; Chen et al., 2020)" }, "properties" : { "noteIndex" : 0 }, "schema" : "https://github.com/citation-style-language/schema/raw/master/csl-citation.json" }</w:delInstrText>
        </w:r>
      </w:del>
      <w:r w:rsidR="0058654E" w:rsidRPr="003862D0">
        <w:rPr>
          <w:lang w:val="en-GB" w:eastAsia="en-US"/>
        </w:rPr>
        <w:fldChar w:fldCharType="separate"/>
      </w:r>
      <w:r w:rsidR="00016735">
        <w:rPr>
          <w:noProof/>
          <w:lang w:val="en-GB" w:eastAsia="en-US"/>
        </w:rPr>
        <w:t>(</w:t>
      </w:r>
      <w:ins w:id="3205" w:author="Robin Matthews" w:date="2021-06-16T17:42:00Z">
        <w:r w:rsidR="006E0C96">
          <w:rPr>
            <w:noProof/>
            <w:lang w:val="en-GB" w:eastAsia="en-US"/>
          </w:rPr>
          <w:t xml:space="preserve">W. </w:t>
        </w:r>
      </w:ins>
      <w:r w:rsidR="00016735">
        <w:rPr>
          <w:noProof/>
          <w:lang w:val="en-GB" w:eastAsia="en-US"/>
        </w:rPr>
        <w:t>Zhang et al., 2019</w:t>
      </w:r>
      <w:del w:id="3206" w:author="Robin Matthews" w:date="2021-06-16T17:42:00Z">
        <w:r w:rsidR="00016735" w:rsidDel="006E0C96">
          <w:rPr>
            <w:noProof/>
            <w:lang w:val="en-GB" w:eastAsia="en-US"/>
          </w:rPr>
          <w:delText>b</w:delText>
        </w:r>
      </w:del>
      <w:r w:rsidR="00016735">
        <w:rPr>
          <w:noProof/>
          <w:lang w:val="en-GB" w:eastAsia="en-US"/>
        </w:rPr>
        <w:t>; Chen et al., 2020)</w:t>
      </w:r>
      <w:r w:rsidR="0058654E" w:rsidRPr="003862D0">
        <w:rPr>
          <w:lang w:val="en-GB" w:eastAsia="en-US"/>
        </w:rPr>
        <w:fldChar w:fldCharType="end"/>
      </w:r>
      <w:commentRangeEnd w:id="3202"/>
      <w:r w:rsidR="00016735">
        <w:rPr>
          <w:rStyle w:val="CommentReference"/>
        </w:rPr>
        <w:commentReference w:id="3202"/>
      </w:r>
      <w:r w:rsidRPr="003862D0">
        <w:rPr>
          <w:lang w:val="en-GB" w:eastAsia="en-US"/>
        </w:rPr>
        <w:t xml:space="preserve">. The dynamic effect, </w:t>
      </w:r>
      <w:r w:rsidR="0058654E" w:rsidRPr="003862D0">
        <w:rPr>
          <w:lang w:val="en-GB" w:eastAsia="en-US"/>
        </w:rPr>
        <w:t>such as</w:t>
      </w:r>
      <w:r w:rsidRPr="003862D0">
        <w:rPr>
          <w:lang w:val="en-GB" w:eastAsia="en-US"/>
        </w:rPr>
        <w:t xml:space="preserve"> monsoon circulation changes, dominates regional differences in the projected monsoon precipitation changes</w:t>
      </w:r>
      <w:r w:rsidR="0058654E" w:rsidRPr="003862D0">
        <w:rPr>
          <w:lang w:val="en-GB" w:eastAsia="en-US"/>
        </w:rPr>
        <w:t xml:space="preserve"> </w:t>
      </w:r>
      <w:r w:rsidR="0058654E" w:rsidRPr="003862D0">
        <w:rPr>
          <w:lang w:val="en-GB" w:eastAsia="en-US"/>
        </w:rPr>
        <w:fldChar w:fldCharType="begin" w:fldLock="1"/>
      </w:r>
      <w:r w:rsidR="00615634">
        <w:rPr>
          <w:lang w:val="en-GB" w:eastAsia="en-US"/>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58654E" w:rsidRPr="003862D0">
        <w:rPr>
          <w:lang w:val="en-GB" w:eastAsia="en-US"/>
        </w:rPr>
        <w:fldChar w:fldCharType="separate"/>
      </w:r>
      <w:r w:rsidR="00016735">
        <w:rPr>
          <w:noProof/>
          <w:lang w:val="en-GB" w:eastAsia="en-US"/>
        </w:rPr>
        <w:t>(Chen et al., 2020)</w:t>
      </w:r>
      <w:r w:rsidR="0058654E" w:rsidRPr="003862D0">
        <w:rPr>
          <w:lang w:val="en-GB" w:eastAsia="en-US"/>
        </w:rPr>
        <w:fldChar w:fldCharType="end"/>
      </w:r>
      <w:r w:rsidRPr="003862D0">
        <w:rPr>
          <w:lang w:val="en-GB" w:eastAsia="en-US"/>
        </w:rPr>
        <w:t>. Specifically,</w:t>
      </w:r>
      <w:r w:rsidR="001B2ACB">
        <w:rPr>
          <w:lang w:val="en-GB" w:eastAsia="en-US"/>
        </w:rPr>
        <w:t xml:space="preserve"> NH </w:t>
      </w:r>
      <w:r w:rsidRPr="003862D0">
        <w:rPr>
          <w:lang w:val="en-GB" w:eastAsia="en-US"/>
        </w:rPr>
        <w:t>monsoon precipitation will increase more strongly than its</w:t>
      </w:r>
      <w:r w:rsidR="001B2ACB">
        <w:rPr>
          <w:lang w:val="en-GB"/>
        </w:rPr>
        <w:t xml:space="preserve"> SH </w:t>
      </w:r>
      <w:r w:rsidRPr="003862D0">
        <w:rPr>
          <w:lang w:val="en-GB" w:eastAsia="en-US"/>
        </w:rPr>
        <w:t>counterpart</w:t>
      </w:r>
      <w:r w:rsidR="00351E5C" w:rsidRPr="003862D0">
        <w:rPr>
          <w:lang w:val="en-GB" w:eastAsia="en-US"/>
        </w:rPr>
        <w:t>,</w:t>
      </w:r>
      <w:r w:rsidRPr="003862D0">
        <w:rPr>
          <w:lang w:val="en-GB" w:eastAsia="en-US"/>
        </w:rPr>
        <w:t xml:space="preserve"> due to an increase in hemispheric temperature difference between the</w:t>
      </w:r>
      <w:r w:rsidR="001B2ACB">
        <w:rPr>
          <w:lang w:val="en-GB" w:eastAsia="en-US"/>
        </w:rPr>
        <w:t xml:space="preserve"> NH </w:t>
      </w:r>
      <w:r w:rsidRPr="003862D0">
        <w:rPr>
          <w:lang w:val="en-GB" w:eastAsia="en-US"/>
        </w:rPr>
        <w:t xml:space="preserve">and SH, enhancement of the Hadley circulation, and atmospheric moistening, countered by stabilization of the troposphere (Lee and Wang, 2014). The seasonality of global monsoon rainfall is projected to </w:t>
      </w:r>
      <w:ins w:id="3207" w:author="Sara M Tuson" w:date="2021-07-20T07:18:00Z">
        <w:r w:rsidR="000E1499">
          <w:rPr>
            <w:lang w:val="en-GB" w:eastAsia="en-US"/>
          </w:rPr>
          <w:t xml:space="preserve">be </w:t>
        </w:r>
      </w:ins>
      <w:r w:rsidRPr="003862D0">
        <w:rPr>
          <w:lang w:val="en-GB" w:eastAsia="en-US"/>
        </w:rPr>
        <w:t>enhance</w:t>
      </w:r>
      <w:ins w:id="3208" w:author="Sara M Tuson" w:date="2021-07-20T07:18:00Z">
        <w:r w:rsidR="000E1499">
          <w:rPr>
            <w:lang w:val="en-GB" w:eastAsia="en-US"/>
          </w:rPr>
          <w:t>d</w:t>
        </w:r>
      </w:ins>
      <w:r w:rsidRPr="003862D0">
        <w:rPr>
          <w:lang w:val="en-GB" w:eastAsia="en-US"/>
        </w:rPr>
        <w:t xml:space="preserve"> in response to warming, featuring a greater wet</w:t>
      </w:r>
      <w:del w:id="3209" w:author="Sara M Tuson" w:date="2021-07-15T18:53:00Z">
        <w:r w:rsidRPr="003862D0" w:rsidDel="00320CD7">
          <w:rPr>
            <w:lang w:val="en-GB" w:eastAsia="en-US"/>
          </w:rPr>
          <w:delText>-</w:delText>
        </w:r>
      </w:del>
      <w:ins w:id="3210" w:author="Sara M Tuson" w:date="2021-07-15T18:53:00Z">
        <w:r w:rsidR="00320CD7" w:rsidRPr="00320CD7">
          <w:rPr>
            <w:lang w:val="en-GB" w:eastAsia="en-US"/>
          </w:rPr>
          <w:t>–</w:t>
        </w:r>
      </w:ins>
      <w:r w:rsidRPr="003862D0">
        <w:rPr>
          <w:lang w:val="en-GB" w:eastAsia="en-US"/>
        </w:rPr>
        <w:t xml:space="preserve">dry season contrast (Lee and Wang 2014; Zhang et al. 2019). In addition, the interannual variability of global monsoon rainfall is projected to intensify mainly over land, with a strengthened relationship between global monsoon and ENSO </w:t>
      </w:r>
      <w:r w:rsidR="002D6867" w:rsidRPr="003862D0">
        <w:rPr>
          <w:lang w:val="en-GB" w:eastAsia="en-US"/>
        </w:rPr>
        <w:fldChar w:fldCharType="begin" w:fldLock="1"/>
      </w:r>
      <w:r w:rsidR="0022544F">
        <w:rPr>
          <w:lang w:val="en-GB" w:eastAsia="en-US"/>
        </w:rPr>
        <w:instrText>ADDIN CSL_CITATION { "citationItems" : [ { "id" : "ITEM-1", "itemData" : { "DOI" : "10.1002/jgrd.50145", "ISSN" : "2169-897X", "abstract" : "The variability of global monsoon area (GMA), global monsoon precipitation (GMP), and global monsoon intensity (GMI) in the present climate (1979?2003) and the future warmer climate (2075?2099) under Representative Concentration Pathways 4.5 (RCP4.5) scenario was examined based on 19 Coupled Model Intercomparison Project Phase 5 (CMIP5) simulations. In the present-day simulations, the ensemble mean precipitation reproduces the observed GMA, GMP, and GMI, although the spread of individual models is large. In the RCP4.5 simulations, most (17 of 19) of the CMIP5 models project enhanced global monsoon activity, with the increases of GMA, GMP, and GMI by 1.9%, 3.2%, and 1.3%, respectively, per 1?K of surface warming. The diagnosis of a column-integrated moisture budget indicates that the increase in GMP is primarily attributed to the increases of moisture convergence and surface evaporation, whereas horizontal moisture advection has little effect. A further separation of dynamic and thermodynamic factors shows that increase of the moisture convergence comes mainly from the increase of water vapor, but is partly offset by the convergence effect. The increase of the surface evaporation is caused by the increase of sea-air specific humidity difference, while the change in surface wind speed plays a minor role. The GMP experiences a great year-to-year variation, and it is significantly negatively correlated with the Ni\u00f1o3.4 index averaged over a typical monsoon year (defined from May to the following April) in the pre-industrial control and present-day simulations, similar to observations. Under the RCP4.5 warming, such rainfall variability is intensified, and the relationship between monsoon and El Ni\u00f1o strengthens. A large proportion of intensification in the year-to-year monsoon rainfall variability arises from the land monsoon region.", "author" : [ { "dropping-particle" : "", "family" : "Hsu", "given" : "Pang-Chi", "non-dropping-particle" : "", "parse-names" : false, "suffix" : "" }, { "dropping-particle" : "", "family" : "Li", "given" : "Tim", "non-dropping-particle" : "", "parse-names" : false, "suffix" : "" }, { "dropping-particle" : "", "family" : "Murakami", "given" : "Hiroyuki", "non-dropping-particle" : "", "parse-names" : false, "suffix" : "" }, { "dropping-particle" : "", "family" : "Kitoh", "given" : "Akio", "non-dropping-particle" : "", "parse-names" : false, "suffix" : "" } ], "container-title" : "Journal of Geophysical Research: Atmospheres", "id" : "ITEM-1", "issue" : "3", "issued" : { "date-parts" : [ [ "2013", "2", "16" ] ] }, "note" : "doi: 10.1002/jgrd.50145", "page" : "1247-1260", "publisher" : "John Wiley &amp; Sons, Ltd", "title" : "Future change of the global monsoon revealed from 19 CMIP5 models", "translator" : [ { "dropping-particle" : "", "family" : "K4110", "given" : "", "non-dropping-particle" : "", "parse-names" : false, "suffix" : "" } ], "type" : "article-journal", "volume" : "118" }, "uris" : [ "http://www.mendeley.com/documents/?uuid=d7068aa7-acbc-45db-af15-cb1aa08542bd" ] }, { "id" : "ITEM-2",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"ITEM-2", "issue" : "1", "issued" : { "date-parts" : [ [ "2021", "1" ] ] }, "page" : "E1-E19", "title" : "Monsoons Climate Change Assessment", "translator" : [ { "dropping-particle" : "", "family" : "K5224", "given" : "", "non-dropping-particle" : "", "parse-names" : false, "suffix" : "" } ], "type" : "article-journal", "volume" : "102" }, "uris" : [ "http://www.mendeley.com/documents/?uuid=1be0f1d0-a3a7-4b7e-871d-f99166ee74b5" ] }, { "id" : "ITEM-3",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"ITEM-3",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"mendeley" : { "formattedCitation" : "(Hsu et al., 2013; Wang et al., 2020, 2021)", "plainTextFormattedCitation" : "(Hsu et al., 2013; Wang et al., 2020, 2021)", "previouslyFormattedCitation" : "(Hsu et al., 2013; Wang et al., 2020, 2021)" }, "properties" : { "noteIndex" : 0 }, "schema" : "https://github.com/citation-style-language/schema/raw/master/csl-citation.json" }</w:instrText>
      </w:r>
      <w:r w:rsidR="002D6867" w:rsidRPr="003862D0">
        <w:rPr>
          <w:lang w:val="en-GB" w:eastAsia="en-US"/>
        </w:rPr>
        <w:fldChar w:fldCharType="separate"/>
      </w:r>
      <w:r w:rsidR="00016735">
        <w:rPr>
          <w:noProof/>
          <w:lang w:val="en-GB" w:eastAsia="en-US"/>
        </w:rPr>
        <w:t>(Hsu et al., 2013; Wang et al., 2020, 2021)</w:t>
      </w:r>
      <w:r w:rsidR="002D6867" w:rsidRPr="003862D0">
        <w:rPr>
          <w:lang w:val="en-GB" w:eastAsia="en-US"/>
        </w:rPr>
        <w:fldChar w:fldCharType="end"/>
      </w:r>
      <w:r w:rsidR="002D6867" w:rsidRPr="003862D0">
        <w:rPr>
          <w:lang w:val="en-GB" w:eastAsia="en-US"/>
        </w:rPr>
        <w:t>.</w:t>
      </w:r>
    </w:p>
    <w:p w14:paraId="40955F4B" w14:textId="77777777" w:rsidR="00BC572A" w:rsidRPr="003862D0" w:rsidRDefault="00BC572A" w:rsidP="00BC572A">
      <w:pPr>
        <w:pStyle w:val="AR6BodyText"/>
        <w:rPr>
          <w:lang w:val="en-GB" w:eastAsia="en-US"/>
        </w:rPr>
      </w:pPr>
    </w:p>
    <w:p w14:paraId="3D7598BD" w14:textId="41E4FA42" w:rsidR="00BC572A" w:rsidRPr="003862D0" w:rsidRDefault="00BC572A" w:rsidP="00BC572A">
      <w:pPr>
        <w:pStyle w:val="AR6BodyText"/>
        <w:rPr>
          <w:lang w:val="en-GB" w:eastAsia="en-US"/>
        </w:rPr>
      </w:pPr>
      <w:r w:rsidRPr="003862D0">
        <w:rPr>
          <w:lang w:val="en-GB" w:eastAsia="en-US"/>
        </w:rPr>
        <w:t>For the uncertainty in mean monsoon precipitation projections, the model uncertainty is the dominant contributor throughout the century and explains more than 70% of the inter-model variance during near term, mid</w:t>
      </w:r>
      <w:r w:rsidR="004D176A" w:rsidRPr="003862D0">
        <w:rPr>
          <w:lang w:val="en-GB" w:eastAsia="en-US"/>
        </w:rPr>
        <w:t>-</w:t>
      </w:r>
      <w:r w:rsidRPr="003862D0">
        <w:rPr>
          <w:lang w:val="en-GB" w:eastAsia="en-US"/>
        </w:rPr>
        <w:t>term, and long</w:t>
      </w:r>
      <w:r w:rsidR="009C5F7A" w:rsidRPr="003862D0">
        <w:rPr>
          <w:lang w:val="en-GB" w:eastAsia="en-US"/>
        </w:rPr>
        <w:t xml:space="preserve"> </w:t>
      </w:r>
      <w:r w:rsidRPr="003862D0">
        <w:rPr>
          <w:lang w:val="en-GB" w:eastAsia="en-US"/>
        </w:rPr>
        <w:t>term. The contribution of internal variability is only important at the beginning</w:t>
      </w:r>
      <w:r w:rsidR="009C5F7A">
        <w:rPr>
          <w:lang w:val="en-GB" w:eastAsia="en-US"/>
        </w:rPr>
        <w:t xml:space="preserve"> </w:t>
      </w:r>
      <w:r w:rsidR="004D176A" w:rsidRPr="003862D0">
        <w:rPr>
          <w:lang w:val="en-GB" w:eastAsia="en-US"/>
        </w:rPr>
        <w:t>in early</w:t>
      </w:r>
      <w:r w:rsidRPr="003862D0">
        <w:rPr>
          <w:lang w:val="en-GB" w:eastAsia="en-US"/>
        </w:rPr>
        <w:t xml:space="preserve"> decades, while scenario uncertainty becomes important at the end of the 21st century. The sources of uncertainty for the mean and extreme monsoon precipitation mainly differ in the long-term projection, when the contribution of scenario uncertainty is comparable to the model uncertainty for extreme precipitation </w:t>
      </w:r>
      <w:r w:rsidR="004B596C" w:rsidRPr="003862D0">
        <w:rPr>
          <w:lang w:val="en-GB" w:eastAsia="en-US"/>
        </w:rPr>
        <w:fldChar w:fldCharType="begin" w:fldLock="1"/>
      </w:r>
      <w:r w:rsidR="00615634">
        <w:rPr>
          <w:lang w:val="en-GB" w:eastAsia="en-US"/>
        </w:rPr>
        <w:instrText>ADDIN CSL_CITATION { "citationItems" : [ { "id" : "ITEM-1", "itemData" : { "DOI" : "10.1029/2020GL088415", "ISSN" : "0094-8276", "author" : [ { "dropping-particle" : "", "family" : "Zhou", "given" : "Tianjun", "non-dropping-particle" : "", "parse-names" : false, "suffix" : "" }, { "dropping-particle" : "", "family" : "Lu", "given" : "Jingwen", "non-dropping-particle" : "", "parse-names" : false, "suffix" : "" }, { "dropping-particle" : "", "family" : "Zhang", "given" : "Wenxia", "non-dropping-particle" : "", "parse-names" : false, "suffix" : "" }, { "dropping-particle" : "", "family" : "Chen", "given" : "Ziming", "non-dropping-particle" : "", "parse-names" : false, "suffix" : "" } ], "container-title" : "Geophysical Research Letters", "id" : "ITEM-1", "issue" : "15", "issued" : { "date-parts" : [ [ "2020", "8", "16" ] ] }, "page" : "e2020GL088415", "title" : "The Sources of Uncertainty in the Projection of Global Land Monsoon Precipitation", "translator" : [ { "dropping-particle" : "", "family" : "K5127", "given" : "", "non-dropping-particle" : "", "parse-names" : false, "suffix" : "" } ], "type" : "article-journal", "volume" : "47" }, "uris" : [ "http://www.mendeley.com/documents/?uuid=72d49213-c0ff-3f41-bf68-dee201aadbb6" ] } ], "mendeley" : { "formattedCitation" : "(Zhou et al., 2020)", "plainTextFormattedCitation" : "(Zhou et al., 2020)", "previouslyFormattedCitation" : "(Zhou et al., 2020)" }, "properties" : { "noteIndex" : 0 }, "schema" : "https://github.com/citation-style-language/schema/raw/master/csl-citation.json" }</w:instrText>
      </w:r>
      <w:r w:rsidR="004B596C" w:rsidRPr="003862D0">
        <w:rPr>
          <w:lang w:val="en-GB" w:eastAsia="en-US"/>
        </w:rPr>
        <w:fldChar w:fldCharType="separate"/>
      </w:r>
      <w:r w:rsidR="00016735">
        <w:rPr>
          <w:noProof/>
          <w:lang w:val="en-GB" w:eastAsia="en-US"/>
        </w:rPr>
        <w:t>(Zhou et al., 2020)</w:t>
      </w:r>
      <w:r w:rsidR="004B596C" w:rsidRPr="003862D0">
        <w:rPr>
          <w:lang w:val="en-GB" w:eastAsia="en-US"/>
        </w:rPr>
        <w:fldChar w:fldCharType="end"/>
      </w:r>
      <w:r w:rsidRPr="003862D0">
        <w:rPr>
          <w:lang w:val="en-GB" w:eastAsia="en-US"/>
        </w:rPr>
        <w:t>. Although the magnitude of internal variability differs between CMIP5 models and single-model</w:t>
      </w:r>
      <w:ins w:id="3211" w:author="Sara M Tuson" w:date="2021-07-20T07:21:00Z">
        <w:r w:rsidR="000E1499">
          <w:rPr>
            <w:lang w:val="en-GB" w:eastAsia="en-US"/>
          </w:rPr>
          <w:t>,</w:t>
        </w:r>
      </w:ins>
      <w:r w:rsidRPr="003862D0">
        <w:rPr>
          <w:lang w:val="en-GB" w:eastAsia="en-US"/>
        </w:rPr>
        <w:t xml:space="preserve"> initial-condition large ensembles, the impact is only evident in the beginning decades. For </w:t>
      </w:r>
      <w:r w:rsidR="009D2EE1" w:rsidRPr="003862D0">
        <w:rPr>
          <w:lang w:val="en-GB" w:eastAsia="en-US"/>
        </w:rPr>
        <w:t xml:space="preserve">the </w:t>
      </w:r>
      <w:r w:rsidR="00757531" w:rsidRPr="003862D0">
        <w:rPr>
          <w:lang w:val="en-GB" w:eastAsia="en-US"/>
        </w:rPr>
        <w:t>mid-</w:t>
      </w:r>
      <w:r w:rsidR="009D2EE1" w:rsidRPr="003862D0">
        <w:rPr>
          <w:lang w:val="en-GB" w:eastAsia="en-US"/>
        </w:rPr>
        <w:t xml:space="preserve"> </w:t>
      </w:r>
      <w:r w:rsidRPr="003862D0">
        <w:rPr>
          <w:lang w:val="en-GB" w:eastAsia="en-US"/>
        </w:rPr>
        <w:t>and long</w:t>
      </w:r>
      <w:r w:rsidR="009C5F7A">
        <w:rPr>
          <w:lang w:val="en-GB" w:eastAsia="en-US"/>
        </w:rPr>
        <w:t xml:space="preserve"> </w:t>
      </w:r>
      <w:r w:rsidRPr="003862D0">
        <w:rPr>
          <w:lang w:val="en-GB" w:eastAsia="en-US"/>
        </w:rPr>
        <w:t>term, the magnitude difference does</w:t>
      </w:r>
      <w:r w:rsidR="00B87F1E">
        <w:rPr>
          <w:lang w:val="en-GB" w:eastAsia="en-US"/>
        </w:rPr>
        <w:t xml:space="preserve"> not</w:t>
      </w:r>
      <w:r w:rsidRPr="003862D0">
        <w:rPr>
          <w:lang w:val="en-GB" w:eastAsia="en-US"/>
        </w:rPr>
        <w:t xml:space="preserve"> </w:t>
      </w:r>
      <w:r w:rsidR="004D176A" w:rsidRPr="003862D0">
        <w:rPr>
          <w:lang w:val="en-GB" w:eastAsia="en-US"/>
        </w:rPr>
        <w:t>alter</w:t>
      </w:r>
      <w:r w:rsidRPr="003862D0">
        <w:rPr>
          <w:lang w:val="en-GB" w:eastAsia="en-US"/>
        </w:rPr>
        <w:t xml:space="preserve"> that model uncertainty is the dominant source of uncertainty in the projections of global land monsoon precipitation </w:t>
      </w:r>
      <w:r w:rsidR="004B596C" w:rsidRPr="003862D0">
        <w:rPr>
          <w:lang w:val="en-GB" w:eastAsia="en-US"/>
        </w:rPr>
        <w:fldChar w:fldCharType="begin" w:fldLock="1"/>
      </w:r>
      <w:r w:rsidR="00615634">
        <w:rPr>
          <w:lang w:val="en-GB" w:eastAsia="en-US"/>
        </w:rPr>
        <w:instrText>ADDIN CSL_CITATION { "citationItems" : [ { "id" : "ITEM-1", "itemData" : { "DOI" : "10.1029/2020GL088415", "ISSN" : "0094-8276", "author" : [ { "dropping-particle" : "", "family" : "Zhou", "given" : "Tianjun", "non-dropping-particle" : "", "parse-names" : false, "suffix" : "" }, { "dropping-particle" : "", "family" : "Lu", "given" : "Jingwen", "non-dropping-particle" : "", "parse-names" : false, "suffix" : "" }, { "dropping-particle" : "", "family" : "Zhang", "given" : "Wenxia", "non-dropping-particle" : "", "parse-names" : false, "suffix" : "" }, { "dropping-particle" : "", "family" : "Chen", "given" : "Ziming", "non-dropping-particle" : "", "parse-names" : false, "suffix" : "" } ], "container-title" : "Geophysical Research Letters", "id" : "ITEM-1", "issue" : "15", "issued" : { "date-parts" : [ [ "2020", "8", "16" ] ] }, "page" : "e2020GL088415", "title" : "The Sources of Uncertainty in the Projection of Global Land Monsoon Precipitation", "translator" : [ { "dropping-particle" : "", "family" : "K5127", "given" : "", "non-dropping-particle" : "", "parse-names" : false, "suffix" : "" } ], "type" : "article-journal", "volume" : "47" }, "uris" : [ "http://www.mendeley.com/documents/?uuid=72d49213-c0ff-3f41-bf68-dee201aadbb6" ] } ], "mendeley" : { "formattedCitation" : "(Zhou et al., 2020)", "plainTextFormattedCitation" : "(Zhou et al., 2020)", "previouslyFormattedCitation" : "(Zhou et al., 2020)" }, "properties" : { "noteIndex" : 0 }, "schema" : "https://github.com/citation-style-language/schema/raw/master/csl-citation.json" }</w:instrText>
      </w:r>
      <w:r w:rsidR="004B596C" w:rsidRPr="003862D0">
        <w:rPr>
          <w:lang w:val="en-GB" w:eastAsia="en-US"/>
        </w:rPr>
        <w:fldChar w:fldCharType="separate"/>
      </w:r>
      <w:r w:rsidR="00016735">
        <w:rPr>
          <w:noProof/>
          <w:lang w:val="en-GB" w:eastAsia="en-US"/>
        </w:rPr>
        <w:t>(Zhou et al., 2020)</w:t>
      </w:r>
      <w:r w:rsidR="004B596C" w:rsidRPr="003862D0">
        <w:rPr>
          <w:lang w:val="en-GB" w:eastAsia="en-US"/>
        </w:rPr>
        <w:fldChar w:fldCharType="end"/>
      </w:r>
      <w:r w:rsidRPr="003862D0">
        <w:rPr>
          <w:lang w:val="en-GB" w:eastAsia="en-US"/>
        </w:rPr>
        <w:t>.</w:t>
      </w:r>
    </w:p>
    <w:p w14:paraId="637151FD" w14:textId="77777777" w:rsidR="00BC572A" w:rsidRPr="003862D0" w:rsidRDefault="00BC572A" w:rsidP="00BC572A">
      <w:pPr>
        <w:pStyle w:val="AR6BodyText"/>
        <w:rPr>
          <w:lang w:val="en-GB" w:eastAsia="en-US"/>
        </w:rPr>
      </w:pPr>
    </w:p>
    <w:p w14:paraId="0D63541E" w14:textId="1DE0F53B" w:rsidR="00BC572A" w:rsidRPr="00560680" w:rsidRDefault="00BC572A" w:rsidP="00BC572A">
      <w:pPr>
        <w:pStyle w:val="AR6BodyText"/>
        <w:rPr>
          <w:lang w:eastAsia="en-US"/>
        </w:rPr>
      </w:pPr>
      <w:r w:rsidRPr="003862D0">
        <w:rPr>
          <w:lang w:val="en-GB" w:eastAsia="en-US"/>
        </w:rPr>
        <w:t xml:space="preserve">Based on the projections of changes in precipitation from CMIP6 under the four SSPs, the global monsoon precipitation is </w:t>
      </w:r>
      <w:r w:rsidRPr="003862D0">
        <w:rPr>
          <w:i/>
          <w:lang w:val="en-GB" w:eastAsia="en-US"/>
        </w:rPr>
        <w:t>likely</w:t>
      </w:r>
      <w:r w:rsidRPr="003862D0">
        <w:rPr>
          <w:lang w:val="en-GB" w:eastAsia="en-US"/>
        </w:rPr>
        <w:t xml:space="preserve"> to strengthen in the 21st century with increases in its intensity, while</w:t>
      </w:r>
      <w:r w:rsidR="009C2A65">
        <w:rPr>
          <w:lang w:val="en-GB" w:eastAsia="en-US"/>
        </w:rPr>
        <w:t xml:space="preserve"> NH </w:t>
      </w:r>
      <w:r w:rsidRPr="003862D0">
        <w:rPr>
          <w:lang w:val="en-GB" w:eastAsia="en-US"/>
        </w:rPr>
        <w:t>summer monsoon circulation weakens (</w:t>
      </w:r>
      <w:r w:rsidR="00FA6D4F" w:rsidRPr="003862D0">
        <w:rPr>
          <w:lang w:val="en-GB" w:eastAsia="en-US"/>
        </w:rPr>
        <w:t>Figure 4.14</w:t>
      </w:r>
      <w:r w:rsidRPr="003862D0">
        <w:rPr>
          <w:lang w:val="en-GB" w:eastAsia="en-US"/>
        </w:rPr>
        <w:t>).</w:t>
      </w:r>
      <w:r w:rsidR="00DD1D23" w:rsidRPr="003862D0">
        <w:rPr>
          <w:lang w:val="en-GB" w:eastAsia="en-US"/>
        </w:rPr>
        <w:t xml:space="preserve"> </w:t>
      </w:r>
      <w:r w:rsidR="004D176A" w:rsidRPr="003862D0">
        <w:rPr>
          <w:color w:val="000000" w:themeColor="text1"/>
          <w:lang w:val="en-GB"/>
        </w:rPr>
        <w:t>G</w:t>
      </w:r>
      <w:r w:rsidR="00DD1D23" w:rsidRPr="003862D0">
        <w:rPr>
          <w:color w:val="000000" w:themeColor="text1"/>
          <w:lang w:val="en-GB"/>
        </w:rPr>
        <w:t xml:space="preserve">lobal land monsoon precipitation will </w:t>
      </w:r>
      <w:r w:rsidR="00DD1D23" w:rsidRPr="003862D0">
        <w:rPr>
          <w:i/>
          <w:iCs/>
          <w:color w:val="000000" w:themeColor="text1"/>
          <w:lang w:val="en-GB"/>
        </w:rPr>
        <w:t>likely</w:t>
      </w:r>
      <w:r w:rsidR="00DD1D23" w:rsidRPr="003862D0">
        <w:rPr>
          <w:color w:val="000000" w:themeColor="text1"/>
          <w:lang w:val="en-GB"/>
        </w:rPr>
        <w:t xml:space="preserve"> increase by 1.3</w:t>
      </w:r>
      <w:r w:rsidR="00DD1D23" w:rsidRPr="003862D0">
        <w:rPr>
          <w:color w:val="000000" w:themeColor="text1"/>
          <w:lang w:val="en-GB" w:eastAsia="en-US"/>
        </w:rPr>
        <w:t>–2.4</w:t>
      </w:r>
      <w:del w:id="3212" w:author="Sara M Tuson" w:date="2021-07-18T07:57:00Z">
        <w:r w:rsidR="00DD1D23" w:rsidRPr="003862D0" w:rsidDel="009B49EB">
          <w:rPr>
            <w:color w:val="000000" w:themeColor="text1"/>
            <w:lang w:val="en-GB"/>
          </w:rPr>
          <w:delText xml:space="preserve"> </w:delText>
        </w:r>
      </w:del>
      <w:r w:rsidR="00DD1D23" w:rsidRPr="003862D0">
        <w:rPr>
          <w:color w:val="000000" w:themeColor="text1"/>
          <w:lang w:val="en-GB"/>
        </w:rPr>
        <w:t>% per °C GSAT warming among the four scenarios considered here.</w:t>
      </w:r>
      <w:r w:rsidR="00DD1D23" w:rsidRPr="003862D0">
        <w:rPr>
          <w:color w:val="000000" w:themeColor="text1"/>
          <w:lang w:val="en-GB" w:eastAsia="en-US"/>
        </w:rPr>
        <w:t xml:space="preserve"> </w:t>
      </w:r>
      <w:r w:rsidR="00CC6156" w:rsidRPr="003862D0">
        <w:rPr>
          <w:color w:val="000000" w:themeColor="text1"/>
          <w:lang w:val="en-GB" w:eastAsia="en-US"/>
        </w:rPr>
        <w:t>In the long</w:t>
      </w:r>
      <w:r w:rsidR="0007050A">
        <w:rPr>
          <w:color w:val="000000" w:themeColor="text1"/>
          <w:lang w:val="en-GB" w:eastAsia="en-US"/>
        </w:rPr>
        <w:t xml:space="preserve"> </w:t>
      </w:r>
      <w:r w:rsidR="00CC6156" w:rsidRPr="003862D0">
        <w:rPr>
          <w:color w:val="000000" w:themeColor="text1"/>
          <w:lang w:val="en-GB" w:eastAsia="en-US"/>
        </w:rPr>
        <w:t xml:space="preserve">term, </w:t>
      </w:r>
      <w:r w:rsidR="00BC7FD1" w:rsidRPr="003862D0">
        <w:rPr>
          <w:color w:val="000000" w:themeColor="text1"/>
          <w:lang w:val="en-GB" w:eastAsia="en-US"/>
        </w:rPr>
        <w:t xml:space="preserve">the multi-model mean change (5–95% range of the available 41 projections) of global land monsoon precipitation index is </w:t>
      </w:r>
      <w:commentRangeStart w:id="3213"/>
      <w:r w:rsidR="00BC7FD1" w:rsidRPr="003862D0">
        <w:rPr>
          <w:color w:val="000000" w:themeColor="text1"/>
          <w:lang w:val="en-GB" w:eastAsia="en-US"/>
        </w:rPr>
        <w:t>2.9% (–0.</w:t>
      </w:r>
      <w:r w:rsidR="00351E5C" w:rsidRPr="003862D0">
        <w:rPr>
          <w:color w:val="000000" w:themeColor="text1"/>
          <w:lang w:val="en-GB" w:eastAsia="en-US"/>
        </w:rPr>
        <w:t>8</w:t>
      </w:r>
      <w:r w:rsidR="00BC7FD1" w:rsidRPr="003862D0">
        <w:rPr>
          <w:color w:val="000000" w:themeColor="text1"/>
          <w:lang w:val="en-GB" w:eastAsia="en-US"/>
        </w:rPr>
        <w:t xml:space="preserve">–7.8%), </w:t>
      </w:r>
      <w:commentRangeEnd w:id="3213"/>
      <w:r w:rsidR="009C2A65">
        <w:rPr>
          <w:rStyle w:val="CommentReference"/>
        </w:rPr>
        <w:commentReference w:id="3213"/>
      </w:r>
      <w:r w:rsidR="00BC7FD1" w:rsidRPr="003862D0">
        <w:rPr>
          <w:color w:val="000000" w:themeColor="text1"/>
          <w:lang w:val="en-GB" w:eastAsia="en-US"/>
        </w:rPr>
        <w:t>3.</w:t>
      </w:r>
      <w:r w:rsidR="00351E5C" w:rsidRPr="003862D0">
        <w:rPr>
          <w:color w:val="000000" w:themeColor="text1"/>
          <w:lang w:val="en-GB" w:eastAsia="en-US"/>
        </w:rPr>
        <w:t>7</w:t>
      </w:r>
      <w:r w:rsidR="00BC7FD1" w:rsidRPr="003862D0">
        <w:rPr>
          <w:color w:val="000000" w:themeColor="text1"/>
          <w:lang w:val="en-GB" w:eastAsia="en-US"/>
        </w:rPr>
        <w:t>% (–2.5–8.</w:t>
      </w:r>
      <w:r w:rsidR="00351E5C" w:rsidRPr="003862D0">
        <w:rPr>
          <w:color w:val="000000" w:themeColor="text1"/>
          <w:lang w:val="en-GB" w:eastAsia="en-US"/>
        </w:rPr>
        <w:t>6</w:t>
      </w:r>
      <w:r w:rsidR="00BC7FD1" w:rsidRPr="003862D0">
        <w:rPr>
          <w:color w:val="000000" w:themeColor="text1"/>
          <w:lang w:val="en-GB" w:eastAsia="en-US"/>
        </w:rPr>
        <w:t>%), 3.77% (–3.</w:t>
      </w:r>
      <w:r w:rsidR="00351E5C" w:rsidRPr="003862D0">
        <w:rPr>
          <w:color w:val="000000" w:themeColor="text1"/>
          <w:lang w:val="en-GB" w:eastAsia="en-US"/>
        </w:rPr>
        <w:t>2</w:t>
      </w:r>
      <w:r w:rsidR="00BC7FD1" w:rsidRPr="003862D0">
        <w:rPr>
          <w:color w:val="000000" w:themeColor="text1"/>
          <w:lang w:val="en-GB" w:eastAsia="en-US"/>
        </w:rPr>
        <w:t>–8.1%), and 5.7% (–2.</w:t>
      </w:r>
      <w:r w:rsidR="00351E5C" w:rsidRPr="003862D0">
        <w:rPr>
          <w:color w:val="000000" w:themeColor="text1"/>
          <w:lang w:val="en-GB" w:eastAsia="en-US"/>
        </w:rPr>
        <w:t>8</w:t>
      </w:r>
      <w:r w:rsidR="00BC7FD1" w:rsidRPr="003862D0">
        <w:rPr>
          <w:color w:val="000000" w:themeColor="text1"/>
          <w:lang w:val="en-GB" w:eastAsia="en-US"/>
        </w:rPr>
        <w:t>–12.</w:t>
      </w:r>
      <w:r w:rsidR="00351E5C" w:rsidRPr="003862D0">
        <w:rPr>
          <w:color w:val="000000" w:themeColor="text1"/>
          <w:lang w:val="en-GB" w:eastAsia="en-US"/>
        </w:rPr>
        <w:t>3</w:t>
      </w:r>
      <w:r w:rsidR="00BC7FD1" w:rsidRPr="003862D0">
        <w:rPr>
          <w:color w:val="000000" w:themeColor="text1"/>
          <w:lang w:val="en-GB" w:eastAsia="en-US"/>
        </w:rPr>
        <w:t xml:space="preserve">%) </w:t>
      </w:r>
      <w:r w:rsidR="00CC6156" w:rsidRPr="003862D0">
        <w:rPr>
          <w:color w:val="000000" w:themeColor="text1"/>
          <w:lang w:val="en-GB" w:eastAsia="en-US"/>
        </w:rPr>
        <w:t>under SSP1–2.6, SSP2–4.5, SSP3–7.0, and SSP5–8.5, respectively</w:t>
      </w:r>
      <w:r w:rsidR="00BC7FD1" w:rsidRPr="003862D0">
        <w:rPr>
          <w:color w:val="000000" w:themeColor="text1"/>
          <w:lang w:val="en-GB" w:eastAsia="en-US"/>
        </w:rPr>
        <w:t xml:space="preserve">. </w:t>
      </w:r>
      <w:r w:rsidR="004D176A" w:rsidRPr="003862D0">
        <w:rPr>
          <w:lang w:val="en-GB" w:eastAsia="en-US"/>
        </w:rPr>
        <w:t xml:space="preserve">This </w:t>
      </w:r>
      <w:r w:rsidRPr="003862D0">
        <w:rPr>
          <w:lang w:val="en-GB" w:eastAsia="en-US"/>
        </w:rPr>
        <w:t xml:space="preserve">enhancement is caused by thermodynamic responses due to increased moisture, which is partly offset by dynamic responses due to </w:t>
      </w:r>
      <w:r w:rsidR="004D176A" w:rsidRPr="003862D0">
        <w:rPr>
          <w:lang w:val="en-GB" w:eastAsia="en-US"/>
        </w:rPr>
        <w:t xml:space="preserve">a </w:t>
      </w:r>
      <w:r w:rsidRPr="003862D0">
        <w:rPr>
          <w:lang w:val="en-GB" w:eastAsia="en-US"/>
        </w:rPr>
        <w:t>weakened circulation</w:t>
      </w:r>
      <w:r w:rsidR="00C55E49" w:rsidRPr="003862D0">
        <w:rPr>
          <w:lang w:val="en-GB" w:eastAsia="en-US"/>
        </w:rPr>
        <w:t xml:space="preserve"> </w:t>
      </w:r>
      <w:r w:rsidR="00C55E49" w:rsidRPr="003862D0">
        <w:rPr>
          <w:lang w:val="en-GB" w:eastAsia="en-US"/>
        </w:rPr>
        <w:fldChar w:fldCharType="begin" w:fldLock="1"/>
      </w:r>
      <w:r w:rsidR="00615634">
        <w:rPr>
          <w:lang w:val="en-GB" w:eastAsia="en-US"/>
        </w:rPr>
        <w:instrText>ADDIN CSL_CITATION { "citationItems" : [ { "id" : "ITEM-1",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"title" : "Global Land Monsoon Precipitation Changes in CMIP6 Projections", "translator" : [ { "dropping-particle" : "", "family" : "K5122", "given" : "", "non-dropping-particle" : "", "parse-names" : false, "suffix" : "" } ], "type" : "article-journal", "volume" : "47" }, "uris" : [ "http://www.mendeley.com/documents/?uuid=f5bf58e3-e5b7-3754-be40-81a6384f65e0" ] } ], "mendeley" : { "formattedCitation" : "(Chen et al., 2020)", "plainTextFormattedCitation" : "(Chen et al., 2020)", "previouslyFormattedCitation" : "(Chen et al., 2020)" }, "properties" : { "noteIndex" : 0 }, "schema" : "https://github.com/citation-style-language/schema/raw/master/csl-citation.json" }</w:instrText>
      </w:r>
      <w:r w:rsidR="00C55E49" w:rsidRPr="003862D0">
        <w:rPr>
          <w:lang w:val="en-GB" w:eastAsia="en-US"/>
        </w:rPr>
        <w:fldChar w:fldCharType="separate"/>
      </w:r>
      <w:r w:rsidR="00016735">
        <w:rPr>
          <w:noProof/>
          <w:lang w:val="en-GB" w:eastAsia="en-US"/>
        </w:rPr>
        <w:t>(Chen et al., 2020)</w:t>
      </w:r>
      <w:r w:rsidR="00C55E49" w:rsidRPr="003862D0">
        <w:rPr>
          <w:lang w:val="en-GB" w:eastAsia="en-US"/>
        </w:rPr>
        <w:fldChar w:fldCharType="end"/>
      </w:r>
      <w:r w:rsidR="00C55E49" w:rsidRPr="003862D0">
        <w:rPr>
          <w:lang w:val="en-GB" w:eastAsia="en-US"/>
        </w:rPr>
        <w:t>.</w:t>
      </w:r>
      <w:r w:rsidRPr="003862D0">
        <w:rPr>
          <w:lang w:val="en-GB" w:eastAsia="en-US"/>
        </w:rPr>
        <w:t xml:space="preserve"> The patterns of monsoon rainfall change</w:t>
      </w:r>
      <w:del w:id="3214" w:author="Sara M Tuson" w:date="2021-07-20T07:23:00Z">
        <w:r w:rsidRPr="003862D0" w:rsidDel="00BF453A">
          <w:rPr>
            <w:lang w:val="en-GB" w:eastAsia="en-US"/>
          </w:rPr>
          <w:delText>s</w:delText>
        </w:r>
      </w:del>
      <w:r w:rsidRPr="003862D0">
        <w:rPr>
          <w:lang w:val="en-GB" w:eastAsia="en-US"/>
        </w:rPr>
        <w:t xml:space="preserve"> in the mid- to long-term include a </w:t>
      </w:r>
      <w:r w:rsidR="00437496" w:rsidRPr="003862D0">
        <w:rPr>
          <w:lang w:val="en-GB" w:eastAsia="en-US"/>
        </w:rPr>
        <w:t>N</w:t>
      </w:r>
      <w:r w:rsidRPr="003862D0">
        <w:rPr>
          <w:lang w:val="en-GB" w:eastAsia="en-US"/>
        </w:rPr>
        <w:t>orth</w:t>
      </w:r>
      <w:r w:rsidR="00A54376" w:rsidRPr="003862D0">
        <w:rPr>
          <w:lang w:val="en-GB"/>
        </w:rPr>
        <w:t>–</w:t>
      </w:r>
      <w:r w:rsidR="00437496" w:rsidRPr="003862D0">
        <w:rPr>
          <w:lang w:val="en-GB" w:eastAsia="en-US"/>
        </w:rPr>
        <w:t>S</w:t>
      </w:r>
      <w:r w:rsidRPr="003862D0">
        <w:rPr>
          <w:lang w:val="en-GB" w:eastAsia="en-US"/>
        </w:rPr>
        <w:t xml:space="preserve">outh asymmetry </w:t>
      </w:r>
      <w:r w:rsidRPr="003862D0">
        <w:rPr>
          <w:rFonts w:eastAsia="Gulim"/>
          <w:lang w:val="en-GB"/>
        </w:rPr>
        <w:t>characterized by greater increase in the</w:t>
      </w:r>
      <w:r w:rsidR="00F730C4">
        <w:rPr>
          <w:rFonts w:eastAsia="Gulim"/>
          <w:lang w:val="en-GB"/>
        </w:rPr>
        <w:t xml:space="preserve"> NH </w:t>
      </w:r>
      <w:r w:rsidRPr="003862D0">
        <w:rPr>
          <w:rFonts w:eastAsia="Gulim"/>
          <w:lang w:val="en-GB"/>
        </w:rPr>
        <w:t xml:space="preserve">than the </w:t>
      </w:r>
      <w:r w:rsidR="004D176A" w:rsidRPr="003862D0">
        <w:rPr>
          <w:rFonts w:eastAsia="Gulim"/>
          <w:lang w:val="en-GB"/>
        </w:rPr>
        <w:t>S</w:t>
      </w:r>
      <w:r w:rsidR="00F730C4">
        <w:rPr>
          <w:rFonts w:eastAsia="Gulim"/>
          <w:lang w:val="en-GB"/>
        </w:rPr>
        <w:t>H</w:t>
      </w:r>
      <w:r w:rsidR="004D176A" w:rsidRPr="003862D0">
        <w:rPr>
          <w:rFonts w:eastAsia="Gulim"/>
          <w:lang w:val="en-GB"/>
        </w:rPr>
        <w:t>,</w:t>
      </w:r>
      <w:r w:rsidRPr="003862D0">
        <w:rPr>
          <w:rFonts w:eastAsia="Gulim"/>
          <w:lang w:val="en-GB"/>
        </w:rPr>
        <w:t xml:space="preserve"> and an </w:t>
      </w:r>
      <w:r w:rsidR="00437496" w:rsidRPr="003862D0">
        <w:rPr>
          <w:rFonts w:eastAsia="Gulim"/>
          <w:lang w:val="en-GB"/>
        </w:rPr>
        <w:t>E</w:t>
      </w:r>
      <w:r w:rsidRPr="003862D0">
        <w:rPr>
          <w:rFonts w:eastAsia="Gulim"/>
          <w:lang w:val="en-GB"/>
        </w:rPr>
        <w:t>ast</w:t>
      </w:r>
      <w:r w:rsidR="00A54376" w:rsidRPr="003862D0">
        <w:rPr>
          <w:lang w:val="en-GB"/>
        </w:rPr>
        <w:t>–</w:t>
      </w:r>
      <w:r w:rsidR="00437496" w:rsidRPr="003862D0">
        <w:rPr>
          <w:rFonts w:eastAsia="Gulim"/>
          <w:lang w:val="en-GB"/>
        </w:rPr>
        <w:t>W</w:t>
      </w:r>
      <w:r w:rsidRPr="003862D0">
        <w:rPr>
          <w:rFonts w:eastAsia="Gulim"/>
          <w:lang w:val="en-GB"/>
        </w:rPr>
        <w:t>est asymmetry characterized by enhanced Asian-African monsoons and weakened North American monsoon (</w:t>
      </w:r>
      <w:r w:rsidR="0078313B" w:rsidRPr="003862D0">
        <w:rPr>
          <w:rFonts w:eastAsia="Gulim"/>
          <w:i/>
          <w:iCs/>
          <w:lang w:val="en-GB"/>
        </w:rPr>
        <w:t xml:space="preserve">medium </w:t>
      </w:r>
      <w:r w:rsidRPr="003862D0">
        <w:rPr>
          <w:rFonts w:eastAsia="Gulim"/>
          <w:i/>
          <w:iCs/>
          <w:lang w:val="en-GB"/>
        </w:rPr>
        <w:t>confidence</w:t>
      </w:r>
      <w:r w:rsidRPr="003862D0">
        <w:rPr>
          <w:rFonts w:eastAsia="Gulim"/>
          <w:lang w:val="en-GB"/>
        </w:rPr>
        <w:t>)</w:t>
      </w:r>
      <w:r w:rsidR="00DA2348" w:rsidRPr="003862D0">
        <w:rPr>
          <w:rFonts w:eastAsia="Gulim"/>
          <w:lang w:val="en-GB"/>
        </w:rPr>
        <w:t xml:space="preserve"> </w:t>
      </w:r>
      <w:r w:rsidR="00DA2348" w:rsidRPr="003862D0">
        <w:rPr>
          <w:rFonts w:eastAsia="Gulim"/>
          <w:lang w:val="en-GB"/>
        </w:rPr>
        <w:fldChar w:fldCharType="begin" w:fldLock="1"/>
      </w:r>
      <w:r w:rsidR="00615634">
        <w:rPr>
          <w:rFonts w:eastAsia="Gulim"/>
          <w:lang w:val="en-GB"/>
        </w:rPr>
        <w:instrText>ADDIN CSL_CITATION { "citationItems" : [ { "id" : "ITEM-1", "itemData" : { "DOI" : "10.1007/s00382-012-1564-0", "ISBN" : "0038201215640", "ISSN" : "09307575", "abstract" : "This study investigates future changes of Glo- 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models\u2019 per- formance on GM is designed to document performance for 1980\u20132005 and best four models are selected. The four best models\u2019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 ences between the NH and the Southern hemisphere (SH). The NH monsoon precipitation will increase significantly due to increase in temperature difference between the NH and SH, significant enhancement of the Hadley circulation, and atmospheric moistening, against stabilization of tro- posphere. There is a slight decrease of the Walker circu- lation but not significant against the inter-model spread. There are important differences between the CMIP 3 and CMIP5 results which are discussed in detail.", "author" : [ { "dropping-particle" : "", "family" : "Lee", "given" : "June Yi", "non-dropping-particle" : "", "parse-names" : false, "suffix" : "" }, { "dropping-particle" : "", "family" : "Wang", "given" : "Bin", "non-dropping-particle" : "", "parse-names" : false, "suffix" : "" } ], "container-title" : "Climate Dynamics", "id" : "ITEM-1", "issue" : "1-2", "issued" : { "date-parts" : [ [ "2014" ] ] }, "page" : "101-119", "title" : "Future change of global monsoon in the CMIP5", "translator" : [ { "dropping-particle" : "", "family" : "K4109", "given" : "", "non-dropping-particle" : "", "parse-names" : false, "suffix" : "" } ], "type" : "article-journal", "volume" : "42" }, "uris" : [ "http://www.mendeley.com/documents/?uuid=7d8a9211-02d0-4c5d-a8dd-9074333dae8d" ] }, { "id" : "ITEM-2", "itemData" : { "DOI" : "10.1038/nature17450", "ISSN" : "0028-0836", "abstract" : "Monsoons are the dominant seasonal mode of climate variability in the tropics and are critically important conveyors of atmospheric moisture and energy at a global scale. Predicting monsoons, which have profound impacts on regions that are collectively home to more than 70 per cent of Earth's population, is a challenge that is difficult to overcome by relying on instrumental data from only the past few decades. Palaeoclimatic evidence of monsoon rainfall dynamics across different regions and timescales could help us to understand and predict the sensitivity and response of monsoons to various forcing mechanisms. This evidence suggests that monsoon systems exhibit substantial regional character.",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"5", "11" ] ] }, "page" : "191-199", "title" : "Palaeoclimatic insights into forcing and response of monsoon rainfall", "translator" : [ { "dropping-particle" : "", "family" : "K4683", "given" : "", "non-dropping-particle" : "", "parse-names" : false, "suffix" : "" } ], "type" : "article-journal", "volume" : "533" }, "uris" : [ "http://www.mendeley.com/documents/?uuid=132f95f4-ed3b-4a9d-9546-d7b4b38ae025" ] }, { "id" : "ITEM-3", "itemData" : { "DOI" : "10.1175/BAMS-D-19-0335.1", "ISSN" : "0003-0007", "abstract" : "Monsoon rainfall has profound economic and societal impacts for more than two-thirds of the global population. Here we provide a review on past monsoon changes and their primary drivers, the projected future changes, and key physical processes, and discuss challenges of the present and future modeling and outlooks. Continued global warming and urbanization over the past century has already caused a significant rise in the intensity and frequency of extreme rainfall events in all monsoon regions (high confidence). Observed changes in the mean monsoon rainfall vary by region with significant decadal variations. Northern Hemisphere land monsoon rainfall as a whole declined from 1950 to 1980 and rebounded after the 1980s, due to the competing influences of internal climate variability and radiative forcing from greenhouse gases and aerosol forcing (high confidence); however, it remains a challenge to quantify their relative contributions. The CMIP6 models simulate better global monsoon intensity and precipitation over CMIP5 models, but common biases and large intermodal spreads persist. Nevertheless, there is high confidence that the frequency and intensity of monsoon extreme rainfall events will increase, alongside an increasing risk of drought over some regions. Also, land monsoon rainfall will increase in South Asia and East Asia (high confidence) and northern Africa (medium confidence), decrease in North America, and be unchanged in the Southern Hemisphere. Over the Asian\u2013Australian monsoon region, the rainfall variability is projected to increase on daily to decadal scales. The rainy season will likely be lengthened in the Northern Hemisphere due to late retreat (especially over East Asia), but shortened in the Southern Hemisphere due to delayed onset.",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"1", "issued" : { "date-parts" : [ [ "2021", "1" ] ] }, "page" : "E1-E19", "title" : "Monsoons Climate Change Assessment", "translator" : [ { "dropping-particle" : "", "family" : "K5224", "given" : "", "non-dropping-particle" : "", "parse-names" : false, "suffix" : "" } ], "type" : "article-journal", "volume" : "102" }, "uris" : [ "http://www.mendeley.com/documents/?uuid=1be0f1d0-a3a7-4b7e-871d-f99166ee74b5" ] }, { "id" : "ITEM-4",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w:instrText>
      </w:r>
      <w:r w:rsidR="00615634" w:rsidRPr="001A4DE9">
        <w:rPr>
          <w:rFonts w:eastAsia="Gulim"/>
        </w:rPr>
        <w:instrText>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"ITEM-4",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"(Lee and Wang, 2014; Mohtadi et al., 2016; Pascale et al., 2017; Wang et al., 2021)", "plainTextFormattedCitation" : "(Lee and Wang, 2014; Mohtadi et al., 2016; Pascale et al., 2017; Wang et al., 2021)", "previouslyFormattedCitation" : "(Lee and Wang, 2014; Mohtadi et al., 2016; Pascale et al., 2017; Wang et al., 2021)" }, "properties" : { "noteIndex" : 0 }, "schema" : "https://github.com/citation-style-language/schema/raw/master/csl-citation.json" }</w:instrText>
      </w:r>
      <w:r w:rsidR="00DA2348" w:rsidRPr="003862D0">
        <w:rPr>
          <w:rFonts w:eastAsia="Gulim"/>
          <w:lang w:val="en-GB"/>
        </w:rPr>
        <w:fldChar w:fldCharType="separate"/>
      </w:r>
      <w:r w:rsidR="00016735">
        <w:rPr>
          <w:rFonts w:eastAsia="Gulim"/>
          <w:noProof/>
        </w:rPr>
        <w:t>(Lee and Wang, 2014; Mohtadi et al., 2016; Pascale et al., 2017; Wang et al., 2021)</w:t>
      </w:r>
      <w:r w:rsidR="00DA2348" w:rsidRPr="003862D0">
        <w:rPr>
          <w:rFonts w:eastAsia="Gulim"/>
          <w:lang w:val="en-GB"/>
        </w:rPr>
        <w:fldChar w:fldCharType="end"/>
      </w:r>
      <w:r w:rsidRPr="00560680">
        <w:rPr>
          <w:lang w:eastAsia="en-US"/>
        </w:rPr>
        <w:t>.</w:t>
      </w:r>
      <w:r w:rsidR="009F3E37" w:rsidRPr="00560680">
        <w:rPr>
          <w:lang w:eastAsia="en-US"/>
        </w:rPr>
        <w:t xml:space="preserve"> </w:t>
      </w:r>
    </w:p>
    <w:p w14:paraId="369ECA62" w14:textId="77777777" w:rsidR="00BC572A" w:rsidRPr="00560680" w:rsidRDefault="00BC572A" w:rsidP="00BC572A">
      <w:pPr>
        <w:pStyle w:val="AR6BodyText"/>
        <w:rPr>
          <w:lang w:eastAsia="en-US"/>
        </w:rPr>
      </w:pPr>
    </w:p>
    <w:p w14:paraId="04C6D005" w14:textId="02D9BF22" w:rsidR="00BC572A" w:rsidRPr="003862D0" w:rsidRDefault="00BC572A" w:rsidP="00BC572A">
      <w:pPr>
        <w:pStyle w:val="AR6BodyText"/>
        <w:rPr>
          <w:color w:val="000000" w:themeColor="text1"/>
          <w:lang w:val="en-GB"/>
        </w:rPr>
      </w:pPr>
      <w:r w:rsidRPr="003862D0">
        <w:rPr>
          <w:color w:val="000000" w:themeColor="text1"/>
          <w:lang w:val="en-GB"/>
        </w:rPr>
        <w:t xml:space="preserve">Based on the assessment of CMIP6 models, we conclude that it is </w:t>
      </w:r>
      <w:r w:rsidR="00BC7FD1" w:rsidRPr="003862D0">
        <w:rPr>
          <w:i/>
          <w:color w:val="000000" w:themeColor="text1"/>
          <w:lang w:val="en-GB"/>
        </w:rPr>
        <w:t>likely</w:t>
      </w:r>
      <w:r w:rsidRPr="003862D0">
        <w:rPr>
          <w:color w:val="000000" w:themeColor="text1"/>
          <w:lang w:val="en-GB"/>
        </w:rPr>
        <w:t xml:space="preserve"> that, in the mid</w:t>
      </w:r>
      <w:r w:rsidR="00A54376" w:rsidRPr="003862D0">
        <w:rPr>
          <w:color w:val="000000" w:themeColor="text1"/>
          <w:lang w:val="en-GB"/>
        </w:rPr>
        <w:t>-</w:t>
      </w:r>
      <w:r w:rsidRPr="003862D0">
        <w:rPr>
          <w:color w:val="000000" w:themeColor="text1"/>
          <w:lang w:val="en-GB"/>
        </w:rPr>
        <w:t xml:space="preserve"> to long term, the global land monsoon precipitation will increase with GSAT rise despite a weakened monsoon circulation</w:t>
      </w:r>
      <w:r w:rsidR="007C2E7A" w:rsidRPr="003862D0">
        <w:rPr>
          <w:color w:val="000000" w:themeColor="text1"/>
          <w:lang w:val="en-GB"/>
        </w:rPr>
        <w:t>.</w:t>
      </w:r>
      <w:r w:rsidRPr="003862D0">
        <w:rPr>
          <w:color w:val="000000" w:themeColor="text1"/>
          <w:lang w:val="en-GB"/>
        </w:rPr>
        <w:t xml:space="preserve"> The global land monsoon precipitation will </w:t>
      </w:r>
      <w:r w:rsidRPr="003862D0">
        <w:rPr>
          <w:i/>
          <w:iCs/>
          <w:color w:val="000000" w:themeColor="text1"/>
          <w:lang w:val="en-GB"/>
        </w:rPr>
        <w:t>likely</w:t>
      </w:r>
      <w:r w:rsidRPr="003862D0">
        <w:rPr>
          <w:color w:val="000000" w:themeColor="text1"/>
          <w:lang w:val="en-GB"/>
        </w:rPr>
        <w:t xml:space="preserve"> increase by </w:t>
      </w:r>
      <w:r w:rsidR="00CC6156" w:rsidRPr="003862D0">
        <w:rPr>
          <w:color w:val="000000" w:themeColor="text1"/>
          <w:lang w:val="en-GB"/>
        </w:rPr>
        <w:t>1.</w:t>
      </w:r>
      <w:r w:rsidR="00DD1D23" w:rsidRPr="003862D0">
        <w:rPr>
          <w:color w:val="000000" w:themeColor="text1"/>
          <w:lang w:val="en-GB"/>
        </w:rPr>
        <w:t>3</w:t>
      </w:r>
      <w:r w:rsidR="00CC6156" w:rsidRPr="003862D0">
        <w:rPr>
          <w:color w:val="000000" w:themeColor="text1"/>
          <w:lang w:val="en-GB" w:eastAsia="en-US"/>
        </w:rPr>
        <w:t>–2.4</w:t>
      </w:r>
      <w:del w:id="3215" w:author="Sara M Tuson" w:date="2021-07-18T07:57:00Z">
        <w:r w:rsidRPr="003862D0" w:rsidDel="009B49EB">
          <w:rPr>
            <w:color w:val="000000" w:themeColor="text1"/>
            <w:lang w:val="en-GB"/>
          </w:rPr>
          <w:delText xml:space="preserve"> </w:delText>
        </w:r>
      </w:del>
      <w:r w:rsidRPr="003862D0">
        <w:rPr>
          <w:color w:val="000000" w:themeColor="text1"/>
          <w:lang w:val="en-GB"/>
        </w:rPr>
        <w:t xml:space="preserve">% per °C GSAT warming among the four scenarios. </w:t>
      </w:r>
      <w:r w:rsidR="00BC7FD1" w:rsidRPr="003862D0">
        <w:rPr>
          <w:color w:val="000000" w:themeColor="text1"/>
          <w:lang w:val="en-GB"/>
        </w:rPr>
        <w:t>M</w:t>
      </w:r>
      <w:r w:rsidRPr="003862D0">
        <w:rPr>
          <w:color w:val="000000" w:themeColor="text1"/>
          <w:lang w:val="en-GB"/>
        </w:rPr>
        <w:t xml:space="preserve">onsoon precipitation responses </w:t>
      </w:r>
      <w:r w:rsidR="00A54376" w:rsidRPr="003862D0">
        <w:rPr>
          <w:color w:val="000000" w:themeColor="text1"/>
          <w:lang w:val="en-GB"/>
        </w:rPr>
        <w:t xml:space="preserve">depend on </w:t>
      </w:r>
      <w:r w:rsidRPr="003862D0">
        <w:rPr>
          <w:color w:val="000000" w:themeColor="text1"/>
          <w:lang w:val="en-GB"/>
        </w:rPr>
        <w:t xml:space="preserve">region and emission scenario </w:t>
      </w:r>
      <w:r w:rsidR="00BC7FD1" w:rsidRPr="003862D0">
        <w:rPr>
          <w:color w:val="000000" w:themeColor="text1"/>
          <w:lang w:val="en-GB"/>
        </w:rPr>
        <w:t>(</w:t>
      </w:r>
      <w:r w:rsidR="00951290" w:rsidRPr="003862D0">
        <w:rPr>
          <w:i/>
          <w:iCs/>
          <w:color w:val="000000" w:themeColor="text1"/>
          <w:lang w:val="en-GB"/>
        </w:rPr>
        <w:t>high</w:t>
      </w:r>
      <w:r w:rsidR="00BC7FD1" w:rsidRPr="003862D0">
        <w:rPr>
          <w:i/>
          <w:iCs/>
          <w:color w:val="000000" w:themeColor="text1"/>
          <w:lang w:val="en-GB"/>
        </w:rPr>
        <w:t xml:space="preserve"> confidence</w:t>
      </w:r>
      <w:r w:rsidR="00BC7FD1" w:rsidRPr="003862D0">
        <w:rPr>
          <w:color w:val="000000" w:themeColor="text1"/>
          <w:lang w:val="en-GB"/>
        </w:rPr>
        <w:t>)</w:t>
      </w:r>
      <w:r w:rsidRPr="003862D0">
        <w:rPr>
          <w:color w:val="000000" w:themeColor="text1"/>
          <w:lang w:val="en-GB"/>
        </w:rPr>
        <w:t>.</w:t>
      </w:r>
    </w:p>
    <w:p w14:paraId="5A270F0E" w14:textId="77777777" w:rsidR="00BC572A" w:rsidRPr="003862D0" w:rsidRDefault="00BC572A" w:rsidP="00BC572A">
      <w:pPr>
        <w:pStyle w:val="AR6BodyText"/>
        <w:rPr>
          <w:lang w:val="en-GB" w:eastAsia="en-US"/>
        </w:rPr>
      </w:pPr>
    </w:p>
    <w:p w14:paraId="1F1CE853" w14:textId="77777777" w:rsidR="000C3195" w:rsidRPr="003862D0" w:rsidRDefault="000C3195" w:rsidP="00BC572A">
      <w:pPr>
        <w:pStyle w:val="AR6BodyText"/>
        <w:rPr>
          <w:lang w:val="en-GB" w:eastAsia="en-US"/>
        </w:rPr>
      </w:pPr>
    </w:p>
    <w:p w14:paraId="2779719E" w14:textId="77777777" w:rsidR="00BC572A" w:rsidRPr="003862D0" w:rsidRDefault="00BC572A" w:rsidP="00BC572A">
      <w:pPr>
        <w:pStyle w:val="AR6Chap4Level34111"/>
        <w:rPr>
          <w:lang w:val="en-GB"/>
        </w:rPr>
      </w:pPr>
      <w:r w:rsidRPr="003862D0">
        <w:rPr>
          <w:lang w:val="en-GB"/>
        </w:rPr>
        <w:t xml:space="preserve"> </w:t>
      </w:r>
      <w:bookmarkStart w:id="3216" w:name="_Toc5778498"/>
      <w:bookmarkStart w:id="3217" w:name="_Toc33523303"/>
      <w:bookmarkStart w:id="3218" w:name="_Toc57156877"/>
      <w:bookmarkStart w:id="3219" w:name="_Toc66466998"/>
      <w:bookmarkStart w:id="3220" w:name="_Toc66467282"/>
      <w:bookmarkStart w:id="3221" w:name="_Toc66574537"/>
      <w:bookmarkStart w:id="3222" w:name="_Toc66574708"/>
      <w:bookmarkStart w:id="3223" w:name="_Toc66646055"/>
      <w:bookmarkStart w:id="3224" w:name="_Toc69752525"/>
      <w:r w:rsidRPr="003862D0">
        <w:rPr>
          <w:lang w:val="en-GB"/>
        </w:rPr>
        <w:t>Sea Level Pressure, Large-scale Atmospheric Circulation, Storm Tracks and Blocking</w:t>
      </w:r>
      <w:bookmarkEnd w:id="3216"/>
      <w:bookmarkEnd w:id="3217"/>
      <w:bookmarkEnd w:id="3218"/>
      <w:bookmarkEnd w:id="3219"/>
      <w:bookmarkEnd w:id="3220"/>
      <w:bookmarkEnd w:id="3221"/>
      <w:bookmarkEnd w:id="3222"/>
      <w:bookmarkEnd w:id="3223"/>
      <w:bookmarkEnd w:id="3224"/>
      <w:r w:rsidRPr="003862D0">
        <w:rPr>
          <w:lang w:val="en-GB"/>
        </w:rPr>
        <w:t xml:space="preserve"> </w:t>
      </w:r>
    </w:p>
    <w:p w14:paraId="79087297" w14:textId="629B27B6" w:rsidR="00BC572A" w:rsidRPr="003862D0" w:rsidRDefault="00BC572A" w:rsidP="00BC572A">
      <w:pPr>
        <w:pStyle w:val="AR6BodyText"/>
        <w:rPr>
          <w:lang w:val="en-GB"/>
        </w:rPr>
      </w:pPr>
      <w:r w:rsidRPr="003862D0">
        <w:rPr>
          <w:lang w:val="en-GB"/>
        </w:rPr>
        <w:br/>
      </w:r>
      <w:r w:rsidR="00A54376" w:rsidRPr="003862D0">
        <w:rPr>
          <w:lang w:val="en-GB"/>
        </w:rPr>
        <w:t>This</w:t>
      </w:r>
      <w:r w:rsidR="00AB6291" w:rsidRPr="003862D0">
        <w:rPr>
          <w:lang w:val="en-GB"/>
        </w:rPr>
        <w:t xml:space="preserve"> subsection</w:t>
      </w:r>
      <w:r w:rsidR="00A54376" w:rsidRPr="003862D0">
        <w:rPr>
          <w:lang w:val="en-GB"/>
        </w:rPr>
        <w:t xml:space="preserve"> provides a global overview of long-term changes in atmospheric dynamical </w:t>
      </w:r>
      <w:r w:rsidR="00AB6291" w:rsidRPr="003862D0">
        <w:rPr>
          <w:lang w:val="en-GB"/>
        </w:rPr>
        <w:t>features that is complementary to the regional assessment of links to the hydrological cycle in Chapter 8</w:t>
      </w:r>
      <w:del w:id="3225" w:author="Sara M Tuson" w:date="2021-07-20T07:34:00Z">
        <w:r w:rsidR="00AB6291" w:rsidRPr="003862D0" w:rsidDel="00E14E51">
          <w:rPr>
            <w:lang w:val="en-GB"/>
          </w:rPr>
          <w:delText>,</w:delText>
        </w:r>
      </w:del>
      <w:r w:rsidR="00AB6291" w:rsidRPr="003862D0">
        <w:rPr>
          <w:lang w:val="en-GB"/>
        </w:rPr>
        <w:t xml:space="preserve"> </w:t>
      </w:r>
      <w:ins w:id="3226" w:author="Sara M Tuson" w:date="2021-07-20T07:34:00Z">
        <w:r w:rsidR="00E14E51">
          <w:rPr>
            <w:lang w:val="en-GB"/>
          </w:rPr>
          <w:t>(</w:t>
        </w:r>
      </w:ins>
      <w:r w:rsidR="00AB6291" w:rsidRPr="003862D0">
        <w:rPr>
          <w:lang w:val="en-GB"/>
        </w:rPr>
        <w:t>Section 8.4.2</w:t>
      </w:r>
      <w:ins w:id="3227" w:author="Sara M Tuson" w:date="2021-07-20T07:34:00Z">
        <w:r w:rsidR="00E14E51">
          <w:rPr>
            <w:lang w:val="en-GB"/>
          </w:rPr>
          <w:t>)</w:t>
        </w:r>
      </w:ins>
      <w:r w:rsidR="00AB6291" w:rsidRPr="003862D0">
        <w:rPr>
          <w:lang w:val="en-GB"/>
        </w:rPr>
        <w:t xml:space="preserve">, and </w:t>
      </w:r>
      <w:r w:rsidR="00AB6291" w:rsidRPr="003862D0">
        <w:rPr>
          <w:lang w:val="en-GB"/>
        </w:rPr>
        <w:lastRenderedPageBreak/>
        <w:t>assessment of the connections to extreme events in Chapter 11</w:t>
      </w:r>
      <w:del w:id="3228" w:author="Sara M Tuson" w:date="2021-07-20T07:34:00Z">
        <w:r w:rsidR="00AB6291" w:rsidRPr="003862D0" w:rsidDel="00E14E51">
          <w:rPr>
            <w:lang w:val="en-GB"/>
          </w:rPr>
          <w:delText>,</w:delText>
        </w:r>
      </w:del>
      <w:r w:rsidR="00AB6291" w:rsidRPr="003862D0">
        <w:rPr>
          <w:lang w:val="en-GB"/>
        </w:rPr>
        <w:t xml:space="preserve"> </w:t>
      </w:r>
      <w:ins w:id="3229" w:author="Sara M Tuson" w:date="2021-07-20T07:34:00Z">
        <w:r w:rsidR="00E14E51">
          <w:rPr>
            <w:lang w:val="en-GB"/>
          </w:rPr>
          <w:t>(</w:t>
        </w:r>
      </w:ins>
      <w:r w:rsidR="00AB6291" w:rsidRPr="003862D0">
        <w:rPr>
          <w:lang w:val="en-GB"/>
        </w:rPr>
        <w:t>Section 11.7.2</w:t>
      </w:r>
      <w:ins w:id="3230" w:author="Sara M Tuson" w:date="2021-07-20T07:34:00Z">
        <w:r w:rsidR="00E14E51">
          <w:rPr>
            <w:lang w:val="en-GB"/>
          </w:rPr>
          <w:t>)</w:t>
        </w:r>
      </w:ins>
      <w:r w:rsidR="00AB6291" w:rsidRPr="003862D0">
        <w:rPr>
          <w:lang w:val="en-GB"/>
        </w:rPr>
        <w:t>.</w:t>
      </w:r>
    </w:p>
    <w:p w14:paraId="140540F0" w14:textId="77777777" w:rsidR="00BC572A" w:rsidRPr="003862D0" w:rsidRDefault="00BC572A" w:rsidP="00BC572A">
      <w:pPr>
        <w:pStyle w:val="AR6BodyText"/>
        <w:rPr>
          <w:lang w:val="en-GB"/>
        </w:rPr>
      </w:pPr>
    </w:p>
    <w:p w14:paraId="2898FD9F" w14:textId="39F2E822" w:rsidR="00BC572A" w:rsidRPr="003862D0" w:rsidRDefault="00BC572A">
      <w:pPr>
        <w:pStyle w:val="AR6Chap4Level441111"/>
        <w:rPr>
          <w:bCs/>
        </w:rPr>
        <w:pPrChange w:id="3231" w:author="Tom Maycock" w:date="2021-09-07T10:05:00Z">
          <w:pPr>
            <w:pStyle w:val="AR6BodyText"/>
          </w:pPr>
        </w:pPrChange>
      </w:pPr>
      <w:commentRangeStart w:id="3232"/>
      <w:commentRangeStart w:id="3233"/>
      <w:r w:rsidRPr="003862D0">
        <w:t>S</w:t>
      </w:r>
      <w:commentRangeEnd w:id="3232"/>
      <w:r w:rsidR="00F730C4">
        <w:rPr>
          <w:rStyle w:val="CommentReference"/>
        </w:rPr>
        <w:commentReference w:id="3232"/>
      </w:r>
      <w:commentRangeEnd w:id="3233"/>
      <w:r w:rsidR="006667D5">
        <w:rPr>
          <w:rStyle w:val="CommentReference"/>
        </w:rPr>
        <w:commentReference w:id="3233"/>
      </w:r>
      <w:r w:rsidRPr="003862D0">
        <w:t>ea</w:t>
      </w:r>
      <w:r w:rsidR="00F730C4">
        <w:t xml:space="preserve"> le</w:t>
      </w:r>
      <w:r w:rsidRPr="003862D0">
        <w:t>vel</w:t>
      </w:r>
      <w:r w:rsidR="00F730C4">
        <w:t xml:space="preserve"> pr</w:t>
      </w:r>
      <w:r w:rsidRPr="003862D0">
        <w:t>essure</w:t>
      </w:r>
    </w:p>
    <w:p w14:paraId="10468CB7" w14:textId="4AE8A2D1" w:rsidR="00BC572A" w:rsidRPr="003862D0" w:rsidRDefault="00143DA9" w:rsidP="00BC572A">
      <w:pPr>
        <w:pStyle w:val="AR6BodyText"/>
        <w:rPr>
          <w:lang w:val="en-GB"/>
        </w:rPr>
      </w:pPr>
      <w:ins w:id="3234" w:author="Sara M Tuson" w:date="2021-07-15T19:14:00Z">
        <w:r>
          <w:rPr>
            <w:lang w:val="en-GB"/>
          </w:rPr>
          <w:t xml:space="preserve">The </w:t>
        </w:r>
      </w:ins>
      <w:r w:rsidR="00BC572A" w:rsidRPr="003862D0">
        <w:rPr>
          <w:lang w:val="en-GB"/>
        </w:rPr>
        <w:t xml:space="preserve">AR5 assessed that mean sea level pressure is projected to decrease in high latitudes and </w:t>
      </w:r>
      <w:r w:rsidR="00B11D95" w:rsidRPr="003862D0">
        <w:rPr>
          <w:lang w:val="en-GB"/>
        </w:rPr>
        <w:t xml:space="preserve">to </w:t>
      </w:r>
      <w:r w:rsidR="00BC572A" w:rsidRPr="003862D0">
        <w:rPr>
          <w:lang w:val="en-GB"/>
        </w:rPr>
        <w:t xml:space="preserve">increase in mid-latitudes. Such a pattern is associated with a poleward shift in the storm track and an increase in the </w:t>
      </w:r>
      <w:commentRangeStart w:id="3235"/>
      <w:r w:rsidR="00F730C4">
        <w:rPr>
          <w:lang w:val="en-GB"/>
        </w:rPr>
        <w:t>an</w:t>
      </w:r>
      <w:r w:rsidR="00BC572A" w:rsidRPr="003862D0">
        <w:rPr>
          <w:lang w:val="en-GB"/>
        </w:rPr>
        <w:t>nular</w:t>
      </w:r>
      <w:r w:rsidR="00F730C4">
        <w:rPr>
          <w:lang w:val="en-GB"/>
        </w:rPr>
        <w:t xml:space="preserve"> mo</w:t>
      </w:r>
      <w:r w:rsidR="00BC572A" w:rsidRPr="003862D0">
        <w:rPr>
          <w:lang w:val="en-GB"/>
        </w:rPr>
        <w:t xml:space="preserve">de </w:t>
      </w:r>
      <w:commentRangeEnd w:id="3235"/>
      <w:r w:rsidR="00F730C4">
        <w:rPr>
          <w:rStyle w:val="CommentReference"/>
        </w:rPr>
        <w:commentReference w:id="3235"/>
      </w:r>
      <w:r w:rsidR="00BC572A" w:rsidRPr="003862D0">
        <w:rPr>
          <w:lang w:val="en-GB"/>
        </w:rPr>
        <w:t xml:space="preserve">index. </w:t>
      </w:r>
      <w:r w:rsidR="00B11D95" w:rsidRPr="003862D0">
        <w:rPr>
          <w:lang w:val="en-GB"/>
        </w:rPr>
        <w:t xml:space="preserve">This </w:t>
      </w:r>
      <w:r w:rsidR="00BC572A" w:rsidRPr="003862D0">
        <w:rPr>
          <w:lang w:val="en-GB"/>
        </w:rPr>
        <w:t>broad pattern is also found in CMIP6 models (</w:t>
      </w:r>
      <w:r w:rsidR="00FA6D4F" w:rsidRPr="003862D0">
        <w:rPr>
          <w:lang w:val="en-GB"/>
        </w:rPr>
        <w:t>Figure 4.25</w:t>
      </w:r>
      <w:r w:rsidR="00BC572A" w:rsidRPr="003862D0">
        <w:rPr>
          <w:lang w:val="en-GB"/>
        </w:rPr>
        <w:t xml:space="preserve">). </w:t>
      </w:r>
      <w:r w:rsidR="00057B04" w:rsidRPr="003862D0">
        <w:rPr>
          <w:lang w:val="en-GB"/>
        </w:rPr>
        <w:t>Under</w:t>
      </w:r>
      <w:r w:rsidR="00BC572A" w:rsidRPr="003862D0">
        <w:rPr>
          <w:lang w:val="en-GB"/>
        </w:rPr>
        <w:t xml:space="preserve"> SSP1-2.6, the pattern in sea level pressure change resembles that for SSP3-7.0, but the amplitudes are small compared to internal variability in 20</w:t>
      </w:r>
      <w:r w:rsidR="00D75E5C" w:rsidRPr="003862D0">
        <w:rPr>
          <w:lang w:val="en-GB"/>
        </w:rPr>
        <w:t>-</w:t>
      </w:r>
      <w:r w:rsidR="00BC572A" w:rsidRPr="003862D0">
        <w:rPr>
          <w:lang w:val="en-GB"/>
        </w:rPr>
        <w:t>year means (</w:t>
      </w:r>
      <w:r w:rsidR="00FA6D4F" w:rsidRPr="003862D0">
        <w:rPr>
          <w:lang w:val="en-GB"/>
        </w:rPr>
        <w:t>Figure 4.25</w:t>
      </w:r>
      <w:r w:rsidR="00BC572A" w:rsidRPr="003862D0">
        <w:rPr>
          <w:lang w:val="en-GB"/>
        </w:rPr>
        <w:t>). One exception is found in the</w:t>
      </w:r>
      <w:r w:rsidR="00F730C4">
        <w:rPr>
          <w:lang w:val="en-GB"/>
        </w:rPr>
        <w:t xml:space="preserve"> SH </w:t>
      </w:r>
      <w:r w:rsidR="00BC572A" w:rsidRPr="003862D0">
        <w:rPr>
          <w:lang w:val="en-GB"/>
        </w:rPr>
        <w:t xml:space="preserve">mid-latitudes, where pressure robustly increases in SSP3-7.0 in both austral summer and winter, but shows no robust change in SSP1-2.6. This is </w:t>
      </w:r>
      <w:r w:rsidR="00BC572A" w:rsidRPr="003862D0">
        <w:rPr>
          <w:i/>
          <w:iCs/>
          <w:lang w:val="en-GB"/>
        </w:rPr>
        <w:t>likely</w:t>
      </w:r>
      <w:r w:rsidR="00BC572A" w:rsidRPr="003862D0">
        <w:rPr>
          <w:lang w:val="en-GB"/>
        </w:rPr>
        <w:t xml:space="preserve"> attributable to the larger GHG forcing in SSP3-7.0 compared to SSP1-2.6, which contributes to a poleward shift of the</w:t>
      </w:r>
      <w:r w:rsidR="00F730C4">
        <w:rPr>
          <w:lang w:val="en-GB"/>
        </w:rPr>
        <w:t xml:space="preserve"> SH </w:t>
      </w:r>
      <w:r w:rsidR="0015672D" w:rsidRPr="003862D0">
        <w:rPr>
          <w:lang w:val="en-GB"/>
        </w:rPr>
        <w:t>mid-latitude</w:t>
      </w:r>
      <w:r w:rsidR="00BC572A" w:rsidRPr="003862D0">
        <w:rPr>
          <w:lang w:val="en-GB"/>
        </w:rPr>
        <w:t xml:space="preserve"> circulation and becomes relatively more important than the effect of ozone recovery which drives an equatorward shift in the circulation </w:t>
      </w:r>
      <w:ins w:id="3236" w:author="Ian Blenkinsop" w:date="2021-07-27T13:17:00Z">
        <w:r w:rsidR="00F730C4">
          <w:rPr>
            <w:lang w:val="en-GB"/>
          </w:rPr>
          <w:t>(</w:t>
        </w:r>
        <w:r w:rsidR="00F730C4" w:rsidRPr="003862D0">
          <w:rPr>
            <w:lang w:val="en-GB"/>
          </w:rPr>
          <w:t>see Section 4.5.3.1 on the Southern Annular Mode</w:t>
        </w:r>
        <w:r w:rsidR="00F730C4">
          <w:rPr>
            <w:lang w:val="en-GB"/>
          </w:rPr>
          <w:t>;</w:t>
        </w:r>
        <w:r w:rsidR="00F730C4" w:rsidRPr="003862D0">
          <w:rPr>
            <w:lang w:val="en-GB"/>
          </w:rPr>
          <w:t xml:space="preserve"> </w:t>
        </w:r>
      </w:ins>
      <w:r w:rsidR="00BC572A" w:rsidRPr="003862D0">
        <w:rPr>
          <w:lang w:val="en-GB"/>
        </w:rPr>
        <w:fldChar w:fldCharType="begin" w:fldLock="1"/>
      </w:r>
      <w:r w:rsidR="00CD3B49">
        <w:rPr>
          <w:lang w:val="en-GB"/>
        </w:rPr>
        <w:instrText>ADDIN CSL_CITATION { "citationItems" : [ { "id" : "ITEM-1", "itemData" : { "DOI" : "10.1002/asl.984", "ISSN" : "1530-261X", "abstract" : "Abstract Two decades into the 21st century there is growing evidence for global impacts of Antarctic and Southern Ocean climate change. Reliable estimates of how the Antarctic climate system would behave under a range of scenarios of future external climate forcing are thus a high priority. Output from new model simulations coordinated as part of the Coupled Model Intercomparison Project Phase 6 (CMIP6) provides an opportunity for a comprehensive analysis of the latest generation of state-of-the-art climate models following a wider range of experiment types and scenarios than previous CMIP phases. Here the main broad-scale 21st century Antarctic projections provided by the CMIP6 models are shown across four forcing scenarios: SSP1-2.6, SSP2-4.5, SSP3-7.0 and SSP5-8.5. End-of-century Antarctic surface-air temperature change across these scenarios (relative to 1995?2014) is 1.3, 2.5, 3.7 and 4.8\u00b0C. The corresponding proportional precipitation rate changes are 8, 16, 24 and 31%. In addition to these end-of-century changes, an assessment of scenario dependence of pathways of absolute and global-relative 21st century projections is conducted. Potential differences in regional response are of particular relevance to coastal Antarctica, where, for example, ecosystems and ice shelves are highly sensitive to the timing of crossing of key thresholds in both atmospheric and oceanic conditions. Overall, it is found that the projected changes over coastal Antarctica do not scale linearly with global forcing. We identify two factors that appear to contribute: (a) a stronger global-relative Southern Ocean warming in stabilisation (SSP2-4.5) and aggressive mitigation (SSP1-2.6) scenarios as the Southern Ocean continues to warm and (b) projected recovery of Southern Hemisphere stratospheric ozone and its effect on the mid-latitude westerlies. The major implication is that over coastal Antarctica, the surface warming by 2100 is stronger relative to the global mean surface warming for the low forcing compared to high forcing future scenarios.", "author" : [ { "dropping-particle" : "", "family" : "Bracegirdle", "given" : "Thomas J", "non-dropping-particle" : "", "parse-names" : false, "suffix" : "" }, { "dropping-particle" : "", "family" : "Krinner", "given" : "Gerhard", "non-dropping-particle" : "", "parse-names" : false, "suffix" : "" }, { "dropping-particle" : "", "family" : "Tonelli", "given" : "Marcos", "non-dropping-particle" : "", "parse-names" : false, "suffix" : "" }, { "dropping-particle" : "", "family" : "Haumann", "given" : "F Alexander", "non-dropping-particle" : "", "parse-names" : false, "suffix" : "" }, { "dropping-particle" : "", "family" : "Naughten", "given" : "Kaitlin A", "non-dropping-particle" : "", "parse-names" : false, "suffix" : "" }, { "dropping-particle" : "", "family" : "Rackow", "given" : "Thomas", "non-dropping-particle" : "", "parse-names" : false, "suffix" : "" }, { "dropping-particle" : "", "family" : "Roach", "given" : "Lettie A", "non-dropping-particle" : "", "parse-names" : false, "suffix" : "" }, { "dropping-particle" : "", "family" : "Wainer", "given" : "Ilana", "non-dropping-particle" : "", "parse-names" : false, "suffix" : "" } ], "container-title" : "Atmospheric Science Letters", "id" : "ITEM-1", "issue" : "9", "issued" : { "date-parts" : [ [ "2020", "9", "1" ] ] }, "note" : "https://doi.org/10.1002/asl.984", "page" : "e984", "publisher" : "John Wiley &amp; Sons, Ltd", "title" : "Twenty first century changes in Antarctic and Southern Ocean surface climate in CMIP6", "translator" : [ { "dropping-particle" : "", "family" : "K2271", "given" : "", "non-dropping-particle" : "", "parse-names" : false, "suffix" : "" } ], "type" : "article-journal", "volume" : "21" }, "uris" : [ "http://www.mendeley.com/documents/?uuid=a65ec383-2602-41ec-8d8d-47f029d5b2da"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"ITEM-3",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"ITEM-3",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"mendeley" : { "formattedCitation" : "(Barnes and Polvani, 2013; Barnes et al., 2014; Bracegirdle et al., 2020b)", "manualFormatting" : "Barnes and Polvani, 2013; Barnes et al., 2014; Bracegirdle et al., 2020b)", "plainTextFormattedCitation" : "(Barnes and Polvani, 2013; Barnes et al., 2014; Bracegirdle et al., 2020b)", "previouslyFormattedCitation" : "(Barnes and Polvani, 2013; Barnes et al., 2014; Bracegirdle et al., 2020b)" }, "properties" : { "noteIndex" : 0 }, "schema" : "https://github.com/citation-style-language/schema/raw/master/csl-citation.json" }</w:instrText>
      </w:r>
      <w:r w:rsidR="00BC572A" w:rsidRPr="003862D0">
        <w:rPr>
          <w:lang w:val="en-GB"/>
        </w:rPr>
        <w:fldChar w:fldCharType="separate"/>
      </w:r>
      <w:del w:id="3237" w:author="Ian Blenkinsop" w:date="2021-07-27T13:17:00Z">
        <w:r w:rsidR="00016735" w:rsidDel="00F730C4">
          <w:rPr>
            <w:noProof/>
            <w:lang w:val="en-GB"/>
          </w:rPr>
          <w:delText>(</w:delText>
        </w:r>
      </w:del>
      <w:r w:rsidR="00016735">
        <w:rPr>
          <w:noProof/>
          <w:lang w:val="en-GB"/>
        </w:rPr>
        <w:t>Barnes and Polvani, 2013; Barnes et al., 2014; Bracegirdle et al., 2020b)</w:t>
      </w:r>
      <w:r w:rsidR="00BC572A" w:rsidRPr="003862D0">
        <w:rPr>
          <w:lang w:val="en-GB"/>
        </w:rPr>
        <w:fldChar w:fldCharType="end"/>
      </w:r>
      <w:del w:id="3238" w:author="Ian Blenkinsop" w:date="2021-07-27T13:17:00Z">
        <w:r w:rsidR="00BC572A" w:rsidRPr="003862D0" w:rsidDel="00F730C4">
          <w:rPr>
            <w:lang w:val="en-GB"/>
          </w:rPr>
          <w:delText xml:space="preserve"> (see </w:delText>
        </w:r>
        <w:r w:rsidR="00B4608A" w:rsidRPr="003862D0" w:rsidDel="00F730C4">
          <w:rPr>
            <w:lang w:val="en-GB"/>
          </w:rPr>
          <w:delText xml:space="preserve">Section </w:delText>
        </w:r>
        <w:r w:rsidR="00BC572A" w:rsidRPr="003862D0" w:rsidDel="00F730C4">
          <w:rPr>
            <w:lang w:val="en-GB"/>
          </w:rPr>
          <w:delText>4.5.3.1 on the Southern Annular Mode)</w:delText>
        </w:r>
      </w:del>
      <w:r w:rsidR="00BC572A" w:rsidRPr="003862D0">
        <w:rPr>
          <w:lang w:val="en-GB"/>
        </w:rPr>
        <w:t>. The poleward shift in</w:t>
      </w:r>
      <w:r w:rsidR="00F730C4">
        <w:rPr>
          <w:lang w:val="en-GB"/>
        </w:rPr>
        <w:t xml:space="preserve"> SH </w:t>
      </w:r>
      <w:r w:rsidR="0015672D" w:rsidRPr="003862D0">
        <w:rPr>
          <w:lang w:val="en-GB"/>
        </w:rPr>
        <w:t>mid-latitude</w:t>
      </w:r>
      <w:r w:rsidR="00BC572A" w:rsidRPr="003862D0">
        <w:rPr>
          <w:lang w:val="en-GB"/>
        </w:rPr>
        <w:t xml:space="preserve"> circulation in SSP3-7.0 </w:t>
      </w:r>
      <w:r w:rsidR="00BC572A" w:rsidRPr="003862D0">
        <w:rPr>
          <w:i/>
          <w:iCs/>
          <w:lang w:val="en-GB"/>
        </w:rPr>
        <w:t>likely</w:t>
      </w:r>
      <w:r w:rsidR="00BC572A" w:rsidRPr="003862D0">
        <w:rPr>
          <w:lang w:val="en-GB"/>
        </w:rPr>
        <w:t xml:space="preserve"> contributes to the wetting trend at high southern latitudes (</w:t>
      </w:r>
      <w:r w:rsidR="00FA6D4F" w:rsidRPr="003862D0">
        <w:rPr>
          <w:lang w:val="en-GB"/>
        </w:rPr>
        <w:t>Figure 4.25</w:t>
      </w:r>
      <w:r w:rsidR="00BC572A" w:rsidRPr="003862D0">
        <w:rPr>
          <w:color w:val="000000" w:themeColor="text1"/>
          <w:lang w:val="en-GB"/>
        </w:rPr>
        <w:t>).</w:t>
      </w:r>
      <w:r w:rsidR="00BC572A" w:rsidRPr="003862D0">
        <w:rPr>
          <w:lang w:val="en-GB"/>
        </w:rPr>
        <w:t xml:space="preserve"> </w:t>
      </w:r>
    </w:p>
    <w:p w14:paraId="7D90F4AF" w14:textId="77777777" w:rsidR="00BC572A" w:rsidRPr="003862D0" w:rsidRDefault="00BC572A" w:rsidP="00BC572A">
      <w:pPr>
        <w:pStyle w:val="AR6BodyText"/>
        <w:rPr>
          <w:lang w:val="en-GB"/>
        </w:rPr>
      </w:pPr>
    </w:p>
    <w:p w14:paraId="3D07E439" w14:textId="409E861E" w:rsidR="00BC572A" w:rsidRPr="00AF47C0" w:rsidRDefault="00BC572A" w:rsidP="00BC572A">
      <w:pPr>
        <w:pStyle w:val="AR6BodyText"/>
        <w:rPr>
          <w:color w:val="3366FF"/>
          <w:lang w:val="en-GB"/>
        </w:rPr>
      </w:pPr>
      <w:r w:rsidRPr="003862D0">
        <w:rPr>
          <w:lang w:val="en-GB"/>
        </w:rPr>
        <w:t xml:space="preserve">As was found in AR5, several regional sea level pressure features stand out from the zonal-mean change. </w:t>
      </w:r>
      <w:r w:rsidR="00F70D9F" w:rsidRPr="003862D0">
        <w:rPr>
          <w:lang w:val="en-GB"/>
        </w:rPr>
        <w:t xml:space="preserve">Sea level pressure markedly decreases in </w:t>
      </w:r>
      <w:r w:rsidR="00057B04" w:rsidRPr="003862D0">
        <w:rPr>
          <w:lang w:val="en-GB"/>
        </w:rPr>
        <w:t>northeastern</w:t>
      </w:r>
      <w:r w:rsidR="00F70D9F" w:rsidRPr="003862D0">
        <w:rPr>
          <w:lang w:val="en-GB"/>
        </w:rPr>
        <w:t xml:space="preserve"> North America and </w:t>
      </w:r>
      <w:r w:rsidR="00057B04" w:rsidRPr="003862D0">
        <w:rPr>
          <w:lang w:val="en-GB"/>
        </w:rPr>
        <w:t>northeastern</w:t>
      </w:r>
      <w:r w:rsidR="00DA3C70" w:rsidRPr="003862D0">
        <w:rPr>
          <w:lang w:val="en-GB"/>
        </w:rPr>
        <w:t xml:space="preserve"> </w:t>
      </w:r>
      <w:r w:rsidR="00F70D9F" w:rsidRPr="003862D0">
        <w:rPr>
          <w:lang w:val="en-GB"/>
        </w:rPr>
        <w:t xml:space="preserve">Asia in boreal winter. In boreal </w:t>
      </w:r>
      <w:r w:rsidRPr="003862D0">
        <w:rPr>
          <w:lang w:val="en-GB"/>
        </w:rPr>
        <w:t xml:space="preserve">summer, sea level pressure robustly decreases in the Mediterranean and the Middle-East, </w:t>
      </w:r>
      <w:r w:rsidR="00DA3C70" w:rsidRPr="003862D0">
        <w:rPr>
          <w:lang w:val="en-GB"/>
        </w:rPr>
        <w:t xml:space="preserve">a decrease that </w:t>
      </w:r>
      <w:r w:rsidRPr="003862D0">
        <w:rPr>
          <w:lang w:val="en-GB"/>
        </w:rPr>
        <w:t xml:space="preserve">has been linked to a large-scale heat low forced by the amplified warming of the region </w:t>
      </w:r>
      <w:r w:rsidRPr="003862D0">
        <w:rPr>
          <w:lang w:val="en-GB"/>
        </w:rPr>
        <w:fldChar w:fldCharType="begin" w:fldLock="1"/>
      </w:r>
      <w:r w:rsidR="003B032B">
        <w:rPr>
          <w:lang w:val="en-GB"/>
        </w:rPr>
        <w:instrText>ADDIN CSL_CITATION { "citationItems" : [ { "id" : "ITEM-1", "itemData" : { "DOI" : "10.1029/2008GL036617", "ISSN" : "0094-8276", "abstract" : "Western European summers become more continental in simulations for the 21st century. Anomalously large summer warming over the Mediterranean area in concert with drier soils and a reduced surface pressure can explain this change. The warming is enhanced due to soil moisture depletion which limits the cooling of the land surface by evaporation. A large-scale Mediterranean heat low develops, bringing easterly winds over Central Europe. Statistical analysis for present-day conditions indicates that the same mechanism operates on intra-seasonal timescales; dry Mediterranean soils in June are correlated with high temperature and low surface pressure in July-August. Idealized simulations confirm the relation between the surface warming of the Mediterranean area and the development of a heat low. The development of a heat low in response to dry soils induces a positive feedback: drier Mediterranean soils in summer bring easterly winds over Europe and increase the continental character of Western European summer climate.", "author" : [ { "dropping-particle" : "", "family" : "Haarsma", "given" : "Reindert J", "non-dropping-particle" : "", "parse-names" : false, "suffix" : "" }, { "dropping-particle" : "", "family" : "Selten", "given" : "Frank", "non-dropping-particle" : "", "parse-names" : false, "suffix" : "" }, { "dropping-particle" : "vd", "family" : "Hurk", "given" : "Bart", "non-dropping-particle" : "", "parse-names" : false, "suffix" : "" }, { "dropping-particle" : "", "family" : "Hazeleger", "given" : "Wilco", "non-dropping-particle" : "", "parse-names" : false, "suffix" : "" }, { "dropping-particle" : "", "family" : "Wang", "given" : "Xueli", "non-dropping-particle" : "", "parse-names" : false, "suffix" : "" } ], "container-title" : "Geophysical Research Letters", "id" : "ITEM-1", "issue" : "4", "issued" : { "date-parts" : [ [ "2009", "2", "1" ] ] }, "note" : "https://doi.org/10.1029/2008GL036617", "publisher" : "John Wiley &amp; Sons, Ltd", "title" : "Drier Mediterranean soils due to greenhouse warming bring easterly winds over summertime central Europe", "translator" : [ { "dropping-particle" : "", "family" : "K2266", "given" : "", "non-dropping-particle" : "", "parse-names" : false, "suffix" : "" } ], "type" : "article-journal", "volume" : "36" }, "uris" : [ "http://www.mendeley.com/documents/?uuid=a740dc35-ad58-405b-abb9-19af9c1fe89b" ] } ], "mendeley" : { "formattedCitation" : "(Haarsma et al., 2009)", "plainTextFormattedCitation" : "(Haarsma et al., 2009)", "previouslyFormattedCitation" : "(Haarsma et al., 2009)" }, "properties" : { "noteIndex" : 0 }, "schema" : "https://github.com/citation-style-language/schema/raw/master/csl-citation.json" }</w:instrText>
      </w:r>
      <w:r w:rsidRPr="003862D0">
        <w:rPr>
          <w:lang w:val="en-GB"/>
        </w:rPr>
        <w:fldChar w:fldCharType="separate"/>
      </w:r>
      <w:r w:rsidR="00016735">
        <w:rPr>
          <w:noProof/>
          <w:lang w:val="en-GB"/>
        </w:rPr>
        <w:t>(Haarsma et al., 2009)</w:t>
      </w:r>
      <w:r w:rsidRPr="003862D0">
        <w:rPr>
          <w:lang w:val="en-GB"/>
        </w:rPr>
        <w:fldChar w:fldCharType="end"/>
      </w:r>
      <w:r w:rsidRPr="003862D0">
        <w:rPr>
          <w:lang w:val="en-GB"/>
        </w:rPr>
        <w:t xml:space="preserve">. It is </w:t>
      </w:r>
      <w:r w:rsidRPr="003862D0">
        <w:rPr>
          <w:i/>
          <w:iCs/>
          <w:lang w:val="en-GB"/>
        </w:rPr>
        <w:t>likely</w:t>
      </w:r>
      <w:r w:rsidRPr="003862D0">
        <w:rPr>
          <w:lang w:val="en-GB"/>
        </w:rPr>
        <w:t xml:space="preserve"> that sea level pressure will increase across the southwest</w:t>
      </w:r>
      <w:r w:rsidR="00DA3C70" w:rsidRPr="003862D0">
        <w:rPr>
          <w:lang w:val="en-GB"/>
        </w:rPr>
        <w:t>ern North America</w:t>
      </w:r>
      <w:r w:rsidRPr="003862D0">
        <w:rPr>
          <w:lang w:val="en-GB"/>
        </w:rPr>
        <w:t xml:space="preserve"> and Central America in boreal summer </w:t>
      </w:r>
      <w:r w:rsidR="005771DE" w:rsidRPr="003862D0">
        <w:rPr>
          <w:lang w:val="en-GB"/>
        </w:rPr>
        <w:t>under</w:t>
      </w:r>
      <w:r w:rsidRPr="003862D0">
        <w:rPr>
          <w:lang w:val="en-GB"/>
        </w:rPr>
        <w:t xml:space="preserve"> SSP3-7.0 due to an intensification of the eastern North Pacific subtropical summer high </w:t>
      </w:r>
      <w:r w:rsidRPr="003862D0">
        <w:rPr>
          <w:lang w:val="en-GB"/>
        </w:rPr>
        <w:fldChar w:fldCharType="begin" w:fldLock="1"/>
      </w:r>
      <w:r w:rsidR="00615634">
        <w:rPr>
          <w:lang w:val="en-GB"/>
        </w:rPr>
        <w:instrText>ADDIN CSL_CITATION { "citationItems" : [ { "id" : "ITEM-1", "itemData" : { "DOI" : "10.1038/ngeo1590", "ISSN" : "17520894", "abstract" : "Semi-permanent high-pressure systems over the subtropical oceans, known as subtropical highs, influence atmospheric circulation, as well as global climate. For instance, subtropical highs largely determine the location of the world's subtropical deserts, the zones of Mediterranean climate and the tracks of tropical cyclones. The intensity of two such high-pressure systems, present over the Northern Hemisphere oceans during the summer, has changed in recent years. However, whether such changes are related to climate warming remains unclear. Here, we use climate model simulations from the Intergovernmental Panel on Climate Change Fourth Assessment Report, reanalysis data from the 40-year European Centre for Medium-Range Weather Forecasts, and an idealized general circulation model, to assess future changes in the intensity of summertime subtropical highs over the Northern Hemisphere oceans. The simulations suggest that these summertime highs will intensify in the twenty-first century as a result of an increase in atmospheric greenhouse-gas concentrations. We further show that the intensification of subtropical highs is predominantly caused by an increase in thermal contrast between the land and ocean. We suggest that summertime near-surface subtropical highs could play an increasingly important role in regional climate and hydrological extremes in the future. \u00a9 2012 Macmillan Publishers Limited. All rights reserved.", "author" : [ { "dropping-particle" : "", "family" : "Li", "given" : "Wenhong", "non-dropping-particle" : "", "parse-names" : false, "suffix" : "" }, { "dropping-particle" : "", "family" : "Li", "given" : "Laifang", "non-dropping-particle" : "", "parse-names" : false, "suffix" : "" }, { "dropping-particle" : "", "family" : "Ting", "given" : "Mingfang", "non-dropping-particle" : "", "parse-names" : false, "suffix" : "" }, { "dropping-particle" : "", "family" : "Liu", "given" : "Yimin", "non-dropping-particle" : "", "parse-names" : false, "suffix" : "" } ], "container-title" : "Nature Geoscience", "id" : "ITEM-1", "issue" : "11", "issued" : { "date-parts" : [ [ "2012" ] ] }, "page" : "830-834", "publisher" : "Nature Publishing Group", "title" : "Intensification of Northern Hemisphere subtropical highs in a warming climate", "translator" : [ { "dropping-particle" : "", "family" : "K5237", "given" : "", "non-dropping-particle" : "", "parse-names" : false, "suffix" : "" } ], "type" : "article-journal", "volume" : "5" }, "uris" : [ "http://www.mendeley.com/documents/?uuid=6135f2e5-8653-434e-ac60-30557c0b329b", "http://www.mendeley.com/documents/?uuid=23abdd0a-d305-4e78-8b2c-1de55a4890d3" ] } ], "mendeley" : { "formattedCitation" : "(Li et al., 2012)", "plainTextFormattedCitation" : "(Li et al., 2012)", "previouslyFormattedCitation" : "(Li et al., 2012)" }, "properties" : { "noteIndex" : 0 }, "schema" : "https://github.com/citation-style-language/schema/raw/master/csl-citation.json" }</w:instrText>
      </w:r>
      <w:r w:rsidRPr="003862D0">
        <w:rPr>
          <w:lang w:val="en-GB"/>
        </w:rPr>
        <w:fldChar w:fldCharType="separate"/>
      </w:r>
      <w:r w:rsidR="00016735">
        <w:rPr>
          <w:noProof/>
          <w:lang w:val="en-GB"/>
        </w:rPr>
        <w:t>(Li et al., 2012)</w:t>
      </w:r>
      <w:r w:rsidRPr="003862D0">
        <w:rPr>
          <w:lang w:val="en-GB"/>
        </w:rPr>
        <w:fldChar w:fldCharType="end"/>
      </w:r>
      <w:r w:rsidRPr="003862D0">
        <w:rPr>
          <w:lang w:val="en-GB"/>
        </w:rPr>
        <w:t xml:space="preserve"> and</w:t>
      </w:r>
      <w:r w:rsidR="00F70D9F" w:rsidRPr="003862D0">
        <w:rPr>
          <w:lang w:val="en-GB"/>
        </w:rPr>
        <w:t xml:space="preserve"> a</w:t>
      </w:r>
      <w:r w:rsidRPr="003862D0">
        <w:rPr>
          <w:lang w:val="en-GB"/>
        </w:rPr>
        <w:t xml:space="preserve"> weakening of the North American monsoon</w:t>
      </w:r>
      <w:r w:rsidR="000B24F7" w:rsidRPr="003862D0">
        <w:rPr>
          <w:lang w:val="en-GB"/>
        </w:rPr>
        <w:t xml:space="preserve"> </w:t>
      </w:r>
      <w:ins w:id="3239" w:author="Ian Blenkinsop" w:date="2021-07-27T13:18:00Z">
        <w:r w:rsidR="00F730C4">
          <w:rPr>
            <w:lang w:val="en-GB"/>
          </w:rPr>
          <w:t>(</w:t>
        </w:r>
        <w:r w:rsidR="00F730C4" w:rsidRPr="008255D4">
          <w:rPr>
            <w:lang w:val="de-DE"/>
          </w:rPr>
          <w:t>Section 4.5.1.5</w:t>
        </w:r>
        <w:r w:rsidR="00F730C4">
          <w:rPr>
            <w:lang w:val="de-DE"/>
          </w:rPr>
          <w:t xml:space="preserve">; </w:t>
        </w:r>
      </w:ins>
      <w:ins w:id="3240" w:author="Robin Matthews" w:date="2021-06-18T17:18:00Z">
        <w:r w:rsidR="00DB2266">
          <w:fldChar w:fldCharType="begin" w:fldLock="1"/>
        </w:r>
      </w:ins>
      <w:r w:rsidR="00CD3B49">
        <w:rPr>
          <w:lang w:val="en-US"/>
        </w:rPr>
        <w: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"id" : "ITEM-2",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"ITEM-2",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"(Pascale et al., 2017; Wang et al., 2020)", "manualFormatting" : "Pascale et al., 2017; Wang et al., 2020)", "plainTextFormattedCitation" : "(Pascale et al., 2017; Wang et al., 2020)", "previouslyFormattedCitation" : "(Pascale et al., 2017; Wang et al., 2020)" }, "properties" : { "noteIndex" : 0 }, "schema" : "https://github.com/citation-style-language/schema/raw/master/csl-citation.json" }</w:instrText>
      </w:r>
      <w:ins w:id="3241" w:author="Robin Matthews" w:date="2021-06-18T17:18:00Z">
        <w:r w:rsidR="00DB2266">
          <w:fldChar w:fldCharType="separate"/>
        </w:r>
        <w:del w:id="3242" w:author="Ian Blenkinsop" w:date="2021-07-27T13:18:00Z">
          <w:r w:rsidR="00DB2266" w:rsidRPr="006A7995" w:rsidDel="00F730C4">
            <w:rPr>
              <w:noProof/>
            </w:rPr>
            <w:delText>(</w:delText>
          </w:r>
        </w:del>
        <w:r w:rsidR="00DB2266" w:rsidRPr="006A7995">
          <w:rPr>
            <w:noProof/>
          </w:rPr>
          <w:t>Pascale et al., 2017; Wang et al., 2020)</w:t>
        </w:r>
        <w:r w:rsidR="00DB2266">
          <w:fldChar w:fldCharType="end"/>
        </w:r>
      </w:ins>
      <w:ins w:id="3243" w:author="Sara M Tuson" w:date="2021-07-16T07:27:00Z">
        <w:del w:id="3244" w:author="Ian Blenkinsop" w:date="2021-07-27T13:18:00Z">
          <w:r w:rsidR="00816D04" w:rsidDel="00F730C4">
            <w:delText xml:space="preserve"> </w:delText>
          </w:r>
        </w:del>
      </w:ins>
      <w:del w:id="3245" w:author="Robin Matthews" w:date="2021-06-18T17:18:00Z">
        <w:r w:rsidR="000B24F7" w:rsidRPr="003862D0" w:rsidDel="00DB2266">
          <w:rPr>
            <w:lang w:val="en-GB"/>
          </w:rPr>
          <w:fldChar w:fldCharType="begin" w:fldLock="1"/>
        </w:r>
        <w:r w:rsidR="00615634" w:rsidDel="00DB2266">
          <w:rPr>
            <w:lang w:val="en-GB"/>
          </w:rPr>
          <w:del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w:delInstrText>
        </w:r>
        <w:r w:rsidR="00615634" w:rsidRPr="001A4DE9" w:rsidDel="00DB2266">
          <w:delInstrText>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"K5201", "given" : "", "non-dropping-particle" : "", "parse-names" : false, "suffix" : "" } ], "type" : "article-journal", "volume" : "33" }, "uris" : [ "http://www.mendeley.com/documents/?uuid=65863f39-b240-4456-b214-8169fa55ad98" ] } ], "mendeley" : { "formattedCitation" : "(Wang et al., 2020)", "plainTextFormattedCitation" : "(Wang et al., 2020)", "previouslyFormattedCitation" : "(Wang et al., 2020)" }, "properties" : { "noteIndex" : 0 }, "schema" : "https://github.com/citation-style-language/schema/raw/master/csl-citation.json" }</w:delInstrText>
        </w:r>
        <w:r w:rsidR="000B24F7" w:rsidRPr="003862D0" w:rsidDel="00DB2266">
          <w:rPr>
            <w:lang w:val="en-GB"/>
          </w:rPr>
          <w:fldChar w:fldCharType="separate"/>
        </w:r>
        <w:r w:rsidR="00016735" w:rsidDel="00DB2266">
          <w:rPr>
            <w:noProof/>
            <w:lang w:val="de-DE"/>
          </w:rPr>
          <w:delText>(Wang et al., 2020)</w:delText>
        </w:r>
        <w:r w:rsidR="000B24F7" w:rsidRPr="003862D0" w:rsidDel="00DB2266">
          <w:rPr>
            <w:lang w:val="en-GB"/>
          </w:rPr>
          <w:fldChar w:fldCharType="end"/>
        </w:r>
        <w:r w:rsidR="000B24F7" w:rsidRPr="003862D0" w:rsidDel="00DB2266">
          <w:rPr>
            <w:lang w:val="en-GB"/>
          </w:rPr>
          <w:fldChar w:fldCharType="begin" w:fldLock="1"/>
        </w:r>
        <w:r w:rsidR="00615634" w:rsidDel="00DB2266">
          <w:rPr>
            <w:lang w:val="de-DE"/>
          </w:rPr>
          <w:delInstrText>ADDIN CSL_CITATION { "citationItems" : [ { "id" : "ITEM-1", "itemData" : { "DOI" : "10.1038/nclimate3412", "ISSN" : "1758-678X", "author" : [ { "dropping-particle" : "", "family" : "Pascale", "given" : "Salvatore", "non-dropping-particle" : "", "parse-names" : false, "suffix" : "" }, { "dropping-particle" : "", "family" : "Boos", "given" : "William R.", "non-dropping-particle" : "", "parse-names" : false, "suffix" : "" }, { "dropping-particle" : "", "family" : "Bordoni", "given" : "Simona", "non-dropping-particle" : "", "parse-names" : false, "suffix" : "" }, { "dropping-particle" : "", "family" : "Delworth", "given" : "Thomas L.", "non-dropping-particle" : "", "parse-names" : false, "suffix" : "" }, { "dropping-particle" : "", "family" : "Kapnick", "given" : "Sarah B.", "non-dropping-particle" : "", "parse-names" : false, "suffix" : "" }, { "dropping-particle" : "", "family" : "Murakami", "given" : "Hiroyuki", "non-dropping-particle" : "", "parse-names" : false, "suffix" : "" }, { "dropping-particle" : "", "family" : "Vecchi", "given" : "Gabriel A.", "non-dropping-particle" : "", "parse-names" : false, "suffix" : "" }, { "dropping-particle" : "", "family" : "Zhang", "given" : "Wei", "non-dropping-particle" : "", "parse-names" : false, "suffix" : "" } ], "container-title" : "Nature Climate Change", "id" : "ITEM-1", "issue" : "11", "issued" : { "date-parts" : [ [ "2017", "11", "9" ] ] }, "page" : "806-812", "title" : "Weakening of the North American monsoon with global warming", "translator" : [ { "dropping-particle" : "", "family" : "K5119", "given" : "", "non-dropping-particle" : "", "parse-names" : false, "suffix" : "" } ], "type" : "article-journal", "volume" : "7" }, "uris" : [ "http://www.mendeley.com/documents/?uuid=abcd6d46-a442-33ff-9fbf-c083411109f0" ] } ], "mendeley" : { "formattedCitation" : "(Pascale et al., 2017)", "plainTextFormattedCitation" : "(Pascale et al., 2017)", "previouslyFormattedCitation" : "(Pascale et al., 2017)" }, "properties" : { "noteIndex" : 0 }, "schema" : "https://github.com/citation-style-language/schema/raw/master/csl-citation.json" }</w:delInstrText>
        </w:r>
        <w:r w:rsidR="000B24F7" w:rsidRPr="003862D0" w:rsidDel="00DB2266">
          <w:rPr>
            <w:lang w:val="en-GB"/>
          </w:rPr>
          <w:fldChar w:fldCharType="separate"/>
        </w:r>
        <w:r w:rsidR="00016735" w:rsidDel="00DB2266">
          <w:rPr>
            <w:noProof/>
            <w:lang w:val="de-DE"/>
          </w:rPr>
          <w:delText>(Pascale et al., 2017)</w:delText>
        </w:r>
        <w:r w:rsidR="000B24F7" w:rsidRPr="003862D0" w:rsidDel="00DB2266">
          <w:rPr>
            <w:lang w:val="en-GB"/>
          </w:rPr>
          <w:fldChar w:fldCharType="end"/>
        </w:r>
      </w:del>
      <w:del w:id="3246" w:author="Ian Blenkinsop" w:date="2021-07-27T13:18:00Z">
        <w:r w:rsidRPr="008255D4" w:rsidDel="00F730C4">
          <w:rPr>
            <w:lang w:val="de-DE"/>
          </w:rPr>
          <w:delText>(</w:delText>
        </w:r>
      </w:del>
      <w:del w:id="3247" w:author="Sara M Tuson" w:date="2021-07-16T07:27:00Z">
        <w:r w:rsidRPr="008255D4" w:rsidDel="00816D04">
          <w:rPr>
            <w:lang w:val="de-DE"/>
          </w:rPr>
          <w:delText>see</w:delText>
        </w:r>
      </w:del>
      <w:del w:id="3248" w:author="Ian Blenkinsop" w:date="2021-07-27T13:18:00Z">
        <w:r w:rsidRPr="008255D4" w:rsidDel="00F730C4">
          <w:rPr>
            <w:lang w:val="de-DE"/>
          </w:rPr>
          <w:delText xml:space="preserve"> Section 4.5.1.5)</w:delText>
        </w:r>
      </w:del>
      <w:r w:rsidRPr="008255D4">
        <w:rPr>
          <w:lang w:val="de-DE"/>
        </w:rPr>
        <w:t xml:space="preserve">. </w:t>
      </w:r>
      <w:r w:rsidRPr="00AF47C0">
        <w:rPr>
          <w:lang w:val="en-GB"/>
        </w:rPr>
        <w:t>These changes in circulation are connected to drying across the eastern subtropical Pacific and Central America regions (</w:t>
      </w:r>
      <w:r w:rsidR="00856D78" w:rsidRPr="003862D0">
        <w:rPr>
          <w:lang w:val="en-GB"/>
        </w:rPr>
        <w:fldChar w:fldCharType="begin"/>
      </w:r>
      <w:r w:rsidR="00856D78" w:rsidRPr="00AF47C0">
        <w:rPr>
          <w:lang w:val="en-GB"/>
        </w:rPr>
        <w:instrText xml:space="preserve"> REF _Ref56859704 \r \h </w:instrText>
      </w:r>
      <w:r w:rsidR="00856D78" w:rsidRPr="003862D0">
        <w:rPr>
          <w:lang w:val="en-GB"/>
        </w:rPr>
      </w:r>
      <w:r w:rsidR="00856D78" w:rsidRPr="003862D0">
        <w:rPr>
          <w:lang w:val="en-GB"/>
        </w:rPr>
        <w:fldChar w:fldCharType="separate"/>
      </w:r>
      <w:r w:rsidR="00FA6D4F" w:rsidRPr="00AF47C0">
        <w:rPr>
          <w:lang w:val="en-GB"/>
        </w:rPr>
        <w:t>Figure 4.24</w:t>
      </w:r>
      <w:del w:id="3249" w:author="Ian Blenkinsop" w:date="2021-07-27T13:18:00Z">
        <w:r w:rsidR="00FA6D4F" w:rsidRPr="00AF47C0" w:rsidDel="00F730C4">
          <w:rPr>
            <w:lang w:val="en-GB"/>
          </w:rPr>
          <w:delText>:</w:delText>
        </w:r>
      </w:del>
      <w:r w:rsidR="00856D78" w:rsidRPr="003862D0">
        <w:rPr>
          <w:lang w:val="en-GB"/>
        </w:rPr>
        <w:fldChar w:fldCharType="end"/>
      </w:r>
      <w:r w:rsidRPr="00AF47C0">
        <w:rPr>
          <w:color w:val="000000" w:themeColor="text1"/>
          <w:lang w:val="en-GB"/>
        </w:rPr>
        <w:t>).</w:t>
      </w:r>
      <w:r w:rsidRPr="00AF47C0">
        <w:rPr>
          <w:lang w:val="en-GB"/>
        </w:rPr>
        <w:t xml:space="preserve"> </w:t>
      </w:r>
    </w:p>
    <w:p w14:paraId="75E10B96" w14:textId="77777777" w:rsidR="00BC572A" w:rsidRPr="00AF47C0" w:rsidRDefault="00BC572A" w:rsidP="00BC572A">
      <w:pPr>
        <w:pStyle w:val="AR6BodyText"/>
        <w:rPr>
          <w:b/>
          <w:lang w:val="en-GB"/>
        </w:rPr>
      </w:pPr>
    </w:p>
    <w:p w14:paraId="3CED1B3F" w14:textId="77777777" w:rsidR="000C3195" w:rsidRPr="00AF47C0" w:rsidRDefault="000C3195" w:rsidP="00BC572A">
      <w:pPr>
        <w:pStyle w:val="AR6BodyText"/>
        <w:rPr>
          <w:b/>
          <w:lang w:val="en-GB"/>
        </w:rPr>
      </w:pPr>
    </w:p>
    <w:p w14:paraId="558663D0" w14:textId="18A88B84" w:rsidR="00BC572A" w:rsidRPr="003862D0" w:rsidRDefault="00BC572A" w:rsidP="00BC572A">
      <w:pPr>
        <w:pStyle w:val="AR6BodyText"/>
        <w:rPr>
          <w:b/>
          <w:lang w:val="en-GB"/>
        </w:rPr>
      </w:pPr>
      <w:r w:rsidRPr="003862D0">
        <w:rPr>
          <w:b/>
          <w:lang w:val="en-GB"/>
        </w:rPr>
        <w:t>[START FIGURE 4.2</w:t>
      </w:r>
      <w:r w:rsidR="00120647" w:rsidRPr="003862D0">
        <w:rPr>
          <w:b/>
          <w:lang w:val="en-GB"/>
        </w:rPr>
        <w:t>5</w:t>
      </w:r>
      <w:r w:rsidRPr="003862D0">
        <w:rPr>
          <w:b/>
          <w:lang w:val="en-GB"/>
        </w:rPr>
        <w:t xml:space="preserve"> HERE]</w:t>
      </w:r>
    </w:p>
    <w:p w14:paraId="41C29B6E" w14:textId="77777777" w:rsidR="00BC572A" w:rsidRPr="003862D0" w:rsidRDefault="00BC572A" w:rsidP="004B2D7D">
      <w:pPr>
        <w:pStyle w:val="AR6BodyText"/>
        <w:rPr>
          <w:color w:val="3366FF"/>
          <w:lang w:val="en-GB"/>
        </w:rPr>
      </w:pPr>
    </w:p>
    <w:p w14:paraId="43A9261A" w14:textId="4253AA98" w:rsidR="00D2703B" w:rsidRPr="003862D0" w:rsidRDefault="005771DE" w:rsidP="00D2703B">
      <w:pPr>
        <w:pStyle w:val="AR6Chap4Figure"/>
        <w:rPr>
          <w:lang w:val="en-GB" w:eastAsia="en-US"/>
        </w:rPr>
      </w:pPr>
      <w:bookmarkStart w:id="3250" w:name="_Ref5029404"/>
      <w:bookmarkStart w:id="3251" w:name="_Ref65506147"/>
      <w:r w:rsidRPr="003862D0">
        <w:rPr>
          <w:b/>
          <w:bCs/>
          <w:lang w:val="en-GB" w:eastAsia="en-US"/>
        </w:rPr>
        <w:t>L</w:t>
      </w:r>
      <w:r w:rsidR="004328AB" w:rsidRPr="003862D0">
        <w:rPr>
          <w:b/>
          <w:bCs/>
          <w:lang w:val="en-GB" w:eastAsia="en-US"/>
        </w:rPr>
        <w:t>ong-term change of seasonal mean sea level pressure.</w:t>
      </w:r>
      <w:r w:rsidR="00D2703B" w:rsidRPr="003862D0">
        <w:rPr>
          <w:lang w:val="en-GB" w:eastAsia="en-US"/>
        </w:rPr>
        <w:t xml:space="preserve"> </w:t>
      </w:r>
      <w:r w:rsidR="0000137E" w:rsidRPr="003862D0">
        <w:rPr>
          <w:lang w:val="en-GB" w:eastAsia="en-US"/>
        </w:rPr>
        <w:t xml:space="preserve">Displayed are projected spatial patterns of </w:t>
      </w:r>
      <w:r w:rsidR="0000137E" w:rsidRPr="003862D0">
        <w:rPr>
          <w:lang w:val="en-GB"/>
        </w:rPr>
        <w:t>multi-model</w:t>
      </w:r>
      <w:r w:rsidR="00D2703B" w:rsidRPr="003862D0">
        <w:rPr>
          <w:lang w:val="en-GB"/>
        </w:rPr>
        <w:t xml:space="preserve"> mean change in (top) DJF and (bottom) JJA mean sea level pressure (hPa) in 2081–2100 relative to 1995–2014, for (left) SSP1-2.6 and (right) SSP3-7.0. </w:t>
      </w:r>
      <w:r w:rsidR="0000137E" w:rsidRPr="003862D0">
        <w:rPr>
          <w:lang w:val="en-GB"/>
        </w:rPr>
        <w:t xml:space="preserve">The number of models used is indicated in the top right of the maps. No overlay indicates regions where the change is robust and </w:t>
      </w:r>
      <w:r w:rsidR="0000137E" w:rsidRPr="003862D0">
        <w:rPr>
          <w:i/>
          <w:lang w:val="en-GB"/>
        </w:rPr>
        <w:t>likely</w:t>
      </w:r>
      <w:r w:rsidR="0000137E"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00137E" w:rsidRPr="003862D0">
        <w:rPr>
          <w:lang w:val="en-GB" w:eastAsia="en-US"/>
        </w:rPr>
        <w:t xml:space="preserve">. </w:t>
      </w:r>
      <w:r w:rsidR="00903D51">
        <w:rPr>
          <w:lang w:val="en-GB" w:eastAsia="en-US"/>
        </w:rPr>
        <w:t>Diagonal lines</w:t>
      </w:r>
      <w:r w:rsidR="0000137E"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00137E"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bookmarkEnd w:id="3250"/>
    <w:bookmarkEnd w:id="3251"/>
    <w:p w14:paraId="61D19AC2" w14:textId="64FE4121" w:rsidR="00BC572A" w:rsidRPr="003862D0" w:rsidRDefault="00BC572A" w:rsidP="00D2703B">
      <w:pPr>
        <w:pStyle w:val="AR6Chap4Figure"/>
        <w:numPr>
          <w:ilvl w:val="0"/>
          <w:numId w:val="0"/>
        </w:numPr>
        <w:rPr>
          <w:lang w:val="en-GB" w:eastAsia="en-US"/>
        </w:rPr>
      </w:pPr>
    </w:p>
    <w:p w14:paraId="412AEF79" w14:textId="77777777" w:rsidR="00BC572A" w:rsidRPr="003862D0" w:rsidRDefault="00BC572A" w:rsidP="00BC572A">
      <w:pPr>
        <w:pStyle w:val="AR6Chap4Figure"/>
        <w:numPr>
          <w:ilvl w:val="0"/>
          <w:numId w:val="0"/>
        </w:numPr>
        <w:rPr>
          <w:lang w:val="en-GB"/>
        </w:rPr>
      </w:pPr>
    </w:p>
    <w:p w14:paraId="2731DD7C" w14:textId="0C868899" w:rsidR="00BC572A" w:rsidRPr="003862D0" w:rsidRDefault="00BC572A" w:rsidP="00BC572A">
      <w:pPr>
        <w:pStyle w:val="AR6BodyText"/>
        <w:rPr>
          <w:b/>
          <w:lang w:val="en-GB"/>
        </w:rPr>
      </w:pPr>
      <w:r w:rsidRPr="003862D0">
        <w:rPr>
          <w:b/>
          <w:lang w:val="en-GB"/>
        </w:rPr>
        <w:t>[END FIGURE 4.2</w:t>
      </w:r>
      <w:r w:rsidR="00120647" w:rsidRPr="003862D0">
        <w:rPr>
          <w:b/>
          <w:lang w:val="en-GB"/>
        </w:rPr>
        <w:t>5</w:t>
      </w:r>
      <w:r w:rsidRPr="003862D0">
        <w:rPr>
          <w:b/>
          <w:lang w:val="en-GB"/>
        </w:rPr>
        <w:t xml:space="preserve"> HERE]</w:t>
      </w:r>
    </w:p>
    <w:p w14:paraId="3F0AA06F" w14:textId="77777777" w:rsidR="00BC572A" w:rsidRPr="003862D0" w:rsidRDefault="00BC572A" w:rsidP="00BC572A">
      <w:pPr>
        <w:rPr>
          <w:lang w:val="en-GB"/>
        </w:rPr>
      </w:pPr>
    </w:p>
    <w:p w14:paraId="15B9999E" w14:textId="77777777" w:rsidR="00BC572A" w:rsidRPr="003862D0" w:rsidRDefault="00BC572A" w:rsidP="00BC572A">
      <w:pPr>
        <w:rPr>
          <w:lang w:val="en-GB"/>
        </w:rPr>
      </w:pPr>
    </w:p>
    <w:p w14:paraId="0C470D55" w14:textId="77777777" w:rsidR="00BC572A" w:rsidRPr="003862D0" w:rsidRDefault="00BC572A">
      <w:pPr>
        <w:pStyle w:val="AR6Chap4Level441111"/>
        <w:pPrChange w:id="3252" w:author="Tom Maycock" w:date="2021-09-07T10:05:00Z">
          <w:pPr>
            <w:pStyle w:val="AR6BodyText"/>
          </w:pPr>
        </w:pPrChange>
      </w:pPr>
      <w:r w:rsidRPr="003862D0">
        <w:t>Zonal wind and westerly jets</w:t>
      </w:r>
    </w:p>
    <w:p w14:paraId="55F57681" w14:textId="77777777" w:rsidR="00437496" w:rsidRPr="003862D0" w:rsidRDefault="00437496" w:rsidP="00BC572A">
      <w:pPr>
        <w:pStyle w:val="AR6BodyText"/>
        <w:rPr>
          <w:lang w:val="en-GB"/>
        </w:rPr>
      </w:pPr>
    </w:p>
    <w:p w14:paraId="1CD71B92" w14:textId="4921AC43" w:rsidR="00BC572A" w:rsidRPr="003862D0" w:rsidRDefault="00BC572A" w:rsidP="00BC572A">
      <w:pPr>
        <w:pStyle w:val="AR6BodyText"/>
        <w:rPr>
          <w:lang w:val="en-GB"/>
        </w:rPr>
      </w:pPr>
      <w:r w:rsidRPr="003862D0">
        <w:rPr>
          <w:lang w:val="en-GB"/>
        </w:rPr>
        <w:t xml:space="preserve">Storm tracks and mid-latitude westerly jets are dynamically related aspects of mid-latitude circulation. </w:t>
      </w:r>
      <w:ins w:id="3253" w:author="Sara M Tuson" w:date="2021-07-15T19:14:00Z">
        <w:r w:rsidR="00143DA9">
          <w:rPr>
            <w:lang w:val="en-GB"/>
          </w:rPr>
          <w:t xml:space="preserve">The </w:t>
        </w:r>
      </w:ins>
      <w:r w:rsidRPr="003862D0">
        <w:rPr>
          <w:lang w:val="en-GB"/>
        </w:rPr>
        <w:t>AR5 assessed that a poleward shift of the</w:t>
      </w:r>
      <w:r w:rsidR="00F730C4">
        <w:rPr>
          <w:lang w:val="en-GB"/>
        </w:rPr>
        <w:t xml:space="preserve"> SH </w:t>
      </w:r>
      <w:r w:rsidRPr="003862D0">
        <w:rPr>
          <w:lang w:val="en-GB"/>
        </w:rPr>
        <w:t xml:space="preserve">westerlies and storm track is </w:t>
      </w:r>
      <w:r w:rsidRPr="003862D0">
        <w:rPr>
          <w:i/>
          <w:lang w:val="en-GB"/>
        </w:rPr>
        <w:t>likely</w:t>
      </w:r>
      <w:r w:rsidRPr="003862D0">
        <w:rPr>
          <w:lang w:val="en-GB"/>
        </w:rPr>
        <w:t xml:space="preserve"> by the end of the 21st century </w:t>
      </w:r>
      <w:r w:rsidR="00EF54DB" w:rsidRPr="003862D0">
        <w:rPr>
          <w:lang w:val="en-GB"/>
        </w:rPr>
        <w:t>under</w:t>
      </w:r>
      <w:r w:rsidRPr="003862D0">
        <w:rPr>
          <w:lang w:val="en-GB"/>
        </w:rPr>
        <w:t xml:space="preserve"> RCP8.5 (</w:t>
      </w:r>
      <w:r w:rsidRPr="003862D0">
        <w:rPr>
          <w:i/>
          <w:iCs/>
          <w:lang w:val="en-GB"/>
        </w:rPr>
        <w:t>medium confidence</w:t>
      </w:r>
      <w:r w:rsidRPr="003862D0">
        <w:rPr>
          <w:lang w:val="en-GB"/>
        </w:rPr>
        <w:t xml:space="preserve">). In contrast, </w:t>
      </w:r>
      <w:r w:rsidRPr="003862D0">
        <w:rPr>
          <w:i/>
          <w:lang w:val="en-GB"/>
        </w:rPr>
        <w:t>low confidence</w:t>
      </w:r>
      <w:r w:rsidRPr="003862D0">
        <w:rPr>
          <w:lang w:val="en-GB"/>
        </w:rPr>
        <w:t xml:space="preserve"> was assessed for the storm-track response in the </w:t>
      </w:r>
      <w:r w:rsidR="00A73D8A">
        <w:rPr>
          <w:lang w:val="en-GB"/>
        </w:rPr>
        <w:t>NH</w:t>
      </w:r>
      <w:r w:rsidRPr="003862D0">
        <w:rPr>
          <w:lang w:val="en-GB"/>
        </w:rPr>
        <w:t>.</w:t>
      </w:r>
    </w:p>
    <w:p w14:paraId="03497188" w14:textId="77777777" w:rsidR="00BC572A" w:rsidRPr="003862D0" w:rsidRDefault="00BC572A" w:rsidP="00BC572A">
      <w:pPr>
        <w:pStyle w:val="AR6BodyText"/>
        <w:rPr>
          <w:lang w:val="en-GB"/>
        </w:rPr>
      </w:pPr>
    </w:p>
    <w:p w14:paraId="202ED6E1" w14:textId="04247443" w:rsidR="00F168DE" w:rsidRPr="003862D0" w:rsidRDefault="00EF54DB" w:rsidP="00F70D9F">
      <w:pPr>
        <w:pStyle w:val="AR6BodyText"/>
        <w:rPr>
          <w:lang w:val="en-GB"/>
        </w:rPr>
      </w:pPr>
      <w:r w:rsidRPr="003862D0">
        <w:rPr>
          <w:lang w:val="en-GB"/>
        </w:rPr>
        <w:t xml:space="preserve">Under </w:t>
      </w:r>
      <w:r w:rsidR="00BC572A" w:rsidRPr="003862D0">
        <w:rPr>
          <w:lang w:val="en-GB"/>
        </w:rPr>
        <w:t>both SSP1-2.6 and SSP3-7.0 there is a strengthening and lifting of the subtropical jets in both hemispheres (</w:t>
      </w:r>
      <w:r w:rsidR="00FA6D4F" w:rsidRPr="003862D0">
        <w:rPr>
          <w:lang w:val="en-GB"/>
        </w:rPr>
        <w:t>Figure 4.26</w:t>
      </w:r>
      <w:r w:rsidR="00BC572A" w:rsidRPr="003862D0">
        <w:rPr>
          <w:lang w:val="en-GB"/>
        </w:rPr>
        <w:t xml:space="preserve">), consistent with the response to large-scale tropospheric warming found in earlier generations of climate models </w:t>
      </w:r>
      <w:r w:rsidR="00BC572A"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BC572A" w:rsidRPr="003862D0">
        <w:rPr>
          <w:lang w:val="en-GB"/>
        </w:rPr>
        <w:fldChar w:fldCharType="separate"/>
      </w:r>
      <w:r w:rsidR="00016735">
        <w:rPr>
          <w:noProof/>
          <w:lang w:val="en-GB"/>
        </w:rPr>
        <w:t>(Collins et al., 2013)</w:t>
      </w:r>
      <w:r w:rsidR="00BC572A" w:rsidRPr="003862D0">
        <w:rPr>
          <w:lang w:val="en-GB"/>
        </w:rPr>
        <w:fldChar w:fldCharType="end"/>
      </w:r>
      <w:r w:rsidR="00BC572A" w:rsidRPr="003862D0">
        <w:rPr>
          <w:lang w:val="en-GB"/>
        </w:rPr>
        <w:t>. In the S</w:t>
      </w:r>
      <w:r w:rsidR="00F730C4">
        <w:rPr>
          <w:lang w:val="en-GB"/>
        </w:rPr>
        <w:t>H</w:t>
      </w:r>
      <w:r w:rsidR="00BC572A" w:rsidRPr="003862D0">
        <w:rPr>
          <w:lang w:val="en-GB"/>
        </w:rPr>
        <w:t xml:space="preserve">, GHG emissions tend to force a poleward shift of the jet, but this is opposed, particularly in austral summer, by the stratospheric ozone hole recovery </w:t>
      </w:r>
      <w:r w:rsidR="00BC572A" w:rsidRPr="003862D0">
        <w:rPr>
          <w:lang w:val="en-GB"/>
        </w:rPr>
        <w:lastRenderedPageBreak/>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"ITEM-3", "itemData" : { "DOI" : "10.1002/asl.984", "ISSN" : "1530-261X", "abstract" : "Abstract Two decades into the 21st century there is growing evidence for global impacts of Antarctic and Southern Ocean climate change. Reliable estimates of how the Antarctic climate system would behave under a range of scenarios of future external climate forcing are thus a high priority. Output from new model simulations coordinated as part of the Coupled Model Intercomparison Project Phase 6 (CMIP6) provides an opportunity for a comprehensive analysis of the latest generation of state-of-the-art climate models following a wider range of experiment types and scenarios than previous CMIP phases. Here the main broad-scale 21st century Antarctic projections provided by the CMIP6 models are shown across four forcing scenarios: SSP1-2.6, SSP2-4.5, SSP3-7.0 and SSP5-8.5. End-of-century Antarctic surface-air temperature change across these scenarios (relative to 1995?2014) is 1.3, 2.5, 3.7 and 4.8\u00b0C. The corresponding proportional precipitation rate changes are 8, 16, 24 and 31%. In addition to these end-of-century changes, an assessment of scenario dependence of pathways of absolute and global-relative 21st century projections is conducted. Potential differences in regional response are of particular relevance to coastal Antarctica, where, for example, ecosystems and ice shelves are highly sensitive to the timing of crossing of key thresholds in both atmospheric and oceanic conditions. Overall, it is found that the projected changes over coastal Antarctica do not scale linearly with global forcing. We identify two factors that appear to contribute: (a) a stronger global-relative Southern Ocean warming in stabilisation (SSP2-4.5) and aggressive mitigation (SSP1-2.6) scenarios as the Southern Ocean continues to warm and (b) projected recovery of Southern Hemisphere stratospheric ozone and its effect on the mid-latitude westerlies. The major implication is that over coastal Antarctica, the surface warming by 2100 is stronger relative to the global mean surface warming for the low forcing compared to high forcing future scenarios.", "author" : [ { "dropping-particle" : "", "family" : "Bracegirdle", "given" : "Thomas J", "non-dropping-particle" : "", "parse-names" : false, "suffix" : "" }, { "dropping-particle" : "", "family" : "Krinner", "given" : "Gerhard", "non-dropping-particle" : "", "parse-names" : false, "suffix" : "" }, { "dropping-particle" : "", "family" : "Tonelli", "given" : "Marcos", "non-dropping-particle" : "", "parse-names" : false, "suffix" : "" }, { "dropping-particle" : "", "family" : "Haumann", "given" : "F Alexander", "non-dropping-particle" : "", "parse-names" : false, "suffix" : "" }, { "dropping-particle" : "", "family" : "Naughten", "given" : "Kaitlin A", "non-dropping-particle" : "", "parse-names" : false, "suffix" : "" }, { "dropping-particle" : "", "family" : "Rackow", "given" : "Thomas", "non-dropping-particle" : "", "parse-names" : false, "suffix" : "" }, { "dropping-particle" : "", "family" : "Roach", "given" : "Lettie A", "non-dropping-particle" : "", "parse-names" : false, "suffix" : "" }, { "dropping-particle" : "", "family" : "Wainer", "given" : "Ilana", "non-dropping-particle" : "", "parse-names" : false, "suffix" : "" } ], "container-title" : "Atmospheric Science Letters", "id" : "ITEM-3", "issue" : "9", "issued" : { "date-parts" : [ [ "2020", "9", "1" ] ] }, "note" : "https://doi.org/10.1002/asl.984", "page" : "e984", "publisher" : "John Wiley &amp; Sons, Ltd", "title" : "Twenty first century changes in Antarctic and Southern Ocean surface climate in CMIP6", "translator" : [ { "dropping-particle" : "", "family" : "K2271", "given" : "", "non-dropping-particle" : "", "parse-names" : false, "suffix" : "" } ], "type" : "article-journal", "volume" : "21" }, "uris" : [ "http://www.mendeley.com/documents/?uuid=a65ec383-2602-41ec-8d8d-47f029d5b2da" ] } ], "mendeley" : { "formattedCitation" : "(Barnes and Polvani, 2013; Barnes et al., 2014; Bracegirdle et al., 2020b)", "plainTextFormattedCitation" : "(Barnes and Polvani, 2013; Barnes et al., 2014; Bracegirdle et al., 2020b)", "previouslyFormattedCitation" : "(Barnes and Polvani, 2013; Barnes et al., 2014; Bracegirdle et al., 2020b)" }, "properties" : { "noteIndex" : 0 }, "schema" : "https://github.com/citation-style-language/schema/raw/master/csl-citation.json" }</w:instrText>
      </w:r>
      <w:r w:rsidR="00BC572A" w:rsidRPr="003862D0">
        <w:rPr>
          <w:lang w:val="en-GB"/>
        </w:rPr>
        <w:fldChar w:fldCharType="separate"/>
      </w:r>
      <w:r w:rsidR="00016735">
        <w:rPr>
          <w:noProof/>
          <w:lang w:val="en-GB"/>
        </w:rPr>
        <w:t>(Barnes and Polvani, 2013; Barnes et al., 2014; Bracegirdle et al., 2020b)</w:t>
      </w:r>
      <w:r w:rsidR="00BC572A" w:rsidRPr="003862D0">
        <w:rPr>
          <w:lang w:val="en-GB"/>
        </w:rPr>
        <w:fldChar w:fldCharType="end"/>
      </w:r>
      <w:r w:rsidR="00BC572A" w:rsidRPr="003862D0">
        <w:rPr>
          <w:lang w:val="en-GB"/>
        </w:rPr>
        <w:t xml:space="preserve">. </w:t>
      </w:r>
      <w:r w:rsidR="00344595" w:rsidRPr="003862D0">
        <w:rPr>
          <w:lang w:val="en-GB"/>
        </w:rPr>
        <w:t>Consistent with sea level pressure changes, CMIP6 models project a strengthening and poleward shift of the</w:t>
      </w:r>
      <w:r w:rsidR="00F730C4">
        <w:rPr>
          <w:lang w:val="en-GB"/>
        </w:rPr>
        <w:t xml:space="preserve"> SH </w:t>
      </w:r>
      <w:r w:rsidR="00344595" w:rsidRPr="003862D0">
        <w:rPr>
          <w:lang w:val="en-GB"/>
        </w:rPr>
        <w:t xml:space="preserve">jet in austral summer and winter </w:t>
      </w:r>
      <w:r w:rsidR="00856C98" w:rsidRPr="003862D0">
        <w:rPr>
          <w:lang w:val="en-GB"/>
        </w:rPr>
        <w:t>under</w:t>
      </w:r>
      <w:r w:rsidR="00344595" w:rsidRPr="003862D0">
        <w:rPr>
          <w:lang w:val="en-GB"/>
        </w:rPr>
        <w:t xml:space="preserve"> SSP3-7.0, but smaller and non-robust changes in</w:t>
      </w:r>
      <w:r w:rsidR="00F730C4">
        <w:rPr>
          <w:lang w:val="en-GB"/>
        </w:rPr>
        <w:t xml:space="preserve"> SH </w:t>
      </w:r>
      <w:r w:rsidR="0015672D" w:rsidRPr="003862D0">
        <w:rPr>
          <w:lang w:val="en-GB"/>
        </w:rPr>
        <w:t>mid-latitude</w:t>
      </w:r>
      <w:r w:rsidR="00344595" w:rsidRPr="003862D0">
        <w:rPr>
          <w:lang w:val="en-GB"/>
        </w:rPr>
        <w:t xml:space="preserve"> zonal winds </w:t>
      </w:r>
      <w:r w:rsidR="00856C98" w:rsidRPr="003862D0">
        <w:rPr>
          <w:lang w:val="en-GB"/>
        </w:rPr>
        <w:t>under</w:t>
      </w:r>
      <w:r w:rsidR="00344595" w:rsidRPr="003862D0">
        <w:rPr>
          <w:lang w:val="en-GB"/>
        </w:rPr>
        <w:t xml:space="preserve"> SSP1-2.6 (</w:t>
      </w:r>
      <w:r w:rsidR="00FA6D4F" w:rsidRPr="003862D0">
        <w:rPr>
          <w:lang w:val="en-GB"/>
        </w:rPr>
        <w:t>Figure 4.26</w:t>
      </w:r>
      <w:del w:id="3254" w:author="Ian Blenkinsop" w:date="2021-07-27T13:19:00Z">
        <w:r w:rsidR="00344595" w:rsidRPr="003862D0" w:rsidDel="00F730C4">
          <w:rPr>
            <w:lang w:val="en-GB"/>
          </w:rPr>
          <w:delText xml:space="preserve">, </w:delText>
        </w:r>
      </w:del>
      <w:ins w:id="3255" w:author="Ian Blenkinsop" w:date="2021-07-27T13:19:00Z">
        <w:r w:rsidR="00F730C4">
          <w:rPr>
            <w:lang w:val="en-GB"/>
          </w:rPr>
          <w:t>;</w:t>
        </w:r>
        <w:r w:rsidR="00F730C4" w:rsidRPr="003862D0">
          <w:rPr>
            <w:lang w:val="en-GB"/>
          </w:rPr>
          <w:t xml:space="preserve"> </w:t>
        </w:r>
      </w:ins>
      <w:r w:rsidR="00344595" w:rsidRPr="003862D0">
        <w:rPr>
          <w:lang w:val="en-GB"/>
        </w:rPr>
        <w:t>see also Section 4.5.3.1). CMIP6 models show an improved simulation of the</w:t>
      </w:r>
      <w:r w:rsidR="00F730C4">
        <w:rPr>
          <w:lang w:val="en-GB"/>
        </w:rPr>
        <w:t xml:space="preserve"> SH </w:t>
      </w:r>
      <w:r w:rsidR="00344595" w:rsidRPr="003862D0">
        <w:rPr>
          <w:lang w:val="en-GB"/>
        </w:rPr>
        <w:t xml:space="preserve">jet stream latitude </w:t>
      </w:r>
      <w:r w:rsidR="00344595" w:rsidRPr="003862D0">
        <w:rPr>
          <w:lang w:val="en-GB"/>
        </w:rPr>
        <w:fldChar w:fldCharType="begin" w:fldLock="1"/>
      </w:r>
      <w:r w:rsidR="00615634">
        <w:rPr>
          <w:lang w:val="en-GB"/>
        </w:rPr>
        <w:instrText>ADDIN CSL_CITATION { "citationItems" : [ { "id" : "ITEM-1", "itemData" : { "DOI" : "10.1029/2019EA001065", "ISSN" : "2333-5084",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"ITEM-1", "issue" : "6", "issued" : { "date-parts" : [ [ "2020", "6", "1" ] ] }, "note" : "https://doi.org/10.1029/2019EA001065", "page" : "e2019EA001065", "publisher" : "John Wiley &amp; Sons, Ltd", "title" : "Improvements in Circumpolar Southern Hemisphere Extratropical Atmospheric Circulation in CMIP6 Compared to CMIP5", "translator" : [ { "dropping-particle" : "", "family" : "K2388", "given" : "", "non-dropping-particle" : "", "parse-names" : false, "suffix" : "" } ], "type" : "article-journal", "volume" : "7" }, "uris" : [ "http://www.mendeley.com/documents/?uuid=446536cf-523c-46b5-86d3-5016105dd7d7" ] }, { "id" : "ITEM-2", "itemData" : { "DOI" : "10.1088/1748-9326/ab8331", "ISSN" : "1748-9326", "abstract" : "Global climate models indicate that the Southern Hemispheric (SH) jet stream shifts poleward in response to CO2 forcing, but the magnitude of this shift remains highly uncertain. Here we analyse the SH jet stream response to 4\u00d7CO2 forcing in Coupled Model Intercomparison Project phase 6 (CMIP6) simulations, and find a substantially muted jet shift during winter compared with CMIP5. We suggest this muted response results from a more poleward mean jet position, consistent with a strongly reduced bias in jet position relative to the reanalysis during 1980\u20132004. The improved mean jet position cannot be explained by changes in the simulated sea surface temperatures. Instead, we find indications that increased horizontal grid resolution in CMIP6 relative to CMIP5 has contributed to the higher mean jet latitude, and thus to the reduced jet shift under CO2 forcing. These results imply that CMIP6 models can provide more realistic projections of SH climate change.", "author" : [ { "dropping-particle" : "", "family" : "Curtis", "given" : "Paul Edwin", "non-dropping-particle" : "", "parse-names" : false, "suffix" : "" }, { "dropping-particle" : "", "family" : "Ceppi", "given" : "Paulo", "non-dropping-particle" : "", "parse-names" : false, "suffix" : "" }, { "dropping-particle" : "", "family" : "Zappa", "given" : "Giuseppe", "non-dropping-particle" : "", "parse-names" : false, "suffix" : "" } ], "container-title" : "Environmental Research Letters", "id" : "ITEM-2", "issue" : "6", "issued" : { "date-parts" : [ [ "2020", "6", "9" ] ] }, "page" : "064011", "publisher" : "{IOP} Publishing", "title" : "Role of the mean state for the Southern Hemispheric jet stream response to CO2 forcing in CMIP6 models", "translator" : [ { "dropping-particle" : "", "family" : "K4933", "given" : "", "non-dropping-particle" : "", "parse-names" : false, "suffix" : "" } ], "type" : "article-journal", "volume" : "15" }, "uris" : [ "http://www.mendeley.com/documents/?uuid=b6dfe20c-b875-48d0-8658-2f02a24c9789" ] } ], "mendeley" : { "formattedCitation" : "(Bracegirdle et al., 2020a; Curtis et al., 2020)", "plainTextFormattedCitation" : "(Bracegirdle et al., 2020a; Curtis et al., 2020)", "previouslyFormattedCitation" : "(Bracegirdle et al., 2020a; Curtis et al., 2020)" }, "properties" : { "noteIndex" : 0 }, "schema" : "https://github.com/citation-style-language/schema/raw/master/csl-citation.json" }</w:instrText>
      </w:r>
      <w:r w:rsidR="00344595" w:rsidRPr="003862D0">
        <w:rPr>
          <w:lang w:val="en-GB"/>
        </w:rPr>
        <w:fldChar w:fldCharType="separate"/>
      </w:r>
      <w:r w:rsidR="00016735">
        <w:rPr>
          <w:noProof/>
          <w:lang w:val="en-GB"/>
        </w:rPr>
        <w:t>(Bracegirdle et al., 2020a; Curtis et al., 2020)</w:t>
      </w:r>
      <w:r w:rsidR="00344595" w:rsidRPr="003862D0">
        <w:rPr>
          <w:lang w:val="en-GB"/>
        </w:rPr>
        <w:fldChar w:fldCharType="end"/>
      </w:r>
      <w:r w:rsidR="00856C98" w:rsidRPr="003862D0">
        <w:rPr>
          <w:lang w:val="en-GB"/>
        </w:rPr>
        <w:t>. T</w:t>
      </w:r>
      <w:r w:rsidR="00344595" w:rsidRPr="003862D0">
        <w:rPr>
          <w:lang w:val="en-GB"/>
        </w:rPr>
        <w:t>his has been linked to a reduction in the projected poleward shift of the</w:t>
      </w:r>
      <w:r w:rsidR="00F730C4">
        <w:rPr>
          <w:lang w:val="en-GB"/>
        </w:rPr>
        <w:t xml:space="preserve"> SH </w:t>
      </w:r>
      <w:r w:rsidR="00344595" w:rsidRPr="003862D0">
        <w:rPr>
          <w:lang w:val="en-GB"/>
        </w:rPr>
        <w:t xml:space="preserve">jet in austral summer compared to the CMIP5 models </w:t>
      </w:r>
      <w:r w:rsidR="00344595" w:rsidRPr="003862D0">
        <w:rPr>
          <w:lang w:val="en-GB"/>
        </w:rPr>
        <w:fldChar w:fldCharType="begin" w:fldLock="1"/>
      </w:r>
      <w:r w:rsidR="00615634">
        <w:rPr>
          <w:lang w:val="en-GB"/>
        </w:rPr>
        <w:instrText>ADDIN CSL_CITATION { "citationItems" : [ { "id" : "ITEM-1", "itemData" : { "DOI" : "10.1088/1748-9326/ab8331", "ISSN" : "1748-9326", "abstract" : "Global climate models indicate that the Southern Hemispheric (SH) jet stream shifts poleward in response to CO2 forcing, but the magnitude of this shift remains highly uncertain. Here we analyse the SH jet stream response to 4\u00d7CO2 forcing in Coupled Model Intercomparison Project phase 6 (CMIP6) simulations, and find a substantially muted jet shift during winter compared with CMIP5. We suggest this muted response results from a more poleward mean jet position, consistent with a strongly reduced bias in jet position relative to the reanalysis during 1980\u20132004. The improved mean jet position cannot be explained by changes in the simulated sea surface temperatures. Instead, we find indications that increased horizontal grid resolution in CMIP6 relative to CMIP5 has contributed to the higher mean jet latitude, and thus to the reduced jet shift under CO2 forcing. These results imply that CMIP6 models can provide more realistic projections of SH climate change.", "author" : [ { "dropping-particle" : "", "family" : "Curtis", "given" : "Paul Edwin", "non-dropping-particle" : "", "parse-names" : false, "suffix" : "" }, { "dropping-particle" : "", "family" : "Ceppi", "given" : "Paulo", "non-dropping-particle" : "", "parse-names" : false, "suffix" : "" }, { "dropping-particle" : "", "family" : "Zappa", "given" : "Giuseppe", "non-dropping-particle" : "", "parse-names" : false, "suffix" : "" } ], "container-title" : "Environmental Research Letters", "id" : "ITEM-1", "issue" : "6", "issued" : { "date-parts" : [ [ "2020", "6", "9" ] ] }, "page" : "064011", "publisher" : "{IOP} Publishing", "title" : "Role of the mean state for the Southern Hemispheric jet stream response to CO2 forcing in CMIP6 models", "translator" : [ { "dropping-particle" : "", "family" : "K4933", "given" : "", "non-dropping-particle" : "", "parse-names" : false, "suffix" : "" } ], "type" : "article-journal", "volume" : "15" }, "uris" : [ "http://www.mendeley.com/documents/?uuid=b6dfe20c-b875-48d0-8658-2f02a24c9789" ] }, { "id" : "ITEM-2", "itemData" : { "DOI" : "10.1029/2020GL090849", "author" : [ { "dropping-particle" : "", "family" : "Goyal", "given" : "R.", "non-dropping-particle" : "", "parse-names" : false, "suffix" : "" }, { "dropping-particle" : "", "family" : "Gupta", "given" : "A.", "non-dropping-particle" : "Sen", "parse-names" : false, "suffix" : "" }, { "dropping-particle" : "", "family" : "Jucker", "given" : "M.", "non-dropping-particle" : "", "parse-names" : false, "suffix" : "" }, { "dropping-particle" : "", "family" : "England", "given" : "M. H.", "non-dropping-particle" : "", "parse-names" : false, "suffix" : "" } ], "container-title" : "Geophysical Research Letters", "id" : "ITEM-2", "issued" : { "date-parts" : [ [ "2021" ] ] }, "page" : "e2020GL090849", "title" : "Historical and Projected Changes in the Southern Hemisphere Surface Westerlies", "translator" : [ { "dropping-particle" : "", "family" : "K5173", "given" : "", "non-dropping-particle" : "", "parse-names" : false, "suffix" : "" } ], "type" : "article-journal", "volume" : "48" }, "uris" : [ "http://www.mendeley.com/documents/?uuid=a599808f-9eda-4715-851b-09aec6a479b4", "http://www.mendeley.com/documents/?uuid=1e714d7e-36ba-4617-bc1e-b4d11a01a13e" ] } ], "mendeley" : { "formattedCitation" : "(Curtis et al., 2020; Goyal et al., 2021)", "plainTextFormattedCitation" : "(Curtis et al., 2020; Goyal et al., 2021)", "previouslyFormattedCitation" : "(Curtis et al., 2020; Goyal et al., 2021)" }, "properties" : { "noteIndex" : 0 }, "schema" : "https://github.com/citation-style-language/schema/raw/master/csl-citation.json" }</w:instrText>
      </w:r>
      <w:r w:rsidR="00344595" w:rsidRPr="003862D0">
        <w:rPr>
          <w:lang w:val="en-GB"/>
        </w:rPr>
        <w:fldChar w:fldCharType="separate"/>
      </w:r>
      <w:r w:rsidR="00016735">
        <w:rPr>
          <w:noProof/>
          <w:lang w:val="en-GB"/>
        </w:rPr>
        <w:t>(Curtis et al., 2020; Goyal et al., 2021)</w:t>
      </w:r>
      <w:r w:rsidR="00344595" w:rsidRPr="003862D0">
        <w:rPr>
          <w:lang w:val="en-GB"/>
        </w:rPr>
        <w:fldChar w:fldCharType="end"/>
      </w:r>
      <w:r w:rsidR="00856C98" w:rsidRPr="003862D0">
        <w:rPr>
          <w:lang w:val="en-GB"/>
        </w:rPr>
        <w:t>,</w:t>
      </w:r>
      <w:r w:rsidR="00344595" w:rsidRPr="003862D0">
        <w:rPr>
          <w:lang w:val="en-GB"/>
        </w:rPr>
        <w:t xml:space="preserve"> </w:t>
      </w:r>
      <w:r w:rsidR="00856C98" w:rsidRPr="003862D0">
        <w:rPr>
          <w:lang w:val="en-GB"/>
        </w:rPr>
        <w:t>al</w:t>
      </w:r>
      <w:r w:rsidR="00344595" w:rsidRPr="003862D0">
        <w:rPr>
          <w:lang w:val="en-GB"/>
        </w:rPr>
        <w:t xml:space="preserve">though differences in the pattern of </w:t>
      </w:r>
      <w:r w:rsidR="00AD0343" w:rsidRPr="003862D0">
        <w:rPr>
          <w:lang w:val="en-GB"/>
        </w:rPr>
        <w:t>SST</w:t>
      </w:r>
      <w:r w:rsidR="00344595" w:rsidRPr="003862D0">
        <w:rPr>
          <w:lang w:val="en-GB"/>
        </w:rPr>
        <w:t xml:space="preserve"> response may also play a role </w:t>
      </w:r>
      <w:r w:rsidR="00344595" w:rsidRPr="003862D0">
        <w:rPr>
          <w:lang w:val="en-GB"/>
        </w:rPr>
        <w:fldChar w:fldCharType="begin" w:fldLock="1"/>
      </w:r>
      <w:r w:rsidR="00615634">
        <w:rPr>
          <w:lang w:val="en-GB"/>
        </w:rPr>
        <w:instrText>ADDIN CSL_CITATION { "citationItems" : [ { "id" : "ITEM-1", "itemData" : { "DOI" : "10.1088/1748-9326/abce27", "ISSN" : "17489326", "abstract" : "The Southern Hemisphere (SH) eddy-driven jet stream has been shown to move poleward in climate models in response to greenhouse gas forcing, but the magnitude of the shift is uncertain. Here we address the fact that the latest Coupled Model Intercomparison Project phase 6 (CMIP6) models simulate, on average, a smaller jet shift in response to an abrupt quadrupling in CO2 than the predecessor models (Coupled Model Intercomparison Project phase 5 (CMIP5)), despite producing larger global average surface warming. We focus on the response in the first decade when the majority of the long-term jet shift occurs and when the difference between CMIP5 and CMIP6 models emerges. We hypothesise the smaller poleward jet shift is related to the weaker increase in the meridional sea surface temperature (SST) gradient across the southern extratropics in CMIP6 models. We impose the multi-model mean SST patterns alongside a quadrupling in CO2 in an intermediate complexity general circulation model (IGCM4) and show that many of the regional and seasonal differences in lower tropospheric zonal winds between CMIP5 and CMIP6 models are reproduced by prescribing the SST patterns. The main exception is in austral summer when the imposed SST patterns and CO2 increase in IGCM4 produce weaker differences in zonal wind response compared to those simulated by CMIP5/6 models. Further IGCM4 experiments that prescribe only SH extratropical SSTs simulate a weaker jet shift for CMIP6 SSTs than for CMIP5, comparable to the full experiment. The results demonstrate that SH SST patterns are an important source of uncertainty for the shift of the midlatitude circulation in response to CO2 forcing. The study also provides an alternative explanation than was proposed by Curtis et al (2020 Environ. Res. Lett. 15 64011), who suggested model improvements in jet biases could account for the smaller jet shift in CMIP6 models in the extended austral winter season.", "author" : [ { "dropping-particle" : "", "family" : "Wood", "given" : "Tom", "non-dropping-particle" : "", "parse-names" : false, "suffix" : "" }, { "dropping-particle" : "", "family" : "McKenna", "given" : "Christine M.", "non-dropping-particle" : "", "parse-names" : false, "suffix" : "" }, { "dropping-particle" : "", "family" : "Chrysanthou", "given" : "Andreas", "non-dropping-particle" : "", "parse-names" : false, "suffix" : "" }, { "dropping-particle" : "", "family" : "Maycock", "given" : "Amanda C.", "non-dropping-particle" : "", "parse-names" : false, "suffix" : "" } ], "container-title" : "Environmental Research Letters", "id" : "ITEM-1", "issue" : "1", "issued" : { "date-parts" : [ [ "2020" ] ] }, "title" : "Role of sea surface temperature patterns for the Southern Hemisphere jet stream response to CO2 forcing", "translator" : [ { "dropping-particle" : "", "family" : "K5238", "given" : "", "non-dropping-particle" : "", "parse-names" : false, "suffix" : "" } ], "type" : "article-journal", "volume" : "16" }, "uris" : [ "http://www.mendeley.com/documents/?uuid=d3828deb-0cf4-4cbc-9bc3-d593498a4be5", "http://www.mendeley.com/documents/?uuid=c041ebdc-f997-45f6-a215-c9b2dbbb654f" ] } ], "mendeley" : { "formattedCitation" : "(Wood et al., 2020)", "plainTextFormattedCitation" : "(Wood et al., 2020)", "previouslyFormattedCitation" : "(Wood et al., 2020)" }, "properties" : { "noteIndex" : 0 }, "schema" : "https://github.com/citation-style-language/schema/raw/master/csl-citation.json" }</w:instrText>
      </w:r>
      <w:r w:rsidR="00344595" w:rsidRPr="003862D0">
        <w:rPr>
          <w:lang w:val="en-GB"/>
        </w:rPr>
        <w:fldChar w:fldCharType="separate"/>
      </w:r>
      <w:r w:rsidR="00016735">
        <w:rPr>
          <w:noProof/>
          <w:lang w:val="en-GB"/>
        </w:rPr>
        <w:t>(Wood et al., 2020)</w:t>
      </w:r>
      <w:r w:rsidR="00344595" w:rsidRPr="003862D0">
        <w:rPr>
          <w:lang w:val="en-GB"/>
        </w:rPr>
        <w:fldChar w:fldCharType="end"/>
      </w:r>
      <w:r w:rsidR="00344595" w:rsidRPr="003862D0">
        <w:rPr>
          <w:lang w:val="en-GB"/>
        </w:rPr>
        <w:t>. In the</w:t>
      </w:r>
      <w:r w:rsidR="00F730C4">
        <w:rPr>
          <w:lang w:val="en-GB"/>
        </w:rPr>
        <w:t xml:space="preserve"> NH </w:t>
      </w:r>
      <w:r w:rsidR="00344595" w:rsidRPr="003862D0">
        <w:rPr>
          <w:lang w:val="en-GB"/>
        </w:rPr>
        <w:t xml:space="preserve">extratropics, the changes in </w:t>
      </w:r>
      <w:commentRangeStart w:id="3256"/>
      <w:r w:rsidR="00344595" w:rsidRPr="003862D0">
        <w:rPr>
          <w:lang w:val="en-GB"/>
        </w:rPr>
        <w:t>lower tropospheric zonal</w:t>
      </w:r>
      <w:ins w:id="3257" w:author="Sara M Tuson" w:date="2021-07-20T07:44:00Z">
        <w:r w:rsidR="00DB5076">
          <w:rPr>
            <w:lang w:val="en-GB"/>
          </w:rPr>
          <w:t>-</w:t>
        </w:r>
      </w:ins>
      <w:del w:id="3258" w:author="Sara M Tuson" w:date="2021-07-20T07:44:00Z">
        <w:r w:rsidR="00344595" w:rsidRPr="003862D0" w:rsidDel="00DB5076">
          <w:rPr>
            <w:lang w:val="en-GB"/>
          </w:rPr>
          <w:delText xml:space="preserve"> </w:delText>
        </w:r>
      </w:del>
      <w:r w:rsidR="00344595" w:rsidRPr="003862D0">
        <w:rPr>
          <w:lang w:val="en-GB"/>
        </w:rPr>
        <w:t xml:space="preserve">mean zonal winds </w:t>
      </w:r>
      <w:commentRangeEnd w:id="3256"/>
      <w:r w:rsidR="00A73D8A">
        <w:rPr>
          <w:rStyle w:val="CommentReference"/>
        </w:rPr>
        <w:commentReference w:id="3256"/>
      </w:r>
      <w:r w:rsidR="00344595" w:rsidRPr="003862D0">
        <w:rPr>
          <w:lang w:val="en-GB"/>
        </w:rPr>
        <w:t>by the end of the century are generally smaller than in the S</w:t>
      </w:r>
      <w:r w:rsidR="00F730C4">
        <w:rPr>
          <w:lang w:val="en-GB"/>
        </w:rPr>
        <w:t>H</w:t>
      </w:r>
      <w:r w:rsidR="00344595" w:rsidRPr="003862D0">
        <w:rPr>
          <w:lang w:val="en-GB"/>
        </w:rPr>
        <w:t>. In boreal winter, there is a weak poleward shift of the</w:t>
      </w:r>
      <w:r w:rsidR="00F730C4">
        <w:rPr>
          <w:lang w:val="en-GB"/>
        </w:rPr>
        <w:t xml:space="preserve"> NH </w:t>
      </w:r>
      <w:r w:rsidR="00344595" w:rsidRPr="003862D0">
        <w:rPr>
          <w:lang w:val="en-GB"/>
        </w:rPr>
        <w:t>zonal</w:t>
      </w:r>
      <w:ins w:id="3259" w:author="Sara M Tuson" w:date="2021-07-20T07:45:00Z">
        <w:r w:rsidR="00DB5076">
          <w:rPr>
            <w:lang w:val="en-GB"/>
          </w:rPr>
          <w:t>-</w:t>
        </w:r>
      </w:ins>
      <w:del w:id="3260" w:author="Sara M Tuson" w:date="2021-07-20T07:45:00Z">
        <w:r w:rsidR="00344595" w:rsidRPr="003862D0" w:rsidDel="00DB5076">
          <w:rPr>
            <w:lang w:val="en-GB"/>
          </w:rPr>
          <w:delText xml:space="preserve"> </w:delText>
        </w:r>
      </w:del>
      <w:r w:rsidR="00344595" w:rsidRPr="003862D0">
        <w:rPr>
          <w:lang w:val="en-GB"/>
        </w:rPr>
        <w:t>mean westerly jet maximum in SSP3-7.0</w:t>
      </w:r>
      <w:r w:rsidR="00F70D9F" w:rsidRPr="003862D0">
        <w:rPr>
          <w:lang w:val="en-GB"/>
        </w:rPr>
        <w:t>.</w:t>
      </w:r>
      <w:r w:rsidR="00344595" w:rsidRPr="003862D0">
        <w:rPr>
          <w:lang w:val="en-GB"/>
        </w:rPr>
        <w:t xml:space="preserve"> </w:t>
      </w:r>
    </w:p>
    <w:p w14:paraId="5C3B61D6" w14:textId="77777777" w:rsidR="00F168DE" w:rsidRPr="003862D0" w:rsidRDefault="00F168DE" w:rsidP="00F70D9F">
      <w:pPr>
        <w:pStyle w:val="AR6BodyText"/>
        <w:rPr>
          <w:lang w:val="en-GB"/>
        </w:rPr>
      </w:pPr>
    </w:p>
    <w:p w14:paraId="079147B1" w14:textId="3501672F" w:rsidR="00F70D9F" w:rsidRPr="003862D0" w:rsidRDefault="00F70D9F" w:rsidP="00F70D9F">
      <w:pPr>
        <w:pStyle w:val="AR6BodyText"/>
        <w:rPr>
          <w:lang w:val="en-GB"/>
        </w:rPr>
      </w:pPr>
      <w:r w:rsidRPr="003862D0">
        <w:rPr>
          <w:lang w:val="en-GB"/>
        </w:rPr>
        <w:t>CMIP5 and CMIP6 models show a strong seasonal and regional dependence in the response to climate change of</w:t>
      </w:r>
      <w:r w:rsidR="00F730C4">
        <w:rPr>
          <w:lang w:val="en-GB"/>
        </w:rPr>
        <w:t xml:space="preserve"> NH </w:t>
      </w:r>
      <w:r w:rsidRPr="003862D0">
        <w:rPr>
          <w:lang w:val="en-GB"/>
        </w:rPr>
        <w:t xml:space="preserve">westerlies </w:t>
      </w:r>
      <w:r w:rsidRPr="003862D0">
        <w:rPr>
          <w:lang w:val="en-GB"/>
        </w:rPr>
        <w:fldChar w:fldCharType="begin" w:fldLock="1"/>
      </w:r>
      <w:r w:rsidR="00615634">
        <w:rPr>
          <w:lang w:val="en-GB"/>
        </w:rPr>
        <w:instrText>ADDIN CSL_CITATION { "citationItems" : [ { "id" : "ITEM-1", "itemData" : { "DOI" : "10.1002/2014GL061638", "ISBN" : "1944-8007", "ISSN" : "00948276", "abstract" : "In Coupled Model Intercomparison Project Phase 5 (CMIP5) models, the zonal-mean tropospheric circulation shifts robustly poleward in the Southern Hemisphere (SH) extratropics in response to increased atmospheric CO2 concentrations. However, in the Northern Hemisphere (NH) extratropics, the circulation response to CO2 is largely absent in the zonal mean, and is instead characterized by complex regional anomalies. This study decomposes the atmospheric circulation response to CO2 forcing in CMIP5 models into two components: a direct component due to CO2 radiative forcing and an indirect component associated with sea surface temperature (SST)-mediated changes. The direct radiative forcing of CO2 drives a weak poleward jet shift in both hemispheres, whereas the indirect (SST) component of the CO2 forcing dominates the total response and drives a zonally asymmetric response in the NH. Hence, understanding the SST-mediated component of atmospheric CO2 forcing appears crucial to unlocking the mechanisms that contribute to forced extratropical circulation changes.", "author" : [ { "dropping-particle" : "", "family" : "Grise", "given" : "Kevin M", "non-dropping-particle" : "", "parse-names" : false, "suffix" : "" }, { "dropping-particle" : "", "family" : "Polvani", "given" : "Lorenzo M", "non-dropping-particle" : "", "parse-names" : false, "suffix" : "" } ], "container-title" : "Geophysical Research Letters", "id" : "ITEM-1", "issue" : "19", "issued" : { "date-parts" : [ [ "2014", "10", "16" ] ] }, "page" : "6863-6871", "title" : "The response of midlatitude jets to increased CO2: Distinguishing the roles of sea surface temperature and direct radiative forcing", "translator" : [ { "dropping-particle" : "", "family" : "K3822", "given" : "", "non-dropping-particle" : "", "parse-names" : false, "suffix" : "" } ], "type" : "article-journal", "volume" : "41" }, "uris" : [ "http://www.mendeley.com/documents/?uuid=fd657bab-c9f0-456a-be36-4ea3c7354130" ] }, { "id" : "ITEM-2", "itemData" : { "DOI" : "10.1175/JCLI-D-14-00823.1", "ISSN" : "0894-8755", "abstract" : "The detection of anthropogenic climate change can be improved by recognizing the seasonality in the climate change response. This is demonstrated for the North Atlantic jet [zonal wind at 850 hPa (U850)] and European precipitation responses projected by the climate models from phase 5 of CMIP (CMIP5). The U850 future response is characterized by a marked seasonality: an eastward extension of the North Atlantic jet into Europe in November-April and a poleward shift in May-October. Under the RCP8.5 scenario, the multimodel mean response in U850 in these two extended seasonal means emerges by 2035-40 for the lowerlatitude features and by 2050-70 for the higher-latitude features, relative to the 1960-90 climate. This is 5-15 years earlier than when evaluated in the traditional meteorological seasons (December-February and June-August), and it results from an increase in the signal-to-noise ratio associated with the spatial coherence of the response within the extended seasons. The annual mean response lacks important information on the seasonality of the response without improving the signal-to-noise ratio. The same two extended seasons are demonstrated to capture the seasonality of the European precipitation response to climate change and to anticipate its emergence by 10-20 years. Furthermore, some of the regional responses (such as the Mediterranean precipitation decline and the U850 response in North Africa in the extended winter) are projected to emerge by 2020-25, according to the models with a strong response. Therefore, observations might soon be useful to test aspects of the atmospheric circulation response predicted by some of the CMIP5 models.", "author" : [ { "dropping-particle" : "", "family" : "Zappa", "given" : "Giuseppe", "non-dropping-particle" : "", "parse-names" : false, "suffix" : "" }, { "dropping-particle" : "", "family" : "Hoskins", "given" : "Brian J", "non-dropping-particle" : "", "parse-names" : false, "suffix" : "" }, { "dropping-particle" : "", "family" : "Shepherd", "given" : "Theodore G", "non-dropping-particle" : "", "parse-names" : false, "suffix" : "" } ], "container-title" : "Journal of Climate", "id" : "ITEM-2", "issue" : "16", "issued" : { "date-parts" : [ [ "2015", "8" ] ] }, "page" : "6381-6397", "title" : "Improving Climate Change Detection through Optimal Seasonal Averaging: The Case of the North Atlantic Jet and European Precipitation", "translator" : [ { "dropping-particle" : "", "family" : "K3821", "given" : "", "non-dropping-particle" : "", "parse-names" : false, "suffix" : "" } ], "type" : "article-journal", "volume" : "28" }, "uris" : [ "http://www.mendeley.com/documents/?uuid=194dcc92-0d87-4aeb-9934-7aa5bfdd6ca6" ] }, { "id" : "ITEM-3",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"ITEM-3",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"ITEM-4",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"ITEM-4",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"id" : "ITEM-5",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"ITEM-5",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"ITEM-6", "itemData" : { "DOI" : "10.1029/2019GL086695", "ISSN" : "0094-8276", "abstract" : "Abstract The wintertime midlatitude atmospheric circulation is evaluated in CMIP6 models. The biases have been reduced since CMIP5 although the low-level flow is still too zonal. CMIP5 and CMIP6 projections of 850 hPa zonal wind are then analyzed and are consistent under the RCP8.5 and the SSP5?8.5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present-day biases in the eddy-driven jet position. The North Atlantic warming hole plays a weaker role.", "author" : [ { "dropping-particle" : "", "family" : "Oudar", "given" : "Thomas", "non-dropping-particle" : "", "parse-names" : false, "suffix" : "" }, { "dropping-particle" : "", "family" : "Cattiaux", "given" : "Julien", "non-dropping-par</w:instrText>
      </w:r>
      <w:r w:rsidR="00615634" w:rsidRPr="001A4DE9">
        <w:instrText>ticle" : "", "parse-names" : false, "suffix" : "" }, { "dropping-particle" : "", "family" : "Douville", "given" : "Herv\u00e9", "non-dropping-particle" : "", "parse-names" : false, "suffix" : "" } ], "container-title" : "Geophysical Research Letters", "id" : "ITEM-6", "issue" : "8", "issued" : { "date-parts" : [ [ "2020", "4", "28" ] ] }, "note" : "https://doi.org/10.1029/2019GL086695", "page" : "e2019GL086695", "publisher" : "John Wiley &amp; Sons, Ltd", "title" : "Drivers of the Northern Extratropical Eddy-Driven Jet Change in CMIP5 and CMIP6 Models", "translator" : [ { "dropping-particle" : "", "family" : "K2270", "given" : "", "non-dropping-particle" : "", "parse-names" : false, "suffix" : "" } ], "type" : "article-journal", "volume" : "47" }, "uris" : [ "http://www.mendeley.com/documents/?uuid=00c1442c-b1e1-49ca-a42a-3d0184564770" ] } ], "mendeley" : { "formattedCitation" : "(Barnes and Polvani, 2013; Grise and Polvani, 2014b; Simpson et al., 2014; Zappa et al., 2015; Harvey et al., 2020; Oudar et al., 2020)", "plainTextFormattedCitation" : "(Barnes and Polvani, 2013; Grise and Polvani, 2014b; Simpson et al., 2014; Zappa et al., 2015; Harvey et al., 2020; Oudar et al., 2020)", "previouslyFormattedCitation" : "(Barnes and Polvani, 2013; Grise and Polvani, 2014b; Simpson et al., 2014; Zappa et al., 2015; Harvey et al., 2020; Oudar et al., 2020)" }, "properties" : { "noteIndex" : 0 }, "schema" : "https://github.com/citation-style-language/schema/raw/master/csl-citation.json" }</w:instrText>
      </w:r>
      <w:r w:rsidRPr="003862D0">
        <w:rPr>
          <w:lang w:val="en-GB"/>
        </w:rPr>
        <w:fldChar w:fldCharType="separate"/>
      </w:r>
      <w:r w:rsidR="00016735">
        <w:rPr>
          <w:noProof/>
        </w:rPr>
        <w:t>(Barnes and Polvani, 2013; Grise and Polvani, 2014b; Simpson et al., 2014; Zappa et al., 2015; Harvey et al., 2020; Oudar et al., 2020)</w:t>
      </w:r>
      <w:r w:rsidRPr="003862D0">
        <w:rPr>
          <w:lang w:val="en-GB"/>
        </w:rPr>
        <w:fldChar w:fldCharType="end"/>
      </w:r>
      <w:r w:rsidRPr="00560680">
        <w:t xml:space="preserve">. </w:t>
      </w:r>
      <w:r w:rsidRPr="003862D0">
        <w:rPr>
          <w:lang w:val="en-GB"/>
        </w:rPr>
        <w:t xml:space="preserve">CMIP5 projections indicate a poleward shift of the westerlies in the North Atlantic in boreal summer, while the North Pacific jet weakens in this season </w:t>
      </w:r>
      <w:r w:rsidRPr="003862D0">
        <w:rPr>
          <w:lang w:val="en-GB"/>
        </w:rPr>
        <w:fldChar w:fldCharType="begin" w:fldLock="1"/>
      </w:r>
      <w:r w:rsidR="00615634">
        <w:rPr>
          <w:lang w:val="en-GB"/>
        </w:rPr>
        <w:instrText>ADDIN CSL_CITATION { "citationItems" : [ { "id" : "ITEM-1",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"ITEM-1",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"ITEM-2",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"id" : "ITEM-3",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"ITEM-3",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"mendeley" : { "formattedCitation" : "(Simpson et al., 2014; Davini and D\u2019Andrea, 2020; Harvey et al., 2020)", "plainTextFormattedCitation" : "(Simpson et al., 2014; Davini and D\u2019Andrea, 2020; Harvey et al., 2020)", "previouslyFormattedCitation" : "(Simpson et al., 2014; Davini and D\u2019Andrea, 2020; Harvey et al., 2020)" }, "properties" : { "noteIndex" : 0 }, "schema" : "https://github.com/citation-style-language/schema/raw/master/csl-citation.json" }</w:instrText>
      </w:r>
      <w:r w:rsidRPr="003862D0">
        <w:rPr>
          <w:lang w:val="en-GB"/>
        </w:rPr>
        <w:fldChar w:fldCharType="separate"/>
      </w:r>
      <w:r w:rsidR="00016735">
        <w:rPr>
          <w:noProof/>
          <w:lang w:val="en-GB"/>
        </w:rPr>
        <w:t>(Simpson et al., 2014; Davini and D’Andrea, 2020; Harvey et al., 2020)</w:t>
      </w:r>
      <w:r w:rsidRPr="003862D0">
        <w:rPr>
          <w:lang w:val="en-GB"/>
        </w:rPr>
        <w:fldChar w:fldCharType="end"/>
      </w:r>
      <w:r w:rsidRPr="003862D0">
        <w:rPr>
          <w:lang w:val="en-GB"/>
        </w:rPr>
        <w:t xml:space="preserve">. There is a poleward shift in the westerlies in both the North Pacific and North Atlantic in Autumn </w:t>
      </w:r>
      <w:r w:rsidRPr="003862D0">
        <w:rPr>
          <w:lang w:val="en-GB"/>
        </w:rPr>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"ITEM-2",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"mendeley" : { "formattedCitation" : "(Barnes and Polvani, 2013; Simpson et al., 2014)", "plainTextFormattedCitation" : "(Barnes and Polvani, 2013; Simpson et al., 2014)", "previouslyFormattedCitation" : "(Barnes and Polvani, 2013; Simpson et al., 2014)" }, "properties" : { "noteIndex" : 0 }, "schema" : "https://github.com/citation-style-language/schema/raw/master/csl-citation.json" }</w:instrText>
      </w:r>
      <w:r w:rsidRPr="003862D0">
        <w:rPr>
          <w:lang w:val="en-GB"/>
        </w:rPr>
        <w:fldChar w:fldCharType="separate"/>
      </w:r>
      <w:r w:rsidR="00016735">
        <w:rPr>
          <w:noProof/>
          <w:lang w:val="en-GB"/>
        </w:rPr>
        <w:t>(Barnes and Polvani, 2013; Simpson et al., 2014)</w:t>
      </w:r>
      <w:r w:rsidRPr="003862D0">
        <w:rPr>
          <w:lang w:val="en-GB"/>
        </w:rPr>
        <w:fldChar w:fldCharType="end"/>
      </w:r>
      <w:r w:rsidRPr="003862D0">
        <w:rPr>
          <w:lang w:val="en-GB"/>
        </w:rPr>
        <w:t>. However, the shift of the westerlies is more uncertain in the other seasons</w:t>
      </w:r>
      <w:ins w:id="3261" w:author="Sara M Tuson" w:date="2021-07-20T07:45:00Z">
        <w:r w:rsidR="00DB5076">
          <w:rPr>
            <w:lang w:val="en-GB"/>
          </w:rPr>
          <w:t>,</w:t>
        </w:r>
      </w:ins>
      <w:r w:rsidRPr="003862D0">
        <w:rPr>
          <w:lang w:val="en-GB"/>
        </w:rPr>
        <w:t xml:space="preserve"> particularly in the North Atlantic in winter </w:t>
      </w:r>
      <w:r w:rsidRPr="003862D0">
        <w:rPr>
          <w:lang w:val="en-GB"/>
        </w:rPr>
        <w:fldChar w:fldCharType="begin" w:fldLock="1"/>
      </w:r>
      <w:r w:rsidR="00615634">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"ITEM-2", "itemData" : { "DOI" : "10.1175/JAS-D-13-0325.1", "ISBN" : "00224928 (ISSN)", "ISSN" : "0022-4928", "abstract" : "Zonal-mean or basin-mean analyses often conclude that the midlatitude circulation will undergo a poleward shift with global warming. In this study, the models from phase 5 of the Coupled Model Intercomparison Project are used to provide a detailed examination of midlatitude circulation change as a function of longitude and season. The two-dimensional vertically integrated momentum budget is used to identify the dominant terms that maintain the anomalous surface wind stress, thereby allowing a distinction between features that are maintained by high-frequency eddies and those that involve changes in the lower-frequency or stationary flow. In the zonal mean, in each season and hemisphere there is a poleward shifting of the midlatitude surface wind stress, primarily maintained by high-frequency transient eddies. This is not necessarily the case locally. In the Southern Hemisphere, for the most part, the interpretation of the response as being a high-frequency eddy-driven poleward shifting of the midlatitude westerlies holds true. The Northern Hemisphere is considerably more complex with only the fall months showing a robust poleward shift of both the Atlantic and Pacific jets. During the winter months the jet in the east Pacific actually shifts equatorward and the Atlantic jet strengthens over Europe. An important role for altered climatological stationary waves in these responses is found. This motivates future work that should focus on zonal asymmetries and stationary wave changes, as well as the changes in high-frequency transients that bring about the poleward shifting of the westerlies in the zonal mean.", "author" : [ { "dropping-particle" : "", "family" : "Simpson", "given" : "Isla R", "non-dropping-particle" : "", "parse-names" : false, "suffix" : "" }, { "dropping-particle" : "", "family" : "Shaw", "given" : "Tiffany A", "non-dropping-particle" : "", "parse-names" : false, "suffix" : "" }, { "dropping-particle" : "", "family" : "Seager", "given" : "Richard", "non-dropping-particle" : "", "parse-names" : false, "suffix" : "" } ], "container-title" : "Journal of the Atmospheric Sciences", "id" : "ITEM-2", "issue" : "7", "issued" : { "date-parts" : [ [ "2014", "7" ] ] }, "page" : "2489-2515", "title" : "A Diagnosis of the Seasonally and Longitudinally Varying Midlatitude Circulation Response to Global Warming", "translator" : [ { "dropping-particle" : "", "family" : "K3650", "given" : "", "non-dropping-particle" : "", "parse-names" : false, "suffix" : "" } ], "type" : "article-journal", "volume" : "71" }, "uris" : [ "http://www.mendeley.com/documents/?uuid=6b55d82e-4856-4c0e-b2cd-21ec43c32417" ] } ], "mendeley" : { "formattedCitation" : "(Simpson et al., 2014; Zappa and Shepherd, 2017)", "plainTextFormattedCitation" : "(Simpson et al., 2014; Zappa and Shepherd, 2017)", "previouslyFormattedCitation" : "(Simpson et al., 2014; Zappa and Shepherd, 2017)" }, "properties" : { "noteIndex" : 0 }, "schema" : "https://github.com/citation-style-language/schema/raw/master/csl-citation.json" }</w:instrText>
      </w:r>
      <w:r w:rsidRPr="003862D0">
        <w:rPr>
          <w:lang w:val="en-GB"/>
        </w:rPr>
        <w:fldChar w:fldCharType="separate"/>
      </w:r>
      <w:r w:rsidR="00016735">
        <w:rPr>
          <w:noProof/>
          <w:lang w:val="en-GB"/>
        </w:rPr>
        <w:t>(Simpson et al., 2014; Zappa and Shepherd, 2017)</w:t>
      </w:r>
      <w:r w:rsidRPr="003862D0">
        <w:rPr>
          <w:lang w:val="en-GB"/>
        </w:rPr>
        <w:fldChar w:fldCharType="end"/>
      </w:r>
      <w:r w:rsidRPr="003862D0">
        <w:rPr>
          <w:lang w:val="en-GB"/>
        </w:rPr>
        <w:t xml:space="preserve">. Here, the circulation response is not well described as a simple shift, since the North Atlantic jet tends to be squeezed on both its equatorward and poleward flanks, together with an eastward extension into Europe </w:t>
      </w:r>
      <w:commentRangeStart w:id="3262"/>
      <w:r w:rsidRPr="003862D0">
        <w:rPr>
          <w:lang w:val="en-GB"/>
        </w:rPr>
        <w:fldChar w:fldCharType="begin" w:fldLock="1"/>
      </w:r>
      <w:r w:rsidR="00CD3B49">
        <w:rPr>
          <w:lang w:val="en-GB"/>
        </w:rPr>
        <w:instrText>ADDIN CSL_CITATION { "citationItems" : [ { "id" : "ITEM-1", "itemData" : { "DOI" : "10.1088/1748-9326/aacc79", "ISSN" : "1748-9326", "abstract" : "The future response of the atmospheric circulation to increased anthropogenic forcing is uncertain, in particular due to competing influences of the large projected warming at the surface in the Arctic, and at upper-levels in the tropics. In the present study two ensembles of fully-coupled 21st century climate simulations are used to analyze changes in the wintertime eddy-driven jet in the North Atlantic and the relation to the well-defined thermal signatures of climate change. The models project a robust reinforcement of the eddy-driven jet and a decrease in waviness and blockings, that we attribute to a narrowing of the westerly flow in mid-latitudes. Composite analyses suggest that this signal is driven by the opposite influence of Arctic and tropical warming on each flank of the jet. We find that a significant portion of the multi-model spread in the jet metrics can be explained by the ratio between these two signals. The tug-of-war between the two effects influences by how much wintertime cold extremes diminish at the end of the 21st century. Models with dominant tropical warming (i. e. narrower and stronger eddy-driven jet) exhibit less decrease in cold extremes with climate change, due to the maintenance of cooler conditions in the subpolar North Atlantic and subarctic seas compared to models with a predominance of Arctic warming.", "author" : [ { "dropping-particle" : "", "family" : "Peings", "given" : "Yannick", "non-dropping-particle" : "", "parse-names" : false, "suffix" : "" }, { "dropping-particle" : "", "family" : "Cattiaux", "given" : "Julien", "non-dropping-particle" : "", "parse-names" : false, "suffix" : "" }, { "dropping-particle" : "", "family" : "Vavrus", "given" : "Stephen J", "non-dropping-particle" : "", "parse-names" : false, "suffix" : "" }, { "dropping-particle" : "", "family" : "Magnusdottir", "given" : "Gudrun", "non-dropping-particle" : "", "parse-names" : false, "suffix" : "" } ], "container-title" : "Environmental Research Letters", "id" : "ITEM-1", "issue" : "7", "issued" : { "date-parts" : [ [ "2018" ] ] }, "page" : "74016", "publisher" : "IOP Publishing", "title" : "Projected squeezing of the wintertime North-Atlantic jet", "translator" : [ { "dropping-particle" : "", "family" : "K4983", "given" : "", "non-dropping-particle" : "", "parse-names" : false, "suffix" : "" } ], "type" : "article-journal", "volume" : "13" }, "uris" : [ "http://www.mendeley.com/documents/?uuid=65551fdb-aa5a-46a4-b1a5-9b4eb006b991" ] }, { "id" : "ITEM-2", "itemData" : { "DOI" : "10.1029/2019GL086695", "ISSN" : "0094-8276", "abstract" : "Abstract The wintertime midlatitude atmospheric circulation is evaluated in CMIP6 models. The biases have been reduced since CMIP5 although the low-level flow is still too zonal. CMIP5 and CMIP6 projections of 850 hPa zonal wind are then analyzed and are consistent under the RCP8.5 and the SSP5?8.5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present-day biases in the eddy-driven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"ITEM-2", "issue" : "8", "issued" : { "date-parts" : [ [ "2020", "4", "28" ] ] }, "note" : "https://doi.org/10.1029/2019GL086695", "page" : "e2019GL086695", "publisher" : "John Wiley &amp; Sons, Ltd", "title" : "Drivers of the Northern Extratropical Eddy-Driven Jet Change in CMIP5 and CMIP6 Models", "translator" : [ { "dropping-particle" : "", "family" : "K2270", "given" : "", "non-dropping-particle" : "", "parse-names" : false, "suffix" : "" } ], "type" : "article-journal", "volume" : "47" }, "uris" : [ "http://www.mendeley.com/documents/?uuid=00c1442c-b1e1-49ca-a42a-3d0184564770" ] }, { "id" : "ITEM-3", "itemData" : { "DOI" : "10.1038/s41561-019-0391-x", "ISSN" : "1752-0908", "abstract" : "The characteristics of the North Atlantic jet stream play a key role in the weather and climate of western Europe. Although much of the year-to-year variability in the jet stream arises from internal atmospheric processes that are inherently unpredictable on timescales beyond a few days to weeks, any low-frequency variability or long-term trends that can be considered forced by slowly varying boundary conditions offer the potential for extended range predictability of climatological conditions in western Europe. Here we demonstrate that station-based precipitation observations have displayed pronounced multidecadal variability over the past century in western Europe during the late winter. We then use these precipitation observations as an independent verification of the multidecadal Atlantic jet stream variability found in reanalysis products. Both signals are highly correlated with sea surface temperature variability in the North Atlantic that is well predicted in initialized decadal prediction experiments with a coupled general circulation model. Combining the model-based predictions of the sea surface temperature with the observed relationship between precipitation and sea surface temperature, we show that there is great potential for skilful predictions of the forthcoming decadal average of March precipitation in western Europe, with hindcasts for the UK and Portugal yielding anomaly correlation coefficients of 0.82 and 0.69, respectively.", "author" : [ { "dropping-particle" : "", "family" : "Simpson", "given" : "Isla R", "non-dropping-particle" : "", "parse-names" : false, "suffix" : "" }, { "dropping-particle" : "", "family" : "Yeager", "given" : "Stephen G", "non-dropping-particle" : "", "parse-names" : false, "suffix" : "" }, { "dropping-particle" : "", "family" : "McKinnon", "given" : "Karen A", "non-dropping-particle" : "", "parse-names" : false, "suffix" : "" }, { "dropping-particle" : "", "family" : "Deser", "given" : "Clara", "non-dropping-particle" : "", "parse-names" : false, "suffix" : "" } ], "container-title" : "Nature Geoscience", "id" : "ITEM-3", "issue" : "8", "issued" : { "date-parts" : [ [ "2019" ] ] }, "page" : "613-619", "title" : "Decadal predictability of late winter precipitation in western Europe through an ocean\u2013jet stream connection", "translator" : [ { "dropping-particle" : "", "family" : "K4615", "given" : "", "non-dropping-particle" : "", "parse-names" : false, "suffix" : "" } ], "type" : "article-journal", "volume" : "12" }, "uris" : [ "http://www.mendeley.com/documents/?uuid=9c8b5fc4-6b1f-4579-8702-97f6e1d5f39a" ] }, { "id" : "ITEM-4",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"ITEM-4",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"ITEM-5",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"ITEM-5",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"mendeley" : { "formattedCitation" : "(Li et al., 2018; Peings et al., 2018; Simpson et al., 2019b; Harvey et al., 2020; Oudar et al., 2020)", "manualFormatting" : "(Li et al., 2018; Peings et al., 2018; Simpson et al., 2019a; Harvey et al., 2020; Oudar et al., 2020)", "plainTextFormattedCitation" : "(Li et al., 2018; Peings et al., 2018; Simpson et al., 2019b; Harvey et al., 2020; Oudar et al., 2020)", "previouslyFormattedCitation" : "(Li et al., 2018; Peings et al., 2018; Simpson et al., 2019b; Harvey et al., 2020; Oudar et al., 2020)" }, "properties" : { "noteIndex" : 0 }, "schema" : "https://github.com/citation-style-language/schema/raw/master/csl-citation.json" }</w:instrText>
      </w:r>
      <w:r w:rsidRPr="003862D0">
        <w:rPr>
          <w:lang w:val="en-GB"/>
        </w:rPr>
        <w:fldChar w:fldCharType="separate"/>
      </w:r>
      <w:r w:rsidR="00016735">
        <w:rPr>
          <w:noProof/>
        </w:rPr>
        <w:t>(Li et al., 2018; Peings et al., 2018; Simpson et al., 2019</w:t>
      </w:r>
      <w:ins w:id="3263" w:author="Robin Matthews" w:date="2021-06-16T17:42:00Z">
        <w:r w:rsidR="00326855">
          <w:rPr>
            <w:noProof/>
          </w:rPr>
          <w:t>a</w:t>
        </w:r>
      </w:ins>
      <w:del w:id="3264" w:author="Robin Matthews" w:date="2021-06-16T17:42:00Z">
        <w:r w:rsidR="00016735" w:rsidDel="00326855">
          <w:rPr>
            <w:noProof/>
          </w:rPr>
          <w:delText>b</w:delText>
        </w:r>
      </w:del>
      <w:r w:rsidR="00016735">
        <w:rPr>
          <w:noProof/>
        </w:rPr>
        <w:t>; Harvey et al., 2020; Oudar et al., 2020)</w:t>
      </w:r>
      <w:r w:rsidRPr="003862D0">
        <w:rPr>
          <w:lang w:val="en-GB"/>
        </w:rPr>
        <w:fldChar w:fldCharType="end"/>
      </w:r>
      <w:commentRangeEnd w:id="3262"/>
      <w:r w:rsidR="00016735">
        <w:rPr>
          <w:rStyle w:val="CommentReference"/>
        </w:rPr>
        <w:commentReference w:id="3262"/>
      </w:r>
      <w:r w:rsidRPr="00560680">
        <w:t xml:space="preserve">. </w:t>
      </w:r>
      <w:r w:rsidRPr="003862D0">
        <w:rPr>
          <w:lang w:val="en-GB"/>
        </w:rPr>
        <w:t>Simulations indicate that most of the changes in winter storminess over the Euro-Atlantic region will occur only after exceeding the 1.5</w:t>
      </w:r>
      <w:r w:rsidR="002350C7" w:rsidRPr="003862D0">
        <w:rPr>
          <w:color w:val="000000" w:themeColor="text1"/>
          <w:lang w:val="en-GB"/>
        </w:rPr>
        <w:t>°C</w:t>
      </w:r>
      <w:r w:rsidR="002350C7" w:rsidRPr="003862D0" w:rsidDel="002350C7">
        <w:rPr>
          <w:lang w:val="en-GB"/>
        </w:rPr>
        <w:t xml:space="preserve"> </w:t>
      </w:r>
      <w:r w:rsidRPr="003862D0">
        <w:rPr>
          <w:lang w:val="en-GB"/>
        </w:rPr>
        <w:t xml:space="preserve">warming level </w:t>
      </w:r>
      <w:r w:rsidRPr="003862D0">
        <w:rPr>
          <w:lang w:val="en-GB"/>
        </w:rPr>
        <w:fldChar w:fldCharType="begin" w:fldLock="1"/>
      </w:r>
      <w:r w:rsidR="00615634">
        <w:rPr>
          <w:lang w:val="en-GB"/>
        </w:rPr>
        <w:instrText>ADDIN CSL_CITATION { "citationItems" : [ { "id" : "ITEM-1", "itemData" : { "DOI" : "10.5194/esd-9-679-2018", "ISSN" : "2190-4987", "author" : [ { "dropping-particle" : "", "family" : "Barcikowska", "given" : "Monika J", "non-dropping-particle" : "", "parse-names" : false, "suffix" : "" }, { "dropping-particle" : "", "family" : "Weaver", "given" : "Scott J", "non-dropping-particle" : "", "parse-names" : false, "suffix" : "" }, { "dropping-particle" : "", "family" : "Feser", "given" : "Frauke", "non-dropping-particle" : "", "parse-names" : false, "suffix" : "" }, { "dropping-particle" : "", "family" : "Russo", "given" : "Simone", "non-dropping-particle" : "", "parse-names" : false, "suffix" : "" }, { "dropping-particle" : "", "family" : "Schenk", "given" : "Frederik", "non-dropping-particle" : "", "parse-names" : false, "suffix" : "" }, { "dropping-particle" : "", "family" : "Stone", "given" : "D\u00e1ith\u00ed A", "non-dropping-particle" : "", "parse-names" : false, "suffix" : "" }, { "dropping-particle" : "", "family" : "Wehner", "given" : "Michael F", "non-dropping-particle" : "", "parse-names" : false, "suffix" : "" }, { "dropping-particle" : "", "family" : "Zahn", "given" : "Matthias", "non-dropping-particle" : "", "parse-names" : false, "suffix" : "" } ], "container-title" : "Earth System Dynamics", "id" : "ITEM-1", "issue" : "2", "issued" : { "date-parts" : [ [ "2018", "6", "5" ] ] }, "page" : "679-699", "title" : "Euro-Atlantic winter storminess and precipitation extremes under 1.5 \u00b0C vs. 2 \u00b0C warming scenarios", "translator" : [ { "dropping-particle" : "", "family" : "K4368", "given" : "", "non-dropping-particle" : "", "parse-names" : false, "suffix" : "" } ], "type" : "article-journal", "volume" : "9" }, "uris" : [ "http://www.mendeley.com/documents/?uuid=b80ec5d3-7544-495c-a8a6-8aafe89c04de", "http://www.mendeley.com/documents/?uuid=42b8407d-e86a-4841-8baa-707e9bf7aa6b" ] } ], "mendeley" : { "formattedCitation" : "(Barcikowska et al., 2018)", "plainTextFormattedCitation" : "(Barcikowska et al., 2018)", "previouslyFormattedCitation" : "(Barcikowska et al., 2018)" }, "properties" : { "noteIndex" : 0 }, "schema" : "https://github.com/citation-style-language/schema/raw/master/csl-citation.json" }</w:instrText>
      </w:r>
      <w:r w:rsidRPr="003862D0">
        <w:rPr>
          <w:lang w:val="en-GB"/>
        </w:rPr>
        <w:fldChar w:fldCharType="separate"/>
      </w:r>
      <w:r w:rsidR="00016735">
        <w:rPr>
          <w:noProof/>
          <w:lang w:val="en-GB"/>
        </w:rPr>
        <w:t>(Barcikowska et al., 2018)</w:t>
      </w:r>
      <w:r w:rsidRPr="003862D0">
        <w:rPr>
          <w:lang w:val="en-GB"/>
        </w:rPr>
        <w:fldChar w:fldCharType="end"/>
      </w:r>
      <w:r w:rsidRPr="003862D0">
        <w:rPr>
          <w:lang w:val="en-GB"/>
        </w:rPr>
        <w:t xml:space="preserve">. </w:t>
      </w:r>
    </w:p>
    <w:p w14:paraId="79D77D11" w14:textId="2F7AE9FD" w:rsidR="00BC572A" w:rsidRPr="003862D0" w:rsidRDefault="00BC572A" w:rsidP="00BC572A">
      <w:pPr>
        <w:pStyle w:val="AR6BodyText"/>
        <w:rPr>
          <w:lang w:val="en-GB"/>
        </w:rPr>
      </w:pPr>
    </w:p>
    <w:p w14:paraId="5AE5FA19" w14:textId="77777777" w:rsidR="00BC572A" w:rsidRPr="003862D0" w:rsidRDefault="00BC572A" w:rsidP="00BC572A">
      <w:pPr>
        <w:pStyle w:val="AR6BodyText"/>
        <w:rPr>
          <w:lang w:val="en-GB"/>
        </w:rPr>
      </w:pPr>
    </w:p>
    <w:p w14:paraId="43B873EA" w14:textId="5ED8702D" w:rsidR="00BC572A" w:rsidRPr="003862D0" w:rsidRDefault="00BC572A" w:rsidP="00BC572A">
      <w:pPr>
        <w:pStyle w:val="AR6BodyText"/>
        <w:rPr>
          <w:b/>
          <w:lang w:val="en-GB"/>
        </w:rPr>
      </w:pPr>
      <w:r w:rsidRPr="003862D0">
        <w:rPr>
          <w:b/>
          <w:lang w:val="en-GB"/>
        </w:rPr>
        <w:t>[START FIGURE 4.2</w:t>
      </w:r>
      <w:r w:rsidR="00856D78" w:rsidRPr="003862D0">
        <w:rPr>
          <w:b/>
          <w:lang w:val="en-GB"/>
        </w:rPr>
        <w:t>6</w:t>
      </w:r>
      <w:r w:rsidRPr="003862D0">
        <w:rPr>
          <w:b/>
          <w:lang w:val="en-GB"/>
        </w:rPr>
        <w:t xml:space="preserve"> HERE]</w:t>
      </w:r>
    </w:p>
    <w:p w14:paraId="3BA65F0D" w14:textId="53FBACD9" w:rsidR="00BC572A" w:rsidRPr="003862D0" w:rsidRDefault="00BC572A" w:rsidP="00856D78">
      <w:pPr>
        <w:pStyle w:val="AR6BodyText"/>
        <w:rPr>
          <w:color w:val="3366FF"/>
          <w:lang w:val="en-GB"/>
        </w:rPr>
      </w:pPr>
    </w:p>
    <w:p w14:paraId="7454B478" w14:textId="5668CCB4" w:rsidR="00D2703B" w:rsidRPr="003862D0" w:rsidRDefault="00AD0343" w:rsidP="00D2703B">
      <w:pPr>
        <w:pStyle w:val="AR6Chap4Figure"/>
        <w:rPr>
          <w:lang w:val="en-GB"/>
        </w:rPr>
      </w:pPr>
      <w:bookmarkStart w:id="3265" w:name="_Ref29565490"/>
      <w:bookmarkStart w:id="3266" w:name="_Ref65506263"/>
      <w:r w:rsidRPr="003862D0">
        <w:rPr>
          <w:b/>
          <w:bCs/>
          <w:lang w:val="en-GB" w:eastAsia="en-US"/>
        </w:rPr>
        <w:t>L</w:t>
      </w:r>
      <w:r w:rsidR="004328AB" w:rsidRPr="003862D0">
        <w:rPr>
          <w:b/>
          <w:bCs/>
          <w:lang w:val="en-GB" w:eastAsia="en-US"/>
        </w:rPr>
        <w:t xml:space="preserve">ong-term </w:t>
      </w:r>
      <w:r w:rsidR="00344595" w:rsidRPr="003862D0">
        <w:rPr>
          <w:b/>
          <w:bCs/>
          <w:lang w:val="en-GB" w:eastAsia="en-US"/>
        </w:rPr>
        <w:t xml:space="preserve">change of zonal mean zonal wind. </w:t>
      </w:r>
      <w:bookmarkEnd w:id="3265"/>
      <w:bookmarkEnd w:id="3266"/>
      <w:r w:rsidR="00AD678A" w:rsidRPr="003862D0">
        <w:rPr>
          <w:lang w:val="en-GB" w:eastAsia="en-US"/>
        </w:rPr>
        <w:t>Dispayed are</w:t>
      </w:r>
      <w:r w:rsidR="00AD678A" w:rsidRPr="003862D0">
        <w:rPr>
          <w:b/>
          <w:bCs/>
          <w:lang w:val="en-GB" w:eastAsia="en-US"/>
        </w:rPr>
        <w:t xml:space="preserve"> </w:t>
      </w:r>
      <w:r w:rsidR="00AD678A" w:rsidRPr="003862D0">
        <w:rPr>
          <w:lang w:val="en-GB"/>
        </w:rPr>
        <w:t>m</w:t>
      </w:r>
      <w:r w:rsidR="00344595" w:rsidRPr="003862D0">
        <w:rPr>
          <w:lang w:val="en-GB"/>
        </w:rPr>
        <w:t>ulti-model mean change in (left) boreal winter (DJF) and (right) austral winter (JJA) zonal mean zonal wind (m s</w:t>
      </w:r>
      <w:r w:rsidR="00344595" w:rsidRPr="003862D0">
        <w:rPr>
          <w:vertAlign w:val="superscript"/>
          <w:lang w:val="en-GB"/>
        </w:rPr>
        <w:t>-1</w:t>
      </w:r>
      <w:r w:rsidR="00344595" w:rsidRPr="003862D0">
        <w:rPr>
          <w:lang w:val="en-GB"/>
        </w:rPr>
        <w:t xml:space="preserve">) in 2081–2100 </w:t>
      </w:r>
      <w:r w:rsidR="0000137E" w:rsidRPr="003862D0">
        <w:rPr>
          <w:lang w:val="en-GB"/>
        </w:rPr>
        <w:t xml:space="preserve">for </w:t>
      </w:r>
      <w:r w:rsidR="00344595" w:rsidRPr="003862D0">
        <w:rPr>
          <w:lang w:val="en-GB"/>
        </w:rPr>
        <w:t>(top) SSP1-2.6 and (right) SSP3-7.0 relative to 1995–2014. The 1995–2014 climatology is shown in contours with spacing 10 m s</w:t>
      </w:r>
      <w:r w:rsidR="00344595" w:rsidRPr="003862D0">
        <w:rPr>
          <w:vertAlign w:val="superscript"/>
          <w:lang w:val="en-GB"/>
        </w:rPr>
        <w:t>-1</w:t>
      </w:r>
      <w:r w:rsidR="00344595" w:rsidRPr="003862D0">
        <w:rPr>
          <w:lang w:val="en-GB" w:eastAsia="en-US"/>
        </w:rPr>
        <w:t xml:space="preserve">. </w:t>
      </w:r>
      <w:r w:rsidR="00903D51">
        <w:rPr>
          <w:lang w:val="en-GB" w:eastAsia="en-US"/>
        </w:rPr>
        <w:t>Crossed lines</w:t>
      </w:r>
      <w:r w:rsidR="00903D51" w:rsidRPr="003862D0">
        <w:rPr>
          <w:lang w:val="en-GB" w:eastAsia="en-US"/>
        </w:rPr>
        <w:t xml:space="preserve"> </w:t>
      </w:r>
      <w:r w:rsidR="00344595" w:rsidRPr="003862D0">
        <w:rPr>
          <w:lang w:val="en-GB" w:eastAsia="en-US"/>
        </w:rPr>
        <w:t xml:space="preserve">indicate regions where less than 80% of the models agree on the sign of the change and no overlay where </w:t>
      </w:r>
      <w:r w:rsidR="00AD678A" w:rsidRPr="003862D0">
        <w:rPr>
          <w:lang w:val="en-GB" w:eastAsia="en-US"/>
        </w:rPr>
        <w:t xml:space="preserve">at least </w:t>
      </w:r>
      <w:r w:rsidR="00344595" w:rsidRPr="003862D0">
        <w:rPr>
          <w:lang w:val="en-GB" w:eastAsia="en-US"/>
        </w:rPr>
        <w:t>80% of the models agree on the sign of the change.</w:t>
      </w:r>
      <w:r w:rsidR="005F52E6">
        <w:rPr>
          <w:lang w:val="en-GB" w:eastAsia="en-US"/>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2BCD81A7" w14:textId="709C4D83" w:rsidR="00BC572A" w:rsidRPr="003862D0" w:rsidRDefault="00BC572A" w:rsidP="00BC0A7B">
      <w:pPr>
        <w:pStyle w:val="AR6Chap4Figure"/>
        <w:numPr>
          <w:ilvl w:val="0"/>
          <w:numId w:val="0"/>
        </w:numPr>
        <w:ind w:left="1134"/>
        <w:rPr>
          <w:lang w:val="en-GB"/>
        </w:rPr>
      </w:pPr>
    </w:p>
    <w:p w14:paraId="05F39E57" w14:textId="565A8509" w:rsidR="00BC572A" w:rsidRPr="003862D0" w:rsidRDefault="00BC572A" w:rsidP="00BC572A">
      <w:pPr>
        <w:pStyle w:val="AR6BodyText"/>
        <w:rPr>
          <w:b/>
          <w:lang w:val="en-GB"/>
        </w:rPr>
      </w:pPr>
      <w:r w:rsidRPr="003862D0">
        <w:rPr>
          <w:b/>
          <w:lang w:val="en-GB"/>
        </w:rPr>
        <w:t>[END FIGURE 4.2</w:t>
      </w:r>
      <w:r w:rsidR="00856D78" w:rsidRPr="003862D0">
        <w:rPr>
          <w:b/>
          <w:lang w:val="en-GB"/>
        </w:rPr>
        <w:t>6</w:t>
      </w:r>
      <w:r w:rsidRPr="003862D0">
        <w:rPr>
          <w:b/>
          <w:lang w:val="en-GB"/>
        </w:rPr>
        <w:t xml:space="preserve"> HERE]</w:t>
      </w:r>
    </w:p>
    <w:p w14:paraId="6E0E2BB2" w14:textId="77777777" w:rsidR="00BC572A" w:rsidRPr="003862D0" w:rsidRDefault="00BC572A" w:rsidP="00BC572A">
      <w:pPr>
        <w:pStyle w:val="AR6BodyText"/>
        <w:rPr>
          <w:b/>
          <w:lang w:val="en-GB"/>
        </w:rPr>
      </w:pPr>
    </w:p>
    <w:p w14:paraId="69763A32" w14:textId="77777777" w:rsidR="00BC572A" w:rsidRPr="003862D0" w:rsidRDefault="00BC572A" w:rsidP="00BC572A">
      <w:pPr>
        <w:pStyle w:val="AR6BodyText"/>
        <w:rPr>
          <w:lang w:val="en-GB"/>
        </w:rPr>
      </w:pPr>
    </w:p>
    <w:p w14:paraId="719F2F9A" w14:textId="0E6382D6" w:rsidR="00A863EA" w:rsidRPr="003862D0" w:rsidRDefault="00BC572A" w:rsidP="00A863EA">
      <w:pPr>
        <w:pStyle w:val="AR6BodyText"/>
        <w:rPr>
          <w:lang w:val="en-GB"/>
        </w:rPr>
      </w:pPr>
      <w:r w:rsidRPr="003862D0">
        <w:rPr>
          <w:lang w:val="en-GB"/>
        </w:rPr>
        <w:t xml:space="preserve">Progress since AR5 has </w:t>
      </w:r>
      <w:r w:rsidR="004D176A" w:rsidRPr="003862D0">
        <w:rPr>
          <w:lang w:val="en-GB"/>
        </w:rPr>
        <w:t>improved understanding of</w:t>
      </w:r>
      <w:r w:rsidRPr="003862D0">
        <w:rPr>
          <w:lang w:val="en-GB"/>
        </w:rPr>
        <w:t xml:space="preserve"> the climate change aspects that can drive these different, and potentially opposite, responses in the mid-latitude jets and storm tracks. A</w:t>
      </w:r>
      <w:r w:rsidR="00AD0343" w:rsidRPr="003862D0">
        <w:rPr>
          <w:lang w:val="en-GB"/>
        </w:rPr>
        <w:t xml:space="preserve"> </w:t>
      </w:r>
      <w:r w:rsidRPr="003862D0">
        <w:rPr>
          <w:lang w:val="en-GB"/>
        </w:rPr>
        <w:t xml:space="preserve">poleward shift of the jets and storm tracks is expected in response to an increase in the atmospheric stratification and in the upper-tropospheric equator-to-pole meridional temperature gradient, while it is opposed by the decrease in the meridional temperature gradient in the lower troposphere associated with the polar amplification of global warming </w:t>
      </w:r>
      <w:r w:rsidRPr="003862D0">
        <w:rPr>
          <w:lang w:val="en-GB"/>
        </w:rPr>
        <w:fldChar w:fldCharType="begin" w:fldLock="1"/>
      </w:r>
      <w:r w:rsidR="00087359">
        <w:rPr>
          <w:lang w:val="en-GB"/>
        </w:rPr>
        <w:instrText>ADDIN CSL_CITATION { "citationItems" : [ { "id" : "ITEM-1",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"ITEM-2", "itemData" : { "DOI" : "10.1038/ngeo2783", "ISBN" : "1752-0894", "ISSN" : "1752-0894",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atmosphere-ocean system [mdash] from highly idealized to comprehensive [mdash]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"ITEM-2", "issue" : "9", "issued" : { "date-parts" : [ [ "2016", "9", "29" ] ] }, "page" : "656-664", "title" : "Storm track processes and the opposing influences of climate change", "translator" : [ { "dropping-particle" : "", "family" : "K2923", "given" : "", "non-dropping-particle" : "", "parse-names" : false, "suffix" : "" } ], "type" : "article-journal", "volume" : "9" }, "uris" : [ "http://www.mendeley.com/documents/?uuid=c22608cd-41f5-447f-a2b9-b6be4156d001" ] } ], "mendeley" : { "formattedCitation" : "(Harvey et al., 2014; Shaw et al., 2016)", "plainTextFormattedCitation" : "(Harvey et al., 2014; Shaw et al., 2016)", "previouslyFormattedCitation" : "(Harvey et al., 2014; Shaw et al., 2016)" }, "properties" : { "noteIndex" : 0 }, "schema" : "https://github.com/citation-style-language/schema/raw/master/csl-citation.json" }</w:instrText>
      </w:r>
      <w:r w:rsidRPr="003862D0">
        <w:rPr>
          <w:lang w:val="en-GB"/>
        </w:rPr>
        <w:fldChar w:fldCharType="separate"/>
      </w:r>
      <w:r w:rsidR="00016735">
        <w:rPr>
          <w:noProof/>
          <w:lang w:val="en-GB"/>
        </w:rPr>
        <w:t>(Harvey et al., 2014; Shaw et al., 2016)</w:t>
      </w:r>
      <w:r w:rsidRPr="003862D0">
        <w:rPr>
          <w:lang w:val="en-GB"/>
        </w:rPr>
        <w:fldChar w:fldCharType="end"/>
      </w:r>
      <w:r w:rsidRPr="003862D0">
        <w:rPr>
          <w:lang w:val="en-GB"/>
        </w:rPr>
        <w:t xml:space="preserve">. </w:t>
      </w:r>
      <w:r w:rsidR="000A46A9" w:rsidRPr="003862D0">
        <w:rPr>
          <w:lang w:val="en-GB"/>
        </w:rPr>
        <w:t xml:space="preserve">Recent analyses have identified additional climate aspects that can drive mid-latitude jet changes, including patterns in sea surface warming </w:t>
      </w:r>
      <w:r w:rsidR="000A46A9" w:rsidRPr="003862D0">
        <w:rPr>
          <w:lang w:val="en-GB"/>
        </w:rPr>
        <w:fldChar w:fldCharType="begin" w:fldLock="1"/>
      </w:r>
      <w:r w:rsidR="00615634">
        <w:rPr>
          <w:lang w:val="en-GB"/>
        </w:rPr>
        <w:instrText>ADDIN CSL_CITATION { "citationItems" : [ { "id" : "ITEM-1", "itemData" : { "DOI" : "10.2151/sola.2014-035", "ISSN" : "1349-6476", "author" : [ { "dropping-particle" : "", "family" : "Mizuta", "given" : "Ryo", "non-dropping-particle" : "", "parse-names" : false, "suffix" : "" }, { "dropping-particle" : "", "family" : "Arakawa", "given" : "Osamu", "non-dropping-particle" : "", "parse-names" : false, "suffix" : "" }, { "dropping-particle" : "", "family" : "Ose", "given" : "Tomoaki", "non-dropping-particle" : "", "parse-names" : false, "suffix" : "" }, { "dropping-particle" : "", "family" : "Kusunoki", "given" : "Shoji", "non-dropping-particle" : "", "parse-names" : false, "suffix" : "" }, { "dropping-particle" : "", "family" : "Endo", "given" : "Hirokazu", "non-dropping-particle" : "", "parse-names" : false, "suffix" : "" }, { "dropping-particle" : "", "family" : "Kitoh", "given" : "Akio", "non-dropping-particle" : "", "parse-names" : false, "suffix" : "" } ], "container-title" : "SOLA", "id" : "ITEM-1", "issue" : "0", "issued" : { "date-parts" : [ [ "2014" ] ] }, "page" : "167-171", "title" : "Classification of CMIP5 Future Climate Responses by the Tropical Sea Surface Temperature Changes", "translator" : [ { "dropping-particle" : "", "family" : "K3648", "given" : "", "non-dropping-particle" : "", "parse-names" : false, "suffix" : "" } ], "type" : "article-journal", "volume" : "10" }, "uris" : [ "http://www.mendeley.com/documents/?uuid=d0d15600-b597-4a8a-8a1b-51dd5db2d290" ] }, { "id" : "ITEM-2", "itemData" : { "DOI" : "10.1175/JCLI-D-14-00800.1", "ISSN" : "0894-8755", "abstract" : "AbstractProjections of modeled precipitation (P) change in global warming scenarios demonstrate marked intermodel disagreement at regional scales. Empirical orthogonal functions (EOFs) and maximum covariance analysis (MCA) are used to diagnose spatial patterns of disagreement in the simulated climatology and end-of-century P changes in phase 5 of the Coupled Model Intercomparison Project (CMIP5) archive. The term principal uncertainty pattern (PUP) is used for any robust mode calculated when applying these techniques to a multimodel ensemble. For selected domains in the tropics, leading PUPs highlight features at the margins of convection zones and in the Pacific cold tongue. The midlatitude Pacific storm track is emphasized given its relevance to wintertime P projections over western North America. The first storm-track PUP identifies a sensitive region of disagreement in P increases over the eastern midlatitude Pacific where the storm track terminates, related to uncertainty in an eastward extension of the climatological jet. The second PUP portrays uncertainty in a zonally asymmetric meridional shift of storm-track P, related to uncertainty in the extent of a poleward jet shift in the western Pacific. Both modes appear to arise primarily from intermodel differences in the response to radiative forcing, distinct from sampling of internal variability. The leading storm-track PUPs for P and zonal wind change exhibit similarities to the leading uncertainty patterns for the historical climatology, indicating important and parallel sensitivities in the eastern Pacific storm-track terminus region. However, expansion coefficients for climatological uncertainties tend to be weakly correlated with those for end-of-century change.; AbstractProjections of modeled precipitation (P) change in global warming scenarios demonstrate marked intermodel disagreement at regional scales. Empirical orthogonal functions (EOFs) and maximum covariance analysis (MCA) are used to diagnose spatial patterns of disagreement in the simulated climatology and end-of-century P changes in phase 5 of the Coupled Model Intercomparison Project (CMIP5) archive. The term principal uncertainty pattern (PUP) is used for any robust mode calculated when applying these techniques to a multimodel ensemble. For selected domains in the tropics, leading PUPs highlight features at the margins of convection zones and in the Pacific cold tongue. The midlatitude Pacific storm track is emphasized given it\u2026", "author" : [ { "dropping-particle" : "", "family" : "Langenbrunner", "given" : "Baird", "non-dropping-particle" : "", "parse-names" : false, "suffix" : "" }, { "dropping-particle" : "", "family" : "Neelin", "given" : "J David", "non-dropping-particle" : "", "parse-names" : false, "suffix" : "" }, { "dropping-particle" : "", "family" : "Lintner", "given" : "Benjamin R", "non-dropping-particle" : "", "parse-names" : false, "suffix" : "" }, { "dropping-particle" : "", "family" : "Anderson", "given" : "Bruce T", "non-dropping-particle" : "", "parse-names" : false, "suffix" : "" } ], "container-title" : "Journal of Climate", "id" : "ITEM-2", "issue" : "19", "issued" : { "date-parts" : [ [ "2015", "10" ] ] }, "page" : "7857-7872", "title" : "Patterns of Precipitation Change and Climatological Uncertainty among CMIP5 Models, with a Focus on the Midlatitude Pacific Storm Track", "translator" : [ { "dropping-particle" : "", "family" : "K4245", "given" : "", "non-dropping-particle" : "", "parse-names" : false, "suffix" : "" } ], "type" : "article-journal", "volume" : "28" }, "uris" : [ "http://www.mendeley.com/documents/?uuid=643c3fe4-1975-4a0f-94b7-d0f582ed0197", "http://www.mendeley.com/documents/?uuid=03f03abf-9265-4c4f-9814-0866af22182a", "http://www.mendeley.com/documents/?uuid=d99d9312-a5ee-4d8c-acc3-944abcfa706b" ] }, { "id" : "ITEM-3",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"ITEM-3",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"id" : "ITEM-4", "itemData" : { "DOI" : "10.1088/1748-9326/abce27", "ISSN" : "17489326", "abstract" : "The Southern Hemisphere (SH) eddy-driven jet stream has been shown to move poleward in climate models in response to greenhouse gas forcing, but the magnitude of the shift is uncertain. Here we address the fact that the latest Coupled Model Intercomparison Project phase 6 (CMIP6) models simulate, on average, a smaller jet shift in response to an abrupt quadrupling in CO2 than the predecessor models (Coupled Model Intercomparison Project phase 5 (CMIP5)), despite producing larger global average surface warming. We focus on the response in the first decade when the majority of the long-term jet shift occurs and when the difference between CMIP5 and CMIP6 models emerges. We hypothesise the smaller poleward jet shift is related to the weaker increase in the meridional sea surface temperature (SST) gradient across the southern extratropics in CMIP6 models. We impose the multi-model mean SST patterns alongside a quadrupling in CO2 in an intermediate complexity general circulation model (IGCM4) and show that many of the regional and seasonal differences in lower tropospheric zonal winds between CMIP5 and CMIP6 models are reproduced by prescribing the SST patterns. The main exception is in austral summer when the imposed SST patterns and CO2 increase in IGCM4 produce weaker differences in zonal wind response compared to those simulated by CMIP5/6 models. Further IGCM4 experiments that prescribe only SH extratropical SSTs simulate a weaker jet shift for CMIP6 SSTs than for CMIP5, comparable to the full experiment. The results demonstrate that SH SST patterns are an important source of uncertainty for the shift of the midlatitude circulation in response to CO2 forcing. The study also provides an alternative explanation than was proposed by Curtis et al (2020 Environ. Res. Lett. 15 64011), who suggested model improvements in jet biases could account for the smaller jet shift in CMIP6 models in the extended austral winter season.", "author" : [ { "dropping-particle" : "", "family" : "Wood", "given" : "Tom", "non-dropping-particle" : "", "parse-names" : false, "suffix" : "" }, { "dropping-particle" : "", "family" : "McKenna", "given" : "Christine M.", "non-dropping-particle" : "", "parse-names" : false, "suffix" : "" }, { "dropping-particle" : "", "family" : "Chrysanthou", "given" : "Andreas", "non-dropping-particle" : "", "parse-names" : false, "suffix" : "" }, { "dropping-particle" : "", "family" : "Maycock", "given" : "Amanda C.", "non-dropping-particle" : "", "parse-names" : false, "suffix" : "" } ], "container-title" : "Environmental Research Letters", "id" : "ITEM-4", "issue" : "1", "issued" : { "date-parts" : [ [ "2020" ] ] }, "title" : "Role of sea surface temperature patterns for the Southern Hemisphere jet stream response to CO2 forcing", "translator" : [ { "dropping-particle" : "", "family" : "K5238", "given" : "", "non-dropping-particle" : "", "parse-names" : false, "suffix" : "" } ], "type" : "article-journal", "volume" : "16" }, "uris" : [ "http://www.mendeley.com/documents/?uuid=c041ebdc-f997-45f6-a215-c9b2dbbb654f" ] } ], "mendeley" : { "formattedCitation" : "(Mizuta et al., 2014; Langenbrunner et al., 2015; Ceppi et al., 2018; Wood et al., 2020)", "plainTextFormattedCitation" : "(Mizuta et al., 2014; Langenbrunner et al., 2015; Ceppi et al., 2018; Wood et al., 2020)", "previouslyFormattedCitation" : "(Mizuta et al., 2014; Langenbrunner et al., 2015; Ceppi et al., 2018; Wood et al., 2020)" }, "properties" : { "noteIndex" : 0 }, "schema" : "https://github.com/citation-style-language/schema/raw/master/csl-citation.json" }</w:instrText>
      </w:r>
      <w:r w:rsidR="000A46A9" w:rsidRPr="003862D0">
        <w:rPr>
          <w:lang w:val="en-GB"/>
        </w:rPr>
        <w:fldChar w:fldCharType="separate"/>
      </w:r>
      <w:r w:rsidR="00016735">
        <w:rPr>
          <w:noProof/>
          <w:lang w:val="en-GB"/>
        </w:rPr>
        <w:t>(Mizuta et al., 2014; Langenbrunner et al., 2015; Ceppi et al., 2018; Wood et al., 2020)</w:t>
      </w:r>
      <w:r w:rsidR="000A46A9" w:rsidRPr="003862D0">
        <w:rPr>
          <w:lang w:val="en-GB"/>
        </w:rPr>
        <w:fldChar w:fldCharType="end"/>
      </w:r>
      <w:r w:rsidR="000A46A9" w:rsidRPr="006C466A">
        <w:rPr>
          <w:lang w:val="en-GB"/>
        </w:rPr>
        <w:t>, land</w:t>
      </w:r>
      <w:ins w:id="3267" w:author="Sara M Tuson" w:date="2021-07-17T08:56:00Z">
        <w:r w:rsidR="00A50E05" w:rsidRPr="00A50E05">
          <w:rPr>
            <w:lang w:val="en-GB"/>
          </w:rPr>
          <w:t>–</w:t>
        </w:r>
      </w:ins>
      <w:del w:id="3268" w:author="Sara M Tuson" w:date="2021-07-17T08:56:00Z">
        <w:r w:rsidR="000A46A9" w:rsidRPr="006C466A" w:rsidDel="00A50E05">
          <w:rPr>
            <w:lang w:val="en-GB"/>
          </w:rPr>
          <w:delText>-</w:delText>
        </w:r>
      </w:del>
      <w:r w:rsidR="000A46A9" w:rsidRPr="006C466A">
        <w:rPr>
          <w:lang w:val="en-GB"/>
        </w:rPr>
        <w:t xml:space="preserve">sea warming contrast </w:t>
      </w:r>
      <w:r w:rsidR="000A46A9" w:rsidRPr="003862D0">
        <w:rPr>
          <w:lang w:val="en-GB"/>
        </w:rPr>
        <w:fldChar w:fldCharType="begin" w:fldLock="1"/>
      </w:r>
      <w:r w:rsidR="00615634">
        <w:rPr>
          <w:lang w:val="en-GB"/>
        </w:rPr>
        <w:instrText>ADDIN CSL_CITATION { "citationItems" : [ { "id" : "ITEM-1", "itemData" : { "DOI" : "10.1038/ngeo2449", "ISBN" : "1752-0894", "ISSN" : "1752-0894", "abstract" : "During summertime, monsoons and subtropical anticyclones shape precipitation and regional circulation patterns across the globe. In state-of-the-art climate models, the average response of the Asian monsoon cyclone, Pacific ocean anticyclone and jet stream to global warming is weak and responses of different models are diverse. Here we use a suite of simulations with atmospheric general circulation models with prescribed sea surface temperatures to separate the circulation responses to direct radiative forcing and indirect sea surface temperature warming. We find that the two contributions oppose each other. Using idealized aquaplanet simulations, we show that the different circulation responses are directly connected to the opposite responses of land-sea thermal contrast to the two forcing components. This tug of war on the circulation response to global warming is analogous to the seasonal response to insolation, which involves opposite land-sea thermal contrasts and circulation patterns governed by quasi-equilibrium thermodynamics and stationary-wave dynamics. We conclude that it is important to distinguish weak circulation responses to global warming that arise owing to compensating effects that are robust and physically understood from those that are associated with genuine uncertainty. We note that compensation places fundamental limits on the detection and attribution of circulation responses to global warming.", "author" : [ { "dropping-particle" : "", "family" : "Shaw", "given" : "T A", "non-dropping-particle" : "", "parse-names" : false, "suffix" : "" }, { "dropping-particle" : "", "family" : "Voigt", "given" : "A", "non-dropping-particle" : "", "parse-names" : false, "suffix" : "" } ], "container-title" : "Nature Geoscience", "id" : "ITEM-1", "issue" : "7", "issued" : { "date-parts" : [ [ "2015", "7", "1" ] ] }, "page" : "560-566", "title" : "Tug of war on summertime circulation between radiative forcing and sea surface warming", "translator" : [ { "dropping-particle" : "", "family" : "K3649", "given" : "", "non-dropping-particle" : "", "parse-names" : false, "suffix" : "" } ], "type" : "article-journal", "volume" : "8" }, "uris" : [ "http://www.mendeley.com/documents/?uuid=8acacfd8-1fb1-4337-975d-fccb41b6f5ee" ] } ], "mendeley" : { "formattedCitation" : "(Shaw and Voigt, 2015)", "plainTextFormattedCitation" : "(Shaw and Voigt, 2015)", "previouslyFormattedCitation" : "(Shaw and Voigt, 2015)" }, "properties" : { "noteIndex" : 0 }, "schema" : "https://github.com/citation-style-language/schema/raw/master/csl-citation.json" }</w:instrText>
      </w:r>
      <w:r w:rsidR="000A46A9" w:rsidRPr="003862D0">
        <w:rPr>
          <w:lang w:val="en-GB"/>
        </w:rPr>
        <w:fldChar w:fldCharType="separate"/>
      </w:r>
      <w:r w:rsidR="00016735">
        <w:rPr>
          <w:noProof/>
          <w:lang w:val="en-GB"/>
        </w:rPr>
        <w:t>(Shaw and Voigt, 2015)</w:t>
      </w:r>
      <w:r w:rsidR="000A46A9" w:rsidRPr="003862D0">
        <w:rPr>
          <w:lang w:val="en-GB"/>
        </w:rPr>
        <w:fldChar w:fldCharType="end"/>
      </w:r>
      <w:r w:rsidR="000A46A9" w:rsidRPr="003862D0">
        <w:rPr>
          <w:lang w:val="en-GB"/>
        </w:rPr>
        <w:t>,</w:t>
      </w:r>
      <w:del w:id="3269" w:author="Sara M Tuson" w:date="2021-07-15T20:27:00Z">
        <w:r w:rsidR="000A46A9" w:rsidRPr="003862D0" w:rsidDel="00092429">
          <w:rPr>
            <w:lang w:val="en-GB"/>
          </w:rPr>
          <w:delText xml:space="preserve">  </w:delText>
        </w:r>
      </w:del>
      <w:ins w:id="3270" w:author="Sara M Tuson" w:date="2021-07-15T20:27:00Z">
        <w:r w:rsidR="00092429">
          <w:rPr>
            <w:lang w:val="en-GB"/>
          </w:rPr>
          <w:t xml:space="preserve"> </w:t>
        </w:r>
      </w:ins>
      <w:r w:rsidR="000A46A9" w:rsidRPr="003862D0">
        <w:rPr>
          <w:lang w:val="en-GB"/>
        </w:rPr>
        <w:t>loss of sea ice</w:t>
      </w:r>
      <w:del w:id="3271" w:author="Robin Matthews" w:date="2021-06-16T19:03:00Z">
        <w:r w:rsidR="000A46A9" w:rsidRPr="003862D0" w:rsidDel="000B7CB3">
          <w:rPr>
            <w:lang w:val="en-GB"/>
          </w:rPr>
          <w:delText xml:space="preserve"> </w:delText>
        </w:r>
      </w:del>
      <w:bookmarkStart w:id="3272" w:name="_Hlk74762533"/>
      <w:ins w:id="3273" w:author="Robin Matthews" w:date="2021-06-16T19:03:00Z">
        <w:r w:rsidR="000B7CB3">
          <w:rPr>
            <w:lang w:val="en-GB"/>
          </w:rPr>
          <w:t xml:space="preserve"> </w:t>
        </w:r>
        <w:r w:rsidR="000B7CB3">
          <w:fldChar w:fldCharType="begin" w:fldLock="1"/>
        </w:r>
      </w:ins>
      <w:r w:rsidR="00CD3B49">
        <w:rPr>
          <w:lang w:val="en-GB"/>
        </w:rPr>
        <w:instrText>ADDIN CSL_CITATION { "citationItems" : [ { "id" : "ITEM-1",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 }, { "id" : "ITEM-2", "itemData" : { "DOI" : "10.1175/JCLI-D-14-00325.1", "ISBN" : "8610829952", "ISSN" : "0894-8755", "abstract" : "AbstractThe role of ocean\u2013atmosphere coupling in the zonal-mean climate response to projected late twenty-first-century Arctic sea ice loss is investigated using Community Climate System Model version 4 (CCSM4) at 1\u00b0 spatial resolution. Parallel experiments with different ocean model configurations (full-depth, slab, and no interactive ocean) allow the roles of dynamical and thermodynamic ocean feedbacks to be isolated. In the absence of ocean coupling, the atmospheric response to Arctic sea ice loss is confined to north of 30\u00b0N, consisting of a weakening and equatorward shift of the westerlies accompanied by lower tropospheric warming and enhanced precipitation at high latitudes. With ocean feedbacks, the response expands to cover the whole globe and exhibits a high degree of equatorial symmetry: the entire troposphere warms, the global hydrological cycle strengthens, and the intertropical convergence zones shift equatorward. Ocean dynamics are fundamental to producing this equatorially symmetric pattern...",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"ITEM-2", "issue" : "6", "issued" : { "date-parts" : [ [ "2015", "3" ] ] }, "page" : "2168-2186", "title" : "The Role of Ocean\u2013Atmosphere Coupling in the Zonal-Mean Atmospheric Response to Arctic Sea Ice Loss", "translator" : [ { "dropping-particle" : "", "family" : "K3646", "given" : "", "non-dropping-particle" : "", "parse-names" : false, "suffix" : "" } ], "type" : "article-journal", "volume" : "28" }, "uris" : [ "http://www.mendeley.com/documents/?uuid=4fd8c62d-2403-4482-a3e3-3a9af8e0d1e6" ] }, { "id" : "ITEM-3",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"ITEM-3",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"id" : "ITEM-4", "itemData" : { "DOI" : "10.1038/s41561-018-0059-y", "ISBN" : "4156101800", "ISSN" : "1752-0894", "abstract" : "The decline of Arctic sea ice is an integral part of anthropogenic climate change. Sea-ice loss is already having a significant impact on Arctic communities and ecosystems. Its role as a cause of climate changes outside of the Arctic has also attracted much scientific interest. Evidence is mounting that Arctic sea-ice loss can affect weather and climate throughout the Northern Hemisphere. The remote impacts of Arctic sea-ice loss can only be properly represented using models that simulate interactions among the ocean, sea ice, land and atmosphere. A synthesis of six such experiments with different models shows consistent hemispheric-wide atmospheric warming, strongest in the mid-to-high-latitude lower troposphere; an intensification of the wintertime Aleutian Low and, in most cases, the Siberian High; a weakening of the Icelandic Low; and a reduction in strength and southward shift of the mid-latitude westerly winds in winter. The atmospheric circulation response seems to be sensitive to the magnitude and geographic pattern of sea-ice loss and, in some cases, to the background climate state. However, it is unclear whether current-generation climate models respond too weakly to sea-ice change. We advocate for coordinated experiments that use different models and observational constraints to quantify the climate response to Arctic sea-ice loss.", "author" : [ { "dropping-particle" : "", "family" : "Screen", "given" : "James A", "non-dropping-particle" : "", "parse-names" : false, "suffix" : "" }, { "dropping-particle" : "", "family" : "Deser", "given" : "Clara", "non-dropping-particle" : "", "parse-names" : false, "suffix" : "" }, { "dropping-particle" : "", "family" : "Smith", "given" : "Doug M", "non-dropping-particle" : "", "parse-names" : false, "suffix" : "" }, { "dropping-particle" : "", "family" : "Zhang", "given" : "Xiangdong", "non-dropping-particle" : "", "parse-names" : false, "suffix" : "" }, { "dropping-particle" : "", "family" : "Blackport", "given" : "Russell", "non-dropping-particle" : "", "parse-names" : false, "suffix" : "" }, { "dropping-particle" : "", "family" : "Kushner", "given" : "Paul J", "non-dropping-particle" : "", "parse-names" : false, "suffix" : "" }, { "dropping-particle" : "", "family" : "Oudar", "given" : "Thomas", "non-dropping-particle" : "", "parse-names" : false, "suffix" : "" }, { "dropping-particle" : "", "family" : "McCusker", "given" : "Kelly E", "non-dropping-particle" : "", "parse-names" : false, "suffix" : "" }, { "dropping-particle" : "", "family" : "Sun", "given" : "Lantao", "non-dropping-particle" : "", "parse-names" : false, "suffix" : "" } ], "container-title" : "Nature Geoscience", "id" : "ITEM-4", "issue" : "3", "issued" : { "date-parts" : [ [ "2018", "3", "5" ] ] }, "page" : "155-163", "publisher" : "Springer US", "title" : "Consistency and discrepancy in the atmospheric response to Arctic sea-ice loss across climate models", "translator" : [ { "dropping-particle" : "", "family" : "K3845", "given" : "", "non-dropping-particle" : "", "parse-names" : false, "suffix" : "" } ], "type" : "article-journal", "volume" : "11" }, "uris" : [ "http://www.mendeley.com/documents/?uuid=d6c52d3a-e3ad-4511-a8bb-ea47c8fcf41a" ] } ], "mendeley" : { "formattedCitation" : "(Deser et al., 2015; Harvey et al., 2015; Screen et al., 2018b; Zappa et al., 2018)", "manualFormatting" : "(Deser et al., 2015; Harvey et al., 2015; Screen et al., 2018b; Zappa et al., 2018)", "plainTextFormattedCitation" : "(Deser et al., 2015; Harvey et al., 2015; Screen et al., 2018b; Zappa et al., 2018)", "previouslyFormattedCitation" : "(Deser et al., 2015; Harvey et al., 2015; Screen et al., 2018; Zappa et al., 2018)" }, "properties" : { "noteIndex" : 0 }, "schema" : "https://github.com/citation-style-language/schema/raw/master/csl-citation.json" }</w:instrText>
      </w:r>
      <w:ins w:id="3274" w:author="Robin Matthews" w:date="2021-06-16T19:03:00Z">
        <w:r w:rsidR="000B7CB3">
          <w:fldChar w:fldCharType="separate"/>
        </w:r>
        <w:r w:rsidR="000B7CB3" w:rsidRPr="00B94219">
          <w:rPr>
            <w:noProof/>
          </w:rPr>
          <w:t>(Deser et al., 2015; Harvey et al., 2015; Screen et al., 2018</w:t>
        </w:r>
        <w:r w:rsidR="000B7CB3">
          <w:rPr>
            <w:noProof/>
          </w:rPr>
          <w:t>b</w:t>
        </w:r>
        <w:r w:rsidR="000B7CB3" w:rsidRPr="00B94219">
          <w:rPr>
            <w:noProof/>
          </w:rPr>
          <w:t>; Zappa et al., 2018)</w:t>
        </w:r>
        <w:r w:rsidR="000B7CB3">
          <w:fldChar w:fldCharType="end"/>
        </w:r>
      </w:ins>
      <w:del w:id="3275" w:author="Robin Matthews" w:date="2021-06-16T19:03:00Z">
        <w:r w:rsidR="000A46A9" w:rsidRPr="003862D0" w:rsidDel="000B7CB3">
          <w:rPr>
            <w:lang w:val="en-GB"/>
          </w:rPr>
          <w:fldChar w:fldCharType="begin" w:fldLock="1"/>
        </w:r>
        <w:r w:rsidR="00615634" w:rsidRPr="003741E9" w:rsidDel="000B7CB3">
          <w:rPr>
            <w:rPrChange w:id="3276" w:author="Clotilde Pean" w:date="2021-06-22T10:16:00Z">
              <w:rPr>
                <w:lang w:val="en-GB"/>
              </w:rPr>
            </w:rPrChange>
          </w:rPr>
          <w:delInstrText>ADDIN CSL_CITATION { "citationItems" : [ { "id" : "ITEM-1", "itemData" : { "DOI" : "10.1002/2017GL076096", "ISSN" : "19448007", "abstract" :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w:delInstrText>
        </w:r>
        <w:r w:rsidR="00615634" w:rsidDel="000B7CB3">
          <w:rPr>
            <w:lang w:val="en-GB"/>
          </w:rPr>
          <w:delInstrText>F.", "non-dropping-particle" : "", "parse-names"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"K4343", "given" : "", "non-dropping-particle" : "", "parse-names" : false, "suffix" : "" } ], "type" : "article-journal", "volume" : "45" }, "uris" : [ "http://www.mendeley.com/documents/?uuid=56babf51-128e-4a6a-8f0f-9ee41c8689d6" ] } ], "mendeley" : { "formattedCitation" : "(Zappa et al., 2018)", "plainTextFormattedCitation" : "(Zappa et al., 2018)", "previouslyFormattedCitation" : "(Zappa et al., 2018)"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(Zappa et al., 2018)</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"10.1175/JCLI-D-14-00325.1", "ISBN" : "8610829952", "ISSN" : "0894-8755", "abstract" : "AbstractThe role of ocean\u2013atmosphere coupling in the zonal-mean climate response to projected late twenty-first-century Arctic sea ice loss is investigated using Community Climate System Model version 4 (CCSM4) at 1\u00b0 spatial resolution. Parallel experiments with different ocean model configurations (full-depth, slab, and no interactive ocean) allow the roles of dynamical and thermodynamic ocean feedbacks to be isolated. In the absence of ocean coupling, the atmospheric response to Arctic sea ice loss is confined to north of 30\u00b0N, consisting of a weakening and equatorward shift of the westerlies accompanied by lower tropospheric warming and enhanced precipitation at high latitudes. With ocean feedbacks, the response expands to cover the whole globe and exhibits a high degree of equatorial symmetry: the entire troposphere warms, the global hydrological cycle strengthens, and the intertropical convergence zones shift equatorward. Ocean dynamics are fundamental to producing this equatorially symmetric pattern...",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"ITEM-1", "issue" : "6", "issued" : { "date-parts" : [ [ "2015", "3" ] ] }, "page" : "2168-2186", "title" : "The Role of Ocean\u2013Atmosphere Coupling in the Zonal-Mean Atmospheric Response to Arctic Sea Ice Loss", "translator" : [ { "dropping-particle" : "", "family" : "K3646", "given" : "", "non-dropping-particle" : "", "parse-names" : false, "suffix" : "" } ], "type" : "article-journal", "volume" : "28" }, "uris" : [ "http://www.mendeley.com/documents/?uuid=4fd8c62d-2403-4482-a3e3-3a9af8e0d1e6" ] } ], "mendeley" : { "formattedCitation" : "(Deser et al., 2015)", "plainTextFormattedCitation" : "(Deser et al., 2015)", "previouslyFormattedCitation" : "(Deser et al., 2015)"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(Deser et al., 2015)</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"10.1007/s00382-015-2510-8", "ISBN" : "1432-0894", "ISSN" : "0930-7575", "abstract" : "There are large uncertainties in the circulation response of the atmosphere to climate change. One manifestation of this is the substantial spread in projections for the extratropical storm tracks made by different state-of-the-art climate models. In this study we perform a series of sensitivity experiments, with the atmosphere component of a single climate model, in order to identify the causes of the differences between storm track responses in different models. In particular, the Northern Hemisphere wintertime storm tracks in the CMIP3 multi-model ensemble are considered. A number of potential physical drivers of storm track change are identified and their influence on the storm tracks is assessed. The experimental design aims to perturb the different physical drivers independently, by magnitudes representative of the range of values present in the CMIP3 model runs, and this is achieved via perturbations to the sea surface temperature and the sea-ice concentration forcing fields. We ask the question: can the spread of projections for the extratropical storm tracks present in the CMIP3 models be accounted for in a simple way by any of the identified drivers? The results suggest that, whilst the changes in the upper-tropospheric equator-to-pole temperature difference have an influence on the storm track response to climate change, the large spread of projections for the extratropical storm track present in the northern North Atlantic in particular is more strongly associated with changes in the lower-tropospheric equator-to-pole temperature difference.",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"9-10", "issued" : { "date-parts" : [ [ "2015", "11", "7" ] ] }, "page" : "2847-2860", "publisher" : "Springer Berlin Heidelberg", "title" : "Deconstructing the climate change response of the Northern Hemisphere wintertime storm tracks", "translator" : [ { "dropping-particle" : "", "family" : "K3651", "given" : "", "non-dropping-particle" : "", "parse-names" : false, "suffix" : "" } ], "type" : "article-journal", "volume" : "45" }, "uris" : [ "http://www.mendeley.com/documents/?uuid=188c188d-4488-471f-9734-e5891d8b6977" ] } ], "mendeley" : { "formattedCitation" : "(Harvey et al., 2015)", "plainTextFormattedCitation" : "(Harvey et al., 2015)", "previouslyFormattedCitation" : "(Harvey et al., 2015)"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(Harvey et al., 2015)</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"10.1038/s41561-018-0059-y", "ISBN" : "4156101800", "ISSN" : "1752-0894", "abstract" : "The decline of Arctic sea ice is an integral part of anthropogenic climate change. Sea-ice loss is already having a significant impact on Arctic communities and ecosystems. Its role as a cause of climate changes outside of the Arctic has also attracted much scientific interest. Evidence is mounting that Arctic sea-ice loss can affect weather and climate throughout the Northern Hemisphere. The remote impacts of Arctic sea-ice loss can only be properly represented using models that simulate interactions among the ocean, sea ice, land and atmosphere. A synthesis of six such experiments with different models shows consistent hemispheric-wide atmospheric warming, strongest in the mid-to-high-latitude lower troposphere; an intensification of the wintertime Aleutian Low and, in most cases, the Siberian High; a weakening of the Icelandic Low; and a reduction in strength and southward shift of the mid-latitude westerly winds in winter. The atmospheric circulation response seems to be sensitive to the magnitude and geographic pattern of sea-ice loss and, in some cases, to the background climate state. However, it is unclear whether current-generation climate models respond too weakly to sea-ice change. We advocate for coordinated experiments that use different models and observational constraints to quantify the climate response to Arctic sea-ice loss.", "author" : [ { "dropping-particle" : "", "family" : "Screen", "given" : "James A", "non-dropping-particle" : "", "parse-names" : false, "suffix" : "" }, { "dropping-particle" : "", "family" : "Deser", "given" : "Clara", "non-dropping-particle" : "", "parse-names" : false, "suffix" : "" }, { "dropping-particle" : "", "family" : "Smith", "given" : "Doug M", "non-dropping-particle" : "", "parse-names" : false, "suffix" : "" }, { "dropping-particle" : "", "family" : "Zhang", "given" : "Xiangdong", "non-dropping-particle" : "", "parse-names" : false, "suffix" : "" }, { "dropping-particle" : "", "family" : "Blackport", "given" : "Russell", "non-dropping-particle" : "", "parse-names" : false, "suffix" : "" }, { "dropping-particle" : "", "family" : "Kushner", "given" : "Paul J", "non-dropping-particle" : "", "parse-names" : false, "suffix" : "" }, { "dropping-particle" : "", "family" : "Oudar", "given" : "Thomas", "non-dropping-particle" : "", "parse-names" : false, "suffix" : "" }, { "dropping-particle" : "", "family" : "McCusker", "given" : "Kelly E", "non-dropping-particle" : "", "parse-names" : false, "suffix" : "" }, { "dropping-particle" : "", "family" : "Sun", "given" : "Lantao", "non-dropping-particle" : "", "parse-names" : false, "suffix" : "" } ], "container-title" : "Nature Geoscience", "id" : "ITEM-1", "issue" : "3", "issued" : { "date-parts" : [ [ "2018", "3", "5" ] ] }, "page" : "155-163", "publisher" : "Springer US", "title" : "Consistency and discrepancy in the atmospheric response to Arctic sea-ice loss across climate models", "translator" : [ { "dropping-particle" : "", "family" : "K3845", "given" : "", "non-dropping-particle" : "", "parse-names" : false, "suffix" : "" } ], "type" : "article-journal", "volume" : "11" }, "uris" : [ "http://www.mendeley.com/documents/?uuid=d6c52d3a-e3ad-4511-a8bb-ea47c8fcf41a" ] } ], "mendeley" : { "formattedCitation" : "(Screen et al., 2018b)", "plainTextFormattedCitation" : "(Screen et al., 2018b)", "previouslyFormattedCitation" : "(Screen et al., 2018b)"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(Screen et al., 2018b)</w:delText>
        </w:r>
        <w:r w:rsidR="000A46A9" w:rsidRPr="003862D0" w:rsidDel="000B7CB3">
          <w:rPr>
            <w:lang w:val="en-GB"/>
          </w:rPr>
          <w:fldChar w:fldCharType="end"/>
        </w:r>
      </w:del>
      <w:bookmarkEnd w:id="3272"/>
      <w:r w:rsidR="000A46A9" w:rsidRPr="003862D0">
        <w:rPr>
          <w:lang w:val="en-GB"/>
        </w:rPr>
        <w:t>, and changes in the strength of the stratospheric polar vortex</w:t>
      </w:r>
      <w:del w:id="3277" w:author="Robin Matthews" w:date="2021-06-16T19:03:00Z">
        <w:r w:rsidR="000A46A9" w:rsidRPr="003862D0" w:rsidDel="000B7CB3">
          <w:rPr>
            <w:lang w:val="en-GB"/>
          </w:rPr>
          <w:delText xml:space="preserve"> </w:delText>
        </w:r>
      </w:del>
      <w:bookmarkStart w:id="3278" w:name="_Hlk74762607"/>
      <w:ins w:id="3279" w:author="Robin Matthews" w:date="2021-06-16T19:03:00Z">
        <w:r w:rsidR="000B7CB3">
          <w:rPr>
            <w:lang w:val="en-GB"/>
          </w:rPr>
          <w:t xml:space="preserve"> </w:t>
        </w:r>
        <w:r w:rsidR="000B7CB3">
          <w:fldChar w:fldCharType="begin" w:fldLock="1"/>
        </w:r>
      </w:ins>
      <w:r w:rsidR="00CD3B49">
        <w:rPr>
          <w:lang w:val="en-US"/>
        </w:rPr>
        <w: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"id" : "ITEM-2",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"ITEM-2",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"ITEM-3",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"ITEM-3",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"id" : "ITEM-4",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"ITEM-4",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"(Manzini et al., 2014; Grise and Polvani, 2017; Simpson et al., 2018; Ceppi and Shepherd, 2019)", "plainTextFormattedCitation" : "(Manzini et al., 2014; Grise and Polvani, 2017; Simpson et al., 2018; Ceppi and Shepherd, 2019)", "previouslyFormattedCitation" : "(Manzini et al., 2014; Grise and Polvani, 2017; Simpson et al., 2018; Ceppi and Shepherd, 2019)" }, "properties" : { "noteIndex" : 0 }, "schema" : "https://github.com/citation-style-language/schema/raw/master/csl-citation.json" }</w:instrText>
      </w:r>
      <w:ins w:id="3280" w:author="Robin Matthews" w:date="2021-06-16T19:03:00Z">
        <w:r w:rsidR="000B7CB3">
          <w:fldChar w:fldCharType="separate"/>
        </w:r>
        <w:r w:rsidR="000B7CB3" w:rsidRPr="00B94219">
          <w:rPr>
            <w:noProof/>
          </w:rPr>
          <w:t>(Manzini et al., 2014; Grise and Polvani, 2017; Simpson et al., 2018; Ceppi and Shepherd, 2019)</w:t>
        </w:r>
        <w:r w:rsidR="000B7CB3">
          <w:fldChar w:fldCharType="end"/>
        </w:r>
      </w:ins>
      <w:del w:id="3281" w:author="Robin Matthews" w:date="2021-06-16T19:03:00Z">
        <w:r w:rsidR="000A46A9" w:rsidRPr="003862D0" w:rsidDel="000B7CB3">
          <w:rPr>
            <w:lang w:val="en-GB"/>
          </w:rPr>
          <w:fldChar w:fldCharType="begin" w:fldLock="1"/>
        </w:r>
        <w:r w:rsidR="004B7E49" w:rsidDel="000B7CB3">
          <w:rPr>
            <w:lang w:val="en-GB"/>
          </w:rPr>
          <w:delInstrText>ADDIN CSL_CITATION { "citationItems" : [ { "id" : "ITEM-1", "itemData" : { "DOI" : "10.1175/JCLI-D-18-0168.1", "ISSN" : "0894-8755", "abstract" : "Multidecadal variability in the North Atlantic jet stream in general circulation models (GCMs) is compared with that in reanalysis products of the twentieth century. It is found that almost all models exhibit multidecadal jet stream variability that is entirely consistent with the sampling of white noise year-to-year atmospheric fluctuations. In the observed record, the variability displays a pronounced seasonality within the winter months, with greatly enhanced variability toward the late winter. This late winter variability exceeds that found in any GCM and greatly exceeds expectations from the sampling of atmospheric noise, motivating the need for an underlying explanation. The potential roles of both external forcings and internal coupled ocean\u2013atmosphere processes are considered. While the late winter variability is not found to be closely connected with external forcing, it is found to be strongly related to the internally generated component of Atlantic multidecadal variability (AMV) in sea surface temperatures (SSTs). In fact, consideration of the seasonality of the jet stream variability within the winter months reveals that the AMV is far more strongly connected to jet stream variability during March than the early winter months or the winter season as a whole. Reasoning is put forward for why this connection likely represents a driving of the jet stream variability by the SSTs, although the dynamics involved remain to be understood. This analysis reveals a fundamental mismatch between late winter jet stream variability in observations and GCMs and a potential source of long-term predictability of the late winter Atlantic atmospheric circulation.",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"26" ] ] }, "note" : "From Duplicate 6 (Modeled and Observed Multidecadal Variability in the North Atlantic Jet Stream and Its Connection to Sea Surface Temperatures - Simpson, Isla R.; Deser, Clara; McKinnon, Karen A.; Barnes, Elizabeth A.)\n\ndoi: 10.1175/JCLI-D-18-0168.1", "page" : "8313-8338", "publisher" : "American Meteorological Society", "title" : "Modeled and Observed Multidecadal Variability in the North Atlantic Jet Stream and Its Connection to Sea Surface Temperatures", "translator" : [ { "dropping-particle" : "", "family" : "K4441", "given" : "", "non-dropping-particle" : "", "parse-names" : false, "suffix" : "" } ], "type" : "article-journal", "volume" : "31" }, "uris" : [ "http://www.mendeley.com/documents/?uuid=588f34c4-587b-4703-93fa-6ea97a9bfbae" ] } ], "mendeley" : { "formattedCitation" : "(Simpson et al., 2018)", "plainTextFormattedCitation" : "(Simpson et al., 2018)", "previouslyFormattedCitation" : "(Simpson et al., 2018b)"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GB"/>
          </w:rPr>
          <w:delText>(Simpson et al., 2018)</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en-GB"/>
          </w:rPr>
          <w:del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"mendeley" : { "formattedCitation" : "(Manzini et al., 2014)", "plainTextFormattedCitation" : "(Manzini et al., 2014)", "previouslyFormattedCitation" : "(Manzini et al., 2014)"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de-DE"/>
          </w:rPr>
          <w:delText>(Manzini et al., 2014)</w:delText>
        </w:r>
        <w:r w:rsidR="000A46A9" w:rsidRPr="003862D0" w:rsidDel="000B7CB3">
          <w:rPr>
            <w:lang w:val="en-GB"/>
          </w:rPr>
          <w:fldChar w:fldCharType="end"/>
        </w:r>
        <w:r w:rsidR="000A46A9" w:rsidRPr="003862D0" w:rsidDel="000B7CB3">
          <w:rPr>
            <w:lang w:val="en-GB"/>
          </w:rPr>
          <w:fldChar w:fldCharType="begin" w:fldLock="1"/>
        </w:r>
        <w:r w:rsidR="00615634" w:rsidDel="000B7CB3">
          <w:rPr>
            <w:lang w:val="de-DE"/>
          </w:rPr>
          <w:del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"plainTextFormattedCitation" : "(Grise and Polvani, 2017)", "previouslyFormattedCitation" : "(Grise and Polvani, 2017)"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US"/>
          </w:rPr>
          <w:delText>(Grise and Polvani, 2017)</w:delText>
        </w:r>
        <w:r w:rsidR="000A46A9" w:rsidRPr="003862D0" w:rsidDel="000B7CB3">
          <w:rPr>
            <w:lang w:val="en-GB"/>
          </w:rPr>
          <w:fldChar w:fldCharType="end"/>
        </w:r>
        <w:r w:rsidR="000A46A9" w:rsidRPr="003862D0" w:rsidDel="000B7CB3">
          <w:rPr>
            <w:lang w:val="en-GB"/>
          </w:rPr>
          <w:fldChar w:fldCharType="begin" w:fldLock="1"/>
        </w:r>
        <w:r w:rsidR="00741A83" w:rsidDel="000B7CB3">
          <w:rPr>
            <w:lang w:val="en-US"/>
          </w:rPr>
          <w:delInstrText>ADDIN CSL_CITATION { "citationItems" : [ { "id" : "ITEM-1",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"ITEM-1",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"(Ceppi and Shepherd, 2019)", "plainTextFormattedCitation" : "(Ceppi and Shepherd, 2019)", "previouslyFormattedCitation" : "(Ceppi and Shepherd, 2019)" }, "properties" : { "noteIndex" : 0 }, "schema" : "https://github.com/citation-style-language/schema/raw/master/csl-citation.json" }</w:delInstrText>
        </w:r>
        <w:r w:rsidR="000A46A9" w:rsidRPr="003862D0" w:rsidDel="000B7CB3">
          <w:rPr>
            <w:lang w:val="en-GB"/>
          </w:rPr>
          <w:fldChar w:fldCharType="separate"/>
        </w:r>
        <w:r w:rsidR="00016735" w:rsidDel="000B7CB3">
          <w:rPr>
            <w:noProof/>
            <w:lang w:val="en-US"/>
          </w:rPr>
          <w:delText>(Ceppi and Shepherd, 2019)</w:delText>
        </w:r>
        <w:r w:rsidR="000A46A9" w:rsidRPr="003862D0" w:rsidDel="000B7CB3">
          <w:rPr>
            <w:lang w:val="en-GB"/>
          </w:rPr>
          <w:fldChar w:fldCharType="end"/>
        </w:r>
      </w:del>
      <w:bookmarkEnd w:id="3278"/>
      <w:r w:rsidR="000A46A9" w:rsidRPr="00B9747B">
        <w:rPr>
          <w:lang w:val="en-US"/>
        </w:rPr>
        <w:t>.</w:t>
      </w:r>
      <w:r w:rsidRPr="00B9747B">
        <w:rPr>
          <w:lang w:val="en-US"/>
        </w:rPr>
        <w:t xml:space="preserve"> From an energetics perspective, the uncertainty in the response of the jet streams depends on the response of clouds, their non-spatially uniform radiative feedbacks shaping the meridional profile of warming </w:t>
      </w:r>
      <w:r w:rsidR="006A3685" w:rsidRPr="003862D0">
        <w:rPr>
          <w:lang w:val="en-GB"/>
        </w:rPr>
        <w:fldChar w:fldCharType="begin" w:fldLock="1"/>
      </w:r>
      <w:r w:rsidR="00615634">
        <w:rPr>
          <w:lang w:val="en-US"/>
        </w:rPr>
        <w:instrText>ADDIN CSL_CITATION { "citationItems" : [ { "id" : "ITEM-1", "itemData" : { "DOI" : "10.1175/JCLI-D-15-0394.1", "ISSN" : "0894-8755", "abstract" : "AbstractWe study the effect of clouds on the atmospheric circulation response to CO2 quadrupling in an aquaplanet model with a slab-ocean lower boundary. The cloud effect is isolated by locking the clouds to either the control or 4xCO2 state in the shortwave (SW) or longwave (LW) radiation schemes. In our model, cloud-radiative changes explain more than half of the total poleward expansion of the Hadley cells, midlatitude jets, and storm tracks under CO2 quadrupling, even though they cause only one-fourth of the total global-mean surface warming. The effect of clouds on circulation results mainly from the SW cloud-radiative changes, which strongly enhance the Equator-to-pole temperature gradient at all levels in the troposphere, favoring stronger and poleward-shifted midlatitude eddies. By contrast, quadrupling CO2 while holding the clouds fixed causes strong polar amplification and weakened midlatitude baroclinicity at lower levels, yielding only a small poleward expansion of the circulation. Our results show that (a) the atmospheric circulation responds sensitively to cloud-driven changes in meridional and vertical temperature distribution, and (b) the spatial structure of cloud feedbacks likely plays a dominant role in the circulation response to greenhouse gas forcing. While the magnitude and spatial structure of the cloud feedback are expected to be highly model-dependent, an analysis of 4xCO2 simulations of CMIP5 models shows that the SW cloud feedback likely forces a poleward expansion of the tropospheric circulation in most climate models.", "author" : [ { "dropping-particle" : "", "family" : "Ceppi", "given" : "Paulo", "non-dropping-particle" : "", "parse-names" : false, "suffix" : "" }, { "dropping-particle" : "", "family" : "Hartmann", "given" : "Dennis L.", "non-dropping-particle" : "", "parse-names" : false, "suffix" : "" } ], "container-title" : "Journal of Climate", "id" : "ITEM-1", "issue" : "2", "issued" : { "date-parts" : [ [ "2016", "1" ] ] }, "page" : "783-799", "title" : "Clouds and the Atmospheric Circulation Response to Warming", "translator" : [ { "dropping-particle" : "", "family" : "K3843", "given" : "", "non-dropping-particle" : "", "parse-names" : false, "suffix" : "" } ], "type" : "article-journal", "volume" : "29" }, "uris" : [ "http://www.mendeley.com/documents/?uuid=4def7cc9-8697-4f12-bf6f-bf136451c927" ] }, { "id" : "ITEM-2", "itemData" : { "DOI" : "10.1002/2014GL060043", "ISSN" : "00948276", "abstract" : "A strong relationship is found between changes in the meridional gradient of absorbed shortwave radiation (ASR) and Southern Hemispheric jet shifts in 21st century climate simulations of CMIP5 (Coupled Model Intercomparison Project phase 5) coupled models. The relationship is such that models with increases in the meridional ASR gradient around the southern midlatitudes, and therefore increases in midlatitude baroclinicity, tend to produce a larger poleward jet shift. The ASR changes are shown to be dominated by changes in cloud properties, with sea ice declines playing a secondary role. We demonstrate that the ASR changes are the cause, and not the result, of the intermodel differences in jet response by comparing coupled simulations with experiments in which sea surface temperature increases are prescribed. Our results highlight the importance of reducing the uncertainty in cloud feedbacks in order to constrain future circulation changes.", "author" : [ { "dropping-particle" : "", "family" : "Ceppi", "given" : "Paulo", "non-dropping-particle" : "", "parse-names" : false, "suffix" : "" }, { "dropping-particle" : "", "family" : "Zelinka", "given" : "Mark D.", "non-dropping-particle" : "", "parse-names" : false, "suffix" : "" }, { "dropping-particle" : "", "family" : "Hartmann", "given" : "Dennis L.", "non-dropping-particle" : "", "parse-names" : false, "suffix" : "" } ], "container-title" : "Geophysical Research Letters", "id" : "ITEM-2", "issue" : "9", "issued" : { "date-parts" : [ [ "2014", "5", "16" ] ] }, "page" : "3244-3250", "title" : "The response of the Southern Hemispheric eddy-driven jet to future changes in shortwave radiation in CMIP5", "translator" : [ { "dropping-particle" : "", "family" : "K2928", "given" : "", "non-dropping-particle" : "", "parse-names" : false, "suffix" : "" } ], "type" : "article-journal", "volume" : "41" }, "uris" : [ "http://www.mendeley.com/documents/?uuid=e743c28a-9880-4624-8109-349d3dc7645d" ] }, { "id" : "ITEM-3", "itemData" : { "DOI" : "10.1175/JCLI-D-17-0189.1", "ISSN" : "0894-8755", "abstract" : "AbstractThe projected response of the atmospheric circulation to the radiative changes induced by CO2 forcing and climate feedbacks is currently uncertain. In this modeling study, the impact of CO2-induced climate feedbacks on changes in jet latitude and speed is assessed by imposing surface albedo, cloud, and water vapor feedbacks as if they were forcings in two climate models, CAM4 and ECHAM6. The jet response to radiative feedbacks can be broadly interpreted through changes in midlatitude baroclinicity. Clouds enhance baroclinicity, favoring a strengthened, poleward-shifted jet; this is mitigated by surface albedo changes, which have the opposite effect on baroclinicity and the jet, while water vapor has opposing effects on upper- and lower-level baroclinicity with little net impact on the jet. Large differences between the CAM4 and ECHAM6 responses illustrate how model uncertainty in radiative feedbacks causes a large spread in the baroclinicity response to CO2 forcing. Across the CMIP5 models, differ...", "author" : [ { "dropping-particle" : "", "family" : "Ceppi", "given" : "Paulo", "non-dropping-particle" : "", "parse-names" : false, "suffix" : "" }, { "dropping-particle" : "", "family" : "Shepherd", "given" : "Theodore G", "non-dropping-particle" : "", "parse-names" : false, "suffix" : "" } ], "container-title" : "Journal of Climate", "id" : "ITEM-3", "issue" : "22", "issued" : { "date-parts" : [ [ "2017", "11" ] ] }, "page" : "9097-9118", "title" : "Contributions of Climate Feedbacks to Changes in Atmospheric Circulation", "translator" : [ { "dropping-particle" : "", "family" : "K3842", "given" : "", "non-dropping-particle" : "", "parse-names" : false, "suffix" : "" } ], "type" : "article-journal", "volume" : "30" }, "uris" : [ "http://www.mendeley.com/documents/?uuid=dfabd837-f844-4229-8528-5978433354f4" ] }, { "id" : "ITEM-4", "itemData" : { "DOI" : "10.1038/ngeo2345", "ISSN" : "1752-0894", "author" : [ { "dropping-particle" : "", "family" : "Voigt", "given" : "Aiko", "non-dropping-particle" : "", "parse-names" : false, "suffix" : "" }, { "dropping-particle" : "", "family" : "Shaw", "given" : "Tiffany A", "non-dropping-particle" : "", "parse-names" : false, "suffix" : "" } ], "container-title" : "Nature Geoscience", "id" : "ITEM-4", "issue" : "2", "issued" : { "date-parts" : [ [ "2015", "2", "19" ] ] }, "page" : "102-106", "title" : "Circulation response to warming shaped by radiative changes of clouds and water vapour", "translator" : [ { "dropping-particle" : "", "family" : "K3291", "given" : "", "non-dropping-particle" : "", "parse-names" : false, "suffix" : "" } ], "type" : "article-journal", "volume" : "8" }, "uris" : [ "http://www.mendeley.com/documents/?uuid=5cd1442f-e46a-45f4-a851-d6ddc21aef65" ] }, { "id" : "ITEM-5", "itemData" : { "DOI" : "10.1175/JCLI-D-16-0140.1", "ISSN" : "08948755", "abstract" : "AbstractClimate models robustly project that global warming will lead to a poleward shift of the annual-mean zonal-mean extratropical jet streams. The magnitude of such shifts remains uncertain, however, and recent work has indicated a potentially important role of cloud radiative interactions. The model spread found in realistic simulations with interactive sea surface temperatures (SSTs) is captured in aquaplanet simulations with prescribed SSTs, because of which the latter setup is adapted here to study the impact of regional atmospheric cloud radiative changes on the jet position. Simulations with two CMIP5 models and prescribed regional cloud changes show that the rise of tropical high-level clouds and the upward and poleward movement of midlatitude high-level clouds lead to poleward jet shifts. High-latitude low-level cloud changes shift the jet poleward in one model but not in the other. The impact of clouds on the jet operates via the atmospheric radiative forcing that is created by the cloud chan...", "author" : [ { "dropping-particle" : "", "family" : "Voigt", "given" : "Aiko", "non-dropping-particle" : "", "parse-names" : false, "suffix" : "" }, { "dropping-particle" : "", "family" : "Shaw", "given" : "Tiffany A", "non-dropping-particle" : "", "parse-names" : false, "suffix" : "" } ], "container-title" : "Journal of Climate", "id" : "ITEM-5", "issue" : "23", "issued" : { "date-parts" : [ [ "2016" ] ] }, "page" : "8399-8421", "title" : "Impact of regional atmospheric cloud radiative changes on shifts of the extratropical jet stream in response to global warming", "translator" : [ { "dropping-particle" : "", "family" : "K3841", "given" : "", "non-dropping-particle" : "", "parse-names" : false, "suffix" : "" } ], "type" : "article-journal", "volume" : "29" }, "uris" : [ "http://www.mendeley.com/documents/?uuid=0c30ea4e-e025-491c-9c35-a180da102436" ] }, { "id" : "ITEM-6", "itemData" : { "DOI" : "10.1029/2018MS001592", "ISSN" : "19422466", "abstract" : "Previous work demonstrated the strong radiative coupling between clouds and the midlatitude circulation. Here we investigate the impact of cloud-radiative changes on the global warming response of the midlatitude jet streams and storm tracks in the North Atlantic, North Pacific, and Southern Hemisphere. To this end, we use the ICOsahedral Nonhydrostatic global atmosphere model in present-day setup and with the cloud-locking method. Sea surface temperatures are prescribed to isolate the circulation response to atmospheric cloud-radiative heating. In the annual mean, cloud-radiative changes contribute one to two thirds to the poleward jet shift in all three ocean basins and support the jet strengthening in the North Atlantic and Southern Hemisphere. Cloud-radiative changes also impact the storm track, but the impact is more diverse across the three ocean basins. The cloud-radiative impact on the North Atlantic and North Pacific jets varies little from season to season in absolute terms, whereas its relative importance changes over the course of the year. In the Southern Hemisphere, cloud-radiative changes strengthen the jet in all seasons, whereas their impact on the jet shift is limited to austral summer and fall. The cloud-radiative impact is largely zonally symmetric and independent of whether global warming is mimicked by a uniform 4 K or spatially varying sea surface temperatures increase. Our results emphasize the importance of cloud-radiative changes for the response of the midlatitude circulation to global warming, indicating that clouds can contribute to uncertainty in model projections of future circulations.", "author" : [ { "dropping-particle" : "", "family" : "Albern", "given" : "Nicole", "non-dropping-particle" : "", "parse-names" : false, "suffix" : "" }, { "dropping-particle" : "", "family" : "Voigt", "given" : "Aiko", "non-dropping-particle" : "", "parse-names" : false, "suffix" : "" }, { "dropping-particle" : "", "family" : "Pinto", "given" : "Joaquim G.", "non-dropping-particle" : "", "parse-names" : false, "suffix" : "" } ], "container-title" : "Journal of Advances in Modeling Earth Systems", "id" : "ITEM-6", "issue" : "7", "issued" : { "date-parts" : [ [ "2019" ] ] }, "page" : "1940-1958", "title" : "Cloud-Radiative Impact on the Regional Responses of the Midlatitude Jet Streams and Storm Tracks to Global Warming", "translator" : [ { "dropping-particle" : "", "family" : "K4447", "given" : "", "non-dropping-particle" : "", "parse-names" : false, "suffix" : "" } ], "type" : "article-journal", "volume" : "11" }, "uris" : [ "http://www.mendeley.com/documents/?uuid=e20be1d1-3c7f-4ed0-96de-8b225285329d", "http://www.mendeley.com/documents/?uuid=7f80dfa6-ba5f-4ce3-9fcc-3f218f92606e" ] }, { "id" : "ITEM-7", "itemData" : { "DOI" : "10.1175/JCLI-D-17-0665.1", "ISSN" : "08948755", "abstract" : "Recent analyses of global climate models suggest that uncertainty in the coupling between midlatitude clouds and the atmospheric circulation contributes to uncertainty in climate sensitivity. However, the reasons behind model differences in the cloud-circulation coupling have remained unclear. Here, we use a global climate model in an idealized aquaplanet setup to show that the Southern Hemisphere climatological circulation, which in many models is biased equatorward, contributes to the model differences in the cloud-circulation coupling. For the same poleward shift of the Hadley cell (HC) edge, models with narrower climatological HCs exhibit stronger midlatitude cloud-induced shortwave warming than models with wider climatological HCs. This cloud-induced radiative warming results predominantly from a subsidence warming that decreases cloud fraction and is stronger for narrower HCs because of a larger meridional gradient in the vertical velocity. A comparison of our aquaplanet results with comprehensive climate models suggests that about half of the model uncertainty in the midlatitude cloud-circulation coupling stems from this impact of the circulation on the large-scale temperature structure of the atmosphere, and thus could be removed by improving the climatological circulation in models. This illustrates how understanding of large-scale dynamics can help reduce uncertainty in clouds and their response to climate change.", "author" : [ { "dropping-particle" : "", "family" : "Lipat", "given" : "Bernard R.", "non-dropping-particle" : "", "parse-names" : false, "suffix" : "" }, { "dropping-particle" : "", "family" : "Voigt", "given" : "Aiko", "non-dropping-particle" : "", "parse-names" : false, "suffix" : "" }, { "dropping-particle" : "", "family" : "Tselioudis", "given" : "George", "non-dropping-particle" : "", "parse-names" : false, "suffix" : "" }, { "dropping-particle" : "", "family" : "Polvani", "given" : "Lorenzo M.", "non-dropping-particle" : "", "parse-names" : false, "suffix" : "" } ], "container-title" : "Journal of Climate", "id" : "ITEM-7", "issue" : "24", "issued" : { "date-parts" : [ [ "2018" ] ] }, "page" : "10013-10020", "title" : "Model uncertainty in cloud-circulation coupling, and cloud-radiative response to increasing CO2, linked to biases in climatological circulation", "translator" : [ { "dropping-particle" : "", "family" : "K4445", "given" : "", "non-dropping-particle" : "", "parse-names" : false, "suffix" : "" } ], "type" : "article-journal", "volume" : "31" }, "uris" : [ "http://www.mendeley.com/documents/?uuid=21e10ee4-f9b3-46f3-8000-e9321792a738", "http://www.mendeley.com/documents/?uuid=befb3f80-ded2-41fd-8160-08717158fdbe" ] }, { "id" : "ITEM-8", "itemData" : { "DOI" : "10.1175/JCLI-D-18-0810.1", "ISSN" : "08948755", "abstract" : "Previous work showed that the poleward expansion of the annual-mean zonal-mean atmospheric circulation in response to global warming is strongly modulated by changes in clouds and their radiative heating of the surface and atmosphere. Here, a hierarchy and an ensemble of global climate models are used to study the circulation impact of changes in atmospheric cloud-radiative heating in the absence of changes in sea surface temperature (SST), which is referred to as the atmospheric pathway of the cloud-radiative impact. For the MPI-ESM model, the atmospheric pathway is responsible for about half of the total cloud-radiative impact, and in fact half of the total circulation response. Changes in atmospheric cloud-radiative heating are substantial in both the lower and upper troposphere. However, because SST is prescribed the atmospheric pathway is dominated by changes in upper-tropospheric cloud-radiative heating, which in large part results from the upward shift of high-level clouds. The poleward circulation expansion via the atmospheric pathway and changes in upper-tropospheric cloud-radiative heating are qualitatively robust across three global models, yet their magnitudes vary by a factor of 3. A substantial part of these magnitude differences are related to the upper-tropospheric radiative heating by high-level clouds in the present-day climate. A comparison with observations highlights the model deficits in representing the radiative heating by high-level clouds and indicates that reducing these deficits can contribute to improved predictions of regional climate change.", "author" : [ { "dropping-particle" : "", "family" : "Voigt", "given" : "Aiko", "non-dropping-particle" : "", "parse-names" : false, "suffix" : "" }, { "dropping-particle" : "", "family" : "Albern", "given" : "Nicole", "non-dropping-particle" : "", "parse-names" : false, "suffix" : "" }, { "dropping-particle" : "", "family" : "Papavasileiou", "given" : "Georgios", "non-dropping-particle" : "", "parse-names" : false, "suffix" : "" } ], "container-title" : "Journal of Climate", "id" : "ITEM-8", "issue" : "10", "issued" : { "date-parts" : [ [ "2019" ] ] }, "page" : "3051-3067", "title" : "The atmospheric pathway of the cloud-radiative impact on the circulation response to global warming: Important and uncertain", "translator" : [ { "dropping-particle" : "", "family" : "K4446", "given" : "", "non-dropping-particle" : "", "parse-names" : false, "suffix" : "" } ], "type" : "article-journal", "volume" : "32" }, "uris" : [ "http://www.mendeley.com/documents/?uuid=b05ca635-cdad-4960-a7f5-988c3e0017e6", "http://www.mendeley.com/documents/?uuid=9ec37b09-d53e-403b-9ca7-f2ba405de99d" ] } ], "mendeley" : { "formattedCitation" : "(Ceppi et al., 2014; Voigt and Shaw, 2015, 2016; Ceppi and Hartmann, 2016; Ceppi and Shepherd, 2017; Lipat et al., 2018; Albern et al., 2019; Voigt et al., 2019)", "plainTextFormattedCitation" : "(Ceppi et al., 2014; Voigt and Shaw, 2015, 2016; Ceppi and Hartmann, 2016; Ceppi and Shepherd, 2017; Lipat et al., 2018; Albern et al., 2019; Voigt et al., 2019)", "previouslyFormattedCitation" : "(Ceppi et al., 2014; Voigt and Shaw, 2015, 2016; Ceppi and Hartmann, 2016; Ceppi and Shepherd, 2017; Lipat et al., 2018; Albern et al., 2019; Voigt et al., 2019)" }, "properties" : { "noteIndex" : 0 }, "schema" : "https://github.com/citation-style-language/schema/raw/master/csl-citation.json" }</w:instrText>
      </w:r>
      <w:r w:rsidR="006A3685" w:rsidRPr="003862D0">
        <w:rPr>
          <w:lang w:val="en-GB"/>
        </w:rPr>
        <w:fldChar w:fldCharType="separate"/>
      </w:r>
      <w:r w:rsidR="00016735">
        <w:rPr>
          <w:noProof/>
          <w:lang w:val="de-DE"/>
        </w:rPr>
        <w:t>(Ceppi et al., 2014; Voigt and Shaw, 2015, 2016; Ceppi and Hartmann, 2016; Ceppi and Shepherd, 2017; Lipat et al., 2018; Albern et al., 2019; Voigt et al., 2019)</w:t>
      </w:r>
      <w:r w:rsidR="006A3685" w:rsidRPr="003862D0">
        <w:rPr>
          <w:lang w:val="en-GB"/>
        </w:rPr>
        <w:fldChar w:fldCharType="end"/>
      </w:r>
      <w:r w:rsidRPr="00B9747B">
        <w:rPr>
          <w:lang w:val="de-DE"/>
        </w:rPr>
        <w:t xml:space="preserve">. </w:t>
      </w:r>
      <w:r w:rsidRPr="003862D0">
        <w:rPr>
          <w:lang w:val="en-GB"/>
        </w:rPr>
        <w:t xml:space="preserve">Climate models seem to underestimate the forced component of the year-to-year variability in the atmospheric circulation, particularly in the North Atlantic sector </w:t>
      </w:r>
      <w:r w:rsidRPr="003862D0">
        <w:rPr>
          <w:lang w:val="en-GB"/>
        </w:rPr>
        <w:fldChar w:fldCharType="begin" w:fldLock="1"/>
      </w:r>
      <w:r w:rsidR="00615634">
        <w:rPr>
          <w:lang w:val="en-GB"/>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"K4105", "given" : "", "non-dropping-particle" : "", "parse-names" : false, "suffix" : "" } ], "type" : "article-journal", "volume" : "1" }, "uris" : [ "http://www.mendeley.com/documents/?uuid=a127a09a-dd64-4d9c-8cb5-e08985c9c8d8" ] } ], "mendeley" : { "formattedCitation" : "(Scaife and Smith, 2018)", "plainTextFormattedCitation" : "(Scaife and Smith, 2018)", "previouslyFormattedCitation" : "(Scaife and Smith, 2018)" }, "properties" : { "noteIndex" : 0 }, "schema" : "https://github.com/citation-style-language/schema/raw/master/csl-citation.json" }</w:instrText>
      </w:r>
      <w:r w:rsidRPr="003862D0">
        <w:rPr>
          <w:lang w:val="en-GB"/>
        </w:rPr>
        <w:fldChar w:fldCharType="separate"/>
      </w:r>
      <w:r w:rsidR="00016735">
        <w:rPr>
          <w:noProof/>
          <w:lang w:val="en-GB"/>
        </w:rPr>
        <w:t>(Scaife and Smith, 2018)</w:t>
      </w:r>
      <w:r w:rsidRPr="003862D0">
        <w:rPr>
          <w:lang w:val="en-GB"/>
        </w:rPr>
        <w:fldChar w:fldCharType="end"/>
      </w:r>
      <w:r w:rsidRPr="003862D0">
        <w:rPr>
          <w:lang w:val="en-GB"/>
        </w:rPr>
        <w:t xml:space="preserve">, which suggests some relevant dynamical processes may not be well represented. Whether and how this may affect long-term projections is unknown. </w:t>
      </w:r>
      <w:r w:rsidR="004D176A" w:rsidRPr="003862D0">
        <w:rPr>
          <w:lang w:val="en-GB"/>
        </w:rPr>
        <w:t>In conclusion</w:t>
      </w:r>
      <w:r w:rsidRPr="003862D0">
        <w:rPr>
          <w:lang w:val="en-GB"/>
        </w:rPr>
        <w:t xml:space="preserve">, </w:t>
      </w:r>
      <w:r w:rsidR="004D176A" w:rsidRPr="003862D0">
        <w:rPr>
          <w:lang w:val="en-GB"/>
        </w:rPr>
        <w:t xml:space="preserve">due to </w:t>
      </w:r>
      <w:r w:rsidRPr="003862D0">
        <w:rPr>
          <w:lang w:val="en-GB"/>
        </w:rPr>
        <w:t xml:space="preserve">the influence from competing dynamical drivers and the </w:t>
      </w:r>
      <w:r w:rsidRPr="003862D0">
        <w:rPr>
          <w:lang w:val="en-GB"/>
        </w:rPr>
        <w:lastRenderedPageBreak/>
        <w:t>absence of observational evidence</w:t>
      </w:r>
      <w:r w:rsidR="004D176A" w:rsidRPr="003862D0">
        <w:rPr>
          <w:lang w:val="en-GB"/>
        </w:rPr>
        <w:t>,</w:t>
      </w:r>
      <w:r w:rsidR="00BD57FA">
        <w:rPr>
          <w:lang w:val="en-GB"/>
        </w:rPr>
        <w:t xml:space="preserve"> </w:t>
      </w:r>
      <w:r w:rsidRPr="003862D0">
        <w:rPr>
          <w:lang w:val="en-GB"/>
        </w:rPr>
        <w:t xml:space="preserve">there is </w:t>
      </w:r>
      <w:r w:rsidRPr="003862D0">
        <w:rPr>
          <w:i/>
          <w:lang w:val="en-GB"/>
        </w:rPr>
        <w:t>medium confidence</w:t>
      </w:r>
      <w:r w:rsidRPr="003862D0">
        <w:rPr>
          <w:lang w:val="en-GB"/>
        </w:rPr>
        <w:t xml:space="preserve"> </w:t>
      </w:r>
      <w:r w:rsidR="00A863EA" w:rsidRPr="003862D0">
        <w:rPr>
          <w:lang w:val="en-GB"/>
        </w:rPr>
        <w:t xml:space="preserve">in </w:t>
      </w:r>
      <w:r w:rsidRPr="003862D0">
        <w:rPr>
          <w:lang w:val="en-GB"/>
        </w:rPr>
        <w:t xml:space="preserve">a </w:t>
      </w:r>
      <w:r w:rsidR="00A863EA" w:rsidRPr="003862D0">
        <w:rPr>
          <w:lang w:val="en-GB"/>
        </w:rPr>
        <w:t xml:space="preserve">projected </w:t>
      </w:r>
      <w:r w:rsidRPr="003862D0">
        <w:rPr>
          <w:lang w:val="en-GB"/>
        </w:rPr>
        <w:t>poleward shift of the</w:t>
      </w:r>
      <w:r w:rsidR="00790AF7">
        <w:rPr>
          <w:lang w:val="en-GB"/>
        </w:rPr>
        <w:t xml:space="preserve"> NH </w:t>
      </w:r>
      <w:r w:rsidR="00A863EA" w:rsidRPr="003862D0">
        <w:rPr>
          <w:lang w:val="en-GB"/>
        </w:rPr>
        <w:t xml:space="preserve">zonal-mean </w:t>
      </w:r>
      <w:r w:rsidRPr="003862D0">
        <w:rPr>
          <w:lang w:val="en-GB"/>
        </w:rPr>
        <w:t xml:space="preserve">low-level westerlies in autumn and summer and </w:t>
      </w:r>
      <w:r w:rsidRPr="003862D0">
        <w:rPr>
          <w:i/>
          <w:lang w:val="en-GB"/>
        </w:rPr>
        <w:t>low confidence</w:t>
      </w:r>
      <w:r w:rsidRPr="003862D0">
        <w:rPr>
          <w:lang w:val="en-GB"/>
        </w:rPr>
        <w:t xml:space="preserve"> in the other seasons. </w:t>
      </w:r>
      <w:r w:rsidR="00A863EA" w:rsidRPr="003862D0">
        <w:rPr>
          <w:lang w:val="en-GB"/>
        </w:rPr>
        <w:t xml:space="preserve">There is also overall </w:t>
      </w:r>
      <w:r w:rsidR="00A863EA" w:rsidRPr="003862D0">
        <w:rPr>
          <w:i/>
          <w:iCs/>
          <w:lang w:val="en-GB"/>
        </w:rPr>
        <w:t>low confidence</w:t>
      </w:r>
      <w:r w:rsidR="00A863EA" w:rsidRPr="003862D0">
        <w:rPr>
          <w:lang w:val="en-GB"/>
        </w:rPr>
        <w:t xml:space="preserve"> in projected regional changes in the</w:t>
      </w:r>
      <w:r w:rsidR="00790AF7">
        <w:rPr>
          <w:lang w:val="en-GB"/>
        </w:rPr>
        <w:t xml:space="preserve"> NH </w:t>
      </w:r>
      <w:r w:rsidR="00A863EA" w:rsidRPr="003862D0">
        <w:rPr>
          <w:lang w:val="en-GB"/>
        </w:rPr>
        <w:t>low-level westerlies</w:t>
      </w:r>
      <w:r w:rsidR="00A863EA" w:rsidRPr="003862D0">
        <w:rPr>
          <w:rFonts w:eastAsia="Gulim"/>
          <w:color w:val="000000"/>
          <w:lang w:val="en-GB" w:eastAsia="ko-KR"/>
        </w:rPr>
        <w:t>, particularly for the North Atlantic basin in boreal winter</w:t>
      </w:r>
      <w:r w:rsidR="00A863EA" w:rsidRPr="003862D0">
        <w:rPr>
          <w:lang w:val="en-GB"/>
        </w:rPr>
        <w:t>.</w:t>
      </w:r>
    </w:p>
    <w:p w14:paraId="58B839E3" w14:textId="77777777" w:rsidR="00BC572A" w:rsidRPr="003862D0" w:rsidRDefault="00BC572A" w:rsidP="00BC572A">
      <w:pPr>
        <w:pStyle w:val="AR6BodyText"/>
        <w:rPr>
          <w:lang w:val="en-GB"/>
        </w:rPr>
      </w:pPr>
    </w:p>
    <w:p w14:paraId="040A4EE4" w14:textId="501A92CE" w:rsidR="00BC572A" w:rsidRPr="003862D0" w:rsidRDefault="00BC572A" w:rsidP="00BC572A">
      <w:pPr>
        <w:pStyle w:val="AR6BodyText"/>
        <w:rPr>
          <w:lang w:val="en-GB"/>
        </w:rPr>
      </w:pPr>
      <w:r w:rsidRPr="003862D0">
        <w:rPr>
          <w:lang w:val="en-GB"/>
        </w:rPr>
        <w:t xml:space="preserve">The anthropogenic forced signal in extratropical atmospheric circulation may </w:t>
      </w:r>
      <w:r w:rsidR="00AD0343" w:rsidRPr="003862D0">
        <w:rPr>
          <w:lang w:val="en-GB"/>
        </w:rPr>
        <w:t xml:space="preserve">well </w:t>
      </w:r>
      <w:r w:rsidRPr="003862D0">
        <w:rPr>
          <w:lang w:val="en-GB"/>
        </w:rPr>
        <w:t xml:space="preserve">be small compared to internal variability </w:t>
      </w:r>
      <w:r w:rsidRPr="003862D0">
        <w:rPr>
          <w:lang w:val="en-GB"/>
        </w:rPr>
        <w:fldChar w:fldCharType="begin" w:fldLock="1"/>
      </w:r>
      <w:r w:rsidR="00615634">
        <w:rPr>
          <w:lang w:val="en-GB"/>
        </w:rPr>
        <w:instrText>ADDIN CSL_CITATION { "citationItems" : [ { "id" : "ITEM-1", "itemData" : { "DOI" : "10.1007/s00382-010-0977-x", "ISSN" : "1432-0894",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 "issued" : { "date-parts" : [ [ "2012" ] ] }, "page" : "527-546", "title" : "Uncertainty in climate change projections: the role of internal variability", "translator" : [ { "dropping-particle" : "", "family" : "K2702", "given" : "", "non-dropping-particle" : "", "parse-names" : false, "suffix" : "" } ], "type" : "article-journal", "volume" : "38" }, "uris" : [ "http://www.mendeley.com/documents/?uuid=e142dff2-0ef0-4595-bf57-da83942bdcb1" ] }, { "id" : "ITEM-2", "itemData" : { "DOI" : "10.1175/JCLI-D-13-00451.1", "ISBN" : "0894-8755", "ISSN" : "08948755", "PMID" : "332684800004", "abstract" : "AbstractThis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"ITEM-2", "issue" : "6", "issued" : { "date-parts" : [ [ "2014" ] ] }, "page" : "2271-2296", "title" : "Projecting North American climate over the next 50 years: Uncertainty due to internal variability", "translator" : [ { "dropping-particle" : "", "family" : "K3131", "given" : "", "non-dropping-particle" : "", "parse-names" : false, "suffix" : "" } ], "type" : "article-journal", "volume" : "27" }, "uris" : [ "http://www.mendeley.com/documents/?uuid=290d09cb-bcd5-4361-9404-c881665b5ef5" ] } ], "mendeley" : { "formattedCitation" : "(Deser et al., 2012b, 2014)", "plainTextFormattedCitation" : "(Deser et al., 2012b, 2014)", "previouslyFormattedCitation" : "(Deser et al., 2012b, 2014)" }, "properties" : { "noteIndex" : 0 }, "schema" : "https://github.com/citation-style-language/schema/raw/master/csl-citation.json" }</w:instrText>
      </w:r>
      <w:r w:rsidRPr="003862D0">
        <w:rPr>
          <w:lang w:val="en-GB"/>
        </w:rPr>
        <w:fldChar w:fldCharType="separate"/>
      </w:r>
      <w:r w:rsidR="00016735">
        <w:rPr>
          <w:noProof/>
          <w:lang w:val="en-GB"/>
        </w:rPr>
        <w:t>(Deser et al., 2012b, 2014)</w:t>
      </w:r>
      <w:r w:rsidRPr="003862D0">
        <w:rPr>
          <w:lang w:val="en-GB"/>
        </w:rPr>
        <w:fldChar w:fldCharType="end"/>
      </w:r>
      <w:r w:rsidRPr="003862D0">
        <w:rPr>
          <w:lang w:val="en-GB"/>
        </w:rPr>
        <w:t xml:space="preserve"> and, as assessed in AR5, there is generally low agreement across models in many aspects of regional atmospheric circulation change particularly in the</w:t>
      </w:r>
      <w:r w:rsidR="00AC5E00">
        <w:rPr>
          <w:lang w:val="en-GB"/>
        </w:rPr>
        <w:t xml:space="preserve"> NH </w:t>
      </w:r>
      <w:r w:rsidRPr="003862D0">
        <w:rPr>
          <w:lang w:val="en-GB"/>
        </w:rPr>
        <w:fldChar w:fldCharType="begin" w:fldLock="1"/>
      </w:r>
      <w:r w:rsidR="00615634">
        <w:rPr>
          <w:lang w:val="en-GB"/>
        </w:rPr>
        <w:instrText>ADDIN CSL_CITATION { "citationItems" : [ { "id" : "ITEM-1", "itemData" : { "DOI" : "10.1038/ngeo2253", "ISBN" : "1752-0894", "ISSN" : "1752-0894", "abstract" :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"Theodore G.", "non-dropping-particle" : "", "parse-names" : false, "suffix" : "" } ], "container-title" : "Nature Geoscience", "id" : "ITEM-1", "issue" : "10", "issued" : { "date-parts" : [ [ "2014", "10", "21" ] ] }, "page" : "703-708", "title" : "Atmospheric circulation as a source of uncertainty in climate change projections", "translator" : [ { "dropping-particle" : "", "family" : "K3859", "given" : "", "non-dropping-particle" : "", "parse-names" : false, "suffix" : "" } ], "type" : "article-journal", "volume" : "7" }, "uris" : [ "http://www.mendeley.com/documents/?uuid=fbb52111-f023-4bf6-af15-4ba1f43c069f" ] } ], "mendeley" : { "formattedCitation" : "(Shepherd, 2014)", "plainTextFormattedCitation" : "(Shepherd, 2014)", "previouslyFormattedCitation" : "(Shepherd, 2014)" }, "properties" : { "noteIndex" : 0 }, "schema" : "https://github.com/citation-style-language/schema/raw/master/csl-citation.json" }</w:instrText>
      </w:r>
      <w:r w:rsidRPr="003862D0">
        <w:rPr>
          <w:lang w:val="en-GB"/>
        </w:rPr>
        <w:fldChar w:fldCharType="separate"/>
      </w:r>
      <w:r w:rsidR="00016735">
        <w:rPr>
          <w:noProof/>
          <w:lang w:val="en-GB"/>
        </w:rPr>
        <w:t>(Shepherd, 2014)</w:t>
      </w:r>
      <w:r w:rsidRPr="003862D0">
        <w:rPr>
          <w:lang w:val="en-GB"/>
        </w:rPr>
        <w:fldChar w:fldCharType="end"/>
      </w:r>
      <w:r w:rsidRPr="003862D0">
        <w:rPr>
          <w:lang w:val="en-GB"/>
        </w:rPr>
        <w:t>. The latter means that, in some regions, a multi-model average perspective of atmospheric circulation change represents a small residual after averaging over large intermodel spread</w:t>
      </w:r>
      <w:r w:rsidR="009753E7" w:rsidRPr="003862D0">
        <w:rPr>
          <w:lang w:val="en-GB"/>
        </w:rPr>
        <w:t>.</w:t>
      </w:r>
      <w:r w:rsidRPr="003862D0">
        <w:rPr>
          <w:lang w:val="en-GB"/>
        </w:rPr>
        <w:t xml:space="preserve"> This is in strong contrast to thermodynamic aspects of climate change, such as surface temperature change, for which model results are generally highly consistent (see</w:t>
      </w:r>
      <w:r w:rsidR="001746ED" w:rsidRPr="003862D0">
        <w:rPr>
          <w:lang w:val="en-GB"/>
        </w:rPr>
        <w:t>,</w:t>
      </w:r>
      <w:r w:rsidRPr="003862D0">
        <w:rPr>
          <w:lang w:val="en-GB"/>
        </w:rPr>
        <w:t xml:space="preserve"> e.g., </w:t>
      </w:r>
      <w:r w:rsidR="00FA6D4F" w:rsidRPr="003862D0">
        <w:rPr>
          <w:lang w:val="en-GB"/>
        </w:rPr>
        <w:t>Figure 4.19</w:t>
      </w:r>
      <w:r w:rsidRPr="003862D0">
        <w:rPr>
          <w:lang w:val="en-GB"/>
        </w:rPr>
        <w:t xml:space="preserve">). Furthermore, models share systematic biases in some aspects of extratropical atmospheric circulation such as </w:t>
      </w:r>
      <w:r w:rsidR="0015672D" w:rsidRPr="003862D0">
        <w:rPr>
          <w:lang w:val="en-GB"/>
        </w:rPr>
        <w:t>mid-latitude</w:t>
      </w:r>
      <w:r w:rsidRPr="003862D0">
        <w:rPr>
          <w:lang w:val="en-GB"/>
        </w:rPr>
        <w:t xml:space="preserve"> jets, which can have complex implications for understanding forced changes </w:t>
      </w:r>
      <w:r w:rsidRPr="003862D0">
        <w:rPr>
          <w:lang w:val="en-GB"/>
        </w:rPr>
        <w:fldChar w:fldCharType="begin" w:fldLock="1"/>
      </w:r>
      <w:r w:rsidR="00087359">
        <w:rPr>
          <w:lang w:val="en-GB"/>
        </w:rPr>
        <w:instrText>ADDIN CSL_CITATION { "citationItems" : [ { "id" : "ITEM-1", "itemData" : { "DOI" : "10.1002/2016GL067989", "ISSN" : "19448007", "abstract" : "Climate models exhibit a wide range in latitudinal position of the Southern Hemisphere westerly jet. Previous work has demonstrated, in the annual mean, that models with lower latitude jets, exhibit greater poleward jet shifts under climate forcings. It has been argued that this behavior is due to stronger eddy/mean flow feedbacks in models with lower latitude jets, as inferred from the timescale of the Southern Annular Mode (SAM). Here we revisit this question with a focus on seasonality. Using a larger set of models and forcing scenarios from the Coupled Model Intercomparison Project, phase 5, we find that the jet position/jet shift relationship is strong in winter but insignificant in summer, whereas the model spread in SAM timescales arises primarily in summer, with winter timescales similar across models. The results, therefore, question previous interpretations and motivate an improved understanding of the spread in model behavior.",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 ] }, "page" : "2896-2903", "title" : "Revisiting the relationship between jet position, forced response, and annular mode variability in the southern midlatitudes", "translator" : [ { "dropping-particle" : "", "family" : "K4464", "given" : "", "non-dropping-particle" : "", "parse-names" : false, "suffix" : "" } ], "type" : "article-journal", "volume" : "43" }, "uris" : [ "http://www.mendeley.com/documents/?uuid=35a989c8-0eae-4cfe-a31f-5429d7ce5a07"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Pr="003862D0">
        <w:rPr>
          <w:lang w:val="en-GB"/>
        </w:rPr>
        <w:fldChar w:fldCharType="separate"/>
      </w:r>
      <w:r w:rsidR="00016735">
        <w:rPr>
          <w:noProof/>
          <w:lang w:val="en-GB"/>
        </w:rPr>
        <w:t>(Simpson and Polvani, 2016)</w:t>
      </w:r>
      <w:r w:rsidRPr="003862D0">
        <w:rPr>
          <w:lang w:val="en-GB"/>
        </w:rPr>
        <w:fldChar w:fldCharType="end"/>
      </w:r>
      <w:r w:rsidRPr="003862D0">
        <w:rPr>
          <w:lang w:val="en-GB"/>
        </w:rPr>
        <w:t xml:space="preserve">. Given these issues, an emerging field of research since AR5 has focused on the development of </w:t>
      </w:r>
      <w:r w:rsidR="007C77C0" w:rsidRPr="003862D0">
        <w:rPr>
          <w:lang w:val="en-GB"/>
        </w:rPr>
        <w:t>‘</w:t>
      </w:r>
      <w:r w:rsidRPr="003862D0">
        <w:rPr>
          <w:lang w:val="en-GB"/>
        </w:rPr>
        <w:t>storylines</w:t>
      </w:r>
      <w:r w:rsidR="007C77C0" w:rsidRPr="003862D0">
        <w:rPr>
          <w:lang w:val="en-GB"/>
        </w:rPr>
        <w:t>’</w:t>
      </w:r>
      <w:r w:rsidRPr="003862D0">
        <w:rPr>
          <w:lang w:val="en-GB"/>
        </w:rPr>
        <w:t xml:space="preserve"> for regional atmospheric circulation change </w:t>
      </w:r>
      <w:r w:rsidRPr="003862D0">
        <w:rPr>
          <w:lang w:val="en-GB"/>
        </w:rPr>
        <w:fldChar w:fldCharType="begin" w:fldLock="1"/>
      </w:r>
      <w:r w:rsidR="00615634">
        <w:rPr>
          <w:lang w:val="en-GB"/>
        </w:rPr>
        <w:instrText>ADDIN CSL_CITATION { "citationItems" : [ { "id" : "ITEM-1", "itemData" : { "DOI" : "10.1098/rspa.2019.0013", "ISSN" : "1364-5021", "abstract" : "Climate science seeks to make statements of confidence about what has happened, and what will happen (conditional on scenario). The approach is effective for the global, thermodynamic aspects of climate change, but is ineffective when it comes to aspects of climate change related to atmospheric circulation, which are highly uncertain. Yet, atmospheric circulation strongly mediates climate impacts at the regional scale. In this way, the confidence framework, which focuses on avoiding type 1 errors (false alarms), raises the prospect of committing type 2 errors (missed warnings). This has ethical implications. At the regional scale, however, where information on climate change has to be combined with many other factors affecting vulnerability and exposure\u2014most of which are highly uncertain\u2014the societally relevant question is not \u2018What will happen?\u2019 but rather \u2018What is the impact of particular actions under an uncertain regional climate change?\u2019 This reframing of the question can cut the Gordian knot of regional climate change information, provided one distinguishes between epistemic and aleatoric uncertainties\u2014something that is generally not done in climate projections. It is argued that the storyline approach to climate change\u2014the identification of physically self-consistent, plausible pathways\u2014has the potential to accomplish precisely this.", "author" : [ { "dropping-particle" : "", "family" : "Shepherd", "given" : "Theodore G.", "non-dropping-particle" : "", "parse-names" : false, "suffix" : "" } ], "container-title" : "Proceedings of the Royal Society A: Mathematical, Physical and Engineering Sciences", "id" : "ITEM-1", "issue" : "2225", "issued" : { "date-parts" : [ [ "2019", "5", "15" ] ] }, "page" : "20190013", "title" : "Storyline approach to the construction of regional climate change information", "translator" : [ { "dropping-particle" : "", "family" : "K4860", "given" : "", "non-dropping-particle" : "", "parse-names" : false, "suffix" : "" } ], "type" : "article-journal", "volume" : "475" }, "uris" : [ "http://www.mendeley.com/documents/?uuid=51249e8d-422f-432e-b898-89756a08c7ff", "http://www.mendeley.com/documents/?uuid=289a99fc-14cb-4e4f-8bc5-a08b64a03c0c", "http://www.mendeley.com/documents/?uuid=af94b535-f89c-482a-9e30-bf212ecd6567" ] } ], "mendeley" : { "formattedCitation" : "(Shepherd, 2019)", "plainTextFormattedCitation" : "(Shepherd, 2019)", "previouslyFormattedCitation" : "(Shepherd, 2019)" }, "properties" : { "noteIndex" : 0 }, "schema" : "https://github.com/citation-style-language/schema/raw/master/csl-citation.json" }</w:instrText>
      </w:r>
      <w:r w:rsidRPr="003862D0">
        <w:rPr>
          <w:lang w:val="en-GB"/>
        </w:rPr>
        <w:fldChar w:fldCharType="separate"/>
      </w:r>
      <w:r w:rsidR="00016735">
        <w:rPr>
          <w:noProof/>
          <w:lang w:val="en-GB"/>
        </w:rPr>
        <w:t>(Shepherd, 2019)</w:t>
      </w:r>
      <w:r w:rsidRPr="003862D0">
        <w:rPr>
          <w:lang w:val="en-GB"/>
        </w:rPr>
        <w:fldChar w:fldCharType="end"/>
      </w:r>
      <w:r w:rsidRPr="003862D0">
        <w:rPr>
          <w:lang w:val="en-GB"/>
        </w:rPr>
        <w:t xml:space="preserve">. The storyline approach is grounded in the identification of a set of physical predictors of atmospheric circulation change, such as those described above </w:t>
      </w:r>
      <w:r w:rsidR="00971797" w:rsidRPr="003862D0">
        <w:rPr>
          <w:lang w:val="en-GB"/>
        </w:rPr>
        <w:fldChar w:fldCharType="begin" w:fldLock="1"/>
      </w:r>
      <w:r w:rsidR="00615634">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"K3844", "given" : "", "non-dropping-particle" : "", "parse-names" : false, "suffix" : "" } ], "type" : "article-journal", "volume" : "119" }, "uris" : [ "http://www.mendeley.com/documents/?uuid=9186085d-ea3d-48a3-aef6-ba56ed836329"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"10.1007/s10584-018-2317-9", "ISBN" : "1058401823",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"K3963", "given" : "", "non-dropping-particle" : "", "parse-names" : false, "suffix" : "" } ], "type" : "article-journal", "volume" : "151" }, "uris" : [ "http://www.mendeley.com/documents/?uuid=a62e560c-d56e-4d60-8436-2690d066c401" ] } ], "mendeley" : { "formattedCitation" : "(Harvey et al., 2014; Manzini et al., 2014; Shepherd et al., 2018)", "plainTextFormattedCitation" : "(Harvey et al., 2014; Manzini et al., 2014; Shepherd et al., 2018)", "previouslyFormattedCitation" : "(Harvey et al., 2014; Manzini et al., 2014; Shepherd et al., 2018)" }, "properties" : { "noteIndex" : 0 }, "schema" : "https://github.com/citation-style-language/schema/raw/master/csl-citation.json" }</w:instrText>
      </w:r>
      <w:r w:rsidR="00971797" w:rsidRPr="003862D0">
        <w:rPr>
          <w:lang w:val="en-GB"/>
        </w:rPr>
        <w:fldChar w:fldCharType="separate"/>
      </w:r>
      <w:r w:rsidR="00016735">
        <w:rPr>
          <w:noProof/>
          <w:lang w:val="en-GB"/>
        </w:rPr>
        <w:t>(Harvey et al., 2014; Manzini et al., 2014; Shepherd et al., 2018)</w:t>
      </w:r>
      <w:r w:rsidR="00971797" w:rsidRPr="003862D0">
        <w:rPr>
          <w:lang w:val="en-GB"/>
        </w:rPr>
        <w:fldChar w:fldCharType="end"/>
      </w:r>
      <w:r w:rsidRPr="003862D0">
        <w:rPr>
          <w:lang w:val="en-GB"/>
        </w:rPr>
        <w:t xml:space="preserve">, which act together to determine a specific outcome in </w:t>
      </w:r>
      <w:del w:id="3282" w:author="Sara M Tuson" w:date="2021-07-15T20:54:00Z">
        <w:r w:rsidRPr="003862D0" w:rsidDel="00971BDE">
          <w:rPr>
            <w:lang w:val="en-GB"/>
          </w:rPr>
          <w:delText>theprojected</w:delText>
        </w:r>
      </w:del>
      <w:ins w:id="3283" w:author="Sara M Tuson" w:date="2021-07-15T20:54:00Z">
        <w:r w:rsidR="00971BDE" w:rsidRPr="003862D0">
          <w:rPr>
            <w:lang w:val="en-GB"/>
          </w:rPr>
          <w:t>the projected</w:t>
        </w:r>
      </w:ins>
      <w:r w:rsidRPr="003862D0">
        <w:rPr>
          <w:lang w:val="en-GB"/>
        </w:rPr>
        <w:t xml:space="preserve"> atmospheric circulation change. The consequences of multi-model spread in the physical predictors of atmospheric circulation change can be investigated, conditioned on a specified level of global warming </w:t>
      </w:r>
      <w:ins w:id="3284" w:author="Ian Blenkinsop" w:date="2021-07-27T13:27:00Z">
        <w:r w:rsidR="00AC5E00">
          <w:rPr>
            <w:lang w:val="en-GB"/>
          </w:rPr>
          <w:t>(</w:t>
        </w:r>
        <w:r w:rsidR="00AC5E00" w:rsidRPr="003862D0">
          <w:rPr>
            <w:lang w:val="en-GB"/>
          </w:rPr>
          <w:t xml:space="preserve">see </w:t>
        </w:r>
        <w:r w:rsidR="0084081C" w:rsidRPr="003862D0">
          <w:rPr>
            <w:lang w:val="en-GB"/>
          </w:rPr>
          <w:t xml:space="preserve">also </w:t>
        </w:r>
        <w:r w:rsidR="00AC5E00" w:rsidRPr="003862D0">
          <w:rPr>
            <w:lang w:val="en-GB"/>
          </w:rPr>
          <w:t>Section 1.4.4.2</w:t>
        </w:r>
        <w:r w:rsidR="00AC5E00">
          <w:rPr>
            <w:lang w:val="en-GB"/>
          </w:rPr>
          <w:t xml:space="preserve">; </w:t>
        </w:r>
      </w:ins>
      <w:r w:rsidRPr="003862D0">
        <w:rPr>
          <w:lang w:val="en-GB"/>
        </w:rPr>
        <w:fldChar w:fldCharType="begin" w:fldLock="1"/>
      </w:r>
      <w:r w:rsidR="00CD3B49">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"ITEM-2", "itemData" : { "DOI" : "10.1007/s40641-019-00146-7", "ISBN" : "4064101900146", "ISSN" : "2198-6061", "author" : [ { "dropping-particle" : "", "family" : "Zappa", "given" : "Giuseppe", "non-dropping-particle" : "", "parse-names" : false, "suffix" : "" } ], "container-title" : "Current Climate Change Reports", "id" : "ITEM-2", "issue" : "4", "issued" : { "date-parts" : [ [ "2019", "12", "28" ] ] }, "page" : "358-371", "publisher" : "Current Climate Change Reports", "title" : "Regional Climate Impacts of Future Changes in the Mid\u2013Latitude Atmospheric Circulation: a Storyline View", "translator" : [ { "dropping-particle" : "", "family" : "K4856", "given" : "", "non-dropping-particle" : "", "parse-names" : false, "suffix" : "" } ], "type" : "article-journal", "volume" : "5" }, "uris" : [ "http://www.mendeley.com/documents/?uuid=c346c102-dd51-43a7-830b-27e470b92d7a", "http://www.mendeley.com/documents/?uuid=30d850c4-2275-486d-8b16-b88e7c1cc05c", "http://www.mendeley.com/documents/?uuid=38fcecac-0c2d-4cec-a30e-135668ec4bf8" ] }, { "id" : "ITEM-3", "itemData" : { "DOI" : "10.1007/s00382-020-05234-1", "ISBN" : "0123456789", "ISSN" : "14320894", "abstract" : "As evidence of climate change strengthens, knowledge of its regional implications becomes an urgent need for decision making. Current understanding of regional precipitation changes is substantially limited by our understanding of the atmospheric circulation response to climate change, which to a high degree remains uncertain. This uncertainty is reflected in the wide spread in atmospheric circulation changes projected in multimodel ensembles, which cannot be directly interpreted in a probabilistic sense. The uncertainty can instead be represented by studying a discrete set of physically plausible storylines of atmospheric circulation changes. By mining CMIP5 model output, here we take this broader perspective and develop storylines for Southern Hemisphere (SH) midlatitude circulation changes, conditioned on the degree of global-mean warming, based on the climate responses of two remote drivers: the enhanced warming of the tropical upper troposphere and the strengthening of the stratospheric polar vortex. For the three continental domains in the SH, we analyse the precipitation changes under each storyline. To allow comparison with previous studies, we also link both circulation and precipitation changes with those of the Southern Annular Mode. Our results show that the response to tropical warming leads to a strengthening of the midlatitude westerly winds, whilst the response to a delayed breakdown (for DJF) or strengthening (for JJA) of the stratospheric vortex leads to a poleward shift of the westerly winds and the storm tracks. However, the circulation response is not zonally symmetric and the regional precipitation storylines for South America, South Africa, South of Australia and New Zealand exhibit quite specific dependencies on the two remote drivers, which are not well represented by changes in the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"ITEM-3", "issue" : "9-10", "issued" : { "date-parts" : [ [ "2020" ] ] }, "page" : "4399-4421", "publisher" : "Springer Berlin Heidelberg", "title" : "Storyline description of Southern Hemisphere midlatitude circulation and precipitation response to greenhouse gas forcing", "translator" : [ { "dropping-particle" : "", "family" : "K4814", "given" : "", "non-dropping-particle" : "", "parse-names" : false, "suffix" : "" } ], "type" : "article-journal", "volume" : "54" }, "uris" : [ "http://www.mendeley.com/documents/?uuid=58adac43-e0f7-4ba6-9111-621d77433c42" ] } ], "mendeley" : { "formattedCitation" : "(Zappa and Shepherd, 2017; Zappa, 2019; Mindlin et al., 2020)", "manualFormatting" : "Zappa and Shepherd, 2017; Zappa, 2019; Mindlin et al., 2020)", "plainTextFormattedCitation" : "(Zappa and Shepherd, 2017; Zappa, 2019; Mindlin et al., 2020)", "previouslyFormattedCitation" : "(Zappa and Shepherd, 2017; Zappa, 2019; Mindlin et al., 2020)" }, "properties" : { "noteIndex" : 0 }, "schema" : "https://github.com/citation-style-language/schema/raw/master/csl-citation.json" }</w:instrText>
      </w:r>
      <w:r w:rsidRPr="003862D0">
        <w:rPr>
          <w:lang w:val="en-GB"/>
        </w:rPr>
        <w:fldChar w:fldCharType="separate"/>
      </w:r>
      <w:del w:id="3285" w:author="Ian Blenkinsop" w:date="2021-07-27T13:27:00Z">
        <w:r w:rsidR="00016735" w:rsidDel="00AC5E00">
          <w:rPr>
            <w:noProof/>
            <w:lang w:val="en-GB"/>
          </w:rPr>
          <w:delText>(</w:delText>
        </w:r>
      </w:del>
      <w:r w:rsidR="00016735">
        <w:rPr>
          <w:noProof/>
          <w:lang w:val="en-GB"/>
        </w:rPr>
        <w:t>Zappa and Shepherd, 2017; Zappa, 2019; Mindlin et al., 2020)</w:t>
      </w:r>
      <w:r w:rsidRPr="003862D0">
        <w:rPr>
          <w:lang w:val="en-GB"/>
        </w:rPr>
        <w:fldChar w:fldCharType="end"/>
      </w:r>
      <w:del w:id="3286" w:author="Ian Blenkinsop" w:date="2021-07-27T13:27:00Z">
        <w:r w:rsidR="00971797" w:rsidRPr="003862D0" w:rsidDel="00AC5E00">
          <w:rPr>
            <w:lang w:val="en-GB"/>
          </w:rPr>
          <w:delText xml:space="preserve"> (also see Chapter</w:delText>
        </w:r>
        <w:r w:rsidR="002350C7" w:rsidRPr="003862D0" w:rsidDel="00AC5E00">
          <w:rPr>
            <w:lang w:val="en-GB"/>
          </w:rPr>
          <w:delText xml:space="preserve"> </w:delText>
        </w:r>
        <w:r w:rsidR="00971797" w:rsidRPr="003862D0" w:rsidDel="00AC5E00">
          <w:rPr>
            <w:lang w:val="en-GB"/>
          </w:rPr>
          <w:delText>1, Section 1.4.4.2)</w:delText>
        </w:r>
      </w:del>
      <w:r w:rsidRPr="003862D0">
        <w:rPr>
          <w:lang w:val="en-GB"/>
        </w:rPr>
        <w:t xml:space="preserve">. </w:t>
      </w:r>
    </w:p>
    <w:p w14:paraId="1A812DF0" w14:textId="77777777" w:rsidR="00BC572A" w:rsidRPr="003862D0" w:rsidRDefault="00BC572A" w:rsidP="00BC572A">
      <w:pPr>
        <w:pStyle w:val="AR6BodyText"/>
        <w:rPr>
          <w:lang w:val="en-GB"/>
        </w:rPr>
      </w:pPr>
    </w:p>
    <w:p w14:paraId="68CC1100" w14:textId="1359EA11" w:rsidR="00BC572A" w:rsidRPr="003862D0" w:rsidRDefault="00BC572A">
      <w:pPr>
        <w:pStyle w:val="AR6Chap4Level441111"/>
        <w:rPr>
          <w:bCs/>
        </w:rPr>
        <w:pPrChange w:id="3287" w:author="Tom Maycock" w:date="2021-09-07T10:08:00Z">
          <w:pPr>
            <w:pStyle w:val="AR6BodyText"/>
          </w:pPr>
        </w:pPrChange>
      </w:pPr>
      <w:r w:rsidRPr="003862D0">
        <w:t>Storm</w:t>
      </w:r>
      <w:r w:rsidR="0084081C">
        <w:t xml:space="preserve"> tr</w:t>
      </w:r>
      <w:r w:rsidRPr="003862D0">
        <w:t>acks</w:t>
      </w:r>
    </w:p>
    <w:p w14:paraId="77B50B68" w14:textId="6AF6BA2B" w:rsidR="00BC572A" w:rsidRPr="003862D0" w:rsidRDefault="00BC572A" w:rsidP="00BC572A">
      <w:pPr>
        <w:pStyle w:val="AR6BodyText"/>
        <w:rPr>
          <w:lang w:val="en-GB"/>
        </w:rPr>
      </w:pPr>
      <w:r w:rsidRPr="003862D0">
        <w:rPr>
          <w:lang w:val="en-GB"/>
        </w:rPr>
        <w:t xml:space="preserve">As stated in AR5, the number of extratropical cyclones (ETC) composing the storm tracks is projected to </w:t>
      </w:r>
      <w:r w:rsidR="004D176A" w:rsidRPr="003862D0">
        <w:rPr>
          <w:lang w:val="en-GB"/>
        </w:rPr>
        <w:t xml:space="preserve">weakly </w:t>
      </w:r>
      <w:r w:rsidRPr="003862D0">
        <w:rPr>
          <w:lang w:val="en-GB"/>
        </w:rPr>
        <w:t>decline in future projections, but by no more than a few percent</w:t>
      </w:r>
      <w:r w:rsidR="004D176A" w:rsidRPr="003862D0">
        <w:rPr>
          <w:lang w:val="en-GB"/>
        </w:rPr>
        <w:t xml:space="preserve"> change</w:t>
      </w:r>
      <w:r w:rsidRPr="003862D0">
        <w:rPr>
          <w:lang w:val="en-GB"/>
        </w:rPr>
        <w:t xml:space="preserve">. The reduction is mostly located on the equatorward flank of the storm tracks, which is associated with the Hadley cell expansion and a poleward shift in the mean genesis latitude of ETCs </w:t>
      </w:r>
      <w:r w:rsidRPr="003862D0">
        <w:rPr>
          <w:lang w:val="en-GB"/>
        </w:rPr>
        <w:fldChar w:fldCharType="begin" w:fldLock="1"/>
      </w:r>
      <w:r w:rsidR="00615634">
        <w:rPr>
          <w:lang w:val="en-GB"/>
        </w:rPr>
        <w:instrText>ADDIN CSL_CITATION { "citationItems" : [ { "id" : "ITEM-1",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"ITEM-1",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"(Tamarin-Brodsky and Kaspi, 2017)", "plainTextFormattedCitation" : "(Tamarin-Brodsky and Kaspi, 2017)", "previouslyFormattedCitation" : "(Tamarin-Brodsky and Kaspi, 2017)" }, "properties" : { "noteIndex" : 0 }, "schema" : "https://github.com/citation-style-language/schema/raw/master/csl-citation.json" }</w:instrText>
      </w:r>
      <w:r w:rsidRPr="003862D0">
        <w:rPr>
          <w:lang w:val="en-GB"/>
        </w:rPr>
        <w:fldChar w:fldCharType="separate"/>
      </w:r>
      <w:r w:rsidR="00016735">
        <w:rPr>
          <w:noProof/>
          <w:lang w:val="en-GB"/>
        </w:rPr>
        <w:t>(Tamarin-Brodsky and Kaspi, 2017)</w:t>
      </w:r>
      <w:r w:rsidRPr="003862D0">
        <w:rPr>
          <w:lang w:val="en-GB"/>
        </w:rPr>
        <w:fldChar w:fldCharType="end"/>
      </w:r>
      <w:r w:rsidRPr="003862D0">
        <w:rPr>
          <w:lang w:val="en-GB"/>
        </w:rPr>
        <w:t xml:space="preserve">. Furthermore, the poleward propagation of individual ETCs is expected to increase with warming </w:t>
      </w:r>
      <w:r w:rsidRPr="003862D0">
        <w:rPr>
          <w:lang w:val="en-GB"/>
        </w:rPr>
        <w:fldChar w:fldCharType="begin" w:fldLock="1"/>
      </w:r>
      <w:r w:rsidR="00615634">
        <w:rPr>
          <w:lang w:val="en-GB"/>
        </w:rPr>
        <w:instrText>ADDIN CSL_CITATION { "citationItems" : [ { "id" : "ITEM-1", "itemData" : { "DOI" : "10.1175/JCLI-D-13-00353.1", "ISSN" : "0894-8755", "abstract" : "The impact of changes in sea surface temperature (SST) on the statistics of extratropical cyclones is investigated. The cyclones were identified in an atmospheric general circulation model (AGCM) using an objective Lagrangian tracking algorithm, applied to the 850-hPa relative vorticity. The statistics were generated for several 20-yr simulations, in which the SSTs were warmed or cooled by 2 K in latitudinal bands. The response was studied in both hemispheres, during summer and winter.$\\$n$\\$nChanges in the position of the storm tracks are largely consistent with those seen in previous studies. Increasing SSTs uniformly or increasing the midlatitude SST gradient results in a poleward shift in the storm tracks, with the clearest trends seen in the Southern Hemisphere (SH). Here it is demonstrated that the SST modifications alter the cyclone characteristics as well. When the warming includes the low latitudes and/or the midlatitude gradient is increased, there are more short-lived cyclones. These are also on average more intense and translate faster, both poleward and eastward.$\\$n$\\$nThe poleward displacement is correlated with cyclone intensity, so that stronger cyclones translate to higher latitudes. This is suggestive of vortex self-advection in the presence of a mean potential vorticity (PV) gradient. The increased eastward translation is correlated with the depth-averaged zonal velocity, and so is likely related to an increase in the steering-level velocity. These changes in cyclone translation probably contribute to the changes in the storm tracks seen previously.", "author" : [ { "dropping-particle" : "", "family" : "Graff", "given" : "Lise Seland", "non-dropping-particle" : "", "parse-names" : false, "suffix" : "" }, { "dropping-particle" : "", "family" : "LaCasce", "given" : "J. H.", "non-dropping-particle" : "", "parse-names" : false, "suffix" : "" } ], "container-title" : "Journal of Climate", "id" : "ITEM-1", "issue" : "11", "issued" : { "date-parts" : [ [ "2014", "6" ] ] }, "page" : "4273-4295", "title" : "Changes in Cyclone Characteristics in Response to Modified SSTs", "translator" : [ { "dropping-particle" : "", "family" : "K3840", "given" : "", "non-dropping-particle" : "", "parse-names" : false, "suffix" : "" } ], "type" : "article-journal", "volume" : "27" }, "uris" : [ "http://www.mendeley.com/documents/?uuid=c601d2b0-1abc-4939-abdb-246a070629aa" ] }, { "id" : "ITEM-2",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"ITEM-2",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"(Graff and LaCasce, 2014; Tamarin-Brodsky and Kaspi, 2017)", "plainTextFormattedCitation" : "(Graff and LaCasce, 2014; Tamarin-Brodsky and Kaspi, 2017)", "previouslyFormattedCitation" : "(Graff and LaCasce, 2014; Tamarin-Brodsky and Kaspi, 2017)" }, "properties" : { "noteIndex" : 0 }, "schema" : "https://github.com/citation-style-language/schema/raw/master/csl-citation.json" }</w:instrText>
      </w:r>
      <w:r w:rsidRPr="003862D0">
        <w:rPr>
          <w:lang w:val="en-GB"/>
        </w:rPr>
        <w:fldChar w:fldCharType="separate"/>
      </w:r>
      <w:r w:rsidR="00016735">
        <w:rPr>
          <w:noProof/>
          <w:lang w:val="en-GB"/>
        </w:rPr>
        <w:t>(Graff and LaCasce, 2014; Tamarin-Brodsky and Kaspi, 2017)</w:t>
      </w:r>
      <w:r w:rsidRPr="003862D0">
        <w:rPr>
          <w:lang w:val="en-GB"/>
        </w:rPr>
        <w:fldChar w:fldCharType="end"/>
      </w:r>
      <w:r w:rsidRPr="003862D0">
        <w:rPr>
          <w:lang w:val="en-GB"/>
        </w:rPr>
        <w:t xml:space="preserve">, thus contributing to a poleward shift in the mid-latitude transient-eddy kinetic energy. The increased poleward propagation results from the strengthening of the upper tropospheric jet and increased cyclone-associated precipitation </w:t>
      </w:r>
      <w:r w:rsidRPr="003862D0">
        <w:rPr>
          <w:lang w:val="en-GB"/>
        </w:rPr>
        <w:fldChar w:fldCharType="begin" w:fldLock="1"/>
      </w:r>
      <w:r w:rsidR="00615634">
        <w:rPr>
          <w:lang w:val="en-GB"/>
        </w:rPr>
        <w:instrText>ADDIN CSL_CITATION { "citationItems" : [ { "id" : "ITEM-1", "itemData" : { "DOI" : "10.1038/s41561-017-0001-8", "ISBN" : "9781856178341", "ISSN" : "1752-0894", "PMID" : "21665153", "abstract" : "\"Discusses how and why climates change over time, the climate changes that have occurred in the past, and the causes and effects of climate change today\"--Provided by publisher. Weather and climate -- Climate change -- Climates of the past -- Climates today -- Climate change -- Global warming -- Polar ice and sea levels -- The greenhouse effect -- Humans and the climate -- Weather wonders.", "author" : [ { "dropping-particle" : "", "family" : "Tamarin-Brodsky", "given" : "Talia", "non-dropping-particle" : "", "parse-names" : false, "suffix" : "" }, { "dropping-particle" : "", "family" : "Kaspi", "given" : "Yohai", "non-dropping-particle" : "", "parse-names" : false, "suffix" : "" } ], "container-title" : "Nature Geoscience", "id" : "ITEM-1", "issue" : "12", "issued" : { "date-parts" : [ [ "2017", "12", "13" ] ] }, "page" : "908-913", "title" : "Enhanced poleward propagation of storms under climate change", "translator" : [ { "dropping-particle" : "", "family" : "K3839", "given" : "", "non-dropping-particle" : "", "parse-names" : false, "suffix" : "" } ], "type" : "article-journal", "volume" : "10" }, "uris" : [ "http://www.mendeley.com/documents/?uuid=cf2675e3-55c6-4dcd-871b-9573decafba9" ] } ], "mendeley" : { "formattedCitation" : "(Tamarin-Brodsky and Kaspi, 2017)", "plainTextFormattedCitation" : "(Tamarin-Brodsky and Kaspi, 2017)", "previouslyFormattedCitation" : "(Tamarin-Brodsky and Kaspi, 2017)" }, "properties" : { "noteIndex" : 0 }, "schema" : "https://github.com/citation-style-language/schema/raw/master/csl-citation.json" }</w:instrText>
      </w:r>
      <w:r w:rsidRPr="003862D0">
        <w:rPr>
          <w:lang w:val="en-GB"/>
        </w:rPr>
        <w:fldChar w:fldCharType="separate"/>
      </w:r>
      <w:r w:rsidR="00016735">
        <w:rPr>
          <w:noProof/>
          <w:lang w:val="en-GB"/>
        </w:rPr>
        <w:t>(Tamarin-Brodsky and Kaspi, 2017)</w:t>
      </w:r>
      <w:r w:rsidRPr="003862D0">
        <w:rPr>
          <w:lang w:val="en-GB"/>
        </w:rPr>
        <w:fldChar w:fldCharType="end"/>
      </w:r>
      <w:r w:rsidRPr="003862D0">
        <w:rPr>
          <w:lang w:val="en-GB"/>
        </w:rPr>
        <w:t xml:space="preserve">, which are robust aspects of climate change. </w:t>
      </w:r>
    </w:p>
    <w:p w14:paraId="77838FE3" w14:textId="77777777" w:rsidR="00BC572A" w:rsidRPr="003862D0" w:rsidRDefault="00BC572A" w:rsidP="00BC572A">
      <w:pPr>
        <w:pStyle w:val="AR6BodyText"/>
        <w:rPr>
          <w:lang w:val="en-GB"/>
        </w:rPr>
      </w:pPr>
    </w:p>
    <w:p w14:paraId="0D33E217" w14:textId="30EA2E3C" w:rsidR="00BC572A" w:rsidRPr="003862D0" w:rsidRDefault="00BC572A" w:rsidP="00BC572A">
      <w:pPr>
        <w:pStyle w:val="AR6BodyText"/>
        <w:rPr>
          <w:lang w:val="en-GB"/>
        </w:rPr>
      </w:pPr>
      <w:r w:rsidRPr="003862D0">
        <w:rPr>
          <w:lang w:val="en-GB"/>
        </w:rPr>
        <w:t>In the</w:t>
      </w:r>
      <w:r w:rsidR="0084081C">
        <w:rPr>
          <w:lang w:val="en-GB"/>
        </w:rPr>
        <w:t xml:space="preserve"> NH </w:t>
      </w:r>
      <w:r w:rsidR="00F77226" w:rsidRPr="003862D0">
        <w:rPr>
          <w:lang w:val="en-GB"/>
        </w:rPr>
        <w:t>boreal winter</w:t>
      </w:r>
      <w:r w:rsidRPr="003862D0">
        <w:rPr>
          <w:lang w:val="en-GB"/>
        </w:rPr>
        <w:t xml:space="preserve">, CMIP6 models show a northward shift of the ETC density in the North Pacific, a tripolar pattern in the North Atlantic, and a weakening of the </w:t>
      </w:r>
      <w:r w:rsidR="0011494F" w:rsidRPr="003862D0">
        <w:rPr>
          <w:lang w:val="en-GB"/>
        </w:rPr>
        <w:t>Mediterranean</w:t>
      </w:r>
      <w:r w:rsidRPr="003862D0">
        <w:rPr>
          <w:lang w:val="en-GB"/>
        </w:rPr>
        <w:t xml:space="preserve"> </w:t>
      </w:r>
      <w:r w:rsidR="0011494F" w:rsidRPr="003862D0">
        <w:rPr>
          <w:lang w:val="en-GB"/>
        </w:rPr>
        <w:t>storm track</w:t>
      </w:r>
      <w:r w:rsidRPr="003862D0">
        <w:rPr>
          <w:lang w:val="en-GB"/>
        </w:rPr>
        <w:t xml:space="preserve"> (</w:t>
      </w:r>
      <w:r w:rsidR="00FA6D4F" w:rsidRPr="003862D0">
        <w:rPr>
          <w:lang w:val="en-GB"/>
        </w:rPr>
        <w:t>Figure 4.27</w:t>
      </w:r>
      <w:r w:rsidRPr="003862D0">
        <w:rPr>
          <w:lang w:val="en-GB"/>
        </w:rPr>
        <w:t xml:space="preserve">a). </w:t>
      </w:r>
      <w:r w:rsidR="00F77226" w:rsidRPr="003862D0">
        <w:rPr>
          <w:lang w:val="en-GB"/>
        </w:rPr>
        <w:t xml:space="preserve">CMIP6 models show overall </w:t>
      </w:r>
      <w:r w:rsidR="00F77226" w:rsidRPr="003862D0">
        <w:rPr>
          <w:i/>
          <w:lang w:val="en-GB"/>
        </w:rPr>
        <w:t>low agreement</w:t>
      </w:r>
      <w:r w:rsidR="00F77226" w:rsidRPr="003862D0">
        <w:rPr>
          <w:lang w:val="en-GB"/>
        </w:rPr>
        <w:t xml:space="preserve"> on </w:t>
      </w:r>
      <w:r w:rsidR="00E56100" w:rsidRPr="003862D0">
        <w:rPr>
          <w:lang w:val="en-GB"/>
        </w:rPr>
        <w:t xml:space="preserve">changes in </w:t>
      </w:r>
      <w:r w:rsidR="00F77226" w:rsidRPr="003862D0">
        <w:rPr>
          <w:lang w:val="en-GB"/>
        </w:rPr>
        <w:t>ETC density in the North Atlantic in boreal winter (</w:t>
      </w:r>
      <w:r w:rsidR="00FA6D4F" w:rsidRPr="003862D0">
        <w:rPr>
          <w:lang w:val="en-GB"/>
        </w:rPr>
        <w:t>Figure 4.27</w:t>
      </w:r>
      <w:r w:rsidR="00F77226" w:rsidRPr="003862D0">
        <w:rPr>
          <w:lang w:val="en-GB"/>
        </w:rPr>
        <w:t xml:space="preserve">a). A </w:t>
      </w:r>
      <w:r w:rsidRPr="003862D0">
        <w:rPr>
          <w:lang w:val="en-GB"/>
        </w:rPr>
        <w:t xml:space="preserve">poleward shift of the </w:t>
      </w:r>
      <w:r w:rsidR="0011494F" w:rsidRPr="003862D0">
        <w:rPr>
          <w:lang w:val="en-GB"/>
        </w:rPr>
        <w:t>storm track</w:t>
      </w:r>
      <w:r w:rsidRPr="003862D0">
        <w:rPr>
          <w:lang w:val="en-GB"/>
        </w:rPr>
        <w:t xml:space="preserve"> is evident in the</w:t>
      </w:r>
      <w:r w:rsidR="0084081C">
        <w:rPr>
          <w:lang w:val="en-GB"/>
        </w:rPr>
        <w:t xml:space="preserve"> SH</w:t>
      </w:r>
      <w:r w:rsidRPr="003862D0">
        <w:rPr>
          <w:lang w:val="en-GB"/>
        </w:rPr>
        <w:t xml:space="preserve"> (</w:t>
      </w:r>
      <w:r w:rsidR="00FA6D4F" w:rsidRPr="003862D0">
        <w:rPr>
          <w:lang w:val="en-GB"/>
        </w:rPr>
        <w:t>Figure 4.27</w:t>
      </w:r>
      <w:r w:rsidR="00F77226" w:rsidRPr="003862D0">
        <w:rPr>
          <w:lang w:val="en-GB"/>
        </w:rPr>
        <w:t>b</w:t>
      </w:r>
      <w:r w:rsidRPr="003862D0">
        <w:rPr>
          <w:lang w:val="en-GB"/>
        </w:rPr>
        <w:t xml:space="preserve">), particularly in the Indian and </w:t>
      </w:r>
      <w:r w:rsidR="00A15129" w:rsidRPr="003862D0">
        <w:rPr>
          <w:lang w:val="en-GB"/>
        </w:rPr>
        <w:t>Pacific Ocean</w:t>
      </w:r>
      <w:r w:rsidRPr="003862D0">
        <w:rPr>
          <w:lang w:val="en-GB"/>
        </w:rPr>
        <w:t xml:space="preserve"> sectors. CMIP6 models still feature long-stan</w:t>
      </w:r>
      <w:commentRangeStart w:id="3288"/>
      <w:r w:rsidRPr="003862D0">
        <w:rPr>
          <w:lang w:val="en-GB"/>
        </w:rPr>
        <w:t xml:space="preserve">ding biases in the representation of storm tracks, </w:t>
      </w:r>
      <w:ins w:id="3289" w:author="Sara M Tuson" w:date="2021-07-22T16:49:00Z">
        <w:r w:rsidR="00B073F5">
          <w:rPr>
            <w:lang w:val="en-GB"/>
          </w:rPr>
          <w:t>f</w:t>
        </w:r>
        <w:r w:rsidR="00B073F5" w:rsidRPr="00B073F5">
          <w:rPr>
            <w:lang w:val="en-GB"/>
          </w:rPr>
          <w:t>or example, the winter storm track into Europe is too zonal</w:t>
        </w:r>
      </w:ins>
      <w:commentRangeEnd w:id="3288"/>
      <w:ins w:id="3290" w:author="Sara M Tuson" w:date="2021-07-22T16:50:00Z">
        <w:r w:rsidR="00B073F5">
          <w:rPr>
            <w:rStyle w:val="CommentReference"/>
          </w:rPr>
          <w:commentReference w:id="3288"/>
        </w:r>
        <w:r w:rsidR="00B073F5">
          <w:rPr>
            <w:lang w:val="en-GB"/>
          </w:rPr>
          <w:t>,</w:t>
        </w:r>
      </w:ins>
      <w:del w:id="3291" w:author="Sara M Tuson" w:date="2021-07-22T16:50:00Z">
        <w:r w:rsidRPr="003862D0" w:rsidDel="00B073F5">
          <w:rPr>
            <w:lang w:val="en-GB"/>
          </w:rPr>
          <w:delText xml:space="preserve">such as a too zonal winter </w:delText>
        </w:r>
        <w:r w:rsidR="0011494F" w:rsidRPr="003862D0" w:rsidDel="00B073F5">
          <w:rPr>
            <w:lang w:val="en-GB"/>
          </w:rPr>
          <w:delText>storm track</w:delText>
        </w:r>
        <w:r w:rsidRPr="003862D0" w:rsidDel="00B073F5">
          <w:rPr>
            <w:lang w:val="en-GB"/>
          </w:rPr>
          <w:delText xml:space="preserve"> into Europe,</w:delText>
        </w:r>
      </w:del>
      <w:r w:rsidRPr="003862D0">
        <w:rPr>
          <w:lang w:val="en-GB"/>
        </w:rPr>
        <w:t xml:space="preserve"> though different measures of storm track activity indicate some improvements compared to the previous generations of models </w:t>
      </w:r>
      <w:r w:rsidRPr="003862D0">
        <w:rPr>
          <w:lang w:val="en-GB"/>
        </w:rPr>
        <w:fldChar w:fldCharType="begin" w:fldLock="1"/>
      </w:r>
      <w:r w:rsidR="00615634">
        <w:rPr>
          <w:lang w:val="en-GB"/>
        </w:rPr>
        <w:instrText>ADDIN CSL_CITATION { "citationItems" : [ { "id" : "ITEM-1", "itemData" : { "DOI" : "10.1029/2020JD032701", "ISSN" : "2169-897X", "abstract" : "Abstract The representation of the northern hemisphere (NH) storm tracks and jet streams and their response to climate change has been evaluated in climate model simulations from phases 3, 5 and 6 of the Couple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are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"12", "16" ] ] }, "note" : "https://doi.org/10.1029/2020JD032701", "page" : "e2020JD032701", "publisher" : "John Wiley &amp; Sons, Ltd", "title" : "The Response of the Northern Hemisphere Storm Tracks and Jet Streams to Climate Change in the CMIP3, CMIP5, and CMIP6 Climate Models", "translator" : [ { "dropping-particle" : "", "family" : "K4944", "given" : "", "non-dropping-particle" : "", "parse-names" : false, "suffix" : "" } ], "type" : "article-journal", "volume" : "125" }, "uris" : [ "http://www.mendeley.com/documents/?uuid=0361f399-1429-46c7-973b-3d344e788b01"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"6", "17" ] ] }, "page" : "6315-6343", "title" : "An Overview of the Extratropical Storm Tracks in CMIP6 Historical Simulations", "translator" : [ { "dropping-particle" : "", "family" : "K4945", "given" : "", "non-dropping-particle" : "", "parse-names" : false, "suffix" : "" } ], "type" : "article-journal", "volume" : "33" }, "uris" : [ "http://www.mendeley.com/documents/?uuid=b81448ed-f26f-436c-b2a9-09e14bb67c32" ] } ], "mendeley" : { "formattedCitation" : "(Harvey et al., 2020; Priestley et al., 2020)", "plainTextFormattedCitation" : "(Harvey et al., 2020; Priestley et al., 2020)", "previouslyFormattedCitation" : "(Harvey et al., 2020; Priestley et al., 2020)" }, "properties" : { "noteIndex" : 0 }, "schema" : "https://github.com/citation-style-language/schema/raw/master/csl-citation.json" }</w:instrText>
      </w:r>
      <w:r w:rsidRPr="003862D0">
        <w:rPr>
          <w:lang w:val="en-GB"/>
        </w:rPr>
        <w:fldChar w:fldCharType="separate"/>
      </w:r>
      <w:r w:rsidR="00016735">
        <w:rPr>
          <w:noProof/>
          <w:lang w:val="en-GB"/>
        </w:rPr>
        <w:t>(Harvey et al., 2020; Priestley et al., 2020)</w:t>
      </w:r>
      <w:r w:rsidRPr="003862D0">
        <w:rPr>
          <w:lang w:val="en-GB"/>
        </w:rPr>
        <w:fldChar w:fldCharType="end"/>
      </w:r>
      <w:ins w:id="3292" w:author="Sara M Tuson" w:date="2021-07-20T08:05:00Z">
        <w:r w:rsidR="00815BFF">
          <w:rPr>
            <w:lang w:val="en-GB"/>
          </w:rPr>
          <w:t>.</w:t>
        </w:r>
      </w:ins>
    </w:p>
    <w:p w14:paraId="1A75521E" w14:textId="77777777" w:rsidR="00BC572A" w:rsidRPr="003862D0" w:rsidRDefault="00BC572A" w:rsidP="00BC572A">
      <w:pPr>
        <w:pStyle w:val="AR6BodyText"/>
        <w:rPr>
          <w:lang w:val="en-GB"/>
        </w:rPr>
      </w:pPr>
    </w:p>
    <w:p w14:paraId="21DC007F" w14:textId="2E51F65B" w:rsidR="00BC572A" w:rsidRPr="003862D0" w:rsidRDefault="00BC572A" w:rsidP="00BC572A">
      <w:pPr>
        <w:pStyle w:val="AR6BodyText"/>
        <w:rPr>
          <w:lang w:val="en-GB"/>
        </w:rPr>
      </w:pPr>
      <w:r w:rsidRPr="003862D0">
        <w:rPr>
          <w:lang w:val="en-GB"/>
        </w:rPr>
        <w:t>Regarding the dynamical intensity of the storm tracks (</w:t>
      </w:r>
      <w:del w:id="3293" w:author="Sara M Tuson" w:date="2021-07-15T14:46:00Z">
        <w:r w:rsidRPr="003862D0" w:rsidDel="00097141">
          <w:rPr>
            <w:lang w:val="en-GB"/>
          </w:rPr>
          <w:delText xml:space="preserve">see also </w:delText>
        </w:r>
      </w:del>
      <w:del w:id="3294" w:author="Sara M Tuson" w:date="2021-07-20T08:03:00Z">
        <w:r w:rsidR="00AB363F" w:rsidRPr="003862D0" w:rsidDel="00815BFF">
          <w:rPr>
            <w:lang w:val="en-GB"/>
          </w:rPr>
          <w:delText xml:space="preserve">Chapter 11, </w:delText>
        </w:r>
      </w:del>
      <w:r w:rsidR="00AB363F" w:rsidRPr="003862D0">
        <w:rPr>
          <w:lang w:val="en-GB"/>
        </w:rPr>
        <w:t>S</w:t>
      </w:r>
      <w:r w:rsidRPr="003862D0">
        <w:rPr>
          <w:lang w:val="en-GB"/>
        </w:rPr>
        <w:t>ection 11.7.2), the number of ETCs associated with intense surface wind speeds and undergoing explosive pressure deepening are projected to strongly decrease in the</w:t>
      </w:r>
      <w:r w:rsidR="0084081C">
        <w:rPr>
          <w:lang w:val="en-GB"/>
        </w:rPr>
        <w:t xml:space="preserve"> NH </w:t>
      </w:r>
      <w:r w:rsidRPr="003862D0">
        <w:rPr>
          <w:lang w:val="en-GB"/>
        </w:rPr>
        <w:t xml:space="preserve">winter </w:t>
      </w:r>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"id" : "ITEM-2", "itemData" : { "DOI" : "10.1175/JCLI-D-17-0899.1", "ISSN" : "0894-8755", "abstract" : "AbstractIn this study, 19 Coupled Model Intercomparison Project Phase 5 (CMIP5) simulations have been analyzed to examine how winter cyclones producing extreme near surface winds are projected to change. Extreme wind thresholds correspond to top 5 or top 1 cyclone per winter month in the entire Northern Hemisphere (NH). The results show that CMIP5 models project a significant decrease in the number of such cyclones, with a 19-model mean decrease of about 17% for the entire NH towards the end of the 21st Century, under the high emission RCP8.5 scenario. The projected decrease is larger in the Atlantic (about 21%). Over the Pacific, apart from an overall decrease (about 13%), there is a northeastward shift in the extreme cyclone activity. Less decrease is found in the frequency of cyclones producing extreme winds at 850 hPa (about 5% hemisphere wide), with models mainly projecting a northeastward shift in the Pacific. These results suggest that 850 hPa wind changes may not be a good proxy for near surface w...", "author" : [ { "dropping-particle" : "", "family" : "Chang", "given" : "Edmund Kar-Man", "non-dropping-particle" : "", "parse-names" : false, "suffix" : "" } ], "container-title" : "Journal of Climate", "id" : "ITEM-2", "issue" : "16", "issued" : { "date-parts" : [ [ "2018", "8" ] ] }, "page" : "6527-6542", "title" : "CMIP5 Projected Change in Northern Hemisphere Winter Cyclones with Associated Extreme Winds", "translator" : [ { "dropping-particle" : "", "family" : "K3834", "given" : "", "non-dropping-particle" : "", "parse-names" : false, "suffix" : "" } ], "type" : "article-journal", "volume" : "31" }, "uris" : [ "http://www.mendeley.com/documents/?uuid=5edaeb55-659c-4e53-bb57-b93bf8b486a2" ] } ], "mendeley" : { "formattedCitation" : "(Seiler and Zwiers, 2016; Chang, 2018)", "plainTextFormattedCitation" : "(Seiler and Zwiers, 2016; Chang, 2018)", "previouslyFormattedCitation" : "(Seiler and Zwiers, 2016; Chang, 2018)" }, "properties" : { "noteIndex" : 0 }, "schema" : "https://github.com/citation-style-language/schema/raw/master/csl-citation.json" }</w:instrText>
      </w:r>
      <w:r w:rsidRPr="003862D0">
        <w:rPr>
          <w:lang w:val="en-GB"/>
        </w:rPr>
        <w:fldChar w:fldCharType="separate"/>
      </w:r>
      <w:r w:rsidR="00016735">
        <w:rPr>
          <w:noProof/>
          <w:lang w:val="en-GB"/>
        </w:rPr>
        <w:t>(Seiler and Zwiers, 2016; Chang, 2018)</w:t>
      </w:r>
      <w:r w:rsidRPr="003862D0">
        <w:rPr>
          <w:lang w:val="en-GB"/>
        </w:rPr>
        <w:fldChar w:fldCharType="end"/>
      </w:r>
      <w:r w:rsidRPr="003862D0">
        <w:rPr>
          <w:lang w:val="en-GB"/>
        </w:rPr>
        <w:t>. The weakening of surface winds of ETCs in the</w:t>
      </w:r>
      <w:r w:rsidR="0084081C">
        <w:rPr>
          <w:lang w:val="en-GB"/>
        </w:rPr>
        <w:t xml:space="preserve"> NH </w:t>
      </w:r>
      <w:r w:rsidRPr="003862D0">
        <w:rPr>
          <w:lang w:val="en-GB"/>
        </w:rPr>
        <w:t xml:space="preserve">is attributed to the reduced low-level baroclinicity from SST and sea ice changes </w:t>
      </w:r>
      <w:commentRangeStart w:id="3295"/>
      <w:r w:rsidRPr="003862D0">
        <w:rPr>
          <w:lang w:val="en-GB"/>
        </w:rPr>
        <w:fldChar w:fldCharType="begin" w:fldLock="1"/>
      </w:r>
      <w:r w:rsidR="00CD3B49">
        <w:rPr>
          <w:lang w:val="en-GB"/>
        </w:rPr>
        <w:instrText>ADDIN CSL_CITATION { "citationItems" : [ { "id" : "ITEM-1", "itemData" : { "DOI" : "10.1175/JCLI-D-16-0650.1", "ISSN" : "0894-8755", "abstract" : "AbstractAn interdecadal weakening in the North Atlantic storm track (NAST) and a poleward shift of the North Pacific storm track (NPST) are found during October to March for the period 1979-2015. A significant warming of surface air temperature (Ts) over northeastern North America and a La Ni\u00f1a-like change in the North Pacific under the background of Arctic amplification are found to be the contributors to the observed changes in the NAST and the NPST, respectively, via modulation of local baroclinicity. The interdecadal change in baroclinic energy conversion is consistent with changes in storm tracks with an energy loss from eddies to mean flow over the North Atlantic and an energy gain over the North Pacific. The analysis of simulations from the Community Earth System Model Large Ensemble project, although with some biases in storm track and Ts simulations, supports the observed relationship between the NAST and Ts over northeastern North America, as well as the link between the NPST and the El Ni\u00f1o-Sou...", "author" : [ { "dropping-particle" : "", "family" : "Wang", "given" : "Jiabao", "non-dropping-particle" : "", "parse-names" : false, "suffix" : "" }, { "dropping-particle" : "", "family" : "Kim", "given" : "Hye-Mi", "non-dropping-particle" : "", "parse-names" : false, "suffix" : "" }, { "dropping-particle" : "", "family" : "Chang", "given" : "Edmund K M", "non-dropping-particle" : "", "parse-names" : false, "suffix" : "" } ], "container-title" : "Journal of Climate", "id" : "ITEM-1", "issue" : "10", "issued" : { "date-parts" : [ [ "2017", "5" ] ] }, "page" : "3705-3724", "title" : "Changes in Northern Hemisphere Winter Storm Tracks under the Background of Arctic Amplification", "translator" : [ { "dropping-particle" : "", "family" : "K3664", "given" : "", "non-dropping-particle" : "", "parse-names" : false, "suffix" : "" } ], "type" : "article-journal", "volume" : "30" }, "uris" : [ "http://www.mendeley.com/documents/?uuid=aa80e135-c47a-45e6-a042-e17ab4d50943" ] }, { "id" : "ITEM-2",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"ITEM-2",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"ITEM-3",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"ITEM-3",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"mendeley" : { "formattedCitation" : "(Harvey et al., 2014; Seiler and Zwiers, 2016; Wang et al., 2017a)", "manualFormatting" : "(Harvey et al., 2014; Seiler and Zwiers, 2016; J. Wang et al., 2017a)", "plainTextFormattedCitation" : "(Harvey et al., 2014; Seiler and Zwiers, 2016; Wang et al., 2017a)", "previouslyFormattedCitation" : "(Harvey et al., 2014; Seiler and Zwiers, 2016; Wang et al., 2017a)" }, "properties" : { "noteIndex" : 0 }, "schema" : "https://github.com/citation-style-language/schema/raw/master/csl-citation.json" }</w:instrText>
      </w:r>
      <w:r w:rsidRPr="003862D0">
        <w:rPr>
          <w:lang w:val="en-GB"/>
        </w:rPr>
        <w:fldChar w:fldCharType="separate"/>
      </w:r>
      <w:r w:rsidR="00016735">
        <w:rPr>
          <w:noProof/>
          <w:lang w:val="en-GB"/>
        </w:rPr>
        <w:t xml:space="preserve">(Harvey et al., 2014; Seiler and Zwiers, 2016; </w:t>
      </w:r>
      <w:ins w:id="3296" w:author="Robin Matthews" w:date="2021-06-16T17:43:00Z">
        <w:r w:rsidR="00326855">
          <w:rPr>
            <w:noProof/>
            <w:lang w:val="en-GB"/>
          </w:rPr>
          <w:t xml:space="preserve">J. </w:t>
        </w:r>
      </w:ins>
      <w:r w:rsidR="00016735">
        <w:rPr>
          <w:noProof/>
          <w:lang w:val="en-GB"/>
        </w:rPr>
        <w:t>Wang et al., 2017a)</w:t>
      </w:r>
      <w:r w:rsidRPr="003862D0">
        <w:rPr>
          <w:lang w:val="en-GB"/>
        </w:rPr>
        <w:fldChar w:fldCharType="end"/>
      </w:r>
      <w:commentRangeEnd w:id="3295"/>
      <w:r w:rsidR="00016735">
        <w:rPr>
          <w:rStyle w:val="CommentReference"/>
        </w:rPr>
        <w:commentReference w:id="3295"/>
      </w:r>
      <w:r w:rsidRPr="003862D0">
        <w:rPr>
          <w:lang w:val="en-GB"/>
        </w:rPr>
        <w:t>.</w:t>
      </w:r>
      <w:del w:id="3297" w:author="Sara M Tuson" w:date="2021-07-15T20:27:00Z">
        <w:r w:rsidRPr="003862D0" w:rsidDel="00092429">
          <w:rPr>
            <w:lang w:val="en-GB"/>
          </w:rPr>
          <w:delText xml:space="preserve">  </w:delText>
        </w:r>
      </w:del>
      <w:ins w:id="3298" w:author="Sara M Tuson" w:date="2021-07-15T20:27:00Z">
        <w:r w:rsidR="00092429">
          <w:rPr>
            <w:lang w:val="en-GB"/>
          </w:rPr>
          <w:t xml:space="preserve"> </w:t>
        </w:r>
      </w:ins>
      <w:r w:rsidRPr="003862D0">
        <w:rPr>
          <w:lang w:val="en-GB"/>
        </w:rPr>
        <w:t xml:space="preserve">There are, however, regional exceptions such as in the northern North Pacific, where explosive and intense ETCs are projected to increase in association with the poleward shift of the jet and increased upper-level baroclinicity </w:t>
      </w:r>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"mendeley" : { "formattedCitation" : "(Seiler and Zwiers, 2016)", "plainTextFormattedCitation" : "(Seiler and Zwiers, 2016)", "previouslyFormattedCitation" : "(Seiler and Zwiers, 2016)" }, "properties" : { "noteIndex" : 0 }, "schema" : "https://github.com/citation-style-language/schema/raw/master/csl-citation.json" }</w:instrText>
      </w:r>
      <w:r w:rsidRPr="003862D0">
        <w:rPr>
          <w:lang w:val="en-GB"/>
        </w:rPr>
        <w:fldChar w:fldCharType="separate"/>
      </w:r>
      <w:r w:rsidR="00016735">
        <w:rPr>
          <w:noProof/>
          <w:lang w:val="en-GB"/>
        </w:rPr>
        <w:t>(Seiler and Zwiers, 2016)</w:t>
      </w:r>
      <w:r w:rsidRPr="003862D0">
        <w:rPr>
          <w:lang w:val="en-GB"/>
        </w:rPr>
        <w:fldChar w:fldCharType="end"/>
      </w:r>
      <w:r w:rsidRPr="003862D0">
        <w:rPr>
          <w:lang w:val="en-GB"/>
        </w:rPr>
        <w:t xml:space="preserve">. Eddy kinetic energy and intense cyclone activity </w:t>
      </w:r>
      <w:ins w:id="3299" w:author="Tom Maycock" w:date="2021-09-07T10:06:00Z">
        <w:r w:rsidR="00577A79">
          <w:rPr>
            <w:lang w:val="en-GB"/>
          </w:rPr>
          <w:t>are</w:t>
        </w:r>
      </w:ins>
      <w:commentRangeStart w:id="3300"/>
      <w:commentRangeStart w:id="3301"/>
      <w:del w:id="3302" w:author="Tom Maycock" w:date="2021-09-07T10:06:00Z">
        <w:r w:rsidRPr="003862D0" w:rsidDel="00577A79">
          <w:rPr>
            <w:lang w:val="en-GB"/>
          </w:rPr>
          <w:delText>is</w:delText>
        </w:r>
      </w:del>
      <w:commentRangeEnd w:id="3300"/>
      <w:r w:rsidR="00B073F5">
        <w:rPr>
          <w:rStyle w:val="CommentReference"/>
        </w:rPr>
        <w:commentReference w:id="3300"/>
      </w:r>
      <w:commentRangeEnd w:id="3301"/>
      <w:r w:rsidR="00577A79">
        <w:rPr>
          <w:rStyle w:val="CommentReference"/>
        </w:rPr>
        <w:commentReference w:id="3301"/>
      </w:r>
      <w:r w:rsidRPr="003862D0">
        <w:rPr>
          <w:lang w:val="en-GB"/>
        </w:rPr>
        <w:t xml:space="preserve"> also projected to decrease in the</w:t>
      </w:r>
      <w:r w:rsidR="0084081C">
        <w:rPr>
          <w:lang w:val="en-GB"/>
        </w:rPr>
        <w:t xml:space="preserve"> NH </w:t>
      </w:r>
      <w:r w:rsidRPr="003862D0">
        <w:rPr>
          <w:lang w:val="en-GB"/>
        </w:rPr>
        <w:t xml:space="preserve">summer in association with a weakening of the jet </w:t>
      </w:r>
      <w:r w:rsidRPr="003862D0">
        <w:rPr>
          <w:lang w:val="en-GB"/>
        </w:rPr>
        <w:fldChar w:fldCharType="begin" w:fldLock="1"/>
      </w:r>
      <w:r w:rsidR="00D90EAC">
        <w:rPr>
          <w:lang w:val="en-GB"/>
        </w:rPr>
        <w:instrText>ADDIN CSL_CITATION { "citationItems" : [ { "id" : "ITEM-1", "itemData" : { "DOI" : "10.1088/1748-9326/9/8/084002", "ISBN" : "0304-4602 (Print)$\\$r0304-4602 (Linking)", "ISSN" : "1748-9326", "PMID" : "15008560", "author" : [ { "dropping-particle" : "", "family" : "Lehmann", "given" : "Jascha", "non-dropping-particle" : "", "parse-names" : false, "suffix" : "" }, { "dropping-particle" : "", "family" : "Coumou", "given" : "Dim", "non-dropping-particle" : "", "parse-names" : false, "suffix" : "" }, { "dropping-particle" : "", "family" : "Frieler", "given" : "Katja", "non-dropping-particle" : "", "parse-names" : false, "suffix" : "" }, { "dropping-particle" : "V", "family" : "Eliseev", "given" : "Alexey", "non-dropping-particle" : "", "parse-names" : false, "suffix" : "" }, { "dropping-particle" : "", "family" : "Levermann", "given" : "Anders", "non-dropping-particle" : "", "parse-names" : false, "suffix" : "" } ], "container-title" : "Environmental Research Letters", "id" : "ITEM-1", "issue" : "8", "issued" : { "date-parts" : [ [ "2014", "8", "1" ] ] }, "page" : "084002", "publisher" : "IOP Publishing", "title" : "Future changes in extratropical storm tracks and baroclinicity under climate change", "translator" : [ { "dropping-particle" : "", "family" : "K3663", "given" : "", "non-dropping-particle" : "", "parse-names" : false, "suffix" : "" } ], "type" : "article-journal", "volume" : "9" }, "uris" : [ "http://www.mendeley.com/documents/?uuid=629685a7-00e1-4ce9-b869-3739dbc3478a" ] }, { "id" : "ITEM-2", "itemData" : { "DOI" : "10.1002/2016GL068172", "ISBN" : "0094-8276", "ISSN" : "00948276", "abstract" : "Extratropical cyclones cause much of the high-impact weather over the midlatitudes. With increasing greenhouse gases, enhanced high-latitude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"16" ] ] }, "page" : "2200-2208", "title" : "Observed and projected decrease in Northern Hemisphere extratropical cyclone activity in summer and its impacts on maximum temperature", "translator" : [ { "dropping-particle" : "", "family" : "K3665", "given" : "", "non-dropping-particle" : "", "parse-names" : false, "suffix" : "" } ], "type" : "article-journal", "volume" : "43" }, "uris" : [ "http://www.mendeley.com/documents/?uuid=4314710b-4d8d-4b5e-9196-89af50978393" ] } ], "mendeley" : { "formattedCitation" : "(Lehmann et al., 2014; Chang et al., 2016)", "plainTextFormattedCitation" : "(Lehmann et al., 2014; Chang et al., 2016)", "previouslyFormattedCitation" : "(Lehmann et al., 2014; Chang et al., 2016)" }, "properties" : { "noteIndex" : 0 }, "schema" : "https://github.com/citation-style-language/schema/raw/master/csl-citation.json" }</w:instrText>
      </w:r>
      <w:r w:rsidRPr="003862D0">
        <w:rPr>
          <w:lang w:val="en-GB"/>
        </w:rPr>
        <w:fldChar w:fldCharType="separate"/>
      </w:r>
      <w:r w:rsidR="00016735">
        <w:rPr>
          <w:noProof/>
          <w:lang w:val="en-GB"/>
        </w:rPr>
        <w:t>(Lehmann et al., 2014; Chang et al., 2016)</w:t>
      </w:r>
      <w:r w:rsidRPr="003862D0">
        <w:rPr>
          <w:lang w:val="en-GB"/>
        </w:rPr>
        <w:fldChar w:fldCharType="end"/>
      </w:r>
      <w:r w:rsidRPr="003862D0">
        <w:rPr>
          <w:lang w:val="en-GB"/>
        </w:rPr>
        <w:t xml:space="preserve">. </w:t>
      </w:r>
      <w:ins w:id="3303" w:author="Sara M Tuson" w:date="2021-07-22T16:51:00Z">
        <w:r w:rsidR="00B073F5" w:rsidRPr="00B073F5">
          <w:rPr>
            <w:lang w:val="en-GB"/>
          </w:rPr>
          <w:t xml:space="preserve">However, explosive cyclones tend </w:t>
        </w:r>
        <w:commentRangeStart w:id="3304"/>
        <w:r w:rsidR="00B073F5" w:rsidRPr="00B073F5">
          <w:rPr>
            <w:lang w:val="en-GB"/>
          </w:rPr>
          <w:t>to be represented as too weak in climate models</w:t>
        </w:r>
        <w:r w:rsidR="00B073F5">
          <w:rPr>
            <w:lang w:val="en-GB"/>
          </w:rPr>
          <w:t xml:space="preserve"> </w:t>
        </w:r>
        <w:commentRangeEnd w:id="3304"/>
        <w:r w:rsidR="00B073F5">
          <w:rPr>
            <w:rStyle w:val="CommentReference"/>
          </w:rPr>
          <w:commentReference w:id="3304"/>
        </w:r>
      </w:ins>
      <w:del w:id="3305" w:author="Sara M Tuson" w:date="2021-07-22T16:51:00Z">
        <w:r w:rsidRPr="003862D0" w:rsidDel="00B073F5">
          <w:rPr>
            <w:lang w:val="en-GB"/>
          </w:rPr>
          <w:delText xml:space="preserve">However, climate models tend to have too weak explosive cyclones </w:delText>
        </w:r>
      </w:del>
      <w:r w:rsidRPr="003862D0">
        <w:rPr>
          <w:lang w:val="en-GB"/>
        </w:rPr>
        <w:fldChar w:fldCharType="begin" w:fldLock="1"/>
      </w:r>
      <w:r w:rsidR="00615634">
        <w:rPr>
          <w:lang w:val="en-GB"/>
        </w:rPr>
        <w:instrText>ADDIN CSL_CITATION { "citationItems" : [ { "id" : "ITEM-1", "itemData" : { "DOI" : "10.1007/s00382-015-2791-y", "ISSN" : "0930-7575", "abstract" : "Explosive cyclones are rapidly intensifying low pressure systems generating severe wind speeds and heavy precipitation primarily in coastal and marine environments. This study presents the first analysis on how explosive cyclones respond to climate change in the extratropics of the Northern Hemisphere. An objective-feature tracking algorithm is used to identify and track cyclones from 23 CMIP5 climate models for the recent past (1981\u20131999) and future (2081\u20132099). Explosive cyclones are projected to shift northwards by about (Formula presented.) latitude on average in the northern Pacific, with fewer and weaker events south of (Formula presented.), and more frequent and stronger events north of this latitude. This shift is correlated with a poleward shift of the jet stream in the inter-model spread ((Formula presented.)). In the Atlantic, the total number of explosive cyclones is projected to decrease by about 17 % when averaging across models, with the largest changes occurring along North America's East Coast. This reduction is correlated with a decline in the lower-tropospheric Eady growth rate ((Formula presented.)), and is stronger for models with smaller frequency biases ((Formula presented.)). The same region is also projected to experience a small intensification of explosive cyclones, with larger vorticity values for models that predict stronger increases in the speed of the jet stream ((Formula presented.)). This strengthening of the jet stream is correlated with an enhanced sea surface temperature gradient in the North Atlantic ((Formula presented.)). The inverse relationship between model bias and projection, and the role of model resolution are discussed.", "author" : [ { "dropping-particle" : "", "family" : "Seiler", "given" : "C", "non-dropping-particle" : "", "parse-names" : false, "suffix" : "" }, { "dropping-particle" : "", "family" : "Zwiers", "given" : "F W", "non-dropping-particle" : "", "parse-names" : false, "suffix" : "" } ], "container-title" : "Climate Dynamics", "id" : "ITEM-1", "issue" : "11-12", "issued" : { "date-parts" : [ [ "2016", "6", "12" ] ] }, "page" : "3633-3644", "publisher" : "Springer Berlin Heidelberg", "title" : "How will climate change affect explosive cyclones in the extratropics of the Northern Hemisphere?", "translator" : [ { "dropping-particle" : "", "family" : "K3836", "given" : "", "non-dropping-particle" : "", "parse-names" : false, "suffix" : "" } ], "type" : "article-journal", "volume" : "46" }, "uris" : [ "http://www.mendeley.com/documents/?uuid=06b55ca1-5a6b-44a9-8b91-9ab085193158"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"6", "17" ] ] }, "page" : "6315-6343", "title" : "An Overview of the Extratropical Storm Tracks in CMIP6 Historical Simulations", "translator" : [ { "dropping-particle" : "", "family" : "K4945", "given" : "", "non-dropping-particle" : "", "parse-names" : false, "suffix" : "" } ], "type" : "article-journal", "volume" : "33" }, "uris" : [ "http://www.mendeley.com/documents/?uuid=b81448ed-f26f-436c-b2a9-09e14bb67c32" ] } ], "mendeley" : { "formattedCitation" : "(Seiler and Zwiers, 2016; Priestley et al., 2020)", "plainTextFormattedCitation" : "(Seiler and Zwiers, 2016; Priestley et al., 2020)", "previouslyFormattedCitation" : "(Seiler and Zwiers, 2016; Priestley et al., 2020)" }, "properties" : { "noteIndex" : 0 }, "schema" : "https://github.com/citation-style-language/schema/raw/master/csl-citation.json" }</w:instrText>
      </w:r>
      <w:r w:rsidRPr="003862D0">
        <w:rPr>
          <w:lang w:val="en-GB"/>
        </w:rPr>
        <w:fldChar w:fldCharType="separate"/>
      </w:r>
      <w:r w:rsidR="00016735">
        <w:rPr>
          <w:noProof/>
          <w:lang w:val="en-GB"/>
        </w:rPr>
        <w:t>(Seiler and Zwiers, 2016; Priestley et al., 2020)</w:t>
      </w:r>
      <w:r w:rsidRPr="003862D0">
        <w:rPr>
          <w:lang w:val="en-GB"/>
        </w:rPr>
        <w:fldChar w:fldCharType="end"/>
      </w:r>
      <w:r w:rsidRPr="003862D0">
        <w:rPr>
          <w:lang w:val="en-GB"/>
        </w:rPr>
        <w:t>, though this bias seems to be reduced in high</w:t>
      </w:r>
      <w:r w:rsidR="00DA0391" w:rsidRPr="003862D0">
        <w:rPr>
          <w:lang w:val="en-GB"/>
        </w:rPr>
        <w:t>-</w:t>
      </w:r>
      <w:r w:rsidRPr="003862D0">
        <w:rPr>
          <w:lang w:val="en-GB"/>
        </w:rPr>
        <w:t xml:space="preserve">resolution simulations </w:t>
      </w:r>
      <w:r w:rsidRPr="003862D0">
        <w:rPr>
          <w:lang w:val="en-GB"/>
        </w:rPr>
        <w:fldChar w:fldCharType="begin" w:fldLock="1"/>
      </w:r>
      <w:r w:rsidR="003B032B">
        <w:rPr>
          <w:lang w:val="en-GB"/>
        </w:rPr>
        <w:instrText>ADDIN CSL_CITATION { "citationItems" : [ { "id" : "ITEM-1", "itemData" : { "DOI" : "10.1088/1748-9326/ab88fa", "ISSN" : "1748-9326",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"Jiaxiang", "given" : "Gao", "non-dropping-particle" : "", "parse-names" : false, "suffix" : "" }, { "dropping-particle" : "", "family" : "Shoshiro", "given" : "Minobe",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"Vanni\u00e8re", "given" : "Beno\u00eet", "non-dropping-particle" : "", "parse-names" : false, "suffix" : "" }, { "dropping-particle" : "", "family" : "Vidale", "given" : "Pier Luigi", "non-dropping-particle" : "", "parse-names" : false, "suffix" : "" } ], "container-title" : "Environmental Research Letters", "id" : "ITEM-1", "issue" : "8", "issued" : { "date-parts" : [ [ "2020", "7", "24" ] ] }, "page" : "084001", "publisher" : "{IOP} Publishing", "title" : "Influence of model resolution on bomb cyclones revealed by HighResMIP-PRIMAVERA simulations", "translator" : [ { "dropping-particle" : "", "family" : "K2264", "given" : "", "non-dropping-particle" : "", "parse-names" : false, "suffix" : "" } ], "type" : "article-journal", "volume" : "15" }, "uris" : [ "http://www.mendeley.com/documents/?uuid=c2bf0253-78be-460f-ba82-e8f2711f3a0d" ] } ], "mendeley" : { "formattedCitation" : "(Jiaxiang et al., 2020)", "plainTextFormattedCitation" : "(Jiaxiang et al., 2020)", "previouslyFormattedCitation" : "(Jiaxiang et al., 2020)" }, "properties" : { "noteIndex" : 0 }, "schema" : "https://github.com/citation-style-language/schema/raw/master/csl-citation.json" }</w:instrText>
      </w:r>
      <w:r w:rsidRPr="003862D0">
        <w:rPr>
          <w:lang w:val="en-GB"/>
        </w:rPr>
        <w:fldChar w:fldCharType="separate"/>
      </w:r>
      <w:r w:rsidR="00016735">
        <w:rPr>
          <w:noProof/>
          <w:lang w:val="en-GB"/>
        </w:rPr>
        <w:t>(Jiaxiang et al., 2020)</w:t>
      </w:r>
      <w:r w:rsidRPr="003862D0">
        <w:rPr>
          <w:lang w:val="en-GB"/>
        </w:rPr>
        <w:fldChar w:fldCharType="end"/>
      </w:r>
      <w:r w:rsidRPr="003862D0">
        <w:rPr>
          <w:lang w:val="en-GB"/>
        </w:rPr>
        <w:t xml:space="preserve">. </w:t>
      </w:r>
      <w:r w:rsidR="0011494F" w:rsidRPr="003862D0">
        <w:rPr>
          <w:lang w:val="en-GB"/>
        </w:rPr>
        <w:t>Furthermore</w:t>
      </w:r>
      <w:r w:rsidRPr="003862D0">
        <w:rPr>
          <w:lang w:val="en-GB"/>
        </w:rPr>
        <w:t xml:space="preserve">, models may not fully capture the contribution of the future increase in mesoscale latent heating to cyclone intensification </w:t>
      </w:r>
      <w:commentRangeStart w:id="3306"/>
      <w:r w:rsidRPr="003862D0">
        <w:rPr>
          <w:lang w:val="en-GB"/>
        </w:rPr>
        <w:t>(Li et al., 2014; Pfahl et al., 2015; Willison et al., 2015; Michaelis et al., 2017)</w:t>
      </w:r>
      <w:commentRangeEnd w:id="3306"/>
      <w:r w:rsidR="00DB2266">
        <w:rPr>
          <w:rStyle w:val="CommentReference"/>
        </w:rPr>
        <w:commentReference w:id="3306"/>
      </w:r>
      <w:r w:rsidR="004D176A" w:rsidRPr="003862D0">
        <w:rPr>
          <w:lang w:val="en-GB"/>
        </w:rPr>
        <w:t>. In conclusion</w:t>
      </w:r>
      <w:r w:rsidRPr="003862D0">
        <w:rPr>
          <w:lang w:val="en-GB"/>
        </w:rPr>
        <w:t xml:space="preserve">, there is only </w:t>
      </w:r>
      <w:r w:rsidRPr="003862D0">
        <w:rPr>
          <w:i/>
          <w:iCs/>
          <w:lang w:val="en-GB"/>
        </w:rPr>
        <w:lastRenderedPageBreak/>
        <w:t>medium confidence</w:t>
      </w:r>
      <w:r w:rsidRPr="003862D0">
        <w:rPr>
          <w:lang w:val="en-GB"/>
        </w:rPr>
        <w:t xml:space="preserve"> in the projected decrease in the frequency of intense</w:t>
      </w:r>
      <w:r w:rsidR="0084081C">
        <w:rPr>
          <w:lang w:val="en-GB"/>
        </w:rPr>
        <w:t xml:space="preserve"> NH </w:t>
      </w:r>
      <w:r w:rsidRPr="003862D0">
        <w:rPr>
          <w:lang w:val="en-GB"/>
        </w:rPr>
        <w:t>ETCs.</w:t>
      </w:r>
    </w:p>
    <w:p w14:paraId="100BD970" w14:textId="77777777" w:rsidR="00BC572A" w:rsidRPr="003862D0" w:rsidRDefault="00BC572A" w:rsidP="00BC572A">
      <w:pPr>
        <w:pStyle w:val="AR6BodyText"/>
        <w:rPr>
          <w:lang w:val="en-GB"/>
        </w:rPr>
      </w:pPr>
      <w:r w:rsidRPr="003862D0">
        <w:rPr>
          <w:lang w:val="en-GB"/>
        </w:rPr>
        <w:t xml:space="preserve"> </w:t>
      </w:r>
    </w:p>
    <w:p w14:paraId="31A1543D" w14:textId="43FAFA47" w:rsidR="00BC572A" w:rsidRPr="003862D0" w:rsidRDefault="00BC572A" w:rsidP="00BC572A">
      <w:pPr>
        <w:pStyle w:val="AR6BodyText"/>
        <w:rPr>
          <w:lang w:val="en-GB"/>
        </w:rPr>
      </w:pPr>
      <w:r w:rsidRPr="003862D0">
        <w:rPr>
          <w:lang w:val="en-GB"/>
        </w:rPr>
        <w:t>In contrast to the N</w:t>
      </w:r>
      <w:ins w:id="3307" w:author="Sara M Tuson" w:date="2021-07-15T15:26:00Z">
        <w:r w:rsidR="0099645F">
          <w:rPr>
            <w:lang w:val="en-GB"/>
          </w:rPr>
          <w:t xml:space="preserve">orthern </w:t>
        </w:r>
      </w:ins>
      <w:r w:rsidRPr="003862D0">
        <w:rPr>
          <w:lang w:val="en-GB"/>
        </w:rPr>
        <w:t>H</w:t>
      </w:r>
      <w:ins w:id="3308" w:author="Sara M Tuson" w:date="2021-07-15T15:26:00Z">
        <w:r w:rsidR="0099645F">
          <w:rPr>
            <w:lang w:val="en-GB"/>
          </w:rPr>
          <w:t>emisphere</w:t>
        </w:r>
      </w:ins>
      <w:r w:rsidRPr="003862D0">
        <w:rPr>
          <w:lang w:val="en-GB"/>
        </w:rPr>
        <w:t xml:space="preserve">, </w:t>
      </w:r>
      <w:r w:rsidR="00152F5E" w:rsidRPr="003862D0">
        <w:rPr>
          <w:lang w:val="en-GB"/>
        </w:rPr>
        <w:t xml:space="preserve">the </w:t>
      </w:r>
      <w:ins w:id="3309" w:author="Sara M Tuson" w:date="2021-07-15T15:26: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310" w:author="Sara M Tuson" w:date="2021-07-15T15:26:00Z">
        <w:r w:rsidR="00152F5E" w:rsidRPr="003862D0" w:rsidDel="0099645F">
          <w:rPr>
            <w:lang w:val="en-GB"/>
          </w:rPr>
          <w:delText>SH</w:delText>
        </w:r>
      </w:del>
      <w:r w:rsidR="00152F5E" w:rsidRPr="003862D0">
        <w:rPr>
          <w:lang w:val="en-GB"/>
        </w:rPr>
        <w:t xml:space="preserve"> shows an increase in the frequency of intense ETCs in </w:t>
      </w:r>
      <w:r w:rsidRPr="003862D0">
        <w:rPr>
          <w:lang w:val="en-GB"/>
        </w:rPr>
        <w:t xml:space="preserve">CMIP5 models </w:t>
      </w:r>
      <w:r w:rsidRPr="003862D0">
        <w:rPr>
          <w:lang w:val="en-GB"/>
        </w:rPr>
        <w:fldChar w:fldCharType="begin" w:fldLock="1"/>
      </w:r>
      <w:r w:rsidR="00D90EAC">
        <w:rPr>
          <w:lang w:val="en-GB"/>
        </w:rPr>
        <w:instrText>ADDIN CSL_CITATION { "citationItems" : [ { "id" : "ITEM-1", "itemData" : { "DOI" : "10.1175/JCLI-D-16-0553.1", "ISSN" : "0894-8755", "abstract" : "Extratropical cyclones are responsible for much of the extreme weather in the midlatitudes; thus, how these cyclones may change under increasing greenhouse gas forcing is of much general interest. Previous studies have suggested a poleward shift in the location of these cyclones, but how the intensity may change remains uncertain, especially in terms of maximum wind speed. In this study, projected changes in extreme cyclones in the Southern Hemisphere, based on 26 models participating in phase 5 of the Coupled Model Intercomparison Project (CMIP5), are presented. Multiple definitions of extreme cyclones have been examined, including intensity exceeding constant thresholds of sea level pressure perturbations, 850-hPa vorticity, and 850-hPa winds, as well as variable thresholds corresponding to a top-5 or top-1 cyclone per winter month in these three parameters and the near-surface winds. Results presented show that CMIP5 models project a significant increase in the frequency of extreme cyclones in all four seasons regardless of the definition, with over 88% of the models projecting an increase. Spatial patterns of increase are also consistent, with the largest increase projected between 45\u00b0 and 60\u00b0S, extending from the South Atlantic across the south Indian Ocean into the Pacific. The projected increases in cyclone statistics are consistent with those in Eulerian statistics, such as sea level pressure (SLP) variance. However, while the projected increase in SLP variance can be linked to increase in the mean available potential energy (MAPE), the increases in cyclone statistics are not well correlated with those in MAPE.", "author" : [ { "dropping-particle" : "", "family" : "Chang", "given" : "Edmund K.-M.", "non-dropping-particle" : "", "parse-names" : false, "suffix" : "" } ], "container-title" : "Journal of Climate", "id" : "ITEM-1", "issue" : "13", "issued" : { "date-parts" : [ [ "2017", "7" ] ] }, "page" : "4915-4935", "title" : "Projected Significant Increase in the Number of Extreme Extratropical Cyclones in the Southern Hemisphere", "translator" : [ { "dropping-particle" : "", "family" : "K3662", "given" : "", "non-dropping-particle" : "", "parse-names" : false, "suffix" : "" } ], "type" : "article-journal", "volume" : "30" }, "uris" : [ "http://www.mendeley.com/documents/?uuid=f854f1d5-da7d-4935-9c21-ed93fd0c78e4" ] } ], "mendeley" : { "formattedCitation" : "(Chang, 2017)", "plainTextFormattedCitation" : "(Chang, 2017)", "previouslyFormattedCitation" : "(Chang, 2017)" }, "properties" : { "noteIndex" : 0 }, "schema" : "https://github.com/citation-style-language/schema/raw/master/csl-citation.json" }</w:instrText>
      </w:r>
      <w:r w:rsidRPr="003862D0">
        <w:rPr>
          <w:lang w:val="en-GB"/>
        </w:rPr>
        <w:fldChar w:fldCharType="separate"/>
      </w:r>
      <w:r w:rsidR="00016735">
        <w:rPr>
          <w:noProof/>
          <w:lang w:val="en-GB"/>
        </w:rPr>
        <w:t>(Chang, 2017)</w:t>
      </w:r>
      <w:r w:rsidRPr="003862D0">
        <w:rPr>
          <w:lang w:val="en-GB"/>
        </w:rPr>
        <w:fldChar w:fldCharType="end"/>
      </w:r>
      <w:r w:rsidRPr="003862D0">
        <w:rPr>
          <w:lang w:val="en-GB"/>
        </w:rPr>
        <w:t>, and</w:t>
      </w:r>
      <w:r w:rsidR="004D176A" w:rsidRPr="003862D0">
        <w:rPr>
          <w:lang w:val="en-GB"/>
        </w:rPr>
        <w:t xml:space="preserve"> there is </w:t>
      </w:r>
      <w:r w:rsidR="004D176A" w:rsidRPr="003862D0">
        <w:rPr>
          <w:i/>
          <w:iCs/>
          <w:lang w:val="en-GB"/>
        </w:rPr>
        <w:t>high confidence</w:t>
      </w:r>
      <w:r w:rsidR="004D176A" w:rsidRPr="003862D0">
        <w:rPr>
          <w:lang w:val="en-GB"/>
        </w:rPr>
        <w:t xml:space="preserve"> that</w:t>
      </w:r>
      <w:r w:rsidRPr="003862D0">
        <w:rPr>
          <w:lang w:val="en-GB"/>
        </w:rPr>
        <w:t xml:space="preserve"> wind speeds associated with ETCs are expected to intensify in the</w:t>
      </w:r>
      <w:r w:rsidR="0084081C">
        <w:rPr>
          <w:lang w:val="en-GB"/>
        </w:rPr>
        <w:t xml:space="preserve"> SH </w:t>
      </w:r>
      <w:r w:rsidRPr="003862D0">
        <w:rPr>
          <w:lang w:val="en-GB"/>
        </w:rPr>
        <w:t>storm track for high emission scenarios. These changes in intensity are accompanied by an overall southward shift of the</w:t>
      </w:r>
      <w:r w:rsidR="0084081C">
        <w:rPr>
          <w:lang w:val="en-GB"/>
        </w:rPr>
        <w:t xml:space="preserve"> SH </w:t>
      </w:r>
      <w:r w:rsidRPr="003862D0">
        <w:rPr>
          <w:lang w:val="en-GB"/>
        </w:rPr>
        <w:t>winter storm track (</w:t>
      </w:r>
      <w:r w:rsidR="00FA6D4F" w:rsidRPr="003862D0">
        <w:rPr>
          <w:lang w:val="en-GB"/>
        </w:rPr>
        <w:t>Figure 4.27</w:t>
      </w:r>
      <w:r w:rsidRPr="003862D0">
        <w:rPr>
          <w:lang w:val="en-GB"/>
        </w:rPr>
        <w:t>b) due to the poleward shift in the upper</w:t>
      </w:r>
      <w:r w:rsidR="00DA0391" w:rsidRPr="003862D0">
        <w:rPr>
          <w:lang w:val="en-GB"/>
        </w:rPr>
        <w:t>-</w:t>
      </w:r>
      <w:r w:rsidRPr="003862D0">
        <w:rPr>
          <w:lang w:val="en-GB"/>
        </w:rPr>
        <w:t xml:space="preserve">level jet and the increase in the meridional SST gradient linked to the slower warming of the Southern Ocean </w:t>
      </w:r>
      <w:r w:rsidRPr="003862D0">
        <w:rPr>
          <w:lang w:val="en-GB"/>
        </w:rPr>
        <w:fldChar w:fldCharType="begin" w:fldLock="1"/>
      </w:r>
      <w:r w:rsidR="00615634">
        <w:rPr>
          <w:lang w:val="en-GB"/>
        </w:rPr>
        <w:instrText>ADDIN CSL_CITATION { "citationItems" : [ { "id" : "ITEM-1", "itemData" : { "DOI" : "10.1002/joc.3917", "ISSN" : "08998418", "abstract" : "This article investigates extratropical winter cyclone activity in the Southern Hemisphere (SH) in a multimodel ensemble (MME) of coupled atmosphere-ocean general circulation model (AOGCM) simulations of recent and potential future climate conditions. Most individual models and also the ensemble mean yield good reproductions of the typical cyclone characteristics found in reanalysis data, although some individual models show peculiarities, and a large inter-model spread in terms of quantity of identified cyclone tracks is found. We use a scaling approach to combine the cyclone statistics from different models into a MME. In the future climate simulations, the total number of SH cyclones is reduced, whereas an increased number of strong cyclones is found in most models and in the ensemble mean. The long term trend with respect to all cyclones is a robust feature throughout the simulations. It is associated with a general poleward shift, shown to be related to both tropical upper tropospheric warming and shifting meridional sea surface temperature gradients in the Southern Ocean. The magnitude of increased strong cyclone activity has a focus on the Eastern Hemisphere. It is clearly influenced by natural variability and thus depends on specific time periods considered. \u00a92014 Royal Meteorological Society.", "author" : [ { "dropping-particle" : "", "family" : "Grieger", "given" : "J", "non-dropping-particle" : "", "parse-names" : false, "suffix" : "" }, { "dropping-particle" : "", "family" : "Leckebusch", "given" : "G.C.", "non-dropping-particle" : "", "parse-names" : false, "suffix" : "" }, { "dropping-particle" : "", "family" : "Donat", "given" : "M.G.", "non-dropping-particle" : "", "parse-names" : false, "suffix" : "" }, { "dropping-particle" : "", "family" : "Schuster", "given" : "M", "non-dropping-particle" : "", "parse-names" : false, "suffix" : "" }, { "dropping-particle" : "", "family" : "Ulbrich", "given" : "U", "non-dropping-particle" : "", "parse-names" : false, "suffix" : "" } ], "container-title" : "International Journal of Climatology", "id" : "ITEM-1", "issue" : "12", "issued" : { "date-parts" : [ [ "2014", "10" ] ] }, "page" : "3400-3416", "title" : "Southern Hemisphere winter cyclone activity under recent and future climate conditions in multi-model AOGCM simulations", "translator" : [ { "dropping-particle" : "", "family" : "K3660", "given" : "", "non-dropping-particle" : "", "parse-names" : false, "suffix" : "" } ], "type" : "article-journal", "volume" : "34" }, "uris" : [ "http://www.mendeley.com/documents/?uuid=7e2cb570-7823-4570-91e1-08a42e424006" ] } ], "mendeley" : { "formattedCitation" : "(Grieger et al., 2014)", "plainTextFormattedCitation" : "(Grieger et al., 2014)", "previouslyFormattedCitation" : "(Grieger et al., 2014)" }, "properties" : { "noteIndex" : 0 }, "schema" : "https://github.com/citation-style-language/schema/raw/master/csl-citation.json" }</w:instrText>
      </w:r>
      <w:r w:rsidRPr="003862D0">
        <w:rPr>
          <w:lang w:val="en-GB"/>
        </w:rPr>
        <w:fldChar w:fldCharType="separate"/>
      </w:r>
      <w:r w:rsidR="00016735">
        <w:rPr>
          <w:noProof/>
          <w:lang w:val="en-GB"/>
        </w:rPr>
        <w:t>(Grieger et al., 2014)</w:t>
      </w:r>
      <w:r w:rsidRPr="003862D0">
        <w:rPr>
          <w:lang w:val="en-GB"/>
        </w:rPr>
        <w:fldChar w:fldCharType="end"/>
      </w:r>
      <w:del w:id="3311" w:author="Robin Matthews" w:date="2021-06-16T19:03:00Z">
        <w:r w:rsidRPr="003862D0" w:rsidDel="000B7CB3">
          <w:rPr>
            <w:lang w:val="en-GB"/>
          </w:rPr>
          <w:delText xml:space="preserve"> </w:delText>
        </w:r>
      </w:del>
      <w:r w:rsidRPr="003862D0">
        <w:rPr>
          <w:lang w:val="en-GB"/>
        </w:rPr>
        <w:t xml:space="preserve">. </w:t>
      </w:r>
    </w:p>
    <w:p w14:paraId="152964A1" w14:textId="77777777" w:rsidR="00BC572A" w:rsidRPr="003862D0" w:rsidRDefault="00BC572A" w:rsidP="00BC572A">
      <w:pPr>
        <w:pStyle w:val="AR6BodyText"/>
        <w:rPr>
          <w:lang w:val="en-GB"/>
        </w:rPr>
      </w:pPr>
    </w:p>
    <w:p w14:paraId="70063E5D" w14:textId="34F6512C" w:rsidR="00BC572A" w:rsidRPr="003862D0" w:rsidRDefault="00BC572A" w:rsidP="00BC572A">
      <w:pPr>
        <w:pStyle w:val="AR6BodyText"/>
        <w:rPr>
          <w:lang w:val="en-GB"/>
        </w:rPr>
      </w:pPr>
      <w:r w:rsidRPr="003862D0">
        <w:rPr>
          <w:lang w:val="en-GB"/>
        </w:rPr>
        <w:t xml:space="preserve">Regardless of dynamical intensity changes,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lang w:val="en-GB"/>
        </w:rPr>
        <w:t>the number of ETC</w:t>
      </w:r>
      <w:r w:rsidR="004D176A" w:rsidRPr="003862D0">
        <w:rPr>
          <w:lang w:val="en-GB"/>
        </w:rPr>
        <w:t>s</w:t>
      </w:r>
      <w:r w:rsidRPr="003862D0">
        <w:rPr>
          <w:lang w:val="en-GB"/>
        </w:rPr>
        <w:t xml:space="preserve"> associated with extreme precipitation is projected to increase with warming, due to the increase</w:t>
      </w:r>
      <w:ins w:id="3312" w:author="Sara M Tuson" w:date="2021-07-20T08:09:00Z">
        <w:r w:rsidR="00815BFF">
          <w:rPr>
            <w:lang w:val="en-GB"/>
          </w:rPr>
          <w:t>d</w:t>
        </w:r>
      </w:ins>
      <w:r w:rsidRPr="003862D0">
        <w:rPr>
          <w:lang w:val="en-GB"/>
        </w:rPr>
        <w:t xml:space="preserve"> moisture-loading capacity of the atmosphere </w:t>
      </w:r>
      <w:ins w:id="3313" w:author="Ian Blenkinsop" w:date="2021-07-27T13:29:00Z">
        <w:r w:rsidR="0084081C" w:rsidRPr="003862D0">
          <w:rPr>
            <w:lang w:val="en-GB"/>
          </w:rPr>
          <w:t>(Section 8.4.2</w:t>
        </w:r>
        <w:r w:rsidR="0084081C">
          <w:rPr>
            <w:lang w:val="en-GB"/>
          </w:rPr>
          <w:t xml:space="preserve">; </w:t>
        </w:r>
      </w:ins>
      <w:r w:rsidRPr="003862D0">
        <w:rPr>
          <w:lang w:val="en-GB"/>
        </w:rPr>
        <w:fldChar w:fldCharType="begin" w:fldLock="1"/>
      </w:r>
      <w:r w:rsidR="00CD3B49">
        <w:rPr>
          <w:lang w:val="en-GB"/>
        </w:rPr>
        <w:instrText>ADDIN CSL_CITATION { "citationItems" : [ { "id" : "ITEM-1", "itemData" : { "DOI" : "10.1007/s00382-016-3410-2", "ISSN" : "0930-7575", "abstract" : "\u00a92016 Springer-Verlag Berlin HeidelbergThe extratropical precipitation response to global warming is investigated within a 30-member initial condition climate model ensemble. As in observations, modeled cyclonic precipitation contributes a large fraction of extratropical precipitation, especially over the ocean and in the winter hemisphere. When compared to present day, the ensemble projects increased cyclone-associated precipitation under twenty-first century business-as-usual greenhouse gas forcing. While the cyclone-associated precipitation response is weaker in the near-future (2016\u20132035) than in the far-future (2081\u20132100), both future periods have similar patterns of response. Though cyclone frequency changes are important regionally, most of the increased cyclone-associated precipitation results from increased within-cyclone precipitation. Consistent with this result, cyclone-centric composites show statistically significant precipitation increases in all cyclone sectors. Decomposition into thermodynamic (mean cyclone water vapor path) and dynamic (mean cyclone wind speed) contributions shows that thermodynamics explains 92 and 95% of the near-future and far-future within-cyclone precipitation increases respectively. Surprisingly, the influence of dynamics on future cyclonic precipitation changes is negligible. In addition, the forced response exceeds internal variability in both future time periods. Overall, this work suggests that future cyclonic precipitation changes will result primarily from increased moisture availability in a warmer world, with secondary contributions from changes in cyclone frequency and cyclone dynamics.", "author" : [ { "dropping-particle" : "", "family" : "Yettella", "given" : "Vineel", "non-dropping-particle" : "", "parse-names" : false, "suffix" : "" }, { "dropping-particle" : "", "family" : "Kay", "given" : "Jennifer E", "non-dropping-particle" : "", "parse-names" : false, "suffix" : "" } ], "container-title" : "Climate Dynamics", "id" : "ITEM-1", "issue" : "5-6", "issued" : { "date-parts" : [ [ "2017", "9", "27" ] ] }, "page" : "1765-1781", "publisher" : "Springer Berlin Heidelberg", "title" : "How will precipitation change in extratropical cyclones as the planet warms? Insights from a large initial condition climate model ensemble", "translator" : [ { "dropping-particle" : "", "family" : "K3658", "given" : "", "non-dropping-particle" : "", "parse-names" : false, "suffix" : "" } ], "type" : "article-journal", "volume" : "49" }, "uris" : [ "http://www.mendeley.com/documents/?uuid=ca6640fb-16bf-47d7-877a-ed7d8f2c67c5" ] }, { "id" : "ITEM-2", "itemData" : { "DOI" : "10.1088/1748-9326/aaed59", "ISSN" : "1748-9326", "abstract" : "For the Northern Hemisphere extratropics, changes in the mid-latitude storm tracks are key to understanding the impacts of climate warming, but projections of their future location in current climate models are affected by large uncertainty. Here, we show that in spite of this uncertainty in the atmospheric circulation response to warming, by analysing the behaviour of the storms (or extratropical cyclones) themselves, projections of change in the number of the most intensely precipitating extratropical cyclones are substantial and consistent across models. In particular, we show large increases in the frequency of extreme extratropical cyclones (those above the present day 99th percentile of precipitation intensity) by the end of the century. In both Europe and North America, these intensely precipitating extratropical cyclones are projected to more than triple in number by the end of the century unless greenhouse gas emissions are mitigated. Such changes in extratropical cyclone behaviour may have major impacts on society given intensely precipitating extratropical cyclones are responsible for many large-scale flooding events, and associated severe economic losses, in these regions.", "author" : [ { "dropping-particle" : "", "family" : "Hawcroft", "given" : "Matt", "non-dropping-particle" : "", "parse-names" : false, "suffix" : "" }, { "dropping-particle" : "", "family" : "Walsh", "given" : "Ella", "non-dropping-particle" : "", "parse-names" : false, "suffix" : "" }, { "dropping-particle" : "", "family" : "Hodges", "given" : "Kevin", "non-dropping-particle" : "", "parse-names" : false, "suffix" : "" }, { "dropping-particle" : "", "family" : "Zappa", "given" : "Giuseppe", "non-dropping-particle" : "", "parse-names" : false, "suffix" : "" } ], "container-title" : "Environmental Research Letters", "id" : "ITEM-2", "issue" : "12", "issued" : { "date-parts" : [ [ "2018", "11", "26" ] ] }, "page" : "124006", "publisher" : "IOP Publishing", "title" : "Significantly increased extreme precipitation expected in Europe and North America from extratropical cyclones", "translator" : [ { "dropping-particle" : "", "family" : "K3657", "given" : "", "non-dropping-particle" : "", "parse-names" : false, "suffix" : "" } ], "type" : "article-journal", "volume" : "13" }, "uris" : [ "http://www.mendeley.com/documents/?uuid=a34e2d14-a8a7-4415-8c1c-f6244f8964fd" ] } ], "mendeley" : { "formattedCitation" : "(Yettella and Kay, 2017; Hawcroft et al., 2018)", "manualFormatting" : "Yettella and Kay, 2017; Hawcroft et al., 2018)", "plainTextFormattedCitation" : "(Yettella and Kay, 2017; Hawcroft et al., 2018)", "previouslyFormattedCitation" : "(Yettella and Kay, 2017; Hawcroft et al., 2018)" }, "properties" : { "noteIndex" : 0 }, "schema" : "https://github.com/citation-style-language/schema/raw/master/csl-citation.json" }</w:instrText>
      </w:r>
      <w:r w:rsidRPr="003862D0">
        <w:rPr>
          <w:lang w:val="en-GB"/>
        </w:rPr>
        <w:fldChar w:fldCharType="separate"/>
      </w:r>
      <w:del w:id="3314" w:author="Ian Blenkinsop" w:date="2021-07-27T13:29:00Z">
        <w:r w:rsidR="00016735" w:rsidDel="0084081C">
          <w:rPr>
            <w:noProof/>
            <w:lang w:val="en-GB"/>
          </w:rPr>
          <w:delText>(</w:delText>
        </w:r>
      </w:del>
      <w:r w:rsidR="00016735">
        <w:rPr>
          <w:noProof/>
          <w:lang w:val="en-GB"/>
        </w:rPr>
        <w:t>Yettella and Kay, 2017; Hawcroft et al., 2018)</w:t>
      </w:r>
      <w:r w:rsidRPr="003862D0">
        <w:rPr>
          <w:lang w:val="en-GB"/>
        </w:rPr>
        <w:fldChar w:fldCharType="end"/>
      </w:r>
      <w:del w:id="3315" w:author="Ian Blenkinsop" w:date="2021-07-27T13:29:00Z">
        <w:r w:rsidRPr="003862D0" w:rsidDel="0084081C">
          <w:rPr>
            <w:lang w:val="en-GB"/>
          </w:rPr>
          <w:delText xml:space="preserve"> (see also </w:delText>
        </w:r>
        <w:r w:rsidR="00AB363F" w:rsidRPr="003862D0" w:rsidDel="0084081C">
          <w:rPr>
            <w:lang w:val="en-GB"/>
          </w:rPr>
          <w:delText>Chapter 8, S</w:delText>
        </w:r>
        <w:r w:rsidRPr="003862D0" w:rsidDel="0084081C">
          <w:rPr>
            <w:lang w:val="en-GB"/>
          </w:rPr>
          <w:delText>ection 8.4.2)</w:delText>
        </w:r>
      </w:del>
      <w:r w:rsidRPr="003862D0">
        <w:rPr>
          <w:lang w:val="en-GB"/>
        </w:rPr>
        <w:t>. </w:t>
      </w:r>
    </w:p>
    <w:p w14:paraId="3A9379BC" w14:textId="77777777" w:rsidR="00BC572A" w:rsidRPr="003862D0" w:rsidRDefault="00BC572A" w:rsidP="00BC572A">
      <w:pPr>
        <w:pStyle w:val="AR6BodyText"/>
        <w:rPr>
          <w:lang w:val="en-GB" w:eastAsia="en-US"/>
        </w:rPr>
      </w:pPr>
    </w:p>
    <w:p w14:paraId="46B1F631" w14:textId="77777777" w:rsidR="00BC572A" w:rsidRPr="003862D0" w:rsidRDefault="00BC572A" w:rsidP="00BC572A">
      <w:pPr>
        <w:pStyle w:val="AR6BodyText"/>
        <w:rPr>
          <w:lang w:val="en-GB" w:eastAsia="en-US"/>
        </w:rPr>
      </w:pPr>
    </w:p>
    <w:p w14:paraId="343E87EC" w14:textId="52D16E9B" w:rsidR="00BC572A" w:rsidRPr="003862D0" w:rsidRDefault="00BC572A" w:rsidP="00BC572A">
      <w:pPr>
        <w:pStyle w:val="AR6BodyText"/>
        <w:rPr>
          <w:b/>
          <w:lang w:val="en-GB"/>
        </w:rPr>
      </w:pPr>
      <w:r w:rsidRPr="003862D0">
        <w:rPr>
          <w:b/>
          <w:lang w:val="en-GB"/>
        </w:rPr>
        <w:t>[START FIGURE 4.</w:t>
      </w:r>
      <w:r w:rsidR="00880704" w:rsidRPr="003862D0">
        <w:rPr>
          <w:b/>
          <w:lang w:val="en-GB"/>
        </w:rPr>
        <w:t xml:space="preserve">27 </w:t>
      </w:r>
      <w:r w:rsidRPr="003862D0">
        <w:rPr>
          <w:b/>
          <w:lang w:val="en-GB"/>
        </w:rPr>
        <w:t>HERE]</w:t>
      </w:r>
    </w:p>
    <w:p w14:paraId="0234EDCC" w14:textId="77777777" w:rsidR="00B2115D" w:rsidRPr="003862D0" w:rsidRDefault="00B2115D" w:rsidP="00B2115D">
      <w:pPr>
        <w:pStyle w:val="AR6BodyText"/>
        <w:jc w:val="center"/>
        <w:rPr>
          <w:lang w:val="en-GB" w:eastAsia="en-US"/>
        </w:rPr>
      </w:pPr>
    </w:p>
    <w:p w14:paraId="43934B54" w14:textId="726E4F22" w:rsidR="00B2115D" w:rsidRPr="003862D0" w:rsidRDefault="004C5E02" w:rsidP="00B2115D">
      <w:pPr>
        <w:pStyle w:val="AR6Chap4Figure"/>
        <w:rPr>
          <w:lang w:val="en-GB"/>
        </w:rPr>
      </w:pPr>
      <w:bookmarkStart w:id="3316" w:name="_Ref66292344"/>
      <w:r w:rsidRPr="003862D0">
        <w:rPr>
          <w:b/>
          <w:bCs/>
          <w:lang w:val="en-GB" w:eastAsia="en-US"/>
        </w:rPr>
        <w:t xml:space="preserve">Changes in extratropical storm track density. </w:t>
      </w:r>
      <w:r w:rsidR="00880704" w:rsidRPr="003862D0">
        <w:rPr>
          <w:lang w:val="en-GB" w:eastAsia="en-US"/>
        </w:rPr>
        <w:t xml:space="preserve"> </w:t>
      </w:r>
      <w:ins w:id="3317" w:author="Sara M Tuson" w:date="2021-07-15T20:27:00Z">
        <w:r w:rsidR="00092429">
          <w:rPr>
            <w:b/>
            <w:bCs/>
            <w:lang w:val="en-GB" w:eastAsia="en-US"/>
          </w:rPr>
          <w:t xml:space="preserve"> </w:t>
        </w:r>
      </w:ins>
      <w:r w:rsidR="00AD678A" w:rsidRPr="003862D0">
        <w:rPr>
          <w:lang w:val="en-GB" w:eastAsia="en-US"/>
        </w:rPr>
        <w:t xml:space="preserve">Displayed are projected spatial pattern of </w:t>
      </w:r>
      <w:r w:rsidR="00AD678A" w:rsidRPr="003862D0">
        <w:rPr>
          <w:lang w:val="en-GB"/>
        </w:rPr>
        <w:t>m</w:t>
      </w:r>
      <w:r w:rsidR="00B2115D" w:rsidRPr="003862D0">
        <w:rPr>
          <w:lang w:val="en-GB"/>
        </w:rPr>
        <w:t xml:space="preserve">ulti-model mean change of extratropical storm track density in winter (NH DJF and SH JJA) </w:t>
      </w:r>
      <w:r w:rsidR="0000137E" w:rsidRPr="003862D0">
        <w:rPr>
          <w:lang w:val="en-GB"/>
        </w:rPr>
        <w:t>in</w:t>
      </w:r>
      <w:r w:rsidR="00AD678A" w:rsidRPr="003862D0">
        <w:rPr>
          <w:lang w:val="en-GB"/>
        </w:rPr>
        <w:t xml:space="preserve"> </w:t>
      </w:r>
      <w:r w:rsidR="00B2115D" w:rsidRPr="003862D0">
        <w:rPr>
          <w:lang w:val="en-GB"/>
        </w:rPr>
        <w:t>2080</w:t>
      </w:r>
      <w:r w:rsidR="00DA7E1C" w:rsidRPr="003862D0">
        <w:rPr>
          <w:lang w:val="en-GB"/>
        </w:rPr>
        <w:t>–</w:t>
      </w:r>
      <w:r w:rsidR="00B2115D" w:rsidRPr="003862D0">
        <w:rPr>
          <w:lang w:val="en-GB"/>
        </w:rPr>
        <w:t xml:space="preserve">2100 </w:t>
      </w:r>
      <w:r w:rsidR="0000137E" w:rsidRPr="003862D0">
        <w:rPr>
          <w:lang w:val="en-GB"/>
        </w:rPr>
        <w:t xml:space="preserve">for </w:t>
      </w:r>
      <w:r w:rsidR="00B2115D" w:rsidRPr="003862D0">
        <w:rPr>
          <w:lang w:val="en-GB"/>
        </w:rPr>
        <w:t>SSP5-8.5 relative to 1979</w:t>
      </w:r>
      <w:r w:rsidR="00DA7E1C" w:rsidRPr="003862D0">
        <w:rPr>
          <w:lang w:val="en-GB"/>
        </w:rPr>
        <w:t>–</w:t>
      </w:r>
      <w:r w:rsidR="00B2115D" w:rsidRPr="003862D0">
        <w:rPr>
          <w:lang w:val="en-GB"/>
        </w:rPr>
        <w:t xml:space="preserve">2014 based on 13 CMIP6 models. </w:t>
      </w:r>
      <w:r w:rsidR="00903D51">
        <w:rPr>
          <w:lang w:val="en-GB"/>
        </w:rPr>
        <w:t>Diagonal lines</w:t>
      </w:r>
      <w:r w:rsidR="00903D51" w:rsidRPr="003862D0">
        <w:rPr>
          <w:lang w:val="en-GB"/>
        </w:rPr>
        <w:t xml:space="preserve"> </w:t>
      </w:r>
      <w:r w:rsidR="00AD678A" w:rsidRPr="003862D0">
        <w:rPr>
          <w:lang w:val="en-GB"/>
        </w:rPr>
        <w:t>indicate</w:t>
      </w:r>
      <w:r w:rsidR="00903D51">
        <w:rPr>
          <w:lang w:val="en-GB"/>
        </w:rPr>
        <w:t xml:space="preserve"> </w:t>
      </w:r>
      <w:r w:rsidR="00AD678A" w:rsidRPr="003862D0">
        <w:rPr>
          <w:lang w:val="en-GB"/>
        </w:rPr>
        <w:t xml:space="preserve">regions where fewer than 80% of the models agree on the sign of the change and no overlay where at least 80% of the models agree on the sign of change. </w:t>
      </w:r>
      <w:r w:rsidR="00B2115D" w:rsidRPr="003862D0">
        <w:rPr>
          <w:lang w:val="en-GB"/>
        </w:rPr>
        <w:t xml:space="preserve">Units are number density per 5 degree spherical cap per month. </w:t>
      </w:r>
      <w:bookmarkEnd w:id="3316"/>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51167478" w14:textId="77777777" w:rsidR="00BC572A" w:rsidRPr="003862D0" w:rsidRDefault="00BC572A" w:rsidP="00BC572A">
      <w:pPr>
        <w:pStyle w:val="AR6BodyText"/>
        <w:rPr>
          <w:lang w:val="en-GB"/>
        </w:rPr>
      </w:pPr>
    </w:p>
    <w:p w14:paraId="657EFF6D" w14:textId="0C504BE5" w:rsidR="00BC572A" w:rsidRPr="003862D0" w:rsidRDefault="00BC572A" w:rsidP="00BC572A">
      <w:pPr>
        <w:pStyle w:val="AR6BodyText"/>
        <w:rPr>
          <w:b/>
          <w:lang w:val="en-GB"/>
        </w:rPr>
      </w:pPr>
      <w:r w:rsidRPr="003862D0">
        <w:rPr>
          <w:b/>
          <w:lang w:val="en-GB"/>
        </w:rPr>
        <w:t>[END FIGURE 4.</w:t>
      </w:r>
      <w:r w:rsidR="00880704" w:rsidRPr="003862D0">
        <w:rPr>
          <w:b/>
          <w:lang w:val="en-GB"/>
        </w:rPr>
        <w:t xml:space="preserve">27 </w:t>
      </w:r>
      <w:r w:rsidRPr="003862D0">
        <w:rPr>
          <w:b/>
          <w:lang w:val="en-GB"/>
        </w:rPr>
        <w:t>HERE]</w:t>
      </w:r>
    </w:p>
    <w:p w14:paraId="3458B51C" w14:textId="77777777" w:rsidR="00AD678A" w:rsidRPr="003862D0" w:rsidRDefault="00AD678A" w:rsidP="00BC572A">
      <w:pPr>
        <w:pStyle w:val="AR6BodyText"/>
        <w:rPr>
          <w:lang w:val="en-GB"/>
        </w:rPr>
      </w:pPr>
    </w:p>
    <w:p w14:paraId="7F7F6F47" w14:textId="77777777" w:rsidR="00BC572A" w:rsidRPr="003862D0" w:rsidRDefault="00BC572A" w:rsidP="00BC572A">
      <w:pPr>
        <w:pStyle w:val="AR6BodyText"/>
        <w:rPr>
          <w:lang w:val="en-GB"/>
        </w:rPr>
      </w:pPr>
    </w:p>
    <w:p w14:paraId="56DCE2FD" w14:textId="6FF5BCC4" w:rsidR="00BC572A" w:rsidRPr="003862D0" w:rsidRDefault="00BC572A">
      <w:pPr>
        <w:pStyle w:val="AR6Chap4Level441111"/>
        <w:rPr>
          <w:bCs/>
        </w:rPr>
        <w:pPrChange w:id="3318" w:author="Tom Maycock" w:date="2021-09-07T10:08:00Z">
          <w:pPr>
            <w:pStyle w:val="AR6BodyText"/>
          </w:pPr>
        </w:pPrChange>
      </w:pPr>
      <w:r w:rsidRPr="003862D0">
        <w:t>Atmospheric</w:t>
      </w:r>
      <w:r w:rsidR="0084081C">
        <w:t xml:space="preserve"> bl</w:t>
      </w:r>
      <w:r w:rsidRPr="003862D0">
        <w:t>ocking</w:t>
      </w:r>
    </w:p>
    <w:p w14:paraId="72FCE8D6" w14:textId="2861990C" w:rsidR="00BC572A" w:rsidRPr="003862D0" w:rsidRDefault="00BC572A" w:rsidP="00BC572A">
      <w:pPr>
        <w:pStyle w:val="AR6BodyText"/>
        <w:rPr>
          <w:lang w:val="en-GB"/>
        </w:rPr>
      </w:pPr>
      <w:r w:rsidRPr="003862D0">
        <w:rPr>
          <w:lang w:val="en-GB"/>
        </w:rPr>
        <w:t>Blocking is associated with a class of quasi-stationary</w:t>
      </w:r>
      <w:ins w:id="3319" w:author="Sara M Tuson" w:date="2021-07-20T08:10:00Z">
        <w:r w:rsidR="00815BFF">
          <w:rPr>
            <w:lang w:val="en-GB"/>
          </w:rPr>
          <w:t>,</w:t>
        </w:r>
      </w:ins>
      <w:r w:rsidRPr="003862D0">
        <w:rPr>
          <w:lang w:val="en-GB"/>
        </w:rPr>
        <w:t xml:space="preserve"> high-pressure weather systems in the middle and high latitudes that disrupt the prevailing westerly flow. These events can persist for extended periods, such as a week or longer, and can cause long-lived extreme weather conditions, from heat waves in summer to cold spells in winter (see </w:t>
      </w:r>
      <w:del w:id="3320" w:author="Sara M Tuson" w:date="2021-07-20T08:11:00Z">
        <w:r w:rsidR="00DE36BC" w:rsidRPr="003862D0" w:rsidDel="00815BFF">
          <w:rPr>
            <w:lang w:val="en-GB"/>
          </w:rPr>
          <w:delText xml:space="preserve">Chapter 11, </w:delText>
        </w:r>
      </w:del>
      <w:r w:rsidR="00DE36BC" w:rsidRPr="003862D0">
        <w:rPr>
          <w:lang w:val="en-GB"/>
        </w:rPr>
        <w:t>S</w:t>
      </w:r>
      <w:r w:rsidRPr="003862D0">
        <w:rPr>
          <w:lang w:val="en-GB"/>
        </w:rPr>
        <w:t xml:space="preserve">ection 11.7.2 for a detailed discussion of these features and </w:t>
      </w:r>
      <w:del w:id="3321" w:author="Sara M Tuson" w:date="2021-07-20T08:11:00Z">
        <w:r w:rsidR="00DE36BC" w:rsidRPr="003862D0" w:rsidDel="00815BFF">
          <w:rPr>
            <w:lang w:val="en-GB"/>
          </w:rPr>
          <w:delText xml:space="preserve">Chapter 3, </w:delText>
        </w:r>
      </w:del>
      <w:r w:rsidR="00DE36BC" w:rsidRPr="003862D0">
        <w:rPr>
          <w:lang w:val="en-GB"/>
        </w:rPr>
        <w:t>S</w:t>
      </w:r>
      <w:r w:rsidRPr="003862D0">
        <w:rPr>
          <w:lang w:val="en-GB"/>
        </w:rPr>
        <w:t xml:space="preserve">ection 3.3.3.3 for the assessment of blocking biases in models simulations). </w:t>
      </w:r>
      <w:ins w:id="3322" w:author="Sara M Tuson" w:date="2021-07-15T19:14:00Z">
        <w:r w:rsidR="00143DA9">
          <w:rPr>
            <w:lang w:val="en-GB"/>
          </w:rPr>
          <w:t xml:space="preserve">The </w:t>
        </w:r>
      </w:ins>
      <w:r w:rsidRPr="003862D0">
        <w:rPr>
          <w:lang w:val="en-GB"/>
        </w:rPr>
        <w:t xml:space="preserve">AR5 assessed with </w:t>
      </w:r>
      <w:r w:rsidRPr="003862D0">
        <w:rPr>
          <w:i/>
          <w:lang w:val="en-GB"/>
        </w:rPr>
        <w:t>medium confidence</w:t>
      </w:r>
      <w:r w:rsidRPr="003862D0">
        <w:rPr>
          <w:lang w:val="en-GB"/>
        </w:rPr>
        <w:t xml:space="preserve"> that the frequency of blocking would not increase under enhanced GHG concentrations, while changes in blocking intensity and persistence remained uncertain.</w:t>
      </w:r>
    </w:p>
    <w:p w14:paraId="6B7D4D48" w14:textId="77777777" w:rsidR="00BC572A" w:rsidRPr="003862D0" w:rsidRDefault="00BC572A" w:rsidP="00BC572A">
      <w:pPr>
        <w:pStyle w:val="AR6BodyText"/>
        <w:rPr>
          <w:lang w:val="en-GB"/>
        </w:rPr>
      </w:pPr>
    </w:p>
    <w:p w14:paraId="410AA098" w14:textId="40EDB60F" w:rsidR="00BC572A" w:rsidRPr="003862D0" w:rsidRDefault="00815BFF" w:rsidP="00BC572A">
      <w:pPr>
        <w:pStyle w:val="AR6BodyText"/>
        <w:rPr>
          <w:lang w:val="en-GB"/>
        </w:rPr>
      </w:pPr>
      <w:ins w:id="3323" w:author="Sara M Tuson" w:date="2021-07-20T08:11:00Z">
        <w:r>
          <w:rPr>
            <w:lang w:val="en-GB"/>
          </w:rPr>
          <w:t xml:space="preserve">The </w:t>
        </w:r>
      </w:ins>
      <w:r w:rsidR="00BC572A" w:rsidRPr="003862D0">
        <w:rPr>
          <w:lang w:val="en-GB"/>
        </w:rPr>
        <w:t xml:space="preserve">CMIP5 projections suggest that the response of blocking frequency to climate change might be quite complex </w:t>
      </w:r>
      <w:r w:rsidR="00BC572A" w:rsidRPr="003862D0">
        <w:rPr>
          <w:lang w:val="en-GB"/>
        </w:rPr>
        <w:fldChar w:fldCharType="begin" w:fldLock="1"/>
      </w:r>
      <w:r w:rsidR="00615634">
        <w:rPr>
          <w:lang w:val="en-GB"/>
        </w:rPr>
        <w:instrText>ADDIN CSL_CITATION { "citationItems" : [ { "id" : "ITEM-1",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"ITEM-1",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"id" : "ITEM-2", "itemData" : { "DOI" : "10.1175/MWR-D-12-00134.1", "ISSN" : "0027-0644", "abstract" : "AbstractThe performance of the Global Environmental Multiscale (GEM) model, the Canadian operational numerical model, in reproducing atmospheric low-frequency variability is evaluated in the context of Northern Hemisphere blocking climatology. The validation is conducted by applying a comprehensive but relatively simple blocking detection algorithm to a 20-yr (1987\u20132006) integration of the GEM model in climate mode. The comparison to reanalysis reveals that, although the model can reproduce Northern Hemisphere blocking climatology reasonably well, the maximum blocking frequency over the North Atlantic and western Europe is generally underestimated and its peak season is delayed from late winter to spring. This contrasts with the blocking frequency over the North Pacific, which is generally overestimated during all seasons. These misrepresentations of blocking climatology are found to be largely associated with the biases in climatological background flow. The modeled stationary waves show a seasonal delay in zonal wavenumber 1 and an eastward extension in zonal wavenumber-2 components consistent with blocking frequency biases. High-frequency eddies are, however, consistently underestimated both in the North Atlantic and Pacific, indicating that the biases in eddy fields might not be the main reason for the blocking biases in the North Pacific.", "author" : [ { "dropping-particle" : "", "family" : "Dunn-Sigouin", "given" : "Etienne", "non-dropping-particle" : "", "parse-names" : false, "suffix" : "" }, { "dropping-particle" : "", "family" : "Son", "given" : "Seok-Woo", "non-dropping-particle" : "", "parse-names" : false, "suffix" : "" }, { "dropping-particle" : "", "family" : "Lin", "given" : "Hai", "non-dropping-particle" : "", "parse-names" : false, "suffix" : "" } ], "container-title" : "Monthly Weather Review", "id" : "ITEM-2", "issue" : "2", "issued" : { "date-parts" : [ [ "2013", "2" ] ] }, "page" : "707-727", "title" : "Evaluation of Northern Hemisphere Blocking Climatology in the Global Environment Multiscale Model", "translator" : [ { "dropping-particle" : "", "family" : "K3825", "given" : "", "non-dropping-particle" : "", "parse-names" : false, "suffix" : "" } ], "type" : "article-journal", "volume" : "141" }, "uris" : [ "http://www.mendeley.com/documents/?uuid=1ab0513c-278c-49f4-93a3-9f128c6457bd" ] } ], "mendeley" : { "formattedCitation" : "(Dunn-Sigouin et al., 2013; Masato et al., 2013)", "plainTextFormattedCitation" : "(Dunn-Sigouin et al., 2013; Masato et al., 2013)", "previouslyFormattedCitation" : "(Dunn-Sigouin et al., 2013; Masato et al., 2013)" }, "properties" : { "noteIndex" : 0 }, "schema" : "https://github.com/citation-style-language/schema/raw/master/csl-citation.json" }</w:instrText>
      </w:r>
      <w:r w:rsidR="00BC572A" w:rsidRPr="003862D0">
        <w:rPr>
          <w:lang w:val="en-GB"/>
        </w:rPr>
        <w:fldChar w:fldCharType="separate"/>
      </w:r>
      <w:r w:rsidR="00016735">
        <w:rPr>
          <w:noProof/>
          <w:lang w:val="en-GB"/>
        </w:rPr>
        <w:t>(Dunn-Sigouin et al., 2013; Masato et al., 2013)</w:t>
      </w:r>
      <w:r w:rsidR="00BC572A" w:rsidRPr="003862D0">
        <w:rPr>
          <w:lang w:val="en-GB"/>
        </w:rPr>
        <w:fldChar w:fldCharType="end"/>
      </w:r>
      <w:r w:rsidR="00BC572A" w:rsidRPr="003862D0">
        <w:rPr>
          <w:lang w:val="en-GB"/>
        </w:rPr>
        <w:t xml:space="preserve">. An eastward shift of winter blocking activity in the </w:t>
      </w:r>
      <w:r w:rsidR="00A1457D">
        <w:rPr>
          <w:lang w:val="en-GB"/>
        </w:rPr>
        <w:t>NH</w:t>
      </w:r>
      <w:r w:rsidR="00BC572A" w:rsidRPr="003862D0">
        <w:rPr>
          <w:lang w:val="en-GB"/>
        </w:rPr>
        <w:t xml:space="preserve"> is indicated </w:t>
      </w:r>
      <w:r w:rsidR="00BC572A" w:rsidRPr="003862D0">
        <w:rPr>
          <w:lang w:val="en-GB"/>
        </w:rPr>
        <w:fldChar w:fldCharType="begin" w:fldLock="1"/>
      </w:r>
      <w:r w:rsidR="00615634">
        <w:rPr>
          <w:lang w:val="en-GB"/>
        </w:rPr>
        <w:instrText>ADDIN CSL_CITATION { "citationItems" : [ { "id" : "ITEM-1", "itemData" : { "DOI" : "10.1002/asl.711", "ISSN" : "1530261X", "abstract" : "Abstract Atmospheric blocking is one of the most impactful weather patterns in midlatitude regions, causing floods, droughts and unusually high or low temperatures. This study investigates the relationship between extremely cold days over Japan and its surroundings and North Pacific blocking in the European Centre for Medium-range Weather Forecasts (ECMWF) re-analysis (ERA-40), phase 5 of the Coupled Model Intercomparison Project (CMIP5) for historical weather and the representative concentration pathway 8.5 (RCP8.5) experiments based on nine climate model datasets in the boreal winter season. Under the climate change conditions based on the RCP8.5 future scenario, extreme cold days (i.e. the first percentile of cold days) over Japan and its surroundings will become weaker but occur more widely when blocking is generated over the northwestern Sea of Okhotsk and its surroundings, because the blocking frequency over this area will decrease and the intensity will weaken.", "author" : [ { "dropping-particle" : "", "family" : "Kitano", "given" : "Yoshikazu", "non-dropping-particle" : "", "parse-names" : false, "suffix" : "" }, { "dropping-particle" : "", "family" : "Yamada", "given" : "Tomohito J", "non-dropping-particle" : "", "parse-names" : false, "suffix" : "" } ], "container-title" : "Atmospheric Science Letters", "id" : "ITEM-1", "issue" : "11", "issued" : { "date-parts" : [ [ "2016", "11" ] ] }, "page" : "616-622", "title" : "Relationship between atmospheric blocking and cold day extremes in current and RCP8.5 future climate conditions over Japan and the surrounding area", "translator" : [ { "dropping-particle" : "", "family" : "K3826", "given" : "", "non-dropping-particle" : "", "parse-names" : false, "suffix" : "" } ], "type" : "article-journal", "volume" : "17" }, "uris" : [ "http://www.mendeley.com/documents/?uuid=1fca9194-83b3-4d50-8d97-8289fa959e08" ] }, { "id" : "ITEM-2", "itemData" : { "DOI" : "10.1002/joc.4878", "ISSN" : "08998418", "abstract" : "ABSTRACT The current status and future changes in the frequency and intensity of climatological blocking activity over the North Pacific region are investigated using historical and two Representative Concentration Pathway (RCP4.5 and 8.5) simulations in the coupled climate models from phase 5 of the Coupled Model Intercomparison Project (CMIP5) for boreal winters (December\u2013February) over a 30-year period. The future change in the Pacific blocking frequency and intensity are examined in terms of the projected meridional thickness gradient, Hadley circulation changes, and changes in the probability distribution of categorized blocking strength. The five CMIP5 models that show better performance in reproducing climatological blocking events in the historical simulations for the Pacific region are selected for the analyses of the projected blocking activities. The climatological winter Pacific blocking frequencies of most of the individual models and model mean values show a tendency to decrease under global warming conditions. The trend is closely linked with the strong upper level westerly wind, resulting in less meandering air flow, consistent with the enhanced meridional temperature gradients at mid-latitude in the future climate. The decreased frequency in climatological atmospheric blocking over the Pacific under warming may also be influenced by the strengthening of the north\u2013south temperature gradients due to the poleward extension of Hadley circulation in the subtropics. The climatology of the Pacific blocking intensity in boreal winter also tends to decrease slightly due to a future reduction in the number of strong blocking events.", "author" : [ { "dropping-particle" : "", "family" : "Lee", "given" : "Doo Young", "non-dropping-particle" : "", "parse-names" : false, "suffix" : "" }, { "dropping-particle" : "", "family" : "Ahn", "given" : "Joong-Bae", "non-dropping-particle" : "", "parse-names" : false, "suffix" : "" } ], "container-title" : "International Journal of Climatology", "id" : "ITEM-2", "issue" : "5", "issued" : { "date-parts" : [ [ "2017", "4" ] ] }, "page" : "2765-2781", "title" : "Future change in the frequency and intensity of wintertime North Pacific blocking in CMIP5 models", "translator" : [ { "dropping-particle" : "", "family" : "K3827", "given" : "", "non-dropping-particle" : "", "parse-names" : false, "suffix" : "" } ], "type" : "article-journal", "volume" : "37" }, "uris" : [ "http://www.mendeley.com/documents/?uuid=83c947c2-1136-4ab1-a10a-82ed4e7e732f" ] }, { "id" : "ITEM-3", "itemData" : { "DOI" : "10.1002/2017GL073336", "ISSN" : "00948276", "abstract" : "Abstract Future changes in the frequency of Northern Hemisphere blocking are investigated via large ensemble simulations using a 60 km mesh atmospheric general circulation model prescribed with six future sea surface temperature patterns derived from state-of-the-art climate models under a 4 K warmer climate. Our simulations depict the frequency of wintertime blocking decreasing from 16.6% \u00b1 0.7% to 13.1% \u00b1 2.1% in the Euro-Atlantic sector and from 17.4% \u00b1 0.7% to 14.8% \u00b1 2.4% in the Pacific sector. This decline in frequency is seen to affect Euro-Atlantic blocking of all durations and Pacific blocking of more than 15 days' duration. During summer, our simulations not only exhibit a robust decrease (from 10.7% \u00b1 0.4% to 7.6% \u00b1 0.7%) in the Euro-Atlantic blocking frequency but also show that the magnitude of this decrease is smaller for longer-lived blocking. In contrast, the Pacific blocking frequency either does not change or increases slightly, particularly for events of 15\u201329 days' duration.", "author" : [ { "dropping-particle" : "", "family" : "Matsueda", "given" : "Mio", "non-dropping-particle" : "", "parse-names" : false, "suffix" : "" }, { "dropping-particle" : "", "family" : "Endo", "given" : "Hirokazu", "non-dropping-particle" : "", "parse-names" : false, "suffix" : "" } ], "container-title" : "Geophysical Research Letters", "id" : "ITEM-3", "issue" : "10", "issued" : { "date-parts" : [ [ "2017", "5", "28" ] ] }, "page" : "5158-5166", "title" : "The robustness of future changes in Northern Hemisphere blocking: A large ensemble projection with multiple sea surface temperature patterns", "translator" : [ { "dropping-particle" : "", "family" : "K3829", "given" : "", "non-dropping-particle" : "", "parse-names" : false, "suffix" : "" } ], "type" : "article-journal", "volume" : "44" }, "uris" : [ "http://www.mendeley.com/documents/?uuid=409c05f0-56ca-404a-8ded-461849858592" ] }, { "id" : "ITEM-4",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"ITEM-4",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"mendeley" : { "formattedCitation" : "(Masato et al., 2013; Kitano and Yamada, 2016; Lee and Ahn, 2017; Matsueda and Endo, 2017)", "plainTextFormattedCitation" : "(Masato et al., 2013; Kitano and Yamada, 2016; Lee and Ahn, 2017; Matsueda and Endo, 2017)", "previouslyFormattedCitation" : "(Masato et al., 2013; Kitano and Yamada, 2016; Lee and Ahn, 2017; Matsueda and Endo, 2017)" }, "properties" : { "noteIndex" : 0 }, "schema" : "https://github.com/citation-style-language/schema/raw/master/csl-citation.json" }</w:instrText>
      </w:r>
      <w:r w:rsidR="00BC572A" w:rsidRPr="003862D0">
        <w:rPr>
          <w:lang w:val="en-GB"/>
        </w:rPr>
        <w:fldChar w:fldCharType="separate"/>
      </w:r>
      <w:r w:rsidR="00016735">
        <w:rPr>
          <w:noProof/>
          <w:lang w:val="en-GB"/>
        </w:rPr>
        <w:t>(Masato et al., 2013; Kitano and Yamada, 2016; Lee and Ahn, 2017; Matsueda and Endo, 2017)</w:t>
      </w:r>
      <w:r w:rsidR="00BC572A" w:rsidRPr="003862D0">
        <w:rPr>
          <w:lang w:val="en-GB"/>
        </w:rPr>
        <w:fldChar w:fldCharType="end"/>
      </w:r>
      <w:r w:rsidR="00BC572A" w:rsidRPr="003862D0">
        <w:rPr>
          <w:lang w:val="en-GB"/>
        </w:rPr>
        <w:t xml:space="preserve"> while during boreal summer, blocking frequency tends to decrease in mid-latitudes </w:t>
      </w:r>
      <w:r w:rsidR="00BC572A" w:rsidRPr="003862D0">
        <w:rPr>
          <w:lang w:val="en-GB"/>
        </w:rPr>
        <w:fldChar w:fldCharType="begin" w:fldLock="1"/>
      </w:r>
      <w:r w:rsidR="00615634">
        <w:rPr>
          <w:lang w:val="en-GB"/>
        </w:rPr>
        <w:instrText>ADDIN CSL_CITATION { "citationItems" : [ { "id" : "ITEM-1", "itemData" : { "DOI" : "10.1002/2017GL073336", "ISSN" : "00948276", "abstract" : "Abstract Future changes in the frequency of Northern Hemisphere blocking are investigated via large ensemble simulations using a 60 km mesh atmospheric general circulation model prescribed with six future sea surface temperature patterns derived from state-of-the-art climate models under a 4 K warmer climate. Our simulations depict the frequency of wintertime blocking decreasing from 16.6% \u00b1 0.7% to 13.1% \u00b1 2.1% in the Euro-Atlantic sector and from 17.4% \u00b1 0.7% to 14.8% \u00b1 2.4% in the Pacific sector. This decline in frequency is seen to affect Euro-Atlantic blocking of all durations and Pacific blocking of more than 15 days' duration. During summer, our simulations not only exhibit a robust decrease (from 10.7% \u00b1 0.4% to 7.6% \u00b1 0.7%) in the Euro-Atlantic blocking frequency but also show that the magnitude of this decrease is smaller for longer-lived blocking. In contrast, the Pacific blocking frequency either does not change or increases slightly, particularly for events of 15\u201329 days' duration.", "author" : [ { "dropping-particle" : "", "family" : "Matsueda", "given" : "Mio", "non-dropping-particle" : "", "parse-names" : false, "suffix" : "" }, { "dropping-particle" : "", "family" : "Endo", "given" : "Hirokazu", "non-dropping-particle" : "", "parse-names" : false, "suffix" : "" } ], "container-title" : "Geophysical Research Letters", "id" : "ITEM-1", "issue" : "10", "issued" : { "date-parts" : [ [ "2017", "5", "28" ] ] }, "page" : "5158-5166", "title" : "The robustness of future changes in Northern Hemisphere blocking: A large ensemble projection with multiple sea surface temperature patterns", "translator" : [ { "dropping-particle" : "", "family" : "K3829", "given" : "", "non-dropping-particle" : "", "parse-names" : false, "suffix" : "" } ], "type" : "article-journal", "volume" : "44" }, "uris" : [ "http://www.mendeley.com/documents/?uuid=409c05f0-56ca-404a-8ded-461849858592" ] } ], "mendeley" : { "formattedCitation" : "(Matsueda and Endo, 2017)", "plainTextFormattedCitation" : "(Matsueda and Endo, 2017)", "previouslyFormattedCitation" : "(Matsueda and Endo, 2017)" }, "properties" : { "noteIndex" : 0 }, "schema" : "https://github.com/citation-style-language/schema/raw/master/csl-citation.json" }</w:instrText>
      </w:r>
      <w:r w:rsidR="00BC572A" w:rsidRPr="003862D0">
        <w:rPr>
          <w:lang w:val="en-GB"/>
        </w:rPr>
        <w:fldChar w:fldCharType="separate"/>
      </w:r>
      <w:r w:rsidR="00016735">
        <w:rPr>
          <w:noProof/>
          <w:lang w:val="en-GB"/>
        </w:rPr>
        <w:t>(Matsueda and Endo, 2017)</w:t>
      </w:r>
      <w:r w:rsidR="00BC572A" w:rsidRPr="003862D0">
        <w:rPr>
          <w:lang w:val="en-GB"/>
        </w:rPr>
        <w:fldChar w:fldCharType="end"/>
      </w:r>
      <w:r w:rsidR="00BC572A" w:rsidRPr="003862D0">
        <w:rPr>
          <w:lang w:val="en-GB"/>
        </w:rPr>
        <w:t>, with the exception of the eastern Europe</w:t>
      </w:r>
      <w:r w:rsidR="00DA0391" w:rsidRPr="003862D0">
        <w:rPr>
          <w:lang w:val="en-GB"/>
        </w:rPr>
        <w:t>–</w:t>
      </w:r>
      <w:r w:rsidR="00BC572A" w:rsidRPr="003862D0">
        <w:rPr>
          <w:lang w:val="en-GB"/>
        </w:rPr>
        <w:t xml:space="preserve">western Russia region </w:t>
      </w:r>
      <w:r w:rsidR="00BC572A" w:rsidRPr="003862D0">
        <w:rPr>
          <w:lang w:val="en-GB"/>
        </w:rPr>
        <w:fldChar w:fldCharType="begin" w:fldLock="1"/>
      </w:r>
      <w:r w:rsidR="00615634">
        <w:rPr>
          <w:lang w:val="en-GB"/>
        </w:rPr>
        <w:instrText>ADDIN CSL_CITATION { "citationItems" : [ { "id" : "ITEM-1", "itemData" : { "DOI" : "10.1175/JCLI-D-12-00466.1", "ISSN" : "0894-8755", "abstract" : "AbstractThe frequencies of atmospheric blocking in both winter and summer and the changes in them from the twentieth to the twenty-first centuries as simulated in 12 models from phase 5 of the Coupled Model Intercomparison Project (CMIP5) are analyzed. The representative concentration pathway 8.5 (RCP8.5) high emission scenario runs are used to represent the twenty-first century. The analysis is based on the wave-breaking methodology of Pelly and Hoskins. It differs from the Tibaldi and Molteni index in viewing equatorward cutoff lows and poleward blocking highs in equal manner as indicating a disruption to the westerlies. One-dimensional and two-dimensional diagnostics are applied to identify blocking of the midlatitude storm track and also at higher latitudes. Winter blocking frequency is found to be generally underestimated. The models give a decrease in the European blocking maximum in the twenty-first century, consistent with the results in other studies. There is a mean twenty-first-century winter poleward shift of high-latitude blocking but little agreement between the models on the details. In summer, Eurasian blocking is also underestimated in the models, whereas it is now too large over the high-latitude ocean basins. A decrease in European blocking frequency in the twenty-first-century model runs is again found. However, in summer there is a clear eastward shift of blocking over eastern Europe and western Russia, in a region close to the blocking that dominated the Russian summer of 2010. While summer blocking decreases in general, the poleward shift of the storm track into the region of frequent high-latitude blocking may mean that the incidence of storms being obstructed by blocks may actually increase.", "author" : [ { "dropping-particle" : "", "family" : "Masato", "given" : "Giacomo", "non-dropping-particle" : "", "parse-names" : false, "suffix" : "" }, { "dropping-particle" : "", "family" : "Hoskins", "given" : "Brian J", "non-dropping-particle" : "", "parse-names" : false, "suffix" : "" }, { "dropping-particle" : "", "family" : "Woollings", "given" : "Tim", "non-dropping-particle" : "", "parse-names" : false, "suffix" : "" } ], "container-title" : "Journal of Climate", "id" : "ITEM-1", "issue" : "18", "issued" : { "date-parts" : [ [ "2013", "9" ] ] }, "page" : "7044-7059", "title" : "Winter and Summer Northern Hemisphere Blocking in CMIP5 Models", "translator" : [ { "dropping-particle" : "", "family" : "K3824", "given" : "", "non-dropping-particle" : "", "parse-names" : false, "suffix" : "" } ], "type" : "article-journal", "volume" : "26" }, "uris" : [ "http://www.mendeley.com/documents/?uuid=787d50f3-2b28-4b56-886a-f8165728370a" ] } ], "mendeley" : { "formattedCitation" : "(Masato et al., 2013)", "plainTextFormattedCitation" : "(Masato et al., 2013)", "previouslyFormattedCitation" : "(Masato et al., 2013)" }, "properties" : { "noteIndex" : 0 }, "schema" : "https://github.com/citation-style-language/schema/raw/master/csl-citation.json" }</w:instrText>
      </w:r>
      <w:r w:rsidR="00BC572A" w:rsidRPr="003862D0">
        <w:rPr>
          <w:lang w:val="en-GB"/>
        </w:rPr>
        <w:fldChar w:fldCharType="separate"/>
      </w:r>
      <w:r w:rsidR="00016735">
        <w:rPr>
          <w:noProof/>
          <w:lang w:val="en-GB"/>
        </w:rPr>
        <w:t>(Masato et al., 2013)</w:t>
      </w:r>
      <w:r w:rsidR="00BC572A" w:rsidRPr="003862D0">
        <w:rPr>
          <w:lang w:val="en-GB"/>
        </w:rPr>
        <w:fldChar w:fldCharType="end"/>
      </w:r>
      <w:r w:rsidR="00BC572A" w:rsidRPr="003862D0">
        <w:rPr>
          <w:lang w:val="en-GB"/>
        </w:rPr>
        <w:t xml:space="preserve">. The projected decrease of blocking in boreal summer partially contrasts with the observed increase in Greenland blocking </w:t>
      </w:r>
      <w:r w:rsidR="00BC572A" w:rsidRPr="003862D0">
        <w:rPr>
          <w:lang w:val="en-GB"/>
        </w:rPr>
        <w:fldChar w:fldCharType="begin" w:fldLock="1"/>
      </w:r>
      <w:r w:rsidR="00615634">
        <w:rPr>
          <w:lang w:val="en-GB"/>
        </w:rPr>
        <w:instrText>ADDIN CSL_CITATION { "citationItems" : [ { "id" : "ITEM-1", "itemData" : { "DOI" : "10.5194/tc-12-3287-2018", "author" : [ { "dropping-particle" : "", "family" : "Hanna", "given" : "E", "non-dropping-particle" : "", "parse-names" : false, "suffix" : "" }, { "dropping-particle" : "", "family" : "Fettweis", "given" : "X", "non-dropping-particle" : "", "parse-names" : false, "suffix" : "" }, { "dropping-particle" : "", "family" : "Hall", "given" : "R J", "non-dropping-particle" : "", "parse-names" : false, "suffix" : "" } ], "container-title" : "The Cryosphere", "id" : "ITEM-1", "issue" : "10", "issued" : { "date-parts" : [ [ "2018" ] ] }, "page" : "3287-3292", "title" : "Brief communication: Recent changes in summer Greenland blocking captured by none of the CMIP5 models", "translator" : [ { "dropping-particle" : "", "family" : "K4367", "given" : "", "non-dropping-particle" : "", "parse-names" : false, "suffix" : "" } ], "type" : "article-journal", "volume" : "12" }, "uris" : [ "http://www.mendeley.com/documents/?uuid=46184b06-2a5d-4949-9b76-4d131e8724c5", "http://www.mendeley.com/documents/?uuid=de544868-2dea-4977-b784-7fc25b262559"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"ITEM-2",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"(Hanna et al., 2018; Davini and D\u2019Andrea, 2020)", "plainTextFormattedCitation" : "(Hanna et al., 2018; Davini and D\u2019Andrea, 2020)", "previouslyFormattedCitation" : "(Hanna et al., 2018; Davini and D\u2019Andrea, 2020)" }, "properties" : { "noteIndex" : 0 }, "schema" : "https://github.com/citation-style-language/schema/raw/master/csl-citation.json" }</w:instrText>
      </w:r>
      <w:r w:rsidR="00BC572A" w:rsidRPr="003862D0">
        <w:rPr>
          <w:lang w:val="en-GB"/>
        </w:rPr>
        <w:fldChar w:fldCharType="separate"/>
      </w:r>
      <w:r w:rsidR="00016735">
        <w:rPr>
          <w:noProof/>
          <w:lang w:val="en-GB"/>
        </w:rPr>
        <w:t>(Hanna et al., 2018; Davini and D’Andrea, 2020)</w:t>
      </w:r>
      <w:r w:rsidR="00BC572A" w:rsidRPr="003862D0">
        <w:rPr>
          <w:lang w:val="en-GB"/>
        </w:rPr>
        <w:fldChar w:fldCharType="end"/>
      </w:r>
      <w:r w:rsidR="00BC572A" w:rsidRPr="003862D0">
        <w:rPr>
          <w:lang w:val="en-GB"/>
        </w:rPr>
        <w:t xml:space="preserve">. However, as shown in </w:t>
      </w:r>
      <w:r w:rsidR="00BC572A" w:rsidRPr="003862D0">
        <w:rPr>
          <w:lang w:val="en-GB"/>
        </w:rPr>
        <w:fldChar w:fldCharType="begin" w:fldLock="1"/>
      </w:r>
      <w:r w:rsidR="00615634">
        <w:rPr>
          <w:lang w:val="en-GB"/>
        </w:rPr>
        <w:instrText>ADDIN CSL_CITATION { "citationItems" : [ { "id" : "ITEM-1", "itemData" : { "DOI" : "10.1007/s40641-018-0108-z", "ISSN" : "2198-6061", "abstract" : "Atmospheric blocking events represent some of the most high-impact weather patterns in the mid-latitudes, yet they have often been a cause for concern in future climate projections. There has been low confidence in predicted future changes in blocking, despite relatively good agreement between climate models on a decline in blocking. This is due to the lack of a comprehensive theory of blocking and a pervasive underestimation of blocking occurrence by models. This paper reviews the state of knowledge regarding blocking under climate change, with the aim of providing an overview for those working in related fields.",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"ITEM-1", "issue" : "3", "issued" : { "date-parts" : [ [ "2018", "9", "20" ] ] }, "page" : "287-300", "title" : "Blocking and its Response to Climate Change", "translator" : [ { "dropping-particle" : "", "family" : "K3819", "given" : "", "non-dropping-particle" : "", "parse-names" : false, "suffix" : "" } ], "type" : "article-journal", "volume" : "4" }, "uris" : [ "http://www.mendeley.com/documents/?uuid=9678f1e1-e21b-4f3f-8efe-20252cef3776" ] } ], "mendeley" : { "formattedCitation" : "(Woollings et al., 2018)", "manualFormatting" : "Woollings et al. (2018)", "plainTextFormattedCitation" : "(Woollings et al., 2018)", "previouslyFormattedCitation" : "(Woollings et al., 2018)" }, "properties" : { "noteIndex" : 0 }, "schema" : "https://github.com/citation-style-language/schema/raw/master/csl-citation.json" }</w:instrText>
      </w:r>
      <w:r w:rsidR="00BC572A" w:rsidRPr="003862D0">
        <w:rPr>
          <w:lang w:val="en-GB"/>
        </w:rPr>
        <w:fldChar w:fldCharType="separate"/>
      </w:r>
      <w:r w:rsidR="00016735">
        <w:rPr>
          <w:noProof/>
          <w:lang w:val="en-GB"/>
        </w:rPr>
        <w:t>Woollings et al. (2018)</w:t>
      </w:r>
      <w:r w:rsidR="00BC572A" w:rsidRPr="003862D0">
        <w:rPr>
          <w:lang w:val="en-GB"/>
        </w:rPr>
        <w:fldChar w:fldCharType="end"/>
      </w:r>
      <w:r w:rsidR="00BC572A" w:rsidRPr="003862D0">
        <w:rPr>
          <w:lang w:val="en-GB"/>
        </w:rPr>
        <w:t xml:space="preserve">, the spatial distribution and the magnitude of the suggested changes are sensitive to the blocking detection methods </w:t>
      </w:r>
      <w:r w:rsidR="00BC572A" w:rsidRPr="003862D0">
        <w:rPr>
          <w:lang w:val="en-GB"/>
        </w:rPr>
        <w:fldChar w:fldCharType="begin" w:fldLock="1"/>
      </w:r>
      <w:r w:rsidR="00615634">
        <w:rPr>
          <w:lang w:val="en-GB"/>
        </w:rPr>
        <w:instrText>ADDIN CSL_CITATION { "citationItems" : [ { "id" : "ITEM-1", "itemData" : { "DOI" : "10.1175/JCLI-D-12-00032.1", "ISSN" : "0894-8755", "abstract" : "AbstractIn this paper, Northern Hemisphere winter blocking is analyzed through the introduction of a set of new bidimensional diagnostics based on geopotential height that provide information about the occurrence, the duration, the intensity, and the wave breaking associated with the blocking. This analysis is performed with different reanalysis datasets in order to evaluate the sensitivity of the index and the diagnostics adopted. In this way, the authors are able to define a new category of blocking placed at low latitudes that is similar to midlatitude blocking in terms of the introduced diagnostics but is unable to divert or block the flow. Furthermore, over the Euro-Atlantic sector it is shown that it is possible to phenomenologically distinguish between high-latitude blocking occurring over Greenland, north of the jet stream and dominated by cyclonic wave breaking, and the traditional midlatitude blocking localized over Europe and driven by anticyclonic wave breaking. These latter events are uniformly present in a band ranging from the Azores up to Scandinavia. Interestingly, a similar distinction cannot be pointed out over the Pacific basin where the blocking activity is dominated by high-latitude blocking occurring over eastern Siberia. Finally, considering the large impact that blocking may have on the Northern Hemisphere, an analysis of the variability and the trend is carried out. This shows a significant increase of Atlantic low-latitude blocking frequency and an eastward displacement of the strongest blocking events over both the Atlantic and Pacific Oceans.", "author" : [ { "dropping-particle" : "", "family" : "Davini", "given" : "Paolo", "non-dropping-particle" : "", "parse-names" : false, "suffix" : "" }, { "dropping-particle" : "", "family" : "Cagnazzo", "given" : "Chiara", "non-dropping-particle" : "", "parse-names" : false, "suffix" : "" }, { "dropping-particle" : "", "family" : "Gualdi", "given" : "Silvio", "non-dropping-particle" : "", "parse-names" : false, "suffix" : "" }, { "dropping-particle" : "", "family" : "Navarra", "given" : "Antonio", "non-dropping-particle" : "", "parse-names" : false, "suffix" : "" } ], "container-title" : "Journal of Climate", "id" : "ITEM-1", "issue" : "19", "issued" : { "date-parts" : [ [ "2012", "10" ] ] }, "page" : "6496-6509", "title" : "Bidimensional Diagnostics, Variability, and Trends of Northern Hemisphere Blocking", "translator" : [ { "dropping-particle" : "", "family" : "K3828", "given" : "", "non-dropping-particle" : "", "parse-names" : false, "suffix" : "" } ], "type" : "article-journal", "volume" : "25" }, "uris" : [ "http://www.mendeley.com/documents/?uuid=132e688d-8e5d-49cb-959a-d33c897c3354" ] }, { "id" : "ITEM-2", "itemData" : { "DOI" : "10.1029/2003GL019341", "ISSN" : "00948276", "abstract" : "A novel dynamically-based approach is introduced to identify, describe and diagnose atmospheric blocking events. The approach is based upon the potential vorticity perspective and takes into account the three-dimensional structure of the phenomenon. It is argued that the essence of a blocking anomaly is located in the upper troposphere, just below the tropopause. The associated novel blocking indicators are derived from two-dimensional fields at 6-hourly temporal resolution, and provide information on the spatial scale, shape, amplitude and movement of blocks. A northern hemisphere winter (DJF) climatology for the ERA15 period (1979\u20131993) is presented and comments are made on the relationship between the indicators and previous blocking indices.", "author" : [ { "dropping-particle" : "", "family" : "Schwierz", "given" : "C", "non-dropping-particle" : "", "parse-names" : false, "suffix" : "" }, { "dropping-particle" : "", "family" : "Croci-Maspoli", "given" : "M", "non-dropping-particle" : "", "parse-names" : false, "suffix" : "" }, { "dropping-particle" : "", "family" : "Davies", "given" : "H C", "non-dropping-particle" : "", "parse-names" : false, "suffix" : "" } ], "container-title" : "Geophysical Research Letters", "id" : "ITEM-2", "issue" : "6", "issued" : { "date-parts" : [ [ "2004", "3" ] ] }, "page" : "n/a-n/a", "title" : "Perspicacious indicators of atmospheric blocking", "translator" : [ { "dropping-particle" : "", "family" : "K3831", "given" : "", "non-dropping-particle" : "", "parse-names" : false, "suffix" : "" } ], "type" : "article-journal", "volume" : "31" }, "uris" : [ "http://www.mendeley.com/documents/?uuid=334978a2-84ab-430c-9704-46cc7e936f6d" ] }, { "id" : "ITEM-3", "itemData" : { "DOI" : "10.1007/s00382-010-0767-5", "ISSN" : "0930-7575", "abstract" : "This paper aims to provide a new blocking definition with applicability to observations and model simulations. An updated review of previous blocking detection indices is provided and some of their implications and caveats discussed. A novel blocking index is proposed by reconciling two traditional approaches based on anomaly and absolute flows. Blocks are considered from a complementary perspective as a signature in the anomalous height field capable of reversing the meridional jet-based height gradient in the total flow. The method succeeds in identifying 2-D persistent anomalies associated to a weather regime in the total flow with blockage of the westerlies. The new index accounts for the duration, intensity, extension, propagation, and spatial structure of a blocking event. In spite of its increased complexity, the detection efficiency of the method is improved without hampering the computational time. Furthermore, some misleading identification problems and artificial assumptions resulting from previous single blocking indices are avoided with the new approach. The characteristics of blocking for 40 years of reanalysis (1950--1989) over the Northern Hemisphere are described from the perspective of the new definition and compared to those resulting from two standard blocking indices and different critical thresholds. As compared to single approaches, the novel index shows a better agreement with reported proxies of blocking activity, namely climatological regions of simultaneous wave amplification and maximum band-pass filtered height standard deviation. An additional asset of the method is its adaptability to different data sets. As critical thresholds are specific of the data set employed, the method is useful for observations and model simulations of different resolutions, temporal lengths and time variant basic states, optimizing its value as a tool for model validation. Special attention has been paid on the devise of an objective scheme easily applicable to General Circulation Models where observational thresholds may be unsuitable due to the presence of model bias. Part II of this study deals with a specific implementation of this novel method to simulations of the ECHO-G global climate model.", "author" : [ { "dropping-particle" : "", "family" : "Barriopedro", "given" : "D", "non-dropping-particle" : "", "parse-names" : false, "suffix" : "" }, { "dropping-particle" : "", "family" : "Garc\u00eda-Herrera", "given" : "R", "non-dropping-particle" : "", "parse-names" : false, "suffix" : "" }, { "dropping-particle" : "", "family" : "Trigo", "given" : "R M", "non-dropping-particle" : "", "parse-names" : false, "suffix" : "" } ], "container-title" : "Climate Dynamics", "id" : "ITEM-3", "issue" : "7-8", "issued" : { "date-parts" : [ [ "2010", "12", "3" ] ] }, "page" : "1373-1391", "title" : "Application of blocking diagnosis methods to General Circulation Models. Part I: a novel detection scheme", "translator" : [ { "dropping-particle" : "", "family" : "K3830", "given" : "", "non-dropping-particle" : "", "parse-names" : false, "suffix" : "" } ], "type" : "article-journal", "volume" : "35" }, "uris" : [ "http://www.mendeley.com/documents/?uuid=1933ba04-1b12-4350-9cf3-827fd78f179b" ] } ], "mendeley" : { "formattedCitation" : "(Schwierz et al., 2004; Barriopedro et al., 2010; Davini et al., 2012)", "plainTextFormattedCitation" : "(Schwierz et al., 2004; Barriopedro et al., 2010; Davini et al., 2012)", "previouslyFormattedCitation" : "(Schwierz et al., 2004; Barriopedro et al., 2010; Davini et al., 2012)" }, "properties" : { "noteIndex" : 0 }, "schema" : "https://github.com/citation-style-language/schema/raw/master/csl-citation.json" }</w:instrText>
      </w:r>
      <w:r w:rsidR="00BC572A" w:rsidRPr="003862D0">
        <w:rPr>
          <w:lang w:val="en-GB"/>
        </w:rPr>
        <w:fldChar w:fldCharType="separate"/>
      </w:r>
      <w:r w:rsidR="00016735">
        <w:rPr>
          <w:noProof/>
          <w:lang w:val="en-GB"/>
        </w:rPr>
        <w:t>(Schwierz et al., 2004; Barriopedro et al., 2010; Davini et al., 2012)</w:t>
      </w:r>
      <w:r w:rsidR="00BC572A" w:rsidRPr="003862D0">
        <w:rPr>
          <w:lang w:val="en-GB"/>
        </w:rPr>
        <w:fldChar w:fldCharType="end"/>
      </w:r>
      <w:r w:rsidR="00BC572A" w:rsidRPr="003862D0">
        <w:rPr>
          <w:lang w:val="en-GB"/>
        </w:rPr>
        <w:t xml:space="preserve">. In the </w:t>
      </w:r>
      <w:r w:rsidR="00A1457D">
        <w:rPr>
          <w:lang w:val="en-GB"/>
        </w:rPr>
        <w:t>SH</w:t>
      </w:r>
      <w:r w:rsidR="00BC572A" w:rsidRPr="003862D0">
        <w:rPr>
          <w:lang w:val="en-GB"/>
        </w:rPr>
        <w:t xml:space="preserve">, blocking frequency is projected to decrease in the Pacific sector during austral spring and summer. However, seasonal and regional changes are not totally consistent across the models </w:t>
      </w:r>
      <w:r w:rsidR="00BC572A" w:rsidRPr="003862D0">
        <w:rPr>
          <w:lang w:val="en-GB"/>
        </w:rPr>
        <w:fldChar w:fldCharType="begin" w:fldLock="1"/>
      </w:r>
      <w:r w:rsidR="00615634">
        <w:rPr>
          <w:lang w:val="en-GB"/>
        </w:rPr>
        <w:instrText>ADDIN CSL_CITATION { "citationItems" : [ { "id" : "ITEM-1", "itemData" : { "DOI" : "10.1175/JCLI-D-15-0754.1", "ISSN" : "0894-8755", "abstract"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"11" ] ] }, "page" : "7599-7611", "title" : "An Assessment of Future Southern Hemisphere Blocking Using CMIP5 Projections from Four GCMs", "translator" : [ { "dropping-particle" : "", "family" : "K3817", "given" : "", "non-dropping-particle" : "", "parse-names" : false, "suffix" : "" } ], "type" : "article-journal", "volume" : "29" }, "uris" : [ "http://www.mendeley.com/documents/?uuid=b6697107-7c3b-4bf8-a12d-addcd342628e" ] } ], "mendeley" : { "formattedCitation" : "(Parsons et al., 2016)", "plainTextFormattedCitation" : "(Parsons et al., 2016)", "previouslyFormattedCitation" : "(Parsons et al., 2016)" }, "properties" : { "noteIndex" : 0 }, "schema" : "https://github.com/citation-style-language/schema/raw/master/csl-citation.json" }</w:instrText>
      </w:r>
      <w:r w:rsidR="00BC572A" w:rsidRPr="003862D0">
        <w:rPr>
          <w:lang w:val="en-GB"/>
        </w:rPr>
        <w:fldChar w:fldCharType="separate"/>
      </w:r>
      <w:r w:rsidR="00016735">
        <w:rPr>
          <w:noProof/>
          <w:lang w:val="en-GB"/>
        </w:rPr>
        <w:t>(Parsons et al., 2016)</w:t>
      </w:r>
      <w:r w:rsidR="00BC572A" w:rsidRPr="003862D0">
        <w:rPr>
          <w:lang w:val="en-GB"/>
        </w:rPr>
        <w:fldChar w:fldCharType="end"/>
      </w:r>
      <w:r w:rsidR="00BC572A" w:rsidRPr="003862D0">
        <w:rPr>
          <w:lang w:val="en-GB"/>
        </w:rPr>
        <w:t xml:space="preserve">, and, as </w:t>
      </w:r>
      <w:r w:rsidR="00101FD8" w:rsidRPr="003862D0">
        <w:rPr>
          <w:lang w:val="en-GB"/>
        </w:rPr>
        <w:t>assessed</w:t>
      </w:r>
      <w:r w:rsidR="00BC572A" w:rsidRPr="003862D0">
        <w:rPr>
          <w:lang w:val="en-GB"/>
        </w:rPr>
        <w:t xml:space="preserve"> in </w:t>
      </w:r>
      <w:r w:rsidR="007B5CD1" w:rsidRPr="003862D0">
        <w:rPr>
          <w:lang w:val="en-GB"/>
        </w:rPr>
        <w:t>Section</w:t>
      </w:r>
      <w:r w:rsidR="00BC572A" w:rsidRPr="003862D0">
        <w:rPr>
          <w:lang w:val="en-GB"/>
        </w:rPr>
        <w:t xml:space="preserve"> 3.3.3.3, model biases might affect their response. </w:t>
      </w:r>
    </w:p>
    <w:p w14:paraId="4FBFAE2D" w14:textId="77777777" w:rsidR="00BC572A" w:rsidRPr="003862D0" w:rsidRDefault="00BC572A" w:rsidP="00BC572A">
      <w:pPr>
        <w:pStyle w:val="AR6BodyText"/>
        <w:rPr>
          <w:lang w:val="en-GB"/>
        </w:rPr>
      </w:pPr>
    </w:p>
    <w:p w14:paraId="0789CEB7" w14:textId="7FF27CAC" w:rsidR="00BC572A" w:rsidRPr="003862D0" w:rsidRDefault="00BC572A" w:rsidP="00BC572A">
      <w:pPr>
        <w:pStyle w:val="AR6BodyText"/>
        <w:rPr>
          <w:lang w:val="en-GB"/>
        </w:rPr>
      </w:pPr>
      <w:r w:rsidRPr="003862D0">
        <w:rPr>
          <w:lang w:val="en-GB"/>
        </w:rPr>
        <w:t xml:space="preserve">To better understand the uncertainty in future blocking activity, a process-oriented approach has been proposed that aims to link blocking responses to different features of the global warming pattern. </w:t>
      </w:r>
      <w:r w:rsidR="004D176A" w:rsidRPr="003862D0">
        <w:rPr>
          <w:lang w:val="en-GB"/>
        </w:rPr>
        <w:t>U</w:t>
      </w:r>
      <w:r w:rsidRPr="003862D0">
        <w:rPr>
          <w:lang w:val="en-GB"/>
        </w:rPr>
        <w:t xml:space="preserve">pper-level tropical warming might be the key factor leading to a reduced blocking, because of the strengthening of zonal winds </w:t>
      </w:r>
      <w:r w:rsidRPr="003862D0">
        <w:rPr>
          <w:lang w:val="en-GB"/>
        </w:rPr>
        <w:fldChar w:fldCharType="begin" w:fldLock="1"/>
      </w:r>
      <w:r w:rsidR="00615634">
        <w:rPr>
          <w:lang w:val="en-GB"/>
        </w:rPr>
        <w:instrText>ADDIN CSL_CITATION { "citationItems" : [ { "id" : "ITEM-1", "itemData" : { "DOI" : "10.1002/2016GL069725", "ISSN" : "00948276", "abstract" : "Abstract Midlatitude weather and climate are dominated by the jet streams and associated eastward moving storm systems. Occasionally, however, these are blocked by persistent anticyclonic regimes known as blocking. Climate models generally predict a small decline in blocking frequency under anthropogenic climate change. However, confidence in these predictions is undermined by, among other things, a lack of understanding of the physical mechanisms underlying the change. Here we analyze blocking (mostly in the Euro-Atlantic sector) in a set of sensitivity experiments to determine the effect of different parts of the surface global warming pattern. We also analyze projected changes in the impacts of blocking such as temperature extremes. The results show that enhanced warming both in the tropics and over the Arctic act to strengthen the projected decline in blocking. The tropical changes are more important for the uncertainty in projected blocking changes, though the Arctic also affects the temperature anomalies during blocking.", "author" : [ { "dropping-particle" : "", "family" : "Kennedy", "given" : "Daniel", "non-dropping-particle" : "", "parse-names" : false, "suffix" : "" }, { "dropping-particle" : "", "family" : "Parker", "given" : "Tess", "non-dropping-particle" : "", "parse-names" : false, "suffix" : "" }, { "dropping-particle" : "", "family" : "Woollings", "given" : "Tim", "non-dropping-particle" : "", "parse-names" : false, "suffix" : "" }, { "dropping-particle" : "", "family" : "Harvey", "given" : "Benjamin", "non-dropping-particle" : "", "parse-names" : false, "suffix" : "" }, { "dropping-particle" : "", "family" : "Shaffrey", "given" : "Len", "non-dropping-particle" : "", "parse-names" : false, "suffix" : "" } ], "container-title" : "Geophysical Research Letters", "id" : "ITEM-1", "issue" : "13", "issued" : { "date-parts" : [ [ "2016", "7", "16" ] ] }, "page" : "7250-7258", "title" : "The response of high-impact blocking weather systems to climate change", "translator" : [ { "dropping-particle" : "", "family" : "K3816", "given" : "", "non-dropping-particle" : "", "parse-names" : false, "suffix" : "" } ], "type" : "article-journal", "volume" : "43" }, "uris" : [ "http://www.mendeley.com/documents/?uuid=9a84ff04-cbd9-4dc8-a4a7-26cb395040ba" ] } ], "mendeley" : { "formattedCitation" : "(Kennedy et al., 2016)", "plainTextFormattedCitation" : "(Kennedy et al., 2016)", "previouslyFormattedCitation" : "(Kennedy et al., 2016)" }, "properties" : { "noteIndex" : 0 }, "schema" : "https://github.com/citation-style-language/schema/raw/master/csl-citation.json" }</w:instrText>
      </w:r>
      <w:r w:rsidRPr="003862D0">
        <w:rPr>
          <w:lang w:val="en-GB"/>
        </w:rPr>
        <w:fldChar w:fldCharType="separate"/>
      </w:r>
      <w:r w:rsidR="00016735">
        <w:rPr>
          <w:noProof/>
          <w:lang w:val="en-GB"/>
        </w:rPr>
        <w:t>(Kennedy et al., 2016)</w:t>
      </w:r>
      <w:r w:rsidRPr="003862D0">
        <w:rPr>
          <w:lang w:val="en-GB"/>
        </w:rPr>
        <w:fldChar w:fldCharType="end"/>
      </w:r>
      <w:r w:rsidRPr="003862D0">
        <w:rPr>
          <w:lang w:val="en-GB"/>
        </w:rPr>
        <w:t xml:space="preserve">. The more controversial influence of near-surface Arctic warming might lead to an increased blocking frequency </w:t>
      </w:r>
      <w:r w:rsidRPr="003862D0">
        <w:rPr>
          <w:lang w:val="en-GB"/>
        </w:rPr>
        <w:fldChar w:fldCharType="begin" w:fldLock="1"/>
      </w:r>
      <w:r w:rsidR="00615634">
        <w:rPr>
          <w:lang w:val="en-GB"/>
        </w:rPr>
        <w:instrText>ADDIN CSL_CITATION { "citationItems" : [ { "id" : "ITEM-1", "itemData" : { "DOI" : "10.1038/ngeo2277", "ISSN" : "1752-0894", "author" : [ { "dropping-particle" : "", "family" : "Mori", "given" : "Masato", "non-dropping-particle" : "", "parse-names" : false, "suffix" : "" }, { "dropping-particle" : "", "family" : "Watanabe", "given" : "Masahiro", "non-dropping-particle" : "", "parse-names" : false, "suffix" : "" }, { "dropping-particle" : "", "family" : "Shiogama", "given" : "Hideo", "non-dropping-particle" : "", "parse-names" : false, "suffix" : "" }, { "dropping-particle" : "", "family" : "Inoue", "given" : "Jun", "non-dropping-particle" : "", "parse-names" : false, "suffix" : "" }, { "dropping-particle" : "", "family" : "Kimoto", "given" : "Masahide", "non-dropping-particle" : "", "parse-names" : false, "suffix" : "" } ], "container-title" : "Nature Geoscience", "id" : "ITEM-1", "issue" : "12", "issued" : { "date-parts" : [ [ "2014", "12", "26" ] ] }, "page" : "869-873", "publisher" : "Nature Publishing Group", "title" : "Robust Arctic sea-ice influence on the frequent Eurasian cold winters in past decades", "translator" : [ { "dropping-particle" : "", "family" : "K3823", "given" : "", "non-dropping-particle" : "", "parse-names" : false, "suffix" : "" } ], "type" : "article-journal", "volume" : "7" }, "uris" : [ "http://www.mendeley.com/documents/?uuid=6dfa34c0-e31d-4113-b0e1-cbb04651d6ca" ] }, { "id" : "ITEM-2", "itemData" : { "DOI" : "10.1088/1748-9326/10/1/014005", "ISSN" : "1748-9326", "abstract" : "New metrics and evidence are presented that support a linkage between rapid Arctic warming, relative to Northern hemisphere mid-latitudes, and more frequent high-amplitude (wavy) jet-stream configurations that favor persistent weather patterns. We find robust relationships among seasonal and regional patterns of weaker poleward thickness gradients, weaker zonal upper-level winds, and a more meridional flow direction. These results suggest that as the Arctic continues to warm faster than elsewhere in response to rising greenhouse-gas concentrations, the frequency of extreme weather events caused by persistent jet-stream patterns will increase.", "author" : [ { "dropping-particle" : "", "family" : "Francis", "given" : "Jennifer A", "non-dropping-particle" : "", "parse-names" : false, "suffix" : "" }, { "dropping-particle" : "", "family" : "Vavrus", "given" : "Stephen J", "non-dropping-particle" : "", "parse-names" : false, "suffix" : "" } ], "container-title" : "Environmental Research Letters", "id" : "ITEM-2", "issue" : "1", "issued" : { "date-parts" : [ [ "2015", "1", "1" ] ] }, "page" : "014005", "title" : "Evidence for a wavier jet stream in response to rapid Arctic warming", "translator" : [ { "dropping-particle" : "", "family" : "K3815", "given" : "", "non-dropping-particle" : "", "parse-names" : false, "suffix" : "" } ], "type" : "article-journal", "volume" : "10" }, "uris" : [ "http://www.mendeley.com/documents/?uuid=4da89b0d-bf14-4765-9984-44767f099f41" ] } ], "mendeley" : { "formattedCitation" : "(Mori et al., 2014; Francis and Vavrus, 2015)", "plainTextFormattedCitation" : "(Mori et al., 2014; Francis and Vavrus, 2015)", "previouslyFormattedCitation" : "(Mori et al., 2014; Francis and Vavrus, 2015)" }, "properties" : { "noteIndex" : 0 }, "schema" : "https://github.com/citation-style-language/schema/raw/master/csl-citation.json" }</w:instrText>
      </w:r>
      <w:r w:rsidRPr="003862D0">
        <w:rPr>
          <w:lang w:val="en-GB"/>
        </w:rPr>
        <w:fldChar w:fldCharType="separate"/>
      </w:r>
      <w:r w:rsidR="00016735">
        <w:rPr>
          <w:noProof/>
          <w:lang w:val="en-GB"/>
        </w:rPr>
        <w:t>(Mori et al., 2014; Francis and Vavrus, 2015)</w:t>
      </w:r>
      <w:r w:rsidRPr="003862D0">
        <w:rPr>
          <w:lang w:val="en-GB"/>
        </w:rPr>
        <w:fldChar w:fldCharType="end"/>
      </w:r>
      <w:r w:rsidRPr="003862D0">
        <w:rPr>
          <w:lang w:val="en-GB"/>
        </w:rPr>
        <w:t xml:space="preserve"> (see </w:t>
      </w:r>
      <w:r w:rsidR="0063366C" w:rsidRPr="003862D0">
        <w:rPr>
          <w:lang w:val="en-GB"/>
        </w:rPr>
        <w:t xml:space="preserve">Chapter 10, </w:t>
      </w:r>
      <w:r w:rsidRPr="003862D0">
        <w:rPr>
          <w:lang w:val="en-GB"/>
        </w:rPr>
        <w:t xml:space="preserve">Box 10.1). </w:t>
      </w:r>
    </w:p>
    <w:p w14:paraId="4CCBF834" w14:textId="77777777" w:rsidR="00BC572A" w:rsidRPr="003862D0" w:rsidRDefault="00BC572A" w:rsidP="00BC572A">
      <w:pPr>
        <w:pStyle w:val="AR6BodyText"/>
        <w:rPr>
          <w:lang w:val="en-GB"/>
        </w:rPr>
      </w:pPr>
    </w:p>
    <w:p w14:paraId="47FDC5CC" w14:textId="55F813DF" w:rsidR="00BC572A" w:rsidRPr="003862D0" w:rsidRDefault="00FA6D4F" w:rsidP="006678AC">
      <w:pPr>
        <w:pStyle w:val="AR6BodyText"/>
        <w:rPr>
          <w:color w:val="3366FF"/>
          <w:lang w:val="en-GB"/>
        </w:rPr>
      </w:pPr>
      <w:r w:rsidRPr="003862D0">
        <w:rPr>
          <w:lang w:val="en-GB" w:eastAsia="en-US"/>
        </w:rPr>
        <w:lastRenderedPageBreak/>
        <w:t>Figure 4.28</w:t>
      </w:r>
      <w:r w:rsidR="006678AC" w:rsidRPr="003862D0">
        <w:rPr>
          <w:lang w:val="en-GB" w:eastAsia="en-US"/>
        </w:rPr>
        <w:t xml:space="preserve"> </w:t>
      </w:r>
      <w:r w:rsidR="00BC572A" w:rsidRPr="003862D0">
        <w:rPr>
          <w:lang w:val="en-GB" w:eastAsia="en-US"/>
        </w:rPr>
        <w:t xml:space="preserve">shows a </w:t>
      </w:r>
      <w:r w:rsidR="00D84139">
        <w:rPr>
          <w:lang w:val="en-GB" w:eastAsia="en-US"/>
        </w:rPr>
        <w:t>clear</w:t>
      </w:r>
      <w:r w:rsidR="00D84139" w:rsidRPr="003862D0">
        <w:rPr>
          <w:lang w:val="en-GB" w:eastAsia="en-US"/>
        </w:rPr>
        <w:t xml:space="preserve"> </w:t>
      </w:r>
      <w:r w:rsidR="00BC572A" w:rsidRPr="003862D0">
        <w:rPr>
          <w:lang w:val="en-GB" w:eastAsia="en-US"/>
        </w:rPr>
        <w:t>decrease in blocking activity over Greenland and North Pacific for SSP7.0 and SSP8.5.</w:t>
      </w:r>
      <w:r w:rsidR="006678AC" w:rsidRPr="003862D0">
        <w:rPr>
          <w:lang w:val="en-GB" w:eastAsia="en-US"/>
        </w:rPr>
        <w:t xml:space="preserve"> </w:t>
      </w:r>
      <w:r w:rsidR="001A4580" w:rsidRPr="003862D0">
        <w:rPr>
          <w:lang w:val="en-GB" w:eastAsia="en-US"/>
        </w:rPr>
        <w:t xml:space="preserve">Models with the largest decrease in blocking frequency in boreal winter are those showing the smallest frequency bias during the historical period </w:t>
      </w:r>
      <w:r w:rsidR="001A4580" w:rsidRPr="003862D0">
        <w:rPr>
          <w:lang w:val="en-GB" w:eastAsia="en-US"/>
        </w:rPr>
        <w:fldChar w:fldCharType="begin" w:fldLock="1"/>
      </w:r>
      <w:r w:rsidR="00615634">
        <w:rPr>
          <w:lang w:val="en-GB" w:eastAsia="ko-KR"/>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"plainTextFormattedCitation" : "(Davini and D\u2019Andrea, 2020)", "previouslyFormattedCitation" : "(Davini and D\u2019Andrea, 2020)" }, "properties" : { "noteIndex" : 0 }, "schema" : "https://github.com/citation-style-language/schema/raw/master/csl-citation.json" }</w:instrText>
      </w:r>
      <w:r w:rsidR="001A4580" w:rsidRPr="003862D0">
        <w:rPr>
          <w:lang w:val="en-GB" w:eastAsia="en-US"/>
        </w:rPr>
        <w:fldChar w:fldCharType="separate"/>
      </w:r>
      <w:r w:rsidR="00016735">
        <w:rPr>
          <w:noProof/>
          <w:lang w:val="en-GB" w:eastAsia="ko-KR"/>
        </w:rPr>
        <w:t>(Davini and D’Andrea, 2020)</w:t>
      </w:r>
      <w:r w:rsidR="001A4580" w:rsidRPr="003862D0">
        <w:rPr>
          <w:lang w:val="en-GB" w:eastAsia="en-US"/>
        </w:rPr>
        <w:fldChar w:fldCharType="end"/>
      </w:r>
      <w:r w:rsidR="001A4580" w:rsidRPr="003862D0">
        <w:rPr>
          <w:lang w:val="en-GB" w:eastAsia="en-US"/>
        </w:rPr>
        <w:t xml:space="preserve">. In conclusion, </w:t>
      </w:r>
      <w:r w:rsidR="004D176A" w:rsidRPr="003862D0">
        <w:rPr>
          <w:lang w:val="en-GB" w:eastAsia="en-US"/>
        </w:rPr>
        <w:t xml:space="preserve">there is </w:t>
      </w:r>
      <w:r w:rsidR="004D176A" w:rsidRPr="003862D0">
        <w:rPr>
          <w:i/>
          <w:iCs/>
          <w:lang w:val="en-GB" w:eastAsia="en-US"/>
        </w:rPr>
        <w:t xml:space="preserve">medium confidence </w:t>
      </w:r>
      <w:r w:rsidR="004D176A" w:rsidRPr="003862D0">
        <w:rPr>
          <w:lang w:val="en-GB" w:eastAsia="en-US"/>
        </w:rPr>
        <w:t xml:space="preserve">that </w:t>
      </w:r>
      <w:r w:rsidR="001A4580" w:rsidRPr="003862D0">
        <w:rPr>
          <w:lang w:val="en-GB"/>
        </w:rPr>
        <w:t xml:space="preserve">the frequency of atmospheric blocking events over Greenland and the North Pacific </w:t>
      </w:r>
      <w:r w:rsidR="004D176A" w:rsidRPr="003862D0">
        <w:rPr>
          <w:lang w:val="en-GB"/>
        </w:rPr>
        <w:t>will</w:t>
      </w:r>
      <w:r w:rsidR="001A4580" w:rsidRPr="003862D0">
        <w:rPr>
          <w:lang w:val="en-GB"/>
        </w:rPr>
        <w:t xml:space="preserve"> </w:t>
      </w:r>
      <w:r w:rsidR="007E4E81" w:rsidRPr="003862D0">
        <w:rPr>
          <w:lang w:val="en-GB"/>
        </w:rPr>
        <w:t>decrease</w:t>
      </w:r>
      <w:r w:rsidR="001A4580" w:rsidRPr="003862D0">
        <w:rPr>
          <w:lang w:val="en-GB"/>
        </w:rPr>
        <w:t xml:space="preserve"> in boreal winter in the SSP3-7.0 and SSP5-8.5 scenarios.</w:t>
      </w:r>
    </w:p>
    <w:p w14:paraId="6D99F3F4" w14:textId="77777777" w:rsidR="00BC572A" w:rsidRPr="003862D0" w:rsidRDefault="00BC572A" w:rsidP="00BC572A">
      <w:pPr>
        <w:pStyle w:val="AR6BodyText"/>
        <w:rPr>
          <w:b/>
          <w:lang w:val="en-GB"/>
        </w:rPr>
      </w:pPr>
    </w:p>
    <w:p w14:paraId="4630D778" w14:textId="77777777" w:rsidR="00BC572A" w:rsidRPr="003862D0" w:rsidRDefault="00BC572A" w:rsidP="00BC572A">
      <w:pPr>
        <w:pStyle w:val="AR6BodyText"/>
        <w:rPr>
          <w:b/>
          <w:lang w:val="en-GB"/>
        </w:rPr>
      </w:pPr>
    </w:p>
    <w:p w14:paraId="5AC6EBF0" w14:textId="00BB35E2" w:rsidR="00BC572A" w:rsidRPr="003862D0" w:rsidRDefault="00BC572A" w:rsidP="00BC572A">
      <w:pPr>
        <w:pStyle w:val="AR6BodyText"/>
        <w:rPr>
          <w:b/>
          <w:lang w:val="en-GB"/>
        </w:rPr>
      </w:pPr>
      <w:r w:rsidRPr="003862D0">
        <w:rPr>
          <w:b/>
          <w:lang w:val="en-GB"/>
        </w:rPr>
        <w:t>[START FIGURE 4.</w:t>
      </w:r>
      <w:r w:rsidR="001A4580" w:rsidRPr="003862D0">
        <w:rPr>
          <w:b/>
          <w:lang w:val="en-GB"/>
        </w:rPr>
        <w:t xml:space="preserve">28 </w:t>
      </w:r>
      <w:r w:rsidRPr="003862D0">
        <w:rPr>
          <w:b/>
          <w:lang w:val="en-GB"/>
        </w:rPr>
        <w:t>HERE</w:t>
      </w:r>
    </w:p>
    <w:p w14:paraId="30D97596" w14:textId="23F78B52" w:rsidR="00BC572A" w:rsidRPr="003862D0" w:rsidRDefault="00BC572A" w:rsidP="006678AC">
      <w:pPr>
        <w:pStyle w:val="AR6BodyText"/>
        <w:rPr>
          <w:lang w:val="en-GB" w:eastAsia="en-US"/>
        </w:rPr>
      </w:pPr>
    </w:p>
    <w:p w14:paraId="2180D99B" w14:textId="6A66CDBF" w:rsidR="00BC572A" w:rsidRPr="003862D0" w:rsidRDefault="006E09B3" w:rsidP="00BC572A">
      <w:pPr>
        <w:pStyle w:val="AR6Chap4Figure"/>
        <w:rPr>
          <w:lang w:val="en-GB"/>
        </w:rPr>
      </w:pPr>
      <w:bookmarkStart w:id="3324" w:name="_Ref5494855"/>
      <w:bookmarkStart w:id="3325" w:name="_Ref29565832"/>
      <w:r w:rsidRPr="003862D0">
        <w:rPr>
          <w:b/>
          <w:bCs/>
          <w:lang w:val="en-GB" w:eastAsia="en-US"/>
        </w:rPr>
        <w:t>Projected wintertime atmospheric blocking frequencies.</w:t>
      </w:r>
      <w:r w:rsidRPr="003862D0">
        <w:rPr>
          <w:lang w:val="en-GB" w:eastAsia="en-US"/>
        </w:rPr>
        <w:t xml:space="preserve"> </w:t>
      </w:r>
      <w:r w:rsidR="00BC572A" w:rsidRPr="003862D0">
        <w:rPr>
          <w:lang w:val="en-GB" w:eastAsia="en-US"/>
        </w:rPr>
        <w:t>Box plot showing December</w:t>
      </w:r>
      <w:r w:rsidR="004D31F7" w:rsidRPr="003862D0">
        <w:rPr>
          <w:lang w:val="en-GB" w:eastAsia="en-US"/>
        </w:rPr>
        <w:t>-</w:t>
      </w:r>
      <w:r w:rsidR="00BC572A" w:rsidRPr="003862D0">
        <w:rPr>
          <w:lang w:val="en-GB" w:eastAsia="en-US"/>
        </w:rPr>
        <w:t>to</w:t>
      </w:r>
      <w:r w:rsidR="004D31F7" w:rsidRPr="003862D0">
        <w:rPr>
          <w:lang w:val="en-GB" w:eastAsia="en-US"/>
        </w:rPr>
        <w:t>-</w:t>
      </w:r>
      <w:r w:rsidR="00BC572A" w:rsidRPr="003862D0">
        <w:rPr>
          <w:lang w:val="en-GB" w:eastAsia="en-US"/>
        </w:rPr>
        <w:t xml:space="preserve">March </w:t>
      </w:r>
      <w:r w:rsidR="00AD7D96" w:rsidRPr="003862D0">
        <w:rPr>
          <w:lang w:val="en-GB" w:eastAsia="en-US"/>
        </w:rPr>
        <w:t xml:space="preserve">atmospheric blocking frequencies from </w:t>
      </w:r>
      <w:r w:rsidR="00BC572A" w:rsidRPr="003862D0">
        <w:rPr>
          <w:lang w:val="en-GB" w:eastAsia="en-US"/>
        </w:rPr>
        <w:t>historical simulations</w:t>
      </w:r>
      <w:r w:rsidR="004D31F7" w:rsidRPr="003862D0">
        <w:rPr>
          <w:lang w:val="en-GB" w:eastAsia="en-US"/>
        </w:rPr>
        <w:t xml:space="preserve"> over</w:t>
      </w:r>
      <w:r w:rsidR="00BC572A" w:rsidRPr="003862D0">
        <w:rPr>
          <w:lang w:val="en-GB" w:eastAsia="en-US"/>
        </w:rPr>
        <w:t xml:space="preserve"> 1995–2014 and </w:t>
      </w:r>
      <w:r w:rsidR="004D31F7" w:rsidRPr="003862D0">
        <w:rPr>
          <w:lang w:val="en-GB" w:eastAsia="en-US"/>
        </w:rPr>
        <w:t>projections over</w:t>
      </w:r>
      <w:r w:rsidR="00BC572A" w:rsidRPr="003862D0">
        <w:rPr>
          <w:lang w:val="en-GB" w:eastAsia="en-US"/>
        </w:rPr>
        <w:t xml:space="preserve"> 2081–2100</w:t>
      </w:r>
      <w:r w:rsidR="00AD7D96" w:rsidRPr="003862D0">
        <w:rPr>
          <w:lang w:val="en-GB" w:eastAsia="en-US"/>
        </w:rPr>
        <w:t>,</w:t>
      </w:r>
      <w:r w:rsidR="00BC572A" w:rsidRPr="003862D0">
        <w:rPr>
          <w:lang w:val="en-GB" w:eastAsia="en-US"/>
        </w:rPr>
        <w:t xml:space="preserve"> over (a) the Central European region (20°W–20°E, 45°N–65°N), (b) the Greenland region (65°W–20°W, 62.5°N–72.5°N), (c) the North Pacific region (130°E–150°W, 60°N–75°N). Values show the percentage of blocked days per season following the </w:t>
      </w:r>
      <w:r w:rsidR="00BC572A" w:rsidRPr="003862D0">
        <w:rPr>
          <w:lang w:val="en-GB"/>
        </w:rPr>
        <w:fldChar w:fldCharType="begin" w:fldLock="1"/>
      </w:r>
      <w:r w:rsidR="00CD3B49">
        <w:rPr>
          <w:lang w:val="en-GB" w:eastAsia="en-US"/>
        </w:rPr>
        <w:instrText>ADDIN CSL_CITATION { "citationItems" : [ { "id" : "ITEM-1", "itemData" : { "DOI" : "10.1175/JCLI-D-12-00032.1", "ISSN" : "0894-8755", "abstract" : "AbstractIn this paper, Northern Hemisphere winter blocking is analyzed through the introduction of a set of new bidimensional diagnostics based on geopotential height that provide information about the occurrence, the duration, the intensity, and the wave breaking associated with the blocking. This analysis is performed with different reanalysis datasets in order to evaluate the sensitivity of the index and the diagnostics adopted. In this way, the authors are able to define a new category of blocking placed at low latitudes that is similar to midlatitude blocking in terms of the introduced diagnostics but is unable to divert or block the flow. Furthermore, over the Euro-Atlantic sector it is shown that it is possible to phenomenologically distinguish between high-latitude blocking occurring over Greenland, north of the jet stream and dominated by cyclonic wave breaking, and the traditional midlatitude blocking localized over Europe and driven by anticyclonic wave breaking. These latter events are uniformly present in a band ranging from the Azores up to Scandinavia. Interestingly, a similar distinction cannot be pointed out over the Pacific basin where the blocking activity is dominated by high-latitude blocking occurring over eastern Siberia. Finally, considering the large impact that blocking may have on the Northern Hemisphere, an analysis of the variability and the trend is carried out. This shows a significant increase of Atlantic low-latitude blocking frequency and an eastward displacement of the strongest blocking events over both the Atlantic and Pacific Oceans.", "author" : [ { "dropping-particle" : "", "family" : "Davini", "given" : "Paolo", "non-dropping-particle" : "", "parse-names" : false, "suffix" : "" }, { "dropping-particle" : "", "family" : "Cagnazzo", "given" : "Chiara", "non-dropping-particle" : "", "parse-names" : false, "suffix" : "" }, { "dropping-particle" : "", "family" : "Gualdi", "given" : "Silvio", "non-dropping-particle" : "", "parse-names" : false, "suffix" : "" }, { "dropping-particle" : "", "family" : "Navarra", "given" : "Antonio", "non-dropping-particle" : "", "parse-names" : false, "suffix" : "" } ], "container-title" : "Journal of Climate", "id" : "ITEM-1", "issue" : "19", "issued" : { "date-parts" : [ [ "2012", "10" ] ] }, "page" : "6496-6509", "title" : "Bidimensional Diagnostics, Variability, and Trends of Northern Hemisphere Blocking", "translator" : [ { "dropping-particle" : "", "family" : "K3828", "given" : "", "non-dropping-particle" : "", "parse-names" : false, "suffix" : "" } ], "type" : "article-journal", "volume" : "25" }, "uris" : [ "http://www.mendeley.com/documents/?uuid=132e688d-8e5d-49cb-959a-d33c897c3354" ] } ], "mendeley" : { "formattedCitation" : "(Davini et al., 2012)", "manualFormatting" : "Davini et al. (2012)", "plainTextFormattedCitation" : "(Davini et al., 2012)", "previouslyFormattedCitation" : "(Davini et al., 2012)" }, "properties" : { "noteIndex" : 0 }, "schema" : "https://github.com/citation-style-language/schema/raw/master/csl-citation.json" }</w:instrText>
      </w:r>
      <w:r w:rsidR="00BC572A" w:rsidRPr="003862D0">
        <w:rPr>
          <w:lang w:val="en-GB"/>
        </w:rPr>
        <w:fldChar w:fldCharType="separate"/>
      </w:r>
      <w:del w:id="3326" w:author="Robin Matthews" w:date="2021-06-16T19:04:00Z">
        <w:r w:rsidR="00016735" w:rsidDel="000B7CB3">
          <w:rPr>
            <w:noProof/>
            <w:lang w:val="en-GB" w:eastAsia="en-US"/>
          </w:rPr>
          <w:delText>(</w:delText>
        </w:r>
      </w:del>
      <w:r w:rsidR="00016735">
        <w:rPr>
          <w:noProof/>
          <w:lang w:val="en-GB" w:eastAsia="en-US"/>
        </w:rPr>
        <w:t>Davini et al.</w:t>
      </w:r>
      <w:del w:id="3327" w:author="Robin Matthews" w:date="2021-06-16T19:04:00Z">
        <w:r w:rsidR="00016735" w:rsidDel="000B7CB3">
          <w:rPr>
            <w:noProof/>
            <w:lang w:val="en-GB" w:eastAsia="en-US"/>
          </w:rPr>
          <w:delText>,</w:delText>
        </w:r>
      </w:del>
      <w:r w:rsidR="00016735">
        <w:rPr>
          <w:noProof/>
          <w:lang w:val="en-GB" w:eastAsia="en-US"/>
        </w:rPr>
        <w:t xml:space="preserve"> </w:t>
      </w:r>
      <w:ins w:id="3328" w:author="Robin Matthews" w:date="2021-06-16T19:04:00Z">
        <w:r w:rsidR="000B7CB3">
          <w:rPr>
            <w:noProof/>
            <w:lang w:val="en-GB" w:eastAsia="en-US"/>
          </w:rPr>
          <w:t>(</w:t>
        </w:r>
      </w:ins>
      <w:r w:rsidR="00016735">
        <w:rPr>
          <w:noProof/>
          <w:lang w:val="en-GB" w:eastAsia="en-US"/>
        </w:rPr>
        <w:t>2012)</w:t>
      </w:r>
      <w:r w:rsidR="00BC572A" w:rsidRPr="003862D0">
        <w:rPr>
          <w:lang w:val="en-GB"/>
        </w:rPr>
        <w:fldChar w:fldCharType="end"/>
      </w:r>
      <w:r w:rsidR="00BC572A" w:rsidRPr="003862D0">
        <w:rPr>
          <w:lang w:val="en-GB"/>
        </w:rPr>
        <w:t xml:space="preserve"> </w:t>
      </w:r>
      <w:r w:rsidR="00BC572A" w:rsidRPr="003862D0">
        <w:rPr>
          <w:lang w:val="en-GB" w:eastAsia="en-US"/>
        </w:rPr>
        <w:t xml:space="preserve">index. Median values are the thick black horizontal bar. The </w:t>
      </w:r>
      <w:r w:rsidR="003A259E" w:rsidRPr="003862D0">
        <w:rPr>
          <w:lang w:val="en-GB" w:eastAsia="en-US"/>
        </w:rPr>
        <w:t xml:space="preserve">lower whiskers extend from the first quartile to the smallest value in the ensemble, and the </w:t>
      </w:r>
      <w:r w:rsidR="00BC572A" w:rsidRPr="003862D0">
        <w:rPr>
          <w:lang w:val="en-GB" w:eastAsia="en-US"/>
        </w:rPr>
        <w:t>upper whisker</w:t>
      </w:r>
      <w:r w:rsidR="00AD7D96" w:rsidRPr="003862D0">
        <w:rPr>
          <w:lang w:val="en-GB" w:eastAsia="en-US"/>
        </w:rPr>
        <w:t>s</w:t>
      </w:r>
      <w:r w:rsidR="00BC572A" w:rsidRPr="003862D0">
        <w:rPr>
          <w:lang w:val="en-GB" w:eastAsia="en-US"/>
        </w:rPr>
        <w:t xml:space="preserve"> extend from the third</w:t>
      </w:r>
      <w:r w:rsidR="00AD7D96" w:rsidRPr="003862D0">
        <w:rPr>
          <w:lang w:val="en-GB" w:eastAsia="en-US"/>
        </w:rPr>
        <w:t xml:space="preserve"> </w:t>
      </w:r>
      <w:r w:rsidR="003A259E" w:rsidRPr="003862D0">
        <w:rPr>
          <w:lang w:val="en-GB" w:eastAsia="en-US"/>
        </w:rPr>
        <w:t xml:space="preserve">quartile </w:t>
      </w:r>
      <w:r w:rsidR="00AD7D96" w:rsidRPr="003862D0">
        <w:rPr>
          <w:lang w:val="en-GB" w:eastAsia="en-US"/>
        </w:rPr>
        <w:t>to the largest</w:t>
      </w:r>
      <w:r w:rsidR="003A259E" w:rsidRPr="003862D0">
        <w:rPr>
          <w:lang w:val="en-GB" w:eastAsia="en-US"/>
        </w:rPr>
        <w:t xml:space="preserve"> value. The whiskers are</w:t>
      </w:r>
      <w:r w:rsidR="00BC572A" w:rsidRPr="003862D0">
        <w:rPr>
          <w:lang w:val="en-GB" w:eastAsia="en-US"/>
        </w:rPr>
        <w:t xml:space="preserve"> limited to an upper bound that is 1.5 times the interquartile range (the distance between the third and first quartiles). Black dots show outliers from the whiskers. The numbers below each bar report the number of models included. Observationally</w:t>
      </w:r>
      <w:r w:rsidR="00847B1B" w:rsidRPr="003862D0">
        <w:rPr>
          <w:lang w:val="en-GB" w:eastAsia="en-US"/>
        </w:rPr>
        <w:t xml:space="preserve"> </w:t>
      </w:r>
      <w:r w:rsidR="00BC572A" w:rsidRPr="003862D0">
        <w:rPr>
          <w:lang w:val="en-GB" w:eastAsia="en-US"/>
        </w:rPr>
        <w:t>based values are obtained as the average of the ERA-Interim Reanalysis, the JRA-55 Reanalysis and the NCEP/NCAR Reanalysis.</w:t>
      </w:r>
      <w:bookmarkEnd w:id="3324"/>
      <w:r w:rsidR="00BC572A" w:rsidRPr="003862D0">
        <w:rPr>
          <w:lang w:val="en-GB" w:eastAsia="en-US"/>
        </w:rPr>
        <w:t xml:space="preserve"> </w:t>
      </w:r>
      <w:r w:rsidR="00BC572A" w:rsidRPr="003862D0">
        <w:rPr>
          <w:lang w:val="en-GB" w:eastAsia="ko-KR"/>
        </w:rPr>
        <w:t xml:space="preserve">Adapted from </w:t>
      </w:r>
      <w:r w:rsidR="00BC572A" w:rsidRPr="003862D0">
        <w:rPr>
          <w:lang w:val="en-GB" w:eastAsia="en-US"/>
        </w:rPr>
        <w:fldChar w:fldCharType="begin" w:fldLock="1"/>
      </w:r>
      <w:ins w:id="3329" w:author="Robin Matthews" w:date="2021-06-16T19:04:00Z">
        <w:r w:rsidR="000B7CB3">
          <w:rPr>
            <w:lang w:val="en-GB" w:eastAsia="ko-KR"/>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ins>
      <w:del w:id="3330" w:author="Robin Matthews" w:date="2021-06-16T19:04:00Z">
        <w:r w:rsidR="00615634" w:rsidDel="000B7CB3">
          <w:rPr>
            <w:lang w:val="en-GB" w:eastAsia="ko-KR"/>
          </w:rPr>
          <w:del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"10", "23" ] ] }, "page" : "10021-10038", "title" : "From CMIP3 to CMIP6: Northern Hemisphere Atmospheric Blocking Simulation in Present and Future Climate", "translator" : [ { "dropping-particle" : "", "family" : "K4980", "given" : "", "non-dropping-particle" : "", "parse-names" : false, "suffix" : "" } ], "type" : "article-journal", "volume" : "33" }, "uris" : [ "http://www.mendeley.com/documents/?uuid=3cd4998e-73e5-4e36-8121-2bdcf8309c74" ] } ], "mendeley" : { "formattedCitation" : "(Davini and D\u2019Andrea, 2020)", "plainTextFormattedCitation" : "(Davini and D\u2019Andrea, 2020)", "previouslyFormattedCitation" : "(Davini and D\u2019Andrea, 2020)" }, "properties" : { "noteIndex" : 0 }, "schema" : "https://github.com/citation-style-language/schema/raw/master/csl-citation.json" }</w:delInstrText>
        </w:r>
      </w:del>
      <w:r w:rsidR="00BC572A" w:rsidRPr="003862D0">
        <w:rPr>
          <w:lang w:val="en-GB" w:eastAsia="en-US"/>
        </w:rPr>
        <w:fldChar w:fldCharType="separate"/>
      </w:r>
      <w:del w:id="3331" w:author="Robin Matthews" w:date="2021-06-16T19:04:00Z">
        <w:r w:rsidR="00016735" w:rsidDel="000B7CB3">
          <w:rPr>
            <w:noProof/>
            <w:lang w:val="en-GB" w:eastAsia="ko-KR"/>
          </w:rPr>
          <w:delText>(</w:delText>
        </w:r>
      </w:del>
      <w:r w:rsidR="00016735">
        <w:rPr>
          <w:noProof/>
          <w:lang w:val="en-GB" w:eastAsia="ko-KR"/>
        </w:rPr>
        <w:t>Davini and D’Andrea</w:t>
      </w:r>
      <w:del w:id="3332" w:author="Robin Matthews" w:date="2021-06-16T19:04:00Z">
        <w:r w:rsidR="00016735" w:rsidDel="000B7CB3">
          <w:rPr>
            <w:noProof/>
            <w:lang w:val="en-GB" w:eastAsia="ko-KR"/>
          </w:rPr>
          <w:delText>,</w:delText>
        </w:r>
      </w:del>
      <w:r w:rsidR="00016735">
        <w:rPr>
          <w:noProof/>
          <w:lang w:val="en-GB" w:eastAsia="ko-KR"/>
        </w:rPr>
        <w:t xml:space="preserve"> </w:t>
      </w:r>
      <w:ins w:id="3333" w:author="Robin Matthews" w:date="2021-06-16T19:04:00Z">
        <w:r w:rsidR="000B7CB3">
          <w:rPr>
            <w:noProof/>
            <w:lang w:val="en-GB" w:eastAsia="ko-KR"/>
          </w:rPr>
          <w:t>(</w:t>
        </w:r>
      </w:ins>
      <w:r w:rsidR="00016735">
        <w:rPr>
          <w:noProof/>
          <w:lang w:val="en-GB" w:eastAsia="ko-KR"/>
        </w:rPr>
        <w:t>2020)</w:t>
      </w:r>
      <w:r w:rsidR="00BC572A" w:rsidRPr="003862D0">
        <w:rPr>
          <w:lang w:val="en-GB" w:eastAsia="en-US"/>
        </w:rPr>
        <w:fldChar w:fldCharType="end"/>
      </w:r>
      <w:bookmarkEnd w:id="3325"/>
      <w:r w:rsidR="008E5379" w:rsidRPr="003862D0">
        <w:rPr>
          <w:lang w:val="en-GB" w:eastAsia="en-US"/>
        </w:rPr>
        <w:t>.</w:t>
      </w:r>
      <w:r w:rsidR="00BC572A" w:rsidRPr="003862D0">
        <w:rPr>
          <w:lang w:val="en-GB" w:eastAsia="ko-KR"/>
        </w:rPr>
        <w:t>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6728C82D" w14:textId="77777777" w:rsidR="00BC572A" w:rsidRPr="003862D0" w:rsidRDefault="00BC572A" w:rsidP="00BC572A">
      <w:pPr>
        <w:pStyle w:val="AR6BodyText"/>
        <w:rPr>
          <w:b/>
          <w:lang w:val="en-GB"/>
        </w:rPr>
      </w:pPr>
    </w:p>
    <w:p w14:paraId="22946162" w14:textId="6143189B" w:rsidR="00BC572A" w:rsidRPr="003862D0" w:rsidRDefault="00BC572A" w:rsidP="00BC572A">
      <w:pPr>
        <w:pStyle w:val="AR6BodyText"/>
        <w:rPr>
          <w:b/>
          <w:lang w:val="en-GB"/>
        </w:rPr>
      </w:pPr>
      <w:r w:rsidRPr="003862D0">
        <w:rPr>
          <w:b/>
          <w:lang w:val="en-GB"/>
        </w:rPr>
        <w:t>[END FIGURE 4.</w:t>
      </w:r>
      <w:r w:rsidR="001A4580" w:rsidRPr="003862D0">
        <w:rPr>
          <w:b/>
          <w:lang w:val="en-GB"/>
        </w:rPr>
        <w:t xml:space="preserve">28 </w:t>
      </w:r>
      <w:r w:rsidRPr="003862D0">
        <w:rPr>
          <w:b/>
          <w:lang w:val="en-GB"/>
        </w:rPr>
        <w:t>HERE]</w:t>
      </w:r>
    </w:p>
    <w:p w14:paraId="3168A9D2" w14:textId="77777777" w:rsidR="00BC572A" w:rsidRPr="003862D0" w:rsidRDefault="00BC572A" w:rsidP="00BC572A">
      <w:pPr>
        <w:rPr>
          <w:lang w:val="en-GB"/>
        </w:rPr>
      </w:pPr>
    </w:p>
    <w:p w14:paraId="2429FB51" w14:textId="77777777" w:rsidR="000053F8" w:rsidRPr="003862D0" w:rsidRDefault="000053F8" w:rsidP="000053F8">
      <w:pPr>
        <w:pStyle w:val="AR6BodyText"/>
        <w:rPr>
          <w:lang w:val="en-GB" w:eastAsia="ko-KR"/>
        </w:rPr>
      </w:pPr>
    </w:p>
    <w:p w14:paraId="799B1E2D" w14:textId="2DAB7AD1" w:rsidR="000053F8" w:rsidRPr="003862D0" w:rsidRDefault="000053F8" w:rsidP="000053F8">
      <w:pPr>
        <w:pStyle w:val="AR6Chap4Level2411"/>
        <w:rPr>
          <w:lang w:val="en-GB"/>
        </w:rPr>
      </w:pPr>
      <w:bookmarkStart w:id="3334" w:name="_Toc5498098"/>
      <w:bookmarkStart w:id="3335" w:name="_Toc5498132"/>
      <w:bookmarkStart w:id="3336" w:name="_Toc5498421"/>
      <w:bookmarkStart w:id="3337" w:name="_Toc5498904"/>
      <w:bookmarkStart w:id="3338" w:name="_Toc5500956"/>
      <w:bookmarkStart w:id="3339" w:name="_Toc5778499"/>
      <w:bookmarkStart w:id="3340" w:name="_Toc29748282"/>
      <w:bookmarkStart w:id="3341" w:name="_Toc29748468"/>
      <w:bookmarkStart w:id="3342" w:name="_Toc29749221"/>
      <w:bookmarkStart w:id="3343" w:name="_Toc29751035"/>
      <w:bookmarkStart w:id="3344" w:name="_Toc33523304"/>
      <w:bookmarkStart w:id="3345" w:name="_Toc56878749"/>
      <w:bookmarkStart w:id="3346" w:name="_Toc56879170"/>
      <w:bookmarkStart w:id="3347" w:name="_Toc56879712"/>
      <w:bookmarkStart w:id="3348" w:name="_Toc56880378"/>
      <w:bookmarkStart w:id="3349" w:name="_Toc56880474"/>
      <w:bookmarkStart w:id="3350" w:name="_Toc56880544"/>
      <w:bookmarkStart w:id="3351" w:name="_Toc56880668"/>
      <w:bookmarkStart w:id="3352" w:name="_Toc56881942"/>
      <w:bookmarkStart w:id="3353" w:name="_Toc57156878"/>
      <w:bookmarkStart w:id="3354" w:name="_Toc65519600"/>
      <w:bookmarkStart w:id="3355" w:name="_Toc66099784"/>
      <w:bookmarkStart w:id="3356" w:name="_Toc66646056"/>
      <w:bookmarkStart w:id="3357" w:name="_Toc69752526"/>
      <w:bookmarkStart w:id="3358" w:name="_Toc66379314"/>
      <w:bookmarkStart w:id="3359" w:name="_Toc66466999"/>
      <w:bookmarkStart w:id="3360" w:name="_Toc66467283"/>
      <w:bookmarkStart w:id="3361" w:name="_Toc66574538"/>
      <w:bookmarkStart w:id="3362" w:name="_Toc66574709"/>
      <w:r w:rsidRPr="003862D0">
        <w:rPr>
          <w:lang w:val="en-GB"/>
        </w:rPr>
        <w:t>Ocean</w:t>
      </w:r>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r w:rsidRPr="003862D0">
        <w:rPr>
          <w:lang w:val="en-GB"/>
        </w:rPr>
        <w:t xml:space="preserve"> </w:t>
      </w:r>
      <w:bookmarkEnd w:id="3358"/>
      <w:bookmarkEnd w:id="3359"/>
      <w:bookmarkEnd w:id="3360"/>
      <w:bookmarkEnd w:id="3361"/>
      <w:bookmarkEnd w:id="3362"/>
    </w:p>
    <w:p w14:paraId="4EE196B0" w14:textId="77777777" w:rsidR="000053F8" w:rsidRPr="003862D0" w:rsidRDefault="000053F8" w:rsidP="000053F8">
      <w:pPr>
        <w:pStyle w:val="AR6BodyText"/>
        <w:rPr>
          <w:i/>
          <w:lang w:val="en-GB"/>
        </w:rPr>
      </w:pPr>
    </w:p>
    <w:p w14:paraId="5FC1789F" w14:textId="7EA2DB53" w:rsidR="000053F8" w:rsidRPr="003862D0" w:rsidRDefault="000053F8" w:rsidP="000053F8">
      <w:pPr>
        <w:pStyle w:val="AR6Chap4Level34111"/>
        <w:rPr>
          <w:lang w:val="en-GB"/>
        </w:rPr>
      </w:pPr>
      <w:bookmarkStart w:id="3363" w:name="_Toc5778500"/>
      <w:bookmarkStart w:id="3364" w:name="_Toc29748283"/>
      <w:bookmarkStart w:id="3365" w:name="_Toc29748469"/>
      <w:bookmarkStart w:id="3366" w:name="_Toc29749222"/>
      <w:bookmarkStart w:id="3367" w:name="_Toc29751036"/>
      <w:bookmarkStart w:id="3368" w:name="_Toc33523305"/>
      <w:bookmarkStart w:id="3369" w:name="_Toc57156879"/>
      <w:bookmarkStart w:id="3370" w:name="_Toc66467000"/>
      <w:bookmarkStart w:id="3371" w:name="_Toc66467284"/>
      <w:bookmarkStart w:id="3372" w:name="_Toc66574539"/>
      <w:bookmarkStart w:id="3373" w:name="_Toc66574710"/>
      <w:bookmarkStart w:id="3374" w:name="_Toc66646057"/>
      <w:bookmarkStart w:id="3375" w:name="_Toc69752527"/>
      <w:r w:rsidRPr="003862D0">
        <w:rPr>
          <w:lang w:val="en-GB"/>
        </w:rPr>
        <w:t>Ocean Temperature</w:t>
      </w:r>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14:paraId="1C3D5DF4" w14:textId="77777777" w:rsidR="000053F8" w:rsidRPr="003862D0" w:rsidRDefault="000053F8" w:rsidP="000053F8">
      <w:pPr>
        <w:pStyle w:val="AR6BodyText"/>
        <w:rPr>
          <w:rFonts w:eastAsia="SimSun"/>
          <w:color w:val="000000" w:themeColor="text1"/>
          <w:lang w:val="en-GB" w:eastAsia="zh-CN"/>
        </w:rPr>
      </w:pPr>
    </w:p>
    <w:p w14:paraId="34503C22" w14:textId="574EC309" w:rsidR="000053F8" w:rsidRPr="003862D0" w:rsidRDefault="00AB12EA" w:rsidP="008A67EA">
      <w:pPr>
        <w:pStyle w:val="AR6BodyText"/>
        <w:rPr>
          <w:rFonts w:eastAsia="SimSun"/>
          <w:color w:val="000000" w:themeColor="text1"/>
          <w:lang w:val="en-GB" w:eastAsia="zh-CN"/>
        </w:rPr>
      </w:pPr>
      <w:bookmarkStart w:id="3376" w:name="_Hlk53487816"/>
      <w:r w:rsidRPr="003862D0">
        <w:rPr>
          <w:rFonts w:eastAsia="SimSun"/>
          <w:color w:val="000000" w:themeColor="text1"/>
          <w:lang w:val="en-GB" w:eastAsia="zh-CN"/>
        </w:rPr>
        <w:t xml:space="preserve">Projections of long-term ocean thermal properties are assessed comprehensively in </w:t>
      </w:r>
      <w:r w:rsidR="007D5530" w:rsidRPr="003862D0">
        <w:rPr>
          <w:rFonts w:eastAsia="SimSun"/>
          <w:color w:val="000000" w:themeColor="text1"/>
          <w:lang w:val="en-GB" w:eastAsia="zh-CN"/>
        </w:rPr>
        <w:t>Chapter 9</w:t>
      </w:r>
      <w:del w:id="3377" w:author="Sara M Tuson" w:date="2021-07-20T08:14:00Z">
        <w:r w:rsidR="007D5530" w:rsidRPr="003862D0" w:rsidDel="001A03C1">
          <w:rPr>
            <w:rFonts w:eastAsia="SimSun"/>
            <w:color w:val="000000" w:themeColor="text1"/>
            <w:lang w:val="en-GB" w:eastAsia="zh-CN"/>
          </w:rPr>
          <w:delText>,</w:delText>
        </w:r>
      </w:del>
      <w:r w:rsidR="007D5530" w:rsidRPr="003862D0">
        <w:rPr>
          <w:rFonts w:eastAsia="SimSun"/>
          <w:color w:val="000000" w:themeColor="text1"/>
          <w:lang w:val="en-GB" w:eastAsia="zh-CN"/>
        </w:rPr>
        <w:t xml:space="preserve"> </w:t>
      </w:r>
      <w:ins w:id="3378" w:author="Sara M Tuson" w:date="2021-07-20T08:14:00Z">
        <w:r w:rsidR="001A03C1">
          <w:rPr>
            <w:rFonts w:eastAsia="SimSun"/>
            <w:color w:val="000000" w:themeColor="text1"/>
            <w:lang w:val="en-GB" w:eastAsia="zh-CN"/>
          </w:rPr>
          <w:t>(</w:t>
        </w:r>
      </w:ins>
      <w:r w:rsidRPr="003862D0">
        <w:rPr>
          <w:rFonts w:eastAsia="SimSun"/>
          <w:color w:val="000000" w:themeColor="text1"/>
          <w:lang w:val="en-GB" w:eastAsia="zh-CN"/>
        </w:rPr>
        <w:t>Sections 9.2.1.1 and 9.2.2.1</w:t>
      </w:r>
      <w:ins w:id="3379" w:author="Sara M Tuson" w:date="2021-07-20T08:15:00Z">
        <w:r w:rsidR="001A03C1">
          <w:rPr>
            <w:rFonts w:eastAsia="SimSun"/>
            <w:color w:val="000000" w:themeColor="text1"/>
            <w:lang w:val="en-GB" w:eastAsia="zh-CN"/>
          </w:rPr>
          <w:t>)</w:t>
        </w:r>
      </w:ins>
      <w:r w:rsidRPr="003862D0">
        <w:rPr>
          <w:rFonts w:eastAsia="SimSun"/>
          <w:color w:val="000000" w:themeColor="text1"/>
          <w:lang w:val="en-GB" w:eastAsia="zh-CN"/>
        </w:rPr>
        <w:t xml:space="preserve"> and are not covered here to avoid unnecessary overlap. </w:t>
      </w:r>
      <w:r w:rsidR="008A67EA" w:rsidRPr="003862D0">
        <w:rPr>
          <w:rFonts w:eastAsia="SimSun"/>
          <w:color w:val="000000" w:themeColor="text1"/>
          <w:lang w:val="en-GB" w:eastAsia="zh-CN"/>
        </w:rPr>
        <w:t xml:space="preserve"> </w:t>
      </w:r>
      <w:bookmarkEnd w:id="3376"/>
    </w:p>
    <w:p w14:paraId="051FA638" w14:textId="77777777" w:rsidR="000053F8" w:rsidRPr="003862D0" w:rsidRDefault="000053F8" w:rsidP="000053F8">
      <w:pPr>
        <w:pStyle w:val="AR6BodyText"/>
        <w:rPr>
          <w:rFonts w:eastAsia="SimSun"/>
          <w:lang w:val="en-GB" w:eastAsia="zh-CN"/>
        </w:rPr>
      </w:pPr>
    </w:p>
    <w:p w14:paraId="2A3858DC" w14:textId="5D607C62" w:rsidR="000053F8" w:rsidRPr="003862D0" w:rsidRDefault="000053F8" w:rsidP="000053F8">
      <w:pPr>
        <w:pStyle w:val="AR6Chap4Level34111"/>
        <w:rPr>
          <w:rFonts w:eastAsia="SimSun"/>
          <w:lang w:val="en-GB"/>
        </w:rPr>
      </w:pPr>
      <w:bookmarkStart w:id="3380" w:name="_Toc5778501"/>
      <w:bookmarkStart w:id="3381" w:name="_Toc29748284"/>
      <w:bookmarkStart w:id="3382" w:name="_Toc29748470"/>
      <w:bookmarkStart w:id="3383" w:name="_Toc29749223"/>
      <w:bookmarkStart w:id="3384" w:name="_Toc29751037"/>
      <w:bookmarkStart w:id="3385" w:name="_Toc33523306"/>
      <w:bookmarkStart w:id="3386" w:name="_Toc57156880"/>
      <w:bookmarkStart w:id="3387" w:name="_Toc66467001"/>
      <w:bookmarkStart w:id="3388" w:name="_Toc66467285"/>
      <w:bookmarkStart w:id="3389" w:name="_Toc66574540"/>
      <w:bookmarkStart w:id="3390" w:name="_Toc66574711"/>
      <w:bookmarkStart w:id="3391" w:name="_Toc66646058"/>
      <w:bookmarkStart w:id="3392" w:name="_Toc69752528"/>
      <w:r w:rsidRPr="003862D0">
        <w:rPr>
          <w:rFonts w:eastAsia="SimSun"/>
          <w:lang w:val="en-GB"/>
        </w:rPr>
        <w:t xml:space="preserve">Ocean </w:t>
      </w:r>
      <w:ins w:id="3393" w:author="Sara M Tuson" w:date="2021-07-20T08:15:00Z">
        <w:r w:rsidR="001A03C1">
          <w:rPr>
            <w:rFonts w:eastAsia="SimSun"/>
            <w:lang w:val="en-GB"/>
          </w:rPr>
          <w:t>A</w:t>
        </w:r>
      </w:ins>
      <w:del w:id="3394" w:author="Sara M Tuson" w:date="2021-07-20T08:15:00Z">
        <w:r w:rsidRPr="003862D0" w:rsidDel="001A03C1">
          <w:rPr>
            <w:rFonts w:eastAsia="SimSun"/>
            <w:lang w:val="en-GB"/>
          </w:rPr>
          <w:delText>a</w:delText>
        </w:r>
      </w:del>
      <w:r w:rsidRPr="003862D0">
        <w:rPr>
          <w:rFonts w:eastAsia="SimSun"/>
          <w:lang w:val="en-GB"/>
        </w:rPr>
        <w:t>cidification</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p>
    <w:p w14:paraId="4EB5B155" w14:textId="77777777" w:rsidR="000053F8" w:rsidRPr="003862D0" w:rsidRDefault="000053F8" w:rsidP="000053F8">
      <w:pPr>
        <w:pStyle w:val="AR6BodyText"/>
        <w:rPr>
          <w:rFonts w:eastAsia="SimSun"/>
          <w:lang w:val="en-GB" w:eastAsia="zh-CN"/>
        </w:rPr>
      </w:pPr>
    </w:p>
    <w:p w14:paraId="425715A0" w14:textId="01092541" w:rsidR="000053F8" w:rsidRPr="003862D0" w:rsidRDefault="000053F8" w:rsidP="000053F8">
      <w:pPr>
        <w:pStyle w:val="AR6BodyText"/>
        <w:rPr>
          <w:rFonts w:eastAsia="SimSun"/>
          <w:lang w:val="en-GB" w:eastAsia="zh-CN"/>
        </w:rPr>
      </w:pPr>
      <w:r w:rsidRPr="003862D0">
        <w:rPr>
          <w:rFonts w:eastAsia="SimSun"/>
          <w:lang w:val="en-GB" w:eastAsia="zh-CN"/>
        </w:rPr>
        <w:t>The model-simulated</w:t>
      </w:r>
      <w:ins w:id="3395" w:author="Sara M Tuson" w:date="2021-07-20T08:15:00Z">
        <w:r w:rsidR="001A03C1">
          <w:rPr>
            <w:rFonts w:eastAsia="SimSun"/>
            <w:lang w:val="en-GB" w:eastAsia="zh-CN"/>
          </w:rPr>
          <w:t>,</w:t>
        </w:r>
      </w:ins>
      <w:r w:rsidRPr="003862D0">
        <w:rPr>
          <w:rFonts w:eastAsia="SimSun"/>
          <w:lang w:val="en-GB" w:eastAsia="zh-CN"/>
        </w:rPr>
        <w:t xml:space="preserve"> long-term trend of ocean acidification is assessed in Section 4.3.2.5 and </w:t>
      </w:r>
      <w:r w:rsidR="007D5530" w:rsidRPr="003862D0">
        <w:rPr>
          <w:rFonts w:eastAsia="SimSun"/>
          <w:lang w:val="en-GB" w:eastAsia="zh-CN"/>
        </w:rPr>
        <w:t>Chapter 5</w:t>
      </w:r>
      <w:del w:id="3396" w:author="Sara M Tuson" w:date="2021-07-20T08:15:00Z">
        <w:r w:rsidR="007D5530" w:rsidRPr="003862D0" w:rsidDel="001A03C1">
          <w:rPr>
            <w:rFonts w:eastAsia="SimSun"/>
            <w:lang w:val="en-GB" w:eastAsia="zh-CN"/>
          </w:rPr>
          <w:delText>,</w:delText>
        </w:r>
      </w:del>
      <w:r w:rsidR="007D5530" w:rsidRPr="003862D0">
        <w:rPr>
          <w:rFonts w:eastAsia="SimSun"/>
          <w:lang w:val="en-GB" w:eastAsia="zh-CN"/>
        </w:rPr>
        <w:t xml:space="preserve"> </w:t>
      </w:r>
      <w:ins w:id="3397" w:author="Sara M Tuson" w:date="2021-07-20T08:15:00Z">
        <w:r w:rsidR="001A03C1">
          <w:rPr>
            <w:rFonts w:eastAsia="SimSun"/>
            <w:lang w:val="en-GB" w:eastAsia="zh-CN"/>
          </w:rPr>
          <w:t>(</w:t>
        </w:r>
      </w:ins>
      <w:r w:rsidR="007D5530" w:rsidRPr="003862D0">
        <w:rPr>
          <w:rFonts w:eastAsia="SimSun"/>
          <w:lang w:val="en-GB" w:eastAsia="zh-CN"/>
        </w:rPr>
        <w:t xml:space="preserve">Section </w:t>
      </w:r>
      <w:r w:rsidRPr="003862D0">
        <w:rPr>
          <w:rFonts w:eastAsia="SimSun"/>
          <w:lang w:val="en-GB" w:eastAsia="zh-CN"/>
        </w:rPr>
        <w:t>5.3.4.1</w:t>
      </w:r>
      <w:ins w:id="3398" w:author="Sara M Tuson" w:date="2021-07-20T08:15:00Z">
        <w:r w:rsidR="001A03C1">
          <w:rPr>
            <w:rFonts w:eastAsia="SimSun"/>
            <w:lang w:val="en-GB" w:eastAsia="zh-CN"/>
          </w:rPr>
          <w:t>)</w:t>
        </w:r>
      </w:ins>
      <w:r w:rsidRPr="003862D0">
        <w:rPr>
          <w:rFonts w:eastAsia="SimSun"/>
          <w:lang w:val="en-GB" w:eastAsia="zh-CN"/>
        </w:rPr>
        <w:t xml:space="preserve">. </w:t>
      </w:r>
      <w:r w:rsidRPr="003862D0">
        <w:rPr>
          <w:rFonts w:eastAsia="SimSun"/>
          <w:lang w:val="en-GB"/>
        </w:rPr>
        <w:t xml:space="preserve">It is </w:t>
      </w:r>
      <w:r w:rsidRPr="003862D0">
        <w:rPr>
          <w:rFonts w:eastAsia="SimSun"/>
          <w:i/>
          <w:iCs/>
          <w:lang w:val="en-GB"/>
        </w:rPr>
        <w:t xml:space="preserve">virtually certain </w:t>
      </w:r>
      <w:r w:rsidRPr="003862D0">
        <w:rPr>
          <w:rFonts w:eastAsia="SimSun"/>
          <w:lang w:val="en-GB"/>
        </w:rPr>
        <w:t>that surface ocean acidification will continue in response to the rise in atmospheric CO</w:t>
      </w:r>
      <w:r w:rsidRPr="003862D0">
        <w:rPr>
          <w:rFonts w:eastAsia="SimSun"/>
          <w:vertAlign w:val="subscript"/>
          <w:lang w:val="en-GB"/>
        </w:rPr>
        <w:t>2</w:t>
      </w:r>
      <w:r w:rsidRPr="003862D0">
        <w:rPr>
          <w:rFonts w:eastAsia="SimSun"/>
          <w:lang w:val="en-GB"/>
        </w:rPr>
        <w:t>, and</w:t>
      </w:r>
      <w:del w:id="3399" w:author="Sara M Tuson" w:date="2021-07-15T20:27:00Z">
        <w:r w:rsidR="00F4073C" w:rsidRPr="003862D0" w:rsidDel="00092429">
          <w:rPr>
            <w:rFonts w:eastAsia="SimSun"/>
            <w:lang w:val="en-GB"/>
          </w:rPr>
          <w:delText xml:space="preserve">  </w:delText>
        </w:r>
      </w:del>
      <w:ins w:id="3400" w:author="Sara M Tuson" w:date="2021-07-15T20:27:00Z">
        <w:r w:rsidR="00092429">
          <w:rPr>
            <w:rFonts w:eastAsia="SimSun"/>
            <w:lang w:val="en-GB"/>
          </w:rPr>
          <w:t xml:space="preserve"> </w:t>
        </w:r>
      </w:ins>
      <w:r w:rsidRPr="003862D0">
        <w:rPr>
          <w:rFonts w:eastAsia="SimSun"/>
          <w:lang w:val="en-GB"/>
        </w:rPr>
        <w:t>continued penetration of anthropogenic CO</w:t>
      </w:r>
      <w:r w:rsidRPr="003862D0">
        <w:rPr>
          <w:rFonts w:eastAsia="SimSun"/>
          <w:vertAlign w:val="subscript"/>
          <w:lang w:val="en-GB"/>
        </w:rPr>
        <w:t>2</w:t>
      </w:r>
      <w:r w:rsidRPr="003862D0">
        <w:rPr>
          <w:rFonts w:eastAsia="SimSun"/>
          <w:lang w:val="en-GB"/>
        </w:rPr>
        <w:t xml:space="preserve"> from the surface to the deep ocean will acidify the ocean interior (</w:t>
      </w:r>
      <w:r w:rsidR="00FA6D4F" w:rsidRPr="003862D0">
        <w:rPr>
          <w:rFonts w:eastAsia="SimSun"/>
          <w:lang w:val="en-GB"/>
        </w:rPr>
        <w:t>Figure 4.29</w:t>
      </w:r>
      <w:r w:rsidRPr="003862D0">
        <w:rPr>
          <w:rFonts w:eastAsia="SimSun"/>
          <w:lang w:val="en-GB"/>
        </w:rPr>
        <w:t>).</w:t>
      </w:r>
      <w:r w:rsidRPr="003862D0">
        <w:rPr>
          <w:rFonts w:eastAsia="SimSun"/>
          <w:lang w:val="en-GB" w:eastAsia="zh-CN"/>
        </w:rPr>
        <w:t xml:space="preserve"> By the end of this century, </w:t>
      </w:r>
      <w:r w:rsidRPr="003862D0">
        <w:rPr>
          <w:rFonts w:eastAsia="SimSun"/>
          <w:lang w:val="en-GB"/>
        </w:rPr>
        <w:t xml:space="preserve">under SSP3-7.0, a pH reduction of about 0.3 is found at </w:t>
      </w:r>
      <w:r w:rsidR="004562A5" w:rsidRPr="003862D0">
        <w:rPr>
          <w:rFonts w:eastAsia="SimSun"/>
          <w:lang w:val="en-GB"/>
        </w:rPr>
        <w:t xml:space="preserve">a </w:t>
      </w:r>
      <w:r w:rsidRPr="003862D0">
        <w:rPr>
          <w:rFonts w:eastAsia="SimSun"/>
          <w:lang w:val="en-GB"/>
        </w:rPr>
        <w:t>few hundred</w:t>
      </w:r>
      <w:r w:rsidR="004562A5" w:rsidRPr="003862D0">
        <w:rPr>
          <w:rFonts w:eastAsia="SimSun"/>
          <w:lang w:val="en-GB"/>
        </w:rPr>
        <w:t xml:space="preserve"> </w:t>
      </w:r>
      <w:del w:id="3401" w:author="Ian Blenkinsop" w:date="2021-07-27T13:37:00Z">
        <w:r w:rsidR="004562A5" w:rsidRPr="003862D0" w:rsidDel="00D91CAB">
          <w:rPr>
            <w:rFonts w:eastAsia="SimSun"/>
            <w:lang w:val="en-GB"/>
          </w:rPr>
          <w:delText xml:space="preserve">meters </w:delText>
        </w:r>
      </w:del>
      <w:ins w:id="3402" w:author="Ian Blenkinsop" w:date="2021-07-27T13:37:00Z">
        <w:r w:rsidR="00D91CAB" w:rsidRPr="003862D0">
          <w:rPr>
            <w:rFonts w:eastAsia="SimSun"/>
            <w:lang w:val="en-GB"/>
          </w:rPr>
          <w:t>met</w:t>
        </w:r>
        <w:r w:rsidR="00D91CAB">
          <w:rPr>
            <w:rFonts w:eastAsia="SimSun"/>
            <w:lang w:val="en-GB"/>
          </w:rPr>
          <w:t>re</w:t>
        </w:r>
        <w:r w:rsidR="00D91CAB" w:rsidRPr="003862D0">
          <w:rPr>
            <w:rFonts w:eastAsia="SimSun"/>
            <w:lang w:val="en-GB"/>
          </w:rPr>
          <w:t xml:space="preserve">s </w:t>
        </w:r>
      </w:ins>
      <w:r w:rsidR="004562A5" w:rsidRPr="003862D0">
        <w:rPr>
          <w:rFonts w:eastAsia="SimSun"/>
          <w:lang w:val="en-GB"/>
        </w:rPr>
        <w:t>depth</w:t>
      </w:r>
      <w:r w:rsidRPr="003862D0">
        <w:rPr>
          <w:rFonts w:eastAsia="SimSun"/>
          <w:lang w:val="en-GB"/>
        </w:rPr>
        <w:t xml:space="preserve"> of the global ocean</w:t>
      </w:r>
      <w:r w:rsidR="004562A5" w:rsidRPr="003862D0">
        <w:rPr>
          <w:rFonts w:eastAsia="SimSun"/>
          <w:lang w:val="en-GB"/>
        </w:rPr>
        <w:t>,</w:t>
      </w:r>
      <w:r w:rsidRPr="003862D0">
        <w:rPr>
          <w:rFonts w:eastAsia="SimSun"/>
          <w:lang w:val="en-GB"/>
        </w:rPr>
        <w:t xml:space="preserve"> with </w:t>
      </w:r>
      <w:r w:rsidR="004562A5" w:rsidRPr="003862D0">
        <w:rPr>
          <w:rFonts w:eastAsia="SimSun"/>
          <w:lang w:val="en-GB"/>
        </w:rPr>
        <w:t xml:space="preserve">stronger </w:t>
      </w:r>
      <w:r w:rsidRPr="003862D0">
        <w:rPr>
          <w:rFonts w:eastAsia="SimSun"/>
          <w:lang w:val="en-GB"/>
        </w:rPr>
        <w:t>acidification in the interior North Atlantic and the mid-</w:t>
      </w:r>
      <w:ins w:id="3403" w:author="Sara M Tuson" w:date="2021-07-20T08:17:00Z">
        <w:r w:rsidR="001A03C1">
          <w:rPr>
            <w:rFonts w:eastAsia="SimSun"/>
            <w:lang w:val="en-GB"/>
          </w:rPr>
          <w:t xml:space="preserve"> </w:t>
        </w:r>
      </w:ins>
      <w:r w:rsidRPr="003862D0">
        <w:rPr>
          <w:rFonts w:eastAsia="SimSun"/>
          <w:lang w:val="en-GB"/>
        </w:rPr>
        <w:t>to</w:t>
      </w:r>
      <w:ins w:id="3404" w:author="Sara M Tuson" w:date="2021-07-20T08:17:00Z">
        <w:r w:rsidR="001A03C1">
          <w:rPr>
            <w:rFonts w:eastAsia="SimSun"/>
            <w:lang w:val="en-GB"/>
          </w:rPr>
          <w:t xml:space="preserve"> </w:t>
        </w:r>
      </w:ins>
      <w:del w:id="3405" w:author="Sara M Tuson" w:date="2021-07-20T08:17:00Z">
        <w:r w:rsidRPr="003862D0" w:rsidDel="001A03C1">
          <w:rPr>
            <w:rFonts w:eastAsia="SimSun"/>
            <w:lang w:val="en-GB"/>
          </w:rPr>
          <w:delText>-</w:delText>
        </w:r>
      </w:del>
      <w:r w:rsidRPr="003862D0">
        <w:rPr>
          <w:rFonts w:eastAsia="SimSun"/>
          <w:lang w:val="en-GB"/>
        </w:rPr>
        <w:t>high</w:t>
      </w:r>
      <w:r w:rsidR="004562A5" w:rsidRPr="003862D0">
        <w:rPr>
          <w:rFonts w:eastAsia="SimSun"/>
          <w:lang w:val="en-GB"/>
        </w:rPr>
        <w:t>-latitude</w:t>
      </w:r>
      <w:r w:rsidRPr="003862D0">
        <w:rPr>
          <w:rFonts w:eastAsia="SimSun"/>
          <w:lang w:val="en-GB"/>
        </w:rPr>
        <w:t xml:space="preserve"> Southern Ocean. At </w:t>
      </w:r>
      <w:r w:rsidR="004562A5" w:rsidRPr="003862D0">
        <w:rPr>
          <w:rFonts w:eastAsia="SimSun"/>
          <w:lang w:val="en-GB"/>
        </w:rPr>
        <w:t xml:space="preserve">a </w:t>
      </w:r>
      <w:r w:rsidRPr="003862D0">
        <w:rPr>
          <w:rFonts w:eastAsia="SimSun"/>
          <w:lang w:val="en-GB"/>
        </w:rPr>
        <w:t>depth of about</w:t>
      </w:r>
      <w:r w:rsidR="00D91CAB">
        <w:rPr>
          <w:rFonts w:eastAsia="SimSun"/>
          <w:lang w:val="en-GB"/>
        </w:rPr>
        <w:t xml:space="preserve"> 1 </w:t>
      </w:r>
      <w:r w:rsidRPr="003862D0">
        <w:rPr>
          <w:rFonts w:eastAsia="SimSun"/>
          <w:lang w:val="en-GB"/>
        </w:rPr>
        <w:t xml:space="preserve">km, a pH reduction of about 0.1 is found. </w:t>
      </w:r>
    </w:p>
    <w:p w14:paraId="21E5624F" w14:textId="77777777" w:rsidR="000053F8" w:rsidRPr="003862D0" w:rsidRDefault="000053F8" w:rsidP="000053F8">
      <w:pPr>
        <w:pStyle w:val="AR6BodyText"/>
        <w:rPr>
          <w:rFonts w:eastAsia="SimSun"/>
          <w:lang w:val="en-GB" w:eastAsia="zh-CN"/>
        </w:rPr>
      </w:pPr>
      <w:r w:rsidRPr="003862D0">
        <w:rPr>
          <w:rFonts w:eastAsia="SimSun"/>
          <w:lang w:val="en-GB" w:eastAsia="zh-CN"/>
        </w:rPr>
        <w:t xml:space="preserve">   </w:t>
      </w:r>
    </w:p>
    <w:p w14:paraId="77F9399A" w14:textId="1B6F8957" w:rsidR="000053F8" w:rsidRPr="003862D0" w:rsidRDefault="000053F8" w:rsidP="000053F8">
      <w:pPr>
        <w:pStyle w:val="AR6BodyText"/>
        <w:rPr>
          <w:rFonts w:eastAsia="SimSun"/>
          <w:lang w:val="en-GB"/>
        </w:rPr>
      </w:pPr>
      <w:r w:rsidRPr="003862D0">
        <w:rPr>
          <w:rFonts w:eastAsia="SimSun"/>
          <w:lang w:val="en-GB"/>
        </w:rPr>
        <w:t xml:space="preserve">Projections with CMIP6 </w:t>
      </w:r>
      <w:r w:rsidR="004D176A" w:rsidRPr="003862D0">
        <w:rPr>
          <w:rFonts w:eastAsia="SimSun"/>
          <w:lang w:val="en-GB"/>
        </w:rPr>
        <w:t>ESMs</w:t>
      </w:r>
      <w:r w:rsidRPr="003862D0">
        <w:rPr>
          <w:rFonts w:eastAsia="SimSun"/>
          <w:lang w:val="en-GB"/>
        </w:rPr>
        <w:t xml:space="preserve"> </w:t>
      </w:r>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"http://www.mendeley.com/documents/?uuid=2baff3b1-56c3-4820-8719-c9497b5716fb", "http://www.mendeley.com/documents/?uuid=83f26285-9a96-4139-a740-18496654cd25"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r w:rsidRPr="003862D0">
        <w:rPr>
          <w:rFonts w:eastAsia="SimSun"/>
          <w:lang w:val="en-GB"/>
        </w:rPr>
        <w:t xml:space="preserve"> show </w:t>
      </w:r>
      <w:r w:rsidR="004D176A" w:rsidRPr="003862D0">
        <w:rPr>
          <w:rFonts w:eastAsia="SimSun"/>
          <w:lang w:val="en-GB"/>
        </w:rPr>
        <w:t xml:space="preserve">a </w:t>
      </w:r>
      <w:r w:rsidRPr="003862D0">
        <w:rPr>
          <w:rFonts w:eastAsia="SimSun"/>
          <w:lang w:val="en-GB"/>
        </w:rPr>
        <w:t xml:space="preserve">surface pH decline of </w:t>
      </w:r>
      <w:r w:rsidR="009913CF" w:rsidRPr="003862D0">
        <w:rPr>
          <w:rFonts w:eastAsia="SimSun"/>
          <w:lang w:val="en-GB"/>
        </w:rPr>
        <w:t>–</w:t>
      </w:r>
      <w:r w:rsidRPr="003862D0">
        <w:rPr>
          <w:rFonts w:eastAsia="SimSun"/>
          <w:lang w:val="en-GB"/>
        </w:rPr>
        <w:t xml:space="preserve">0.16 ± 0.002 </w:t>
      </w:r>
      <w:r w:rsidR="00A30AE8" w:rsidRPr="003862D0">
        <w:rPr>
          <w:rFonts w:eastAsia="SimSun"/>
          <w:lang w:val="en-GB"/>
        </w:rPr>
        <w:t xml:space="preserve">(±1 standard deviation) </w:t>
      </w:r>
      <w:r w:rsidRPr="003862D0">
        <w:rPr>
          <w:rFonts w:eastAsia="SimSun"/>
          <w:lang w:val="en-GB"/>
        </w:rPr>
        <w:t>under SSP1</w:t>
      </w:r>
      <w:r w:rsidR="009913CF" w:rsidRPr="003862D0">
        <w:rPr>
          <w:rFonts w:eastAsia="SimSun"/>
          <w:lang w:val="en-GB"/>
        </w:rPr>
        <w:t>-</w:t>
      </w:r>
      <w:r w:rsidRPr="003862D0">
        <w:rPr>
          <w:rFonts w:eastAsia="SimSun"/>
          <w:lang w:val="en-GB"/>
        </w:rPr>
        <w:t xml:space="preserve">2.6 and </w:t>
      </w:r>
      <w:r w:rsidR="009913CF" w:rsidRPr="003862D0">
        <w:rPr>
          <w:rFonts w:eastAsia="SimSun"/>
          <w:lang w:val="en-GB"/>
        </w:rPr>
        <w:t>–</w:t>
      </w:r>
      <w:r w:rsidRPr="003862D0">
        <w:rPr>
          <w:rFonts w:eastAsia="SimSun"/>
          <w:lang w:val="en-GB"/>
        </w:rPr>
        <w:t>0.44 ± 0.005 under SSP</w:t>
      </w:r>
      <w:r w:rsidR="00403A19" w:rsidRPr="003862D0">
        <w:rPr>
          <w:rFonts w:eastAsia="SimSun"/>
          <w:lang w:val="en-GB"/>
        </w:rPr>
        <w:t>5</w:t>
      </w:r>
      <w:r w:rsidR="009913CF" w:rsidRPr="003862D0">
        <w:rPr>
          <w:rFonts w:eastAsia="SimSun"/>
          <w:lang w:val="en-GB"/>
        </w:rPr>
        <w:t>-</w:t>
      </w:r>
      <w:r w:rsidRPr="003862D0">
        <w:rPr>
          <w:rFonts w:eastAsia="SimSun"/>
          <w:lang w:val="en-GB"/>
        </w:rPr>
        <w:t xml:space="preserve">8.5 from 1870–1899 to 2080–2099. </w:t>
      </w:r>
      <w:r w:rsidR="00403A19" w:rsidRPr="003862D0">
        <w:rPr>
          <w:rFonts w:eastAsia="SimSun"/>
          <w:lang w:val="en-GB"/>
        </w:rPr>
        <w:t>The h</w:t>
      </w:r>
      <w:r w:rsidRPr="003862D0">
        <w:rPr>
          <w:rFonts w:eastAsia="SimSun"/>
          <w:lang w:val="en-GB"/>
        </w:rPr>
        <w:t>igh</w:t>
      </w:r>
      <w:r w:rsidR="00403A19" w:rsidRPr="003862D0">
        <w:rPr>
          <w:rFonts w:eastAsia="SimSun"/>
          <w:lang w:val="en-GB"/>
        </w:rPr>
        <w:t>-</w:t>
      </w:r>
      <w:r w:rsidRPr="003862D0">
        <w:rPr>
          <w:rFonts w:eastAsia="SimSun"/>
          <w:lang w:val="en-GB"/>
        </w:rPr>
        <w:t xml:space="preserve">latitude oceans, in particular the Arctic, show greater decline in pH and accelerated acidification </w:t>
      </w:r>
      <w:r w:rsidRPr="003862D0">
        <w:rPr>
          <w:rFonts w:eastAsia="SimSun"/>
          <w:lang w:val="en-GB"/>
        </w:rPr>
        <w:fldChar w:fldCharType="begin" w:fldLock="1"/>
      </w:r>
      <w:r w:rsidR="00615634">
        <w:rPr>
          <w:rFonts w:eastAsia="SimSun"/>
          <w:lang w:val="en-GB"/>
        </w:rPr>
        <w:instrText>ADDIN CSL_CITATION { "citationItems" : [ { "id" : "ITEM-1", "itemData" : { "DOI" : "10.1038/s41586-020-2360-3", "ISSN" : "1476-4687", "abstract" : "The ongoing uptake of anthropogenic carbon by the ocean leads to ocean acidification, a process that results in a reduction in pH and in the saturation state of biogenic calcium carbonate minerals aragonite (\u03a9arag) and calcite (\u03a9calc)1,2. Because of its naturally low \u03a9arag and \u03a9calc (refs. 2,3), the Arctic Ocean is considered the region most susceptible to future acidification and associated ecosystem impacts4\u20137. However, the magnitude of projected twenty-first century acidification differs strongly across Earth system models8. Here we identify an emergent multi-model relationship between the simulated present-day density of Arctic Ocean surface waters, used as a proxy for Arctic deep-water formation, and projections of the anthropogenic carbon inventory and coincident acidification. By applying observations of sea surface density, we constrain the end of twenty-first century Arctic Ocean anthropogenic carbon inventory to 9.0\u00a0\u00b1\u00a01.6 petagrams of carbon and the basin-averaged \u03a9arag and \u03a9calc to 0.76\u00a0\u00b1\u00a00.06 and 1.19\u00a0\u00b1\u00a00.09, respectively, under the high-emissions Representative Concentration Pathway 8.5 climate scenario. Our results indicate greater regional anthropogenic carbon storage and ocean acidification than previously projected3,8 and increase the probability that large parts of the mesopelagic Arctic Ocean will be undersaturated with respect to calcite by the end of the century. This increased rate of Arctic Ocean acidification, combined with rapidly changing physical and biogeochemical Arctic conditions9\u201311, is likely to exacerbate the impact of climate change on vulnerable Arctic marine ecosystems.", "author" : [ { "dropping-particle" : "", "family" : "Terhaar", "given" : "Jens", "non-dropping-particle" : "", "parse-names" : false, "suffix" : "" }, { "dropping-particle" : "", "family" : "Kwiatkowski", "given" : "Lester", "non-dropping-particle" : "", "parse-names" : false, "suffix" : "" }, { "dropping-particle" : "", "family" : "Bopp", "given" : "Laurent", "non-dropping-particle" : "", "parse-names" : false, "suffix" : "" } ], "container-title" : "Nature", "id" : "ITEM-1", "issue" : "7812", "issued" : { "date-parts" : [ [ "2020" ] ] }, "page" : "379-383", "title" : "Emergent constraint on Arctic Ocean acidification in the twenty-first century", "translator" : [ { "dropping-particle" : "", "family" : "K5220", "given" : "", "non-dropping-particle" : "", "parse-names" : false, "suffix" : "" } ], "type" : "article-journal", "volume" : "582" }, "uris" : [ "http://www.mendeley.com/documents/?uuid=ecc72cde-f379-4c58-9a54-ce423576ebd7", "http://www.mendeley.com/documents/?uuid=34b30327-b647-4771-bceb-59b241a3329a" ] } ], "mendeley" : { "formattedCitation" : "(Terhaar et al., 2020)", "plainTextFormattedCitation" : "(Terhaar et al., 2020)", "previouslyFormattedCitation" : "(Terhaar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(Terhaar et al., 2020)</w:t>
      </w:r>
      <w:r w:rsidRPr="003862D0">
        <w:rPr>
          <w:rFonts w:eastAsia="SimSun"/>
          <w:lang w:val="en-GB"/>
        </w:rPr>
        <w:fldChar w:fldCharType="end"/>
      </w:r>
      <w:r w:rsidRPr="003862D0">
        <w:rPr>
          <w:rFonts w:eastAsia="SimSun"/>
          <w:lang w:val="en-GB"/>
        </w:rPr>
        <w:t xml:space="preserve">. For the same period, model-projected bottom-water pH decline is </w:t>
      </w:r>
      <w:r w:rsidR="009913CF" w:rsidRPr="003862D0">
        <w:rPr>
          <w:rFonts w:eastAsia="SimSun"/>
          <w:lang w:val="en-GB"/>
        </w:rPr>
        <w:t>–</w:t>
      </w:r>
      <w:r w:rsidRPr="003862D0">
        <w:rPr>
          <w:rFonts w:eastAsia="SimSun"/>
          <w:lang w:val="en-GB"/>
        </w:rPr>
        <w:t>0.018 ± 0.001 under SSP1</w:t>
      </w:r>
      <w:r w:rsidR="009913CF" w:rsidRPr="003862D0">
        <w:rPr>
          <w:rFonts w:eastAsia="SimSun"/>
          <w:lang w:val="en-GB"/>
        </w:rPr>
        <w:t>-</w:t>
      </w:r>
      <w:r w:rsidRPr="003862D0">
        <w:rPr>
          <w:rFonts w:eastAsia="SimSun"/>
          <w:lang w:val="en-GB"/>
        </w:rPr>
        <w:t xml:space="preserve">2.6 and </w:t>
      </w:r>
      <w:r w:rsidR="009913CF" w:rsidRPr="003862D0">
        <w:rPr>
          <w:rFonts w:eastAsia="SimSun"/>
          <w:lang w:val="en-GB"/>
        </w:rPr>
        <w:t>–</w:t>
      </w:r>
      <w:r w:rsidRPr="003862D0">
        <w:rPr>
          <w:rFonts w:eastAsia="SimSun"/>
          <w:lang w:val="en-GB"/>
        </w:rPr>
        <w:t>0.030 ± 0.002 under SSP5</w:t>
      </w:r>
      <w:r w:rsidR="009913CF" w:rsidRPr="003862D0">
        <w:rPr>
          <w:rFonts w:eastAsia="SimSun"/>
          <w:lang w:val="en-GB"/>
        </w:rPr>
        <w:t>-</w:t>
      </w:r>
      <w:r w:rsidRPr="003862D0">
        <w:rPr>
          <w:rFonts w:eastAsia="SimSun"/>
          <w:lang w:val="en-GB"/>
        </w:rPr>
        <w:t>8.5. The projected large</w:t>
      </w:r>
      <w:ins w:id="3406" w:author="Sara M Tuson" w:date="2021-07-20T08:18:00Z">
        <w:r w:rsidR="001A03C1">
          <w:rPr>
            <w:rFonts w:eastAsia="SimSun"/>
            <w:lang w:val="en-GB"/>
          </w:rPr>
          <w:t>-</w:t>
        </w:r>
      </w:ins>
      <w:del w:id="3407" w:author="Sara M Tuson" w:date="2021-07-20T08:18:00Z">
        <w:r w:rsidRPr="003862D0" w:rsidDel="001A03C1">
          <w:rPr>
            <w:rFonts w:eastAsia="SimSun"/>
            <w:lang w:val="en-GB"/>
          </w:rPr>
          <w:delText xml:space="preserve"> </w:delText>
        </w:r>
      </w:del>
      <w:r w:rsidRPr="003862D0">
        <w:rPr>
          <w:rFonts w:eastAsia="SimSun"/>
          <w:lang w:val="en-GB"/>
        </w:rPr>
        <w:t xml:space="preserve">scale surface ocean acidification will be primarily </w:t>
      </w:r>
      <w:r w:rsidR="0011494F" w:rsidRPr="003862D0">
        <w:rPr>
          <w:rFonts w:eastAsia="SimSun"/>
          <w:lang w:val="en-GB"/>
        </w:rPr>
        <w:t>determined</w:t>
      </w:r>
      <w:r w:rsidRPr="003862D0">
        <w:rPr>
          <w:rFonts w:eastAsia="SimSun"/>
          <w:lang w:val="en-GB"/>
        </w:rPr>
        <w:t xml:space="preserve"> by the pathway of atmospheric CO</w:t>
      </w:r>
      <w:r w:rsidRPr="003862D0">
        <w:rPr>
          <w:rFonts w:eastAsia="SimSun"/>
          <w:vertAlign w:val="subscript"/>
          <w:lang w:val="en-GB"/>
        </w:rPr>
        <w:t>2</w:t>
      </w:r>
      <w:r w:rsidR="00605251">
        <w:rPr>
          <w:rFonts w:eastAsia="SimSun"/>
          <w:lang w:val="en-GB"/>
        </w:rPr>
        <w:t xml:space="preserve">, </w:t>
      </w:r>
      <w:r w:rsidRPr="003862D0">
        <w:rPr>
          <w:rFonts w:eastAsia="SimSun"/>
          <w:lang w:val="en-GB"/>
        </w:rPr>
        <w:t xml:space="preserve">with weak dependence on </w:t>
      </w:r>
      <w:r w:rsidR="00605251">
        <w:rPr>
          <w:rFonts w:eastAsia="SimSun"/>
          <w:lang w:val="en-GB"/>
        </w:rPr>
        <w:t>change in</w:t>
      </w:r>
      <w:r w:rsidR="00605251" w:rsidRPr="003862D0">
        <w:rPr>
          <w:rFonts w:eastAsia="SimSun"/>
          <w:lang w:val="en-GB"/>
        </w:rPr>
        <w:t xml:space="preserve"> </w:t>
      </w:r>
      <w:r w:rsidRPr="003862D0">
        <w:rPr>
          <w:rFonts w:eastAsia="SimSun"/>
          <w:lang w:val="en-GB"/>
        </w:rPr>
        <w:t xml:space="preserve">climate </w:t>
      </w:r>
      <w:ins w:id="3408" w:author="Ian Blenkinsop" w:date="2021-07-27T13:41:00Z">
        <w:r w:rsidR="00D91CAB">
          <w:rPr>
            <w:rFonts w:eastAsia="SimSun"/>
            <w:lang w:val="en-GB"/>
          </w:rPr>
          <w:t>(</w:t>
        </w:r>
        <w:r w:rsidR="00D91CAB" w:rsidRPr="003862D0">
          <w:rPr>
            <w:rFonts w:eastAsia="SimSun"/>
            <w:i/>
            <w:lang w:val="en-GB"/>
          </w:rPr>
          <w:t>high confidence</w:t>
        </w:r>
        <w:r w:rsidR="00D91CAB">
          <w:rPr>
            <w:rFonts w:eastAsia="SimSun"/>
            <w:iCs/>
            <w:lang w:val="en-GB"/>
          </w:rPr>
          <w:t>) (</w:t>
        </w:r>
        <w:r w:rsidR="00D91CAB" w:rsidRPr="003862D0">
          <w:rPr>
            <w:rFonts w:eastAsia="SimSun"/>
            <w:lang w:val="en-GB"/>
          </w:rPr>
          <w:t>Section 5.3.4.1</w:t>
        </w:r>
        <w:r w:rsidR="00D91CAB">
          <w:rPr>
            <w:rFonts w:eastAsia="SimSun"/>
            <w:lang w:val="en-GB"/>
          </w:rPr>
          <w:t>;</w:t>
        </w:r>
        <w:r w:rsidR="00D91CAB" w:rsidRPr="003862D0">
          <w:rPr>
            <w:rFonts w:eastAsia="SimSun"/>
            <w:lang w:val="en-GB"/>
          </w:rPr>
          <w:t xml:space="preserve"> </w:t>
        </w:r>
      </w:ins>
      <w:r w:rsidRPr="003862D0">
        <w:rPr>
          <w:rFonts w:eastAsia="SimSun"/>
          <w:lang w:val="en-GB"/>
        </w:rPr>
        <w:fldChar w:fldCharType="begin" w:fldLock="1"/>
      </w:r>
      <w:r w:rsidR="00CD3B49">
        <w:rPr>
          <w:rFonts w:eastAsia="SimSun"/>
          <w:lang w:val="en-GB"/>
        </w:rPr>
        <w:instrText>ADDIN CSL_CITATION { "citationItems" : [ { "id" : "ITEM-1", "itemData" : { "DOI" : "10.1038/s41558-018-0211-0", "ISSN" : "1758-6798",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 ] }, "page" : "686-694", "title" : "Current understanding and challenges for oceans in a higher-CO2 world", "translator" : [ { "dropping-particle" : "", "family" : "K4737", "given" : "", "non-dropping-particle" : "", "parse-names" : false, "suffix" : "" } ], "type" : "article-journal", "volume" : "8" }, "uris" : [ "http://www.mendeley.com/documents/?uuid=5477dcf7-b16b-49ed-80e9-77b0ef5ef4ae" ] } ], "mendeley" : { "formattedCitation" : "(Hurd et al., 2018)", "manualFormatting" : "Hurd et al., 2018)", "plainTextFormattedCitation" : "(Hurd et al., 2018)", "previouslyFormattedCitation" : "(Hurd et al., 2018)" }, "properties" : { "noteIndex" : 0 }, "schema" : "https://github.com/citation-style-language/schema/raw/master/csl-citation.json" }</w:instrText>
      </w:r>
      <w:r w:rsidRPr="003862D0">
        <w:rPr>
          <w:rFonts w:eastAsia="SimSun"/>
          <w:lang w:val="en-GB"/>
        </w:rPr>
        <w:fldChar w:fldCharType="separate"/>
      </w:r>
      <w:del w:id="3409" w:author="Ian Blenkinsop" w:date="2021-07-27T13:41:00Z">
        <w:r w:rsidR="00016735" w:rsidDel="00D91CAB">
          <w:rPr>
            <w:rFonts w:eastAsia="SimSun"/>
            <w:noProof/>
            <w:lang w:val="en-GB"/>
          </w:rPr>
          <w:delText>(</w:delText>
        </w:r>
      </w:del>
      <w:r w:rsidR="00016735">
        <w:rPr>
          <w:rFonts w:eastAsia="SimSun"/>
          <w:noProof/>
          <w:lang w:val="en-GB"/>
        </w:rPr>
        <w:t>Hurd et al., 2018)</w:t>
      </w:r>
      <w:r w:rsidRPr="003862D0">
        <w:rPr>
          <w:rFonts w:eastAsia="SimSun"/>
          <w:lang w:val="en-GB"/>
        </w:rPr>
        <w:fldChar w:fldCharType="end"/>
      </w:r>
      <w:del w:id="3410" w:author="Ian Blenkinsop" w:date="2021-07-27T13:41:00Z">
        <w:r w:rsidR="004D176A" w:rsidRPr="003862D0" w:rsidDel="00D91CAB">
          <w:rPr>
            <w:rFonts w:eastAsia="SimSun"/>
            <w:lang w:val="en-GB"/>
          </w:rPr>
          <w:delText xml:space="preserve"> </w:delText>
        </w:r>
        <w:r w:rsidRPr="003862D0" w:rsidDel="00D91CAB">
          <w:rPr>
            <w:rFonts w:eastAsia="SimSun"/>
            <w:lang w:val="en-GB"/>
          </w:rPr>
          <w:delText>(</w:delText>
        </w:r>
      </w:del>
      <w:del w:id="3411" w:author="Sara M Tuson" w:date="2021-07-15T14:46:00Z">
        <w:r w:rsidR="004D176A" w:rsidRPr="003862D0" w:rsidDel="00097141">
          <w:rPr>
            <w:rFonts w:eastAsia="SimSun"/>
            <w:lang w:val="en-GB"/>
          </w:rPr>
          <w:delText>see also</w:delText>
        </w:r>
      </w:del>
      <w:del w:id="3412" w:author="Ian Blenkinsop" w:date="2021-07-27T13:41:00Z">
        <w:r w:rsidR="004D176A" w:rsidRPr="003862D0" w:rsidDel="00D91CAB">
          <w:rPr>
            <w:rFonts w:eastAsia="SimSun"/>
            <w:lang w:val="en-GB"/>
          </w:rPr>
          <w:delText xml:space="preserve"> </w:delText>
        </w:r>
        <w:r w:rsidRPr="003862D0" w:rsidDel="00D91CAB">
          <w:rPr>
            <w:rFonts w:eastAsia="SimSun"/>
            <w:lang w:val="en-GB"/>
          </w:rPr>
          <w:delText>Section 5.3.4.1</w:delText>
        </w:r>
      </w:del>
      <w:ins w:id="3413" w:author="Sara M Tuson" w:date="2021-07-15T14:47:00Z">
        <w:del w:id="3414" w:author="Ian Blenkinsop" w:date="2021-07-27T13:41:00Z">
          <w:r w:rsidR="00097141" w:rsidDel="00D91CAB">
            <w:rPr>
              <w:rFonts w:eastAsia="SimSun"/>
              <w:lang w:val="en-GB"/>
            </w:rPr>
            <w:delText xml:space="preserve">, </w:delText>
          </w:r>
        </w:del>
      </w:ins>
      <w:del w:id="3415" w:author="Sara M Tuson" w:date="2021-07-15T14:47:00Z">
        <w:r w:rsidRPr="003862D0" w:rsidDel="00097141">
          <w:rPr>
            <w:rFonts w:eastAsia="SimSun"/>
            <w:lang w:val="en-GB"/>
          </w:rPr>
          <w:delText>) (</w:delText>
        </w:r>
      </w:del>
      <w:del w:id="3416" w:author="Ian Blenkinsop" w:date="2021-07-27T13:41:00Z">
        <w:r w:rsidRPr="003862D0" w:rsidDel="00D91CAB">
          <w:rPr>
            <w:rFonts w:eastAsia="SimSun"/>
            <w:i/>
            <w:lang w:val="en-GB"/>
          </w:rPr>
          <w:delText>high confidence</w:delText>
        </w:r>
        <w:r w:rsidRPr="003862D0" w:rsidDel="00D91CAB">
          <w:rPr>
            <w:rFonts w:eastAsia="SimSun"/>
            <w:lang w:val="en-GB"/>
          </w:rPr>
          <w:delText>)</w:delText>
        </w:r>
      </w:del>
      <w:r w:rsidRPr="003862D0">
        <w:rPr>
          <w:rFonts w:eastAsia="SimSun"/>
          <w:lang w:val="en-GB"/>
        </w:rPr>
        <w:t>. However, for a given atmospheric CO</w:t>
      </w:r>
      <w:r w:rsidRPr="003862D0">
        <w:rPr>
          <w:rFonts w:eastAsia="SimSun"/>
          <w:vertAlign w:val="subscript"/>
          <w:lang w:val="en-GB"/>
        </w:rPr>
        <w:t xml:space="preserve">2 </w:t>
      </w:r>
      <w:r w:rsidRPr="003862D0">
        <w:rPr>
          <w:rFonts w:eastAsia="SimSun"/>
          <w:lang w:val="en-GB"/>
        </w:rPr>
        <w:t>scenario, uncertainty in projected ocean acidification increases with ocean depth because of model-simulated difference</w:t>
      </w:r>
      <w:r w:rsidR="00B25782" w:rsidRPr="003862D0">
        <w:rPr>
          <w:rFonts w:eastAsia="SimSun"/>
          <w:lang w:val="en-GB"/>
        </w:rPr>
        <w:t>s</w:t>
      </w:r>
      <w:r w:rsidRPr="003862D0">
        <w:rPr>
          <w:rFonts w:eastAsia="SimSun"/>
          <w:lang w:val="en-GB"/>
        </w:rPr>
        <w:t xml:space="preserve"> in ocean circulation that transports anthropogenic CO</w:t>
      </w:r>
      <w:r w:rsidRPr="003862D0">
        <w:rPr>
          <w:rFonts w:eastAsia="SimSun"/>
          <w:vertAlign w:val="subscript"/>
          <w:lang w:val="en-GB"/>
        </w:rPr>
        <w:t>2</w:t>
      </w:r>
      <w:r w:rsidRPr="003862D0">
        <w:rPr>
          <w:rFonts w:eastAsia="SimSun"/>
          <w:lang w:val="en-GB"/>
        </w:rPr>
        <w:t xml:space="preserve"> from the surface to bottom ocean </w:t>
      </w:r>
      <w:ins w:id="3417" w:author="Ian Blenkinsop" w:date="2021-07-27T13:46:00Z">
        <w:r w:rsidR="00396C94" w:rsidRPr="003862D0">
          <w:rPr>
            <w:rFonts w:eastAsia="SimSun"/>
            <w:lang w:val="en-GB"/>
          </w:rPr>
          <w:t>(</w:t>
        </w:r>
        <w:r w:rsidR="00396C94" w:rsidRPr="003862D0">
          <w:rPr>
            <w:rFonts w:eastAsia="SimSun"/>
            <w:i/>
            <w:lang w:val="en-GB"/>
          </w:rPr>
          <w:t>high confidence</w:t>
        </w:r>
        <w:r w:rsidR="00396C94" w:rsidRPr="003862D0">
          <w:rPr>
            <w:rFonts w:eastAsia="SimSun"/>
            <w:lang w:val="en-GB"/>
          </w:rPr>
          <w:t>)</w:t>
        </w:r>
        <w:r w:rsidR="00396C94">
          <w:rPr>
            <w:rFonts w:eastAsia="SimSun"/>
            <w:lang w:val="en-GB"/>
          </w:rPr>
          <w:t xml:space="preserve"> </w:t>
        </w:r>
      </w:ins>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"http://www.mendeley.com/documents/?uuid=83f26285-9a96-4139-a740-18496654cd25", "http://www.mendeley.com/documents/?uuid=2baff3b1-56c3-4820-8719-c9497b5716fb"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del w:id="3418" w:author="Ian Blenkinsop" w:date="2021-07-27T13:46:00Z">
        <w:r w:rsidRPr="003862D0" w:rsidDel="00396C94">
          <w:rPr>
            <w:rFonts w:eastAsia="SimSun"/>
            <w:lang w:val="en-GB"/>
          </w:rPr>
          <w:delText xml:space="preserve"> (</w:delText>
        </w:r>
        <w:r w:rsidRPr="003862D0" w:rsidDel="00396C94">
          <w:rPr>
            <w:rFonts w:eastAsia="SimSun"/>
            <w:i/>
            <w:lang w:val="en-GB"/>
          </w:rPr>
          <w:delText>high confidence</w:delText>
        </w:r>
        <w:r w:rsidRPr="003862D0" w:rsidDel="00396C94">
          <w:rPr>
            <w:rFonts w:eastAsia="SimSun"/>
            <w:lang w:val="en-GB"/>
          </w:rPr>
          <w:delText>)</w:delText>
        </w:r>
      </w:del>
      <w:r w:rsidRPr="003862D0">
        <w:rPr>
          <w:rFonts w:eastAsia="SimSun"/>
          <w:lang w:val="en-GB"/>
        </w:rPr>
        <w:t xml:space="preserve">. For example, </w:t>
      </w:r>
      <w:r w:rsidR="00B25782" w:rsidRPr="003862D0">
        <w:rPr>
          <w:rFonts w:eastAsia="SimSun"/>
          <w:lang w:val="en-GB"/>
        </w:rPr>
        <w:t>projected</w:t>
      </w:r>
      <w:r w:rsidRPr="003862D0">
        <w:rPr>
          <w:rFonts w:eastAsia="SimSun"/>
          <w:lang w:val="en-GB"/>
        </w:rPr>
        <w:t xml:space="preserve"> surface pH fully separates </w:t>
      </w:r>
      <w:r w:rsidR="008E0B24" w:rsidRPr="003862D0">
        <w:rPr>
          <w:rFonts w:eastAsia="SimSun"/>
          <w:lang w:val="en-GB"/>
        </w:rPr>
        <w:t xml:space="preserve">between </w:t>
      </w:r>
      <w:r w:rsidRPr="003862D0">
        <w:rPr>
          <w:rFonts w:eastAsia="SimSun"/>
          <w:lang w:val="en-GB"/>
        </w:rPr>
        <w:t xml:space="preserve">SSPs scenarios before 2050, but some overlap across SSPs </w:t>
      </w:r>
      <w:r w:rsidRPr="003862D0">
        <w:rPr>
          <w:rFonts w:eastAsia="SimSun"/>
          <w:lang w:val="en-GB" w:eastAsia="zh-CN"/>
        </w:rPr>
        <w:t xml:space="preserve">is still found for </w:t>
      </w:r>
      <w:r w:rsidR="008E0B24" w:rsidRPr="003862D0">
        <w:rPr>
          <w:rFonts w:eastAsia="SimSun"/>
          <w:lang w:val="en-GB" w:eastAsia="zh-CN"/>
        </w:rPr>
        <w:t>projected</w:t>
      </w:r>
      <w:r w:rsidRPr="003862D0">
        <w:rPr>
          <w:rFonts w:eastAsia="SimSun"/>
          <w:lang w:val="en-GB" w:eastAsia="zh-CN"/>
        </w:rPr>
        <w:t xml:space="preserve"> bottom-water pH </w:t>
      </w:r>
      <w:r w:rsidRPr="003862D0">
        <w:rPr>
          <w:rFonts w:eastAsia="SimSun"/>
          <w:lang w:val="en-GB"/>
        </w:rPr>
        <w:t xml:space="preserve">in 2080 </w:t>
      </w:r>
      <w:r w:rsidRPr="003862D0">
        <w:rPr>
          <w:rFonts w:eastAsia="SimSun"/>
          <w:lang w:val="en-GB"/>
        </w:rPr>
        <w:fldChar w:fldCharType="begin" w:fldLock="1"/>
      </w:r>
      <w:r w:rsidR="00615634">
        <w:rPr>
          <w:rFonts w:eastAsia="SimSun"/>
          <w:lang w:val="en-GB"/>
        </w:rPr>
        <w:instrText>ADDIN CSL_CITATION { "citationItems" : [ { "id" : "ITEM-1", "itemData" : { "DOI" : "10.5194/bg-17-3439-2020", "author" : [ { "dropping-particle" : "", "family" : "Kwiatkowski", "given" : "L", "non-dropping-particle" : "", "parse-names" : false, "suffix" : "" }, { "dropping-particle" : "", "family" : "Torres", "given" : "O", "non-dropping-particle" : "", "parse-names" : false, "suffix" : "" }, { "dropping-particle" : "", "family" : "Bopp", "given" : "L", "non-dropping-particle" : "", "parse-names" : false, "suffix" : "" }, { "dropping-particle" : "", "family" : "Aumont", "given" : "O", "non-dropping-particle" : "", "parse-names" : false, "suffix" : "" }, { "dropping-particle" : "", "family" : "Chamberlain", "given" : "M", "non-dropping-particle" : "", "parse-names" : false, "suffix" : "" }, { "dropping-particle" : "", "family" : "Christian", "given" : "J R", "non-dropping-particle" : "", "parse-names" : false, "suffix" : "" }, { "dropping-particle" : "", "family" : "Dunne", "given" : "J P", "non-dropping-particle" : "", "parse-names" : false, "suffix" : "" }, { "dropping-particle" : "", "family" : "Gehlen", "given" : "M", "non-dropping-particle" : "", "parse-names" : false, "suffix" : "" }, { "dropping-particle" : "", "family" : "Ilyina", "given" : "T", "non-dropping-particle" : "", "parse-names" : false, "suffix" : "" }, { "dropping-particle" : "", "family" : "John", "given" : "J G", "non-dropping-particle" : "", "parse-names" : false, "suffix" : "" }, { "dropping-particle" : "", "family" : "Lenton", "given" : "A", "non-dropping-particle" : "", "parse-names" : false, "suffix" : "" }, { "dropping-particle" : "", "family" : "Li", "given" : "H", "non-dropping-particle" : "", "parse-names" : false, "suffix" : "" }, { "dropping-particle" : "", "family" : "Lovenduski", "given" : "N S", "non-dropping-particle" : "", "parse-names" : false, "suffix" : "" }, { "dropping-particle" : "", "family" : "Orr", "given" : "J C", "non-dropping-particle" : "", "parse-names" : false, "suffix" : "" }, { "dropping-particle" : "", "family" : "Palmieri", "given" : "J", "non-dropping-particle" : "", "parse-names" : false, "suffix" : "" }, { "dropping-particle" : "", "family" : "Santana-Falc\u00f3n", "given" : "Y",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"Stock", "given" : "C A", "non-dropping-particle" : "", "parse-names" : false, "suffix" : "" }, { "dropping-particle" : "", "family" : "Tagliabue", "given" : "A", "non-dropping-particle" : "", "parse-names" : false, "suffix" : "" }, { "dropping-particle" : "", "family" : "Takano", "given" : "Y", "non-dropping-particle" : "", "parse-names" : false, "suffix" : "" }, { "dropping-particle" : "", "family" : "Tjiputra", "given" : "J", "non-dropping-particle" : "", "parse-names" : false, "suffix" : "" }, { "dropping-particle" : "", "family" : "Toyama", "given" : "K", "non-dropping-particle" : "", "parse-names" : false, "suffix" : "" }, { "dropping-particle" : "", "family" : "Tsujino", "given" : "H", "non-dropping-particle" : "", "parse-names" : false, "suffix" : "" }, { "dropping-particle" : "", "family" : "Watanabe", "given" : "M", "non-dropping-particle" : "", "parse-names" : false, "suffix" : "" }, { "dropping-particle" : "", "family" : "Yamamoto", "given" : "A", "non-dropping-particle" : "", "parse-names" : false, "suffix" : "" }, { "dropping-particle" : "", "family" : "Yool", "given" : "A", "non-dropping-particle" : "", "parse-names" : false, "suffix" : "" }, { "dropping-particle" : "", "family" : "Ziehn", "given" : "T", "non-dropping-particle" : "", "parse-names" : false, "suffix" : "" } ], "container-title" : "Biogeosciences", "id" : "ITEM-1", "issue" : "13", "issued" : { "date-parts" : [ [ "2020" ] ] }, "page" : "3439-3470", "title" : "Twenty-first century ocean warming, acidification, deoxygenation, and upper-ocean nutrient and primary production decline from CMIP6 model projections", "translator" : [ { "dropping-particle" : "", "family" : "K5230", "given" : "", "non-dropping-particle" : "", "parse-names" : false, "suffix" : "" } ], "type" : "article-journal", "volume" : "17" }, "uris" : [ "http://www.mendeley.com/documents/?uuid=83f26285-9a96-4139-a740-18496654cd25", "http://www.mendeley.com/documents/?uuid=2baff3b1-56c3-4820-8719-c9497b5716fb"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3862D0">
        <w:rPr>
          <w:rFonts w:eastAsia="SimSun"/>
          <w:lang w:val="en-GB"/>
        </w:rPr>
        <w:fldChar w:fldCharType="separate"/>
      </w:r>
      <w:r w:rsidR="00016735">
        <w:rPr>
          <w:rFonts w:eastAsia="SimSun"/>
          <w:noProof/>
          <w:lang w:val="en-GB"/>
        </w:rPr>
        <w:t>(Kwiatkowski et al., 2020)</w:t>
      </w:r>
      <w:r w:rsidRPr="003862D0">
        <w:rPr>
          <w:rFonts w:eastAsia="SimSun"/>
          <w:lang w:val="en-GB"/>
        </w:rPr>
        <w:fldChar w:fldCharType="end"/>
      </w:r>
      <w:r w:rsidRPr="003862D0">
        <w:rPr>
          <w:rFonts w:eastAsia="SimSun"/>
          <w:lang w:val="en-GB"/>
        </w:rPr>
        <w:t>.</w:t>
      </w:r>
    </w:p>
    <w:p w14:paraId="2F23BF09" w14:textId="77777777" w:rsidR="000053F8" w:rsidRPr="003862D0" w:rsidRDefault="000053F8" w:rsidP="000053F8">
      <w:pPr>
        <w:pStyle w:val="AR6BodyText"/>
        <w:rPr>
          <w:rFonts w:eastAsia="SimSun"/>
          <w:lang w:val="en-GB" w:eastAsia="zh-CN"/>
        </w:rPr>
      </w:pPr>
    </w:p>
    <w:p w14:paraId="4B683DFB" w14:textId="77777777" w:rsidR="000053F8" w:rsidRPr="003862D0" w:rsidRDefault="000053F8" w:rsidP="000053F8">
      <w:pPr>
        <w:pStyle w:val="AR6BodyText"/>
        <w:rPr>
          <w:rFonts w:eastAsia="SimSun"/>
          <w:lang w:val="en-GB" w:eastAsia="zh-CN"/>
        </w:rPr>
      </w:pPr>
    </w:p>
    <w:p w14:paraId="791EACAF" w14:textId="73ADD170" w:rsidR="000053F8" w:rsidRPr="003862D0" w:rsidRDefault="000053F8" w:rsidP="000053F8">
      <w:pPr>
        <w:pStyle w:val="AR6BodyText"/>
        <w:rPr>
          <w:b/>
          <w:lang w:val="en-GB"/>
        </w:rPr>
      </w:pPr>
      <w:r w:rsidRPr="003862D0">
        <w:rPr>
          <w:b/>
          <w:lang w:val="en-GB"/>
        </w:rPr>
        <w:t>[START FIGURE 4.</w:t>
      </w:r>
      <w:r w:rsidR="00AB12EA" w:rsidRPr="003862D0">
        <w:rPr>
          <w:b/>
          <w:lang w:val="en-GB"/>
        </w:rPr>
        <w:t>29</w:t>
      </w:r>
      <w:r w:rsidR="00167E47" w:rsidRPr="003862D0">
        <w:rPr>
          <w:b/>
          <w:lang w:val="en-GB"/>
        </w:rPr>
        <w:t xml:space="preserve"> </w:t>
      </w:r>
      <w:r w:rsidRPr="003862D0">
        <w:rPr>
          <w:b/>
          <w:lang w:val="en-GB"/>
        </w:rPr>
        <w:t>HERE]</w:t>
      </w:r>
    </w:p>
    <w:p w14:paraId="784001CA" w14:textId="77777777" w:rsidR="000053F8" w:rsidRPr="003862D0" w:rsidRDefault="000053F8" w:rsidP="00A07CDA">
      <w:pPr>
        <w:pStyle w:val="AR6Chap4Figure"/>
        <w:numPr>
          <w:ilvl w:val="0"/>
          <w:numId w:val="0"/>
        </w:numPr>
        <w:rPr>
          <w:rFonts w:eastAsia="SimSun"/>
          <w:lang w:val="en-GB"/>
        </w:rPr>
      </w:pPr>
      <w:bookmarkStart w:id="3419" w:name="_Hlk64321020"/>
      <w:bookmarkStart w:id="3420" w:name="_Ref56861219"/>
    </w:p>
    <w:p w14:paraId="4A91ADAD" w14:textId="74A46D91" w:rsidR="000053F8" w:rsidRPr="003862D0" w:rsidRDefault="008E5379" w:rsidP="00A07CDA">
      <w:pPr>
        <w:pStyle w:val="AR6Chap4Figure"/>
        <w:rPr>
          <w:rFonts w:eastAsia="SimSun"/>
          <w:lang w:val="en-GB"/>
        </w:rPr>
      </w:pPr>
      <w:bookmarkStart w:id="3421" w:name="_Ref65506951"/>
      <w:r w:rsidRPr="003862D0">
        <w:rPr>
          <w:rFonts w:eastAsia="SimSun"/>
          <w:b/>
          <w:bCs/>
          <w:lang w:val="en-GB"/>
        </w:rPr>
        <w:t>L</w:t>
      </w:r>
      <w:r w:rsidR="0000137E" w:rsidRPr="003862D0">
        <w:rPr>
          <w:rFonts w:eastAsia="SimSun"/>
          <w:b/>
          <w:bCs/>
          <w:lang w:val="en-GB"/>
        </w:rPr>
        <w:t>ong-term change of annual and zonal ocean pH</w:t>
      </w:r>
      <w:r w:rsidR="0000137E" w:rsidRPr="003862D0">
        <w:rPr>
          <w:rFonts w:eastAsia="SimSun"/>
          <w:lang w:val="en-GB"/>
        </w:rPr>
        <w:t xml:space="preserve">. Displayed are </w:t>
      </w:r>
      <w:r w:rsidR="000053F8" w:rsidRPr="003862D0">
        <w:rPr>
          <w:rFonts w:eastAsia="SimSun"/>
          <w:lang w:val="en-GB"/>
        </w:rPr>
        <w:t xml:space="preserve">multi-model mean change in annual and zonal ocean pH </w:t>
      </w:r>
      <w:r w:rsidR="0000137E" w:rsidRPr="003862D0">
        <w:rPr>
          <w:rFonts w:eastAsia="SimSun"/>
          <w:lang w:val="en-GB"/>
        </w:rPr>
        <w:t>in</w:t>
      </w:r>
      <w:r w:rsidR="000053F8" w:rsidRPr="003862D0">
        <w:rPr>
          <w:rFonts w:eastAsia="SimSun"/>
          <w:lang w:val="en-GB"/>
        </w:rPr>
        <w:t xml:space="preserve"> </w:t>
      </w:r>
      <w:r w:rsidR="00CC41BA" w:rsidRPr="003862D0">
        <w:rPr>
          <w:rFonts w:eastAsia="SimSun"/>
          <w:lang w:val="en-GB"/>
        </w:rPr>
        <w:t>2081–2100</w:t>
      </w:r>
      <w:r w:rsidR="000053F8" w:rsidRPr="003862D0">
        <w:rPr>
          <w:rFonts w:eastAsia="SimSun"/>
          <w:lang w:val="en-GB"/>
        </w:rPr>
        <w:t xml:space="preserve"> relative to the mean of </w:t>
      </w:r>
      <w:r w:rsidR="00CC41BA" w:rsidRPr="003862D0">
        <w:rPr>
          <w:rFonts w:eastAsia="SimSun"/>
          <w:lang w:val="en-GB"/>
        </w:rPr>
        <w:t>1995–2014</w:t>
      </w:r>
      <w:r w:rsidR="000053F8" w:rsidRPr="003862D0">
        <w:rPr>
          <w:rFonts w:eastAsia="SimSun"/>
          <w:lang w:val="en-GB"/>
        </w:rPr>
        <w:t xml:space="preserve"> for SSP1-2.6 and SSP3-7.0, respectively. </w:t>
      </w:r>
      <w:r w:rsidR="0000137E" w:rsidRPr="003862D0">
        <w:rPr>
          <w:rFonts w:eastAsia="SimSun"/>
          <w:lang w:val="en-GB"/>
        </w:rPr>
        <w:t>E</w:t>
      </w:r>
      <w:r w:rsidR="009A2A3C" w:rsidRPr="003862D0">
        <w:rPr>
          <w:rFonts w:eastAsia="SimSun"/>
          <w:lang w:val="en-GB"/>
        </w:rPr>
        <w:t>leven</w:t>
      </w:r>
      <w:r w:rsidR="000053F8" w:rsidRPr="003862D0">
        <w:rPr>
          <w:rFonts w:eastAsia="SimSun"/>
          <w:lang w:val="en-GB"/>
        </w:rPr>
        <w:t xml:space="preserve"> CMIP6 model results are </w:t>
      </w:r>
      <w:r w:rsidR="0000137E" w:rsidRPr="003862D0">
        <w:rPr>
          <w:rFonts w:eastAsia="SimSun"/>
          <w:lang w:val="en-GB"/>
        </w:rPr>
        <w:t>used</w:t>
      </w:r>
      <w:bookmarkEnd w:id="3419"/>
      <w:r w:rsidR="000053F8" w:rsidRPr="003862D0">
        <w:rPr>
          <w:rFonts w:eastAsia="SimSun"/>
          <w:lang w:val="en-GB"/>
        </w:rPr>
        <w:t>.</w:t>
      </w:r>
      <w:bookmarkEnd w:id="3421"/>
      <w:r w:rsidR="000053F8" w:rsidRPr="003862D0">
        <w:rPr>
          <w:rFonts w:eastAsia="SimSun"/>
          <w:lang w:val="en-GB"/>
        </w:rPr>
        <w:t xml:space="preserve"> </w:t>
      </w:r>
      <w:r w:rsidR="00903D51">
        <w:rPr>
          <w:lang w:val="en-GB"/>
        </w:rPr>
        <w:t>Diagonal lines</w:t>
      </w:r>
      <w:r w:rsidR="00903D51" w:rsidRPr="003862D0">
        <w:rPr>
          <w:lang w:val="en-GB"/>
        </w:rPr>
        <w:t xml:space="preserve"> </w:t>
      </w:r>
      <w:r w:rsidR="0000137E" w:rsidRPr="003862D0">
        <w:rPr>
          <w:lang w:val="en-GB"/>
        </w:rPr>
        <w:t xml:space="preserve">indicate regions where fewer than 80% of the models agree on the sign of the change and no overlay where at least 80% of the models agree on the sign of change.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bookmarkEnd w:id="3420"/>
    </w:p>
    <w:p w14:paraId="63D80A56" w14:textId="77777777" w:rsidR="000053F8" w:rsidRPr="003862D0" w:rsidRDefault="000053F8" w:rsidP="000053F8">
      <w:pPr>
        <w:pStyle w:val="AR6BodyText"/>
        <w:rPr>
          <w:rFonts w:eastAsia="SimSun"/>
          <w:lang w:val="en-GB"/>
        </w:rPr>
      </w:pPr>
    </w:p>
    <w:p w14:paraId="5402C089" w14:textId="0F7617D8" w:rsidR="00A07CDA" w:rsidRPr="003862D0" w:rsidRDefault="000053F8" w:rsidP="000C3195">
      <w:pPr>
        <w:pStyle w:val="AR6BodyText"/>
        <w:rPr>
          <w:b/>
          <w:lang w:val="en-GB"/>
        </w:rPr>
      </w:pPr>
      <w:r w:rsidRPr="003862D0">
        <w:rPr>
          <w:b/>
          <w:lang w:val="en-GB"/>
        </w:rPr>
        <w:t>[END FIGURE 4.</w:t>
      </w:r>
      <w:r w:rsidR="00AB12EA" w:rsidRPr="003862D0">
        <w:rPr>
          <w:b/>
          <w:lang w:val="en-GB"/>
        </w:rPr>
        <w:t>29</w:t>
      </w:r>
      <w:r w:rsidR="00167E47" w:rsidRPr="003862D0">
        <w:rPr>
          <w:b/>
          <w:lang w:val="en-GB"/>
        </w:rPr>
        <w:t xml:space="preserve"> </w:t>
      </w:r>
      <w:r w:rsidRPr="003862D0">
        <w:rPr>
          <w:b/>
          <w:lang w:val="en-GB"/>
        </w:rPr>
        <w:t>HERE]</w:t>
      </w:r>
    </w:p>
    <w:p w14:paraId="0DD0695E" w14:textId="77777777" w:rsidR="004535E3" w:rsidRPr="003862D0" w:rsidRDefault="004535E3" w:rsidP="00377ACF">
      <w:pPr>
        <w:pStyle w:val="AR6BodyText"/>
        <w:rPr>
          <w:lang w:val="en-GB"/>
        </w:rPr>
      </w:pPr>
    </w:p>
    <w:p w14:paraId="4CF95FA3" w14:textId="77777777" w:rsidR="000C3195" w:rsidRPr="003862D0" w:rsidRDefault="000C3195" w:rsidP="00377ACF">
      <w:pPr>
        <w:pStyle w:val="AR6BodyText"/>
        <w:rPr>
          <w:lang w:val="en-GB"/>
        </w:rPr>
      </w:pPr>
    </w:p>
    <w:p w14:paraId="0F66EF27" w14:textId="62D2E045" w:rsidR="004535E3" w:rsidRPr="003862D0" w:rsidRDefault="004535E3" w:rsidP="004535E3">
      <w:pPr>
        <w:pStyle w:val="AR6Chap4Level2411"/>
        <w:rPr>
          <w:lang w:val="en-GB"/>
        </w:rPr>
      </w:pPr>
      <w:bookmarkStart w:id="3422" w:name="_Toc29748285"/>
      <w:bookmarkStart w:id="3423" w:name="_Toc29748471"/>
      <w:bookmarkStart w:id="3424" w:name="_Toc29749224"/>
      <w:bookmarkStart w:id="3425" w:name="_Toc29751038"/>
      <w:bookmarkStart w:id="3426" w:name="_Toc33523307"/>
      <w:bookmarkStart w:id="3427" w:name="_Toc56878750"/>
      <w:bookmarkStart w:id="3428" w:name="_Toc56879171"/>
      <w:bookmarkStart w:id="3429" w:name="_Toc56879713"/>
      <w:bookmarkStart w:id="3430" w:name="_Toc56880379"/>
      <w:bookmarkStart w:id="3431" w:name="_Toc56880475"/>
      <w:bookmarkStart w:id="3432" w:name="_Toc56880545"/>
      <w:bookmarkStart w:id="3433" w:name="_Toc56880669"/>
      <w:bookmarkStart w:id="3434" w:name="_Toc56881943"/>
      <w:bookmarkStart w:id="3435" w:name="_Toc57156881"/>
      <w:bookmarkStart w:id="3436" w:name="_Toc65519601"/>
      <w:bookmarkStart w:id="3437" w:name="_Toc66099785"/>
      <w:bookmarkStart w:id="3438" w:name="_Toc66646059"/>
      <w:bookmarkStart w:id="3439" w:name="_Toc69752529"/>
      <w:bookmarkStart w:id="3440" w:name="_Toc66379315"/>
      <w:bookmarkStart w:id="3441" w:name="_Toc66467002"/>
      <w:bookmarkStart w:id="3442" w:name="_Toc66467286"/>
      <w:bookmarkStart w:id="3443" w:name="_Toc66574541"/>
      <w:bookmarkStart w:id="3444" w:name="_Toc66574712"/>
      <w:r w:rsidRPr="003862D0">
        <w:rPr>
          <w:lang w:val="en-GB"/>
        </w:rPr>
        <w:t>Modes of Variability</w:t>
      </w:r>
      <w:bookmarkStart w:id="3445" w:name="_Ref29549388"/>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r w:rsidRPr="003862D0">
        <w:rPr>
          <w:lang w:val="en-GB"/>
        </w:rPr>
        <w:t xml:space="preserve"> </w:t>
      </w:r>
      <w:bookmarkEnd w:id="3440"/>
      <w:bookmarkEnd w:id="3441"/>
      <w:bookmarkEnd w:id="3442"/>
      <w:bookmarkEnd w:id="3443"/>
      <w:bookmarkEnd w:id="3444"/>
      <w:bookmarkEnd w:id="3445"/>
    </w:p>
    <w:p w14:paraId="52931625" w14:textId="557249F1" w:rsidR="004535E3" w:rsidRPr="003862D0" w:rsidRDefault="004535E3" w:rsidP="004535E3">
      <w:pPr>
        <w:pStyle w:val="AR6BodyText"/>
        <w:rPr>
          <w:color w:val="3366FF"/>
          <w:lang w:val="en-GB"/>
        </w:rPr>
      </w:pPr>
    </w:p>
    <w:p w14:paraId="6FC562E7" w14:textId="39318B43" w:rsidR="004535E3" w:rsidRDefault="004535E3" w:rsidP="004535E3">
      <w:pPr>
        <w:pStyle w:val="AR6Chap4Level34111"/>
        <w:rPr>
          <w:ins w:id="3446" w:author="Tom Maycock" w:date="2021-09-07T10:09:00Z"/>
          <w:lang w:val="en-GB"/>
        </w:rPr>
      </w:pPr>
      <w:r w:rsidRPr="003862D0">
        <w:rPr>
          <w:lang w:val="en-GB"/>
        </w:rPr>
        <w:t xml:space="preserve"> </w:t>
      </w:r>
      <w:bookmarkStart w:id="3447" w:name="_Toc5778503"/>
      <w:bookmarkStart w:id="3448" w:name="_Toc33523308"/>
      <w:bookmarkStart w:id="3449" w:name="_Toc57156882"/>
      <w:bookmarkStart w:id="3450" w:name="_Toc66467003"/>
      <w:bookmarkStart w:id="3451" w:name="_Toc66467287"/>
      <w:bookmarkStart w:id="3452" w:name="_Toc66574542"/>
      <w:bookmarkStart w:id="3453" w:name="_Toc66574713"/>
      <w:bookmarkStart w:id="3454" w:name="_Toc66646060"/>
      <w:bookmarkStart w:id="3455" w:name="_Toc69752530"/>
      <w:r w:rsidRPr="003862D0">
        <w:rPr>
          <w:lang w:val="en-GB"/>
        </w:rPr>
        <w:t>Northern and Southern Annular Modes</w:t>
      </w:r>
      <w:bookmarkEnd w:id="3447"/>
      <w:bookmarkEnd w:id="3448"/>
      <w:bookmarkEnd w:id="3449"/>
      <w:bookmarkEnd w:id="3450"/>
      <w:bookmarkEnd w:id="3451"/>
      <w:bookmarkEnd w:id="3452"/>
      <w:bookmarkEnd w:id="3453"/>
      <w:bookmarkEnd w:id="3454"/>
      <w:bookmarkEnd w:id="3455"/>
    </w:p>
    <w:p w14:paraId="3CB85DA2" w14:textId="77777777" w:rsidR="00577A79" w:rsidRPr="00EB76D0" w:rsidRDefault="00577A79">
      <w:pPr>
        <w:pStyle w:val="AR6BodyText"/>
        <w:rPr>
          <w:lang w:val="en-GB"/>
        </w:rPr>
        <w:pPrChange w:id="3456" w:author="Tom Maycock" w:date="2021-09-07T10:09:00Z">
          <w:pPr>
            <w:pStyle w:val="AR6Chap4Level34111"/>
          </w:pPr>
        </w:pPrChange>
      </w:pPr>
    </w:p>
    <w:p w14:paraId="0270337B" w14:textId="5F4E6888" w:rsidR="004535E3" w:rsidRPr="003862D0" w:rsidRDefault="004535E3">
      <w:pPr>
        <w:pStyle w:val="AR6Chap4Level441111"/>
        <w:pPrChange w:id="3457" w:author="Tom Maycock" w:date="2021-09-07T10:09:00Z">
          <w:pPr>
            <w:pStyle w:val="AR6BodyText"/>
          </w:pPr>
        </w:pPrChange>
      </w:pPr>
      <w:del w:id="3458" w:author="Tom Maycock" w:date="2021-09-07T10:09:00Z">
        <w:r w:rsidRPr="003862D0" w:rsidDel="00577A79">
          <w:br/>
        </w:r>
      </w:del>
      <w:commentRangeStart w:id="3459"/>
      <w:commentRangeStart w:id="3460"/>
      <w:r w:rsidRPr="003862D0">
        <w:t>T</w:t>
      </w:r>
      <w:commentRangeEnd w:id="3459"/>
      <w:r w:rsidR="00396C94">
        <w:rPr>
          <w:rStyle w:val="CommentReference"/>
        </w:rPr>
        <w:commentReference w:id="3459"/>
      </w:r>
      <w:commentRangeEnd w:id="3460"/>
      <w:r w:rsidR="00577A79">
        <w:rPr>
          <w:rStyle w:val="CommentReference"/>
        </w:rPr>
        <w:commentReference w:id="3460"/>
      </w:r>
      <w:r w:rsidRPr="003862D0">
        <w:t xml:space="preserve">he </w:t>
      </w:r>
      <w:r w:rsidR="004D176A" w:rsidRPr="003862D0">
        <w:t xml:space="preserve">Northern Annular Mode </w:t>
      </w:r>
    </w:p>
    <w:p w14:paraId="25739707" w14:textId="4205BE55" w:rsidR="004535E3" w:rsidRPr="003862D0" w:rsidRDefault="00143DA9" w:rsidP="004535E3">
      <w:pPr>
        <w:pStyle w:val="AR6BodyText"/>
        <w:rPr>
          <w:lang w:val="en-GB"/>
        </w:rPr>
      </w:pPr>
      <w:ins w:id="3461" w:author="Sara M Tuson" w:date="2021-07-15T19:14:00Z">
        <w:r>
          <w:rPr>
            <w:lang w:val="en-GB"/>
          </w:rPr>
          <w:t xml:space="preserve">The </w:t>
        </w:r>
      </w:ins>
      <w:r w:rsidR="004535E3" w:rsidRPr="003862D0">
        <w:rPr>
          <w:lang w:val="en-GB"/>
        </w:rPr>
        <w:t xml:space="preserve">AR5 assessed from CMIP5 simulations that the future boreal wintertime NAM is </w:t>
      </w:r>
      <w:r w:rsidR="004535E3" w:rsidRPr="003862D0">
        <w:rPr>
          <w:i/>
          <w:lang w:val="en-GB"/>
        </w:rPr>
        <w:t xml:space="preserve">very likely </w:t>
      </w:r>
      <w:r w:rsidR="004535E3" w:rsidRPr="003862D0">
        <w:rPr>
          <w:lang w:val="en-GB"/>
        </w:rPr>
        <w:t>to exhibit natural variability and forced trends of similar magnitude to that observed in the historical period</w:t>
      </w:r>
      <w:r w:rsidR="004535E3" w:rsidRPr="003862D0" w:rsidDel="002759C4">
        <w:rPr>
          <w:lang w:val="en-GB"/>
        </w:rPr>
        <w:t xml:space="preserve"> </w:t>
      </w:r>
      <w:r w:rsidR="004535E3" w:rsidRPr="003862D0">
        <w:rPr>
          <w:lang w:val="en-GB"/>
        </w:rPr>
        <w:t xml:space="preserve">and is </w:t>
      </w:r>
      <w:r w:rsidR="004535E3" w:rsidRPr="003862D0">
        <w:rPr>
          <w:i/>
          <w:iCs/>
          <w:lang w:val="en-GB"/>
        </w:rPr>
        <w:t>likely</w:t>
      </w:r>
      <w:r w:rsidR="004535E3" w:rsidRPr="003862D0">
        <w:rPr>
          <w:lang w:val="en-GB"/>
        </w:rPr>
        <w:t xml:space="preserve"> to become slightly more positive in the future. Considerable uncertainty </w:t>
      </w:r>
      <w:r w:rsidR="004D176A" w:rsidRPr="003862D0">
        <w:rPr>
          <w:lang w:val="en-GB"/>
        </w:rPr>
        <w:t xml:space="preserve">is </w:t>
      </w:r>
      <w:r w:rsidR="004535E3" w:rsidRPr="003862D0">
        <w:rPr>
          <w:lang w:val="en-GB"/>
        </w:rPr>
        <w:t xml:space="preserve">related to physical mechanisms to explain the observed and projected changes in the NAM, but NAM trends </w:t>
      </w:r>
      <w:r w:rsidR="004D176A" w:rsidRPr="003862D0">
        <w:rPr>
          <w:lang w:val="en-GB"/>
        </w:rPr>
        <w:t xml:space="preserve">are clearly </w:t>
      </w:r>
      <w:r w:rsidR="004535E3" w:rsidRPr="003862D0">
        <w:rPr>
          <w:lang w:val="en-GB"/>
        </w:rPr>
        <w:t xml:space="preserve">closely connected to projected shifts in the mid-latitude jets and storm tracks. </w:t>
      </w:r>
    </w:p>
    <w:p w14:paraId="5E75BADD" w14:textId="77777777" w:rsidR="004535E3" w:rsidRPr="003862D0" w:rsidRDefault="004535E3" w:rsidP="004535E3">
      <w:pPr>
        <w:pStyle w:val="AR6BodyText"/>
        <w:rPr>
          <w:lang w:val="en-GB"/>
        </w:rPr>
      </w:pPr>
    </w:p>
    <w:p w14:paraId="658EA087" w14:textId="2DFDF12B" w:rsidR="004535E3" w:rsidRPr="003862D0" w:rsidRDefault="004535E3" w:rsidP="004535E3">
      <w:pPr>
        <w:pStyle w:val="AR6BodyText"/>
        <w:rPr>
          <w:lang w:val="en-GB"/>
        </w:rPr>
      </w:pPr>
      <w:r w:rsidRPr="003862D0">
        <w:rPr>
          <w:lang w:val="en-GB"/>
        </w:rPr>
        <w:t>NAM projections from climate models analysed since AR5 reveal broadly similar results</w:t>
      </w:r>
      <w:ins w:id="3462" w:author="Sara M Tuson" w:date="2021-07-20T08:21:00Z">
        <w:r w:rsidR="001A03C1">
          <w:rPr>
            <w:lang w:val="en-GB"/>
          </w:rPr>
          <w:t xml:space="preserve"> to</w:t>
        </w:r>
      </w:ins>
      <w:r w:rsidRPr="003862D0">
        <w:rPr>
          <w:lang w:val="en-GB"/>
        </w:rPr>
        <w:t xml:space="preserve"> the late 21st century. CMIP6 models show a positive ensemble-mean trend in most seasons and the higher </w:t>
      </w:r>
      <w:r w:rsidR="00A30BD5" w:rsidRPr="003862D0">
        <w:rPr>
          <w:lang w:val="en-GB"/>
        </w:rPr>
        <w:t>emission</w:t>
      </w:r>
      <w:ins w:id="3463" w:author="Sara M Tuson" w:date="2021-07-20T08:22:00Z">
        <w:r w:rsidR="001A03C1">
          <w:rPr>
            <w:lang w:val="en-GB"/>
          </w:rPr>
          <w:t>s</w:t>
        </w:r>
      </w:ins>
      <w:r w:rsidR="00A30BD5" w:rsidRPr="003862D0">
        <w:rPr>
          <w:lang w:val="en-GB"/>
        </w:rPr>
        <w:t xml:space="preserve"> scenario</w:t>
      </w:r>
      <w:r w:rsidRPr="003862D0">
        <w:rPr>
          <w:lang w:val="en-GB"/>
        </w:rPr>
        <w:t>s that is comparable to between-model or between-realization variability (</w:t>
      </w:r>
      <w:r w:rsidR="00FA6D4F" w:rsidRPr="003862D0">
        <w:rPr>
          <w:lang w:val="en-GB"/>
        </w:rPr>
        <w:t>Figure 4.30</w:t>
      </w:r>
      <w:r w:rsidRPr="003862D0">
        <w:rPr>
          <w:lang w:val="en-GB"/>
        </w:rPr>
        <w:t xml:space="preserve">a). The NAM generally becomes more positive by the end of the century except in boreal summer (JJA) when there is no change in the NAM in these simulations. In boreal winter (DJF) under SSP5-8.5, the central estimate is an increase in the NAM by almost 3 hPa in the long-term compared to </w:t>
      </w:r>
      <w:r w:rsidR="00CE60A2" w:rsidRPr="003862D0">
        <w:rPr>
          <w:lang w:val="en-GB"/>
        </w:rPr>
        <w:t>1995</w:t>
      </w:r>
      <w:r w:rsidR="00CE60A2" w:rsidRPr="003862D0">
        <w:rPr>
          <w:rFonts w:eastAsia="SimSun"/>
          <w:lang w:val="en-GB"/>
        </w:rPr>
        <w:t>–2014</w:t>
      </w:r>
      <w:r w:rsidRPr="003862D0">
        <w:rPr>
          <w:lang w:val="en-GB"/>
        </w:rPr>
        <w:t xml:space="preserve">. This can be compared to a multi-model mean interannual standard deviation in the winter NAM index of 3.4 hPa during the period </w:t>
      </w:r>
      <w:r w:rsidR="00327F6B" w:rsidRPr="003862D0">
        <w:rPr>
          <w:lang w:val="en-GB"/>
        </w:rPr>
        <w:t>1850–1900</w:t>
      </w:r>
      <w:r w:rsidRPr="003862D0">
        <w:rPr>
          <w:lang w:val="en-GB"/>
        </w:rPr>
        <w:t xml:space="preserve">. We conclude </w:t>
      </w:r>
      <w:r w:rsidR="004D176A" w:rsidRPr="003862D0">
        <w:rPr>
          <w:lang w:val="en-GB"/>
        </w:rPr>
        <w:t xml:space="preserve">with </w:t>
      </w:r>
      <w:r w:rsidR="004D176A" w:rsidRPr="003862D0">
        <w:rPr>
          <w:i/>
          <w:iCs/>
          <w:lang w:val="en-GB"/>
        </w:rPr>
        <w:t xml:space="preserve">high confidence </w:t>
      </w:r>
      <w:r w:rsidRPr="003862D0">
        <w:rPr>
          <w:lang w:val="en-GB"/>
        </w:rPr>
        <w:t>that in the mid- to long</w:t>
      </w:r>
      <w:r w:rsidR="004D176A" w:rsidRPr="003862D0">
        <w:rPr>
          <w:lang w:val="en-GB"/>
        </w:rPr>
        <w:t>-</w:t>
      </w:r>
      <w:r w:rsidRPr="003862D0">
        <w:rPr>
          <w:lang w:val="en-GB"/>
        </w:rPr>
        <w:t>term</w:t>
      </w:r>
      <w:r w:rsidR="00CE60A2" w:rsidRPr="003862D0">
        <w:rPr>
          <w:lang w:val="en-GB"/>
        </w:rPr>
        <w:t>,</w:t>
      </w:r>
      <w:r w:rsidRPr="003862D0">
        <w:rPr>
          <w:lang w:val="en-GB"/>
        </w:rPr>
        <w:t xml:space="preserve"> the boreal wintertime surface NAM is more positive under SSP3-7.0 and SSP5-8.5</w:t>
      </w:r>
      <w:r w:rsidR="005A7BAD" w:rsidRPr="003862D0">
        <w:rPr>
          <w:lang w:val="en-GB"/>
        </w:rPr>
        <w:t>, w</w:t>
      </w:r>
      <w:r w:rsidRPr="003862D0">
        <w:rPr>
          <w:lang w:val="en-GB"/>
        </w:rPr>
        <w:t>hile under SSP1-1.9 and SSP1-2.6, the NAM does not show any robust change.</w:t>
      </w:r>
    </w:p>
    <w:p w14:paraId="2BB138A1" w14:textId="77777777" w:rsidR="004535E3" w:rsidRPr="003862D0" w:rsidRDefault="004535E3" w:rsidP="004535E3">
      <w:pPr>
        <w:pStyle w:val="AR6BodyText"/>
        <w:rPr>
          <w:lang w:val="en-GB"/>
        </w:rPr>
      </w:pPr>
    </w:p>
    <w:p w14:paraId="48D64D4F" w14:textId="209881CD" w:rsidR="004535E3" w:rsidRPr="003862D0" w:rsidRDefault="004535E3">
      <w:pPr>
        <w:pStyle w:val="AR6Chap4Level441111"/>
        <w:pPrChange w:id="3464" w:author="Tom Maycock" w:date="2021-09-07T10:09:00Z">
          <w:pPr>
            <w:pStyle w:val="AR6BodyText"/>
          </w:pPr>
        </w:pPrChange>
      </w:pPr>
      <w:r w:rsidRPr="003862D0">
        <w:t>The S</w:t>
      </w:r>
      <w:r w:rsidR="004D176A" w:rsidRPr="003862D0">
        <w:t xml:space="preserve">outhern </w:t>
      </w:r>
      <w:r w:rsidRPr="003862D0">
        <w:t>A</w:t>
      </w:r>
      <w:r w:rsidR="004D176A" w:rsidRPr="003862D0">
        <w:t xml:space="preserve">nnular </w:t>
      </w:r>
      <w:r w:rsidRPr="003862D0">
        <w:t>M</w:t>
      </w:r>
      <w:r w:rsidR="004D176A" w:rsidRPr="003862D0">
        <w:t>ode</w:t>
      </w:r>
    </w:p>
    <w:p w14:paraId="60609ADA" w14:textId="36767CC5" w:rsidR="004535E3" w:rsidRPr="003862D0" w:rsidRDefault="00143DA9" w:rsidP="004535E3">
      <w:pPr>
        <w:pStyle w:val="AR6BodyText"/>
        <w:rPr>
          <w:lang w:val="en-GB"/>
        </w:rPr>
      </w:pPr>
      <w:ins w:id="3465" w:author="Sara M Tuson" w:date="2021-07-15T19:14:00Z">
        <w:r>
          <w:rPr>
            <w:lang w:val="en-GB"/>
          </w:rPr>
          <w:t xml:space="preserve">The </w:t>
        </w:r>
      </w:ins>
      <w:r w:rsidR="004535E3" w:rsidRPr="003862D0">
        <w:rPr>
          <w:lang w:val="en-GB"/>
        </w:rPr>
        <w:t xml:space="preserve">AR5 assessed it is </w:t>
      </w:r>
      <w:r w:rsidR="004535E3" w:rsidRPr="003862D0">
        <w:rPr>
          <w:i/>
          <w:iCs/>
          <w:lang w:val="en-GB"/>
        </w:rPr>
        <w:t>likely</w:t>
      </w:r>
      <w:r w:rsidR="004535E3" w:rsidRPr="003862D0">
        <w:rPr>
          <w:lang w:val="en-GB"/>
        </w:rPr>
        <w:t xml:space="preserve"> that the evolution of the SAM over the 21</w:t>
      </w:r>
      <w:r w:rsidR="000D270B" w:rsidRPr="003862D0">
        <w:rPr>
          <w:lang w:val="en-GB"/>
        </w:rPr>
        <w:t>st</w:t>
      </w:r>
      <w:r w:rsidR="004535E3" w:rsidRPr="003862D0">
        <w:rPr>
          <w:lang w:val="en-GB"/>
        </w:rPr>
        <w:t xml:space="preserve"> century will be primarily determined by the interplay between the effects of ozone recovery and changing </w:t>
      </w:r>
      <w:r w:rsidR="004D176A" w:rsidRPr="003862D0">
        <w:rPr>
          <w:lang w:val="en-GB"/>
        </w:rPr>
        <w:t>GHG</w:t>
      </w:r>
      <w:r w:rsidR="004535E3" w:rsidRPr="003862D0">
        <w:rPr>
          <w:lang w:val="en-GB"/>
        </w:rPr>
        <w:t xml:space="preserve"> concentrations and </w:t>
      </w:r>
      <w:r w:rsidR="004D176A" w:rsidRPr="003862D0">
        <w:rPr>
          <w:lang w:val="en-GB"/>
        </w:rPr>
        <w:t>influence</w:t>
      </w:r>
      <w:r w:rsidR="004535E3" w:rsidRPr="003862D0">
        <w:rPr>
          <w:lang w:val="en-GB"/>
        </w:rPr>
        <w:t xml:space="preserve"> the SAM in </w:t>
      </w:r>
      <w:r w:rsidR="004D176A" w:rsidRPr="003862D0">
        <w:rPr>
          <w:lang w:val="en-GB"/>
        </w:rPr>
        <w:t>opposing ways</w:t>
      </w:r>
      <w:r w:rsidR="004535E3" w:rsidRPr="003862D0">
        <w:rPr>
          <w:lang w:val="en-GB"/>
        </w:rPr>
        <w:t>. Owing to the relative effects of these two drivers, CMIP5 model SAM and S</w:t>
      </w:r>
      <w:ins w:id="3466" w:author="Sara M Tuson" w:date="2021-07-15T15:27:00Z">
        <w:r w:rsidR="0099645F">
          <w:rPr>
            <w:lang w:val="en-GB"/>
          </w:rPr>
          <w:t xml:space="preserve">outhern </w:t>
        </w:r>
      </w:ins>
      <w:r w:rsidR="004535E3" w:rsidRPr="003862D0">
        <w:rPr>
          <w:lang w:val="en-GB"/>
        </w:rPr>
        <w:t>H</w:t>
      </w:r>
      <w:ins w:id="3467" w:author="Sara M Tuson" w:date="2021-07-15T15:27:00Z">
        <w:r w:rsidR="0099645F">
          <w:rPr>
            <w:lang w:val="en-GB"/>
          </w:rPr>
          <w:t>emisphere</w:t>
        </w:r>
      </w:ins>
      <w:r w:rsidR="004535E3" w:rsidRPr="003862D0">
        <w:rPr>
          <w:lang w:val="en-GB"/>
        </w:rPr>
        <w:t xml:space="preserve"> circulation projections differed markedly across forcing scenarios and across seasons </w:t>
      </w:r>
      <w:r w:rsidR="004535E3"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"id" : "ITEM-2",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"ITEM-2",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"mendeley" : { "formattedCitation" : "(Barnes and Polvani, 2013; Barnes et al., 2014)", "plainTextFormattedCitation" : "(Barnes and Polvani, 2013; Barnes et al., 2014)", "previouslyFormattedCitation" : "(Barnes and Polvani, 2013; Barnes et al., 2014)" }, "properties" : { "noteIndex" : 0 }, "schema" : "https://github.com/citation-style-language/schema/raw/master/csl-citation.json" }</w:instrText>
      </w:r>
      <w:r w:rsidR="004535E3" w:rsidRPr="003862D0">
        <w:rPr>
          <w:lang w:val="en-GB"/>
        </w:rPr>
        <w:fldChar w:fldCharType="separate"/>
      </w:r>
      <w:r w:rsidR="00016735">
        <w:rPr>
          <w:noProof/>
          <w:lang w:val="en-GB"/>
        </w:rPr>
        <w:t>(Barnes and Polvani, 2013; Barnes et al., 2014)</w:t>
      </w:r>
      <w:r w:rsidR="004535E3" w:rsidRPr="003862D0">
        <w:rPr>
          <w:lang w:val="en-GB"/>
        </w:rPr>
        <w:fldChar w:fldCharType="end"/>
      </w:r>
      <w:r w:rsidR="004535E3" w:rsidRPr="003862D0">
        <w:rPr>
          <w:lang w:val="en-GB"/>
        </w:rPr>
        <w:t xml:space="preserve">. CMIP5 models simulated a weak negative SAM trend in austral summer for RCP4.5 by the end of the century </w:t>
      </w:r>
      <w:commentRangeStart w:id="3468"/>
      <w:r w:rsidR="004535E3" w:rsidRPr="003862D0">
        <w:rPr>
          <w:lang w:val="en-GB"/>
        </w:rPr>
        <w:fldChar w:fldCharType="begin" w:fldLock="1"/>
      </w:r>
      <w:ins w:id="3469" w:author="Robin Matthews" w:date="2021-06-16T17:43:00Z">
        <w:r w:rsidR="00326855">
          <w:rPr>
            <w:lang w:val="en-GB"/>
          </w:rPr>
          <w: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"manualFormatting" : "(F. Zheng et al., 2013)", "plainTextFormattedCitation" : "(Zheng et al., 2013a)", "previouslyFormattedCitation" : "(Zheng et al., 2013a)" }, "properties" : { "noteIndex" : 0 }, "schema" : "https://github.com/citation-style-language/schema/raw/master/csl-citation.json" }</w:instrText>
        </w:r>
      </w:ins>
      <w:del w:id="3470" w:author="Robin Matthews" w:date="2021-06-16T17:43:00Z">
        <w:r w:rsidR="00615634" w:rsidDel="00326855">
          <w:rPr>
            <w:lang w:val="en-GB"/>
          </w:rPr>
          <w:del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"plainTextFormattedCitation" : "(Zheng et al., 2013a)", "previouslyFormattedCitation" : "(Zheng et al., 2013a)" }, "properties" : { "noteIndex" : 0 }, "schema" : "https://github.com/citation-style-language/schema/raw/master/csl-citation.json" }</w:delInstrText>
        </w:r>
      </w:del>
      <w:r w:rsidR="004535E3" w:rsidRPr="003862D0">
        <w:rPr>
          <w:lang w:val="en-GB"/>
        </w:rPr>
        <w:fldChar w:fldCharType="separate"/>
      </w:r>
      <w:r w:rsidR="00016735">
        <w:rPr>
          <w:noProof/>
          <w:lang w:val="en-GB"/>
        </w:rPr>
        <w:t>(</w:t>
      </w:r>
      <w:ins w:id="3471" w:author="Robin Matthews" w:date="2021-06-16T17:43:00Z">
        <w:r w:rsidR="00326855">
          <w:rPr>
            <w:noProof/>
            <w:lang w:val="en-GB"/>
          </w:rPr>
          <w:t xml:space="preserve">F. </w:t>
        </w:r>
      </w:ins>
      <w:r w:rsidR="00016735">
        <w:rPr>
          <w:noProof/>
          <w:lang w:val="en-GB"/>
        </w:rPr>
        <w:t>Zheng et al., 2013</w:t>
      </w:r>
      <w:del w:id="3472" w:author="Robin Matthews" w:date="2021-06-16T17:43:00Z">
        <w:r w:rsidR="00016735" w:rsidDel="00326855">
          <w:rPr>
            <w:noProof/>
            <w:lang w:val="en-GB"/>
          </w:rPr>
          <w:delText>a</w:delText>
        </w:r>
      </w:del>
      <w:r w:rsidR="00016735">
        <w:rPr>
          <w:noProof/>
          <w:lang w:val="en-GB"/>
        </w:rPr>
        <w:t>)</w:t>
      </w:r>
      <w:r w:rsidR="004535E3" w:rsidRPr="003862D0">
        <w:rPr>
          <w:lang w:val="en-GB"/>
        </w:rPr>
        <w:fldChar w:fldCharType="end"/>
      </w:r>
      <w:commentRangeEnd w:id="3468"/>
      <w:r w:rsidR="00016735">
        <w:rPr>
          <w:rStyle w:val="CommentReference"/>
        </w:rPr>
        <w:commentReference w:id="3468"/>
      </w:r>
      <w:r w:rsidR="004535E3" w:rsidRPr="003862D0">
        <w:rPr>
          <w:lang w:val="en-GB"/>
        </w:rPr>
        <w:t xml:space="preserve">, while for RCP8.5 they simulated a weak positive SAM trend in austral summer </w:t>
      </w:r>
      <w:commentRangeStart w:id="3473"/>
      <w:r w:rsidR="004535E3" w:rsidRPr="003862D0">
        <w:rPr>
          <w:lang w:val="en-GB"/>
        </w:rPr>
        <w:fldChar w:fldCharType="begin" w:fldLock="1"/>
      </w:r>
      <w:r w:rsidR="00CD3B49">
        <w:rPr>
          <w:lang w:val="en-GB"/>
        </w:rPr>
        <w:instrText>ADDIN CSL_CITATION { "citationItems" : [ { "id" : "ITEM-1", "itemData" : { "DOI" : "10.1175/JCLI-D-13-00204.1", "ISSN" : "0894-8755", "abstract" : "Climate variability in the Southern Hemisphere (SH) extratropical regions is dominated by the SH annular mode (SAM). Future changes in theSAMcould have a large influence on the climate over broad regions. In this paper, the authors utilized model simulations from phase 5 of the Coupled Model Intercomparison Project (CMIP5) to examine projected future changes in the SAM during the austral summer [December\u2013February (DJF)]. To start off, first, the ability of the models in reproducing the recently observed spatial and temporal variability was assessed. The 12CMIP5 models examined were found to reproduce the SAM\u2019s spatial pattern reasonably well in terms of both the symmetrical and the asymmetric component. The CMIP5models show an improvement over phase 3 of CMIP (CMIP3) in simulating the seesaw structure of the SAM and also give improvements in the recently observed positive SAMtrend.However, only half themodels appeared to be able to capture twomajor recent decadalSAMphases. Then, the futureSAMtrends and its sensitivity to greenhouse gas (GHG) concentrations using simulations based on the representative concentration pathways 4.5 (RCP4.5) and 8.5 (RCP8.5)were explored.WithRCP4.5, a veryweak negative trend for this century is found.Conversely, withRCP8.5, a significant positive trendwas projected,with amagnitude similar to the recently observed trend. Finally, model uncertainty in the future SAM projections was quantified by comparing projections from the individual CMIP5 models. The results imply the response of SH polar region stratospheric temperature to GHGs could be a significant controlling factor on the future evolution of the SAM.",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"K3790", "given" : "", "non-dropping-particle" : "", "parse-names" : false, "suffix" : "" } ], "type" : "article-journal", "volume" : "26" }, "uris" : [ "http://www.mendeley.com/documents/?uuid=9c02bc7d-dac0-46ec-876a-92cd519db8c2" ] } ], "mendeley" : { "formattedCitation" : "(Zheng et al., 2013a)", "manualFormatting" : "(F. Zheng et al., 2013)", "plainTextFormattedCitation" : "(Zheng et al., 2013a)", "previouslyFormattedCitation" : "(Zheng et al., 2013a)" }, "properties" : { "noteIndex" : 0 }, "schema" : "https://github.com/citation-style-language/schema/raw/master/csl-citation.json" }</w:instrText>
      </w:r>
      <w:r w:rsidR="004535E3" w:rsidRPr="003862D0">
        <w:rPr>
          <w:lang w:val="en-GB"/>
        </w:rPr>
        <w:fldChar w:fldCharType="separate"/>
      </w:r>
      <w:r w:rsidR="00016735">
        <w:rPr>
          <w:noProof/>
          <w:lang w:val="en-GB"/>
        </w:rPr>
        <w:t>(</w:t>
      </w:r>
      <w:ins w:id="3474" w:author="Robin Matthews" w:date="2021-06-16T17:43:00Z">
        <w:r w:rsidR="00326855">
          <w:rPr>
            <w:noProof/>
            <w:lang w:val="en-GB"/>
          </w:rPr>
          <w:t xml:space="preserve">F. </w:t>
        </w:r>
      </w:ins>
      <w:r w:rsidR="00016735">
        <w:rPr>
          <w:noProof/>
          <w:lang w:val="en-GB"/>
        </w:rPr>
        <w:t>Zheng et al., 2013</w:t>
      </w:r>
      <w:del w:id="3475" w:author="Robin Matthews" w:date="2021-06-16T17:43:00Z">
        <w:r w:rsidR="00016735" w:rsidDel="00326855">
          <w:rPr>
            <w:noProof/>
            <w:lang w:val="en-GB"/>
          </w:rPr>
          <w:delText>a</w:delText>
        </w:r>
      </w:del>
      <w:r w:rsidR="00016735">
        <w:rPr>
          <w:noProof/>
          <w:lang w:val="en-GB"/>
        </w:rPr>
        <w:t>)</w:t>
      </w:r>
      <w:r w:rsidR="004535E3" w:rsidRPr="003862D0">
        <w:rPr>
          <w:lang w:val="en-GB"/>
        </w:rPr>
        <w:fldChar w:fldCharType="end"/>
      </w:r>
      <w:commentRangeEnd w:id="3473"/>
      <w:r w:rsidR="00016735">
        <w:rPr>
          <w:rStyle w:val="CommentReference"/>
        </w:rPr>
        <w:commentReference w:id="3473"/>
      </w:r>
      <w:r w:rsidR="004535E3" w:rsidRPr="003862D0">
        <w:rPr>
          <w:lang w:val="en-GB"/>
        </w:rPr>
        <w:t>. A substantial fraction of the spread in CMIP5 projections of the end of century</w:t>
      </w:r>
      <w:r w:rsidR="007D6D7D">
        <w:rPr>
          <w:lang w:val="en-GB"/>
        </w:rPr>
        <w:t xml:space="preserve"> SH </w:t>
      </w:r>
      <w:r w:rsidR="004535E3" w:rsidRPr="003862D0">
        <w:rPr>
          <w:lang w:val="en-GB"/>
        </w:rPr>
        <w:t xml:space="preserve">summer jet shift under RCP8.5 may be attributable to differences in the simulated change in break-up of the stratospheric polar vortex, with models that produce a later break-up date showing a larger summertime poleward jet shift </w:t>
      </w:r>
      <w:r w:rsidR="004535E3" w:rsidRPr="003862D0">
        <w:rPr>
          <w:lang w:val="en-GB"/>
        </w:rPr>
        <w:fldChar w:fldCharType="begin" w:fldLock="1"/>
      </w:r>
      <w:r w:rsidR="00741A83">
        <w:rPr>
          <w:lang w:val="en-GB"/>
        </w:rPr>
        <w:instrText>ADDIN CSL_CITATION { "citationItems" : [ { "id" : "ITEM-1", "itemData" : { "DOI" : "10.1029/2019GL082883", "ISSN" : "19448007",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0.7\u20130.8\u00b0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"ITEM-1", "issue" : "12", "issued" : { "date-parts" : [ [ "2019" ] ] }, "page" : "6972-6979", "title" : "The Role of the Stratospheric Polar Vortex for the Austral Jet Response to Greenhouse Gas Forcing", "translator" : [ { "dropping-particle" : "", "family" : "K4462", "given" : "", "non-dropping-particle" : "", "parse-names" : false, "suffix" : "" } ], "type" : "article-journal", "volume" : "46" }, "uris" : [ "http://www.mendeley.com/documents/?uuid=c13e9088-437d-4a83-845e-567a8a131b9f" ] } ], "mendeley" : { "formattedCitation" : "(Ceppi and Shepherd, 2019)", "plainTextFormattedCitation" : "(Ceppi and Shepherd, 2019)", "previouslyFormattedCitation" : "(Ceppi and Shepherd, 2019)" }, "properties" : { "noteIndex" : 0 }, "schema" : "https://github.com/citation-style-language/schema/raw/master/csl-citation.json" }</w:instrText>
      </w:r>
      <w:r w:rsidR="004535E3" w:rsidRPr="003862D0">
        <w:rPr>
          <w:lang w:val="en-GB"/>
        </w:rPr>
        <w:fldChar w:fldCharType="separate"/>
      </w:r>
      <w:r w:rsidR="00016735">
        <w:rPr>
          <w:noProof/>
          <w:lang w:val="en-GB"/>
        </w:rPr>
        <w:t>(Ceppi and Shepherd, 2019)</w:t>
      </w:r>
      <w:r w:rsidR="004535E3" w:rsidRPr="003862D0">
        <w:rPr>
          <w:lang w:val="en-GB"/>
        </w:rPr>
        <w:fldChar w:fldCharType="end"/>
      </w:r>
      <w:r w:rsidR="004535E3" w:rsidRPr="003862D0">
        <w:rPr>
          <w:lang w:val="en-GB"/>
        </w:rPr>
        <w:t>. For RCP2.6</w:t>
      </w:r>
      <w:r w:rsidR="00BE4337" w:rsidRPr="003862D0">
        <w:rPr>
          <w:lang w:val="en-GB"/>
        </w:rPr>
        <w:t>,</w:t>
      </w:r>
      <w:r w:rsidR="004535E3" w:rsidRPr="003862D0">
        <w:rPr>
          <w:lang w:val="en-GB"/>
        </w:rPr>
        <w:t xml:space="preserve"> the effect of ozone recovery on the SAM </w:t>
      </w:r>
      <w:r w:rsidR="00BE4337" w:rsidRPr="003862D0">
        <w:rPr>
          <w:lang w:val="en-GB"/>
        </w:rPr>
        <w:t xml:space="preserve">has been found to </w:t>
      </w:r>
      <w:r w:rsidR="004535E3" w:rsidRPr="003862D0">
        <w:rPr>
          <w:lang w:val="en-GB"/>
        </w:rPr>
        <w:t xml:space="preserve">dominate over that of GHGs in austral summer </w:t>
      </w:r>
      <w:r w:rsidR="004535E3" w:rsidRPr="003862D0">
        <w:rPr>
          <w:lang w:val="en-GB"/>
        </w:rPr>
        <w:fldChar w:fldCharType="begin" w:fldLock="1"/>
      </w:r>
      <w:r w:rsidR="00615634">
        <w:rPr>
          <w:lang w:val="en-GB"/>
        </w:rPr>
        <w:instrText>ADDIN CSL_CITATION { "citationItems" : [ { "id" : "ITEM-1", "itemData" : { "DOI" : "10.1002/jgrd.50316", "ISSN" : "2169897X",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"K3794", "given" : "", "non-dropping-particle" : "", "parse-names" : false, "suffix" : "" } ], "type" : "article-journal", "volume" : "118" }, "uris" : [ "http://www.mendeley.com/documents/?uuid=12ee9d16-9c4e-458b-b558-1e1325077c7f" ] } ], "mendeley" : { "formattedCitation" : "(Eyring et al., 2013)", "plainTextFormattedCitation" : "(Eyring et al., 2013)", "previouslyFormattedCitation" : "(Eyring et al., 2013)" }, "properties" : { "noteIndex" : 0 }, "schema" : "https://github.com/citation-style-language/schema/raw/master/csl-citation.json" }</w:instrText>
      </w:r>
      <w:r w:rsidR="004535E3" w:rsidRPr="003862D0">
        <w:rPr>
          <w:lang w:val="en-GB"/>
        </w:rPr>
        <w:fldChar w:fldCharType="separate"/>
      </w:r>
      <w:r w:rsidR="00016735">
        <w:rPr>
          <w:noProof/>
          <w:lang w:val="en-GB"/>
        </w:rPr>
        <w:t>(Eyring et al., 2013)</w:t>
      </w:r>
      <w:r w:rsidR="004535E3" w:rsidRPr="003862D0">
        <w:rPr>
          <w:lang w:val="en-GB"/>
        </w:rPr>
        <w:fldChar w:fldCharType="end"/>
      </w:r>
      <w:r w:rsidR="004535E3" w:rsidRPr="003862D0">
        <w:rPr>
          <w:lang w:val="en-GB"/>
        </w:rPr>
        <w:t>. In austral winter, the poleward shift of the</w:t>
      </w:r>
      <w:r w:rsidR="007D6D7D">
        <w:rPr>
          <w:lang w:val="en-GB"/>
        </w:rPr>
        <w:t xml:space="preserve"> SH </w:t>
      </w:r>
      <w:r w:rsidR="004535E3" w:rsidRPr="003862D0">
        <w:rPr>
          <w:lang w:val="en-GB"/>
        </w:rPr>
        <w:t xml:space="preserve">circulation in CMIP5 models, and the associated increase in the SAM index, tends to be larger, on average, in higher forcing scenarios though with substantial inter-model spread </w:t>
      </w:r>
      <w:r w:rsidR="004535E3" w:rsidRPr="003862D0">
        <w:rPr>
          <w:lang w:val="en-GB"/>
        </w:rPr>
        <w:fldChar w:fldCharType="begin" w:fldLock="1"/>
      </w:r>
      <w:r w:rsidR="00615634">
        <w:rPr>
          <w:lang w:val="en-GB"/>
        </w:rPr>
        <w:instrText>ADDIN CSL_CITATION { "citationItems" : [ { "id" : "ITEM-1",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"ITEM-1",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et al., 2014)", "plainTextFormattedCitation" : "(Barnes et al., 2014)", "previouslyFormattedCitation" : "(Barnes et al., 2014)" }, "properties" : { "noteIndex" : 0 }, "schema" : "https://github.com/citation-style-language/schema/raw/master/csl-citation.json" }</w:instrText>
      </w:r>
      <w:r w:rsidR="004535E3" w:rsidRPr="003862D0">
        <w:rPr>
          <w:lang w:val="en-GB"/>
        </w:rPr>
        <w:fldChar w:fldCharType="separate"/>
      </w:r>
      <w:r w:rsidR="00016735">
        <w:rPr>
          <w:noProof/>
          <w:lang w:val="en-GB"/>
        </w:rPr>
        <w:t>(Barnes et al., 2014)</w:t>
      </w:r>
      <w:r w:rsidR="004535E3" w:rsidRPr="003862D0">
        <w:rPr>
          <w:lang w:val="en-GB"/>
        </w:rPr>
        <w:fldChar w:fldCharType="end"/>
      </w:r>
      <w:r w:rsidR="004535E3" w:rsidRPr="003862D0">
        <w:rPr>
          <w:lang w:val="en-GB"/>
        </w:rPr>
        <w:t>. New research since the AR5 shows that the previous theory for the apparent relationship across models between the annual mean climatological</w:t>
      </w:r>
      <w:r w:rsidR="007D6D7D">
        <w:rPr>
          <w:lang w:val="en-GB"/>
        </w:rPr>
        <w:t xml:space="preserve"> SH </w:t>
      </w:r>
      <w:r w:rsidR="004535E3" w:rsidRPr="003862D0">
        <w:rPr>
          <w:lang w:val="en-GB"/>
        </w:rPr>
        <w:t>jet position and the amplitude of forced</w:t>
      </w:r>
      <w:r w:rsidR="007D6D7D">
        <w:rPr>
          <w:lang w:val="en-GB"/>
        </w:rPr>
        <w:t xml:space="preserve"> SH </w:t>
      </w:r>
      <w:r w:rsidR="004535E3" w:rsidRPr="003862D0">
        <w:rPr>
          <w:lang w:val="en-GB"/>
        </w:rPr>
        <w:t xml:space="preserve">jet shift </w:t>
      </w:r>
      <w:r w:rsidR="004535E3" w:rsidRPr="003862D0">
        <w:rPr>
          <w:lang w:val="en-GB"/>
        </w:rPr>
        <w:fldChar w:fldCharType="begin" w:fldLock="1"/>
      </w:r>
      <w:r w:rsidR="00615634">
        <w:rPr>
          <w:lang w:val="en-GB"/>
        </w:rPr>
        <w:instrText>ADDIN CSL_CITATION { "citationItems" : [ { "id" : "ITEM-1", "itemData" : { "DOI" : "10.1029/2010GL042873", "ISSN" : "19448007", "abstract" : "Future climate predictions by global circulation models in the Coupled Model Intercomparison Project Phase 3 (CMIP3) archive indicate that the recent poleward shift of the eddy-driven jet streams will continue throughout the 21st century. Here it is shown that differences in the projected magnitude of the trend in the Southern Hemisphere are well correlated with biases in the latitude of the jet in the simulation of 20th century climate. Furthermore, the latitude of the jet in the models' 20th century climatology is correlated with biases in the internal variability of the jet stream, as quantified by the time scale of the annular mode. Thus an equatorward bias in the position of the jet is associated with both enhanced persistence of the annular mode, and an increased poleward shift of the jet. These relationships appear to be robust throughout the year except in the austral summer, when differences in forcing, particularly stratospheric ozone, make it impossible to compare the response of one model with another. These results suggest that the fidelity of a model's simulation of the 20th century climate may be related to its fitness for climate prediction. The cause of this relationship is discussed, as well as the implications for climate change projections.", "author" : [ { "dropping-particle" : "", "family" : "Kidston", "given" : "J.", "non-dropping-particle" : "", "parse-names" : false, "suffix" : "" }, { "dropping-particle" : "", "family" : "Gerber", "given" : "E. P.", "non-dropping-particle" : "", "parse-names" : false, "suffix" : "" } ], "container-title" : "Geophysical Research Letters", "id" : "ITEM-1", "issue" : "9", "issued" : { "date-parts" : [ [ "2010" ] ] }, "page" : "1-5", "title" : "Intermodel variability of the poleward shift of the austral jet stream in the CMIP3 integrations linked to biases in 20th century climatology", "translator" : [ { "dropping-particle" : "", "family" : "K4463", "given" : "", "non-dropping-particle" : "", "parse-names" : false, "suffix" : "" } ], "type" : "article-journal", "volume" : "37" }, "uris" : [ "http://www.mendeley.com/documents/?uuid=284bb53a-774a-4b96-bef6-441da867064e", "http://www.mendeley.com/documents/?uuid=7c6ba9fe-32c6-427f-9735-90e5ee36168b" ] } ], "mendeley" : { "formattedCitation" : "(Kidston and Gerber, 2010)", "plainTextFormattedCitation" : "(Kidston and Gerber, 2010)", "previouslyFormattedCitation" : "(Kidston and Gerber, 2010)" }, "properties" : { "noteIndex" : 0 }, "schema" : "https://github.com/citation-style-language/schema/raw/master/csl-citation.json" }</w:instrText>
      </w:r>
      <w:r w:rsidR="004535E3" w:rsidRPr="003862D0">
        <w:rPr>
          <w:lang w:val="en-GB"/>
        </w:rPr>
        <w:fldChar w:fldCharType="separate"/>
      </w:r>
      <w:r w:rsidR="00016735">
        <w:rPr>
          <w:noProof/>
          <w:lang w:val="en-GB"/>
        </w:rPr>
        <w:t>(Kidston and Gerber, 2010)</w:t>
      </w:r>
      <w:r w:rsidR="004535E3" w:rsidRPr="003862D0">
        <w:rPr>
          <w:lang w:val="en-GB"/>
        </w:rPr>
        <w:fldChar w:fldCharType="end"/>
      </w:r>
      <w:r w:rsidR="004535E3" w:rsidRPr="003862D0">
        <w:rPr>
          <w:lang w:val="en-GB"/>
        </w:rPr>
        <w:t xml:space="preserve"> does not hold at seasonal time</w:t>
      </w:r>
      <w:ins w:id="3476" w:author="Sara M Tuson" w:date="2021-07-15T20:33:00Z">
        <w:r w:rsidR="00367335">
          <w:rPr>
            <w:lang w:val="en-GB"/>
          </w:rPr>
          <w:t xml:space="preserve"> </w:t>
        </w:r>
      </w:ins>
      <w:r w:rsidR="004535E3" w:rsidRPr="003862D0">
        <w:rPr>
          <w:lang w:val="en-GB"/>
        </w:rPr>
        <w:t xml:space="preserve">scales </w:t>
      </w:r>
      <w:r w:rsidR="004535E3" w:rsidRPr="003862D0">
        <w:rPr>
          <w:lang w:val="en-GB"/>
        </w:rPr>
        <w:fldChar w:fldCharType="begin" w:fldLock="1"/>
      </w:r>
      <w:r w:rsidR="00087359">
        <w:rPr>
          <w:lang w:val="en-GB"/>
        </w:rPr>
        <w:instrText>ADDIN CSL_CITATION { "citationItems" : [ { "id" : "ITEM-1", "itemData" : { "DOI" : "10.1002/2016GL067989", "ISSN" : "19448007", "abstract" : "Climate models exhibit a wide range in latitudinal position of the Southern Hemisphere westerly jet. Previous work has demonstrated, in the annual mean, that models with lower latitude jets, exhibit greater poleward jet shifts under climate forcings. It has been argued that this behavior is due to stronger eddy/mean flow feedbacks in models with lower latitude jets, as inferred from the timescale of the Southern Annular Mode (SAM). Here we revisit this question with a focus on seasonality. Using a larger set of models and forcing scenarios from the Coupled Model Intercomparison Project, phase 5, we find that the jet position/jet shift relationship is strong in winter but insignificant in summer, whereas the model spread in SAM timescales arises primarily in summer, with winter timescales similar across models. The results, therefore, question previous interpretations and motivate an improved understanding of the spread in model behavior.",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 ] }, "page" : "2896-2903", "title" : "Revisiting the relationship between jet position, forced response, and annular mode variability in the southern midlatitudes", "translator" : [ { "dropping-particle" : "", "family" : "K4464", "given" : "", "non-dropping-particle" : "", "parse-names" : false, "suffix" : "" } ], "type" : "article-journal", "volume" : "43" }, "uris" : [ "http://www.mendeley.com/documents/?uuid=35a989c8-0eae-4cfe-a31f-5429d7ce5a07"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004535E3" w:rsidRPr="003862D0">
        <w:rPr>
          <w:lang w:val="en-GB"/>
        </w:rPr>
        <w:fldChar w:fldCharType="separate"/>
      </w:r>
      <w:r w:rsidR="00016735">
        <w:rPr>
          <w:noProof/>
          <w:lang w:val="en-GB"/>
        </w:rPr>
        <w:t>(Simpson and Polvani, 2016)</w:t>
      </w:r>
      <w:r w:rsidR="004535E3" w:rsidRPr="003862D0">
        <w:rPr>
          <w:lang w:val="en-GB"/>
        </w:rPr>
        <w:fldChar w:fldCharType="end"/>
      </w:r>
      <w:r w:rsidR="004535E3" w:rsidRPr="003862D0">
        <w:rPr>
          <w:lang w:val="en-GB"/>
        </w:rPr>
        <w:t>.</w:t>
      </w:r>
    </w:p>
    <w:p w14:paraId="75217E26" w14:textId="77777777" w:rsidR="004535E3" w:rsidRPr="003862D0" w:rsidRDefault="004535E3" w:rsidP="004535E3">
      <w:pPr>
        <w:pStyle w:val="AR6BodyText"/>
        <w:rPr>
          <w:lang w:val="en-GB"/>
        </w:rPr>
      </w:pPr>
    </w:p>
    <w:p w14:paraId="20F179A8" w14:textId="096AB562" w:rsidR="004535E3" w:rsidRPr="003862D0" w:rsidRDefault="004535E3" w:rsidP="004535E3">
      <w:pPr>
        <w:pStyle w:val="AR6BodyText"/>
        <w:rPr>
          <w:lang w:val="en-GB"/>
        </w:rPr>
      </w:pPr>
      <w:r w:rsidRPr="003862D0">
        <w:rPr>
          <w:lang w:val="en-GB"/>
        </w:rPr>
        <w:t xml:space="preserve">In most seasons, the SAM becomes more positive by the end of the century relative to 1995–2014 </w:t>
      </w:r>
      <w:r w:rsidR="00E63445" w:rsidRPr="003862D0">
        <w:rPr>
          <w:lang w:val="en-GB"/>
        </w:rPr>
        <w:t xml:space="preserve">under </w:t>
      </w:r>
      <w:r w:rsidRPr="003862D0">
        <w:rPr>
          <w:lang w:val="en-GB"/>
        </w:rPr>
        <w:lastRenderedPageBreak/>
        <w:t>SSP2-4.5, SSP3-7.0</w:t>
      </w:r>
      <w:r w:rsidR="00E63445" w:rsidRPr="003862D0">
        <w:rPr>
          <w:lang w:val="en-GB"/>
        </w:rPr>
        <w:t>,</w:t>
      </w:r>
      <w:r w:rsidRPr="003862D0">
        <w:rPr>
          <w:lang w:val="en-GB"/>
        </w:rPr>
        <w:t xml:space="preserve"> and SSP5-8.5 </w:t>
      </w:r>
      <w:r w:rsidR="00E63445" w:rsidRPr="003862D0">
        <w:rPr>
          <w:lang w:val="en-GB"/>
        </w:rPr>
        <w:t>(</w:t>
      </w:r>
      <w:r w:rsidR="00FA6D4F" w:rsidRPr="003862D0">
        <w:rPr>
          <w:lang w:val="en-GB"/>
        </w:rPr>
        <w:t>Figure 4.30</w:t>
      </w:r>
      <w:r w:rsidRPr="003862D0">
        <w:rPr>
          <w:lang w:val="en-GB"/>
        </w:rPr>
        <w:t>b</w:t>
      </w:r>
      <w:r w:rsidR="00E63445" w:rsidRPr="003862D0">
        <w:rPr>
          <w:lang w:val="en-GB"/>
        </w:rPr>
        <w:t>)</w:t>
      </w:r>
      <w:r w:rsidRPr="003862D0">
        <w:rPr>
          <w:lang w:val="en-GB"/>
        </w:rPr>
        <w:t xml:space="preserve">. Conversely, </w:t>
      </w:r>
      <w:r w:rsidR="00E63445" w:rsidRPr="003862D0">
        <w:rPr>
          <w:lang w:val="en-GB"/>
        </w:rPr>
        <w:t xml:space="preserve">under </w:t>
      </w:r>
      <w:r w:rsidRPr="003862D0">
        <w:rPr>
          <w:lang w:val="en-GB"/>
        </w:rPr>
        <w:t>SSP1-1.9 and SSP1-2.6</w:t>
      </w:r>
      <w:r w:rsidR="00E63445" w:rsidRPr="003862D0">
        <w:rPr>
          <w:lang w:val="en-GB"/>
        </w:rPr>
        <w:t xml:space="preserve">, </w:t>
      </w:r>
      <w:r w:rsidRPr="003862D0">
        <w:rPr>
          <w:lang w:val="en-GB"/>
        </w:rPr>
        <w:t xml:space="preserve">in most seasons the SAM index does not show a robust change compared to </w:t>
      </w:r>
      <w:r w:rsidR="001D1A19">
        <w:rPr>
          <w:lang w:val="en-GB"/>
        </w:rPr>
        <w:t>1995–2014</w:t>
      </w:r>
      <w:r w:rsidRPr="003862D0">
        <w:rPr>
          <w:lang w:val="en-GB"/>
        </w:rPr>
        <w:t xml:space="preserve"> except in austral summer when </w:t>
      </w:r>
      <w:r w:rsidR="001D1A19">
        <w:rPr>
          <w:lang w:val="en-GB"/>
        </w:rPr>
        <w:t>it becomes</w:t>
      </w:r>
      <w:r w:rsidR="001D1A19" w:rsidRPr="003862D0">
        <w:rPr>
          <w:lang w:val="en-GB"/>
        </w:rPr>
        <w:t xml:space="preserve"> </w:t>
      </w:r>
      <w:r w:rsidRPr="003862D0">
        <w:rPr>
          <w:lang w:val="en-GB"/>
        </w:rPr>
        <w:t>significant</w:t>
      </w:r>
      <w:r w:rsidR="001D1A19">
        <w:rPr>
          <w:lang w:val="en-GB"/>
        </w:rPr>
        <w:t>ly more negative</w:t>
      </w:r>
      <w:r w:rsidRPr="003862D0">
        <w:rPr>
          <w:lang w:val="en-GB"/>
        </w:rPr>
        <w:t>. The greatest change in the SAM occurs in austral winter</w:t>
      </w:r>
      <w:r w:rsidR="00EA46E4" w:rsidRPr="003862D0">
        <w:rPr>
          <w:lang w:val="en-GB"/>
        </w:rPr>
        <w:t xml:space="preserve">, </w:t>
      </w:r>
      <w:r w:rsidRPr="003862D0">
        <w:rPr>
          <w:lang w:val="en-GB"/>
        </w:rPr>
        <w:t xml:space="preserve">where CMIP6 models show an ensemble-mean increase in the SAM index of almost 5 hPa in SSP5-8.5. This can be compared to a multi-model mean interannual standard deviation in the austral winter SAM index of 4.0 hPa during </w:t>
      </w:r>
      <w:r w:rsidR="00327F6B" w:rsidRPr="003862D0">
        <w:rPr>
          <w:lang w:val="en-GB"/>
        </w:rPr>
        <w:t>1850–1900</w:t>
      </w:r>
      <w:r w:rsidRPr="003862D0">
        <w:rPr>
          <w:lang w:val="en-GB"/>
        </w:rPr>
        <w:t xml:space="preserve">. In conclusion, </w:t>
      </w:r>
      <w:r w:rsidR="004D176A" w:rsidRPr="003862D0">
        <w:rPr>
          <w:lang w:val="en-GB"/>
        </w:rPr>
        <w:t xml:space="preserve">there is </w:t>
      </w:r>
      <w:r w:rsidR="004D176A" w:rsidRPr="003862D0">
        <w:rPr>
          <w:i/>
          <w:iCs/>
          <w:lang w:val="en-GB"/>
        </w:rPr>
        <w:t xml:space="preserve">high confidence </w:t>
      </w:r>
      <w:r w:rsidR="004D176A" w:rsidRPr="003862D0">
        <w:rPr>
          <w:lang w:val="en-GB"/>
        </w:rPr>
        <w:t>that in high</w:t>
      </w:r>
      <w:r w:rsidRPr="003862D0">
        <w:rPr>
          <w:lang w:val="en-GB"/>
        </w:rPr>
        <w:t xml:space="preserve"> emission scenarios (SSP3-7.0 and SSP5-8.5) the SAM </w:t>
      </w:r>
      <w:r w:rsidR="0072332C" w:rsidRPr="003862D0">
        <w:rPr>
          <w:lang w:val="en-GB"/>
        </w:rPr>
        <w:t xml:space="preserve">becomes more positive in all seasons, while in the lowest scenario (SSP1-1.9) </w:t>
      </w:r>
      <w:r w:rsidR="004D176A" w:rsidRPr="003862D0">
        <w:rPr>
          <w:lang w:val="en-GB"/>
        </w:rPr>
        <w:t xml:space="preserve">there is </w:t>
      </w:r>
      <w:r w:rsidR="0072332C" w:rsidRPr="003862D0">
        <w:rPr>
          <w:lang w:val="en-GB"/>
        </w:rPr>
        <w:t>a robust decrease in austral summer</w:t>
      </w:r>
      <w:r w:rsidRPr="003862D0">
        <w:rPr>
          <w:lang w:val="en-GB"/>
        </w:rPr>
        <w:t>.</w:t>
      </w:r>
    </w:p>
    <w:p w14:paraId="6AD4F3A0" w14:textId="77777777" w:rsidR="004535E3" w:rsidRPr="003862D0" w:rsidRDefault="004535E3" w:rsidP="004535E3">
      <w:pPr>
        <w:pStyle w:val="AR6BodyText"/>
        <w:rPr>
          <w:lang w:val="en-GB"/>
        </w:rPr>
      </w:pPr>
    </w:p>
    <w:p w14:paraId="069339EA" w14:textId="77777777" w:rsidR="004535E3" w:rsidRPr="003862D0" w:rsidRDefault="004535E3" w:rsidP="004535E3">
      <w:pPr>
        <w:pStyle w:val="AR6BodyText"/>
        <w:rPr>
          <w:lang w:val="en-GB"/>
        </w:rPr>
      </w:pPr>
    </w:p>
    <w:p w14:paraId="592171FD" w14:textId="22E7B2C2" w:rsidR="004535E3" w:rsidRPr="003862D0" w:rsidRDefault="004535E3" w:rsidP="004535E3">
      <w:pPr>
        <w:pStyle w:val="AR6BodyText"/>
        <w:rPr>
          <w:b/>
          <w:color w:val="000000"/>
          <w:lang w:val="en-GB"/>
        </w:rPr>
      </w:pPr>
      <w:r w:rsidRPr="003862D0">
        <w:rPr>
          <w:b/>
          <w:color w:val="000000"/>
          <w:lang w:val="en-GB"/>
        </w:rPr>
        <w:t>[START FIGURE 4.</w:t>
      </w:r>
      <w:r w:rsidR="00514BA6" w:rsidRPr="003862D0">
        <w:rPr>
          <w:b/>
          <w:color w:val="000000"/>
          <w:lang w:val="en-GB"/>
        </w:rPr>
        <w:t>3</w:t>
      </w:r>
      <w:r w:rsidR="00CF3E99" w:rsidRPr="003862D0">
        <w:rPr>
          <w:b/>
          <w:color w:val="000000"/>
          <w:lang w:val="en-GB"/>
        </w:rPr>
        <w:t>0</w:t>
      </w:r>
      <w:r w:rsidR="00514BA6" w:rsidRPr="003862D0">
        <w:rPr>
          <w:b/>
          <w:color w:val="000000"/>
          <w:lang w:val="en-GB"/>
        </w:rPr>
        <w:t xml:space="preserve"> </w:t>
      </w:r>
      <w:r w:rsidRPr="003862D0">
        <w:rPr>
          <w:b/>
          <w:color w:val="000000"/>
          <w:lang w:val="en-GB"/>
        </w:rPr>
        <w:t>HERE]</w:t>
      </w:r>
    </w:p>
    <w:p w14:paraId="03D01E2C" w14:textId="5672DBA3" w:rsidR="004535E3" w:rsidRPr="003862D0" w:rsidRDefault="004535E3" w:rsidP="004535E3">
      <w:pPr>
        <w:pStyle w:val="AR6BodyText"/>
        <w:rPr>
          <w:b/>
          <w:lang w:val="en-GB"/>
        </w:rPr>
      </w:pPr>
    </w:p>
    <w:p w14:paraId="622226D2" w14:textId="5E5BB739" w:rsidR="004535E3" w:rsidRPr="003862D0" w:rsidRDefault="004535E3" w:rsidP="004535E3">
      <w:pPr>
        <w:pStyle w:val="AR6Chap4Figure"/>
        <w:rPr>
          <w:color w:val="000000" w:themeColor="text1"/>
          <w:lang w:val="en-GB"/>
        </w:rPr>
      </w:pPr>
      <w:bookmarkStart w:id="3477" w:name="_Ref414656279"/>
      <w:bookmarkStart w:id="3478" w:name="_Ref29566440"/>
      <w:r w:rsidRPr="003862D0">
        <w:rPr>
          <w:b/>
          <w:bCs/>
          <w:lang w:val="en-GB"/>
        </w:rPr>
        <w:t>CMIP6 Annular Mode index change from 1995–2014 to 2081–2100</w:t>
      </w:r>
      <w:r w:rsidRPr="003862D0">
        <w:rPr>
          <w:lang w:val="en-GB"/>
        </w:rPr>
        <w:t xml:space="preserve">: (a) NAM and (b) SAM. The NAM is defined as the difference in zonal mean SLP at 35°N and 65°N (Li and Wang, 2003) and the SAM as the difference in zonal mean SLP at 40°S and 65°S (Gong and Wang, 1999). </w:t>
      </w:r>
      <w:bookmarkEnd w:id="3477"/>
      <w:r w:rsidRPr="003862D0">
        <w:rPr>
          <w:lang w:val="en-GB"/>
        </w:rPr>
        <w:t xml:space="preserve">The shadings are the </w:t>
      </w:r>
      <w:r w:rsidR="00AA1D29" w:rsidRPr="003862D0">
        <w:rPr>
          <w:lang w:val="en-GB"/>
        </w:rPr>
        <w:t>5–95</w:t>
      </w:r>
      <w:r w:rsidRPr="003862D0">
        <w:rPr>
          <w:lang w:val="en-GB"/>
        </w:rPr>
        <w:t>% ranges across the simulations. The numbers near the top are the numbers of model simulations in each SSP ensemble.</w:t>
      </w:r>
      <w:bookmarkEnd w:id="3478"/>
      <w:r w:rsidR="005F52E6">
        <w:rPr>
          <w:lang w:val="en-GB"/>
        </w:rPr>
        <w:t xml:space="preserve"> </w:t>
      </w:r>
      <w:r w:rsidR="005F52E6" w:rsidRPr="004369BC">
        <w:rPr>
          <w:rFonts w:cs="Times New Roman"/>
          <w:szCs w:val="20"/>
        </w:rPr>
        <w:t xml:space="preserve">Further details on data sources and processing are available in the chapter data table (Table </w:t>
      </w:r>
      <w:r w:rsidR="005F52E6">
        <w:rPr>
          <w:rFonts w:cs="Times New Roman"/>
          <w:szCs w:val="20"/>
        </w:rPr>
        <w:t>4.SM.1</w:t>
      </w:r>
      <w:r w:rsidR="005F52E6" w:rsidRPr="004369BC">
        <w:rPr>
          <w:rFonts w:cs="Times New Roman"/>
          <w:szCs w:val="20"/>
        </w:rPr>
        <w:t>).</w:t>
      </w:r>
    </w:p>
    <w:p w14:paraId="53381FE7" w14:textId="77777777" w:rsidR="004535E3" w:rsidRPr="003862D0" w:rsidRDefault="004535E3" w:rsidP="004535E3">
      <w:pPr>
        <w:pStyle w:val="AR6BodyText"/>
        <w:rPr>
          <w:color w:val="000000" w:themeColor="text1"/>
          <w:lang w:val="en-GB"/>
        </w:rPr>
      </w:pPr>
    </w:p>
    <w:p w14:paraId="2B2CC40D" w14:textId="71DB2415" w:rsidR="004535E3" w:rsidRPr="003862D0" w:rsidRDefault="004535E3" w:rsidP="004535E3">
      <w:pPr>
        <w:pStyle w:val="AR6BodyText"/>
        <w:rPr>
          <w:b/>
          <w:color w:val="000000"/>
          <w:lang w:val="en-GB"/>
        </w:rPr>
      </w:pPr>
      <w:r w:rsidRPr="003862D0">
        <w:rPr>
          <w:b/>
          <w:color w:val="000000"/>
          <w:lang w:val="en-GB"/>
        </w:rPr>
        <w:t>[END FIGURE 4.</w:t>
      </w:r>
      <w:r w:rsidR="00514BA6" w:rsidRPr="003862D0">
        <w:rPr>
          <w:b/>
          <w:color w:val="000000"/>
          <w:lang w:val="en-GB"/>
        </w:rPr>
        <w:t>3</w:t>
      </w:r>
      <w:r w:rsidR="00CF3E99" w:rsidRPr="003862D0">
        <w:rPr>
          <w:b/>
          <w:color w:val="000000"/>
          <w:lang w:val="en-GB"/>
        </w:rPr>
        <w:t>0</w:t>
      </w:r>
      <w:r w:rsidR="00514BA6" w:rsidRPr="003862D0">
        <w:rPr>
          <w:b/>
          <w:color w:val="000000"/>
          <w:lang w:val="en-GB"/>
        </w:rPr>
        <w:t xml:space="preserve"> </w:t>
      </w:r>
      <w:r w:rsidRPr="003862D0">
        <w:rPr>
          <w:b/>
          <w:color w:val="000000"/>
          <w:lang w:val="en-GB"/>
        </w:rPr>
        <w:t>HERE]</w:t>
      </w:r>
    </w:p>
    <w:p w14:paraId="6F69E61C" w14:textId="77777777" w:rsidR="004535E3" w:rsidRPr="003862D0" w:rsidRDefault="004535E3" w:rsidP="004535E3">
      <w:pPr>
        <w:pStyle w:val="AR6BodyText"/>
        <w:rPr>
          <w:color w:val="000000" w:themeColor="text1"/>
          <w:lang w:val="en-GB"/>
        </w:rPr>
      </w:pPr>
    </w:p>
    <w:p w14:paraId="4CADB3A3" w14:textId="77777777" w:rsidR="004535E3" w:rsidRPr="003862D0" w:rsidRDefault="004535E3" w:rsidP="004535E3">
      <w:pPr>
        <w:pStyle w:val="AR6BodyText"/>
        <w:rPr>
          <w:color w:val="000000" w:themeColor="text1"/>
          <w:lang w:val="en-GB"/>
        </w:rPr>
      </w:pPr>
    </w:p>
    <w:p w14:paraId="3ED14A9C" w14:textId="7ECFF511" w:rsidR="004535E3" w:rsidRPr="003862D0" w:rsidRDefault="004535E3" w:rsidP="004535E3">
      <w:pPr>
        <w:pStyle w:val="AR6Chap4Level34111"/>
        <w:rPr>
          <w:lang w:val="en-GB"/>
        </w:rPr>
      </w:pPr>
      <w:bookmarkStart w:id="3479" w:name="_Toc66467288"/>
      <w:bookmarkStart w:id="3480" w:name="_Toc66574543"/>
      <w:bookmarkStart w:id="3481" w:name="_Toc66574714"/>
      <w:bookmarkStart w:id="3482" w:name="_Toc66646061"/>
      <w:bookmarkStart w:id="3483" w:name="_Toc69752531"/>
      <w:bookmarkStart w:id="3484" w:name="_Toc5778504"/>
      <w:bookmarkStart w:id="3485" w:name="_Toc33523309"/>
      <w:bookmarkStart w:id="3486" w:name="_Toc57156883"/>
      <w:bookmarkStart w:id="3487" w:name="_Toc66467004"/>
      <w:r w:rsidRPr="003862D0">
        <w:rPr>
          <w:lang w:val="en-GB"/>
        </w:rPr>
        <w:t>El Niño</w:t>
      </w:r>
      <w:del w:id="3488" w:author="Ian Blenkinsop" w:date="2021-07-27T13:49:00Z">
        <w:r w:rsidRPr="003862D0" w:rsidDel="007D6D7D">
          <w:rPr>
            <w:lang w:val="en-GB"/>
          </w:rPr>
          <w:delText>-</w:delText>
        </w:r>
      </w:del>
      <w:ins w:id="3489" w:author="Ian Blenkinsop" w:date="2021-07-27T13:49:00Z">
        <w:r w:rsidR="007D6D7D">
          <w:rPr>
            <w:lang w:val="en-GB"/>
          </w:rPr>
          <w:t>–</w:t>
        </w:r>
      </w:ins>
      <w:r w:rsidRPr="003862D0">
        <w:rPr>
          <w:lang w:val="en-GB"/>
        </w:rPr>
        <w:t>Southern Oscillation</w:t>
      </w:r>
      <w:bookmarkEnd w:id="3479"/>
      <w:bookmarkEnd w:id="3480"/>
      <w:bookmarkEnd w:id="3481"/>
      <w:bookmarkEnd w:id="3482"/>
      <w:bookmarkEnd w:id="3483"/>
      <w:r w:rsidRPr="003862D0">
        <w:rPr>
          <w:lang w:val="en-GB"/>
        </w:rPr>
        <w:t xml:space="preserve"> </w:t>
      </w:r>
      <w:bookmarkEnd w:id="3484"/>
      <w:bookmarkEnd w:id="3485"/>
      <w:bookmarkEnd w:id="3486"/>
      <w:bookmarkEnd w:id="3487"/>
    </w:p>
    <w:p w14:paraId="7E2806B4" w14:textId="1A7B7591" w:rsidR="004535E3" w:rsidRPr="003862D0" w:rsidRDefault="004535E3" w:rsidP="004535E3">
      <w:pPr>
        <w:pStyle w:val="AR6BodyText"/>
        <w:rPr>
          <w:rFonts w:eastAsia="Malgun Gothic"/>
          <w:lang w:val="en-GB" w:eastAsia="ko-KR"/>
        </w:rPr>
      </w:pPr>
      <w:r w:rsidRPr="003862D0">
        <w:rPr>
          <w:color w:val="3366FF"/>
          <w:lang w:val="en-GB"/>
        </w:rPr>
        <w:br/>
      </w:r>
      <w:ins w:id="3490" w:author="Sara M Tuson" w:date="2021-07-15T19:14:00Z">
        <w:r w:rsidR="00143DA9">
          <w:rPr>
            <w:rFonts w:eastAsia="Malgun Gothic"/>
            <w:lang w:val="en-GB"/>
          </w:rPr>
          <w:t xml:space="preserve">The </w:t>
        </w:r>
      </w:ins>
      <w:r w:rsidRPr="003862D0">
        <w:rPr>
          <w:rFonts w:eastAsia="Malgun Gothic"/>
          <w:lang w:val="en-GB"/>
        </w:rPr>
        <w:t xml:space="preserve">AR5 assessed that it is </w:t>
      </w:r>
      <w:r w:rsidRPr="003862D0">
        <w:rPr>
          <w:rFonts w:eastAsia="Malgun Gothic"/>
          <w:i/>
          <w:lang w:val="en-GB"/>
        </w:rPr>
        <w:t>very likely</w:t>
      </w:r>
      <w:r w:rsidRPr="003862D0">
        <w:rPr>
          <w:rFonts w:eastAsia="Malgun Gothic"/>
          <w:lang w:val="en-GB"/>
        </w:rPr>
        <w:t xml:space="preserve"> that </w:t>
      </w:r>
      <w:ins w:id="3491" w:author="Ian Blenkinsop" w:date="2021-07-27T13:49:00Z">
        <w:r w:rsidR="007D6D7D">
          <w:rPr>
            <w:rFonts w:eastAsia="Malgun Gothic"/>
            <w:lang w:val="en-GB"/>
          </w:rPr>
          <w:t>the El Niño–Southern Oscillation (</w:t>
        </w:r>
      </w:ins>
      <w:r w:rsidRPr="003862D0">
        <w:rPr>
          <w:rFonts w:eastAsia="Malgun Gothic"/>
          <w:lang w:val="en-GB"/>
        </w:rPr>
        <w:t>ENSO</w:t>
      </w:r>
      <w:ins w:id="3492" w:author="Ian Blenkinsop" w:date="2021-07-27T13:49:00Z">
        <w:r w:rsidR="007D6D7D">
          <w:rPr>
            <w:rFonts w:eastAsia="Malgun Gothic"/>
            <w:lang w:val="en-GB"/>
          </w:rPr>
          <w:t>)</w:t>
        </w:r>
      </w:ins>
      <w:r w:rsidRPr="003862D0">
        <w:rPr>
          <w:rFonts w:eastAsia="Malgun Gothic"/>
          <w:lang w:val="en-GB"/>
        </w:rPr>
        <w:t xml:space="preserve"> will remain the dominant mode of interannual variability in the future. Moreover, due to increased moisture availability</w:t>
      </w:r>
      <w:r w:rsidR="004D176A" w:rsidRPr="003862D0">
        <w:rPr>
          <w:rFonts w:eastAsia="Malgun Gothic"/>
          <w:lang w:val="en-GB"/>
        </w:rPr>
        <w:t>,</w:t>
      </w:r>
      <w:r w:rsidRPr="003862D0">
        <w:rPr>
          <w:rFonts w:eastAsia="Malgun Gothic"/>
          <w:lang w:val="en-GB"/>
        </w:rPr>
        <w:t xml:space="preserve"> the associated precipitation variability on regional scales was assessed to </w:t>
      </w:r>
      <w:r w:rsidRPr="003862D0">
        <w:rPr>
          <w:rFonts w:eastAsia="Malgun Gothic"/>
          <w:i/>
          <w:lang w:val="en-GB"/>
        </w:rPr>
        <w:t>likely</w:t>
      </w:r>
      <w:r w:rsidRPr="003862D0">
        <w:rPr>
          <w:rFonts w:eastAsia="Malgun Gothic"/>
          <w:lang w:val="en-GB"/>
        </w:rPr>
        <w:t xml:space="preserve"> intensify. An eastward shift in the patterns of temperature and precipitation variations in the North Pacific and North America related to El Niño and La Niña teleconnections was projected with </w:t>
      </w:r>
      <w:r w:rsidRPr="003862D0">
        <w:rPr>
          <w:rFonts w:eastAsia="Malgun Gothic"/>
          <w:i/>
          <w:lang w:val="en-GB"/>
        </w:rPr>
        <w:t>medium confidence</w:t>
      </w:r>
      <w:r w:rsidRPr="003862D0">
        <w:rPr>
          <w:rFonts w:eastAsia="Malgun Gothic"/>
          <w:lang w:val="en-GB"/>
        </w:rPr>
        <w:t>. The stability of teleconnections to other regional implications including those in Central and South America, the Caribbean, parts of Africa, most of Asia, Australia and most Pacific Islands were assessed to be uncertain</w:t>
      </w:r>
      <w:r w:rsidR="00533210" w:rsidRPr="003862D0">
        <w:rPr>
          <w:rFonts w:eastAsia="Malgun Gothic"/>
          <w:lang w:val="en-GB"/>
        </w:rPr>
        <w:t xml:space="preserve"> </w:t>
      </w:r>
      <w:r w:rsidR="00533210" w:rsidRPr="003862D0">
        <w:rPr>
          <w:rFonts w:eastAsia="Malgun Gothic"/>
          <w:lang w:val="en-GB"/>
        </w:rPr>
        <w:fldChar w:fldCharType="begin" w:fldLock="1"/>
      </w:r>
      <w:r w:rsidR="00615634">
        <w:rPr>
          <w:rFonts w:eastAsia="Malgun Gothic"/>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00533210" w:rsidRPr="003862D0">
        <w:rPr>
          <w:rFonts w:eastAsia="Malgun Gothic"/>
          <w:lang w:val="en-GB"/>
        </w:rPr>
        <w:fldChar w:fldCharType="separate"/>
      </w:r>
      <w:r w:rsidR="00016735">
        <w:rPr>
          <w:rFonts w:eastAsia="Malgun Gothic"/>
          <w:noProof/>
          <w:lang w:val="en-GB"/>
        </w:rPr>
        <w:t>(Christensen et al., 2013)</w:t>
      </w:r>
      <w:r w:rsidR="00533210" w:rsidRPr="003862D0">
        <w:rPr>
          <w:rFonts w:eastAsia="Malgun Gothic"/>
          <w:lang w:val="en-GB"/>
        </w:rPr>
        <w:fldChar w:fldCharType="end"/>
      </w:r>
      <w:r w:rsidRPr="003862D0">
        <w:rPr>
          <w:rFonts w:eastAsia="Malgun Gothic"/>
          <w:lang w:val="en-GB"/>
        </w:rPr>
        <w:t>.</w:t>
      </w:r>
    </w:p>
    <w:p w14:paraId="609624E5" w14:textId="77777777" w:rsidR="004535E3" w:rsidRPr="003862D0" w:rsidRDefault="004535E3" w:rsidP="004535E3">
      <w:pPr>
        <w:pStyle w:val="AR6BodyText"/>
        <w:rPr>
          <w:rFonts w:eastAsia="Malgun Gothic"/>
          <w:lang w:val="en-GB"/>
        </w:rPr>
      </w:pPr>
    </w:p>
    <w:p w14:paraId="7B12489E" w14:textId="745A729B" w:rsidR="004535E3" w:rsidRPr="003862D0" w:rsidRDefault="004535E3" w:rsidP="004535E3">
      <w:pPr>
        <w:pStyle w:val="AR6BodyText"/>
        <w:rPr>
          <w:rFonts w:eastAsia="Malgun Gothic"/>
          <w:lang w:val="en-GB"/>
        </w:rPr>
      </w:pPr>
      <w:r w:rsidRPr="003862D0">
        <w:rPr>
          <w:rFonts w:eastAsia="Malgun Gothic"/>
          <w:lang w:val="en-GB" w:eastAsia="ko-KR"/>
        </w:rPr>
        <w:t xml:space="preserve">There </w:t>
      </w:r>
      <w:r w:rsidR="004D176A" w:rsidRPr="003862D0">
        <w:rPr>
          <w:rFonts w:eastAsia="Malgun Gothic"/>
          <w:lang w:val="en-GB" w:eastAsia="ko-KR"/>
        </w:rPr>
        <w:t xml:space="preserve">is </w:t>
      </w:r>
      <w:r w:rsidRPr="003862D0">
        <w:rPr>
          <w:rFonts w:eastAsia="Malgun Gothic"/>
          <w:lang w:val="en-GB" w:eastAsia="ko-KR"/>
        </w:rPr>
        <w:t>no consensus on changes in amplitude of ENSO SST variability across CMIP iterations. The main factors driving the diversity of ENSO SST amplitude change in climate models are internal variability, SST</w:t>
      </w:r>
      <w:ins w:id="3493" w:author="Sara M Tuson" w:date="2021-07-20T08:27:00Z">
        <w:r w:rsidR="005A68A2">
          <w:rPr>
            <w:rFonts w:eastAsia="Malgun Gothic"/>
            <w:lang w:val="en-GB" w:eastAsia="ko-KR"/>
          </w:rPr>
          <w:t>-</w:t>
        </w:r>
      </w:ins>
      <w:del w:id="3494" w:author="Sara M Tuson" w:date="2021-07-20T08:27:00Z">
        <w:r w:rsidRPr="003862D0" w:rsidDel="005A68A2">
          <w:rPr>
            <w:rFonts w:eastAsia="Malgun Gothic"/>
            <w:lang w:val="en-GB" w:eastAsia="ko-KR"/>
          </w:rPr>
          <w:delText xml:space="preserve"> </w:delText>
        </w:r>
      </w:del>
      <w:r w:rsidRPr="003862D0">
        <w:rPr>
          <w:rFonts w:eastAsia="Malgun Gothic"/>
          <w:lang w:val="en-GB" w:eastAsia="ko-KR"/>
        </w:rPr>
        <w:t>mean warming pattern, and model systematic biases. First, p</w:t>
      </w:r>
      <w:r w:rsidRPr="003862D0">
        <w:rPr>
          <w:rFonts w:eastAsia="Malgun Gothic"/>
          <w:lang w:val="en-GB"/>
        </w:rPr>
        <w:t xml:space="preserve">ronounced low-frequency modulations of ENSO exist </w:t>
      </w:r>
      <w:r w:rsidR="00C7644C" w:rsidRPr="003862D0">
        <w:rPr>
          <w:rFonts w:eastAsia="Malgun Gothic"/>
          <w:lang w:val="en-GB"/>
        </w:rPr>
        <w:t xml:space="preserve">even </w:t>
      </w:r>
      <w:r w:rsidRPr="003862D0">
        <w:rPr>
          <w:rFonts w:eastAsia="Malgun Gothic"/>
          <w:lang w:val="en-GB"/>
        </w:rPr>
        <w:t>in unforced control simulations</w:t>
      </w:r>
      <w:r w:rsidRPr="003862D0">
        <w:rPr>
          <w:rFonts w:eastAsia="Malgun Gothic"/>
          <w:lang w:val="en-GB" w:eastAsia="ko-KR"/>
        </w:rPr>
        <w:t xml:space="preserve"> due to internal variability</w:t>
      </w:r>
      <w:r w:rsidR="00C7644C" w:rsidRPr="003862D0">
        <w:rPr>
          <w:rFonts w:eastAsia="Malgun Gothic"/>
          <w:lang w:val="en-GB" w:eastAsia="ko-KR"/>
        </w:rPr>
        <w:t>,</w:t>
      </w:r>
      <w:r w:rsidRPr="003862D0">
        <w:rPr>
          <w:rFonts w:eastAsia="Malgun Gothic"/>
          <w:lang w:val="en-GB" w:eastAsia="ko-KR"/>
        </w:rPr>
        <w:t xml:space="preserve"> which leads a large uncertainty in quantifying future ENSO changes</w:t>
      </w:r>
      <w:r w:rsidRPr="003862D0">
        <w:rPr>
          <w:rFonts w:eastAsia="Malgun Gothic"/>
          <w:lang w:val="en-GB"/>
        </w:rPr>
        <w:t xml:space="preserve"> </w:t>
      </w:r>
      <w:r w:rsidRPr="003862D0">
        <w:rPr>
          <w:lang w:val="en-GB"/>
        </w:rPr>
        <w:fldChar w:fldCharType="begin" w:fldLock="1"/>
      </w:r>
      <w:r w:rsidR="00615634">
        <w:rPr>
          <w:lang w:val="en-GB"/>
        </w:rPr>
        <w:instrText>ADDIN CSL_CITATION { "citationItems" : [ { "id" : "ITEM-1", "itemData" : { "DOI" : "10.1029/2009GL038710", "ISBN" : "0094-8276", "ISSN" : "0094-8276", "PMID" : "11", "abstract" : "A control simulation of the GFDL CM2.1 global coupled GCM, run for 2000 years with its atmospheric composition, solar irradiance, and land cover held fixed at 1860 values, exhibits strong interdecadal and intercentennial modulation of its ENSO behavior. To the extent that such modulation is realistic, it could attach large uncertainties to ENSO metrics diagnosed from centennial and shorter records &amp;#8211; with important implications for historical and paleo records, climate projections, and model assessment and intercomparison. Analysis of the wait times between ENSO warm events suggests that such slow modulation need not require multidecadal memory; it can arise simply from Poisson statistics applied to ENSO's interannual time scale and seasonal phase-locking.", "author" : [ { "dropping-particle" : "", "family" : "Wittenberg", "given" : "Andrew T.", "non-dropping-particle" : "", "parse-names" : false, "suffix" : "" } ], "container-title" : "Geophysical Research Letters", "id" : "ITEM-1", "issue" : "12", "issued" : { "date-parts" : [ [ "2009", "6", "23" ] ] }, "page" : "L12702", "title" : "Are historical records sufficient to constrain ENSO simulations?", "translator" : [ { "dropping-particle" : "", "family" : "K2886", "given" : "", "non-dropping-particle" : "", "parse-names" : false, "suffix" : "" } ], "type" : "article-journal", "volume" : "36" }, "uris" : [ "http://www.mendeley.com/documents/?uuid=22d272ec-3aaf-47da-bda4-b4e6d7d0218e" ] }, { "id" : "ITEM-2", "itemData" : { "DOI" : "10.1038/s41598-017-18459-8", "ISSN" : "2045-2322", "PMID" : "29273762", "abstract" : "Understanding how the El Ni\u00f1o-Southern Oscillation (ENSO) may change with climate is a major challenge, given the internal variability of the system and relatively short observational record. Here we analyze the effect of coupled internal variability on changes in ENSO under anthropogenic global warming using the Community Earth System Model (CESM). We present results from a ~5000 year control run with constant pre-industrial conditions and a 50-member climate change ensemble experiment, consisting of historical hindcasts (1850-2005) and future projections to 2100 following representative concentration pathway 8.5 (RCP8.5). Given this large single-model ensemble, we are able to use simple statistical analyses to compare the effects of anthropogenic climate change with the effects of natural modulations in ENSO sea surface temperature (SST) metrics, as well as how internal variability may change with global warming. Changes in eastern Pacific ENSO SST metrics due to climate change are secondary to the model's natural modulations; however, central Pacific ENSO amplitude significantly decreases, to an extent comparable with natural modulations. We also assess the sensitivity of internal variability estimates to ensemble size. The primary role of natural modulations in this ensemble highlights the importance of careful assessment of ocean-atmosphere internal variability in ENSO projections.", "author" : [ { "dropping-particle" : "", "family" : "Vega-Westhoff", "given" : "Benjamin", "non-dropping-particle" : "", "parse-names" : false, "suffix" : "" }, { "dropping-particle" : "", "family" : "Sriver", "given" : "Ryan L.", "non-dropping-particle" : "", "parse-names" : false, "suffix" : "" } ], "container-title" : "Scientific Reports", "id" : "ITEM-2", "issue" : "1", "issued" : { "date-parts" : [ [ "2017", "12", "22" ] ] }, "page" : "18047", "title" : "Analysis of ENSO\u2019s response to unforced variability and anthropogenic forcing using CESM", "translator" : [ { "dropping-particle" : "", "family" : "K4997", "given" : "", "non-dropping-particle" : "", "parse-names" : false, "suffix" : "" } ], "type" : "article-journal", "volume" : "7" }, "uris" : [ "http://www.mendeley.com/documents/?uuid=eeba5fd6-fc5e-473a-ad47-9adf21049ee9", "http://www.mendeley.com/documents/?uuid=a966bbb1-25c3-4fc5-b329-50a37fe58486", "http://www.mendeley.com/documents/?uuid=a7f28e0a-f2a5-45fd-b08b-c1d3498d7254" ] }, { "id" : "ITEM-3", "itemData" : { "DOI" : "10.1007/s00382-017-3859-7", "ISSN" : "0930-7575", "abstract" : "El Ni{\u00f1}o--Southern Oscillation (ENSO) is the dominant mode of variability in the coupled ocean-atmospheric system. Future projections of ENSO change under global warming are highly uncertain among models. In this study, the effect of internal variability on ENSO amplitude change in future climate projections is investigated based on a 40-member ensemble from the Community Earth System Model Large Ensemble (CESM-LE) project. A large uncertainty is identified among ensemble members due to internal variability. The inter-member diversity is associated with a zonal dipole pattern of sea surface temperature (SST) change in the mean along the equator, which is similar to the second empirical orthogonal function (EOF) mode of tropical Pacific decadal variability (TPDV) in the unforced control simulation. The uncertainty in CESM-LE is comparable in magnitude to that among models of the Coupled Model Intercomparison Project phase 5 (CMIP5), suggesting the contribution of internal variability to the intermodel uncertainty in ENSO amplitude change. However, the causations between changes in ENSO amplitude and the mean state are distinct between CESM-LE and CMIP5 ensemble. The CESM-LE results indicate that a large ensemble of {\\textasciitilde}15 members is needed to separate the relative contributions to ENSO amplitude change over the twenty-first century between forced response and internal variability.", "author" : [ { "dropping-particle" : "", "family" : "Zheng", "given" : "Xiao-Tong", "non-dropping-particle" : "", "parse-names" : false, "suffix" : "" }, { "dropping-particle" : "", "family" : "Hui", "given" : "Chang", "non-dropping-particle" : "", "parse-names" : false, "suffix" : "" }, { "dropping-particle" : "", "family" : "Yeh", "given" : "Sang-Wook", "non-dropping-particle" : "", "parse-names" : false, "suffix" : "" } ], "container-title" : "Climate Dynamics", "id" : "ITEM-3", "issue" : "11-12", "issued" : { "date-parts" : [ [ "2018", "6", "21" ] ] }, "page" : "4019-4035", "title" : "Response of ENSO amplitude to global warming in CESM large ensemble: uncertainty due to internal variability", "translator" : [ { "dropping-particle" : "", "family" : "K3848", "given" : "", "non-dropping-particle" : "", "parse-names" : false, "suffix" : "" } ], "type" : "article-journal", "volume" : "50" }, "uris" : [ "http://www.mendeley.com/documents/?uuid=4b850b1e-bdb3-4d1f-9a4f-49734b83b073" ] } ], "mendeley" : { "formattedCitation" : "(Wittenberg, 2009; Vega-Westhoff and Sriver, 2017; Zheng et al., 2018)", "plainTextFormattedCitation" : "(Wittenberg, 2009; Vega-Westhoff and Sriver, 2017; Zheng et al., 2018)", "previouslyFormattedCitation" : "(Wittenberg, 2009; Vega-Westhoff and Sriver, 2017; Zheng et al., 2018)" }, "properties" : { "noteIndex" : 0 }, "schema" : "https://github.com/citation-style-language/schema/raw/master/csl-citation.json" }</w:instrText>
      </w:r>
      <w:r w:rsidRPr="003862D0">
        <w:rPr>
          <w:lang w:val="en-GB"/>
        </w:rPr>
        <w:fldChar w:fldCharType="separate"/>
      </w:r>
      <w:r w:rsidR="00016735">
        <w:rPr>
          <w:noProof/>
          <w:lang w:val="en-GB"/>
        </w:rPr>
        <w:t>(Wittenberg, 2009; Vega-Westhoff and Sriver, 2017; Zheng et al., 2018)</w:t>
      </w:r>
      <w:r w:rsidRPr="003862D0">
        <w:rPr>
          <w:lang w:val="en-GB"/>
        </w:rPr>
        <w:fldChar w:fldCharType="end"/>
      </w:r>
      <w:r w:rsidRPr="003862D0">
        <w:rPr>
          <w:lang w:val="en-GB"/>
        </w:rPr>
        <w:t xml:space="preserve">. Second, </w:t>
      </w:r>
      <w:r w:rsidRPr="003862D0">
        <w:rPr>
          <w:rFonts w:eastAsia="Malgun Gothic"/>
          <w:lang w:val="en-GB"/>
        </w:rPr>
        <w:t xml:space="preserve">ENSO characteristics depend on the climate mean state of the tropical Pacific; however, ENSO can also </w:t>
      </w:r>
      <w:r w:rsidR="004D176A" w:rsidRPr="003862D0">
        <w:rPr>
          <w:rFonts w:eastAsia="Malgun Gothic"/>
          <w:lang w:val="en-GB"/>
        </w:rPr>
        <w:t xml:space="preserve">influence </w:t>
      </w:r>
      <w:r w:rsidRPr="003862D0">
        <w:rPr>
          <w:rFonts w:eastAsia="Malgun Gothic"/>
          <w:lang w:val="en-GB"/>
        </w:rPr>
        <w:t>the mean state through non</w:t>
      </w:r>
      <w:ins w:id="3495" w:author="Sara M Tuson" w:date="2021-07-17T08:44:00Z">
        <w:r w:rsidR="00F932C6">
          <w:rPr>
            <w:rFonts w:eastAsia="Malgun Gothic"/>
            <w:lang w:val="en-GB"/>
          </w:rPr>
          <w:t>-</w:t>
        </w:r>
      </w:ins>
      <w:r w:rsidRPr="003862D0">
        <w:rPr>
          <w:rFonts w:eastAsia="Malgun Gothic"/>
          <w:lang w:val="en-GB"/>
        </w:rPr>
        <w:t xml:space="preserve">linear processes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"10.1038/nclimate2743", "ISSN" : "1758-678X",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"Yeh", "given" : "Sang-Wook", "non-dropping-particle" : "", "parse-names" : false, "suffix" : "" }, { "dropping-particle" : "", "family" : "An", "given" : "Soon-Il", "non-dropping-particle" : "", "parse-names" : false, "suffix" : "" }, { "dropping-particle" : "", "family" : "Cobb", "given" : "Kim M", "non-dropping-particle" : "", "parse-names" : false, "suffix" : "" }, { "dropping-particle" : "", "family" : "Collins", "given" : "Mat", "non-dropping-particle" : "", "parse-names" : false, "suffix" : "" }, { "dropping-particle" : "", "family" : "Guilyardi", "given" : "Eric", "non-dropping-particle" : "", "parse-names" : false, "suffix" : "" }, { "dropping-particle" : "", "family" : "Jin", "given" : "Fei-Fei", "non-dropping-particle" : "", "parse-names" : false, "suffix" : "" }, { "dropping-particle" : "", "family" : "Kug", "given" : "Jong-Seong",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"Takahashi", "given" : "Ken", "non-dropping-particle" : "", "parse-names" : false, "suffix" : "" }, { "dropping-particle" : "", "family" : "Timmermann", "given" : "Axel", "non-dropping-particle" : "", "parse-names" : false, "suffix" : "" }, { "dropping-particle" : "", "family" : "Vecchi", "given" : "Gabriel", "non-dropping-particle" : "", "parse-names" : false, "suffix" : "" }, { "dropping-particle" : "", "family" : "Watanabe", "given" : "Masahiro", "non-dropping-particle" : "", "parse-names" : false, "suffix" : "" }, { "dropping-particle" : "", "family" : "Wu", "given" : "Lixin", "non-dropping-particle" : "", "parse-names" : false, "suffix" : "" } ], "container-title" : "Nature Climate Change", "id" : "ITEM-1", "issue" : "9", "issued" : { "date-parts" : [ [ "2015", "9", "17" ] ] }, "page" : "849-859", "publisher" : "Nature Publishing Group, a division of Macmillan Publishers Limited. All Rights Reserved.", "title" : "ENSO and greenhouse warming", "translator" : [ { "dropping-particle" : "", "family" : "K2699", "given" : "", "non-dropping-particle" : "", "parse-names" : false, "suffix" : "" } ], "type" : "article-journal", "volume" : "5" }, "uris" : [ "http://www.mendeley.com/documents/?uuid=edef2066-da82-40db-b83b-aab2ef76ef08" ] }, { "id" : "ITEM-2", "itemData" : { "DOI" : "10.1038/s41586-018-0252-6", "ISBN" : "4158601802526", "ISSN" : "0028-0836", "PMID" : "30046070", "abstract" : "El Ni\u00f1o events are characterized by surface warming of the tropical Pacific Ocean and weakening of equatorial trade winds that occur every few years. Such conditions are accompanied by changes in atmospheric and oceanic circulation, affecting global climate, marine and terrestrial ecosystems, fisheries and human activities. The alternation of warm El Ni\u00f1o and cold La Ni\u00f1a conditions, referred to as the El Ni\u00f1o\u2013Southern Oscillation (ENSO), represents the strongest year-to-year fluctuation of the global climate system. Here we provide a synopsis of our current understanding of the spatio-temporal complexity of this important climate mode and its influence on the Earth system.", "author" : [ { "dropping-particle" : "", "family" : "Timmermann", "given" : "Axel", "non-dropping-particle" : "", "parse-names" : false, "suffix" : "" }, { "dropping-particle" : "", "family" : "An", "given" : "Soon-Il", "non-dropping-particle" : "", "parse-names" : false, "suffix" : "" }, { "dropping-particle" : "", "family" : "Kug", "given" : "Jong-Seong", "non-dropping-particle" : "", "parse-names" : false, "suffix" : "" }, { "dropping-particle" : "", "family" : "Jin", "given" : "Fei-Fei", "non-dropping-particle" : "", "parse-names" : false, "suffix" : "" }, { "dropping-particle" : "", "family" : "Cai", "given" : "Wenju", "non-dropping-particle" : "", "parse-names" : false, "suffix" : "" }, { "dropping-particle" : "", "family" : "Capotondi", "given" : "Antonietta", "non-dropping-particle" : "", "parse-names" : false, "suffix" : "" }, { "dropping-particle" : "", "family" : "Cobb", "given" : "Kim M.", "non-dropping-particle" : "", "parse-names" : false, "suffix" : "" }, { "dropping-particle" : "", "family" : "Lengaigne", "given" : "Matthieu", "non-dropping-particle" : "", "parse-names" : false, "suffix" : "" }, { "dropping-particle" : "", "family" : "McPhaden", "given" : "Michael J.", "non-dropping-particle" : "", "parse-names" : false, "suffix" : "" }, { "dropping-particle" : "", "family" : "Stuecker", "given" : "Malte F.", "non-dropping-particle" : "", "parse-names" : false, "suffix" : "" }, { "dropping-particle" : "", "family" : "Stein", "given" : "Karl", "non-dropping-particle" : "", "parse-names" : false, "suffix" : "" }, { "dropping-particle" : "", "family" : "Wittenberg", "given" : "Andrew T.", "non-dropping-particle" : "", "parse-names" : false, "suffix" : "" }, { "dropping-particle" : "", "family" : "Yun", "given" : "Kyung-Sook", "non-dropping-particle" : "", "parse-names" : false, "suffix" : "" }, { "dropping-particle" : "", "family" : "Bayr", "given" : "Tobias", "non-dropping-particle" : "", "parse-names" : false, "suffix" : "" }, { "dropping-particle" : "", "family" : "Chen", "given" : "Han-Ching", "non-dropping-particle" : "", "parse-names" : false, "suffix" : "" }, { "dropping-particle" : "", "family" : "Chikamoto", "given" : "Yoshimitsu", "non-dropping-particle" : "", "parse-names" : false, "suffix" : "" }, { "dropping-particle" : "", "family" : "Dewitte", "given" : "Boris", "non-dropping-particle" : "", "parse-names" : false, "suffix" : "" }, { "dropping-particle" : "", "family" : "Dommenget", "given" : "Dietmar", "non-dropping-particle" : "", "parse-names" : false, "suffix" : "" }, { "dropping-particle" : "", "family" : "Grothe", "given" : "Pamela", "non-dropping-particle" : "", "parse-names" : false, "suffix" : "" }, { "dropping-particle" : "", "family" : "Guilyardi", "given" : "Eric", "non-dropping-particle" : "", "parse-names" : false, "suffix" : "" }, { "dropping-particle" : "", "family" : "Ham", "given" : "Yoo-Geun", "non-dropping-particle" : "", "parse-names" : false, "suffix" : "" }, { "dropping-particle" : "", "family" : "Hayashi", "given" : "Michiya", "non-dropping-particle" : "", "parse-names" : false, "suffix" : "" }, { "dropping-particle" : "", "family" : "Ineson", "given" : "Sarah", "non-dropping-particle" : "", "parse-names" : false, "suffix" : "" }, { "dropping-particle" : "", "family" : "Kang", "given" : "Daehyun", "non-dropping-particle" : "", "parse-names" : false, "suffix" : "" }, { "dropping-particle" : "", "family" : "Kim", "given" : "Sunyong", "non-dropping-particle" : "", "parse-names" : false, "suffix" : "" }, { "dropping-particle" : "", "family" : "Kim", "given" : "WonMoo", "non-dropping-particle" : "", "parse-names" : false, "suffix" : "" }, { "dropping-particle" : "", "family" : "Lee", "given" : "June-Yi", "non-dropping-particle" : "", "parse-names" : false, "suffix" : "" }, { "dropping-particle" : "", "family" : "Li", "given" : "Tim", "non-dropping-particle" : "", "parse-names" : false, "suffix" : "" }, { "dropping-particle" : "", "family" : "Luo", "given" : "Jing-Jia", "non-dropping-particle" : "", "parse-names" : false, "suffix" : "" }, { "dropping-particle" : "", "family" : "McGregor", "given" : "Shayne", "non-dropping-particle" : "", "parse-names" : false, "suffix" : "" }, { "dropping-particle" : "", "family" : "Planton", "given" : "Yann", "non-dropping-particle" : "", "parse-names" : false, "suffix" : "" }, { "dropping-particle" : "", "family" : "Power", "given" : "Scott", "non-dropping-particle" : "", "parse-names" : false, "suffix" : "" }, { "dropping-particle" : "", "family" : "Rashid", "given" : "Harun", "non-dropping-particle" : "", "parse-names" : false, "suffix" : "" }, { "dropping-particle" : "", "family" : "Ren", "given" : "Hong-Li", "non-dropping-particle" : "", "parse-names" : false, "suffix" : "" }, { "dropping-particle" : "", "family" : "Santoso", "given" : "Agus", "non-dropping-particle" : "", "parse-names" : false, "suffix" : "" }, { "dropping-particle" : "", "family" : "Takahashi", "given" : "Ken", "non-dropping-particle" : "", "parse-names" : false, "suffix" : "" }, { "dropping-particle" : "", "family" : "Todd", "given" : "Alexander", "non-dropping-particle" : "", "parse-names" : false, "suffix" : "" }, { "dropping-particle" : "", "family" : "Wang", "given" : "Guomin", "non-dropping-particle" : "", "parse-names" : false, "suffix" : "" }, { "dropping-particle" : "", "family" : "Wang", "given" : "Guojian", "non-dropping-particle" : "", "parse-names" : false, "suffix" : "" }, { "dropping-particle" : "", "family" : "Xie", "given" : "Ruihuang", "non-dropping-particle" : "", "parse-names" : false, "suffix" : "" }, { "dropping-particle" : "", "family" : "Yang", "given" : "Woo-Hyun", "non-dropping-particle" : "", "parse-names" : false, "suffix" : "" }, { "dropping-particle" : "", "family" : "Yeh", "given" : "Sang-Wook", "non-dropping-particle" : "", "parse-names" : false, "suffix" : "" }, { "dropping-particle" : "", "family" : "Yoon", "given" : "Jinho", "non-dropping-particle" : "", "parse-names" : false, "suffix" : "" }, { "dropping-particle" : "", "family" : "Zeller", "given" : "Elke", "non-dropping-particle" : "", "parse-names" : false, "suffix" : "" }, { "dropping-particle" : "", "family" : "Zhang", "given" : "Xuebin", "non-dropping-particle" : "", "parse-names" : false, "suffix" : "" } ], "container-title" : "Nature", "id" : "ITEM-2", "issue" : "7715", "issued" : { "date-parts" : [ [ "2018", "7", "25" ] ] }, "page" : "535-545", "title" : "El Ni\u00f1o\u2013Southern Oscillation complexity", "translator" : [ { "dropping-particle" : "", "family" : "K2884", "given" : "", "non-dropping-particle" : "", "parse-names" : false, "suffix" : "" } ], "type" : "article-journal", "volume" : "559" }, "uris" : [ "http://www.mendeley.com/documents/?uuid=6aad5b4d-08a0-4e7d-a1e0-fd724bf38c3c" ] } ], "mendeley" : { "formattedCitation" : "(Cai et al., 2015; Timmermann et al., 2018)", "plainTextFormattedCitation" : "(Cai et al., 2015; Timmermann et al., 2018)", "previouslyFormattedCitation" : "(Cai et al., 2015; Timmermann et al., 2018)"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(Cai et al., 2015; Timmermann et al., 2018)</w:t>
      </w:r>
      <w:r w:rsidRPr="003862D0">
        <w:rPr>
          <w:rFonts w:eastAsia="Malgun Gothic"/>
          <w:lang w:val="en-GB"/>
        </w:rPr>
        <w:fldChar w:fldCharType="end"/>
      </w:r>
      <w:r w:rsidRPr="003862D0">
        <w:rPr>
          <w:rFonts w:eastAsia="Malgun Gothic"/>
          <w:lang w:val="en-GB"/>
        </w:rPr>
        <w:t xml:space="preserve">. The response of the tropical Pacific mean state to anthropogenic forcing is characterized by a faster warming on the equator compared to the off-equatorial region, a faster warming of the eastern equatorial Pacific compared to the central tropical Pacific (e.g., El Niño-like mean SST warming, see </w:t>
      </w:r>
      <w:del w:id="3496" w:author="Sara M Tuson" w:date="2021-07-20T08:28:00Z">
        <w:r w:rsidRPr="003862D0" w:rsidDel="005A68A2">
          <w:rPr>
            <w:rFonts w:eastAsia="Malgun Gothic"/>
            <w:lang w:val="en-GB"/>
          </w:rPr>
          <w:delText xml:space="preserve">Chapter 7, </w:delText>
        </w:r>
      </w:del>
      <w:r w:rsidR="007B5CD1" w:rsidRPr="003862D0">
        <w:rPr>
          <w:rFonts w:eastAsia="Malgun Gothic"/>
          <w:lang w:val="en-GB"/>
        </w:rPr>
        <w:t>Section</w:t>
      </w:r>
      <w:r w:rsidRPr="003862D0">
        <w:rPr>
          <w:rFonts w:eastAsia="Malgun Gothic"/>
          <w:lang w:val="en-GB"/>
        </w:rPr>
        <w:t xml:space="preserve"> 7.4.4.2), and a weakening of the Walker circulation in most models. Those models with a El Niño-like warming </w:t>
      </w:r>
      <w:r w:rsidR="00C7644C" w:rsidRPr="003862D0">
        <w:rPr>
          <w:rFonts w:eastAsia="Malgun Gothic"/>
          <w:lang w:val="en-GB"/>
        </w:rPr>
        <w:t xml:space="preserve">tend </w:t>
      </w:r>
      <w:r w:rsidRPr="003862D0">
        <w:rPr>
          <w:rFonts w:eastAsia="Malgun Gothic"/>
          <w:lang w:val="en-GB"/>
        </w:rPr>
        <w:t xml:space="preserve">to project </w:t>
      </w:r>
      <w:r w:rsidR="004D176A" w:rsidRPr="003862D0">
        <w:rPr>
          <w:rFonts w:eastAsia="Malgun Gothic"/>
          <w:lang w:val="en-GB"/>
        </w:rPr>
        <w:t xml:space="preserve">a </w:t>
      </w:r>
      <w:r w:rsidRPr="003862D0">
        <w:rPr>
          <w:rFonts w:eastAsia="Malgun Gothic"/>
          <w:lang w:val="en-GB"/>
        </w:rPr>
        <w:t xml:space="preserve">strengthening of ENSO SST variability whereas models with a La Niña-like warming tend to project </w:t>
      </w:r>
      <w:r w:rsidR="004D176A" w:rsidRPr="003862D0">
        <w:rPr>
          <w:rFonts w:eastAsia="Malgun Gothic"/>
          <w:lang w:val="en-GB"/>
        </w:rPr>
        <w:t xml:space="preserve">a </w:t>
      </w:r>
      <w:r w:rsidRPr="003862D0">
        <w:rPr>
          <w:rFonts w:eastAsia="Malgun Gothic"/>
          <w:lang w:val="en-GB"/>
        </w:rPr>
        <w:t xml:space="preserve">weakening of variability </w:t>
      </w:r>
      <w:commentRangeStart w:id="3497"/>
      <w:r w:rsidRPr="003862D0">
        <w:rPr>
          <w:rFonts w:eastAsia="Malgun Gothic"/>
          <w:lang w:val="en-GB"/>
        </w:rPr>
        <w:fldChar w:fldCharType="begin" w:fldLock="1"/>
      </w:r>
      <w:r w:rsidR="00CD3B49">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"id" : "ITEM-3", "itemData" : { "DOI" : "10.1175/JCLI-D-16-0541.1", "ISBN" : "0894-8755", "ISSN" : "0894-8755", "abstract" : "AbstractIn global warming experiments, the majority of global climate models warm faster in the eastern equatorial Pacific than in the west and produce a weakening of the Walker circulation. In contrast, GFDL-ESM2M is an exception that exhibits a La Ni\u00f1a\u2013like mean-state warming with a strengthening of the Walker circulation. This study explores the cause of this exceptional response and proposes a new mechanism, the nonlinear ENSO warming suppression (NEWS), where the transient heating rate difference between the atmospheric and oceanic reservoirs annihilates extreme El Ni\u00f1os, causing a suppression of mean-state warming in the east. Heat budget analyses of GFDL-ESM2M robustly show that nonlinear dynamical heating, which is necessary for extremely warm El Ni\u00f1os, becomes negligible under warming. An idealized nonlinear recharge oscillator model suggests that, if the temperature difference between the atmospheric and oceanic reservoirs becomes larger than some threshold value, the upwelling becomes too effic...", "author" : [ { "dropping-particle" : "", "family" : "Kohyama", "given" : "Tsubasa", "non-dropping-particle" : "", "parse-names" : false, "suffix" : "" }, { "dropping-particle" : "", "family" : "Hartmann", "given" : "Dennis L.", "non-dropping-particle" : "", "parse-names" : false, "suffix" : "" } ], "container-title" : "Journal of Climate", "id" : "ITEM-3", "issue" : "11", "issued" : { "date-parts" : [ [ "2017", "6" ] ] }, "page" : "4227-4251", "title" : "Nonlinear ENSO Warming Suppression (NEWS)", "translator" : [ { "dropping-particle" : "", "family" : "K2880", "given" : "", "non-dropping-particle" : "", "parse-names" : false, "suffix" : "" } ], "type" : "article-journal", "volume" : "30" }, "uris" : [ "http://www.mendeley.com/documents/?uuid=3ff645d1-9343-4b00-92b2-e55d120855e7", "http://www.mendeley.com/documents/?uuid=d8a8f154-8eda-4869-8136-d22f02b26596" ] }, { "id" : "ITEM-4",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"ITEM-4",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"ITEM-5",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"ITEM-5",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"(Zheng et al., 2016; Kohyama and Hartmann, 2017; Wang et al., 2017b; Cai et al., 2018a; Fredriksen et al., 2020)", "manualFormatting" : "(Zheng et al., 2016; Kohyama and Hartmann, 2017; J. Wang et al., 2017b; Cai et al., 2018a; Fredriksen et al., 2020)", "plainTextFormattedCitation" : "(Zheng et al., 2016; Kohyama and Hartmann, 2017; Wang et al., 2017b; Cai et al., 2018a; Fredriksen et al., 2020)", "previouslyFormattedCitation" : "(Zheng et al., 2016; Kohyama and Hartmann, 2017; Wang et al., 2017b; Cai et al., 2018a;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US"/>
        </w:rPr>
        <w:t xml:space="preserve">(Zheng et al., 2016; Kohyama and Hartmann, 2017; </w:t>
      </w:r>
      <w:ins w:id="3498" w:author="Robin Matthews" w:date="2021-06-16T17:44:00Z">
        <w:r w:rsidR="00326855">
          <w:rPr>
            <w:rFonts w:eastAsia="Malgun Gothic"/>
            <w:noProof/>
            <w:lang w:val="en-US"/>
          </w:rPr>
          <w:t xml:space="preserve">J. </w:t>
        </w:r>
      </w:ins>
      <w:r w:rsidR="00016735">
        <w:rPr>
          <w:rFonts w:eastAsia="Malgun Gothic"/>
          <w:noProof/>
          <w:lang w:val="en-US"/>
        </w:rPr>
        <w:t>Wang et al., 2017b; Cai et al., 2018a; Fredriksen et al., 2020)</w:t>
      </w:r>
      <w:r w:rsidRPr="003862D0">
        <w:rPr>
          <w:rFonts w:eastAsia="Malgun Gothic"/>
          <w:lang w:val="en-GB"/>
        </w:rPr>
        <w:fldChar w:fldCharType="end"/>
      </w:r>
      <w:commentRangeEnd w:id="3497"/>
      <w:r w:rsidR="00016735">
        <w:rPr>
          <w:rStyle w:val="CommentReference"/>
        </w:rPr>
        <w:commentReference w:id="3497"/>
      </w:r>
      <w:r w:rsidRPr="00B9747B">
        <w:rPr>
          <w:rFonts w:eastAsia="Malgun Gothic"/>
          <w:lang w:val="en-US"/>
        </w:rPr>
        <w:t xml:space="preserve">. </w:t>
      </w:r>
      <w:r w:rsidR="0011494F" w:rsidRPr="003862D0">
        <w:rPr>
          <w:rFonts w:eastAsia="Malgun Gothic"/>
          <w:lang w:val="en-GB"/>
        </w:rPr>
        <w:t>Third, how to take model</w:t>
      </w:r>
      <w:r w:rsidRPr="003862D0">
        <w:rPr>
          <w:rFonts w:eastAsia="Malgun Gothic"/>
          <w:lang w:val="en-GB"/>
        </w:rPr>
        <w:t xml:space="preserve"> biases into account leads </w:t>
      </w:r>
      <w:r w:rsidR="0011494F" w:rsidRPr="003862D0">
        <w:rPr>
          <w:rFonts w:eastAsia="Malgun Gothic"/>
          <w:lang w:val="en-GB"/>
        </w:rPr>
        <w:t xml:space="preserve">to </w:t>
      </w:r>
      <w:r w:rsidRPr="003862D0">
        <w:rPr>
          <w:rFonts w:eastAsia="Malgun Gothic"/>
          <w:lang w:val="en-GB"/>
        </w:rPr>
        <w:t xml:space="preserve">different ENSO changes. </w:t>
      </w:r>
      <w:r w:rsidRPr="003862D0">
        <w:rPr>
          <w:rFonts w:eastAsia="Malgun Gothic"/>
          <w:lang w:val="en-GB"/>
        </w:rPr>
        <w:fldChar w:fldCharType="begin" w:fldLock="1"/>
      </w:r>
      <w:ins w:id="3499" w:author="Robin Matthews" w:date="2021-06-16T19:04:00Z">
        <w:r w:rsidR="000B7CB3">
          <w:rPr>
            <w:rFonts w:eastAsia="Malgun Gothic"/>
            <w:lang w:val="en-GB"/>
          </w:rPr>
          <w: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"manualFormatting" : "Kim et al. (2014)", "plainTextFormattedCitation" : "(Kim et al., 2014)", "previouslyFormattedCitation" : "(Kim et al., 2014)" }, "properties" : { "noteIndex" : 0 }, "schema" : "https://github.com/citation-style-language/schema/raw/master/csl-citation.json" }</w:instrText>
        </w:r>
      </w:ins>
      <w:del w:id="3500" w:author="Robin Matthews" w:date="2021-06-16T19:04:00Z">
        <w:r w:rsidR="00615634" w:rsidDel="000B7CB3">
          <w:rPr>
            <w:rFonts w:eastAsia="Malgun Gothic"/>
            <w:lang w:val="en-GB"/>
          </w:rPr>
          <w:delInstrText>ADDIN CSL_CITATION { "citationItems" : [ { "id" : "ITEM-1", "itemData" : { "DOI" : "10.1038/nclimate2326", "ISBN" : "0012009009304", "ISSN" : "1758-678X", "abstract" : "The destructive environmental and socio-economic impacts of the El Ni\u00f1o/Southern Oscillation1,2 (ENSO) demand an improved understanding of how ENSO will change under future greenhouse warming. Robust projected changes in certain aspects of ENSO have been recently established3\u20135. However, there is as yet no consensus on the change in the magnitude of the associated sea surface temperature (SST) variability6\u20138, commonly used to represent ENSO amplitude1,6, despite its strong e\u001bects on marine ecosystems and rainfall worldwide1\u20134,9. Here we show that the response of ENSO SST amplitude is time-varying, with an increasing trend in ENSO amplitude before 2040, followed by a decreasing trend thereafter. We attribute the previous lack of consensus to an expectation that the trend in ENSO amplitude over the entire twenty-first century is unidirectional, and to unrealistic model dynamics of tropical Pacific SST variability.We examine these complex processes across 22 models in the Coupled Model Intercomparison Project phase 5 (CMIP5) database10, forced under historical and greenhouse warming conditions. The nine most realistic models identified showa strongconsensus on the time-varying response and reveal that the non-unidirectional behaviour is linked to a longitudinal di\u001berence in the surface warming rate across the Indo-Pacific basin. Our results carry important implications for climate projections and climate adaptation pathways.", "author" : [ { "dropping-particle" : "", "family" : "Kim", "given" : "Seon Tae", "non-dropping-particle" : "", "parse-names" : false, "suffix" : "" }, { "dropping-particle" : "", "family" : "Cai", "given" : "Wenju", "non-dropping-particle" : "", "parse-names" : false, "suffix" : "" }, { "dropping-particle" : "", "family" : "Jin", "given" : "Fei-Fei", "non-dropping-particle" : "", "parse-names" : false, "suffix" : "" }, { "dropping-particle" : "", "family" : "Santoso", "given" : "Agus", "non-dropping-particle" : "", "parse-names" : false, "suffix" : "" }, { "dropping-particle" : "", "family" : "Wu", "given" : "Lixin", "non-dropping-particle" : "", "parse-names" : false, "suffix" : "" }, { "dropping-particle" : "", "family" : "Guilyardi", "given" : "Eric", "non-dropping-particle" : "", "parse-names" : false, "suffix" : "" }, { "dropping-particle" : "", "family" : "An", "given" : "Soon-Il", "non-dropping-particle" : "", "parse-names" : false, "suffix" : "" } ], "container-title" : "Nature Climate Change", "id" : "ITEM-1", "issue" : "9", "issued" : { "date-parts" : [ [ "2014", "9", "3" ] ] }, "page" : "786-790", "title" : "Response of El Ni\u00f1o sea surface temperature variability to greenhouse warming", "translator" : [ { "dropping-particle" : "", "family" : "K2885", "given" : "", "non-dropping-particle" : "", "parse-names" : false, "suffix" : "" } ], "type" : "article-journal", "volume" : "4" }, "uris" : [ "http://www.mendeley.com/documents/?uuid=08abdb5c-7de5-48b1-86a2-fe84684fe311" ] } ], "mendeley" : { "formattedCitation" : "(Kim et al., 2014)", "plainTextFormattedCitation" : "(Kim et al., 2014)", "previouslyFormattedCitation" : "(Kim et al., 2014)" }, "properties" : { "noteIndex" : 0 }, "schema" : "https://github.com/citation-style-language/schema/raw/master/csl-citation.json" }</w:delInstrText>
        </w:r>
      </w:del>
      <w:r w:rsidRPr="003862D0">
        <w:rPr>
          <w:rFonts w:eastAsia="Malgun Gothic"/>
          <w:lang w:val="en-GB"/>
        </w:rPr>
        <w:fldChar w:fldCharType="separate"/>
      </w:r>
      <w:del w:id="3501" w:author="Robin Matthews" w:date="2021-06-16T19:04:00Z">
        <w:r w:rsidR="00016735" w:rsidDel="000B7CB3">
          <w:rPr>
            <w:rFonts w:eastAsia="Malgun Gothic"/>
            <w:noProof/>
            <w:lang w:val="en-GB"/>
          </w:rPr>
          <w:delText>(</w:delText>
        </w:r>
      </w:del>
      <w:r w:rsidR="00016735">
        <w:rPr>
          <w:rFonts w:eastAsia="Malgun Gothic"/>
          <w:noProof/>
          <w:lang w:val="en-GB"/>
        </w:rPr>
        <w:t>Kim et al.</w:t>
      </w:r>
      <w:del w:id="3502" w:author="Robin Matthews" w:date="2021-06-16T19:04:00Z">
        <w:r w:rsidR="00016735" w:rsidDel="000B7CB3">
          <w:rPr>
            <w:rFonts w:eastAsia="Malgun Gothic"/>
            <w:noProof/>
            <w:lang w:val="en-GB"/>
          </w:rPr>
          <w:delText>,</w:delText>
        </w:r>
      </w:del>
      <w:r w:rsidR="00016735">
        <w:rPr>
          <w:rFonts w:eastAsia="Malgun Gothic"/>
          <w:noProof/>
          <w:lang w:val="en-GB"/>
        </w:rPr>
        <w:t xml:space="preserve"> </w:t>
      </w:r>
      <w:ins w:id="3503" w:author="Robin Matthews" w:date="2021-06-16T19:04:00Z">
        <w:r w:rsidR="000B7CB3">
          <w:rPr>
            <w:rFonts w:eastAsia="Malgun Gothic"/>
            <w:noProof/>
            <w:lang w:val="en-GB"/>
          </w:rPr>
          <w:t>(</w:t>
        </w:r>
      </w:ins>
      <w:r w:rsidR="00016735">
        <w:rPr>
          <w:rFonts w:eastAsia="Malgun Gothic"/>
          <w:noProof/>
          <w:lang w:val="en-GB"/>
        </w:rPr>
        <w:t>2014)</w:t>
      </w:r>
      <w:r w:rsidRPr="003862D0">
        <w:rPr>
          <w:rFonts w:eastAsia="Malgun Gothic"/>
          <w:lang w:val="en-GB"/>
        </w:rPr>
        <w:fldChar w:fldCharType="end"/>
      </w:r>
      <w:r w:rsidRPr="003862D0">
        <w:rPr>
          <w:rFonts w:eastAsia="Malgun Gothic"/>
          <w:lang w:val="en-GB"/>
        </w:rPr>
        <w:t xml:space="preserve"> suggested that a subset of CMIP5 models that simulate linear ENSO stability realistically exhibit a decrease in ENSO amplitude by the </w:t>
      </w:r>
      <w:r w:rsidR="00266469" w:rsidRPr="003862D0">
        <w:rPr>
          <w:rFonts w:eastAsia="Malgun Gothic"/>
          <w:lang w:val="en-GB"/>
        </w:rPr>
        <w:t xml:space="preserve">second </w:t>
      </w:r>
      <w:r w:rsidRPr="003862D0">
        <w:rPr>
          <w:rFonts w:eastAsia="Malgun Gothic"/>
          <w:lang w:val="en-GB"/>
        </w:rPr>
        <w:t xml:space="preserve">half of the 21st century. However, an increase of ENSO SST variability has been projected when considering biases in ENSO pattern simulation by different models </w:t>
      </w:r>
      <w:r w:rsidRPr="003862D0">
        <w:rPr>
          <w:rFonts w:eastAsia="Malgun Gothic"/>
          <w:lang w:val="en-GB"/>
        </w:rPr>
        <w:fldChar w:fldCharType="begin" w:fldLock="1"/>
      </w:r>
      <w:r w:rsidR="00615634">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"mendeley" : { "formattedCitation" : "(Zheng et al., 2016; Cai et al., 2018a)", "plainTextFormattedCitation" : "(Zheng et al., 2016; Cai et al., 2018a)", "previouslyFormattedCitation" : "(Zheng et al., 2016; Cai et al., 2018a)"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(Zheng et al., 2016; Cai et al., 2018a)</w:t>
      </w:r>
      <w:r w:rsidRPr="003862D0">
        <w:rPr>
          <w:rFonts w:eastAsia="Malgun Gothic"/>
          <w:lang w:val="en-GB"/>
        </w:rPr>
        <w:fldChar w:fldCharType="end"/>
      </w:r>
      <w:r w:rsidRPr="003862D0">
        <w:rPr>
          <w:rFonts w:eastAsia="Malgun Gothic"/>
          <w:lang w:val="en-GB"/>
        </w:rPr>
        <w:t>. This highlights the importance of constraining tropical Pacific mean state changes in order to enhance confidence in the projected response of ENSO.</w:t>
      </w:r>
    </w:p>
    <w:p w14:paraId="0778D707" w14:textId="77777777" w:rsidR="004535E3" w:rsidRPr="003862D0" w:rsidRDefault="004535E3" w:rsidP="004535E3">
      <w:pPr>
        <w:pStyle w:val="AR6BodyText"/>
        <w:rPr>
          <w:rFonts w:eastAsia="Malgun Gothic"/>
          <w:lang w:val="en-GB" w:eastAsia="ko-KR"/>
        </w:rPr>
      </w:pPr>
    </w:p>
    <w:p w14:paraId="41DDE44F" w14:textId="5FFCAF96" w:rsidR="004535E3" w:rsidRPr="003862D0" w:rsidRDefault="004535E3" w:rsidP="004535E3">
      <w:pPr>
        <w:pStyle w:val="AR6BodyText"/>
        <w:rPr>
          <w:rFonts w:eastAsia="Malgun Gothic"/>
          <w:lang w:val="en-GB"/>
        </w:rPr>
      </w:pPr>
      <w:r w:rsidRPr="003862D0">
        <w:rPr>
          <w:rFonts w:eastAsia="Malgun Gothic"/>
          <w:lang w:val="en-GB"/>
        </w:rPr>
        <w:t xml:space="preserve">There </w:t>
      </w:r>
      <w:r w:rsidR="004D176A" w:rsidRPr="003862D0">
        <w:rPr>
          <w:rFonts w:eastAsia="Malgun Gothic"/>
          <w:lang w:val="en-GB"/>
        </w:rPr>
        <w:t xml:space="preserve">is </w:t>
      </w:r>
      <w:r w:rsidR="00694368" w:rsidRPr="003862D0">
        <w:rPr>
          <w:rFonts w:eastAsia="Malgun Gothic"/>
          <w:lang w:val="en-GB"/>
        </w:rPr>
        <w:t xml:space="preserve">also </w:t>
      </w:r>
      <w:r w:rsidRPr="003862D0">
        <w:rPr>
          <w:rFonts w:eastAsia="Malgun Gothic"/>
          <w:lang w:val="en-GB"/>
        </w:rPr>
        <w:t xml:space="preserve">no robust consensus on changes in ENSO diversity. Several studies suggest that an increase in Eastern Pacific (EP)-ENSO events tends to be projected particularly in the models with an El Niño-like warming </w:t>
      </w:r>
      <w:r w:rsidRPr="003862D0">
        <w:rPr>
          <w:rFonts w:eastAsia="Malgun Gothic"/>
          <w:lang w:val="en-GB"/>
        </w:rPr>
        <w:fldChar w:fldCharType="begin" w:fldLock="1"/>
      </w:r>
      <w:r w:rsidR="0022544F">
        <w:rPr>
          <w:rFonts w:eastAsia="Malgun Gothic"/>
          <w:lang w:val="en-GB"/>
        </w:rPr>
        <w:instrText>ADDIN CSL_CITATION { "citationItems" : [ { "id" : "ITEM-1", "itemData" : { "DOI" : "10.1175/JCLI-D-16-0039.1", "ISSN" : "0894-8755", "abstract" : "AbstractHow El Ni\u00f1o-Southern Oscillation (ENSO) will change under global warming affects changes in extreme events around the world. The change of ENSO amplitude is investigated based on the historical simulations and Representative Concentration Pathway (RCP) 8.5 experiments in the Coupled Model Intercomparison Project (CMIP5) phase 5. The projected change in ENSO amplitude is highly uncertain with large inter-model uncertainty. By using the relative sea surface temperature (SST) as a measure of convective instability, this study finds that the spatial pattern of tropical Pacific surface warming is the major source of inter-model uncertainty in ENSO amplitude change. In models with an enhanced mean warming in the eastern equatorial Pacific, the barrier to deep convection is reduced, and the intensified rainfall anomalies of ENSO amplify the wind response and hence SST variability. In models with a reduced eastern Pacific warming, conversely, ENSO amplitude decreases. Corroborating the mean SST pattern ef...", "author" : [ { "dropping-particle" : "", "family" : "Zheng", "given" : "Xiao-Tong", "non-dropping-particle" : "", "parse-names" : false, "suffix" : "" }, { "dropping-particle" : "", "family" : "Xie", "given" : "Shang-Ping", "non-dropping-particle" : "", "parse-names" : false, "suffix" : "" }, { "dropping-particle" : "", "family" : "Lv", "given" : "Liang-Hong", "non-dropping-particle" : "", "parse-names" : false, "suffix" : "" }, { "dropping-particle" : "", "family" : "Zhou", "given" : "Zhen-Qiang", "non-dropping-particle" : "", "parse-names" : false, "suffix" : "" } ], "container-title" : "Journal of Climate", "id" : "ITEM-1", "issue" : "20", "issued" : { "date-parts" : [ [ "2016", "10" ] ] }, "page" : "7265-7279", "title" : "Intermodel Uncertainty in ENSO Amplitude Change Tied to Pacific Ocean Warming Pattern", "translator" : [ { "dropping-particle" : "", "family" : "K3849", "given" : "", "non-dropping-particle" : "", "parse-names" : false, "suffix" : "" } ], "type" : "article-journal", "volume" : "29" }, "uris" : [ "http://www.mendeley.com/documents/?uuid=433210fc-9a59-42b5-9614-54077a988493" ] }, { "id" : "ITEM-2", "itemData" : { "DOI" : "10.1038/s41586-018-0776-9", "ISBN" : "1476-4687", "ISSN" : "0028-0836", "abstract" : "The El Ni\u00f1o\u2013Southern Oscillation (ENSO) is the dominant and most consequential climate variation on Earth, and is characterized by warming of equatorial Pacific sea surface temperatures (SSTs) during the El Ni\u00f1o phase and cooling during the La Ni\u00f1a phase. ENSO events tend to have a centre\u2014corresponding to the location of the maximum SST anomaly\u2014in either the central equatorial Pacific (5\u00b0 S\u20135\u00b0 N, 160\u00b0 E\u2013150\u00b0 W) or the eastern equatorial Pacific (5\u00b0 S\u20135\u00b0 N, 150\u00b0\u201390\u00b0 W); these two distinct types of ENSO event are referred to as the CP-ENSO and EP-ENSO regimes, respectively. How the ENSO may change under future greenhouse warming is unknown, owing to a lack of inter-model agreement over the response of SSTs in the eastern equatorial Pacific to such warming. Here we find a robust increase in future EP-ENSO SST variability among CMIP5 climate models that simulate the two distinct ENSO regimes. We show that the EP-ENSO SST anomaly pattern and its centre differ greatly from one model to another, and therefore cannot be well represented by a single SST \u2018index\u2019 at the observed centre. However, although the locations of the anomaly centres differ in each model, we find a robust increase in SST variability at each anomaly centre across the majority of models considered. This increase in variability is largely due to greenhouse-warming-induced intensification of upper-ocean stratification in the equatorial Pacific, which enhances ocean\u2013atmosphere coupling. An increase in SST variance implies an increase in the number of \u2018strong\u2019 EP-El Ni\u00f1o events (corresponding to large SST anomalies) and associated extreme weather events.",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"ITEM-2", "issue" : "7735", "issued" : { "date-parts" : [ [ "2018", "12", "12" ] ] }, "page" : "201-206", "title" : "Increased variability of eastern Pacific El Ni\u00f1o under greenhouse warming", "translator" : [ { "dropping-particle" : "", "family" : "K4182", "given" : "", "non-dropping-particle" : "", "parse-names" : false, "suffix" : "" } ], "type" : "article-journal", "volume" : "564" }, "uris" : [ "http://www.mendeley.com/documents/?uuid=4f4e01ed-c945-4088-86dd-0359fc2fe7eb" ] }, { "id" : "ITEM-3", "itemData" : { "DOI" : "10.1029/2020GL090640", "ISSN" : "0094-8276", "author" : [ { "dropping-particle" : "", "family" : "Fredriksen", "given" : "Hege\u2010Beate", "non-dropping-particle</w:instrText>
      </w:r>
      <w:r w:rsidR="0022544F" w:rsidRPr="003741E9">
        <w:rPr>
          <w:rFonts w:eastAsia="Malgun Gothic"/>
          <w:rPrChange w:id="3504" w:author="Clotilde Pean" w:date="2021-06-22T10:16:00Z">
            <w:rPr>
              <w:rFonts w:eastAsia="Malgun Gothic"/>
              <w:lang w:val="en-GB"/>
            </w:rPr>
          </w:rPrChange>
        </w:rPr>
        <w:instrText>"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"ITEM-3",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"mendeley" : { "formattedCitation" : "(Zheng et al., 2016; Cai et al., 2018a; Fredriksen et al., 2020)", "plainTextFormattedCitation" : "(Zheng et al., 2016; Cai et al., 2018a; Fredriksen et al., 2020)", "previouslyFormattedCitation" : "(Zheng et al., 2016; Cai et al., 2018a;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rPr>
        <w:t>(Zheng et al., 2016; Cai et al., 2018a; Fredriksen et al., 2020)</w:t>
      </w:r>
      <w:r w:rsidRPr="003862D0">
        <w:rPr>
          <w:rFonts w:eastAsia="Malgun Gothic"/>
          <w:lang w:val="en-GB"/>
        </w:rPr>
        <w:fldChar w:fldCharType="end"/>
      </w:r>
      <w:r w:rsidRPr="00AC3D99">
        <w:rPr>
          <w:rFonts w:eastAsia="Malgun Gothic"/>
        </w:rPr>
        <w:t xml:space="preserve">. However, </w:t>
      </w:r>
      <w:r w:rsidRPr="003862D0">
        <w:rPr>
          <w:rFonts w:eastAsia="Malgun Gothic"/>
          <w:lang w:val="en-GB"/>
        </w:rPr>
        <w:fldChar w:fldCharType="begin" w:fldLock="1"/>
      </w:r>
      <w:r w:rsidR="0022544F">
        <w:rPr>
          <w:rFonts w:eastAsia="Malgun Gothic"/>
        </w:rPr>
        <w:instrText>ADDIN CSL_CITATION { "citationItems" : [ { "id" : "ITEM-1", "itemData" : { "DOI" : "10.1175/JCLI-D-19-0890.1", "ISSN" : "0894-8755", "abstract" : "Given the consequences and global significance of El Ni\u00f1o\u2013Southern Oscillation (ENSO) events it is essential to understand the representation of El Ni\u00f1o diversity in climate models for the present day and the future. In recent decades, El Ni\u00f1o events have occurred more frequently in the central Pacific (CP). Eastern Pacific (EP) El Ni\u00f1o events have increased in intensity. However, the processes and future implications of these observed changes in El Ni\u00f1o are not well understood. Here, the frequency and intensity of El Ni\u00f1o events are assessed in models from phases 5 and 6 of the Coupled Model Intercomparison Project (CMIP5 and CMIP6), and results are compared to extended instrumental and multicentury paleoclimate records. Future changes of El Ni\u00f1o are stronger for CP events than for EP events and differ between models. Models with a projected La Ni\u00f1a\u2013like mean-state warming pattern show a tendency toward more EP but fewer CP events compared to models with an El Ni\u00f1o\u2013like warming pattern. Among the models with more El Ni\u00f1o\u2013like warming, differences in future El Ni\u00f1o can be partially explained by Pacific decadal variability (PDV). During positive PDV phases, more El Ni\u00f1o events occur, so future frequency changes are mainly determined by projected changes during positive PDV phases. Similarly, the intensity of El Ni\u00f1o is strongest during positive PDV phases. Future changes to El Ni\u00f1o may thus depend on both mean-state warming and decadal-scale natural variability.", "author" : [ { "dropping-particle" : "", "family" : "Freund", "given" : "Mandy B.", "non-dropping-particle" : "", "parse-names" : false,</w:instrText>
      </w:r>
      <w:r w:rsidR="0022544F" w:rsidRPr="003741E9">
        <w:rPr>
          <w:rFonts w:eastAsia="Malgun Gothic"/>
          <w:lang w:val="en-US"/>
          <w:rPrChange w:id="3505" w:author="Clotilde Pean" w:date="2021-06-22T10:16:00Z">
            <w:rPr>
              <w:rFonts w:eastAsia="Malgun Gothic"/>
            </w:rPr>
          </w:rPrChange>
        </w:rPr>
        <w:instrText xml:space="preserve"> "suffix" : "" }, { "dropping-particle" : "", "family" : "Brown", "given" : "Jaclyn N. Josephine R.", "non-dropping-particle" : "", "parse-names" : false, "suffix" : "" }, { "dropping-particle" : "", "family" : "Henley", "given" : "Benjamin J.", "non-dropping-particle" : "", "parse-names" : false, "suffix" : "" }, { "dropping-particle" : "", "family" : "Karoly", "given" : "David J.", "non-dropping-particle" : "", "parse-names" : false, "suffix" : "" }, { "dropping-particle" : "", "family" : "Brown", "given" : "Jaclyn N. Josephine R.", "non-dropping-particle" : "", "parse-names" : false, "suffix" : "" } ], "container-title" : "Journal of Climate", "id" : "ITEM-1", "issue" : "19", "issued" : { "date-parts" : [ [ "2020", "10", "1" ] ] }, "page" : "8237-8260", "title" : "Warming Patterns Affect El Ni\u00f1o Diversity in CMIP5 and CMIP6 Models", "translator" : [ { "dropping-particle" : "", "family" : "K4941", "given" : "", "non-dropping-particle" : "", "parse-names" : false, "suffix" : "" } ], "type" : "article-journal", "volume" : "33" }, "uris" : [ "http://www.mendeley.com/documents/?uuid=38a60e11-02fb-4ca9-b10f-a4b8737542e0" ] } ], "mendeley" : { "formattedCitation" : "(Freund et al., 2020)", "manualFormatting" : "Freund et al. (2020)", "plainTextFormattedCitation" : "(Freund et al., 2020)", "previouslyFormattedCitation" : "(Freund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Freund et al. (2020)</w:t>
      </w:r>
      <w:r w:rsidRPr="003862D0">
        <w:rPr>
          <w:rFonts w:eastAsia="Malgun Gothic"/>
          <w:lang w:val="en-GB"/>
        </w:rPr>
        <w:fldChar w:fldCharType="end"/>
      </w:r>
      <w:r w:rsidRPr="003862D0">
        <w:rPr>
          <w:rFonts w:eastAsia="Malgun Gothic"/>
          <w:lang w:val="en-GB"/>
        </w:rPr>
        <w:t xml:space="preserve"> </w:t>
      </w:r>
      <w:r w:rsidRPr="003862D0">
        <w:rPr>
          <w:rFonts w:eastAsia="Malgun Gothic"/>
          <w:lang w:val="en-GB"/>
        </w:rPr>
        <w:lastRenderedPageBreak/>
        <w:t xml:space="preserve">suggested that models with a El Niño-like mean warming show a tendency toward more Central Pacific (CP) events but fewer EP events compared to models with an La Niña-like warming in both CMIP5 and CMIP6 models. </w:t>
      </w:r>
    </w:p>
    <w:p w14:paraId="788C9073" w14:textId="53939BAE" w:rsidR="004535E3" w:rsidRPr="003862D0" w:rsidRDefault="004535E3" w:rsidP="004535E3">
      <w:pPr>
        <w:pStyle w:val="AR6BodyText"/>
        <w:rPr>
          <w:rFonts w:eastAsia="Malgun Gothic"/>
          <w:lang w:val="en-GB"/>
        </w:rPr>
      </w:pPr>
    </w:p>
    <w:p w14:paraId="438E7F3E" w14:textId="4AE043A0" w:rsidR="004535E3" w:rsidRPr="003862D0" w:rsidRDefault="004535E3" w:rsidP="004535E3">
      <w:pPr>
        <w:pStyle w:val="AR6BodyText"/>
        <w:rPr>
          <w:rFonts w:eastAsia="Malgun Gothic"/>
          <w:lang w:val="en-GB"/>
        </w:rPr>
      </w:pPr>
      <w:r w:rsidRPr="003862D0">
        <w:rPr>
          <w:rFonts w:eastAsia="Malgun Gothic"/>
          <w:lang w:val="en-GB"/>
        </w:rPr>
        <w:t xml:space="preserve">Even though </w:t>
      </w:r>
      <w:r w:rsidR="004D176A" w:rsidRPr="003862D0">
        <w:rPr>
          <w:rFonts w:eastAsia="Malgun Gothic"/>
          <w:lang w:val="en-GB"/>
        </w:rPr>
        <w:t xml:space="preserve">there is </w:t>
      </w:r>
      <w:r w:rsidR="004D176A" w:rsidRPr="003862D0">
        <w:rPr>
          <w:rFonts w:eastAsia="Malgun Gothic"/>
          <w:i/>
          <w:iCs/>
          <w:lang w:val="en-GB"/>
        </w:rPr>
        <w:t xml:space="preserve">limited agreement </w:t>
      </w:r>
      <w:r w:rsidR="004D176A" w:rsidRPr="003862D0">
        <w:rPr>
          <w:rFonts w:eastAsia="Malgun Gothic"/>
          <w:lang w:val="en-GB"/>
        </w:rPr>
        <w:t xml:space="preserve">in simulated </w:t>
      </w:r>
      <w:r w:rsidRPr="003862D0">
        <w:rPr>
          <w:rFonts w:eastAsia="Malgun Gothic"/>
          <w:lang w:val="en-GB"/>
        </w:rPr>
        <w:t xml:space="preserve">changes in ENSO SST variability, the majority of models project an increase in amplitude of ENSO rainfall variability attributable to the increase in mean SST and moisture in CMIP5 </w:t>
      </w:r>
      <w:r w:rsidRPr="003862D0">
        <w:rPr>
          <w:rFonts w:eastAsia="Malgun Gothic"/>
          <w:lang w:val="en-GB"/>
        </w:rPr>
        <w:fldChar w:fldCharType="begin" w:fldLock="1"/>
      </w:r>
      <w:r w:rsidR="00615634">
        <w:rPr>
          <w:rFonts w:eastAsia="Malgun Gothic"/>
          <w:lang w:val="en-GB"/>
        </w:rPr>
        <w:instrText>ADDIN CSL_CITATION { "citationItems" : [ { "id" : "ITEM-1", "itemData" : { "DOI" : "10.1002/2014GL059692", "ISSN" : "0094-8276", "abstract" : "Regional pattern of the mean precipitation changes in the latter half of the 21st century (\u0394P\u0304) has been interpreted in terms of mean precipitation in current climate and a magnitude of increase in mean sea surface temperature (SST). Here we use state-of-the-art climate model ensembles from the Coupled Model Intercomparison Project Phase 5 (CMIP5) and present that the amplitude of the precipitation variability, relative to slowly varying mean precipitation, coherently increases with \u0394P\u0304, anchored over the central equatorial Pacific where a large SST swing occurs during El Ni\u00f1o-Southern Oscillation (ENSO) cycles. This increase owes to skewed probability distribution of precipitation as well as an asymmetrical precipitation response to positive and negative in situ SST anomalies and is robust despite uncertainty in the future ENSO amplitude change. The CMIP5 model ensembles also give a robust estimate of the projected \u0394P\u0304 over the central equatorial Pacific, showing a 7% increase per unit increase of global-mean surface temperature. Observational constraints applied to the above relationship suggest that the amounts of increases in both mean precipitation and variability should be even larger than the model averages. Key Points Precipitation variability increases in the Pacific in late 21st century This increase is robust and coherent with increasing mean precipitation Increasing ratio estimated from model ensembles is constrained with observations \u00a9 2014. The Authors.", "author" : [ { "dropping-particle" : "", "family" : "Watanabe", "given" : "Masahiro", "non-dropping-particle" : "", "parse-names" : false, "suffix" : "" }, { "dropping-particle" : "", "family" : "Kamae", "given" : "Youichi", "non-dropping-particle" : "", "parse-names" : false, "suffix" : "" }, { "dropping-particle" : "", "family" : "Kimoto", "given" : "Masahide", "non-dropping-particle" : "", "parse-names" : false, "suffix" : "" } ], "container-title" : "Geophysical Research Letters", "id" : "ITEM-1", "issue" : "9", "issued" : { "date-parts" : [ [ "2014", "5", "16" ] ] }, "page" : "3227-3232", "title" : "Robust increase of the equatorial Pacific rainfall and its variability in a warmed climate", "translator" : [ { "dropping-particle" : "", "family" : "K4921", "given" : "", "non-dropping-particle" : "", "parse-names" : false, "suffix" : "" } ], "type" : "article-journal", "volume" : "41" }, "uris" : [ "http://www.mendeley.com/documents/?uuid=ea6458f3-44b0-4d11-acb0-4664fea9aafe", "http://www.mendeley.com/documents/?uuid=47f40b4b-7c55-411f-9e4d-6e472b802b36" ] }, { "id" : "ITEM-2", "itemData" : { "DOI" : "10.1038/ngeo2571", "ISSN" : "1752-0894", "abstract" : "El Nino/Southern Oscillation (ENSO) is a mode of natural variability that has considerable impacts on global climate and ecosystems, through rainfall variability in the tropical Pacific and atmospheric teleconnections. In response to global warming, ENSO-driven rainfall variability is projected to intensify over the central-eastern Pacific but weaken over the western Pacific, whereas ENSO-related sea surface temperature variability is projected to decrease. Here, we explore the mechanisms that lead to changes in ENSO-driven rainfall variability in the tropical Pacific in response to global warming, with the help of a moisture budget decomposition for simulations from eighteen state-of-the-art climate models. We identify two opposing mechanisms that approximately offset each other: the increase in mean-state moisture content associated with surface warming strengthens ENSO-related rainfall anomalies, whereas the projected reduction in ENSO-related variability of sea surface temperatures suppresses rainfall. Two additional effects-spatially non-uniform changes in background sea surface temperatures and structural changes in sea surface temperature related to ENSO-both enhance central-eastern Pacific rainfall variability while dampening variability in the western Pacific, in nearly equal amounts. Our decomposition method may be generalized to investigate how rainfall variability would change owing to nonlinear interactions between background sea surface temperatures and their variability.", "author" : [ { "dropping-particle" : "", "family" : "Huang", "given" : "Ping", "non-dropping-particle" : "", "parse-names" : false, "suffix" : "" }, { "dropping-particle" : "", "family" : "Xie", "given" : "Shang-Ping", "non-dropping-particle" : "", "parse-names" : false, "suffix" : "" } ], "container-title" : "Nature Geoscience", "id" : "ITEM-2", "issue" : "12", "issued" : { "date-parts" : [ [ "2015", "12", "26" ] ] }, "page" : "922-926", "title" : "Mechanisms of change in ENSO-induced tropical Pacific rainfall variability in a warming climate", "translator" : [ { "dropping-particle" : "", "family" : "K4596", "given" : "", "non-dropping-particle" : "", "parse-names" : false, "suffix" : "" } ], "type" : "article-journal", "volume" : "8" }, "uris" : [ "http://www.mendeley.com/documents/?uuid=60bf191f-fcb3-4d3a-ab10-1fc6bf307118" ] }, { "id" : "ITEM-3", "itemData" : { "DOI" : "10.1038/nature12580", "ISBN" : "1476-4687 (Electronic)\\r0028-0836 (Linking)", "ISSN" : "0028-0836", "PMID" : "24121439", "abstract" : "The El Ni\u00f1o-Southern Oscillation (ENSO) drives substantial variability in rainfall, severe weather, agricultural production, ecosystems and disease in many parts of the world. Given that further human-forced changes in the Earth's climate system seem inevitable, the possibility exists that the character of ENSO and its impacts might change over the coming century. Although this issue has been investigated many times during the past 20 years, there is very little consensus on future changes in ENSO, apart from an expectation that ENSO will continue to be a dominant source of year-to-year variability. Here we show that there are in fact robust projected changes in the spatial patterns of year-to-year ENSO-driven variability in both surface temperature and precipitation. These changes are evident in the two most recent generations of climate models, using four different scenarios for CO2 and other radiatively active gases. By the mid- to late twenty-first century, the projections include an intensification of both El-Ni\u00f1o-driven drying in the western Pacific Ocean and rainfall increases in the central and eastern equatorial Pacific. Experiments with an Atmospheric General Circulation Model reveal that robust projected changes in precipitation anomalies during El Ni\u00f1o years are primarily determined by a nonlinear response to surface global warming. Uncertain projected changes in the amplitude of ENSO-driven surface temperature variability have only a secondary role. Projected changes in key characteristics of ENSO are consequently much clearer than previously realized.", "author" : [ { "dropping-particle" : "", "family" : "Power", "given" : "Scott", "non-dropping-particle" : "", "parse-names" : false, "suffix" : "" }, { "dropping-particle" : "", "family" : "Delage", "given" : "Fran\u00e7ois", "non-dropping-particle" : "", "parse-names" : false, "suffix" : "" }, { "dropping-particle" : "", "family" : "Chung", "given" : "Christine", "non-dropping-particle" : "", "parse-names" : false, "suffix" : "" }, { "dropping-particle" : "", "family" : "Kociuba", "given" : "Greg", "non-dropping-particle" : "", "parse-names" : false, "suffix" : "" }, { "dropping-particle" : "", "family" : "Keay", "given" : "Kevin", "non-dropping-particle" : "", "parse-names" : false, "suffix" : "" } ], "container-title" : "Nature", "id" : "ITEM-3", "issue" : "7472", "issued" : { "date-parts" : [ [ "2013", "10", "13" ] ] }, "page" : "541-545", "title" : "Robust twenty-first-century projections of El Ni\u00f1o and related precipitation variability", "translator" : [ { "dropping-particle" : "", "family" : "K2882", "given" : "", "non-dropping-particle" : "", "parse-names" : false, "suffix" : "" } ], "type" : "article-journal", "volume" : "502" }, "uris" : [ "http://www.mendeley.com/documents/?uuid=fcb6bcdd-3bc7-4b55-850f-c91759b663cb" ] } ], "mendeley" : { "formattedCitation" : "(Power et al., 2013; Watanabe et al., 2014; Huang and Xie, 2015)", "plainTextFormattedCitation" : "(Power et al., 2013; Watanabe et al., 2014; Huang and Xie, 2015)", "previouslyFormattedCitation" : "(Power et al., 2013; Watanabe et al., 2014; Huang and Xie, 2015)"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(Power et al., 2013; Watanabe et al., 2014; Huang and Xie, 2015)</w:t>
      </w:r>
      <w:r w:rsidRPr="003862D0">
        <w:rPr>
          <w:rFonts w:eastAsia="Malgun Gothic"/>
          <w:lang w:val="en-GB"/>
        </w:rPr>
        <w:fldChar w:fldCharType="end"/>
      </w:r>
      <w:r w:rsidRPr="003862D0">
        <w:rPr>
          <w:rFonts w:eastAsia="Malgun Gothic"/>
          <w:lang w:val="en-GB"/>
        </w:rPr>
        <w:t xml:space="preserve"> and CMIP6</w:t>
      </w:r>
      <w:r w:rsidR="00B66AA8" w:rsidRPr="003862D0">
        <w:rPr>
          <w:rFonts w:eastAsia="Malgun Gothic"/>
          <w:lang w:val="en-GB"/>
        </w:rPr>
        <w:t xml:space="preserve"> </w:t>
      </w:r>
      <w:r w:rsidR="00B66AA8" w:rsidRPr="003862D0">
        <w:rPr>
          <w:lang w:val="en-GB"/>
        </w:rPr>
        <w:fldChar w:fldCharType="begin" w:fldLock="1"/>
      </w:r>
      <w:r w:rsidR="00615634">
        <w:rPr>
          <w:lang w:val="en-GB"/>
        </w:rPr>
        <w:instrText>ADDIN CSL_CITATION { "citationItems" : [ { "id" : "ITEM-1", "itemData" : { "DOI" : "10.1038/s43247-021-00108-8", "ISSN" : "2662-4435", "abstract" : "Intensification of El Ni\u00f1o-Southern Oscillation (ENSO)-rainfall variability in response to global warming is a robust feature across Coupled Model Intercomparison Project (CMIP) iterations, regardless of a lack of robust projected changes in ENSO-sea-surface temperature (SST) variability. Previous studies attributed this intensification to an increase in mean SST and moisture convergence over the central-to-eastern Pacific, without explicitly considering underlying nonlinear SST\u2013rainfall relationship changes. Here, by analyzing changes of the tropical SST\u2013rainfall relationship of CMIP6 models, we present a mechanism linking the mean SST rise to amplifying ENSO\u2013rainfall variability. We show that the slope of the SST\u2013rainfall function over Ni\u00f1o3 region becomes steeper in a warmer climate, ~42.1% increase in 2050\u20132099 relative to 1950\u20131999, due to the increase in Clausius\u2013Clapeyron-driven moisture sensitivity, ~16.2%, and dynamic contributions, ~25.9%. A theoretical reconstruction of ENSO\u2013rainfall variability further supports this mechanism. Our results imply ENSO\u2019s hydrological impacts increase nonlinearly in response to global warming.", "author" : [ { "dropping-particle" : "", "family" : "Yun", "given" : "Kyung-Sook", "non-dropping-particle" : "", "parse-names" : false, "suffix" : "" }, { "dropping-particle" : "", "family" : "Lee", "given" : "June-Yi", "non-dropping-particle" : "", "parse-names" : false, "suffix" : "" }, { "dropping-particle" : "", "family" : "Timmermann", "given" : "Axel", "non-dropping-particle" : "", "parse-names" : false, "suffix" : "" }, { "dropping-particle" : "", "family" : "Stein", "given" : "Karl", "non-dropping-particle" : "", "parse-names" : false, "suffix" : "" }, { "dropping-particle" : "", "family" : "Stuecker", "given" : "Malte F.", "non-dropping-particle" : "", "parse-names" : false, "suffix" : "" }, { "dropping-particle" : "", "family" : "Fyfe", "given" : "John C.", "non-dropping-particle" : "", "parse-names" : false, "suffix" : "" }, { "dropping-particle" : "", "family" : "Chung", "given" : "Eui-Seok", "non-dropping-particle" : "", "parse-names" : false, "suffix" : "" } ], "container-title" : "Communications Earth &amp; Environment", "id" : "ITEM-1", "issue" : "1", "issued" : { "date-parts" : [ [ "2021", "12", "22" ] ] }, "page" : "43", "title" : "Increasing ENSO\u2013rainfall variability due to changes in future tropical temperature\u2013rainfall relationship", "translator" : [ { "dropping-particle" : "", "family" : "K5136", "given" : "", "non-dropping-particle" : "", "parse-names" : false, "suffix" : "" } ], "type" : "article-journal", "volume" : "2" }, "uris" : [ "http://www.mendeley.com/documents/?uuid=5d3499f7-9d31-4e5b-be07-195603810a52" ] } ], "mendeley" : { "formattedCitation" : "(Yun et al., 2021)", "plainTextFormattedCitation" : "(Yun et al., 2021)", "previouslyFormattedCitation" : "(Yun et al., 2021)" }, "properties" : { "noteIndex" : 0 }, "schema" : "https://github.com/citation-style-language/schema/raw/master/csl-citation.json" }</w:instrText>
      </w:r>
      <w:r w:rsidR="00B66AA8" w:rsidRPr="003862D0">
        <w:rPr>
          <w:lang w:val="en-GB"/>
        </w:rPr>
        <w:fldChar w:fldCharType="separate"/>
      </w:r>
      <w:r w:rsidR="00016735">
        <w:rPr>
          <w:noProof/>
          <w:lang w:val="en-GB"/>
        </w:rPr>
        <w:t>(Yun et al., 2021)</w:t>
      </w:r>
      <w:r w:rsidR="00B66AA8" w:rsidRPr="003862D0">
        <w:rPr>
          <w:lang w:val="en-GB"/>
        </w:rPr>
        <w:fldChar w:fldCharType="end"/>
      </w:r>
      <w:r w:rsidRPr="003862D0">
        <w:rPr>
          <w:rFonts w:eastAsia="Malgun Gothic"/>
          <w:lang w:val="en-GB"/>
        </w:rPr>
        <w:t xml:space="preserve">. </w:t>
      </w:r>
      <w:r w:rsidR="00CB751B" w:rsidRPr="003862D0">
        <w:rPr>
          <w:rFonts w:eastAsia="Malgun Gothic"/>
          <w:lang w:val="en-GB"/>
        </w:rPr>
        <w:t>I</w:t>
      </w:r>
      <w:r w:rsidRPr="003862D0">
        <w:rPr>
          <w:rFonts w:eastAsia="Malgun Gothic"/>
          <w:lang w:val="en-GB"/>
        </w:rPr>
        <w:t xml:space="preserve">t is </w:t>
      </w:r>
      <w:r w:rsidRPr="003862D0">
        <w:rPr>
          <w:rFonts w:eastAsia="Malgun Gothic"/>
          <w:i/>
          <w:iCs/>
          <w:lang w:val="en-GB"/>
        </w:rPr>
        <w:t>likely</w:t>
      </w:r>
      <w:r w:rsidRPr="003862D0">
        <w:rPr>
          <w:rFonts w:eastAsia="Malgun Gothic"/>
          <w:lang w:val="en-GB"/>
        </w:rPr>
        <w:t xml:space="preserve"> that extreme El Niño event</w:t>
      </w:r>
      <w:r w:rsidR="00CB751B" w:rsidRPr="003862D0">
        <w:rPr>
          <w:rFonts w:eastAsia="Malgun Gothic"/>
          <w:lang w:val="en-GB"/>
        </w:rPr>
        <w:t>s</w:t>
      </w:r>
      <w:r w:rsidRPr="003862D0">
        <w:rPr>
          <w:rFonts w:eastAsia="Malgun Gothic"/>
          <w:lang w:val="en-GB"/>
        </w:rPr>
        <w:t xml:space="preserve">, accompanied </w:t>
      </w:r>
      <w:r w:rsidR="00CB751B" w:rsidRPr="003862D0">
        <w:rPr>
          <w:rFonts w:eastAsia="Malgun Gothic"/>
          <w:lang w:val="en-GB"/>
        </w:rPr>
        <w:t xml:space="preserve">by </w:t>
      </w:r>
      <w:r w:rsidRPr="003862D0">
        <w:rPr>
          <w:rFonts w:eastAsia="Malgun Gothic"/>
          <w:lang w:val="en-GB"/>
        </w:rPr>
        <w:t>the eastern equatorial Pacific rainfall exceeding the 5</w:t>
      </w:r>
      <w:ins w:id="3506" w:author="Ian Blenkinsop" w:date="2021-07-27T13:50:00Z">
        <w:r w:rsidR="002E41AF">
          <w:rPr>
            <w:rFonts w:eastAsia="Malgun Gothic"/>
            <w:lang w:val="en-GB"/>
          </w:rPr>
          <w:t xml:space="preserve"> </w:t>
        </w:r>
      </w:ins>
      <w:r w:rsidRPr="003862D0">
        <w:rPr>
          <w:rFonts w:eastAsia="Malgun Gothic"/>
          <w:lang w:val="en-GB"/>
        </w:rPr>
        <w:t>mm</w:t>
      </w:r>
      <w:r w:rsidR="00C90570" w:rsidRPr="003862D0">
        <w:rPr>
          <w:rFonts w:eastAsia="Malgun Gothic"/>
          <w:lang w:val="en-GB"/>
        </w:rPr>
        <w:t xml:space="preserve"> </w:t>
      </w:r>
      <w:r w:rsidRPr="003862D0">
        <w:rPr>
          <w:rFonts w:eastAsia="Malgun Gothic"/>
          <w:lang w:val="en-GB"/>
        </w:rPr>
        <w:t>day</w:t>
      </w:r>
      <w:ins w:id="3507" w:author="Sara M Tuson" w:date="2021-07-18T07:23:00Z">
        <w:r w:rsidR="00A71F18" w:rsidRPr="00A71F18">
          <w:rPr>
            <w:color w:val="000000"/>
            <w:sz w:val="20"/>
            <w:szCs w:val="20"/>
            <w:vertAlign w:val="superscript"/>
            <w:rPrChange w:id="3508" w:author="Sara M Tuson" w:date="2021-07-18T07:23:00Z">
              <w:rPr>
                <w:color w:val="000000"/>
                <w:sz w:val="20"/>
                <w:szCs w:val="20"/>
              </w:rPr>
            </w:rPrChange>
          </w:rPr>
          <w:t>–</w:t>
        </w:r>
      </w:ins>
      <w:del w:id="3509" w:author="Sara M Tuson" w:date="2021-07-18T07:23:00Z">
        <w:r w:rsidR="00C90570" w:rsidRPr="003862D0" w:rsidDel="00A71F18">
          <w:rPr>
            <w:rFonts w:eastAsia="Malgun Gothic"/>
            <w:vertAlign w:val="superscript"/>
            <w:lang w:val="en-GB"/>
          </w:rPr>
          <w:delText>-</w:delText>
        </w:r>
      </w:del>
      <w:r w:rsidR="00C90570" w:rsidRPr="003862D0">
        <w:rPr>
          <w:rFonts w:eastAsia="Malgun Gothic"/>
          <w:vertAlign w:val="superscript"/>
          <w:lang w:val="en-GB"/>
        </w:rPr>
        <w:t>1</w:t>
      </w:r>
      <w:r w:rsidRPr="003862D0">
        <w:rPr>
          <w:rFonts w:eastAsia="Malgun Gothic"/>
          <w:lang w:val="en-GB"/>
        </w:rPr>
        <w:t xml:space="preserve"> rainfall threshold</w:t>
      </w:r>
      <w:r w:rsidR="00CB751B" w:rsidRPr="003862D0">
        <w:rPr>
          <w:rFonts w:eastAsia="Malgun Gothic"/>
          <w:lang w:val="en-GB"/>
        </w:rPr>
        <w:t>,</w:t>
      </w:r>
      <w:r w:rsidRPr="003862D0">
        <w:rPr>
          <w:rFonts w:eastAsia="Malgun Gothic"/>
          <w:lang w:val="en-GB"/>
        </w:rPr>
        <w:t xml:space="preserve"> will increase</w:t>
      </w:r>
      <w:r w:rsidR="00CB751B" w:rsidRPr="003862D0">
        <w:rPr>
          <w:rFonts w:eastAsia="Malgun Gothic"/>
          <w:lang w:val="en-GB"/>
        </w:rPr>
        <w:t xml:space="preserve"> in intensity</w:t>
      </w:r>
      <w:r w:rsidRPr="003862D0">
        <w:rPr>
          <w:rFonts w:eastAsia="Malgun Gothic"/>
          <w:lang w:val="en-GB"/>
        </w:rPr>
        <w:t xml:space="preserve">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"10.1038/nclimate2100", "ISSN" : "1758-678X", "abstract" : "El Ni\u00f1o events are a prominent feature of climate variability with global climatic impacts. The 1997/98 episode, often referred to as 'the climate event of the twentieth century', and the 1982/83 extreme El Ni\u00f1o,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 agriculture, tropical cyclones, drought, bushfires, floods and other extreme weather events worldwide. Potential future changes in such extreme El Ni\u00f1o occurrences could have profound socio-economic consequences. Here we present climate modelling evidence for a doubling in the occurrences in the future in response to greenhouse warming. We estimate the change by aggregating results from climate models in the Coupled Model Intercomparison Project phases 3 (CMIP3; ref.) and 5 (CMIP5; ref.) multi-model databases, and a perturbed physics ensemble. The increased frequency arises from a projected surface warming over the eastern equatorial Pacific that occurs faster than in the surrounding ocean waters, facilitating more occurrences of atmospheric convection in the eastern equatorial region. \u00a9 2014 Macmillan Publishers Limited.",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"Fei-Fei", "non-dropping-particle" : "", "parse-names" : false, "suffix" : "" } ], "container-title" : "Nature Climate Change", "id" : "ITEM-1", "issue" : "2", "issued" : { "date-parts" : [ [ "2014", "2", "19" ] ] }, "page" : "111-116", "title" : "Increasing frequency of extreme El Ni\u00f1o events due to greenhouse warming", "translator" : [ { "dropping-particle" : "", "family" : "K4918", "given" : "", "non-dropping-particle" : "", "parse-names" : false, "suffix" : "" } ], "type" : "article-journal", "volume" : "4" }, "uris" : [ "http://www.mendeley.com/documents/?uuid=18e8ec48-afd6-4ef4-857a-c3d50c2d98ce", "http://www.mendeley.com/documents/?uuid=5a53e793-c774-4c7a-b03b-60b58de0cf2d" ] }, { "id" : "ITEM-2", "itemData" : { "DOI" : "10.1002/2017GL075635", "ISSN" : "0094-8276", "abstract" : "During extreme El Ni\u00f1o events, the Intertropical Convergence Zone moves to the normally cold and dry east equatorial Pacific, resulting in a nonlinear rainfall increase with sea surface temperature in the region. An arbitrary threshold value of boreal winter total rainfall (e.g., 5 mm d\u22121) in the east equatorial Pacific was used by previous studies to capture this feature. Under greenhouse warming, the frequency of extreme El Ni\u00f1o events is projected to increase, so is the mean east equatorial Pacific rainfall. Is the projected frequency increase a consequence of the mean rainfall increase? We show that the projection is not significantly influenced by the increased mean rainfall. Instead, the increased frequency accounts for approximately 50% of the mean rainfall increase. Using upward atmospheric vertical velocity for defining extreme El Ni\u00f1o reaffirms the conclusion that the increased frequency results from increased probability of atmospheric deep convection, as the eastern equatorial Pacific warms faster than the surrounding regions.", "author" : [ { "dropping-particle" : "", "family" : "Cai", "given" : "Wenju", "non-dropping-particle" : "", "parse-names" : false, "suffix" : "" }, { "dropping-particle" : "", "family" : "Wang", "given" : "Guojian", "non-dropping-particle" : "", "parse-names" : false, "suffix" : "" }, { "dropping-particle" : "", "family" : "Santoso", "given" : "Agus", "non-dropping-particle" : "", "parse-names" : false, "suffix" : "" }, { "dropping-particle" : "", "family" : "Lin", "given" : "Xiaopei", "non-dropping-particle" : "", "parse-names" : false, "suffix" : "" }, { "dropping-particle" : "", "family" : "Wu", "given" : "Lixin", "non-dropping-particle" : "", "parse-names" : false, "suffix" : "" } ], "container-title" : "Geophysical Research Letters", "id" : "ITEM-2", "issue" : "21", "issued" : { "date-parts" : [ [ "2017", "11", "16" ] ] }, "title" : "Definition of Extreme El Ni\u00f1o and Its Impact on Projected Increase in Extreme El Ni\u00f1o Frequency", "translator" : [ { "dropping-particle" : "", "family" : "K4920", "given" : "", "non-dropping-particle" : "", "parse-names" : false, "suffix" : "" } ], "type" : "article-journal", "volume" : "44" }, "uris" : [ "http://www.mendeley.com/documents/?uuid=fe28e220-b510-4a1e-a012-bccae3c225c4", "http://www.mendeley.com/documents/?uuid=52c50f4e-ecee-4a2c-a264-ef1893bdb451" ] } ], "mendeley" : { "formattedCitation" : "(Cai et al., 2014a, 2017)", "plainTextFormattedCitation" : "(Cai et al., 2014a, 2017)", "previouslyFormattedCitation" : "(Cai et al., 2014a, 2017)"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(Cai et al., 2014a, 2017)</w:t>
      </w:r>
      <w:r w:rsidRPr="003862D0">
        <w:rPr>
          <w:rFonts w:eastAsia="Malgun Gothic"/>
          <w:lang w:val="en-GB"/>
        </w:rPr>
        <w:fldChar w:fldCharType="end"/>
      </w:r>
      <w:r w:rsidRPr="003862D0">
        <w:rPr>
          <w:rFonts w:eastAsia="Malgun Gothic"/>
          <w:lang w:val="en-GB"/>
        </w:rPr>
        <w:t xml:space="preserve">. However, it has also </w:t>
      </w:r>
      <w:r w:rsidR="00CB751B" w:rsidRPr="003862D0">
        <w:rPr>
          <w:rFonts w:eastAsia="Malgun Gothic"/>
          <w:lang w:val="en-GB"/>
        </w:rPr>
        <w:t xml:space="preserve">been </w:t>
      </w:r>
      <w:r w:rsidRPr="003862D0">
        <w:rPr>
          <w:rFonts w:eastAsia="Malgun Gothic"/>
          <w:lang w:val="en-GB"/>
        </w:rPr>
        <w:t xml:space="preserve">suggested that historical model biases over the equatorial Pacific cold tongue in CMIP5 may lead to the greater precipitation mean change and amplification of extreme ENSO-associated rainfall in CMIP5 </w:t>
      </w:r>
      <w:r w:rsidRPr="003862D0">
        <w:rPr>
          <w:rFonts w:eastAsia="Malgun Gothic"/>
          <w:lang w:val="en-GB"/>
        </w:rPr>
        <w:fldChar w:fldCharType="begin" w:fldLock="1"/>
      </w:r>
      <w:r w:rsidR="00615634">
        <w:rPr>
          <w:rFonts w:eastAsia="Malgun Gothic"/>
          <w:lang w:val="en-GB"/>
        </w:rPr>
        <w:instrText>ADDIN CSL_CITATION { "citationItems" : [ { "id" : "ITEM-1", "itemData" : { "DOI" : "10.1175/JCLI-D-19-0969.1", "ISSN" : "0894-8755", "abstract" : "The majority of future projections in the Coupled Model Intercomparison Project (CMIP5) show more frequent exceedances of the 5 mm day \u22121 rainfall threshold in the eastern equatorial Pacific rainfall during El Ni\u00f1o, previously described in the literature as an increase in \u201cextreme El Ni\u00f1o events\u201d; however, these exceedance frequencies vary widely across models, and in some projections actually decrease. Here we combine single-model large ensemble simulations with phase 5 of the Coupled Model Intercomparison Project (CMIP5) to diagnose the mechanisms for these differences. The sensitivity of precipitation to local SST anomalies increases consistently across CMIP-class models, tending to amplify extreme El Ni\u00f1o occurrence; however, changes to the magnitude of ENSO-related SST variability can drastically influence the results, indicating that understanding changes to SST variability remains imperative. Future El Ni\u00f1o rainfall intensifies most in models with 1) larger historical cold SST biases in the central equatorial Pacific, which inhibit future increases in local convective cloud shading, enabling more local warming; and 2) smaller historical warm SST biases in the far eastern equatorial Pacific, which enhance future reductions in stratus cloud, enabling more local warming. These competing mechanisms complicate efforts to determine whether CMIP5 models under- or overestimate the future impacts of climate change on El Ni\u00f1o rainfall and its global impacts. However, the relation between future projections and historical biases suggests the possibility of using observable metrics as \u201cemergent constraints\u201d on future extreme El Ni\u00f1o, and a proof of concept using SSTA variance, precipitation sensitivity to SST, and regional SST trends is presented.", "author" : [ { "dropping-particle" : "", "family" : "Stevenson", "given" : "Samantha", "non-dropping-particle" : "", "parse-names" : false, "suffix" : "" }, { "dropping-particle" : "", "family" : "Wittenberg", "given" : "Andrew T.", "non-dropping-particle" : "", "parse-names" : false, "suffix" : "" }, { "dropping-particle" : "", "family" : "Fasullo", "given" : "John", "non-dropping-particle" : "", "parse-names" : false, "suffix" : "" }, { "dropping-particle" : "", "family" : "Coats", "given" : "Sloan", "non-dropping-particle" : "", "parse-names" : false, "suffix" : "" }, { "dropping-particle" : "", "family" : "Otto-Bliesner", "given" : "Bette", "non-dropping-particle" : "", "parse-names" : false, "suffix" : "" } ], "container-title" : "Journal of Climate", "id" : "ITEM-1", "issue" : "2", "issued" : { "date-parts" : [ [ "2021", "1", "29" ] ] }, "page" : "449-464", "title" : "Understanding Diverse Model Projections of Future Extreme El Ni\u00f1o", "translator" : [ { "dropping-particle" : "", "family" : "K4675", "given" : "", "non-dropping-particle" : "", "parse-names" : false, "suffix" : "" } ], "type" : "article-journal", "volume" : "34" }, "uris" : [ "http://www.mendeley.com/documents/?uuid=e9cad5d7-2df6-49de-b578-713089bad9d3" ] } ], "mendeley" : { "formattedCitation" : "(Stevenson et al., 2021)", "plainTextFormattedCitation" : "(Stevenson et al., 2021)", "previouslyFormattedCitation" : "(Stevenson et al., 2021)"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(Stevenson et al., 2021)</w:t>
      </w:r>
      <w:r w:rsidRPr="003862D0">
        <w:rPr>
          <w:rFonts w:eastAsia="Malgun Gothic"/>
          <w:lang w:val="en-GB"/>
        </w:rPr>
        <w:fldChar w:fldCharType="end"/>
      </w:r>
      <w:r w:rsidRPr="003862D0">
        <w:rPr>
          <w:rFonts w:eastAsia="Malgun Gothic"/>
          <w:lang w:val="en-GB"/>
        </w:rPr>
        <w:t>.</w:t>
      </w:r>
    </w:p>
    <w:p w14:paraId="4CB443EA" w14:textId="77777777" w:rsidR="004535E3" w:rsidRPr="003862D0" w:rsidRDefault="004535E3" w:rsidP="004535E3">
      <w:pPr>
        <w:pStyle w:val="AR6BodyText"/>
        <w:rPr>
          <w:rFonts w:eastAsia="Malgun Gothic"/>
          <w:lang w:val="en-GB"/>
        </w:rPr>
      </w:pPr>
    </w:p>
    <w:p w14:paraId="3A9E5268" w14:textId="18C7DAE5" w:rsidR="004535E3" w:rsidRPr="003862D0" w:rsidRDefault="004535E3" w:rsidP="004535E3">
      <w:pPr>
        <w:pStyle w:val="AR6BodyText"/>
        <w:rPr>
          <w:rFonts w:eastAsia="Malgun Gothic"/>
          <w:lang w:val="en-GB"/>
        </w:rPr>
      </w:pPr>
      <w:r w:rsidRPr="003862D0">
        <w:rPr>
          <w:rFonts w:eastAsia="Malgun Gothic"/>
          <w:lang w:val="en-GB"/>
        </w:rPr>
        <w:t xml:space="preserve">There </w:t>
      </w:r>
      <w:r w:rsidR="004D176A" w:rsidRPr="003862D0">
        <w:rPr>
          <w:rFonts w:eastAsia="Malgun Gothic"/>
          <w:lang w:val="en-GB"/>
        </w:rPr>
        <w:t xml:space="preserve">is </w:t>
      </w:r>
      <w:r w:rsidR="004D176A" w:rsidRPr="003862D0">
        <w:rPr>
          <w:rFonts w:eastAsia="Malgun Gothic"/>
          <w:i/>
          <w:iCs/>
          <w:lang w:val="en-GB"/>
        </w:rPr>
        <w:t>limited</w:t>
      </w:r>
      <w:del w:id="3510" w:author="Sara M Tuson" w:date="2021-07-15T20:27:00Z">
        <w:r w:rsidR="004D176A" w:rsidRPr="003862D0" w:rsidDel="00092429">
          <w:rPr>
            <w:rFonts w:eastAsia="Malgun Gothic"/>
            <w:i/>
            <w:iCs/>
            <w:lang w:val="en-GB"/>
          </w:rPr>
          <w:delText xml:space="preserve"> </w:delText>
        </w:r>
        <w:r w:rsidR="004D176A" w:rsidRPr="003862D0" w:rsidDel="00092429">
          <w:rPr>
            <w:rFonts w:eastAsia="Malgun Gothic"/>
            <w:lang w:val="en-GB"/>
          </w:rPr>
          <w:delText xml:space="preserve"> </w:delText>
        </w:r>
      </w:del>
      <w:ins w:id="3511" w:author="Sara M Tuson" w:date="2021-07-15T20:27:00Z">
        <w:r w:rsidR="00092429">
          <w:rPr>
            <w:rFonts w:eastAsia="Malgun Gothic"/>
            <w:i/>
            <w:iCs/>
            <w:lang w:val="en-GB"/>
          </w:rPr>
          <w:t xml:space="preserve"> </w:t>
        </w:r>
      </w:ins>
      <w:r w:rsidRPr="003862D0">
        <w:rPr>
          <w:rFonts w:eastAsia="Malgun Gothic"/>
          <w:lang w:val="en-GB"/>
        </w:rPr>
        <w:t xml:space="preserve">intermodel </w:t>
      </w:r>
      <w:r w:rsidRPr="00836C44">
        <w:rPr>
          <w:rFonts w:eastAsia="Malgun Gothic"/>
          <w:i/>
          <w:iCs/>
          <w:lang w:val="en-GB"/>
        </w:rPr>
        <w:t>agreement</w:t>
      </w:r>
      <w:r w:rsidRPr="003862D0">
        <w:rPr>
          <w:rFonts w:eastAsia="Malgun Gothic"/>
          <w:lang w:val="en-GB"/>
        </w:rPr>
        <w:t xml:space="preserve"> on future changes in ENSO teleconnections </w:t>
      </w:r>
      <w:r w:rsidR="0011494F" w:rsidRPr="003862D0">
        <w:rPr>
          <w:rFonts w:eastAsia="Malgun Gothic"/>
          <w:lang w:val="en-GB"/>
        </w:rPr>
        <w:t>largely</w:t>
      </w:r>
      <w:r w:rsidRPr="003862D0">
        <w:rPr>
          <w:rFonts w:eastAsia="Malgun Gothic"/>
          <w:lang w:val="en-GB"/>
        </w:rPr>
        <w:t xml:space="preserve"> depending on </w:t>
      </w:r>
      <w:r w:rsidR="0011494F" w:rsidRPr="003862D0">
        <w:rPr>
          <w:rFonts w:eastAsia="Malgun Gothic"/>
          <w:lang w:val="en-GB"/>
        </w:rPr>
        <w:t>changes</w:t>
      </w:r>
      <w:r w:rsidRPr="003862D0">
        <w:rPr>
          <w:rFonts w:eastAsia="Malgun Gothic"/>
          <w:lang w:val="en-GB"/>
        </w:rPr>
        <w:t xml:space="preserve"> in the mean state and changes in ENSO properties </w:t>
      </w:r>
      <w:r w:rsidRPr="003862D0">
        <w:rPr>
          <w:rFonts w:eastAsia="Malgun Gothic"/>
          <w:lang w:val="en-GB"/>
        </w:rPr>
        <w:fldChar w:fldCharType="begin" w:fldLock="1"/>
      </w:r>
      <w:r w:rsidR="00CD3B49">
        <w:rPr>
          <w:rFonts w:eastAsia="Malgun Gothic"/>
          <w:lang w:val="en-GB"/>
        </w:rPr>
        <w:instrText>ADDIN CSL_CITATION { "citationItems" : [ { "id" : "ITEM-1", "itemData" : { "DOI" : "10.1002/2017RG000568", "ISSN" : "87551209", "abstract" : "El Ni\u00f1o and Southern Oscillation (ENSO) is the most prominent year-to-year climate fluctuation on Earth, alternating between anomalously warm (El Ni\u00f1o) and cold (La Ni\u00f1a) sea surface temperature (SST) conditions in the tropical Pacific. ENSO exerts its impacts on remote regions of the globe through atmospheric teleconnections, affecting extreme weather events worldwide. However, these teleconnections are inherently nonlinear and sensitive to ENSO SST anomaly patterns and amplitudes. In addition, teleconnections are modulated by variability in the oceanic and atmopsheric mean state outside the tropics and by land and sea ice extent. The character of ENSO as well as the ocean mean state have changed since the 1990s, which might be due to either natural variability or anthropogenic forcing, or their combined influences. This has resulted in changes in ENSO atmospheric teleconnections in terms of precipitation and temperature in various parts of the globe. In addition, changes in ENSO teleconnection patterns have affected their predictability and the statistics of extreme events. However, the short observational record does not allow us to clearly distinguish which changes are robust and which are not. Climate models suggest that ENSO teleconnections will change because the mean atmospheric circulation will change due to anthropogenic forcing in the 21st century, which is independent of whether ENSO properties change or not. However, future ENSO teleconnection changes do not currently show strong intermodel agreement from region to region, highlighting the importance of identifying factors that affect uncertainty in future model projections.", "author" : [ { "dropping-particle" : "", "family" : "Yeh", "given" : "Sang-Wook", "non-dropping-particle" : "", "parse-names" : false, "suffix" : "" }, { "dropping-particle" : "", "family" : "Cai", "given" : "Wenju", "non-dropping-particle" : "", "parse-names" : false, "suffix" : "" }, { "dropping-particle" : "", "family" : "Min", "given" : "Seung-Ki", "non-dropping-particle" : "", "parse-names" : false, "suffix" : "" }, { "dropping-particle" : "", "family" : "McPhaden", "given" : "Michael J.", "non-dropping-particle" : "", "parse-names" : false, "suffix" : "" }, { "dropping-particle" : "", "family" : "Dommenget", "given" : "Dietmar", "non-dropping-particle" : "", "parse-names" : false, "suffix" : "" }, { "dropping-particle" : "", "family" : "Dewitte", "given" : "Boris", "non-dropping-particle" : "", "parse-names" : false, "suffix" : "" }, { "dropping-particle" : "", "family" : "Collins", "given" : "Matthew", "non-dropping-particle" : "", "parse-names" : false, "suffix" : "" }, { "dropping-particle" : "", "family" : "Ashok", "given" : "Karumuri", "non-dropping-particle" : "", "parse-names" : false, "suffix" : "" }, { "dropping-particle" : "", "family" : "An", "given" : "Soon-Il", "non-dropping-particle" : "", "parse-names" : false, "suffix" : "" }, { "dropping-particle" : "", "family" : "Yim", "given" : "Bo-Young", "non-dropping-particle" : "", "parse-names" : false, "suffix" : "" }, { "dropping-particle" : "", "family" : "Kug", "given" : "Jong-Seong", "non-dropping-particle" : "", "parse-names" : false, "suffix" : "" } ], "container-title" : "Reviews of Geophysics", "id" : "ITEM-1", "issue" : "1", "issued" : { "date-parts" : [ [ "2018", "3" ] ] }, "page" : "185-206", "title" : "ENSO Atmospheric Teleconnections and Their Response to Greenhouse Gas Forcing", "translator" : [ { "dropping-particle" : "", "family" : "K4919", "given" : "", "non-dropping-particle" : "", "parse-names" : false, "suffix" : "" } ], "type" : "article-journal", "volume" : "56" }, "uris" : [ "http://www.mendeley.com/documents/?uuid=66854eba-0b64-4539-8544-62071a080f89" ] } ], "mendeley" : { "formattedCitation" : "(Yeh et al., 2018)", "plainTextFormattedCitation" : "(Yeh et al., 2018)", "previouslyFormattedCitation" : "(Yeh et al., 2018)"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(Yeh et al., 2018)</w:t>
      </w:r>
      <w:r w:rsidRPr="003862D0">
        <w:rPr>
          <w:rFonts w:eastAsia="Malgun Gothic"/>
          <w:lang w:val="en-GB"/>
        </w:rPr>
        <w:fldChar w:fldCharType="end"/>
      </w:r>
      <w:r w:rsidRPr="003862D0">
        <w:rPr>
          <w:rFonts w:eastAsia="Malgun Gothic"/>
          <w:lang w:val="en-GB"/>
        </w:rPr>
        <w:t xml:space="preserve">. Many CMIP5 and CMIP6 models project that the </w:t>
      </w:r>
      <w:r w:rsidR="00A27ECB" w:rsidRPr="003862D0">
        <w:rPr>
          <w:rFonts w:eastAsia="Malgun Gothic"/>
          <w:lang w:val="en-GB"/>
        </w:rPr>
        <w:t>centres</w:t>
      </w:r>
      <w:r w:rsidRPr="003862D0">
        <w:rPr>
          <w:rFonts w:eastAsia="Malgun Gothic"/>
          <w:lang w:val="en-GB"/>
        </w:rPr>
        <w:t xml:space="preserve"> of the extratropical teleconnection over North Pacific and North America will shift eastward in association with an eastward shift in tropical convective anomalies </w:t>
      </w:r>
      <w:r w:rsidRPr="003862D0">
        <w:rPr>
          <w:rFonts w:eastAsia="Malgun Gothic"/>
          <w:lang w:val="en-GB"/>
        </w:rPr>
        <w:fldChar w:fldCharType="begin" w:fldLock="1"/>
      </w:r>
      <w:r w:rsidR="00CD3B49">
        <w:rPr>
          <w:rFonts w:eastAsia="Malgun Gothic"/>
          <w:lang w:val="en-GB"/>
        </w:rPr>
        <w:instrText>ADDIN CSL_CITATION { "citationItems" : [ { "id" : "ITEM-1", "itemData" : { "DOI" : "10.1029/2020GL090640", "ISSN" : "0094-8276", "author" : [ { "dropping-particle" : "", "family" : "Fredriksen", "given" : "Hege\u2010Beate", "non-dropping-particle" : "", "parse-names" : false, "suffix" : "" }, { "dropping-particle" : "", "family" : "Berner", "given" : "Judith", "non-dropping-particle" : "", "parse-names" : false, "suffix" : "" }, { "dropping-particle" : "", "family" : "Subramanian", "given" : "Aneesh C.", "non-dropping-particle" : "", "parse-names" : false, "suffix" : "" }, { "dropping-particle" : "", "family" : "Capotondi", "given" : "Antonietta", "non-dropping-particle" : "", "parse-names" : false, "suffix" : "" } ], "container-title" : "Geophysical Research Letters", "id" : "ITEM-1", "issue" : "22", "issued" : { "date-parts" : [ [ "2020", "11", "28" ] ] }, "page" : "e2020GL090640", "title" : "How Does El Ni\u00f1o\u2013Southern Oscillation Change Under Global Warming \u2013 A First Look at CMIP6", "translator" : [ { "dropping-particle" : "", "family" : "K2385", "given" : "", "non-dropping-particle" : "", "parse-names" : false, "suffix" : "" } ], "type" : "article-journal", "volume" : "47" }, "uris" : [ "http://www.mendeley.com/documents/?uuid=3a515f76-5c0a-41a3-ad8e-df82687235b8" ] }, { "id" : "ITEM-2", "itemData" : { "DOI" : "10.1002/2017RG000568", "ISSN" : "87551209", "abstract" : "El Ni\u00f1o and Southern Oscillation (ENSO) is the most prominent year-to-year climate fluctuation on Earth, alternating between anomalously warm (El Ni\u00f1o) and cold (La Ni\u00f1a) sea surface temperature (SST) conditions in the tropical Pacific. ENSO exerts its impacts on remote regions of the globe through atmospheric teleconnections, affecting extreme weather events worldwide. However, these teleconnections are inherently nonlinear and sensitive to ENSO SST anomaly patterns and amplitudes. In addition, teleconnections are modulated by variability in the oceanic and atmopsheric mean state outside the tropics and by land and sea ice extent. The character of ENSO as well as the ocean mean state have changed since the 1990s, which might be due to either natural variability or anthropogenic forcing, or their combined influences. This has resulted in changes in ENSO atmospheric teleconnections in terms of precipitation and temperature in various parts of the globe. In addition, changes in ENSO teleconnection patterns have affected their predictability and the statistics of extreme events. However, the short observational record does not allow us to clearly distinguish which changes are robust and which are not. Climate models suggest that ENSO teleconnections will change because the mean atmospheric circulation will change due to anthropogenic forcing in the 21st century, which is independent of whether ENSO properties change or not. However, future ENSO teleconnection changes do not currently show strong intermodel agreement from region to region, highlighting the importance of identifying factors that affect uncertainty in future model projections.", "author" : [ { "dropping-particle" : "", "family" : "Yeh", "given" : "Sang-Wook", "non-dropping-particle" : "", "parse-names" : false, "suffix" : "" }, { "dropping-particle" : "", "family" : "Cai", "given" : "Wenju", "non-dropping-particle" : "", "parse-names" : false, "suffix" : "" }, { "dropping-particle" : "", "family" : "Min", "given" : "Seung-Ki", "non-dropping-particle" : "", "parse-names" : false, "suffix" : "" }, { "dropping-particle" : "", "family" : "McPhaden", "given" : "Michael J.", "non-dropping-particle" : "", "parse-names" : false, "suffix" : "" }, { "dropping-particle" : "", "family" : "Dommenget", "given" : "Dietmar", "non-dropping-particle" : "", "parse-names" : false, "suffix" : "" }, { "dropping-particle" : "", "family" : "Dewitte", "given" : "Boris", "non-dropping-particle" : "", "parse-names" : false, "suffix" : "" }, { "dropping-particle" : "", "family" : "Collins", "given" : "Matthew", "non-dropping-particle" : "", "parse-names" : false, "suffix" : "" }, { "dropping-particle" : "", "family" : "Ashok", "given" : "Karumuri", "non-dropping-particle" : "", "parse-names" : false, "suffix" : "" }, { "dropping-particle" : "", "family" : "An", "given" : "Soon-Il", "non-dropping-particle" : "", "parse-names" : false, "suffix" : "" }, { "dropping-particle" : "", "family" : "Yim", "given" : "Bo-Young", "non-dropping-particle" : "", "parse-names" : false, "suffix" : "" }, { "dropping-particle" : "", "family" : "Kug", "given" : "Jong-Seong", "non-dropping-particle" : "", "parse-names" : false, "suffix" : "" } ], "container-title" : "Reviews of Geophysics", "id" : "ITEM-2", "issue" : "1", "issued" : { "date-parts" : [ [ "2018", "3" ] ] }, "page" : "185-206", "title" : "ENSO Atmospheric Teleconnections and Their Response to Greenhouse Gas Forcing", "translator" : [ { "dropping-particle" : "", "family" : "K4919", "given" : "", "non-dropping-particle" : "", "parse-names" : false, "suffix" : "" } ], "type" : "article-journal", "volume" : "56" }, "uris" : [ "http://www.mendeley.com/documents/?uuid=66854eba-0b64-4539-8544-62071a080f89" ] } ], "mendeley" : { "formattedCitation" : "(Yeh et al., 2018; Fredriksen et al., 2020)", "plainTextFormattedCitation" : "(Yeh et al., 2018; Fredriksen et al., 2020)", "previouslyFormattedCitation" : "(Yeh et al., 2018; Fredriksen et al., 2020)"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(Yeh et al., 2018; Fredriksen et al., 2020)</w:t>
      </w:r>
      <w:r w:rsidRPr="003862D0">
        <w:rPr>
          <w:rFonts w:eastAsia="Malgun Gothic"/>
          <w:lang w:val="en-GB"/>
        </w:rPr>
        <w:fldChar w:fldCharType="end"/>
      </w:r>
      <w:r w:rsidRPr="003862D0">
        <w:rPr>
          <w:rFonts w:eastAsia="Malgun Gothic"/>
          <w:lang w:val="en-GB"/>
        </w:rPr>
        <w:t xml:space="preserve">. There is an indication that tropical cyclones will become more frequent during future El Niño events (and less frequent during future La Niña events) by the end of the 21st century </w:t>
      </w:r>
      <w:r w:rsidRPr="003862D0">
        <w:rPr>
          <w:rFonts w:eastAsia="Malgun Gothic"/>
          <w:lang w:val="en-GB"/>
        </w:rPr>
        <w:fldChar w:fldCharType="begin" w:fldLock="1"/>
      </w:r>
      <w:r w:rsidR="00615634">
        <w:rPr>
          <w:rFonts w:eastAsia="Malgun Gothic"/>
          <w:lang w:val="en-GB"/>
        </w:rPr>
        <w:instrText>ADDIN CSL_CITATION { "citationItems" : [ { "id" : "ITEM-1", "itemData" : { "DOI" : "10.1038/nclimate3181", "ISBN" : "1758-678X", "ISSN" : "17586798", "abstract" : "The El Ni\u00f1o/Southern Oscillation (ENSO) drives substantial variability in tropical cyclone (TC) activity around the world1\u20133. However, it remains uncertain how the projected future changes in ENSO under greenhouse warming4\u20138 will a\u001bect TC activity, apart from an expectation that the overall frequency of TCs is likely to decrease for most ocean basins9\u201311. Here we show robust changes in ENSO-driven variability in TC occurrence by the late twenty-first century. In particular, we show that TCs become more frequent (\u001820\u201340%) during future-climate El Ni\u00f1o events compared with present-climate El Ni\u00f1o events\u2014and less frequent during future-climate La Ni\u00f1a events\u2014around a group of small island nations (for example, Fiji, Vanuatu, Marshall Islands and Hawaii) in the Pacific. We examine TCs across 20 models from the Coupled Model Intercomparison Project phase 5 database12, forced under historical and greenhouse warming conditions. The 12 most realistic models identified show a strong consensus on El Ni\u00f1o-driven changes in future-climate large-scale environmental conditions that modulate development of TCs over the o\u001b-equatorial western Pacific and the central North Pacific regions. These results have important implications for climate change and adaptation pathways for the vulnerable Pacific island nations.", "author" : [ { "dropping-particle" : "", "family" : "Chand", "given" : "Savin S.", "non-dropping-particle" : "", "parse-names" : false, "suffix" : "" }, { "dropping-particle" : "", "family" : "Tory", "given" : "Kevin J.", "non-dropping-particle" : "", "parse-names" : false, "suffix" : "" }, { "dropping-particle" : "", "family" : "Ye", "given" : "Hua", "non-dropping-particle" : "", "parse-names" : false, "suffix" : "" }, { "dropping-particle" : "", "family" : "Walsh", "given" : "Kevin J.E.", "non-dropping-particle" : "", "parse-names" : false, "suffix" : "" } ], "container-title" : "Nature Climate Change", "id" : "ITEM-1", "issued" : { "date-parts" : [ [ "2017" ] ] }, "page" : "123-127", "title" : "Projected increase in El Ni\u00f1o-driven tropical cyclone frequency in the Pacific", "translator" : [ { "dropping-particle" : "", "family" : "K2881", "given" : "", "non-dropping-particle" : "", "parse-names" : false, "suffix" : "" } ], "type" : "article-journal", "volume" : "7" }, "uris" : [ "http://www.mendeley.com/documents/?uuid=c48d4852-3fd4-4c15-8d03-13f72bbbbb48" ] } ], "mendeley" : { "formattedCitation" : "(Chand et al., 2017)", "plainTextFormattedCitation" : "(Chand et al., 2017)", "previouslyFormattedCitation" : "(Chand et al., 2017)" }, "properties" : { "noteIndex" : 0 }, "schema" : "https://github.com/citation-style-language/schema/raw/master/csl-citation.json" }</w:instrText>
      </w:r>
      <w:r w:rsidRPr="003862D0">
        <w:rPr>
          <w:rFonts w:eastAsia="Malgun Gothic"/>
          <w:lang w:val="en-GB"/>
        </w:rPr>
        <w:fldChar w:fldCharType="separate"/>
      </w:r>
      <w:r w:rsidR="00016735">
        <w:rPr>
          <w:rFonts w:eastAsia="Malgun Gothic"/>
          <w:noProof/>
          <w:lang w:val="en-GB"/>
        </w:rPr>
        <w:t>(Chand et al., 2017)</w:t>
      </w:r>
      <w:r w:rsidRPr="003862D0">
        <w:rPr>
          <w:rFonts w:eastAsia="Malgun Gothic"/>
          <w:lang w:val="en-GB"/>
        </w:rPr>
        <w:fldChar w:fldCharType="end"/>
      </w:r>
      <w:r w:rsidRPr="003862D0">
        <w:rPr>
          <w:rFonts w:eastAsia="Malgun Gothic"/>
          <w:lang w:val="en-GB"/>
        </w:rPr>
        <w:t>, thus contributing to the projected increase in ENSO-associated hydro</w:t>
      </w:r>
      <w:ins w:id="3512" w:author="Sara M Tuson" w:date="2021-07-20T08:36:00Z">
        <w:r w:rsidR="007D78EF">
          <w:rPr>
            <w:rFonts w:eastAsia="Malgun Gothic"/>
            <w:lang w:val="en-GB"/>
          </w:rPr>
          <w:t>-</w:t>
        </w:r>
      </w:ins>
      <w:r w:rsidRPr="003862D0">
        <w:rPr>
          <w:rFonts w:eastAsia="Malgun Gothic"/>
          <w:lang w:val="en-GB"/>
        </w:rPr>
        <w:t>climate impacts.</w:t>
      </w:r>
    </w:p>
    <w:p w14:paraId="66CC36EC" w14:textId="77777777" w:rsidR="004535E3" w:rsidRPr="003862D0" w:rsidRDefault="004535E3" w:rsidP="004535E3">
      <w:pPr>
        <w:pStyle w:val="AR6BodyText"/>
        <w:rPr>
          <w:rFonts w:eastAsia="Malgun Gothic"/>
          <w:lang w:val="en-GB" w:eastAsia="ko-KR"/>
        </w:rPr>
      </w:pPr>
    </w:p>
    <w:p w14:paraId="4363DF17" w14:textId="710F1863" w:rsidR="004535E3" w:rsidRPr="003862D0" w:rsidRDefault="00CB751B" w:rsidP="004535E3">
      <w:pPr>
        <w:pStyle w:val="AR6BodyText"/>
        <w:rPr>
          <w:rFonts w:eastAsia="Malgun Gothic"/>
          <w:lang w:val="en-GB" w:eastAsia="ko-KR"/>
        </w:rPr>
      </w:pPr>
      <w:r w:rsidRPr="003862D0">
        <w:rPr>
          <w:rFonts w:eastAsia="Malgun Gothic"/>
          <w:lang w:val="en-GB"/>
        </w:rPr>
        <w:t>While CMIP6 models show</w:t>
      </w:r>
      <w:r w:rsidR="004535E3" w:rsidRPr="003862D0">
        <w:rPr>
          <w:rFonts w:eastAsia="Malgun Gothic"/>
          <w:lang w:val="en-GB"/>
        </w:rPr>
        <w:t xml:space="preserve"> no robust change in ENSO SST amplitude in the mid- and long-term period across all four SSPs, </w:t>
      </w:r>
      <w:r w:rsidR="004D176A" w:rsidRPr="003862D0">
        <w:rPr>
          <w:rFonts w:eastAsia="Malgun Gothic"/>
          <w:lang w:val="en-GB"/>
        </w:rPr>
        <w:t xml:space="preserve">a </w:t>
      </w:r>
      <w:r w:rsidR="004535E3" w:rsidRPr="003862D0">
        <w:rPr>
          <w:rFonts w:eastAsia="Malgun Gothic"/>
          <w:lang w:val="en-GB"/>
        </w:rPr>
        <w:t>robust increase in ENSO rainfall amplitude is found particularly in SSP2-4.5, SSP3-7.0, and SSP5-8.5</w:t>
      </w:r>
      <w:r w:rsidR="00EE491E" w:rsidRPr="003862D0">
        <w:rPr>
          <w:rFonts w:eastAsia="Malgun Gothic"/>
          <w:lang w:val="en-GB"/>
        </w:rPr>
        <w:t xml:space="preserve"> (</w:t>
      </w:r>
      <w:r w:rsidR="00FA6D4F" w:rsidRPr="003862D0">
        <w:rPr>
          <w:rFonts w:eastAsia="Malgun Gothic"/>
          <w:lang w:val="en-GB"/>
        </w:rPr>
        <w:t>Figure 4.10</w:t>
      </w:r>
      <w:r w:rsidR="00EE491E" w:rsidRPr="003862D0">
        <w:rPr>
          <w:rFonts w:eastAsia="Malgun Gothic"/>
          <w:lang w:val="en-GB"/>
        </w:rPr>
        <w:t xml:space="preserve">). </w:t>
      </w:r>
      <w:r w:rsidR="004535E3" w:rsidRPr="003862D0">
        <w:rPr>
          <w:rFonts w:eastAsia="Malgun Gothic"/>
          <w:lang w:val="en-GB"/>
        </w:rPr>
        <w:t>The changes in ENSO rainfall amplitude in the long-term future (2081–2100) relative to the recent past (1995–2014) are statistically significant at the 95% confidence</w:t>
      </w:r>
      <w:r w:rsidR="002B17AC">
        <w:rPr>
          <w:rFonts w:eastAsia="Malgun Gothic"/>
          <w:lang w:val="en-GB"/>
        </w:rPr>
        <w:t>.</w:t>
      </w:r>
    </w:p>
    <w:p w14:paraId="697249A6" w14:textId="77777777" w:rsidR="004535E3" w:rsidRPr="003862D0" w:rsidRDefault="004535E3" w:rsidP="004535E3">
      <w:pPr>
        <w:pStyle w:val="AR6BodyText"/>
        <w:rPr>
          <w:rFonts w:eastAsia="Malgun Gothic"/>
          <w:lang w:val="en-GB" w:eastAsia="ko-KR"/>
        </w:rPr>
      </w:pPr>
    </w:p>
    <w:p w14:paraId="60804C68" w14:textId="28BC7858" w:rsidR="004535E3" w:rsidRPr="003862D0" w:rsidRDefault="004535E3" w:rsidP="004535E3">
      <w:pPr>
        <w:pStyle w:val="AR6BodyText"/>
        <w:rPr>
          <w:rFonts w:eastAsia="Malgun Gothic"/>
          <w:lang w:val="en-GB" w:eastAsia="ko-KR"/>
        </w:rPr>
      </w:pPr>
      <w:r w:rsidRPr="003862D0">
        <w:rPr>
          <w:rFonts w:eastAsia="Malgun Gothic"/>
          <w:lang w:val="en-GB" w:eastAsia="ko-KR"/>
        </w:rPr>
        <w:t xml:space="preserve">To </w:t>
      </w:r>
      <w:r w:rsidR="004D176A" w:rsidRPr="003862D0">
        <w:rPr>
          <w:rFonts w:eastAsia="Malgun Gothic"/>
          <w:lang w:val="en-GB" w:eastAsia="ko-KR"/>
        </w:rPr>
        <w:t>conclude</w:t>
      </w:r>
      <w:r w:rsidRPr="003862D0">
        <w:rPr>
          <w:rFonts w:eastAsia="Malgun Gothic"/>
          <w:lang w:val="en-GB" w:eastAsia="ko-KR"/>
        </w:rPr>
        <w:t>, the forced change in ENSO SST variability is highly uncertain in CMIP5 and CMIP6 models (</w:t>
      </w:r>
      <w:r w:rsidRPr="003862D0">
        <w:rPr>
          <w:rFonts w:eastAsia="Malgun Gothic"/>
          <w:i/>
          <w:lang w:val="en-GB" w:eastAsia="ko-KR"/>
        </w:rPr>
        <w:t>medium confidence</w:t>
      </w:r>
      <w:r w:rsidRPr="003862D0">
        <w:rPr>
          <w:rFonts w:eastAsia="Malgun Gothic"/>
          <w:lang w:val="en-GB" w:eastAsia="ko-KR"/>
        </w:rPr>
        <w:t xml:space="preserve">). However, it is </w:t>
      </w:r>
      <w:r w:rsidRPr="003862D0">
        <w:rPr>
          <w:rFonts w:eastAsia="Malgun Gothic"/>
          <w:i/>
          <w:lang w:val="en-GB" w:eastAsia="ko-KR"/>
        </w:rPr>
        <w:t>very likely</w:t>
      </w:r>
      <w:r w:rsidRPr="003862D0">
        <w:rPr>
          <w:rFonts w:eastAsia="Malgun Gothic"/>
          <w:lang w:val="en-GB" w:eastAsia="ko-KR"/>
        </w:rPr>
        <w:t xml:space="preserve"> that ENSO-related rainfall variability will increase significantly regardless of ENSO amplitude changes in </w:t>
      </w:r>
      <w:r w:rsidR="00BB3E2F" w:rsidRPr="003862D0">
        <w:rPr>
          <w:rFonts w:eastAsia="Malgun Gothic"/>
          <w:lang w:val="en-GB" w:eastAsia="ko-KR"/>
        </w:rPr>
        <w:t xml:space="preserve">the </w:t>
      </w:r>
      <w:r w:rsidRPr="003862D0">
        <w:rPr>
          <w:rFonts w:eastAsia="Malgun Gothic"/>
          <w:lang w:val="en-GB" w:eastAsia="ko-KR"/>
        </w:rPr>
        <w:t xml:space="preserve">mid- and long-term future. It is </w:t>
      </w:r>
      <w:r w:rsidRPr="003862D0">
        <w:rPr>
          <w:rFonts w:eastAsia="Malgun Gothic"/>
          <w:i/>
          <w:iCs/>
          <w:lang w:val="en-GB" w:eastAsia="ko-KR"/>
        </w:rPr>
        <w:t>likely</w:t>
      </w:r>
      <w:r w:rsidRPr="003862D0">
        <w:rPr>
          <w:rFonts w:eastAsia="Malgun Gothic"/>
          <w:lang w:val="en-GB" w:eastAsia="ko-KR"/>
        </w:rPr>
        <w:t xml:space="preserve"> that the pattern of ENSO teleconnection over </w:t>
      </w:r>
      <w:r w:rsidR="00BB3E2F" w:rsidRPr="003862D0">
        <w:rPr>
          <w:rFonts w:eastAsia="Malgun Gothic"/>
          <w:lang w:val="en-GB" w:eastAsia="ko-KR"/>
        </w:rPr>
        <w:t xml:space="preserve">the </w:t>
      </w:r>
      <w:r w:rsidRPr="003862D0">
        <w:rPr>
          <w:rFonts w:eastAsia="Malgun Gothic"/>
          <w:lang w:val="en-GB" w:eastAsia="ko-KR"/>
        </w:rPr>
        <w:t>North Pacific and North America will shift eastward.</w:t>
      </w:r>
    </w:p>
    <w:p w14:paraId="35000939" w14:textId="77777777" w:rsidR="004535E3" w:rsidRPr="003862D0" w:rsidRDefault="004535E3" w:rsidP="004535E3">
      <w:pPr>
        <w:pStyle w:val="AR6BodyText"/>
        <w:rPr>
          <w:rFonts w:eastAsia="Malgun Gothic"/>
          <w:lang w:val="en-GB" w:eastAsia="ko-KR"/>
        </w:rPr>
      </w:pPr>
    </w:p>
    <w:p w14:paraId="16163B00" w14:textId="77777777" w:rsidR="000C3195" w:rsidRPr="003862D0" w:rsidRDefault="000C3195" w:rsidP="004535E3">
      <w:pPr>
        <w:pStyle w:val="AR6BodyText"/>
        <w:rPr>
          <w:rFonts w:eastAsia="Malgun Gothic"/>
          <w:lang w:val="en-GB" w:eastAsia="ko-KR"/>
        </w:rPr>
      </w:pPr>
    </w:p>
    <w:p w14:paraId="4DACDBDB" w14:textId="7FDB7F2D" w:rsidR="004535E3" w:rsidRPr="003862D0" w:rsidRDefault="004535E3" w:rsidP="004535E3">
      <w:pPr>
        <w:pStyle w:val="AR6Chap4Level34111"/>
        <w:rPr>
          <w:lang w:val="en-GB"/>
        </w:rPr>
      </w:pPr>
      <w:bookmarkStart w:id="3513" w:name="_Toc66467289"/>
      <w:bookmarkStart w:id="3514" w:name="_Toc66574544"/>
      <w:bookmarkStart w:id="3515" w:name="_Toc66574715"/>
      <w:bookmarkStart w:id="3516" w:name="_Toc66646062"/>
      <w:bookmarkStart w:id="3517" w:name="_Toc69752532"/>
      <w:bookmarkStart w:id="3518" w:name="_Toc5778506"/>
      <w:bookmarkStart w:id="3519" w:name="_Toc33523311"/>
      <w:bookmarkStart w:id="3520" w:name="_Toc57156885"/>
      <w:bookmarkStart w:id="3521" w:name="_Toc66467005"/>
      <w:r w:rsidRPr="003862D0">
        <w:rPr>
          <w:lang w:val="en-GB"/>
        </w:rPr>
        <w:t>Indian Ocean Basin and Dipole Modes</w:t>
      </w:r>
      <w:bookmarkEnd w:id="3513"/>
      <w:bookmarkEnd w:id="3514"/>
      <w:bookmarkEnd w:id="3515"/>
      <w:bookmarkEnd w:id="3516"/>
      <w:bookmarkEnd w:id="3517"/>
      <w:r w:rsidRPr="003862D0">
        <w:rPr>
          <w:lang w:val="en-GB"/>
        </w:rPr>
        <w:t xml:space="preserve"> </w:t>
      </w:r>
      <w:bookmarkEnd w:id="3518"/>
      <w:bookmarkEnd w:id="3519"/>
      <w:bookmarkEnd w:id="3520"/>
      <w:bookmarkEnd w:id="3521"/>
    </w:p>
    <w:p w14:paraId="7B7B342D" w14:textId="77777777" w:rsidR="004535E3" w:rsidRPr="003862D0" w:rsidRDefault="004535E3" w:rsidP="004535E3">
      <w:pPr>
        <w:pStyle w:val="AR6BodyText"/>
        <w:rPr>
          <w:lang w:val="en-GB"/>
        </w:rPr>
      </w:pPr>
    </w:p>
    <w:p w14:paraId="408D9776" w14:textId="3E633141" w:rsidR="004535E3" w:rsidRPr="003862D0" w:rsidRDefault="004535E3" w:rsidP="004535E3">
      <w:pPr>
        <w:pStyle w:val="AR6BodyText"/>
        <w:rPr>
          <w:lang w:val="en-GB"/>
        </w:rPr>
      </w:pPr>
      <w:r w:rsidRPr="003862D0">
        <w:rPr>
          <w:lang w:val="en-GB"/>
        </w:rPr>
        <w:t xml:space="preserve">In the mid- to long-term, projected climate mean state changes in the tropical Indian Ocean </w:t>
      </w:r>
      <w:r w:rsidR="004D176A" w:rsidRPr="003862D0">
        <w:rPr>
          <w:lang w:val="en-GB"/>
        </w:rPr>
        <w:t xml:space="preserve">are </w:t>
      </w:r>
      <w:r w:rsidR="00BB3E2F" w:rsidRPr="003862D0">
        <w:rPr>
          <w:lang w:val="en-GB"/>
        </w:rPr>
        <w:t xml:space="preserve">expected to </w:t>
      </w:r>
      <w:r w:rsidRPr="003862D0">
        <w:rPr>
          <w:lang w:val="en-GB"/>
        </w:rPr>
        <w:t xml:space="preserve">resemble a positive IOD state, with faster warming in the west compared to the east </w:t>
      </w:r>
      <w:commentRangeStart w:id="3522"/>
      <w:r w:rsidRPr="003862D0">
        <w:rPr>
          <w:lang w:val="en-GB"/>
        </w:rPr>
        <w:fldChar w:fldCharType="begin" w:fldLock="1"/>
      </w:r>
      <w:ins w:id="3523" w:author="Robin Matthews" w:date="2021-06-16T17:45:00Z">
        <w:r w:rsidR="00326855">
          <w:rPr>
            <w:lang w:val="en-GB"/>
          </w:rPr>
          <w:instrText>ADDIN CSL_CITATION { "citationItems" : [ { "id" : "ITEM-1", "itemData" : { "DOI" : "10.1175/JCLI-D-12-00638.1", "ISSN" : "0894-8755", "abstract" : "AbstractThe response of the Indian Ocean dipole (IOD) mode to global warming is investigated based on simulations from phase 5 of the Coupled Model Intercomparison Project (CMIP5). In response to increased greenhouse gases, an IOD-like warming pattern appears in the equatorial Indian Ocean, with reduced (enhanced) warming in the east (west), an easterly wind trend, and thermocline shoaling in the east. Despite a shoaling thermocline and strengthened thermocline feedback in the eastern equatorial Indian Ocean, the interannual variance of the IOD mode remains largely unchanged in sea surface temperature (SST) as atmospheric feedback and zonal wind variance weaken under global warming. The negative skewness in eastern Indian Ocean SST is reduced as a result of the shoaling thermocline. The change in interannual IOD variance exhibits some variability among models, and this intermodel variability is correlated with the change in thermocline feedback. The results herein illustrate that mean state changes modulate interannual modes, and suggest that recent changes in the IOD mode are likely due to natural variations.", "author" : [ { "dropping-particle" : "", "family" : "Zheng", "given" : "Xiao-Tong", "non-dropping-particle" : "", "parse-names" : false, "suffix" : "" }, { "dropping-particle" : "", "family" : "Xie", "given" : "Shang-Ping", "non-dropping-particle" : "", "parse-names" : false, "suffix" : "" }, { "dropping-particle" : "", "family" : "Du", "given" : "Yan", "non-dropping-particle" : "", "parse-names" : false, "suffix" : "" }, { "dropping-particle" : "", "family" : "Liu", "given" : "Lin", "non-dropping-particle" : "", "parse-names" : false, "suffix" : "" }, { "dropping-particle" : "", "family" : "Huang", "given" : "Gang", "non-dropping-particle" : "", "parse-names" : false, "suffix" : "" }, { "dropping-particle" : "", "family" : "Liu", "given" : "Qinyu", "non-dropping-particle" : "", "parse-names" : false, "suffix" : "" } ], "container-title" : "Journal of Climate", "id" : "ITEM-1", "issue" : "16", "issued" : { "date-parts" : [ [ "2013", "8" ] ] }, "page" : "6067-6080", "title" : "Indian Ocean Dipole Response to Global Warming in the CMIP5 Multimodel Ensemble", "translator" : [ { "dropping-particle" : "", "family" : "K3557", "given" : "", "non-dropping-particle" : "", "parse-names" : false, "suffix" : "" } ], "type" : "article-journal", "volume" : "26" }, "uris" : [ "http://www.mendeley.com/documents/?uuid=021a4ed2-8afb-4b45-815a-26bae1c58871" ] }, { "id" : "ITEM-2",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"ITEM-2",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Zheng et al., 2013b)", "manualFormatting" : "(Cai et al., 2013; X.-T. Zheng et al., 2013)", "plainTextFormattedCitation" : "(Cai et al., 2013; Zheng et al., 2013b)", "previouslyFormattedCitation" : "(Cai et al., 2013; Zheng et al., 2013b)" }, "properties" : { "noteIndex" : 0 }, "schema" : "https://github.com/citation-style-language/schema/raw/master/csl-citation.json" }</w:instrText>
        </w:r>
      </w:ins>
      <w:del w:id="3524" w:author="Robin Matthews" w:date="2021-06-16T17:45:00Z">
        <w:r w:rsidR="00615634" w:rsidDel="00326855">
          <w:rPr>
            <w:lang w:val="en-GB"/>
          </w:rPr>
          <w:delInstrText>ADDIN CSL_CITATION { "citationItems" : [ { "id" : "ITEM-1", "itemData" : { "DOI" : "10.1175/JCLI-D-12-00638.1", "ISSN" : "0894-8755", "abstract" : "AbstractThe response of the Indian Ocean dipole (IOD) mode to global warming is investigated based on simulations from phase 5 of the Coupled Model Intercomparison Project (CMIP5). In response to increased greenhouse gases, an IOD-like warming pattern appears in the equatorial Indian Ocean, with reduced (enhanced) warming in the east (west), an easterly wind trend, and thermocline shoaling in the east. Despite a shoaling thermocline and strengthened thermocline feedback in the eastern equatorial Indian Ocean, the interannual variance of the IOD mode remains largely unchanged in sea surface temperature (SST) as atmospheric feedback and zonal wind variance weaken under global warming. The negative skewness in eastern Indian Ocean SST is reduced as a result of the shoaling thermocline. The change in interannual IOD variance exhibits some variability among models, and this intermodel variability is correlated with the change in thermocline feedback. The results herein illustrate that mean state changes modulate interannual modes, and suggest that recent changes in the IOD mode are likely due to natural variations.", "author" : [ { "dropping-particle" : "", "family" : "Zheng", "given" : "Xiao-Tong", "non-dropping-particle" : "", "parse-names" : false, "suffix" : "" }, { "dropping-particle" : "", "family" : "Xie", "given" : "Shang-Ping", "non-dropping-particle" : "", "parse-names" : false, "suffix" : "" }, { "dropping-particle" : "", "family" : "Du", "given" : "Yan", "non-dropping-particle" : "", "parse-names" : false, "suffix" : "" }, { "dropping-particle" : "", "family" : "Liu", "given" : "Lin", "non-dropping-particle" : "", "parse-names" : false, "suffix" : "" }, { "dropping-particle" : "", "family" : "Huang", "given" : "Gang", "non-dropping-particle" : "", "parse-names" : false, "suffix" : "" }, { "dropping-particle" : "", "family" : "Liu", "given" : "Qinyu", "non-dropping-particle" : "", "parse-names" : false, "suffix" : "" } ], "container-title" : "Journal of Climate", "id" : "ITEM-1", "issue" : "16", "issued" : { "date-parts" : [ [ "2013", "8" ] ] }, "page" : "6067-6080", "title" : "Indian Ocean Dipole Response to Global Warming in the CMIP5 Multimodel Ensemble", "translator" : [ { "dropping-particle" : "", "family" : "K3557", "given" : "", "non-dropping-particle" : "", "parse-names" : false, "suffix" : "" } ], "type" : "article-journal", "volume" : "26" }, "uris" : [ "http://www.mendeley.com/documents/?uuid=021a4ed2-8afb-4b45-815a-26bae1c58871" ] }, { "id" : "ITEM-2",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"ITEM-2",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Zheng et al., 2013b)", "plainTextFormattedCitation" : "(Cai et al., 2013; Zheng et al., 2013b)", "previouslyFormattedCitation" : "(Cai et al., 2013; Zheng et al., 2013b)" }, "properties" : { "noteIndex" : 0 }, "schema" : "https://github.com/citation-style-language/schema/raw/master/csl-citation.json" }</w:delInstrText>
        </w:r>
      </w:del>
      <w:r w:rsidRPr="003862D0">
        <w:rPr>
          <w:lang w:val="en-GB"/>
        </w:rPr>
        <w:fldChar w:fldCharType="separate"/>
      </w:r>
      <w:r w:rsidR="00016735">
        <w:rPr>
          <w:noProof/>
          <w:lang w:val="en-GB"/>
        </w:rPr>
        <w:t>(</w:t>
      </w:r>
      <w:ins w:id="3525" w:author="Robin Matthews" w:date="2021-06-16T17:44:00Z">
        <w:r w:rsidR="00326855" w:rsidRPr="003741E9">
          <w:rPr>
            <w:noProof/>
            <w:lang w:val="en-US"/>
            <w:rPrChange w:id="3526" w:author="Clotilde Pean" w:date="2021-06-22T10:16:00Z">
              <w:rPr/>
            </w:rPrChange>
          </w:rPr>
          <w:t>Cai et al., 2013; X.-T. Zheng et al., 2013</w:t>
        </w:r>
      </w:ins>
      <w:del w:id="3527" w:author="Robin Matthews" w:date="2021-06-16T17:44:00Z">
        <w:r w:rsidR="00016735" w:rsidDel="00326855">
          <w:rPr>
            <w:noProof/>
            <w:lang w:val="en-GB"/>
          </w:rPr>
          <w:delText>Cai et al., 2013; Zheng et al., 2013b</w:delText>
        </w:r>
      </w:del>
      <w:r w:rsidR="00016735">
        <w:rPr>
          <w:noProof/>
          <w:lang w:val="en-GB"/>
        </w:rPr>
        <w:t>)</w:t>
      </w:r>
      <w:r w:rsidRPr="003862D0">
        <w:rPr>
          <w:lang w:val="en-GB"/>
        </w:rPr>
        <w:fldChar w:fldCharType="end"/>
      </w:r>
      <w:commentRangeEnd w:id="3522"/>
      <w:r w:rsidR="00016735">
        <w:rPr>
          <w:rStyle w:val="CommentReference"/>
        </w:rPr>
        <w:commentReference w:id="3522"/>
      </w:r>
      <w:r w:rsidRPr="003862D0">
        <w:rPr>
          <w:lang w:val="en-GB"/>
        </w:rPr>
        <w:t xml:space="preserve">. However, it was argued that this projected mean state change could be due to the large mean state biases in the simulated current climate and potentially not a realistic </w:t>
      </w:r>
      <w:r w:rsidR="004D176A" w:rsidRPr="003862D0">
        <w:rPr>
          <w:lang w:val="en-GB"/>
        </w:rPr>
        <w:t xml:space="preserve">outcome </w:t>
      </w:r>
      <w:commentRangeStart w:id="3528"/>
      <w:r w:rsidRPr="003862D0">
        <w:rPr>
          <w:lang w:val="en-GB"/>
        </w:rPr>
        <w:fldChar w:fldCharType="begin" w:fldLock="1"/>
      </w:r>
      <w:ins w:id="3529" w:author="Robin Matthews" w:date="2021-06-16T17:45:00Z">
        <w:r w:rsidR="00326855">
          <w:rPr>
            <w:lang w:val="en-GB"/>
          </w:rPr>
          <w: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"manualFormatting" : "(G. Li et al., 2016)", "plainTextFormattedCitation" : "(Li et al., 2016a)", "previouslyFormattedCitation" : "(Li et al., 2016a)" }, "properties" : { "noteIndex" : 0 }, "schema" : "https://github.com/citation-style-language/schema/raw/master/csl-citation.json" }</w:instrText>
        </w:r>
      </w:ins>
      <w:del w:id="3530" w:author="Robin Matthews" w:date="2021-06-16T17:45:00Z">
        <w:r w:rsidR="00615634" w:rsidDel="00326855">
          <w:rPr>
            <w:lang w:val="en-GB"/>
          </w:rPr>
          <w:del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"plainTextFormattedCitation" : "(Li et al., 2016a)", "previouslyFormattedCitation" : "(Li et al., 2016a)" }, "properties" : { "noteIndex" : 0 }, "schema" : "https://github.com/citation-style-language/schema/raw/master/csl-citation.json" }</w:delInstrText>
        </w:r>
      </w:del>
      <w:r w:rsidRPr="003862D0">
        <w:rPr>
          <w:lang w:val="en-GB"/>
        </w:rPr>
        <w:fldChar w:fldCharType="separate"/>
      </w:r>
      <w:r w:rsidR="00016735">
        <w:rPr>
          <w:noProof/>
          <w:lang w:val="en-GB"/>
        </w:rPr>
        <w:t>(</w:t>
      </w:r>
      <w:ins w:id="3531" w:author="Robin Matthews" w:date="2021-06-16T17:45:00Z">
        <w:r w:rsidR="00326855">
          <w:rPr>
            <w:noProof/>
            <w:lang w:val="en-GB"/>
          </w:rPr>
          <w:t xml:space="preserve">G. </w:t>
        </w:r>
      </w:ins>
      <w:r w:rsidR="00016735">
        <w:rPr>
          <w:noProof/>
          <w:lang w:val="en-GB"/>
        </w:rPr>
        <w:t>Li et al., 2016</w:t>
      </w:r>
      <w:del w:id="3532" w:author="Robin Matthews" w:date="2021-06-16T17:45:00Z">
        <w:r w:rsidR="00016735" w:rsidDel="00326855">
          <w:rPr>
            <w:noProof/>
            <w:lang w:val="en-GB"/>
          </w:rPr>
          <w:delText>a</w:delText>
        </w:r>
      </w:del>
      <w:r w:rsidR="00016735">
        <w:rPr>
          <w:noProof/>
          <w:lang w:val="en-GB"/>
        </w:rPr>
        <w:t>)</w:t>
      </w:r>
      <w:r w:rsidRPr="003862D0">
        <w:rPr>
          <w:lang w:val="en-GB"/>
        </w:rPr>
        <w:fldChar w:fldCharType="end"/>
      </w:r>
      <w:commentRangeEnd w:id="3528"/>
      <w:r w:rsidR="00016735">
        <w:rPr>
          <w:rStyle w:val="CommentReference"/>
        </w:rPr>
        <w:commentReference w:id="3528"/>
      </w:r>
      <w:r w:rsidRPr="003862D0">
        <w:rPr>
          <w:lang w:val="en-GB"/>
        </w:rPr>
        <w:t xml:space="preserve">. </w:t>
      </w:r>
      <w:r w:rsidR="004D176A" w:rsidRPr="003862D0">
        <w:rPr>
          <w:lang w:val="en-GB"/>
        </w:rPr>
        <w:t>M</w:t>
      </w:r>
      <w:r w:rsidRPr="003862D0">
        <w:rPr>
          <w:lang w:val="en-GB"/>
        </w:rPr>
        <w:t>ean state biases also lead to lack of consensus on projected equatorial Indian Ocean SST variability and equatorial mode</w:t>
      </w:r>
      <w:r w:rsidR="004D176A" w:rsidRPr="003862D0">
        <w:rPr>
          <w:lang w:val="en-GB"/>
        </w:rPr>
        <w:t>s</w:t>
      </w:r>
      <w:r w:rsidRPr="003862D0">
        <w:rPr>
          <w:lang w:val="en-GB"/>
        </w:rPr>
        <w:t xml:space="preserve"> of climate variability independent of </w:t>
      </w:r>
      <w:r w:rsidR="004D176A" w:rsidRPr="003862D0">
        <w:rPr>
          <w:lang w:val="en-GB"/>
        </w:rPr>
        <w:t xml:space="preserve">the </w:t>
      </w:r>
      <w:r w:rsidRPr="003862D0">
        <w:rPr>
          <w:lang w:val="en-GB"/>
        </w:rPr>
        <w:t xml:space="preserve">IOD </w:t>
      </w:r>
      <w:r w:rsidRPr="003862D0">
        <w:rPr>
          <w:lang w:val="en-GB"/>
        </w:rPr>
        <w:fldChar w:fldCharType="begin" w:fldLock="1"/>
      </w:r>
      <w:r w:rsidR="00615634">
        <w:rPr>
          <w:lang w:val="en-GB"/>
        </w:rPr>
        <w:instrText>ADDIN CSL_CITATION { "citationItems" : [ { "id" : "ITEM-1", "itemData" : { "DOI" : "10.1126/sciadv.aay7684", "abstract" : "Presently, the Indian Ocean (IO) resides in a climate state that prevents strong year-to-year climate variations. This may change under greenhouse warming, but the mechanisms remain uncertain, thus limiting our ability to predict future changes in climate extremes. Using climate model simulations, we uncover the emergence of a mode of climate variability capable of generating unprecedented sea surface temperature and rainfall fluctuations across the IO. This mode, which is inhibited under present-day conditions, becomes active in climate states with a shallow thermocline and vigorous upwelling, consistent with the predictions of continued greenhouse warming. These predictions are supported by modeling and proxy evidence of an active mode during glacial intervals that favored such a state. Because of its impact on hydrological variability, the emergence of such a mode would become a first-order source of climate-related risks for the densely populated IO rim.", "author" : [ { "dropping-particle" : "", "family" : "DiNezio", "given" : "Pedro N", "non-dropping-particle" : "", "parse-names" : false, "suffix" : "" }, { "dropping-particle" : "", "family" : "Puy", "given" : "Martin", "non-dropping-particle" : "", "parse-names" : false, "suffix" : "" }, { "dropping-particle" : "", "family" : "Thirumalai", "given" : "Kaustubh", "non-dropping-particle" : "", "parse-names" : false, "suffix" : "" }, { "dropping-particle" : "", "family" : "Jin", "given" : "Fei-Fei", "non-dropping-particle" : "", "parse-names" : false, "suffix" : "" }, { "dropping-particle" : "", "family" : "Tierney", "given" : "Jessica E", "non-dropping-particle" : "", "parse-names" : false, "suffix" : "" } ], "container-title" : "Science Advances", "id" : "ITEM-1", "issue" : "19", "issued" : { "date-parts" : [ [ "2020" ] ] }, "publisher" : "American Association for the Advancement of Science", "title" : "Emergence of an equatorial mode of climate variability in the Indian Ocean", "translator" : [ { "dropping-particle" : "", "family" : "K4916", "given" : "", "non-dropping-particle" : "", "parse-names" : false, "suffix" : "" } ], "type" : "article-journal", "volume" : "6" }, "uris" : [ "http://www.mendeley.com/documents/?uuid=f9c73152-8888-4d67-b48a-8d647f4d2c51", "http://www.mendeley.com/documents/?uuid=6b4c4e2f-cb04-41d7-a311-65b258a194dc", "http://www.mendeley.com/documents/?uuid=c4ca5669-d50e-4de4-bd0f-7c5dbc744cfb" ] } ], "mendeley" : { "formattedCitation" : "(DiNezio et al., 2020)", "plainTextFormattedCitation" : "(DiNezio et al., 2020)", "previouslyFormattedCitation" : "(DiNezio et al., 2020)" }, "properties" : { "noteIndex" : 0 }, "schema" : "https://github.com/citation-style-language/schema/raw/master/csl-citation.json" }</w:instrText>
      </w:r>
      <w:r w:rsidRPr="003862D0">
        <w:rPr>
          <w:lang w:val="en-GB"/>
        </w:rPr>
        <w:fldChar w:fldCharType="separate"/>
      </w:r>
      <w:r w:rsidR="00016735">
        <w:rPr>
          <w:noProof/>
          <w:lang w:val="en-GB"/>
        </w:rPr>
        <w:t>(DiNezio et al., 2020)</w:t>
      </w:r>
      <w:r w:rsidRPr="003862D0">
        <w:rPr>
          <w:lang w:val="en-GB"/>
        </w:rPr>
        <w:fldChar w:fldCharType="end"/>
      </w:r>
      <w:r w:rsidRPr="003862D0">
        <w:rPr>
          <w:lang w:val="en-GB"/>
        </w:rPr>
        <w:t>.</w:t>
      </w:r>
      <w:r w:rsidR="00C2559E" w:rsidRPr="003862D0">
        <w:rPr>
          <w:lang w:val="en-GB"/>
        </w:rPr>
        <w:t xml:space="preserve"> </w:t>
      </w:r>
      <w:r w:rsidRPr="003862D0">
        <w:rPr>
          <w:lang w:val="en-GB"/>
        </w:rPr>
        <w:t>If mean state change will indeed resemble a positive IOD state</w:t>
      </w:r>
      <w:r w:rsidR="004D176A" w:rsidRPr="003862D0">
        <w:rPr>
          <w:lang w:val="en-GB"/>
        </w:rPr>
        <w:t>,</w:t>
      </w:r>
      <w:r w:rsidRPr="003862D0">
        <w:rPr>
          <w:lang w:val="en-GB"/>
        </w:rPr>
        <w:t xml:space="preserve"> however, this would lead to a reduction in the amplitude difference between positive and negative IOD events, but with no robust change in IOD frequency </w:t>
      </w:r>
      <w:r w:rsidRPr="003862D0">
        <w:rPr>
          <w:lang w:val="en-GB"/>
        </w:rPr>
        <w:fldChar w:fldCharType="begin" w:fldLock="1"/>
      </w:r>
      <w:r w:rsidR="00615634">
        <w:rPr>
          <w:lang w:val="en-GB"/>
        </w:rPr>
        <w:instrText>ADDIN CSL_CITATION { "citationItems" : [ { "id" : "ITEM-1", "itemData" : { "DOI" : "10.1038/ngeo2009", "ISBN" : "1752-0894", "ISSN" : "17520894", "abstract" : "Natural modes of variability centred in the tropics, such as the El Ni\u00f1o/Southern Oscillation and the Indian Ocean Dipole, are a significant source of interannual climate variability across the globe. Future climate warming could alter these modes of variability. For example, with the warming projected for the end of the twenty-first century, the mean climate of the tropical Indian Ocean is expected to change considerably. These changes have the potential to affect the Indian Ocean Dipole, currently characterized by an alternation of anomalous cooling in the eastern tropical Indian Ocean and warming in the west in a positive dipole event, and the reverse pattern for negative events. The amplitude of positive events is generally greater than that of negative events. Mean climate warming in austral spring is expected to lead to stronger easterly winds just south of the Equator, faster warming of sea surface temperatures in the western Indian Ocean compared with the eastern basin, and a shoaling equa- torial thermocline. The mean climate conditions that result from these changes more closely resemble a positive dipole state. However, defined relative to the mean state at any given time, the overall frequency of events is not projected to change \u2014 but we expect a reduction in the difference in amplitude between positive and negative dipole events.", "author" : [ { "dropping-particle" : "", "family" : "Cai", "given" : "Wenju", "non-dropping-particle" : "", "parse-names" : false, "suffix" : "" }, { "dropping-particle" : "", "family" : "Zheng", "given" : "Xiao 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"ITEM-1", "issued" : { "date-parts" : [ [ "2013" ] ] }, "page" : "997-1007", "title" : "Projected response of the Indian Ocean Dipole to greenhouse warming", "translator" : [ { "dropping-particle" : "", "family" : "K4133", "given" : "", "non-dropping-particle" : "", "parse-names" : false, "suffix" : "" } ], "type" : "article-journal", "volume" : "6" }, "uris" : [ "http://www.mendeley.com/documents/?uuid=169e0621-e16d-472a-b0b8-a6fbb36151c2" ] } ], "mendeley" : { "formattedCitation" : "(Cai et al., 2013)", "plainTextFormattedCitation" : "(Cai et al., 2013)", "previouslyFormattedCitation" : "(Cai et al., 2013)" }, "properties" : { "noteIndex" : 0 }, "schema" : "https://github.com/citation-style-language/schema/raw/master/csl-citation.json" }</w:instrText>
      </w:r>
      <w:r w:rsidRPr="003862D0">
        <w:rPr>
          <w:lang w:val="en-GB"/>
        </w:rPr>
        <w:fldChar w:fldCharType="separate"/>
      </w:r>
      <w:r w:rsidR="00016735">
        <w:rPr>
          <w:noProof/>
          <w:lang w:val="en-GB"/>
        </w:rPr>
        <w:t>(Cai et al., 2013)</w:t>
      </w:r>
      <w:r w:rsidRPr="003862D0">
        <w:rPr>
          <w:lang w:val="en-GB"/>
        </w:rPr>
        <w:fldChar w:fldCharType="end"/>
      </w:r>
      <w:r w:rsidRPr="003862D0">
        <w:rPr>
          <w:lang w:val="en-GB"/>
        </w:rPr>
        <w:t xml:space="preserve">. For a small subset of CMIP5 models that simulate IOD events best, a slight increase in IOD frequency was found under the CMIP5 RCP4.5 scenario </w:t>
      </w:r>
      <w:r w:rsidRPr="003862D0">
        <w:rPr>
          <w:lang w:val="en-GB"/>
        </w:rPr>
        <w:fldChar w:fldCharType="begin" w:fldLock="1"/>
      </w:r>
      <w:r w:rsidR="00615634">
        <w:rPr>
          <w:lang w:val="en-GB"/>
        </w:rPr>
        <w:instrText>ADDIN CSL_CITATION { "citationItems" : [ { "id" : "ITEM-1", "itemData" : { "DOI" : "10.1007/s00382-013-2002-7", "ISSN" : "0930-7575",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 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"1-2", "issued" : { "date-parts" : [ [ "2014", "7", "29" ] ] }, "page" : "535-551", "title" : "Future change of the Indian Ocean basin-wide and dipole modes in the CMIP5", "translator" : [ { "dropping-particle" : "", "family" : "K3742", "given" : "", "non-dropping-particle" : "", "parse-names" : false, "suffix" : "" } ], "type" : "article-journal", "volume" : "43" }, "uris" : [ "http://www.mendeley.com/documents/?uuid=7bb4525c-94db-49b5-a758-4b9d1b5ea1a0" ] } ], "mendeley" : { "formattedCitation" : "(Chu et al., 2014)", "plainTextFormattedCitation" : "(Chu et al., 2014)", "previouslyFormattedCitation" : "(Chu et al., 2014)" }, "properties" : { "noteIndex" : 0 }, "schema" : "https://github.com/citation-style-language/schema/raw/master/csl-citation.json" }</w:instrText>
      </w:r>
      <w:r w:rsidRPr="003862D0">
        <w:rPr>
          <w:lang w:val="en-GB"/>
        </w:rPr>
        <w:fldChar w:fldCharType="separate"/>
      </w:r>
      <w:r w:rsidR="00016735">
        <w:rPr>
          <w:noProof/>
          <w:lang w:val="en-GB"/>
        </w:rPr>
        <w:t>(Chu et al., 2014)</w:t>
      </w:r>
      <w:r w:rsidRPr="003862D0">
        <w:rPr>
          <w:lang w:val="en-GB"/>
        </w:rPr>
        <w:fldChar w:fldCharType="end"/>
      </w:r>
      <w:r w:rsidRPr="003862D0">
        <w:rPr>
          <w:lang w:val="en-GB"/>
        </w:rPr>
        <w:t xml:space="preserve"> . </w:t>
      </w:r>
    </w:p>
    <w:p w14:paraId="12F8601D" w14:textId="77777777" w:rsidR="004535E3" w:rsidRPr="003862D0" w:rsidRDefault="004535E3" w:rsidP="004535E3">
      <w:pPr>
        <w:pStyle w:val="AR6BodyText"/>
        <w:rPr>
          <w:lang w:val="en-GB"/>
        </w:rPr>
      </w:pPr>
    </w:p>
    <w:p w14:paraId="5D8BEEA2" w14:textId="1522C860" w:rsidR="004535E3" w:rsidRPr="003862D0" w:rsidRDefault="004535E3" w:rsidP="004535E3">
      <w:pPr>
        <w:pStyle w:val="AR6BodyText"/>
        <w:rPr>
          <w:lang w:val="en-GB"/>
        </w:rPr>
      </w:pPr>
      <w:r w:rsidRPr="003862D0">
        <w:rPr>
          <w:lang w:val="en-GB"/>
        </w:rPr>
        <w:t xml:space="preserve">However, it was also found that the frequency of extreme positive IOD events, which exhibit the largest climate impacts, might increase by a factor of about three under the CMIP5 RCP8.5 scenario </w:t>
      </w:r>
      <w:r w:rsidRPr="003862D0">
        <w:rPr>
          <w:lang w:val="en-GB"/>
        </w:rPr>
        <w:fldChar w:fldCharType="begin" w:fldLock="1"/>
      </w:r>
      <w:r w:rsidR="003B032B">
        <w:rPr>
          <w:lang w:val="en-GB"/>
        </w:rPr>
        <w:instrText>ADDIN CSL_CITATION { "citationItems" : [ { "id" : "ITEM-1", "itemData" : { "DOI" : "10.1038/nature13327",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"issued" : { "date-parts" : [ [ "2014", "6" ] ] }, "page" : "254-258", "publisher" : "Nature Publishing Group, a division of Macmillan Publishers Limited. All Rights Reserved.", "title" : "Increased frequency of extreme Indian Ocean Dipole events due to greenhouse warming", "translator" : [ { "dropping-particle" : "", "family" : "K1078", "given" : "", "non-dropping-particle" : "", "parse-names" : false, "suffix" : "" } ], "type" : "article-journal", "volume" : "510" }, "uris" : [ "http://www.mendeley.com/documents/?uuid=43f2b896-31c0-4fab-b87b-d09e99a1a020" ] } ], "mendeley" : { "formattedCitation" : "(Cai et al., 2014b)", "plainTextFormattedCitation" : "(Cai et al., 2014b)", "previouslyFormattedCitation" : "(Cai et al., 2014b)" }, "properties" : { "noteIndex" : 0 }, "schema" : "https://github.com/citation-style-language/schema/raw/master/csl-citation.json" }</w:instrText>
      </w:r>
      <w:r w:rsidRPr="003862D0">
        <w:rPr>
          <w:lang w:val="en-GB"/>
        </w:rPr>
        <w:fldChar w:fldCharType="separate"/>
      </w:r>
      <w:r w:rsidR="00016735">
        <w:rPr>
          <w:noProof/>
          <w:lang w:val="en-GB"/>
        </w:rPr>
        <w:t>(Cai et al., 2014b)</w:t>
      </w:r>
      <w:r w:rsidRPr="003862D0">
        <w:rPr>
          <w:lang w:val="en-GB"/>
        </w:rPr>
        <w:fldChar w:fldCharType="end"/>
      </w:r>
      <w:r w:rsidRPr="003862D0">
        <w:rPr>
          <w:lang w:val="en-GB"/>
        </w:rPr>
        <w:t>. Partially consistent with the above result, a more recent study by</w:t>
      </w:r>
      <w:del w:id="3533" w:author="Robin Matthews" w:date="2021-06-16T19:05:00Z">
        <w:r w:rsidRPr="003862D0" w:rsidDel="000B7CB3">
          <w:rPr>
            <w:lang w:val="en-GB"/>
          </w:rPr>
          <w:delText xml:space="preserve"> </w:delText>
        </w:r>
      </w:del>
      <w:r w:rsidRPr="003862D0">
        <w:rPr>
          <w:lang w:val="en-GB"/>
        </w:rPr>
        <w:fldChar w:fldCharType="begin" w:fldLock="1"/>
      </w:r>
      <w:r w:rsidR="00CD3B49">
        <w:rPr>
          <w:lang w:val="en-GB"/>
        </w:rPr>
        <w:instrText>ADDIN CSL_CITATION { "citationItems" : [ { "id" : "ITEM-1", "itemData" : { "DOI" : "10.1038/s41558-020-00943-1", "ISSN" : "1758-6798", "abstract" : "A strong positive Indian Ocean Dipole (pIOD) induces weather extremes such as the 2019 Australian bushfires and African floods. The impact is influenced by sea surface temperature (SST), yet models disagree on how pIOD SST may respond to greenhouse warming. Here we find increased SST variability of strong pIOD events, with strong equatorial eastern Indian Ocean cool anomalies, but decreased variability of moderate pIOD events, dominated by western warm anomalies. This opposite response is detected in the Coupled Model Inter-comparison Project (CMIP5 and CMIP6) climate models that simulate the two pIOD regimes. Under greenhouse warming, the lower troposphere warms faster than the surface, limiting Ekman pumping that drives the moderate pIOD warm anomalies; however, faster surface warming in the equatorial western region favours atmospheric convection in the west, strengthening equatorial nonlinear advection that forces the strong pIOD cool anomalies. Climate extremes seen in 2019 are therefore likely to occur more frequently under greenhouse warming.", "author" : [ { "dropping-particle" : "", "family" : "Cai", "given" : "Wenju", "non-dropping-particle" : "", "parse-names" : false, "suffix" : "" }, { "dropping-particle" : "", "family" : "Yang", "given" : "Kai", "non-dropping-particle" : "", "parse-names" : false, "suffix" : "" }, { "dropping-particle" : "", "family" : "Wu", "given" : "Lixin", "non-dropping-particle" : "", "parse-names" : false, "suffix" : "" }, { "dropping-particle" : "", "family" : "Huang", "given" : "Gang", "non-dropping-particle" : "", "parse-names" : false, "suffix" : "" }, { "dropping-particle" : "", "family" : "Santoso", "given" : "Agus", "non-dropping-particle" : "", "parse-names" : false, "suffix" : "" }, { "dropping-particle" : "", "family" : "Ng", "given" : "Benjamin", "non-dropping-particle" : "", "parse-names" : false, "suffix" : "" }, { "dropping-particle" : "", "family" : "Wang", "given" : "Guojian", "non-dropping-particle" : "", "parse-names" : false, "suffix" : "" }, { "dropping-particle" : "", "family" : "Yamagata", "given" : "Toshio", "non-dropping-particle" : "", "parse-names" : false, "suffix" : "" } ], "container-title" : "Nature Climate Change", "id" : "ITEM-1", "issue" : "1", "issued" : { "date-parts" : [ [ "2021" ] ] }, "page" : "27-32", "title" : "Opposite response of strong and moderate positive Indian Ocean Dipole to global warming", "translator" : [ { "dropping-particle" : "", "family" : "K5133", "given" : "", "non-dropping-particle" : "", "parse-names" : false, "suffix" : "" } ], "type" : "article-journal", "volume" : "11" }, "uris" : [ "http://www.mendeley.com/documents/?uuid=23f82cb2-72cd-4a4d-b325-6afc5c0c75cd" ] } ], "mendeley" : { "formattedCitation" : "(Cai et al., 2021)", "manualFormatting" : "(Cai et al. (2021)", "plainTextFormattedCitation" : "(Cai et al., 2021)", "previouslyFormattedCitation" : "(Cai et al., 2021)" }, "properties" : { "noteIndex" : 0 }, "schema" : "https://github.com/citation-style-language/schema/raw/master/csl-citation.json" }</w:instrText>
      </w:r>
      <w:r w:rsidRPr="003862D0">
        <w:rPr>
          <w:lang w:val="en-GB"/>
        </w:rPr>
        <w:fldChar w:fldCharType="separate"/>
      </w:r>
      <w:r w:rsidR="00016735">
        <w:rPr>
          <w:noProof/>
          <w:lang w:val="en-GB"/>
        </w:rPr>
        <w:t>(Cai et al.</w:t>
      </w:r>
      <w:del w:id="3534" w:author="Robin Matthews" w:date="2021-06-16T19:05:00Z">
        <w:r w:rsidR="00016735" w:rsidDel="000B7CB3">
          <w:rPr>
            <w:noProof/>
            <w:lang w:val="en-GB"/>
          </w:rPr>
          <w:delText>,</w:delText>
        </w:r>
      </w:del>
      <w:r w:rsidR="00016735">
        <w:rPr>
          <w:noProof/>
          <w:lang w:val="en-GB"/>
        </w:rPr>
        <w:t xml:space="preserve"> </w:t>
      </w:r>
      <w:ins w:id="3535" w:author="Robin Matthews" w:date="2021-06-16T19:05:00Z">
        <w:r w:rsidR="000B7CB3">
          <w:rPr>
            <w:noProof/>
            <w:lang w:val="en-GB"/>
          </w:rPr>
          <w:t>(</w:t>
        </w:r>
      </w:ins>
      <w:r w:rsidR="00016735">
        <w:rPr>
          <w:noProof/>
          <w:lang w:val="en-GB"/>
        </w:rPr>
        <w:t>2021)</w:t>
      </w:r>
      <w:r w:rsidRPr="003862D0">
        <w:rPr>
          <w:lang w:val="en-GB"/>
        </w:rPr>
        <w:fldChar w:fldCharType="end"/>
      </w:r>
      <w:ins w:id="3536" w:author="Sara M Tuson" w:date="2021-07-20T08:38:00Z">
        <w:r w:rsidR="007D78EF">
          <w:rPr>
            <w:lang w:val="en-GB"/>
          </w:rPr>
          <w:t>,</w:t>
        </w:r>
      </w:ins>
      <w:r w:rsidRPr="003862D0">
        <w:rPr>
          <w:lang w:val="en-GB"/>
        </w:rPr>
        <w:t xml:space="preserve"> based on CMIP5 RCP8.5 and CMIP6 SSP5-8.5 </w:t>
      </w:r>
      <w:r w:rsidR="00C2559E" w:rsidRPr="003862D0">
        <w:rPr>
          <w:lang w:val="en-GB"/>
        </w:rPr>
        <w:t>simulations</w:t>
      </w:r>
      <w:ins w:id="3537" w:author="Sara M Tuson" w:date="2021-07-20T08:37:00Z">
        <w:r w:rsidR="007D78EF">
          <w:rPr>
            <w:lang w:val="en-GB"/>
          </w:rPr>
          <w:t>,</w:t>
        </w:r>
      </w:ins>
      <w:r w:rsidR="00C2559E" w:rsidRPr="003862D0">
        <w:rPr>
          <w:lang w:val="en-GB"/>
        </w:rPr>
        <w:t xml:space="preserve"> </w:t>
      </w:r>
      <w:r w:rsidRPr="003862D0">
        <w:rPr>
          <w:lang w:val="en-GB"/>
        </w:rPr>
        <w:t xml:space="preserve">shows a robust increased SST variability of large </w:t>
      </w:r>
      <w:r w:rsidR="00A27ECB" w:rsidRPr="003862D0">
        <w:rPr>
          <w:lang w:val="en-GB"/>
        </w:rPr>
        <w:t>positive</w:t>
      </w:r>
      <w:r w:rsidRPr="003862D0">
        <w:rPr>
          <w:lang w:val="en-GB"/>
        </w:rPr>
        <w:t xml:space="preserve"> IOD events, but a decreased variability of moderate IOD events. An approximate doubling of these extreme positive IOD events was still found for global warming of 1.5°C warming above pre-industrial levels, without a projected decline thereafter </w:t>
      </w:r>
      <w:r w:rsidRPr="003862D0">
        <w:rPr>
          <w:lang w:val="en-GB"/>
        </w:rPr>
        <w:fldChar w:fldCharType="begin" w:fldLock="1"/>
      </w:r>
      <w:r w:rsidR="00615634">
        <w:rPr>
          <w:lang w:val="en-GB"/>
        </w:rPr>
        <w:instrText>ADDIN CSL_CITATION { "citationItems" : [ { "id" : "ITEM-1", "itemData" : { "DOI" : "10.1038/s41467-018-03789-6", "ISSN" : "2041-1723", "abstract" : "Extreme positive Indian Ocean Dipole (pIOD) affects weather, agriculture, ecosystems, and public health worldwide, particularly when exacerbated by an extreme El Ni\u00f1o. The Paris Agreement aims to limit warming below 2\u2009\u00b0C and ideally below 1.5\u2009\u00b0C in global mean temperature (GMT), but how extreme pIOD will respond to this target is unclear. Here we show that the frequency increases linearly as the warming proceeds, and doubles at 1.5\u2009\u00b0C warming from the pre-industrial level (statistically significant above the 90% confidence level), underscored by a strong intermodel agreement with 11 out of 13 models producing an increase. However, in sharp contrast to a continuous increase in extreme El Ni\u00f1o frequency long after GMT stabilisation, the extreme pIOD frequency peaks as the GMT stabilises. The contrasting response corresponds to a 50% reduction in frequency of an extreme El Ni\u00f1o preceded by an extreme pIOD from that projected under a business-as-usual scenario.", "author" : [ { "dropping-particle" : "", "family" : "Cai", "given" : "Wenju", "non-dropping-particle" : "", "parse-names" : false, "suffix" : "" }, { "dropping-particle" : "", "family" : "Wang", "given" : "Guojian", "non-dropping-particle" : "", "parse-names" : false, "suffix" : "" }, { "dropping-particle" : "", "family" : "Gan", "given" : "Bolan", "non-dropping-particle" : "", "parse-names" : false, "suffix" : "" }, { "dropping-particle" : "", "family" : "Wu", "given" : "Lixin", "non-dropping-particle" : "", "parse-names" : false, "suffix" : "" }, { "dropping-particle" : "", "family" : "Santoso", "given" : "Agus", "non-dropping-particle" : "", "parse-names" : false, "suffix" : "" }, { "dropping-particle" : "", "family" : "Lin", "given" : "Xiaopei", "non-dropping-particle" : "", "parse-names" : false, "suffix" : "" }, { "dropping-particle" : "", "family" : "Chen", "given" : "Zhaohui", "non-dropping-particle" : "", "parse-names" : false, "suffix" : "" }, { "dropping-particle" : "", "family" : "Jia", "given" : "Fan", "non-dropping-particle" : "", "parse-names" : false, "suffix" : "" }, { "dropping-particle" : "", "family" : "Yamagata", "given" : "Toshio", "non-dropping-particle" : "", "parse-names" : false, "suffix" : "" } ], "container-title" : "Nature Communications", "id" : "ITEM-1", "issue" : "1", "issued" : { "date-parts" : [ [ "2018" ] ] }, "page" : "1419", "title" : "Stabilised frequency of extreme positive Indian Ocean Dipole under 1.5\u2009\u00b0C warming", "translator" : [ { "dropping-particle" : "", "family" : "K3568", "given" : "", "non-dropping-particle" : "", "parse-names" : false, "suffix" : "" } ], "type" : "article-journal", "volume" : "9" }, "uris" : [ "http://www.mendeley.com/documents/?uuid=b9acb8e4-753a-4152-908e-8a9724c10acb" ] } ], "mendeley" : { "formattedCitation" : "(Cai et al., 2018b)", "plainTextFormattedCitation" : "(Cai et al., 2018b)", "previouslyFormattedCitation" : "(Cai et al., 2018b)" }, "properties" : { "noteIndex" : 0 }, "schema" : "https://github.com/citation-style-language/schema/raw/master/csl-citation.json" }</w:instrText>
      </w:r>
      <w:r w:rsidRPr="003862D0">
        <w:rPr>
          <w:lang w:val="en-GB"/>
        </w:rPr>
        <w:fldChar w:fldCharType="separate"/>
      </w:r>
      <w:r w:rsidR="00016735">
        <w:rPr>
          <w:noProof/>
          <w:lang w:val="en-GB"/>
        </w:rPr>
        <w:t>(Cai et al., 2018b)</w:t>
      </w:r>
      <w:r w:rsidRPr="003862D0">
        <w:rPr>
          <w:lang w:val="en-GB"/>
        </w:rPr>
        <w:fldChar w:fldCharType="end"/>
      </w:r>
      <w:r w:rsidRPr="003862D0">
        <w:rPr>
          <w:lang w:val="en-GB"/>
        </w:rPr>
        <w:t>. These results depend</w:t>
      </w:r>
      <w:r w:rsidR="00903DCC" w:rsidRPr="003862D0">
        <w:rPr>
          <w:lang w:val="en-GB"/>
        </w:rPr>
        <w:t>,</w:t>
      </w:r>
      <w:r w:rsidRPr="003862D0">
        <w:rPr>
          <w:lang w:val="en-GB"/>
        </w:rPr>
        <w:t xml:space="preserve"> however</w:t>
      </w:r>
      <w:r w:rsidR="00903DCC" w:rsidRPr="003862D0">
        <w:rPr>
          <w:lang w:val="en-GB"/>
        </w:rPr>
        <w:t>,</w:t>
      </w:r>
      <w:r w:rsidRPr="003862D0">
        <w:rPr>
          <w:lang w:val="en-GB"/>
        </w:rPr>
        <w:t xml:space="preserve"> on </w:t>
      </w:r>
      <w:r w:rsidR="00903DCC" w:rsidRPr="003862D0">
        <w:rPr>
          <w:lang w:val="en-GB"/>
        </w:rPr>
        <w:t>the realism of</w:t>
      </w:r>
      <w:r w:rsidRPr="003862D0">
        <w:rPr>
          <w:lang w:val="en-GB"/>
        </w:rPr>
        <w:t xml:space="preserve"> the projected mean state change in the Indian Ocean </w:t>
      </w:r>
      <w:commentRangeStart w:id="3538"/>
      <w:r w:rsidRPr="003862D0">
        <w:rPr>
          <w:lang w:val="en-GB"/>
        </w:rPr>
        <w:fldChar w:fldCharType="begin" w:fldLock="1"/>
      </w:r>
      <w:r w:rsidR="00CD3B49">
        <w:rPr>
          <w:lang w:val="en-GB"/>
        </w:rPr>
        <w:instrText>ADDIN CSL_CITATION { "citationItems" : [ { "id" : "ITEM-1", "itemData" : { "DOI" : "10.1175/JCLI-D-15-0565.1", "abstract" : " AbstractClimate models consistently project reduced surface warming over the eastern equatorial Indian Ocean (IO) under increased greenhouse gas (GHG) forcing. This IO dipole (IOD)-like warming pattern, regarded as robust based on consistency among models by the new Intergovernmental Panel on Climate Change (IPCC) report, results in a large increase in the frequency of extreme positive IOD (pIOD) events, elevating the risk of climate and weather disasters in the future over IO rim countries. These projections, however, do not consider large model biases in both the mean state and interannual IOD variance. In particular, a \u201cpresent\u2013future relationship\u201d is identified between the historical simulations and representative concentration pathway (RCP) 8.5 experiments from phase 5 of the Coupled Model Intercomparison Project (CMIP5) multimodel ensemble: models with an excessive IOD amplitude bias tend to project a strong IOD-like warming pattern in the mean and a large increase in extreme pIOD occurrences under increased GHG forcing. This relationship links the present simulation errors to future climate projections, and is also consistent with our understanding of Bjerknes ocean\u2013atmosphere feedback. This study calibrates regional climate projections by using this present\u2013future relationship and observed IOD amplitude. The results show that the projected IOD-like pattern of mean changes and frequency increase of extreme pIOD events are largely artifacts of model errors and unlikely to emerge in the future. These results illustrate that a robust projection may still be biased and it is important to consider the model bias effect.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"15", "issued" : { "date-parts" : [ [ "2016" ] ] }, "page" : "5589-5608", "title" : "A Robust but Spurious Pattern of Climate Change in Model Projections over the Tropical Indian Ocean", "translator" : [ { "dropping-particle" : "", "family" : "K3574", "given" : "", "non-dropping-particle" : "", "parse-names" : false, "suffix" : "" } ], "type" : "article-journal", "volume" : "29" }, "uris" : [ "http://www.mendeley.com/documents/?uuid=b832f08c-3d37-4512-b3ce-eda6c4ec0a70" ] } ], "mendeley" : { "formattedCitation" : "(Li et al., 2016a)", "manualFormatting" : "(G. Li et al., 2016)", "plainTextFormattedCitation" : "(Li et al., 2016a)", "previouslyFormattedCitation" : "(Li et al., 2016a)" }, "properties" : { "noteIndex" : 0 }, "schema" : "https://github.com/citation-style-language/schema/raw/master/csl-citation.json" }</w:instrText>
      </w:r>
      <w:r w:rsidRPr="003862D0">
        <w:rPr>
          <w:lang w:val="en-GB"/>
        </w:rPr>
        <w:fldChar w:fldCharType="separate"/>
      </w:r>
      <w:r w:rsidR="00016735">
        <w:rPr>
          <w:noProof/>
          <w:lang w:val="en-GB"/>
        </w:rPr>
        <w:t>(</w:t>
      </w:r>
      <w:ins w:id="3539" w:author="Robin Matthews" w:date="2021-06-16T17:45:00Z">
        <w:r w:rsidR="00326855">
          <w:rPr>
            <w:noProof/>
            <w:lang w:val="en-GB"/>
          </w:rPr>
          <w:t xml:space="preserve">G. </w:t>
        </w:r>
      </w:ins>
      <w:r w:rsidR="00016735">
        <w:rPr>
          <w:noProof/>
          <w:lang w:val="en-GB"/>
        </w:rPr>
        <w:t>Li et al., 2016</w:t>
      </w:r>
      <w:del w:id="3540" w:author="Robin Matthews" w:date="2021-06-16T17:45:00Z">
        <w:r w:rsidR="00016735" w:rsidDel="00326855">
          <w:rPr>
            <w:noProof/>
            <w:lang w:val="en-GB"/>
          </w:rPr>
          <w:delText>a</w:delText>
        </w:r>
      </w:del>
      <w:r w:rsidR="00016735">
        <w:rPr>
          <w:noProof/>
          <w:lang w:val="en-GB"/>
        </w:rPr>
        <w:t>)</w:t>
      </w:r>
      <w:r w:rsidRPr="003862D0">
        <w:rPr>
          <w:lang w:val="en-GB"/>
        </w:rPr>
        <w:fldChar w:fldCharType="end"/>
      </w:r>
      <w:commentRangeEnd w:id="3538"/>
      <w:r w:rsidR="00016735">
        <w:rPr>
          <w:rStyle w:val="CommentReference"/>
        </w:rPr>
        <w:commentReference w:id="3538"/>
      </w:r>
      <w:r w:rsidRPr="003862D0">
        <w:rPr>
          <w:lang w:val="en-GB"/>
        </w:rPr>
        <w:t>.</w:t>
      </w:r>
    </w:p>
    <w:p w14:paraId="5C4E9C3C" w14:textId="0F396D68" w:rsidR="004535E3" w:rsidRDefault="004535E3" w:rsidP="004535E3">
      <w:pPr>
        <w:pStyle w:val="AR6BodyText"/>
        <w:rPr>
          <w:lang w:val="en-GB"/>
        </w:rPr>
      </w:pPr>
    </w:p>
    <w:p w14:paraId="2926DFB6" w14:textId="6652FC65" w:rsidR="008814A5" w:rsidRPr="003862D0" w:rsidRDefault="008814A5" w:rsidP="004535E3">
      <w:pPr>
        <w:pStyle w:val="AR6BodyText"/>
        <w:rPr>
          <w:lang w:val="en-GB"/>
        </w:rPr>
      </w:pPr>
      <w:r>
        <w:rPr>
          <w:rFonts w:hint="eastAsia"/>
          <w:lang w:val="en-GB"/>
        </w:rPr>
        <w:t>T</w:t>
      </w:r>
      <w:r>
        <w:rPr>
          <w:lang w:val="en-GB"/>
        </w:rPr>
        <w:t xml:space="preserve">o conclude, the forced change in IOD in mid- and long-term future remains uncertain due to limited lines of </w:t>
      </w:r>
      <w:r>
        <w:rPr>
          <w:lang w:val="en-GB"/>
        </w:rPr>
        <w:lastRenderedPageBreak/>
        <w:t xml:space="preserve">evidence and its dependence on model mean biases. However, there is </w:t>
      </w:r>
      <w:r w:rsidRPr="008814A5">
        <w:rPr>
          <w:i/>
          <w:iCs/>
          <w:lang w:val="en-GB"/>
        </w:rPr>
        <w:t>low confidence</w:t>
      </w:r>
      <w:r>
        <w:rPr>
          <w:lang w:val="en-GB"/>
        </w:rPr>
        <w:t xml:space="preserve"> that the frequency of extreme positive IOD events will increase under the high-emission scenario of SSP5-8.5. </w:t>
      </w:r>
    </w:p>
    <w:p w14:paraId="183326C2" w14:textId="1F6E0271" w:rsidR="004535E3" w:rsidRPr="003862D0" w:rsidRDefault="004535E3" w:rsidP="004535E3">
      <w:pPr>
        <w:pStyle w:val="AR6BodyText"/>
        <w:rPr>
          <w:lang w:val="en-GB"/>
        </w:rPr>
      </w:pPr>
    </w:p>
    <w:p w14:paraId="76C5507F" w14:textId="77777777" w:rsidR="00A9790A" w:rsidRPr="003862D0" w:rsidRDefault="00A9790A" w:rsidP="00A9790A">
      <w:pPr>
        <w:pStyle w:val="AR6BodyText"/>
        <w:rPr>
          <w:lang w:val="en-GB"/>
        </w:rPr>
      </w:pPr>
    </w:p>
    <w:p w14:paraId="0AAE0922" w14:textId="42A27463" w:rsidR="00A9790A" w:rsidRPr="003862D0" w:rsidRDefault="00A9790A" w:rsidP="00A9790A">
      <w:pPr>
        <w:pStyle w:val="AR6Chap4Level34111"/>
        <w:rPr>
          <w:lang w:val="en-GB"/>
        </w:rPr>
      </w:pPr>
      <w:bookmarkStart w:id="3541" w:name="_Toc66467290"/>
      <w:bookmarkStart w:id="3542" w:name="_Toc66574545"/>
      <w:bookmarkStart w:id="3543" w:name="_Toc66574716"/>
      <w:bookmarkStart w:id="3544" w:name="_Toc66646063"/>
      <w:bookmarkStart w:id="3545" w:name="_Toc69752533"/>
      <w:bookmarkStart w:id="3546" w:name="_Toc66467006"/>
      <w:r w:rsidRPr="003862D0">
        <w:rPr>
          <w:lang w:val="en-GB"/>
        </w:rPr>
        <w:t>Tropical Atlantic Modes</w:t>
      </w:r>
      <w:bookmarkEnd w:id="3541"/>
      <w:bookmarkEnd w:id="3542"/>
      <w:bookmarkEnd w:id="3543"/>
      <w:bookmarkEnd w:id="3544"/>
      <w:bookmarkEnd w:id="3545"/>
      <w:r w:rsidRPr="003862D0">
        <w:rPr>
          <w:lang w:val="en-GB"/>
        </w:rPr>
        <w:t xml:space="preserve"> </w:t>
      </w:r>
      <w:bookmarkEnd w:id="3546"/>
    </w:p>
    <w:p w14:paraId="51A10D88" w14:textId="77777777" w:rsidR="00A9790A" w:rsidRPr="003862D0" w:rsidRDefault="00A9790A" w:rsidP="00A9790A">
      <w:pPr>
        <w:pStyle w:val="AR6BodyText"/>
        <w:rPr>
          <w:lang w:val="en-GB"/>
        </w:rPr>
      </w:pPr>
    </w:p>
    <w:p w14:paraId="2A90EC61" w14:textId="7F533E6D" w:rsidR="00A9790A" w:rsidRPr="003862D0" w:rsidRDefault="00143DA9" w:rsidP="00A9790A">
      <w:pPr>
        <w:pStyle w:val="AR6BodyText"/>
        <w:rPr>
          <w:lang w:val="en-GB"/>
        </w:rPr>
      </w:pPr>
      <w:ins w:id="3547" w:author="Sara M Tuson" w:date="2021-07-15T19:14:00Z">
        <w:r>
          <w:rPr>
            <w:lang w:val="en-GB"/>
          </w:rPr>
          <w:t xml:space="preserve">The </w:t>
        </w:r>
      </w:ins>
      <w:r w:rsidR="003450D0">
        <w:rPr>
          <w:rFonts w:hint="eastAsia"/>
          <w:lang w:val="en-GB"/>
        </w:rPr>
        <w:t>A</w:t>
      </w:r>
      <w:r w:rsidR="003450D0">
        <w:rPr>
          <w:lang w:val="en-GB"/>
        </w:rPr>
        <w:t xml:space="preserve">R5 assessed that there is </w:t>
      </w:r>
      <w:r w:rsidR="003450D0" w:rsidRPr="0080334A">
        <w:rPr>
          <w:i/>
          <w:iCs/>
          <w:lang w:val="en-GB"/>
        </w:rPr>
        <w:t>low confidence</w:t>
      </w:r>
      <w:r w:rsidR="003450D0">
        <w:rPr>
          <w:lang w:val="en-GB"/>
        </w:rPr>
        <w:t xml:space="preserve"> in projected changes of the </w:t>
      </w:r>
      <w:commentRangeStart w:id="3548"/>
      <w:ins w:id="3549" w:author="Sara M Tuson" w:date="2021-07-20T08:41:00Z">
        <w:r w:rsidR="007D78EF" w:rsidRPr="007D78EF">
          <w:rPr>
            <w:lang w:val="en-GB"/>
          </w:rPr>
          <w:t xml:space="preserve">Tropical Atlantic </w:t>
        </w:r>
      </w:ins>
      <w:ins w:id="3550" w:author="Tom Maycock" w:date="2021-09-07T10:13:00Z">
        <w:r w:rsidR="004423AA">
          <w:rPr>
            <w:lang w:val="en-GB"/>
          </w:rPr>
          <w:t>Variability</w:t>
        </w:r>
        <w:commentRangeEnd w:id="3548"/>
        <w:r w:rsidR="004423AA">
          <w:rPr>
            <w:rStyle w:val="CommentReference"/>
          </w:rPr>
          <w:commentReference w:id="3548"/>
        </w:r>
      </w:ins>
      <w:ins w:id="3551" w:author="Sara M Tuson" w:date="2021-07-20T08:41:00Z">
        <w:r w:rsidR="007D78EF" w:rsidRPr="007D78EF">
          <w:rPr>
            <w:lang w:val="en-GB"/>
          </w:rPr>
          <w:t xml:space="preserve"> </w:t>
        </w:r>
        <w:r w:rsidR="007D78EF">
          <w:rPr>
            <w:lang w:val="en-GB"/>
          </w:rPr>
          <w:t>(</w:t>
        </w:r>
      </w:ins>
      <w:r w:rsidR="00567F06">
        <w:rPr>
          <w:lang w:val="en-GB"/>
        </w:rPr>
        <w:t>TAV</w:t>
      </w:r>
      <w:ins w:id="3552" w:author="Sara M Tuson" w:date="2021-07-20T08:41:00Z">
        <w:r w:rsidR="007D78EF">
          <w:rPr>
            <w:lang w:val="en-GB"/>
          </w:rPr>
          <w:t>)</w:t>
        </w:r>
      </w:ins>
      <w:r w:rsidR="00567F06">
        <w:rPr>
          <w:lang w:val="en-GB"/>
        </w:rPr>
        <w:t xml:space="preserve"> because of the general failure of climate models to simulate main aspects of this variability such as the northward displaced ITCZ. The models that best represent the Atlantic meridional mode (AMM) show a weakening for future climate conditions. However, model biases in representation of Altantic Ni</w:t>
      </w:r>
      <w:r w:rsidR="00567F06">
        <w:rPr>
          <w:rFonts w:cs="Times New Roman"/>
          <w:lang w:val="en-GB"/>
        </w:rPr>
        <w:t>ño</w:t>
      </w:r>
      <w:r w:rsidR="00567F06">
        <w:rPr>
          <w:lang w:val="en-GB"/>
        </w:rPr>
        <w:t xml:space="preserve">s strongly limit an assessment of future changes. </w:t>
      </w:r>
    </w:p>
    <w:p w14:paraId="14C91424" w14:textId="77777777" w:rsidR="00A9790A" w:rsidRPr="003862D0" w:rsidRDefault="00A9790A" w:rsidP="00A9790A">
      <w:pPr>
        <w:pStyle w:val="AR6BodyText"/>
        <w:rPr>
          <w:lang w:val="en-GB"/>
        </w:rPr>
      </w:pPr>
    </w:p>
    <w:p w14:paraId="011666D3" w14:textId="4773E7BA" w:rsidR="00A9790A" w:rsidRPr="003862D0" w:rsidRDefault="00A9790A" w:rsidP="00A9790A">
      <w:pPr>
        <w:pStyle w:val="AR6BodyText"/>
        <w:rPr>
          <w:color w:val="000000" w:themeColor="text1"/>
          <w:lang w:val="en-GB"/>
        </w:rPr>
      </w:pPr>
      <w:r w:rsidRPr="003862D0">
        <w:rPr>
          <w:color w:val="000000" w:themeColor="text1"/>
          <w:lang w:val="en-GB"/>
        </w:rPr>
        <w:t xml:space="preserve">Long-term changes in </w:t>
      </w:r>
      <w:r w:rsidR="0080334A">
        <w:rPr>
          <w:color w:val="000000" w:themeColor="text1"/>
          <w:lang w:val="en-GB"/>
        </w:rPr>
        <w:t>TAV</w:t>
      </w:r>
      <w:r w:rsidRPr="003862D0">
        <w:rPr>
          <w:color w:val="000000" w:themeColor="text1"/>
          <w:lang w:val="en-GB"/>
        </w:rPr>
        <w:t>s and associated teleconnections are expected as a result of global warming, but large uncertainties exist</w:t>
      </w:r>
      <w:r w:rsidR="0080334A">
        <w:rPr>
          <w:color w:val="000000" w:themeColor="text1"/>
          <w:lang w:val="en-GB"/>
        </w:rPr>
        <w:t xml:space="preserve"> due to the models’ systematic underestimation of the connection between PDV and Indo-Pacific SST variations</w:t>
      </w:r>
      <w:r w:rsidRPr="003862D0">
        <w:rPr>
          <w:color w:val="000000" w:themeColor="text1"/>
          <w:lang w:val="en-GB"/>
        </w:rPr>
        <w:t xml:space="preserve"> </w:t>
      </w:r>
      <w:r w:rsidRPr="003862D0">
        <w:rPr>
          <w:color w:val="000000" w:themeColor="text1"/>
          <w:lang w:val="en-GB"/>
        </w:rPr>
        <w:fldChar w:fldCharType="begin" w:fldLock="1"/>
      </w:r>
      <w:r w:rsidR="008909DB">
        <w:rPr>
          <w:color w:val="000000" w:themeColor="text1"/>
          <w:lang w:val="en-GB"/>
        </w:rPr>
        <w:instrText>ADDIN CSL_CITATION { "citationItems" : [ { "id" : "ITEM-1", "itemData" : { "DOI" : "10.1002/wcc.527", "ISSN" : "17577780",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?Atlantic Ni\u00f1o.?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"Wiley Interdisciplinary Reviews: Climate Change", "id" : "ITEM-1", "issue" : "4", "issued" : { "date-parts" : [ [ "2018", "7", "1" ] ] }, "note" : "doi: 10.1002/wcc.527", "page" : "e527", "publisher" : "John Wiley &amp; Sons, Ltd", "title" : "Equatorial Atlantic variability-Modes, mechanisms, and global teleconnections", "translator" : [ { "dropping-particle" : "", "family" : "K3760", "given" : "", "non-dropping-particle" : "", "parse-names" : false, "suffix" : "" } ], "type" : "article-journal", "volume" : "9" }, "uris" : [ "http://www.mendeley.com/documents/?uuid=2afbbafc-66db-4b53-95f6-c247323e1a07" ] }, { "id" : "ITEM-2", "itemData" : { "DOI" : "10.1126/science.aav4236", "ISSN" : "0036-8075", "abstract" : "The El Ni\u00f1o\u2013Southern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"Jong-Seong", "non-dropping-particle" : "", "parse-names" : false, "suffix" : "" }, { "dropping-particle" : "", "family" : "Yu", "given" : "Jin-Yi",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"Jun-Young", "non-dropping-particle" : "", "parse-names" : false, "suffix" : "" }, { "dropping-particle" : "", "family" : "Gan", "given" : "Bolan", "non-dropping-particle" : "", "parse-names" : false, "suffix" : "" }, { "dropping-particle" : "", "family" : "Kim", "given" : "Geon-Il", "non-dropping-particle" : "", "parse-names" : false, "suffix" : "" }, { "dropping-particle" : "", "family" : "Kim", "given" : "Chang-Eun", "non-dropping-particle" : "", "parse-names" : false, "suffix" : "" }, { "dropping-particle" : "", "family" : "Kim", "given" : "Sunyoung", "non-dropping-particle" : "", "parse-names" : false, "suffix" : "" }, { "dropping-particle" : "", "family" : "Kim", "given" : "Jeong-Hwan",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"K3757", "given" : "", "non-dropping-particle" : "", "parse-names" : false, "suffix" : "" } ], "type" : "article-journal", "volume" : "363" }, "uris" : [ "http://www.mendeley.com/documents/?uuid=ad902bfb-9d27-4180-a68e-0a89647e8265" ] } ], "mendeley" : { "formattedCitation" : "(L\u00fcbbecke et al., 2018; Cai et al., 2019)", "plainTextFormattedCitation" : "(L\u00fcbbecke et al., 2018; Cai et al., 2019)", "previouslyFormattedCitation" : "(L\u00fcbbecke et al., 2018; Cai et al., 2019)"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(Lübbecke et al., 2018; Cai et al., 2019)</w:t>
      </w:r>
      <w:r w:rsidRPr="003862D0">
        <w:rPr>
          <w:color w:val="000000" w:themeColor="text1"/>
          <w:lang w:val="en-GB"/>
        </w:rPr>
        <w:fldChar w:fldCharType="end"/>
      </w:r>
      <w:r w:rsidRPr="003862D0">
        <w:rPr>
          <w:color w:val="000000" w:themeColor="text1"/>
          <w:lang w:val="en-GB"/>
        </w:rPr>
        <w:t>. Observational analyses show large discrepancies in SST and trade wind</w:t>
      </w:r>
      <w:del w:id="3553" w:author="Sara M Tuson" w:date="2021-07-20T08:39:00Z">
        <w:r w:rsidRPr="003862D0" w:rsidDel="007D78EF">
          <w:rPr>
            <w:color w:val="000000" w:themeColor="text1"/>
            <w:lang w:val="en-GB"/>
          </w:rPr>
          <w:delText>s</w:delText>
        </w:r>
      </w:del>
      <w:r w:rsidRPr="003862D0">
        <w:rPr>
          <w:color w:val="000000" w:themeColor="text1"/>
          <w:lang w:val="en-GB"/>
        </w:rPr>
        <w:t xml:space="preserve"> strength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"10.1007/s00382-015-2471-y",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"Mohino", "given" : "Elsa", "non-dropping-particle" : "", "parse-names" : false, "suffix" : "" }, { "dropping-particle" : "", "family" : "Losada", "given" : "Teresa", "non-dropping-particle" : "", "parse-names" : false, "suffix" : "" } ], "container-title" : "Climate Dynamics", "id" : "ITEM-1", "issue" : "7-8", "issued" : { "date-parts" : [ [ "2015", "10", "20" ] ] }, "note" : "From Duplicate 4 (Is There Evidence of Changes in Tropical Atlantic Variability Modes under AMO Phases in the Observational Record? - Mart\u00edn-Rey, Marta; Polo, Irene; Rodr\u00edguez-Fonseca, Bel\u00e9n; Losada, Teresa; Lazar, Alban)\n\ndoi: 10.1175/JCLI-D-16-0459.1\n\nFrom Duplicate 7 (Marine-based multiproxy reconstruction of Atlantic multidecadal variability - Svendsen, Lea; Hetzinger, Steffen; Keenlyside, Noel; Gao, Yongqi)\n\ndoi: 10.1002/2013GL059076\n\nFrom Duplicate 9 (On the Seasonal Forecasting of Regional Tropical Cyclone Activity - Vecchi, G A; Delworth, T; Gudgel, R; Kapnick, S; Rosati, A; Wittenberg, A T; Zeng, F; Anderson, W; Balaji, V; Dixon, K; Jia, L; Kim, H.-S.; Krishnamurthy, L; Msadek, R; Stern, W F; Underwood, S D; Villarini, G; Yang, X; Zhang, S)\n\ndoi: 10.1175/JCLI-D-14-00158.1\n\nFrom Duplicate 11 (Predictability of the mid-latitude Atlantic meridional overturning circulation in a multi-model system - Pohlmann, Holger; Smith, Doug M; Balmaseda, Magdalena A; Keenlyside, Noel S; Masina, Simona; Matei, Daniela; Mueller, Wolfgang A; Rogel, Philippe)\n\nTimes Cited: 2", "page" : "2255-2271", "publisher" : "American Meteorological Society", "title" : "Impacts of the Atlantic Equatorial Mode in a warmer climate", "translator" : [ { "dropping-particle" : "", "family" : "K3756", "given" : "", "non-dropping-particle" : "", "parse-names" : false, "suffix" : "" } ], "type" : "article-journal", "volume" : "45" }, "uris" : [ "http://www.mendeley.com/documents/?uuid=4da27202-7692-4267-a27b-6fcef96b3e20" ] }, { "id" : "ITEM-2", "itemData" : { "DOI" : "10.1007/s00382-014-2168-7", "ISSN" : "0930-7575", "abstract" : "A homogeneous monthly data set of sea surface temperature (SST) and pseudo wind stress based on in situ observations is used to investigate the climatic trends over the tropical Atlantic during the last five decades (1964\u20132012). After a decrease of SST by about 1 \u00b0C during 1964\u20131975, most apparent in the northern tropical region, the entire tropical basin warmed up. That warming was the most substantial (&gt;1 \u00b0C) in the eastern tropical ocean and in the longitudinal band of the intertropical convergence zone. Surprisingly, the trade wind system also strengthened over the peirod 1964\u20132012. Complementary information extracted from other observational data sources confirms the simultaneity of SST warming and the strengthening of the surface winds. Examining data sets of surface heat flux during the last few decades for the same region, we find that the SST warming was not a consequence of atmospheric heat flux forcing. Conversely, we suggest that long-term SST warming drives changes in atmosphere parameters at the sea surface, most notably an increase in latent heat flux, and that an acceleration of the hydrological cycle induces a strengthening of the trade winds and an acceleration of the Hadley circulation. These trends are also accompanied by rising sea levels and upper ocean heat content over similar multi-decadal time scales in the tropical Atlantic. Though more work is needed to fully understand these long term trends, especially what happens from the mid-1970\u2019s, it is likely that changes in ocean circulation involving some combination of the Atlantic meridional overtuning circulation and the subtropical cells are required to explain the observations.", "author" : [ { "dropping-particle" : "", "family" : "Servain", "given" : "Jacques", "non-dropping-particle" : "", "parse-names" : false, "suffix" : "" }, { "dropping-particle" : "", "family" : "Caniaux", "given" : "Guy", "non-dropping-particle" : "", "parse-names" : false, "suffix" : "" }, { "dropping-particle" : "", "family" : "Kouadio", "given" : "Yves K", "non-dropping-particle" : "", "parse-names" : false, "suffix" : "" }, { "dropping-particle" : "", "family" : "McPhaden", "given" : "Michael J", "non-dropping-particle" : "", "parse-names" : false, "suffix" : "" }, { "dropping-particle" : "", "family" : "Araujo", "given" : "Moacyr", "non-dropping-particle" : "", "parse-names" : false, "suffix" : "" } ], "container-title" : "Climate Dynamics", "id" : "ITEM-2", "issue" : "11", "issued" : { "date-parts" : [ [ "2014", "12", "31" ] ] }, "page" : "3071-3089", "title" : "Recent climatic trends in the tropical Atlantic", "translator" : [ { "dropping-particle" : "", "family" : "K3765", "given" : "", "non-dropping-particle" : "", "parse-names" : false, "suffix" : "" } ], "type" : "article-journal", "volume" : "43" }, "uris" : [ "http://www.mendeley.com/documents/?uuid=3477154e-8fd9-4d7b-acfb-e597076134ba" ] } ], "mendeley" : { "formattedCitation" : "(Servain et al., 2014; Mohino and Losada, 2015)", "plainTextFormattedCitation" : "(Servain et al., 2014; Mohino and Losada, 2015)", "previouslyFormattedCitation" : "(Servain et al., 2014; Mohino and Losada,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(Servain et al., 2014; Mohino and Losada, 2015)</w:t>
      </w:r>
      <w:r w:rsidRPr="003862D0">
        <w:rPr>
          <w:color w:val="000000" w:themeColor="text1"/>
          <w:lang w:val="en-GB"/>
        </w:rPr>
        <w:fldChar w:fldCharType="end"/>
      </w:r>
      <w:r w:rsidRPr="003862D0">
        <w:rPr>
          <w:color w:val="000000" w:themeColor="text1"/>
          <w:lang w:val="en-GB"/>
        </w:rPr>
        <w:t xml:space="preserve">. Single-model sensitivity experiments show that Atlantic Niño characteristics at the end of </w:t>
      </w:r>
      <w:r w:rsidR="001508FD" w:rsidRPr="003862D0">
        <w:rPr>
          <w:color w:val="000000" w:themeColor="text1"/>
          <w:lang w:val="en-GB"/>
        </w:rPr>
        <w:t>2</w:t>
      </w:r>
      <w:r w:rsidR="004D176A" w:rsidRPr="003862D0">
        <w:rPr>
          <w:color w:val="000000" w:themeColor="text1"/>
          <w:lang w:val="en-GB"/>
        </w:rPr>
        <w:t>1</w:t>
      </w:r>
      <w:r w:rsidR="00FD6901" w:rsidRPr="003862D0">
        <w:rPr>
          <w:color w:val="000000" w:themeColor="text1"/>
          <w:lang w:val="en-GB"/>
        </w:rPr>
        <w:t>st</w:t>
      </w:r>
      <w:r w:rsidR="001508FD" w:rsidRPr="003862D0">
        <w:rPr>
          <w:color w:val="000000" w:themeColor="text1"/>
          <w:lang w:val="en-GB"/>
        </w:rPr>
        <w:t xml:space="preserve"> </w:t>
      </w:r>
      <w:r w:rsidRPr="003862D0">
        <w:rPr>
          <w:color w:val="000000" w:themeColor="text1"/>
          <w:lang w:val="en-GB"/>
        </w:rPr>
        <w:t xml:space="preserve">century remain </w:t>
      </w:r>
      <w:r w:rsidR="004D176A" w:rsidRPr="003862D0">
        <w:rPr>
          <w:color w:val="000000" w:themeColor="text1"/>
          <w:lang w:val="en-GB"/>
        </w:rPr>
        <w:t xml:space="preserve">consistent with </w:t>
      </w:r>
      <w:r w:rsidRPr="003862D0">
        <w:rPr>
          <w:color w:val="000000" w:themeColor="text1"/>
          <w:lang w:val="en-GB"/>
        </w:rPr>
        <w:t xml:space="preserve">those of the </w:t>
      </w:r>
      <w:r w:rsidR="00281E3A" w:rsidRPr="003862D0">
        <w:rPr>
          <w:color w:val="000000" w:themeColor="text1"/>
          <w:lang w:val="en-GB"/>
        </w:rPr>
        <w:t>20</w:t>
      </w:r>
      <w:r w:rsidR="00FD6901" w:rsidRPr="003862D0">
        <w:rPr>
          <w:color w:val="000000" w:themeColor="text1"/>
          <w:lang w:val="en-GB"/>
        </w:rPr>
        <w:t>th</w:t>
      </w:r>
      <w:r w:rsidRPr="003862D0">
        <w:rPr>
          <w:color w:val="000000" w:themeColor="text1"/>
          <w:lang w:val="en-GB"/>
        </w:rPr>
        <w:t xml:space="preserve"> century, though changes in the climatological SSTs can lead to changes in the associated teleconnections </w:t>
      </w:r>
      <w:r w:rsidRPr="003862D0">
        <w:rPr>
          <w:color w:val="000000" w:themeColor="text1"/>
          <w:lang w:val="en-GB"/>
        </w:rPr>
        <w:fldChar w:fldCharType="begin" w:fldLock="1"/>
      </w:r>
      <w:r w:rsidR="00615634">
        <w:rPr>
          <w:color w:val="000000" w:themeColor="text1"/>
          <w:lang w:val="en-GB"/>
        </w:rPr>
        <w:instrText>ADDIN CSL_CITATION { "citationItems" : [ { "id" : "ITEM-1", "itemData" : { "DOI" : "10.1007/s00382-015-2471-y", "ISSN" : "0930-7575", "abstract" : "The ability of a high-resolution coupled atmosphere\u2013ocean general circulation model (with a horizontal resolution of a quarter of a degree in the ocean and of about 0.5\u00b0 in the atmosphere) to predict the annual means of temperature, precipitation, sea-ice volume and extent is assessed based on initialized hindcasts over the 1993\u20132009 period. Significant skill in predicting sea surface temperatures is obtained, especially over the North Atlantic, the tropical Atlantic and the Indian Ocean. The Sea Ice Extent and volume are also reasonably predicted in winter (March) and summer (September). The model skill is mainly due to the external forcing associated with well-mixed greenhouse gases. A decrease in the global warming rate associated with a negative phase of the Pacific Decadal Oscillation is simulated by the model over a suite of 10-year periods when initialized from starting dates between 1999 and 2003. The model ability to predict regional change is investigated by focusing on the mid-90\u2019s Atlantic Ocean subpolar gyre warming. The model simulates the North Atlantic warming associated with a meridional heat transport increase, a strengthening of the North Atlantic current and a deepening of the mixed layer over the Labrador Sea. The atmosphere plays a role in the warming through a modulation of the North Atlantic Oscillation: a negative sea level pressure anomaly, located south of the subpolar gyre is associated with a wind speed decrease over the subpolar gyre. This leads to a reduced oceanic heat-loss and favors a northward displacement of anomalously warm and salty subtropical water that both concur to the subpolar gyre warming. We finally conclude that the subpolar gyre warming is mainly triggered by ocean dynamics with a possible contribution of atmospheric circulation favoring its persistence.", "author" : [ { "dropping-particle" : "", "family" : "Mohino", "given" : "Elsa", "non-dropping-particle" : "", "parse-names" : false, "suffix" : "" }, { "dropping-particle" : "", "family" : "Losada", "given" : "Teresa", "non-dropping-particle" : "", "parse-names" : false, "suffix" : "" } ], "container-title" : "Climate Dynamics", "id" : "ITEM-1", "issue" : "7-8", "issued" : { "date-parts" : [ [ "2015", "10", "20" ] ] }, "note" : "From Duplicate 4 (Is There Evidence of Changes in Tropical Atlantic Variability Modes under AMO Phases in the Observational Record? - Mart\u00edn-Rey, Marta; Polo, Irene; Rodr\u00edguez-Fonseca, Bel\u00e9n; Losada, Teresa; Lazar, Alban)\n\ndoi: 10.1175/JCLI-D-16-0459.1\n\nFrom Duplicate 7 (Marine-based multiproxy reconstruction of Atlantic multidecadal variability - Svendsen, Lea; Hetzinger, Steffen; Keenlyside, Noel; Gao, Yongqi)\n\ndoi: 10.1002/2013GL059076\n\nFrom Duplicate 9 (On the Seasonal Forecasting of Regional Tropical Cyclone Activity - Vecchi, G A; Delworth, T; Gudgel, R; Kapnick, S; Rosati, A; Wittenberg, A T; Zeng, F; Anderson, W; Balaji, V; Dixon, K; Jia, L; Kim, H.-S.; Krishnamurthy, L; Msadek, R; Stern, W F; Underwood, S D; Villarini, G; Yang, X; Zhang, S)\n\ndoi: 10.1175/JCLI-D-14-00158.1\n\nFrom Duplicate 11 (Predictability of the mid-latitude Atlantic meridional overturning circulation in a multi-model system - Pohlmann, Holger; Smith, Doug M; Balmaseda, Magdalena A; Keenlyside, Noel S; Masina, Simona; Matei, Daniela; Mueller, Wolfgang A; Rogel, Philippe)\n\nTimes Cited: 2", "page" : "2255-2271", "publisher" : "American Meteorological Society", "title" : "Impacts of the Atlantic Equatorial Mode in a warmer climate", "translator" : [ { "dropping-particle" : "", "family" : "K3756", "given" : "", "non-dropping-particle" : "", "parse-names" : false, "suffix" : "" } ], "type" : "article-journal", "volume" : "45" }, "uris" : [ "http://www.mendeley.com/documents/?uuid=4da27202-7692-4267-a27b-6fcef96b3e20" ] } ], "mendeley" : { "formattedCitation" : "(Mohino and Losada, 2015)", "plainTextFormattedCitation" : "(Mohino and Losada, 2015)", "previouslyFormattedCitation" : "(Mohino and Losada, 2015)" }, "properties" : { "noteIndex" : 0 }, "schema" : "https://github.com/citation-style-language/schema/raw/master/csl-citation.json" }</w:instrText>
      </w:r>
      <w:r w:rsidRPr="003862D0">
        <w:rPr>
          <w:color w:val="000000" w:themeColor="text1"/>
          <w:lang w:val="en-GB"/>
        </w:rPr>
        <w:fldChar w:fldCharType="separate"/>
      </w:r>
      <w:r w:rsidR="00016735">
        <w:rPr>
          <w:noProof/>
          <w:color w:val="000000" w:themeColor="text1"/>
          <w:lang w:val="en-GB"/>
        </w:rPr>
        <w:t>(Mohino and Losada, 2015)</w:t>
      </w:r>
      <w:r w:rsidRPr="003862D0">
        <w:rPr>
          <w:color w:val="000000" w:themeColor="text1"/>
          <w:lang w:val="en-GB"/>
        </w:rPr>
        <w:fldChar w:fldCharType="end"/>
      </w:r>
      <w:r w:rsidRPr="003862D0">
        <w:rPr>
          <w:color w:val="000000" w:themeColor="text1"/>
          <w:lang w:val="en-GB"/>
        </w:rPr>
        <w:t>.</w:t>
      </w:r>
    </w:p>
    <w:p w14:paraId="5373538A" w14:textId="77777777" w:rsidR="00A9790A" w:rsidRPr="003862D0" w:rsidRDefault="00A9790A" w:rsidP="00A9790A">
      <w:pPr>
        <w:pStyle w:val="AR6BodyText"/>
        <w:rPr>
          <w:lang w:val="en-GB"/>
        </w:rPr>
      </w:pPr>
    </w:p>
    <w:p w14:paraId="0A58B964" w14:textId="7E1739C5" w:rsidR="00A9790A" w:rsidRPr="003862D0" w:rsidRDefault="00A9790A" w:rsidP="00A9790A">
      <w:pPr>
        <w:pStyle w:val="AR6BodyText"/>
        <w:rPr>
          <w:lang w:val="en-GB"/>
        </w:rPr>
      </w:pPr>
      <w:r w:rsidRPr="003862D0">
        <w:rPr>
          <w:color w:val="000000"/>
          <w:lang w:val="en-GB"/>
        </w:rPr>
        <w:t>The weakening of the AMOC expected from global warming (</w:t>
      </w:r>
      <w:r w:rsidR="00C95355" w:rsidRPr="003862D0">
        <w:rPr>
          <w:color w:val="000000"/>
          <w:lang w:val="en-GB"/>
        </w:rPr>
        <w:t xml:space="preserve">see Section </w:t>
      </w:r>
      <w:r w:rsidR="00FA6D4F" w:rsidRPr="003862D0">
        <w:rPr>
          <w:color w:val="000000"/>
          <w:lang w:val="en-GB"/>
        </w:rPr>
        <w:t>4.3.2.3</w:t>
      </w:r>
      <w:r w:rsidRPr="003862D0">
        <w:rPr>
          <w:color w:val="000000"/>
          <w:lang w:val="en-GB"/>
        </w:rPr>
        <w:t>) has been suggested</w:t>
      </w:r>
      <w:r w:rsidRPr="003862D0">
        <w:rPr>
          <w:color w:val="000000" w:themeColor="text1"/>
          <w:lang w:val="en-GB"/>
        </w:rPr>
        <w:t xml:space="preserve"> to have an influence on the mean background state of tropical-Atlantic surface conditions, thereby enhancing equatorial Atlantic variability and</w:t>
      </w:r>
      <w:del w:id="3554" w:author="Sara M Tuson" w:date="2021-07-15T20:27:00Z">
        <w:r w:rsidRPr="003862D0" w:rsidDel="00092429">
          <w:rPr>
            <w:color w:val="000000" w:themeColor="text1"/>
            <w:lang w:val="en-GB"/>
          </w:rPr>
          <w:delText xml:space="preserve">  </w:delText>
        </w:r>
      </w:del>
      <w:ins w:id="3555" w:author="Sara M Tuson" w:date="2021-07-15T20:27:00Z">
        <w:r w:rsidR="00092429">
          <w:rPr>
            <w:color w:val="000000" w:themeColor="text1"/>
            <w:lang w:val="en-GB"/>
          </w:rPr>
          <w:t xml:space="preserve"> </w:t>
        </w:r>
      </w:ins>
      <w:r w:rsidRPr="003862D0">
        <w:rPr>
          <w:color w:val="000000" w:themeColor="text1"/>
          <w:lang w:val="en-GB"/>
        </w:rPr>
        <w:t xml:space="preserve">resulting in a stronger tropical Atlantic–ENSO teleconnection </w:t>
      </w:r>
      <w:ins w:id="3556" w:author="Ian Blenkinsop" w:date="2021-07-27T13:51:00Z">
        <w:r w:rsidR="002E41AF">
          <w:rPr>
            <w:color w:val="000000" w:themeColor="text1"/>
            <w:lang w:val="en-GB"/>
          </w:rPr>
          <w:t>(</w:t>
        </w:r>
        <w:r w:rsidR="002E41AF" w:rsidRPr="003862D0">
          <w:rPr>
            <w:color w:val="000000" w:themeColor="text1"/>
            <w:lang w:val="en-GB"/>
          </w:rPr>
          <w:t>see Section 3.7.5 for a detailed discussion</w:t>
        </w:r>
      </w:ins>
      <w:ins w:id="3557" w:author="Ian Blenkinsop" w:date="2021-07-27T13:52:00Z">
        <w:r w:rsidR="002E41AF">
          <w:rPr>
            <w:color w:val="000000" w:themeColor="text1"/>
            <w:lang w:val="en-GB"/>
          </w:rPr>
          <w:t>;</w:t>
        </w:r>
      </w:ins>
      <w:ins w:id="3558" w:author="Ian Blenkinsop" w:date="2021-07-27T13:51:00Z">
        <w:r w:rsidR="002E41AF" w:rsidRPr="003862D0">
          <w:rPr>
            <w:color w:val="000000" w:themeColor="text1"/>
            <w:lang w:val="en-GB"/>
          </w:rPr>
          <w:t xml:space="preserve"> </w:t>
        </w:r>
      </w:ins>
      <w:r w:rsidRPr="003862D0">
        <w:rPr>
          <w:color w:val="000000" w:themeColor="text1"/>
          <w:lang w:val="en-GB"/>
        </w:rPr>
        <w:fldChar w:fldCharType="begin" w:fldLock="1"/>
      </w:r>
      <w:r w:rsidR="00CD3B49">
        <w:rPr>
          <w:color w:val="000000" w:themeColor="text1"/>
          <w:lang w:val="en-GB"/>
        </w:rPr>
        <w:instrText>ADDIN CSL_CITATION { "citationItems" : [ { "id" : "ITEM-1",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"ITEM-1", "issue" : "4", "issued" : { "date-parts" : [ [ "2014", "2", "28" ] ] }, "note" : "doi: 10.1002/2013GL059076", "page" : "1295-1300", "publisher" : "John Wiley &amp; Sons, Ltd", "title" : "Marine-based multiproxy reconstruction of Atlantic multidecadal variability", "translator" : [ { "dropping-particle" : "", "family" : "K3767", "given" : "", "non-dropping-particle" : "", "parse-names" : false, "suffix" : "" } ], "type" : "article-journal", "volume" : "41" }, "uris" : [ "http://www.mendeley.com/documents/?uuid=0cbf7e20-0ec3-4fe0-84ec-ab7305a4eafd" ] } ], "mendeley" : { "formattedCitation" : "(Svendsen et al., 2014)", "manualFormatting" : "Svendsen et al., 2014", "plainTextFormattedCitation" : "(Svendsen et al., 2014)", "previouslyFormattedCitation" : "(Svendsen et al., 2014)" }, "properties" : { "noteIndex" : 0 }, "schema" : "https://github.com/citation-style-language/schema/raw/master/csl-citation.json" }</w:instrText>
      </w:r>
      <w:r w:rsidRPr="003862D0">
        <w:rPr>
          <w:color w:val="000000" w:themeColor="text1"/>
          <w:lang w:val="en-GB"/>
        </w:rPr>
        <w:fldChar w:fldCharType="separate"/>
      </w:r>
      <w:del w:id="3559" w:author="Ian Blenkinsop" w:date="2021-07-27T13:52:00Z">
        <w:r w:rsidR="00016735" w:rsidDel="002E41AF">
          <w:rPr>
            <w:noProof/>
            <w:color w:val="000000" w:themeColor="text1"/>
            <w:lang w:val="en-GB"/>
          </w:rPr>
          <w:delText>(</w:delText>
        </w:r>
      </w:del>
      <w:r w:rsidR="00016735">
        <w:rPr>
          <w:noProof/>
          <w:color w:val="000000" w:themeColor="text1"/>
          <w:lang w:val="en-GB"/>
        </w:rPr>
        <w:t>Svendsen et al., 2014</w:t>
      </w:r>
      <w:del w:id="3560" w:author="Ian Blenkinsop" w:date="2021-07-27T13:51:00Z">
        <w:r w:rsidR="00016735" w:rsidDel="002E41AF">
          <w:rPr>
            <w:noProof/>
            <w:color w:val="000000" w:themeColor="text1"/>
            <w:lang w:val="en-GB"/>
          </w:rPr>
          <w:delText>)</w:delText>
        </w:r>
      </w:del>
      <w:r w:rsidRPr="003862D0">
        <w:rPr>
          <w:color w:val="000000" w:themeColor="text1"/>
          <w:lang w:val="en-GB"/>
        </w:rPr>
        <w:fldChar w:fldCharType="end"/>
      </w:r>
      <w:del w:id="3561" w:author="Ian Blenkinsop" w:date="2021-07-27T13:51:00Z">
        <w:r w:rsidRPr="003862D0" w:rsidDel="002E41AF">
          <w:rPr>
            <w:color w:val="000000" w:themeColor="text1"/>
            <w:lang w:val="en-GB"/>
          </w:rPr>
          <w:delText xml:space="preserve"> (see Chapter 3 Section 3.7.5 for a detailed discussion</w:delText>
        </w:r>
      </w:del>
      <w:r w:rsidRPr="003862D0">
        <w:rPr>
          <w:color w:val="000000" w:themeColor="text1"/>
          <w:lang w:val="en-GB"/>
        </w:rPr>
        <w:t xml:space="preserve">). A recent multi-model study, based on CMIP5, concluded that the TAV-Pacific teleconnection will weaken under global warming due to the increased thermal stability of the atmosphere </w:t>
      </w:r>
      <w:commentRangeStart w:id="3562"/>
      <w:r w:rsidRPr="003862D0">
        <w:rPr>
          <w:color w:val="000000" w:themeColor="text1"/>
          <w:lang w:val="en-GB"/>
        </w:rPr>
        <w:fldChar w:fldCharType="begin" w:fldLock="1"/>
      </w:r>
      <w:ins w:id="3563" w:author="Robin Matthews" w:date="2021-06-16T17:45:00Z">
        <w:r w:rsidR="00326855">
          <w:rPr>
            <w:color w:val="000000" w:themeColor="text1"/>
            <w:lang w:val="en-GB"/>
          </w:rPr>
          <w:instrText>ADDIN CSL_CITATION { "citationItems" : [ { "id" : "ITEM-1", "itemData" : { "DOI" : "10.1126/sciadv.aax4111", "ISSN" : "2375-2548", "abstract" : "Sea surface temperature variability in the equatorial eastern Atlantic, which is referred to as an Atlantic Ni\u00f1o (Ni\u00f1a) at its warm (cold) phase and peaks in boreal summer, dominates the interannual variability in the equatorial Atlantic. By strengthening of the Walker circulation, an Atlantic Ni\u00f1o favors a Pacific La Ni\u00f1a, which matures in boreal winter, providing a precursory memory for El Ni\u00f1o\u2013Southern Oscillation (ENSO) predictability. How this Atlantic impact responds to greenhouse warming is unclear. Here, we show that greenhouse warming leads to a weakened influence from the Atlantic Ni\u00f1o/Ni\u00f1a on the Pacific ENSO. In response to anomalous equatorial Atlantic heating, ascending over the equatorial Atlantic is weaker due to an increased tropospheric stability in the mean climate, resulting in a weaker impact on the Pacific Ocean. Thus, as greenhouse warming continues, Pacific ENSO is projected to be less affected by the Atlantic Ni\u00f1o/Ni\u00f1a and more challenging to predict.", "author" : [ { "dropping-particle" : "", "family" : "Jia", "given" : "Fan", "non-dropping-particle" : "", "parse-names" : false, "suffix" : "" }, { "dropping-particle" : "", "family" : "Cai", "given" : "Wenju", "non-dropping-particle" : "", "parse-names" : false, "suffix" : "" }, { "dropping-particle" : "", "family" : "Wu", "given" : "Lixin", "non-dropping-particle" : "", "parse-names" : false, "suffix" : "" }, { "dropping-particle" : "", "family" : "Gan", "given" : "Bolan", "non-dropping-particle" : "", "parse-names" : false, "suffix" : "" }, { "dropping-particle" : "", "family" : "Wang", "given" : "Guojian", "non-dropping-particle" : "", "parse-names" : false, "suffix" : "" }, { "dropping-particle" : "", "family" : "Kucharski", "given" : "Fred", "non-dropping-particle" : "", "parse-names" : false, "suffix" : "" }, { "dropping-particle" : "", "family" : "Chang", "given" : "Ping", "non-dropping-particle" : "", "parse-names" : false, "suffix" : "" }, { "dropping-particle" : "", "family" : "Keenlyside", "given" : "Noel", "non-dropping-particle" : "", "parse-names" : false, "suffix" : "" } ], "container-title" : "Science Advances", "id" : "ITEM-1", "issue" : "8", "issued" : { "date-parts" : [ [ "2019", "8", "21" ] ] }, "page" : "eaax4111", "publisher" : "American Association for the Advancement of Science", "title" : "Weakening Atlantic Ni\u00f1o\u2013Pacific connection under greenhouse warming", "translator" : [ { "dropping-particle" : "", "family" : "K4967", "given" : "", "non-dropping-particle" : "", "parse-names" : false, "suffix" : "" } ], "type" : "article-journal", "volume" : "5" }, "uris" : [ "http://www.mendeley.com/documents/?uuid=1cb29a7f-b15a-47f1-951b-60445b421016" ] } ], "mendeley" : { "formattedCitation" : "(Jia et al., 2019a)", "manualFormatting" : "(F. Jia et al., 2019)", "plainTextFormattedCitation" : "(Jia et al., 2019a)", "previouslyFormattedCitation" : "(Jia et al., 2019a)" }, "properties" : { "noteIndex" : 0 }, "schema" : "https://github.com/citation-style-language/schema/raw/master/csl-citation.json" }</w:instrText>
        </w:r>
      </w:ins>
      <w:del w:id="3564" w:author="Robin Matthews" w:date="2021-06-16T17:45:00Z">
        <w:r w:rsidR="00615634" w:rsidDel="00326855">
          <w:rPr>
            <w:color w:val="000000" w:themeColor="text1"/>
            <w:lang w:val="en-GB"/>
          </w:rPr>
          <w:delInstrText>ADDIN CSL_CITATION { "citationItems" : [ { "id" : "ITEM-1", "itemData" : { "DOI" : "10.1126/sciadv.aax4111", "ISSN" : "2375-2548", "abstract" : "Sea surface temperature variability in the equatorial eastern Atlantic, which is referred to as an Atlantic Ni\u00f1o (Ni\u00f1a) at its warm (cold) phase and peaks in boreal summer, dominates the interannual variability in the equatorial Atlantic. By strengthening of the Walker circulation, an Atlantic Ni\u00f1o favors a Pacific La Ni\u00f1a, which matures in boreal winter, providing a precursory memory for El Ni\u00f1o\u2013Southern Oscillation (ENSO) predictability. How this Atlantic impact responds to greenhouse warming is unclear. Here, we show that greenhouse warming leads to a weakened influence from the Atlantic Ni\u00f1o/Ni\u00f1a on the Pacific ENSO. In response to anomalous equatorial Atlantic heating, ascending over the equatorial Atlantic is weaker due to an increased tropospheric stability in the mean climate, resulting in a weaker impact on the Pacific Ocean. Thus, as greenhouse warming continues, Pacific ENSO is projected to be less affected by the Atlantic Ni\u00f1o/Ni\u00f1a and more challenging to predict.", "author" : [ { "dropping-particle" : "", "family" : "Jia", "given" : "Fan", "non-dropping-particle" : "", "parse-names" : false, "suffix" : "" }, { "dropping-particle" : "", "family" : "Cai", "given" : "Wenju", "non-dropping-particle" : "", "parse-names" : false, "suffix" : "" }, { "dropping-particle" : "", "family" : "Wu", "given" : "Lixin", "non-dropping-particle" : "", "parse-names" : false, "suffix" : "" }, { "dropping-particle" : "", "family" : "Gan", "given" : "Bolan", "non-dropping-particle" : "", "parse-names" : false, "suffix" : "" }, { "dropping-particle" : "", "family" : "Wang", "given" : "Guojian", "non-dropping-particle" : "", "parse-names" : false, "suffix" : "" }, { "dropping-particle" : "", "family" : "Kucharski", "given" : "Fred", "non-dropping-particle" : "", "parse-names" : false, "suffix" : "" }, { "dropping-particle" : "", "family" : "Chang", "given" : "Ping", "non-dropping-particle" : "", "parse-names" : false, "suffix" : "" }, { "dropping-particle" : "", "family" : "Keenlyside", "given" : "Noel", "non-dropping-particle" : "", "parse-names" : false, "suffix" : "" } ], "container-title" : "Science Advances", "id" : "ITEM-1", "issue" : "8", "issued" : { "date-parts" : [ [ "2019", "8", "21" ] ] }, "page" : "eaax4111", "publisher" : "American Association for the Advancement of Science", "title" : "Weakening Atlantic Ni\u00f1o\u2013Pacific connection under greenhouse warming", "translator" : [ { "dropping-particle" : "", "family" : "K4967", "given" : "", "non-dropping-particle" : "", "parse-names" : false, "suffix" : "" } ], "type" : "article-journal", "volume" : "5" }, "uris" : [ "http://www.mendeley.com/documents/?uuid=1cb29a7f-b15a-47f1-951b-60445b421016" ] } ], "mendeley" : { "formattedCitation" : "(Jia et al., 2019a)", "plainTextFormattedCitation" : "(Jia et al., 2019a)", "previouslyFormattedCitation" : "(Jia et al., 2019a)" }, "properties" : { "noteIndex" : 0 }, "schema" : "https://github.com/citation-style-language/schema/raw/master/csl-citation.json" }</w:delInstrText>
        </w:r>
      </w:del>
      <w:r w:rsidRPr="003862D0">
        <w:rPr>
          <w:color w:val="000000" w:themeColor="text1"/>
          <w:lang w:val="en-GB"/>
        </w:rPr>
        <w:fldChar w:fldCharType="separate"/>
      </w:r>
      <w:r w:rsidR="00016735">
        <w:rPr>
          <w:noProof/>
          <w:color w:val="000000" w:themeColor="text1"/>
          <w:lang w:val="en-GB"/>
        </w:rPr>
        <w:t>(</w:t>
      </w:r>
      <w:ins w:id="3565" w:author="Robin Matthews" w:date="2021-06-16T17:45:00Z">
        <w:r w:rsidR="00326855">
          <w:rPr>
            <w:noProof/>
            <w:color w:val="000000" w:themeColor="text1"/>
            <w:lang w:val="en-GB"/>
          </w:rPr>
          <w:t xml:space="preserve">F. </w:t>
        </w:r>
      </w:ins>
      <w:r w:rsidR="00016735">
        <w:rPr>
          <w:noProof/>
          <w:color w:val="000000" w:themeColor="text1"/>
          <w:lang w:val="en-GB"/>
        </w:rPr>
        <w:t>Jia et al., 2019</w:t>
      </w:r>
      <w:del w:id="3566" w:author="Robin Matthews" w:date="2021-06-16T17:45:00Z">
        <w:r w:rsidR="00016735" w:rsidDel="00326855">
          <w:rPr>
            <w:noProof/>
            <w:color w:val="000000" w:themeColor="text1"/>
            <w:lang w:val="en-GB"/>
          </w:rPr>
          <w:delText>a</w:delText>
        </w:r>
      </w:del>
      <w:r w:rsidR="00016735">
        <w:rPr>
          <w:noProof/>
          <w:color w:val="000000" w:themeColor="text1"/>
          <w:lang w:val="en-GB"/>
        </w:rPr>
        <w:t>)</w:t>
      </w:r>
      <w:r w:rsidRPr="003862D0">
        <w:rPr>
          <w:color w:val="000000" w:themeColor="text1"/>
          <w:lang w:val="en-GB"/>
        </w:rPr>
        <w:fldChar w:fldCharType="end"/>
      </w:r>
      <w:commentRangeEnd w:id="3562"/>
      <w:r w:rsidR="00016735">
        <w:rPr>
          <w:rStyle w:val="CommentReference"/>
        </w:rPr>
        <w:commentReference w:id="3562"/>
      </w:r>
      <w:r w:rsidRPr="003862D0">
        <w:rPr>
          <w:color w:val="000000" w:themeColor="text1"/>
          <w:lang w:val="en-GB"/>
        </w:rPr>
        <w:t xml:space="preserve">. However, </w:t>
      </w:r>
      <w:r w:rsidRPr="003862D0">
        <w:rPr>
          <w:lang w:val="en-GB"/>
        </w:rPr>
        <w:t>there is still a clear lack of model studies, and hence no robust evidence on the long-term evolution of TAV and associated teleconnections</w:t>
      </w:r>
      <w:r w:rsidR="00D17DE7" w:rsidRPr="003862D0">
        <w:rPr>
          <w:lang w:val="en-GB"/>
        </w:rPr>
        <w:t xml:space="preserve">. </w:t>
      </w:r>
    </w:p>
    <w:p w14:paraId="5A606A9D" w14:textId="77777777" w:rsidR="00A9790A" w:rsidRPr="003862D0" w:rsidRDefault="00A9790A" w:rsidP="004535E3">
      <w:pPr>
        <w:pStyle w:val="AR6BodyText"/>
        <w:rPr>
          <w:lang w:val="en-GB"/>
        </w:rPr>
      </w:pPr>
    </w:p>
    <w:p w14:paraId="4DE68B7E" w14:textId="77777777" w:rsidR="00A9790A" w:rsidRPr="003862D0" w:rsidRDefault="00A9790A" w:rsidP="00A9790A">
      <w:pPr>
        <w:pStyle w:val="AR6BodyText"/>
        <w:rPr>
          <w:rFonts w:eastAsia="Malgun Gothic"/>
          <w:lang w:val="en-GB" w:eastAsia="ko-KR"/>
        </w:rPr>
      </w:pPr>
    </w:p>
    <w:p w14:paraId="20824A0D" w14:textId="77777777" w:rsidR="00A9790A" w:rsidRPr="003862D0" w:rsidRDefault="00A9790A" w:rsidP="00A9790A">
      <w:pPr>
        <w:pStyle w:val="AR6Chap4Level34111"/>
        <w:ind w:left="851" w:hanging="851"/>
        <w:rPr>
          <w:rFonts w:eastAsia="Calibri"/>
          <w:lang w:val="en-GB"/>
        </w:rPr>
      </w:pPr>
      <w:r w:rsidRPr="003862D0">
        <w:rPr>
          <w:rFonts w:eastAsia="Calibri"/>
          <w:lang w:val="en-GB"/>
        </w:rPr>
        <w:t xml:space="preserve"> </w:t>
      </w:r>
      <w:bookmarkStart w:id="3567" w:name="_Toc66467007"/>
      <w:bookmarkStart w:id="3568" w:name="_Toc66467291"/>
      <w:bookmarkStart w:id="3569" w:name="_Toc66574546"/>
      <w:bookmarkStart w:id="3570" w:name="_Toc66574717"/>
      <w:bookmarkStart w:id="3571" w:name="_Toc66646064"/>
      <w:bookmarkStart w:id="3572" w:name="_Toc69752534"/>
      <w:r w:rsidRPr="003862D0">
        <w:rPr>
          <w:rFonts w:eastAsia="Calibri"/>
          <w:lang w:val="en-GB"/>
        </w:rPr>
        <w:t>Pacific Decadal Variability</w:t>
      </w:r>
      <w:bookmarkEnd w:id="3567"/>
      <w:bookmarkEnd w:id="3568"/>
      <w:bookmarkEnd w:id="3569"/>
      <w:bookmarkEnd w:id="3570"/>
      <w:bookmarkEnd w:id="3571"/>
      <w:bookmarkEnd w:id="3572"/>
      <w:r w:rsidRPr="003862D0">
        <w:rPr>
          <w:rFonts w:eastAsia="Calibri"/>
          <w:lang w:val="en-GB"/>
        </w:rPr>
        <w:t xml:space="preserve"> </w:t>
      </w:r>
    </w:p>
    <w:p w14:paraId="415F9011" w14:textId="77777777" w:rsidR="00A9790A" w:rsidRPr="003862D0" w:rsidRDefault="00A9790A" w:rsidP="00A9790A">
      <w:pPr>
        <w:pStyle w:val="AR6BodyText"/>
        <w:rPr>
          <w:rFonts w:eastAsia="Calibri"/>
          <w:lang w:val="en-GB" w:eastAsia="en-US"/>
        </w:rPr>
      </w:pPr>
    </w:p>
    <w:p w14:paraId="0A26B0A0" w14:textId="0149E601" w:rsidR="00A9790A" w:rsidRPr="003862D0" w:rsidRDefault="00143DA9" w:rsidP="00A9790A">
      <w:pPr>
        <w:pStyle w:val="AR6BodyText"/>
        <w:rPr>
          <w:rFonts w:eastAsia="Calibri"/>
          <w:lang w:val="en-GB" w:eastAsia="en-US"/>
        </w:rPr>
      </w:pPr>
      <w:ins w:id="3573" w:author="Sara M Tuson" w:date="2021-07-15T19:14:00Z">
        <w:r>
          <w:rPr>
            <w:rFonts w:eastAsia="Calibri"/>
            <w:lang w:val="en-GB" w:eastAsia="en-US"/>
          </w:rPr>
          <w:t xml:space="preserve">The </w:t>
        </w:r>
      </w:ins>
      <w:r w:rsidR="00A9790A" w:rsidRPr="003862D0">
        <w:rPr>
          <w:rFonts w:eastAsia="Calibri"/>
          <w:lang w:val="en-GB" w:eastAsia="en-US"/>
        </w:rPr>
        <w:t xml:space="preserve">AR5 assessed that there is </w:t>
      </w:r>
      <w:r w:rsidR="00A9790A" w:rsidRPr="003862D0">
        <w:rPr>
          <w:rFonts w:eastAsia="Calibri"/>
          <w:i/>
          <w:lang w:val="en-GB" w:eastAsia="en-US"/>
        </w:rPr>
        <w:t>low</w:t>
      </w:r>
      <w:r w:rsidR="00A9790A" w:rsidRPr="003862D0">
        <w:rPr>
          <w:rFonts w:eastAsia="Calibri"/>
          <w:lang w:val="en-GB" w:eastAsia="en-US"/>
        </w:rPr>
        <w:t xml:space="preserve"> </w:t>
      </w:r>
      <w:r w:rsidR="00A9790A" w:rsidRPr="003862D0">
        <w:rPr>
          <w:rFonts w:eastAsia="Calibri"/>
          <w:i/>
          <w:lang w:val="en-GB" w:eastAsia="en-US"/>
        </w:rPr>
        <w:t>confidence</w:t>
      </w:r>
      <w:r w:rsidR="00A9790A" w:rsidRPr="003862D0">
        <w:rPr>
          <w:rFonts w:eastAsia="Calibri"/>
          <w:lang w:val="en-GB" w:eastAsia="en-US"/>
        </w:rPr>
        <w:t xml:space="preserve"> in projections of future changes in Pacific decadal variability (PDV) due to the inability of CMIP5 models to represent the connection between PDV and Indo-Pacific SST variations. </w:t>
      </w:r>
      <w:r w:rsidR="00A9790A" w:rsidRPr="003862D0">
        <w:rPr>
          <w:rFonts w:eastAsia="Calibri"/>
          <w:lang w:val="en-GB"/>
        </w:rPr>
        <w:t>Because the PDV appears to encompass the combined effects of different dynamical processes operating at different time</w:t>
      </w:r>
      <w:ins w:id="3574" w:author="Sara M Tuson" w:date="2021-07-15T20:33:00Z">
        <w:r w:rsidR="00367335">
          <w:rPr>
            <w:rFonts w:eastAsia="Calibri"/>
            <w:lang w:val="en-GB"/>
          </w:rPr>
          <w:t xml:space="preserve"> </w:t>
        </w:r>
      </w:ins>
      <w:r w:rsidR="00A9790A" w:rsidRPr="003862D0">
        <w:rPr>
          <w:rFonts w:eastAsia="Calibri"/>
          <w:lang w:val="en-GB"/>
        </w:rPr>
        <w:t>scales, representation of PDV in climate models remains a challenge (</w:t>
      </w:r>
      <w:del w:id="3575" w:author="Ian Blenkinsop" w:date="2021-07-27T13:52:00Z">
        <w:r w:rsidR="00A9790A" w:rsidRPr="003862D0" w:rsidDel="002E41AF">
          <w:rPr>
            <w:rFonts w:eastAsia="Calibri"/>
            <w:lang w:val="en-GB"/>
          </w:rPr>
          <w:delText xml:space="preserve">see </w:delText>
        </w:r>
      </w:del>
      <w:del w:id="3576" w:author="Sara M Tuson" w:date="2021-07-20T08:43:00Z">
        <w:r w:rsidR="00A9790A" w:rsidRPr="003862D0" w:rsidDel="007D78EF">
          <w:rPr>
            <w:rFonts w:eastAsia="Calibri"/>
            <w:lang w:val="en-GB"/>
          </w:rPr>
          <w:delText xml:space="preserve">Chapter 3, </w:delText>
        </w:r>
      </w:del>
      <w:r w:rsidR="00A9790A" w:rsidRPr="003862D0">
        <w:rPr>
          <w:rFonts w:eastAsia="Calibri"/>
          <w:lang w:val="en-GB"/>
        </w:rPr>
        <w:t>Section 3.7.6) and its long-term evolution under climate change uncertain.</w:t>
      </w:r>
    </w:p>
    <w:p w14:paraId="09529271" w14:textId="77777777" w:rsidR="00A9790A" w:rsidRPr="003862D0" w:rsidRDefault="00A9790A" w:rsidP="00A9790A">
      <w:pPr>
        <w:pStyle w:val="AR6BodyText"/>
        <w:rPr>
          <w:rFonts w:eastAsia="Calibri"/>
          <w:lang w:val="en-GB"/>
        </w:rPr>
      </w:pPr>
    </w:p>
    <w:p w14:paraId="3FC8A1E3" w14:textId="31F053E6" w:rsidR="00A9790A" w:rsidRPr="003862D0" w:rsidRDefault="00A9790A" w:rsidP="00A9790A">
      <w:pPr>
        <w:pStyle w:val="AR6BodyText"/>
        <w:rPr>
          <w:rFonts w:eastAsia="Calibri"/>
          <w:lang w:val="en-GB" w:eastAsia="en-US"/>
        </w:rPr>
      </w:pPr>
      <w:r w:rsidRPr="003862D0">
        <w:rPr>
          <w:rFonts w:eastAsia="Calibri"/>
          <w:lang w:val="en-GB" w:eastAsia="en-US"/>
        </w:rPr>
        <w:t>In addition to uncertainty from the future evolution of the mechanisms that determined the PDV, it is also unclear how the background state in the Pacific Ocean will change due to time-varying radiative forcing, and how this change will interact with variability at interannual and low-frequency time</w:t>
      </w:r>
      <w:ins w:id="3577" w:author="Sara M Tuson" w:date="2021-07-15T20:33:00Z">
        <w:r w:rsidR="00367335">
          <w:rPr>
            <w:rFonts w:eastAsia="Calibri"/>
            <w:lang w:val="en-GB" w:eastAsia="en-US"/>
          </w:rPr>
          <w:t xml:space="preserve"> </w:t>
        </w:r>
      </w:ins>
      <w:r w:rsidRPr="003862D0">
        <w:rPr>
          <w:rFonts w:eastAsia="Calibri"/>
          <w:lang w:val="en-GB" w:eastAsia="en-US"/>
        </w:rPr>
        <w:t xml:space="preserve">scales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"10.1002/9781119548164.ch8", "abstract" : "Is El Nin\u0303o changing with global warming? Can we anticipate decades with extreme El Nin\u0303o events? To answer these questions confidently we need to understand the modulations of the El Nin\u0303o Southern Oscillation phenomenon (ENSO) that occur on decadal and multi-decadal timescales and involve changes in El Nin\u0303o amplitude, periodicity, dominant \u201cflavors\u201d, shifts in the Intertropical Convergence Zone (ITCZ) and other properties. As major progress has been made in understanding various factors that can affect these characteristics of El Nin\u0303o, two main paradigms have emerged to explain the observed modulations of ENSO: (i) internally-driven variations due to the chaotic nature of the ocean-atmosphere coupled system and (ii) externally-driven variations due to cyclic or secular changes in the properties of the tropical background state such as mean winds or ocean thermocline depth. This article reviews these two paradigms in the context of available observations, idealized models and comprehensive general circulation models (GCM) describing El Nin\u0303o. Which paradigm will dominate in the coming decades and whether global warming is already affecting El Nin\u0303o remains unclear.", "author" : [ { "dropping-particle" : "V.", "family" : "Fedorov", "given" : "Alexey", "non-dropping-particle" : "", "parse-names" : false, "suffix" : "" }, { "dropping-particle" : "", "family" : "Hu", "given" : "Shineng", "non-dropping-particle" : "", "parse-names" : false, "suffix" : "" }, { "dropping-particle" : "", "family" : "Wittenberg", "given" : "Andrew T.", "non-dropping-particle" : "", "parse-names" : false, "suffix" : "" }, { "dropping-particle" : "", "family" : "Levine", "given" : "Aaron F. Z.", "non-dropping-particle" : "", "parse-names" : false, "suffix" : "" }, { "dropping-particle" : "", "family" : "Deser", "given" : "Clara", "non-dropping-particle" : "", "parse-names" : false, "suffix" : "" } ], "chapter-number" : "Chapter 6", "container-title" : "El Ni\u00f1o Southern Oscillation in a Changing Climate", "editor" : [ { "dropping-particle" : "", "family" : "McPhaden", "given" : "Mike", "non-dropping-particle" : "", "parse-names" : false, "suffix" : "" }, { "dropping-particle" : "", "family" : "Santoso", "given" : "Agus", "non-dropping-particle" : "", "parse-names" : false, "suffix" : "" }, { "dropping-particle" : "", "family" : "Cai", "given" : "Wenju", "non-dropping-particle" : "", "parse-names" : false, "suffix" : "" } ], "id" : "ITEM-1", "issued" : { "date-parts" : [ [ "2020", "11" ] ] }, "page" : "173-198", "publisher" : "American Geophysical Union (AGU)", "publisher-place" : "Washington, DC, USA", "title" : "ENSO Low\u2010Frequency Modulation and Mean State Interactions", "translator" : [ { "dropping-particle" : "", "family" : "K3858", "given" : "Rt6", "non-dropping-particle" : "", "parse-names" : false, "suffix" : "" } ], "type" : "chapter" }, "uris" : [ "http://www.mendeley.com/documents/?uuid=97647804-4697-4df6-91e4-8cc1c791bf1f" ] } ], "mendeley" : { "formattedCitation" : "(Fedorov et al., 2020)", "plainTextFormattedCitation" : "(Fedorov et al., 2020)", "previouslyFormattedCitation" : "(Fedorov et al., 2020)"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(Fedorov et al., 2020)</w:t>
      </w:r>
      <w:r w:rsidRPr="003862D0">
        <w:rPr>
          <w:rFonts w:eastAsia="Calibri"/>
          <w:lang w:val="en-GB" w:eastAsia="en-US"/>
        </w:rPr>
        <w:fldChar w:fldCharType="end"/>
      </w:r>
      <w:r w:rsidRPr="003862D0">
        <w:rPr>
          <w:rFonts w:eastAsia="Calibri"/>
          <w:lang w:val="en-GB" w:eastAsia="en-US"/>
        </w:rPr>
        <w:t xml:space="preserve">. Recent research suggests that </w:t>
      </w:r>
      <w:r w:rsidR="004D176A" w:rsidRPr="003862D0">
        <w:rPr>
          <w:rFonts w:eastAsia="Calibri"/>
          <w:lang w:val="en-GB" w:eastAsia="en-US"/>
        </w:rPr>
        <w:t xml:space="preserve">the </w:t>
      </w:r>
      <w:r w:rsidRPr="003862D0">
        <w:rPr>
          <w:rFonts w:eastAsia="Calibri"/>
          <w:lang w:val="en-GB" w:eastAsia="en-US"/>
        </w:rPr>
        <w:t xml:space="preserve">PDV </w:t>
      </w:r>
      <w:r w:rsidR="004D176A" w:rsidRPr="003862D0">
        <w:rPr>
          <w:rFonts w:eastAsia="Calibri"/>
          <w:lang w:val="en-GB" w:eastAsia="en-US"/>
        </w:rPr>
        <w:t xml:space="preserve">will </w:t>
      </w:r>
      <w:r w:rsidRPr="003862D0">
        <w:rPr>
          <w:rFonts w:eastAsia="Calibri"/>
          <w:lang w:val="en-GB" w:eastAsia="en-US"/>
        </w:rPr>
        <w:t xml:space="preserve">have a weaker amplitude and higher frequency with global warming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"ITEM-1",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"id" : "ITEM-2", "itemData" : { "DOI" : "10.1175/JCLI-D-18-0337.1", "ISSN" : "0894-8755", "abstract" : "AbstractChanges of the Pacific decadal oscillation (PDO) under global warming are investigated by using outputs from phase 5 of the Coupled Model Intercomparison Project (CMIP5) and a theoretical midlatitude air\u2013sea coupled model. In a warming climate, the decadal variability of the PDO is found to be significantly suppressed, with the amplitude reduced and the decadal cycle shifted toward a higher-frequency band. We used the theoretical model put forward by Goodman and Marshall (herein the GM model) to underpin the potential mechanisms. The GM model exhibits a growing coupled mode that resembles the simulated PDO. It is found that the suppression of the PDO appears to be associated with the acceleration of Rossby waves due to the enhanced oceanic stratification under global warming. This shortens the PDO period and reduces PDO amplitude by limiting the growth time of the coupled mode. The GM model also suggests that the increase of growth rate due to strengthening of oceanic stratification tends to magnify the PDO amplitude, counteracting the Rossby wave effect. This growth rate influence, however, plays a secondary role.", "author" : [ { "dropping-particle" : "", "family" : "Geng", "given" : "Tao", "non-dropping-particle" : "", "parse-names" : false, "suffix" : "" }, { "dropping-particle" : "", "family" : "Yang", "given" : "Yun", "non-dropping-particle" : "", "parse-names" : false, "suffix" : "" }, { "dropping-particle" : "", "family" : "Wu", "given" : "Lixin", "non-dropping-particle" : "", "parse-names" : false, "suffix" : "" } ], "container-title" : "Journal of Climate", "id" : "ITEM-2", "issue" : "5", "issued" : { "date-parts" : [ [ "2019", "3" ] ] }, "page" : "1443-1459", "title" : "On the Mechanisms of Pacific Decadal Oscillation Modulation in a Warming Climate", "translator" : [ { "dropping-particle" : "", "family" : "K3809", "given" : "", "non-dropping-particle" : "", "parse-names" : false, "suffix" : "" } ], "type" : "article-journal", "volume" : "32" }, "uris" : [ "http://www.mendeley.com/documents/?uuid=f21e8d9d-6ebf-4782-813a-6c6de38cfc3a" ] }, { "id" : "ITEM-3", "itemData" : { "DOI" : "10.1175/JCLI-D-17-0319.1", "ISSN" : "0894-8755", "abstract" : "AbstractDecadal climate variability of sea surface temperature (SST) over the Pacific Ocean can be characterized by interdecadal Pacific oscillation (IPO) or Pacific decadal oscillation (PDO) based on empirical orthogonal function (EOF) analysis. Although the procedures to derive the IPO and PDO indices differ in their regional focuses and filtering methods to remove interannual variability, the IPO and PDO are highly correlated in time and are often used interchangeably. Studies have shown that the IPO and PDO conjointly (IPO/PDO for conciseness) play a vital role in modulating the pace of global warming. It is less clear, however, how externally forced global warming may, in turn, affect the IPO/PDO. One obstacle to revealing this effect is that the conventional definitions of the IPO/PDO fail to account for the spatial heterogeneity of the background warming trend, which causes the IPO/PDO to be conflated with the warming trend, especially for the twenty-first-century simulation when the forced change is likely to be more dominant. Using a large-ensemble simulation in the Community Earth System Model, version 1 (CESM1), it is shown here that a better practice of detrending prior to EOF analysis is to remove the local and nonlinear trend, defined as the ensemble-mean time series at each grid box (or simply as the quadratic fit of the local time series if such an ensemble is not available). The revised IPO/PDO index is purely indicative of internal decadal variability. In the twenty-first-century warmer climate, the IPO/PDO has a weaker amplitude in space, a higher frequency in time, and a muted impact on global and North American temperature and rainfall.", "author" : [ { "dropping-particle" : "", "family" : "Xu", "given" : "Yangyang", "non-dropping-particle" : "", "parse-names" : false, "suffix" : "" }, { "dropping-particle" : "", "family" : "Hu", "given" : "Aixue", "non-dropping-particle" : "", "parse-names" : false, "suffix" : "" } ], "container-title" : "Journal of Climate", "id" : "ITEM-3", "issue" : "4", "issued" : { "date-parts" : [ [ "2017", "11", "22" ] ] }, "note" : "doi: 10.1175/JCLI-D-17-0319.1", "page" : "1547-1563", "publisher" : "American Meteorological Society", "title" : "How Would the Twenty-First-Century Warming Influence Pacific Decadal Variability and Its Connection to North American Rainfall: Assessment Based on a Revised Procedure for the IPO/PDO", "translator" : [ { "dropping-particle" : "", "family" : "K3897", "given" : "", "non-dropping-particle" : "", "parse-names" : false, "suffix" : "" } ], "type" : "article-journal", "volume" : "31" }, "uris" : [ "http://www.mendeley.com/documents/?uuid=26d65672-d389-4b29-abe9-400ff3f1288b" ] } ], "mendeley" : { "formattedCitation" : "(Zhang and Delworth, 2016; Xu and Hu, 2017; Geng et al., 2019)", "plainTextFormattedCitation" : "(Zhang and Delworth, 2016; Xu and Hu, 2017; Geng et al., 2019)", "previouslyFormattedCitation" : "(Zhang and Delworth, 2016; Xu and Hu, 2017; Geng et al., 2019)"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(Zhang and Delworth, 2016; Xu and Hu, 2017; Geng et al., 2019)</w:t>
      </w:r>
      <w:r w:rsidRPr="003862D0">
        <w:rPr>
          <w:rFonts w:eastAsia="Calibri"/>
          <w:lang w:val="en-GB" w:eastAsia="en-US"/>
        </w:rPr>
        <w:fldChar w:fldCharType="end"/>
      </w:r>
      <w:r w:rsidRPr="003862D0">
        <w:rPr>
          <w:rFonts w:eastAsia="Calibri"/>
          <w:lang w:val="en-GB" w:eastAsia="en-US"/>
        </w:rPr>
        <w:t xml:space="preserve">. The former appears to be associated with a decrease in SST variability and the meridional gradient over the Kuroshio-Oyashio region, with a reduction in North Pacific wind stress and meandering of the subpolar/subtropical gyre interplay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"ITEM-1",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"mendeley" : { "formattedCitation" : "(Zhang and Delworth, 2016)", "plainTextFormattedCitation" : "(Zhang and Delworth, 2016)", "previouslyFormattedCitation" : "(Zhang and Delworth, 2016)"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(Zhang and Delworth, 2016)</w:t>
      </w:r>
      <w:r w:rsidRPr="003862D0">
        <w:rPr>
          <w:rFonts w:eastAsia="Calibri"/>
          <w:lang w:val="en-GB" w:eastAsia="en-US"/>
        </w:rPr>
        <w:fldChar w:fldCharType="end"/>
      </w:r>
      <w:r w:rsidRPr="003862D0">
        <w:rPr>
          <w:rFonts w:eastAsia="Calibri"/>
          <w:lang w:val="en-GB" w:eastAsia="en-US"/>
        </w:rPr>
        <w:t>. The latter is hypothesized to rely on the enhanced ocean stratification and shallower mixed layer</w:t>
      </w:r>
      <w:r w:rsidR="00057AD3" w:rsidRPr="003862D0">
        <w:rPr>
          <w:rFonts w:eastAsia="Calibri"/>
          <w:lang w:val="en-GB" w:eastAsia="en-US"/>
        </w:rPr>
        <w:t>s</w:t>
      </w:r>
      <w:r w:rsidRPr="003862D0">
        <w:rPr>
          <w:rFonts w:eastAsia="Calibri"/>
          <w:lang w:val="en-GB" w:eastAsia="en-US"/>
        </w:rPr>
        <w:t xml:space="preserve"> of a warmer climate, which would increase the phase speed of the westward-propagating oceanic waves, hence shortening the decadal</w:t>
      </w:r>
      <w:ins w:id="3578" w:author="Sara M Tuson" w:date="2021-07-19T18:53:00Z">
        <w:r w:rsidR="00D63103">
          <w:rPr>
            <w:rFonts w:eastAsia="Calibri"/>
            <w:lang w:val="en-GB" w:eastAsia="en-US"/>
          </w:rPr>
          <w:t xml:space="preserve"> to </w:t>
        </w:r>
      </w:ins>
      <w:del w:id="3579" w:author="Sara M Tuson" w:date="2021-07-19T18:53:00Z">
        <w:r w:rsidRPr="003862D0" w:rsidDel="00D63103">
          <w:rPr>
            <w:rFonts w:eastAsia="Calibri"/>
            <w:lang w:val="en-GB" w:eastAsia="en-US"/>
          </w:rPr>
          <w:delText>-</w:delText>
        </w:r>
      </w:del>
      <w:r w:rsidRPr="003862D0">
        <w:rPr>
          <w:rFonts w:eastAsia="Calibri"/>
          <w:lang w:val="en-GB" w:eastAsia="en-US"/>
        </w:rPr>
        <w:t>inter</w:t>
      </w:r>
      <w:ins w:id="3580" w:author="Sara M Tuson" w:date="2021-07-18T16:25:00Z">
        <w:r w:rsidR="00A04B59">
          <w:rPr>
            <w:rFonts w:eastAsia="Calibri"/>
            <w:lang w:val="en-GB" w:eastAsia="en-US"/>
          </w:rPr>
          <w:t>-</w:t>
        </w:r>
      </w:ins>
      <w:r w:rsidRPr="003862D0">
        <w:rPr>
          <w:rFonts w:eastAsia="Calibri"/>
          <w:lang w:val="en-GB" w:eastAsia="en-US"/>
        </w:rPr>
        <w:t xml:space="preserve">decadal component </w:t>
      </w:r>
      <w:r w:rsidRPr="003862D0">
        <w:rPr>
          <w:rFonts w:eastAsia="Calibri"/>
          <w:lang w:val="en-GB" w:eastAsia="en-US"/>
        </w:rPr>
        <w:fldChar w:fldCharType="begin" w:fldLock="1"/>
      </w:r>
      <w:r w:rsidR="00615634">
        <w:rPr>
          <w:rFonts w:eastAsia="Calibri"/>
          <w:lang w:val="en-GB" w:eastAsia="en-US"/>
        </w:rPr>
        <w:instrText>ADDIN CSL_CITATION { "citationItems" : [ { "id" : "ITEM-1", "itemData" : { "DOI" : "10.1175/1520-0442(1999)012&lt;0621:AMODML&gt;2.0.CO;2", "ISSN" : "0894-8755", "abstract" : "Abstract An analytical model of the mutual interaction of the middle-latitude atmosphere and ocean is formulated and studied. The model is found to support coupled modes in which oceanic baroclinic Rossby waves of decadal period grow through positive coupled feedback between the thermal forcing of the atmosphere induced by SST anomalies and the resulting wind stress forcing of the ocean. Growth only occurs if the atmospheric response to thermal forcing is equivalent barotropic, with a particular phase relationship with the underlying SST anomalies. The dependence of the growth rate and structure of the modes on the nature of the assumed physics of air?sea interaction is explored, and their possible relation to observed phenomena discussed.", "author" : [ { "dropping-particle" : "", "family" : "Goodman", "given" : "Jason", "non-dropping-particle" : "", "parse-names" : false, "suffix" : "" }, { "dropping-particle" : "", "family" : "Marshall", "given" : "John", "non-dropping-particle" : "", "parse-names" : false, "suffix" : "" } ], "container-title" : "Journal of Climate", "id" : "ITEM-1", "issue" : "2", "issued" : { "date-parts" : [ [ "1999", "2", "1" ] ] }, "note" : "From Duplicate 1 (A Model of Decadal Middle-Latitude Atmosphere\u2013Ocean Coupled Modes - Goodman, Jason; Marshall, John)\n\ndoi: 10.1175/1520-0442(1999)0122.0.CO;2", "page" : "621-641", "publisher" : "American Meteorological Society", "title" : "A Model of Decadal Middle-Latitude Atmosphere\u2013Ocean Coupled Modes", "translator" : [ { "dropping-particle" : "", "family" : "K3994", "given" : "", "non-dropping-particle" : "", "parse-names" : false, "suffix" : "" } ], "type" : "article-journal", "volume" : "12" }, "uris" : [ "http://www.mendeley.com/documents/?uuid=1d4e349f-7588-435f-82ef-508b464ee9c5" ] }, { "id" : "ITEM-2", "itemData" : { "DOI" : "10.1175/JCLI-D-15-0690.1", "ISSN" : "0894-8755", "abstract" : "AbstractThe impact of climate change on the Pacific decadal oscillation (PDO) is studied using a fully coupled climate model. The model results show that the PDO has a similar spatial pattern in altered climates, but its amplitude and time scale of variability change in response to global warming or cooling. In response to global warming the PDO amplitude is significantly reduced, with a maximum decrease over the Kuroshio\u2013Oyashio Extension (KOE) region. This reduction appears to be associated with a weakened meridional temperature gradient in the KOE region. In addition, reduced variability of North Pacific wind stress, partially due to reduced air\u2013sea feedback, also helps to weaken the PDO amplitude by reducing the meridional displacements of the subtropical and subpolar gyre boundaries. In contrast, the PDO amplitude increases in response to global cooling.In the control simulations the model PDO has an approximately bidecadal peak. In a warmer climate the PDO time scale becomes shorter, changing from ~20 to ~12 yr. In a colder climate the time scale of the PDO increases to ~34 yr. Physically, global warming (cooling) enhances (weakens) ocean stratification. The increased (decreased) ocean stratification acts to increase (reduce) the phase speed of internal Rossby waves, thereby altering the time scale of the simulated PDO.", "author" : [ { "dropping-particle" : "", "family" : "Zhang", "given" : "Liping", "non-dropping-particle" : "", "parse-names" : false, "suffix" : "" }, { "dropping-particle" : "", "family" : "Delworth", "given" : "Thomas L", "non-dropping-particle" : "", "parse-names" : false, "suffix" : "" } ], "container-title" : "Journal of Climate", "id" : "ITEM-2", "issue" : "16", "issued" : { "date-parts" : [ [ "2016", "8" ] ] }, "page" : "5999-6018", "title" : "Simulated Response of the Pacific Decadal Oscillation to Climate Change", "translator" : [ { "dropping-particle" : "", "family" : "K3813", "given" : "", "non-dropping-particle" : "", "parse-names" : false, "suffix" : "" } ], "type" : "article-journal", "volume" : "29" }, "uris" : [ "http://www.mendeley.com/documents/?uuid=6a49f6f3-07b8-4e16-b260-9e2833166911" ] }, { "id" : "ITEM-3", "itemData" : { "DOI" : "10.1175/JCLI-D-17-0319.1", "ISSN" : "0894-8755", "abstract" : "AbstractDecadal climate variability of sea surface temperature (SST) over the Pacific Ocean can be characterized by interdecadal Pacific oscillation (IPO) or Pacific decadal oscillation (PDO) based on empirical orthogonal function (EOF) analysis. Although the procedures to derive the IPO and PDO indices differ in their regional focuses and filtering methods to remove interannual variability, the IPO and PDO are highly correlated in time and are often used interchangeably. Studies have shown that the IPO and PDO conjointly (IPO/PDO for conciseness) play a vital role in modulating the pace of global warming. It is less clear, however, how externally forced global warming may, in turn, affect the IPO/PDO. One obstacle to revealing this effect is that the conventional definitions of the IPO/PDO fail to account for the spatial heterogeneity of the background warming trend, which causes the IPO/PDO to be conflated with the warming trend, especially for the twenty-first-century simulation when the forced change is likely to be more dominant. Using a large-ensemble simulation in the Community Earth System Model, version 1 (CESM1), it is shown here that a better practice of detrending prior to EOF analysis is to remove the local and nonlinear trend, defined as the ensemble-mean time series at each grid box (or simply as the quadratic fit of the local time series if such an ensemble is not available). The revised IPO/PDO index is purely indicative of internal decadal variability. In the twenty-first-century warmer climate, the IPO/PDO has a weaker amplitude in space, a higher frequency in time, and a muted impact on global and North American temperature and rainfall.", "author" : [ { "dropping-particle" : "", "family" : "Xu", "given" : "Yangyang", "non-dropping-particle" : "", "parse-names" : false, "suffix" : "" }, { "dropping-particle" : "", "family" : "Hu", "given" : "Aixue", "non-dropping-particle" : "", "parse-names" : false, "suffix" : "" } ], "container-title" : "Journal of Climate", "id" : "ITEM-3", "issue" : "4", "issued" : { "date-parts" : [ [ "2017", "11", "22" ] ] }, "note" : "doi: 10.1175/JCLI-D-17-0319.1", "page" : "1547-1563", "publisher" : "American Meteorological Society", "title" : "How Would the Twenty-First-Century Warming Influence Pacific Decadal Variability and Its Connection to North American Rainfall: Assessment Based on a Revised Procedure for the IPO/PDO", "translator" : [ { "dropping-particle" : "", "family" : "K3897", "given" : "", "non-dropping-particle" : "", "parse-names" : false, "suffix" : "" } ], "type" : "article-journal", "volume" : "31" }, "uris" : [ "http://www.mendeley.com/documents/?uuid=26d65672-d389-4b29-abe9-400ff3f1288b" ] } ], "mendeley" : { "formattedCitation" : "(Goodman and Marshall, 1999; Zhang and Delworth, 2016; Xu and Hu, 2017)", "plainTextFormattedCitation" : "(Goodman and Marshall, 1999; Zhang and Delworth, 2016; Xu and Hu, 2017)", "previouslyFormattedCitation" : "(Goodman and Marshall, 1999; Zhang and Delworth, 2016; Xu and Hu, 2017)" }, "properties" : { "noteIndex" : 0 }, "schema" : "https://github.com/citation-style-language/schema/raw/master/csl-citation.json" }</w:instrText>
      </w:r>
      <w:r w:rsidRPr="003862D0">
        <w:rPr>
          <w:rFonts w:eastAsia="Calibri"/>
          <w:lang w:val="en-GB" w:eastAsia="en-US"/>
        </w:rPr>
        <w:fldChar w:fldCharType="separate"/>
      </w:r>
      <w:r w:rsidR="00016735">
        <w:rPr>
          <w:rFonts w:eastAsia="Calibri"/>
          <w:noProof/>
          <w:lang w:val="en-GB" w:eastAsia="en-US"/>
        </w:rPr>
        <w:t>(Goodman and Marshall, 1999; Zhang and Delworth, 2016; Xu and Hu, 2017)</w:t>
      </w:r>
      <w:r w:rsidRPr="003862D0">
        <w:rPr>
          <w:rFonts w:eastAsia="Calibri"/>
          <w:lang w:val="en-GB" w:eastAsia="en-US"/>
        </w:rPr>
        <w:fldChar w:fldCharType="end"/>
      </w:r>
      <w:r w:rsidRPr="003862D0">
        <w:rPr>
          <w:rFonts w:eastAsia="Calibri"/>
          <w:lang w:val="en-GB" w:eastAsia="en-US"/>
        </w:rPr>
        <w:t xml:space="preserve">. The weakening of the PDV in a warmer climate may reduce the internal variability of global mean surface temperature, to which PDV seems associated </w:t>
      </w:r>
      <w:r w:rsidRPr="003862D0">
        <w:rPr>
          <w:rFonts w:eastAsia="Calibri"/>
          <w:i/>
          <w:lang w:val="en-GB"/>
        </w:rPr>
        <w:fldChar w:fldCharType="begin" w:fldLock="1"/>
      </w:r>
      <w:r w:rsidR="00615634">
        <w:rPr>
          <w:rFonts w:eastAsia="Calibri"/>
          <w:i/>
          <w:lang w:val="en-GB"/>
        </w:rPr>
        <w:instrText>ADDIN CSL_CITATION { "citationItems" : [ { "id" : "ITEM-1", "itemData" : { "DOI" : "10.1038/ngeo2770", "ISSN" : "1752-0894", "author" : [ { "dropping-particle" : "", "family" : "Kosaka", "given" : "Yu", "non-dropping-particle" : "", "parse-names" : false, "suffix" : "" }, { "dropping-particle" : "", "family" : "Xie", "given" : "Shang-Ping", "non-dropping-particle" : "", "parse-names" : false, "suffix" : "" } ], "container-title" : "Nature Geoscience", "id" : "ITEM-1", "issue" : "9", "issued" : { "date-parts" : [ [ "2016", "9", "18" ] ] }, "page" : "669-673", "publisher" : "Nature Publishing Group", "title" : "The tropical Pacific as a key pacemaker of the variable rates of global warming", "translator" : [ { "dropping-particle" : "", "family" : "K3805", "given" : "", "non-dropping-particle" : "", "parse-names" : false, "suffix" : "" } ], "type" : "article-journal", "volume" : "9" }, "uris" : [ "http://www.mendeley.com/documents/?uuid=8fb69e52-c99a-427e-baa1-88f1eb6532da" ] }, { "id" : "ITEM-2",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"ITEM-2", "issue" : "5", "issued" : { "date-parts" : [ [ "1997", "5", "1" ] ] }, "note" : "doi: 10.1175/1520-0442(1997)0102.0.CO;2", "page" : "1004-1020", "publisher" : "American Meteorological Society", "title" : "ENSO-like Interdecadal Variability: 1900\u201393", "translator" : [ { "dropping-particle" : "", "family" : "K3896", "given" : "", "non-dropping-particle" : "", "parse-names" : false, "suffix" : "" } ], "type" : "article-journal", "volume" : "10" }, "uris" : [ "http://www.mendeley.com/documents/?uuid=6ba8685e-25b0-41ef-874b-1e11a067b965" ] }, { "id" : "ITEM-3", "itemData" : { "DOI" : "10.1175/JCLI-D-18-0337.1", "ISSN" : "0894-8755", "abstract" : "AbstractChanges of the Pacific decadal oscillation (PDO) under global warming are investigated by using outputs from phase 5 of the Coupled Model Intercomparison Project (CMIP5) and a theoretical midlatitude air\u2013sea coupled model. In a warming climate, the decadal variability of the PDO is found to be significantly suppressed, with the amplitude reduced and the decadal cycle shifted toward a higher-frequency band. We used the theoretical model put forward by Goodman and Marshall (herein the GM model) to underpin the potential mechanisms. The GM model exhibits a growing coupled mode that resembles the simulated PDO. It is found that the suppression of the PDO appears to be associated with the acceleration of Rossby waves due to the enhanced oceanic stratification under global warming. This shortens the PDO period and reduces PDO amplitude by limiting the growth time of the coupled mode. The GM model also suggests that the increase of growth rate due to strengthening of oceanic stratification tends to magnify the PDO amplitude, counteracting the Rossby wave effect. This growth rate influence, however, plays a secondary role.", "author" : [ { "dropping-particle" : "", "family" : "Geng", "given" : "Tao", "non-dropping-particle" : "", "parse-names" : false, "suffix" : "" }, { "dropping-particle" : "", "family" : "Yang", "given" : "Yun", "non-dropping-particle" : "", "parse-names" : false, "suffix" : "" }, { "dropping-particle" : "", "family" : "Wu", "given" : "Lixin", "non-dropping-particle" : "", "parse-names" : false, "suffix" : "" } ], "container-title" : "Journal of Climate", "id" : "ITEM-3", "issue" : "5", "issued" : { "date-parts" : [ [ "2019", "3" ] ] }, "page" : "1443-1459", "title" : "On the Mechanisms of Pacific Decadal Oscillation Modulation in a Warming Climate", "translator" : [ { "dropping-particle" : "", "family" : "K3809", "given" : "", "non-dropping-particle" : "", "parse-names" : false, "suffix" : "" } ], "type" : "article-journal", "volume" : "32" }, "uris" : [ "http://www.mendeley.com/documents/?uuid=f21e8d9d-6ebf-4782-813a-6c6de38cfc3a" ] } ], "mendeley" : { "formattedCitation" : "(Zhang et al., 1997; Kosaka and Xie, 2016; Geng et al., 2019)", "plainTextFormattedCitation" : "(Zhang et al., 1997; Kosaka and Xie, 2016; Geng et al., 2019)", "previouslyFormattedCitation" : "(Zhang et al., 1997; Kosaka and Xie, 2016; Geng et al., 2019)" }, "properties" : { "noteIndex" : 0 }, "schema" : "https://github.com/citation-style-language/schema/raw/master/csl-citation.json" }</w:instrText>
      </w:r>
      <w:r w:rsidRPr="003862D0">
        <w:rPr>
          <w:rFonts w:eastAsia="Calibri"/>
          <w:i/>
          <w:lang w:val="en-GB"/>
        </w:rPr>
        <w:fldChar w:fldCharType="separate"/>
      </w:r>
      <w:r w:rsidR="00016735">
        <w:rPr>
          <w:rFonts w:eastAsia="Calibri"/>
          <w:noProof/>
          <w:lang w:val="en-GB"/>
        </w:rPr>
        <w:t>(Zhang et al., 1997; Kosaka and Xie, 2016; Geng et al., 2019)</w:t>
      </w:r>
      <w:r w:rsidRPr="003862D0">
        <w:rPr>
          <w:rFonts w:eastAsia="Calibri"/>
          <w:i/>
          <w:lang w:val="en-GB"/>
        </w:rPr>
        <w:fldChar w:fldCharType="end"/>
      </w:r>
      <w:r w:rsidRPr="003862D0">
        <w:rPr>
          <w:rFonts w:eastAsia="Calibri"/>
          <w:lang w:val="en-GB" w:eastAsia="en-US"/>
        </w:rPr>
        <w:t xml:space="preserve">. Thus, a weaker and higher frequency PDV could reduce the </w:t>
      </w:r>
      <w:r w:rsidR="00057AD3" w:rsidRPr="003862D0">
        <w:rPr>
          <w:rFonts w:eastAsia="Calibri"/>
          <w:lang w:val="en-GB" w:eastAsia="en-US"/>
        </w:rPr>
        <w:t xml:space="preserve">contribution </w:t>
      </w:r>
      <w:r w:rsidRPr="003862D0">
        <w:rPr>
          <w:rFonts w:eastAsia="Calibri"/>
          <w:lang w:val="en-GB" w:eastAsia="en-US"/>
        </w:rPr>
        <w:t xml:space="preserve">of internal variability to the </w:t>
      </w:r>
      <w:r w:rsidR="00057AD3" w:rsidRPr="003862D0">
        <w:rPr>
          <w:rFonts w:eastAsia="Calibri"/>
          <w:lang w:val="en-GB" w:eastAsia="en-US"/>
        </w:rPr>
        <w:t>GSAT</w:t>
      </w:r>
      <w:r w:rsidRPr="003862D0">
        <w:rPr>
          <w:rFonts w:eastAsia="Calibri"/>
          <w:lang w:val="en-GB" w:eastAsia="en-US"/>
        </w:rPr>
        <w:t xml:space="preserve"> trend and eventually lead to a reduced probability of </w:t>
      </w:r>
      <w:r w:rsidR="00057AD3" w:rsidRPr="003862D0">
        <w:rPr>
          <w:rFonts w:eastAsia="Calibri"/>
          <w:lang w:val="en-GB" w:eastAsia="en-US"/>
        </w:rPr>
        <w:t>surface-</w:t>
      </w:r>
      <w:r w:rsidRPr="003862D0">
        <w:rPr>
          <w:rFonts w:eastAsia="Calibri"/>
          <w:lang w:val="en-GB" w:eastAsia="en-US"/>
        </w:rPr>
        <w:t xml:space="preserve">warming hiatus events. </w:t>
      </w:r>
    </w:p>
    <w:p w14:paraId="0EF75B15" w14:textId="77777777" w:rsidR="00A9790A" w:rsidRPr="003862D0" w:rsidRDefault="00A9790A" w:rsidP="00A9790A">
      <w:pPr>
        <w:pStyle w:val="AR6BodyText"/>
        <w:rPr>
          <w:rFonts w:eastAsia="Calibri"/>
          <w:lang w:val="en-GB" w:eastAsia="en-US"/>
        </w:rPr>
      </w:pPr>
    </w:p>
    <w:p w14:paraId="426DF165" w14:textId="46FFF670" w:rsidR="00A9790A" w:rsidRPr="003862D0" w:rsidRDefault="004D176A" w:rsidP="00A9790A">
      <w:pPr>
        <w:pStyle w:val="AR6BodyText"/>
        <w:rPr>
          <w:rFonts w:eastAsia="Calibri"/>
          <w:lang w:val="en-GB" w:eastAsia="en-US"/>
        </w:rPr>
      </w:pPr>
      <w:r w:rsidRPr="003862D0">
        <w:rPr>
          <w:rFonts w:eastAsia="Calibri"/>
          <w:lang w:val="en-GB" w:eastAsia="en-US"/>
        </w:rPr>
        <w:t>In summary, based on</w:t>
      </w:r>
      <w:r w:rsidR="00A9790A" w:rsidRPr="003862D0">
        <w:rPr>
          <w:rFonts w:eastAsia="Calibri"/>
          <w:lang w:val="en-GB" w:eastAsia="en-US"/>
        </w:rPr>
        <w:t xml:space="preserve"> CMIP5,</w:t>
      </w:r>
      <w:r w:rsidRPr="003862D0">
        <w:rPr>
          <w:rFonts w:eastAsia="Calibri"/>
          <w:lang w:val="en-GB" w:eastAsia="en-US"/>
        </w:rPr>
        <w:t xml:space="preserve"> there is </w:t>
      </w:r>
      <w:r w:rsidRPr="003862D0">
        <w:rPr>
          <w:rFonts w:eastAsia="Calibri"/>
          <w:i/>
          <w:iCs/>
          <w:lang w:val="en-GB" w:eastAsia="en-US"/>
        </w:rPr>
        <w:t>medium confidence</w:t>
      </w:r>
      <w:r w:rsidRPr="003862D0">
        <w:rPr>
          <w:rFonts w:eastAsia="Calibri"/>
          <w:lang w:val="en-GB" w:eastAsia="en-US"/>
        </w:rPr>
        <w:t xml:space="preserve"> that</w:t>
      </w:r>
      <w:r w:rsidR="00A9790A" w:rsidRPr="003862D0">
        <w:rPr>
          <w:rFonts w:eastAsia="Calibri"/>
          <w:lang w:val="en-GB" w:eastAsia="en-US"/>
        </w:rPr>
        <w:t xml:space="preserve"> a weaker and higher frequency PDV is expected under global warming.</w:t>
      </w:r>
    </w:p>
    <w:p w14:paraId="0ED29573" w14:textId="0F058FDE" w:rsidR="00A9790A" w:rsidRPr="003862D0" w:rsidRDefault="00A9790A" w:rsidP="00A9790A">
      <w:pPr>
        <w:pStyle w:val="AR6BodyText"/>
        <w:rPr>
          <w:rFonts w:eastAsia="Calibri"/>
          <w:i/>
          <w:lang w:val="en-GB" w:eastAsia="en-US"/>
        </w:rPr>
      </w:pPr>
    </w:p>
    <w:p w14:paraId="7D62A40F" w14:textId="77777777" w:rsidR="004535E3" w:rsidRPr="003862D0" w:rsidRDefault="004535E3" w:rsidP="004535E3">
      <w:pPr>
        <w:pStyle w:val="AR6BodyText"/>
        <w:rPr>
          <w:lang w:val="en-GB"/>
        </w:rPr>
      </w:pPr>
    </w:p>
    <w:p w14:paraId="4C3CCD82" w14:textId="34803045" w:rsidR="004535E3" w:rsidRPr="003862D0" w:rsidRDefault="004535E3" w:rsidP="004535E3">
      <w:pPr>
        <w:pStyle w:val="AR6Chap4Level34111"/>
        <w:rPr>
          <w:lang w:val="en-GB"/>
        </w:rPr>
      </w:pPr>
      <w:r w:rsidRPr="003862D0">
        <w:rPr>
          <w:lang w:val="en-GB"/>
        </w:rPr>
        <w:t xml:space="preserve"> </w:t>
      </w:r>
      <w:bookmarkStart w:id="3581" w:name="_Toc5778507"/>
      <w:bookmarkStart w:id="3582" w:name="_Toc33523312"/>
      <w:bookmarkStart w:id="3583" w:name="_Toc57156886"/>
      <w:bookmarkStart w:id="3584" w:name="_Toc66467008"/>
      <w:bookmarkStart w:id="3585" w:name="_Toc66467292"/>
      <w:bookmarkStart w:id="3586" w:name="_Toc66574547"/>
      <w:bookmarkStart w:id="3587" w:name="_Toc66574718"/>
      <w:bookmarkStart w:id="3588" w:name="_Toc66646065"/>
      <w:bookmarkStart w:id="3589" w:name="_Toc69752535"/>
      <w:r w:rsidRPr="003862D0">
        <w:rPr>
          <w:lang w:val="en-GB"/>
        </w:rPr>
        <w:t>Atlantic Mult</w:t>
      </w:r>
      <w:r w:rsidR="002E41AF">
        <w:rPr>
          <w:lang w:val="en-GB"/>
        </w:rPr>
        <w:t>i-de</w:t>
      </w:r>
      <w:r w:rsidRPr="003862D0">
        <w:rPr>
          <w:lang w:val="en-GB"/>
        </w:rPr>
        <w:t>cadal Variability</w:t>
      </w:r>
      <w:bookmarkEnd w:id="3581"/>
      <w:bookmarkEnd w:id="3582"/>
      <w:bookmarkEnd w:id="3583"/>
      <w:bookmarkEnd w:id="3584"/>
      <w:bookmarkEnd w:id="3585"/>
      <w:bookmarkEnd w:id="3586"/>
      <w:bookmarkEnd w:id="3587"/>
      <w:bookmarkEnd w:id="3588"/>
      <w:bookmarkEnd w:id="3589"/>
      <w:r w:rsidRPr="003862D0">
        <w:rPr>
          <w:lang w:val="en-GB"/>
        </w:rPr>
        <w:t xml:space="preserve"> </w:t>
      </w:r>
    </w:p>
    <w:p w14:paraId="53A4CA05" w14:textId="1903AD16" w:rsidR="004535E3" w:rsidRPr="003862D0" w:rsidRDefault="004535E3" w:rsidP="004535E3">
      <w:pPr>
        <w:pStyle w:val="AR6BodyText"/>
        <w:rPr>
          <w:lang w:val="en-GB"/>
        </w:rPr>
      </w:pPr>
      <w:r w:rsidRPr="003862D0">
        <w:rPr>
          <w:lang w:val="en-GB" w:eastAsia="en-US"/>
        </w:rPr>
        <w:br/>
      </w:r>
      <w:r w:rsidRPr="003862D0">
        <w:rPr>
          <w:lang w:val="en-GB"/>
        </w:rPr>
        <w:t xml:space="preserve">Based on paleoclimate reconstructions and model simulations, AR5 assessed that AMV is </w:t>
      </w:r>
      <w:r w:rsidRPr="003862D0">
        <w:rPr>
          <w:i/>
          <w:lang w:val="en-GB"/>
        </w:rPr>
        <w:t>unlikely</w:t>
      </w:r>
      <w:r w:rsidRPr="003862D0">
        <w:rPr>
          <w:lang w:val="en-GB"/>
        </w:rPr>
        <w:t xml:space="preserve"> to change its behaviour in the future. However, AMV fluctuations over the coming decades are </w:t>
      </w:r>
      <w:r w:rsidRPr="003862D0">
        <w:rPr>
          <w:i/>
          <w:lang w:val="en-GB"/>
        </w:rPr>
        <w:t>likely</w:t>
      </w:r>
      <w:r w:rsidRPr="003862D0">
        <w:rPr>
          <w:lang w:val="en-GB"/>
        </w:rPr>
        <w:t xml:space="preserve"> to influence regional climate, enhancing or offsetting some of the effects of global warming. </w:t>
      </w:r>
    </w:p>
    <w:p w14:paraId="73E6FAD4" w14:textId="77777777" w:rsidR="004535E3" w:rsidRPr="003862D0" w:rsidRDefault="004535E3" w:rsidP="004535E3">
      <w:pPr>
        <w:pStyle w:val="AR6BodyText"/>
        <w:rPr>
          <w:lang w:val="en-GB"/>
        </w:rPr>
      </w:pPr>
    </w:p>
    <w:p w14:paraId="7F318F1F" w14:textId="6C6CDF13" w:rsidR="004535E3" w:rsidRPr="003862D0" w:rsidRDefault="004535E3" w:rsidP="004535E3">
      <w:pPr>
        <w:pStyle w:val="AR6BodyText"/>
        <w:rPr>
          <w:lang w:val="en-GB"/>
        </w:rPr>
      </w:pPr>
      <w:r w:rsidRPr="003862D0">
        <w:rPr>
          <w:lang w:val="en-GB"/>
        </w:rPr>
        <w:t xml:space="preserve">Recent proxy-derived reconstructions of AMV-related signals show persistent multi-decadal variability over the last three centuries </w:t>
      </w:r>
      <w:r w:rsidRPr="003862D0">
        <w:rPr>
          <w:lang w:val="en-GB"/>
        </w:rPr>
        <w:fldChar w:fldCharType="begin" w:fldLock="1"/>
      </w:r>
      <w:r w:rsidR="00615634">
        <w:rPr>
          <w:lang w:val="en-GB"/>
        </w:rPr>
        <w:instrText>ADDIN CSL_CITATION { "citationItems" : [ { "id" : "ITEM-1", "itemData" : { "DOI" : "https://doi.org/10.1016/j.jmarsys.2013.09.004", "ISSN" : "0924-7963", "abstract" : "Traces of environmental conditions found in natural archives can serve as proxies for direct climate measurements to extend our knowledge of past climate variability beyond the relatively short instrumental record. Such paleoclimate proxies have demonstrated significant multidecadal climate variability in the Atlantic sector since at least the mid-1700s. However, Atlantic multidecadal climate variability is primarily defined by fluctuations in sea surface temperature (SST) and the proxy evidence comes from a variety of sources, many of which are terrestrial and are not directly recording sea surface temperature. Further analysis into the causes and consequences of Atlantic multidecadal climate variability requires development of a spatial network of decadal resolution proxy SST records with both low and high latitude contributions. An initial attempt at a low latitude Atlantic SST reconstruction found only 4 sites with \u22645year resolution data, demonstrating the paucity of appropriate data available. The 4-site average correlated significantly with instrumental average SST and the Atlantic Multidecadal Oscillation (AMO). The full record, 1360\u20132000C.E., and a shortened version 1460\u20131850C.E., had significant multidecadal variability centered at a 60-year period. Comparing our reconstruction with reconstructions of SST anomalies in the North Atlantic shows that there is no consensus yet on the history of Atlantic multidecadal variability.", "author" : [ { "dropping-particle" : "", "family" : "Kilbourne", "given" : "K Halimeda", "non-dropping-particle" : "", "parse-names" : false, "suffix" : "" }, { "dropping-particle" : "", "family" : "Alexander", "given" : "Michael A", "non-dropping-particle" : "", "parse-names" : false, "suffix" : "" }, { "dropping-particle" : "", "family" : "Nye", "given" : "Janet A", "non-dropping-particle" : "", "parse-names" : false, "suffix" : "" } ], "container-title" : "Journal of Marine Systems", "id" : "ITEM-1", "issued" : { "date-parts" : [ [ "2014" ] ] }, "page" : "4-13", "title" : "A low latitude paleoclimate perspective on Atlantic multidecadal variability", "translator" : [ { "dropping-particle" : "", "family" : "K4359", "given" : "", "non-dropping-particle" : "", "parse-names" : false, "suffix" : "" } ], "type" : "article-journal", "volume" : "133" }, "uris" : [ "http://www.mendeley.com/documents/?uuid=9d81e862-d7ac-4850-9c89-fc4756ba2b57", "http://www.mendeley.com/documents/?uuid=a07284fc-e05a-416e-a9ff-8815c4de6e81" ] }, { "id" : "ITEM-2", "itemData" : { "DOI" : "10.1002/2013GL059076", "ISSN" : "00948276", "abstract" : "Abstract Atlantic multidecadal variability (AMV) is known to impact climate globally, and knowledge about the persistence of AMV is important for understanding past and future climate variability, as well as modeling and assessing climate impacts. The short observational data do not significantly resolve multidecadal variability, but recent paleoproxy reconstructions show multidecadal variability in North Atlantic temperature prior to the instrumental record. However, most of these reconstructions are land-based, not necessarily representing sea surface temperature. Proxy records are also subject to dating errors and microenvironmental effects. We extend the record of AMV 90?years past the instrumental record using principle component analysis of five marine-based proxy records to identify the leading mode of variability. The first principal component is consistent with the observed AMV, and multidecadal variability seems to persist prior to the instrumental record. Thus, we demonstrate that reconstructions of past Atlantic low-frequency variability can be improved by combining marine-based proxies.", "author" : [ { "dropping-particle" : "", "family" : "Svendsen", "given" : "Lea", "non-dropping-particle" : "", "parse-names" : false, "suffix" : "" }, { "dropping-particle" : "", "family" : "Hetzinger", "given" : "Steffen", "non-dropping-particle" : "", "parse-names" : false, "suffix" : "" }, { "dropping-particle" : "", "family" : "Keenlyside", "given" : "Noel", "non-dropping-particle" : "", "parse-names" : false, "suffix" : "" }, { "dropping-particle" : "", "family" : "Gao", "given" : "Yongqi", "non-dropping-particle" : "", "parse-names" : false, "suffix" : "" } ], "container-title" : "Geophysical Research Letters", "id" : "ITEM-2", "issue" : "4", "issued" : { "date-parts" : [ [ "2014", "2", "28" ] ] }, "note" : "doi: 10.1002/2013GL059076", "page" : "1295-1300", "publisher" : "John Wiley &amp; Sons, Ltd", "title" : "Marine-based multiproxy reconstruction of Atlantic multidecadal variability", "translator" : [ { "dropping-particle" : "", "family" : "K3767", "given" : "", "non-dropping-particle" : "", "parse-names" : false, "suffix" : "" } ], "type" : "article-journal", "volume" : "41" }, "uris" : [ "http://www.mendeley.com/documents/?uuid=0cbf7e20-0ec3-4fe0-84ec-ab7305a4eafd" ] }, { "id" : "ITEM-3", "itemData" : { "DOI" : "10.1038/srep40861", "ISSN" : "2045-2322", "abstract" : "North Atlantic sea surface temperatures experience variability with a periodicity of 60\u201380 years that is known as the Atlantic Multidecadal Oscillation (AMO). It has a profound imprint on the global climate system that results in a number of high value societal impacts. However the industrial period, i.e. the middle of the 19th century onwards, contains only two full cycles of the AMO making it difficult to fully characterize this oscillation and its impact on the climate system. As a result, there is a clear need to identify paleoclimate records extending into the pre-industrial period that contain an expression of the AMO. This is especially true for extratropical marine paleoclimate proxies where such expressions are currently unavailable. Here we present an annually resolved coralline algal time series from the northwest Atlantic Ocean that exhibits multidecadal variability extending back six centuries. The time series contains a statistically significant trend towards higher values, i.e. warmer conditions, beginning in the 19th century that coincided with an increase in the time series\u2019 multidecadal power. We argue that these changes are associated with a regional climate reorganization involving an amplification of the AMO that coincided with onset of the industrial-era warming.", "author" : [ { "dropping-particle" : "", "family" : "Moore", "given" : "G W K", "non-dropping-particle" : "", "parse-names" : false, "suffix" : "" }, { "dropping-particle" : "", "family" : "Halfar", "given" : "J", "non-dropping-particle" : "", "parse-names" : false, "suffix" : "" }, { "dropping-particle" : "", "family" : "Majeed", "given" : "H", "non-dropping-particle" : "", "parse-names" : false, "suffix" : "" }, { "dropping-particle" : "", "family" : "Adey", "given" : "W", "non-dropping-particle" : "", "parse-names" : false, "suffix" : "" }, { "dropping-particle" : "", "family" : "Kronz", "given" : "A", "non-dropping-particle" : "", "parse-names" : false, "suffix" : "" } ], "container-title" : "Scientific Reports", "id" : "ITEM-3", "issue" : "1", "issued" : { "date-parts" : [ [ "2017" ] ] }, "page" : "40861", "title" : "Amplification of the Atlantic Multidecadal Oscillation associated with the onset of the industrial-era warming", "translator" : [ { "dropping-particle" : "", "family" : "K4357", "given" : "", "non-dropping-particle" : "", "parse-names" : false, "suffix" : "" } ], "type" : "article-journal", "volume" : "7" }, "uris" : [ "http://www.mendeley.com/documents/?uuid=f287c01a-07b6-4b2e-b094-d52128d402f4", "http://www.mendeley.com/documents/?uuid=8b2706a0-2a43-477f-9222-2970ea85b393" ] } ], "mendeley" : { "formattedCitation" : "(Kilbourne et al., 2014; Svendsen et al., 2014; Moore et al., 2017)", "plainTextFormattedCitation" : "(Kilbourne et al., 2014; Svendsen et al., 2014; Moore et al., 2017)", "previouslyFormattedCitation" : "(Kilbourne et al., 2014; Svendsen et al., 2014; Moore et al., 2017)" }, "properties" : { "noteIndex" : 0 }, "schema" : "https://github.com/citation-style-language/schema/raw/master/csl-citation.json" }</w:instrText>
      </w:r>
      <w:r w:rsidRPr="003862D0">
        <w:rPr>
          <w:lang w:val="en-GB"/>
        </w:rPr>
        <w:fldChar w:fldCharType="separate"/>
      </w:r>
      <w:r w:rsidR="00016735">
        <w:rPr>
          <w:noProof/>
          <w:lang w:val="en-GB"/>
        </w:rPr>
        <w:t>(Kilbourne et al., 2014; Svendsen et al., 2014; Moore et al., 2017)</w:t>
      </w:r>
      <w:r w:rsidRPr="003862D0">
        <w:rPr>
          <w:lang w:val="en-GB"/>
        </w:rPr>
        <w:fldChar w:fldCharType="end"/>
      </w:r>
      <w:r w:rsidRPr="003862D0">
        <w:rPr>
          <w:lang w:val="en-GB"/>
        </w:rPr>
        <w:t xml:space="preserve">, up to the last millennium </w:t>
      </w:r>
      <w:commentRangeStart w:id="3590"/>
      <w:r w:rsidRPr="003862D0">
        <w:rPr>
          <w:lang w:val="en-GB"/>
        </w:rPr>
        <w:fldChar w:fldCharType="begin" w:fldLock="1"/>
      </w:r>
      <w:r w:rsidR="00CD3B49">
        <w:rPr>
          <w:lang w:val="en-GB"/>
        </w:rPr>
        <w:instrText>ADDIN CSL_CITATION { "citationItems" : [ { "id" : "ITEM-1", "itemData" : { "DOI" : "10.1038/ngeo2962", "ISBN" : "0028-0836", "ISSN" : "1752-0894", "PMID" : "26205462", "abstract" : "The North Atlantic experiences climate variability on multidecadal scales, which is sometimes referred to as Atlantic multidecadal variability. However, the relative contributions of external forcing such as changes in solar irradiance or volcanic activity and internal dynamics to these variations are unclear. Here we provide evidence for persistent summer Atlantic multidecadal variability from AD 800 to 2010 using a network of annually resolved terrestrial proxy records from the circum-North Atlantic region. We find that large volcanic eruptions and solar irradiance minima induce cool phases of Atlantic multidecadal variability and collectively explain about 30% of the variance in the reconstruction on timescales greater than 30 years. We are then able to isolate the internally generated component of Atlantic multidecadal variability, which we define as the Atlantic multidecadal oscillation. We find that the Atlantic multidecadal oscillation is the largest contributor to Atlantic multidecadal variability over the past 1,200 years. We also identify coherence between the Atlantic multidecadal oscillation and Northern Hemisphere temperature variations, leading us to conclude that the apparent link between Atlantic multidecadal variability and regional to hemispheric climate does not arise solely from a common response to external drivers, and may instead reflect dynamic processes. N orth Atlantic sea surface temperature (SST) exhibits pronounced variability on multidecadal timescales during the last 150 years, a behaviour that is commonly referred to as the Atlantic multidecadal oscillation (AMO) 1 . Here, we prefer the term Atlantic multidecadal variability (AMV) because it does not imply that it is a mode of variability generated solely by internal climate processes. The AMV affects climate of the adjacent continents 1\u20134 , and also possibly Atlantic hurricane activity 5 , African Sahel drought 6 , and Indian summer monsoon strength 7,8 . AMV also contributes to the multidecadal variability of Northern Hemisphere (NH) temperatures during the past 150 years 9,10 , particularly in the early to mid-twentieth century 11 . Studies based on sea-level observations suggest that AMV is an internal mode of climate variability and is dominantly controlled by ocean circulation, primarily the Atlantic meridional overturning circulation (AMOC) 12 . This is supported by model studies in which AMV-like variability can be reproduced in the absence of radiative (that is, \u2026",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"ITEM-1", "issue" : "7", "issued" : { "date-parts" : [ [ "2017", "7", "29" ] ] }, "page" : "512-517", "title" : "Internal and external forcing of multidecadal Atlantic climate variability over the past 1,200 years", "translator" : [ { "dropping-particle" : "", "family" : "K2780", "given" : "", "non-dropping-particle" : "", "parse-names" : false, "suffix" : "" } ], "type" : "article-journal", "volume" : "10" }, "uris" : [ "http://www.mendeley.com/documents/?uuid=431bce81-ebf4-41c2-88bc-76dc4a10cc46" ] }, { "id" : "ITEM-2", "itemData" : { "DOI" : "10.1007/s00382-015-2866-9", "ISSN" : "1432-0894", "abstract" : "By performing a new adaptive\u00a0time\u00a0series decomposition on the composite average of multiple ice core records obtained from the Arctic and Greenland, we extracted a robust quasi-oscillatory signal with a period of ~70\u00a0years throughout the preceding millennium, and showed that it is strongly connected to the Atlantic Multidecadal Oscillation (AMO). In the same decomposition there exists the Greenland signature of the Little Ice Age and Medieval Warm Period. Throughout the warm and cold periods the AMO properties remained robust. It implies that the evolution of the AMO has its own coherent mechanism and was little affected by these large climatic excursions.", "author" : [ { "dropping-particle" : "", "family" : "Zhou", "given" : "Jiansong", "non-dropping-particle" : "", "parse-names" : false, "suffix" : "" }, { "dropping-particle" : "", "family" : "Tung", "given" : "Ka-Kit", "non-dropping-particle" : "", "parse-names" : false, "suffix" : "" }, { "dropping-particle" : "", "family" : "Li", "given" : "King-Fai", "non-dropping-particle" : "", "parse-names" : false, "suffix" : "" } ], "container-title" : "Climate Dynamics", "id" : "ITEM-2", "issue" : "3", "issued" : { "date-parts" : [ [ "2016" ] ] }, "page" : "739-752", "title" : "Multi-decadal variability in the Greenland ice core records obtained using intrinsic timescale decomposition", "translator" : [ { "dropping-particle" : "", "family" : "K4352", "given" : "", "non-dropping-particle" : "", "parse-names" : false, "suffix" : "" } ], "type" : "article-journal", "volume" : "47" }, "uris" : [ "http://www.mendeley.com/documents/?uuid=38d42df6-fae1-4032-bb37-35b1ee6e813e", "http://www.mendeley.com/documents/?uuid=d7aafe90-cbc5-4adc-b739-7b22a4585de8" ] }, { "id" : "ITEM-3", "itemData" : { "DOI" : "10.1029/2011GL047501", "ISSN" : "00948276", "author" : [ { "dropping-particle" : "", "family" : "Chylek", "given" : "Petr", "non-dropping-particle" : "", "parse-names" : false, "suffix" : "" }, { "dropping-particle" : "", "family" : "Folland", "given" : "Chris K.", "non-dropping-particle" : "", "parse-names" : false, "suffix" : "" }, { "dropping-particle" : "", "family" : "Dijkstra", "given" : "Henk A.", "non-dropping-particle" : "", "parse-names" : false, "suffix" : "" }, { "dropping-particle" : "", "family" : "Lesins", "given" : "Glen", "non-dropping-particle" : "", "parse-names" : false, "suffix" : "" }, { "dropping-particle" : "", "family" : "Dubey", "given" : "Manvendra K.", "non-dropping-particle" : "", "parse-names" : false, "suffix" : "" } ], "container-title" : "Geophysical Research Letters", "id" : "ITEM-3", "issue" : "13", "issued" : { "date-parts" : [ [ "2011", "7", "1" ] ] }, "title" : "Ice-core data evidence for a prominent near 20 year time-scale of the Atlantic Multidecadal Oscillation", "translator" : [ { "dropping-particle" : "", "family" : "K4350", "given" : "", "non-dropping-particle" : "", "parse-names" : false, "suffix" : "" } ], "type" : "article-journal", "volume" : "38" }, "uris" : [ "http://www.mendeley.com/documents/?uuid=b78b3e4a-5bec-4703-8ae4-4a42ecec0adf", "http://www.mendeley.com/documents/?uuid=cf5357bf-3c71-4c2a-8f01-8fdf1c673235" ] } ], "mendeley" : { "formattedCitation" : "(Chylek et al., 2011; Zhou et al., 2016; Wang et al., 2017b)", "manualFormatting" : "(Chylek et al., 2011; Zhou et al., 2016; J. Wang et al., 2017b)", "plainTextFormattedCitation" : "(Chylek et al., 2011; Zhou et al., 2016; Wang et al., 2017b)", "previouslyFormattedCitation" : "(Chylek et al., 2011; Zhou et al., 2016; Wang et al., 2017b)" }, "properties" : { "noteIndex" : 0 }, "schema" : "https://github.com/citation-style-language/schema/raw/master/csl-citation.json" }</w:instrText>
      </w:r>
      <w:r w:rsidRPr="003862D0">
        <w:rPr>
          <w:lang w:val="en-GB"/>
        </w:rPr>
        <w:fldChar w:fldCharType="separate"/>
      </w:r>
      <w:r w:rsidR="00016735">
        <w:rPr>
          <w:noProof/>
        </w:rPr>
        <w:t xml:space="preserve">(Chylek et al., 2011; Zhou et al., 2016; </w:t>
      </w:r>
      <w:ins w:id="3591" w:author="Robin Matthews" w:date="2021-06-16T17:46:00Z">
        <w:r w:rsidR="00326855">
          <w:rPr>
            <w:noProof/>
          </w:rPr>
          <w:t xml:space="preserve">J. </w:t>
        </w:r>
      </w:ins>
      <w:r w:rsidR="00016735">
        <w:rPr>
          <w:noProof/>
        </w:rPr>
        <w:t>Wang et al., 2017b)</w:t>
      </w:r>
      <w:r w:rsidRPr="003862D0">
        <w:rPr>
          <w:lang w:val="en-GB"/>
        </w:rPr>
        <w:fldChar w:fldCharType="end"/>
      </w:r>
      <w:commentRangeEnd w:id="3590"/>
      <w:r w:rsidR="00016735">
        <w:rPr>
          <w:rStyle w:val="CommentReference"/>
        </w:rPr>
        <w:commentReference w:id="3590"/>
      </w:r>
      <w:r w:rsidRPr="00560680">
        <w:t xml:space="preserve"> and beyo</w:t>
      </w:r>
      <w:r w:rsidRPr="006C466A">
        <w:t xml:space="preserve">nd </w:t>
      </w:r>
      <w:r w:rsidRPr="003862D0">
        <w:rPr>
          <w:lang w:val="en-GB"/>
        </w:rPr>
        <w:fldChar w:fldCharType="begin" w:fldLock="1"/>
      </w:r>
      <w:r w:rsidR="00615634">
        <w:instrText>ADDIN CSL_CITATION { "citationItems" : [ { "id" : "ITEM-1", "itemData" : { "DOI" : "10.1038/ncomms1186", "ISSN" : "2041-1723", "author" : [ { "drop</w:instrText>
      </w:r>
      <w:r w:rsidR="00615634" w:rsidRPr="003741E9">
        <w:rPr>
          <w:lang w:val="en-US"/>
          <w:rPrChange w:id="3592" w:author="Clotilde Pean" w:date="2021-06-22T10:16:00Z">
            <w:rPr/>
          </w:rPrChange>
        </w:rPr>
        <w:instrText>ping-particle" : "", "family" : "Knudsen", "given" : "Mads Faurschou", "non-dropping-particle" : "", "parse-names" : false, "suffix" : "" }, { "dropping-particle" : "", "family" : "Seidenkrantz", "given" : "Marit-Solveig", "non-dropping-particle" : "", "parse-names" : false, "suffix" : "" }, { "dropping-particle" : "", "family" : "Jacobsen", "given" : "Bo Holm", "non-dropping-particle" : "", "parse-names" : false, "suffix" : "" }, { "dropping-particle" : "", "family" : "Kuijpers", "given" : "Antoon", "non-dropping-particle" : "", "parse-names" : false, "suffix" : "" } ], "container-title" : "Nature Communications", "id" : "ITEM-1", "issue" : "1", "issued" : { "date-parts" : [ [ "2011", "9", "1" ] ] }, "page" : "178", "title" : "Tracking the Atlantic Multidecadal Oscillation through the last 8,000 years", "translator" : [ { "dropping-particle" : "", "family" : "K4351", "given" : "", "non-dropping-particle" : "", "parse-names" : false, "suffix" : "" } ], "type" : "article-journal", "volume" : "2" }, "uris" : [ "http://www.mendeley.com/documents/?uuid=0f4aac54-7117-4ddd-86d0-6dd7bfd9da32", "http://www.mendeley.com/documents/?uuid=999a8af2-0326-4a01-91f0-5ee55ece727a" ] } ], "mendeley" : { "formattedCitation" : "(Knudsen et al., 2011)", "plainTextFormattedCitatio</w:instrText>
      </w:r>
      <w:r w:rsidR="00615634" w:rsidRPr="001A4DE9">
        <w:rPr>
          <w:lang w:val="en-GB"/>
        </w:rPr>
        <w:instrText>n" : "(Knudsen et al., 2011)", "previouslyFormattedCitation" : "(Knudsen et al., 2011)" }, "properties" : { "noteIndex" : 0 }, "schema" : "https://github.com/citation-style-language/schema/raw/master/csl-citation.json" }</w:instrText>
      </w:r>
      <w:r w:rsidRPr="003862D0">
        <w:rPr>
          <w:lang w:val="en-GB"/>
        </w:rPr>
        <w:fldChar w:fldCharType="separate"/>
      </w:r>
      <w:r w:rsidR="00016735">
        <w:rPr>
          <w:noProof/>
          <w:lang w:val="en-US"/>
        </w:rPr>
        <w:t>(Knudsen et al., 2011)</w:t>
      </w:r>
      <w:r w:rsidRPr="003862D0">
        <w:rPr>
          <w:lang w:val="en-GB"/>
        </w:rPr>
        <w:fldChar w:fldCharType="end"/>
      </w:r>
      <w:r w:rsidRPr="00903D51">
        <w:rPr>
          <w:lang w:val="en-US"/>
        </w:rPr>
        <w:t xml:space="preserve">. </w:t>
      </w:r>
      <w:r w:rsidRPr="003862D0">
        <w:rPr>
          <w:lang w:val="en-GB"/>
        </w:rPr>
        <w:t>This implies that in the past AMV properties were little affected by large climatic excursions.</w:t>
      </w:r>
    </w:p>
    <w:p w14:paraId="2B4C9F0F" w14:textId="77777777" w:rsidR="004535E3" w:rsidRPr="003862D0" w:rsidRDefault="004535E3" w:rsidP="004535E3">
      <w:pPr>
        <w:pStyle w:val="AR6BodyText"/>
        <w:rPr>
          <w:lang w:val="en-GB"/>
        </w:rPr>
      </w:pPr>
    </w:p>
    <w:p w14:paraId="357ED399" w14:textId="3209D4B2" w:rsidR="004535E3" w:rsidRPr="0034542B" w:rsidRDefault="004535E3">
      <w:pPr>
        <w:rPr>
          <w:rFonts w:cs="Times New Roman"/>
          <w:lang w:eastAsia="en-GB"/>
          <w:rPrChange w:id="3593" w:author="Sara M Tuson" w:date="2021-07-16T07:41:00Z">
            <w:rPr>
              <w:lang w:val="en-GB"/>
            </w:rPr>
          </w:rPrChange>
        </w:rPr>
        <w:pPrChange w:id="3594" w:author="Sara M Tuson" w:date="2021-07-16T07:41:00Z">
          <w:pPr>
            <w:pStyle w:val="AR6BodyText"/>
          </w:pPr>
        </w:pPrChange>
      </w:pPr>
      <w:r w:rsidRPr="003862D0">
        <w:rPr>
          <w:lang w:val="en-GB"/>
        </w:rPr>
        <w:t>AMV long-term changes under future warming scenarios have</w:t>
      </w:r>
      <w:ins w:id="3595" w:author="Sara M Tuson" w:date="2021-07-20T13:45:00Z">
        <w:r w:rsidR="006C5628">
          <w:rPr>
            <w:lang w:val="en-GB"/>
          </w:rPr>
          <w:t xml:space="preserve"> </w:t>
        </w:r>
        <w:r w:rsidR="006C5628" w:rsidRPr="003862D0">
          <w:rPr>
            <w:lang w:val="en-GB"/>
          </w:rPr>
          <w:t>so far</w:t>
        </w:r>
      </w:ins>
      <w:r w:rsidRPr="003862D0">
        <w:rPr>
          <w:lang w:val="en-GB"/>
        </w:rPr>
        <w:t xml:space="preserve"> </w:t>
      </w:r>
      <w:ins w:id="3596" w:author="Sara M Tuson" w:date="2021-07-20T13:45:00Z">
        <w:r w:rsidR="006C5628" w:rsidRPr="003862D0">
          <w:rPr>
            <w:lang w:val="en-GB"/>
          </w:rPr>
          <w:t xml:space="preserve">scarcely </w:t>
        </w:r>
      </w:ins>
      <w:r w:rsidRPr="003862D0">
        <w:rPr>
          <w:lang w:val="en-GB"/>
        </w:rPr>
        <w:t xml:space="preserve">been </w:t>
      </w:r>
      <w:del w:id="3597" w:author="Sara M Tuson" w:date="2021-07-20T13:45:00Z">
        <w:r w:rsidRPr="003862D0" w:rsidDel="006C5628">
          <w:rPr>
            <w:lang w:val="en-GB"/>
          </w:rPr>
          <w:delText>so far scarcely</w:delText>
        </w:r>
      </w:del>
      <w:r w:rsidRPr="003862D0">
        <w:rPr>
          <w:lang w:val="en-GB"/>
        </w:rPr>
        <w:t xml:space="preserve">investigated. A study on the CMIP5 multi-model simulations under RCP8.5 scenario by </w:t>
      </w:r>
      <w:r w:rsidRPr="003862D0">
        <w:rPr>
          <w:lang w:val="en-GB"/>
        </w:rPr>
        <w:fldChar w:fldCharType="begin" w:fldLock="1"/>
      </w:r>
      <w:r w:rsidR="00615634">
        <w:rPr>
          <w:lang w:val="en-GB"/>
        </w:rPr>
        <w:instrText>ADDIN CSL_CITATION { "citationItems" : [ { "id" : "ITEM-1", "itemData" : { "DOI" : "10.1007/s00382-017-3941-1", "ISSN" : "1432-0894", "abstract" : "The Amazonia and Northeast regions of northern Brazil are characterized by very different rainfall regimes but have certain similarities in terms of their variability. The precipitation variability in both regions is strongly linked to the tropical Atlantic sea surface temperature (SST) gradient and the tropical Pacific SST anomalies, which at decadal timescales are modulated by the Atlantic Multidecadal Variability (AMV) and the Interdecadal Pacific Oscillation (IPO) modes of SST, respectively. On the other hand, it has been found that state-of-the-art models from the fifth phase of the Coupled Model Intercomparison Project (CMIP5) are able to reproduce some of the characteristics of the low-frequency SST variability modes. In this work we analyze how CMIP5 models simulate the observed response of precipitation in the Amazonia and Northeast regions to the AMV and the IPO and the atmospheric mechanisms involved. Results show that, in both CMIP5 simulations and observations, Amazonia and Northeast rainfall response to the AMV is the opposite, due to the modulation of the intertropical convergence zone (ITCZ) position. Conversely, the IPO affects equally both regions as a consequence of anomalous subsidence over the entire northern Brazil triggered by warm SST anomalies in the tropical Pacific. Such results suggest that an improvement of the predictability of decadal SST modes will directly revert into a better prediction of changes in the Amazonia and Northeast rainfall at longer timescales.", "author" : [ { "dropping-particle" : "", "family" : "Villamayor", "given" : "Juli\u00e1n", "non-dropping-particle" : "", "parse-names" : false, "suffix" : "" }, { "dropping-particle" : "", "family" : "Ambrizzi", "given" : "T\u00e9rcio", "non-dropping-particle" : "", "parse-names" : false, "suffix" : "" }, { "dropping-particle" : "", "family" : "Mohino", "given" : "Elsa", "non-dropping-particle" : "", "parse-names" : false, "suffix" : "" } ], "container-title" : "Climate Dynamics", "id" : "ITEM-1", "issue" : "1", "issued" : { "date-parts" : [ [ "2018" ] ] }, "page" : "563-579", "title" : "Influence of decadal sea surface temperature variability on northern Brazil rainfall in CMIP5 simulations", "translator" : [ { "dropping-particle" : "", "family" : "K4358", "given" : "", "non-dropping-particle" : "", "parse-names" : false, "suffix" : "" } ], "type" : "article-journal", "volume" : "51" }, "uris" : [ "http://www.mendeley.com/documents/?uuid=e0939f13-29fa-445d-af1f-4a2800a8c043", "http://www.mendeley.com/documents/?uuid=3f971f1f-6418-4b3e-8c42-5f300107a7ae" ] } ], "mendeley" : { "formattedCitation" : "(Villamayor et al., 2018)", "plainTextFormattedCitation" : "(Villamayor et al., 2018)", "previouslyFormattedCitation" : "(Villamayor et al., 2018)" }, "properties" : { "noteIndex" : 0 }, "schema" : "https://github.com/citation-style-language/schema/raw/master/csl-citation.json" }</w:instrText>
      </w:r>
      <w:r w:rsidRPr="003862D0">
        <w:rPr>
          <w:lang w:val="en-GB"/>
        </w:rPr>
        <w:fldChar w:fldCharType="separate"/>
      </w:r>
      <w:r w:rsidR="00016735">
        <w:rPr>
          <w:noProof/>
          <w:lang w:val="en-GB"/>
        </w:rPr>
        <w:t>(Villamayor et al., 2018)</w:t>
      </w:r>
      <w:r w:rsidRPr="003862D0">
        <w:rPr>
          <w:lang w:val="en-GB"/>
        </w:rPr>
        <w:fldChar w:fldCharType="end"/>
      </w:r>
      <w:r w:rsidRPr="003862D0">
        <w:rPr>
          <w:lang w:val="en-GB"/>
        </w:rPr>
        <w:t xml:space="preserve"> found no substantial differences in the simulated SST patterns (and in the related tropical rainfall response) when RCP8.5, historical and </w:t>
      </w:r>
      <w:ins w:id="3598" w:author="Sara M Tuson" w:date="2021-07-16T07:41:00Z">
        <w:r w:rsidR="0034542B" w:rsidRPr="00D769B6">
          <w:rPr>
            <w:rFonts w:cs="Times New Roman"/>
            <w:lang w:eastAsia="en-GB"/>
          </w:rPr>
          <w:t xml:space="preserve">proportional-integral </w:t>
        </w:r>
      </w:ins>
      <w:ins w:id="3599" w:author="Sara M Tuson" w:date="2021-07-16T07:44:00Z">
        <w:r w:rsidR="0034542B">
          <w:rPr>
            <w:rFonts w:cs="Times New Roman"/>
            <w:lang w:eastAsia="en-GB"/>
          </w:rPr>
          <w:t>(piC</w:t>
        </w:r>
      </w:ins>
      <w:ins w:id="3600" w:author="Sara M Tuson" w:date="2021-07-16T07:41:00Z">
        <w:r w:rsidR="0034542B" w:rsidRPr="00D769B6">
          <w:rPr>
            <w:rFonts w:cs="Times New Roman"/>
            <w:lang w:eastAsia="en-GB"/>
          </w:rPr>
          <w:t>ontrol</w:t>
        </w:r>
      </w:ins>
      <w:ins w:id="3601" w:author="Sara M Tuson" w:date="2021-07-16T07:44:00Z">
        <w:r w:rsidR="0034542B">
          <w:rPr>
            <w:rFonts w:cs="Times New Roman"/>
            <w:lang w:eastAsia="en-GB"/>
          </w:rPr>
          <w:t>)</w:t>
        </w:r>
      </w:ins>
      <w:commentRangeStart w:id="3602"/>
      <w:del w:id="3603" w:author="Sara M Tuson" w:date="2021-07-16T07:41:00Z">
        <w:r w:rsidRPr="003862D0" w:rsidDel="0034542B">
          <w:rPr>
            <w:lang w:val="en-GB"/>
          </w:rPr>
          <w:delText>piControl</w:delText>
        </w:r>
      </w:del>
      <w:commentRangeEnd w:id="3602"/>
      <w:r w:rsidR="0034542B">
        <w:rPr>
          <w:rStyle w:val="CommentReference"/>
        </w:rPr>
        <w:commentReference w:id="3602"/>
      </w:r>
      <w:r w:rsidRPr="003862D0">
        <w:rPr>
          <w:lang w:val="en-GB"/>
        </w:rPr>
        <w:t xml:space="preserve"> simulations are compared. Such results suggest that the AMV is not expected to change under global warming. A more recent single-model large ensemble study </w:t>
      </w:r>
      <w:r w:rsidRPr="003862D0">
        <w:rPr>
          <w:lang w:val="en-GB"/>
        </w:rPr>
        <w:fldChar w:fldCharType="begin" w:fldLock="1"/>
      </w:r>
      <w:r w:rsidR="00615634">
        <w:rPr>
          <w:lang w:val="en-GB"/>
        </w:rPr>
        <w:instrText>ADDIN CSL_CITATION { "citationItems" : [ { "id" : "ITEM-1", "itemData" : { "DOI" : "10.1175/JCLI-D-18-0739.1", "ISSN" : "0894-8755", "abstract" : "The question of whether ocean dynamics are relevant for basin-scale North Atlantic decadal temperature variability is the subject of ongoing discussions. Here, we analyze a set of simulations with a single climate model consisting of a 2000-yr preindustrial control experiment, a 100-member historical ensemble, and a 100-member ensemble forced with an incremental CO2 increase by 1% yr\u22121. Compared to previous approaches, our setup offers the following advantages: First, the large ensemble size allows us to robustly separate internally and externally forced variability and to robustly detect statistical links between different quantities. Second, the availability of different scenarios allows us to investigate the role of the background state for drivers of the variability. We find strong evidence that ocean dynamics, particularly ocean heat transport variations, form an important contribution to generate the Atlantic multidecadal variability (AMV) in the Max Planck Institute Earth System Model (MPI-ESM). Particularly the northwest North Atlantic is substantially affected by ocean circulation for the historical and preindustrial simulations. Anomalies of the Labrador Sea deep ocean density precede a change of the Atlantic meridional overturning circulation (AMOC) and heat advection to the region south of Greenland. Under strong CO2 forcing, the AMV\u2013SST regression pattern shows crucial changes: SST variability in the northwestern part of the North Atlantic is strongly reduced, so that the AMV pattern in this scenario is dominated by the low-latitude branch. We found a connection to changes in the deep-water formation that cause a strong reduction of the mean AMOC and its variability. Consequently, ocean heat transport convergence becomes less important for the SST variability south of Greenland.", "author" : [ { "dropping-particle" : "", "family" : "Hand", "given" : "Ralf", "non-dropping-particle" : "", "parse-names" : false, "suffix" : "" }, { "dropping-particle" : "", "family" : "Bader", "given" : "J\u00fcrgen", "non-dropping-particle" : "", "parse-names" : false, "suffix" : "" }, { "dropping-particle" : "", "family" : "Matei", "given" : "Daniela", "non-dropping-particle" : "", "parse-names" : false, "suffix" : "" }, { "dropping-particle" : "", "family" : "Ghosh", "given" : "Rohit", "non-dropping-particle" : "", "parse-names" : false, "suffix" : "" }, { "dropping-particle" : "", "family" : "Jungclaus", "given" : "Johann H", "non-dropping-particle" : "", "parse-names" : false, "suffix" : "" } ], "container-title" : "Journal of Climate", "id" : "ITEM-1", "issue" : "8", "issued" : { "date-parts" : [ [ "2020", "3", "17" ] ] }, "page" : "3213-3228", "title" : "Changes of Decadal SST Variations in the Subpolar North Atlantic under Strong CO2 Forcing as an Indicator for the Ocean Circulation\u2019s Contribution to Atlantic Multidecadal Variability", "translator" : [ { "dropping-particle" : "", "family" : "K4943", "given" : "", "non-dropping-particle" : "", "parse-names" : false, "suffix" : "" } ], "type" : "article-journal", "volume" : "33" }, "uris" : [ "http://www.mendeley.com/documents/?uuid=3294930b-5beb-450b-9bda-503241f49931" ] } ], "mendeley" : { "formattedCitation" : "(Hand et al., 2020)", "plainTextFormattedCitation" : "(Hand et al., 2020)", "previouslyFormattedCitation" : "(Hand et al., 2020)" }, "properties" : { "noteIndex" : 0 }, "schema" : "https://github.com/citation-style-language/schema/raw/master/csl-citation.json" }</w:instrText>
      </w:r>
      <w:r w:rsidRPr="003862D0">
        <w:rPr>
          <w:lang w:val="en-GB"/>
        </w:rPr>
        <w:fldChar w:fldCharType="separate"/>
      </w:r>
      <w:r w:rsidR="00016735">
        <w:rPr>
          <w:noProof/>
          <w:lang w:val="en-GB"/>
        </w:rPr>
        <w:t>(Hand et al., 2020)</w:t>
      </w:r>
      <w:r w:rsidRPr="003862D0">
        <w:rPr>
          <w:lang w:val="en-GB"/>
        </w:rPr>
        <w:fldChar w:fldCharType="end"/>
      </w:r>
      <w:r w:rsidRPr="003862D0">
        <w:rPr>
          <w:lang w:val="en-GB"/>
        </w:rPr>
        <w:t xml:space="preserve"> shows a pronounced change in the AMV pattern under global warming linked to a strong reduction of the mean AMOC and its variability. However, since a superposition of multiple processes controls the AMV, as extensively discussed in Annex </w:t>
      </w:r>
      <w:r w:rsidR="00391122" w:rsidRPr="003862D0">
        <w:rPr>
          <w:lang w:val="en-GB"/>
        </w:rPr>
        <w:t>IV</w:t>
      </w:r>
      <w:del w:id="3604" w:author="Ian Blenkinsop" w:date="2021-07-27T13:53:00Z">
        <w:r w:rsidR="00391122" w:rsidRPr="003862D0" w:rsidDel="008C7B46">
          <w:rPr>
            <w:lang w:val="en-GB"/>
          </w:rPr>
          <w:delText xml:space="preserve">, </w:delText>
        </w:r>
      </w:del>
      <w:ins w:id="3605" w:author="Ian Blenkinsop" w:date="2021-07-27T13:53:00Z">
        <w:r w:rsidR="008C7B46">
          <w:rPr>
            <w:lang w:val="en-GB"/>
          </w:rPr>
          <w:t xml:space="preserve"> (</w:t>
        </w:r>
      </w:ins>
      <w:r w:rsidR="00391122" w:rsidRPr="003862D0">
        <w:rPr>
          <w:lang w:val="en-GB"/>
        </w:rPr>
        <w:t xml:space="preserve">Section </w:t>
      </w:r>
      <w:r w:rsidRPr="003862D0">
        <w:rPr>
          <w:lang w:val="en-GB"/>
        </w:rPr>
        <w:t>A</w:t>
      </w:r>
      <w:r w:rsidR="006F1B33" w:rsidRPr="003862D0">
        <w:rPr>
          <w:lang w:val="en-GB"/>
        </w:rPr>
        <w:t>IV</w:t>
      </w:r>
      <w:r w:rsidR="00D22391" w:rsidRPr="003862D0">
        <w:rPr>
          <w:lang w:val="en-GB"/>
        </w:rPr>
        <w:t>.</w:t>
      </w:r>
      <w:r w:rsidR="00391122" w:rsidRPr="003862D0">
        <w:rPr>
          <w:lang w:val="en-GB"/>
        </w:rPr>
        <w:t>2.7</w:t>
      </w:r>
      <w:ins w:id="3606" w:author="Ian Blenkinsop" w:date="2021-07-27T13:53:00Z">
        <w:r w:rsidR="008C7B46">
          <w:rPr>
            <w:lang w:val="en-GB"/>
          </w:rPr>
          <w:t>)</w:t>
        </w:r>
      </w:ins>
      <w:r w:rsidRPr="003862D0">
        <w:rPr>
          <w:lang w:val="en-GB"/>
        </w:rPr>
        <w:t xml:space="preserve">, in Chapter 3 (Section 3.7.7), and in Chapter 9 (Section 9.2.3.1), the length of the RCP8.5 simulations might be not sufficient to properly evaluate the respective weight and interplay of internal components and influences from external forcing on AMV projections. </w:t>
      </w:r>
    </w:p>
    <w:p w14:paraId="5D88638E" w14:textId="77777777" w:rsidR="004535E3" w:rsidRPr="003862D0" w:rsidRDefault="004535E3" w:rsidP="004535E3">
      <w:pPr>
        <w:pStyle w:val="AR6BodyText"/>
        <w:rPr>
          <w:lang w:val="en-GB"/>
        </w:rPr>
      </w:pPr>
    </w:p>
    <w:p w14:paraId="546029A8" w14:textId="786D1807" w:rsidR="004535E3" w:rsidRPr="003862D0" w:rsidRDefault="004D176A" w:rsidP="004535E3">
      <w:pPr>
        <w:pStyle w:val="AR6BodyText"/>
        <w:rPr>
          <w:lang w:val="en-GB"/>
        </w:rPr>
      </w:pPr>
      <w:r w:rsidRPr="003862D0">
        <w:rPr>
          <w:lang w:val="en-GB"/>
        </w:rPr>
        <w:t>In conclusion, o</w:t>
      </w:r>
      <w:r w:rsidR="004535E3" w:rsidRPr="003862D0">
        <w:rPr>
          <w:lang w:val="en-GB"/>
        </w:rPr>
        <w:t>n the basis of paleoclimate reconstructions and CMIP5 model simulations</w:t>
      </w:r>
      <w:r w:rsidR="00057AD3" w:rsidRPr="003862D0">
        <w:rPr>
          <w:lang w:val="en-GB"/>
        </w:rPr>
        <w:t>,</w:t>
      </w:r>
      <w:r w:rsidR="004535E3" w:rsidRPr="003862D0">
        <w:rPr>
          <w:lang w:val="en-GB"/>
        </w:rPr>
        <w:t xml:space="preserve"> </w:t>
      </w:r>
      <w:r w:rsidRPr="003862D0">
        <w:rPr>
          <w:lang w:val="en-GB"/>
        </w:rPr>
        <w:t xml:space="preserve">there is </w:t>
      </w:r>
      <w:r w:rsidRPr="003862D0">
        <w:rPr>
          <w:i/>
          <w:iCs/>
          <w:lang w:val="en-GB"/>
        </w:rPr>
        <w:t xml:space="preserve">low confidence </w:t>
      </w:r>
      <w:r w:rsidRPr="003862D0">
        <w:rPr>
          <w:lang w:val="en-GB"/>
        </w:rPr>
        <w:t xml:space="preserve">that the </w:t>
      </w:r>
      <w:r w:rsidR="004535E3" w:rsidRPr="003862D0">
        <w:rPr>
          <w:lang w:val="en-GB"/>
        </w:rPr>
        <w:t xml:space="preserve">AMV </w:t>
      </w:r>
      <w:r w:rsidR="0072332C" w:rsidRPr="003862D0">
        <w:rPr>
          <w:lang w:val="en-GB"/>
        </w:rPr>
        <w:t xml:space="preserve">is not expected </w:t>
      </w:r>
      <w:r w:rsidR="004535E3" w:rsidRPr="003862D0">
        <w:rPr>
          <w:lang w:val="en-GB"/>
        </w:rPr>
        <w:t>to change in the future</w:t>
      </w:r>
      <w:r w:rsidR="00B925FC">
        <w:rPr>
          <w:lang w:val="en-GB"/>
        </w:rPr>
        <w:t>.</w:t>
      </w:r>
      <w:r w:rsidR="004535E3" w:rsidRPr="003862D0">
        <w:rPr>
          <w:lang w:val="en-GB"/>
        </w:rPr>
        <w:t xml:space="preserve"> </w:t>
      </w:r>
    </w:p>
    <w:p w14:paraId="4B3453D9" w14:textId="7191BBA7" w:rsidR="00AA3E14" w:rsidRPr="003862D0" w:rsidRDefault="004535E3" w:rsidP="00377ACF">
      <w:pPr>
        <w:pStyle w:val="AR6BodyText"/>
        <w:rPr>
          <w:lang w:val="en-GB"/>
        </w:rPr>
      </w:pPr>
      <w:r w:rsidRPr="003862D0">
        <w:rPr>
          <w:lang w:val="en-GB"/>
        </w:rPr>
        <w:br/>
      </w:r>
    </w:p>
    <w:p w14:paraId="31819123" w14:textId="7B1EB591" w:rsidR="00AA3E14" w:rsidRPr="003862D0" w:rsidRDefault="00AA3E14" w:rsidP="00AA3E14">
      <w:pPr>
        <w:pStyle w:val="AR6Chap4Level141"/>
        <w:rPr>
          <w:lang w:val="en-GB"/>
        </w:rPr>
      </w:pPr>
      <w:bookmarkStart w:id="3607" w:name="_Ref5462180"/>
      <w:bookmarkStart w:id="3608" w:name="_Toc5498100"/>
      <w:bookmarkStart w:id="3609" w:name="_Toc5498134"/>
      <w:bookmarkStart w:id="3610" w:name="_Toc5498423"/>
      <w:bookmarkStart w:id="3611" w:name="_Toc5498906"/>
      <w:bookmarkStart w:id="3612" w:name="_Toc5500958"/>
      <w:bookmarkStart w:id="3613" w:name="_Toc5778509"/>
      <w:bookmarkStart w:id="3614" w:name="_Toc29748286"/>
      <w:bookmarkStart w:id="3615" w:name="_Toc29748472"/>
      <w:bookmarkStart w:id="3616" w:name="_Toc29749225"/>
      <w:bookmarkStart w:id="3617" w:name="_Toc29751039"/>
      <w:bookmarkStart w:id="3618" w:name="_Toc33523314"/>
      <w:bookmarkStart w:id="3619" w:name="_Toc56878751"/>
      <w:bookmarkStart w:id="3620" w:name="_Toc56879172"/>
      <w:bookmarkStart w:id="3621" w:name="_Toc56879714"/>
      <w:bookmarkStart w:id="3622" w:name="_Toc56880380"/>
      <w:bookmarkStart w:id="3623" w:name="_Toc56880476"/>
      <w:bookmarkStart w:id="3624" w:name="_Toc56880546"/>
      <w:bookmarkStart w:id="3625" w:name="_Toc56880670"/>
      <w:bookmarkStart w:id="3626" w:name="_Toc56881944"/>
      <w:bookmarkStart w:id="3627" w:name="_Toc57156888"/>
      <w:bookmarkStart w:id="3628" w:name="_Toc65519602"/>
      <w:bookmarkStart w:id="3629" w:name="_Toc66099786"/>
      <w:bookmarkStart w:id="3630" w:name="_Toc66379316"/>
      <w:bookmarkStart w:id="3631" w:name="_Toc66467009"/>
      <w:bookmarkStart w:id="3632" w:name="_Toc66467293"/>
      <w:bookmarkStart w:id="3633" w:name="_Toc66574548"/>
      <w:bookmarkStart w:id="3634" w:name="_Toc66574719"/>
      <w:bookmarkStart w:id="3635" w:name="_Toc66646066"/>
      <w:bookmarkStart w:id="3636" w:name="_Toc69752536"/>
      <w:r w:rsidRPr="003862D0">
        <w:rPr>
          <w:lang w:val="en-GB"/>
        </w:rPr>
        <w:t>Implications of Climate Policy</w:t>
      </w:r>
      <w:bookmarkStart w:id="3637" w:name="_Ref29550208"/>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r w:rsidRPr="003862D0">
        <w:rPr>
          <w:lang w:val="en-GB"/>
        </w:rPr>
        <w:t xml:space="preserve"> </w:t>
      </w:r>
      <w:bookmarkEnd w:id="3637"/>
    </w:p>
    <w:p w14:paraId="6428888A" w14:textId="77777777" w:rsidR="00AA3E14" w:rsidRPr="003862D0" w:rsidRDefault="00AA3E14" w:rsidP="00AA3E14">
      <w:pPr>
        <w:pStyle w:val="AR6BodyText"/>
        <w:rPr>
          <w:lang w:val="en-GB" w:eastAsia="en-US"/>
        </w:rPr>
      </w:pPr>
    </w:p>
    <w:p w14:paraId="52A9B55E" w14:textId="69A56288" w:rsidR="00AA3E14" w:rsidRPr="003862D0" w:rsidRDefault="00AA3E14" w:rsidP="00AA3E14">
      <w:pPr>
        <w:pStyle w:val="AR6Chap4Level2411"/>
        <w:rPr>
          <w:lang w:val="en-GB"/>
        </w:rPr>
      </w:pPr>
      <w:bookmarkStart w:id="3638" w:name="_Toc66646067"/>
      <w:bookmarkStart w:id="3639" w:name="_Toc69752537"/>
      <w:bookmarkStart w:id="3640" w:name="_Ref5283815"/>
      <w:bookmarkStart w:id="3641" w:name="_Toc5498101"/>
      <w:bookmarkStart w:id="3642" w:name="_Toc5498135"/>
      <w:bookmarkStart w:id="3643" w:name="_Toc5498424"/>
      <w:bookmarkStart w:id="3644" w:name="_Toc5498907"/>
      <w:bookmarkStart w:id="3645" w:name="_Toc5500959"/>
      <w:bookmarkStart w:id="3646" w:name="_Toc5778510"/>
      <w:bookmarkStart w:id="3647" w:name="_Toc29748287"/>
      <w:bookmarkStart w:id="3648" w:name="_Toc29748473"/>
      <w:bookmarkStart w:id="3649" w:name="_Toc29749226"/>
      <w:bookmarkStart w:id="3650" w:name="_Toc29751040"/>
      <w:bookmarkStart w:id="3651" w:name="_Toc33523315"/>
      <w:bookmarkStart w:id="3652" w:name="_Toc56878752"/>
      <w:bookmarkStart w:id="3653" w:name="_Toc56879173"/>
      <w:bookmarkStart w:id="3654" w:name="_Toc56879715"/>
      <w:bookmarkStart w:id="3655" w:name="_Toc56880381"/>
      <w:bookmarkStart w:id="3656" w:name="_Toc56880477"/>
      <w:bookmarkStart w:id="3657" w:name="_Toc56880547"/>
      <w:bookmarkStart w:id="3658" w:name="_Toc56880671"/>
      <w:bookmarkStart w:id="3659" w:name="_Toc56881945"/>
      <w:bookmarkStart w:id="3660" w:name="_Toc57156889"/>
      <w:bookmarkStart w:id="3661" w:name="_Toc65519603"/>
      <w:bookmarkStart w:id="3662" w:name="_Toc66099787"/>
      <w:bookmarkStart w:id="3663" w:name="_Toc66379317"/>
      <w:bookmarkStart w:id="3664" w:name="_Toc66467010"/>
      <w:bookmarkStart w:id="3665" w:name="_Toc66467294"/>
      <w:bookmarkStart w:id="3666" w:name="_Toc66574549"/>
      <w:bookmarkStart w:id="3667" w:name="_Toc66574720"/>
      <w:r w:rsidRPr="003862D0">
        <w:rPr>
          <w:lang w:val="en-GB"/>
        </w:rPr>
        <w:t xml:space="preserve">Patterns of Climate Change for Specific </w:t>
      </w:r>
      <w:commentRangeStart w:id="3668"/>
      <w:r w:rsidRPr="003862D0">
        <w:rPr>
          <w:lang w:val="en-GB"/>
        </w:rPr>
        <w:t>Levels of Global</w:t>
      </w:r>
      <w:bookmarkEnd w:id="3638"/>
      <w:bookmarkEnd w:id="3639"/>
      <w:r w:rsidRPr="003862D0">
        <w:rPr>
          <w:lang w:val="en-GB"/>
        </w:rPr>
        <w:t xml:space="preserve"> </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commentRangeEnd w:id="3668"/>
      <w:r w:rsidR="00D93035">
        <w:rPr>
          <w:rStyle w:val="CommentReference"/>
          <w:rFonts w:eastAsia="Times New Roman" w:cstheme="minorBidi"/>
          <w:b w:val="0"/>
          <w:i w:val="0"/>
          <w:lang w:eastAsia="fr-FR"/>
        </w:rPr>
        <w:commentReference w:id="3668"/>
      </w:r>
      <w:ins w:id="3669" w:author="Sara M Tuson" w:date="2021-07-20T13:56:00Z">
        <w:r w:rsidR="00D93035">
          <w:rPr>
            <w:lang w:val="en-GB"/>
          </w:rPr>
          <w:t>Wa</w:t>
        </w:r>
      </w:ins>
      <w:ins w:id="3670" w:author="Sara M Tuson" w:date="2021-07-20T13:57:00Z">
        <w:r w:rsidR="00D93035">
          <w:rPr>
            <w:lang w:val="en-GB"/>
          </w:rPr>
          <w:t>rming</w:t>
        </w:r>
      </w:ins>
    </w:p>
    <w:p w14:paraId="539FC631" w14:textId="77777777" w:rsidR="00AA3E14" w:rsidRPr="003862D0" w:rsidRDefault="00AA3E14" w:rsidP="00AA3E14">
      <w:pPr>
        <w:pStyle w:val="AR6BodyText"/>
        <w:rPr>
          <w:lang w:val="en-GB"/>
        </w:rPr>
      </w:pPr>
    </w:p>
    <w:p w14:paraId="338326FC" w14:textId="6718A0B3" w:rsidR="00AA3E14" w:rsidRPr="003862D0" w:rsidRDefault="00AA3E14" w:rsidP="00AA3E14">
      <w:pPr>
        <w:pStyle w:val="AR6BodyText"/>
        <w:rPr>
          <w:u w:val="single"/>
          <w:lang w:val="en-GB"/>
        </w:rPr>
      </w:pPr>
      <w:r w:rsidRPr="003862D0">
        <w:rPr>
          <w:lang w:val="en-GB"/>
        </w:rPr>
        <w:t>This subsection provides an assessment of changes in climate at 1.5</w:t>
      </w:r>
      <w:r w:rsidRPr="003862D0">
        <w:rPr>
          <w:lang w:val="en-GB" w:eastAsia="en-US"/>
        </w:rPr>
        <w:t>°C</w:t>
      </w:r>
      <w:r w:rsidRPr="003862D0">
        <w:rPr>
          <w:lang w:val="en-GB"/>
        </w:rPr>
        <w:t>, 2</w:t>
      </w:r>
      <w:r w:rsidRPr="003862D0">
        <w:rPr>
          <w:lang w:val="en-GB" w:eastAsia="en-US"/>
        </w:rPr>
        <w:t>°C</w:t>
      </w:r>
      <w:r w:rsidRPr="003862D0">
        <w:rPr>
          <w:lang w:val="en-GB"/>
        </w:rPr>
        <w:t>, 3</w:t>
      </w:r>
      <w:r w:rsidRPr="003862D0">
        <w:rPr>
          <w:lang w:val="en-GB" w:eastAsia="en-US"/>
        </w:rPr>
        <w:t>°C,</w:t>
      </w:r>
      <w:r w:rsidRPr="003862D0">
        <w:rPr>
          <w:lang w:val="en-GB"/>
        </w:rPr>
        <w:t xml:space="preserve"> and 4°C of global warming relative to the period 1850–1900 (</w:t>
      </w:r>
      <w:del w:id="3671" w:author="Ian Blenkinsop" w:date="2021-07-27T13:54:00Z">
        <w:r w:rsidRPr="003862D0" w:rsidDel="008C7B46">
          <w:rPr>
            <w:lang w:val="en-GB"/>
          </w:rPr>
          <w:delText xml:space="preserve">see </w:delText>
        </w:r>
        <w:r w:rsidR="00E86852" w:rsidRPr="003862D0" w:rsidDel="008C7B46">
          <w:rPr>
            <w:lang w:val="en-GB"/>
          </w:rPr>
          <w:delText xml:space="preserve">Chapter 1, </w:delText>
        </w:r>
      </w:del>
      <w:r w:rsidRPr="003862D0">
        <w:rPr>
          <w:lang w:val="en-GB"/>
        </w:rPr>
        <w:t xml:space="preserve">Section 1.6.2), in particular a discussion of the regional patterns of change in temperature (Section </w:t>
      </w:r>
      <w:r w:rsidR="00FA6D4F" w:rsidRPr="003862D0">
        <w:rPr>
          <w:lang w:val="en-GB"/>
        </w:rPr>
        <w:t>4.6.1.1</w:t>
      </w:r>
      <w:r w:rsidRPr="003862D0">
        <w:rPr>
          <w:lang w:val="en-GB"/>
        </w:rPr>
        <w:t xml:space="preserve">), precipitation (Section </w:t>
      </w:r>
      <w:r w:rsidR="00FA6D4F" w:rsidRPr="003862D0">
        <w:rPr>
          <w:lang w:val="en-GB"/>
        </w:rPr>
        <w:t>4.6.1.2</w:t>
      </w:r>
      <w:r w:rsidRPr="003862D0">
        <w:rPr>
          <w:lang w:val="en-GB"/>
        </w:rPr>
        <w:t>)</w:t>
      </w:r>
      <w:r w:rsidR="00321217" w:rsidRPr="003862D0">
        <w:rPr>
          <w:lang w:val="en-GB"/>
        </w:rPr>
        <w:t>,</w:t>
      </w:r>
      <w:r w:rsidRPr="003862D0">
        <w:rPr>
          <w:lang w:val="en-GB"/>
        </w:rPr>
        <w:t xml:space="preserve"> and aspects of atmospheric circulation (Section </w:t>
      </w:r>
      <w:r w:rsidR="00FA6D4F" w:rsidRPr="003862D0">
        <w:rPr>
          <w:lang w:val="en-GB"/>
        </w:rPr>
        <w:t>4.6.1.3</w:t>
      </w:r>
      <w:r w:rsidRPr="003862D0">
        <w:rPr>
          <w:lang w:val="en-GB"/>
        </w:rPr>
        <w:t>). An assessment of changes in extreme weather events as a function of different levels of global warming is provided in Chapter 11, whil</w:t>
      </w:r>
      <w:r w:rsidR="00321217" w:rsidRPr="003862D0">
        <w:rPr>
          <w:lang w:val="en-GB"/>
        </w:rPr>
        <w:t>e</w:t>
      </w:r>
      <w:r w:rsidRPr="003862D0">
        <w:rPr>
          <w:lang w:val="en-GB"/>
        </w:rPr>
        <w:t xml:space="preserve"> corresponding analyses of regional climate change are provided in Chapter 12 and in </w:t>
      </w:r>
      <w:ins w:id="3672" w:author="Ian Blenkinsop" w:date="2021-07-27T13:54:00Z">
        <w:r w:rsidR="008C7B46">
          <w:rPr>
            <w:lang w:val="en-GB"/>
          </w:rPr>
          <w:t xml:space="preserve">the </w:t>
        </w:r>
      </w:ins>
      <w:r w:rsidRPr="003862D0">
        <w:rPr>
          <w:lang w:val="en-GB"/>
        </w:rPr>
        <w:t xml:space="preserve">Atlas. This section builds upon assessments from AR5 </w:t>
      </w:r>
      <w:r w:rsidRPr="003862D0">
        <w:rPr>
          <w:lang w:val="en-GB"/>
        </w:rPr>
        <w:fldChar w:fldCharType="begin" w:fldLock="1"/>
      </w:r>
      <w:r w:rsidR="00615634">
        <w:rPr>
          <w:lang w:val="en-GB"/>
        </w:rPr>
        <w:instrText>ADDIN CSL_CITATION { "citationItems" : [ { "id" : "ITEM-1", "itemData" : { "DOI" : "10.1017/CBO9781107415324.022", "ISBN" : "9781107661820", "author" : [ { "dropping-particle" : "", "family" : "Bindoff", "given" : "Nathaniel L.", "non-dropping-particle" : "", "parse-names" : false, "suffix" : "" }, { "dropping-particle" : "", "family" : "Stott", "given" : "Peter A.", "non-dropping-particle" : "", "parse-names" : false, "suffix" : "" }, { "dropping-particle" : "", "family" : "AchutaRao", "given" : "Krishna Mirle", "non-dropping-particle" : "", "parse-names" : false, "suffix" : "" }, { "dropping-particle" : "", "family" : "Allen", "given" : "Myles R.", "non-dropping-particle" : "", "parse-names" : false, "suffix" : "" }, { "dropping-particle" : "", "family" : "Gillett", "given" : "Nathan", "non-dropping-particle" : "", "parse-names" : false, "suffix" : "" }, { "dropping-particle" : "", "family" : "Gutzler", "given" : "David", "non-dropping-particle" : "", "parse-names" : false, "suffix" : "" }, { "dropping-particle" : "", "family" : "Hansingo", "given" : "K.", "non-dropping-particle" : "", "parse-names" : false, "suffix" : "" }, { "dropping-particle" : "", "family" : "Hegerl", "given" : "Gabriele",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"Igor I.", "non-dropping-particle" : "", "parse-names" : false, "suffix" : "" }, { "dropping-particle" : "", "family" : "Overland", "given" : "James", "non-dropping-particle" : "", "parse-names" : false, "suffix" : "" }, { "dropping-particle" : "", "family" : "Perlwitz", "given" : "Judith", "non-dropping-particle" : "", "parse-names" : false, "suffix" : "" }, { "dropping-particle" : "", "family" : "Sebbari", "given" : "R.", "non-dropping-particle" : "", "parse-names" : false, "suffix" : "" }, { "dropping-particle" : "", "family" : "Zhang", "given" : "Xuebin", "non-dropping-particle" : "", "parse-names" : false, "suffix" : "" } ], "chapter-number" : "Chapter 10",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"867-952", "publisher" : "Cambridge University Press", "publisher-place" : "Cambridge, United Kingdom and New York, NY, USA", "title" : "Detection and Attribution of Climate Change: from Global to Regional", "translator" : [ { "dropping-particle" : "", "family" : "K5246", "given" : "Rt13", "non-dropping-particle" : "", "parse-names" : false, "suffix" : "" } ], "type" : "chapter" }, "uris" : [ "http://www.mendeley.com/documents/?uuid=638961ce-fdf7-4dea-978b-37ebc09952e7"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"Chapter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"159-254", "publisher" : "Cambridge University Press", "publisher-place" : "Cambridge, United Kingdom and New York, NY, USA", "title" : "Observations: Atmosphere and Surface", "translator" : [ { "dropping-particle" : "", "family" : "K5242", "given" : "Rt13", "non-dropping-particle" : "", "parse-names" : false, "suffix" : "" } ], "type" : "chapter" }, "uris" : [ "http://www.mendeley.com/documents/?uuid=894bc4f6-6a8e-4754-b323-0bc9a080aa1d" ] }, { "id" : "ITEM-4",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"(Bindoff et al., 2013; Christensen et al., 2013; Collins et al., 2013; Hartmann et al., 2013)", "plainTextFormattedCitation" : "(Bindoff et al., 2013; Christensen et al., 2013; Collins et al., 2013; Hartmann et al., 2013)", "previouslyFormattedCitation" : "(Bindoff et al., 2013; Christensen et al., 2013; Collins et al., 2013; Hartmann et al., 2013)" }, "properties" : { "noteIndex" : 0 }, "schema" : "https://github.com/citation-style-language/schema/raw/master/csl-citation.json" }</w:instrText>
      </w:r>
      <w:r w:rsidRPr="003862D0">
        <w:rPr>
          <w:lang w:val="en-GB"/>
        </w:rPr>
        <w:fldChar w:fldCharType="separate"/>
      </w:r>
      <w:r w:rsidR="00016735">
        <w:rPr>
          <w:noProof/>
          <w:lang w:val="en-GB"/>
        </w:rPr>
        <w:t>(Bindoff et al., 2013; Christensen et al., 2013; Collins et al., 2013; Hartmann et al., 2013)</w:t>
      </w:r>
      <w:r w:rsidRPr="003862D0">
        <w:rPr>
          <w:lang w:val="en-GB"/>
        </w:rPr>
        <w:fldChar w:fldCharType="end"/>
      </w:r>
      <w:r w:rsidRPr="003862D0">
        <w:rPr>
          <w:lang w:val="en-GB"/>
        </w:rPr>
        <w:t xml:space="preserve"> and </w:t>
      </w:r>
      <w:r w:rsidR="004D176A" w:rsidRPr="003862D0">
        <w:rPr>
          <w:lang w:val="en-GB"/>
        </w:rPr>
        <w:t>SR1.5</w:t>
      </w:r>
      <w:r w:rsidRPr="003862D0">
        <w:rPr>
          <w:lang w:val="en-GB"/>
        </w:rPr>
        <w:t xml:space="preserve"> (SR1.5; </w:t>
      </w:r>
      <w:commentRangeStart w:id="3673"/>
      <w:r w:rsidRPr="003862D0">
        <w:rPr>
          <w:lang w:val="en-GB"/>
        </w:rPr>
        <w:fldChar w:fldCharType="begin" w:fldLock="1"/>
      </w:r>
      <w:r w:rsidR="00D90EAC">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r w:rsidRPr="003862D0">
        <w:rPr>
          <w:lang w:val="en-GB"/>
        </w:rPr>
        <w:fldChar w:fldCharType="separate"/>
      </w:r>
      <w:r w:rsidR="00016735">
        <w:rPr>
          <w:noProof/>
          <w:lang w:val="en-GB"/>
        </w:rPr>
        <w:t>Hoegh-Guldberg et al., 2018)</w:t>
      </w:r>
      <w:r w:rsidRPr="003862D0">
        <w:rPr>
          <w:lang w:val="en-GB"/>
        </w:rPr>
        <w:fldChar w:fldCharType="end"/>
      </w:r>
      <w:commentRangeEnd w:id="3673"/>
      <w:r w:rsidR="00016735">
        <w:rPr>
          <w:rStyle w:val="CommentReference"/>
        </w:rPr>
        <w:commentReference w:id="3673"/>
      </w:r>
      <w:r w:rsidRPr="003862D0">
        <w:rPr>
          <w:lang w:val="en-GB"/>
        </w:rPr>
        <w:t xml:space="preserve">, as well as new literature related to projections of climate at 1.5°C, 2°C, and higher levels of global warming above pre-industrial levels. </w:t>
      </w:r>
    </w:p>
    <w:p w14:paraId="497B5B93" w14:textId="77777777" w:rsidR="00AA3E14" w:rsidRPr="003862D0" w:rsidRDefault="00AA3E14" w:rsidP="00AA3E14">
      <w:pPr>
        <w:pStyle w:val="AR6BodyText"/>
        <w:rPr>
          <w:lang w:val="en-GB"/>
        </w:rPr>
      </w:pPr>
    </w:p>
    <w:p w14:paraId="1C7501ED" w14:textId="013E207C" w:rsidR="00AA3E14" w:rsidRPr="003862D0" w:rsidRDefault="00AA3E14" w:rsidP="00AA3E14">
      <w:pPr>
        <w:pStyle w:val="AR6BodyText"/>
        <w:rPr>
          <w:lang w:val="en-GB" w:eastAsia="en-US"/>
        </w:rPr>
      </w:pPr>
      <w:r w:rsidRPr="003862D0">
        <w:rPr>
          <w:lang w:val="en-GB"/>
        </w:rPr>
        <w:t>Several methodologies have been applied to estimate the spatial patterns of climate change associated with a given level of global warming. These include performing model simulations under stabilisation scenarios designed to achieve a specific level of global warming, the analysis of epochs identified within transient simulations that systematically exceed different thresholds of global warming (e.g.</w:t>
      </w:r>
      <w:ins w:id="3674" w:author="Robin Matthews" w:date="2021-06-16T17:47:00Z">
        <w:r w:rsidR="00326855">
          <w:rPr>
            <w:lang w:val="en-GB"/>
          </w:rPr>
          <w:t>,</w:t>
        </w:r>
      </w:ins>
      <w:r w:rsidRPr="003862D0">
        <w:rPr>
          <w:lang w:val="en-GB"/>
        </w:rPr>
        <w:t xml:space="preserve"> </w:t>
      </w:r>
      <w:commentRangeStart w:id="3675"/>
      <w:commentRangeStart w:id="3676"/>
      <w:r w:rsidRPr="003862D0">
        <w:rPr>
          <w:lang w:val="en-GB"/>
        </w:rPr>
        <w:fldChar w:fldCharType="begin" w:fldLock="1"/>
      </w:r>
      <w:r w:rsidR="00CD3B49">
        <w:rPr>
          <w:lang w:val="en-GB"/>
        </w:rPr>
        <w:instrText>ADDIN CSL_CITATION { "citationItems" : [ { "id" : "ITEM-1", "itemData" : { "DOI" : "10.5194/gmd-10-571-2017", "ISSN" : "1991-9603", "abstract" : "Abstract. The Intergovernmental Panel on Climate Change (IPCC) has accepted the invitation from the UNFCCC to provide a special report on the impacts of global warming of 1.5\u00b0C above pre-industrial levels and on related global greenhouse-gas emission pathways. Many current experiments in, for example, the Coupled Model Inter-comparison Project (CMIP), are not specifically designed for informing this report. Here, we document the design of the half a degree additional warming, projections, prognosis and impacts (HAPPI) experiment. HAPPI provides a framework for the generation of climate data describing how the climate, and in particular extreme weather, might differ from the present day in worlds that are 1.5 and 2.0\u00b0C warmer than pre-industrial conditions. Output from participating climate models includes variables frequently used by a range of impact models. The key challenge is to separate the impact of an additional approximately half degree of warming from uncertainty in climate model responses and internal climate variability that dominate CMIP-style experiments under low-emission scenarios. Large ensembles of simulations (&amp;gt; 50 members) of atmosphere-only models for three time slices are proposed, each a decade in length: the first being the most recent observed 10-year period (2006\u20132015), the second two being estimates of a similar decade but under 1.5 and 2\u00b0C conditions a century in the future. We use the representative concentration pathway 2.6 (RCP2.6) to provide the model boundary conditions for the 1.5\u00b0C scenario, and a weighted combination of RCP2.6 and RCP4.5 for the 2\u00b0C scenario.", "author" : [ { "dropping-particle" : "", "family" : "Mitchell", "given" : "Daniel", "non-dropping-particle" : "", "parse-names" : false, "suffix" : "" }, { "dropping-particle" : "", "family" : "AchutaRao", "given" : "Krishna", "non-dropping-particle" : "", "parse-names" : false, "suffix" : "" }, { "dropping-particle" : "", "family" : "Allen", "given" : "Myles", "non-dropping-particle" : "", "parse-names" : false, "suffix" : "" }, { "dropping-particle" : "", "family" : "Bethke", "given" : "Ingo", "non-dropping-particle" : "", "parse-names" : false, "suffix" : "" }, { "dropping-particle" : "", "family" : "Beyerle", "given" : "Urs", "non-dropping-particle" : "", "parse-names" : false, "suffix" : "" }, { "dropping-particle" : "", "family" : "Ciavarella", "given" : "Andrew", "non-dropping-particle" : "", "parse-names" : false, "suffix" : "" }, { "dropping-particle" : "", "family" : "Forster", "given" : "Piers M.", "non-dropping-particle" : "", "parse-names" : false, "suffix" : "" }, { "dropping-particle" : "", "family" : "Fuglestvedt", "given" : "Jan", "non-dropping-particle" : "", "parse-names" : false, "suffix" : "" }, { "dropping-particle" : "", "family" : "Gillett", "given" : "Nathan", "non-dropping-particle" : "", "parse-names" : false, "suffix" : "" }, { "dropping-particle" : "", "family" : "Haustein", "given" : "Karsten", "non-dropping-particle" : "", "parse-names" : false, "suffix" : "" }, { "dropping-particle" : "", "family" : "Ingram", "given" : "William", "non-dropping-particle" : "", "parse-names" : false, "suffix" : "" }, { "dropping-particle" : "", "family" : "Iversen", "given" : "Trond", "non-dropping-particle" : "", "parse-names" : false, "suffix" : "" }, { "dropping-particle" : "", "family" : "Kharin", "given" : "Viatcheslav", "non-dropping-particle" : "", "parse-names" : false, "suffix" : "" }, { "dropping-particle" : "", "family" : "Klingaman", "given" : "Nicholas", "non-dropping-particle" : "", "parse-names" : false, "suffix" : "" }, { "dropping-particle" : "", "family" : "Massey", "given" : "Neil", "non-dropping-particle" : "", "parse-names" : false, "suffix" : "" }, { "dropping-particle" : "", "family" : "Fischer", "given" : "Erich", "non-dropping-particle" : "", "parse-names" : false, "suffix" : "" }, { "dropping-particle" : "", "family" : "Schleussner", "given" : "Carl-Friedrich", "non-dropping-particle" : "", "parse-names" : false, "suffix" : "" }, { "dropping-particle" : "", "family" : "Scinocca", "given" : "John", "non-dropping-particle" : "", "parse-names" : false, "suffix" : "" }, { "dropping-particle" : "", "family" : "Seland", "given" : "\u00d8yvind", "non-dropping-particle" : "", "parse-names" : false, "suffix" : "" }, { "dropping-particle" : "", "family" : "Shiogama", "given" : "Hideo", "non-dropping-particle" : "", "parse-names" : false, "suffix" : "" }, { "dropping-particle" : "", "family" : "Shuckburgh", "given" : "Emily", "non-dropping-particle" : "", "parse-names" : false, "suffix" : "" }, { "dropping-particle" : "", "family" : "Sparrow", "given" : "Sarah", "non-dropping-particle" : "", "parse-names" : false, "suffix" : "" }, { "dropping-particle" : "", "family" : "Stone", "given" : "D\u00e1ith\u00ed", "non-dropping-particle" : "", "parse-names" : false, "suffix" : "" }, { "dropping-particle" : "", "family" : "Uhe", "given" : "Peter", "non-dropping-particle" : "", "parse-names" : false, "suffix" : "" }, { "dropping-particle" : "", "family" : "Wallom", "given" : "David", "non-dropping-particle" : "", "parse-names" : false, "suffix" : "" }, { "dropping-particle" : "", "family" : "Wehner", "given" : "Michael", "non-dropping-particle" : "", "parse-names" : false, "suffix" : "" }, { "dropping-particle" : "", "family" : "Zaaboul", "given" : "Rashyd", "non-dropping-particle" : "", "parse-names" : false, "suffix" : "" } ], "container-title" : "Geoscientific Model Development", "id" : "ITEM-1", "issue" : "2", "issued" : { "date-parts" : [ [ "2017", "2", "8" ] ] }, "page" : "571-583", "title" : "Half a degree additional warming, prognosis and projected impacts (HAPPI): background and experimental design", "translator" : [ { "dropping-particle" : "", "family" : "K4155", "given" : "", "non-dropping-particle" : "", "parse-names" : false, "suffix" : "" } ], "type" : "article-journal", "volume" : "10" }, "uris" : [ "http://www.mendeley.com/documents/?uuid=8dd76610-b72f-4f2b-9040-d0953ceb2419" ] }, { "id" : "ITEM-2", "itemData" : { "DOI" : "10.1088/1748-9326/aab827", "ISSN" : "1748-9326",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"ITEM-2", "issue" : "5", "issued" : { "date-parts" : [ [ "2018", "5" ] ] }, "page" : "054006", "title" : "Extreme heat waves under 1.5 \u00b0C and 2 \u00b0C global warming", "translator" : [ { "dropping-particle" : "", "family" : "K4807", "given" : "", "non-dropping-particle" : "", "parse-names" : false, "suffix" : "" } ], "type" : "article-journal", "volume" : "13" }, "uris" : [ "http://www.mendeley.com/documents/?uuid=89daeef5-2c51-45eb-bf52-ad5eea86eb87" ] }, { "id" : "ITEM-3",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"ITEM-3", "issue" : "2", "issued" : { "date-parts" : [ [ "2018", "5", "9" ] ] }, "page" : "459-478", "title" : "European climate change at global mean temperature increases of 1.5 and 2 \u00b0C above pre-industrial conditions as simulated by the EURO-CORDEX regional climate models", "translator" : [ { "dropping-particle" : "", "family" : "K3583", "given" : "", "non-dropping-particle" : "", "parse-names" : false, "suffix" : "" } ], "type" : "article-journal", "volume" : "9" }, "uris" : [ "http://www.mendeley.com/documents/?uuid=3cc6814e-b4c9-460a-b314-f4e1ef32caf8" ] } ], "mendeley" : { "formattedCitation" : "(Mitchell et al., 2017; Dosio et al., 2018; Kjellstr\u00f6m et al., 2018)", "manualFormatting" : "Mitchell et al., 2017; Dosio et al., 2018; Hoegh-Guldberg et al., 2018; Kjellstr\u00f6m et al., 2018)", "plainTextFormattedCitation" : "(Mitchell et al., 2017; Dosio et al., 2018; Kjellstr\u00f6m et al., 2018)", "previouslyFormattedCitation" : "(Mitchell et al., 2017; Dosio et al., 2018; Kjellstr\u00f6m et al., 2018)" }, "properties" : { "noteIndex" : 0 }, "schema" : "https://github.com/citation-style-language/schema/raw/master/csl-citation.json" }</w:instrText>
      </w:r>
      <w:r w:rsidRPr="003862D0">
        <w:rPr>
          <w:lang w:val="en-GB"/>
        </w:rPr>
        <w:fldChar w:fldCharType="separate"/>
      </w:r>
      <w:del w:id="3677" w:author="Robin Matthews" w:date="2021-06-16T17:47:00Z">
        <w:r w:rsidR="00016735" w:rsidDel="00326855">
          <w:rPr>
            <w:noProof/>
            <w:lang w:val="en-GB"/>
          </w:rPr>
          <w:delText>D</w:delText>
        </w:r>
      </w:del>
      <w:ins w:id="3678" w:author="Robin Matthews" w:date="2021-06-16T17:47:00Z">
        <w:r w:rsidR="00326855" w:rsidRPr="003741E9">
          <w:rPr>
            <w:noProof/>
            <w:lang w:val="en-US"/>
            <w:rPrChange w:id="3679" w:author="Clotilde Pean" w:date="2021-06-22T10:16:00Z">
              <w:rPr/>
            </w:rPrChange>
          </w:rPr>
          <w:t>Mitchell et al., 2017; Dosio et al., 2018; Hoegh-Guldberg et al., 2018; Kjellström et al., 2018</w:t>
        </w:r>
      </w:ins>
      <w:del w:id="3680" w:author="Robin Matthews" w:date="2021-06-16T17:47:00Z">
        <w:r w:rsidR="00016735" w:rsidDel="00326855">
          <w:rPr>
            <w:noProof/>
            <w:lang w:val="en-GB"/>
          </w:rPr>
          <w:delText>osio et al., 2018; Hoegh-Guldberg et al., 2018), Kjellström et al., 2018; Mitchell et al., 2017</w:delText>
        </w:r>
      </w:del>
      <w:r w:rsidR="00016735">
        <w:rPr>
          <w:noProof/>
          <w:lang w:val="en-GB"/>
        </w:rPr>
        <w:t>)</w:t>
      </w:r>
      <w:r w:rsidRPr="003862D0">
        <w:rPr>
          <w:lang w:val="en-GB"/>
        </w:rPr>
        <w:fldChar w:fldCharType="end"/>
      </w:r>
      <w:commentRangeEnd w:id="3675"/>
      <w:commentRangeEnd w:id="3676"/>
      <w:r w:rsidR="00326855">
        <w:rPr>
          <w:rStyle w:val="CommentReference"/>
        </w:rPr>
        <w:commentReference w:id="3675"/>
      </w:r>
      <w:r w:rsidR="00016735">
        <w:rPr>
          <w:rStyle w:val="CommentReference"/>
        </w:rPr>
        <w:commentReference w:id="3676"/>
      </w:r>
      <w:r w:rsidRPr="003862D0">
        <w:rPr>
          <w:lang w:val="en-GB"/>
        </w:rPr>
        <w:t xml:space="preserve">, and analysis based on statistical methodologies that include empirical scaling relationships </w:t>
      </w:r>
      <w:commentRangeStart w:id="3681"/>
      <w:r w:rsidRPr="003862D0">
        <w:rPr>
          <w:lang w:val="en-GB"/>
        </w:rPr>
        <w:t>(ESR</w:t>
      </w:r>
      <w:del w:id="3682" w:author="Ian Blenkinsop" w:date="2021-07-27T13:54:00Z">
        <w:r w:rsidRPr="003862D0" w:rsidDel="008C7B46">
          <w:rPr>
            <w:lang w:val="en-GB"/>
          </w:rPr>
          <w:delText xml:space="preserve">) </w:delText>
        </w:r>
      </w:del>
      <w:ins w:id="3683" w:author="Ian Blenkinsop" w:date="2021-07-27T13:54:00Z">
        <w:r w:rsidR="008C7B46">
          <w:rPr>
            <w:lang w:val="en-GB"/>
          </w:rPr>
          <w:t>;</w:t>
        </w:r>
        <w:r w:rsidR="008C7B46" w:rsidRPr="003862D0">
          <w:rPr>
            <w:lang w:val="en-GB"/>
          </w:rPr>
          <w:t xml:space="preserve"> </w:t>
        </w:r>
      </w:ins>
      <w:r w:rsidR="00706A55" w:rsidRPr="003862D0">
        <w:rPr>
          <w:lang w:val="en-GB"/>
        </w:rPr>
        <w:fldChar w:fldCharType="begin" w:fldLock="1"/>
      </w:r>
      <w:r w:rsidR="00CD3B49">
        <w:rPr>
          <w:lang w:val="en-GB"/>
        </w:rPr>
        <w:instrText>ADDIN CSL_CITATION { "citationItems" : [ { "id" : "ITEM-1",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"ITEM-1", "issue" : "2", "issued" : { "date-parts" : [ [ "2018", "1", "28" ] ] }, "page" : "935-944", "title" : "Will Half a Degree Make a Difference? Robust Projections of Indices of Mean and Extreme Climate in Europe Under 1.5\u00b0C, 2\u00b0C, and 3\u00b0C Global Warming", "translator" : [ { "dropping-particle" : "", "family" : "K4159", "given" : "", "non-dropping-particle" : "", "parse-names" : false, "suffix" : "" } ], "type" : "article-journal", "volume" : "45" }, "uris" : [ "http://www.mendeley.com/documents/?uuid=a057f132-b0ff-4340-b810-692b7d92637c" ] } ], "mendeley" : { "formattedCitation" : "(Dosio and Fischer, 2018)", "manualFormatting" : "Dosio and Fischer, 2018;", "plainTextFormattedCitation" : "(Dosio and Fischer, 2018)", "previouslyFormattedCitation" : "(Dosio and Fischer, 2018)" }, "properties" : { "noteIndex" : 0 }, "schema" : "https://github.com/citation-style-language/schema/raw/master/csl-citation.json" }</w:instrText>
      </w:r>
      <w:r w:rsidR="00706A55" w:rsidRPr="003862D0">
        <w:rPr>
          <w:lang w:val="en-GB"/>
        </w:rPr>
        <w:fldChar w:fldCharType="separate"/>
      </w:r>
      <w:del w:id="3684" w:author="Ian Blenkinsop" w:date="2021-07-27T13:54:00Z">
        <w:r w:rsidR="00016735" w:rsidDel="008C7B46">
          <w:rPr>
            <w:noProof/>
            <w:lang w:val="en-GB"/>
          </w:rPr>
          <w:delText>(</w:delText>
        </w:r>
      </w:del>
      <w:r w:rsidR="00016735">
        <w:rPr>
          <w:noProof/>
          <w:lang w:val="en-GB"/>
        </w:rPr>
        <w:t>Dosio and Fischer, 2018</w:t>
      </w:r>
      <w:ins w:id="3685" w:author="Ian Blenkinsop" w:date="2021-07-27T13:54:00Z">
        <w:r w:rsidR="008C7B46">
          <w:rPr>
            <w:noProof/>
            <w:lang w:val="en-GB"/>
          </w:rPr>
          <w:t>;</w:t>
        </w:r>
      </w:ins>
      <w:del w:id="3686" w:author="Ian Blenkinsop" w:date="2021-07-27T13:55:00Z">
        <w:r w:rsidR="00016735" w:rsidDel="008C7B46">
          <w:rPr>
            <w:noProof/>
            <w:lang w:val="en-GB"/>
          </w:rPr>
          <w:delText>)</w:delText>
        </w:r>
      </w:del>
      <w:r w:rsidR="00706A55" w:rsidRPr="003862D0">
        <w:rPr>
          <w:lang w:val="en-GB"/>
        </w:rPr>
        <w:fldChar w:fldCharType="end"/>
      </w:r>
      <w:ins w:id="3687" w:author="Sara M Tuson" w:date="2021-07-16T07:27:00Z">
        <w:r w:rsidR="00816D04">
          <w:rPr>
            <w:lang w:val="en-GB"/>
          </w:rPr>
          <w:t xml:space="preserve"> </w:t>
        </w:r>
      </w:ins>
      <w:r w:rsidR="00706A55" w:rsidRPr="003862D0">
        <w:rPr>
          <w:lang w:val="en-GB"/>
        </w:rPr>
        <w:fldChar w:fldCharType="begin" w:fldLock="1"/>
      </w:r>
      <w:r w:rsidR="00CD3B49">
        <w:rPr>
          <w:lang w:val="en-GB"/>
        </w:rPr>
        <w:instrText>ADDIN CSL_CITATION { "citationItems" : [ { "id" : "ITEM-1",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"ITEM-1",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"manualFormatting" : "Schleussner et al., 2017;", "plainTextFormattedCitation" : "(Schleussner et al., 2017)", "previouslyFormattedCitation" : "(Schleussner et al., 2017)" }, "properties" : { "noteIndex" : 0 }, "schema" : "https://github.com/citation-style-language/schema/raw/master/csl-citation.json" }</w:instrText>
      </w:r>
      <w:r w:rsidR="00706A55" w:rsidRPr="003862D0">
        <w:rPr>
          <w:lang w:val="en-GB"/>
        </w:rPr>
        <w:fldChar w:fldCharType="separate"/>
      </w:r>
      <w:del w:id="3688" w:author="Ian Blenkinsop" w:date="2021-07-27T13:55:00Z">
        <w:r w:rsidR="00016735" w:rsidDel="008C7B46">
          <w:rPr>
            <w:noProof/>
            <w:lang w:val="en-GB"/>
          </w:rPr>
          <w:delText>(</w:delText>
        </w:r>
      </w:del>
      <w:r w:rsidR="00016735">
        <w:rPr>
          <w:noProof/>
          <w:lang w:val="en-GB"/>
        </w:rPr>
        <w:t>Schleussner et al., 2017</w:t>
      </w:r>
      <w:ins w:id="3689" w:author="Ian Blenkinsop" w:date="2021-07-27T13:55:00Z">
        <w:r w:rsidR="008C7B46">
          <w:rPr>
            <w:noProof/>
            <w:lang w:val="en-GB"/>
          </w:rPr>
          <w:t>;</w:t>
        </w:r>
      </w:ins>
      <w:del w:id="3690" w:author="Ian Blenkinsop" w:date="2021-07-27T13:55:00Z">
        <w:r w:rsidR="00016735" w:rsidDel="008C7B46">
          <w:rPr>
            <w:noProof/>
            <w:lang w:val="en-GB"/>
          </w:rPr>
          <w:delText>)</w:delText>
        </w:r>
      </w:del>
      <w:r w:rsidR="00706A55" w:rsidRPr="003862D0">
        <w:rPr>
          <w:lang w:val="en-GB"/>
        </w:rPr>
        <w:fldChar w:fldCharType="end"/>
      </w:r>
      <w:ins w:id="3691" w:author="Sara M Tuson" w:date="2021-07-16T07:27:00Z">
        <w:r w:rsidR="00816D04">
          <w:rPr>
            <w:lang w:val="en-GB"/>
          </w:rPr>
          <w:t xml:space="preserve"> </w:t>
        </w:r>
      </w:ins>
      <w:r w:rsidR="00706A55" w:rsidRPr="003862D0">
        <w:rPr>
          <w:lang w:val="en-GB"/>
        </w:rPr>
        <w:fldChar w:fldCharType="begin" w:fldLock="1"/>
      </w:r>
      <w:r w:rsidR="00CD3B49">
        <w:rPr>
          <w:lang w:val="en-GB"/>
        </w:rPr>
        <w:instrText>ADDIN CSL_CITATION { "citationItems" : [ { "id" : "ITEM-1", "itemData" : { "DOI" : "10.1098/rsta.2016.0450", "ISSN" : "1364-503X", "author" : [ { "dropping-particle" : "", "family" : "Seneviratne", "given" : "Sonia I.", "non-dropping-particle" : "", "parse-names" : false, "suffix" : "" }, { "dropping-particle" : "", "family" : "Wartenburger", "given" : "Richard", "non-dropping-particle" : "", "parse-names" : false, "suffix" : "" }, { "dropping-particle" : "", "family" : "Guillod", "given" : "Benoit P.", "non-dropping-particle" : "", "parse-names" : false, "suffix" : "" }, { "dropping-particle" : "", "family" : "Hirsch", "given" : "Annette L.", "non-dropping-particle" : "", "parse-names" : false, "suffix" : "" }, { "dropping-particle" : "", "family" : "Vogel", "given" : "Martha M.", "non-dropping-particle" : "", "parse-names" : false, "suffix" : "" }, { "dropping-particle" : "", "family" : "Brovkin", "given" : "Victor", "non-dropping-particle" : "", "parse-names" : false, "suffix" : "" }, { "dropping-particle" : "", "family" : "Vuuren", "given" : "Detlef P.", "non-dropping-particle" : "van", "parse-names" : false, "suffix" : "" }, { "dropping-particle" : "", "family" : "Schaller", "given" : "Nathalie", "non-dropping-particle" : "", "parse-names" : false, "suffix" : "" }, { "dropping-particle" : "", "family" : "Boysen", "given" : "Lena", "non-dropping-particle" : "", "parse-names" : false, "suffix" : "" }, { "dropping-particle" : "V.", "family" : "Calvin", "given" : "Katherine", "non-dropping-particle" : "", "parse-names" : false, "suffix" : "" }, { "dropping-particle" : "", "family" : "Doelman", "given" : "Jonathan", "non-dropping-particle" : "", "parse-names" : false, "suffix" : "" }, { "dropping-particle" : "", "family" : "Greve", "given" : "Peter",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"Krisztin", "given" : "Tamas", "non-dropping-particle" : "", "parse-names" : false, "suffix" : "" }, { "dropping-particle" : "", "family" : "Mitchell", "given" : "Daniel", "non-dropping-particle" : "", "parse-names" : false, "suffix" : "" }, { "dropping-particle" : "", "family" : "Popp", "given" : "Alexander", "non-dropping-particle" : "", "parse-names" : false, "suffix" : "" }, { "dropping-particle" : "", "family" : "Riahi", "given" : "Keywan",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"Sillmann", "given" : "Jana", "non-dropping-particle" : "", "parse-names" : false, "suffix" : "" }, { "dropping-particle" : "", "family" : "Stehfest", "given" : "Elke", "non-dropping-particle" : "", "parse-names" : false, "suffix" : "" } ], "container-title" : "Philosophical Transactions of the Royal Society A: Mathematical, Physical and Engineering Sciences", "id" : "ITEM-1", "issue" : "2119", "issued" : { "date-parts" : [ [ "2018", "5" ] ] }, "page" : "20160450", "title" : "Climate extremes, land\u2013climate feedbacks and land-use forcing at 1.5\u00b0C", "translator" : [ { "dropping-particle" : "", "family" : "K4643", "given" : "", "non-dropping-particle" : "", "parse-names" : false, "suffix" : "" } ], "type" : "article-journal", "volume" : "376" }, "uris" : [ "http://www.mendeley.com/documents/?uuid=d95bc853-8017-4e37-b6fc-7a6098e3f08c" ] } ], "mendeley" : { "formattedCitation" : "(Seneviratne et al., 2018)", "manualFormatting" : "Seneviratne et al., 2018)", "plainTextFormattedCitation" : "(Seneviratne et al., 2018)", "previouslyFormattedCitation" : "(Seneviratne et al., 2018)" }, "properties" : { "noteIndex" : 0 }, "schema" : "https://github.com/citation-style-language/schema/raw/master/csl-citation.json" }</w:instrText>
      </w:r>
      <w:r w:rsidR="00706A55" w:rsidRPr="003862D0">
        <w:rPr>
          <w:lang w:val="en-GB"/>
        </w:rPr>
        <w:fldChar w:fldCharType="separate"/>
      </w:r>
      <w:del w:id="3692" w:author="Ian Blenkinsop" w:date="2021-07-27T13:55:00Z">
        <w:r w:rsidR="00016735" w:rsidDel="008C7B46">
          <w:rPr>
            <w:noProof/>
            <w:lang w:val="en-GB"/>
          </w:rPr>
          <w:delText>(</w:delText>
        </w:r>
      </w:del>
      <w:r w:rsidR="00016735">
        <w:rPr>
          <w:noProof/>
          <w:lang w:val="en-GB"/>
        </w:rPr>
        <w:t>Seneviratne et al., 2018)</w:t>
      </w:r>
      <w:r w:rsidR="00706A55" w:rsidRPr="003862D0">
        <w:rPr>
          <w:lang w:val="en-GB"/>
        </w:rPr>
        <w:fldChar w:fldCharType="end"/>
      </w:r>
      <w:r w:rsidR="00706A55" w:rsidRPr="003862D0">
        <w:rPr>
          <w:lang w:val="en-GB"/>
        </w:rPr>
        <w:t xml:space="preserve"> </w:t>
      </w:r>
      <w:commentRangeEnd w:id="3681"/>
      <w:r w:rsidR="00816D04">
        <w:rPr>
          <w:rStyle w:val="CommentReference"/>
        </w:rPr>
        <w:commentReference w:id="3681"/>
      </w:r>
      <w:r w:rsidRPr="003862D0">
        <w:rPr>
          <w:lang w:val="en-GB"/>
        </w:rPr>
        <w:t xml:space="preserve">and statistical pattern scaling (e.g., </w:t>
      </w:r>
      <w:commentRangeStart w:id="3693"/>
      <w:r w:rsidRPr="003862D0">
        <w:rPr>
          <w:lang w:val="en-GB"/>
        </w:rPr>
        <w:fldChar w:fldCharType="begin" w:fldLock="1"/>
      </w:r>
      <w:r w:rsidR="00615634">
        <w:rPr>
          <w:lang w:val="en-GB"/>
        </w:rPr>
        <w:instrText>ADDIN CSL_CITATION { "citationItems" : [ { "id" : "ITEM-1", "itemData" : { "DOI" : "10.1002/2018EF000813", "ISSN" : "23284277",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"ITEM-1", "issue" : "5", "issued" : { "date-parts" : [ [ "2018", "5" ] ] }, "page" : "704-715", "title" : "Risks from Climate Extremes Change Differently from 1.5\u00b0C to 2.0\u00b0C Depending on Rarity", "translator" : [ { "dropping-particle" : "", "family" : "K4153", "given" : "", "non-dropping-particle" : "", "parse-names" : false, "suffix" : "" } ], "type" : "article-journal", "volume" : "6" }, "uris" : [ "http://www.mendeley.com/documents/?uuid=962e9ee6-6770-49da-b324-11383fc45db8" ] } ], "mendeley" : { "formattedCitation" : "(Kharin et al., 2018)", "manualFormatting" : "Kharin et al., 2018)", "plainTextFormattedCitation" : "(Kharin et al., 2018)", "previouslyFormattedCitation" : "(Kharin et al., 2018)" }, "properties" : { "noteIndex" : 0 }, "schema" : "https://github.com/citation-style-language/schema/raw/master/csl-citation.json" }</w:instrText>
      </w:r>
      <w:r w:rsidRPr="003862D0">
        <w:rPr>
          <w:lang w:val="en-GB"/>
        </w:rPr>
        <w:fldChar w:fldCharType="separate"/>
      </w:r>
      <w:r w:rsidR="00016735">
        <w:rPr>
          <w:noProof/>
          <w:lang w:val="en-GB"/>
        </w:rPr>
        <w:t>Kharin et al., 2018)</w:t>
      </w:r>
      <w:r w:rsidRPr="003862D0">
        <w:rPr>
          <w:lang w:val="en-GB"/>
        </w:rPr>
        <w:fldChar w:fldCharType="end"/>
      </w:r>
      <w:commentRangeEnd w:id="3693"/>
      <w:r w:rsidR="00016735">
        <w:rPr>
          <w:rStyle w:val="CommentReference"/>
        </w:rPr>
        <w:commentReference w:id="3693"/>
      </w:r>
      <w:r w:rsidRPr="003862D0">
        <w:rPr>
          <w:lang w:val="en-GB"/>
        </w:rPr>
        <w:t xml:space="preserve">. These different methodologies are </w:t>
      </w:r>
      <w:r w:rsidR="00101FD8" w:rsidRPr="003862D0">
        <w:rPr>
          <w:lang w:val="en-GB"/>
        </w:rPr>
        <w:t>assessed</w:t>
      </w:r>
      <w:r w:rsidRPr="003862D0">
        <w:rPr>
          <w:lang w:val="en-GB"/>
        </w:rPr>
        <w:t xml:space="preserve"> in some detail in Section </w:t>
      </w:r>
      <w:r w:rsidR="00FA6D4F" w:rsidRPr="003862D0">
        <w:rPr>
          <w:lang w:val="en-GB"/>
        </w:rPr>
        <w:t>4.2.5</w:t>
      </w:r>
      <w:r w:rsidRPr="003862D0">
        <w:rPr>
          <w:lang w:val="en-GB"/>
        </w:rPr>
        <w:t xml:space="preserve"> (</w:t>
      </w:r>
      <w:del w:id="3694" w:author="Sara M Tuson" w:date="2021-07-15T14:47:00Z">
        <w:r w:rsidRPr="003862D0" w:rsidDel="00097141">
          <w:rPr>
            <w:lang w:val="en-GB"/>
          </w:rPr>
          <w:delText xml:space="preserve">see also </w:delText>
        </w:r>
      </w:del>
      <w:commentRangeStart w:id="3695"/>
      <w:r w:rsidRPr="003862D0">
        <w:rPr>
          <w:lang w:val="en-GB"/>
        </w:rPr>
        <w:fldChar w:fldCharType="begin" w:fldLock="1"/>
      </w:r>
      <w:r w:rsidR="00615634">
        <w:rPr>
          <w:lang w:val="en-GB"/>
        </w:rPr>
        <w:instrText>ADDIN CSL_CITATION { "citationItems" : [ { "id" : "ITEM-1", "itemData" : { "DOI" : "10.1002/wcc.457", "ISSN" : "17577780", "abstract" : "The Paris Agreement long-term global temperature goal refers to two global warm-ing levels: well below 2 C and 1.5 C above preindustrial. Regional climate signals at specific global warming levels, and especially the differences between 1.5 C and 2 C, are not well constrained, however. In particular, methodological challenges related to the assessment of such differences have received limited attention. This article reviews alternative approaches for identifying regional climate signals asso-ciated with global temperature limits, and evaluates the extent to which they consti-tute a sound basis for impacts analysis. Four methods are outlined, including comparing data from different greenhouse gas scenarios, sub-selecting climate models based on global temperature response, pattern scaling, and extracting anomalies at the time of each global temperature increment. These methods have rarely been applied to compare 2 C with 1.5 C, but some demonstrate potential avenues for useful research. Nevertheless, there are methodological challenges associated with the use of existing climate model experiments, which are generally designed to model responses to different levels of greenhouse gas forcing, rather than to model climate responses to a specific level of forcing that targets a given level of global temperature change. Novel approaches may be required to address policy questions, in particular: to differentiate between half degree warming incre-ments while accounting for different sources of uncertainty; to examine mechan-isms of regional climate change including the potential for nonlinear responses; and to explore the relevance of time-lagged processes in the climate system and declining emissions, and the resulting sensitivity to alternative mitigation pathways.", "author" : [ { "dropping-particle" : "", "family" : "James", "given" : "Rachel",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"Wiley Interdisciplinary Reviews: Climate Change", "id" : "ITEM-1", "issue" : "2", "issued" : { "date-parts" : [ [ "2017", "3" ] ] }, "page" : "e457", "title" : "Characterizing half-a-degree difference: a review of methods for identifying regional climate responses to global warming targets", "translator" : [ { "dropping-particle" : "", "family" : "K2942", "given" : "", "non-dropping-particle" : "", "parse-names" : false, "suffix" : "" } ], "type" : "article-journal", "volume" : "8" }, "uris" : [ "http://www.mendeley.com/documents/?uuid=3996ad88-da3d-38b4-803f-8846e8516c07" ] } ], "mendeley" : { "formattedCitation" : "(James et al., 2017)", "manualFormatting" : "James et al., 2017)", "plainTextFormattedCitation" : "(James et al., 2017)", "previouslyFormattedCitation" : "(James et al., 2017)" }, "properties" : { "noteIndex" : 0 }, "schema" : "https://github.com/citation-style-language/schema/raw/master/csl-citation.json" }</w:instrText>
      </w:r>
      <w:r w:rsidRPr="003862D0">
        <w:rPr>
          <w:lang w:val="en-GB"/>
        </w:rPr>
        <w:fldChar w:fldCharType="separate"/>
      </w:r>
      <w:r w:rsidR="00016735">
        <w:rPr>
          <w:noProof/>
          <w:lang w:val="en-GB"/>
        </w:rPr>
        <w:t>James et al., 2017)</w:t>
      </w:r>
      <w:r w:rsidRPr="003862D0">
        <w:rPr>
          <w:lang w:val="en-GB"/>
        </w:rPr>
        <w:fldChar w:fldCharType="end"/>
      </w:r>
      <w:commentRangeEnd w:id="3695"/>
      <w:r w:rsidR="00016735">
        <w:rPr>
          <w:rStyle w:val="CommentReference"/>
        </w:rPr>
        <w:commentReference w:id="3695"/>
      </w:r>
      <w:r w:rsidRPr="003862D0">
        <w:rPr>
          <w:lang w:val="en-GB"/>
        </w:rPr>
        <w:t xml:space="preserve"> and generally provide qualitatively consistent results regarding changes in the spatial patterns of temperature and rainfall means and extremes (see Chapter 11) at different levels of global warming.</w:t>
      </w:r>
    </w:p>
    <w:p w14:paraId="4FD7ADAC" w14:textId="77777777" w:rsidR="00AA3E14" w:rsidRPr="003862D0" w:rsidRDefault="00AA3E14" w:rsidP="00AA3E14">
      <w:pPr>
        <w:pStyle w:val="AR6BodyText"/>
        <w:rPr>
          <w:lang w:val="en-GB" w:eastAsia="en-US"/>
        </w:rPr>
      </w:pPr>
    </w:p>
    <w:p w14:paraId="202E91C1" w14:textId="5B549C7C" w:rsidR="00AA3E14" w:rsidRPr="003862D0" w:rsidRDefault="00AA3E14" w:rsidP="00AA3E14">
      <w:pPr>
        <w:pStyle w:val="AR6BodyText"/>
        <w:rPr>
          <w:lang w:val="en-GB" w:eastAsia="en-US"/>
        </w:rPr>
      </w:pPr>
      <w:r w:rsidRPr="003862D0">
        <w:rPr>
          <w:lang w:val="en-GB" w:eastAsia="en-US"/>
        </w:rPr>
        <w:t xml:space="preserve">In this subsection, we present the projected patterns of climate change obtained following the epoch </w:t>
      </w:r>
      <w:r w:rsidRPr="003862D0">
        <w:rPr>
          <w:lang w:val="en-GB" w:eastAsia="en-US"/>
        </w:rPr>
        <w:lastRenderedPageBreak/>
        <w:t xml:space="preserve">approach (also called the time-shift method, see Section </w:t>
      </w:r>
      <w:r w:rsidR="00FA6D4F" w:rsidRPr="003862D0">
        <w:rPr>
          <w:lang w:val="en-GB" w:eastAsia="en-US"/>
        </w:rPr>
        <w:t>4.2.4</w:t>
      </w:r>
      <w:r w:rsidRPr="003862D0">
        <w:rPr>
          <w:lang w:val="en-GB" w:eastAsia="en-US"/>
        </w:rPr>
        <w:t xml:space="preserve">) under the Tier 1 SSPs (SSP1-2.6, SSP2-4.5, SSP3-7.0 and SSP5-8.5). For each model simulation considered under each of these SSPs, 20-year moving averages of the global average atmospheric surface temperature are first constructed, </w:t>
      </w:r>
      <w:r w:rsidR="004D176A" w:rsidRPr="003862D0">
        <w:rPr>
          <w:lang w:val="en-GB" w:eastAsia="en-US"/>
        </w:rPr>
        <w:t xml:space="preserve">then </w:t>
      </w:r>
      <w:r w:rsidRPr="003862D0">
        <w:rPr>
          <w:lang w:val="en-GB" w:eastAsia="en-US"/>
        </w:rPr>
        <w:t xml:space="preserve">this time series is used to detect the first year during </w:t>
      </w:r>
      <w:r w:rsidR="004D176A" w:rsidRPr="003862D0">
        <w:rPr>
          <w:lang w:val="en-GB" w:eastAsia="en-US"/>
        </w:rPr>
        <w:t>when GSAT</w:t>
      </w:r>
      <w:r w:rsidRPr="003862D0">
        <w:rPr>
          <w:lang w:val="en-GB" w:eastAsia="en-US"/>
        </w:rPr>
        <w:t xml:space="preserve"> exceeds the 1.5°C, 2°C, 3°C and 4°C thresholds with respect to the 1850–1900 (</w:t>
      </w:r>
      <w:r w:rsidR="009E27EA" w:rsidRPr="003862D0">
        <w:rPr>
          <w:lang w:val="en-GB"/>
        </w:rPr>
        <w:t>Cross-Chapter Box</w:t>
      </w:r>
      <w:r w:rsidRPr="003862D0">
        <w:rPr>
          <w:lang w:val="en-GB" w:eastAsia="en-US"/>
        </w:rPr>
        <w:t xml:space="preserve"> 11.1). The temperature thresholds are not exceeded in all the model simulations across the Tier 1 SSPs</w:t>
      </w:r>
      <w:ins w:id="3696" w:author="Sara M Tuson" w:date="2021-07-20T14:04:00Z">
        <w:r w:rsidR="00506123">
          <w:rPr>
            <w:lang w:val="en-GB" w:eastAsia="en-US"/>
          </w:rPr>
          <w:t>.</w:t>
        </w:r>
      </w:ins>
      <w:del w:id="3697" w:author="Sara M Tuson" w:date="2021-07-20T14:04:00Z">
        <w:r w:rsidRPr="003862D0" w:rsidDel="00506123">
          <w:rPr>
            <w:lang w:val="en-GB" w:eastAsia="en-US"/>
          </w:rPr>
          <w:delText>,</w:delText>
        </w:r>
      </w:del>
      <w:r w:rsidRPr="003862D0">
        <w:rPr>
          <w:lang w:val="en-GB" w:eastAsia="en-US"/>
        </w:rPr>
        <w:t xml:space="preserve"> </w:t>
      </w:r>
      <w:ins w:id="3698" w:author="Sara M Tuson" w:date="2021-07-20T14:04:00Z">
        <w:r w:rsidR="00506123">
          <w:rPr>
            <w:lang w:val="en-GB" w:eastAsia="en-US"/>
          </w:rPr>
          <w:t>T</w:t>
        </w:r>
      </w:ins>
      <w:del w:id="3699" w:author="Sara M Tuson" w:date="2021-07-20T14:04:00Z">
        <w:r w:rsidRPr="003862D0" w:rsidDel="00506123">
          <w:rPr>
            <w:lang w:val="en-GB" w:eastAsia="en-US"/>
          </w:rPr>
          <w:delText>t</w:delText>
        </w:r>
      </w:del>
      <w:r w:rsidRPr="003862D0">
        <w:rPr>
          <w:lang w:val="en-GB" w:eastAsia="en-US"/>
        </w:rPr>
        <w:t>hat is, decreasing numbers of simulations are available for the analysis of patterns of change as the temperature threshold increases. For each simulation within which a given temperature threshold is exceeded, a 20-year global climatology is subsequently constructed to represent that level of global warming, centred on the year for which the threshold was first exceeded. The composite of all such climatologies across the Tier 1 SSPs and model simulations constitute the spatial patterns of change for a given temperature threshold. Some of the complexities of scaling patterns of climate change with different levels of global warming are also discussed in the following sections. These include overshoot v</w:t>
      </w:r>
      <w:r w:rsidR="00321217" w:rsidRPr="003862D0">
        <w:rPr>
          <w:lang w:val="en-GB" w:eastAsia="en-US"/>
        </w:rPr>
        <w:t xml:space="preserve">ersus </w:t>
      </w:r>
      <w:r w:rsidRPr="003862D0">
        <w:rPr>
          <w:lang w:val="en-GB" w:eastAsia="en-US"/>
        </w:rPr>
        <w:t xml:space="preserve">stabilization scenarios and limitations of pattern scaling for strong mitigation and stabilization scenarios </w:t>
      </w:r>
      <w:r w:rsidRPr="003862D0">
        <w:rPr>
          <w:lang w:val="en-GB" w:eastAsia="en-US"/>
        </w:rPr>
        <w:fldChar w:fldCharType="begin" w:fldLock="1"/>
      </w:r>
      <w:r w:rsidR="00615634">
        <w:rPr>
          <w:lang w:val="en-GB" w:eastAsia="en-US"/>
        </w:rPr>
        <w:instrText>ADDIN CSL_CITATION { "citationItems" : [ { "id" : "ITEM-1", "itemData" : { "DOI" : "10.1007/s10584-013-1032-9", "ISBN" : "0165-0009 1573-1480", "ISSN" : "0165-0009", "abstract" : "Abstract We review the ideas behind the pattern scaling technique, and focus on its value and limitations given its use for impact assessment and within integrated assessment models. We present estimates of patterns for temperature and precipitation change from the latest transient simulations available from the Coupled Model Inter-comparison Project Phase 5 (CMIP5), focusing on multi-model mean patterns, and characterizing the sources of variability of these patterns across models and scenarios. The patterns are compared to those obtained from the previous set of experiments, under CMIP3. We estimate the significance of the emerging differences between CMIP3 and CMIP5 results through a bootstrap exercise, while also taking into account the fundamental differences in scenario and model ensemble composition. All in all, the robustness of the geographical features in patterns of temperature and precipitation, when computed as multi-model means, is confirmed by this comparison. The intensity of the change (in both the warmer and cooler areas with respect to global temperature change, and the drier and wetter regions) is overall heightened per degree of global warming in the ensemble mean of the newsimulations. The presence of stabilized scenarios in the new set of simulations allows investigation of the performance of the technique once the system has gotten close to equilibrium. Overall, the well established validity of the technique in approximating the forced signal of change under increasing concentrations of greenhouse gases is confirmed. This",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"K2940", "given" : "", "non-dropping-particle" : "", "parse-names" : false, "suffix" : "" } ], "type" : "article-journal", "volume" : "122" }, "uris" : [ "http://www.mendeley.com/documents/?uuid=c4226c14-2710-3a84-9a99-d02fe47ba193" ] } ], "mendeley" : { "formattedCitation" : "(Tebaldi and Arblaster, 2014)", "plainTextFormattedCitation" : "(Tebaldi and Arblaster, 2014)", "previouslyFormattedCitation" : "(Tebaldi and Arblaster, 2014)" }, "properties" : { "noteIndex" : 0 }, "schema" : "https://github.com/citation-style-language/schema/raw/master/csl-citation.json" }</w:instrText>
      </w:r>
      <w:r w:rsidRPr="003862D0">
        <w:rPr>
          <w:lang w:val="en-GB" w:eastAsia="en-US"/>
        </w:rPr>
        <w:fldChar w:fldCharType="separate"/>
      </w:r>
      <w:r w:rsidR="00016735">
        <w:rPr>
          <w:noProof/>
          <w:lang w:val="en-GB" w:eastAsia="en-US"/>
        </w:rPr>
        <w:t>(Tebaldi and Arblaster, 2014)</w:t>
      </w:r>
      <w:r w:rsidRPr="003862D0">
        <w:rPr>
          <w:lang w:val="en-GB" w:eastAsia="en-US"/>
        </w:rPr>
        <w:fldChar w:fldCharType="end"/>
      </w:r>
      <w:r w:rsidRPr="003862D0">
        <w:rPr>
          <w:lang w:val="en-GB" w:eastAsia="en-US"/>
        </w:rPr>
        <w:t xml:space="preserve">. At least for the case of annual </w:t>
      </w:r>
      <w:r w:rsidR="004D176A" w:rsidRPr="003862D0">
        <w:rPr>
          <w:lang w:val="en-GB" w:eastAsia="en-US"/>
        </w:rPr>
        <w:t xml:space="preserve">mean </w:t>
      </w:r>
      <w:r w:rsidRPr="003862D0">
        <w:rPr>
          <w:lang w:val="en-GB" w:eastAsia="en-US"/>
        </w:rPr>
        <w:t xml:space="preserve">temperature and precipitation, strong evidence exists that even for strong mitigation and stabilization scenarios, patterns of change at lower levels of warming scale similarly to those reconstructed from transient simulations using either standard pattern-correlation or time-shift methodologies </w:t>
      </w:r>
      <w:r w:rsidR="007A0296" w:rsidRPr="003862D0">
        <w:rPr>
          <w:lang w:val="en-GB"/>
        </w:rPr>
        <w:fldChar w:fldCharType="begin" w:fldLock="1"/>
      </w:r>
      <w:r w:rsidR="00615634">
        <w:rPr>
          <w:lang w:val="en-GB"/>
        </w:rPr>
        <w:instrText>ADDIN CSL_CITATION { "citationItems" : [ { "id" : "ITEM-1", "itemData" : { "DOI" : "10.1088/1748-9326/aabef2", "ISSN" : "1748-9326", "abstract" : "Global climate policy is increasingly debating the value of very low warming targets, yet not many experiments conducted with global climate models in their fully coupled versions are currently available to help inform studies of the corresponding impacts. This raises the question whether a map of warming or precipitation change in a world 1.5 \u00b0C warmer than preindustrial can be emulated from existing simulations that reach higher warming targets, or whether entirely new simulations are required. Here we show that also for this type of low warming in strong mitigation scenarios, climate change signals are quite linear as a function of global temperature. Therefore, emulation techniques amounting to linear rescaling on the basis of global temperature change ratios (like simple pattern scaling) provide a viable way forward. The errors introduced are small relative to the spread in the forced response to a given scenario that we can assess from a multi-model ensemble. They are also small relative to the noise introduced into the estimates of the forced response by internal variability within a single model, which we can assess from either control simulations or initial condition ensembles. Challenges arise when scaling inadvertently reduces the inter-model spread or suppresses the internal variability, both important sources of uncertainty for impact assessment, or when the scenarios have very different characteristics in the composition of the forcings. Taking advantage of an available suite of coupled model simulations under low-warming and intermediate scenarios, we evaluate the accuracy of these emulation techniques and show that they are unlikely to represent a substantial contribution to the total uncertainty.",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"K4539", "given" : "", "non-dropping-particle" : "", "parse-names" : false, "suffix" : "" } ], "type" : "article-journal", "volume" : "13" }, "uris" : [ "http://www.mendeley.com/documents/?uuid=cc01b09d-bbc6-445c-9ffc-a40d0884a984", "http://www.mendeley.com/documents/?uuid=688d5026-13bb-430a-a7d4-449ec99597b6"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007A0296" w:rsidRPr="003862D0">
        <w:rPr>
          <w:lang w:val="en-GB"/>
        </w:rPr>
        <w:fldChar w:fldCharType="separate"/>
      </w:r>
      <w:r w:rsidR="00016735">
        <w:rPr>
          <w:noProof/>
          <w:lang w:val="en-GB"/>
        </w:rPr>
        <w:t>(Tebaldi and Knutti, 2018)</w:t>
      </w:r>
      <w:r w:rsidR="007A0296" w:rsidRPr="003862D0">
        <w:rPr>
          <w:lang w:val="en-GB"/>
        </w:rPr>
        <w:fldChar w:fldCharType="end"/>
      </w:r>
      <w:r w:rsidRPr="003862D0">
        <w:rPr>
          <w:lang w:val="en-GB" w:eastAsia="en-US"/>
        </w:rPr>
        <w:t xml:space="preserve">. </w:t>
      </w:r>
    </w:p>
    <w:p w14:paraId="359A4CAA" w14:textId="77777777" w:rsidR="00AA3E14" w:rsidRPr="003862D0" w:rsidRDefault="00AA3E14" w:rsidP="00AA3E14">
      <w:pPr>
        <w:pStyle w:val="AR6BodyText"/>
        <w:rPr>
          <w:lang w:val="en-GB" w:eastAsia="en-US"/>
        </w:rPr>
      </w:pPr>
    </w:p>
    <w:p w14:paraId="7B7BEE65" w14:textId="10F0B8F0" w:rsidR="00AA3E14" w:rsidRPr="003862D0" w:rsidRDefault="00AA3E14" w:rsidP="00AA3E14">
      <w:pPr>
        <w:pStyle w:val="AR6BodyText"/>
        <w:rPr>
          <w:lang w:val="en-GB" w:eastAsia="en-US"/>
        </w:rPr>
      </w:pPr>
      <w:r w:rsidRPr="003862D0">
        <w:rPr>
          <w:lang w:val="en-GB" w:eastAsia="en-US"/>
        </w:rPr>
        <w:t xml:space="preserve">Pattern scaling performance based on scenario experiments is generally better for near-surface temperature than for precipitation </w:t>
      </w:r>
      <w:r w:rsidRPr="003862D0">
        <w:rPr>
          <w:lang w:val="en-GB" w:eastAsia="en-US"/>
        </w:rPr>
        <w:fldChar w:fldCharType="begin" w:fldLock="1"/>
      </w:r>
      <w:r w:rsidR="00615634">
        <w:rPr>
          <w:lang w:val="en-GB" w:eastAsia="en-US"/>
        </w:rPr>
        <w:instrText>ADDIN CSL_CITATION { "citationItems" : [ { "id" : "ITEM-1", "itemData" : { "DOI" : "10.1175/JCLI-D-12-00540.1", "ISBN" : "0894-8755\\r1520-0442", "ISSN" : "0894-8755", "abstract" : "Pattern scaling is an efficient way to generate projections of regional climate change for various emission scenarios. This approach assumes that the spatial pattern of changes per degree of global warming (scaling pattern) is the same among emission scenarios. The hypothesis was tested for the scaling pattern of precipitation by focusing on the scenario dependence of aerosol scaling patterns. The scenario dependence of aerosol scaling patterns induced the scenario dependence of the surface shortwave radiation scaling pattern. The scenario dependence of the surface shortwave radiation scaling pattern over the ocean tended to induce the scenario dependence of evaporation scaling patterns. The scenario dependence of evaporation scaling patterns led to the scenario dependence of precipitation scaling patterns locally and downwind. Contrariwise, when the scenario dependence of aerosol scaling patterns occurred over land, the scenario dependence of surface shortwave radiation scaling patterns induced the scenario dependence of the scaling patterns of evaporation, surface longwave radiation, and sensible heat. Consequently, the scenario dependence of evaporation scaling patterns was smaller over land, and the scenario dependence of precipitation scaling patterns tended to be insignificant. Moreover, the scenario dependence of the southern annular mode and polar amplification caused some of the scenario dependence of precipitation scaling patterns. In this study, only one global climate mode was analyzed. In addition, sensitivity experiments that remove aerosol emissions from some regions or some kinds of aerosols are ideal to separate the impacts of aerosols. Thus, an analysis of the dependencies of precipitation scaling pattern among global climate models and the sensitivity experiments are required in future work.", "author" : [ { "dropping-particle" : "", "family" : "Ishizaki", "given" : "Yasuhiro", "non-dropping-particle" : "", "parse-names" : false, "suffix" : "" }, { "dropping-particle" : "", "family" : "Shiogama", "given" : "Hideo", "non-dropping-particle" : "", "parse-names" : false, "suffix" : "" }, { "dropping-particle" : "", "family" : "Emori", "given" : "Seita", "non-dropping-particle" : "", "parse-names" : false, "suffix" : "" }, { "dropping-particle" : "", "family" : "Yokohata", "given" : "Tokuta", "non-dropping-particle" : "", "parse-names" : false, "suffix" : "" }, { "dropping-particle" : "", "family" : "Nozawa", "given" : "Toru", "non-dropping-particle" : "", "parse-names" : false, "suffix" : "" }, { "dropping-particle" : "", "family" : "Takahashi", "given" : "Kiyoshi", "non-dropping-particle" : "", "parse-names" : false, "suffix" : "" }, { "dropping-particle" : "", "family" : "Ogura", "given" : "Tomoo", "non-dropping-particle" : "", "parse-names" : false, "suffix" : "" }, { "dropping-particle" : "", "family" : "Yoshimori", "given" : "Masakazu", "non-dropping-particle" : "", "parse-names" : false, "suffix" : "" }, { "dropping-particle" : "", "family" : "Nagashima", "given" : "Tatsuya", "non-dropping-particle" : "", "parse-names" : false, "suffix" : "" } ], "container-title" : "Journal of Climate", "id" : "ITEM-1", "issue" : "22", "issued" : { "date-parts" : [ [ "2013", "11" ] ] }, "page" : "8868-8879", "title" : "Dependence of Precipitation Scaling Patterns on Emission Scenarios for Representative Concentration Pathways", "translator" : [ { "dropping-particle" : "", "family" : "K2938", "given" : "", "non-dropping-particle" : "", "parse-names" : false, "suffix" : "" } ], "type" : "article-journal", "volume" : "26" }, "uris" : [ "http://www.mendeley.com/documents/?uuid=8e3a85ca-b699-39e2-84f2-21abc128ef94" ] } ], "mendeley" : { "formattedCitation" : "(Ishizaki et al., 2013)", "plainTextFormattedCitation" : "(Ishizaki et al., 2013)", "previouslyFormattedCitation" : "(Ishizaki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(Ishizaki et al., 2013)</w:t>
      </w:r>
      <w:r w:rsidRPr="003862D0">
        <w:rPr>
          <w:lang w:val="en-GB" w:eastAsia="en-US"/>
        </w:rPr>
        <w:fldChar w:fldCharType="end"/>
      </w:r>
      <w:r w:rsidRPr="003862D0">
        <w:rPr>
          <w:lang w:val="en-GB" w:eastAsia="en-US"/>
        </w:rPr>
        <w:t xml:space="preserve">. For precipitation, rapid adjustments due to different forcing agents must be accounted for </w:t>
      </w:r>
      <w:r w:rsidRPr="003862D0">
        <w:rPr>
          <w:lang w:val="en-GB"/>
        </w:rPr>
        <w:fldChar w:fldCharType="begin" w:fldLock="1"/>
      </w:r>
      <w:r w:rsidR="00615634">
        <w:rPr>
          <w:lang w:val="en-GB"/>
        </w:rPr>
        <w:instrText>ADDIN CSL_CITATION { "citationItems" : [ { "id" : "ITEM-1", "itemData" : { "DOI" : "10.1175/JCLI-D-15-0174.1", "ISSN" : "0894-8755", "abstract" : "AbstractPrecipitation exhibits a significant rapid adjustment in response to forcing, which is important for understanding long-term climate change. In this study, fixed sea surface temperature (SST) simulations are used to analyze the spatial pattern of the rapid precipitation response. Three different forcing scenarios are investigated using data obtained from phase 5 of CMIP (CMIP5): an abrupt quadrupling of CO2, an abrupt increase in sulfate, and an abrupt increase in all anthropogenic aerosol levels from preindustrial to present day. Analysis of the local energy budget is used to understand the mechanisms that drive the observed changes.It is found that the spatial pattern of the rapid precipitation response to forcing is primarily driven by rapid land surface temperature change, rather than the change in tropospheric diabatic cooling. As a result, the pattern of response due to increased CO2 opposes that due to sulfate and all anthropogenic aerosols, because of the opposing surface forcing. The rapi...", "author" : [ { "dropping-particle" : "", "family" : "Richardson", "given" : "Thomas B.", "non-dropping-particle" : "", "parse-names" : false, "suffix" : "" }, { "dropping-particle" : "", "family" : "Forster", "given" : "Piers M.", "non-dropping-particle" : "", "parse-names" : false, "suffix" : "" }, { "dropping-particle" : "", "family" : "Andrews", "given" : "Timothy", "non-dropping-particle" : "", "parse-names" : false, "suffix" : "" }, { "dropping-particle" : "", "family" : "Parker", "given" : "Doug J.", "non-dropping-particle" : "", "parse-names" : false, "suffix" : "" } ], "container-title" : "Journal of Climate", "id" : "ITEM-1", "issue" : "2", "issued" : { "date-parts" : [ [ "2016", "1" ] ] }, "page" : "583-594", "title" : "Understanding the Rapid Precipitation Response to CO2 and Aerosol Forcing on a Regional Scale", "translator" : [ { "dropping-particle" : "", "family" : "K4188", "given" : "", "non-dropping-particle" : "", "parse-names" : false, "suffix" : "" } ], "type" : "article-journal", "volume" : "29" }, "uris" : [ "http://www.mendeley.com/documents/?uuid=903db546-da9c-4d38-a3a3-6a0a2696a08c" ] } ], "mendeley" : { "formattedCitation" : "(Richardson et al., 2016)", "plainTextFormattedCitation" : "(Richardson et al., 2016)", "previouslyFormattedCitation" : "(Richardson et al., 2016)" }, "properties" : { "noteIndex" : 0 }, "schema" : "https://github.com/citation-style-language/schema/raw/master/csl-citation.json" }</w:instrText>
      </w:r>
      <w:r w:rsidRPr="003862D0">
        <w:rPr>
          <w:lang w:val="en-GB"/>
        </w:rPr>
        <w:fldChar w:fldCharType="separate"/>
      </w:r>
      <w:r w:rsidR="00016735">
        <w:rPr>
          <w:noProof/>
          <w:lang w:val="en-GB"/>
        </w:rPr>
        <w:t>(Richardson et al., 2016)</w:t>
      </w:r>
      <w:r w:rsidRPr="003862D0">
        <w:rPr>
          <w:lang w:val="en-GB"/>
        </w:rPr>
        <w:fldChar w:fldCharType="end"/>
      </w:r>
      <w:r w:rsidRPr="003862D0">
        <w:rPr>
          <w:lang w:val="en-GB" w:eastAsia="en-US"/>
        </w:rPr>
        <w:t xml:space="preserve">. </w:t>
      </w:r>
      <w:r w:rsidR="004D176A" w:rsidRPr="003862D0">
        <w:rPr>
          <w:lang w:val="en-GB" w:eastAsia="en-US"/>
        </w:rPr>
        <w:t>P</w:t>
      </w:r>
      <w:r w:rsidRPr="003862D0">
        <w:rPr>
          <w:lang w:val="en-GB" w:eastAsia="en-US"/>
        </w:rPr>
        <w:t xml:space="preserve">ossible non-linear responses to different forcing levels </w:t>
      </w:r>
      <w:r w:rsidR="004D176A" w:rsidRPr="003862D0">
        <w:rPr>
          <w:lang w:val="en-GB" w:eastAsia="en-US"/>
        </w:rPr>
        <w:t xml:space="preserve">are also important </w:t>
      </w:r>
      <w:r w:rsidRPr="003862D0">
        <w:rPr>
          <w:lang w:val="en-GB" w:eastAsia="en-US"/>
        </w:rPr>
        <w:fldChar w:fldCharType="begin" w:fldLock="1"/>
      </w:r>
      <w:r w:rsidR="00615634">
        <w:rPr>
          <w:lang w:val="en-GB" w:eastAsia="en-US"/>
        </w:rPr>
        <w:instrText>ADDIN CSL_CITATION { "citationItems" : [ { "id" : "ITEM-1", "itemData" : { "DOI" : "10.1038/nclimate2498", "ISSN" : "17586798", "abstract" : "When considering adaptation measures and global climate mitigation goals, stakeholders need regional-scale climate projections, including the range of plausible warming rates. To assist these stakeholders, it is important to understand whether some locations may see disproportionately high or low warming from additional forcing above targets such as 2 K (ref. 1). There is a need to narrow uncertainty2 in this nonlinear warming, which requires understanding how climate changes as forcings increase from medium to high levels. However, quantifying and understanding regional nonlinear processes is challenging. Here we show that regional-scale warming can be strongly superlinear to successive CO2 doublings, using five different climate models. Ensemble-mean warming is superlinear over most land locations. Further, the inter-model spread tends to be amplified at higher forcing levels, as nonlinearities grow\u2014especially when considering changes per kelvin of global warming. Regional nonlinearities in surface warming arise from nonlinearities in global-mean radiative balance, the Atlantic meridional overturning circulation, surface snow/ice cover and evapotranspiration. For robust adaptation and mitigation advice, therefore, potentially avoidable climate change (the difference between business-as-usual and mitigation scenarios) and unavoidable climate change (change under strong mitigation scenarios) may need different analysis methods.",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"ITEM-1", "issued" : { "date-parts" : [ [ "2015" ] ] }, "page" : "138-142", "title" : "Nonlinear regional warming with increasing CO2 concentrations", "translator" : [ { "dropping-particle" : "", "family" : "K214", "given" : "", "non-dropping-particle" : "", "parse-names" : false, "suffix" : "" } ], "type" : "article-journal", "volume" : "5" }, "uris" : [ "http://www.mendeley.com/documents/?uuid=30a65297-8d65-3a11-8580-a851330636c4" ] }, { "id" : "ITEM-2", "itemData" : { "DOI" : "10.1038/ncomms13667", "ISSN" : "20411723", "PMID" : "27922014", "abstract" : "For adaptation and mitigation planning, stakeholders need reliable information about regional precipitation changes under different emissions scenarios and for different time periods. A significant amount of current planning effort assumes that each K of global warming produces roughly the same regional climate change. Here using 25 climate models, we compare precipitation responses with three 2 K intervals of global ensemble mean warming: a fast and a slower route to a first 2 K above pre-industrial levels, and the end-of-century difference between high-emission and mitigation scenarios. We show that, although the two routes to a first 2 K give very similar precipitation changes, a second 2 K produces quite a different response. In particular, the balance of physical mechanisms responsible for climate model uncertainty is different for a first and a second 2 K of warming. The results are consistent with a significant influence from nonlinear physical mechanisms, but aerosol and land-use effects may be important regionally.", "author" : [ { "dropping-particle" : "", "family" : "Good", "given" : "Peter", "non-dropping-particle" : "", "parse-names" : false, "suffix" : "" }, { "dropping-particle" : "", "family" : "Booth", "given" : "Ben B.B.",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"ITEM-2", "issued" : { "date-parts" : [ [ "2016" ] ] }, "page" : "13667", "title" : "Large differences in regional precipitation change between a first and second 2 K of global warming", "translator" : [ { "dropping-particle" : "", "family" : "K2895", "given" : "", "non-dropping-particle" : "", "parse-names" : false, "suffix" : "" } ], "type" : "article-journal", "volume" : "7" }, "uris" : [ "http://www.mendeley.com/documents/?uuid=180c8c04-27ca-4ee8-81cd-3b4553686b43" ] } ], "mendeley" : { "formattedCitation" : "(Good et al., 2015, 2016)", "plainTextFormattedCitation" : "(Good et al., 2015, 2016)", "previouslyFormattedCitation" : "(Good et al., 2015,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(Good et al., 2015, 2016)</w:t>
      </w:r>
      <w:r w:rsidRPr="003862D0">
        <w:rPr>
          <w:lang w:val="en-GB" w:eastAsia="en-US"/>
        </w:rPr>
        <w:fldChar w:fldCharType="end"/>
      </w:r>
      <w:r w:rsidRPr="003862D0">
        <w:rPr>
          <w:lang w:val="en-GB" w:eastAsia="en-US"/>
        </w:rPr>
        <w:t xml:space="preserve">. Pattern scaling does not work as well at high forcing levels </w:t>
      </w:r>
      <w:r w:rsidRPr="003862D0">
        <w:rPr>
          <w:lang w:val="en-GB" w:eastAsia="en-US"/>
        </w:rPr>
        <w:fldChar w:fldCharType="begin" w:fldLock="1"/>
      </w:r>
      <w:r w:rsidR="00615634">
        <w:rPr>
          <w:lang w:val="en-GB" w:eastAsia="en-US"/>
        </w:rPr>
        <w:instrText>ADDIN CSL_CITATION { "citationItems" : [ { "id" : "ITEM-1", "itemData" : { "DOI" : "10.1175/JCLI-D-17-0780.1", "ISSN" : "0894-8755", "abstract" : "AbstractPattern scaling is widely used to create climate change projections to investigate future impacts. We consider the performance of pattern scaling for emulating the HadGEM2-ES general circulation model (GCM) paying particular attention to \u201chigh end\u201d warming scenarios and to different choices of GCM simulations used to diagnose the climate change patterns. We demonstrate that evaluating pattern-scaling projections by comparing them with GCM simulations containing unforced variability gives a significantly less favorable view of the actual performance of pattern scaling. Using a four-member initial-condition ensemble of HadGEM2-ES simulations, we infer that the root-mean-square errors of pattern-scaled monthly temperature changes over land are less than 0.25\u00b0C for global warming up to approximately 3.5\u00b0C. Some regional errors are larger than this and, for this GCM, there is a tendency for pattern scaling to underestimate warming over land. For warming above 3.5\u00b0C, the pattern-scaled projection errors...", "author" : [ { "dropping-particle" : "", "family" : "Osborn", "given" : "Timothy J.", "non-dropping-particle" : "", "parse-names" : false, "suffix" : "" }, { "dropping-particle" : "", "family" : "Wallace", "given" : "Craig J.", "non-dropping-particle" : "", "parse-names" : false, "suffix" : "" }, { "dropping-particle" : "", "family" : "Lowe", "given" : "Jason A.", "non-dropping-particle" : "", "parse-names" : false, "suffix" : "" }, { "dropping-particle" : "", "family" : "Bernie", "given" : "Dan", "non-dropping-particle" : "", "parse-names" : false, "suffix" : "" } ], "container-title" : "Journal of Climate", "id" : "ITEM-1", "issue" : "14", "issued" : { "date-parts" : [ [ "2018", "7" ] ] }, "page" : "5667-5680", "title" : "Performance of Pattern-Scaled Climate Projections under High-End Warming. Part I: Surface Air Temperature over Land", "translator" : [ { "dropping-particle" : "", "family" : "K2939", "given" : "", "non-dropping-particle" : "", "parse-names" : false, "suffix" : "" } ], "type" : "article-journal", "volume" : "31" }, "uris" : [ "http://www.mendeley.com/documents/?uuid=5bd4b7fe-6d4a-30a6-9837-33f8bac9d362" ] } ], "mendeley" : { "formattedCitation" : "(Osborn et al., 2018)", "plainTextFormattedCitation" : "(Osborn et al., 2018)", "previouslyFormattedCitation" : "(Osborn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(Osborn et al., 2018)</w:t>
      </w:r>
      <w:r w:rsidRPr="003862D0">
        <w:rPr>
          <w:lang w:val="en-GB" w:eastAsia="en-US"/>
        </w:rPr>
        <w:fldChar w:fldCharType="end"/>
      </w:r>
      <w:r w:rsidRPr="003862D0">
        <w:rPr>
          <w:lang w:val="en-GB" w:eastAsia="en-US"/>
        </w:rPr>
        <w:t xml:space="preserve">. It is also important to distinguish the forced response from internal variability when comparing similar warming levels </w:t>
      </w:r>
      <w:r w:rsidRPr="003862D0">
        <w:rPr>
          <w:lang w:val="en-GB" w:eastAsia="en-US"/>
        </w:rPr>
        <w:fldChar w:fldCharType="begin" w:fldLock="1"/>
      </w:r>
      <w:r w:rsidR="00615634">
        <w:rPr>
          <w:lang w:val="en-GB" w:eastAsia="en-US"/>
        </w:rPr>
        <w:instrText>ADDIN CSL_CITATION { "citationItems" : [ { "id" : "ITEM-1", "itemData" : { "DOI" : "10.1088/1748-9326/aaba58", "ISSN" : "1748-9326", "author" : [ { "dropping-particle" : "", "family" : "Suarez-Gutierrez", "given" : "Laura", "non-dropping-particle" : "", "parse-names" : false, "suffix" : "" }, { "dropping-particle" : "", "family" : "Li", "given" : "Chao", "non-dropping-particle" : "", "parse-names" : false, "suffix" : "" }, { "dropping-particle" : "", "family" : "M\u00fcller", "given" : "Wolfgang A", "non-dropping-particle" : "", "parse-names" : false, "suffix" : "" }, { "dropping-particle" : "", "family" : "Marotzke", "given" : "Jochem", "non-dropping-particle" : "", "parse-names" : false, "suffix" : "" } ], "container-title" : "Environmental Research Letters", "id" : "ITEM-1", "issue" : "6", "issued" : { "date-parts" : [ [ "2018", "6", "1" ] ] }, "page" : "064026", "title" : "Internal variability in European summer temperatures at 1.5\u2009\u00b0C and 2\u2009\u00b0C of global warming", "translator" : [ { "dropping-particle" : "", "family" : "K2934", "given" : "", "non-dropping-particle" : "", "parse-names" : false, "suffix" : "" } ], "type" : "article-journal", "volume" : "13" }, "uris" : [ "http://www.mendeley.com/documents/?uuid=53ff4091-4937-3af4-b120-e23df3082512" ] } ], "mendeley" : { "formattedCitation" : "(Suarez-Gutierrez et al., 2018)", "manualFormatting" : "(Suarez-Gutierrez et al., 2018)", "plainTextFormattedCitation" : "(Suarez-Gutierrez et al., 2018)", "previouslyFormattedCitation" : "(Suarez-Gutierrez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(Suarez-Gutierrez et al., 2018)</w:t>
      </w:r>
      <w:r w:rsidRPr="003862D0">
        <w:rPr>
          <w:lang w:val="en-GB" w:eastAsia="en-US"/>
        </w:rPr>
        <w:fldChar w:fldCharType="end"/>
      </w:r>
      <w:r w:rsidRPr="003862D0">
        <w:rPr>
          <w:lang w:val="en-GB" w:eastAsia="en-US"/>
        </w:rPr>
        <w:t xml:space="preserve">. The purpose of this section is not to repeat the analysis for all the variables considered in Sections </w:t>
      </w:r>
      <w:r w:rsidR="00FA6D4F" w:rsidRPr="003862D0">
        <w:rPr>
          <w:lang w:val="en-GB" w:eastAsia="en-US"/>
        </w:rPr>
        <w:t>4.4</w:t>
      </w:r>
      <w:r w:rsidRPr="003862D0">
        <w:rPr>
          <w:lang w:val="en-GB" w:eastAsia="en-US"/>
        </w:rPr>
        <w:t xml:space="preserve"> and </w:t>
      </w:r>
      <w:r w:rsidR="00FA6D4F" w:rsidRPr="003862D0">
        <w:rPr>
          <w:lang w:val="en-GB" w:eastAsia="en-US"/>
        </w:rPr>
        <w:t>4.5</w:t>
      </w:r>
      <w:r w:rsidRPr="003862D0">
        <w:rPr>
          <w:lang w:val="en-GB" w:eastAsia="en-US"/>
        </w:rPr>
        <w:t>, but rather to show a selected number of key variables that are important from the perspective of understanding the response of the physical climate system to different levels of warming.</w:t>
      </w:r>
      <w:r w:rsidRPr="003862D0">
        <w:rPr>
          <w:lang w:val="en-GB" w:eastAsia="en-US"/>
        </w:rPr>
        <w:br/>
      </w:r>
    </w:p>
    <w:p w14:paraId="5C759452" w14:textId="77777777" w:rsidR="00AA3E14" w:rsidRPr="003862D0" w:rsidRDefault="00AA3E14" w:rsidP="00AA3E14">
      <w:pPr>
        <w:pStyle w:val="AR6BodyText"/>
        <w:rPr>
          <w:lang w:val="en-GB" w:eastAsia="en-US"/>
        </w:rPr>
      </w:pPr>
    </w:p>
    <w:p w14:paraId="25C802E7" w14:textId="77777777" w:rsidR="00AA3E14" w:rsidRPr="003862D0" w:rsidRDefault="00AA3E14" w:rsidP="00AA3E14">
      <w:pPr>
        <w:pStyle w:val="AR6Chap4Level34111"/>
        <w:rPr>
          <w:lang w:val="en-GB"/>
        </w:rPr>
      </w:pPr>
      <w:bookmarkStart w:id="3700" w:name="_Toc528252758"/>
      <w:bookmarkStart w:id="3701" w:name="_Ref5031144"/>
      <w:bookmarkStart w:id="3702" w:name="_Ref5495978"/>
      <w:bookmarkStart w:id="3703" w:name="_Toc5778511"/>
      <w:bookmarkStart w:id="3704" w:name="_Toc29748288"/>
      <w:bookmarkStart w:id="3705" w:name="_Toc29748474"/>
      <w:bookmarkStart w:id="3706" w:name="_Toc29749227"/>
      <w:bookmarkStart w:id="3707" w:name="_Toc29751041"/>
      <w:bookmarkStart w:id="3708" w:name="_Toc33523316"/>
      <w:bookmarkStart w:id="3709" w:name="_Toc57156890"/>
      <w:bookmarkStart w:id="3710" w:name="_Toc66467011"/>
      <w:bookmarkStart w:id="3711" w:name="_Toc66467295"/>
      <w:bookmarkStart w:id="3712" w:name="_Toc66574550"/>
      <w:bookmarkStart w:id="3713" w:name="_Toc66574721"/>
      <w:bookmarkStart w:id="3714" w:name="_Toc66646068"/>
      <w:bookmarkStart w:id="3715" w:name="_Toc69752538"/>
      <w:r w:rsidRPr="003862D0">
        <w:rPr>
          <w:lang w:val="en-GB"/>
        </w:rPr>
        <w:t>Temperature</w:t>
      </w:r>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p>
    <w:p w14:paraId="05242E17" w14:textId="420ECF40" w:rsidR="00AA3E14" w:rsidRPr="003862D0" w:rsidRDefault="00AA3E14" w:rsidP="00AA3E14">
      <w:pPr>
        <w:pStyle w:val="AR6BodyText"/>
        <w:rPr>
          <w:lang w:val="en-GB"/>
        </w:rPr>
      </w:pPr>
      <w:r w:rsidRPr="003862D0">
        <w:rPr>
          <w:lang w:val="en-GB"/>
        </w:rPr>
        <w:br/>
      </w:r>
      <w:r w:rsidRPr="003862D0">
        <w:rPr>
          <w:lang w:val="en-GB" w:eastAsia="en-US"/>
        </w:rPr>
        <w:t xml:space="preserve">Global warming of 1.5°C implies higher mean temperatures compared to </w:t>
      </w:r>
      <w:r w:rsidR="004D176A" w:rsidRPr="003862D0">
        <w:rPr>
          <w:lang w:val="en-GB" w:eastAsia="en-US"/>
        </w:rPr>
        <w:t>1850</w:t>
      </w:r>
      <w:r w:rsidR="00083CA7">
        <w:rPr>
          <w:rFonts w:cs="Times New Roman"/>
          <w:lang w:val="en-GB" w:eastAsia="en-US"/>
        </w:rPr>
        <w:t>–</w:t>
      </w:r>
      <w:r w:rsidR="004D176A" w:rsidRPr="003862D0">
        <w:rPr>
          <w:lang w:val="en-GB" w:eastAsia="en-US"/>
        </w:rPr>
        <w:t>1900</w:t>
      </w:r>
      <w:r w:rsidRPr="003862D0">
        <w:rPr>
          <w:lang w:val="en-GB" w:eastAsia="en-US"/>
        </w:rPr>
        <w:t>, with generally higher warming over land compared to ocean areas (</w:t>
      </w:r>
      <w:r w:rsidRPr="003862D0">
        <w:rPr>
          <w:i/>
          <w:lang w:val="en-GB" w:eastAsia="en-US"/>
        </w:rPr>
        <w:t>virtually certain</w:t>
      </w:r>
      <w:r w:rsidRPr="003862D0">
        <w:rPr>
          <w:lang w:val="en-GB" w:eastAsia="en-US"/>
        </w:rPr>
        <w:t>) and larger warming in high latitudes compared to low latitudes (</w:t>
      </w:r>
      <w:r w:rsidR="00FA6D4F" w:rsidRPr="003862D0">
        <w:rPr>
          <w:lang w:val="en-GB" w:eastAsia="en-US"/>
        </w:rPr>
        <w:t>Figure 4.31</w:t>
      </w:r>
      <w:r w:rsidRPr="003862D0">
        <w:rPr>
          <w:lang w:val="en-GB" w:eastAsia="en-US"/>
        </w:rPr>
        <w:t>). In addition, global warming of 2°C versus 1.5°C results in robust increases in the mean temperatures in almost all locations, both on land and in the ocean (</w:t>
      </w:r>
      <w:r w:rsidRPr="003862D0">
        <w:rPr>
          <w:i/>
          <w:lang w:val="en-GB" w:eastAsia="en-US"/>
        </w:rPr>
        <w:t>virtually certain</w:t>
      </w:r>
      <w:r w:rsidRPr="003862D0">
        <w:rPr>
          <w:lang w:val="en-GB" w:eastAsia="en-US"/>
        </w:rPr>
        <w:t>), with subsequent further warming at almost all locations at higher levels of global warming (</w:t>
      </w:r>
      <w:r w:rsidRPr="003862D0">
        <w:rPr>
          <w:i/>
          <w:lang w:val="en-GB" w:eastAsia="en-US"/>
        </w:rPr>
        <w:t>virtually certain</w:t>
      </w:r>
      <w:r w:rsidRPr="003862D0">
        <w:rPr>
          <w:lang w:val="en-GB" w:eastAsia="en-US"/>
        </w:rPr>
        <w:t xml:space="preserve">) </w:t>
      </w:r>
      <w:r w:rsidR="00FD6901"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00FD6901" w:rsidRPr="003862D0">
        <w:rPr>
          <w:lang w:val="en-GB" w:eastAsia="en-US"/>
        </w:rPr>
        <w:fldChar w:fldCharType="separate"/>
      </w:r>
      <w:r w:rsidR="00016735">
        <w:rPr>
          <w:noProof/>
          <w:lang w:val="en-GB" w:eastAsia="en-US"/>
        </w:rPr>
        <w:t>(Hoegh-Guldberg et al., 2018)</w:t>
      </w:r>
      <w:r w:rsidR="00FD6901" w:rsidRPr="003862D0">
        <w:rPr>
          <w:lang w:val="en-GB" w:eastAsia="en-US"/>
        </w:rPr>
        <w:fldChar w:fldCharType="end"/>
      </w:r>
      <w:r w:rsidRPr="003862D0">
        <w:rPr>
          <w:lang w:val="en-GB" w:eastAsia="en-US"/>
        </w:rPr>
        <w:t>. For each particular level of global warming, relatively larger mean warming is projected for land regions (</w:t>
      </w:r>
      <w:r w:rsidRPr="003862D0">
        <w:rPr>
          <w:i/>
          <w:lang w:val="en-GB" w:eastAsia="en-US"/>
        </w:rPr>
        <w:t>virtually certain</w:t>
      </w:r>
      <w:del w:id="3716" w:author="Ian Blenkinsop" w:date="2021-07-27T13:55:00Z">
        <w:r w:rsidRPr="003862D0" w:rsidDel="008C7B46">
          <w:rPr>
            <w:lang w:val="en-GB" w:eastAsia="en-US"/>
          </w:rPr>
          <w:delText xml:space="preserve">, </w:delText>
        </w:r>
      </w:del>
      <w:ins w:id="3717" w:author="Ian Blenkinsop" w:date="2021-07-27T13:55:00Z">
        <w:r w:rsidR="008C7B46">
          <w:rPr>
            <w:lang w:val="en-GB" w:eastAsia="en-US"/>
          </w:rPr>
          <w:t>)</w:t>
        </w:r>
        <w:r w:rsidR="008C7B46" w:rsidRPr="003862D0">
          <w:rPr>
            <w:lang w:val="en-GB" w:eastAsia="en-US"/>
          </w:rPr>
          <w:t xml:space="preserve"> </w:t>
        </w:r>
        <w:r w:rsidR="008C7B46">
          <w:rPr>
            <w:lang w:val="en-GB" w:eastAsia="en-US"/>
          </w:rPr>
          <w:t>(</w:t>
        </w:r>
      </w:ins>
      <w:r w:rsidRPr="003862D0">
        <w:rPr>
          <w:lang w:val="en-GB" w:eastAsia="en-US"/>
        </w:rPr>
        <w:t xml:space="preserve">see </w:t>
      </w:r>
      <w:r w:rsidR="00FA6D4F" w:rsidRPr="003862D0">
        <w:rPr>
          <w:lang w:val="en-GB" w:eastAsia="en-US"/>
        </w:rPr>
        <w:t>Figure 4.31</w:t>
      </w:r>
      <w:commentRangeStart w:id="3718"/>
      <w:r w:rsidR="003133DD" w:rsidRPr="003862D0">
        <w:rPr>
          <w:lang w:val="en-GB" w:eastAsia="en-US"/>
        </w:rPr>
        <w:t>;</w:t>
      </w:r>
      <w:ins w:id="3719" w:author="Robin Matthews" w:date="2021-06-16T19:05:00Z">
        <w:r w:rsidR="000B7CB3">
          <w:rPr>
            <w:lang w:val="en-GB" w:eastAsia="en-US"/>
          </w:rPr>
          <w:t xml:space="preserve"> </w:t>
        </w:r>
      </w:ins>
      <w:r w:rsidRPr="003862D0">
        <w:rPr>
          <w:lang w:val="en-GB" w:eastAsia="en-US"/>
        </w:rPr>
        <w:fldChar w:fldCharType="begin" w:fldLock="1"/>
      </w:r>
      <w:ins w:id="3720" w:author="Robin Matthews" w:date="2021-06-16T19:05:00Z">
        <w:r w:rsidR="000B7CB3">
          <w:rPr>
            <w:lang w:val="en-GB" w:eastAsia="en-US"/>
          </w:rPr>
          <w: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Collins et al., 2013; Seneviratne et al., 2016)", "manualFormatting" : "Christensen et al., 2013; Collins et al., 2013; Seneviratne et al., 2016)", "plainTextFormattedCitation" : "(Christensen et al., 2013; Collins et al., 2013; Seneviratne et al., 2016)", "previouslyFormattedCitation" : "(Christensen et al., 2013; Collins et al., 2013; Seneviratne et al., 2016)" }, "properties" : { "noteIndex" : 0 }, "schema" : "https://github.com/citation-style-language/schema/raw/master/csl-citation.json" }</w:instrText>
        </w:r>
      </w:ins>
      <w:del w:id="3721" w:author="Robin Matthews" w:date="2021-06-16T19:05:00Z">
        <w:r w:rsidR="00615634" w:rsidDel="000B7CB3">
          <w:rPr>
            <w:lang w:val="en-GB" w:eastAsia="en-US"/>
          </w:rPr>
          <w:del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"ITEM-3",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"M. de Castro, W. Dong, P. Goswami, A. Hall, J.K. Kanyanga, A. Kitoh, J. Kossin, N.-C. Lau, J. Renwick, D.B. Stephenson", "given" : "S.-P. Xie and T. Zhou",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"1217-1308", "publisher" : "Cambridge University Press", "publisher-place" : "Cambridge, United Kingdom and New York, NY, USA", "title" : "Climate Phenomena and their Relevance for Future Regional Climate Change", "translator" : [ { "dropping-particle" : "", "family" : "K5244", "given" : "Rt13", "non-dropping-particle" : "", "parse-names" : false, "suffix" : "" } ], "type" : "chapter" }, "uris" : [ "http://www.mendeley.com/documents/?uuid=d174cd00-fa8d-4483-8af5-32c2f7781dec" ] } ], "mendeley" : { "formattedCitation" : "(Christensen et al., 2013; Collins et al., 2013; Seneviratne et al., 2016)", "manualFormatting" : " Christensen et al., 2013; Collins et al., 2013; Seneviratne et al., 2016)", "plainTextFormattedCitation" : "(Christensen et al., 2013; Collins et al., 2013; Seneviratne et al., 2016)", "previouslyFormattedCitation" : "(Christensen et al., 2013; Collins et al., 2013; Seneviratne et al., 2016)" }, "properties" : { "noteIndex" : 0 }, "schema" : "https://github.com/citation-style-language/schema/raw/master/csl-citation.json" }</w:delInstrText>
        </w:r>
      </w:del>
      <w:r w:rsidRPr="003862D0">
        <w:rPr>
          <w:lang w:val="en-GB" w:eastAsia="en-US"/>
        </w:rPr>
        <w:fldChar w:fldCharType="separate"/>
      </w:r>
      <w:del w:id="3722" w:author="Robin Matthews" w:date="2021-06-16T19:05:00Z">
        <w:r w:rsidR="00016735" w:rsidDel="000B7CB3">
          <w:rPr>
            <w:noProof/>
            <w:lang w:val="en-GB" w:eastAsia="en-US"/>
          </w:rPr>
          <w:delText xml:space="preserve"> </w:delText>
        </w:r>
      </w:del>
      <w:r w:rsidR="00016735">
        <w:rPr>
          <w:noProof/>
          <w:lang w:val="en-GB" w:eastAsia="en-US"/>
        </w:rPr>
        <w:t>Christensen et al., 2013; Collins et al., 2013; Seneviratne et al., 2016)</w:t>
      </w:r>
      <w:r w:rsidRPr="003862D0">
        <w:rPr>
          <w:lang w:val="en-GB" w:eastAsia="en-US"/>
        </w:rPr>
        <w:fldChar w:fldCharType="end"/>
      </w:r>
      <w:commentRangeEnd w:id="3718"/>
      <w:r w:rsidR="00016735">
        <w:rPr>
          <w:rStyle w:val="CommentReference"/>
        </w:rPr>
        <w:commentReference w:id="3718"/>
      </w:r>
      <w:r w:rsidRPr="003862D0">
        <w:rPr>
          <w:lang w:val="en-GB" w:eastAsia="en-US"/>
        </w:rPr>
        <w:t>. The projected changes at 1.5°C and 2°C global warming are consistent with observed historical global trends in temperature and their attribution to anthropogenic forcing (</w:t>
      </w:r>
      <w:del w:id="3723" w:author="Ian Blenkinsop" w:date="2021-07-27T13:55:00Z">
        <w:r w:rsidRPr="003862D0" w:rsidDel="008C7B46">
          <w:rPr>
            <w:lang w:val="en-GB" w:eastAsia="en-US"/>
          </w:rPr>
          <w:delText xml:space="preserve">see </w:delText>
        </w:r>
      </w:del>
      <w:r w:rsidRPr="003862D0">
        <w:rPr>
          <w:lang w:val="en-GB" w:eastAsia="en-US"/>
        </w:rPr>
        <w:t xml:space="preserve">Chapter 3), as well as with observed changes under the recent global warming of 0.5°C </w:t>
      </w:r>
      <w:del w:id="3724" w:author="Robin Matthews" w:date="2021-06-16T17:49:00Z">
        <w:r w:rsidRPr="003862D0" w:rsidDel="00326855">
          <w:rPr>
            <w:lang w:val="en-GB" w:eastAsia="en-US"/>
          </w:rPr>
          <w:delText>(</w:delText>
        </w:r>
      </w:del>
      <w:commentRangeStart w:id="3725"/>
      <w:r w:rsidRPr="003862D0">
        <w:rPr>
          <w:lang w:val="en-GB"/>
        </w:rPr>
        <w:fldChar w:fldCharType="begin" w:fldLock="1"/>
      </w:r>
      <w:ins w:id="3726" w:author="Robin Matthews" w:date="2021-06-16T17:49:00Z">
        <w:r w:rsidR="00326855">
          <w:rPr>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"(Schleussner et al., 2017; Hoegh-Guldberg et al., 2018)", "plainTextFormattedCitation" : "(Schleussner et al., 2017; Hoegh-Guldberg et al., 2018)", "previouslyFormattedCitation" : "(Schleussner et al., 2017; Hoegh-Guldberg et al., 2018)" }, "properties" : { "noteIndex" : 0 }, "schema" : "https://github.com/citation-style-language/schema/raw/master/csl-citation.json" }</w:instrText>
        </w:r>
      </w:ins>
      <w:del w:id="3727" w:author="Robin Matthews" w:date="2021-06-16T17:49:00Z">
        <w:r w:rsidR="00D90EAC" w:rsidDel="00326855">
          <w:rPr>
            <w:lang w:val="en-GB"/>
          </w:rPr>
          <w:del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"Hoegh-Guldberg et al., 2018; Schleussner et al., 2017)", "plainTextFormattedCitation" : "(Schleussner et al., 2017; Hoegh-Guldberg et al., 2018)", "previouslyFormattedCitation" : "(Schleussner et al., 2017; Hoegh-Guldberg et al., 2018)" }, "properties" : { "noteIndex" : 0 }, "schema" : "https://github.com/citation-style-language/schema/raw/master/csl-citation.json" }</w:delInstrText>
        </w:r>
      </w:del>
      <w:r w:rsidRPr="003862D0">
        <w:rPr>
          <w:lang w:val="en-GB"/>
        </w:rPr>
        <w:fldChar w:fldCharType="separate"/>
      </w:r>
      <w:del w:id="3728" w:author="Robin Matthews" w:date="2021-06-16T17:49:00Z">
        <w:r w:rsidR="00016735" w:rsidDel="00326855">
          <w:rPr>
            <w:noProof/>
            <w:lang w:val="en-GB"/>
          </w:rPr>
          <w:delText>H</w:delText>
        </w:r>
      </w:del>
      <w:ins w:id="3729" w:author="Robin Matthews" w:date="2021-06-16T17:49:00Z">
        <w:r w:rsidR="00326855">
          <w:rPr>
            <w:noProof/>
            <w:lang w:val="en-GB"/>
          </w:rPr>
          <w:t>(</w:t>
        </w:r>
        <w:r w:rsidR="00326855" w:rsidRPr="003741E9">
          <w:rPr>
            <w:noProof/>
            <w:lang w:val="en-US"/>
          </w:rPr>
          <w:t>Schleussner et al., 2017; Hoegh-Guldberg et al., 2018</w:t>
        </w:r>
      </w:ins>
      <w:del w:id="3730" w:author="Robin Matthews" w:date="2021-06-16T17:49:00Z">
        <w:r w:rsidR="00016735" w:rsidDel="00326855">
          <w:rPr>
            <w:noProof/>
            <w:lang w:val="en-GB"/>
          </w:rPr>
          <w:delText>oegh-Guldberg et al., 2018; Schleussner et al., 2017</w:delText>
        </w:r>
      </w:del>
      <w:r w:rsidR="00016735">
        <w:rPr>
          <w:noProof/>
          <w:lang w:val="en-GB"/>
        </w:rPr>
        <w:t>)</w:t>
      </w:r>
      <w:r w:rsidRPr="003862D0">
        <w:rPr>
          <w:lang w:val="en-GB"/>
        </w:rPr>
        <w:fldChar w:fldCharType="end"/>
      </w:r>
      <w:commentRangeEnd w:id="3725"/>
      <w:r w:rsidR="00016735">
        <w:rPr>
          <w:rStyle w:val="CommentReference"/>
        </w:rPr>
        <w:commentReference w:id="3725"/>
      </w:r>
      <w:r w:rsidRPr="003862D0">
        <w:rPr>
          <w:lang w:val="en-GB" w:eastAsia="en-US"/>
        </w:rPr>
        <w:t xml:space="preserve">. That is, spatial patterns of temperature changes associated with the 0.5°C difference in GMST warming between 1991–2010 and 1960–1979 </w:t>
      </w:r>
      <w:commentRangeStart w:id="3731"/>
      <w:commentRangeStart w:id="3732"/>
      <w:r w:rsidRPr="003862D0">
        <w:rPr>
          <w:color w:val="FF0000"/>
          <w:lang w:val="en-GB"/>
        </w:rPr>
        <w:fldChar w:fldCharType="begin" w:fldLock="1"/>
      </w:r>
      <w:r w:rsidR="00D90EAC">
        <w:rPr>
          <w:color w:val="FF0000"/>
          <w:lang w:val="en-GB"/>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"10.1038/nclimate3320", "ISSN" : "1758-678X", "author" : [ { "dropping-particle" : "", "family" : "Schleussner", "given" : "Carl-Friedrich", "non-dropping-particle" : "", "parse-names" : false, "suffix" : "" }, { "dropping-particle" : "", "family" : "Pfleiderer", "given" : "Peter", "non-dropping-particle" : "", "parse-names" : false, "suffix" : "" }, { "dropping-particle" : "", "family" : "Fischer", "given" : "Erich M.", "non-dropping-particle" : "", "parse-names" : false, "suffix" : "" } ], "container-title" : "Nature Climate Change", "id" : "ITEM-2", "issue" : "7", "issued" : { "date-parts" : [ [ "2017", "7" ] ] }, "page" : "460-462", "title" : "In the observational record half a degree matters", "translator" : [ { "dropping-particle" : "", "family" : "K4631", "given" : "", "non-dropping-particle" : "", "parse-names" : false, "suffix" : "" } ], "type" : "article-journal", "volume" : "7" }, "uris" : [ "http://www.mendeley.com/documents/?uuid=0448e910-62fd-4361-981a-7f1b78e88764" ] } ], "mendeley" : { "formattedCitation" : "(Schleussner et al., 2017; Hoegh-Guldberg et al., 2018)", "manualFormatting" : "(Schleussner et al., 2017; SR1.5)", "plainTextFormattedCitation" : "(Schleussner et al., 2017; Hoegh-Guldberg et al., 2018)", "previouslyFormattedCitation" : "(Schleussner et al., 2017; Hoegh-Guldberg et al., 2018)" }, "properties" : { "noteIndex" : 0 }, "schema" : "https://github.com/citation-style-language/schema/raw/master/csl-citation.json" }</w:instrText>
      </w:r>
      <w:r w:rsidRPr="003862D0">
        <w:rPr>
          <w:color w:val="FF0000"/>
          <w:lang w:val="en-GB"/>
        </w:rPr>
        <w:fldChar w:fldCharType="separate"/>
      </w:r>
      <w:r w:rsidR="00016735">
        <w:rPr>
          <w:noProof/>
          <w:color w:val="000000" w:themeColor="text1"/>
          <w:lang w:val="en-GB"/>
        </w:rPr>
        <w:t>(Schleussner et al., 2017; SR1.5)</w:t>
      </w:r>
      <w:r w:rsidRPr="003862D0">
        <w:rPr>
          <w:color w:val="FF0000"/>
          <w:lang w:val="en-GB"/>
        </w:rPr>
        <w:fldChar w:fldCharType="end"/>
      </w:r>
      <w:commentRangeEnd w:id="3731"/>
      <w:commentRangeEnd w:id="3732"/>
      <w:r w:rsidR="00326855">
        <w:rPr>
          <w:rStyle w:val="CommentReference"/>
        </w:rPr>
        <w:commentReference w:id="3731"/>
      </w:r>
      <w:r w:rsidR="00016735">
        <w:rPr>
          <w:rStyle w:val="CommentReference"/>
        </w:rPr>
        <w:commentReference w:id="3732"/>
      </w:r>
      <w:r w:rsidRPr="003862D0">
        <w:rPr>
          <w:lang w:val="en-GB" w:eastAsia="en-US"/>
        </w:rPr>
        <w:t xml:space="preserve"> are consistent with projected changes under 1.5</w:t>
      </w:r>
      <w:r w:rsidRPr="003862D0">
        <w:rPr>
          <w:rFonts w:ascii="Arial" w:hAnsi="Arial" w:cs="Arial"/>
          <w:lang w:val="en-GB" w:eastAsia="en-US"/>
        </w:rPr>
        <w:t>°</w:t>
      </w:r>
      <w:r w:rsidRPr="003862D0">
        <w:rPr>
          <w:lang w:val="en-GB" w:eastAsia="en-US"/>
        </w:rPr>
        <w:t>C and 2</w:t>
      </w:r>
      <w:r w:rsidRPr="003862D0">
        <w:rPr>
          <w:rFonts w:ascii="Arial" w:hAnsi="Arial" w:cs="Arial"/>
          <w:lang w:val="en-GB" w:eastAsia="en-US"/>
        </w:rPr>
        <w:t>°</w:t>
      </w:r>
      <w:r w:rsidRPr="003862D0">
        <w:rPr>
          <w:lang w:val="en-GB" w:eastAsia="en-US"/>
        </w:rPr>
        <w:t xml:space="preserve">C of global warming. </w:t>
      </w:r>
    </w:p>
    <w:p w14:paraId="5808D77C" w14:textId="77777777" w:rsidR="00AA3E14" w:rsidRPr="003862D0" w:rsidRDefault="00AA3E14" w:rsidP="00AA3E14">
      <w:pPr>
        <w:pStyle w:val="AR6BodyText"/>
        <w:rPr>
          <w:lang w:val="en-GB" w:eastAsia="en-US"/>
        </w:rPr>
      </w:pPr>
    </w:p>
    <w:p w14:paraId="663F938D" w14:textId="6C943353" w:rsidR="00AA3E14" w:rsidRPr="003862D0" w:rsidRDefault="00AA3E14" w:rsidP="00AA3E14">
      <w:pPr>
        <w:pStyle w:val="AR6BodyText"/>
        <w:rPr>
          <w:lang w:val="en-GB" w:eastAsia="en-US"/>
        </w:rPr>
      </w:pPr>
      <w:r w:rsidRPr="003862D0">
        <w:rPr>
          <w:lang w:val="en-GB" w:eastAsia="en-US"/>
        </w:rPr>
        <w:t xml:space="preserve">The largest increase in </w:t>
      </w:r>
      <w:r w:rsidR="00321217" w:rsidRPr="003862D0">
        <w:rPr>
          <w:lang w:val="en-GB" w:eastAsia="en-US"/>
        </w:rPr>
        <w:t xml:space="preserve">annual </w:t>
      </w:r>
      <w:r w:rsidRPr="003862D0">
        <w:rPr>
          <w:lang w:val="en-GB" w:eastAsia="en-US"/>
        </w:rPr>
        <w:t xml:space="preserve">mean temperature is found in the high latitudes of the Northern Hemisphere </w:t>
      </w:r>
      <w:del w:id="3733" w:author="Sara M Tuson" w:date="2021-07-20T14:08:00Z">
        <w:r w:rsidRPr="003862D0" w:rsidDel="00506123">
          <w:rPr>
            <w:lang w:val="en-GB" w:eastAsia="en-US"/>
          </w:rPr>
          <w:delText xml:space="preserve">(NH) </w:delText>
        </w:r>
      </w:del>
      <w:r w:rsidRPr="003862D0">
        <w:rPr>
          <w:lang w:val="en-GB" w:eastAsia="en-US"/>
        </w:rPr>
        <w:t>across all levels of global warming (</w:t>
      </w:r>
      <w:r w:rsidRPr="003862D0">
        <w:rPr>
          <w:i/>
          <w:lang w:val="en-GB" w:eastAsia="en-US"/>
        </w:rPr>
        <w:t>virtually certain</w:t>
      </w:r>
      <w:del w:id="3734" w:author="Ian Blenkinsop" w:date="2021-07-27T13:56:00Z">
        <w:r w:rsidRPr="003862D0" w:rsidDel="008C7B46">
          <w:rPr>
            <w:lang w:val="en-GB" w:eastAsia="en-US"/>
          </w:rPr>
          <w:delText xml:space="preserve">; </w:delText>
        </w:r>
      </w:del>
      <w:ins w:id="3735" w:author="Ian Blenkinsop" w:date="2021-07-27T13:56:00Z">
        <w:r w:rsidR="008C7B46">
          <w:rPr>
            <w:lang w:val="en-GB" w:eastAsia="en-US"/>
          </w:rPr>
          <w:t>)</w:t>
        </w:r>
        <w:r w:rsidR="008C7B46" w:rsidRPr="003862D0">
          <w:rPr>
            <w:lang w:val="en-GB" w:eastAsia="en-US"/>
          </w:rPr>
          <w:t xml:space="preserve"> </w:t>
        </w:r>
        <w:r w:rsidR="008C7B46">
          <w:rPr>
            <w:lang w:val="en-GB" w:eastAsia="en-US"/>
          </w:rPr>
          <w:t>(</w:t>
        </w:r>
      </w:ins>
      <w:r w:rsidR="00FA6D4F" w:rsidRPr="003862D0">
        <w:rPr>
          <w:lang w:val="en-GB" w:eastAsia="en-US"/>
        </w:rPr>
        <w:t>Figure 4.31</w:t>
      </w:r>
      <w:r w:rsidRPr="003862D0">
        <w:rPr>
          <w:lang w:val="en-GB" w:eastAsia="en-US"/>
        </w:rPr>
        <w:t xml:space="preserve">). This phenomenon peaks in the Arctic and is known as Arctic amplification, with the underlying physical mechanisms </w:t>
      </w:r>
      <w:r w:rsidR="00101FD8" w:rsidRPr="003862D0">
        <w:rPr>
          <w:lang w:val="en-GB" w:eastAsia="en-US"/>
        </w:rPr>
        <w:t>assessed</w:t>
      </w:r>
      <w:r w:rsidRPr="003862D0">
        <w:rPr>
          <w:lang w:val="en-GB" w:eastAsia="en-US"/>
        </w:rPr>
        <w:t xml:space="preserve"> in detail in Section </w:t>
      </w:r>
      <w:r w:rsidR="00FA6D4F" w:rsidRPr="003862D0">
        <w:rPr>
          <w:lang w:val="en-GB" w:eastAsia="en-US"/>
        </w:rPr>
        <w:t>4.5.1</w:t>
      </w:r>
      <w:r w:rsidRPr="003862D0">
        <w:rPr>
          <w:lang w:val="en-GB" w:eastAsia="en-US"/>
        </w:rPr>
        <w:t xml:space="preserve"> and </w:t>
      </w:r>
      <w:r w:rsidR="00370263" w:rsidRPr="003862D0">
        <w:rPr>
          <w:lang w:val="en-GB" w:eastAsia="en-US"/>
        </w:rPr>
        <w:t>Chapter 7</w:t>
      </w:r>
      <w:del w:id="3736" w:author="Sara M Tuson" w:date="2021-07-20T14:08:00Z">
        <w:r w:rsidR="00370263" w:rsidRPr="003862D0" w:rsidDel="00506123">
          <w:rPr>
            <w:lang w:val="en-GB" w:eastAsia="en-US"/>
          </w:rPr>
          <w:delText>,</w:delText>
        </w:r>
      </w:del>
      <w:r w:rsidR="00370263" w:rsidRPr="003862D0">
        <w:rPr>
          <w:lang w:val="en-GB" w:eastAsia="en-US"/>
        </w:rPr>
        <w:t xml:space="preserve"> </w:t>
      </w:r>
      <w:ins w:id="3737" w:author="Sara M Tuson" w:date="2021-07-20T14:08:00Z">
        <w:r w:rsidR="00506123">
          <w:rPr>
            <w:lang w:val="en-GB" w:eastAsia="en-US"/>
          </w:rPr>
          <w:t>(</w:t>
        </w:r>
      </w:ins>
      <w:r w:rsidR="00370263" w:rsidRPr="003862D0">
        <w:rPr>
          <w:lang w:val="en-GB" w:eastAsia="en-US"/>
        </w:rPr>
        <w:t xml:space="preserve">Section </w:t>
      </w:r>
      <w:r w:rsidRPr="003862D0">
        <w:rPr>
          <w:lang w:val="en-GB" w:eastAsia="en-US"/>
        </w:rPr>
        <w:t>7.4.4.1</w:t>
      </w:r>
      <w:ins w:id="3738" w:author="Sara M Tuson" w:date="2021-07-20T14:08:00Z">
        <w:r w:rsidR="00506123">
          <w:rPr>
            <w:lang w:val="en-GB" w:eastAsia="en-US"/>
          </w:rPr>
          <w:t>)</w:t>
        </w:r>
      </w:ins>
      <w:r w:rsidRPr="003862D0">
        <w:rPr>
          <w:lang w:val="en-GB" w:eastAsia="en-US"/>
        </w:rPr>
        <w:t>. For the CMIP6 ensemble average considered here, Arctic annual</w:t>
      </w:r>
      <w:r w:rsidR="008C7B46">
        <w:rPr>
          <w:lang w:val="en-GB" w:eastAsia="en-US"/>
        </w:rPr>
        <w:t xml:space="preserve"> m</w:t>
      </w:r>
      <w:r w:rsidRPr="003862D0">
        <w:rPr>
          <w:lang w:val="en-GB" w:eastAsia="en-US"/>
        </w:rPr>
        <w:t>ean temperatures warm by a factor of 2.3, 2.5, 2.4 and 2.4 for 1.5</w:t>
      </w:r>
      <w:r w:rsidRPr="003862D0">
        <w:rPr>
          <w:rFonts w:ascii="Arial" w:hAnsi="Arial" w:cs="Arial"/>
          <w:lang w:val="en-GB" w:eastAsia="en-US"/>
        </w:rPr>
        <w:t>°</w:t>
      </w:r>
      <w:r w:rsidRPr="003862D0">
        <w:rPr>
          <w:lang w:val="en-GB" w:eastAsia="en-US"/>
        </w:rPr>
        <w:t>C, 2</w:t>
      </w:r>
      <w:r w:rsidRPr="003862D0">
        <w:rPr>
          <w:rFonts w:ascii="Arial" w:hAnsi="Arial" w:cs="Arial"/>
          <w:lang w:val="en-GB" w:eastAsia="en-US"/>
        </w:rPr>
        <w:t>°</w:t>
      </w:r>
      <w:r w:rsidRPr="003862D0">
        <w:rPr>
          <w:lang w:val="en-GB" w:eastAsia="en-US"/>
        </w:rPr>
        <w:t>C, 3</w:t>
      </w:r>
      <w:r w:rsidRPr="003862D0">
        <w:rPr>
          <w:rFonts w:ascii="Arial" w:hAnsi="Arial" w:cs="Arial"/>
          <w:lang w:val="en-GB" w:eastAsia="en-US"/>
        </w:rPr>
        <w:t>°</w:t>
      </w:r>
      <w:r w:rsidRPr="003862D0">
        <w:rPr>
          <w:lang w:val="en-GB" w:eastAsia="en-US"/>
        </w:rPr>
        <w:t>C and 4</w:t>
      </w:r>
      <w:r w:rsidRPr="003862D0">
        <w:rPr>
          <w:rFonts w:ascii="Arial" w:hAnsi="Arial" w:cs="Arial"/>
          <w:lang w:val="en-GB" w:eastAsia="en-US"/>
        </w:rPr>
        <w:t>°</w:t>
      </w:r>
      <w:r w:rsidRPr="003862D0">
        <w:rPr>
          <w:lang w:val="en-GB" w:eastAsia="en-US"/>
        </w:rPr>
        <w:t xml:space="preserve">C of global warming, respectively. That is, Arctic warming scales approximately linearly with GSAT. Generally, when Arctic amplification is considered across individual models, warming occurs at a factor of </w:t>
      </w:r>
      <w:ins w:id="3739" w:author="Sara M Tuson" w:date="2021-07-20T14:09:00Z">
        <w:r w:rsidR="00506123">
          <w:rPr>
            <w:lang w:val="en-GB" w:eastAsia="en-US"/>
          </w:rPr>
          <w:t xml:space="preserve">two </w:t>
        </w:r>
      </w:ins>
      <w:del w:id="3740" w:author="Sara M Tuson" w:date="2021-07-20T14:09:00Z">
        <w:r w:rsidRPr="003862D0" w:rsidDel="00506123">
          <w:rPr>
            <w:lang w:val="en-GB" w:eastAsia="en-US"/>
          </w:rPr>
          <w:delText>2</w:delText>
        </w:r>
      </w:del>
      <w:ins w:id="3741" w:author="Sara M Tuson" w:date="2021-07-20T14:09:00Z">
        <w:r w:rsidR="00506123">
          <w:rPr>
            <w:lang w:val="en-GB" w:eastAsia="en-US"/>
          </w:rPr>
          <w:t xml:space="preserve">to </w:t>
        </w:r>
      </w:ins>
      <w:del w:id="3742" w:author="Sara M Tuson" w:date="2021-07-20T14:09:00Z">
        <w:r w:rsidR="0089194A" w:rsidRPr="003862D0" w:rsidDel="00506123">
          <w:rPr>
            <w:lang w:val="en-GB" w:eastAsia="en-US"/>
          </w:rPr>
          <w:delText>–</w:delText>
        </w:r>
      </w:del>
      <w:ins w:id="3743" w:author="Sara M Tuson" w:date="2021-07-20T14:09:00Z">
        <w:r w:rsidR="00506123">
          <w:rPr>
            <w:lang w:val="en-GB" w:eastAsia="en-US"/>
          </w:rPr>
          <w:t>four</w:t>
        </w:r>
      </w:ins>
      <w:del w:id="3744" w:author="Sara M Tuson" w:date="2021-07-20T14:09:00Z">
        <w:r w:rsidRPr="003862D0" w:rsidDel="00506123">
          <w:rPr>
            <w:lang w:val="en-GB" w:eastAsia="en-US"/>
          </w:rPr>
          <w:delText>4</w:delText>
        </w:r>
      </w:del>
      <w:r w:rsidRPr="003862D0">
        <w:rPr>
          <w:lang w:val="en-GB" w:eastAsia="en-US"/>
        </w:rPr>
        <w:t xml:space="preserve"> times the global level of warming. It is </w:t>
      </w:r>
      <w:r w:rsidRPr="003862D0">
        <w:rPr>
          <w:i/>
          <w:lang w:val="en-GB" w:eastAsia="en-US"/>
        </w:rPr>
        <w:t>unlikely</w:t>
      </w:r>
      <w:r w:rsidRPr="003862D0">
        <w:rPr>
          <w:lang w:val="en-GB" w:eastAsia="en-US"/>
        </w:rPr>
        <w:t xml:space="preserve"> that warming in the </w:t>
      </w:r>
      <w:ins w:id="3745"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746" w:author="Sara M Tuson" w:date="2021-07-15T15:28:00Z">
        <w:r w:rsidRPr="003862D0" w:rsidDel="0099645F">
          <w:rPr>
            <w:lang w:val="en-GB" w:eastAsia="en-US"/>
          </w:rPr>
          <w:delText>SH</w:delText>
        </w:r>
      </w:del>
      <w:r w:rsidRPr="003862D0">
        <w:rPr>
          <w:lang w:val="en-GB" w:eastAsia="en-US"/>
        </w:rPr>
        <w:t xml:space="preserve"> </w:t>
      </w:r>
      <w:r w:rsidR="00A27ECB" w:rsidRPr="003862D0">
        <w:rPr>
          <w:lang w:val="en-GB" w:eastAsia="en-US"/>
        </w:rPr>
        <w:t>high latitudes</w:t>
      </w:r>
      <w:r w:rsidRPr="003862D0">
        <w:rPr>
          <w:lang w:val="en-GB" w:eastAsia="en-US"/>
        </w:rPr>
        <w:t xml:space="preserve"> in the 21</w:t>
      </w:r>
      <w:r w:rsidR="003E02D9" w:rsidRPr="003862D0">
        <w:rPr>
          <w:lang w:val="en-GB" w:eastAsia="en-US"/>
        </w:rPr>
        <w:t>st</w:t>
      </w:r>
      <w:r w:rsidRPr="003862D0">
        <w:rPr>
          <w:lang w:val="en-GB" w:eastAsia="en-US"/>
        </w:rPr>
        <w:t xml:space="preserve"> century </w:t>
      </w:r>
      <w:r w:rsidR="004D176A" w:rsidRPr="003862D0">
        <w:rPr>
          <w:lang w:val="en-GB" w:eastAsia="en-US"/>
        </w:rPr>
        <w:t xml:space="preserve">will </w:t>
      </w:r>
      <w:r w:rsidRPr="003862D0">
        <w:rPr>
          <w:lang w:val="en-GB" w:eastAsia="en-US"/>
        </w:rPr>
        <w:t>exceed the change in GSAT, or that it will substantially exceed warming in the tropics, for GSAT change ranging between 1.5</w:t>
      </w:r>
      <w:r w:rsidR="00D60CC8" w:rsidRPr="003862D0">
        <w:rPr>
          <w:rFonts w:ascii="Arial" w:hAnsi="Arial" w:cs="Arial"/>
          <w:lang w:val="en-GB" w:eastAsia="en-US"/>
        </w:rPr>
        <w:t>°</w:t>
      </w:r>
      <w:r w:rsidR="00D60CC8" w:rsidRPr="003862D0">
        <w:rPr>
          <w:lang w:val="en-GB" w:eastAsia="en-US"/>
        </w:rPr>
        <w:t>C</w:t>
      </w:r>
      <w:r w:rsidRPr="003862D0">
        <w:rPr>
          <w:lang w:val="en-GB" w:eastAsia="en-US"/>
        </w:rPr>
        <w:t xml:space="preserve"> and 4</w:t>
      </w:r>
      <w:r w:rsidRPr="003862D0">
        <w:rPr>
          <w:rFonts w:ascii="Arial" w:hAnsi="Arial" w:cs="Arial"/>
          <w:lang w:val="en-GB" w:eastAsia="en-US"/>
        </w:rPr>
        <w:t>°</w:t>
      </w:r>
      <w:r w:rsidRPr="003862D0">
        <w:rPr>
          <w:lang w:val="en-GB" w:eastAsia="en-US"/>
        </w:rPr>
        <w:t>C (</w:t>
      </w:r>
      <w:r w:rsidR="00FA6D4F" w:rsidRPr="003862D0">
        <w:rPr>
          <w:lang w:val="en-GB" w:eastAsia="en-US"/>
        </w:rPr>
        <w:t>Figure 4.31</w:t>
      </w:r>
      <w:del w:id="3747" w:author="Ian Blenkinsop" w:date="2021-07-27T13:56:00Z">
        <w:r w:rsidRPr="003862D0" w:rsidDel="008C7B46">
          <w:rPr>
            <w:lang w:val="en-GB" w:eastAsia="en-US"/>
          </w:rPr>
          <w:delText xml:space="preserve">, </w:delText>
        </w:r>
      </w:del>
      <w:ins w:id="3748" w:author="Ian Blenkinsop" w:date="2021-07-27T13:56:00Z">
        <w:r w:rsidR="008C7B46">
          <w:rPr>
            <w:lang w:val="en-GB" w:eastAsia="en-US"/>
          </w:rPr>
          <w:t xml:space="preserve"> and</w:t>
        </w:r>
        <w:r w:rsidR="008C7B46" w:rsidRPr="003862D0">
          <w:rPr>
            <w:lang w:val="en-GB" w:eastAsia="en-US"/>
          </w:rPr>
          <w:t xml:space="preserve"> </w:t>
        </w:r>
      </w:ins>
      <w:r w:rsidRPr="003862D0">
        <w:rPr>
          <w:lang w:val="en-GB" w:eastAsia="en-US"/>
        </w:rPr>
        <w:t xml:space="preserve">Table 4.2). Correspondingly, there is </w:t>
      </w:r>
      <w:r w:rsidRPr="003862D0">
        <w:rPr>
          <w:i/>
          <w:lang w:val="en-GB" w:eastAsia="en-US"/>
        </w:rPr>
        <w:t xml:space="preserve">low </w:t>
      </w:r>
      <w:r w:rsidRPr="003862D0">
        <w:rPr>
          <w:i/>
          <w:lang w:val="en-GB" w:eastAsia="en-US"/>
        </w:rPr>
        <w:lastRenderedPageBreak/>
        <w:t>confidence</w:t>
      </w:r>
      <w:r w:rsidRPr="003862D0">
        <w:rPr>
          <w:lang w:val="en-GB" w:eastAsia="en-US"/>
        </w:rPr>
        <w:t xml:space="preserve"> of Antarctic amplification occurring under transient, 21</w:t>
      </w:r>
      <w:r w:rsidR="00ED2179" w:rsidRPr="003862D0">
        <w:rPr>
          <w:lang w:val="en-GB" w:eastAsia="en-US"/>
        </w:rPr>
        <w:t>st</w:t>
      </w:r>
      <w:r w:rsidRPr="003862D0">
        <w:rPr>
          <w:lang w:val="en-GB" w:eastAsia="en-US"/>
        </w:rPr>
        <w:t xml:space="preserve"> century low mitigation scenarios (Table 4.2</w:t>
      </w:r>
      <w:del w:id="3749" w:author="Ian Blenkinsop" w:date="2021-07-27T13:56:00Z">
        <w:r w:rsidRPr="003862D0" w:rsidDel="008C7B46">
          <w:rPr>
            <w:lang w:val="en-GB" w:eastAsia="en-US"/>
          </w:rPr>
          <w:delText xml:space="preserve">; </w:delText>
        </w:r>
      </w:del>
      <w:ins w:id="3750" w:author="Ian Blenkinsop" w:date="2021-07-27T13:56:00Z">
        <w:r w:rsidR="008C7B46">
          <w:rPr>
            <w:lang w:val="en-GB" w:eastAsia="en-US"/>
          </w:rPr>
          <w:t xml:space="preserve"> and</w:t>
        </w:r>
        <w:r w:rsidR="008C7B46" w:rsidRPr="003862D0">
          <w:rPr>
            <w:lang w:val="en-GB" w:eastAsia="en-US"/>
          </w:rPr>
          <w:t xml:space="preserve"> </w:t>
        </w:r>
      </w:ins>
      <w:del w:id="3751" w:author="Sara M Tuson" w:date="2021-07-20T14:09:00Z">
        <w:r w:rsidR="003E02D9" w:rsidRPr="003862D0" w:rsidDel="00506123">
          <w:rPr>
            <w:lang w:val="en-GB" w:eastAsia="en-US"/>
          </w:rPr>
          <w:delText xml:space="preserve">Chapter 7, </w:delText>
        </w:r>
      </w:del>
      <w:r w:rsidRPr="003862D0">
        <w:rPr>
          <w:lang w:val="en-GB" w:eastAsia="en-US"/>
        </w:rPr>
        <w:t>Section 7.4.4.1). The Antarctic continent is projected to warm at a higher rate than the mid-latitude Southern Ocean, however, at all levels of global warming (</w:t>
      </w:r>
      <w:r w:rsidR="00FA6D4F" w:rsidRPr="003862D0">
        <w:rPr>
          <w:lang w:val="en-GB" w:eastAsia="en-US"/>
        </w:rPr>
        <w:t>Figure 4.31</w:t>
      </w:r>
      <w:r w:rsidRPr="003862D0">
        <w:rPr>
          <w:lang w:val="en-GB" w:eastAsia="en-US"/>
        </w:rPr>
        <w:t xml:space="preserve">). The relevant physical mechanisms that reduce the amplitude of polar amplification over Antarctica compared to the Arctic are </w:t>
      </w:r>
      <w:r w:rsidR="00101FD8" w:rsidRPr="003862D0">
        <w:rPr>
          <w:lang w:val="en-GB" w:eastAsia="en-US"/>
        </w:rPr>
        <w:t>assessed</w:t>
      </w:r>
      <w:r w:rsidRPr="003862D0">
        <w:rPr>
          <w:lang w:val="en-GB" w:eastAsia="en-US"/>
        </w:rPr>
        <w:t xml:space="preserve"> in detail in Section </w:t>
      </w:r>
      <w:r w:rsidR="00FA6D4F" w:rsidRPr="003862D0">
        <w:rPr>
          <w:lang w:val="en-GB" w:eastAsia="en-US"/>
        </w:rPr>
        <w:t>4.5.1</w:t>
      </w:r>
      <w:r w:rsidRPr="003862D0">
        <w:rPr>
          <w:lang w:val="en-GB" w:eastAsia="en-US"/>
        </w:rPr>
        <w:t xml:space="preserve"> and </w:t>
      </w:r>
      <w:r w:rsidR="003E02D9" w:rsidRPr="003862D0">
        <w:rPr>
          <w:lang w:val="en-GB" w:eastAsia="en-US"/>
        </w:rPr>
        <w:t>Chapter 7</w:t>
      </w:r>
      <w:del w:id="3752" w:author="Sara M Tuson" w:date="2021-07-20T14:09:00Z">
        <w:r w:rsidR="003E02D9" w:rsidRPr="003862D0" w:rsidDel="00506123">
          <w:rPr>
            <w:lang w:val="en-GB" w:eastAsia="en-US"/>
          </w:rPr>
          <w:delText>,</w:delText>
        </w:r>
      </w:del>
      <w:r w:rsidR="003E02D9" w:rsidRPr="003862D0">
        <w:rPr>
          <w:lang w:val="en-GB" w:eastAsia="en-US"/>
        </w:rPr>
        <w:t xml:space="preserve"> </w:t>
      </w:r>
      <w:ins w:id="3753" w:author="Sara M Tuson" w:date="2021-07-20T14:09:00Z">
        <w:r w:rsidR="00506123">
          <w:rPr>
            <w:lang w:val="en-GB" w:eastAsia="en-US"/>
          </w:rPr>
          <w:t>(</w:t>
        </w:r>
      </w:ins>
      <w:r w:rsidR="003E02D9" w:rsidRPr="003862D0">
        <w:rPr>
          <w:lang w:val="en-GB" w:eastAsia="en-US"/>
        </w:rPr>
        <w:t xml:space="preserve">Section </w:t>
      </w:r>
      <w:r w:rsidRPr="003862D0">
        <w:rPr>
          <w:lang w:val="en-GB" w:eastAsia="en-US"/>
        </w:rPr>
        <w:t>7.4.4.1</w:t>
      </w:r>
      <w:ins w:id="3754" w:author="Sara M Tuson" w:date="2021-07-20T14:09:00Z">
        <w:r w:rsidR="00506123">
          <w:rPr>
            <w:lang w:val="en-GB" w:eastAsia="en-US"/>
          </w:rPr>
          <w:t>)</w:t>
        </w:r>
      </w:ins>
      <w:r w:rsidRPr="003862D0">
        <w:rPr>
          <w:lang w:val="en-GB" w:eastAsia="en-US"/>
        </w:rPr>
        <w:t xml:space="preserve">. In the </w:t>
      </w:r>
      <w:ins w:id="3755"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756" w:author="Sara M Tuson" w:date="2021-07-15T15:28:00Z">
        <w:r w:rsidR="004D176A" w:rsidRPr="003862D0" w:rsidDel="0099645F">
          <w:rPr>
            <w:lang w:val="en-GB" w:eastAsia="en-US"/>
          </w:rPr>
          <w:delText>SH</w:delText>
        </w:r>
      </w:del>
      <w:r w:rsidRPr="003862D0">
        <w:rPr>
          <w:lang w:val="en-GB" w:eastAsia="en-US"/>
        </w:rPr>
        <w:t xml:space="preserve"> the strongest warming over land is to occur, at any given level of global warming, over the subtropical areas of South America, southern Africa and Australia (</w:t>
      </w:r>
      <w:r w:rsidRPr="003862D0">
        <w:rPr>
          <w:i/>
          <w:lang w:val="en-GB" w:eastAsia="en-US"/>
        </w:rPr>
        <w:t>high confidence</w:t>
      </w:r>
      <w:r w:rsidRPr="003862D0">
        <w:rPr>
          <w:lang w:val="en-GB" w:eastAsia="en-US"/>
        </w:rPr>
        <w:t xml:space="preserve">). The relatively strong warming in subtropical southern Africa may be attributed to strong soil-moisture–temperature coupling and projected increased dryness under enhanced subsidence </w:t>
      </w:r>
      <w:r w:rsidRPr="003862D0">
        <w:rPr>
          <w:lang w:val="en-GB" w:eastAsia="en-US"/>
        </w:rPr>
        <w:fldChar w:fldCharType="begin" w:fldLock="1"/>
      </w:r>
      <w:r w:rsidR="00615634">
        <w:rPr>
          <w:lang w:val="en-GB" w:eastAsia="en-US"/>
        </w:rPr>
        <w:instrText>ADDIN CSL_CITATION { "citationItems" : [ { "id" : "ITEM-1", "itemData" : { "DOI" : "10.1088/1748-9326/10/8/085004", "ISSN" : "1748-9326", "author" : [ { "dropping-particle" : "", "family" : "Engelbrecht", "given" : "Francois", "non-dropping-particle" : "", "parse-names" : false, "suffix" : "" }, { "dropping-particle" : "", "family" : "Adegoke", "given" : "Jimmy", "non-dropping-particle" : "", "parse-names" : false, "suffix" : "" }, { "dropping-particle" : "", "family" : "Bopape", "given" : "Mary-Jane", "non-dropping-particle" : "", "parse-names" : false, "suffix" : "" }, { "dropping-particle" : "", "family" : "Naidoo", "given" : "Mogesh", "non-dropping-particle" : "", "parse-names" : false, "suffix" : "" }, { "dropping-particle" : "", "family" : "Garland", "given" : "Rebecca", "non-dropping-particle" : "", "parse-names" : false, "suffix" : "" }, { "dropping-particle" : "", "family" : "Thatcher", "given" : "Marcus", "non-dropping-particle" : "", "parse-names" : false, "suffix" : "" }, { "dropping-particle" : "", "family" : "McGregor", "given" : "John", "non-dropping-particle" : "", "parse-names" : false, "suffix" : "" }, { "dropping-particle" : "", "family" : "Katzfey", "given" : "Jack", "non-dropping-particle" : "", "parse-names" : false, "suffix" : "" }, { "dropping-particle" : "", "family" : "Werner", "given" : "Micha", "non-dropping-particle" : "", "parse-names" : false, "suffix" : "" }, { "dropping-particle" : "", "family" : "Ichoku", "given" : "Charles", "non-dropping-particle" : "", "parse-names" : false, "suffix" : "" }, { "dropping-particle" : "", "family" : "Gatebe", "given" : "Charles", "non-dropping-particle" : "", "parse-names" : false, "suffix" : "" } ], "container-title" : "Environmental Research Letters", "id" : "ITEM-1", "issue" : "8", "issued" : { "date-parts" : [ [ "2015", "8" ] ] }, "page" : "085004", "title" : "Projections of rapidly rising surface temperatures over Africa under low mitigation", "translator" : [ { "dropping-particle" : "", "family" : "K4791", "given" : "", "non-dropping-particle" : "", "parse-names" : false, "suffix" : "" } ], "type" : "article-journal", "volume" : "10" }, "uris" : [ "http://www.mendeley.com/documents/?uuid=7c9c6e6c-1728-4566-8548-21d7b722f2c8" ] }, { "id" : "ITEM-2",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"ITEM-2", "issue" : "3", "issued" : { "date-parts" : [ [ "2017", "2", "16" ] ] }, "page" : "1511-1519", "title" : "Regional amplification of projected changes in extreme temperatures strongly controlled by soil moisture-temperature feedbacks", "translator" : [ { "dropping-particle" : "", "family" : "K4161", "given" : "", "non-dropping-particle" : "", "parse-names" : false, "suffix" : "" } ], "type" : "article-journal", "volume" : "44" }, "uris" : [ "http://www.mendeley.com/documents/?uuid=1ed1292d-a293-4732-b150-ec59e965ef7d" ] } ], "mendeley" : { "formattedCitation" : "(Engelbrecht et al., 2015; Vogel et al., 2017)", "plainTextFormattedCitation" : "(Engelbrecht et al., 2015; Vogel et al., 2017)", "previouslyFormattedCitation" : "(Engelbrecht et al., 2015; Vogel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(Engelbrecht et al., 2015; Vogel et al., 2017)</w:t>
      </w:r>
      <w:r w:rsidRPr="003862D0">
        <w:rPr>
          <w:lang w:val="en-GB" w:eastAsia="en-US"/>
        </w:rPr>
        <w:fldChar w:fldCharType="end"/>
      </w:r>
      <w:r w:rsidRPr="003862D0">
        <w:rPr>
          <w:lang w:val="en-GB" w:eastAsia="en-US"/>
        </w:rPr>
        <w:t>. Across the globe, in the tropics, subtropics</w:t>
      </w:r>
      <w:r w:rsidR="0089194A" w:rsidRPr="003862D0">
        <w:rPr>
          <w:lang w:val="en-GB" w:eastAsia="en-US"/>
        </w:rPr>
        <w:t>,</w:t>
      </w:r>
      <w:r w:rsidRPr="003862D0">
        <w:rPr>
          <w:lang w:val="en-GB" w:eastAsia="en-US"/>
        </w:rPr>
        <w:t xml:space="preserve"> and mid- to high latitudes, temperatures tend to scale linearly with the level of increase in GSAT and patterns of change are largely scenario independent </w:t>
      </w:r>
      <w:r w:rsidRPr="003862D0">
        <w:rPr>
          <w:i/>
          <w:lang w:val="en-GB" w:eastAsia="en-US"/>
        </w:rPr>
        <w:t>(high confidence)</w:t>
      </w:r>
      <w:r w:rsidRPr="003862D0">
        <w:rPr>
          <w:lang w:val="en-GB" w:eastAsia="en-US"/>
        </w:rPr>
        <w:t>.</w:t>
      </w:r>
    </w:p>
    <w:p w14:paraId="675CC2FF" w14:textId="31BF0163" w:rsidR="00AA3E14" w:rsidRPr="003862D0" w:rsidRDefault="00AA3E14" w:rsidP="00AA3E14">
      <w:pPr>
        <w:pStyle w:val="AR6BodyText"/>
        <w:rPr>
          <w:lang w:val="en-GB" w:eastAsia="en-US"/>
        </w:rPr>
      </w:pPr>
    </w:p>
    <w:p w14:paraId="6CB1AF30" w14:textId="77777777" w:rsidR="00AA3E14" w:rsidRPr="003862D0" w:rsidRDefault="00AA3E14" w:rsidP="00AA3E14">
      <w:pPr>
        <w:pStyle w:val="AR6BodyText"/>
        <w:rPr>
          <w:lang w:val="en-GB" w:eastAsia="en-US"/>
        </w:rPr>
      </w:pPr>
    </w:p>
    <w:p w14:paraId="779ABC9F" w14:textId="45A7A766" w:rsidR="00AA3E14" w:rsidRPr="003862D0" w:rsidRDefault="00AA3E14" w:rsidP="00AA3E14">
      <w:pPr>
        <w:pStyle w:val="AR6BodyText"/>
        <w:rPr>
          <w:b/>
          <w:color w:val="000000"/>
          <w:lang w:val="en-GB"/>
        </w:rPr>
      </w:pPr>
      <w:r w:rsidRPr="003862D0">
        <w:rPr>
          <w:b/>
          <w:color w:val="000000"/>
          <w:lang w:val="en-GB"/>
        </w:rPr>
        <w:t>[START FIGURE 4.</w:t>
      </w:r>
      <w:r w:rsidR="00CF3E99" w:rsidRPr="003862D0">
        <w:rPr>
          <w:b/>
          <w:color w:val="000000"/>
          <w:lang w:val="en-GB"/>
        </w:rPr>
        <w:t xml:space="preserve">31 </w:t>
      </w:r>
      <w:r w:rsidRPr="003862D0">
        <w:rPr>
          <w:b/>
          <w:color w:val="000000"/>
          <w:lang w:val="en-GB"/>
        </w:rPr>
        <w:t>HERE]</w:t>
      </w:r>
    </w:p>
    <w:p w14:paraId="5473C36A" w14:textId="45B681E3" w:rsidR="00AA3E14" w:rsidRPr="003862D0" w:rsidRDefault="00AA3E14" w:rsidP="00AA3E14">
      <w:pPr>
        <w:pStyle w:val="AR6BodyText"/>
        <w:rPr>
          <w:lang w:val="en-GB" w:eastAsia="en-US"/>
        </w:rPr>
      </w:pPr>
    </w:p>
    <w:p w14:paraId="781C8CFA" w14:textId="638DB0D4" w:rsidR="00AA3E14" w:rsidRPr="003862D0" w:rsidRDefault="00AA3E14" w:rsidP="00AA3E14">
      <w:pPr>
        <w:pStyle w:val="AR6Chap4Figure"/>
        <w:rPr>
          <w:lang w:val="en-GB" w:eastAsia="en-US"/>
        </w:rPr>
      </w:pPr>
      <w:bookmarkStart w:id="3757" w:name="_Ref65507354"/>
      <w:r w:rsidRPr="003862D0">
        <w:rPr>
          <w:b/>
          <w:bCs/>
          <w:lang w:val="en-GB" w:eastAsia="en-US"/>
        </w:rPr>
        <w:t>Projected spatial patterns of change in annual average near-surface temperature (</w:t>
      </w:r>
      <w:r w:rsidRPr="003862D0">
        <w:rPr>
          <w:rFonts w:ascii="Arial" w:hAnsi="Arial" w:cs="Arial"/>
          <w:b/>
          <w:bCs/>
          <w:lang w:val="en-GB" w:eastAsia="en-US"/>
        </w:rPr>
        <w:t>°</w:t>
      </w:r>
      <w:r w:rsidRPr="003862D0">
        <w:rPr>
          <w:b/>
          <w:bCs/>
          <w:lang w:val="en-GB" w:eastAsia="en-US"/>
        </w:rPr>
        <w:t xml:space="preserve">C) at </w:t>
      </w:r>
      <w:r w:rsidR="001F6D3F" w:rsidRPr="003862D0">
        <w:rPr>
          <w:b/>
          <w:bCs/>
          <w:lang w:val="en-GB" w:eastAsia="en-US"/>
        </w:rPr>
        <w:t xml:space="preserve">different levels of global warming. </w:t>
      </w:r>
      <w:r w:rsidR="00272C22" w:rsidRPr="003862D0">
        <w:rPr>
          <w:lang w:val="en-GB" w:eastAsia="en-US"/>
        </w:rPr>
        <w:t>Displayed are (a–d)</w:t>
      </w:r>
      <w:r w:rsidR="00272C22" w:rsidRPr="003862D0">
        <w:rPr>
          <w:b/>
          <w:bCs/>
          <w:lang w:val="en-GB" w:eastAsia="en-US"/>
        </w:rPr>
        <w:t xml:space="preserve"> </w:t>
      </w:r>
      <w:r w:rsidR="001F6D3F" w:rsidRPr="003862D0">
        <w:rPr>
          <w:lang w:val="en-GB" w:eastAsia="en-US"/>
        </w:rPr>
        <w:t xml:space="preserve">spatial patterns </w:t>
      </w:r>
      <w:r w:rsidR="00272C22" w:rsidRPr="003862D0">
        <w:rPr>
          <w:lang w:val="en-GB" w:eastAsia="en-US"/>
        </w:rPr>
        <w:t>of</w:t>
      </w:r>
      <w:r w:rsidR="001F6D3F" w:rsidRPr="003862D0">
        <w:rPr>
          <w:lang w:val="en-GB" w:eastAsia="en-US"/>
        </w:rPr>
        <w:t xml:space="preserve"> change in</w:t>
      </w:r>
      <w:r w:rsidR="00272C22" w:rsidRPr="003862D0">
        <w:rPr>
          <w:lang w:val="en-GB" w:eastAsia="en-US"/>
        </w:rPr>
        <w:t xml:space="preserve"> annual average near-surface temperature </w:t>
      </w:r>
      <w:r w:rsidR="001F6D3F" w:rsidRPr="003862D0">
        <w:rPr>
          <w:lang w:val="en-GB" w:eastAsia="en-US"/>
        </w:rPr>
        <w:t xml:space="preserve">at 1.5°C, 2°C, 3°C, and 4°C of global warming </w:t>
      </w:r>
      <w:r w:rsidR="009B7FED" w:rsidRPr="003862D0">
        <w:rPr>
          <w:lang w:val="en-GB" w:eastAsia="en-US"/>
        </w:rPr>
        <w:t xml:space="preserve">relative </w:t>
      </w:r>
      <w:r w:rsidR="001F6D3F" w:rsidRPr="003862D0">
        <w:rPr>
          <w:lang w:val="en-GB" w:eastAsia="en-US"/>
        </w:rPr>
        <w:t xml:space="preserve">to the period 1850–1900 </w:t>
      </w:r>
      <w:r w:rsidR="00272C22" w:rsidRPr="003862D0">
        <w:rPr>
          <w:lang w:val="en-GB"/>
        </w:rPr>
        <w:t xml:space="preserve">and </w:t>
      </w:r>
      <w:r w:rsidR="00272C22" w:rsidRPr="003862D0">
        <w:rPr>
          <w:lang w:val="en-GB" w:eastAsia="en-US"/>
        </w:rPr>
        <w:t>(e–</w:t>
      </w:r>
      <w:r w:rsidR="00BD03C7" w:rsidRPr="003862D0">
        <w:rPr>
          <w:lang w:val="en-GB" w:eastAsia="en-US"/>
        </w:rPr>
        <w:t>g</w:t>
      </w:r>
      <w:r w:rsidR="00272C22" w:rsidRPr="003862D0">
        <w:rPr>
          <w:lang w:val="en-GB" w:eastAsia="en-US"/>
        </w:rPr>
        <w:t xml:space="preserve">) </w:t>
      </w:r>
      <w:r w:rsidR="001F6D3F" w:rsidRPr="003862D0">
        <w:rPr>
          <w:lang w:val="en-GB" w:eastAsia="en-US"/>
        </w:rPr>
        <w:t xml:space="preserve">spatial patterns of </w:t>
      </w:r>
      <w:r w:rsidR="00272C22" w:rsidRPr="003862D0">
        <w:rPr>
          <w:lang w:val="en-GB"/>
        </w:rPr>
        <w:t xml:space="preserve">differences </w:t>
      </w:r>
      <w:r w:rsidR="00B07A2E" w:rsidRPr="003862D0">
        <w:rPr>
          <w:lang w:val="en-GB"/>
        </w:rPr>
        <w:t xml:space="preserve">in </w:t>
      </w:r>
      <w:r w:rsidR="00272C22" w:rsidRPr="003862D0">
        <w:rPr>
          <w:lang w:val="en-GB"/>
        </w:rPr>
        <w:t xml:space="preserve">temperature change at </w:t>
      </w:r>
      <w:r w:rsidR="00272C22" w:rsidRPr="003862D0">
        <w:rPr>
          <w:lang w:val="en-GB" w:eastAsia="en-US"/>
        </w:rPr>
        <w:t>2°C, 3°C, and 4°C</w:t>
      </w:r>
      <w:r w:rsidR="001F6D3F" w:rsidRPr="003862D0">
        <w:rPr>
          <w:lang w:val="en-GB" w:eastAsia="en-US"/>
        </w:rPr>
        <w:t xml:space="preserve"> of global warming</w:t>
      </w:r>
      <w:r w:rsidR="00272C22" w:rsidRPr="003862D0">
        <w:rPr>
          <w:lang w:val="en-GB"/>
        </w:rPr>
        <w:t xml:space="preserve"> </w:t>
      </w:r>
      <w:r w:rsidR="001F6D3F" w:rsidRPr="003862D0">
        <w:rPr>
          <w:lang w:val="en-GB"/>
        </w:rPr>
        <w:t xml:space="preserve">compared to </w:t>
      </w:r>
      <w:r w:rsidR="00272C22" w:rsidRPr="003862D0">
        <w:rPr>
          <w:lang w:val="en-GB" w:eastAsia="en-US"/>
        </w:rPr>
        <w:t xml:space="preserve">1.5°C of global warming. </w:t>
      </w:r>
      <w:r w:rsidR="002B2550" w:rsidRPr="003862D0">
        <w:rPr>
          <w:lang w:val="en-GB"/>
        </w:rPr>
        <w:t xml:space="preserve">The number of models used is indicated in the top right of the maps. No overlay indicates regions where the change is robust and </w:t>
      </w:r>
      <w:r w:rsidR="002B2550" w:rsidRPr="003862D0">
        <w:rPr>
          <w:i/>
          <w:lang w:val="en-GB"/>
        </w:rPr>
        <w:t>likely</w:t>
      </w:r>
      <w:r w:rsidR="002B2550"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2B2550" w:rsidRPr="003862D0">
        <w:rPr>
          <w:lang w:val="en-GB" w:eastAsia="en-US"/>
        </w:rPr>
        <w:t xml:space="preserve">. </w:t>
      </w:r>
      <w:r w:rsidR="00903D51">
        <w:rPr>
          <w:lang w:val="en-GB" w:eastAsia="en-US"/>
        </w:rPr>
        <w:t>Diagonal lines</w:t>
      </w:r>
      <w:r w:rsidR="002B2550"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2B2550" w:rsidRPr="003862D0">
        <w:rPr>
          <w:lang w:val="en-GB" w:eastAsia="en-US"/>
        </w:rPr>
        <w:t xml:space="preserve"> indicate areas of conflicting signals where at least 66% of the models show change greater than the internal-variability threshold but fewer than 80% of all models agree on the sign of change.</w:t>
      </w:r>
      <w:r w:rsidR="009A7806" w:rsidRPr="003862D0">
        <w:rPr>
          <w:lang w:val="en-GB" w:eastAsia="en-US"/>
        </w:rPr>
        <w:t xml:space="preserve"> </w:t>
      </w:r>
      <w:bookmarkEnd w:id="3757"/>
      <w:r w:rsidR="00BD03C7" w:rsidRPr="003862D0">
        <w:rPr>
          <w:lang w:val="en-GB" w:eastAsia="en-US"/>
        </w:rPr>
        <w:t>Values were assessed from a 20-year period at a given warming level, based on model simulations under the Tier-1 SSPs of CMIP6.</w:t>
      </w:r>
      <w:r w:rsidR="00D7391A">
        <w:rPr>
          <w:lang w:val="en-GB" w:eastAsia="en-US"/>
        </w:rPr>
        <w:t xml:space="preserve"> </w:t>
      </w:r>
      <w:r w:rsidR="00D7391A" w:rsidRPr="004369BC">
        <w:rPr>
          <w:rFonts w:cs="Times New Roman"/>
          <w:szCs w:val="20"/>
        </w:rPr>
        <w:t xml:space="preserve">Further details on data sources and processing are available in the chapter data table (Table </w:t>
      </w:r>
      <w:r w:rsidR="00D7391A">
        <w:rPr>
          <w:rFonts w:cs="Times New Roman"/>
          <w:szCs w:val="20"/>
        </w:rPr>
        <w:t>4.SM.1</w:t>
      </w:r>
      <w:r w:rsidR="00D7391A" w:rsidRPr="004369BC">
        <w:rPr>
          <w:rFonts w:cs="Times New Roman"/>
          <w:szCs w:val="20"/>
        </w:rPr>
        <w:t>).</w:t>
      </w:r>
    </w:p>
    <w:p w14:paraId="7A5939FE" w14:textId="77777777" w:rsidR="00AA3E14" w:rsidRPr="003862D0" w:rsidRDefault="00AA3E14" w:rsidP="00AA3E14">
      <w:pPr>
        <w:pStyle w:val="AR6BodyText"/>
        <w:rPr>
          <w:lang w:val="en-GB" w:eastAsia="en-US"/>
        </w:rPr>
      </w:pPr>
    </w:p>
    <w:p w14:paraId="4C12CA1F" w14:textId="4BCDCA72" w:rsidR="00AA3E14" w:rsidRPr="003862D0" w:rsidRDefault="00AA3E14" w:rsidP="00AA3E14">
      <w:pPr>
        <w:pStyle w:val="AR6BodyText"/>
        <w:rPr>
          <w:b/>
          <w:color w:val="000000"/>
          <w:lang w:val="en-GB"/>
        </w:rPr>
      </w:pPr>
      <w:r w:rsidRPr="003862D0">
        <w:rPr>
          <w:b/>
          <w:color w:val="000000"/>
          <w:lang w:val="en-GB"/>
        </w:rPr>
        <w:t>[END FIGURE 4.</w:t>
      </w:r>
      <w:r w:rsidR="00CF3E99" w:rsidRPr="003862D0">
        <w:rPr>
          <w:b/>
          <w:color w:val="000000"/>
          <w:lang w:val="en-GB"/>
        </w:rPr>
        <w:t xml:space="preserve">31 </w:t>
      </w:r>
      <w:r w:rsidRPr="003862D0">
        <w:rPr>
          <w:b/>
          <w:color w:val="000000"/>
          <w:lang w:val="en-GB"/>
        </w:rPr>
        <w:t>HERE]</w:t>
      </w:r>
    </w:p>
    <w:p w14:paraId="4F0C13DD" w14:textId="77777777" w:rsidR="00AE2CAE" w:rsidRPr="003862D0" w:rsidRDefault="00AE2CAE" w:rsidP="00AA3E14">
      <w:pPr>
        <w:pStyle w:val="AR6BodyText"/>
        <w:rPr>
          <w:lang w:val="en-GB" w:eastAsia="en-US"/>
        </w:rPr>
      </w:pPr>
    </w:p>
    <w:p w14:paraId="597330C1" w14:textId="77777777" w:rsidR="00AA3E14" w:rsidRPr="003862D0" w:rsidRDefault="00AA3E14" w:rsidP="00AA3E14">
      <w:pPr>
        <w:pStyle w:val="AR6BodyText"/>
        <w:rPr>
          <w:lang w:val="en-GB" w:eastAsia="en-US"/>
        </w:rPr>
      </w:pPr>
    </w:p>
    <w:p w14:paraId="33223D72" w14:textId="77777777" w:rsidR="00AA3E14" w:rsidRPr="003862D0" w:rsidRDefault="00AA3E14" w:rsidP="00AA3E14">
      <w:pPr>
        <w:pStyle w:val="AR6Chap4Level34111"/>
        <w:rPr>
          <w:lang w:val="en-GB"/>
        </w:rPr>
      </w:pPr>
      <w:bookmarkStart w:id="3758" w:name="_Toc528252759"/>
      <w:bookmarkStart w:id="3759" w:name="_Ref535349094"/>
      <w:bookmarkStart w:id="3760" w:name="_Ref5496024"/>
      <w:bookmarkStart w:id="3761" w:name="_Toc5778512"/>
      <w:bookmarkStart w:id="3762" w:name="_Toc29748289"/>
      <w:bookmarkStart w:id="3763" w:name="_Toc29748475"/>
      <w:bookmarkStart w:id="3764" w:name="_Toc29749228"/>
      <w:bookmarkStart w:id="3765" w:name="_Toc29751042"/>
      <w:bookmarkStart w:id="3766" w:name="_Toc33523317"/>
      <w:bookmarkStart w:id="3767" w:name="_Toc57156891"/>
      <w:bookmarkStart w:id="3768" w:name="_Toc66467012"/>
      <w:bookmarkStart w:id="3769" w:name="_Toc66467296"/>
      <w:bookmarkStart w:id="3770" w:name="_Toc66574551"/>
      <w:bookmarkStart w:id="3771" w:name="_Toc66574722"/>
      <w:bookmarkStart w:id="3772" w:name="_Toc66646069"/>
      <w:bookmarkStart w:id="3773" w:name="_Toc69752539"/>
      <w:r w:rsidRPr="003862D0">
        <w:rPr>
          <w:lang w:val="en-GB"/>
        </w:rPr>
        <w:t>Precipitation</w:t>
      </w:r>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14:paraId="3B170362" w14:textId="7E0D4B92" w:rsidR="00D655AC" w:rsidRPr="003862D0" w:rsidRDefault="00AA3E14" w:rsidP="00AB0018">
      <w:pPr>
        <w:pStyle w:val="AR6BodyText"/>
        <w:rPr>
          <w:highlight w:val="yellow"/>
          <w:lang w:val="en-GB" w:eastAsia="en-US"/>
        </w:rPr>
      </w:pPr>
      <w:r w:rsidRPr="003862D0">
        <w:rPr>
          <w:noProof/>
          <w:lang w:val="en-GB" w:eastAsia="en-IN"/>
        </w:rPr>
        <w:br/>
      </w:r>
      <w:r w:rsidR="00BD54CC" w:rsidRPr="003862D0">
        <w:rPr>
          <w:lang w:val="en-GB" w:eastAsia="en-US"/>
        </w:rPr>
        <w:t xml:space="preserve">While global mean precipitation increases </w:t>
      </w:r>
      <w:r w:rsidR="00BD54CC" w:rsidRPr="003862D0">
        <w:rPr>
          <w:color w:val="000000"/>
          <w:lang w:val="en-GB"/>
        </w:rPr>
        <w:t>as</w:t>
      </w:r>
      <w:r w:rsidR="00BD54CC" w:rsidRPr="003862D0">
        <w:rPr>
          <w:lang w:val="en-GB" w:eastAsia="en-US"/>
        </w:rPr>
        <w:t xml:space="preserve"> GSAT rises </w:t>
      </w:r>
      <w:r w:rsidR="00BD54CC" w:rsidRPr="003862D0">
        <w:rPr>
          <w:rFonts w:eastAsiaTheme="minorEastAsia"/>
          <w:color w:val="000000"/>
          <w:lang w:val="en-GB" w:eastAsia="es-ES"/>
        </w:rPr>
        <w:t xml:space="preserve">with the </w:t>
      </w:r>
      <w:r w:rsidR="00BD54CC" w:rsidRPr="003862D0">
        <w:rPr>
          <w:rFonts w:eastAsiaTheme="minorEastAsia"/>
          <w:i/>
          <w:iCs/>
          <w:color w:val="000000"/>
          <w:lang w:val="en-GB" w:eastAsia="es-ES"/>
        </w:rPr>
        <w:t>very likely</w:t>
      </w:r>
      <w:r w:rsidR="00BD54CC" w:rsidRPr="003862D0">
        <w:rPr>
          <w:rFonts w:eastAsiaTheme="minorEastAsia"/>
          <w:color w:val="000000"/>
          <w:lang w:val="en-GB" w:eastAsia="es-ES"/>
        </w:rPr>
        <w:t xml:space="preserve"> range of 1–3% per 1°C </w:t>
      </w:r>
      <w:r w:rsidR="00BD54CC" w:rsidRPr="003862D0">
        <w:rPr>
          <w:lang w:val="en-GB" w:eastAsia="en-US"/>
        </w:rPr>
        <w:t>(</w:t>
      </w:r>
      <w:r w:rsidR="00BD54CC" w:rsidRPr="003862D0">
        <w:rPr>
          <w:i/>
          <w:iCs/>
          <w:lang w:val="en-GB" w:eastAsia="en-US"/>
        </w:rPr>
        <w:t>high confidence</w:t>
      </w:r>
      <w:del w:id="3774" w:author="Ian Blenkinsop" w:date="2021-07-27T14:01:00Z">
        <w:r w:rsidR="00BD54CC" w:rsidRPr="003862D0" w:rsidDel="004F7F43">
          <w:rPr>
            <w:lang w:val="en-GB" w:eastAsia="en-US"/>
          </w:rPr>
          <w:delText xml:space="preserve">, </w:delText>
        </w:r>
      </w:del>
      <w:ins w:id="3775" w:author="Ian Blenkinsop" w:date="2021-07-27T14:01:00Z">
        <w:r w:rsidR="004F7F43">
          <w:rPr>
            <w:lang w:val="en-GB" w:eastAsia="en-US"/>
          </w:rPr>
          <w:t>) (</w:t>
        </w:r>
      </w:ins>
      <w:del w:id="3776" w:author="Ian Blenkinsop" w:date="2021-07-27T14:01:00Z">
        <w:r w:rsidR="00BD54CC" w:rsidRPr="003862D0" w:rsidDel="004F7F43">
          <w:rPr>
            <w:lang w:val="en-GB" w:eastAsia="en-US"/>
          </w:rPr>
          <w:delText xml:space="preserve">see </w:delText>
        </w:r>
      </w:del>
      <w:r w:rsidR="00BD54CC" w:rsidRPr="003862D0">
        <w:rPr>
          <w:lang w:val="en-GB" w:eastAsia="en-US"/>
        </w:rPr>
        <w:t xml:space="preserve">Sections 8.2.1 and 8.4.1), </w:t>
      </w:r>
      <w:r w:rsidR="00BD54CC" w:rsidRPr="003862D0">
        <w:rPr>
          <w:lang w:val="en-GB"/>
        </w:rPr>
        <w:t xml:space="preserve">patterns of precipitation change do not scale </w:t>
      </w:r>
      <w:r w:rsidR="003A26CB" w:rsidRPr="003862D0">
        <w:rPr>
          <w:lang w:val="en-GB"/>
        </w:rPr>
        <w:t xml:space="preserve">as </w:t>
      </w:r>
      <w:r w:rsidR="00BD54CC" w:rsidRPr="003862D0">
        <w:rPr>
          <w:lang w:val="en-GB"/>
        </w:rPr>
        <w:t>linearly with GSAT increase. Nevertheless, common features of precipitation change in</w:t>
      </w:r>
      <w:r w:rsidR="003A26CB" w:rsidRPr="003862D0">
        <w:rPr>
          <w:lang w:val="en-GB"/>
        </w:rPr>
        <w:t xml:space="preserve"> the</w:t>
      </w:r>
      <w:r w:rsidR="00BD54CC" w:rsidRPr="003862D0">
        <w:rPr>
          <w:lang w:val="en-GB"/>
        </w:rPr>
        <w:t xml:space="preserve"> multi-model mean across scenarios still exist </w:t>
      </w:r>
      <w:r w:rsidR="003A26CB" w:rsidRPr="003862D0">
        <w:rPr>
          <w:lang w:val="en-GB"/>
        </w:rPr>
        <w:t>for</w:t>
      </w:r>
      <w:r w:rsidR="00BD54CC" w:rsidRPr="003862D0">
        <w:rPr>
          <w:lang w:val="en-GB"/>
        </w:rPr>
        <w:t xml:space="preserve"> different levels of global warming (</w:t>
      </w:r>
      <w:r w:rsidR="00FA6D4F" w:rsidRPr="003862D0">
        <w:rPr>
          <w:lang w:val="en-GB" w:eastAsia="en-US"/>
        </w:rPr>
        <w:t>Figure 4.32</w:t>
      </w:r>
      <w:r w:rsidR="00BD54CC" w:rsidRPr="003862D0">
        <w:rPr>
          <w:lang w:val="en-GB"/>
        </w:rPr>
        <w:t xml:space="preserve">). Precipitation will </w:t>
      </w:r>
      <w:r w:rsidR="003A26CB" w:rsidRPr="003862D0">
        <w:rPr>
          <w:i/>
          <w:iCs/>
          <w:lang w:val="en-GB"/>
        </w:rPr>
        <w:t>very likely</w:t>
      </w:r>
      <w:r w:rsidR="003A26CB" w:rsidRPr="003862D0">
        <w:rPr>
          <w:lang w:val="en-GB"/>
        </w:rPr>
        <w:t xml:space="preserve"> </w:t>
      </w:r>
      <w:r w:rsidR="00BD54CC" w:rsidRPr="003862D0">
        <w:rPr>
          <w:lang w:val="en-GB" w:eastAsia="en-US"/>
        </w:rPr>
        <w:t>increase in the high latitudes</w:t>
      </w:r>
      <w:r w:rsidR="00A33529" w:rsidRPr="003862D0">
        <w:rPr>
          <w:lang w:val="en-GB" w:eastAsia="en-US"/>
        </w:rPr>
        <w:t xml:space="preserve"> and</w:t>
      </w:r>
      <w:r w:rsidR="00BD54CC" w:rsidRPr="003862D0">
        <w:rPr>
          <w:lang w:val="en-GB" w:eastAsia="en-US"/>
        </w:rPr>
        <w:t xml:space="preserve"> over tropical regions</w:t>
      </w:r>
      <w:r w:rsidR="00A33529" w:rsidRPr="003862D0">
        <w:rPr>
          <w:lang w:val="en-GB" w:eastAsia="en-US"/>
        </w:rPr>
        <w:t>, and</w:t>
      </w:r>
      <w:ins w:id="3777" w:author="Sara M Tuson" w:date="2021-07-20T14:11:00Z">
        <w:r w:rsidR="00506123">
          <w:rPr>
            <w:lang w:val="en-GB" w:eastAsia="en-US"/>
          </w:rPr>
          <w:t xml:space="preserve"> will</w:t>
        </w:r>
      </w:ins>
      <w:r w:rsidR="00A33529" w:rsidRPr="003862D0">
        <w:rPr>
          <w:lang w:val="en-GB" w:eastAsia="en-US"/>
        </w:rPr>
        <w:t xml:space="preserve"> </w:t>
      </w:r>
      <w:r w:rsidR="00A33529" w:rsidRPr="003862D0">
        <w:rPr>
          <w:i/>
          <w:iCs/>
          <w:lang w:val="en-GB" w:eastAsia="en-US"/>
        </w:rPr>
        <w:t>likely</w:t>
      </w:r>
      <w:r w:rsidR="00A33529" w:rsidRPr="003862D0">
        <w:rPr>
          <w:lang w:val="en-GB" w:eastAsia="en-US"/>
        </w:rPr>
        <w:t xml:space="preserve"> increase</w:t>
      </w:r>
      <w:r w:rsidR="00BD54CC" w:rsidRPr="003862D0">
        <w:rPr>
          <w:lang w:val="en-GB" w:eastAsia="en-US"/>
        </w:rPr>
        <w:t xml:space="preserve"> in </w:t>
      </w:r>
      <w:r w:rsidR="00BD54CC" w:rsidRPr="003862D0">
        <w:rPr>
          <w:lang w:val="en-GB"/>
        </w:rPr>
        <w:t>large parts of the monsoon region, but</w:t>
      </w:r>
      <w:ins w:id="3778" w:author="Sara M Tuson" w:date="2021-07-20T14:11:00Z">
        <w:r w:rsidR="00506123">
          <w:rPr>
            <w:lang w:val="en-GB"/>
          </w:rPr>
          <w:t xml:space="preserve"> are</w:t>
        </w:r>
      </w:ins>
      <w:r w:rsidR="00BD54CC" w:rsidRPr="003862D0">
        <w:rPr>
          <w:lang w:val="en-GB"/>
        </w:rPr>
        <w:t xml:space="preserve"> </w:t>
      </w:r>
      <w:r w:rsidR="00A33529" w:rsidRPr="003862D0">
        <w:rPr>
          <w:i/>
          <w:iCs/>
          <w:lang w:val="en-GB"/>
        </w:rPr>
        <w:t>likely</w:t>
      </w:r>
      <w:r w:rsidR="00A33529" w:rsidRPr="003862D0">
        <w:rPr>
          <w:lang w:val="en-GB"/>
        </w:rPr>
        <w:t xml:space="preserve"> </w:t>
      </w:r>
      <w:ins w:id="3779" w:author="Sara M Tuson" w:date="2021-07-20T14:11:00Z">
        <w:r w:rsidR="00506123">
          <w:rPr>
            <w:lang w:val="en-GB"/>
          </w:rPr>
          <w:t xml:space="preserve">to </w:t>
        </w:r>
      </w:ins>
      <w:r w:rsidR="00BD54CC" w:rsidRPr="003862D0">
        <w:rPr>
          <w:lang w:val="en-GB"/>
        </w:rPr>
        <w:t xml:space="preserve">decrease over the subtropical regions, including the Mediterranean, southern Africa, parts of Australia and South America at all four levels of global warming. </w:t>
      </w:r>
      <w:r w:rsidR="00D655AC" w:rsidRPr="003862D0">
        <w:rPr>
          <w:lang w:val="en-GB"/>
        </w:rPr>
        <w:t>The increases and decreases in precipitation will amplify at higher levels of global warming (</w:t>
      </w:r>
      <w:r w:rsidR="00D655AC" w:rsidRPr="003862D0">
        <w:rPr>
          <w:i/>
          <w:lang w:val="en-GB"/>
        </w:rPr>
        <w:t>high confidence</w:t>
      </w:r>
      <w:r w:rsidR="00D655AC" w:rsidRPr="003862D0">
        <w:rPr>
          <w:lang w:val="en-GB"/>
        </w:rPr>
        <w:t>) (</w:t>
      </w:r>
      <w:r w:rsidR="00FA6D4F" w:rsidRPr="003862D0">
        <w:rPr>
          <w:lang w:val="en-GB" w:eastAsia="en-US"/>
        </w:rPr>
        <w:t>Figure 4.32</w:t>
      </w:r>
      <w:r w:rsidR="00D655AC" w:rsidRPr="003862D0">
        <w:rPr>
          <w:lang w:val="en-GB"/>
        </w:rPr>
        <w:t xml:space="preserve">). </w:t>
      </w:r>
      <w:r w:rsidR="005C6964" w:rsidRPr="003862D0">
        <w:rPr>
          <w:lang w:val="en-GB"/>
        </w:rPr>
        <w:t>Changes in extreme precipitation events under different levels of global warming are</w:t>
      </w:r>
      <w:r w:rsidR="00D655AC" w:rsidRPr="003862D0">
        <w:rPr>
          <w:lang w:val="en-GB"/>
        </w:rPr>
        <w:t xml:space="preserve"> </w:t>
      </w:r>
      <w:r w:rsidR="00572404" w:rsidRPr="003862D0">
        <w:rPr>
          <w:lang w:val="en-GB"/>
        </w:rPr>
        <w:t>assessed</w:t>
      </w:r>
      <w:r w:rsidR="00D655AC" w:rsidRPr="003862D0">
        <w:rPr>
          <w:lang w:val="en-GB"/>
        </w:rPr>
        <w:t xml:space="preserve"> in Chapter 11.</w:t>
      </w:r>
    </w:p>
    <w:p w14:paraId="524BA7CD" w14:textId="39EC19FD" w:rsidR="00AA3E14" w:rsidRPr="003862D0" w:rsidRDefault="00AA3E14" w:rsidP="00AA3E14">
      <w:pPr>
        <w:pStyle w:val="AR6BodyText"/>
        <w:rPr>
          <w:b/>
          <w:lang w:val="en-GB"/>
        </w:rPr>
      </w:pPr>
    </w:p>
    <w:p w14:paraId="3B713A8A" w14:textId="77777777" w:rsidR="00AA3E14" w:rsidRPr="003862D0" w:rsidRDefault="00AA3E14" w:rsidP="00AA3E14">
      <w:pPr>
        <w:pStyle w:val="AR6BodyText"/>
        <w:rPr>
          <w:b/>
          <w:lang w:val="en-GB"/>
        </w:rPr>
      </w:pPr>
    </w:p>
    <w:p w14:paraId="01DF9C86" w14:textId="4014F49D" w:rsidR="00AA3E14" w:rsidRPr="003862D0" w:rsidRDefault="00AA3E14" w:rsidP="00AA3E14">
      <w:pPr>
        <w:pStyle w:val="AR6BodyText"/>
        <w:rPr>
          <w:b/>
          <w:color w:val="000000"/>
          <w:lang w:val="en-GB"/>
        </w:rPr>
      </w:pPr>
      <w:r w:rsidRPr="003862D0">
        <w:rPr>
          <w:b/>
          <w:color w:val="000000"/>
          <w:lang w:val="en-GB"/>
        </w:rPr>
        <w:t>[START FIGURE 4.</w:t>
      </w:r>
      <w:r w:rsidR="00CF3E99" w:rsidRPr="003862D0">
        <w:rPr>
          <w:b/>
          <w:color w:val="000000"/>
          <w:lang w:val="en-GB"/>
        </w:rPr>
        <w:t xml:space="preserve">32 </w:t>
      </w:r>
      <w:r w:rsidRPr="003862D0">
        <w:rPr>
          <w:b/>
          <w:color w:val="000000"/>
          <w:lang w:val="en-GB"/>
        </w:rPr>
        <w:t>HERE]</w:t>
      </w:r>
    </w:p>
    <w:p w14:paraId="1433835D" w14:textId="6E8C207D" w:rsidR="00AA3E14" w:rsidRPr="003862D0" w:rsidRDefault="00AA3E14" w:rsidP="00E1486F">
      <w:pPr>
        <w:pStyle w:val="AR6BodyText"/>
        <w:rPr>
          <w:lang w:val="en-GB" w:eastAsia="en-US"/>
        </w:rPr>
      </w:pPr>
    </w:p>
    <w:p w14:paraId="174344D4" w14:textId="04566590" w:rsidR="00AA3E14" w:rsidRPr="003862D0" w:rsidRDefault="009B7FED" w:rsidP="00AA3E14">
      <w:pPr>
        <w:pStyle w:val="AR6Chap4Figure"/>
        <w:rPr>
          <w:lang w:val="en-GB" w:eastAsia="en-US"/>
        </w:rPr>
      </w:pPr>
      <w:bookmarkStart w:id="3780" w:name="_Ref65507445"/>
      <w:bookmarkStart w:id="3781" w:name="_Ref29567272"/>
      <w:bookmarkStart w:id="3782" w:name="_Ref5031463"/>
      <w:r w:rsidRPr="003862D0">
        <w:rPr>
          <w:b/>
          <w:bCs/>
          <w:lang w:val="en-GB" w:eastAsia="en-US"/>
        </w:rPr>
        <w:t>Projected spatial patterns of change in annual average precipitation (expressed as a percentage change) at different levels of global warming</w:t>
      </w:r>
      <w:r w:rsidRPr="003862D0">
        <w:rPr>
          <w:lang w:val="en-GB" w:eastAsia="en-US"/>
        </w:rPr>
        <w:t xml:space="preserve">. Displayed are (a–d) spatial patterns of change in annual precipitation at 1.5°C, 2°C, 3°C, and 4°C of global warming </w:t>
      </w:r>
      <w:del w:id="3783" w:author="Sara M Tuson" w:date="2021-07-15T20:55:00Z">
        <w:r w:rsidRPr="003862D0" w:rsidDel="00971BDE">
          <w:rPr>
            <w:lang w:val="en-GB" w:eastAsia="en-US"/>
          </w:rPr>
          <w:delText>reletive</w:delText>
        </w:r>
      </w:del>
      <w:ins w:id="3784" w:author="Sara M Tuson" w:date="2021-07-15T20:55:00Z">
        <w:r w:rsidR="00971BDE" w:rsidRPr="003862D0">
          <w:rPr>
            <w:lang w:val="en-GB" w:eastAsia="en-US"/>
          </w:rPr>
          <w:t>relative</w:t>
        </w:r>
      </w:ins>
      <w:r w:rsidRPr="003862D0">
        <w:rPr>
          <w:lang w:val="en-GB" w:eastAsia="en-US"/>
        </w:rPr>
        <w:t xml:space="preserve"> to the period 1850–1900. </w:t>
      </w:r>
      <w:r w:rsidR="009A7806" w:rsidRPr="003862D0">
        <w:rPr>
          <w:lang w:val="en-GB"/>
        </w:rPr>
        <w:t xml:space="preserve">No map overlay indicates regions where the change is robust and </w:t>
      </w:r>
      <w:r w:rsidR="009A7806" w:rsidRPr="003862D0">
        <w:rPr>
          <w:i/>
          <w:lang w:val="en-GB"/>
        </w:rPr>
        <w:t>likely</w:t>
      </w:r>
      <w:r w:rsidR="009A7806" w:rsidRPr="003862D0">
        <w:rPr>
          <w:lang w:val="en-GB"/>
        </w:rPr>
        <w:t xml:space="preserve"> emerges from internal variability, that is, where at least 66% of the models show a change greater than the internal-variability threshold (see Section 4.2.6) and at least 80% of the models agree on the sign of change</w:t>
      </w:r>
      <w:r w:rsidR="009A7806" w:rsidRPr="003862D0">
        <w:rPr>
          <w:lang w:val="en-GB" w:eastAsia="en-US"/>
        </w:rPr>
        <w:t xml:space="preserve">. </w:t>
      </w:r>
      <w:r w:rsidR="00903D51">
        <w:rPr>
          <w:lang w:val="en-GB" w:eastAsia="en-US"/>
        </w:rPr>
        <w:t>Diagonal lines</w:t>
      </w:r>
      <w:r w:rsidR="009A7806" w:rsidRPr="003862D0">
        <w:rPr>
          <w:lang w:val="en-GB" w:eastAsia="en-US"/>
        </w:rPr>
        <w:t xml:space="preserve"> indicate regions with no change or no robust significant change, where fewer than 66% of the models show change greater than the internal-variability threshold. </w:t>
      </w:r>
      <w:r w:rsidR="00903D51">
        <w:rPr>
          <w:lang w:val="en-GB" w:eastAsia="en-US"/>
        </w:rPr>
        <w:t>Crossed lines</w:t>
      </w:r>
      <w:r w:rsidR="009A7806" w:rsidRPr="003862D0">
        <w:rPr>
          <w:lang w:val="en-GB" w:eastAsia="en-US"/>
        </w:rPr>
        <w:t xml:space="preserve"> indicate areas of conflicting signals where at least 66% of the models show change greater than the internal-variability threshold but fewer than 80% of all </w:t>
      </w:r>
      <w:r w:rsidR="009A7806" w:rsidRPr="003862D0">
        <w:rPr>
          <w:lang w:val="en-GB" w:eastAsia="en-US"/>
        </w:rPr>
        <w:lastRenderedPageBreak/>
        <w:t xml:space="preserve">models agree on the sign of change. </w:t>
      </w:r>
      <w:bookmarkEnd w:id="3780"/>
      <w:r w:rsidR="00BD03C7" w:rsidRPr="003862D0">
        <w:rPr>
          <w:lang w:val="en-GB" w:eastAsia="en-US"/>
        </w:rPr>
        <w:t>Values were assessed from a 20-year period at a given warming level, based on model simulations under the Tier-1 SSPs of CMIP6.</w:t>
      </w:r>
      <w:r w:rsidR="00D7391A">
        <w:rPr>
          <w:lang w:val="en-GB" w:eastAsia="en-US"/>
        </w:rPr>
        <w:t xml:space="preserve"> </w:t>
      </w:r>
      <w:r w:rsidR="00D7391A" w:rsidRPr="004369BC">
        <w:rPr>
          <w:rFonts w:cs="Times New Roman"/>
          <w:szCs w:val="20"/>
        </w:rPr>
        <w:t xml:space="preserve">Further details on data sources and processing are available in the chapter data table (Table </w:t>
      </w:r>
      <w:r w:rsidR="00D7391A">
        <w:rPr>
          <w:rFonts w:cs="Times New Roman"/>
          <w:szCs w:val="20"/>
        </w:rPr>
        <w:t>4.SM.1</w:t>
      </w:r>
      <w:r w:rsidR="00D7391A" w:rsidRPr="004369BC">
        <w:rPr>
          <w:rFonts w:cs="Times New Roman"/>
          <w:szCs w:val="20"/>
        </w:rPr>
        <w:t>).</w:t>
      </w:r>
    </w:p>
    <w:p w14:paraId="5C8AED00" w14:textId="77777777" w:rsidR="009A7806" w:rsidRPr="003862D0" w:rsidRDefault="009A7806" w:rsidP="00AA3E14">
      <w:pPr>
        <w:pStyle w:val="AR6BodyText"/>
        <w:rPr>
          <w:highlight w:val="yellow"/>
          <w:lang w:val="en-GB" w:eastAsia="en-US"/>
        </w:rPr>
      </w:pPr>
    </w:p>
    <w:bookmarkEnd w:id="3781"/>
    <w:bookmarkEnd w:id="3782"/>
    <w:p w14:paraId="3F661510" w14:textId="7EF90DB6" w:rsidR="00AA3E14" w:rsidRPr="00B71BA8" w:rsidRDefault="00AA3E14" w:rsidP="00B71BA8">
      <w:pPr>
        <w:pStyle w:val="AR6BodyText"/>
        <w:rPr>
          <w:b/>
          <w:bCs/>
          <w:color w:val="000000"/>
          <w:lang w:val="en-GB"/>
        </w:rPr>
      </w:pPr>
      <w:r w:rsidRPr="00B71BA8">
        <w:rPr>
          <w:b/>
          <w:bCs/>
          <w:color w:val="000000"/>
          <w:lang w:val="en-GB"/>
        </w:rPr>
        <w:t>[END FIGURE 4.</w:t>
      </w:r>
      <w:r w:rsidR="00CF3E99" w:rsidRPr="00B71BA8">
        <w:rPr>
          <w:b/>
          <w:bCs/>
          <w:color w:val="000000"/>
          <w:lang w:val="en-GB"/>
        </w:rPr>
        <w:t xml:space="preserve">32 </w:t>
      </w:r>
      <w:r w:rsidRPr="00B71BA8">
        <w:rPr>
          <w:b/>
          <w:bCs/>
          <w:color w:val="000000"/>
          <w:lang w:val="en-GB"/>
        </w:rPr>
        <w:t>HERE]</w:t>
      </w:r>
    </w:p>
    <w:p w14:paraId="4A42E380" w14:textId="77777777" w:rsidR="00AA3E14" w:rsidRPr="003862D0" w:rsidRDefault="00AA3E14" w:rsidP="00AA3E14">
      <w:pPr>
        <w:pStyle w:val="AR6BodyText"/>
        <w:rPr>
          <w:lang w:val="en-GB"/>
        </w:rPr>
      </w:pPr>
    </w:p>
    <w:p w14:paraId="659EBC14" w14:textId="77777777" w:rsidR="00AB0018" w:rsidRPr="003862D0" w:rsidRDefault="00AB0018" w:rsidP="00AA3E14">
      <w:pPr>
        <w:pStyle w:val="AR6BodyText"/>
        <w:rPr>
          <w:lang w:val="en-GB"/>
        </w:rPr>
      </w:pPr>
    </w:p>
    <w:p w14:paraId="031E736E" w14:textId="3D5E6739" w:rsidR="00AA3E14" w:rsidRPr="003862D0" w:rsidRDefault="00251F60" w:rsidP="00AB0018">
      <w:pPr>
        <w:pStyle w:val="AR6BodyText"/>
        <w:rPr>
          <w:color w:val="000000" w:themeColor="text1"/>
          <w:lang w:val="en-GB"/>
        </w:rPr>
      </w:pPr>
      <w:ins w:id="3785" w:author="Sara M Tuson" w:date="2021-07-16T15:38:00Z">
        <w:r>
          <w:rPr>
            <w:lang w:val="en-GB"/>
          </w:rPr>
          <w:t xml:space="preserve">The </w:t>
        </w:r>
      </w:ins>
      <w:r w:rsidR="00AA3E14" w:rsidRPr="003862D0">
        <w:rPr>
          <w:lang w:val="en-GB"/>
        </w:rPr>
        <w:t xml:space="preserve">SR1.5 stated </w:t>
      </w:r>
      <w:r w:rsidR="00AA3E14" w:rsidRPr="003862D0">
        <w:rPr>
          <w:i/>
          <w:lang w:val="en-GB"/>
        </w:rPr>
        <w:t>low confidence</w:t>
      </w:r>
      <w:r w:rsidR="00AA3E14" w:rsidRPr="003862D0">
        <w:rPr>
          <w:lang w:val="en-GB"/>
        </w:rPr>
        <w:t xml:space="preserve"> regarding changes in global monsoons at 1.5°C versus 2°C of global warming, as well as differences in monsoon responses at 1.5°C versus 2°C. Generally, statistically significant changes in regional annual average precipitation </w:t>
      </w:r>
      <w:r w:rsidR="000926F1" w:rsidRPr="003862D0">
        <w:rPr>
          <w:lang w:val="en-GB"/>
        </w:rPr>
        <w:t xml:space="preserve">are expected at </w:t>
      </w:r>
      <w:r w:rsidR="00AA3E14" w:rsidRPr="003862D0">
        <w:rPr>
          <w:lang w:val="en-GB"/>
        </w:rPr>
        <w:t>a global mean warming of 2.5</w:t>
      </w:r>
      <w:r w:rsidR="00AA3E14" w:rsidRPr="003862D0">
        <w:rPr>
          <w:lang w:val="en-GB" w:eastAsia="en-US"/>
        </w:rPr>
        <w:t>°C–</w:t>
      </w:r>
      <w:r w:rsidR="00AA3E14" w:rsidRPr="003862D0">
        <w:rPr>
          <w:lang w:val="en-GB"/>
        </w:rPr>
        <w:t xml:space="preserve">3°C </w:t>
      </w:r>
      <w:r w:rsidR="000926F1" w:rsidRPr="003862D0">
        <w:rPr>
          <w:lang w:val="en-GB"/>
        </w:rPr>
        <w:t>or more</w:t>
      </w:r>
      <w:r w:rsidR="00AA3E14" w:rsidRPr="003862D0">
        <w:rPr>
          <w:lang w:val="en-GB"/>
        </w:rPr>
        <w:t xml:space="preserve"> </w:t>
      </w:r>
      <w:r w:rsidR="00AA3E14" w:rsidRPr="003862D0">
        <w:rPr>
          <w:lang w:val="en-GB"/>
        </w:rPr>
        <w:fldChar w:fldCharType="begin" w:fldLock="1"/>
      </w:r>
      <w:r w:rsidR="00615634">
        <w:rPr>
          <w:lang w:val="en-GB"/>
        </w:rPr>
        <w:instrText>ADDIN CSL_CITATION { "citationItems" : [ { "id" : "ITEM-1", "itemData" : { "DOI" : "10.1088/1748-9326/10/7/074001", "author" : [ { "dropping-particle" : "", "family" : "Tebaldi", "given" : "Claudia", "non-dropping-particle" : "", "parse-names" : false, "suffix" : "" }, { "dropping-particle" : "", "family" : "O'Neill", "given" : "Brian", "non-dropping-particle" : "", "parse-names" : false, "suffix" : "" }, { "dropping-particle" : "", "family" : "Lamarque", "given" : "Jean-Fran\u00e7ois", "non-dropping-particle" : "", "parse-names" : false, "suffix" : "" } ], "container-title" : "Environmental Research Letters", "id" : "ITEM-1", "issue" : "7", "issued" : { "date-parts" : [ [ "2015", "7" ] ] }, "page" : "74001", "publisher" : "{IOP} Publishing", "title" : "Sensitivity of regional climate to global temperature and forcing", "translator" : [ { "dropping-particle" : "", "family" : "K3585", "given" : "", "non-dropping-particle" : "", "parse-names" : false, "suffix" : "" } ], "type" : "article-journal", "volume" : "10" }, "uris" : [ "http://www.mendeley.com/documents/?uuid=568412d1-d424-476b-be6f-6532f48f7c2e" ] } ], "mendeley" : { "formattedCitation" : "(Tebaldi et al., 2015)", "plainTextFormattedCitation" : "(Tebaldi et al., 2015)", "previouslyFormattedCitation" : "(Tebaldi et al., 2015)" }, "properties" : { "noteIndex" : 0 }, "schema" : "https://github.com/citation-style-language/schema/raw/master/csl-citation.json" }</w:instrText>
      </w:r>
      <w:r w:rsidR="00AA3E14" w:rsidRPr="003862D0">
        <w:rPr>
          <w:lang w:val="en-GB"/>
        </w:rPr>
        <w:fldChar w:fldCharType="separate"/>
      </w:r>
      <w:r w:rsidR="00016735">
        <w:rPr>
          <w:noProof/>
          <w:lang w:val="en-GB"/>
        </w:rPr>
        <w:t>(Tebaldi et al., 2015)</w:t>
      </w:r>
      <w:r w:rsidR="00AA3E14" w:rsidRPr="003862D0">
        <w:rPr>
          <w:lang w:val="en-GB"/>
        </w:rPr>
        <w:fldChar w:fldCharType="end"/>
      </w:r>
      <w:r w:rsidR="00AA3E14" w:rsidRPr="003862D0">
        <w:rPr>
          <w:lang w:val="en-GB"/>
        </w:rPr>
        <w:t xml:space="preserve">. </w:t>
      </w:r>
      <w:r w:rsidR="000926F1" w:rsidRPr="003862D0">
        <w:rPr>
          <w:lang w:val="en-GB"/>
        </w:rPr>
        <w:t>O</w:t>
      </w:r>
      <w:r w:rsidR="00AA3E14" w:rsidRPr="003862D0">
        <w:rPr>
          <w:lang w:val="en-GB"/>
        </w:rPr>
        <w:t xml:space="preserve">ver the </w:t>
      </w:r>
      <w:ins w:id="3786" w:author="Sara M Tuson" w:date="2021-07-20T14:13:00Z">
        <w:r w:rsidR="00506123">
          <w:rPr>
            <w:lang w:val="en-GB"/>
          </w:rPr>
          <w:t>a</w:t>
        </w:r>
      </w:ins>
      <w:del w:id="3787" w:author="Sara M Tuson" w:date="2021-07-20T14:13:00Z">
        <w:r w:rsidR="00AA3E14" w:rsidRPr="003862D0" w:rsidDel="00506123">
          <w:rPr>
            <w:lang w:val="en-GB"/>
          </w:rPr>
          <w:delText>A</w:delText>
        </w:r>
      </w:del>
      <w:r w:rsidR="00AA3E14" w:rsidRPr="003862D0">
        <w:rPr>
          <w:lang w:val="en-GB"/>
        </w:rPr>
        <w:t>ustral</w:t>
      </w:r>
      <w:r w:rsidR="00B4776C" w:rsidRPr="003862D0">
        <w:rPr>
          <w:lang w:val="en-GB"/>
        </w:rPr>
        <w:t>-</w:t>
      </w:r>
      <w:r w:rsidR="00AA3E14" w:rsidRPr="003862D0">
        <w:rPr>
          <w:lang w:val="en-GB"/>
        </w:rPr>
        <w:t>winter rainfall regions of south-western South America, South Africa and Australia, projected decreases in mean annual rainfall show high agreement across models and a strong climate change signal even under 1.5</w:t>
      </w:r>
      <w:r w:rsidR="00AA3E14" w:rsidRPr="003862D0">
        <w:rPr>
          <w:rFonts w:ascii="Arial" w:hAnsi="Arial" w:cs="Arial"/>
          <w:lang w:val="en-GB"/>
        </w:rPr>
        <w:t>°</w:t>
      </w:r>
      <w:r w:rsidR="00AA3E14" w:rsidRPr="003862D0">
        <w:rPr>
          <w:lang w:val="en-GB"/>
        </w:rPr>
        <w:t>C of global warming, with further amplification of the signal at higher levels of global warming</w:t>
      </w:r>
      <w:ins w:id="3788" w:author="Ian Blenkinsop" w:date="2021-07-27T14:02:00Z">
        <w:r w:rsidR="00145133">
          <w:rPr>
            <w:lang w:val="en-GB"/>
          </w:rPr>
          <w:t xml:space="preserve"> </w:t>
        </w:r>
        <w:r w:rsidR="00145133" w:rsidRPr="003862D0">
          <w:rPr>
            <w:lang w:val="en-GB"/>
          </w:rPr>
          <w:t>(</w:t>
        </w:r>
        <w:r w:rsidR="00145133" w:rsidRPr="003862D0">
          <w:rPr>
            <w:i/>
            <w:lang w:val="en-GB"/>
          </w:rPr>
          <w:t>high confidence</w:t>
        </w:r>
        <w:r w:rsidR="00145133" w:rsidRPr="003862D0">
          <w:rPr>
            <w:lang w:val="en-GB"/>
          </w:rPr>
          <w:t>)</w:t>
        </w:r>
      </w:ins>
      <w:r w:rsidR="00AA3E14" w:rsidRPr="003862D0">
        <w:rPr>
          <w:lang w:val="en-GB"/>
        </w:rPr>
        <w:t xml:space="preserve"> </w:t>
      </w:r>
      <w:r w:rsidR="00AA3E14" w:rsidRPr="003862D0">
        <w:rPr>
          <w:lang w:val="en-GB"/>
        </w:rPr>
        <w:fldChar w:fldCharType="begin" w:fldLock="1"/>
      </w:r>
      <w:r w:rsidR="00615634">
        <w:rPr>
          <w:lang w:val="en-GB"/>
        </w:rPr>
        <w:instrText>ADDIN CSL_CITATION { "citationItems" : [ { "id" : "ITEM-1", "itemData" : { "DOI" : "10.1007/s00382-020-05234-1", "ISBN" : "0123456789", "ISSN" : "14320894", "abstract" : "As evidence of climate change strengthens, knowledge of its regional implications becomes an urgent need for decision making. Current understanding of regional precipitation changes is substantially limited by our understanding of the atmospheric circulation response to climate change, which to a high degree remains uncertain. This uncertainty is reflected in the wide spread in atmospheric circulation changes projected in multimodel ensembles, which cannot be directly interpreted in a probabilistic sense. The uncertainty can instead be represented by studying a discrete set of physically plausible storylines of atmospheric circulation changes. By mining CMIP5 model output, here we take this broader perspective and develop storylines for Southern Hemisphere (SH) midlatitude circulation changes, conditioned on the degree of global-mean warming, based on the climate responses of two remote drivers: the enhanced warming of the tropical upper troposphere and the strengthening of the stratospheric polar vortex. For the three continental domains in the SH, we analyse the precipitation changes under each storyline. To allow comparison with previous studies, we also link both circulation and precipitation changes with those of the Southern Annular Mode. Our results show that the response to tropical warming leads to a strengthening of the midlatitude westerly winds, whilst the response to a delayed breakdown (for DJF) or strengthening (for JJA) of the stratospheric vortex leads to a poleward shift of the westerly winds and the storm tracks. However, the circulation response is not zonally symmetric and the regional precipitation storylines for South America, South Africa, South of Australia and New Zealand exhibit quite specific dependencies on the two remote drivers, which are not well represented by changes in the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 ] }, "page" : "4399-4421", "publisher" : "Springer Berlin Heidelberg", "title" : "Storyline description of Southern Hemisphere midlatitude circulation and precipitation response to greenhouse gas forcing", "translator" : [ { "dropping-particle" : "", "family" : "K4814", "given" : "", "non-dropping-particle" : "", "parse-names" : false, "suffix" : "" } ], "type" : "article-journal", "volume" : "54" }, "uris" : [ "http://www.mendeley.com/documents/?uuid=58adac43-e0f7-4ba6-9111-621d77433c42" ] } ], "mendeley" : { "formattedCitation" : "(Mindlin et al., 2020)", "plainTextFormattedCitation" : "(Mindlin et al., 2020)", "previouslyFormattedCitation" : "(Mindlin et al., 2020)" }, "properties" : { "noteIndex" : 0 }, "schema" : "https://github.com/citation-style-language/schema/raw/master/csl-citation.json" }</w:instrText>
      </w:r>
      <w:r w:rsidR="00AA3E14" w:rsidRPr="003862D0">
        <w:rPr>
          <w:lang w:val="en-GB"/>
        </w:rPr>
        <w:fldChar w:fldCharType="separate"/>
      </w:r>
      <w:r w:rsidR="00016735">
        <w:rPr>
          <w:noProof/>
          <w:lang w:val="en-GB"/>
        </w:rPr>
        <w:t>(Mindlin et al., 2020)</w:t>
      </w:r>
      <w:r w:rsidR="00AA3E14" w:rsidRPr="003862D0">
        <w:rPr>
          <w:lang w:val="en-GB"/>
        </w:rPr>
        <w:fldChar w:fldCharType="end"/>
      </w:r>
      <w:del w:id="3789" w:author="Ian Blenkinsop" w:date="2021-07-27T14:02:00Z">
        <w:r w:rsidR="00AA3E14" w:rsidRPr="003862D0" w:rsidDel="00145133">
          <w:rPr>
            <w:lang w:val="en-GB"/>
          </w:rPr>
          <w:delText xml:space="preserve"> (</w:delText>
        </w:r>
        <w:r w:rsidR="00AA3E14" w:rsidRPr="003862D0" w:rsidDel="00145133">
          <w:rPr>
            <w:i/>
            <w:lang w:val="en-GB"/>
          </w:rPr>
          <w:delText>high confidence</w:delText>
        </w:r>
        <w:r w:rsidR="00AA3E14" w:rsidRPr="003862D0" w:rsidDel="00145133">
          <w:rPr>
            <w:lang w:val="en-GB"/>
          </w:rPr>
          <w:delText>)</w:delText>
        </w:r>
      </w:del>
      <w:r w:rsidR="00AA3E14" w:rsidRPr="003862D0">
        <w:rPr>
          <w:lang w:val="en-GB"/>
        </w:rPr>
        <w:t>. This is a signal evident in observed rainfall trends over these regions (</w:t>
      </w:r>
      <w:del w:id="3790" w:author="Ian Blenkinsop" w:date="2021-07-27T14:02:00Z">
        <w:r w:rsidR="00AA3E14" w:rsidRPr="003862D0" w:rsidDel="00145133">
          <w:rPr>
            <w:lang w:val="en-GB"/>
          </w:rPr>
          <w:delText xml:space="preserve">see Chapter </w:delText>
        </w:r>
        <w:r w:rsidR="00FC7B0C" w:rsidDel="00145133">
          <w:rPr>
            <w:lang w:val="en-GB"/>
          </w:rPr>
          <w:delText xml:space="preserve">2, </w:delText>
        </w:r>
      </w:del>
      <w:r w:rsidR="00FC7B0C">
        <w:rPr>
          <w:lang w:val="en-GB"/>
        </w:rPr>
        <w:t>Section</w:t>
      </w:r>
      <w:ins w:id="3791" w:author="Ian Blenkinsop" w:date="2021-07-27T14:02:00Z">
        <w:r w:rsidR="00145133">
          <w:rPr>
            <w:lang w:val="en-GB"/>
          </w:rPr>
          <w:t>s</w:t>
        </w:r>
      </w:ins>
      <w:r w:rsidR="00FC7B0C">
        <w:rPr>
          <w:lang w:val="en-GB"/>
        </w:rPr>
        <w:t xml:space="preserve"> 2.3.1.3</w:t>
      </w:r>
      <w:del w:id="3792" w:author="Ian Blenkinsop" w:date="2021-07-27T14:02:00Z">
        <w:r w:rsidR="00FC7B0C" w:rsidDel="00145133">
          <w:rPr>
            <w:lang w:val="en-GB"/>
          </w:rPr>
          <w:delText>,</w:delText>
        </w:r>
      </w:del>
      <w:r w:rsidR="00FC7B0C">
        <w:rPr>
          <w:lang w:val="en-GB"/>
        </w:rPr>
        <w:t xml:space="preserve"> and </w:t>
      </w:r>
      <w:del w:id="3793" w:author="Ian Blenkinsop" w:date="2021-07-27T14:02:00Z">
        <w:r w:rsidR="00FC7B0C" w:rsidDel="00145133">
          <w:rPr>
            <w:lang w:val="en-GB"/>
          </w:rPr>
          <w:delText xml:space="preserve">Chapter 8, Section </w:delText>
        </w:r>
      </w:del>
      <w:r w:rsidR="00FC7B0C">
        <w:rPr>
          <w:lang w:val="en-GB"/>
        </w:rPr>
        <w:t xml:space="preserve">8.3.1.6 </w:t>
      </w:r>
      <w:r w:rsidR="00AA3E14" w:rsidRPr="003862D0">
        <w:rPr>
          <w:lang w:val="en-GB"/>
        </w:rPr>
        <w:t>). Also</w:t>
      </w:r>
      <w:r w:rsidR="00800A33" w:rsidRPr="003862D0">
        <w:rPr>
          <w:lang w:val="en-GB"/>
        </w:rPr>
        <w:t>,</w:t>
      </w:r>
      <w:r w:rsidR="00AA3E14" w:rsidRPr="003862D0">
        <w:rPr>
          <w:lang w:val="en-GB"/>
        </w:rPr>
        <w:t xml:space="preserve"> over the Asian monsoon regions, increases in rainfall will occur at </w:t>
      </w:r>
      <w:r w:rsidR="00D323E5" w:rsidRPr="003862D0">
        <w:rPr>
          <w:lang w:val="en-GB"/>
        </w:rPr>
        <w:t>1.5°C</w:t>
      </w:r>
      <w:r w:rsidR="00AA3E14" w:rsidRPr="003862D0">
        <w:rPr>
          <w:lang w:val="en-GB"/>
        </w:rPr>
        <w:t xml:space="preserve"> and </w:t>
      </w:r>
      <w:r w:rsidR="00D323E5" w:rsidRPr="003862D0">
        <w:rPr>
          <w:lang w:val="en-GB"/>
        </w:rPr>
        <w:t>2°C</w:t>
      </w:r>
      <w:r w:rsidR="00AA3E14" w:rsidRPr="003862D0">
        <w:rPr>
          <w:lang w:val="en-GB"/>
        </w:rPr>
        <w:t xml:space="preserve"> of global warming</w:t>
      </w:r>
      <w:r w:rsidR="00313E87" w:rsidRPr="003862D0">
        <w:rPr>
          <w:lang w:val="en-GB"/>
        </w:rPr>
        <w:t xml:space="preserve"> </w:t>
      </w:r>
      <w:r w:rsidR="00313E87" w:rsidRPr="003862D0">
        <w:rPr>
          <w:lang w:val="en-GB"/>
        </w:rPr>
        <w:fldChar w:fldCharType="begin" w:fldLock="1"/>
      </w:r>
      <w:r w:rsidR="00615634">
        <w:rPr>
          <w:lang w:val="en-GB"/>
        </w:rPr>
        <w:instrText>ADDIN CSL_CITATION { "citationItems" : [ { "id" : "ITEM-1", "itemData" : { "DOI" : "10.1002/2017EF000734", "abstract" : "Abstract In light of the Paris Agreement, it is essential to identify regional impacts of half a degree additional global warming to inform climate adaptation and mitigation strategies. We investigate the effects of 1.5\u00b0C and 2.0\u00b0C global warming above preindustrial conditions, relative to present day (2006\u20132015), over the Asian-Australian monsoon region (AAMR) using five models from the Half a degree Additional warming, Prognosis and Projected Impacts (HAPPI) project. There is considerable intermodel variability in projected changes to mean climate and extreme events in 2.0\u00b0C and 1.5\u00b0C scenarios. There is high confidence in projected increases to mean and extreme surface temperatures over AAMR, as well as more-frequent persistent daily temperature extremes over East Asia, Australia, and northern India with an additional 0.5\u00b0C warming, which are likely to occur. Mean and extreme monsoon precipitation amplify over AAMR, except over Australia at 1.5\u00b0C where there is uncertainty in the sign of the change. Persistent daily extreme precipitation events are likely to become more frequent over parts of East Asia and India with an additional 0.5\u00b0C warming. There is lower confidence in projections of precipitation change than in projections of surface temperature change. These results highlight the benefits of limiting the global-mean temperature change to 1.5\u00b0C above preindustrial, as the severity of the above effects increases with an extra 0.5\u00b0C warming.", "author" : [ { "dropping-particle" : "", "family" : "Chevuturi", "given" : "Amulya", "non-dropping-particle" : "", "parse-names" : false, "suffix" : "" }, { "dropping-particle" : "", "family" : "Klingaman", "given" : "Nicholas P", "non-dropping-particle" : "", "parse-names" : false, "suffix" : "" }, { "dropping-particle" : "", "family" : "Turner", "given" : "Andrew G", "non-dropping-particle" : "", "parse-names" : false, "suffix" : "" }, { "dropping-particle" : "", "family" : "Hannah", "given" : "Shaun", "non-dropping-particle" : "", "parse-names" : false, "suffix" : "" } ], "container-title" : "Earth's Future", "id" : "ITEM-1", "issue" : "3", "issued" : { "date-parts" : [ [ "2018" ] ] }, "page" : "339-358", "title" : "Projected Changes in the Asian-Australian Monsoon Region in 1.5\u00b0C and 2.0\u00b0C Global-Warming Scenarios", "translator" : [ { "dropping-particle" : "", "family" : "K5074", "given" : "", "non-dropping-particle" : "", "parse-names" : false, "suffix" : "" } ], "type" : "article-journal", "volume" : "6" }, "uris" : [ "http://www.mendeley.com/documents/?uuid=65eab8d2-1e37-408b-b110-103f478af976" ] } ], "mendeley" : { "formattedCitation" : "(Chevuturi et al., 2018)", "plainTextFormattedCitation" : "(Chevuturi et al., 2018)", "previouslyFormattedCitation" : "(Chevuturi et al., 2018)" }, "properties" : { "noteIndex" : 0 }, "schema" : "https://github.com/citation-style-language/schema/raw/master/csl-citation.json" }</w:instrText>
      </w:r>
      <w:r w:rsidR="00313E87" w:rsidRPr="003862D0">
        <w:rPr>
          <w:lang w:val="en-GB"/>
        </w:rPr>
        <w:fldChar w:fldCharType="separate"/>
      </w:r>
      <w:r w:rsidR="00016735">
        <w:rPr>
          <w:noProof/>
          <w:lang w:val="en-GB"/>
        </w:rPr>
        <w:t>(Chevuturi et al., 2018)</w:t>
      </w:r>
      <w:r w:rsidR="00313E87" w:rsidRPr="003862D0">
        <w:rPr>
          <w:lang w:val="en-GB"/>
        </w:rPr>
        <w:fldChar w:fldCharType="end"/>
      </w:r>
      <w:r w:rsidR="00AA3E14" w:rsidRPr="003862D0">
        <w:rPr>
          <w:lang w:val="en-GB"/>
        </w:rPr>
        <w:t>.</w:t>
      </w:r>
      <w:r w:rsidR="00E75600" w:rsidRPr="003862D0">
        <w:rPr>
          <w:lang w:val="en-GB"/>
        </w:rPr>
        <w:t xml:space="preserve"> </w:t>
      </w:r>
      <w:r w:rsidR="00E75600" w:rsidRPr="003862D0">
        <w:rPr>
          <w:color w:val="000000" w:themeColor="text1"/>
          <w:lang w:val="en-GB"/>
        </w:rPr>
        <w:t xml:space="preserve">At warming levels of 1.5°C and 2°C, the changes in global monsoons are strongly dependent on the </w:t>
      </w:r>
      <w:r w:rsidR="00A27ECB" w:rsidRPr="003862D0">
        <w:rPr>
          <w:color w:val="000000" w:themeColor="text1"/>
          <w:lang w:val="en-GB"/>
        </w:rPr>
        <w:t>modelling</w:t>
      </w:r>
      <w:r w:rsidR="00E75600" w:rsidRPr="003862D0">
        <w:rPr>
          <w:color w:val="000000" w:themeColor="text1"/>
          <w:lang w:val="en-GB"/>
        </w:rPr>
        <w:t xml:space="preserve"> strategies used, such as fully coupled transient, fully coupled quasi-equilibrium, and atmosphere-only quasi-equilibrium simulations. In particular, the differences of regional monsoon changes among model setups are dominated by </w:t>
      </w:r>
      <w:r w:rsidR="00B4776C" w:rsidRPr="003862D0">
        <w:rPr>
          <w:color w:val="000000" w:themeColor="text1"/>
          <w:lang w:val="en-GB"/>
        </w:rPr>
        <w:t xml:space="preserve">strategy </w:t>
      </w:r>
      <w:del w:id="3794" w:author="Sara M Tuson" w:date="2021-07-15T20:55:00Z">
        <w:r w:rsidR="00B4776C" w:rsidRPr="003862D0" w:rsidDel="00971BDE">
          <w:rPr>
            <w:color w:val="000000" w:themeColor="text1"/>
            <w:lang w:val="en-GB"/>
          </w:rPr>
          <w:delText>choics</w:delText>
        </w:r>
      </w:del>
      <w:ins w:id="3795" w:author="Sara M Tuson" w:date="2021-07-15T20:55:00Z">
        <w:r w:rsidR="00971BDE" w:rsidRPr="003862D0">
          <w:rPr>
            <w:color w:val="000000" w:themeColor="text1"/>
            <w:lang w:val="en-GB"/>
          </w:rPr>
          <w:t>choices</w:t>
        </w:r>
      </w:ins>
      <w:r w:rsidR="00B4776C" w:rsidRPr="003862D0">
        <w:rPr>
          <w:color w:val="000000" w:themeColor="text1"/>
          <w:lang w:val="en-GB"/>
        </w:rPr>
        <w:t xml:space="preserve"> such as </w:t>
      </w:r>
      <w:r w:rsidR="00E75600" w:rsidRPr="003862D0">
        <w:rPr>
          <w:color w:val="000000" w:themeColor="text1"/>
          <w:lang w:val="en-GB"/>
        </w:rPr>
        <w:t>transient v</w:t>
      </w:r>
      <w:r w:rsidR="00B4776C" w:rsidRPr="003862D0">
        <w:rPr>
          <w:color w:val="000000" w:themeColor="text1"/>
          <w:lang w:val="en-GB"/>
        </w:rPr>
        <w:t>ersus</w:t>
      </w:r>
      <w:r w:rsidR="00E75600" w:rsidRPr="003862D0">
        <w:rPr>
          <w:color w:val="000000" w:themeColor="text1"/>
          <w:lang w:val="en-GB"/>
        </w:rPr>
        <w:t xml:space="preserve"> quasi-equilibrium </w:t>
      </w:r>
      <w:r w:rsidR="00B4776C" w:rsidRPr="003862D0">
        <w:rPr>
          <w:color w:val="000000" w:themeColor="text1"/>
          <w:lang w:val="en-GB"/>
        </w:rPr>
        <w:t>set-up</w:t>
      </w:r>
      <w:r w:rsidR="00E75600" w:rsidRPr="003862D0">
        <w:rPr>
          <w:color w:val="000000" w:themeColor="text1"/>
          <w:lang w:val="en-GB"/>
        </w:rPr>
        <w:t>, prescri</w:t>
      </w:r>
      <w:r w:rsidR="00B4776C" w:rsidRPr="003862D0">
        <w:rPr>
          <w:color w:val="000000" w:themeColor="text1"/>
          <w:lang w:val="en-GB"/>
        </w:rPr>
        <w:t>ption of SST</w:t>
      </w:r>
      <w:r w:rsidR="00E75600" w:rsidRPr="003862D0">
        <w:rPr>
          <w:color w:val="000000" w:themeColor="text1"/>
          <w:lang w:val="en-GB"/>
        </w:rPr>
        <w:t xml:space="preserve">, and </w:t>
      </w:r>
      <w:r w:rsidR="00B4776C" w:rsidRPr="003862D0">
        <w:rPr>
          <w:color w:val="000000" w:themeColor="text1"/>
          <w:lang w:val="en-GB"/>
        </w:rPr>
        <w:t xml:space="preserve">treatment of </w:t>
      </w:r>
      <w:r w:rsidR="00E75600" w:rsidRPr="003862D0">
        <w:rPr>
          <w:color w:val="000000" w:themeColor="text1"/>
          <w:lang w:val="en-GB"/>
        </w:rPr>
        <w:t xml:space="preserve">aerosols </w:t>
      </w:r>
      <w:r w:rsidR="00E75600" w:rsidRPr="003862D0">
        <w:rPr>
          <w:color w:val="000000" w:themeColor="text1"/>
          <w:lang w:val="en-GB"/>
        </w:rPr>
        <w:fldChar w:fldCharType="begin" w:fldLock="1"/>
      </w:r>
      <w:r w:rsidR="003B032B">
        <w:rPr>
          <w:color w:val="000000" w:themeColor="text1"/>
          <w:lang w:val="en-GB"/>
        </w:rPr>
        <w:instrText>ADDIN CSL_CITATION { "citationItems" : [ { "id" : "ITEM-1", "itemData" : { "DOI" : "10.1029/2020EF001640", "ISSN" : "2328-4277", "abstract" : "The differential climatic impact between the 1.5 versus 2\u00b0C warmer worlds is a global concern on the post-Paris science agenda. The recently released Intergovernmental Panel on Climate Change (IPCC) special report \u201cGlobal Warming of 1.5\u00baC\u201d (hereafter SR15) concludes robustly avoided impacts from climate extremes from the 0.5\u00b0C less warming globally, based on multiple lines of evidence. However, the methodological uncertainties, including those arising from modeling strategy (i.e., different pathways to achieve the temperature targets), remain a knowledge gap. Here, by comparing simulations with the common Community Atmosphere Model (CAM5) using different modeling strategies (i.e., fully coupled transient, fully coupled quasi-equilibrium, and atmosphere-only quasi-equilibrium simulations), we explored the uncertainty from modeling strategy in the reduced impacts of climate extremes from the half-degree less warming. While the globally aggregated reduced impacts are reasonably consistent among modeling strategies, substantial quantitative uncertainties of reduced impact exist at regional scales. For temperature extremes, the largest methodological uncertainty exists in northern high-latitudes, especially in Europe and North America, with spread exceeding 0.8\u00b0C. For precipitation extremes, large uncertainties (even opposite signs) are expected scatteredly over the globe, particularly in the populous South Asia for wet extremes, and in South-East Asia, West North America and the Amazon for dry extremes, with spread of ~5%. The different regional responses among modeling strategies result from multiple physical processes, dominated by the transient versus quasi\u0002equilibrium responses, prescribed sea surface temperatures and aerosol forcing. The comparisons improve the understanding of methodological uncertainties in the projected impacts in light of model setups.", "author" : [ { "dropping-particle" : "", "family" : "Zhang", "given" : "Wenxia", "non-dropping-particle" : "", "parse-names" : false, "suffix" : "" }, { "dropping-particle" : "", "family" : "Zhou", "given" : "Tianjun", "non-dropping-particle" : "", "parse-names" : false, "suffix" : "" } ], "container-title" : "Earth's Future", "id" : "ITEM-1", "issue" : "4", "issued" : { "date-parts" : [ [ "2021", "4", "2" ] ] }, "page" : "e2020EF001640", "title" : "The Effect of Modeling Strategies on Assessments of Differential Warming Impacts of 0.5\u00b0C", "translator" : [ { "dropping-particle" : "", "family" : "K2671", "given" : "", "non-dropping-particle" : "", "parse-names" : false, "suffix" : "" } ], "type" : "article-journal", "volume" : "9" }, "uris" : [ "http://www.mendeley.com/documents/?uuid=2e7ba9d5-251a-3c04-bd59-2c6b92ad1745" ] } ], "mendeley" : { "formattedCitation" : "(Zhang and Zhou, 2021)", "plainTextFormattedCitation" : "(Zhang and Zhou, 2021)", "previouslyFormattedCitation" : "(Zhang and Zhou, 2021)" }, "properties" : { "noteIndex" : 0 }, "schema" : "https://github.com/citation-style-language/schema/raw/master/csl-citation.json" }</w:instrText>
      </w:r>
      <w:r w:rsidR="00E75600" w:rsidRPr="003862D0">
        <w:rPr>
          <w:color w:val="000000" w:themeColor="text1"/>
          <w:lang w:val="en-GB"/>
        </w:rPr>
        <w:fldChar w:fldCharType="separate"/>
      </w:r>
      <w:r w:rsidR="00016735">
        <w:rPr>
          <w:noProof/>
          <w:color w:val="000000" w:themeColor="text1"/>
          <w:lang w:val="en-GB"/>
        </w:rPr>
        <w:t>(Zhang and Zhou, 2021)</w:t>
      </w:r>
      <w:r w:rsidR="00E75600" w:rsidRPr="003862D0">
        <w:rPr>
          <w:color w:val="000000" w:themeColor="text1"/>
          <w:lang w:val="en-GB"/>
        </w:rPr>
        <w:fldChar w:fldCharType="end"/>
      </w:r>
      <w:r w:rsidR="00E75600" w:rsidRPr="003862D0">
        <w:rPr>
          <w:color w:val="000000" w:themeColor="text1"/>
          <w:lang w:val="en-GB"/>
        </w:rPr>
        <w:t>.</w:t>
      </w:r>
    </w:p>
    <w:p w14:paraId="423EF2D7" w14:textId="77777777" w:rsidR="00AA3E14" w:rsidRPr="003862D0" w:rsidRDefault="00AA3E14" w:rsidP="00AA3E14">
      <w:pPr>
        <w:pStyle w:val="AR6BodyText"/>
        <w:rPr>
          <w:b/>
          <w:lang w:val="en-GB"/>
        </w:rPr>
      </w:pPr>
    </w:p>
    <w:p w14:paraId="03F6FE93" w14:textId="77777777" w:rsidR="00AA3E14" w:rsidRPr="003862D0" w:rsidRDefault="00AA3E14" w:rsidP="00AA3E14">
      <w:pPr>
        <w:pStyle w:val="AR6BodyText"/>
        <w:rPr>
          <w:b/>
          <w:lang w:val="en-GB"/>
        </w:rPr>
      </w:pPr>
    </w:p>
    <w:p w14:paraId="3590F710" w14:textId="781D605C" w:rsidR="00AA3E14" w:rsidRPr="00B71BA8" w:rsidRDefault="00AA3E14" w:rsidP="00B71BA8">
      <w:pPr>
        <w:pStyle w:val="AR6BodyText"/>
        <w:rPr>
          <w:b/>
          <w:bCs/>
          <w:color w:val="000000"/>
          <w:lang w:val="en-GB"/>
        </w:rPr>
      </w:pPr>
      <w:r w:rsidRPr="00B71BA8">
        <w:rPr>
          <w:b/>
          <w:bCs/>
          <w:color w:val="000000"/>
          <w:lang w:val="en-GB"/>
        </w:rPr>
        <w:t>[START FIGURE 4.</w:t>
      </w:r>
      <w:r w:rsidR="00D755F2" w:rsidRPr="00B71BA8">
        <w:rPr>
          <w:b/>
          <w:bCs/>
          <w:color w:val="000000"/>
          <w:lang w:val="en-GB"/>
        </w:rPr>
        <w:t>3</w:t>
      </w:r>
      <w:r w:rsidR="00A814DA" w:rsidRPr="00B71BA8">
        <w:rPr>
          <w:b/>
          <w:bCs/>
          <w:color w:val="000000"/>
          <w:lang w:val="en-GB"/>
        </w:rPr>
        <w:t>3</w:t>
      </w:r>
      <w:r w:rsidR="00D755F2" w:rsidRPr="00B71BA8">
        <w:rPr>
          <w:b/>
          <w:bCs/>
          <w:color w:val="000000"/>
          <w:lang w:val="en-GB"/>
        </w:rPr>
        <w:t xml:space="preserve"> </w:t>
      </w:r>
      <w:r w:rsidRPr="00B71BA8">
        <w:rPr>
          <w:b/>
          <w:bCs/>
          <w:color w:val="000000"/>
          <w:lang w:val="en-GB"/>
        </w:rPr>
        <w:t>HERE]</w:t>
      </w:r>
    </w:p>
    <w:p w14:paraId="112B2ADC" w14:textId="36C670A5" w:rsidR="00AA3E14" w:rsidRPr="003862D0" w:rsidRDefault="00AA3E14" w:rsidP="00E1486F">
      <w:pPr>
        <w:pStyle w:val="AR6BodyText"/>
        <w:rPr>
          <w:lang w:val="en-GB" w:eastAsia="en-US"/>
        </w:rPr>
      </w:pPr>
    </w:p>
    <w:p w14:paraId="4017FD6F" w14:textId="2281D45A" w:rsidR="00AA3E14" w:rsidRPr="003862D0" w:rsidRDefault="00045207" w:rsidP="00AA3E14">
      <w:pPr>
        <w:pStyle w:val="AR6Chap4Figure"/>
        <w:rPr>
          <w:lang w:val="en-GB" w:eastAsia="en-US"/>
        </w:rPr>
      </w:pPr>
      <w:bookmarkStart w:id="3796" w:name="_Ref29567856"/>
      <w:bookmarkStart w:id="3797" w:name="_Ref56862083"/>
      <w:r w:rsidRPr="003862D0">
        <w:rPr>
          <w:b/>
          <w:bCs/>
          <w:lang w:val="en-GB" w:eastAsia="en-US"/>
        </w:rPr>
        <w:t>Area</w:t>
      </w:r>
      <w:r w:rsidR="004222F0" w:rsidRPr="003862D0">
        <w:rPr>
          <w:b/>
          <w:bCs/>
          <w:lang w:val="en-GB" w:eastAsia="en-US"/>
        </w:rPr>
        <w:t xml:space="preserve"> fraction of significant precipitation change at 1.5°C, 2°C, 3°C, and 4°C of global warming</w:t>
      </w:r>
      <w:r w:rsidR="004222F0" w:rsidRPr="003862D0">
        <w:rPr>
          <w:lang w:val="en-GB" w:eastAsia="en-US"/>
        </w:rPr>
        <w:t>.</w:t>
      </w:r>
      <w:r w:rsidR="0004503C" w:rsidRPr="003862D0">
        <w:rPr>
          <w:lang w:val="en-GB" w:eastAsia="en-US"/>
        </w:rPr>
        <w:t xml:space="preserve"> </w:t>
      </w:r>
      <w:r w:rsidR="00334694" w:rsidRPr="003862D0">
        <w:rPr>
          <w:lang w:val="en-GB" w:eastAsia="en-US"/>
        </w:rPr>
        <w:t>Range of l</w:t>
      </w:r>
      <w:r w:rsidR="00AA3E14" w:rsidRPr="003862D0">
        <w:rPr>
          <w:lang w:val="en-GB" w:eastAsia="en-US"/>
        </w:rPr>
        <w:t xml:space="preserve">and fraction (top) and global area fraction (bottom) with significant precipitation increase (left-hand side) and decrease (right-hand side) in the projected annual precipitation change (%) </w:t>
      </w:r>
      <w:r w:rsidR="003A24E6" w:rsidRPr="003862D0">
        <w:rPr>
          <w:lang w:val="en-GB" w:eastAsia="en-US"/>
        </w:rPr>
        <w:t>at levels of</w:t>
      </w:r>
      <w:r w:rsidR="00AA3E14" w:rsidRPr="003862D0">
        <w:rPr>
          <w:lang w:val="en-GB" w:eastAsia="en-US"/>
        </w:rPr>
        <w:t xml:space="preserve"> global warming compared to the period 1850–1900. Values were assessed from a 20-year period at a given warming level from SSP1-2.6, SSP3-7.0 and SSP5-8.5 in CMIP6.</w:t>
      </w:r>
      <w:bookmarkEnd w:id="3796"/>
      <w:r w:rsidR="00AA3E14" w:rsidRPr="003862D0">
        <w:rPr>
          <w:lang w:val="en-GB" w:eastAsia="en-US"/>
        </w:rPr>
        <w:t xml:space="preserve"> The solid line illustrates the CMIP6-multi model mean and the shaded band is the </w:t>
      </w:r>
      <w:r w:rsidR="00263D75" w:rsidRPr="003862D0">
        <w:rPr>
          <w:lang w:val="en-GB" w:eastAsia="en-US"/>
        </w:rPr>
        <w:t>5–95</w:t>
      </w:r>
      <w:r w:rsidR="00AA3E14" w:rsidRPr="003862D0">
        <w:rPr>
          <w:lang w:val="en-GB" w:eastAsia="en-US"/>
        </w:rPr>
        <w:t>% range across models that reach a given level of warming.</w:t>
      </w:r>
      <w:bookmarkEnd w:id="3797"/>
      <w:r w:rsidR="00AA3E14" w:rsidRPr="003862D0">
        <w:rPr>
          <w:lang w:val="en-GB" w:eastAsia="en-US"/>
        </w:rPr>
        <w:t xml:space="preserve"> </w:t>
      </w:r>
      <w:r w:rsidR="00D7391A" w:rsidRPr="004369BC">
        <w:rPr>
          <w:rFonts w:cs="Times New Roman"/>
          <w:szCs w:val="20"/>
        </w:rPr>
        <w:t xml:space="preserve">Further details on data sources and processing are available in the chapter data table (Table </w:t>
      </w:r>
      <w:r w:rsidR="00D7391A">
        <w:rPr>
          <w:rFonts w:cs="Times New Roman"/>
          <w:szCs w:val="20"/>
        </w:rPr>
        <w:t>4.SM.1</w:t>
      </w:r>
      <w:r w:rsidR="00D7391A" w:rsidRPr="004369BC">
        <w:rPr>
          <w:rFonts w:cs="Times New Roman"/>
          <w:szCs w:val="20"/>
        </w:rPr>
        <w:t>).</w:t>
      </w:r>
    </w:p>
    <w:p w14:paraId="7362580C" w14:textId="77777777" w:rsidR="00AA3E14" w:rsidRPr="003862D0" w:rsidRDefault="00AA3E14" w:rsidP="00AA3E14">
      <w:pPr>
        <w:pStyle w:val="AR6BodyText"/>
        <w:jc w:val="both"/>
        <w:rPr>
          <w:lang w:val="en-GB"/>
        </w:rPr>
      </w:pPr>
    </w:p>
    <w:p w14:paraId="1ED8C490" w14:textId="1A06AD39" w:rsidR="00AA3E14" w:rsidRPr="00B71BA8" w:rsidRDefault="00AA3E14" w:rsidP="00B71BA8">
      <w:pPr>
        <w:pStyle w:val="AR6BodyText"/>
        <w:rPr>
          <w:b/>
          <w:bCs/>
          <w:color w:val="000000"/>
          <w:lang w:val="en-GB"/>
        </w:rPr>
      </w:pPr>
      <w:r w:rsidRPr="00B71BA8">
        <w:rPr>
          <w:b/>
          <w:bCs/>
          <w:color w:val="000000"/>
          <w:lang w:val="en-GB"/>
        </w:rPr>
        <w:t>[END FIGURE 4.</w:t>
      </w:r>
      <w:r w:rsidR="00D755F2" w:rsidRPr="00B71BA8">
        <w:rPr>
          <w:b/>
          <w:bCs/>
          <w:color w:val="000000"/>
          <w:lang w:val="en-GB"/>
        </w:rPr>
        <w:t>3</w:t>
      </w:r>
      <w:r w:rsidR="00A814DA" w:rsidRPr="00B71BA8">
        <w:rPr>
          <w:b/>
          <w:bCs/>
          <w:color w:val="000000"/>
          <w:lang w:val="en-GB"/>
        </w:rPr>
        <w:t>3</w:t>
      </w:r>
      <w:r w:rsidR="00D755F2" w:rsidRPr="00B71BA8">
        <w:rPr>
          <w:b/>
          <w:bCs/>
          <w:color w:val="000000"/>
          <w:lang w:val="en-GB"/>
        </w:rPr>
        <w:t xml:space="preserve"> </w:t>
      </w:r>
      <w:r w:rsidRPr="00B71BA8">
        <w:rPr>
          <w:b/>
          <w:bCs/>
          <w:color w:val="000000"/>
          <w:lang w:val="en-GB"/>
        </w:rPr>
        <w:t>HERE]</w:t>
      </w:r>
    </w:p>
    <w:p w14:paraId="7CF99A0E" w14:textId="77777777" w:rsidR="00AA3E14" w:rsidRPr="003862D0" w:rsidRDefault="00AA3E14" w:rsidP="00AA3E14">
      <w:pPr>
        <w:pStyle w:val="AR6BodyText"/>
        <w:jc w:val="both"/>
        <w:rPr>
          <w:lang w:val="en-GB"/>
        </w:rPr>
      </w:pPr>
    </w:p>
    <w:p w14:paraId="0E9811CF" w14:textId="77777777" w:rsidR="00AA3E14" w:rsidRPr="003862D0" w:rsidRDefault="00AA3E14" w:rsidP="00AA3E14">
      <w:pPr>
        <w:pStyle w:val="AR6BodyText"/>
        <w:jc w:val="both"/>
        <w:rPr>
          <w:lang w:val="en-GB"/>
        </w:rPr>
      </w:pPr>
    </w:p>
    <w:p w14:paraId="7AEFFC73" w14:textId="22A6EAE3" w:rsidR="00AA3E14" w:rsidRPr="003862D0" w:rsidRDefault="00AA3E14" w:rsidP="00AB0018">
      <w:pPr>
        <w:pStyle w:val="AR6BodyText"/>
        <w:rPr>
          <w:lang w:val="en-GB" w:eastAsia="en-US"/>
        </w:rPr>
      </w:pPr>
      <w:r w:rsidRPr="003862D0">
        <w:rPr>
          <w:lang w:val="en-GB" w:eastAsia="en-US"/>
        </w:rPr>
        <w:t>The global and land area fractions with significant precipitation changes with global warming are shown in</w:t>
      </w:r>
      <w:r w:rsidR="00E1486F" w:rsidRPr="003862D0">
        <w:rPr>
          <w:lang w:val="en-GB" w:eastAsia="en-US"/>
        </w:rPr>
        <w:t xml:space="preserve"> </w:t>
      </w:r>
      <w:r w:rsidR="00FA6D4F" w:rsidRPr="003862D0">
        <w:rPr>
          <w:lang w:val="en-GB" w:eastAsia="en-US"/>
        </w:rPr>
        <w:t>Figure 4.33</w:t>
      </w:r>
      <w:r w:rsidRPr="003862D0">
        <w:rPr>
          <w:lang w:val="en-GB" w:eastAsia="en-US"/>
        </w:rPr>
        <w:t xml:space="preserve">. It is </w:t>
      </w:r>
      <w:r w:rsidRPr="003862D0">
        <w:rPr>
          <w:i/>
          <w:lang w:val="en-GB" w:eastAsia="en-US"/>
        </w:rPr>
        <w:t>virtually certain</w:t>
      </w:r>
      <w:r w:rsidRPr="003862D0">
        <w:rPr>
          <w:lang w:val="en-GB" w:eastAsia="en-US"/>
        </w:rPr>
        <w:t xml:space="preserve"> that average warming will be higher over land. </w:t>
      </w:r>
      <w:r w:rsidRPr="003862D0">
        <w:rPr>
          <w:bCs/>
          <w:lang w:val="en-GB"/>
        </w:rPr>
        <w:t>As warming increases, a larger global and land area will experience statistically significant increases or decreases in precipitation (</w:t>
      </w:r>
      <w:r w:rsidRPr="003862D0">
        <w:rPr>
          <w:bCs/>
          <w:i/>
          <w:iCs/>
          <w:lang w:val="en-GB"/>
        </w:rPr>
        <w:t>medium confidence</w:t>
      </w:r>
      <w:r w:rsidRPr="003862D0">
        <w:rPr>
          <w:bCs/>
          <w:lang w:val="en-GB"/>
        </w:rPr>
        <w:t>).</w:t>
      </w:r>
      <w:r w:rsidR="00334694" w:rsidRPr="003862D0">
        <w:rPr>
          <w:lang w:val="en-GB" w:eastAsia="en-US"/>
        </w:rPr>
        <w:t xml:space="preserve"> </w:t>
      </w:r>
      <w:r w:rsidRPr="003862D0">
        <w:rPr>
          <w:lang w:val="en-GB" w:eastAsia="en-US"/>
        </w:rPr>
        <w:t>The increase of the area fraction with significant precipitation increase is larger over land than</w:t>
      </w:r>
      <w:r w:rsidR="00F1575E" w:rsidRPr="003862D0">
        <w:rPr>
          <w:lang w:val="en-GB" w:eastAsia="en-US"/>
        </w:rPr>
        <w:t xml:space="preserve"> over</w:t>
      </w:r>
      <w:r w:rsidRPr="003862D0">
        <w:rPr>
          <w:lang w:val="en-GB" w:eastAsia="en-US"/>
        </w:rPr>
        <w:t xml:space="preserve"> </w:t>
      </w:r>
      <w:r w:rsidR="005E7647" w:rsidRPr="003862D0">
        <w:rPr>
          <w:lang w:val="en-GB" w:eastAsia="en-US"/>
        </w:rPr>
        <w:t xml:space="preserve">the </w:t>
      </w:r>
      <w:r w:rsidRPr="003862D0">
        <w:rPr>
          <w:lang w:val="en-GB" w:eastAsia="en-US"/>
        </w:rPr>
        <w:t xml:space="preserve">ocean, but the increase of </w:t>
      </w:r>
      <w:r w:rsidR="00F1575E" w:rsidRPr="003862D0">
        <w:rPr>
          <w:lang w:val="en-GB" w:eastAsia="en-US"/>
        </w:rPr>
        <w:t xml:space="preserve">the </w:t>
      </w:r>
      <w:r w:rsidRPr="003862D0">
        <w:rPr>
          <w:lang w:val="en-GB" w:eastAsia="en-US"/>
        </w:rPr>
        <w:t xml:space="preserve">area </w:t>
      </w:r>
      <w:r w:rsidR="00F1575E" w:rsidRPr="003862D0">
        <w:rPr>
          <w:lang w:val="en-GB" w:eastAsia="en-US"/>
        </w:rPr>
        <w:t xml:space="preserve">fraction </w:t>
      </w:r>
      <w:r w:rsidRPr="003862D0">
        <w:rPr>
          <w:lang w:val="en-GB" w:eastAsia="en-US"/>
        </w:rPr>
        <w:t xml:space="preserve">with significant precipitation decrease is larger over </w:t>
      </w:r>
      <w:r w:rsidR="00F1575E" w:rsidRPr="003862D0">
        <w:rPr>
          <w:lang w:val="en-GB" w:eastAsia="en-US"/>
        </w:rPr>
        <w:t xml:space="preserve">the </w:t>
      </w:r>
      <w:r w:rsidRPr="003862D0">
        <w:rPr>
          <w:lang w:val="en-GB" w:eastAsia="en-US"/>
        </w:rPr>
        <w:t xml:space="preserve">ocean than </w:t>
      </w:r>
      <w:r w:rsidR="00F1575E" w:rsidRPr="003862D0">
        <w:rPr>
          <w:lang w:val="en-GB" w:eastAsia="en-US"/>
        </w:rPr>
        <w:t xml:space="preserve">over </w:t>
      </w:r>
      <w:r w:rsidRPr="003862D0">
        <w:rPr>
          <w:lang w:val="en-GB" w:eastAsia="en-US"/>
        </w:rPr>
        <w:t>land (</w:t>
      </w:r>
      <w:r w:rsidR="00FA6D4F" w:rsidRPr="003862D0">
        <w:rPr>
          <w:lang w:val="en-GB" w:eastAsia="en-US"/>
        </w:rPr>
        <w:t>Figure 4.33</w:t>
      </w:r>
      <w:r w:rsidRPr="003862D0">
        <w:rPr>
          <w:lang w:val="en-GB" w:eastAsia="en-US"/>
        </w:rPr>
        <w:t xml:space="preserve">). </w:t>
      </w:r>
      <w:r w:rsidRPr="003862D0">
        <w:rPr>
          <w:lang w:val="en-GB"/>
        </w:rPr>
        <w:t>P</w:t>
      </w:r>
      <w:r w:rsidRPr="003862D0">
        <w:rPr>
          <w:lang w:val="en-GB" w:eastAsia="en-US"/>
        </w:rPr>
        <w:t xml:space="preserve">recipitation variability in most climate models increases over the global land area in response to warming </w:t>
      </w:r>
      <w:r w:rsidRPr="003862D0">
        <w:rPr>
          <w:lang w:val="en-GB" w:eastAsia="en-US"/>
        </w:rPr>
        <w:fldChar w:fldCharType="begin" w:fldLock="1"/>
      </w:r>
      <w:r w:rsidR="00615634">
        <w:rPr>
          <w:lang w:val="en-GB" w:eastAsia="en-US"/>
        </w:rPr>
        <w:instrText>ADDIN CSL_CITATION { "citationItems" : [ { "id" : "ITEM-1",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"ITEM-1",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 } ], "mendeley" : { "formattedCitation" : "(Pendergrass et al., 2017)", "plainTextFormattedCitation" : "(Pendergrass et al., 2017)", "previouslyFormattedCitation" : "(Pendergrass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(Pendergrass et al., 2017)</w:t>
      </w:r>
      <w:r w:rsidRPr="003862D0">
        <w:rPr>
          <w:lang w:val="en-GB" w:eastAsia="en-US"/>
        </w:rPr>
        <w:fldChar w:fldCharType="end"/>
      </w:r>
      <w:r w:rsidRPr="003862D0">
        <w:rPr>
          <w:lang w:val="en-GB" w:eastAsia="en-US"/>
        </w:rPr>
        <w:t xml:space="preserve">. </w:t>
      </w:r>
    </w:p>
    <w:p w14:paraId="63B4C834" w14:textId="77777777" w:rsidR="00AA3E14" w:rsidRPr="003862D0" w:rsidRDefault="00AA3E14" w:rsidP="00AA3E14">
      <w:pPr>
        <w:pStyle w:val="AR6BodyText"/>
        <w:jc w:val="both"/>
        <w:rPr>
          <w:lang w:val="en-GB"/>
        </w:rPr>
      </w:pPr>
    </w:p>
    <w:p w14:paraId="2971599E" w14:textId="55603648" w:rsidR="00AA3E14" w:rsidRPr="003862D0" w:rsidRDefault="00AA3E14" w:rsidP="00AB0018">
      <w:pPr>
        <w:pStyle w:val="AR6BodyText"/>
        <w:rPr>
          <w:lang w:val="en-GB"/>
        </w:rPr>
      </w:pPr>
      <w:r w:rsidRPr="003862D0">
        <w:rPr>
          <w:lang w:val="en-GB"/>
        </w:rPr>
        <w:t xml:space="preserve">In summary, based on the assessment of CMIP6 models,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lang w:val="en-GB" w:eastAsia="en-US"/>
        </w:rPr>
        <w:t>global mean precipitation will increase with increase in global mean surface temperature</w:t>
      </w:r>
      <w:r w:rsidRPr="003862D0">
        <w:rPr>
          <w:color w:val="000000"/>
          <w:lang w:val="en-GB"/>
        </w:rPr>
        <w:t xml:space="preserve">. </w:t>
      </w:r>
      <w:r w:rsidR="00870143" w:rsidRPr="003862D0">
        <w:rPr>
          <w:lang w:val="en-GB"/>
        </w:rPr>
        <w:t>Precipitation</w:t>
      </w:r>
      <w:r w:rsidRPr="003862D0">
        <w:rPr>
          <w:lang w:val="en-GB"/>
        </w:rPr>
        <w:t xml:space="preserve"> will </w:t>
      </w:r>
      <w:r w:rsidR="00861F8A" w:rsidRPr="003862D0">
        <w:rPr>
          <w:i/>
          <w:iCs/>
          <w:lang w:val="en-GB"/>
        </w:rPr>
        <w:t xml:space="preserve">very </w:t>
      </w:r>
      <w:r w:rsidRPr="003862D0">
        <w:rPr>
          <w:i/>
          <w:lang w:val="en-GB"/>
        </w:rPr>
        <w:t>likely</w:t>
      </w:r>
      <w:r w:rsidRPr="003862D0">
        <w:rPr>
          <w:lang w:val="en-GB"/>
        </w:rPr>
        <w:t xml:space="preserve"> </w:t>
      </w:r>
      <w:r w:rsidRPr="003862D0">
        <w:rPr>
          <w:lang w:val="en-GB" w:eastAsia="en-US"/>
        </w:rPr>
        <w:t>increase in the high latitudes</w:t>
      </w:r>
      <w:r w:rsidR="00861F8A" w:rsidRPr="003862D0">
        <w:rPr>
          <w:lang w:val="en-GB" w:eastAsia="en-US"/>
        </w:rPr>
        <w:t xml:space="preserve"> and</w:t>
      </w:r>
      <w:r w:rsidRPr="003862D0">
        <w:rPr>
          <w:lang w:val="en-GB" w:eastAsia="en-US"/>
        </w:rPr>
        <w:t xml:space="preserve"> over tropical regions</w:t>
      </w:r>
      <w:r w:rsidR="00861F8A" w:rsidRPr="003862D0">
        <w:rPr>
          <w:lang w:val="en-GB"/>
        </w:rPr>
        <w:t xml:space="preserve">, </w:t>
      </w:r>
      <w:r w:rsidR="00861F8A" w:rsidRPr="003862D0">
        <w:rPr>
          <w:i/>
          <w:iCs/>
          <w:lang w:val="en-GB"/>
        </w:rPr>
        <w:t>likely</w:t>
      </w:r>
      <w:r w:rsidR="00861F8A" w:rsidRPr="003862D0">
        <w:rPr>
          <w:lang w:val="en-GB"/>
        </w:rPr>
        <w:t xml:space="preserve"> increase in </w:t>
      </w:r>
      <w:r w:rsidRPr="003862D0">
        <w:rPr>
          <w:lang w:val="en-GB"/>
        </w:rPr>
        <w:t>large parts of the monsoon region</w:t>
      </w:r>
      <w:r w:rsidR="00861F8A" w:rsidRPr="003862D0">
        <w:rPr>
          <w:lang w:val="en-GB"/>
        </w:rPr>
        <w:t>,</w:t>
      </w:r>
      <w:r w:rsidRPr="003862D0">
        <w:rPr>
          <w:lang w:val="en-GB"/>
        </w:rPr>
        <w:t xml:space="preserve"> </w:t>
      </w:r>
      <w:r w:rsidR="00861F8A" w:rsidRPr="003862D0">
        <w:rPr>
          <w:lang w:val="en-GB"/>
        </w:rPr>
        <w:t>but</w:t>
      </w:r>
      <w:r w:rsidRPr="003862D0">
        <w:rPr>
          <w:lang w:val="en-GB"/>
        </w:rPr>
        <w:t xml:space="preserve"> will </w:t>
      </w:r>
      <w:r w:rsidRPr="003862D0">
        <w:rPr>
          <w:i/>
          <w:lang w:val="en-GB"/>
        </w:rPr>
        <w:t>likely</w:t>
      </w:r>
      <w:r w:rsidRPr="003862D0">
        <w:rPr>
          <w:lang w:val="en-GB"/>
        </w:rPr>
        <w:t xml:space="preserve"> decrease over the subtropical regions. The</w:t>
      </w:r>
      <w:r w:rsidR="004D176A" w:rsidRPr="003862D0">
        <w:rPr>
          <w:lang w:val="en-GB"/>
        </w:rPr>
        <w:t xml:space="preserve">re is </w:t>
      </w:r>
      <w:r w:rsidR="004D176A" w:rsidRPr="003862D0">
        <w:rPr>
          <w:i/>
          <w:iCs/>
          <w:lang w:val="en-GB"/>
        </w:rPr>
        <w:t xml:space="preserve">high confidence </w:t>
      </w:r>
      <w:r w:rsidR="004D176A" w:rsidRPr="003862D0">
        <w:rPr>
          <w:lang w:val="en-GB"/>
        </w:rPr>
        <w:t>that</w:t>
      </w:r>
      <w:r w:rsidRPr="003862D0">
        <w:rPr>
          <w:lang w:val="en-GB"/>
        </w:rPr>
        <w:t xml:space="preserve"> increases and decreases in precipitation will amplify over higher levels of global </w:t>
      </w:r>
      <w:del w:id="3798" w:author="Sara M Tuson" w:date="2021-07-15T20:55:00Z">
        <w:r w:rsidRPr="003862D0" w:rsidDel="00971BDE">
          <w:rPr>
            <w:lang w:val="en-GB"/>
          </w:rPr>
          <w:delText>warming .</w:delText>
        </w:r>
      </w:del>
      <w:ins w:id="3799" w:author="Sara M Tuson" w:date="2021-07-15T20:55:00Z">
        <w:r w:rsidR="00971BDE" w:rsidRPr="003862D0">
          <w:rPr>
            <w:lang w:val="en-GB"/>
          </w:rPr>
          <w:t>warming.</w:t>
        </w:r>
      </w:ins>
      <w:r w:rsidRPr="003862D0">
        <w:rPr>
          <w:lang w:val="en-GB"/>
        </w:rPr>
        <w:t xml:space="preserve"> </w:t>
      </w:r>
      <w:r w:rsidRPr="003862D0">
        <w:rPr>
          <w:bCs/>
          <w:lang w:val="en-GB"/>
        </w:rPr>
        <w:t xml:space="preserve">As warming increases, </w:t>
      </w:r>
      <w:r w:rsidR="004D176A" w:rsidRPr="003862D0">
        <w:rPr>
          <w:bCs/>
          <w:lang w:val="en-GB"/>
        </w:rPr>
        <w:t xml:space="preserve">there is </w:t>
      </w:r>
      <w:r w:rsidR="004D176A" w:rsidRPr="003862D0">
        <w:rPr>
          <w:bCs/>
          <w:i/>
          <w:iCs/>
          <w:lang w:val="en-GB"/>
        </w:rPr>
        <w:t xml:space="preserve">medium confidence </w:t>
      </w:r>
      <w:r w:rsidR="004D176A" w:rsidRPr="003862D0">
        <w:rPr>
          <w:bCs/>
          <w:lang w:val="en-GB"/>
        </w:rPr>
        <w:t xml:space="preserve">that </w:t>
      </w:r>
      <w:r w:rsidRPr="003862D0">
        <w:rPr>
          <w:bCs/>
          <w:lang w:val="en-GB"/>
        </w:rPr>
        <w:t xml:space="preserve">a larger land area will experience statistically significant increases or decreases in precipitation. </w:t>
      </w:r>
      <w:r w:rsidRPr="003862D0">
        <w:rPr>
          <w:lang w:val="en-GB" w:eastAsia="en-US"/>
        </w:rPr>
        <w:t xml:space="preserve"> </w:t>
      </w:r>
    </w:p>
    <w:p w14:paraId="7C87DD5C" w14:textId="77777777" w:rsidR="00AA3E14" w:rsidRPr="003862D0" w:rsidRDefault="00AA3E14" w:rsidP="00AA3E14">
      <w:pPr>
        <w:pStyle w:val="AR6BodyText"/>
        <w:jc w:val="both"/>
        <w:rPr>
          <w:lang w:val="en-GB"/>
        </w:rPr>
      </w:pPr>
    </w:p>
    <w:p w14:paraId="01CC7FB7" w14:textId="77777777" w:rsidR="00AB0018" w:rsidRPr="003862D0" w:rsidRDefault="00AB0018" w:rsidP="00AA3E14">
      <w:pPr>
        <w:pStyle w:val="AR6BodyText"/>
        <w:jc w:val="both"/>
        <w:rPr>
          <w:lang w:val="en-GB"/>
        </w:rPr>
      </w:pPr>
    </w:p>
    <w:p w14:paraId="0343FFE5" w14:textId="77777777" w:rsidR="00AA3E14" w:rsidRPr="003862D0" w:rsidRDefault="00AA3E14" w:rsidP="00AA3E14">
      <w:pPr>
        <w:pStyle w:val="AR6Chap4Level34111"/>
        <w:rPr>
          <w:lang w:val="en-GB"/>
        </w:rPr>
      </w:pPr>
      <w:bookmarkStart w:id="3800" w:name="_Ref5496046"/>
      <w:bookmarkStart w:id="3801" w:name="_Toc5778513"/>
      <w:bookmarkStart w:id="3802" w:name="_Toc29748290"/>
      <w:bookmarkStart w:id="3803" w:name="_Toc29748476"/>
      <w:bookmarkStart w:id="3804" w:name="_Toc29749229"/>
      <w:bookmarkStart w:id="3805" w:name="_Toc29751043"/>
      <w:bookmarkStart w:id="3806" w:name="_Toc33523318"/>
      <w:bookmarkStart w:id="3807" w:name="_Toc57156892"/>
      <w:bookmarkStart w:id="3808" w:name="_Toc66467013"/>
      <w:bookmarkStart w:id="3809" w:name="_Toc66467297"/>
      <w:bookmarkStart w:id="3810" w:name="_Toc66574552"/>
      <w:bookmarkStart w:id="3811" w:name="_Toc66574723"/>
      <w:bookmarkStart w:id="3812" w:name="_Toc66646070"/>
      <w:bookmarkStart w:id="3813" w:name="_Toc69752540"/>
      <w:r w:rsidRPr="003862D0">
        <w:rPr>
          <w:lang w:val="en-GB"/>
        </w:rPr>
        <w:t>Atmospheric Circulation</w:t>
      </w:r>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p>
    <w:p w14:paraId="62BCB634" w14:textId="1B7D8731" w:rsidR="00AA3E14" w:rsidRPr="003862D0" w:rsidRDefault="00AA3E14" w:rsidP="00AA3E14">
      <w:pPr>
        <w:pStyle w:val="AR6BodyText"/>
        <w:rPr>
          <w:lang w:val="en-GB" w:eastAsia="en-US"/>
        </w:rPr>
      </w:pPr>
      <w:r w:rsidRPr="003862D0">
        <w:rPr>
          <w:lang w:val="en-GB" w:eastAsia="en-US"/>
        </w:rPr>
        <w:br/>
      </w:r>
      <w:ins w:id="3814" w:author="Sara M Tuson" w:date="2021-07-15T19:15:00Z">
        <w:r w:rsidR="00143DA9">
          <w:rPr>
            <w:lang w:val="en-GB" w:eastAsia="en-US"/>
          </w:rPr>
          <w:lastRenderedPageBreak/>
          <w:t xml:space="preserve">The </w:t>
        </w:r>
      </w:ins>
      <w:r w:rsidRPr="003862D0">
        <w:rPr>
          <w:lang w:val="en-GB" w:eastAsia="en-US"/>
        </w:rPr>
        <w:t xml:space="preserve">AR5 reported that the application of pattern scaling to extract information on variables other than surface temperature and precipitation was relatively unexplored. Since AR5, new studies have examined the relationship between projections of </w:t>
      </w:r>
      <w:r w:rsidR="0015672D" w:rsidRPr="003862D0">
        <w:rPr>
          <w:lang w:val="en-GB" w:eastAsia="en-US"/>
        </w:rPr>
        <w:t>mid-latitude</w:t>
      </w:r>
      <w:r w:rsidRPr="003862D0">
        <w:rPr>
          <w:lang w:val="en-GB" w:eastAsia="en-US"/>
        </w:rPr>
        <w:t xml:space="preserve"> atmospheric circulation and GSAT both in terms of interpreting spread in responses across the CMIP5 multi-model ensemble </w:t>
      </w:r>
      <w:r w:rsidRPr="003862D0">
        <w:rPr>
          <w:lang w:val="en-GB" w:eastAsia="en-US"/>
        </w:rPr>
        <w:fldChar w:fldCharType="begin" w:fldLock="1"/>
      </w:r>
      <w:r w:rsidR="004B7E49">
        <w:rPr>
          <w:lang w:val="en-GB" w:eastAsia="en-US"/>
        </w:rPr>
        <w:instrText>ADDIN CSL_CITATION { "citationItems" : [ { "id" : "ITEM-1", "itemData" : { "DOI" : "10.1002/2013GL058466", "ISSN" : "00948276", "author" : [ { "dropping-particle" : "", "family" : "Grise", "given" : "Kevin M", "non-dropping-particle" : "", "parse-names" : false, "suffix" : "" }, { "dropping-particle" : "", "family" : "Polvani", "given" : "Lorenzo M", "non-dropping-particle" : "", "parse-names" : false, "suffix" : "" } ], "container-title" : "Geophysical Research Letters", "id" : "ITEM-1", "issue" : "2", "issued" : { "date-parts" : [ [ "2014", "1", "28" ] ] }, "page" : "534-540", "title" : "Is climate sensitivity related to dynamical sensitivity? A Southern Hemisphere perspective", "translator" : [ { "dropping-particle" : "", "family" : "K4731", "given" : "", "non-dropping-particle" : "", "parse-names" : false, "suffix" : "" } ], "type" : "article-journal", "volume" : "41" }, "uris" : [ "http://www.mendeley.com/documents/?uuid=9c1c4d31-187d-47a9-8a17-38b6e3189bad"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2014a, 2016)", "plainTextFormattedCitation" : "(Grise and Polvani, 2014a, 2016)", "previouslyFormattedCitation" : "(Grise and Polvani, 2014a,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2014a, 2016)</w:t>
      </w:r>
      <w:r w:rsidRPr="003862D0">
        <w:rPr>
          <w:lang w:val="en-GB" w:eastAsia="en-US"/>
        </w:rPr>
        <w:fldChar w:fldCharType="end"/>
      </w:r>
      <w:r w:rsidRPr="003862D0">
        <w:rPr>
          <w:lang w:val="en-GB" w:eastAsia="en-US"/>
        </w:rPr>
        <w:t xml:space="preserve"> and to investigate variations in the circulation response as a function of GSAT change over time within a given forcing experiment </w:t>
      </w:r>
      <w:r w:rsidRPr="003862D0">
        <w:rPr>
          <w:lang w:val="en-GB" w:eastAsia="en-US"/>
        </w:rPr>
        <w:fldChar w:fldCharType="begin" w:fldLock="1"/>
      </w:r>
      <w:r w:rsidR="00615634">
        <w:rPr>
          <w:lang w:val="en-GB" w:eastAsia="en-US"/>
        </w:rPr>
        <w: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"id" : "ITEM-2",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"ITEM-2",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"(Grise and Polvani, 2017; Ceppi et al., 2018)", "plainTextFormattedCitation" : "(Grise and Polvani, 2017; Ceppi et al., 2018)", "previouslyFormattedCitation" : "(Grise and Polvani, 2017; Ceppi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2017; Ceppi et al., 2018)</w:t>
      </w:r>
      <w:r w:rsidRPr="003862D0">
        <w:rPr>
          <w:lang w:val="en-GB" w:eastAsia="en-US"/>
        </w:rPr>
        <w:fldChar w:fldCharType="end"/>
      </w:r>
      <w:r w:rsidRPr="003862D0">
        <w:rPr>
          <w:lang w:val="en-GB" w:eastAsia="en-US"/>
        </w:rPr>
        <w:t xml:space="preserve">. </w:t>
      </w:r>
    </w:p>
    <w:p w14:paraId="7CA6C3B4" w14:textId="77777777" w:rsidR="00AA3E14" w:rsidRPr="003862D0" w:rsidRDefault="00AA3E14" w:rsidP="00AA3E14">
      <w:pPr>
        <w:pStyle w:val="AR6BodyText"/>
        <w:rPr>
          <w:lang w:val="en-GB" w:eastAsia="en-US"/>
        </w:rPr>
      </w:pPr>
    </w:p>
    <w:p w14:paraId="24AEC6EE" w14:textId="4283CFF4" w:rsidR="00AA3E14" w:rsidRPr="003862D0" w:rsidRDefault="00AA3E14" w:rsidP="00AA3E14">
      <w:pPr>
        <w:pStyle w:val="AR6BodyText"/>
        <w:rPr>
          <w:lang w:val="en-GB" w:eastAsia="en-US"/>
        </w:rPr>
      </w:pPr>
      <w:r w:rsidRPr="003862D0">
        <w:rPr>
          <w:lang w:val="en-GB" w:eastAsia="en-US"/>
        </w:rPr>
        <w:t xml:space="preserve">At a fixed time horizon, the CMIP5 multi-model spread in GSAT explains only a small fraction of the spread in the shift of the </w:t>
      </w:r>
      <w:ins w:id="3815" w:author="Sara M Tuson" w:date="2021-07-15T15:23:00Z">
        <w:r w:rsidR="0099645F" w:rsidRPr="003862D0">
          <w:rPr>
            <w:lang w:val="en-GB"/>
          </w:rPr>
          <w:t>N</w:t>
        </w:r>
        <w:r w:rsidR="0099645F">
          <w:rPr>
            <w:lang w:val="en-GB"/>
          </w:rPr>
          <w:t xml:space="preserve">orthern </w:t>
        </w:r>
        <w:r w:rsidR="0099645F" w:rsidRPr="003862D0">
          <w:rPr>
            <w:lang w:val="en-GB"/>
          </w:rPr>
          <w:t>H</w:t>
        </w:r>
        <w:r w:rsidR="0099645F">
          <w:rPr>
            <w:lang w:val="en-GB"/>
          </w:rPr>
          <w:t>emisphere</w:t>
        </w:r>
      </w:ins>
      <w:del w:id="3816" w:author="Sara M Tuson" w:date="2021-07-15T15:23:00Z">
        <w:r w:rsidR="00C07DAF" w:rsidRPr="003862D0" w:rsidDel="0099645F">
          <w:rPr>
            <w:lang w:val="en-GB" w:eastAsia="en-US"/>
          </w:rPr>
          <w:delText>NH</w:delText>
        </w:r>
      </w:del>
      <w:r w:rsidRPr="003862D0">
        <w:rPr>
          <w:lang w:val="en-GB" w:eastAsia="en-US"/>
        </w:rPr>
        <w:t xml:space="preserve"> </w:t>
      </w:r>
      <w:r w:rsidR="0015672D" w:rsidRPr="003862D0">
        <w:rPr>
          <w:lang w:val="en-GB" w:eastAsia="en-US"/>
        </w:rPr>
        <w:t>mid-latitude</w:t>
      </w:r>
      <w:r w:rsidRPr="003862D0">
        <w:rPr>
          <w:lang w:val="en-GB" w:eastAsia="en-US"/>
        </w:rPr>
        <w:t xml:space="preserve"> circulation due to an abrupt quadrupling in CO</w:t>
      </w:r>
      <w:r w:rsidRPr="003862D0">
        <w:rPr>
          <w:vertAlign w:val="subscript"/>
          <w:lang w:val="en-GB" w:eastAsia="en-US"/>
        </w:rPr>
        <w:t xml:space="preserve">2 </w:t>
      </w:r>
      <w:r w:rsidRPr="003862D0">
        <w:rPr>
          <w:vertAlign w:val="subscript"/>
          <w:lang w:val="en-GB" w:eastAsia="en-US"/>
        </w:rPr>
        <w:fldChar w:fldCharType="begin" w:fldLock="1"/>
      </w:r>
      <w:r w:rsidR="004B7E49">
        <w:rPr>
          <w:vertAlign w:val="subscript"/>
          <w:lang w:val="en-GB" w:eastAsia="en-US"/>
        </w:rPr>
        <w:instrText>ADDIN CSL_CITATION { "citationItems" : [ { "id" : "ITEM-1",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"ITEM-1",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2016)", "plainTextFormattedCitation" : "(Grise and Polvani, 2016)", "previouslyFormattedCitation" : "(Grise and Polvani, 2016)" }, "properties" : { "noteIndex" : 0 }, "schema" : "https://github.com/citation-style-language/schema/raw/master/csl-citation.json" }</w:instrText>
      </w:r>
      <w:r w:rsidRPr="003862D0">
        <w:rPr>
          <w:vertAlign w:val="subscript"/>
          <w:lang w:val="en-GB" w:eastAsia="en-US"/>
        </w:rPr>
        <w:fldChar w:fldCharType="separate"/>
      </w:r>
      <w:r w:rsidR="00016735">
        <w:rPr>
          <w:noProof/>
          <w:lang w:val="en-GB" w:eastAsia="en-US"/>
        </w:rPr>
        <w:t>(Grise and Polvani, 2016)</w:t>
      </w:r>
      <w:r w:rsidRPr="003862D0">
        <w:rPr>
          <w:vertAlign w:val="subscript"/>
          <w:lang w:val="en-GB" w:eastAsia="en-US"/>
        </w:rPr>
        <w:fldChar w:fldCharType="end"/>
      </w:r>
      <w:r w:rsidRPr="003862D0">
        <w:rPr>
          <w:lang w:val="en-GB" w:eastAsia="en-US"/>
        </w:rPr>
        <w:t xml:space="preserve">. The fraction of model spread explained by GSAT in the shift of the </w:t>
      </w:r>
      <w:ins w:id="3817" w:author="Sara M Tuson" w:date="2021-07-15T15:28:00Z">
        <w:r w:rsidR="0099645F" w:rsidRPr="003862D0">
          <w:rPr>
            <w:lang w:val="en-GB"/>
          </w:rPr>
          <w:t>S</w:t>
        </w:r>
        <w:r w:rsidR="0099645F">
          <w:rPr>
            <w:lang w:val="en-GB"/>
          </w:rPr>
          <w:t xml:space="preserve">outhern </w:t>
        </w:r>
        <w:r w:rsidR="0099645F" w:rsidRPr="003862D0">
          <w:rPr>
            <w:lang w:val="en-GB"/>
          </w:rPr>
          <w:t>H</w:t>
        </w:r>
        <w:r w:rsidR="0099645F">
          <w:rPr>
            <w:lang w:val="en-GB"/>
          </w:rPr>
          <w:t>emisphere</w:t>
        </w:r>
      </w:ins>
      <w:del w:id="3818" w:author="Sara M Tuson" w:date="2021-07-15T15:28:00Z">
        <w:r w:rsidRPr="003862D0" w:rsidDel="0099645F">
          <w:rPr>
            <w:lang w:val="en-GB" w:eastAsia="en-US"/>
          </w:rPr>
          <w:delText>SH</w:delText>
        </w:r>
      </w:del>
      <w:r w:rsidRPr="003862D0">
        <w:rPr>
          <w:lang w:val="en-GB" w:eastAsia="en-US"/>
        </w:rPr>
        <w:t xml:space="preserve"> circulation is larger, but still fairly small </w:t>
      </w:r>
      <w:r w:rsidRPr="003862D0">
        <w:rPr>
          <w:lang w:val="en-GB" w:eastAsia="en-US"/>
        </w:rPr>
        <w:fldChar w:fldCharType="begin" w:fldLock="1"/>
      </w:r>
      <w:r w:rsidR="004B7E49">
        <w:rPr>
          <w:lang w:val="en-GB" w:eastAsia="en-US"/>
        </w:rPr>
        <w:instrText>ADDIN CSL_CITATION { "citationItems" : [ { "id" : "ITEM-1", "itemData" : { "DOI" : "10.1002/2013GL058466", "ISSN" : "00948276", "author" : [ { "dropping-particle" : "", "family" : "Grise", "given" : "Kevin M", "non-dropping-particle" : "", "parse-names" : false, "suffix" : "" }, { "dropping-particle" : "", "family" : "Polvani", "given" : "Lorenzo M", "non-dropping-particle" : "", "parse-names" : false, "suffix" : "" } ], "container-title" : "Geophysical Research Letters", "id" : "ITEM-1", "issue" : "2", "issued" : { "date-parts" : [ [ "2014", "1", "28" ] ] }, "page" : "534-540", "title" : "Is climate sensitivity related to dynamical sensitivity? A Southern Hemisphere perspective", "translator" : [ { "dropping-particle" : "", "family" : "K4731", "given" : "", "non-dropping-particle" : "", "parse-names" : false, "suffix" : "" } ], "type" : "article-journal", "volume" : "41" }, "uris" : [ "http://www.mendeley.com/documents/?uuid=9c1c4d31-187d-47a9-8a17-38b6e3189bad"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"(Grise and Polvani, 2014a, 2016)", "plainTextFormattedCitation" : "(Grise and Polvani, 2014a, 2016)", "previouslyFormattedCitation" : "(Grise and Polvani, 2014a,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(Grise and Polvani, 2014a, 2016)</w:t>
      </w:r>
      <w:r w:rsidRPr="003862D0">
        <w:rPr>
          <w:lang w:val="en-GB" w:eastAsia="en-US"/>
        </w:rPr>
        <w:fldChar w:fldCharType="end"/>
      </w:r>
      <w:r w:rsidRPr="003862D0">
        <w:rPr>
          <w:lang w:val="en-GB" w:eastAsia="en-US"/>
        </w:rPr>
        <w:t xml:space="preserve">. At a fixed time horizon and for a given </w:t>
      </w:r>
      <w:r w:rsidR="00A30BD5" w:rsidRPr="003862D0">
        <w:rPr>
          <w:lang w:val="en-GB" w:eastAsia="en-US"/>
        </w:rPr>
        <w:t>emission scenario</w:t>
      </w:r>
      <w:r w:rsidRPr="003862D0">
        <w:rPr>
          <w:lang w:val="en-GB" w:eastAsia="en-US"/>
        </w:rPr>
        <w:t xml:space="preserve">, CMIP5 multi-model spread in storm track shifts, and the closely related </w:t>
      </w:r>
      <w:r w:rsidR="0015672D" w:rsidRPr="003862D0">
        <w:rPr>
          <w:lang w:val="en-GB" w:eastAsia="en-US"/>
        </w:rPr>
        <w:t>mid-latitude</w:t>
      </w:r>
      <w:r w:rsidRPr="003862D0">
        <w:rPr>
          <w:lang w:val="en-GB" w:eastAsia="en-US"/>
        </w:rPr>
        <w:t xml:space="preserve"> jets, can be better explained by multi-model spread in lower and upper level meridional temperature gradients than by GSAT </w:t>
      </w:r>
      <w:r w:rsidRPr="003862D0">
        <w:rPr>
          <w:lang w:val="en-GB" w:eastAsia="en-US"/>
        </w:rPr>
        <w:fldChar w:fldCharType="begin" w:fldLock="1"/>
      </w:r>
      <w:r w:rsidR="004B7E49">
        <w:rPr>
          <w:lang w:val="en-GB" w:eastAsia="en-US"/>
        </w:rPr>
        <w:instrText>ADDIN CSL_CITATION { "citationItems" : [ { "id" : "ITEM-1", "itemData" : { "DOI" : "10.1007/s00382-013-1883-9", "ISBN" : "1432-0894", "ISSN" : "0930-7575", "abstract" : "This paper aims to understand the physical processes causing the large spread in the storm track projections of the CMIP5 climate models. In particular, the relationship between the climate change responses of the storm tracks, as measured by the 2\u20136 day mean sea level pressure variance, and the equator-to-pole temperature differences at upper- and lower-tropospheric levels is investigated. In the southern hemisphere the responses of the upper- and lower-tropospheric temperature differences are correlated across the models and as a result they share similar associations with the storm track responses. There are large regions in which the storm track responses are correlated with the temperature difference responses, and a simple linear regression model based on the temperature differences at either level captures the spatial pattern of the mean storm track response as well explaining between 30 and 60 % of the inter-model variance of the storm track responses. In the northern hemisphere the responses of the two temperature differences are not significantly correlated and their associations with the storm track responses are more complicated. In summer, the responses of the lower-tropospheric temperature differences dominate the inter-model spread of the storm track responses. In winter, the responses of the upper- and lower-temperature differences both play a role. The results suggest that there is potential to reduce the spread in storm track responses by constraining the relative magnitudes of the warming in the tropical and polar regions.", "author" : [ { "dropping-particle" : "", "family" : "Harvey", "given" : "B J", "non-dropping-particle" : "", "parse-names" : false, "suffix" : "" }, { "dropping-particle" : "", "family" : "Shaffrey", "given" : "L C", "non-dropping-particle" : "", "parse-names" : false, "suffix" : "" }, { "dropping-particle" : "", "family" : "Woollings", "given" : "T J", "non-dropping-particle" : "", "parse-names" : false, "suffix" : "" } ], "container-title" : "Climate Dynamics", "id" : "ITEM-1", "issue" : "5-6", "issued" : { "date-parts" : [ [ "2014", "9", "30" ] ] }, "page" : "1171-1182", "title" : "Equator-to-pole temperature differences and the extra-tropical storm track responses of the CMIP5 climate models", "translator" : [ { "dropping-particle" : "", "family" : "K3652", "given" : "", "non-dropping-particle" : "", "parse-names" : false, "suffix" : "" } ], "type" : "article-journal", "volume" : "43" }, "uris" : [ "http://www.mendeley.com/documents/?uuid=3c26969f-93de-4b79-977d-2c610ae951ca" ] }, { "id" : "ITEM-2", "itemData" : { "DOI" : "10.1002/2015JD024687", "ISSN" : "2169-897X", "author" : [ { "dropping-particle" : "", "family" : "Grise", "given" : "Kevin M", "non-dropping-particle" : "", "parse-names" : false, "suffix" : "" }, { "dropping-particle" : "", "family" : "Polvani", "given" : "Lorenzo M", "non-dropping-particle" : "", "parse-names" : false, "suffix" : "" } ], "container-title" : "Journal of Geophysical Research: Atmospheres", "id" : "ITEM-2", "issue" : "10", "issued" : { "date-parts" : [ [ "2016", "5", "27" ] ] }, "page" : "5159-5176", "title" : "Is climate sensitivity related to dynamical sensitivity?", "translator" : [ { "dropping-particle" : "", "family" : "K4689", "given" : "", "non-dropping-particle" : "", "parse-names" : false, "suffix" : "" } ], "type" : "article-journal", "volume" : "121" }, "uris" : [ "http://www.mendeley.com/documents/?uuid=b1689808-8adb-4c83-a31d-0207865ca255" ] } ], "mendeley" : { "formattedCitation" : "(Harvey et al., 2014; Grise and Polvani, 2016)", "plainTextFormattedCitation" : "(Harvey et al., 2014; Grise and Polvani, 2016)", "previouslyFormattedCitation" : "(Harvey et al., 2014; Grise and Polvani,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(Harvey et al., 2014; Grise and Polvani, 2016)</w:t>
      </w:r>
      <w:r w:rsidRPr="003862D0">
        <w:rPr>
          <w:lang w:val="en-GB" w:eastAsia="en-US"/>
        </w:rPr>
        <w:fldChar w:fldCharType="end"/>
      </w:r>
      <w:r w:rsidRPr="003862D0">
        <w:rPr>
          <w:lang w:val="en-GB" w:eastAsia="en-US"/>
        </w:rPr>
        <w:t xml:space="preserve">. </w:t>
      </w:r>
    </w:p>
    <w:p w14:paraId="601259B9" w14:textId="77777777" w:rsidR="00AA3E14" w:rsidRPr="003862D0" w:rsidRDefault="00AA3E14" w:rsidP="00AA3E14">
      <w:pPr>
        <w:pStyle w:val="AR6BodyText"/>
        <w:rPr>
          <w:lang w:val="en-GB" w:eastAsia="en-US"/>
        </w:rPr>
      </w:pPr>
    </w:p>
    <w:p w14:paraId="3B08F010" w14:textId="730BA8B5" w:rsidR="00AA3E14" w:rsidRPr="003862D0" w:rsidRDefault="00AA3E14" w:rsidP="00AA3E14">
      <w:pPr>
        <w:pStyle w:val="AR6BodyText"/>
        <w:rPr>
          <w:lang w:val="en-GB"/>
        </w:rPr>
      </w:pPr>
      <w:r w:rsidRPr="003862D0">
        <w:rPr>
          <w:lang w:val="en-GB"/>
        </w:rPr>
        <w:t xml:space="preserve">The </w:t>
      </w:r>
      <w:commentRangeStart w:id="3819"/>
      <w:commentRangeStart w:id="3820"/>
      <w:r w:rsidRPr="003862D0">
        <w:rPr>
          <w:lang w:val="en-GB"/>
        </w:rPr>
        <w:t xml:space="preserve">transient response of the </w:t>
      </w:r>
      <w:r w:rsidR="0015672D" w:rsidRPr="003862D0">
        <w:rPr>
          <w:lang w:val="en-GB"/>
        </w:rPr>
        <w:t>mid-latitude</w:t>
      </w:r>
      <w:r w:rsidRPr="003862D0">
        <w:rPr>
          <w:lang w:val="en-GB"/>
        </w:rPr>
        <w:t xml:space="preserve"> jets to forcing in the North Atlantic, North Pacific and Southern Hemisphere behaves non</w:t>
      </w:r>
      <w:ins w:id="3821" w:author="Sara M Tuson" w:date="2021-07-17T08:44:00Z">
        <w:r w:rsidR="00F932C6">
          <w:rPr>
            <w:lang w:val="en-GB"/>
          </w:rPr>
          <w:t>-</w:t>
        </w:r>
      </w:ins>
      <w:r w:rsidRPr="003862D0">
        <w:rPr>
          <w:lang w:val="en-GB"/>
        </w:rPr>
        <w:t xml:space="preserve">linearly with GSAT </w:t>
      </w:r>
      <w:commentRangeEnd w:id="3819"/>
      <w:r w:rsidR="00BA503C">
        <w:rPr>
          <w:rStyle w:val="CommentReference"/>
        </w:rPr>
        <w:commentReference w:id="3819"/>
      </w:r>
      <w:commentRangeEnd w:id="3820"/>
      <w:r w:rsidR="00C356B8">
        <w:rPr>
          <w:rStyle w:val="CommentReference"/>
        </w:rPr>
        <w:commentReference w:id="3820"/>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"id" : "ITEM-2",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"ITEM-2",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Ceppi et al., 2018)", "plainTextFormattedCitation" : "(Grise and Polvani, 2017; Ceppi et al., 2018)", "previouslyFormattedCitation" : "(Grise and Polvani, 2017; Ceppi et al., 2018)" }, "properties" : { "noteIndex" : 0 }, "schema" : "https://github.com/citation-style-language/schema/raw/master/csl-citation.json" }</w:instrText>
      </w:r>
      <w:r w:rsidRPr="003862D0">
        <w:rPr>
          <w:lang w:val="en-GB"/>
        </w:rPr>
        <w:fldChar w:fldCharType="separate"/>
      </w:r>
      <w:r w:rsidR="00016735">
        <w:rPr>
          <w:noProof/>
          <w:lang w:val="en-GB"/>
        </w:rPr>
        <w:t>(Grise and Polvani, 2017; Ceppi et al., 2018)</w:t>
      </w:r>
      <w:r w:rsidRPr="003862D0">
        <w:rPr>
          <w:lang w:val="en-GB"/>
        </w:rPr>
        <w:fldChar w:fldCharType="end"/>
      </w:r>
      <w:r w:rsidRPr="003862D0">
        <w:rPr>
          <w:lang w:val="en-GB"/>
        </w:rPr>
        <w:t xml:space="preserve">. This is a consequence of the time-dependence of the relationship between radiative forcing and GSAT and the temporal evolution of SST patterns </w:t>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"(Ceppi et al., 2018)", "plainTextFormattedCitation" : "(Ceppi et al., 2018)", "previouslyFormattedCitation" : "(Ceppi et al., 2018)" }, "properties" : { "noteIndex" : 0 }, "schema" : "https://github.com/citation-style-language/schema/raw/master/csl-citation.json" }</w:instrText>
      </w:r>
      <w:r w:rsidRPr="003862D0">
        <w:rPr>
          <w:lang w:val="en-GB"/>
        </w:rPr>
        <w:fldChar w:fldCharType="separate"/>
      </w:r>
      <w:r w:rsidR="00016735">
        <w:rPr>
          <w:noProof/>
          <w:lang w:val="en-GB"/>
        </w:rPr>
        <w:t>(Ceppi et al., 2018)</w:t>
      </w:r>
      <w:r w:rsidRPr="003862D0">
        <w:rPr>
          <w:lang w:val="en-GB"/>
        </w:rPr>
        <w:fldChar w:fldCharType="end"/>
      </w:r>
      <w:r w:rsidRPr="003862D0">
        <w:rPr>
          <w:lang w:val="en-GB"/>
        </w:rPr>
        <w:t>, with a potential seasonal component in the</w:t>
      </w:r>
      <w:r w:rsidR="00145133">
        <w:rPr>
          <w:lang w:val="en-GB"/>
        </w:rPr>
        <w:t xml:space="preserve"> SH </w:t>
      </w:r>
      <w:r w:rsidRPr="003862D0">
        <w:rPr>
          <w:lang w:val="en-GB"/>
        </w:rPr>
        <w:t xml:space="preserve">associated with polar stratospheric temperature changes </w:t>
      </w:r>
      <w:r w:rsidRPr="003862D0">
        <w:rPr>
          <w:lang w:val="en-GB"/>
        </w:rPr>
        <w:fldChar w:fldCharType="begin" w:fldLock="1"/>
      </w:r>
      <w:r w:rsidR="00615634">
        <w:rPr>
          <w:lang w:val="en-GB"/>
        </w:rPr>
        <w:instrText>ADDIN CSL_CITATION { "citationItems" : [ { "id" : "ITEM-1", "itemData" : { "DOI" : "10.1175/JCLI-D-16-0849.1", "ISSN" : "0894-8755", "abstract" : "AbstractThis study examines the time scales of the Southern Hemisphere (SH) tropospheric circulation response to increasing atmospheric CO2 concentrations in models from phase 5 of the Coupled Model Intercomparison Project (CMIP5). In response to an abrupt quadrupling of atmospheric CO2, the midlatitude jet stream and poleward edge of the Hadley circulation shift poleward on the time scale of the rising global-mean surface temperature during the summer and fall seasons but on a much more rapid time scale during the winter and spring seasons. The seasonally varying time scales of the SH circulation response are closely tied to the meridional temperature gradient in the upper troposphere\u2013lower stratosphere and, in particular, to temperatures in the SH polar lower stratosphere. During summer and fall, SH polar lower-stratospheric temperatures cool on the time scale of warming global surface temperatures, as the lifting of the tropopause height with tropospheric warming is associated with cooling at lower-stratospheric levels. However, during winter and spring, SH polar lower-stratospheric temperatures cool primarily from fast time-scale radiative processes, contributing to the faster time-scale circulation response during these seasons.The poleward edge of the SH subtropical dry zone shifts poleward on the time scale of the rising global-mean surface temperature during all seasons in response to an abrupt quadrupling of atmospheric CO2. The dry zone edge initially follows the poleward shift in the Hadley cell edge but is then augmented by the action of eddy moisture fluxes in a warming climate. Consequently, with increasing atmospheric CO2 concentrations, key features of the tropospheric circulation response could emerge sooner than features more closely tied to rising global temperatures.", "author" : [ { "dropping-particle" : "", "family" : "Grise", "given" : "Kevin M", "non-dropping-particle" : "", "parse-names" : false, "suffix" : "" }, { "dropping-particle" : "", "family" : "Polvani", "given" : "Lorenzo M", "non-dropping-particle" : "", "parse-names" : false, "suffix" : "" } ], "container-title" : "Journal of Climate", "id" : "ITEM-1", "issue" : "21", "issued" : { "date-parts" : [ [ "2017", "11" ] ] }, "page" : "8497-8515", "title" : "Understanding the Time Scales of the Tropospheric Circulation Response to Abrupt CO 2 Forcing in the Southern Hemisphere: Seasonality and the Role of the Stratosphere", "translator" : [ { "dropping-particle" : "", "family" : "K3838", "given" : "", "non-dropping-particle" : "", "parse-names" : false, "suffix" : "" } ], "type" : "article-journal", "volume" : "30" }, "uris" : [ "http://www.mendeley.com/documents/?uuid=5156db1c-9e83-41e7-8494-5acf2fe6c518" ] } ], "mendeley" : { "formattedCitation" : "(Grise and Polvani, 2017)", "plainTextFormattedCitation" : "(Grise and Polvani, 2017)", "previouslyFormattedCitation" : "(Grise and Polvani, 2017)" }, "properties" : { "noteIndex" : 0 }, "schema" : "https://github.com/citation-style-language/schema/raw/master/csl-citation.json" }</w:instrText>
      </w:r>
      <w:r w:rsidRPr="003862D0">
        <w:rPr>
          <w:lang w:val="en-GB"/>
        </w:rPr>
        <w:fldChar w:fldCharType="separate"/>
      </w:r>
      <w:r w:rsidR="00016735">
        <w:rPr>
          <w:noProof/>
          <w:lang w:val="en-GB"/>
        </w:rPr>
        <w:t>(Grise and Polvani, 2017)</w:t>
      </w:r>
      <w:r w:rsidRPr="003862D0">
        <w:rPr>
          <w:lang w:val="en-GB"/>
        </w:rPr>
        <w:fldChar w:fldCharType="end"/>
      </w:r>
      <w:r w:rsidRPr="003862D0">
        <w:rPr>
          <w:lang w:val="en-GB"/>
        </w:rPr>
        <w:t xml:space="preserve">. Consequently, the epoch approach applied to a transient simulation of the 21st century will overestimate the </w:t>
      </w:r>
      <w:r w:rsidR="0015672D" w:rsidRPr="003862D0">
        <w:rPr>
          <w:lang w:val="en-GB"/>
        </w:rPr>
        <w:t>mid-latitude</w:t>
      </w:r>
      <w:r w:rsidRPr="003862D0">
        <w:rPr>
          <w:lang w:val="en-GB"/>
        </w:rPr>
        <w:t xml:space="preserve"> circulation response in a stabilized climate. Dedicated time slice experiments simulating stabilized climates are therefore required to assess differences in </w:t>
      </w:r>
      <w:r w:rsidR="0015672D" w:rsidRPr="003862D0">
        <w:rPr>
          <w:lang w:val="en-GB"/>
        </w:rPr>
        <w:t>mid-latitude</w:t>
      </w:r>
      <w:r w:rsidRPr="003862D0">
        <w:rPr>
          <w:lang w:val="en-GB"/>
        </w:rPr>
        <w:t xml:space="preserve"> circulation at given levels of global warming </w:t>
      </w:r>
      <w:r w:rsidRPr="003862D0">
        <w:rPr>
          <w:lang w:val="en-GB"/>
        </w:rPr>
        <w:fldChar w:fldCharType="begin" w:fldLock="1"/>
      </w:r>
      <w:r w:rsidR="00615634">
        <w:rPr>
          <w:lang w:val="en-GB"/>
        </w:rPr>
        <w:instrText>ADDIN CSL_CITATION { "citationItems" : [ { "id" : "ITEM-1",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"mendeley" : { "formattedCitation" : "(Li et al., 2018)", "plainTextFormattedCitation" : "(Li et al., 2018)", "previouslyFormattedCitation" : "(Li et al., 2018)" }, "properties" : { "noteIndex" : 0 }, "schema" : "https://github.com/citation-style-language/schema/raw/master/csl-citation.json" }</w:instrText>
      </w:r>
      <w:r w:rsidRPr="003862D0">
        <w:rPr>
          <w:lang w:val="en-GB"/>
        </w:rPr>
        <w:fldChar w:fldCharType="separate"/>
      </w:r>
      <w:r w:rsidR="00016735">
        <w:rPr>
          <w:noProof/>
          <w:lang w:val="en-GB"/>
        </w:rPr>
        <w:t>(Li et al., 2018)</w:t>
      </w:r>
      <w:r w:rsidRPr="003862D0">
        <w:rPr>
          <w:lang w:val="en-GB"/>
        </w:rPr>
        <w:fldChar w:fldCharType="end"/>
      </w:r>
      <w:r w:rsidRPr="003862D0">
        <w:rPr>
          <w:lang w:val="en-GB"/>
        </w:rPr>
        <w:t>. A further complication in the</w:t>
      </w:r>
      <w:r w:rsidR="00145133">
        <w:rPr>
          <w:lang w:val="en-GB"/>
        </w:rPr>
        <w:t xml:space="preserve"> SH </w:t>
      </w:r>
      <w:r w:rsidRPr="003862D0">
        <w:rPr>
          <w:lang w:val="en-GB"/>
        </w:rPr>
        <w:t xml:space="preserve">is the competing influences of ozone recovery and increasing </w:t>
      </w:r>
      <w:r w:rsidR="004D176A" w:rsidRPr="003862D0">
        <w:rPr>
          <w:lang w:val="en-GB"/>
        </w:rPr>
        <w:t>GHG</w:t>
      </w:r>
      <w:r w:rsidRPr="003862D0">
        <w:rPr>
          <w:lang w:val="en-GB"/>
        </w:rPr>
        <w:t xml:space="preserve"> concentrations on the </w:t>
      </w:r>
      <w:r w:rsidR="00C07DAF" w:rsidRPr="003862D0">
        <w:rPr>
          <w:lang w:val="en-GB"/>
        </w:rPr>
        <w:t xml:space="preserve">austral-summer </w:t>
      </w:r>
      <w:r w:rsidR="0015672D" w:rsidRPr="003862D0">
        <w:rPr>
          <w:lang w:val="en-GB"/>
        </w:rPr>
        <w:t>mid-latitude</w:t>
      </w:r>
      <w:r w:rsidRPr="003862D0">
        <w:rPr>
          <w:lang w:val="en-GB"/>
        </w:rPr>
        <w:t xml:space="preserve"> circulation during the first half the 21st century </w:t>
      </w:r>
      <w:r w:rsidRPr="003862D0">
        <w:rPr>
          <w:lang w:val="en-GB"/>
        </w:rPr>
        <w:fldChar w:fldCharType="begin" w:fldLock="1"/>
      </w:r>
      <w:r w:rsidR="00615634">
        <w:rPr>
          <w:lang w:val="en-GB"/>
        </w:rPr>
        <w:instrText>ADDIN CSL_CITATION { "citationItems" : [ { "id" : "ITEM-1", "itemData" : { "DOI" : "10.1175/JCLI-D-12-00536.1", "ISBN" : "0894-8755",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 mean changes in the latitude and speed of the jets, but also explores how the variability of each jet changes with increased greenhouse gases. All jets are found to migrate poleward with climate change: the Southern Hemisphere jet shifts poleward by 28 of latitude between the historical period and the end of the twenty-first century in the representative concentration pathway 8.5 (RCP8.5) scenario, whereas both Northern Hemisphere jets shift by only 18.In addition, the speed of the Southern Hemisphere jet is found to increase markedly (by 1.2ms21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"K3832", "given" : "", "non-dropping-particle" : "", "parse-names" : false, "suffix" : "" } ], "type" : "article-journal", "volume" : "26" }, "uris" : [ "http://www.mendeley.com/documents/?uuid=b5ccee6b-0622-4a5e-8e6e-86752baaa27d" ] }, { "id" : "ITEM-2", "itemData" : { "DOI" : "10.1175/JCLI-D-13-00246.1", "ISBN" : "0894-8755", "ISSN" : "08948755", "abstract" : "AbstractStratospheric ozone is expected to recover by the end of this century because of the regulation of ozone-depleting substances by the Montreal Protocol. Targeted modeling studies have suggested that the climate response to ozone recovery will greatly oppose the climate response to rising greenhouse gas (GHG) emissions. However, the extent of this cancellation remains unclear since only a few such studies are available. Here, a much larger set of simulations performed for phase 5 of the Coupled Model Intercomparison Project is analyzed, which includes ozone recovery. It is shown that the closing of the ozone hole will cause a delay in summertime [December\u2013February (DJF)] Southern Hemisphere climate change between now and 2045. Specifically, it is found that the position of the jet stream, the width of the subtropical dry zones, the seasonality of surface temperatures, and sea ice concentrations all exhibit significantly reduced summertime trends over the first half of the twenty-first century as a c...", "author" : [ { "dropping-particle" : "", "family" : "Barnes", "given" : "Elizabeth A.", "non-dropping-particle" : "", "parse-names" : false, "suffix" : "" }, { "dropping-particle" : "", "family" : "Barnes", "given" : "Nicholas W.", "non-dropping-particle" : "", "parse-names" : false, "suffix" : "" }, { "dropping-particle" : "", "family" : "Polvani", "given" : "Lorenzo M.", "non-dropping-particle" : "", "parse-names" : false, "suffix" : "" } ], "container-title" : "Journal of Climate", "id" : "ITEM-2", "issued" : { "date-parts" : [ [ "2014" ] ] }, "page" : "852-867", "title" : "Delayed southern hemisphere climate change induced by stratospheric ozone recovery, as projected by the CMIP5 models", "translator" : [ { "dropping-particle" : "", "family" : "K2920", "given" : "", "non-dropping-particle" : "", "parse-names" : false, "suffix" : "" } ], "type" : "article-journal", "volume" : "27" }, "uris" : [ "http://www.mendeley.com/documents/?uuid=a5e05ac1-0492-3a02-8479-724d9b74e879" ] } ], "mendeley" : { "formattedCitation" : "(Barnes and Polvani, 2013; Barnes et al., 2014)", "plainTextFormattedCitation" : "(Barnes and Polvani, 2013; Barnes et al., 2014)", "previouslyFormattedCitation" : "(Barnes and Polvani, 2013; Barnes et al., 2014)" }, "properties" : { "noteIndex" : 0 }, "schema" : "https://github.com/citation-style-language/schema/raw/master/csl-citation.json" }</w:instrText>
      </w:r>
      <w:r w:rsidRPr="003862D0">
        <w:rPr>
          <w:lang w:val="en-GB"/>
        </w:rPr>
        <w:fldChar w:fldCharType="separate"/>
      </w:r>
      <w:r w:rsidR="00016735">
        <w:rPr>
          <w:noProof/>
          <w:lang w:val="en-GB"/>
        </w:rPr>
        <w:t>(Barnes and Polvani, 2013; Barnes et al., 2014)</w:t>
      </w:r>
      <w:r w:rsidRPr="003862D0">
        <w:rPr>
          <w:lang w:val="en-GB"/>
        </w:rPr>
        <w:fldChar w:fldCharType="end"/>
      </w:r>
      <w:r w:rsidRPr="003862D0">
        <w:rPr>
          <w:lang w:val="en-GB"/>
        </w:rPr>
        <w:t>. Using transient 21st century experiments to diagnose changes in</w:t>
      </w:r>
      <w:r w:rsidR="00145133">
        <w:rPr>
          <w:lang w:val="en-GB"/>
        </w:rPr>
        <w:t xml:space="preserve"> SH </w:t>
      </w:r>
      <w:r w:rsidR="0015672D" w:rsidRPr="003862D0">
        <w:rPr>
          <w:lang w:val="en-GB"/>
        </w:rPr>
        <w:t>mid-latitude</w:t>
      </w:r>
      <w:r w:rsidRPr="003862D0">
        <w:rPr>
          <w:lang w:val="en-GB"/>
        </w:rPr>
        <w:t xml:space="preserve"> circulation at different levels of warming therefore confounds the effects of ozone recovery and GHG increases </w:t>
      </w:r>
      <w:r w:rsidRPr="003862D0">
        <w:rPr>
          <w:lang w:val="en-GB"/>
        </w:rPr>
        <w:fldChar w:fldCharType="begin" w:fldLock="1"/>
      </w:r>
      <w:r w:rsidR="00615634">
        <w:rPr>
          <w:lang w:val="en-GB"/>
        </w:rPr>
        <w:instrText>ADDIN CSL_CITATION { "citationItems" : [ { "id" : "ITEM-1",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"ITEM-1", "issue" : "3", "issued" : { "date-parts" : [ [ "2018", "2", "1" ] ] }, "page" : "1091-1105", "title" : "Fast and Slow Components of the Extratropical Atmospheric Circulation Response to CO2 Forcing", "translator" : [ { "dropping-particle" : "", "family" : "K2927", "given" : "", "non-dropping-particle" : "", "parse-names" : false, "suffix" : "" } ], "type" : "article-journal", "volume" : "31" }, "uris" : [ "http://www.mendeley.com/documents/?uuid=d282a14f-787e-4eea-a495-8d7b1b9fabf5" ] } ], "mendeley" : { "formattedCitation" : "(Ceppi et al., 2018)", "plainTextFormattedCitation" : "(Ceppi et al., 2018)", "previouslyFormattedCitation" : "(Ceppi et al., 2018)" }, "properties" : { "noteIndex" : 0 }, "schema" : "https://github.com/citation-style-language/schema/raw/master/csl-citation.json" }</w:instrText>
      </w:r>
      <w:r w:rsidRPr="003862D0">
        <w:rPr>
          <w:lang w:val="en-GB"/>
        </w:rPr>
        <w:fldChar w:fldCharType="separate"/>
      </w:r>
      <w:r w:rsidR="00016735">
        <w:rPr>
          <w:noProof/>
          <w:lang w:val="en-GB"/>
        </w:rPr>
        <w:t>(Ceppi et al., 2018)</w:t>
      </w:r>
      <w:r w:rsidRPr="003862D0">
        <w:rPr>
          <w:lang w:val="en-GB"/>
        </w:rPr>
        <w:fldChar w:fldCharType="end"/>
      </w:r>
      <w:r w:rsidRPr="003862D0">
        <w:rPr>
          <w:lang w:val="en-GB"/>
        </w:rPr>
        <w:t xml:space="preserve">. Given these various limitations, we do not apply epoch analysis to assess </w:t>
      </w:r>
      <w:r w:rsidR="0015672D" w:rsidRPr="003862D0">
        <w:rPr>
          <w:lang w:val="en-GB"/>
        </w:rPr>
        <w:t>mid-latitude</w:t>
      </w:r>
      <w:r w:rsidRPr="003862D0">
        <w:rPr>
          <w:lang w:val="en-GB"/>
        </w:rPr>
        <w:t xml:space="preserve"> atmospheric circulation changes and related annular modes of variability.</w:t>
      </w:r>
    </w:p>
    <w:p w14:paraId="60EE7831" w14:textId="77777777" w:rsidR="00AA3E14" w:rsidRPr="003862D0" w:rsidRDefault="00AA3E14" w:rsidP="00AA3E14">
      <w:pPr>
        <w:pStyle w:val="AR6BodyText"/>
        <w:rPr>
          <w:rFonts w:asciiTheme="minorHAnsi" w:eastAsiaTheme="minorHAnsi" w:hAnsiTheme="minorHAnsi"/>
          <w:lang w:val="en-GB" w:eastAsia="en-US"/>
        </w:rPr>
      </w:pPr>
    </w:p>
    <w:p w14:paraId="64D94727" w14:textId="77777777" w:rsidR="007178BE" w:rsidRPr="003862D0" w:rsidRDefault="007178BE" w:rsidP="00377ACF">
      <w:pPr>
        <w:pStyle w:val="AR6BodyText"/>
        <w:rPr>
          <w:lang w:val="en-GB"/>
        </w:rPr>
      </w:pPr>
    </w:p>
    <w:p w14:paraId="7E8B8DF0" w14:textId="293BC236" w:rsidR="007178BE" w:rsidRPr="003862D0" w:rsidRDefault="007178BE" w:rsidP="007178BE">
      <w:pPr>
        <w:pStyle w:val="AR6Chap4Level2411"/>
        <w:rPr>
          <w:lang w:val="en-GB"/>
        </w:rPr>
      </w:pPr>
      <w:bookmarkStart w:id="3822" w:name="_Toc5498102"/>
      <w:bookmarkStart w:id="3823" w:name="_Toc5498136"/>
      <w:bookmarkStart w:id="3824" w:name="_Toc5498425"/>
      <w:bookmarkStart w:id="3825" w:name="_Toc5498908"/>
      <w:bookmarkStart w:id="3826" w:name="_Toc5500960"/>
      <w:bookmarkStart w:id="3827" w:name="_Toc5778515"/>
      <w:bookmarkStart w:id="3828" w:name="_Ref29571496"/>
      <w:bookmarkStart w:id="3829" w:name="_Toc29748291"/>
      <w:bookmarkStart w:id="3830" w:name="_Toc29748477"/>
      <w:bookmarkStart w:id="3831" w:name="_Toc29749230"/>
      <w:bookmarkStart w:id="3832" w:name="_Toc29751044"/>
      <w:bookmarkStart w:id="3833" w:name="_Toc33523319"/>
      <w:bookmarkStart w:id="3834" w:name="_Toc56878753"/>
      <w:bookmarkStart w:id="3835" w:name="_Toc56879174"/>
      <w:bookmarkStart w:id="3836" w:name="_Toc56879716"/>
      <w:bookmarkStart w:id="3837" w:name="_Toc56880382"/>
      <w:bookmarkStart w:id="3838" w:name="_Toc56880478"/>
      <w:bookmarkStart w:id="3839" w:name="_Toc56880548"/>
      <w:bookmarkStart w:id="3840" w:name="_Toc56880672"/>
      <w:bookmarkStart w:id="3841" w:name="_Toc56881946"/>
      <w:bookmarkStart w:id="3842" w:name="_Toc57156893"/>
      <w:bookmarkStart w:id="3843" w:name="_Toc65519604"/>
      <w:bookmarkStart w:id="3844" w:name="_Toc66099788"/>
      <w:bookmarkStart w:id="3845" w:name="_Toc66646071"/>
      <w:bookmarkStart w:id="3846" w:name="_Toc69752541"/>
      <w:bookmarkStart w:id="3847" w:name="_Toc66379318"/>
      <w:bookmarkStart w:id="3848" w:name="_Toc66467014"/>
      <w:bookmarkStart w:id="3849" w:name="_Toc66467298"/>
      <w:bookmarkStart w:id="3850" w:name="_Toc66574553"/>
      <w:bookmarkStart w:id="3851" w:name="_Toc66574724"/>
      <w:r w:rsidRPr="003862D0">
        <w:rPr>
          <w:lang w:val="en-GB"/>
        </w:rPr>
        <w:t xml:space="preserve">Climate Goals, Overshoot, and </w:t>
      </w:r>
      <w:bookmarkEnd w:id="3822"/>
      <w:bookmarkEnd w:id="3823"/>
      <w:bookmarkEnd w:id="3824"/>
      <w:bookmarkEnd w:id="3825"/>
      <w:bookmarkEnd w:id="3826"/>
      <w:bookmarkEnd w:id="3827"/>
      <w:bookmarkEnd w:id="3828"/>
      <w:bookmarkEnd w:id="3829"/>
      <w:bookmarkEnd w:id="3830"/>
      <w:bookmarkEnd w:id="3831"/>
      <w:bookmarkEnd w:id="3832"/>
      <w:bookmarkEnd w:id="3833"/>
      <w:r w:rsidRPr="003862D0">
        <w:rPr>
          <w:lang w:val="en-GB"/>
        </w:rPr>
        <w:t>Path-Dependence</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r w:rsidR="00493008" w:rsidRPr="003862D0">
        <w:rPr>
          <w:lang w:val="en-GB"/>
        </w:rPr>
        <w:t xml:space="preserve"> </w:t>
      </w:r>
      <w:bookmarkEnd w:id="3847"/>
      <w:bookmarkEnd w:id="3848"/>
      <w:bookmarkEnd w:id="3849"/>
      <w:bookmarkEnd w:id="3850"/>
      <w:bookmarkEnd w:id="3851"/>
    </w:p>
    <w:p w14:paraId="4AD12A2C" w14:textId="2CA14484" w:rsidR="007178BE" w:rsidRPr="003862D0" w:rsidRDefault="007178BE" w:rsidP="007178BE">
      <w:pPr>
        <w:pStyle w:val="AR6BodyText"/>
        <w:rPr>
          <w:lang w:val="en-GB" w:eastAsia="en-US"/>
        </w:rPr>
      </w:pPr>
      <w:r w:rsidRPr="003862D0">
        <w:rPr>
          <w:lang w:val="en-GB"/>
        </w:rPr>
        <w:br/>
      </w:r>
      <w:r w:rsidRPr="003862D0">
        <w:rPr>
          <w:lang w:val="en-GB" w:eastAsia="en-US"/>
        </w:rPr>
        <w:t xml:space="preserve">Many scenarios </w:t>
      </w:r>
      <w:r w:rsidR="002F1335" w:rsidRPr="003862D0">
        <w:rPr>
          <w:lang w:val="en-GB" w:eastAsia="en-US"/>
        </w:rPr>
        <w:t xml:space="preserve">aiming at limiting warming </w:t>
      </w:r>
      <w:r w:rsidRPr="003862D0">
        <w:rPr>
          <w:lang w:val="en-GB" w:eastAsia="en-US"/>
        </w:rPr>
        <w:t xml:space="preserve">by 2100 </w:t>
      </w:r>
      <w:r w:rsidR="002F1335" w:rsidRPr="003862D0">
        <w:rPr>
          <w:lang w:val="en-GB" w:eastAsia="en-US"/>
        </w:rPr>
        <w:t xml:space="preserve">to 1.5°C </w:t>
      </w:r>
      <w:r w:rsidRPr="003862D0">
        <w:rPr>
          <w:lang w:val="en-GB" w:eastAsia="en-US"/>
        </w:rPr>
        <w:t>involve overshoot –</w:t>
      </w:r>
      <w:r w:rsidR="002F1335" w:rsidRPr="003862D0">
        <w:rPr>
          <w:lang w:val="en-GB" w:eastAsia="en-US"/>
        </w:rPr>
        <w:t xml:space="preserve"> ERF</w:t>
      </w:r>
      <w:r w:rsidRPr="003862D0">
        <w:rPr>
          <w:lang w:val="en-GB" w:eastAsia="en-US"/>
        </w:rPr>
        <w:t xml:space="preserve"> temporarily exceeds a certain level before peaking and declining again</w:t>
      </w:r>
      <w:r w:rsidR="004D176A" w:rsidRPr="003862D0">
        <w:rPr>
          <w:lang w:val="en-GB" w:eastAsia="en-US"/>
        </w:rPr>
        <w:t xml:space="preserve"> (</w:t>
      </w:r>
      <w:del w:id="3852" w:author="Sara M Tuson" w:date="2021-07-15T14:47:00Z">
        <w:r w:rsidR="004D176A" w:rsidRPr="003862D0" w:rsidDel="00097141">
          <w:rPr>
            <w:lang w:val="en-GB" w:eastAsia="en-US"/>
          </w:rPr>
          <w:delText xml:space="preserve">see also </w:delText>
        </w:r>
      </w:del>
      <w:r w:rsidR="004D176A" w:rsidRPr="003862D0">
        <w:rPr>
          <w:lang w:val="en-GB" w:eastAsia="en-US"/>
        </w:rPr>
        <w:t>Annex VII: Glossary)</w:t>
      </w:r>
      <w:r w:rsidRPr="003862D0">
        <w:rPr>
          <w:lang w:val="en-GB" w:eastAsia="en-US"/>
        </w:rPr>
        <w:t xml:space="preserve">. </w:t>
      </w:r>
      <w:r w:rsidR="002F1335" w:rsidRPr="003862D0">
        <w:rPr>
          <w:lang w:val="en-GB" w:eastAsia="en-US"/>
        </w:rPr>
        <w:t>To</w:t>
      </w:r>
      <w:r w:rsidRPr="003862D0">
        <w:rPr>
          <w:lang w:val="en-GB" w:eastAsia="en-US"/>
        </w:rPr>
        <w:t xml:space="preserve"> quantify the implications of any such overshoot</w:t>
      </w:r>
      <w:r w:rsidR="002F1335" w:rsidRPr="003862D0">
        <w:rPr>
          <w:lang w:val="en-GB" w:eastAsia="en-US"/>
        </w:rPr>
        <w:t xml:space="preserve">, this </w:t>
      </w:r>
      <w:r w:rsidRPr="003862D0">
        <w:rPr>
          <w:lang w:val="en-GB" w:eastAsia="en-US"/>
        </w:rPr>
        <w:t xml:space="preserve">subsection assesses reversibility of climate due to temporary overshoot of </w:t>
      </w:r>
      <w:r w:rsidR="002F1335" w:rsidRPr="003862D0">
        <w:rPr>
          <w:lang w:val="en-GB" w:eastAsia="en-US"/>
        </w:rPr>
        <w:t>GSAT</w:t>
      </w:r>
      <w:r w:rsidRPr="003862D0">
        <w:rPr>
          <w:lang w:val="en-GB" w:eastAsia="en-US"/>
        </w:rPr>
        <w:t xml:space="preserve"> levels during the 2</w:t>
      </w:r>
      <w:r w:rsidR="007D34D8" w:rsidRPr="003862D0">
        <w:rPr>
          <w:lang w:val="en-GB" w:eastAsia="en-US"/>
        </w:rPr>
        <w:t>1st</w:t>
      </w:r>
      <w:r w:rsidRPr="003862D0">
        <w:rPr>
          <w:lang w:val="en-GB" w:eastAsia="en-US"/>
        </w:rPr>
        <w:t xml:space="preserve"> century, and implications for the use of carbon budgets. It also assesses differences in climate outcomes under different pathways</w:t>
      </w:r>
      <w:r w:rsidR="002F1335" w:rsidRPr="003862D0">
        <w:rPr>
          <w:lang w:val="en-GB" w:eastAsia="en-US"/>
        </w:rPr>
        <w:t>,</w:t>
      </w:r>
      <w:r w:rsidRPr="003862D0">
        <w:rPr>
          <w:lang w:val="en-GB" w:eastAsia="en-US"/>
        </w:rPr>
        <w:t xml:space="preserve"> with </w:t>
      </w:r>
      <w:r w:rsidR="002F1335" w:rsidRPr="003862D0">
        <w:rPr>
          <w:lang w:val="en-GB" w:eastAsia="en-US"/>
        </w:rPr>
        <w:t xml:space="preserve">a </w:t>
      </w:r>
      <w:r w:rsidRPr="003862D0">
        <w:rPr>
          <w:lang w:val="en-GB" w:eastAsia="en-US"/>
        </w:rPr>
        <w:t xml:space="preserve">focus on comparing the SSPs used in CMIP6 with the RCPs </w:t>
      </w:r>
      <w:r w:rsidR="002F26A5" w:rsidRPr="003862D0">
        <w:rPr>
          <w:lang w:val="en-GB" w:eastAsia="en-US"/>
        </w:rPr>
        <w:t>used</w:t>
      </w:r>
      <w:r w:rsidRPr="003862D0">
        <w:rPr>
          <w:lang w:val="en-GB" w:eastAsia="en-US"/>
        </w:rPr>
        <w:t xml:space="preserve"> in CMIP5.</w:t>
      </w:r>
    </w:p>
    <w:p w14:paraId="554BA8BC" w14:textId="77777777" w:rsidR="007178BE" w:rsidRPr="003862D0" w:rsidRDefault="007178BE" w:rsidP="007178BE">
      <w:pPr>
        <w:pStyle w:val="AR6BodyText"/>
        <w:rPr>
          <w:lang w:val="en-GB"/>
        </w:rPr>
      </w:pPr>
    </w:p>
    <w:p w14:paraId="52950A77" w14:textId="77777777" w:rsidR="007178BE" w:rsidRPr="003862D0" w:rsidRDefault="007178BE" w:rsidP="007178BE">
      <w:pPr>
        <w:pStyle w:val="AR6BodyText"/>
        <w:rPr>
          <w:lang w:val="en-GB"/>
        </w:rPr>
      </w:pPr>
    </w:p>
    <w:p w14:paraId="3ABF4CB9" w14:textId="061B4B76" w:rsidR="007178BE" w:rsidRPr="003862D0" w:rsidRDefault="007178BE" w:rsidP="007178BE">
      <w:pPr>
        <w:pStyle w:val="AR6Chap4Level34111"/>
        <w:rPr>
          <w:lang w:val="en-GB"/>
        </w:rPr>
      </w:pPr>
      <w:bookmarkStart w:id="3853" w:name="_Toc57156894"/>
      <w:bookmarkStart w:id="3854" w:name="_Toc66467015"/>
      <w:bookmarkStart w:id="3855" w:name="_Toc66467299"/>
      <w:bookmarkStart w:id="3856" w:name="_Toc66574554"/>
      <w:bookmarkStart w:id="3857" w:name="_Toc66574725"/>
      <w:bookmarkStart w:id="3858" w:name="_Toc66646072"/>
      <w:bookmarkStart w:id="3859" w:name="_Toc69752542"/>
      <w:r w:rsidRPr="003862D0">
        <w:rPr>
          <w:lang w:val="en-GB"/>
        </w:rPr>
        <w:t xml:space="preserve">Climate </w:t>
      </w:r>
      <w:ins w:id="3860" w:author="Sara M Tuson" w:date="2021-07-20T14:50:00Z">
        <w:r w:rsidR="00BA503C">
          <w:rPr>
            <w:lang w:val="en-GB"/>
          </w:rPr>
          <w:t>C</w:t>
        </w:r>
      </w:ins>
      <w:del w:id="3861" w:author="Sara M Tuson" w:date="2021-07-20T14:50:00Z">
        <w:r w:rsidRPr="003862D0" w:rsidDel="00BA503C">
          <w:rPr>
            <w:lang w:val="en-GB"/>
          </w:rPr>
          <w:delText>c</w:delText>
        </w:r>
      </w:del>
      <w:r w:rsidRPr="003862D0">
        <w:rPr>
          <w:lang w:val="en-GB"/>
        </w:rPr>
        <w:t xml:space="preserve">hange </w:t>
      </w:r>
      <w:ins w:id="3862" w:author="Sara M Tuson" w:date="2021-07-20T14:50:00Z">
        <w:r w:rsidR="00BA503C">
          <w:rPr>
            <w:lang w:val="en-GB"/>
          </w:rPr>
          <w:t>U</w:t>
        </w:r>
      </w:ins>
      <w:del w:id="3863" w:author="Sara M Tuson" w:date="2021-07-20T14:50:00Z">
        <w:r w:rsidRPr="003862D0" w:rsidDel="00BA503C">
          <w:rPr>
            <w:lang w:val="en-GB"/>
          </w:rPr>
          <w:delText>u</w:delText>
        </w:r>
      </w:del>
      <w:r w:rsidRPr="003862D0">
        <w:rPr>
          <w:lang w:val="en-GB"/>
        </w:rPr>
        <w:t xml:space="preserve">nder </w:t>
      </w:r>
      <w:ins w:id="3864" w:author="Sara M Tuson" w:date="2021-07-20T14:50:00Z">
        <w:r w:rsidR="00BA503C">
          <w:rPr>
            <w:lang w:val="en-GB"/>
          </w:rPr>
          <w:t>O</w:t>
        </w:r>
      </w:ins>
      <w:del w:id="3865" w:author="Sara M Tuson" w:date="2021-07-20T14:50:00Z">
        <w:r w:rsidRPr="003862D0" w:rsidDel="00BA503C">
          <w:rPr>
            <w:lang w:val="en-GB"/>
          </w:rPr>
          <w:delText>o</w:delText>
        </w:r>
      </w:del>
      <w:r w:rsidRPr="003862D0">
        <w:rPr>
          <w:lang w:val="en-GB"/>
        </w:rPr>
        <w:t>vershoot</w:t>
      </w:r>
      <w:bookmarkEnd w:id="3853"/>
      <w:bookmarkEnd w:id="3854"/>
      <w:bookmarkEnd w:id="3855"/>
      <w:bookmarkEnd w:id="3856"/>
      <w:bookmarkEnd w:id="3857"/>
      <w:bookmarkEnd w:id="3858"/>
      <w:bookmarkEnd w:id="3859"/>
    </w:p>
    <w:p w14:paraId="57EF38B6" w14:textId="77777777" w:rsidR="007178BE" w:rsidRPr="003862D0" w:rsidRDefault="007178BE" w:rsidP="007178BE">
      <w:pPr>
        <w:pStyle w:val="AR6BodyText"/>
        <w:rPr>
          <w:lang w:val="en-GB" w:eastAsia="en-US"/>
        </w:rPr>
      </w:pPr>
    </w:p>
    <w:p w14:paraId="0F5F805A" w14:textId="69E2CB19" w:rsidR="007178BE" w:rsidRPr="003862D0" w:rsidRDefault="007178BE" w:rsidP="007178BE">
      <w:pPr>
        <w:pStyle w:val="AR6BodyText"/>
        <w:rPr>
          <w:lang w:val="en-GB"/>
        </w:rPr>
      </w:pPr>
      <w:r w:rsidRPr="003862D0">
        <w:rPr>
          <w:lang w:val="en-GB" w:eastAsia="en-US"/>
        </w:rPr>
        <w:t xml:space="preserve">The </w:t>
      </w:r>
      <w:r w:rsidR="004D176A" w:rsidRPr="003862D0">
        <w:rPr>
          <w:lang w:val="en-GB" w:eastAsia="en-US"/>
        </w:rPr>
        <w:t>SR1.5</w:t>
      </w:r>
      <w:r w:rsidRPr="003862D0">
        <w:rPr>
          <w:lang w:val="en-GB" w:eastAsia="en-US"/>
        </w:rPr>
        <w:t xml:space="preserve"> </w:t>
      </w:r>
      <w:r w:rsidRPr="003862D0">
        <w:rPr>
          <w:lang w:val="en-GB" w:eastAsia="en-US"/>
        </w:rPr>
        <w:fldChar w:fldCharType="begin" w:fldLock="1"/>
      </w:r>
      <w:r w:rsidR="00741A83">
        <w:rPr>
          <w:lang w:val="en-GB" w:eastAsia="en-US"/>
        </w:rPr>
        <w: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"3-24", "publisher" : "In Press", "title" : "Summary for Policymakers", "translator" : [ { "dropping-particle" : "", "family" : "K3074", "given" : "Rt13", "non-dropping-particle" : "", "parse-names" : false, "suffix" : "" } ], "type" : "chapter" }, "uris" : [ "http://www.mendeley.com/documents/?uuid=c783826c-085b-4194-ab8f-97e69dd163b5" ] } ], "mendeley" : { "formattedCitation" : "(IPCC, 2018b)", "plainTextFormattedCitation" : "(IPCC, 2018b)", "previouslyFormattedCitation" : "(IPCC, 2018b)" }, "properties" : { "noteIndex" : 0 }, "schema" : "https://github.com/citation-style-language/schema/raw/master/csl-citation.json" }</w:instrText>
      </w:r>
      <w:r w:rsidRPr="003862D0">
        <w:rPr>
          <w:lang w:val="en-GB" w:eastAsia="en-US"/>
        </w:rPr>
        <w:fldChar w:fldCharType="separate"/>
      </w:r>
      <w:r w:rsidR="00016735">
        <w:rPr>
          <w:noProof/>
          <w:lang w:val="en-GB" w:eastAsia="en-US"/>
        </w:rPr>
        <w:t>(IPCC, 2018b)</w:t>
      </w:r>
      <w:r w:rsidRPr="003862D0">
        <w:rPr>
          <w:lang w:val="en-GB" w:eastAsia="en-US"/>
        </w:rPr>
        <w:fldChar w:fldCharType="end"/>
      </w:r>
      <w:r w:rsidRPr="003862D0">
        <w:rPr>
          <w:lang w:val="en-GB" w:eastAsia="en-US"/>
        </w:rPr>
        <w:t xml:space="preserve"> concluded with </w:t>
      </w:r>
      <w:r w:rsidRPr="003862D0">
        <w:rPr>
          <w:i/>
          <w:iCs/>
          <w:lang w:val="en-GB" w:eastAsia="en-US"/>
        </w:rPr>
        <w:t>high confidence</w:t>
      </w:r>
      <w:r w:rsidRPr="003862D0">
        <w:rPr>
          <w:lang w:val="en-GB" w:eastAsia="en-US"/>
        </w:rPr>
        <w:t xml:space="preserve"> that overshoot trajectories </w:t>
      </w:r>
      <w:r w:rsidR="007C77C0" w:rsidRPr="003862D0">
        <w:rPr>
          <w:lang w:val="en-GB" w:eastAsia="en-US"/>
        </w:rPr>
        <w:t>‘</w:t>
      </w:r>
      <w:r w:rsidRPr="003862D0">
        <w:rPr>
          <w:lang w:val="en-GB" w:eastAsia="en-US"/>
        </w:rPr>
        <w:t>result in higher impacts and associated challenges compared to pathways that limit global warming to 1.5°C with no or limited overshoot</w:t>
      </w:r>
      <w:r w:rsidR="007C77C0" w:rsidRPr="003862D0">
        <w:rPr>
          <w:lang w:val="en-GB" w:eastAsia="en-US"/>
        </w:rPr>
        <w:t>’</w:t>
      </w:r>
      <w:r w:rsidRPr="003862D0">
        <w:rPr>
          <w:lang w:val="en-GB" w:eastAsia="en-US"/>
        </w:rPr>
        <w:t xml:space="preserve">. The degree and duration of overshoot affects the risks and impacts likely to be experienced </w:t>
      </w:r>
      <w:r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(Hoegh-Guldberg et al., 2018)</w:t>
      </w:r>
      <w:r w:rsidRPr="003862D0">
        <w:rPr>
          <w:lang w:val="en-GB" w:eastAsia="en-US"/>
        </w:rPr>
        <w:fldChar w:fldCharType="end"/>
      </w:r>
      <w:r w:rsidRPr="003862D0">
        <w:rPr>
          <w:lang w:val="en-GB" w:eastAsia="en-US"/>
        </w:rPr>
        <w:t xml:space="preserve"> and the emissions pathway required to achieve it </w:t>
      </w:r>
      <w:r w:rsidRPr="003862D0">
        <w:rPr>
          <w:lang w:val="en-GB"/>
        </w:rPr>
        <w:fldChar w:fldCharType="begin" w:fldLock="1"/>
      </w:r>
      <w:r w:rsidR="00615634">
        <w:rPr>
          <w:lang w:val="en-GB"/>
        </w:rPr>
        <w:instrText>ADDIN CSL_CITATION { "citationItems" : [ { "id" : "ITEM-1", "itemData" : { "DOI" : "10.1007/s11027-017-9762-z", "ISSN" : "15731596", "abstract" : "The Paris Agreement of the 21st Conference of the Parties of the United Nations Framework Convention on Climate Change refers to the 1.5 \u00b0C target as well as the 2 \u00b0C target, and it is important to estimate the emission pathways and mitigation measures for the 1.5 \u00b0C target for the discussions on the target. The possible emission pathways vary widely because of the uncertainties involved. We assumed three kinds of temperature trajectories for meeting below 1.5 \u00b0C compared with the pre-industrial level, and three numbers for the climate sensitivity. The first trajectory remains below 1.5 \u00b0C all the time until 2300, the second overshoots but returns to below 1.5 \u00b0C by 2100, and the third overshoots but returns to below 1.5 \u00b0C by 2300. There are large differences in terms of 2030 emissions between the estimate from the submitted Nationally Determined Contributions (NDCs) and any of assessed emission pathways involving climate sensitivity of 3.0 \u00b0C or higher, and high emission reduction costs were estimated, even for 2030. With climate sensitivity of 2.5 \u00b0C, only the third trajectory exhibits consistent emissions in 2030 with the NDCs. However, this case also appears very difficult to achieve, requiring enormous amounts of negative emissions after the middle of this century toward 2300. A climate mitigation strategy aiming for the 1.5 \u00b0C target will be debatable, because we face serious difficulties in near- or/and long-term for all the possible emission pathways, and therefore, we should rather focus on actual emission reduction activities than on the 1.5 \u00b0C target with poor feasibility.", "author" : [ { "dropping-particle" : "", "family" : "Akimoto", "given" : "Keigo", "non-dropping-particle" : "", "parse-names" : false, "suffix" : "" }, { "dropping-particle" : "", "family" : "Sano", "given" : "Fuminori", "non-dropping-particle" : "", "parse-names" : false, "suffix" : "" }, { "dropping-particle" : "", "family" : "Tomoda", "given" : "Toshimasa", "non-dropping-particle" : "", "parse-names" : false, "suffix" : "" } ], "container-title" : "Mitigation and Adaptation Strategies for Global Change", "id" : "ITEM-1", "issue" : "6", "issued" : { "date-parts" : [ [ "2018", "8", "1" ] ] }, "page" : "839-852", "publisher" : "Springer Netherlands", "title" : "GHG emission pathways until 2300 for the 1.5 \u00b0C temperature rise target and the mitigation costs achieving the pathways", "translator" : [ { "dropping-particle" : "", "family" : "K4961", "given" : "", "non-dropping-particle" : "", "parse-names" : false, "suffix" : "" } ], "type" : "article-journal", "volume" : "23" }, "uris" : [ "http://www.mendeley.com/documents/?uuid=005e5fe0-e781-3478-bcfc-33ef2f8ac8cc" ] } ], "mendeley" : { "formattedCitation" : "(Akimoto et al., 2018)", "plainTextFormattedCitation" : "(Akimoto et al., 2018)", "previouslyFormattedCitation" : "(Akimoto et al., 2018)" }, "properties" : { "noteIndex" : 0 }, "schema" : "https://github.com/citation-style-language/schema/raw/master/csl-citation.json" }</w:instrText>
      </w:r>
      <w:r w:rsidRPr="003862D0">
        <w:rPr>
          <w:lang w:val="en-GB"/>
        </w:rPr>
        <w:fldChar w:fldCharType="separate"/>
      </w:r>
      <w:r w:rsidR="00016735">
        <w:rPr>
          <w:noProof/>
          <w:lang w:val="en-GB"/>
        </w:rPr>
        <w:t>(Akimoto et al., 2018)</w:t>
      </w:r>
      <w:r w:rsidRPr="003862D0">
        <w:rPr>
          <w:lang w:val="en-GB"/>
        </w:rPr>
        <w:fldChar w:fldCharType="end"/>
      </w:r>
      <w:r w:rsidRPr="003862D0">
        <w:rPr>
          <w:lang w:val="en-GB" w:eastAsia="en-US"/>
        </w:rPr>
        <w:t xml:space="preserve">. </w:t>
      </w:r>
      <w:r w:rsidR="004D176A" w:rsidRPr="003862D0">
        <w:rPr>
          <w:lang w:val="en-GB" w:eastAsia="en-US"/>
        </w:rPr>
        <w:t xml:space="preserve">Consequences </w:t>
      </w:r>
      <w:del w:id="3866" w:author="Sara M Tuson" w:date="2021-07-20T14:51:00Z">
        <w:r w:rsidRPr="003862D0" w:rsidDel="00BA503C">
          <w:rPr>
            <w:lang w:val="en-GB" w:eastAsia="en-US"/>
          </w:rPr>
          <w:delText xml:space="preserve">such as </w:delText>
        </w:r>
      </w:del>
      <w:del w:id="3867" w:author="Sara M Tuson" w:date="2021-07-20T14:52:00Z">
        <w:r w:rsidR="002F26A5" w:rsidRPr="003862D0" w:rsidDel="00BA503C">
          <w:rPr>
            <w:lang w:val="en-GB" w:eastAsia="en-US"/>
          </w:rPr>
          <w:delText>on</w:delText>
        </w:r>
      </w:del>
      <w:ins w:id="3868" w:author="Sara M Tuson" w:date="2021-07-20T14:52:00Z">
        <w:r w:rsidR="00BA503C">
          <w:rPr>
            <w:lang w:val="en-GB" w:eastAsia="en-US"/>
          </w:rPr>
          <w:t>relating to</w:t>
        </w:r>
      </w:ins>
      <w:r w:rsidR="002F26A5" w:rsidRPr="003862D0">
        <w:rPr>
          <w:lang w:val="en-GB" w:eastAsia="en-US"/>
        </w:rPr>
        <w:t xml:space="preserve"> </w:t>
      </w:r>
      <w:r w:rsidRPr="003862D0">
        <w:rPr>
          <w:lang w:val="en-GB" w:eastAsia="en-US"/>
        </w:rPr>
        <w:t>ice sheets and climatic extremes have been found to be greater at 2</w:t>
      </w:r>
      <w:r w:rsidR="002F26A5" w:rsidRPr="003862D0">
        <w:rPr>
          <w:lang w:val="en-GB" w:eastAsia="en-US"/>
        </w:rPr>
        <w:t>°</w:t>
      </w:r>
      <w:r w:rsidRPr="003862D0">
        <w:rPr>
          <w:lang w:val="en-GB" w:eastAsia="en-US"/>
        </w:rPr>
        <w:t>C of global warming than at 1.5</w:t>
      </w:r>
      <w:r w:rsidR="00870143" w:rsidRPr="003862D0">
        <w:rPr>
          <w:lang w:val="en-GB" w:eastAsia="en-US"/>
        </w:rPr>
        <w:t>°C</w:t>
      </w:r>
      <w:r w:rsidRPr="003862D0">
        <w:rPr>
          <w:lang w:val="en-GB" w:eastAsia="en-US"/>
        </w:rPr>
        <w:t xml:space="preserve"> </w:t>
      </w:r>
      <w:r w:rsidRPr="003862D0">
        <w:rPr>
          <w:lang w:val="en-GB" w:eastAsia="en-US"/>
        </w:rPr>
        <w:fldChar w:fldCharType="begin" w:fldLock="1"/>
      </w:r>
      <w:r w:rsidR="00D90EAC">
        <w:rPr>
          <w:lang w:val="en-GB" w:eastAsia="en-US"/>
        </w:rPr>
        <w:instrText>ADDIN CSL_CITATION { "citationItems" : [ { "id" : "ITEM-1", "itemData" : {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"K4029", "given" : "Rt13", "non-dropping-particle" : "", "parse-names" : false, "suffix" : "" } ], "type" : "chapter" }, "uris" : [ "http://www.mendeley.com/documents/?uuid=b959e0f0-3930-4ca1-a377-320b543ae4b9" ] }, { "id" : "ITEM-2",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 \u00b0C above pre-industrial levels and pursuing efforts to limit the temperature increase to 1.5 \u00b0C\". Despite the prominence of these two temperature limits, a comprehensive overview of the differences in climate impacts at these levels is still missing. Here we provide an assessment of key impacts of climate change at warming levels of 1.5 \u00b0C and 2 \u00b0C, including extreme weather events, water availability, agricultural yields, sea-level rise and risk of coral reef loss. Our results reveal substantial differences in impacts between a 1.5 \u00b0C and 2 \u00b0C warming that are highly relevant for the assessment of dangerous anthropogenic interference with the climate system. For heat-related extremes, the additional 0.5 \u00b0C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 \u00b0C, virtually all tropical coral reefs are projected to be at risk of severe degradation due to temperature-induced bleaching from 2050 onwards. This fraction is reduced to about 90 % in 2050 and projected to decline to 70 % by 2100 for a 1.5 \u00b0C scenario. Analyses of precipitation-related impacts reveal distinct regional differences and hot-spots of change emerge. Regional reduction in median water availability for the Mediterranean is found to nearly double from 9 % to 17 % between 1.5 \u00b0C and 2 \u00b0C, and the projected lengthening of regional dry spells increases from 7 to 11 %.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 cm rise by 2100 relative to year 2000-levels for a 2 \u00b0C scenario, and about 10 cm lower level\u2026",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"ITEM-2", "issue" : "2", "issued" : { "date-parts" : [ [ "2016", "4", "21" ] ] }, "page" : "327-351", "publisher" : "Copernicus GmbH", "title" : "Differential climate impacts for policy-relevant limits to global warming: the case of 1.5 \u00b0C and 2 \u00b0C", "translator" : [ { "dropping-particle" : "", "family" : "K2308", "given" : "", "non-dropping-particle" : "", "parse-names" : false, "suffix" : "" } ], "type" : "article-journal", "volume" : "7" }, "uris" : [ "http://www.mendeley.com/documents/?uuid=1baca965-cf0a-329b-a1c4-359e36f6b62b" ] } ], "mendeley" : { "formattedCitation" : "(Schleussner et al., 2016; Hoegh-Guldberg et al., 2018)", "plainTextFormattedCitation" : "(Schleussner et al., 2016; Hoegh-Guldberg et al., 2018)", "previouslyFormattedCitation" : "(Schleussner et al., 2016; Hoegh-Guldberg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(Schleussner et al., 2016; Hoegh-Guldberg et al., 2018)</w:t>
      </w:r>
      <w:r w:rsidRPr="003862D0">
        <w:rPr>
          <w:lang w:val="en-GB" w:eastAsia="en-US"/>
        </w:rPr>
        <w:fldChar w:fldCharType="end"/>
      </w:r>
      <w:r w:rsidRPr="003862D0">
        <w:rPr>
          <w:lang w:val="en-GB" w:eastAsia="en-US"/>
        </w:rPr>
        <w:t xml:space="preserve"> but even on recovery to lower temperatures</w:t>
      </w:r>
      <w:r w:rsidR="00BA2347" w:rsidRPr="003862D0">
        <w:rPr>
          <w:lang w:val="en-GB" w:eastAsia="en-US"/>
        </w:rPr>
        <w:t>,</w:t>
      </w:r>
      <w:r w:rsidRPr="003862D0">
        <w:rPr>
          <w:lang w:val="en-GB" w:eastAsia="en-US"/>
        </w:rPr>
        <w:t xml:space="preserve"> these </w:t>
      </w:r>
      <w:r w:rsidR="004D176A" w:rsidRPr="003862D0">
        <w:rPr>
          <w:lang w:val="en-GB" w:eastAsia="en-US"/>
        </w:rPr>
        <w:t xml:space="preserve">effects </w:t>
      </w:r>
      <w:r w:rsidRPr="003862D0">
        <w:rPr>
          <w:lang w:val="en-GB" w:eastAsia="en-US"/>
        </w:rPr>
        <w:t xml:space="preserve">may not reverse. </w:t>
      </w:r>
      <w:bookmarkStart w:id="3869" w:name="_Hlk65089813"/>
      <w:r w:rsidRPr="003862D0">
        <w:rPr>
          <w:lang w:val="en-GB" w:eastAsia="en-US"/>
        </w:rPr>
        <w:t>Overshoot has been found to lead to irreversible changes in thermosteric sea</w:t>
      </w:r>
      <w:del w:id="3870" w:author="Ian Blenkinsop" w:date="2021-07-27T16:43:00Z">
        <w:r w:rsidRPr="003862D0" w:rsidDel="00414255">
          <w:rPr>
            <w:lang w:val="en-GB" w:eastAsia="en-US"/>
          </w:rPr>
          <w:delText>-</w:delText>
        </w:r>
      </w:del>
      <w:ins w:id="3871" w:author="Ian Blenkinsop" w:date="2021-07-27T16:43:00Z">
        <w:r w:rsidR="00414255">
          <w:rPr>
            <w:lang w:val="en-GB" w:eastAsia="en-US"/>
          </w:rPr>
          <w:t xml:space="preserve"> </w:t>
        </w:r>
      </w:ins>
      <w:r w:rsidRPr="003862D0">
        <w:rPr>
          <w:lang w:val="en-GB" w:eastAsia="en-US"/>
        </w:rPr>
        <w:t xml:space="preserve">level </w:t>
      </w:r>
      <w:r w:rsidRPr="003862D0">
        <w:rPr>
          <w:lang w:val="en-GB" w:eastAsia="en-US"/>
        </w:rPr>
        <w:fldChar w:fldCharType="begin" w:fldLock="1"/>
      </w:r>
      <w:r w:rsidR="00615634">
        <w:rPr>
          <w:lang w:val="en-GB" w:eastAsia="en-US"/>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"10.1088/1748-9326/ab5199", "ISSN" : "1748-9326", "abstract" : "An Earth system model (ESM) was used to investigate the effect of reaching the target of 1.5 \u00b0C warming (relative to preindustrial levels) after overshooting to the 2 \u00b0C level with respect to selected global environment indicators. Two scenarios were compared that diverged after reaching the 2 \u00b0C level: One stayed at the 2 \u00b0C level, and the other cooled to the 1.5 \u00b0C level. Unlike the internationally coordinated model intercomparison projects, the scenarios were developed for a specific climatic model with emissions and land use scenarios consistent with socioeconomic projections from an integrated assessment model. The ESM output resulted in delayed realization of the 1.5 \u00b0C and 2 \u00b0C targets expected for 2100. The cumulative CO2 emissions for 2010-2100 (2300) were 358 (-53) GtCO2 in the 2 \u00b0C scenario and-337 (-936) GtCO2 in the 1.5 \u00b0C scenario. We examined the effect of overshooting on commonly used indicators related to surface air temperature, sea surface temperature and total ocean heat uptake. Global vegetation productivity at 2100 showed around a 5% increase in the 2 \u00b0C scenario without overshooting compared with the 1.5 \u00b0C scenario with overshooting, considered to be caused by more precipitation and stronger CO2 fertilization. A considerable difference was found between the two scenarios in terms of Arctic sea ice, whereas both scenarios indicated few corals would survive past the 21st century. The difference in steric sea level rise, reflecting total cumulative ocean heat uptake, between the two scenarios was &lt;2 cm in 2100, and around 9 cm in 2300 in the Pacific Island region. A large overshoot may reduce the eventual difference between targets (i.e. 1.5 \u00b0C in contrast to 2 \u00b0C), particularly in terms of the indicators related to total ocean heat uptake, and to sensitive biological thresholds.", "author" : [ { "dropping-particle" : "", "family" : "Tachiiri", "given" : "Kaoru", "non-dropping-particle" : "", "parse-names" : false, "suffix" : "" }, { "dropping-particle" : "", "family" : "Silva Herran", "given" : "Diego", "non-dropping-particle" : "", "parse-names" : false, "suffix" : "" }, { "dropping-particle" : "", "family" : "Su", "given" : "Xuanming", "non-dropping-particle" : "", "parse-names" : false, "suffix" : "" }, { "dropping-particle" : "", "family" : "Kawamiya", "given" : "Michio", "non-dropping-particle" : "", "parse-names" : false, "suffix" : "" } ], "container-title" : "Environmental Research Letters", "id" : "ITEM-2", "issue" : "12", "issued" : { "date-parts" : [ [ "2019", "12", "17" ] ] }, "page" : "124063", "publisher" : "Institute of Physics Publishing", "title" : "Effect on the Earth system of realizing a 1.5 \u00b0C warming climate target after overshooting to the 2 \u00b0C level", "translator" : [ { "dropping-particle" : "", "family" : "K2309", "given" : "", "non-dropping-particle" : "", "parse-names" : false, "suffix" : "" } ], "type" : "article-journal", "volume" : "14" }, "uris" : [ "http://www.mendeley.com/documents/?uuid=9ff78ff9-5861-35c4-8f3d-cca9fdcbc215" ] }, { "id" : "ITEM-3",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"ITEM-3",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"mendeley" : { "formattedCitation" : "(Tokarska and Zickfeld, 2015; Palter et al., 2018; Tachiiri et al., 2019)", "plainTextFormattedCitation" : "(Tokarska and Zickfeld, 2015; Palter et al., 2018; Tachiiri et al., 2019)", "previouslyFormattedCitation" : "(Tokarska and Zickfeld, 2015; Palter et al., 2018; Tachiiri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(Tokarska and Zickfeld, 2015; Palter et al., 2018; Tachiiri et al., 2019)</w:t>
      </w:r>
      <w:r w:rsidRPr="003862D0">
        <w:rPr>
          <w:lang w:val="en-GB" w:eastAsia="en-US"/>
        </w:rPr>
        <w:fldChar w:fldCharType="end"/>
      </w:r>
      <w:r w:rsidRPr="003862D0">
        <w:rPr>
          <w:lang w:val="en-GB" w:eastAsia="en-US"/>
        </w:rPr>
        <w:t xml:space="preserve">, AMOC </w:t>
      </w:r>
      <w:r w:rsidRPr="003862D0">
        <w:rPr>
          <w:lang w:val="en-GB" w:eastAsia="en-US"/>
        </w:rPr>
        <w:fldChar w:fldCharType="begin" w:fldLock="1"/>
      </w:r>
      <w:r w:rsidR="00615634">
        <w:rPr>
          <w:lang w:val="en-GB" w:eastAsia="en-US"/>
        </w:rPr>
        <w:instrText>ADDIN CSL_CITATION { "citationItems" : [ { "id" : "ITEM-1",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"ITEM-1",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"mendeley" : { "formattedCitation" : "(Palter et al., 2018)", "plainTextFormattedCitation" : "(Palter et al., 2018)", "previouslyFormattedCitation" : "(Palter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(Palter et al., 2018)</w:t>
      </w:r>
      <w:r w:rsidRPr="003862D0">
        <w:rPr>
          <w:lang w:val="en-GB" w:eastAsia="en-US"/>
        </w:rPr>
        <w:fldChar w:fldCharType="end"/>
      </w:r>
      <w:r w:rsidRPr="003862D0">
        <w:rPr>
          <w:lang w:val="en-GB" w:eastAsia="en-US"/>
        </w:rPr>
        <w:t>, ice</w:t>
      </w:r>
      <w:del w:id="3872" w:author="Ian Blenkinsop" w:date="2021-07-27T14:07:00Z">
        <w:r w:rsidRPr="003862D0" w:rsidDel="00E413DB">
          <w:rPr>
            <w:lang w:val="en-GB" w:eastAsia="en-US"/>
          </w:rPr>
          <w:delText>-</w:delText>
        </w:r>
      </w:del>
      <w:ins w:id="3873" w:author="Ian Blenkinsop" w:date="2021-07-27T14:07:00Z">
        <w:r w:rsidR="00E413DB">
          <w:rPr>
            <w:lang w:val="en-GB" w:eastAsia="en-US"/>
          </w:rPr>
          <w:t xml:space="preserve"> </w:t>
        </w:r>
      </w:ins>
      <w:r w:rsidRPr="003862D0">
        <w:rPr>
          <w:lang w:val="en-GB" w:eastAsia="en-US"/>
        </w:rPr>
        <w:t>sheets</w:t>
      </w:r>
      <w:r w:rsidR="00872C8E">
        <w:rPr>
          <w:lang w:val="en-GB" w:eastAsia="en-US"/>
        </w:rPr>
        <w:t>,</w:t>
      </w:r>
      <w:r w:rsidRPr="003862D0">
        <w:rPr>
          <w:lang w:val="en-GB" w:eastAsia="en-US"/>
        </w:rPr>
        <w:t xml:space="preserve"> and permafrost carbon (</w:t>
      </w:r>
      <w:r w:rsidR="00BA2347" w:rsidRPr="003862D0">
        <w:rPr>
          <w:lang w:val="en-GB" w:eastAsia="en-US"/>
        </w:rPr>
        <w:t>S</w:t>
      </w:r>
      <w:r w:rsidRPr="003862D0">
        <w:rPr>
          <w:lang w:val="en-GB" w:eastAsia="en-US"/>
        </w:rPr>
        <w:t>ection</w:t>
      </w:r>
      <w:ins w:id="3874" w:author="Ian Blenkinsop" w:date="2021-07-27T14:07:00Z">
        <w:r w:rsidR="00E413DB">
          <w:rPr>
            <w:lang w:val="en-GB" w:eastAsia="en-US"/>
          </w:rPr>
          <w:t>s</w:t>
        </w:r>
      </w:ins>
      <w:r w:rsidRPr="003862D0">
        <w:rPr>
          <w:lang w:val="en-GB" w:eastAsia="en-US"/>
        </w:rPr>
        <w:t xml:space="preserve"> 4.7</w:t>
      </w:r>
      <w:r w:rsidR="00191A77">
        <w:rPr>
          <w:lang w:val="en-GB" w:eastAsia="en-US"/>
        </w:rPr>
        <w:t>.2</w:t>
      </w:r>
      <w:del w:id="3875" w:author="Ian Blenkinsop" w:date="2021-07-27T14:07:00Z">
        <w:r w:rsidRPr="003862D0" w:rsidDel="00E413DB">
          <w:rPr>
            <w:lang w:val="en-GB" w:eastAsia="en-US"/>
          </w:rPr>
          <w:delText xml:space="preserve">, </w:delText>
        </w:r>
      </w:del>
      <w:ins w:id="3876" w:author="Ian Blenkinsop" w:date="2021-07-27T14:07:00Z">
        <w:r w:rsidR="00E413DB">
          <w:rPr>
            <w:lang w:val="en-GB" w:eastAsia="en-US"/>
          </w:rPr>
          <w:t xml:space="preserve"> and</w:t>
        </w:r>
      </w:ins>
      <w:del w:id="3877" w:author="Sara M Tuson" w:date="2021-07-20T14:52:00Z">
        <w:r w:rsidR="00191A77" w:rsidDel="00BA503C">
          <w:rPr>
            <w:lang w:val="en-GB" w:eastAsia="en-US"/>
          </w:rPr>
          <w:delText xml:space="preserve">Chapter 5, </w:delText>
        </w:r>
      </w:del>
      <w:del w:id="3878" w:author="Ian Blenkinsop" w:date="2021-07-27T14:07:00Z">
        <w:r w:rsidR="00191A77" w:rsidDel="00E413DB">
          <w:rPr>
            <w:lang w:val="en-GB" w:eastAsia="en-US"/>
          </w:rPr>
          <w:delText xml:space="preserve">Section </w:delText>
        </w:r>
      </w:del>
      <w:ins w:id="3879" w:author="Ian Blenkinsop" w:date="2021-07-27T14:07:00Z">
        <w:r w:rsidR="00E413DB">
          <w:rPr>
            <w:lang w:val="en-GB" w:eastAsia="en-US"/>
          </w:rPr>
          <w:t xml:space="preserve"> </w:t>
        </w:r>
      </w:ins>
      <w:r w:rsidR="00191A77">
        <w:rPr>
          <w:lang w:val="en-GB" w:eastAsia="en-US"/>
        </w:rPr>
        <w:t>5.4.9</w:t>
      </w:r>
      <w:r w:rsidRPr="003862D0">
        <w:rPr>
          <w:lang w:val="en-GB" w:eastAsia="en-US"/>
        </w:rPr>
        <w:t>) and</w:t>
      </w:r>
      <w:r w:rsidR="00BA2347" w:rsidRPr="003862D0">
        <w:rPr>
          <w:lang w:val="en-GB" w:eastAsia="en-US"/>
        </w:rPr>
        <w:t xml:space="preserve"> to</w:t>
      </w:r>
      <w:r w:rsidRPr="003862D0">
        <w:rPr>
          <w:lang w:val="en-GB" w:eastAsia="en-US"/>
        </w:rPr>
        <w:t xml:space="preserve"> </w:t>
      </w:r>
      <w:r w:rsidRPr="003862D0">
        <w:rPr>
          <w:lang w:val="en-GB"/>
        </w:rPr>
        <w:t xml:space="preserve">long-lasting </w:t>
      </w:r>
      <w:r w:rsidR="004D176A" w:rsidRPr="003862D0">
        <w:rPr>
          <w:lang w:val="en-GB"/>
        </w:rPr>
        <w:t xml:space="preserve">effects </w:t>
      </w:r>
      <w:r w:rsidRPr="003862D0">
        <w:rPr>
          <w:lang w:val="en-GB"/>
        </w:rPr>
        <w:t xml:space="preserve">on ocean heat </w:t>
      </w:r>
      <w:r w:rsidRPr="003862D0">
        <w:rPr>
          <w:lang w:val="en-GB"/>
        </w:rPr>
        <w:fldChar w:fldCharType="begin" w:fldLock="1"/>
      </w:r>
      <w:r w:rsidR="00CD3B49">
        <w:rPr>
          <w:lang w:val="en-GB"/>
        </w:rPr>
        <w:instrText>ADDIN CSL_CITATION { "citationItems" : [ { "id" : "ITEM-1", "itemData" : { "DOI" : "10.1007/s00382-006-0176-y", "ISSN" : "0930-7575", "author" : [ { "dropping-particle" : "", "family" : "Tsutsui", "given" : "Junichi", "non-dropping-particle" : "", "parse-names" : false, "suffix" : "" }, { "dropping-particle" : "", "family" : "Yoshida", "given" : "Yoshikatsu", "non-dropping-particle" : "", "parse-names" : false, "suffix" : "" }, { "dropping-particle" : "", "family" : "Kim", "given" : "Dong-Hoon", "non-dropping-particle" : "", "parse-names" : false, "suffix" : "" }, { "dropping-particle" : "", "family" : "Kitabata", "given" : "Hideyuki", "non-dropping-particle" : "", "parse-names" : false, "suffix" : "" }, { "dropping-particle" : "", "family" : "Nishizawa", "given" : "Keiichi", "non-dropping-particle" : "", "parse-names" : false, "suffix" : "" }, { "dropping-particle" : "", "family" : "Nakashiki", "given" : "Norikazu", "non-dropping-particle" : "", "parse-names" : false, "suffix" : "" }, { "dropping-particle" : "", "family" : "Maruyama", "given" : "Koki", "non-dropping-particle" : "", "parse-names" : false, "suffix" : "" } ], "container-title" : "Climate Dynamics", "id" : "ITEM-1", "issue" : "2-3", "issued" : { "date-parts" : [ [ "2006", "12", "11" ] ] }, "page" : "199-214", "publisher" : "Springer", "title" : "Long-term climate response to stabilized and overshoot anthropogenic forcings beyond the twenty-first century", "translator" : [ { "dropping-particle" : "", "family" : "K4171", "given" : "", "non-dropping-particle" : "", "parse-names" : false, "suffix" : "" } ], "type" : "article-journal", "volume" : "28" }, "uris" : [ "http://www.mendeley.com/documents/?uuid=d365c6bd-f313-4cd4-92da-aa5a64655185" ] } ], "mendeley" : { "formattedCitation" : "(Tsutsui et al., 2006)", "plainTextFormattedCitation" : "(Tsutsui et al., 2006)", "previouslyFormattedCitation" : "(Tsutsui et al., 2006)" }, "properties" : { "noteIndex" : 0 }, "schema" : "https://github.com/citation-style-language/schema/raw/master/csl-citation.json" }</w:instrText>
      </w:r>
      <w:r w:rsidRPr="003862D0">
        <w:rPr>
          <w:lang w:val="en-GB"/>
        </w:rPr>
        <w:fldChar w:fldCharType="separate"/>
      </w:r>
      <w:r w:rsidR="00016735">
        <w:rPr>
          <w:noProof/>
          <w:lang w:val="en-GB"/>
        </w:rPr>
        <w:t>(Tsutsui et al., 2006)</w:t>
      </w:r>
      <w:r w:rsidRPr="003862D0">
        <w:rPr>
          <w:lang w:val="en-GB"/>
        </w:rPr>
        <w:fldChar w:fldCharType="end"/>
      </w:r>
      <w:r w:rsidRPr="003862D0">
        <w:rPr>
          <w:lang w:val="en-GB" w:eastAsia="en-US"/>
        </w:rPr>
        <w:t xml:space="preserve">. Abrupt changes and tipping points are not well understood, but the higher the warming level and </w:t>
      </w:r>
      <w:r w:rsidR="00BA2347" w:rsidRPr="003862D0">
        <w:rPr>
          <w:lang w:val="en-GB" w:eastAsia="en-US"/>
        </w:rPr>
        <w:t xml:space="preserve">the </w:t>
      </w:r>
      <w:r w:rsidRPr="003862D0">
        <w:rPr>
          <w:lang w:val="en-GB" w:eastAsia="en-US"/>
        </w:rPr>
        <w:t xml:space="preserve">longer </w:t>
      </w:r>
      <w:r w:rsidR="00BA2347" w:rsidRPr="003862D0">
        <w:rPr>
          <w:lang w:val="en-GB" w:eastAsia="en-US"/>
        </w:rPr>
        <w:t xml:space="preserve">the </w:t>
      </w:r>
      <w:r w:rsidRPr="003862D0">
        <w:rPr>
          <w:lang w:val="en-GB" w:eastAsia="en-US"/>
        </w:rPr>
        <w:t xml:space="preserve">duration of overshoot, the greater </w:t>
      </w:r>
      <w:r w:rsidR="00BA2347" w:rsidRPr="003862D0">
        <w:rPr>
          <w:lang w:val="en-GB" w:eastAsia="en-US"/>
        </w:rPr>
        <w:t xml:space="preserve">the </w:t>
      </w:r>
      <w:r w:rsidRPr="003862D0">
        <w:rPr>
          <w:lang w:val="en-GB" w:eastAsia="en-US"/>
        </w:rPr>
        <w:t>risk of unexpected changes (</w:t>
      </w:r>
      <w:del w:id="3880" w:author="Ian Blenkinsop" w:date="2021-07-27T14:07:00Z">
        <w:r w:rsidRPr="003862D0" w:rsidDel="00E413DB">
          <w:rPr>
            <w:lang w:val="en-GB" w:eastAsia="en-US"/>
          </w:rPr>
          <w:delText xml:space="preserve">see </w:delText>
        </w:r>
      </w:del>
      <w:ins w:id="3881" w:author="Sara M Tuson" w:date="2021-07-20T14:52:00Z">
        <w:r w:rsidR="00BA503C">
          <w:rPr>
            <w:lang w:val="en-GB" w:eastAsia="en-US"/>
          </w:rPr>
          <w:t>S</w:t>
        </w:r>
      </w:ins>
      <w:del w:id="3882" w:author="Sara M Tuson" w:date="2021-07-20T14:52:00Z">
        <w:r w:rsidRPr="003862D0" w:rsidDel="00BA503C">
          <w:rPr>
            <w:lang w:val="en-GB" w:eastAsia="en-US"/>
          </w:rPr>
          <w:delText>s</w:delText>
        </w:r>
      </w:del>
      <w:r w:rsidRPr="003862D0">
        <w:rPr>
          <w:lang w:val="en-GB" w:eastAsia="en-US"/>
        </w:rPr>
        <w:t>ection</w:t>
      </w:r>
      <w:del w:id="3883" w:author="Sara M Tuson" w:date="2021-07-20T14:52:00Z">
        <w:r w:rsidRPr="003862D0" w:rsidDel="00BA503C">
          <w:rPr>
            <w:lang w:val="en-GB" w:eastAsia="en-US"/>
          </w:rPr>
          <w:delText>s</w:delText>
        </w:r>
      </w:del>
      <w:r w:rsidRPr="003862D0">
        <w:rPr>
          <w:lang w:val="en-GB" w:eastAsia="en-US"/>
        </w:rPr>
        <w:t xml:space="preserve"> 4.7.2). </w:t>
      </w:r>
      <w:bookmarkEnd w:id="3869"/>
      <w:r w:rsidRPr="003862D0">
        <w:rPr>
          <w:lang w:val="en-GB" w:eastAsia="en-US"/>
        </w:rPr>
        <w:t xml:space="preserve">Non-reversal of the hydrological cycle has also been found in some studies with an </w:t>
      </w:r>
      <w:r w:rsidRPr="003862D0">
        <w:rPr>
          <w:lang w:val="en-GB" w:eastAsia="en-US"/>
        </w:rPr>
        <w:lastRenderedPageBreak/>
        <w:t>increase in global precipitation following CO</w:t>
      </w:r>
      <w:r w:rsidRPr="003862D0">
        <w:rPr>
          <w:vertAlign w:val="subscript"/>
          <w:lang w:val="en-GB" w:eastAsia="en-US"/>
        </w:rPr>
        <w:t>2</w:t>
      </w:r>
      <w:r w:rsidRPr="003862D0">
        <w:rPr>
          <w:lang w:val="en-GB" w:eastAsia="en-US"/>
        </w:rPr>
        <w:t xml:space="preserve"> decrease being attributed to a </w:t>
      </w:r>
      <w:r w:rsidR="00870143" w:rsidRPr="003862D0">
        <w:rPr>
          <w:lang w:val="en-GB" w:eastAsia="en-US"/>
        </w:rPr>
        <w:t>build-up</w:t>
      </w:r>
      <w:r w:rsidRPr="003862D0">
        <w:rPr>
          <w:lang w:val="en-GB" w:eastAsia="en-US"/>
        </w:rPr>
        <w:t xml:space="preserve"> of ocean heat </w:t>
      </w:r>
      <w:r w:rsidRPr="003862D0">
        <w:rPr>
          <w:lang w:val="en-GB" w:eastAsia="en-US"/>
        </w:rPr>
        <w:fldChar w:fldCharType="begin" w:fldLock="1"/>
      </w:r>
      <w:r w:rsidR="00615634">
        <w:rPr>
          <w:lang w:val="en-GB" w:eastAsia="en-US"/>
        </w:rPr>
        <w:instrText>ADDIN CSL_CITATION { "citationItems" : [ { "id" : "ITEM-1", "itemData" : { "DOI" : "10.1029/2010GL043730", "ISSN" : "00948276", "abstract" : "Current studies of the impact of climate change mitigation options tend to scale patterns of precipitation change linearly with surface temperature. Using climate model simulations, we show a nonlinear hydrological response to transient global warming and a substantial side effect of climate mitigation. In an idealised representation of mitigation action, where we reverse the trend of global warming, the precipitation response shows significant hysteresis behaviour due to heat previously accumulated in the ocean. Stabilising or reducing CO2 concentrations in the atmosphere is found temporarily to strengthen the global hydrological cycle, while reducing rainfall over some tropical and subtropical regions. The drying trend under global warming over The Amazon, Australia and western Africa may intensify for decades after CO 2 reductions. The inertia due to accumulated heat in the ocean implies a commitment to hydrological cycle changes long after stabilisation or reduction of atmospheric CO2concentration. Copyright 2010 by the American Geophysical Union.", "author" : [ { "dropping-particle" : "", "family" : "Wu", "given" : "Peili", "non-dropping-particle" : "", "parse-names" : false, "suffix" : "" }, { "dropping-particle" : "", "family" : "Wood", "given" : "Richard", "non-dropping-particle" : "", "parse-names" : false, "suffix" : "" }, { "dropping-particle" : "", "family" : "Ridley", "given" : "Jeff", "non-dropping-particle" : "", "parse-names" : false, "suffix" : "" }, { "dropping-particle" : "", "family" : "Lowe", "given" : "Jason", "non-dropping-particle" : "", "parse-names" : false, "suffix" : "" } ], "container-title" : "Geophysical Research Letters", "id" : "ITEM-1", "issue" : "12", "issued" : { "date-parts" : [ [ "2010", "6" ] ] }, "page" : "L12705", "title" : "Temporary acceleration of the hydrological cycle in response to a CO2 rampdown", "translator" : [ { "dropping-particle" : "", "family" : "K4303", "given" : "", "non-dropping-particle" : "", "parse-names" : false, "suffix" : "" } ], "type" : "article-journal", "volume" : "37" }, "uris" : [ "http://www.mendeley.com/documents/?uuid=5b857e2e-78ce-379c-b60a-70c2569038a8" ] } ], "mendeley" : { "formattedCitation" : "(Wu et al., 2010)", "plainTextFormattedCitation" : "(Wu et al., 2010)", "previouslyFormattedCitation" : "(Wu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(Wu et al., 2010)</w:t>
      </w:r>
      <w:r w:rsidRPr="003862D0">
        <w:rPr>
          <w:lang w:val="en-GB" w:eastAsia="en-US"/>
        </w:rPr>
        <w:fldChar w:fldCharType="end"/>
      </w:r>
      <w:r w:rsidRPr="003862D0">
        <w:rPr>
          <w:lang w:val="en-GB" w:eastAsia="en-US"/>
        </w:rPr>
        <w:t>, and to a fast atmospheric adjustment to CO</w:t>
      </w:r>
      <w:r w:rsidRPr="003862D0">
        <w:rPr>
          <w:vertAlign w:val="subscript"/>
          <w:lang w:val="en-GB" w:eastAsia="en-US"/>
        </w:rPr>
        <w:t>2</w:t>
      </w:r>
      <w:r w:rsidRPr="003862D0">
        <w:rPr>
          <w:lang w:val="en-GB" w:eastAsia="en-US"/>
        </w:rPr>
        <w:t xml:space="preserve"> radiative forcing </w:t>
      </w:r>
      <w:r w:rsidRPr="003862D0">
        <w:rPr>
          <w:lang w:val="en-GB" w:eastAsia="en-US"/>
        </w:rPr>
        <w:fldChar w:fldCharType="begin" w:fldLock="1"/>
      </w:r>
      <w:r w:rsidR="00741A83">
        <w:rPr>
          <w:lang w:val="en-GB" w:eastAsia="en-US"/>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(Cao et al., 2011)</w:t>
      </w:r>
      <w:r w:rsidRPr="003862D0">
        <w:rPr>
          <w:lang w:val="en-GB" w:eastAsia="en-US"/>
        </w:rPr>
        <w:fldChar w:fldCharType="end"/>
      </w:r>
      <w:r w:rsidRPr="003862D0">
        <w:rPr>
          <w:lang w:val="en-GB" w:eastAsia="en-US"/>
        </w:rPr>
        <w:t>.</w:t>
      </w:r>
    </w:p>
    <w:p w14:paraId="5DCBB531" w14:textId="77777777" w:rsidR="007178BE" w:rsidRPr="003862D0" w:rsidRDefault="007178BE" w:rsidP="007178BE">
      <w:pPr>
        <w:pStyle w:val="AR6BodyText"/>
        <w:rPr>
          <w:lang w:val="en-GB"/>
        </w:rPr>
      </w:pPr>
    </w:p>
    <w:p w14:paraId="6AF2F0FD" w14:textId="27B7E010" w:rsidR="007178BE" w:rsidRPr="00560680" w:rsidRDefault="007178BE" w:rsidP="007178BE">
      <w:pPr>
        <w:pStyle w:val="AR6BodyText"/>
      </w:pPr>
      <w:r w:rsidRPr="003862D0">
        <w:rPr>
          <w:lang w:val="en-GB" w:eastAsia="en-US"/>
        </w:rPr>
        <w:t>Global temperature is expected to remain approximately constant if emissions of CO</w:t>
      </w:r>
      <w:r w:rsidRPr="003862D0">
        <w:rPr>
          <w:vertAlign w:val="subscript"/>
          <w:lang w:val="en-GB" w:eastAsia="en-US"/>
        </w:rPr>
        <w:t>2</w:t>
      </w:r>
      <w:r w:rsidRPr="003862D0">
        <w:rPr>
          <w:lang w:val="en-GB" w:eastAsia="en-US"/>
        </w:rPr>
        <w:t xml:space="preserve"> were to cease (</w:t>
      </w:r>
      <w:r w:rsidR="00BA2347" w:rsidRPr="003862D0">
        <w:rPr>
          <w:lang w:val="en-GB" w:eastAsia="en-US"/>
        </w:rPr>
        <w:t>S</w:t>
      </w:r>
      <w:r w:rsidRPr="003862D0">
        <w:rPr>
          <w:lang w:val="en-GB" w:eastAsia="en-US"/>
        </w:rPr>
        <w:t>ection 4.7.1.</w:t>
      </w:r>
      <w:r w:rsidR="007160E7">
        <w:rPr>
          <w:lang w:val="en-GB" w:eastAsia="en-US"/>
        </w:rPr>
        <w:t>1</w:t>
      </w:r>
      <w:r w:rsidRPr="003862D0">
        <w:rPr>
          <w:lang w:val="en-GB" w:eastAsia="en-US"/>
        </w:rPr>
        <w:t>), and so reductions in GSAT are only possible in the event of net negative global CO</w:t>
      </w:r>
      <w:r w:rsidRPr="003862D0">
        <w:rPr>
          <w:vertAlign w:val="subscript"/>
          <w:lang w:val="en-GB" w:eastAsia="en-US"/>
        </w:rPr>
        <w:t>2</w:t>
      </w:r>
      <w:r w:rsidRPr="003862D0">
        <w:rPr>
          <w:lang w:val="en-GB" w:eastAsia="en-US"/>
        </w:rPr>
        <w:t xml:space="preserve"> emissions. </w:t>
      </w:r>
      <w:r w:rsidRPr="003862D0">
        <w:rPr>
          <w:lang w:val="en-GB"/>
        </w:rPr>
        <w:t xml:space="preserve">We assess here results from an overshoot scenario (SSP5-3.4-OS; </w:t>
      </w:r>
      <w:commentRangeStart w:id="3884"/>
      <w:r w:rsidRPr="003862D0">
        <w:rPr>
          <w:lang w:val="en-GB"/>
        </w:rPr>
        <w:fldChar w:fldCharType="begin" w:fldLock="1"/>
      </w:r>
      <w:r w:rsidR="00615634">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rPr>
        <w:fldChar w:fldCharType="separate"/>
      </w:r>
      <w:r w:rsidR="00016735">
        <w:rPr>
          <w:noProof/>
          <w:lang w:val="en-GB"/>
        </w:rPr>
        <w:t>O’Neill et al., 2016)</w:t>
      </w:r>
      <w:r w:rsidRPr="003862D0">
        <w:rPr>
          <w:lang w:val="en-GB"/>
        </w:rPr>
        <w:fldChar w:fldCharType="end"/>
      </w:r>
      <w:commentRangeEnd w:id="3884"/>
      <w:r w:rsidR="00016735">
        <w:rPr>
          <w:rStyle w:val="CommentReference"/>
        </w:rPr>
        <w:commentReference w:id="3884"/>
      </w:r>
      <w:r w:rsidR="007B5CD1" w:rsidRPr="003862D0">
        <w:rPr>
          <w:lang w:val="en-GB"/>
        </w:rPr>
        <w:t>,</w:t>
      </w:r>
      <w:r w:rsidRPr="003862D0">
        <w:rPr>
          <w:lang w:val="en-GB"/>
        </w:rPr>
        <w:t xml:space="preserve"> which explores the implications of a peak and decline in forcing during the 21</w:t>
      </w:r>
      <w:r w:rsidR="007B7E26" w:rsidRPr="003862D0">
        <w:rPr>
          <w:lang w:val="en-GB"/>
        </w:rPr>
        <w:t>st</w:t>
      </w:r>
      <w:r w:rsidRPr="003862D0">
        <w:rPr>
          <w:lang w:val="en-GB"/>
        </w:rPr>
        <w:t xml:space="preserve"> century. Reversibility under more extreme and </w:t>
      </w:r>
      <w:del w:id="3885" w:author="Ian Blenkinsop" w:date="2021-07-27T18:17:00Z">
        <w:r w:rsidRPr="003862D0" w:rsidDel="009817E3">
          <w:rPr>
            <w:lang w:val="en-GB"/>
          </w:rPr>
          <w:delText xml:space="preserve">idealised </w:delText>
        </w:r>
      </w:del>
      <w:ins w:id="3886" w:author="Ian Blenkinsop" w:date="2021-07-27T18:17:00Z">
        <w:r w:rsidR="009817E3" w:rsidRPr="003862D0">
          <w:rPr>
            <w:lang w:val="en-GB"/>
          </w:rPr>
          <w:t>ideali</w:t>
        </w:r>
        <w:r w:rsidR="009817E3">
          <w:rPr>
            <w:lang w:val="en-GB"/>
          </w:rPr>
          <w:t>z</w:t>
        </w:r>
        <w:r w:rsidR="009817E3" w:rsidRPr="003862D0">
          <w:rPr>
            <w:lang w:val="en-GB"/>
          </w:rPr>
          <w:t xml:space="preserve">ed </w:t>
        </w:r>
      </w:ins>
      <w:r w:rsidR="004D176A" w:rsidRPr="003862D0">
        <w:rPr>
          <w:lang w:val="en-GB"/>
        </w:rPr>
        <w:t>carbon dioxide removal (</w:t>
      </w:r>
      <w:r w:rsidRPr="003862D0">
        <w:rPr>
          <w:lang w:val="en-GB"/>
        </w:rPr>
        <w:t>CDR</w:t>
      </w:r>
      <w:r w:rsidR="004D176A" w:rsidRPr="003862D0">
        <w:rPr>
          <w:lang w:val="en-GB"/>
        </w:rPr>
        <w:t>)</w:t>
      </w:r>
      <w:r w:rsidRPr="003862D0">
        <w:rPr>
          <w:lang w:val="en-GB"/>
        </w:rPr>
        <w:t xml:space="preserve"> scenarios is assessed in </w:t>
      </w:r>
      <w:r w:rsidR="00BA2347" w:rsidRPr="003862D0">
        <w:rPr>
          <w:lang w:val="en-GB"/>
        </w:rPr>
        <w:t>Section</w:t>
      </w:r>
      <w:r w:rsidRPr="003862D0">
        <w:rPr>
          <w:lang w:val="en-GB"/>
        </w:rPr>
        <w:t xml:space="preserve"> 4.6.3. In SSP5-3.4-OS</w:t>
      </w:r>
      <w:r w:rsidR="007B5CD1" w:rsidRPr="003862D0">
        <w:rPr>
          <w:lang w:val="en-GB"/>
        </w:rPr>
        <w:t>,</w:t>
      </w:r>
      <w:r w:rsidRPr="003862D0">
        <w:rPr>
          <w:lang w:val="en-GB"/>
        </w:rPr>
        <w:t xml:space="preserve"> CO</w:t>
      </w:r>
      <w:r w:rsidRPr="003862D0">
        <w:rPr>
          <w:vertAlign w:val="subscript"/>
          <w:lang w:val="en-GB"/>
        </w:rPr>
        <w:t>2</w:t>
      </w:r>
      <w:r w:rsidRPr="003862D0">
        <w:rPr>
          <w:lang w:val="en-GB"/>
        </w:rPr>
        <w:t xml:space="preserve"> peaks at 571 ppm in the year 2062 and reverts to 497 ppm by 2100 – approximately the same level as in 2040. </w:t>
      </w:r>
      <w:r w:rsidRPr="003862D0">
        <w:rPr>
          <w:lang w:val="en-GB" w:eastAsia="en-US"/>
        </w:rPr>
        <w:t>SSP5-3.4-OS has strong net negative emissions of CO</w:t>
      </w:r>
      <w:r w:rsidRPr="003862D0">
        <w:rPr>
          <w:vertAlign w:val="subscript"/>
          <w:lang w:val="en-GB" w:eastAsia="en-US"/>
        </w:rPr>
        <w:t>2</w:t>
      </w:r>
      <w:r w:rsidR="004D176A" w:rsidRPr="003862D0">
        <w:rPr>
          <w:lang w:val="en-GB" w:eastAsia="en-US"/>
        </w:rPr>
        <w:t>,</w:t>
      </w:r>
      <w:r w:rsidRPr="003862D0">
        <w:rPr>
          <w:lang w:val="en-GB" w:eastAsia="en-US"/>
        </w:rPr>
        <w:t xml:space="preserve"> exceeding those in SSP1-2.6 and SSP1-1.9 from 2070 onwards and reaching</w:t>
      </w:r>
      <w:r w:rsidR="007B5CD1" w:rsidRPr="003862D0">
        <w:rPr>
          <w:lang w:val="en-GB" w:eastAsia="en-US"/>
        </w:rPr>
        <w:t xml:space="preserve"> –</w:t>
      </w:r>
      <w:r w:rsidRPr="003862D0">
        <w:rPr>
          <w:lang w:val="en-GB" w:eastAsia="en-US"/>
        </w:rPr>
        <w:t>5.5 PgC yr</w:t>
      </w:r>
      <w:ins w:id="3887" w:author="Sara M Tuson" w:date="2021-07-18T07:23:00Z">
        <w:r w:rsidR="00A71F18" w:rsidRPr="00A71F18">
          <w:rPr>
            <w:color w:val="000000"/>
            <w:sz w:val="20"/>
            <w:szCs w:val="20"/>
            <w:vertAlign w:val="superscript"/>
            <w:rPrChange w:id="3888" w:author="Sara M Tuson" w:date="2021-07-18T07:23:00Z">
              <w:rPr>
                <w:color w:val="000000"/>
                <w:sz w:val="20"/>
                <w:szCs w:val="20"/>
              </w:rPr>
            </w:rPrChange>
          </w:rPr>
          <w:t>–</w:t>
        </w:r>
      </w:ins>
      <w:del w:id="3889" w:author="Sara M Tuson" w:date="2021-07-18T07:23:00Z">
        <w:r w:rsidRPr="003862D0" w:rsidDel="00A71F18">
          <w:rPr>
            <w:vertAlign w:val="superscript"/>
            <w:lang w:val="en-GB" w:eastAsia="en-US"/>
          </w:rPr>
          <w:delText>-</w:delText>
        </w:r>
      </w:del>
      <w:r w:rsidRPr="003862D0">
        <w:rPr>
          <w:vertAlign w:val="superscript"/>
          <w:lang w:val="en-GB" w:eastAsia="en-US"/>
        </w:rPr>
        <w:t>1</w:t>
      </w:r>
      <w:r w:rsidRPr="003862D0">
        <w:rPr>
          <w:lang w:val="en-GB" w:eastAsia="en-US"/>
        </w:rPr>
        <w:t xml:space="preserve"> (</w:t>
      </w:r>
      <w:r w:rsidR="00B4726C" w:rsidRPr="003862D0">
        <w:rPr>
          <w:lang w:val="en-GB"/>
        </w:rPr>
        <w:t>–</w:t>
      </w:r>
      <w:r w:rsidRPr="003862D0">
        <w:rPr>
          <w:lang w:val="en-GB" w:eastAsia="en-US"/>
        </w:rPr>
        <w:t>20 GtCO</w:t>
      </w:r>
      <w:r w:rsidRPr="003862D0">
        <w:rPr>
          <w:vertAlign w:val="subscript"/>
          <w:lang w:val="en-GB" w:eastAsia="en-US"/>
        </w:rPr>
        <w:t>2</w:t>
      </w:r>
      <w:r w:rsidRPr="003862D0">
        <w:rPr>
          <w:lang w:val="en-GB" w:eastAsia="en-US"/>
        </w:rPr>
        <w:t xml:space="preserve"> yr</w:t>
      </w:r>
      <w:ins w:id="3890" w:author="Sara M Tuson" w:date="2021-07-18T07:23:00Z">
        <w:r w:rsidR="00A71F18" w:rsidRPr="00A71F18">
          <w:rPr>
            <w:color w:val="000000"/>
            <w:sz w:val="20"/>
            <w:szCs w:val="20"/>
            <w:vertAlign w:val="superscript"/>
            <w:rPrChange w:id="3891" w:author="Sara M Tuson" w:date="2021-07-18T07:24:00Z">
              <w:rPr>
                <w:color w:val="000000"/>
                <w:sz w:val="20"/>
                <w:szCs w:val="20"/>
              </w:rPr>
            </w:rPrChange>
          </w:rPr>
          <w:t>–</w:t>
        </w:r>
      </w:ins>
      <w:del w:id="3892" w:author="Sara M Tuson" w:date="2021-07-18T07:23:00Z">
        <w:r w:rsidRPr="003862D0" w:rsidDel="00A71F18">
          <w:rPr>
            <w:vertAlign w:val="superscript"/>
            <w:lang w:val="en-GB" w:eastAsia="en-US"/>
          </w:rPr>
          <w:delText>-</w:delText>
        </w:r>
      </w:del>
      <w:r w:rsidRPr="003862D0">
        <w:rPr>
          <w:vertAlign w:val="superscript"/>
          <w:lang w:val="en-GB" w:eastAsia="en-US"/>
        </w:rPr>
        <w:t>1</w:t>
      </w:r>
      <w:r w:rsidRPr="003862D0">
        <w:rPr>
          <w:lang w:val="en-GB" w:eastAsia="en-US"/>
        </w:rPr>
        <w:t xml:space="preserve">) by 2100. While this causes global mean temperature to decline, changes in climate have not fully </w:t>
      </w:r>
      <w:r w:rsidRPr="003862D0">
        <w:rPr>
          <w:lang w:val="en-GB"/>
        </w:rPr>
        <w:t>reversed by 2100 under this reversal of CO</w:t>
      </w:r>
      <w:r w:rsidRPr="003862D0">
        <w:rPr>
          <w:vertAlign w:val="subscript"/>
          <w:lang w:val="en-GB"/>
        </w:rPr>
        <w:t>2</w:t>
      </w:r>
      <w:r w:rsidRPr="003862D0">
        <w:rPr>
          <w:lang w:val="en-GB"/>
        </w:rPr>
        <w:t xml:space="preserve"> concentration</w:t>
      </w:r>
      <w:r w:rsidRPr="003862D0">
        <w:rPr>
          <w:lang w:val="en-GB" w:eastAsia="en-US"/>
        </w:rPr>
        <w:t xml:space="preserve"> </w:t>
      </w:r>
      <w:r w:rsidRPr="003862D0">
        <w:rPr>
          <w:lang w:val="en-GB"/>
        </w:rPr>
        <w:t>(</w:t>
      </w:r>
      <w:r w:rsidR="00FA6D4F" w:rsidRPr="003862D0">
        <w:rPr>
          <w:lang w:val="en-GB"/>
        </w:rPr>
        <w:t>Figure 4.34</w:t>
      </w:r>
      <w:r w:rsidR="002D21A9" w:rsidRPr="003862D0">
        <w:rPr>
          <w:lang w:val="en-GB"/>
        </w:rPr>
        <w:t>)</w:t>
      </w:r>
      <w:r w:rsidRPr="003862D0">
        <w:rPr>
          <w:lang w:val="en-GB"/>
        </w:rPr>
        <w:t>. Quantities are compared for 2081–2100 relative to a 20-year period (2034</w:t>
      </w:r>
      <w:r w:rsidR="00B4726C" w:rsidRPr="003862D0">
        <w:rPr>
          <w:lang w:val="en-GB"/>
        </w:rPr>
        <w:t>–</w:t>
      </w:r>
      <w:r w:rsidRPr="003862D0">
        <w:rPr>
          <w:lang w:val="en-GB"/>
        </w:rPr>
        <w:t>2053) of the same average CO</w:t>
      </w:r>
      <w:r w:rsidRPr="003862D0">
        <w:rPr>
          <w:vertAlign w:val="subscript"/>
          <w:lang w:val="en-GB"/>
        </w:rPr>
        <w:t>2</w:t>
      </w:r>
      <w:r w:rsidRPr="003862D0">
        <w:rPr>
          <w:lang w:val="en-GB"/>
        </w:rPr>
        <w:t>. Differences between these two periods of the same CO</w:t>
      </w:r>
      <w:r w:rsidRPr="003862D0">
        <w:rPr>
          <w:vertAlign w:val="subscript"/>
          <w:lang w:val="en-GB"/>
        </w:rPr>
        <w:t>2</w:t>
      </w:r>
      <w:r w:rsidR="007B5CD1" w:rsidRPr="003862D0">
        <w:rPr>
          <w:lang w:val="en-GB"/>
        </w:rPr>
        <w:t xml:space="preserve"> are: GSAT: 0.28</w:t>
      </w:r>
      <w:r w:rsidR="00E413DB">
        <w:rPr>
          <w:lang w:val="en-GB"/>
        </w:rPr>
        <w:t xml:space="preserve"> </w:t>
      </w:r>
      <w:r w:rsidR="007B5CD1" w:rsidRPr="003862D0">
        <w:rPr>
          <w:lang w:val="en-GB"/>
        </w:rPr>
        <w:t>±</w:t>
      </w:r>
      <w:ins w:id="3893" w:author="Sara M Tuson" w:date="2021-07-18T07:43:00Z">
        <w:r w:rsidR="00E22E7B">
          <w:rPr>
            <w:lang w:val="en-GB"/>
          </w:rPr>
          <w:t xml:space="preserve"> </w:t>
        </w:r>
      </w:ins>
      <w:r w:rsidR="007B5CD1" w:rsidRPr="003862D0">
        <w:rPr>
          <w:lang w:val="en-GB"/>
        </w:rPr>
        <w:t>0.30°C</w:t>
      </w:r>
      <w:r w:rsidR="00B4726C" w:rsidRPr="003862D0">
        <w:rPr>
          <w:lang w:val="en-GB"/>
        </w:rPr>
        <w:t xml:space="preserve"> (mean ± standard deviation)</w:t>
      </w:r>
      <w:r w:rsidRPr="003862D0">
        <w:rPr>
          <w:lang w:val="en-GB"/>
        </w:rPr>
        <w:t>; global land precipitation: 0.026</w:t>
      </w:r>
      <w:ins w:id="3894" w:author="Sara M Tuson" w:date="2021-07-18T07:43:00Z">
        <w:r w:rsidR="00E22E7B">
          <w:rPr>
            <w:lang w:val="en-GB"/>
          </w:rPr>
          <w:t xml:space="preserve"> </w:t>
        </w:r>
      </w:ins>
      <w:r w:rsidRPr="003862D0">
        <w:rPr>
          <w:lang w:val="en-GB"/>
        </w:rPr>
        <w:t>±</w:t>
      </w:r>
      <w:ins w:id="3895" w:author="Sara M Tuson" w:date="2021-07-18T07:43:00Z">
        <w:r w:rsidR="00E22E7B">
          <w:rPr>
            <w:lang w:val="en-GB"/>
          </w:rPr>
          <w:t xml:space="preserve"> </w:t>
        </w:r>
      </w:ins>
      <w:r w:rsidRPr="003862D0">
        <w:rPr>
          <w:lang w:val="en-GB"/>
        </w:rPr>
        <w:t>0.011 mm</w:t>
      </w:r>
      <w:ins w:id="3896" w:author="Tom Maycock" w:date="2021-09-07T10:20:00Z">
        <w:r w:rsidR="002D6376">
          <w:rPr>
            <w:lang w:val="en-GB"/>
          </w:rPr>
          <w:t xml:space="preserve"> </w:t>
        </w:r>
      </w:ins>
      <w:del w:id="3897" w:author="Tom Maycock" w:date="2021-09-07T10:20:00Z">
        <w:r w:rsidRPr="003862D0" w:rsidDel="002D6376">
          <w:rPr>
            <w:lang w:val="en-GB"/>
          </w:rPr>
          <w:delText>/</w:delText>
        </w:r>
      </w:del>
      <w:r w:rsidRPr="003862D0">
        <w:rPr>
          <w:lang w:val="en-GB"/>
        </w:rPr>
        <w:t>day</w:t>
      </w:r>
      <w:ins w:id="3898" w:author="Tom Maycock" w:date="2021-09-07T10:20:00Z">
        <w:r w:rsidR="002D6376" w:rsidRPr="002D6376">
          <w:rPr>
            <w:vertAlign w:val="superscript"/>
            <w:lang w:val="en-GB"/>
            <w:rPrChange w:id="3899" w:author="Tom Maycock" w:date="2021-09-07T10:20:00Z">
              <w:rPr>
                <w:lang w:val="en-GB"/>
              </w:rPr>
            </w:rPrChange>
          </w:rPr>
          <w:t>–1</w:t>
        </w:r>
      </w:ins>
      <w:r w:rsidRPr="003862D0">
        <w:rPr>
          <w:lang w:val="en-GB"/>
        </w:rPr>
        <w:t xml:space="preserve">; September Arctic </w:t>
      </w:r>
      <w:r w:rsidR="00113CAF" w:rsidRPr="003862D0">
        <w:rPr>
          <w:lang w:val="en-GB"/>
        </w:rPr>
        <w:t>sea</w:t>
      </w:r>
      <w:ins w:id="3900" w:author="Sara M Tuson" w:date="2021-07-17T14:40:00Z">
        <w:r w:rsidR="00AE1927">
          <w:rPr>
            <w:lang w:val="en-GB"/>
          </w:rPr>
          <w:t xml:space="preserve"> </w:t>
        </w:r>
      </w:ins>
      <w:del w:id="3901" w:author="Sara M Tuson" w:date="2021-07-17T14:40:00Z">
        <w:r w:rsidR="00113CAF" w:rsidRPr="003862D0" w:rsidDel="00AE1927">
          <w:rPr>
            <w:lang w:val="en-GB"/>
          </w:rPr>
          <w:delText>-</w:delText>
        </w:r>
      </w:del>
      <w:r w:rsidR="00113CAF" w:rsidRPr="003862D0">
        <w:rPr>
          <w:lang w:val="en-GB"/>
        </w:rPr>
        <w:t>ice area</w:t>
      </w:r>
      <w:r w:rsidRPr="003862D0">
        <w:rPr>
          <w:lang w:val="en-GB"/>
        </w:rPr>
        <w:t>:</w:t>
      </w:r>
      <w:r w:rsidR="007B5CD1" w:rsidRPr="003862D0">
        <w:rPr>
          <w:lang w:val="en-GB"/>
        </w:rPr>
        <w:t xml:space="preserve"> –</w:t>
      </w:r>
      <w:r w:rsidRPr="003862D0">
        <w:rPr>
          <w:lang w:val="en-GB"/>
        </w:rPr>
        <w:t>0.32</w:t>
      </w:r>
      <w:ins w:id="3902" w:author="Sara M Tuson" w:date="2021-07-18T07:43:00Z">
        <w:r w:rsidR="00E22E7B">
          <w:rPr>
            <w:lang w:val="en-GB"/>
          </w:rPr>
          <w:t xml:space="preserve"> </w:t>
        </w:r>
      </w:ins>
      <w:r w:rsidRPr="003862D0">
        <w:rPr>
          <w:lang w:val="en-GB"/>
        </w:rPr>
        <w:t>±</w:t>
      </w:r>
      <w:ins w:id="3903" w:author="Sara M Tuson" w:date="2021-07-18T07:43:00Z">
        <w:r w:rsidR="00E22E7B">
          <w:rPr>
            <w:lang w:val="en-GB"/>
          </w:rPr>
          <w:t xml:space="preserve"> </w:t>
        </w:r>
      </w:ins>
      <w:r w:rsidRPr="003862D0">
        <w:rPr>
          <w:lang w:val="en-GB"/>
        </w:rPr>
        <w:t>0.53 million km</w:t>
      </w:r>
      <w:r w:rsidRPr="003862D0">
        <w:rPr>
          <w:vertAlign w:val="superscript"/>
          <w:lang w:val="en-GB"/>
        </w:rPr>
        <w:t>2</w:t>
      </w:r>
      <w:r w:rsidRPr="003862D0">
        <w:rPr>
          <w:lang w:val="en-GB"/>
        </w:rPr>
        <w:t>; thermosteric sea</w:t>
      </w:r>
      <w:del w:id="3904" w:author="Ian Blenkinsop" w:date="2021-07-27T16:43:00Z">
        <w:r w:rsidRPr="003862D0" w:rsidDel="00414255">
          <w:rPr>
            <w:lang w:val="en-GB"/>
          </w:rPr>
          <w:delText>-</w:delText>
        </w:r>
      </w:del>
      <w:ins w:id="3905" w:author="Ian Blenkinsop" w:date="2021-07-27T16:43:00Z">
        <w:r w:rsidR="00414255">
          <w:rPr>
            <w:lang w:val="en-GB"/>
          </w:rPr>
          <w:t xml:space="preserve"> </w:t>
        </w:r>
      </w:ins>
      <w:r w:rsidRPr="003862D0">
        <w:rPr>
          <w:lang w:val="en-GB"/>
        </w:rPr>
        <w:t>level: 12</w:t>
      </w:r>
      <w:ins w:id="3906" w:author="Sara M Tuson" w:date="2021-07-18T07:43:00Z">
        <w:r w:rsidR="00E22E7B">
          <w:rPr>
            <w:lang w:val="en-GB"/>
          </w:rPr>
          <w:t xml:space="preserve"> </w:t>
        </w:r>
      </w:ins>
      <w:r w:rsidRPr="003862D0">
        <w:rPr>
          <w:lang w:val="en-GB"/>
        </w:rPr>
        <w:t>±</w:t>
      </w:r>
      <w:ins w:id="3907" w:author="Sara M Tuson" w:date="2021-07-18T07:43:00Z">
        <w:r w:rsidR="00E22E7B">
          <w:rPr>
            <w:lang w:val="en-GB"/>
          </w:rPr>
          <w:t xml:space="preserve"> </w:t>
        </w:r>
      </w:ins>
      <w:r w:rsidRPr="003862D0">
        <w:rPr>
          <w:lang w:val="en-GB"/>
        </w:rPr>
        <w:t xml:space="preserve">0.8 cm. As assessed in </w:t>
      </w:r>
      <w:r w:rsidR="00BA2347" w:rsidRPr="003862D0">
        <w:rPr>
          <w:lang w:val="en-GB"/>
        </w:rPr>
        <w:t>Section</w:t>
      </w:r>
      <w:r w:rsidRPr="003862D0">
        <w:rPr>
          <w:lang w:val="en-GB"/>
        </w:rPr>
        <w:t xml:space="preserve"> 9.3.1.1, Arctic </w:t>
      </w:r>
      <w:r w:rsidR="00113CAF" w:rsidRPr="003862D0">
        <w:rPr>
          <w:lang w:val="en-GB"/>
        </w:rPr>
        <w:t>sea</w:t>
      </w:r>
      <w:ins w:id="3908" w:author="Sara M Tuson" w:date="2021-07-17T14:40:00Z">
        <w:r w:rsidR="00AE1927">
          <w:rPr>
            <w:lang w:val="en-GB"/>
          </w:rPr>
          <w:t xml:space="preserve"> </w:t>
        </w:r>
      </w:ins>
      <w:del w:id="3909" w:author="Sara M Tuson" w:date="2021-07-17T14:40:00Z">
        <w:r w:rsidR="00113CAF" w:rsidRPr="003862D0" w:rsidDel="00AE1927">
          <w:rPr>
            <w:lang w:val="en-GB"/>
          </w:rPr>
          <w:delText>-</w:delText>
        </w:r>
      </w:del>
      <w:r w:rsidR="00113CAF" w:rsidRPr="003862D0">
        <w:rPr>
          <w:lang w:val="en-GB"/>
        </w:rPr>
        <w:t>ice area</w:t>
      </w:r>
      <w:r w:rsidRPr="003862D0">
        <w:rPr>
          <w:lang w:val="en-GB"/>
        </w:rPr>
        <w:t xml:space="preserve"> is linearly reversible with GSAT. </w:t>
      </w:r>
      <w:r w:rsidRPr="003862D0">
        <w:rPr>
          <w:lang w:val="en-GB" w:eastAsia="en-US"/>
        </w:rPr>
        <w:t xml:space="preserve">Although these climate quantities are not fully reversible, the overshoot scenario results in reduced climate change compared with stabilisation or continued increase in greenhouse gases </w:t>
      </w:r>
      <w:r w:rsidRPr="003862D0">
        <w:rPr>
          <w:lang w:val="en-GB" w:eastAsia="en-US"/>
        </w:rPr>
        <w:fldChar w:fldCharType="begin" w:fldLock="1"/>
      </w:r>
      <w:r w:rsidR="00CD3B49">
        <w:rPr>
          <w:lang w:val="en-GB" w:eastAsia="en-US"/>
        </w:rPr>
        <w:instrText>ADDIN CSL_CITATION { "citationItems" : [ { "id" : "ITEM-1", "itemData" : { "DOI" : "10.1088/1748-9326/ab5199", "ISSN" : "1748-9326", "abstract" : "An Earth system model (ESM) was used to investigate the effect of reaching the target of 1.5 \u00b0C warming (relative to preindustrial levels) after overshooting to the 2 \u00b0C level with respect to selected global environment indicators. Two scenarios were compared that diverged after reaching the 2 \u00b0C level: One stayed at the 2 \u00b0C level, and the other cooled to the 1.5 \u00b0C level. Unlike the internationally coordinated model intercomparison projects, the scenarios were developed for a specific climatic model with emissions and land use scenarios consistent with socioeconomic projections from an integrated assessment model. The ESM output resulted in delayed realization of the 1.5 \u00b0C and 2 \u00b0C targets expected for 2100. The cumulative CO2 emissions for 2010-2100 (2300) were 358 (-53) GtCO2 in the 2 \u00b0C scenario and-337 (-936) GtCO2 in the 1.5 \u00b0C scenario. We examined the effect of overshooting on commonly used indicators related to surface air temperature, sea surface temperature and total ocean heat uptake. Global vegetation productivity at 2100 showed around a 5% increase in the 2 \u00b0C scenario without overshooting compared with the 1.5 \u00b0C scenario with overshooting, considered to be caused by more precipitation and stronger CO2 fertilization. A considerable difference was found between the two scenarios in terms of Arctic sea ice, whereas both scenarios indicated few corals would survive past the 21st century. The difference in steric sea level rise, reflecting total cumulative ocean heat uptake, between the two scenarios was &lt;2 cm in 2100, and around 9 cm in 2300 in the Pacific Island region. A large overshoot may reduce the eventual difference between targets (i.e. 1.5 \u00b0C in contrast to 2 \u00b0C), particularly in terms of the indicators related to total ocean heat uptake, and to sensitive biological thresholds.", "author" : [ { "dropping-particle" : "", "family" : "Tachiiri", "given" : "Kaoru", "non-dropping-particle" : "", "parse-names" : false, "suffix" : "" }, { "dropping-particle" : "", "family" : "Silva Herran", "given" : "Diego", "non-dropping-particle" : "", "parse-names" : false, "suffix" : "" }, { "dropping-particle" : "", "family" : "Su", "given" : "Xuanming", "non-dropping-particle" : "", "parse-names" : false, "suffix" : "" }, { "dropping-particle" : "", "family" : "Kawamiya", "given" : "Michio", "non-dropping-particle" : "", "parse-names" : false, "suffix" : "" } ], "container-title" : "Environmental Research Letters", "id" : "ITEM-1", "issue" : "12", "issued" : { "date-parts" : [ [ "2019", "12", "17" ] ] }, "page" : "124063", "publisher" : "Institute of Physics Publishing", "title" : "Effect on the Earth system of realizing a 1.5 \u00b0C warming climate target after overshooting to the 2 \u00b0C level", "translator" : [ { "dropping-particle" : "", "family" : "K2309", "given" : "", "non-dropping-particle" : "", "parse-names" : false, "suffix" : "" } ], "type" : "article-journal", "volume" : "14" }, "uris" : [ "http://www.mendeley.com/documents/?uuid=9ff78ff9-5861-35c4-8f3d-cca9fdcbc215" ] }, { "id" : "ITEM-2", "itemData" : { "DOI" : "10.5194/esd-9-817-2018", "ISSN" : "2190-4987", "author" : [ { "dropping-particle" : "", "family" : "Palter", "given" : "Jaime B", "non-dropping-particle" : "", "parse-names" : false, "suffix" : "" }, { "dropping-particle" : "", "family" : "Fr\u00f6licher", "given" : "Thomas L", "non-dropping-particle" : "", "parse-names" : false, "suffix" : "" }, { "dropping-particle" : "", "family" : "Paynter", "given" : "David", "non-dropping-particle" : "", "parse-names" : false, "suffix" : "" }, { "dropping-particle" : "", "family" : "John", "given" : "Jasmin G", "non-dropping-particle" : "", "parse-names" : false, "suffix" : "" } ], "container-title" : "Earth System Dynamics", "id" : "ITEM-2", "issue" : "2", "issued" : { "date-parts" : [ [ "2018", "6", "13" ] ] }, "page" : "817-828", "title" : "Climate, ocean circulation, and sea level changes under stabilization and overshoot pathways to 1.5 K warming", "translator" : [ { "dropping-particle" : "", "family" : "K4172", "given" : "", "non-dropping-particle" : "", "parse-names" : false, "suffix" : "" } ], "type" : "article-journal", "volume" : "9" }, "uris" : [ "http://www.mendeley.com/documents/?uuid=50de0279-fd41-4378-91e8-551ae193bf4d" ] }, { "id" : "ITEM-3", "itemData" : { "DOI" : "10.1007/s00382-006-0176-y", "ISSN" : "0930-7575", "author" : [ { "dropping-particle" : "", "family" : "Tsutsui", "given" : "Junichi", "non-dropping-particle" : "", "parse-names" : false, "suffix" : "" }, { "dropping-particle" : "", "family" : "Yoshida", "given" : "Yoshikatsu", "non-dropping-particle" : "", "parse-names" : false, "suffix" : "" }, { "dropping-particle" : "", "family" : "Kim", "given" : "Dong-Hoon", "non-dropping-particle" : "", "parse-names" : false, "suffix" : "" }, { "dropping-particle" : "", "family" : "Kitabata", "given" : "Hideyuki", "non-dropping-particle" : "", "parse-names" : false, "suffix" : "" }, { "dropping-particle" : "", "family" : "Nishizawa", "given" : "Keiichi", "non-dropping-particle" : "", "parse-names" : false, "suffix" : "" }, { "dropping-particle" : "", "family" : "Nakashiki", "given" : "Norikazu", "non-dropping-particle" : "", "parse-names" : false, "suffix" : "" }, { "dropping-particle" : "", "family" : "Maruyama", "given" : "Koki", "non-dropping-particle" : "", "parse-names" : false, "suffix" : "" } ], "container-title" : "Climate Dynamics", "id" : "ITEM-3", "issue" : "2-3", "issued" : { "date-parts" : [ [ "2006", "12", "11" ] ] }, "page" : "199-214", "publisher" : "Springer", "title" : "Long-term climate response to stabilized and overshoot anthropogenic forcings beyond the twenty-first century", "translator" : [ { "dropping-particle" : "", "family" : "K4171", "given" : "", "non-dropping-particle" : "", "parse-names" : false, "suffix" : "" } ], "type" : "article-journal", "volume" : "28" }, "uris" : [ "http://www.mendeley.com/documents/?uuid=d365c6bd-f313-4cd4-92da-aa5a64655185" ] } ], "mendeley" : { "formattedCitation" : "(Tsutsui et al., 2006; Palter et al., 2018; Tachiiri et al., 2019)", "plainTextFormattedCitation" : "(Tsutsui et al., 2006; Palter et al., 2018; Tachiiri et al., 2019)", "previouslyFormattedCitation" : "(Tsutsui et al., 2006; Palter et al., 2018; Tachiiri et al., 2019)" }, "properties" : { "noteIndex" : 0 }, "schema" : "https://github.com/citation-style-language/schema/raw/master/csl-citation.json" }</w:instrText>
      </w:r>
      <w:r w:rsidRPr="003862D0">
        <w:rPr>
          <w:lang w:val="en-GB" w:eastAsia="en-US"/>
        </w:rPr>
        <w:fldChar w:fldCharType="separate"/>
      </w:r>
      <w:r w:rsidR="00016735">
        <w:rPr>
          <w:noProof/>
          <w:lang w:eastAsia="en-US"/>
        </w:rPr>
        <w:t>(Tsutsui et al., 2006; Palter et al., 2018; Tachiiri et al., 2019)</w:t>
      </w:r>
      <w:r w:rsidRPr="003862D0">
        <w:rPr>
          <w:lang w:val="en-GB" w:eastAsia="en-US"/>
        </w:rPr>
        <w:fldChar w:fldCharType="end"/>
      </w:r>
      <w:r w:rsidRPr="00560680">
        <w:rPr>
          <w:lang w:eastAsia="en-US"/>
        </w:rPr>
        <w:t xml:space="preserve"> (</w:t>
      </w:r>
      <w:r w:rsidRPr="00560680">
        <w:rPr>
          <w:i/>
          <w:iCs/>
          <w:lang w:eastAsia="en-US"/>
        </w:rPr>
        <w:t>high confidence</w:t>
      </w:r>
      <w:r w:rsidRPr="00560680">
        <w:rPr>
          <w:lang w:eastAsia="en-US"/>
        </w:rPr>
        <w:t>).</w:t>
      </w:r>
    </w:p>
    <w:p w14:paraId="05141219" w14:textId="77777777" w:rsidR="007178BE" w:rsidRPr="00560680" w:rsidRDefault="007178BE" w:rsidP="007178BE">
      <w:pPr>
        <w:pStyle w:val="AR6BodyText"/>
        <w:rPr>
          <w:b/>
        </w:rPr>
      </w:pPr>
    </w:p>
    <w:p w14:paraId="7BD845EA" w14:textId="77777777" w:rsidR="000C3195" w:rsidRPr="00560680" w:rsidRDefault="000C3195" w:rsidP="007178BE">
      <w:pPr>
        <w:pStyle w:val="AR6BodyText"/>
        <w:rPr>
          <w:b/>
        </w:rPr>
      </w:pPr>
    </w:p>
    <w:p w14:paraId="6E070A0B" w14:textId="02293485" w:rsidR="007178BE" w:rsidRPr="003862D0" w:rsidRDefault="007178BE" w:rsidP="007178BE">
      <w:pPr>
        <w:pStyle w:val="AR6BodyText"/>
        <w:rPr>
          <w:b/>
          <w:color w:val="000000"/>
          <w:lang w:val="en-GB"/>
        </w:rPr>
      </w:pPr>
      <w:r w:rsidRPr="003862D0">
        <w:rPr>
          <w:b/>
          <w:color w:val="000000"/>
          <w:lang w:val="en-GB"/>
        </w:rPr>
        <w:t>[START FIGURE 4.</w:t>
      </w:r>
      <w:r w:rsidR="00CF3E99" w:rsidRPr="003862D0">
        <w:rPr>
          <w:b/>
          <w:color w:val="000000"/>
          <w:lang w:val="en-GB"/>
        </w:rPr>
        <w:t xml:space="preserve">34 </w:t>
      </w:r>
      <w:r w:rsidRPr="003862D0">
        <w:rPr>
          <w:b/>
          <w:color w:val="000000"/>
          <w:lang w:val="en-GB"/>
        </w:rPr>
        <w:t>HERE]</w:t>
      </w:r>
    </w:p>
    <w:p w14:paraId="24F9E09F" w14:textId="1D0A1209" w:rsidR="007178BE" w:rsidRPr="003862D0" w:rsidRDefault="007178BE" w:rsidP="002D21A9">
      <w:pPr>
        <w:pStyle w:val="AR6BodyText"/>
        <w:rPr>
          <w:b/>
          <w:lang w:val="en-GB"/>
        </w:rPr>
      </w:pPr>
    </w:p>
    <w:p w14:paraId="212B06A2" w14:textId="77F88659" w:rsidR="007178BE" w:rsidRPr="003862D0" w:rsidRDefault="007178BE" w:rsidP="007178BE">
      <w:pPr>
        <w:pStyle w:val="AR6Chap4Figure"/>
        <w:rPr>
          <w:lang w:val="en-GB"/>
        </w:rPr>
      </w:pPr>
      <w:bookmarkStart w:id="3910" w:name="_Ref29398049"/>
      <w:bookmarkStart w:id="3911" w:name="_Ref65507666"/>
      <w:r w:rsidRPr="003862D0">
        <w:rPr>
          <w:b/>
          <w:bCs/>
          <w:lang w:val="en-GB"/>
        </w:rPr>
        <w:t>Simulated changes in climate</w:t>
      </w:r>
      <w:r w:rsidR="00656246" w:rsidRPr="003862D0">
        <w:rPr>
          <w:b/>
          <w:bCs/>
          <w:lang w:val="en-GB"/>
        </w:rPr>
        <w:t xml:space="preserve"> indices</w:t>
      </w:r>
      <w:r w:rsidR="00954478" w:rsidRPr="003862D0">
        <w:rPr>
          <w:b/>
          <w:bCs/>
          <w:lang w:val="en-GB"/>
        </w:rPr>
        <w:t xml:space="preserve"> for SSP5-3</w:t>
      </w:r>
      <w:r w:rsidR="00A814DA">
        <w:rPr>
          <w:b/>
          <w:bCs/>
          <w:lang w:val="en-GB"/>
        </w:rPr>
        <w:t>.</w:t>
      </w:r>
      <w:r w:rsidR="00954478" w:rsidRPr="003862D0">
        <w:rPr>
          <w:b/>
          <w:bCs/>
          <w:lang w:val="en-GB"/>
        </w:rPr>
        <w:t>4-OS</w:t>
      </w:r>
      <w:r w:rsidRPr="003862D0">
        <w:rPr>
          <w:b/>
          <w:bCs/>
          <w:lang w:val="en-GB"/>
        </w:rPr>
        <w:t xml:space="preserve"> plotted against atmospheric CO</w:t>
      </w:r>
      <w:bookmarkStart w:id="3912" w:name="_Hlk27478824"/>
      <w:r w:rsidRPr="003862D0">
        <w:rPr>
          <w:b/>
          <w:bCs/>
          <w:vertAlign w:val="subscript"/>
          <w:lang w:val="en-GB"/>
        </w:rPr>
        <w:t>2</w:t>
      </w:r>
      <w:bookmarkEnd w:id="3912"/>
      <w:r w:rsidRPr="003862D0">
        <w:rPr>
          <w:b/>
          <w:bCs/>
          <w:lang w:val="en-GB"/>
        </w:rPr>
        <w:t xml:space="preserve"> concentration</w:t>
      </w:r>
      <w:r w:rsidR="00954478" w:rsidRPr="003862D0">
        <w:rPr>
          <w:b/>
          <w:bCs/>
          <w:lang w:val="en-GB"/>
        </w:rPr>
        <w:t xml:space="preserve"> (ppm) from 480 up to 571 and back to 496 by 2100. </w:t>
      </w:r>
      <w:r w:rsidRPr="003862D0">
        <w:rPr>
          <w:lang w:val="en-GB"/>
        </w:rPr>
        <w:t xml:space="preserve">(a) Global surface air temperature change; (b) Global land precipitation change; (c) September Arctic </w:t>
      </w:r>
      <w:r w:rsidR="00113CAF" w:rsidRPr="003862D0">
        <w:rPr>
          <w:lang w:val="en-GB"/>
        </w:rPr>
        <w:t>sea-ice area</w:t>
      </w:r>
      <w:r w:rsidRPr="003862D0">
        <w:rPr>
          <w:lang w:val="en-GB"/>
        </w:rPr>
        <w:t xml:space="preserve"> change; (d) Global thermosteric </w:t>
      </w:r>
      <w:r w:rsidR="008A7C64" w:rsidRPr="003862D0">
        <w:rPr>
          <w:lang w:val="en-GB"/>
        </w:rPr>
        <w:t>sea-level change</w:t>
      </w:r>
      <w:r w:rsidRPr="003862D0">
        <w:rPr>
          <w:lang w:val="en-GB"/>
        </w:rPr>
        <w:t>. Plotted changes are relative to the 2034–2053 mean which has same CO</w:t>
      </w:r>
      <w:r w:rsidRPr="003862D0">
        <w:rPr>
          <w:vertAlign w:val="subscript"/>
          <w:lang w:val="en-GB"/>
        </w:rPr>
        <w:t>2</w:t>
      </w:r>
      <w:r w:rsidRPr="003862D0">
        <w:rPr>
          <w:lang w:val="en-GB"/>
        </w:rPr>
        <w:t xml:space="preserve"> as 2081–2100 mean (shaded grey bar). Red lines denote changes during the period up to 2062 when CO</w:t>
      </w:r>
      <w:r w:rsidRPr="003862D0">
        <w:rPr>
          <w:vertAlign w:val="subscript"/>
          <w:lang w:val="en-GB"/>
        </w:rPr>
        <w:t>2</w:t>
      </w:r>
      <w:r w:rsidRPr="003862D0">
        <w:rPr>
          <w:lang w:val="en-GB"/>
        </w:rPr>
        <w:t xml:space="preserve"> is rising, blue lines denote changes after 2062 when CO</w:t>
      </w:r>
      <w:r w:rsidRPr="003862D0">
        <w:rPr>
          <w:vertAlign w:val="subscript"/>
          <w:lang w:val="en-GB"/>
        </w:rPr>
        <w:t>2</w:t>
      </w:r>
      <w:r w:rsidRPr="003862D0">
        <w:rPr>
          <w:lang w:val="en-GB"/>
        </w:rPr>
        <w:t xml:space="preserve"> is decreasing again.</w:t>
      </w:r>
      <w:bookmarkEnd w:id="3910"/>
      <w:r w:rsidRPr="003862D0">
        <w:rPr>
          <w:lang w:val="en-GB"/>
        </w:rPr>
        <w:t xml:space="preserve"> Thick line is multi model mean; thin lines and shading show individual models and </w:t>
      </w:r>
      <w:r w:rsidR="00B4726C" w:rsidRPr="003862D0">
        <w:rPr>
          <w:lang w:val="en-GB"/>
        </w:rPr>
        <w:t xml:space="preserve">complete </w:t>
      </w:r>
      <w:r w:rsidRPr="003862D0">
        <w:rPr>
          <w:lang w:val="en-GB"/>
        </w:rPr>
        <w:t>model range. Numbers in square brackets indicate number of models used in each panel.</w:t>
      </w:r>
      <w:bookmarkEnd w:id="3911"/>
      <w:r w:rsidR="00A814DA">
        <w:rPr>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0AAA4AA6" w14:textId="77777777" w:rsidR="007178BE" w:rsidRPr="003862D0" w:rsidRDefault="007178BE" w:rsidP="007178BE">
      <w:pPr>
        <w:pStyle w:val="AR6BodyText"/>
        <w:rPr>
          <w:lang w:val="en-GB"/>
        </w:rPr>
      </w:pPr>
    </w:p>
    <w:p w14:paraId="41FE74F5" w14:textId="01D083D9" w:rsidR="007178BE" w:rsidRPr="003862D0" w:rsidRDefault="007178BE" w:rsidP="007178BE">
      <w:pPr>
        <w:pStyle w:val="AR6BodyText"/>
        <w:rPr>
          <w:b/>
          <w:color w:val="000000"/>
          <w:lang w:val="en-GB"/>
        </w:rPr>
      </w:pPr>
      <w:r w:rsidRPr="003862D0">
        <w:rPr>
          <w:b/>
          <w:color w:val="000000"/>
          <w:lang w:val="en-GB"/>
        </w:rPr>
        <w:t>[END FIGURE 4.</w:t>
      </w:r>
      <w:r w:rsidR="00CF3E99" w:rsidRPr="003862D0">
        <w:rPr>
          <w:b/>
          <w:color w:val="000000"/>
          <w:lang w:val="en-GB"/>
        </w:rPr>
        <w:t xml:space="preserve">34 </w:t>
      </w:r>
      <w:r w:rsidRPr="003862D0">
        <w:rPr>
          <w:b/>
          <w:color w:val="000000"/>
          <w:lang w:val="en-GB"/>
        </w:rPr>
        <w:t>HERE]</w:t>
      </w:r>
    </w:p>
    <w:p w14:paraId="59D9ACC0" w14:textId="77777777" w:rsidR="007178BE" w:rsidRPr="003862D0" w:rsidRDefault="007178BE" w:rsidP="007178BE">
      <w:pPr>
        <w:pStyle w:val="AR6BodyText"/>
        <w:rPr>
          <w:lang w:val="en-GB"/>
        </w:rPr>
      </w:pPr>
    </w:p>
    <w:p w14:paraId="0ACF4AA7" w14:textId="77777777" w:rsidR="000C3195" w:rsidRPr="003862D0" w:rsidRDefault="000C3195" w:rsidP="007178BE">
      <w:pPr>
        <w:pStyle w:val="AR6BodyText"/>
        <w:rPr>
          <w:lang w:val="en-GB"/>
        </w:rPr>
      </w:pPr>
    </w:p>
    <w:p w14:paraId="0EC5221C" w14:textId="3CD57B55" w:rsidR="007178BE" w:rsidRPr="003862D0" w:rsidRDefault="007178BE" w:rsidP="007178BE">
      <w:pPr>
        <w:pStyle w:val="AR6BodyText"/>
        <w:rPr>
          <w:lang w:val="en-GB" w:eastAsia="en-US"/>
        </w:rPr>
      </w:pPr>
      <w:r w:rsidRPr="003862D0">
        <w:rPr>
          <w:lang w:val="en-GB" w:eastAsia="en-US"/>
        </w:rPr>
        <w:t xml:space="preserve">The transient climate response to cumulative </w:t>
      </w:r>
      <w:del w:id="3913" w:author="Tom Maycock" w:date="2021-09-07T10:21:00Z">
        <w:r w:rsidRPr="003862D0" w:rsidDel="00216509">
          <w:rPr>
            <w:lang w:val="en-GB" w:eastAsia="en-US"/>
          </w:rPr>
          <w:delText>carbon</w:delText>
        </w:r>
        <w:commentRangeStart w:id="3914"/>
        <w:commentRangeStart w:id="3915"/>
        <w:r w:rsidRPr="003862D0" w:rsidDel="00216509">
          <w:rPr>
            <w:lang w:val="en-GB" w:eastAsia="en-US"/>
          </w:rPr>
          <w:delText xml:space="preserve"> </w:delText>
        </w:r>
        <w:commentRangeEnd w:id="3914"/>
        <w:r w:rsidR="00E413DB" w:rsidDel="00216509">
          <w:rPr>
            <w:rStyle w:val="CommentReference"/>
          </w:rPr>
          <w:commentReference w:id="3914"/>
        </w:r>
      </w:del>
      <w:commentRangeEnd w:id="3915"/>
      <w:r w:rsidR="00216509">
        <w:rPr>
          <w:rStyle w:val="CommentReference"/>
        </w:rPr>
        <w:commentReference w:id="3915"/>
      </w:r>
      <w:del w:id="3916" w:author="Tom Maycock" w:date="2021-09-07T10:21:00Z">
        <w:r w:rsidRPr="003862D0" w:rsidDel="00216509">
          <w:rPr>
            <w:lang w:val="en-GB" w:eastAsia="en-US"/>
          </w:rPr>
          <w:delText>(</w:delText>
        </w:r>
      </w:del>
      <w:r w:rsidRPr="003862D0">
        <w:rPr>
          <w:lang w:val="en-GB" w:eastAsia="en-US"/>
        </w:rPr>
        <w:t>CO</w:t>
      </w:r>
      <w:r w:rsidRPr="003862D0">
        <w:rPr>
          <w:vertAlign w:val="subscript"/>
          <w:lang w:val="en-GB" w:eastAsia="en-US"/>
        </w:rPr>
        <w:t>2</w:t>
      </w:r>
      <w:del w:id="3917" w:author="Tom Maycock" w:date="2021-09-07T10:21:00Z">
        <w:r w:rsidRPr="003862D0" w:rsidDel="00216509">
          <w:rPr>
            <w:lang w:val="en-GB" w:eastAsia="en-US"/>
          </w:rPr>
          <w:delText>)</w:delText>
        </w:r>
      </w:del>
      <w:r w:rsidRPr="003862D0">
        <w:rPr>
          <w:lang w:val="en-GB" w:eastAsia="en-US"/>
        </w:rPr>
        <w:t xml:space="preserve"> emissions, TCRE, allows climate </w:t>
      </w:r>
      <w:r w:rsidR="004D176A" w:rsidRPr="003862D0">
        <w:rPr>
          <w:lang w:val="en-GB" w:eastAsia="en-US"/>
        </w:rPr>
        <w:t xml:space="preserve">policy </w:t>
      </w:r>
      <w:r w:rsidRPr="003862D0">
        <w:rPr>
          <w:lang w:val="en-GB" w:eastAsia="en-US"/>
        </w:rPr>
        <w:t>goals to be associated with remaining carbon budgets as global temperature increase is near-linear with cumulative emissions (</w:t>
      </w:r>
      <w:r w:rsidR="00BA2347" w:rsidRPr="003862D0">
        <w:rPr>
          <w:lang w:val="en-GB" w:eastAsia="en-US"/>
        </w:rPr>
        <w:t>Section</w:t>
      </w:r>
      <w:r w:rsidRPr="003862D0">
        <w:rPr>
          <w:lang w:val="en-GB" w:eastAsia="en-US"/>
        </w:rPr>
        <w:t xml:space="preserve"> 5.5). Research since AR5 has shown that the concept of near-linearity of climate change to cumulative carbon emissions holds for measures other than just GSAT, such as regional climate </w:t>
      </w:r>
      <w:r w:rsidRPr="003862D0">
        <w:rPr>
          <w:lang w:val="en-GB" w:eastAsia="en-US"/>
        </w:rPr>
        <w:fldChar w:fldCharType="begin" w:fldLock="1"/>
      </w:r>
      <w:r w:rsidR="00615634">
        <w:rPr>
          <w:lang w:val="en-GB" w:eastAsia="en-US"/>
        </w:rPr>
        <w:instrText>ADDIN CSL_CITATION { "citationItems" : [ { "id" : "ITEM-1", "itemData" : { "DOI" : "10.1038/nclimate2913", "ISSN" : "1758-6798", "abstract" : "An analysis of the regional climate response to cumulative CO2 emissions establishes a clear quantitative link between the total amount of CO2 emitted and the magnitude of local climate warming.",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"Nature Climate Change", "id" : "ITEM-1", "issue" : "5", "issued" : { "date-parts" : [ [ "2016" ] ] }, "page" : "474-478", "title" : "Regional estimates of the transient climate response to cumulative CO2 emissions", "translator" : [ { "dropping-particle" : "", "family" : "K4472", "given" : "", "non-dropping-particle" : "", "parse-names" : false, "suffix" : "" } ], "type" : "article-journal", "volume" : "6" }, "uris" : [ "http://www.mendeley.com/documents/?uuid=10af1edb-1a03-436a-998a-8cc700b6914b", "http://www.mendeley.com/documents/?uuid=a75d20cf-c184-42e1-9b75-84c0c4ddf940" ] } ], "mendeley" : { "formattedCitation" : "(Leduc et al., 2016)", "plainTextFormattedCitation" : "(Leduc et al., 2016)", "previouslyFormattedCitation" : "(Leduc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(Leduc et al., 2016)</w:t>
      </w:r>
      <w:r w:rsidRPr="003862D0">
        <w:rPr>
          <w:lang w:val="en-GB" w:eastAsia="en-US"/>
        </w:rPr>
        <w:fldChar w:fldCharType="end"/>
      </w:r>
      <w:r w:rsidRPr="003862D0">
        <w:rPr>
          <w:lang w:val="en-GB" w:eastAsia="en-US"/>
        </w:rPr>
        <w:t xml:space="preserve"> or extremes</w:t>
      </w:r>
      <w:del w:id="3918" w:author="Robin Matthews" w:date="2021-06-16T19:07:00Z">
        <w:r w:rsidR="0034223A" w:rsidRPr="003862D0" w:rsidDel="000B7CB3">
          <w:rPr>
            <w:lang w:val="en-GB" w:eastAsia="en-US"/>
          </w:rPr>
          <w:delText xml:space="preserve"> </w:delText>
        </w:r>
      </w:del>
      <w:bookmarkStart w:id="3919" w:name="_Hlk74762865"/>
      <w:ins w:id="3920" w:author="Robin Matthews" w:date="2021-06-16T19:07:00Z">
        <w:r w:rsidR="000B7CB3">
          <w:rPr>
            <w:lang w:val="en-GB" w:eastAsia="en-US"/>
          </w:rPr>
          <w:t xml:space="preserve"> </w:t>
        </w:r>
        <w:r w:rsidR="000B7CB3">
          <w:fldChar w:fldCharType="begin" w:fldLock="1"/>
        </w:r>
      </w:ins>
      <w:r w:rsidR="00CD3B49">
        <w:rPr>
          <w:lang w:val="en-US"/>
        </w:rPr>
        <w:instrText>ADDIN CSL_CITATION { "citationItems" : [ { "id" : "ITEM-1", "itemData" : { "DOI" : "10.1088/1748-9326/11/5/055007", "ISSN" : "1748-9326", "author" : [ { "dropping-particle" : "", "family" : "Harrington", "given" : "Luke J", "non-dropping-particle" : "", "parse-names" : false, "suffix" : "" }, { "dropping-particle" : "", "family" : "Frame", "given" : "David J", "non-dropping-particle"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"K4476", "given" : "", "non-dropping-particle" : "", "parse-names" : false, "suffix" : "" } ], "type" : "article-journal", "volume" : "11" }, "uris" : [ "http://www.mendeley.com/documents/?uuid=d28bbe58-baa2-4adf-ba3a-184d23825fae" ] }, { "id" : "ITEM-2",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"ITEM-2",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"mendeley" : { "formattedCitation" : "(Harrington et al., 2016; Seneviratne et al., 2016)", "plainTextFormattedCitation" : "(Harrington et al., 2016; Seneviratne et al., 2016)", "previouslyFormattedCitation" : "(Harrington et al., 2016; Seneviratne et al., 2016)" }, "properties" : { "noteIndex" : 0 }, "schema" : "https://github.com/citation-style-language/schema/raw/master/csl-citation.json" }</w:instrText>
      </w:r>
      <w:ins w:id="3921" w:author="Robin Matthews" w:date="2021-06-16T19:07:00Z">
        <w:r w:rsidR="000B7CB3">
          <w:fldChar w:fldCharType="separate"/>
        </w:r>
        <w:r w:rsidR="000B7CB3" w:rsidRPr="00B94219">
          <w:rPr>
            <w:noProof/>
          </w:rPr>
          <w:t>(Harrington et al., 2016; Seneviratne et al., 2016)</w:t>
        </w:r>
        <w:r w:rsidR="000B7CB3">
          <w:fldChar w:fldCharType="end"/>
        </w:r>
      </w:ins>
      <w:del w:id="3922" w:author="Robin Matthews" w:date="2021-06-16T19:07:00Z">
        <w:r w:rsidR="0034223A" w:rsidRPr="003862D0" w:rsidDel="000B7CB3">
          <w:rPr>
            <w:lang w:val="en-GB" w:eastAsia="en-US"/>
          </w:rPr>
          <w:fldChar w:fldCharType="begin" w:fldLock="1"/>
        </w:r>
        <w:r w:rsidR="00615634" w:rsidDel="000B7CB3">
          <w:rPr>
            <w:lang w:val="en-GB" w:eastAsia="en-US"/>
          </w:rPr>
          <w:delInstrText>ADDIN CSL_CITATION { "citationItems" : [ { "id" : "ITEM-1", "itemData" : { "DOI" : "10.1088/1748-9326/11/5/055007", "ISSN" : "1748-9326", "author" : [ { "dropping-particle" : "", "family" : "Harrington", "given" : "Luke J", "non-dropping-particle" : "", "parse-names" : false, "suffix" : "" }, { "dropping-particle" : "", "family" : "Frame", "given" : "David J", "non</w:delInstrText>
        </w:r>
        <w:r w:rsidR="00615634" w:rsidRPr="00AF47C0" w:rsidDel="000B7CB3">
          <w:rPr>
            <w:lang w:val="en-GB" w:eastAsia="en-US"/>
          </w:rPr>
          <w:delInstrText>-dropping-particle"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w:delInstrText>
        </w:r>
        <w:r w:rsidR="00615634" w:rsidRPr="001A4DE9" w:rsidDel="000B7CB3">
          <w:rPr>
            <w:lang w:eastAsia="en-US"/>
          </w:rPr>
          <w:delInstrText>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"K4476", "given" : "", "non-dropping-particle" : "", "parse-names" : false, "suffix" : "" } ], "type" : "article-journal", "volume" : "11" }, "uris" : [ "http://www.mendeley.com/documents/?uuid=d28bbe58-baa2-4adf-ba3a-184d23825fae" ] } ], "mendeley" : { "formattedCitation" : "(Harrington et al., 2016)", "plainTextFormattedCitation" : "(Harrington et al., 2016)", "previouslyFormattedCitation" : "(Harrington et al., 2016)" }, "properties" : { "noteIndex" : 0 }, "schema" : "https://github.com/citation-style-language/schema/raw/master/csl-citation.json" }</w:delInstrText>
        </w:r>
        <w:r w:rsidR="0034223A" w:rsidRPr="003862D0" w:rsidDel="000B7CB3">
          <w:rPr>
            <w:lang w:val="en-GB" w:eastAsia="en-US"/>
          </w:rPr>
          <w:fldChar w:fldCharType="separate"/>
        </w:r>
        <w:r w:rsidR="00016735" w:rsidDel="000B7CB3">
          <w:rPr>
            <w:noProof/>
            <w:lang w:eastAsia="en-US"/>
          </w:rPr>
          <w:delText>(Harrington et al., 2016)</w:delText>
        </w:r>
        <w:r w:rsidR="0034223A" w:rsidRPr="003862D0" w:rsidDel="000B7CB3">
          <w:rPr>
            <w:lang w:val="en-GB" w:eastAsia="en-US"/>
          </w:rPr>
          <w:fldChar w:fldCharType="end"/>
        </w:r>
        <w:r w:rsidR="0034223A" w:rsidRPr="003862D0" w:rsidDel="000B7CB3">
          <w:rPr>
            <w:lang w:val="en-GB" w:eastAsia="en-US"/>
          </w:rPr>
          <w:fldChar w:fldCharType="begin" w:fldLock="1"/>
        </w:r>
        <w:r w:rsidR="00615634" w:rsidDel="000B7CB3">
          <w:rPr>
            <w:lang w:eastAsia="en-US"/>
          </w:rPr>
          <w:delInstrText>ADDIN CSL_CITATION { "citationItems" : [ { "id" : "ITEM-1", "itemData" : { "DOI" : "10.1038/nature16542", "ISSN" : "0028-0836",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"title" : "Allowable CO2 emissions based on regional and impact-related climate targets", "translator" : [ { "dropping-particle" : "", "family" : "K4156", "given" : "", "non-dropping-particle" : "", "parse-names" : false, "suffix" : "" } ], "type" : "article-journal", "volume" : "529" }, "uris" : [ "http://www.mendeley.com/documents/?uuid=4dd81687-271d-403a-b33e-cbab9c50050e" ] } ], "mendeley" : { "formattedCitation" : "(Seneviratne et al., 2016)", "plainTextFormattedCitation" : "(Seneviratne et al., 2016)", "previouslyFormattedCitation" : "(Seneviratne et al., 2016)" }, "properties" : { "noteIndex" : 0 }, "schema" : "https://github.com/citation-style-language/schema/raw/master/csl-citation.json" }</w:delInstrText>
        </w:r>
        <w:r w:rsidR="0034223A" w:rsidRPr="003862D0" w:rsidDel="000B7CB3">
          <w:rPr>
            <w:lang w:val="en-GB" w:eastAsia="en-US"/>
          </w:rPr>
          <w:fldChar w:fldCharType="separate"/>
        </w:r>
        <w:r w:rsidR="00016735" w:rsidDel="000B7CB3">
          <w:rPr>
            <w:noProof/>
            <w:lang w:eastAsia="en-US"/>
          </w:rPr>
          <w:delText>(Seneviratne et al., 2016)</w:delText>
        </w:r>
        <w:r w:rsidR="0034223A" w:rsidRPr="003862D0" w:rsidDel="000B7CB3">
          <w:rPr>
            <w:lang w:val="en-GB" w:eastAsia="en-US"/>
          </w:rPr>
          <w:fldChar w:fldCharType="end"/>
        </w:r>
      </w:del>
      <w:bookmarkEnd w:id="3919"/>
      <w:r w:rsidRPr="00903D51">
        <w:rPr>
          <w:lang w:eastAsia="en-US"/>
        </w:rPr>
        <w:t xml:space="preserve">. </w:t>
      </w:r>
      <w:r w:rsidRPr="00AF47C0">
        <w:rPr>
          <w:lang w:val="en-GB" w:eastAsia="en-US"/>
        </w:rPr>
        <w:t>However, ocean heat and carbon uptake do exhibit path dependence</w:t>
      </w:r>
      <w:r w:rsidR="00B4726C" w:rsidRPr="00AF47C0">
        <w:rPr>
          <w:lang w:val="en-GB" w:eastAsia="en-US"/>
        </w:rPr>
        <w:t>,</w:t>
      </w:r>
      <w:r w:rsidRPr="00AF47C0">
        <w:rPr>
          <w:lang w:val="en-GB" w:eastAsia="en-US"/>
        </w:rPr>
        <w:t xml:space="preserve"> leading to deviation from the TCRE relationship for levels of overshoot above 300 PgC </w:t>
      </w:r>
      <w:r w:rsidRPr="003862D0">
        <w:rPr>
          <w:lang w:val="en-GB" w:eastAsia="en-US"/>
        </w:rPr>
        <w:fldChar w:fldCharType="begin" w:fldLock="1"/>
      </w:r>
      <w:r w:rsidR="00615634" w:rsidRPr="00AF47C0">
        <w:rPr>
          <w:lang w:val="en-GB" w:eastAsia="en-US"/>
        </w:rPr>
        <w:instrText>ADDIN CSL_CITATION { "citationItems" : [ { "id" : "ITEM-1", "itemData" : { "DOI" : "10.1029/2019EF001312", "ISSN" : "2328-4277", "abstract" : "Emission pathways that are consistent with meeting the Paris Agreement goal of holding global mean temperature rise well below 2 \u00b0C often assume a temperature overshoot. In such overshoot scenarios, a given temperature limit is first exceeded and later returned to, under the assumption of large-scale deliberate carbon dioxide removal from the atmosphere. Here we show that although such strategy might result in a reversal of global mean temperature, the carbon cycle exhibits path dependence. After an overshoot, more carbon is stored in the ocean and less on land compared to a scenario with the same cumulative CO2 emissions but no overshoot. The near-path independence of surface air temperature arises despite the path dependence in the carbon cycle, as it is offset by path dependence in the thermal response of the ocean. Such behavior has important implications for carbon budgets (i.e. the total amount of CO2 emissions consistent with holding warming to a given level), which do not differ much among scenarios that entail different levels of overshoot. Therefore, the concept of a carbon budget remains robust for scenarios with low levels of overshoot (up to 300 Pg C overshoot conside</w:instrText>
      </w:r>
      <w:r w:rsidR="00615634">
        <w:rPr>
          <w:lang w:eastAsia="en-US"/>
        </w:rPr>
        <w:instrText>red here) but should be used with caution for higher levels of overshoot, particularly for limiting the environmental change in dimensions other than global mean temperature rise.",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 : "12", "issued" : { "date-parts" : [ [ "2019", "12", "4" ] ] }, "page" : "1283-1295", "publisher" : "John Wiley and Sons Inc", "title" : "Path Independence of Carbon Budgets When Meeting a Stringent Global Mean Temperature Target After an Overshoot", "translator" : [ { "dropping-particle" : "", "family" : "K4836", "given" : "", "non-dropping-particle" : "", "parse-names" : false, "suffix" : "" } ], "type" : "article-journal", "volume" : "7" }, "uris" : [ "http://www.mendeley.com/documents/?uuid=868d85af-cf7d-3514-a50d-f02b93f278f8" ] }, { "id" : "ITEM-2",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w:instrText>
      </w:r>
      <w:r w:rsidR="00615634" w:rsidRPr="001A4DE9">
        <w:rPr>
          <w:lang w:val="en-GB" w:eastAsia="en-US"/>
        </w:rPr>
        <w:instrText xml:space="preserve">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Tokarska et al., 2019)", "plainTextFormattedCitation" : "(Zickfeld et al., 2016; Tokarska et al., 2019)", "previouslyFormattedCitation" : "(Zickfeld et al., 2016; Tokarska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(Zickfeld et al., 2016; Tokarska et al., 2019)</w:t>
      </w:r>
      <w:r w:rsidRPr="003862D0">
        <w:rPr>
          <w:lang w:val="en-GB" w:eastAsia="en-US"/>
        </w:rPr>
        <w:fldChar w:fldCharType="end"/>
      </w:r>
      <w:r w:rsidRPr="003862D0">
        <w:rPr>
          <w:lang w:val="en-GB" w:eastAsia="en-US"/>
        </w:rPr>
        <w:t xml:space="preserve">. </w:t>
      </w:r>
      <w:bookmarkStart w:id="3923" w:name="_Hlk65089934"/>
      <w:r w:rsidRPr="003862D0">
        <w:rPr>
          <w:lang w:val="en-GB" w:eastAsia="en-US"/>
        </w:rPr>
        <w:t>Sea</w:t>
      </w:r>
      <w:del w:id="3924" w:author="Ian Blenkinsop" w:date="2021-07-27T14:16:00Z">
        <w:r w:rsidRPr="003862D0" w:rsidDel="00C61419">
          <w:rPr>
            <w:lang w:val="en-GB" w:eastAsia="en-US"/>
          </w:rPr>
          <w:delText>-</w:delText>
        </w:r>
      </w:del>
      <w:ins w:id="3925" w:author="Ian Blenkinsop" w:date="2021-07-27T14:16:00Z">
        <w:r w:rsidR="00C61419">
          <w:rPr>
            <w:lang w:val="en-GB" w:eastAsia="en-US"/>
          </w:rPr>
          <w:t xml:space="preserve"> </w:t>
        </w:r>
      </w:ins>
      <w:r w:rsidRPr="003862D0">
        <w:rPr>
          <w:lang w:val="en-GB" w:eastAsia="en-US"/>
        </w:rPr>
        <w:t>level rise, loss of ice</w:t>
      </w:r>
      <w:del w:id="3926" w:author="Ian Blenkinsop" w:date="2021-07-27T14:16:00Z">
        <w:r w:rsidRPr="003862D0" w:rsidDel="00C61419">
          <w:rPr>
            <w:lang w:val="en-GB" w:eastAsia="en-US"/>
          </w:rPr>
          <w:delText>-</w:delText>
        </w:r>
      </w:del>
      <w:ins w:id="3927" w:author="Ian Blenkinsop" w:date="2021-07-27T14:16:00Z">
        <w:r w:rsidR="00C61419">
          <w:rPr>
            <w:lang w:val="en-GB" w:eastAsia="en-US"/>
          </w:rPr>
          <w:t xml:space="preserve"> </w:t>
        </w:r>
      </w:ins>
      <w:r w:rsidRPr="003862D0">
        <w:rPr>
          <w:lang w:val="en-GB" w:eastAsia="en-US"/>
        </w:rPr>
        <w:t>sheets</w:t>
      </w:r>
      <w:r w:rsidR="00B4726C" w:rsidRPr="003862D0">
        <w:rPr>
          <w:lang w:val="en-GB" w:eastAsia="en-US"/>
        </w:rPr>
        <w:t>,</w:t>
      </w:r>
      <w:r w:rsidRPr="003862D0">
        <w:rPr>
          <w:lang w:val="en-GB" w:eastAsia="en-US"/>
        </w:rPr>
        <w:t xml:space="preserve"> and permafrost </w:t>
      </w:r>
      <w:commentRangeStart w:id="3928"/>
      <w:commentRangeStart w:id="3929"/>
      <w:r w:rsidRPr="003862D0">
        <w:rPr>
          <w:lang w:val="en-GB" w:eastAsia="en-US"/>
        </w:rPr>
        <w:t>carbon</w:t>
      </w:r>
      <w:commentRangeEnd w:id="3928"/>
      <w:r w:rsidR="00C61419">
        <w:rPr>
          <w:rStyle w:val="CommentReference"/>
        </w:rPr>
        <w:commentReference w:id="3928"/>
      </w:r>
      <w:commentRangeEnd w:id="3929"/>
      <w:r w:rsidR="00216509">
        <w:rPr>
          <w:rStyle w:val="CommentReference"/>
        </w:rPr>
        <w:commentReference w:id="3929"/>
      </w:r>
      <w:r w:rsidRPr="003862D0">
        <w:rPr>
          <w:lang w:val="en-GB" w:eastAsia="en-US"/>
        </w:rPr>
        <w:t xml:space="preserve"> </w:t>
      </w:r>
      <w:r w:rsidR="00D81AC7">
        <w:rPr>
          <w:lang w:val="en-GB" w:eastAsia="en-US"/>
        </w:rPr>
        <w:t xml:space="preserve">release </w:t>
      </w:r>
      <w:r w:rsidRPr="003862D0">
        <w:rPr>
          <w:lang w:val="en-GB" w:eastAsia="en-US"/>
        </w:rPr>
        <w:t>may not reverse under overshoot and recovery of GSAT and cumulative emissions</w:t>
      </w:r>
      <w:bookmarkEnd w:id="3923"/>
      <w:r w:rsidRPr="003862D0">
        <w:rPr>
          <w:lang w:val="en-GB" w:eastAsia="en-US"/>
        </w:rPr>
        <w:t xml:space="preserve"> (</w:t>
      </w:r>
      <w:r w:rsidR="00BA2347" w:rsidRPr="003862D0">
        <w:rPr>
          <w:lang w:val="en-GB" w:eastAsia="en-US"/>
        </w:rPr>
        <w:t>Section</w:t>
      </w:r>
      <w:r w:rsidRPr="003862D0">
        <w:rPr>
          <w:lang w:val="en-GB" w:eastAsia="en-US"/>
        </w:rPr>
        <w:t xml:space="preserve"> 4.7). TCRE remains a valuable concept to assess climate </w:t>
      </w:r>
      <w:r w:rsidR="004D176A" w:rsidRPr="003862D0">
        <w:rPr>
          <w:lang w:val="en-GB" w:eastAsia="en-US"/>
        </w:rPr>
        <w:t xml:space="preserve">policy </w:t>
      </w:r>
      <w:r w:rsidRPr="003862D0">
        <w:rPr>
          <w:lang w:val="en-GB" w:eastAsia="en-US"/>
        </w:rPr>
        <w:t>goals and how to achieve them but given the non-reversibility of different climate metrics with CO</w:t>
      </w:r>
      <w:r w:rsidRPr="003862D0">
        <w:rPr>
          <w:vertAlign w:val="subscript"/>
          <w:lang w:val="en-GB" w:eastAsia="en-US"/>
        </w:rPr>
        <w:t>2</w:t>
      </w:r>
      <w:r w:rsidRPr="003862D0">
        <w:rPr>
          <w:lang w:val="en-GB" w:eastAsia="en-US"/>
        </w:rPr>
        <w:t xml:space="preserve"> and GSAT reductions, it has limitations associated with</w:t>
      </w:r>
      <w:r w:rsidR="004D176A" w:rsidRPr="003862D0">
        <w:rPr>
          <w:lang w:val="en-GB" w:eastAsia="en-US"/>
        </w:rPr>
        <w:t xml:space="preserve"> evaluating</w:t>
      </w:r>
      <w:r w:rsidRPr="003862D0">
        <w:rPr>
          <w:lang w:val="en-GB" w:eastAsia="en-US"/>
        </w:rPr>
        <w:t xml:space="preserve"> </w:t>
      </w:r>
      <w:r w:rsidR="004D176A" w:rsidRPr="003862D0">
        <w:rPr>
          <w:lang w:val="en-GB" w:eastAsia="en-US"/>
        </w:rPr>
        <w:t xml:space="preserve">the </w:t>
      </w:r>
      <w:r w:rsidRPr="003862D0">
        <w:rPr>
          <w:lang w:val="en-GB" w:eastAsia="en-US"/>
        </w:rPr>
        <w:t xml:space="preserve">climate </w:t>
      </w:r>
      <w:r w:rsidR="004D176A" w:rsidRPr="003862D0">
        <w:rPr>
          <w:lang w:val="en-GB" w:eastAsia="en-US"/>
        </w:rPr>
        <w:t xml:space="preserve">response </w:t>
      </w:r>
      <w:r w:rsidRPr="003862D0">
        <w:rPr>
          <w:lang w:val="en-GB" w:eastAsia="en-US"/>
        </w:rPr>
        <w:t>under overshoot scenarios and CO</w:t>
      </w:r>
      <w:r w:rsidRPr="003862D0">
        <w:rPr>
          <w:vertAlign w:val="subscript"/>
          <w:lang w:val="en-GB" w:eastAsia="en-US"/>
        </w:rPr>
        <w:t>2</w:t>
      </w:r>
      <w:r w:rsidRPr="003862D0">
        <w:rPr>
          <w:lang w:val="en-GB" w:eastAsia="en-US"/>
        </w:rPr>
        <w:t xml:space="preserve"> removal (</w:t>
      </w:r>
      <w:r w:rsidRPr="003862D0">
        <w:rPr>
          <w:i/>
          <w:iCs/>
          <w:lang w:val="en-GB" w:eastAsia="en-US"/>
        </w:rPr>
        <w:t>medium confidence</w:t>
      </w:r>
      <w:r w:rsidRPr="003862D0">
        <w:rPr>
          <w:lang w:val="en-GB" w:eastAsia="en-US"/>
        </w:rPr>
        <w:t>).</w:t>
      </w:r>
    </w:p>
    <w:p w14:paraId="3BBA5647" w14:textId="77777777" w:rsidR="007178BE" w:rsidRPr="003862D0" w:rsidRDefault="007178BE" w:rsidP="007178BE">
      <w:pPr>
        <w:pStyle w:val="AR6BodyText"/>
        <w:rPr>
          <w:lang w:val="en-GB" w:eastAsia="en-US"/>
        </w:rPr>
      </w:pPr>
    </w:p>
    <w:p w14:paraId="768CADEB" w14:textId="77777777" w:rsidR="007178BE" w:rsidRPr="003862D0" w:rsidRDefault="007178BE" w:rsidP="007178BE">
      <w:pPr>
        <w:pStyle w:val="AR6BodyText"/>
        <w:rPr>
          <w:b/>
          <w:lang w:val="en-GB"/>
        </w:rPr>
      </w:pPr>
    </w:p>
    <w:p w14:paraId="0DF8FF32" w14:textId="6BC3F5BD" w:rsidR="007178BE" w:rsidRPr="003862D0" w:rsidRDefault="007178BE" w:rsidP="007178BE">
      <w:pPr>
        <w:pStyle w:val="AR6Chap4Level34111"/>
        <w:rPr>
          <w:lang w:val="en-GB"/>
        </w:rPr>
      </w:pPr>
      <w:bookmarkStart w:id="3930" w:name="_Toc66467016"/>
      <w:bookmarkStart w:id="3931" w:name="_Toc66467300"/>
      <w:bookmarkStart w:id="3932" w:name="_Toc66574555"/>
      <w:bookmarkStart w:id="3933" w:name="_Toc66574726"/>
      <w:bookmarkStart w:id="3934" w:name="_Toc66646073"/>
      <w:bookmarkStart w:id="3935" w:name="_Toc69752543"/>
      <w:bookmarkStart w:id="3936" w:name="_Toc57156895"/>
      <w:bookmarkStart w:id="3937" w:name="_Hlk55571595"/>
      <w:r w:rsidRPr="003862D0">
        <w:rPr>
          <w:lang w:val="en-GB"/>
        </w:rPr>
        <w:t xml:space="preserve">Consistency </w:t>
      </w:r>
      <w:ins w:id="3938" w:author="Sara M Tuson" w:date="2021-07-20T15:00:00Z">
        <w:r w:rsidR="006B5824">
          <w:rPr>
            <w:lang w:val="en-GB"/>
          </w:rPr>
          <w:t>B</w:t>
        </w:r>
      </w:ins>
      <w:del w:id="3939" w:author="Sara M Tuson" w:date="2021-07-20T15:00:00Z">
        <w:r w:rsidRPr="003862D0" w:rsidDel="006B5824">
          <w:rPr>
            <w:lang w:val="en-GB"/>
          </w:rPr>
          <w:delText>b</w:delText>
        </w:r>
      </w:del>
      <w:r w:rsidRPr="003862D0">
        <w:rPr>
          <w:lang w:val="en-GB"/>
        </w:rPr>
        <w:t>etween Shared Socio</w:t>
      </w:r>
      <w:ins w:id="3940" w:author="Ian Blenkinsop" w:date="2021-07-27T14:17:00Z">
        <w:r w:rsidR="00AB54F3">
          <w:rPr>
            <w:lang w:val="en-GB"/>
          </w:rPr>
          <w:t>-</w:t>
        </w:r>
      </w:ins>
      <w:r w:rsidRPr="003862D0">
        <w:rPr>
          <w:lang w:val="en-GB"/>
        </w:rPr>
        <w:t>economic Pathways and Representative Concentration Pathways</w:t>
      </w:r>
      <w:bookmarkEnd w:id="3930"/>
      <w:bookmarkEnd w:id="3931"/>
      <w:bookmarkEnd w:id="3932"/>
      <w:bookmarkEnd w:id="3933"/>
      <w:bookmarkEnd w:id="3934"/>
      <w:bookmarkEnd w:id="3935"/>
      <w:r w:rsidRPr="003862D0">
        <w:rPr>
          <w:lang w:val="en-GB"/>
        </w:rPr>
        <w:t xml:space="preserve"> </w:t>
      </w:r>
      <w:bookmarkEnd w:id="3936"/>
    </w:p>
    <w:p w14:paraId="2462C728" w14:textId="77777777" w:rsidR="007178BE" w:rsidRPr="003862D0" w:rsidRDefault="007178BE" w:rsidP="007178BE">
      <w:pPr>
        <w:pStyle w:val="AR6BodyText"/>
        <w:rPr>
          <w:lang w:val="en-GB" w:eastAsia="en-US"/>
        </w:rPr>
      </w:pPr>
    </w:p>
    <w:p w14:paraId="7C7F0086" w14:textId="69A9BB2D" w:rsidR="007178BE" w:rsidRPr="003862D0" w:rsidRDefault="007178BE" w:rsidP="007178BE">
      <w:pPr>
        <w:pStyle w:val="AR6BodyText"/>
        <w:rPr>
          <w:lang w:val="en-GB"/>
        </w:rPr>
      </w:pPr>
      <w:r w:rsidRPr="003862D0">
        <w:rPr>
          <w:lang w:val="en-GB"/>
        </w:rPr>
        <w:t>As CMIP5 and CMIP6 employed different scenario sets (RCPs and SSPs, respectively</w:t>
      </w:r>
      <w:del w:id="3941" w:author="Ian Blenkinsop" w:date="2021-07-27T14:17:00Z">
        <w:r w:rsidRPr="003862D0" w:rsidDel="00AB54F3">
          <w:rPr>
            <w:lang w:val="en-GB"/>
          </w:rPr>
          <w:delText xml:space="preserve"> –</w:delText>
        </w:r>
      </w:del>
      <w:ins w:id="3942" w:author="Ian Blenkinsop" w:date="2021-07-27T14:17:00Z">
        <w:r w:rsidR="00AB54F3">
          <w:rPr>
            <w:lang w:val="en-GB"/>
          </w:rPr>
          <w:t>;</w:t>
        </w:r>
      </w:ins>
      <w:r w:rsidRPr="003862D0">
        <w:rPr>
          <w:lang w:val="en-GB"/>
        </w:rPr>
        <w:t xml:space="preserve"> see </w:t>
      </w:r>
      <w:r w:rsidR="00BA2347" w:rsidRPr="003862D0">
        <w:rPr>
          <w:lang w:val="en-GB"/>
        </w:rPr>
        <w:t>Section</w:t>
      </w:r>
      <w:r w:rsidRPr="003862D0">
        <w:rPr>
          <w:lang w:val="en-GB"/>
        </w:rPr>
        <w:t xml:space="preserve"> 1.6.1.1</w:t>
      </w:r>
      <w:del w:id="3943" w:author="Ian Blenkinsop" w:date="2021-07-27T14:17:00Z">
        <w:r w:rsidRPr="003862D0" w:rsidDel="00AB54F3">
          <w:rPr>
            <w:lang w:val="en-GB"/>
          </w:rPr>
          <w:delText xml:space="preserve">, </w:delText>
        </w:r>
      </w:del>
      <w:ins w:id="3944" w:author="Ian Blenkinsop" w:date="2021-07-27T14:17:00Z">
        <w:r w:rsidR="00AB54F3">
          <w:rPr>
            <w:lang w:val="en-GB"/>
          </w:rPr>
          <w:t xml:space="preserve"> and</w:t>
        </w:r>
        <w:r w:rsidR="00AB54F3" w:rsidRPr="003862D0">
          <w:rPr>
            <w:lang w:val="en-GB"/>
          </w:rPr>
          <w:t xml:space="preserve"> </w:t>
        </w:r>
      </w:ins>
      <w:r w:rsidR="00B4726C" w:rsidRPr="003862D0">
        <w:rPr>
          <w:lang w:val="en-GB"/>
        </w:rPr>
        <w:t>C</w:t>
      </w:r>
      <w:r w:rsidRPr="003862D0">
        <w:rPr>
          <w:lang w:val="en-GB"/>
        </w:rPr>
        <w:t>ross-</w:t>
      </w:r>
      <w:r w:rsidR="00B4726C" w:rsidRPr="003862D0">
        <w:rPr>
          <w:lang w:val="en-GB"/>
        </w:rPr>
        <w:t>C</w:t>
      </w:r>
      <w:r w:rsidRPr="003862D0">
        <w:rPr>
          <w:lang w:val="en-GB"/>
        </w:rPr>
        <w:t xml:space="preserve">hapter </w:t>
      </w:r>
      <w:r w:rsidR="00B4726C" w:rsidRPr="003862D0">
        <w:rPr>
          <w:lang w:val="en-GB"/>
        </w:rPr>
        <w:t>B</w:t>
      </w:r>
      <w:r w:rsidRPr="003862D0">
        <w:rPr>
          <w:lang w:val="en-GB"/>
        </w:rPr>
        <w:t>ox 1.</w:t>
      </w:r>
      <w:r w:rsidR="00B4726C" w:rsidRPr="003862D0">
        <w:rPr>
          <w:lang w:val="en-GB"/>
        </w:rPr>
        <w:t>4</w:t>
      </w:r>
      <w:r w:rsidRPr="003862D0">
        <w:rPr>
          <w:lang w:val="en-GB"/>
        </w:rPr>
        <w:t xml:space="preserve">), </w:t>
      </w:r>
      <w:r w:rsidR="004D176A" w:rsidRPr="003862D0">
        <w:rPr>
          <w:lang w:val="en-GB"/>
        </w:rPr>
        <w:t>we assess</w:t>
      </w:r>
      <w:r w:rsidRPr="003862D0">
        <w:rPr>
          <w:lang w:val="en-GB"/>
        </w:rPr>
        <w:t xml:space="preserve"> how much of the differences in projections are due to the scenario change and how much due to model changes. </w:t>
      </w:r>
      <w:ins w:id="3945" w:author="Sara M Tuson" w:date="2021-07-20T15:01:00Z">
        <w:r w:rsidR="006B5824">
          <w:rPr>
            <w:lang w:val="en-GB"/>
          </w:rPr>
          <w:t xml:space="preserve">The </w:t>
        </w:r>
      </w:ins>
      <w:r w:rsidRPr="003862D0">
        <w:rPr>
          <w:lang w:val="en-GB"/>
        </w:rPr>
        <w:t>CMIP6</w:t>
      </w:r>
      <w:r w:rsidR="00B4726C" w:rsidRPr="003862D0">
        <w:rPr>
          <w:lang w:val="en-GB"/>
        </w:rPr>
        <w:t>-</w:t>
      </w:r>
      <w:r w:rsidRPr="003862D0">
        <w:rPr>
          <w:lang w:val="en-GB"/>
        </w:rPr>
        <w:t>simulated</w:t>
      </w:r>
      <w:r w:rsidRPr="003862D0">
        <w:rPr>
          <w:color w:val="000000" w:themeColor="text1"/>
          <w:lang w:val="en-GB" w:eastAsia="en-US"/>
        </w:rPr>
        <w:t xml:space="preserve"> GSAT increases tend to be larger than in CMIP5, for nominally comparable scenarios </w:t>
      </w:r>
      <w:ins w:id="3946" w:author="Ian Blenkinsop" w:date="2021-07-27T14:27:00Z">
        <w:r w:rsidR="0079502C">
          <w:rPr>
            <w:color w:val="000000" w:themeColor="text1"/>
            <w:lang w:val="en-GB" w:eastAsia="en-US"/>
          </w:rPr>
          <w:t>(</w:t>
        </w:r>
        <w:r w:rsidR="0079502C" w:rsidRPr="003862D0">
          <w:rPr>
            <w:color w:val="000000" w:themeColor="text1"/>
            <w:lang w:val="en-GB" w:eastAsia="en-US"/>
          </w:rPr>
          <w:t>Section 4.3.1</w:t>
        </w:r>
        <w:r w:rsidR="0079502C">
          <w:rPr>
            <w:color w:val="000000" w:themeColor="text1"/>
            <w:lang w:val="en-GB" w:eastAsia="en-US"/>
          </w:rPr>
          <w:t xml:space="preserve">; </w:t>
        </w:r>
      </w:ins>
      <w:del w:id="3947" w:author="Robin Matthews" w:date="2021-06-16T19:07:00Z">
        <w:r w:rsidR="00B4726C" w:rsidRPr="003862D0" w:rsidDel="000B7CB3">
          <w:rPr>
            <w:color w:val="000000" w:themeColor="text1"/>
            <w:lang w:val="en-GB" w:eastAsia="en-US"/>
          </w:rPr>
          <w:delText>(</w:delText>
        </w:r>
      </w:del>
      <w:r w:rsidRPr="003862D0">
        <w:rPr>
          <w:color w:val="000000" w:themeColor="text1"/>
          <w:lang w:val="en-GB" w:eastAsia="en-US"/>
        </w:rPr>
        <w:fldChar w:fldCharType="begin" w:fldLock="1"/>
      </w:r>
      <w:r w:rsidR="00CD3B49">
        <w:rPr>
          <w:color w:val="000000" w:themeColor="text1"/>
          <w:lang w:val="en-GB" w:eastAsia="en-US"/>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Pr="003862D0">
        <w:rPr>
          <w:color w:val="000000" w:themeColor="text1"/>
          <w:lang w:val="en-GB" w:eastAsia="en-US"/>
        </w:rPr>
        <w:fldChar w:fldCharType="separate"/>
      </w:r>
      <w:del w:id="3948" w:author="Ian Blenkinsop" w:date="2021-07-27T14:27:00Z">
        <w:r w:rsidR="00016735" w:rsidDel="0079502C">
          <w:rPr>
            <w:noProof/>
            <w:color w:val="000000" w:themeColor="text1"/>
            <w:lang w:val="en-GB" w:eastAsia="en-US"/>
          </w:rPr>
          <w:delText>(</w:delText>
        </w:r>
      </w:del>
      <w:r w:rsidR="00016735">
        <w:rPr>
          <w:noProof/>
          <w:color w:val="000000" w:themeColor="text1"/>
          <w:lang w:val="en-GB" w:eastAsia="en-US"/>
        </w:rPr>
        <w:t>Tebaldi et al., 2021</w:t>
      </w:r>
      <w:del w:id="3949" w:author="Robin Matthews" w:date="2021-06-16T19:06:00Z">
        <w:r w:rsidR="00016735" w:rsidDel="000B7CB3">
          <w:rPr>
            <w:noProof/>
            <w:color w:val="000000" w:themeColor="text1"/>
            <w:lang w:val="en-GB" w:eastAsia="en-US"/>
          </w:rPr>
          <w:delText>)</w:delText>
        </w:r>
      </w:del>
      <w:r w:rsidRPr="003862D0">
        <w:rPr>
          <w:color w:val="000000" w:themeColor="text1"/>
          <w:lang w:val="en-GB" w:eastAsia="en-US"/>
        </w:rPr>
        <w:fldChar w:fldCharType="end"/>
      </w:r>
      <w:del w:id="3950" w:author="Ian Blenkinsop" w:date="2021-07-27T14:27:00Z">
        <w:r w:rsidR="00B4726C" w:rsidRPr="003862D0" w:rsidDel="0079502C">
          <w:rPr>
            <w:color w:val="000000" w:themeColor="text1"/>
            <w:lang w:val="en-GB" w:eastAsia="en-US"/>
          </w:rPr>
          <w:delText xml:space="preserve">, see Section </w:delText>
        </w:r>
        <w:r w:rsidR="00FA6D4F" w:rsidRPr="003862D0" w:rsidDel="0079502C">
          <w:rPr>
            <w:color w:val="000000" w:themeColor="text1"/>
            <w:lang w:val="en-GB" w:eastAsia="en-US"/>
          </w:rPr>
          <w:delText>4.3.1</w:delText>
        </w:r>
      </w:del>
      <w:r w:rsidR="00B4726C" w:rsidRPr="003862D0">
        <w:rPr>
          <w:color w:val="000000" w:themeColor="text1"/>
          <w:lang w:val="en-GB" w:eastAsia="en-US"/>
        </w:rPr>
        <w:t>)</w:t>
      </w:r>
      <w:r w:rsidRPr="003862D0">
        <w:rPr>
          <w:color w:val="000000" w:themeColor="text1"/>
          <w:lang w:val="en-GB" w:eastAsia="en-US"/>
        </w:rPr>
        <w:t xml:space="preserve">. </w:t>
      </w:r>
    </w:p>
    <w:p w14:paraId="2F442152" w14:textId="77777777" w:rsidR="007178BE" w:rsidRPr="003862D0" w:rsidRDefault="007178BE" w:rsidP="007178BE">
      <w:pPr>
        <w:pStyle w:val="AR6BodyText"/>
        <w:rPr>
          <w:lang w:val="en-GB"/>
        </w:rPr>
      </w:pPr>
    </w:p>
    <w:p w14:paraId="515945EB" w14:textId="55808217" w:rsidR="007178BE" w:rsidRPr="003862D0" w:rsidRDefault="007178BE">
      <w:pPr>
        <w:pStyle w:val="AR6BodyText"/>
        <w:rPr>
          <w:b/>
          <w:color w:val="000000"/>
          <w:lang w:val="en-GB"/>
        </w:rPr>
      </w:pPr>
      <w:r w:rsidRPr="003862D0">
        <w:rPr>
          <w:lang w:val="en-GB"/>
        </w:rPr>
        <w:t xml:space="preserve">The radiative forcing labels on SSP and RCP scenarios is approximate and enables the multiple climate forcings within the scenario to be </w:t>
      </w:r>
      <w:del w:id="3951" w:author="Ian Blenkinsop" w:date="2021-07-27T18:17:00Z">
        <w:r w:rsidRPr="003862D0" w:rsidDel="009817E3">
          <w:rPr>
            <w:lang w:val="en-GB"/>
          </w:rPr>
          <w:delText xml:space="preserve">characterised </w:delText>
        </w:r>
      </w:del>
      <w:ins w:id="3952" w:author="Ian Blenkinsop" w:date="2021-07-27T18:17:00Z">
        <w:r w:rsidR="009817E3" w:rsidRPr="003862D0">
          <w:rPr>
            <w:lang w:val="en-GB"/>
          </w:rPr>
          <w:t>characteri</w:t>
        </w:r>
        <w:r w:rsidR="009817E3">
          <w:rPr>
            <w:lang w:val="en-GB"/>
          </w:rPr>
          <w:t>z</w:t>
        </w:r>
        <w:r w:rsidR="009817E3" w:rsidRPr="003862D0">
          <w:rPr>
            <w:lang w:val="en-GB"/>
          </w:rPr>
          <w:t xml:space="preserve">ed </w:t>
        </w:r>
      </w:ins>
      <w:r w:rsidRPr="003862D0">
        <w:rPr>
          <w:lang w:val="en-GB"/>
        </w:rPr>
        <w:t xml:space="preserve">by a single number. While the scenarios are similar in terms of the stratospheric adjusted radiative forcing </w:t>
      </w:r>
      <w:r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Pr="003862D0">
        <w:rPr>
          <w:lang w:val="en-GB"/>
        </w:rPr>
        <w:fldChar w:fldCharType="separate"/>
      </w:r>
      <w:r w:rsidR="00016735">
        <w:rPr>
          <w:noProof/>
          <w:lang w:val="en-GB"/>
        </w:rPr>
        <w:t>(Tebaldi et al., 2021)</w:t>
      </w:r>
      <w:r w:rsidRPr="003862D0">
        <w:rPr>
          <w:lang w:val="en-GB"/>
        </w:rPr>
        <w:fldChar w:fldCharType="end"/>
      </w:r>
      <w:r w:rsidRPr="003862D0">
        <w:rPr>
          <w:lang w:val="en-GB"/>
        </w:rPr>
        <w:t>, they differ more in their effective radiative forcing (ERF). The combination of component forcings (CO</w:t>
      </w:r>
      <w:r w:rsidRPr="003862D0">
        <w:rPr>
          <w:vertAlign w:val="subscript"/>
          <w:lang w:val="en-GB"/>
        </w:rPr>
        <w:t>2</w:t>
      </w:r>
      <w:r w:rsidRPr="003862D0">
        <w:rPr>
          <w:lang w:val="en-GB"/>
        </w:rPr>
        <w:t>, non-CO</w:t>
      </w:r>
      <w:r w:rsidRPr="003862D0">
        <w:rPr>
          <w:vertAlign w:val="subscript"/>
          <w:lang w:val="en-GB"/>
        </w:rPr>
        <w:t>2</w:t>
      </w:r>
      <w:r w:rsidRPr="003862D0">
        <w:rPr>
          <w:lang w:val="en-GB"/>
        </w:rPr>
        <w:t xml:space="preserve"> greenhouse gases, aerosols) within the scenario also differ</w:t>
      </w:r>
      <w:r w:rsidR="0046603E" w:rsidRPr="003862D0">
        <w:rPr>
          <w:lang w:val="en-GB"/>
        </w:rPr>
        <w:t xml:space="preserve"> </w:t>
      </w:r>
      <w:r w:rsidR="0046603E" w:rsidRPr="003862D0">
        <w:rPr>
          <w:lang w:val="en-GB"/>
        </w:rPr>
        <w:fldChar w:fldCharType="begin" w:fldLock="1"/>
      </w:r>
      <w:r w:rsidR="00615634">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0046603E" w:rsidRPr="003862D0">
        <w:rPr>
          <w:lang w:val="en-GB"/>
        </w:rPr>
        <w:fldChar w:fldCharType="separate"/>
      </w:r>
      <w:r w:rsidR="00016735">
        <w:rPr>
          <w:noProof/>
          <w:lang w:val="en-GB"/>
        </w:rPr>
        <w:t>(Meinshausen et al., 2020)</w:t>
      </w:r>
      <w:r w:rsidR="0046603E" w:rsidRPr="003862D0">
        <w:rPr>
          <w:lang w:val="en-GB"/>
        </w:rPr>
        <w:fldChar w:fldCharType="end"/>
      </w:r>
      <w:r w:rsidRPr="003862D0">
        <w:rPr>
          <w:lang w:val="en-GB"/>
        </w:rPr>
        <w:t xml:space="preserve">. The ERF levels in the RCP and SSP scenarios have been calculated by sampling uncertainty in forcing from a range of different GHG species and aerosols (see </w:t>
      </w:r>
      <w:r w:rsidR="007160E7">
        <w:rPr>
          <w:lang w:val="en-GB"/>
        </w:rPr>
        <w:t>7.SM.1.4</w:t>
      </w:r>
      <w:r w:rsidRPr="003862D0">
        <w:rPr>
          <w:lang w:val="en-GB"/>
        </w:rPr>
        <w:t xml:space="preserve"> for details). </w:t>
      </w:r>
      <w:r w:rsidR="00FA6D4F" w:rsidRPr="003862D0">
        <w:rPr>
          <w:lang w:val="en-GB"/>
        </w:rPr>
        <w:t>Figure 4.35</w:t>
      </w:r>
      <w:r w:rsidR="002D21A9" w:rsidRPr="003862D0">
        <w:rPr>
          <w:lang w:val="en-GB"/>
        </w:rPr>
        <w:t xml:space="preserve"> </w:t>
      </w:r>
      <w:r w:rsidRPr="003862D0">
        <w:rPr>
          <w:lang w:val="en-GB"/>
        </w:rPr>
        <w:t xml:space="preserve">shows the time evolution and </w:t>
      </w:r>
      <w:r w:rsidR="00CC41BA" w:rsidRPr="003862D0">
        <w:rPr>
          <w:lang w:val="en-GB"/>
        </w:rPr>
        <w:t>2081–2100</w:t>
      </w:r>
      <w:r w:rsidRPr="003862D0">
        <w:rPr>
          <w:lang w:val="en-GB"/>
        </w:rPr>
        <w:t xml:space="preserve"> mean across the families of scenarios and how this affects projections of GSAT. That the ERFs differ between corresponding SSP and RCP scenarios makes </w:t>
      </w:r>
      <w:ins w:id="3953" w:author="Sara M Tuson" w:date="2021-07-20T15:02:00Z">
        <w:r w:rsidR="006B5824">
          <w:rPr>
            <w:lang w:val="en-GB"/>
          </w:rPr>
          <w:t xml:space="preserve">a </w:t>
        </w:r>
      </w:ins>
      <w:r w:rsidRPr="003862D0">
        <w:rPr>
          <w:lang w:val="en-GB"/>
        </w:rPr>
        <w:t xml:space="preserve">comparison between CMIP6 and CMIP5 projections challenging </w:t>
      </w:r>
      <w:r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Pr="003862D0">
        <w:rPr>
          <w:lang w:val="en-GB"/>
        </w:rPr>
        <w:fldChar w:fldCharType="separate"/>
      </w:r>
      <w:r w:rsidR="00016735">
        <w:rPr>
          <w:noProof/>
          <w:lang w:val="en-GB"/>
        </w:rPr>
        <w:t>(Tebaldi et al., 2021)</w:t>
      </w:r>
      <w:r w:rsidRPr="003862D0">
        <w:rPr>
          <w:lang w:val="en-GB"/>
        </w:rPr>
        <w:fldChar w:fldCharType="end"/>
      </w:r>
      <w:r w:rsidRPr="003862D0">
        <w:rPr>
          <w:lang w:val="en-GB"/>
        </w:rPr>
        <w:t xml:space="preserve">. </w:t>
      </w:r>
      <w:commentRangeStart w:id="3954"/>
      <w:commentRangeStart w:id="3955"/>
      <w:r w:rsidR="00835E4D" w:rsidRPr="003862D0">
        <w:rPr>
          <w:lang w:val="en-GB"/>
        </w:rPr>
        <w:fldChar w:fldCharType="begin" w:fldLock="1"/>
      </w:r>
      <w:r w:rsidR="00CD3B49">
        <w:rPr>
          <w:lang w:val="en-GB"/>
        </w:rPr>
        <w:instrText>ADDIN CSL_CITATION { "citationItems" : [ { "id" : "ITEM-1", "itemData" : { "DOI" : "10.1088/1748-9326/ab81c2", "ISSN" : "17489326", "abstract" : "Climate projections for the 21st century for CMIP6 are warmer than those for CMIP5 despite nominally identical instantaneous radiative forcing. Many climate modeling groups attribute the stronger warming in the CMIP6 projections to the higher climate sensitivity of the new generation of climate models, but here we demonstrate that also changes in the forcing datasets can play an important role, in particular the prescribed concentrations of greenhouse gases (GHG) that are used to force the models. In the EC-Earth3-Veg model the effective radiative forcing (ERF) is reduced by 1.4 W m-2 when the GHG concentrations from SSP5-8.5 (used in CMIP6) are replaced by the GHG concentrations from RCP8.5 (used in CMIP5), and similar yet smaller reductions are seen for the SSP2-4.5/RCP4.5 and SSP1-2.6/RCP2.6 scenario pairs. From the reduced ERF we can estimate the temperature at the end of the century in a full climate simulation with the CMIP6 version of the EC-Earth model but using CMIP5 GHG concentrations instead. For the new SSP5-8.5 and SSP2-4.5 scenarios we find that 50% or more of the temperature increase from CMIP5 to CMIP6 at the end of the century is due to changes in the prescribed GHG concentrations. The implication is that CMIP5 and CMIP6 projections for the 21st century are difficult to compare with each other not only as models differ but also as the forcing conditions are not equal. Therefore, the communication of CMIP6 results to the impact, mitigation and adaptation communities has to be carefully formulated, taking into account the role of the updated GHG concentrations when interpreting the warmer climate projections for the 21st century.", "author" : [ { "dropping-particle" : "", "family" : "Wyser", "given" : "Klaus", "non-dropping-particle" : "", "parse-names" : false, "suffix" : "" }, { "dropping-particle" : "", "family" : "Kjellstr\u00f6m", "given" : "Erik", "non-dropping-particle" : "", "parse-names" : false, "suffix" : "" }, { "dropping-particle" : "", "family" : "Koenigk", "given" : "Torben", "non-dropping-particle" : "", "parse-names" : false, "suffix" : "" }, { "dropping-particle" : "", "family" : "Martins", "given" : "Helena", "non-dropping-particle" : "", "parse-names" : false, "suffix" : "" }, { "dropping-particle" : "", "family" : "D\u00f6scher", "given" : "Ralf", "non-dropping-particle" : "", "parse-names" : false, "suffix" : "" } ], "container-title" : "Environmental Research Letters", "id" : "ITEM-1", "issue" : "5", "issued" : { "date-parts" : [ [ "2020", "5", "1" ] ] }, "page" : "054020", "publisher" : "Institute of Physics Publishing", "title" : "Warmer climate projections in EC-Earth3-Veg: The role of changes in the greenhouse gas concentrations from CMIP5 to CMIP6", "translator" : [ { "dropping-particle" : "", "family" : "K4843", "given" : "", "non-dropping-particle" : "", "parse-names" : false, "suffix" : "" } ], "type" : "article-journal", "volume" : "15" }, "uris" : [ "http://www.mendeley.com/documents/?uuid=1428ec66-4b36-3673-a727-eee46e6a0576" ] } ], "mendeley" : { "formattedCitation" : "(Wyser et al., 2020)", "manualFormatting" : "Wyser et al. (2020)", "plainTextFormattedCitation" : "(Wyser et al., 2020)", "previouslyFormattedCitation" : "(Wyser et al., 2020)" }, "properties" : { "noteIndex" : 0 }, "schema" : "https://github.com/citation-style-language/schema/raw/master/csl-citation.json" }</w:instrText>
      </w:r>
      <w:r w:rsidR="00835E4D" w:rsidRPr="003862D0">
        <w:rPr>
          <w:lang w:val="en-GB"/>
        </w:rPr>
        <w:fldChar w:fldCharType="separate"/>
      </w:r>
      <w:del w:id="3956" w:author="Tom Maycock" w:date="2021-09-07T10:22:00Z">
        <w:r w:rsidR="00016735" w:rsidDel="00216509">
          <w:rPr>
            <w:noProof/>
            <w:lang w:val="en-GB"/>
          </w:rPr>
          <w:delText>(</w:delText>
        </w:r>
      </w:del>
      <w:r w:rsidR="00016735">
        <w:rPr>
          <w:noProof/>
          <w:lang w:val="en-GB"/>
        </w:rPr>
        <w:t>Wyser et al.</w:t>
      </w:r>
      <w:ins w:id="3957" w:author="Tom Maycock" w:date="2021-09-07T10:22:00Z">
        <w:r w:rsidR="00216509">
          <w:rPr>
            <w:noProof/>
            <w:lang w:val="en-GB"/>
          </w:rPr>
          <w:t xml:space="preserve"> </w:t>
        </w:r>
      </w:ins>
      <w:del w:id="3958" w:author="Tom Maycock" w:date="2021-09-07T10:22:00Z">
        <w:r w:rsidR="00016735" w:rsidDel="00216509">
          <w:rPr>
            <w:noProof/>
            <w:lang w:val="en-GB"/>
          </w:rPr>
          <w:delText xml:space="preserve">, </w:delText>
        </w:r>
      </w:del>
      <w:ins w:id="3959" w:author="Tom Maycock" w:date="2021-09-07T10:22:00Z">
        <w:r w:rsidR="00216509">
          <w:rPr>
            <w:noProof/>
            <w:lang w:val="en-GB"/>
          </w:rPr>
          <w:t>(</w:t>
        </w:r>
      </w:ins>
      <w:r w:rsidR="00016735">
        <w:rPr>
          <w:noProof/>
          <w:lang w:val="en-GB"/>
        </w:rPr>
        <w:t>2020)</w:t>
      </w:r>
      <w:r w:rsidR="00835E4D" w:rsidRPr="003862D0">
        <w:rPr>
          <w:lang w:val="en-GB"/>
        </w:rPr>
        <w:fldChar w:fldCharType="end"/>
      </w:r>
      <w:commentRangeEnd w:id="3954"/>
      <w:r w:rsidR="006B5824">
        <w:rPr>
          <w:rStyle w:val="CommentReference"/>
        </w:rPr>
        <w:commentReference w:id="3954"/>
      </w:r>
      <w:commentRangeEnd w:id="3955"/>
      <w:r w:rsidR="00216509">
        <w:rPr>
          <w:rStyle w:val="CommentReference"/>
        </w:rPr>
        <w:commentReference w:id="3955"/>
      </w:r>
      <w:r w:rsidRPr="003862D0">
        <w:rPr>
          <w:lang w:val="en-GB"/>
        </w:rPr>
        <w:t xml:space="preserve"> find the EC-Earth3-Veg model exhibits stronger radiative forcing and substantially greater warming under SSP5-8.5 than RCP8.5, and similar, but smaller additional warmings for SSP2-4.5 and SSP1-2.6 compared with RCP4.5 and RCP2.6</w:t>
      </w:r>
      <w:r w:rsidR="00073191" w:rsidRPr="003862D0">
        <w:rPr>
          <w:lang w:val="en-GB"/>
        </w:rPr>
        <w:t>, respectively</w:t>
      </w:r>
      <w:r w:rsidRPr="003862D0">
        <w:rPr>
          <w:lang w:val="en-GB"/>
        </w:rPr>
        <w:t xml:space="preserve">. </w:t>
      </w:r>
      <w:r w:rsidRPr="003862D0">
        <w:rPr>
          <w:lang w:val="en-GB" w:eastAsia="en-US"/>
        </w:rPr>
        <w:t>In addition to the global response, climate can vary regionally due to non-CO</w:t>
      </w:r>
      <w:r w:rsidRPr="003862D0">
        <w:rPr>
          <w:vertAlign w:val="subscript"/>
          <w:lang w:val="en-GB"/>
        </w:rPr>
        <w:t>2</w:t>
      </w:r>
      <w:r w:rsidRPr="003862D0">
        <w:rPr>
          <w:lang w:val="en-GB" w:eastAsia="en-US"/>
        </w:rPr>
        <w:t xml:space="preserve"> components of forcing </w:t>
      </w:r>
      <w:commentRangeStart w:id="3960"/>
      <w:r w:rsidRPr="003862D0">
        <w:rPr>
          <w:lang w:val="en-GB"/>
        </w:rPr>
        <w:fldChar w:fldCharType="begin" w:fldLock="1"/>
      </w:r>
      <w:ins w:id="3961" w:author="Robin Matthews" w:date="2021-06-16T17:50:00Z">
        <w:r w:rsidR="00326855">
          <w:rPr>
            <w:lang w:val="en-GB" w:eastAsia="en-US"/>
          </w:rPr>
          <w:instrText>ADDIN CSL_CITATION { "citationItems" : [ { "id" : "ITEM-1",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"id" : "ITEM-2",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"ITEM-2",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"ITEM-3", "itemData" : { "DOI" : "10.1002/2017GL076520", "ISSN" : "0094-8276", "abstract" : "Abstract Future projections of east Amazonian precipitation indicate drying, but they are uncertain and poorly understood. In this study we analyze the Amazonian precipitation response to individual atmospheric forcings using a number of global climate models. Black carbon is found to drive reduced precipitation over the Amazon due to temperature-driven circulation changes, but the magnitude is uncertain. CO2 drives reductions in precipitation concentrated in the east, mainly due to a robustly negative, but highly variable in magnitude, fast response. We find that the physiological effect of CO2 on plant stomata is the dominant driver of the fast response due to reduced latent heating and also contributes to the large model spread. Using a simple model, we show that CO2 physiological effects dominate future multimodel mean precipitation projections over the Amazon. However, in individual models temperature-driven changes can be large, but due to little agreement, they largely cancel out in the model mean.",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"ITEM-3", "issue" : "6", "issued" : { "date-parts" : [ [ "2018", "3" ] ] }, "page" : "2815-2825", "publisher" : "John Wiley &amp; Sons, Ltd", "title" : "Carbon Dioxide Physiological Forcing Dominates Projected Eastern Amazonian Drying", "translator" : [ { "dropping-particle" : "", "family" : "K4487", "given" : "", "non-dropping-particle" : "", "parse-names" : false, "suffix" : "" } ], "type" : "article-journal", "volume" : "45" }, "uris" : [ "http://www.mendeley.com/documents/?uuid=da218eff-0710-4791-989f-7b1ed9c6fe2e", "http://www.mendeley.com/documents/?uuid=2ea6e8f4-3d2d-4ab7-926e-6b5ab409dbd7" ] } ], "mendeley" : { "formattedCitation" : "(Samset et al., 2016; Richardson et al., 2018b, 2018a)", "manualFormatting" : "(Samset et al., 2016; Richardson et al., 2018a, b)", "plainTextFormattedCitation" : "(Samset et al., 2016; Richardson et al., 2018b, 2018a)", "previouslyFormattedCitation" : "(Samset et al., 2016; Richardson et al., 2018b, 2018a)" }, "properties" : { "noteIndex" : 0 }, "schema" : "https://github.com/citation-style-language/schema/raw/master/csl-citation.json" }</w:instrText>
        </w:r>
      </w:ins>
      <w:del w:id="3962" w:author="Robin Matthews" w:date="2021-06-16T17:50:00Z">
        <w:r w:rsidR="00615634" w:rsidDel="00326855">
          <w:rPr>
            <w:lang w:val="en-GB" w:eastAsia="en-US"/>
          </w:rPr>
          <w:delInstrText>ADDIN CSL_CITATION { "citationItems" : [ { "id" : "ITEM-1", "itemData" : { "DOI" : "10.1002/2016GL068064", "ISSN" : "00948276", "abstract" : "\u00a92016. American Geophysical Union. All Rights Reserved.Precipitation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"K2804", "given" : "", "non-dropping-particle" : "", "parse-names" : false, "suffix" : "" } ], "type" : "article-journal", "volume" : "43" }, "uris" : [ "http://www.mendeley.com/documents/?uuid=fbee296b-2f1e-49e2-86ca-e97d79245d26" ] }, { "id" : "ITEM-2", "itemData" : { "DOI" : "10.1175/JCLI-D-17-0240.1", "abstract" : " AbstractThe response of the hydrological cycle to climate forcings can be understood within the atmospheric energy budget framework. In this study precipitation and energy budget responses to five forcing agents are analyzed using 10 climate models from the Precipitation Driver Response Model Intercomparison Project (PDRMIP). Precipitation changes are split into a forcing-dependent fast response and a temperature-driven hydrological sensitivity. Globally, when normalized by top-of-atmosphere (TOA) forcing, fast precipitation changes are most sensitive to strongly absorbing drivers (CO2, black carbon). However, over land fast precipitation changes are most sensitive to weakly absorbing drivers (sulfate, solar) and are linked to rapid circulation changes. Despite this, land-mean fast responses to CO2 and black carbon exhibit more intermodel spread. Globally, the hydrological sensitivity is consistent across forcings, mainly associated with increased longwave cooling, which is highly correlated with intermodel spread. The land-mean hydrological sensitivity is weaker, consistent with limited moisture availability. The PDRMIP results are used to construct a simple model for land-mean and sea-mean precipitation change based on sea surface temperature change and TOA forcing. The model matches well with CMIP5 ensemble mean historical and future projections, and is used to understand the contributions of different drivers. During the twentieth century, temperature-driven intensification of land-mean precipitation has been masked by fast precipitation responses to anthropogenic sulfate and volcanic forcing, consistent with the small observed trend. However, as projected sulfate forcing decreases, and warming continues, land-mean precipitation is expected to increase more rapidly, and may become clearly observable by the mid-twenty-first century. ",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"Hodnebrog", "given" : "\u00d8",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"ITEM-2", "issue" : "23", "issued" : { "date-parts" : [ [ "2018" ] ] }, "page" : "9641-9657", "title" : "Drivers of Precipitation Change: An Energetic Understanding", "translator" : [ { "dropping-particle" : "", "family" : "K3578", "given" : "", "non-dropping-particle" : "", "parse-names" : false, "suffix" : "" } ], "type" : "article-journal", "volume" : "31" }, "uris" : [ "http://www.mendeley.com/documents/?uuid=626a06d8-ad61-4109-b062-ebf0d0f94157" ] }, { "id" : "ITEM-3", "itemData" : { "DOI" : "10.1002/2017GL076520", "ISSN" : "0094-8276", "abstract" : "Abstract Future projections of east Amazonian precipitation indicate drying, but they are uncertain and poorly understood. In this study we analyze the Amazonian precipitation response to individual atmospheric forcings using a number of global climate models. Black carbon is found to drive reduced precipitation over the Amazon due to temperature-driven circulation changes, but the magnitude is uncertain. CO2 drives reductions in precipitation concentrated in the east, mainly due to a robustly negative, but highly variable in magnitude, fast response. We find that the physiological effect of CO2 on plant stomata is the dominant driver of the fast response due to reduced latent heating and also contributes to the large model spread. Using a simple model, we show that CO2 physiological effects dominate future multimodel mean precipitation projections over the Amazon. However, in individual models temperature-driven changes can be large, but due to little agreement, they largely cancel out in the model mean.", "author" : [ { "dropping-particle" : "", "family" : "Richardson", "given" : "T B", "non-dropping-particle" : "", "parse-names" : false, "suffix" : "" }, { "dropping-particle" : "", "family" : "Forster", "given" : "P M",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"Kirkev\u00e5g", "given" : "A", "non-dropping-particle" : "", "parse-names" : false, "suffix" : "" }, { "dropping-particle" : "", "family" : "Lamarque", "given" : "J.-F.", "non-dropping-particle" : "", "parse-names" : false, "suffix" : "" }, { "dropping-particle" : "", "family" : "Myhre", "given" : "G", "non-dropping-particle" : "", "parse-names" : false, "suffix" : "" }, { "dropping-particle" : "", "family" : "Olivi\u00e9", "given" : "D", "non-dropping-particle" : "", "parse-names" : false, "suffix" : "" }, { "dropping-particle" : "", "family" : "Samset", "given" : "B H",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"ITEM-3", "issue" : "6", "issued" : { "date-parts" : [ [ "2018", "3" ] ] }, "page" : "2815-2825", "publisher" : "John Wiley &amp; Sons, Ltd", "title" : "Carbon Dioxide Physiological Forcing Dominates Projected Eastern Amazonian Drying", "translator" : [ { "dropping-particle" : "", "family" : "K4487", "given" : "", "non-dropping-particle" : "", "parse-names" : false, "suffix" : "" } ], "type" : "article-journal", "volume" : "45" }, "uris" : [ "http://www.mendeley.com/documents/?uuid=da218eff-0710-4791-989f-7b1ed9c6fe2e", "http://www.mendeley.com/documents/?uuid=2ea6e8f4-3d2d-4ab7-926e-6b5ab409dbd7" ] } ], "mendeley" : { "formattedCitation" : "(Samset et al., 2016; Richardson et al., 2018b, 2018a)", "plainTextFormattedCitation" : "(Samset et al., 2016; Richardson et al., 2018b, 2018a)", "previouslyFormattedCitation" : "(Samset et al., 2016; Richardson et al., 2018b, 2018a)" }, "properties" : { "noteIndex" : 0 }, "schema" : "https://github.com/citation-style-language/schema/raw/master/csl-citation.json" }</w:delInstrText>
        </w:r>
      </w:del>
      <w:r w:rsidRPr="003862D0">
        <w:rPr>
          <w:lang w:val="en-GB"/>
        </w:rPr>
        <w:fldChar w:fldCharType="separate"/>
      </w:r>
      <w:r w:rsidR="00016735">
        <w:rPr>
          <w:noProof/>
          <w:lang w:val="en-GB" w:eastAsia="en-US"/>
        </w:rPr>
        <w:t xml:space="preserve">(Samset et al., 2016; Richardson et al., </w:t>
      </w:r>
      <w:del w:id="3963" w:author="Robin Matthews" w:date="2021-06-16T17:50:00Z">
        <w:r w:rsidR="00016735" w:rsidDel="00326855">
          <w:rPr>
            <w:noProof/>
            <w:lang w:val="en-GB" w:eastAsia="en-US"/>
          </w:rPr>
          <w:delText xml:space="preserve">2018b, </w:delText>
        </w:r>
      </w:del>
      <w:r w:rsidR="00016735">
        <w:rPr>
          <w:noProof/>
          <w:lang w:val="en-GB" w:eastAsia="en-US"/>
        </w:rPr>
        <w:t>2018a</w:t>
      </w:r>
      <w:ins w:id="3964" w:author="Robin Matthews" w:date="2021-06-16T17:50:00Z">
        <w:r w:rsidR="00326855">
          <w:rPr>
            <w:noProof/>
            <w:lang w:val="en-GB" w:eastAsia="en-US"/>
          </w:rPr>
          <w:t>, b</w:t>
        </w:r>
      </w:ins>
      <w:r w:rsidR="00016735">
        <w:rPr>
          <w:noProof/>
          <w:lang w:val="en-GB" w:eastAsia="en-US"/>
        </w:rPr>
        <w:t>)</w:t>
      </w:r>
      <w:r w:rsidRPr="003862D0">
        <w:rPr>
          <w:lang w:val="en-GB"/>
        </w:rPr>
        <w:fldChar w:fldCharType="end"/>
      </w:r>
      <w:commentRangeEnd w:id="3960"/>
      <w:r w:rsidR="00016735">
        <w:rPr>
          <w:rStyle w:val="CommentReference"/>
        </w:rPr>
        <w:commentReference w:id="3960"/>
      </w:r>
      <w:r w:rsidRPr="003862D0">
        <w:rPr>
          <w:lang w:val="en-GB" w:eastAsia="en-US"/>
        </w:rPr>
        <w:t>.</w:t>
      </w:r>
    </w:p>
    <w:p w14:paraId="68DC33BE" w14:textId="77777777" w:rsidR="007178BE" w:rsidRPr="003862D0" w:rsidRDefault="007178BE" w:rsidP="007178BE">
      <w:pPr>
        <w:pStyle w:val="AR6BodyText"/>
        <w:rPr>
          <w:lang w:val="en-GB"/>
        </w:rPr>
      </w:pPr>
    </w:p>
    <w:p w14:paraId="51D8AE07" w14:textId="7A173875" w:rsidR="00475678" w:rsidRPr="003862D0" w:rsidRDefault="00073191" w:rsidP="00475678">
      <w:pPr>
        <w:pStyle w:val="AR6BodyText"/>
        <w:rPr>
          <w:lang w:val="en-GB"/>
        </w:rPr>
      </w:pPr>
      <w:r w:rsidRPr="003862D0">
        <w:rPr>
          <w:lang w:val="en-GB"/>
        </w:rPr>
        <w:t>Emulators</w:t>
      </w:r>
      <w:r w:rsidR="007178BE" w:rsidRPr="003862D0">
        <w:rPr>
          <w:lang w:val="en-GB"/>
        </w:rPr>
        <w:t xml:space="preserve"> (</w:t>
      </w:r>
      <w:r w:rsidRPr="003862D0">
        <w:rPr>
          <w:lang w:val="en-GB"/>
        </w:rPr>
        <w:t>C</w:t>
      </w:r>
      <w:r w:rsidR="007178BE" w:rsidRPr="003862D0">
        <w:rPr>
          <w:lang w:val="en-GB"/>
        </w:rPr>
        <w:t>ross-</w:t>
      </w:r>
      <w:r w:rsidRPr="003862D0">
        <w:rPr>
          <w:lang w:val="en-GB"/>
        </w:rPr>
        <w:t>C</w:t>
      </w:r>
      <w:r w:rsidR="007178BE" w:rsidRPr="003862D0">
        <w:rPr>
          <w:lang w:val="en-GB"/>
        </w:rPr>
        <w:t>hapter Box 7.1) can be used to aid understanding of differences between generations of scenarios.</w:t>
      </w:r>
      <w:r w:rsidR="00923809" w:rsidRPr="003862D0">
        <w:rPr>
          <w:lang w:val="en-GB"/>
        </w:rPr>
        <w:t xml:space="preserve"> </w:t>
      </w:r>
      <w:ins w:id="3965" w:author="Sara M Tuson" w:date="2021-07-15T19:15:00Z">
        <w:r w:rsidR="00143DA9">
          <w:rPr>
            <w:lang w:val="en-GB"/>
          </w:rPr>
          <w:t xml:space="preserve">The </w:t>
        </w:r>
      </w:ins>
      <w:r w:rsidR="004D176A" w:rsidRPr="003862D0">
        <w:rPr>
          <w:lang w:val="en-GB"/>
        </w:rPr>
        <w:t xml:space="preserve">AR5 </w:t>
      </w:r>
      <w:r w:rsidR="00923809" w:rsidRPr="003862D0">
        <w:rPr>
          <w:lang w:val="en-GB"/>
        </w:rPr>
        <w:fldChar w:fldCharType="begin" w:fldLock="1"/>
      </w:r>
      <w:r w:rsidR="00615634">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"plainTextFormattedCitation" : "(Collins et al., 2013)", "previouslyFormattedCitation" : "(Collins et al., 2013)" }, "properties" : { "noteIndex" : 0 }, "schema" : "https://github.com/citation-style-language/schema/raw/master/csl-citation.json" }</w:instrText>
      </w:r>
      <w:r w:rsidR="00923809" w:rsidRPr="003862D0">
        <w:rPr>
          <w:lang w:val="en-GB"/>
        </w:rPr>
        <w:fldChar w:fldCharType="separate"/>
      </w:r>
      <w:r w:rsidR="00016735">
        <w:rPr>
          <w:noProof/>
          <w:lang w:val="en-GB"/>
        </w:rPr>
        <w:t>(Collins et al., 2013)</w:t>
      </w:r>
      <w:r w:rsidR="00923809" w:rsidRPr="003862D0">
        <w:rPr>
          <w:lang w:val="en-GB"/>
        </w:rPr>
        <w:fldChar w:fldCharType="end"/>
      </w:r>
      <w:r w:rsidR="007178BE" w:rsidRPr="003862D0">
        <w:rPr>
          <w:lang w:val="en-GB"/>
        </w:rPr>
        <w:t xml:space="preserve"> explored the differences between CMIP3 and </w:t>
      </w:r>
      <w:r w:rsidRPr="003862D0">
        <w:rPr>
          <w:lang w:val="en-GB"/>
        </w:rPr>
        <w:t>CMIP</w:t>
      </w:r>
      <w:r w:rsidR="007178BE" w:rsidRPr="003862D0">
        <w:rPr>
          <w:lang w:val="en-GB"/>
        </w:rPr>
        <w:t xml:space="preserve">5 (their Figure 12.40). Here we use an emulator calibrated to AR6 assessed </w:t>
      </w:r>
      <w:r w:rsidRPr="003862D0">
        <w:rPr>
          <w:lang w:val="en-GB"/>
        </w:rPr>
        <w:t xml:space="preserve">GSAT </w:t>
      </w:r>
      <w:r w:rsidR="007178BE" w:rsidRPr="003862D0">
        <w:rPr>
          <w:lang w:val="en-GB"/>
        </w:rPr>
        <w:t xml:space="preserve">ranges, thus eliminating the effect of differences in the model ensembles, to analyse the differences between SSP and RCP scenarios. </w:t>
      </w:r>
      <w:bookmarkStart w:id="3966" w:name="_Hlk65084687"/>
      <w:r w:rsidR="007178BE" w:rsidRPr="003862D0">
        <w:rPr>
          <w:lang w:val="en-GB"/>
        </w:rPr>
        <w:t xml:space="preserve">MAGICC7.5 in its </w:t>
      </w:r>
      <w:r w:rsidR="00F471C9" w:rsidRPr="003862D0">
        <w:rPr>
          <w:lang w:val="en-GB"/>
        </w:rPr>
        <w:t>WGIII</w:t>
      </w:r>
      <w:r w:rsidR="007178BE" w:rsidRPr="003862D0">
        <w:rPr>
          <w:lang w:val="en-GB"/>
        </w:rPr>
        <w:t>-calibrated setup (see Cross</w:t>
      </w:r>
      <w:ins w:id="3967" w:author="Sara M Tuson" w:date="2021-07-20T15:05:00Z">
        <w:r w:rsidR="006B5824">
          <w:rPr>
            <w:lang w:val="en-GB"/>
          </w:rPr>
          <w:t>-</w:t>
        </w:r>
      </w:ins>
      <w:del w:id="3968" w:author="Sara M Tuson" w:date="2021-07-20T15:05:00Z">
        <w:r w:rsidR="007178BE" w:rsidRPr="003862D0" w:rsidDel="006B5824">
          <w:rPr>
            <w:lang w:val="en-GB"/>
          </w:rPr>
          <w:delText xml:space="preserve"> </w:delText>
        </w:r>
      </w:del>
      <w:r w:rsidR="007178BE" w:rsidRPr="003862D0">
        <w:rPr>
          <w:lang w:val="en-GB"/>
        </w:rPr>
        <w:t xml:space="preserve">Chapter Box 7.1) projects differences in </w:t>
      </w:r>
      <w:r w:rsidR="00CC41BA" w:rsidRPr="003862D0">
        <w:rPr>
          <w:lang w:val="en-GB"/>
        </w:rPr>
        <w:t>2081–2100</w:t>
      </w:r>
      <w:r w:rsidR="007178BE" w:rsidRPr="003862D0">
        <w:rPr>
          <w:lang w:val="en-GB"/>
        </w:rPr>
        <w:t xml:space="preserve"> mean warming between the RCP2.6 and SSP1-2.6 scenarios of around 0.2</w:t>
      </w:r>
      <w:r w:rsidR="00BA2347" w:rsidRPr="003862D0">
        <w:rPr>
          <w:lang w:val="en-GB"/>
        </w:rPr>
        <w:t>°</w:t>
      </w:r>
      <w:r w:rsidR="007178BE" w:rsidRPr="003862D0">
        <w:rPr>
          <w:lang w:val="en-GB"/>
        </w:rPr>
        <w:t>C, between RCP4.5 and SSP2-4.5 of around 0.3</w:t>
      </w:r>
      <w:r w:rsidR="00BA2347" w:rsidRPr="003862D0">
        <w:rPr>
          <w:lang w:val="en-GB"/>
        </w:rPr>
        <w:t>°</w:t>
      </w:r>
      <w:r w:rsidR="007178BE" w:rsidRPr="003862D0">
        <w:rPr>
          <w:lang w:val="en-GB"/>
        </w:rPr>
        <w:t>C and between RCP8.5 and SSP5-8.5 of around 0.3</w:t>
      </w:r>
      <w:r w:rsidR="00BA2347" w:rsidRPr="003862D0">
        <w:rPr>
          <w:lang w:val="en-GB"/>
        </w:rPr>
        <w:t>°</w:t>
      </w:r>
      <w:r w:rsidR="007178BE" w:rsidRPr="003862D0">
        <w:rPr>
          <w:lang w:val="en-GB"/>
        </w:rPr>
        <w:t>C (</w:t>
      </w:r>
      <w:r w:rsidR="00FA6D4F" w:rsidRPr="003862D0">
        <w:rPr>
          <w:lang w:val="en-GB"/>
        </w:rPr>
        <w:t>Figure 4.35</w:t>
      </w:r>
      <w:r w:rsidR="002D21A9" w:rsidRPr="003862D0">
        <w:rPr>
          <w:lang w:val="en-GB"/>
        </w:rPr>
        <w:t>b</w:t>
      </w:r>
      <w:r w:rsidR="007178BE" w:rsidRPr="003862D0">
        <w:rPr>
          <w:lang w:val="en-GB"/>
        </w:rPr>
        <w:t xml:space="preserve">). </w:t>
      </w:r>
      <w:bookmarkEnd w:id="3966"/>
      <w:r w:rsidR="007178BE" w:rsidRPr="003862D0">
        <w:rPr>
          <w:lang w:val="en-GB"/>
        </w:rPr>
        <w:t xml:space="preserve">The SSP scenarios also have a wider </w:t>
      </w:r>
      <w:r w:rsidR="00263D75" w:rsidRPr="003862D0">
        <w:rPr>
          <w:lang w:val="en-GB"/>
        </w:rPr>
        <w:t>5–95%</w:t>
      </w:r>
      <w:r w:rsidR="007178BE" w:rsidRPr="003862D0">
        <w:rPr>
          <w:lang w:val="en-GB"/>
        </w:rPr>
        <w:t xml:space="preserve"> range simulated by MAGICC7.5 explaining about half of the increased range seen when comparing CMIP5 and CMIP6 models. Higher climate sensitivity is, though, the primary reason behind the upper end of the warming for SSP5-8.5 reaching 1.5°C higher than the CMIP5 results. Compared with the differences between the CMIP5 and CMIP6 multi-model ensembles for the same scenario pairs (Table A6 in </w:t>
      </w:r>
      <w:commentRangeStart w:id="3969"/>
      <w:r w:rsidR="007178BE"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007178BE" w:rsidRPr="003862D0">
        <w:rPr>
          <w:lang w:val="en-GB"/>
        </w:rPr>
        <w:fldChar w:fldCharType="separate"/>
      </w:r>
      <w:r w:rsidR="00016735">
        <w:rPr>
          <w:noProof/>
          <w:lang w:val="en-GB"/>
        </w:rPr>
        <w:t>Tebaldi et al., 2021)</w:t>
      </w:r>
      <w:r w:rsidR="007178BE" w:rsidRPr="003862D0">
        <w:rPr>
          <w:lang w:val="en-GB"/>
        </w:rPr>
        <w:fldChar w:fldCharType="end"/>
      </w:r>
      <w:commentRangeEnd w:id="3969"/>
      <w:r w:rsidR="00016735">
        <w:rPr>
          <w:rStyle w:val="CommentReference"/>
        </w:rPr>
        <w:commentReference w:id="3969"/>
      </w:r>
      <w:r w:rsidR="007178BE" w:rsidRPr="003862D0">
        <w:rPr>
          <w:lang w:val="en-GB"/>
        </w:rPr>
        <w:t>, the higher ERFs of the SSP scenarios contribute approximately half of the warmer CMIP6 SSP outcomes (</w:t>
      </w:r>
      <w:r w:rsidR="007178BE" w:rsidRPr="003862D0">
        <w:rPr>
          <w:i/>
          <w:iCs/>
          <w:lang w:val="en-GB"/>
        </w:rPr>
        <w:t>medium confidence</w:t>
      </w:r>
      <w:r w:rsidR="007178BE" w:rsidRPr="003862D0">
        <w:rPr>
          <w:lang w:val="en-GB"/>
        </w:rPr>
        <w:t xml:space="preserve">).  </w:t>
      </w:r>
    </w:p>
    <w:p w14:paraId="5DAF36A3" w14:textId="77777777" w:rsidR="00475678" w:rsidRPr="003862D0" w:rsidRDefault="00475678" w:rsidP="00475678">
      <w:pPr>
        <w:pStyle w:val="AR6BodyText"/>
        <w:rPr>
          <w:lang w:val="en-GB"/>
        </w:rPr>
      </w:pPr>
    </w:p>
    <w:p w14:paraId="17B8D0C7" w14:textId="7034C873" w:rsidR="00475678" w:rsidRPr="003862D0" w:rsidRDefault="00475678" w:rsidP="00475678">
      <w:pPr>
        <w:pStyle w:val="AR6BodyText"/>
        <w:rPr>
          <w:lang w:val="en-GB"/>
        </w:rPr>
      </w:pPr>
      <w:r w:rsidRPr="003862D0">
        <w:rPr>
          <w:color w:val="000000" w:themeColor="text1"/>
          <w:lang w:val="en-GB"/>
        </w:rPr>
        <w:t xml:space="preserve">In summary, </w:t>
      </w:r>
      <w:r w:rsidR="004D176A" w:rsidRPr="003862D0">
        <w:rPr>
          <w:color w:val="000000" w:themeColor="text1"/>
          <w:lang w:val="en-GB"/>
        </w:rPr>
        <w:t xml:space="preserve">there is </w:t>
      </w:r>
      <w:r w:rsidR="004D176A" w:rsidRPr="003862D0">
        <w:rPr>
          <w:i/>
          <w:iCs/>
          <w:color w:val="000000" w:themeColor="text1"/>
          <w:lang w:val="en-GB"/>
        </w:rPr>
        <w:t xml:space="preserve">medium confidence </w:t>
      </w:r>
      <w:r w:rsidR="004D176A" w:rsidRPr="003862D0">
        <w:rPr>
          <w:color w:val="000000" w:themeColor="text1"/>
          <w:lang w:val="en-GB"/>
        </w:rPr>
        <w:t xml:space="preserve">that </w:t>
      </w:r>
      <w:r w:rsidRPr="003862D0">
        <w:rPr>
          <w:color w:val="000000" w:themeColor="text1"/>
          <w:lang w:val="en-GB"/>
        </w:rPr>
        <w:t>about half of the warming increase in CMIP6 compared to CMIP5 is due to higher climate sensitivity in CMIP6 models; the other half arises from higher ERF in nominally comparable scenarios (e.g., RCP8.5 and SSP5-8.5).</w:t>
      </w:r>
    </w:p>
    <w:p w14:paraId="62B9E506" w14:textId="1435A15B" w:rsidR="007178BE" w:rsidRPr="003862D0" w:rsidRDefault="007178BE" w:rsidP="007178BE">
      <w:pPr>
        <w:pStyle w:val="AR6BodyText"/>
        <w:rPr>
          <w:lang w:val="en-GB"/>
        </w:rPr>
      </w:pPr>
    </w:p>
    <w:p w14:paraId="109411B1" w14:textId="77777777" w:rsidR="007178BE" w:rsidRPr="003862D0" w:rsidRDefault="007178BE" w:rsidP="007178BE">
      <w:pPr>
        <w:pStyle w:val="AR6BodyText"/>
        <w:rPr>
          <w:lang w:val="en-GB"/>
        </w:rPr>
      </w:pPr>
    </w:p>
    <w:p w14:paraId="1B77661B" w14:textId="69A93913" w:rsidR="007178BE" w:rsidRPr="003862D0" w:rsidRDefault="007178BE" w:rsidP="007178BE">
      <w:pPr>
        <w:pStyle w:val="AR6BodyText"/>
        <w:rPr>
          <w:b/>
          <w:color w:val="000000"/>
          <w:lang w:val="en-GB"/>
        </w:rPr>
      </w:pPr>
      <w:r w:rsidRPr="003862D0">
        <w:rPr>
          <w:b/>
          <w:color w:val="000000"/>
          <w:lang w:val="en-GB"/>
        </w:rPr>
        <w:t>[START FIGURE 4.</w:t>
      </w:r>
      <w:r w:rsidR="003C0DF2" w:rsidRPr="003862D0">
        <w:rPr>
          <w:b/>
          <w:color w:val="000000"/>
          <w:lang w:val="en-GB"/>
        </w:rPr>
        <w:t xml:space="preserve">35 </w:t>
      </w:r>
      <w:r w:rsidRPr="003862D0">
        <w:rPr>
          <w:b/>
          <w:color w:val="000000"/>
          <w:lang w:val="en-GB"/>
        </w:rPr>
        <w:t>HERE]</w:t>
      </w:r>
    </w:p>
    <w:p w14:paraId="1423E3AA" w14:textId="77777777" w:rsidR="007178BE" w:rsidRPr="003862D0" w:rsidRDefault="007178BE" w:rsidP="002D21A9">
      <w:pPr>
        <w:pStyle w:val="AR6BodyText"/>
        <w:rPr>
          <w:lang w:val="en-GB"/>
        </w:rPr>
      </w:pPr>
    </w:p>
    <w:p w14:paraId="3FE1B5D8" w14:textId="1CC68FAE" w:rsidR="007178BE" w:rsidRPr="003862D0" w:rsidRDefault="007178BE" w:rsidP="007178BE">
      <w:pPr>
        <w:pStyle w:val="AR6Chap4Figure"/>
        <w:rPr>
          <w:lang w:val="en-GB"/>
        </w:rPr>
      </w:pPr>
      <w:bookmarkStart w:id="3970" w:name="_Ref55891705"/>
      <w:r w:rsidRPr="003862D0">
        <w:rPr>
          <w:b/>
          <w:bCs/>
          <w:lang w:val="en-GB"/>
        </w:rPr>
        <w:t>Comparison of RCPs and SSPs run by a single emulator to estimate scenario differences</w:t>
      </w:r>
      <w:r w:rsidRPr="003862D0">
        <w:rPr>
          <w:lang w:val="en-GB"/>
        </w:rPr>
        <w:t xml:space="preserve">. </w:t>
      </w:r>
      <w:r w:rsidR="00870143" w:rsidRPr="003862D0">
        <w:rPr>
          <w:lang w:val="en-GB"/>
        </w:rPr>
        <w:t>Time series</w:t>
      </w:r>
      <w:r w:rsidRPr="003862D0">
        <w:rPr>
          <w:lang w:val="en-GB"/>
        </w:rPr>
        <w:t xml:space="preserve"> with 5</w:t>
      </w:r>
      <w:r w:rsidR="00F12553" w:rsidRPr="003862D0">
        <w:rPr>
          <w:lang w:val="en-GB"/>
        </w:rPr>
        <w:t>–</w:t>
      </w:r>
      <w:r w:rsidRPr="003862D0">
        <w:rPr>
          <w:lang w:val="en-GB"/>
        </w:rPr>
        <w:t xml:space="preserve">95% ranges and medians of </w:t>
      </w:r>
      <w:r w:rsidR="00F12553" w:rsidRPr="003862D0">
        <w:rPr>
          <w:lang w:val="en-GB"/>
        </w:rPr>
        <w:t xml:space="preserve">(a) </w:t>
      </w:r>
      <w:r w:rsidRPr="003862D0">
        <w:rPr>
          <w:lang w:val="en-GB"/>
        </w:rPr>
        <w:t xml:space="preserve">effective radiative forcings, calculated as described in Annex 7.A.1; and </w:t>
      </w:r>
      <w:r w:rsidR="00F12553" w:rsidRPr="003862D0">
        <w:rPr>
          <w:lang w:val="en-GB"/>
        </w:rPr>
        <w:t xml:space="preserve">(b) </w:t>
      </w:r>
      <w:r w:rsidRPr="003862D0">
        <w:rPr>
          <w:lang w:val="en-GB"/>
        </w:rPr>
        <w:t xml:space="preserve">GSAT projections relative to </w:t>
      </w:r>
      <w:r w:rsidR="00327F6B" w:rsidRPr="003862D0">
        <w:rPr>
          <w:lang w:val="en-GB"/>
        </w:rPr>
        <w:t>1850–1900</w:t>
      </w:r>
      <w:r w:rsidRPr="003862D0">
        <w:rPr>
          <w:lang w:val="en-GB"/>
        </w:rPr>
        <w:t xml:space="preserve"> for the RCP and SSP scenarios from MAGICC 7.5. Note that the nameplate radiative forcing level refers to stratospheric adjusted radiative forcings in AR5</w:t>
      </w:r>
      <w:r w:rsidR="00F12553" w:rsidRPr="003862D0">
        <w:rPr>
          <w:lang w:val="en-GB"/>
        </w:rPr>
        <w:t>-</w:t>
      </w:r>
      <w:r w:rsidRPr="003862D0">
        <w:rPr>
          <w:lang w:val="en-GB"/>
        </w:rPr>
        <w:t xml:space="preserve">consistent settings </w:t>
      </w:r>
      <w:r w:rsidR="00F12553" w:rsidRPr="003862D0">
        <w:rPr>
          <w:lang w:val="en-GB"/>
        </w:rPr>
        <w:fldChar w:fldCharType="begin" w:fldLock="1"/>
      </w:r>
      <w:r w:rsidR="00615634">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"plainTextFormattedCitation" : "(Tebaldi et al., 2021)", "previouslyFormattedCitation" : "(Tebaldi et al., 2021)" }, "properties" : { "noteIndex" : 0 }, "schema" : "https://github.com/citation-style-language/schema/raw/master/csl-citation.json" }</w:instrText>
      </w:r>
      <w:r w:rsidR="00F12553" w:rsidRPr="003862D0">
        <w:rPr>
          <w:lang w:val="en-GB"/>
        </w:rPr>
        <w:fldChar w:fldCharType="separate"/>
      </w:r>
      <w:r w:rsidR="00016735">
        <w:rPr>
          <w:noProof/>
          <w:lang w:val="en-GB"/>
        </w:rPr>
        <w:t>(Tebaldi et al., 2021)</w:t>
      </w:r>
      <w:r w:rsidR="00F12553" w:rsidRPr="003862D0">
        <w:rPr>
          <w:lang w:val="en-GB"/>
        </w:rPr>
        <w:fldChar w:fldCharType="end"/>
      </w:r>
      <w:r w:rsidRPr="003862D0">
        <w:rPr>
          <w:lang w:val="en-GB"/>
        </w:rPr>
        <w:t xml:space="preserve"> while ERFs may differ. MAGICC7.5 is here run in the recommended setup for </w:t>
      </w:r>
      <w:r w:rsidR="00F471C9" w:rsidRPr="003862D0">
        <w:rPr>
          <w:lang w:val="en-GB"/>
        </w:rPr>
        <w:t>WGIII</w:t>
      </w:r>
      <w:r w:rsidRPr="003862D0">
        <w:rPr>
          <w:lang w:val="en-GB"/>
        </w:rPr>
        <w:t xml:space="preserve">, prescribing observed GHG concentrations </w:t>
      </w:r>
      <w:r w:rsidR="00F12553" w:rsidRPr="003862D0">
        <w:rPr>
          <w:lang w:val="en-GB"/>
        </w:rPr>
        <w:t xml:space="preserve">for the historical period </w:t>
      </w:r>
      <w:r w:rsidRPr="003862D0">
        <w:rPr>
          <w:lang w:val="en-GB"/>
        </w:rPr>
        <w:t>and switching to emission-driven runs in 2015.</w:t>
      </w:r>
      <w:bookmarkEnd w:id="3970"/>
      <w:r w:rsidRPr="003862D0">
        <w:rPr>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bookmarkEnd w:id="3937"/>
    <w:p w14:paraId="5109E514" w14:textId="77777777" w:rsidR="007178BE" w:rsidRPr="003862D0" w:rsidRDefault="007178BE" w:rsidP="007178BE">
      <w:pPr>
        <w:pStyle w:val="AR6BodyText"/>
        <w:rPr>
          <w:lang w:val="en-GB" w:eastAsia="en-US"/>
        </w:rPr>
      </w:pPr>
    </w:p>
    <w:p w14:paraId="03A6004B" w14:textId="54D552E7" w:rsidR="007178BE" w:rsidRPr="003862D0" w:rsidRDefault="007178BE" w:rsidP="007178BE">
      <w:pPr>
        <w:pStyle w:val="AR6BodyText"/>
        <w:rPr>
          <w:b/>
          <w:color w:val="000000"/>
          <w:lang w:val="en-GB"/>
        </w:rPr>
      </w:pPr>
      <w:r w:rsidRPr="003862D0">
        <w:rPr>
          <w:b/>
          <w:color w:val="000000"/>
          <w:lang w:val="en-GB"/>
        </w:rPr>
        <w:t>[END FIGURE 4.</w:t>
      </w:r>
      <w:r w:rsidR="003C0DF2" w:rsidRPr="003862D0">
        <w:rPr>
          <w:b/>
          <w:color w:val="000000"/>
          <w:lang w:val="en-GB"/>
        </w:rPr>
        <w:t xml:space="preserve">35 </w:t>
      </w:r>
      <w:r w:rsidRPr="003862D0">
        <w:rPr>
          <w:b/>
          <w:color w:val="000000"/>
          <w:lang w:val="en-GB"/>
        </w:rPr>
        <w:t>HERE]</w:t>
      </w:r>
    </w:p>
    <w:p w14:paraId="2BB483BE" w14:textId="0238E15F" w:rsidR="00E1486F" w:rsidRPr="003862D0" w:rsidRDefault="00E1486F">
      <w:pPr>
        <w:rPr>
          <w:lang w:val="en-GB"/>
        </w:rPr>
      </w:pPr>
    </w:p>
    <w:p w14:paraId="0932973C" w14:textId="77777777" w:rsidR="003E7C11" w:rsidRPr="003862D0" w:rsidRDefault="003E7C11" w:rsidP="00377ACF">
      <w:pPr>
        <w:pStyle w:val="AR6BodyText"/>
        <w:rPr>
          <w:lang w:val="en-GB"/>
        </w:rPr>
      </w:pPr>
    </w:p>
    <w:p w14:paraId="74E0836E" w14:textId="228F842B" w:rsidR="003E7C11" w:rsidRPr="003862D0" w:rsidRDefault="003E7C11" w:rsidP="003E7C11">
      <w:pPr>
        <w:pStyle w:val="AR6Chap4Level2411"/>
        <w:rPr>
          <w:lang w:val="en-GB"/>
        </w:rPr>
      </w:pPr>
      <w:bookmarkStart w:id="3971" w:name="_Ref5291004"/>
      <w:bookmarkStart w:id="3972" w:name="_Toc5498103"/>
      <w:bookmarkStart w:id="3973" w:name="_Toc5498137"/>
      <w:bookmarkStart w:id="3974" w:name="_Toc5498426"/>
      <w:bookmarkStart w:id="3975" w:name="_Toc5498909"/>
      <w:bookmarkStart w:id="3976" w:name="_Toc5500961"/>
      <w:bookmarkStart w:id="3977" w:name="_Toc5778516"/>
      <w:bookmarkStart w:id="3978" w:name="_Toc29748292"/>
      <w:bookmarkStart w:id="3979" w:name="_Toc29748478"/>
      <w:bookmarkStart w:id="3980" w:name="_Toc29749231"/>
      <w:bookmarkStart w:id="3981" w:name="_Toc29751045"/>
      <w:bookmarkStart w:id="3982" w:name="_Toc33523320"/>
      <w:bookmarkStart w:id="3983" w:name="_Toc56878754"/>
      <w:bookmarkStart w:id="3984" w:name="_Toc56879175"/>
      <w:bookmarkStart w:id="3985" w:name="_Toc56879717"/>
      <w:bookmarkStart w:id="3986" w:name="_Toc56880383"/>
      <w:bookmarkStart w:id="3987" w:name="_Toc56880479"/>
      <w:bookmarkStart w:id="3988" w:name="_Toc56880549"/>
      <w:bookmarkStart w:id="3989" w:name="_Toc56880673"/>
      <w:bookmarkStart w:id="3990" w:name="_Toc56881947"/>
      <w:bookmarkStart w:id="3991" w:name="_Toc57156896"/>
      <w:bookmarkStart w:id="3992" w:name="_Toc65519605"/>
      <w:bookmarkStart w:id="3993" w:name="_Toc66099789"/>
      <w:bookmarkStart w:id="3994" w:name="_Toc66646074"/>
      <w:bookmarkStart w:id="3995" w:name="_Toc69752544"/>
      <w:bookmarkStart w:id="3996" w:name="_Toc66379319"/>
      <w:bookmarkStart w:id="3997" w:name="_Toc66467017"/>
      <w:bookmarkStart w:id="3998" w:name="_Toc66467301"/>
      <w:bookmarkStart w:id="3999" w:name="_Toc66574556"/>
      <w:bookmarkStart w:id="4000" w:name="_Toc66574727"/>
      <w:r w:rsidRPr="003862D0">
        <w:rPr>
          <w:lang w:val="en-GB"/>
        </w:rPr>
        <w:t xml:space="preserve">Climate Response to </w:t>
      </w:r>
      <w:ins w:id="4001" w:author="Sara M Tuson" w:date="2021-07-20T15:14:00Z">
        <w:r w:rsidR="00B22D2C">
          <w:rPr>
            <w:lang w:val="en-GB"/>
          </w:rPr>
          <w:t>M</w:t>
        </w:r>
      </w:ins>
      <w:del w:id="4002" w:author="Sara M Tuson" w:date="2021-07-20T15:14:00Z">
        <w:r w:rsidRPr="003862D0" w:rsidDel="00B22D2C">
          <w:rPr>
            <w:lang w:val="en-GB"/>
          </w:rPr>
          <w:delText>m</w:delText>
        </w:r>
      </w:del>
      <w:r w:rsidRPr="003862D0">
        <w:rPr>
          <w:lang w:val="en-GB"/>
        </w:rPr>
        <w:t>itigation, Carbon Dioxide Removal</w:t>
      </w:r>
      <w:del w:id="4003" w:author="Ian Blenkinsop" w:date="2021-07-27T14:28:00Z">
        <w:r w:rsidRPr="003862D0" w:rsidDel="00A164DE">
          <w:rPr>
            <w:lang w:val="en-GB"/>
          </w:rPr>
          <w:delText>,</w:delText>
        </w:r>
      </w:del>
      <w:r w:rsidRPr="003862D0">
        <w:rPr>
          <w:lang w:val="en-GB"/>
        </w:rPr>
        <w:t xml:space="preserve"> and Solar Radiation Modification</w:t>
      </w:r>
      <w:bookmarkStart w:id="4004" w:name="_Ref29549478"/>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r w:rsidRPr="003862D0">
        <w:rPr>
          <w:lang w:val="en-GB"/>
        </w:rPr>
        <w:t xml:space="preserve"> </w:t>
      </w:r>
      <w:bookmarkEnd w:id="3996"/>
      <w:bookmarkEnd w:id="3997"/>
      <w:bookmarkEnd w:id="3998"/>
      <w:bookmarkEnd w:id="3999"/>
      <w:bookmarkEnd w:id="4000"/>
      <w:bookmarkEnd w:id="4004"/>
    </w:p>
    <w:p w14:paraId="641EFA5C" w14:textId="77777777" w:rsidR="003E7C11" w:rsidRPr="003862D0" w:rsidRDefault="003E7C11" w:rsidP="003E7C11">
      <w:pPr>
        <w:pStyle w:val="AR6BodyText"/>
        <w:rPr>
          <w:lang w:val="en-GB"/>
        </w:rPr>
      </w:pPr>
    </w:p>
    <w:p w14:paraId="13778EBD" w14:textId="05F5D088" w:rsidR="003E7C11" w:rsidRPr="00B9747B" w:rsidRDefault="003E7C11" w:rsidP="003E7C11">
      <w:pPr>
        <w:pStyle w:val="AR6BodyText"/>
        <w:rPr>
          <w:lang w:val="en-US"/>
        </w:rPr>
      </w:pPr>
      <w:r w:rsidRPr="003862D0">
        <w:rPr>
          <w:lang w:val="en-GB"/>
        </w:rPr>
        <w:t xml:space="preserve">Most strong-mitigation scenarios assume </w:t>
      </w:r>
      <w:r w:rsidR="001E067D" w:rsidRPr="003862D0">
        <w:rPr>
          <w:lang w:val="en-GB"/>
        </w:rPr>
        <w:t xml:space="preserve">– in addition to emissions reductions – </w:t>
      </w:r>
      <w:r w:rsidRPr="003862D0">
        <w:rPr>
          <w:lang w:val="en-GB"/>
        </w:rPr>
        <w:t>some form of carbon dioxide removal (CDR)</w:t>
      </w:r>
      <w:ins w:id="4005" w:author="Sara M Tuson" w:date="2021-07-20T15:15:00Z">
        <w:r w:rsidR="00B22D2C">
          <w:rPr>
            <w:lang w:val="en-GB"/>
          </w:rPr>
          <w:t>.</w:t>
        </w:r>
      </w:ins>
      <w:del w:id="4006" w:author="Sara M Tuson" w:date="2021-07-20T15:15:00Z">
        <w:r w:rsidRPr="003862D0" w:rsidDel="00B22D2C">
          <w:rPr>
            <w:lang w:val="en-GB"/>
          </w:rPr>
          <w:delText xml:space="preserve"> –</w:delText>
        </w:r>
      </w:del>
      <w:r w:rsidRPr="003862D0">
        <w:rPr>
          <w:lang w:val="en-GB"/>
        </w:rPr>
        <w:t xml:space="preserve"> </w:t>
      </w:r>
      <w:ins w:id="4007" w:author="Sara M Tuson" w:date="2021-07-20T15:15:00Z">
        <w:r w:rsidR="00B22D2C">
          <w:rPr>
            <w:lang w:val="en-GB"/>
          </w:rPr>
          <w:t>A</w:t>
        </w:r>
      </w:ins>
      <w:del w:id="4008" w:author="Sara M Tuson" w:date="2021-07-20T15:15:00Z">
        <w:r w:rsidRPr="003862D0" w:rsidDel="00B22D2C">
          <w:rPr>
            <w:lang w:val="en-GB"/>
          </w:rPr>
          <w:delText>a</w:delText>
        </w:r>
      </w:del>
      <w:r w:rsidRPr="003862D0">
        <w:rPr>
          <w:lang w:val="en-GB"/>
        </w:rPr>
        <w:t>nthropogenic activities that remove CO</w:t>
      </w:r>
      <w:r w:rsidRPr="003862D0">
        <w:rPr>
          <w:vertAlign w:val="subscript"/>
          <w:lang w:val="en-GB"/>
        </w:rPr>
        <w:t>2</w:t>
      </w:r>
      <w:r w:rsidRPr="003862D0">
        <w:rPr>
          <w:lang w:val="en-GB"/>
        </w:rPr>
        <w:t xml:space="preserve"> from the atmosphere and durably store it in geological, terrestrial, or ocean reservoirs, or in products (see </w:t>
      </w:r>
      <w:del w:id="4009" w:author="Ian Blenkinsop" w:date="2021-07-27T14:28:00Z">
        <w:r w:rsidR="004D176A" w:rsidRPr="003862D0" w:rsidDel="00A164DE">
          <w:rPr>
            <w:lang w:val="en-GB"/>
          </w:rPr>
          <w:delText xml:space="preserve">Annex VII: </w:delText>
        </w:r>
      </w:del>
      <w:r w:rsidRPr="003862D0">
        <w:rPr>
          <w:lang w:val="en-GB"/>
        </w:rPr>
        <w:t xml:space="preserve">Glossary). </w:t>
      </w:r>
      <w:ins w:id="4010" w:author="Sara M Tuson" w:date="2021-07-16T15:38:00Z">
        <w:r w:rsidR="00251F60">
          <w:rPr>
            <w:lang w:val="en-GB"/>
          </w:rPr>
          <w:t xml:space="preserve">The </w:t>
        </w:r>
      </w:ins>
      <w:r w:rsidRPr="003862D0">
        <w:rPr>
          <w:lang w:val="en-GB"/>
        </w:rPr>
        <w:t>SR1.5</w:t>
      </w:r>
      <w:r w:rsidRPr="003862D0">
        <w:rPr>
          <w:rFonts w:eastAsiaTheme="minorEastAsia"/>
          <w:lang w:val="en-GB"/>
        </w:rPr>
        <w:t xml:space="preserve"> </w:t>
      </w:r>
      <w:r w:rsidRPr="003862D0">
        <w:rPr>
          <w:rFonts w:eastAsiaTheme="minorEastAsia"/>
          <w:lang w:val="en-GB"/>
        </w:rPr>
        <w:fldChar w:fldCharType="begin" w:fldLock="1"/>
      </w:r>
      <w:r w:rsidR="00615634">
        <w:rPr>
          <w:rFonts w:eastAsiaTheme="minorEastAsia"/>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(Rogelj et al., 2018b)</w:t>
      </w:r>
      <w:r w:rsidRPr="003862D0">
        <w:rPr>
          <w:rFonts w:eastAsiaTheme="minorEastAsia"/>
          <w:lang w:val="en-GB"/>
        </w:rPr>
        <w:fldChar w:fldCharType="end"/>
      </w:r>
      <w:r w:rsidRPr="003862D0">
        <w:rPr>
          <w:lang w:val="en-GB"/>
        </w:rPr>
        <w:t xml:space="preserve"> assessed that all </w:t>
      </w:r>
      <w:r w:rsidRPr="003862D0">
        <w:rPr>
          <w:rFonts w:eastAsiaTheme="minorEastAsia"/>
          <w:lang w:val="en-GB"/>
        </w:rPr>
        <w:t>pathways that limit warming to 1.5°C by 2100 with no or limited overshoot use CDR</w:t>
      </w:r>
      <w:r w:rsidRPr="003862D0">
        <w:rPr>
          <w:lang w:val="en-GB"/>
        </w:rPr>
        <w:t>. In the SSP class of scenarios, SSP1-1.9 is characterized by a rapid decline of net CO</w:t>
      </w:r>
      <w:r w:rsidRPr="003862D0">
        <w:rPr>
          <w:vertAlign w:val="subscript"/>
          <w:lang w:val="en-GB"/>
        </w:rPr>
        <w:t>2</w:t>
      </w:r>
      <w:del w:id="4011" w:author="Sara M Tuson" w:date="2021-07-15T20:28:00Z">
        <w:r w:rsidRPr="00092429" w:rsidDel="00092429">
          <w:rPr>
            <w:lang w:val="en-GB"/>
            <w:rPrChange w:id="4012" w:author="Sara M Tuson" w:date="2021-07-15T20:28:00Z">
              <w:rPr>
                <w:vertAlign w:val="subscript"/>
                <w:lang w:val="en-GB"/>
              </w:rPr>
            </w:rPrChange>
          </w:rPr>
          <w:delText xml:space="preserve">  </w:delText>
        </w:r>
      </w:del>
      <w:ins w:id="4013" w:author="Sara M Tuson" w:date="2021-07-15T20:28:00Z">
        <w:r w:rsidR="00092429" w:rsidRPr="00092429">
          <w:rPr>
            <w:lang w:val="en-GB"/>
            <w:rPrChange w:id="4014" w:author="Sara M Tuson" w:date="2021-07-15T20:28:00Z">
              <w:rPr>
                <w:vertAlign w:val="subscript"/>
                <w:lang w:val="en-GB"/>
              </w:rPr>
            </w:rPrChange>
          </w:rPr>
          <w:t xml:space="preserve"> </w:t>
        </w:r>
      </w:ins>
      <w:r w:rsidRPr="003862D0">
        <w:rPr>
          <w:lang w:val="en-GB"/>
        </w:rPr>
        <w:t xml:space="preserve">emissions to zero by 2050 </w:t>
      </w:r>
      <w:r w:rsidRPr="003862D0">
        <w:rPr>
          <w:lang w:val="en-GB"/>
        </w:rPr>
        <w:lastRenderedPageBreak/>
        <w:t>and net negative CO</w:t>
      </w:r>
      <w:r w:rsidRPr="003862D0">
        <w:rPr>
          <w:vertAlign w:val="subscript"/>
          <w:lang w:val="en-GB"/>
        </w:rPr>
        <w:t>2</w:t>
      </w:r>
      <w:r w:rsidRPr="00092429">
        <w:rPr>
          <w:lang w:val="en-GB"/>
          <w:rPrChange w:id="4015" w:author="Sara M Tuson" w:date="2021-07-15T20:28:00Z">
            <w:rPr>
              <w:vertAlign w:val="subscript"/>
              <w:lang w:val="en-GB"/>
            </w:rPr>
          </w:rPrChange>
        </w:rPr>
        <w:t xml:space="preserve"> </w:t>
      </w:r>
      <w:del w:id="4016" w:author="Sara M Tuson" w:date="2021-07-20T15:17:00Z">
        <w:r w:rsidRPr="00092429" w:rsidDel="00B22D2C">
          <w:rPr>
            <w:lang w:val="en-GB"/>
            <w:rPrChange w:id="4017" w:author="Sara M Tuson" w:date="2021-07-15T20:28:00Z">
              <w:rPr>
                <w:vertAlign w:val="subscript"/>
                <w:lang w:val="en-GB"/>
              </w:rPr>
            </w:rPrChange>
          </w:rPr>
          <w:delText xml:space="preserve"> </w:delText>
        </w:r>
      </w:del>
      <w:r w:rsidRPr="003862D0">
        <w:rPr>
          <w:lang w:val="en-GB"/>
        </w:rPr>
        <w:t xml:space="preserve">emissions in the second half of this century </w:t>
      </w:r>
      <w:r w:rsidRPr="003862D0">
        <w:rPr>
          <w:lang w:val="en-GB"/>
        </w:rPr>
        <w:fldChar w:fldCharType="begin" w:fldLock="1"/>
      </w:r>
      <w:r w:rsidR="00615634">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"id" : "ITEM-2", "itemData" : { "DOI" : "10.1038/s41558-018-0091-3", "ISSN" : "17586798", "abstract" : "\u00a9 2018 The Author(s)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 \u22122 ,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 \u22122 scenarios are characterized by a rapid shift away from traditional fossil-fuel use towards large-scale low-carbon energy supplies, reduced energy use, and carbon-dioxide removal. However, 1.9 W m \u22122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"ITEM-2", "issue" : "4", "issued" : { "date-parts" : [ [ "2018" ] ] }, "page" : "325-332", "publisher" : "Springer US", "title" : "Scenarios towards limiting global mean temperature increase below 1.5 \u00b0c", "translator" : [ { "dropping-particle" : "", "family" : "K4469", "given" : "", "non-dropping-particle" : "", "parse-names" : false, "suffix" : "" } ], "type" : "article-journal", "volume" : "8" }, "uris" : [ "http://www.mendeley.com/documents/?uuid=a564b760-5f81-4685-bf3f-28fd23f4f137", "http://www.mendeley.com/documents/?uuid=b06e8222-64df-4bfc-bcc4-8d4fb6f0239c" ] } ], "mendeley" : { "formattedCitation" : "(O\u2019Neill et al., 2016; Rogelj et al., 2018a)", "plainTextFormattedCitation" : "(O\u2019Neill et al., 2016; Rogelj et al., 2018a)", "previouslyFormattedCitation" : "(O\u2019Neill et al., 2016; Rogelj et al., 2018a)" }, "properties" : { "noteIndex" : 0 }, "schema" : "https://github.com/citation-style-language/schema/raw/master/csl-citation.json" }</w:instrText>
      </w:r>
      <w:r w:rsidRPr="003862D0">
        <w:rPr>
          <w:lang w:val="en-GB"/>
        </w:rPr>
        <w:fldChar w:fldCharType="separate"/>
      </w:r>
      <w:r w:rsidR="00016735">
        <w:rPr>
          <w:noProof/>
          <w:lang w:val="en-GB"/>
        </w:rPr>
        <w:t>(O’Neill et al., 2016; Rogelj et al., 2018a)</w:t>
      </w:r>
      <w:r w:rsidRPr="003862D0">
        <w:rPr>
          <w:lang w:val="en-GB"/>
        </w:rPr>
        <w:fldChar w:fldCharType="end"/>
      </w:r>
      <w:r w:rsidRPr="003862D0">
        <w:rPr>
          <w:lang w:val="en-GB"/>
        </w:rPr>
        <w:t xml:space="preserve">, implying the use of CDR. The term </w:t>
      </w:r>
      <w:r w:rsidR="007C77C0" w:rsidRPr="003862D0">
        <w:rPr>
          <w:lang w:val="en-GB"/>
        </w:rPr>
        <w:t>‘</w:t>
      </w:r>
      <w:r w:rsidRPr="003862D0">
        <w:rPr>
          <w:lang w:val="en-GB"/>
        </w:rPr>
        <w:t>net CO</w:t>
      </w:r>
      <w:r w:rsidRPr="003862D0">
        <w:rPr>
          <w:vertAlign w:val="subscript"/>
          <w:lang w:val="en-GB"/>
        </w:rPr>
        <w:t>2</w:t>
      </w:r>
      <w:r w:rsidRPr="003862D0">
        <w:rPr>
          <w:lang w:val="en-GB"/>
        </w:rPr>
        <w:t xml:space="preserve"> emissions</w:t>
      </w:r>
      <w:r w:rsidR="007C77C0" w:rsidRPr="003862D0">
        <w:rPr>
          <w:lang w:val="en-GB"/>
        </w:rPr>
        <w:t>’</w:t>
      </w:r>
      <w:r w:rsidRPr="003862D0">
        <w:rPr>
          <w:lang w:val="en-GB"/>
        </w:rPr>
        <w:t xml:space="preserve"> refers to the difference between anthropogenic CO</w:t>
      </w:r>
      <w:r w:rsidRPr="003862D0">
        <w:rPr>
          <w:vertAlign w:val="subscript"/>
          <w:lang w:val="en-GB"/>
        </w:rPr>
        <w:t xml:space="preserve">2 </w:t>
      </w:r>
      <w:r w:rsidRPr="003862D0">
        <w:rPr>
          <w:lang w:val="en-GB"/>
        </w:rPr>
        <w:t xml:space="preserve">emissions and removal by CDR options, and </w:t>
      </w:r>
      <w:r w:rsidR="007C77C0" w:rsidRPr="003862D0">
        <w:rPr>
          <w:lang w:val="en-GB"/>
        </w:rPr>
        <w:t>‘</w:t>
      </w:r>
      <w:r w:rsidRPr="003862D0">
        <w:rPr>
          <w:lang w:val="en-GB"/>
        </w:rPr>
        <w:t>net negative CO</w:t>
      </w:r>
      <w:r w:rsidRPr="003862D0">
        <w:rPr>
          <w:vertAlign w:val="subscript"/>
          <w:lang w:val="en-GB"/>
        </w:rPr>
        <w:t>2</w:t>
      </w:r>
      <w:r w:rsidRPr="003862D0">
        <w:rPr>
          <w:lang w:val="en-GB"/>
        </w:rPr>
        <w:t xml:space="preserve"> emissions</w:t>
      </w:r>
      <w:r w:rsidR="007C77C0" w:rsidRPr="003862D0">
        <w:rPr>
          <w:lang w:val="en-GB"/>
        </w:rPr>
        <w:t>’</w:t>
      </w:r>
      <w:r w:rsidRPr="003862D0">
        <w:rPr>
          <w:lang w:val="en-GB"/>
        </w:rPr>
        <w:t xml:space="preserve"> imply a scenario where CO</w:t>
      </w:r>
      <w:r w:rsidRPr="003862D0">
        <w:rPr>
          <w:vertAlign w:val="subscript"/>
          <w:lang w:val="en-GB"/>
        </w:rPr>
        <w:t>2</w:t>
      </w:r>
      <w:r w:rsidRPr="003862D0">
        <w:rPr>
          <w:lang w:val="en-GB"/>
        </w:rPr>
        <w:t xml:space="preserve"> removal exceeds emissions</w:t>
      </w:r>
      <w:del w:id="4018" w:author="Robin Matthews" w:date="2021-06-16T19:08:00Z">
        <w:r w:rsidR="00F95D64" w:rsidRPr="003862D0" w:rsidDel="000B7CB3">
          <w:rPr>
            <w:lang w:val="en-GB"/>
          </w:rPr>
          <w:delText xml:space="preserve"> </w:delText>
        </w:r>
      </w:del>
      <w:bookmarkStart w:id="4019" w:name="_Hlk74762929"/>
      <w:ins w:id="4020" w:author="Robin Matthews" w:date="2021-06-16T19:08:00Z">
        <w:r w:rsidR="000B7CB3">
          <w:rPr>
            <w:lang w:val="en-GB"/>
          </w:rPr>
          <w:t xml:space="preserve"> </w:t>
        </w:r>
        <w:r w:rsidR="000B7CB3">
          <w:fldChar w:fldCharType="begin" w:fldLock="1"/>
        </w:r>
      </w:ins>
      <w:r w:rsidR="00CD3B49">
        <w:rPr>
          <w:lang w:val="en-US"/>
        </w:rPr>
        <w: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"id" : "ITEM-2",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"ITEM-2",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2011, 2016)", "plainTextFormattedCitation" : "(van Vuuren et al., 2011, 2016)", "previouslyFormattedCitation" : "(van Vuuren et al., 2011, 2016)" }, "properties" : { "noteIndex" : 0 }, "schema" : "https://github.com/citation-style-language/schema/raw/master/csl-citation.json" }</w:instrText>
      </w:r>
      <w:ins w:id="4021" w:author="Robin Matthews" w:date="2021-06-16T19:08:00Z">
        <w:r w:rsidR="000B7CB3">
          <w:fldChar w:fldCharType="separate"/>
        </w:r>
        <w:r w:rsidR="000B7CB3" w:rsidRPr="00B94219">
          <w:rPr>
            <w:noProof/>
          </w:rPr>
          <w:t>(van Vuuren et al., 2011, 2016)</w:t>
        </w:r>
        <w:r w:rsidR="000B7CB3">
          <w:fldChar w:fldCharType="end"/>
        </w:r>
      </w:ins>
      <w:del w:id="4022" w:author="Robin Matthews" w:date="2021-06-16T19:08:00Z">
        <w:r w:rsidR="00F95D64" w:rsidRPr="003862D0" w:rsidDel="000B7CB3">
          <w:rPr>
            <w:lang w:val="en-GB"/>
          </w:rPr>
          <w:fldChar w:fldCharType="begin" w:fldLock="1"/>
        </w:r>
        <w:r w:rsidR="00615634" w:rsidDel="000B7CB3">
          <w:rPr>
            <w:lang w:val="en-GB"/>
          </w:rPr>
          <w:delInstrText>ADDIN CSL_CITATION { "citationItems" : [ { "id" : "ITEM-1", "itemData" : { "DOI" : "10.1007/s10584-011-0148-z", "ISSN" : "0165-0009", "author" : [ { "dropping-particle" : "", "family" : "Vuuren", "given" : "D P", "non-dropping-particle" : "van", "parse-names" : false, "suffix" : "" }, { "dropping-particle" : "", "family" : "Edmonds", "given" : "J", "non-dropping-particle" : "", "parse-names" : false, "suffix" : "" }, { "dropping-particle" : "", "family" : "Kainuma", "given" : "M", "non-dropping-particle" : "", "parse-names" : false, "suffix" : "" }, { "dropping-particle" : "", "family" : "Riahi", "given" : "K", "non-dropping-particle" : "", "parse-names" : false, "suffix" : "" }, { "dropping-particle" : "", "family" : "Thomson", "given" : "A", "non-dropping-particle" : "", "parse-names" : false, "suffix" : "" }, { "dropping-particle" : "", "family" : "Hibbard", "given" : "K", "non-dropping-particle" : "", "parse-names" : false, "suffix" : "" }, { "dropping-particle" : "", "family" : "Hurtt", "given" : "G C", "non-dropping-particle" : "", "parse-names" : false, "suffix" : "" }, { "dropping-particle" : "", "family" : "Kram", "given" : "T", "non-dropping-particle" : "", "parse-names" : false, "suffix" : "" }, { "dropping-particle" : "", "family" : "Krey", "given" : "V", "non-dropping-particle" : "", "parse-names" : false, "suffix" : "" }, { "dropping-particle" : "", "family" : "Lamarque", "given" : "J F", "non-dropping-particle" : "", "parse-names" : false, "suffix" : "" }, { "dropping-particle" : "", "family" : "Masui", "given" : "T", "non-dropping-particle" : "", "parse-names" : false, "suffix" : "" }, { "dropping-particle" : "", "family" : "Meinshausen", "given" : "M", "non-dropping-particle" : "", "parse-names" : false, "suffix" : "" }, { "dropping-particle" : "", "family" : "Nakicenovic", "given" : "N", "non-dropping-particle" : "", "parse-names" : false, "suffix" : "" }, { "dropping-particle" : "", "family" : "Smith", "given" : "S J", "non-dropping-particle" : "", "parse-names" : false, "suffix" : "" }, { "dropping-particle" : "", "family" : "Rose", "given" : "S K", "non-dropping-particle" : "", "parse-names" : false, "suffix" : "" } ], "container-title" : "Climatic Change", "id" : "ITEM-1", "issue" : "1-2", "issued" : { "date-parts" : [ [ "2011" ] ] }, "page" : "5-31", "title" : "The representative concentration pathways: an overview", "translator" : [ { "dropping-particle" : "", "family" : "K4576", "given" : "", "non-dropping-particle" : "", "parse-names" : false, "suffix" : "" } ], "type" : "article-journal", "volume" : "109" }, "uris" : [ "http://www.mendeley.com/documents/?uuid=45aeb576-a1d7-416d-bd84-be5e60b8198e" ] } ], "mendeley" : { "formattedCitation" : "(van Vuuren et al., 2011)", "plainTextFormattedCitation" : "(van Vuuren et al., 2011)", "previouslyFormattedCitation" : "(van Vuuren et al., 2011)" }, "properties" : { "noteIndex" : 0 }, "schema" : "https://github.com/citation-style-language/schema/raw/master/csl-citation.json" }</w:delInstrText>
        </w:r>
        <w:r w:rsidR="00F95D64" w:rsidRPr="003862D0" w:rsidDel="000B7CB3">
          <w:rPr>
            <w:lang w:val="en-GB"/>
          </w:rPr>
          <w:fldChar w:fldCharType="separate"/>
        </w:r>
        <w:r w:rsidR="00016735" w:rsidDel="000B7CB3">
          <w:rPr>
            <w:noProof/>
            <w:lang w:val="de-DE"/>
          </w:rPr>
          <w:delText>(van Vuuren et al., 2011)</w:delText>
        </w:r>
        <w:r w:rsidR="00F95D64" w:rsidRPr="003862D0" w:rsidDel="000B7CB3">
          <w:rPr>
            <w:lang w:val="en-GB"/>
          </w:rPr>
          <w:fldChar w:fldCharType="end"/>
        </w:r>
        <w:r w:rsidR="00F95D64" w:rsidRPr="001F0AEC" w:rsidDel="000B7CB3">
          <w:rPr>
            <w:lang w:val="de-DE"/>
          </w:rPr>
          <w:delText xml:space="preserve"> </w:delText>
        </w:r>
        <w:r w:rsidR="00F95D64" w:rsidRPr="003862D0" w:rsidDel="000B7CB3">
          <w:rPr>
            <w:lang w:val="en-GB"/>
          </w:rPr>
          <w:fldChar w:fldCharType="begin" w:fldLock="1"/>
        </w:r>
        <w:r w:rsidR="00615634" w:rsidDel="000B7CB3">
          <w:rPr>
            <w:lang w:val="de-DE"/>
          </w:rPr>
          <w:delInstrText>ADDIN CSL_CITATION { "citationItems" : [ { "id" : "ITEM-1",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"ITEM-1",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2016)", "plainTextFormattedCitation" : "(van Vuuren et al., 2016)", "previouslyFormattedCitation" : "(van Vuuren et al., 2016)" }, "properties" : { "noteIndex" : 0 }, "schema" : "https://github.com/citation-style-language/schema/raw/master/csl-citation.json" }</w:delInstrText>
        </w:r>
        <w:r w:rsidR="00F95D64" w:rsidRPr="003862D0" w:rsidDel="000B7CB3">
          <w:rPr>
            <w:lang w:val="en-GB"/>
          </w:rPr>
          <w:fldChar w:fldCharType="separate"/>
        </w:r>
        <w:r w:rsidR="00016735" w:rsidDel="000B7CB3">
          <w:rPr>
            <w:noProof/>
            <w:lang w:val="en-US"/>
          </w:rPr>
          <w:delText>(van Vuuren et al., 2016)</w:delText>
        </w:r>
        <w:r w:rsidR="00F95D64" w:rsidRPr="003862D0" w:rsidDel="000B7CB3">
          <w:rPr>
            <w:lang w:val="en-GB"/>
          </w:rPr>
          <w:fldChar w:fldCharType="end"/>
        </w:r>
      </w:del>
      <w:bookmarkEnd w:id="4019"/>
      <w:r w:rsidRPr="00B9747B">
        <w:rPr>
          <w:lang w:val="en-US"/>
        </w:rPr>
        <w:t xml:space="preserve">. </w:t>
      </w:r>
      <w:r w:rsidR="0039054B" w:rsidRPr="00B9747B">
        <w:rPr>
          <w:lang w:val="en-US"/>
        </w:rPr>
        <w:t>The</w:t>
      </w:r>
      <w:r w:rsidRPr="00B9747B">
        <w:rPr>
          <w:lang w:val="en-US"/>
        </w:rPr>
        <w:t xml:space="preserve"> terms </w:t>
      </w:r>
      <w:r w:rsidR="007C77C0" w:rsidRPr="00B9747B">
        <w:rPr>
          <w:lang w:val="en-US"/>
        </w:rPr>
        <w:t>‘</w:t>
      </w:r>
      <w:r w:rsidRPr="00B9747B">
        <w:rPr>
          <w:lang w:val="en-US"/>
        </w:rPr>
        <w:t>negative emissions</w:t>
      </w:r>
      <w:r w:rsidR="007C77C0" w:rsidRPr="00B9747B">
        <w:rPr>
          <w:lang w:val="en-US"/>
        </w:rPr>
        <w:t>’</w:t>
      </w:r>
      <w:r w:rsidRPr="00B9747B">
        <w:rPr>
          <w:lang w:val="en-US"/>
        </w:rPr>
        <w:t xml:space="preserve"> and </w:t>
      </w:r>
      <w:r w:rsidR="007C77C0" w:rsidRPr="00B9747B">
        <w:rPr>
          <w:lang w:val="en-US"/>
        </w:rPr>
        <w:t>‘</w:t>
      </w:r>
      <w:r w:rsidRPr="00B9747B">
        <w:rPr>
          <w:lang w:val="en-US"/>
        </w:rPr>
        <w:t>net negative emissions</w:t>
      </w:r>
      <w:r w:rsidR="007C77C0" w:rsidRPr="00B9747B">
        <w:rPr>
          <w:lang w:val="en-US"/>
        </w:rPr>
        <w:t>’</w:t>
      </w:r>
      <w:r w:rsidRPr="00B9747B">
        <w:rPr>
          <w:lang w:val="en-US"/>
        </w:rPr>
        <w:t xml:space="preserve"> refer to and include all GHGs (see </w:t>
      </w:r>
      <w:del w:id="4023" w:author="Ian Blenkinsop" w:date="2021-07-27T14:28:00Z">
        <w:r w:rsidR="004D176A" w:rsidRPr="00B9747B" w:rsidDel="00A164DE">
          <w:rPr>
            <w:lang w:val="en-US"/>
          </w:rPr>
          <w:delText xml:space="preserve">Annex VII: </w:delText>
        </w:r>
      </w:del>
      <w:r w:rsidRPr="00B9747B">
        <w:rPr>
          <w:lang w:val="en-US"/>
        </w:rPr>
        <w:t xml:space="preserve">Glossary). </w:t>
      </w:r>
    </w:p>
    <w:p w14:paraId="6CABB10A" w14:textId="77777777" w:rsidR="003E7C11" w:rsidRPr="00B9747B" w:rsidRDefault="003E7C11" w:rsidP="003E7C11">
      <w:pPr>
        <w:pStyle w:val="AR6BodyText"/>
        <w:rPr>
          <w:lang w:val="en-US"/>
        </w:rPr>
      </w:pPr>
    </w:p>
    <w:p w14:paraId="11B3B84F" w14:textId="6105218C" w:rsidR="003E7C11" w:rsidRPr="003862D0" w:rsidRDefault="003E7C11" w:rsidP="003E7C11">
      <w:pPr>
        <w:pStyle w:val="AR6BodyText"/>
        <w:rPr>
          <w:rFonts w:eastAsia="BatangChe"/>
          <w:lang w:val="en-GB"/>
        </w:rPr>
      </w:pPr>
      <w:r w:rsidRPr="003862D0">
        <w:rPr>
          <w:rFonts w:eastAsia="BatangChe"/>
          <w:lang w:val="en-GB"/>
        </w:rPr>
        <w:t xml:space="preserve">Climate change can be also offset by </w:t>
      </w:r>
      <w:r w:rsidRPr="003862D0">
        <w:rPr>
          <w:lang w:val="en-GB"/>
        </w:rPr>
        <w:t>solar radiation modification (SRM) measures that modify the Earth’s radiation budget to reduce global warming (see</w:t>
      </w:r>
      <w:r w:rsidR="004D176A" w:rsidRPr="003862D0">
        <w:rPr>
          <w:lang w:val="en-GB"/>
        </w:rPr>
        <w:t xml:space="preserve"> </w:t>
      </w:r>
      <w:del w:id="4024" w:author="Ian Blenkinsop" w:date="2021-07-27T14:28:00Z">
        <w:r w:rsidR="004D176A" w:rsidRPr="003862D0" w:rsidDel="00A164DE">
          <w:rPr>
            <w:lang w:val="en-GB"/>
          </w:rPr>
          <w:delText>Annex VII:</w:delText>
        </w:r>
        <w:r w:rsidRPr="003862D0" w:rsidDel="00A164DE">
          <w:rPr>
            <w:lang w:val="en-GB"/>
          </w:rPr>
          <w:delText xml:space="preserve"> </w:delText>
        </w:r>
      </w:del>
      <w:r w:rsidRPr="003862D0">
        <w:rPr>
          <w:lang w:val="en-GB"/>
        </w:rPr>
        <w:t xml:space="preserve">Glossary). CDR and SRM approaches have been together referred to as </w:t>
      </w:r>
      <w:r w:rsidR="007C77C0" w:rsidRPr="003862D0">
        <w:rPr>
          <w:lang w:val="en-GB"/>
        </w:rPr>
        <w:t>‘</w:t>
      </w:r>
      <w:r w:rsidRPr="003862D0">
        <w:rPr>
          <w:iCs/>
          <w:lang w:val="en-GB"/>
        </w:rPr>
        <w:t>geoengineering</w:t>
      </w:r>
      <w:r w:rsidR="007C77C0" w:rsidRPr="003862D0">
        <w:rPr>
          <w:iCs/>
          <w:lang w:val="en-GB"/>
        </w:rPr>
        <w:t>’</w:t>
      </w:r>
      <w:r w:rsidRPr="003862D0">
        <w:rPr>
          <w:iCs/>
          <w:lang w:val="en-GB"/>
        </w:rPr>
        <w:t xml:space="preserve"> or</w:t>
      </w:r>
      <w:r w:rsidRPr="003862D0">
        <w:rPr>
          <w:lang w:val="en-GB"/>
        </w:rPr>
        <w:t xml:space="preserve"> </w:t>
      </w:r>
      <w:r w:rsidR="007C77C0" w:rsidRPr="003862D0">
        <w:rPr>
          <w:lang w:val="en-GB"/>
        </w:rPr>
        <w:t>‘</w:t>
      </w:r>
      <w:r w:rsidRPr="003862D0">
        <w:rPr>
          <w:iCs/>
          <w:lang w:val="en-GB"/>
        </w:rPr>
        <w:t>climate engineering</w:t>
      </w:r>
      <w:r w:rsidR="007C77C0" w:rsidRPr="003862D0">
        <w:rPr>
          <w:iCs/>
          <w:lang w:val="en-GB"/>
        </w:rPr>
        <w:t>’</w:t>
      </w:r>
      <w:r w:rsidRPr="003862D0">
        <w:rPr>
          <w:iCs/>
          <w:lang w:val="en-GB"/>
        </w:rPr>
        <w:t xml:space="preserve"> in the literature </w:t>
      </w:r>
      <w:commentRangeStart w:id="4025"/>
      <w:r w:rsidRPr="003862D0">
        <w:rPr>
          <w:iCs/>
          <w:lang w:val="en-GB"/>
        </w:rPr>
        <w:fldChar w:fldCharType="begin" w:fldLock="1"/>
      </w:r>
      <w:ins w:id="4026" w:author="Robin Matthews" w:date="2021-06-16T17:50:00Z">
        <w:r w:rsidR="00326855">
          <w:rPr>
            <w:iCs/>
            <w:lang w:val="en-GB"/>
          </w:rPr>
          <w:instrText>ADDIN CSL_CITATION { "citationItems" : [ { "id" : "ITEM-1", "itemData" : { "DOI" : "10.2312/iass.2015.024", "collection-title" : "Funded by the European Union\u2019s Seventh Framework Programme under Grant Agreement 306993", "editor"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"Adri\u00e1zola", "given" : "Paola", "non-dropping-particle" : "", "parse-names" : false, "suffix" : "" }, { "dropping-particle" : "", "family" : "Betz", "given" : "Gregor", "non-dropping-particle" : "", "parse-names" : false, "suffix" : "" }, { "dropping-particle" : "", "family" : "Boucher", "given" : "Olivier", "non-dropping-particle" : "", "parse-names" : false, "suffix" : "" }, { "dropping-particle" : "", "family" : "Haszeldine", "given" : "Stuart", "non-dropping-particle" : "", "parse-names" : false, "suffix" : "" }, { "dropping-particle" : "", "family" : "Haywood", "given" : "Jim", "non-dropping-particle" : "", "parse-names" : false, "suffix" : "" }, { "dropping-particle" : "", "family" : "Irvine", "given" : "Peter", "non-dropping-particle" : "", "parse-names" : false, "suffix" : "" }, { "dropping-particle" : "", "family" : "Kristjansson", "given" : "Jon-egill", "non-dropping-particle" : "", "parse-names" : false, "suffix" : "" }, { "dropping-particle" : "", "family" : "Lawrence", "given" : "Mark", "non-dropping-particle" : "", "parse-names" : false, "suffix" : "" }, { "dropping-particle" : "", "family" : "Lenton", "given" : "Tim", "non-dropping-particle" : "", "parse-names" : false, "suffix" : "" }, { "dropping-particle" : "", "family" : "Muri", "given" : "Helene", "non-dropping-particle" : "", "parse-names" : false, "suffix" : "" }, { "dropping-particle" : "", "family" : "Oschlies", "given" : "Andreas", "non-dropping-particle" : "", "parse-names" : false, "suffix" : "" }, { "dropping-particle" : "", "family" : "Proelss", "given" : "Alexander", "non-dropping-particle" : "", "parse-names" : false, "suffix" : "" }, { "dropping-particle" : "", "family" : "Rayner", "given" : "Tim", "non-dropping-particle" : "", "parse-names" : false, "suffix" : "" }, { "dropping-particle" : "", "family" : "Rickels", "given" : "Wilfried", "non-dropping-particle" : "", "parse-names" : false, "suffix" : "" }, { "dropping-particle" : "", "family" : "Ruthner", "given" : "Lena", "non-dropping-particle" : "", "parse-names" : false, "suffix" : "" }, { "dropping-particle" : "", "family" : "Sch\u00e4fer", "given" : "Stefan", "non-dropping-particle" : "", "parse-names" : false, "suffix" : "" }, { "dropping-particle" : "", "family" : "Scheffran", "given" : "J\u00fcrgen", "non-dropping-particle" : "", "parse-names" : false, "suffix" : "" }, { "dropping-particle" : "", "family" : "Schmidt", "given" : "Hauke", "non-dropping-particle" : "", "parse-names" : false, "suffix" : "" }, { "dropping-particle" : "", "family" : "Scott", "given" : "Vivian", "non-dropping-particle" : "", "parse-names" : false, "suffix" : "" }, { "dropping-particle" : "", "family" : "Stelzer", "given" : "Harald", "non-dropping-particle" : "", "parse-names" : false, "suffix" : "" }, { "dropping-particle" : "", "family" : "Vaughan", "given" : "Naomi", "non-dropping-particle" : "", "parse-names" : false, "suffix" : "" }, { "dropping-particle" : "", "family" : "Watson", "given" : "Matt", "non-dropping-particle" : "", "parse-names" : false, "suffix" : "" }, { "dropping-particle" : "", "family" : "Aaheim", "given" : "Asbj\u00f8rn", "non-dropping-particle" : "", "parse-names" : false, "suffix" : "" }, { "dropping-particle" : "", "family" : "Carius", "given" : "Alexander", "non-dropping-particle" : "", "parse-names" : false, "suffix" : "" }, { "dropping-particle" : "", "family" : "Devine-right", "given" : "Patrick", "non-dropping-particle" : "", "parse-names" : false, "suffix" : "" }, { "dropping-particle" : "", "family" : "Gullberg", "given" : "Anne Therese", "non-dropping-particle" : "", "parse-names" : false, "suffix" : "" }, { "dropping-particle" : "", "family" : "Houghton", "given" : "Katherine", "non-dropping-particle" : "", "parse-names" : false, "suffix" : "" }, { "dropping-particle" : "", "family" : "Herrmann", "given" : "Friederike", "non-dropping-particle" : "", "parse-names" : false, "suffix" : "" }, { "dropping-particle" : "", "family" : "Keith", "given" : "David", "non-dropping-particle" : "", "parse-names" : false, "suffix" : "" }, { "dropping-particle" : "", "family" : "Kruger", "given" : "Tim", "non-dropping-particle" : "", "parse-names" : false, "suffix" : "" }, { "dropping-particle" : "", "family" : "Parr", "given" : "Doug", "non-dropping-particle" : "", "parse-names" : false, "suffix" : "" }, { "dropping-particle" : "", "family" : "Redgwell", "given" : "Katherine", "non-dropping-particle" : "", "parse-names" : false, "suffix" : "" }, { "dropping-particle" : "", "family" : "Robock", "given" : "Alan", "non-dropping-particle" : "", "parse-names" : false, "suffix" : "" }, { "dropping-particle" : "", "family" : "Santillo", "given" : "David", "non-dropping-particle" : "", "parse-names" : false, "suffix" : "" }, { "dropping-particle" : "", "family" : "Suarez", "given" : "Pablo", "non-dropping-particle" : "", "parse-names" : false, "suffix" : "" } ], "id" : "ITEM-1", "issued" : { "date-parts" : [ [ "2015" ] ] }, "number-of-pages" : "170", "publisher" : "Institute for Advanced Sustainability Studies (IASS)", "publisher-place" : "Potsdam, Germany", "title" : "The European Transdisciplinary Assessment of Climate Engineering (EuTRACE): Removing Greenhouse Gases from the Atmosphere and Re\ufb02ecting Sunlight away from Earth", "translator" : [ { "dropping-particle" : "", "family" : "K5045", "given" : "Rt5", "non-dropping-particle" : "", "parse-names" : false, "suffix" : "" } ], "type" : "report" }, "uris" : [ "http://www.mendeley.com/documents/?uuid=02aba5e5-5319-47ae-b356-8d8f13fd29e0", "http://www.mendeley.com/documents/?uuid=37392a59-e523-4c77-aeac-91ef5ad28d77", "http://www.mendeley.com/documents/?uuid=e3af74bc-fd30-4472-b1b8-8a8feec2e449" ] }, { "id" : "ITEM-2", "itemData" : { "ISBN" : "978-0-85403-773-5", "author" : [ { "dropping-particle" : "", "family" : "The Royal Society", "given" : "", "non-dropping-particle" : "", "parse-names" : false, "suffix" : "" } ], "collection-title" : "RS Policy document 10/09", "id" : "ITEM-2",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"http://www.mendeley.com/documents/?uuid=766f9aed-178a-4f55-b239-1f58bdd81148" ] }, { "id" : "ITEM-3", "itemData" : { "DOI" : "10.17226/18805", "ISBN" : "978-0-309-30529-7", "abstract" : "The signals are everywhere that our planet is experiencing significant climate change. It is clear that we need to reduce the emissions of carbon dioxide and other greenhouse gases from our atmosphere if we want to avoid greatly increased risk of damage from climate change. Aggressively pursuing a program of emissions abatement or mitigation will show results over a timescale of many decades. How do we actively remove carbon dioxide from the atmosphere to make a bigger difference more quickly? As one of a two-book report, this volume of Climate Intervention discusses CDR, the carbon dioxide removal of greenhouse gas emissions from the atmosphere and sequestration of it in perpetuity. Climate Intervention: Carbon Dioxide Removal and Reliable Sequestration introduces possible CDR approaches and then discusses them in depth. Land management practices, such as low-till agriculture, reforestation and afforestation, ocean iron fertilization, and land-and-ocean-based accelerated weathering, could amplify the rates of processes that are already occurring as part of the natural carbon cycle. Other CDR approaches, such as bioenergy with carbon capture and sequestration, direct air capture and sequestration, and traditional carbon capture and sequestration, seek to capture CO2 from the atmosphere and dispose of it by pumping it underground at high pressure. This book looks at the pros and cons of these options and estimates possible rates of removal and total amounts that might be removed via these methods. With whatever portfolio of technologies the transition is achieved, eliminating the carbon dioxide emissions from the global energy and transportation systems will pose an enormous technical, economic, and social challenge that will likely take decades of concerted effort to achieve. Climate Intervention: Carbon Dioxide Removal and Reliable Sequestration will help to better understand the potential cost and performance of CDR strategies to inform debate and decision making as we work to stabilize and reduce atmospheric concentrations of carbon dioxide.", "author" : [ { "dropping-particle" : "", "family" : "NRC", "given" : "", "non-dropping-particle" : "", "parse-names" : false, "suffix" : "" } ], "id" : "ITEM-3", "issued" : { "date-parts" : [ [ "2015" ] ] }, "language" : "English", "number-of-pages" : "154", "publisher" : "National Research Council (NRC). The National Academies Press", "publisher-place" : "Washington, DC, USA", "title" : "Climate Intervention: Carbon Dioxide Removal and Reliable Sequestration", "translator" : [ { "dropping-particle" : "", "family" : "K4212", "given" : "Rt7", "non-dropping-particle" : "", "parse-names" : false, "suffix" : "" } ], "type" : "report" }, "uris" : [ "http://www.mendeley.com/documents/?uuid=f8ebbdd5-8ea8-4b19-89fc-9e2ad4eb36a5", "http://www.mendeley.com/documents/?uuid=e503ffb8-fd01-449b-96cf-589a338b2111", "http://www.mendeley.com/documents/?uuid=14b9b5e3-8a22-4921-83c9-0af08b25f2d9" ] }, { "id" : "ITEM-4", "itemData" : { "DOI" : "10.17226/18988", "ISBN" : "978-0-309-31482-4",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&amp;quot;last-ditch&amp;quot;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Earth&amp;#039;s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"ITEM-4", "issued" : { "date-parts" : [ [ "2015" ] ] }, "language" : "English", "number-of-pages" : "260", "publisher" : "National Research Council (NRC). The National Academies Press", "publisher-place" : "Washington, DC, USA", "title" : "Climate Intervention: Reflecting Sunlight to Cool Earth", "translator" : [ { "dropping-particle" : "", "family" : "K4213", "given" : "Rt7", "non-dropping-particle" : "", "parse-names" : false, "suffix" : "" } ], "type" : "report" }, "uris" : [ "http://www.mendeley.com/documents/?uuid=ce8cd8eb-dc3b-42c8-8adb-843a92971d74" ] } ], "mendeley" : { "formattedCitation" : "(The Royal Society, 2009; NRC, 2015a, 2015b; Sch\u00e4fer et al., 2015)", "manualFormatting" : "(The Royal Society, 2009; NRC, 2015a, b; Sch\u00e4fer et al., 2015)", "plainTextFormattedCitation" : "(The Royal Society, 2009; NRC, 2015a, 2015b; Sch\u00e4fer et al., 2015)", "previouslyFormattedCitation" : "(The Royal Society, 2009; NRC, 2015a, 2015b; Sch\u00e4fer et al., 2015)" }, "properties" : { "noteIndex" : 0 }, "schema" : "https://github.com/citation-style-language/schema/raw/master/csl-citation.json" }</w:instrText>
        </w:r>
      </w:ins>
      <w:del w:id="4027" w:author="Robin Matthews" w:date="2021-06-16T17:50:00Z">
        <w:r w:rsidR="00615634" w:rsidDel="00326855">
          <w:rPr>
            <w:iCs/>
            <w:lang w:val="en-GB"/>
          </w:rPr>
          <w:delInstrText>ADDIN CSL_CITATION { "citationItems" : [ { "id" : "ITEM-1", "itemData" : { "DOI" : "10.2312/iass.2015.024", "collection-title" : "Funded by the European Union\u2019s Seventh Framework Programme under Grant Agreement 306993", "editor"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"Sch\u00e4fer", "given" : "Stefan", "non-dropping-particle" : "", "parse-names" : false, "suffix" : "" }, { "dropping-particle" : "", "family" : "Lawrence", "given" : "Mark", "non-dropping-particle" : "", "parse-names" : false, "suffix" : "" }, { "dropping-particle" : "", "family" : "Stelzer", "given" : "Harald", "non-dropping-particle" : "", "parse-names" : false, "suffix" : "" }, { "dropping-particle" : "", "family" : "Born", "given" : "Wanda", "non-dropping-particle" : "", "parse-names" : false, "suffix" : "" }, { "dropping-particle" : "", "family" : "Low", "given" : "Sean", "non-dropping-particle" : "", "parse-names" : false, "suffix" : "" }, { "dropping-particle" : "", "family" : "Adri\u00e1zola", "given" : "Paola", "non-dropping-particle" : "", "parse-names" : false, "suffix" : "" }, { "dropping-particle" : "", "family" : "Betz", "given" : "Gregor", "non-dropping-particle" : "", "parse-names" : false, "suffix" : "" }, { "dropping-particle" : "", "family" : "Boucher", "given" : "Olivier", "non-dropping-particle" : "", "parse-names" : false, "suffix" : "" }, { "dropping-particle" : "", "family" : "Haszeldine", "given" : "Stuart", "non-dropping-particle" : "", "parse-names" : false, "suffix" : "" }, { "dropping-particle" : "", "family" : "Haywood", "given" : "Jim", "non-dropping-particle" : "", "parse-names" : false, "suffix" : "" }, { "dropping-particle" : "", "family" : "Irvine", "given" : "Peter", "non-dropping-particle" : "", "parse-names" : false, "suffix" : "" }, { "dropping-particle" : "", "family" : "Kristjansson", "given" : "Jon-egill", "non-dropping-particle" : "", "parse-names" : false, "suffix" : "" }, { "dropping-particle" : "", "family" : "Lawrence", "given" : "Mark", "non-dropping-particle" : "", "parse-names" : false, "suffix" : "" }, { "dropping-particle" : "", "family" : "Lenton", "given" : "Tim", "non-dropping-particle" : "", "parse-names" : false, "suffix" : "" }, { "dropping-particle" : "", "family" : "Muri", "given" : "Helene", "non-dropping-particle" : "", "parse-names" : false, "suffix" : "" }, { "dropping-particle" : "", "family" : "Oschlies", "given" : "Andreas", "non-dropping-particle" : "", "parse-names" : false, "suffix" : "" }, { "dropping-particle" : "", "family" : "Proelss", "given" : "Alexander", "non-dropping-particle" : "", "parse-names" : false, "suffix" : "" }, { "dropping-particle" : "", "family" : "Rayner", "given" : "Tim", "non-dropping-particle" : "", "parse-names" : false, "suffix" : "" }, { "dropping-particle" : "", "family" : "Rickels", "given" : "Wilfried", "non-dropping-particle" : "", "parse-names" : false, "suffix" : "" }, { "dropping-particle" : "", "family" : "Ruthner", "given" : "Lena", "non-dropping-particle" : "", "parse-names" : false, "suffix" : "" }, { "dropping-particle" : "", "family" : "Sch\u00e4fer", "given" : "Stefan", "non-dropping-particle" : "", "parse-names" : false, "suffix" : "" }, { "dropping-particle" : "", "family" : "Scheffran", "given" : "J\u00fcrgen", "non-dropping-particle" : "", "parse-names" : false, "suffix" : "" }, { "dropping-particle" : "", "family" : "Schmidt", "given" : "Hauke", "non-dropping-particle" : "", "parse-names" : false, "suffix" : "" }, { "dropping-particle" : "", "family" : "Scott", "given" : "Vivian", "non-dropping-particle" : "", "parse-names" : false, "suffix" : "" }, { "dropping-particle" : "", "family" : "Stelzer", "given" : "Harald", "non-dropping-particle" : "", "parse-names" : false, "suffix" : "" }, { "dropping-particle" : "", "family" : "Vaughan", "given" : "Naomi", "non-dropping-particle" : "", "parse-names" : false, "suffix" : "" }, { "dropping-particle" : "", "family" : "Watson", "given" : "Matt", "non-dropping-particle" : "", "parse-names" : false, "suffix" : "" }, { "dropping-particle" : "", "family" : "Aaheim", "given" : "Asbj\u00f8rn", "non-dropping-particle" : "", "parse-names" : false, "suffix" : "" }, { "dropping-particle" : "", "family" : "Carius", "given" : "Alexander", "non-dropping-particle" : "", "parse-names" : false, "suffix" : "" }, { "dropping-particle" : "", "family" : "Devine-right", "given" : "Patrick", "non-dropping-particle" : "", "parse-names" : false, "suffix" : "" }, { "dropping-particle" : "", "family" : "Gullberg", "given" : "Anne Therese", "non-dropping-particle" : "", "parse-names" : false, "suffix" : "" }, { "dropping-particle" : "", "family" : "Houghton", "given" : "Katherine", "non-dropping-particle" : "", "parse-names" : false, "suffix" : "" }, { "dropping-particle" : "", "family" : "Herrmann", "given" : "Friederike", "non-dropping-particle" : "", "parse-names" : false, "suffix" : "" }, { "dropping-particle" : "", "family" : "Keith", "given" : "David", "non-dropping-particle" : "", "parse-names" : false, "suffix" : "" }, { "dropping-particle" : "", "family" : "Kruger", "given" : "Tim", "non-dropping-particle" : "", "parse-names" : false, "suffix" : "" }, { "dropping-particle" : "", "family" : "Parr", "given" : "Doug", "non-dropping-particle" : "", "parse-names" : false, "suffix" : "" }, { "dropping-particle" : "", "family" : "Redgwell", "given" : "Katherine", "non-dropping-particle" : "", "parse-names" : false, "suffix" : "" }, { "dropping-particle" : "", "family" : "Robock", "given" : "Alan", "non-dropping-particle" : "", "parse-names" : false, "suffix" : "" }, { "dropping-particle" : "", "family" : "Santillo", "given" : "David", "non-dropping-particle" : "", "parse-names" : false, "suffix" : "" }, { "dropping-particle" : "", "family" : "Suarez", "given" : "Pablo", "non-dropping-particle" : "", "parse-names" : false, "suffix" : "" } ], "id" : "ITEM-1", "issued" : { "date-parts" : [ [ "2015" ] ] }, "number-of-pages" : "170", "publisher" : "Institute for Advanced Sustainability Studies (IASS)", "publisher-place" : "Potsdam, Germany", "title" : "The European Transdisciplinary Assessment of Climate Engineering (EuTRACE): Removing Greenhouse Gases from the Atmosphere and Re\ufb02ecting Sunlight away from Earth", "translator" : [ { "dropping-particle" : "", "family" : "K5045", "given" : "Rt5", "non-dropping-particle" : "", "parse-names" : false, "suffix" : "" } ], "type" : "report" }, "uris" : [ "http://www.mendeley.com/documents/?uuid=02aba5e5-5319-47ae-b356-8d8f13fd29e0", "http://www.mendeley.com/documents/?uuid=37392a59-e523-4c77-aeac-91ef5ad28d77", "http://www.mendeley.com/documents/?uuid=e3af74bc-fd30-4472-b1b8-8a8feec2e449" ] }, { "id" : "ITEM-2", "itemData" : { "ISBN" : "978-0-85403-773-5", "author" : [ { "dropping-particle" : "", "family" : "The Royal Society", "given" : "", "non-dropping-particle" : "", "parse-names" : false, "suffix" : "" } ], "collection-title" : "RS Policy document 10/09", "id" : "ITEM-2",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"http://www.mendeley.com/documents/?uuid=766f9aed-178a-4f55-b239-1f58bdd81148" ] }, { "id" : "ITEM-3", "itemData" : { "DOI" : "10.17226/18805", "ISBN" : "978-0-309-30529-7", "abstract" : "The signals are everywhere that our planet is experiencing significant climate change. It is clear that we need to reduce the emissions of carbon dioxide and other greenhouse gases from our atmosphere if we want to avoid greatly increased risk of damage from climate change. Aggressively pursuing a program of emissions abatement or mitigation will show results over a timescale of many decades. How do we actively remove carbon dioxide from the atmosphere to make a bigger difference more quickly? As one of a two-book report, this volume of Climate Intervention discusses CDR, the carbon dioxide removal of greenhouse gas emissions from the atmosphere and sequestration of it in perpetuity. Climate Intervention: Carbon Dioxide Removal and Reliable Sequestration introduces possible CDR approaches and then discusses them in depth. Land management practices, such as low-till agriculture, reforestation and afforestation, ocean iron fertilization, and land-and-ocean-based accelerated weathering, could amplify the rates of processes that are already occurring as part of the natural carbon cycle. Other CDR approaches, such as bioenergy with carbon capture and sequestration, direct air capture and sequestration, and traditional carbon capture and sequestration, seek to capture CO2 from the atmosphere and dispose of it by pumping it underground at high pressure. This book looks at the pros and cons of these options and estimates possible rates of removal and total amounts that might be removed via these methods. With whatever portfolio of technologies the transition is achieved, eliminating the carbon dioxide emissions from the global energy and transportation systems will pose an enormous technical, economic, and social challenge that will likely take decades of concerted effort to achieve. Climate Intervention: Carbon Dioxide Removal and Reliable Sequestration will help to better understand the potential cost and performance of CDR strategies to inform debate and decision making as we work to stabilize and reduce atmospheric concentrations of carbon dioxide.", "author" : [ { "dropping-particle" : "", "family" : "NRC", "given" : "", "non-dropping-particle" : "", "parse-names" : false, "suffix" : "" } ], "id" : "ITEM-3", "issued" : { "date-parts" : [ [ "2015" ] ] }, "language" : "English", "number-of-pages" : "154", "publisher" : "National Research Council (NRC). The National Academies Press", "publisher-place" : "Washington, DC, USA", "title" : "Climate Intervention: Carbon Dioxide Removal and Reliable Sequestration", "translator" : [ { "dropping-particle" : "", "family" : "K4212", "given" : "Rt7", "non-dropping-particle" : "", "parse-names" : false, "suffix" : "" } ], "type" : "report" }, "uris" : [ "http://www.mendeley.com/documents/?uuid=f8ebbdd5-8ea8-4b19-89fc-9e2ad4eb36a5", "http://www.mendeley.com/documents/?uuid=e503ffb8-fd01-449b-96cf-589a338b2111", "http://www.mendeley.com/documents/?uuid=14b9b5e3-8a22-4921-83c9-0af08b25f2d9" ] }, { "id" : "ITEM-4", "itemData" : { "DOI" : "10.17226/18988", "ISBN" : "978-0-309-31482-4",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&amp;quot;last-ditch&amp;quot;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Earth&amp;#039;s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"ITEM-4", "issued" : { "date-parts" : [ [ "2015" ] ] }, "language" : "English", "number-of-pages" : "260", "publisher" : "National Research Council (NRC). The National Academies Press", "publisher-place" : "Washington, DC, USA", "title" : "Climate Intervention: Reflecting Sunlight to Cool Earth", "translator" : [ { "dropping-particle" : "", "family" : "K4213", "given" : "Rt7", "non-dropping-particle" : "", "parse-names" : false, "suffix" : "" } ], "type" : "report" }, "uris" : [ "http://www.mendeley.com/documents/?uuid=ce8cd8eb-dc3b-42c8-8adb-843a92971d74" ] } ], "mendeley" : { "formattedCitation" : "(The Royal Society, 2009; NRC, 2015a, 2015b; Sch\u00e4fer et al., 2015)", "plainTextFormattedCitation" : "(The Royal Society, 2009; NRC, 2015a, 2015b; Sch\u00e4fer et al., 2015)", "previouslyFormattedCitation" : "(The Royal Society, 2009; NRC, 2015a, 2015b; Sch\u00e4fer et al., 2015)" }, "properties" : { "noteIndex" : 0 }, "schema" : "https://github.com/citation-style-language/schema/raw/master/csl-citation.json" }</w:delInstrText>
        </w:r>
      </w:del>
      <w:r w:rsidRPr="003862D0">
        <w:rPr>
          <w:iCs/>
          <w:lang w:val="en-GB"/>
        </w:rPr>
        <w:fldChar w:fldCharType="separate"/>
      </w:r>
      <w:r w:rsidR="00016735">
        <w:rPr>
          <w:iCs/>
          <w:noProof/>
          <w:lang w:val="en-GB"/>
        </w:rPr>
        <w:t xml:space="preserve">(The Royal Society, 2009; NRC, 2015a, </w:t>
      </w:r>
      <w:del w:id="4028" w:author="Robin Matthews" w:date="2021-06-16T17:50:00Z">
        <w:r w:rsidR="00016735" w:rsidDel="00326855">
          <w:rPr>
            <w:iCs/>
            <w:noProof/>
            <w:lang w:val="en-GB"/>
          </w:rPr>
          <w:delText>2015</w:delText>
        </w:r>
      </w:del>
      <w:r w:rsidR="00016735">
        <w:rPr>
          <w:iCs/>
          <w:noProof/>
          <w:lang w:val="en-GB"/>
        </w:rPr>
        <w:t>b; Schäfer et al., 2015)</w:t>
      </w:r>
      <w:r w:rsidRPr="003862D0">
        <w:rPr>
          <w:iCs/>
          <w:lang w:val="en-GB"/>
        </w:rPr>
        <w:fldChar w:fldCharType="end"/>
      </w:r>
      <w:commentRangeEnd w:id="4025"/>
      <w:r w:rsidR="00016735">
        <w:rPr>
          <w:rStyle w:val="CommentReference"/>
        </w:rPr>
        <w:commentReference w:id="4025"/>
      </w:r>
      <w:r w:rsidRPr="003862D0">
        <w:rPr>
          <w:lang w:val="en-GB"/>
        </w:rPr>
        <w:t xml:space="preserve">. However, </w:t>
      </w:r>
      <w:r w:rsidR="004D176A" w:rsidRPr="003862D0">
        <w:rPr>
          <w:lang w:val="en-GB"/>
        </w:rPr>
        <w:t>following</w:t>
      </w:r>
      <w:r w:rsidR="009F4DE3">
        <w:rPr>
          <w:lang w:val="en-GB"/>
        </w:rPr>
        <w:t xml:space="preserve"> </w:t>
      </w:r>
      <w:r w:rsidRPr="003862D0">
        <w:rPr>
          <w:lang w:val="en-GB"/>
        </w:rPr>
        <w:t xml:space="preserve">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these terms </w:t>
      </w:r>
      <w:ins w:id="4029" w:author="Sara M Tuson" w:date="2021-07-20T15:19:00Z">
        <w:r w:rsidR="00B22D2C">
          <w:rPr>
            <w:lang w:val="en-GB"/>
          </w:rPr>
          <w:t xml:space="preserve">are </w:t>
        </w:r>
      </w:ins>
      <w:r w:rsidRPr="003862D0">
        <w:rPr>
          <w:rFonts w:eastAsia="FrutigerLTPro-Condensed"/>
          <w:lang w:val="en-GB"/>
        </w:rPr>
        <w:t>inconsisten</w:t>
      </w:r>
      <w:r w:rsidR="004D176A" w:rsidRPr="003862D0">
        <w:rPr>
          <w:rFonts w:eastAsia="FrutigerLTPro-Condensed"/>
          <w:lang w:val="en-GB"/>
        </w:rPr>
        <w:t>tly used</w:t>
      </w:r>
      <w:r w:rsidR="009F4DE3">
        <w:rPr>
          <w:rFonts w:eastAsia="FrutigerLTPro-Condensed"/>
          <w:lang w:val="en-GB"/>
        </w:rPr>
        <w:t xml:space="preserve"> </w:t>
      </w:r>
      <w:r w:rsidRPr="003862D0">
        <w:rPr>
          <w:rFonts w:eastAsia="FrutigerLTPro-Condensed"/>
          <w:lang w:val="en-GB"/>
        </w:rPr>
        <w:t>in the literature</w:t>
      </w:r>
      <w:r w:rsidR="009F4DE3">
        <w:rPr>
          <w:rFonts w:eastAsia="FrutigerLTPro-Condensed"/>
          <w:lang w:val="en-GB"/>
        </w:rPr>
        <w:t xml:space="preserve">, </w:t>
      </w:r>
      <w:r w:rsidR="004D176A" w:rsidRPr="003862D0">
        <w:rPr>
          <w:rFonts w:eastAsia="FrutigerLTPro-Condensed"/>
          <w:lang w:val="en-GB"/>
        </w:rPr>
        <w:t>so that</w:t>
      </w:r>
      <w:r w:rsidRPr="003862D0">
        <w:rPr>
          <w:rFonts w:eastAsia="FrutigerLTPro-Condensed"/>
          <w:lang w:val="en-GB"/>
        </w:rPr>
        <w:t xml:space="preserve"> CDR and SRM are explicitly differentiated here</w:t>
      </w:r>
      <w:r w:rsidRPr="003862D0">
        <w:rPr>
          <w:lang w:val="en-GB"/>
        </w:rPr>
        <w:t xml:space="preserve">. </w:t>
      </w:r>
      <w:r w:rsidRPr="003862D0">
        <w:rPr>
          <w:color w:val="000000"/>
          <w:lang w:val="en-GB"/>
        </w:rPr>
        <w:t xml:space="preserve">SRM contrasts with </w:t>
      </w:r>
      <w:commentRangeStart w:id="4030"/>
      <w:r w:rsidRPr="003862D0">
        <w:rPr>
          <w:color w:val="000000"/>
          <w:lang w:val="en-GB"/>
        </w:rPr>
        <w:t xml:space="preserve">climate </w:t>
      </w:r>
      <w:ins w:id="4031" w:author="Sara M Tuson" w:date="2021-07-18T08:00:00Z">
        <w:r w:rsidR="00F247AB">
          <w:rPr>
            <w:color w:val="000000"/>
            <w:lang w:val="en-GB"/>
          </w:rPr>
          <w:t xml:space="preserve">change </w:t>
        </w:r>
      </w:ins>
      <w:r w:rsidRPr="003862D0">
        <w:rPr>
          <w:color w:val="000000"/>
          <w:lang w:val="en-GB"/>
        </w:rPr>
        <w:t xml:space="preserve">mitigation </w:t>
      </w:r>
      <w:commentRangeEnd w:id="4030"/>
      <w:r w:rsidR="00DB7BC9">
        <w:rPr>
          <w:rStyle w:val="CommentReference"/>
        </w:rPr>
        <w:commentReference w:id="4030"/>
      </w:r>
      <w:r w:rsidRPr="003862D0">
        <w:rPr>
          <w:color w:val="000000"/>
          <w:lang w:val="en-GB"/>
        </w:rPr>
        <w:t xml:space="preserve">because it introduces a </w:t>
      </w:r>
      <w:r w:rsidR="007C77C0" w:rsidRPr="003862D0">
        <w:rPr>
          <w:color w:val="000000"/>
          <w:lang w:val="en-GB"/>
        </w:rPr>
        <w:t>‘</w:t>
      </w:r>
      <w:r w:rsidRPr="003862D0">
        <w:rPr>
          <w:color w:val="000000"/>
          <w:lang w:val="en-GB"/>
        </w:rPr>
        <w:t>mask</w:t>
      </w:r>
      <w:r w:rsidR="007C77C0" w:rsidRPr="003862D0">
        <w:rPr>
          <w:color w:val="000000"/>
          <w:lang w:val="en-GB"/>
        </w:rPr>
        <w:t>’</w:t>
      </w:r>
      <w:r w:rsidRPr="003862D0">
        <w:rPr>
          <w:color w:val="000000"/>
          <w:lang w:val="en-GB"/>
        </w:rPr>
        <w:t xml:space="preserve"> to the climate change problem by altering the Earth’s radiation budget, rather than attempting to address the root cause of the problem, which is the increase in GHGs in the atmosphere.</w:t>
      </w:r>
    </w:p>
    <w:p w14:paraId="36B262ED" w14:textId="77777777" w:rsidR="003E7C11" w:rsidRPr="003862D0" w:rsidRDefault="003E7C11" w:rsidP="003E7C11">
      <w:pPr>
        <w:pStyle w:val="AR6BodyText"/>
        <w:rPr>
          <w:lang w:val="en-GB"/>
        </w:rPr>
      </w:pPr>
    </w:p>
    <w:p w14:paraId="7489E8B9" w14:textId="305D4DC7" w:rsidR="003E7C11" w:rsidRPr="003862D0" w:rsidRDefault="003E7C11" w:rsidP="003E7C11">
      <w:pPr>
        <w:pStyle w:val="AR6BodyText"/>
        <w:rPr>
          <w:lang w:val="en-GB"/>
        </w:rPr>
      </w:pPr>
      <w:r w:rsidRPr="003862D0">
        <w:rPr>
          <w:lang w:val="en-GB"/>
        </w:rPr>
        <w:t xml:space="preserve">Section 4.6.3.1 assesses the emergence of the climate response to mitigation, which is reflected by the difference between high- and low-emission scenarios. Section 4.6.3.2 then assesses the climate response to mitigation through CDR options, usually assumed against the background of some </w:t>
      </w:r>
      <w:r w:rsidR="00A30BD5" w:rsidRPr="003862D0">
        <w:rPr>
          <w:lang w:val="en-GB"/>
        </w:rPr>
        <w:t>emission scenario</w:t>
      </w:r>
      <w:r w:rsidRPr="003862D0">
        <w:rPr>
          <w:lang w:val="en-GB"/>
        </w:rPr>
        <w:t xml:space="preserve">; note that the CDR options themselves are </w:t>
      </w:r>
      <w:r w:rsidR="00101FD8" w:rsidRPr="003862D0">
        <w:rPr>
          <w:lang w:val="en-GB"/>
        </w:rPr>
        <w:t>assessed</w:t>
      </w:r>
      <w:r w:rsidRPr="003862D0">
        <w:rPr>
          <w:lang w:val="en-GB"/>
        </w:rPr>
        <w:t xml:space="preserve"> in Chapter 5 (Section 5.6.2). Section 4.6.3.3 assesses the climate system response to SRM options. The biogeochemical implications of CDR and SRM are assessed in Chapter 5 (Sections 5.6.2 and 5.6.3, respectively). The importance of CDR for reaching net zero or negative CO</w:t>
      </w:r>
      <w:r w:rsidRPr="003862D0">
        <w:rPr>
          <w:vertAlign w:val="subscript"/>
          <w:lang w:val="en-GB"/>
        </w:rPr>
        <w:t>2</w:t>
      </w:r>
      <w:r w:rsidRPr="003862D0">
        <w:rPr>
          <w:lang w:val="en-GB"/>
        </w:rPr>
        <w:t xml:space="preserve"> emissions in mitigation pathways is assessed in the AR6 </w:t>
      </w:r>
      <w:r w:rsidR="00F471C9" w:rsidRPr="003862D0">
        <w:rPr>
          <w:lang w:val="en-GB"/>
        </w:rPr>
        <w:t>WGIII</w:t>
      </w:r>
      <w:r w:rsidRPr="003862D0">
        <w:rPr>
          <w:lang w:val="en-GB"/>
        </w:rPr>
        <w:t xml:space="preserve"> report (Chapters 3, 4, 6, 7 and 12). The risks </w:t>
      </w:r>
      <w:r w:rsidR="00066B21" w:rsidRPr="003862D0">
        <w:rPr>
          <w:lang w:val="en-GB"/>
        </w:rPr>
        <w:t xml:space="preserve">for </w:t>
      </w:r>
      <w:r w:rsidRPr="003862D0">
        <w:rPr>
          <w:lang w:val="en-GB"/>
        </w:rPr>
        <w:t xml:space="preserve">and impacts </w:t>
      </w:r>
      <w:r w:rsidR="00066B21" w:rsidRPr="003862D0">
        <w:rPr>
          <w:lang w:val="en-GB"/>
        </w:rPr>
        <w:t xml:space="preserve">on </w:t>
      </w:r>
      <w:r w:rsidRPr="003862D0">
        <w:rPr>
          <w:lang w:val="en-GB"/>
        </w:rPr>
        <w:t xml:space="preserve">human and natural systems due to SRM are assessed in the AR6 </w:t>
      </w:r>
      <w:r w:rsidR="00F471C9" w:rsidRPr="003862D0">
        <w:rPr>
          <w:lang w:val="en-GB"/>
        </w:rPr>
        <w:t>WGII</w:t>
      </w:r>
      <w:r w:rsidRPr="003862D0">
        <w:rPr>
          <w:lang w:val="en-GB"/>
        </w:rPr>
        <w:t xml:space="preserve"> report (Chapter 16), and the international governance issues related to SRM and CDR are assessed in the AR6 </w:t>
      </w:r>
      <w:r w:rsidR="00F471C9" w:rsidRPr="003862D0">
        <w:rPr>
          <w:lang w:val="en-GB"/>
        </w:rPr>
        <w:t>WGIII</w:t>
      </w:r>
      <w:r w:rsidRPr="003862D0">
        <w:rPr>
          <w:lang w:val="en-GB"/>
        </w:rPr>
        <w:t xml:space="preserve"> report (Chapter 14). </w:t>
      </w:r>
    </w:p>
    <w:p w14:paraId="69B1FE1C" w14:textId="77777777" w:rsidR="003E7C11" w:rsidRPr="003862D0" w:rsidRDefault="003E7C11" w:rsidP="003E7C11">
      <w:pPr>
        <w:pStyle w:val="AR6BodyText"/>
        <w:rPr>
          <w:lang w:val="en-GB"/>
        </w:rPr>
      </w:pPr>
    </w:p>
    <w:p w14:paraId="743295CD" w14:textId="77777777" w:rsidR="000C3195" w:rsidRPr="003862D0" w:rsidRDefault="000C3195" w:rsidP="003E7C11">
      <w:pPr>
        <w:pStyle w:val="AR6BodyText"/>
        <w:rPr>
          <w:lang w:val="en-GB"/>
        </w:rPr>
      </w:pPr>
    </w:p>
    <w:p w14:paraId="6C6E7094" w14:textId="20FB5857" w:rsidR="003E7C11" w:rsidRPr="003862D0" w:rsidRDefault="003E7C11" w:rsidP="003E7C11">
      <w:pPr>
        <w:pStyle w:val="AR6Chap4Level34111"/>
        <w:rPr>
          <w:lang w:val="en-GB"/>
        </w:rPr>
      </w:pPr>
      <w:bookmarkStart w:id="4032" w:name="_Toc5778517"/>
      <w:bookmarkStart w:id="4033" w:name="_Ref29569529"/>
      <w:bookmarkStart w:id="4034" w:name="_Ref29570034"/>
      <w:bookmarkStart w:id="4035" w:name="_Toc29748293"/>
      <w:bookmarkStart w:id="4036" w:name="_Toc29748479"/>
      <w:bookmarkStart w:id="4037" w:name="_Toc29749232"/>
      <w:bookmarkStart w:id="4038" w:name="_Toc29751046"/>
      <w:bookmarkStart w:id="4039" w:name="_Toc33523321"/>
      <w:bookmarkStart w:id="4040" w:name="_Toc57156897"/>
      <w:bookmarkStart w:id="4041" w:name="_Toc66467018"/>
      <w:bookmarkStart w:id="4042" w:name="_Toc66467302"/>
      <w:bookmarkStart w:id="4043" w:name="_Toc66574557"/>
      <w:bookmarkStart w:id="4044" w:name="_Toc66574728"/>
      <w:bookmarkStart w:id="4045" w:name="_Toc66646075"/>
      <w:bookmarkStart w:id="4046" w:name="_Toc69752545"/>
      <w:r w:rsidRPr="003862D0">
        <w:rPr>
          <w:lang w:val="en-GB"/>
        </w:rPr>
        <w:t xml:space="preserve">Emergence of the </w:t>
      </w:r>
      <w:ins w:id="4047" w:author="Sara M Tuson" w:date="2021-07-20T15:20:00Z">
        <w:r w:rsidR="00B22D2C">
          <w:rPr>
            <w:lang w:val="en-GB"/>
          </w:rPr>
          <w:t>C</w:t>
        </w:r>
      </w:ins>
      <w:del w:id="4048" w:author="Sara M Tuson" w:date="2021-07-20T15:20:00Z">
        <w:r w:rsidRPr="003862D0" w:rsidDel="00B22D2C">
          <w:rPr>
            <w:lang w:val="en-GB"/>
          </w:rPr>
          <w:delText>c</w:delText>
        </w:r>
      </w:del>
      <w:r w:rsidRPr="003862D0">
        <w:rPr>
          <w:lang w:val="en-GB"/>
        </w:rPr>
        <w:t xml:space="preserve">limate </w:t>
      </w:r>
      <w:ins w:id="4049" w:author="Sara M Tuson" w:date="2021-07-20T15:20:00Z">
        <w:r w:rsidR="00B22D2C">
          <w:rPr>
            <w:lang w:val="en-GB"/>
          </w:rPr>
          <w:t>R</w:t>
        </w:r>
      </w:ins>
      <w:del w:id="4050" w:author="Sara M Tuson" w:date="2021-07-20T15:20:00Z">
        <w:r w:rsidRPr="003862D0" w:rsidDel="00B22D2C">
          <w:rPr>
            <w:lang w:val="en-GB"/>
          </w:rPr>
          <w:delText>r</w:delText>
        </w:r>
      </w:del>
      <w:r w:rsidRPr="003862D0">
        <w:rPr>
          <w:lang w:val="en-GB"/>
        </w:rPr>
        <w:t>esponse to</w:t>
      </w:r>
      <w:bookmarkEnd w:id="4032"/>
      <w:bookmarkEnd w:id="4033"/>
      <w:bookmarkEnd w:id="4034"/>
      <w:bookmarkEnd w:id="4035"/>
      <w:bookmarkEnd w:id="4036"/>
      <w:bookmarkEnd w:id="4037"/>
      <w:bookmarkEnd w:id="4038"/>
      <w:bookmarkEnd w:id="4039"/>
      <w:bookmarkEnd w:id="4040"/>
      <w:r w:rsidRPr="003862D0">
        <w:rPr>
          <w:lang w:val="en-GB"/>
        </w:rPr>
        <w:t xml:space="preserve"> </w:t>
      </w:r>
      <w:ins w:id="4051" w:author="Sara M Tuson" w:date="2021-07-20T15:20:00Z">
        <w:r w:rsidR="00B22D2C">
          <w:rPr>
            <w:lang w:val="en-GB"/>
          </w:rPr>
          <w:t>M</w:t>
        </w:r>
      </w:ins>
      <w:del w:id="4052" w:author="Sara M Tuson" w:date="2021-07-20T15:20:00Z">
        <w:r w:rsidRPr="003862D0" w:rsidDel="00B22D2C">
          <w:rPr>
            <w:lang w:val="en-GB"/>
          </w:rPr>
          <w:delText>m</w:delText>
        </w:r>
      </w:del>
      <w:r w:rsidRPr="003862D0">
        <w:rPr>
          <w:lang w:val="en-GB"/>
        </w:rPr>
        <w:t>itigation</w:t>
      </w:r>
      <w:bookmarkEnd w:id="4041"/>
      <w:bookmarkEnd w:id="4042"/>
      <w:bookmarkEnd w:id="4043"/>
      <w:bookmarkEnd w:id="4044"/>
      <w:bookmarkEnd w:id="4045"/>
      <w:bookmarkEnd w:id="4046"/>
    </w:p>
    <w:p w14:paraId="63E1D9FF" w14:textId="77777777" w:rsidR="003E7C11" w:rsidRPr="003862D0" w:rsidRDefault="003E7C11" w:rsidP="003E7C11">
      <w:pPr>
        <w:pStyle w:val="AR6BodyText"/>
        <w:rPr>
          <w:lang w:val="en-GB"/>
        </w:rPr>
      </w:pPr>
    </w:p>
    <w:p w14:paraId="6A74EBC4" w14:textId="3ECBF56F" w:rsidR="003E7C11" w:rsidRPr="003862D0" w:rsidRDefault="003E7C11" w:rsidP="003E7C11">
      <w:pPr>
        <w:pStyle w:val="AR6BodyText"/>
        <w:rPr>
          <w:lang w:val="en-GB"/>
        </w:rPr>
      </w:pPr>
      <w:bookmarkStart w:id="4053" w:name="_Hlk44002115"/>
      <w:r w:rsidRPr="003862D0">
        <w:rPr>
          <w:lang w:val="en-GB"/>
        </w:rPr>
        <w:t>Reducing GHG emissions will eventually slow and limit the degree of climate change</w:t>
      </w:r>
      <w:r w:rsidRPr="003862D0">
        <w:rPr>
          <w:color w:val="000000" w:themeColor="text1"/>
          <w:lang w:val="en-GB"/>
        </w:rPr>
        <w:t xml:space="preserve"> </w:t>
      </w:r>
      <w:r w:rsidRPr="003862D0">
        <w:rPr>
          <w:lang w:val="en-GB"/>
        </w:rPr>
        <w:t>relative to high-</w:t>
      </w:r>
      <w:r w:rsidR="005B1017" w:rsidRPr="003862D0">
        <w:rPr>
          <w:lang w:val="en-GB"/>
        </w:rPr>
        <w:t>emission</w:t>
      </w:r>
      <w:ins w:id="4054" w:author="Ian Blenkinsop" w:date="2021-07-27T16:01:00Z">
        <w:r w:rsidR="00367EE0">
          <w:rPr>
            <w:lang w:val="en-GB"/>
          </w:rPr>
          <w:t>s</w:t>
        </w:r>
      </w:ins>
      <w:r w:rsidR="005B1017" w:rsidRPr="003862D0">
        <w:rPr>
          <w:lang w:val="en-GB"/>
        </w:rPr>
        <w:t xml:space="preserve"> scenario</w:t>
      </w:r>
      <w:r w:rsidRPr="003862D0">
        <w:rPr>
          <w:lang w:val="en-GB"/>
        </w:rPr>
        <w:t>s such as SSP5-8.5 (</w:t>
      </w:r>
      <w:r w:rsidRPr="003862D0">
        <w:rPr>
          <w:i/>
          <w:lang w:val="en-GB"/>
        </w:rPr>
        <w:t>very</w:t>
      </w:r>
      <w:r w:rsidRPr="003862D0">
        <w:rPr>
          <w:lang w:val="en-GB"/>
        </w:rPr>
        <w:t xml:space="preserve"> </w:t>
      </w:r>
      <w:r w:rsidRPr="003862D0">
        <w:rPr>
          <w:i/>
          <w:lang w:val="en-GB"/>
        </w:rPr>
        <w:t>high confidence</w:t>
      </w:r>
      <w:r w:rsidRPr="003862D0">
        <w:rPr>
          <w:color w:val="000000" w:themeColor="text1"/>
          <w:lang w:val="en-GB"/>
        </w:rPr>
        <w:t xml:space="preserve">). </w:t>
      </w:r>
      <w:r w:rsidRPr="003862D0">
        <w:rPr>
          <w:lang w:val="en-GB"/>
        </w:rPr>
        <w:t>Even when CO</w:t>
      </w:r>
      <w:r w:rsidRPr="003862D0">
        <w:rPr>
          <w:vertAlign w:val="subscript"/>
          <w:lang w:val="en-GB"/>
        </w:rPr>
        <w:t>2</w:t>
      </w:r>
      <w:r w:rsidRPr="003862D0">
        <w:rPr>
          <w:lang w:val="en-GB"/>
        </w:rPr>
        <w:t xml:space="preserve"> emissions are reduced, however, atmospheric CO</w:t>
      </w:r>
      <w:r w:rsidRPr="003862D0">
        <w:rPr>
          <w:vertAlign w:val="subscript"/>
          <w:lang w:val="en-GB"/>
        </w:rPr>
        <w:t>2</w:t>
      </w:r>
      <w:r w:rsidRPr="003862D0">
        <w:rPr>
          <w:lang w:val="en-GB"/>
        </w:rPr>
        <w:t xml:space="preserve"> concentrations continue to increase as long as emissions exceed removal by sinks </w:t>
      </w:r>
      <w:r w:rsidRPr="003862D0">
        <w:rPr>
          <w:lang w:val="en-GB"/>
        </w:rPr>
        <w:fldChar w:fldCharType="begin" w:fldLock="1"/>
      </w:r>
      <w:r w:rsidR="00615634">
        <w:rPr>
          <w:lang w:val="en-GB"/>
        </w:rPr>
        <w:instrText>ADDIN CSL_CITATION { "citationItems" : [ { "id" : "ITEM-1", "itemData" : { "DOI" : "10.1038/ngeo3031", "ISSN" : "1752-0894", "author" : [ { "dropping-particle" : "", "family" : "Millar", "given" : "R J", "non-dropping-particle" : "", "parse-names" : false, "suffix" : "" }, { "dropping-particle" : "", "family" : "Fuglestvedt", "given" : "J S", "non-dropping-particle" : "", "parse-names" : false, "suffix" : "" }, { "dropping-particle" : "", "family" : "Friedlingstein", "given" : "P", "non-dropping-particle" : "", "parse-names" : false, "suffix" : "" }, { "dropping-particle" : "", "family" : "Rogelj", "given" : "J", "non-dropping-particle" : "", "parse-names" : false, "suffix" : "" }, { "dropping-particle" : "", "family" : "Grubb", "given" : "M J", "non-dropping-particle" : "", "parse-names" : false, "suffix" : "" }, { "dropping-particle" : "", "family" : "Matthews", "given" : "H D", "non-dropping-particle" : "", "parse-names" : false, "suffix" : "" }, { "dropping-particle" : "", "family" : "Skeie", "given" : "R B", "non-dropping-particle" : "", "parse-names" : false, "suffix" : "" }, { "dropping-particle" : "", "family" : "Forster", "given" : "P M", "non-dropping-particle" : "", "parse-names" : false, "suffix" : "" }, { "dropping-particle" : "", "family" : "Frame", "given" : "D J", "non-dropping-particle" : "", "parse-names" : false, "suffix" : "" }, { "dropping-particle" : "", "family" : "Allen", "given" : "A R", "non-dropping-particle" : "", "parse-names" : false, "suffix" : "" } ], "container-title" : "Nature Geoscience", "id" : "ITEM-1", "issue" : "10", "issued" : { "date-parts" : [ [ "2017" ] ] }, "note" : "From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Piers/0000-0002-6078-0171\n1752-0908\n\nFrom Duplicate 3 (Emission budgets and pathways consistent with limiting warming to 1.5 degrees C - Millar, R J; Fuglestvedt, J S; Friedlingstein, P; Rogelj, J; Grubb, M J; Matthews, H D; Skeie, R B; Forster, P M; Frame, D J; Allen, A R)\n\nFrom Duplicate 2 (Emission budgets and pathways consistent with limiting warming to 1.5 degrees C - Millar, R J; Fuglestvedt, J S; Friedlingstein, P; Rogelj, J; Grubb, M J; Matthews, H D; Skeie, R B; Forster, P M; Frame, D J; Allen, A R)\n\nMillar, Richard J. Fuglestvedt, Jan S. Friedlingstein, Pierre Rogelj, Joeri Grubb, Michael J. Matthews, H. Damon Skeie, Ragnhild B. Forster, Piers M. Frame, David J. Allen, Andmyles R.\nSkeie, Ragnhild/K-1173-2015\nSkeie, Ragnhild/0000-0003-1246-4446; Rogelj, Joeri/0000-0003-2056-9061; Forster, Piers/0000-0002-6078-0171\n1752-0908", "page" : "741-748", "title" : "Emission budgets and pathways consistent with limiting warming to 1.5 degrees C", "translator" : [ { "dropping-particle" : "", "family" : "K3079", "given" : "", "non-dropping-particle" : "", "parse-names" : false, "suffix" : "" } ], "type" : "article-journal", "volume" : "10" }, "uris" : [ "http://www.mendeley.com/documents/?uuid=bb93b1d0-9706-44e7-bed0-38030035ebe3" ] } ], "mendeley" : { "formattedCitation" : "(Millar et al., 2017)", "plainTextFormattedCitation" : "(Millar et al., 2017)", "previouslyFormattedCitation" : "(Millar et al., 2017)" }, "properties" : { "noteIndex" : 0 }, "schema" : "https://github.com/citation-style-language/schema/raw/master/csl-citation.json" }</w:instrText>
      </w:r>
      <w:r w:rsidRPr="003862D0">
        <w:rPr>
          <w:lang w:val="en-GB"/>
        </w:rPr>
        <w:fldChar w:fldCharType="separate"/>
      </w:r>
      <w:r w:rsidR="00016735">
        <w:rPr>
          <w:noProof/>
          <w:lang w:val="en-GB"/>
        </w:rPr>
        <w:t>(Millar et al., 2017)</w:t>
      </w:r>
      <w:r w:rsidRPr="003862D0">
        <w:rPr>
          <w:lang w:val="en-GB"/>
        </w:rPr>
        <w:fldChar w:fldCharType="end"/>
      </w:r>
      <w:r w:rsidRPr="003862D0">
        <w:rPr>
          <w:lang w:val="en-GB"/>
        </w:rPr>
        <w:t>. Surface warming would likewise initially continue under scenarios of decreasing emissions, resulting in a substantial lag between a peak in CO</w:t>
      </w:r>
      <w:r w:rsidRPr="003862D0">
        <w:rPr>
          <w:vertAlign w:val="subscript"/>
          <w:lang w:val="en-GB"/>
        </w:rPr>
        <w:t>2</w:t>
      </w:r>
      <w:r w:rsidRPr="003862D0">
        <w:rPr>
          <w:lang w:val="en-GB"/>
        </w:rPr>
        <w:t xml:space="preserve"> emissions and peak warming</w:t>
      </w:r>
      <w:r w:rsidR="00A06AE6">
        <w:rPr>
          <w:lang w:val="en-GB"/>
        </w:rPr>
        <w:t xml:space="preserve"> </w:t>
      </w:r>
      <w:ins w:id="4055" w:author="Ian Blenkinsop" w:date="2021-07-27T16:01:00Z">
        <w:r w:rsidR="00367EE0" w:rsidRPr="003862D0">
          <w:rPr>
            <w:lang w:val="en-GB"/>
          </w:rPr>
          <w:t>(</w:t>
        </w:r>
        <w:r w:rsidR="00367EE0" w:rsidRPr="003862D0">
          <w:rPr>
            <w:i/>
            <w:lang w:val="en-GB"/>
          </w:rPr>
          <w:t>high confidence</w:t>
        </w:r>
        <w:r w:rsidR="00367EE0" w:rsidRPr="003862D0">
          <w:rPr>
            <w:lang w:val="en-GB"/>
          </w:rPr>
          <w:t>)</w:t>
        </w:r>
        <w:r w:rsidR="00367EE0">
          <w:rPr>
            <w:lang w:val="en-GB"/>
          </w:rPr>
          <w:t xml:space="preserve"> </w:t>
        </w:r>
      </w:ins>
      <w:r w:rsidR="00A06AE6">
        <w:rPr>
          <w:lang w:val="en-GB"/>
        </w:rPr>
        <w:fldChar w:fldCharType="begin" w:fldLock="1"/>
      </w:r>
      <w:r w:rsidR="00615634">
        <w:rPr>
          <w:lang w:val="en-GB"/>
        </w:rPr>
        <w:instrText>ADDIN CSL_CITATION { "citationItems" : [ { "id" : "ITEM-1",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"id" : "ITEM-2", "itemData" : { "DOI" : "10.1088/1748-9326/10/3/031001", "abstract" : "In a recent letter, Ricke and Caldeira (2014 Environ. Res. Lett. 9 124002) estimated that the timing between an emission and the maximum temperature response is a decade on average. In their analysis, they took into account uncertainties about the carbon cycle, the rate of ocean heat uptake and the climate sensitivity but did not consider one important uncertainty: the size of the emission. Using simulations with an Earth System Model we show that the time lag between a carbon dioxide (CO2) emission pulse and the maximum warming increases for larger pulses. Our results suggest that as CO2 accumulates in the atmosphere, the full warming effect of an emission may not be felt for several decades, if not centuries. Most of the warming, however, will emerge relatively quickly, implying that CO2 emission cuts will not only benefit subsequent generations but also the generation implementing those cuts.", "author" : [ { "dropping-particle" : "", "family" : "Zickfeld", "given" : "Kirsten", "non-dropping-particle" : "", "parse-names" : false, "suffix" : "" }, { "dropping-particle" : "", "family" : "Herrington", "given" : "Tyler", "non-dropping-particle" : "", "parse-names" : false, "suffix" : "" } ], "container-title" : "Environmental Research Letters", "id" : "ITEM-2", "issue" : "3", "issued" : { "date-parts" : [ [ "2015" ] ] }, "page" : "31001", "publisher" : "{IOP} Publishing", "title" : "The time lag between a carbon dioxide emission and maximum warming increases with the size of the emission", "translator" : [ { "dropping-particle" : "", "family" : "K3572", "given" : "", "non-dropping-particle" : "", "parse-names" : false, "suffix" : "" } ], "type" : "article-journal", "volume" : "10" }, "uris" : [ "http://www.mendeley.com/documents/?uuid=5a6ca97a-233a-490e-aa91-825809db1f26" ] } ], "mendeley" : { "formattedCitation" : "(Ricke and Caldeira, 2014; Zickfeld and Herrington, 2015)", "plainTextFormattedCitation" : "(Ricke and Caldeira, 2014; Zickfeld and Herrington, 2015)", "previouslyFormattedCitation" : "(Ricke and Caldeira, 2014; Zickfeld and Herrington, 2015)" }, "properties" : { "noteIndex" : 0 }, "schema" : "https://github.com/citation-style-language/schema/raw/master/csl-citation.json" }</w:instrText>
      </w:r>
      <w:r w:rsidR="00A06AE6">
        <w:rPr>
          <w:lang w:val="en-GB"/>
        </w:rPr>
        <w:fldChar w:fldCharType="separate"/>
      </w:r>
      <w:r w:rsidR="00016735">
        <w:rPr>
          <w:noProof/>
          <w:lang w:val="en-GB"/>
        </w:rPr>
        <w:t>(Ricke and Caldeira, 2014; Zickfeld and Herrington, 2015)</w:t>
      </w:r>
      <w:r w:rsidR="00A06AE6">
        <w:rPr>
          <w:lang w:val="en-GB"/>
        </w:rPr>
        <w:fldChar w:fldCharType="end"/>
      </w:r>
      <w:del w:id="4056" w:author="Ian Blenkinsop" w:date="2021-07-27T16:01:00Z">
        <w:r w:rsidRPr="003862D0" w:rsidDel="00367EE0">
          <w:rPr>
            <w:lang w:val="en-GB"/>
          </w:rPr>
          <w:delText xml:space="preserve"> (</w:delText>
        </w:r>
        <w:r w:rsidRPr="003862D0" w:rsidDel="00367EE0">
          <w:rPr>
            <w:i/>
            <w:lang w:val="en-GB"/>
          </w:rPr>
          <w:delText>high confidence</w:delText>
        </w:r>
        <w:r w:rsidRPr="003862D0" w:rsidDel="00367EE0">
          <w:rPr>
            <w:lang w:val="en-GB"/>
          </w:rPr>
          <w:delText>)</w:delText>
        </w:r>
      </w:del>
      <w:r w:rsidRPr="003862D0">
        <w:rPr>
          <w:lang w:val="en-GB"/>
        </w:rPr>
        <w:t>. The lag between peak emissions and warming depends on the emissions</w:t>
      </w:r>
      <w:bookmarkStart w:id="4057" w:name="_Hlk60556611"/>
      <w:r w:rsidRPr="003862D0">
        <w:rPr>
          <w:lang w:val="en-GB"/>
        </w:rPr>
        <w:t xml:space="preserve"> history prior to the peak and also on the rate of the subsequent emissions reductions </w:t>
      </w:r>
      <w:r w:rsidRPr="003862D0">
        <w:rPr>
          <w:lang w:val="en-GB"/>
        </w:rPr>
        <w:fldChar w:fldCharType="begin" w:fldLock="1"/>
      </w:r>
      <w:r w:rsidR="00615634">
        <w:rPr>
          <w:lang w:val="en-GB"/>
        </w:rPr>
        <w:instrText>ADDIN CSL_CITATION { "citationItems" : [ { "id" : "ITEM-1", "itemData" : { "DOI" : "10.4155/cmt.10.14", "ISSN" : "1758-3004", "author" : [ { "dropping-particle" : "", "family" : "Matthews", "given" : "H Damon", "non-dropping-particle" : "", "parse-names" : false, "suffix" : "" } ], "container-title" : "Carbon Management", "id" : "ITEM-1", "issue" : "1", "issued" : { "date-parts" : [ [ "2010", "10", "10" ] ] }, "page" : "135-144", "title" : "Can carbon cycle geoengineering be a useful complement to ambitious climate mitigation?", "translator" : [ { "dropping-particle" : "", "family" : "K3139", "given" : "", "non-dropping-particle" : "", "parse-names" : false, "suffix" : "" } ], "type" : "article-journal", "volume" : "1" }, "uris" : [ "http://www.mendeley.com/documents/?uuid=e6d6a026-9fb6-46fb-8471-fddd8b3d67f4" ] }, { "id" : "ITEM-2",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"id" : "ITEM-3", "itemData" : { "DOI" : "10.1088/1748-9326/10/3/031001", "abstract" : "In a recent letter, Ricke and Caldeira (2014 Environ. Res. Lett. 9 124002) estimated that the timing between an emission and the maximum temperature response is a decade on average. In their analysis, they took into account uncertainties about the carbon cycle, the rate of ocean heat uptake and the climate sensitivity but did not consider one important uncertainty: the size of the emission. Using simulations with an Earth System Model we show that the time lag between a carbon dioxide (CO2) emission pulse and the maximum warming increases for larger pulses. Our results suggest that as CO2 accumulates in the atmosphere, the full warming effect of an emission may not be felt for several decades, if not centuries. Most of the warming, however, will emerge relatively quickly, implying that CO2 emission cuts will not only benefit subsequent generations but also the generation implementing those cuts.",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 ] }, "page" : "31001", "publisher" : "{IOP} Publishing", "title" : "The time lag between a carbon dioxide emission and maximum warming increases with the size of the emission", "translator" : [ { "dropping-particle" : "", "family" : "K3572", "given" : "", "non-dropping-particle" : "", "parse-names" : false, "suffix" : "" } ], "type" : "article-journal", "volume" : "10" }, "uris" : [ "http://www.mendeley.com/documents/?uuid=5a6ca97a-233a-490e-aa91-825809db1f26" ] } ], "mendeley" : { "formattedCitation" : "(Matthews, 2010; Ricke and Caldeira, 2014; Zickfeld and Herrington, 2015)", "plainTextFormattedCitation" : "(Matthews, 2010; Ricke and Caldeira, 2014; Zickfeld and Herrington, 2015)", "previouslyFormattedCitation" : "(Matthews, 2010; Ricke and Caldeira, 2014; Zickfeld and Herrington, 2015)" }, "properties" : { "noteIndex" : 0 }, "schema" : "https://github.com/citation-style-language/schema/raw/master/csl-citation.json" }</w:instrText>
      </w:r>
      <w:r w:rsidRPr="003862D0">
        <w:rPr>
          <w:lang w:val="en-GB"/>
        </w:rPr>
        <w:fldChar w:fldCharType="separate"/>
      </w:r>
      <w:r w:rsidR="00016735">
        <w:rPr>
          <w:noProof/>
          <w:lang w:val="en-GB"/>
        </w:rPr>
        <w:t>(Matthews, 2010; Ricke and Caldeira, 2014; Zickfeld and Herrington, 2015)</w:t>
      </w:r>
      <w:r w:rsidRPr="003862D0">
        <w:rPr>
          <w:lang w:val="en-GB"/>
        </w:rPr>
        <w:fldChar w:fldCharType="end"/>
      </w:r>
      <w:bookmarkEnd w:id="4057"/>
      <w:r w:rsidRPr="003862D0">
        <w:rPr>
          <w:lang w:val="en-GB"/>
        </w:rPr>
        <w:t xml:space="preserve">. </w:t>
      </w:r>
    </w:p>
    <w:bookmarkEnd w:id="4053"/>
    <w:p w14:paraId="2285C022" w14:textId="77777777" w:rsidR="003E7C11" w:rsidRPr="003862D0" w:rsidRDefault="003E7C11" w:rsidP="003E7C11">
      <w:pPr>
        <w:pStyle w:val="AR6BodyText"/>
        <w:rPr>
          <w:rFonts w:eastAsiaTheme="minorEastAsia"/>
          <w:color w:val="131413"/>
          <w:lang w:val="en-GB"/>
        </w:rPr>
      </w:pPr>
    </w:p>
    <w:p w14:paraId="00288A7C" w14:textId="296F2289" w:rsidR="003E7C11" w:rsidRPr="003862D0" w:rsidRDefault="003E7C11" w:rsidP="003E7C11">
      <w:pPr>
        <w:pStyle w:val="AR6BodyText"/>
        <w:rPr>
          <w:rFonts w:eastAsiaTheme="minorEastAsia"/>
          <w:lang w:val="en-GB"/>
        </w:rPr>
      </w:pPr>
      <w:r w:rsidRPr="003862D0">
        <w:rPr>
          <w:lang w:val="en-GB"/>
        </w:rPr>
        <w:t xml:space="preserve">In addition to the lag between peak emissions and peak warming, the climate response to reduced emissions would be overlain by internal variability, which can amplify or attenuate the forced response. The </w:t>
      </w:r>
      <w:r w:rsidR="001D4829" w:rsidRPr="003862D0">
        <w:rPr>
          <w:lang w:val="en-GB"/>
        </w:rPr>
        <w:t xml:space="preserve">resulting </w:t>
      </w:r>
      <w:r w:rsidRPr="003862D0">
        <w:rPr>
          <w:rFonts w:eastAsiaTheme="minorEastAsia"/>
          <w:lang w:val="en-GB"/>
        </w:rPr>
        <w:t xml:space="preserve">masking </w:t>
      </w:r>
      <w:r w:rsidR="001D4829" w:rsidRPr="003862D0">
        <w:rPr>
          <w:rFonts w:eastAsiaTheme="minorEastAsia"/>
          <w:lang w:val="en-GB"/>
        </w:rPr>
        <w:t>of differences between scenarios</w:t>
      </w:r>
      <w:r w:rsidRPr="003862D0">
        <w:rPr>
          <w:lang w:val="en-GB"/>
        </w:rPr>
        <w:t xml:space="preserve"> is </w:t>
      </w:r>
      <w:r w:rsidR="001D4829" w:rsidRPr="003862D0">
        <w:rPr>
          <w:lang w:val="en-GB"/>
        </w:rPr>
        <w:t xml:space="preserve">illustrated </w:t>
      </w:r>
      <w:r w:rsidRPr="003862D0">
        <w:rPr>
          <w:lang w:val="en-GB"/>
        </w:rPr>
        <w:t>in</w:t>
      </w:r>
      <w:r w:rsidR="00601BEF" w:rsidRPr="003862D0">
        <w:rPr>
          <w:rFonts w:eastAsiaTheme="minorEastAsia"/>
          <w:lang w:val="en-GB"/>
        </w:rPr>
        <w:t xml:space="preserve"> </w:t>
      </w:r>
      <w:r w:rsidR="00FA6D4F" w:rsidRPr="003862D0">
        <w:rPr>
          <w:rFonts w:eastAsiaTheme="minorEastAsia"/>
          <w:lang w:val="en-GB"/>
        </w:rPr>
        <w:t>Figure 4.36</w:t>
      </w:r>
      <w:r w:rsidR="002E46E6" w:rsidRPr="003862D0">
        <w:rPr>
          <w:rFonts w:eastAsiaTheme="minorEastAsia"/>
          <w:lang w:val="en-GB"/>
        </w:rPr>
        <w:t xml:space="preserve"> </w:t>
      </w:r>
      <w:r w:rsidR="002E46E6" w:rsidRPr="003862D0">
        <w:rPr>
          <w:lang w:val="en-GB"/>
        </w:rPr>
        <w:t xml:space="preserve">for </w:t>
      </w:r>
      <w:r w:rsidR="004D176A" w:rsidRPr="003862D0">
        <w:rPr>
          <w:lang w:val="en-GB"/>
        </w:rPr>
        <w:t>GSAT</w:t>
      </w:r>
      <w:r w:rsidR="002E46E6" w:rsidRPr="003862D0">
        <w:rPr>
          <w:lang w:val="en-GB"/>
        </w:rPr>
        <w:t xml:space="preserve"> trends over 2021–2040 </w:t>
      </w:r>
      <w:r w:rsidRPr="003862D0">
        <w:rPr>
          <w:lang w:val="en-GB"/>
        </w:rPr>
        <w:fldChar w:fldCharType="begin" w:fldLock="1"/>
      </w:r>
      <w:r w:rsidR="00615634">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"plainTextFormattedCitation" : "(Maher et al., 2020)", "previouslyFormattedCitation" : "(Maher et al., 2020)" }, "properties" : { "noteIndex" : 0 }, "schema" : "https://github.com/citation-style-language/schema/raw/master/csl-citation.json" }</w:instrText>
      </w:r>
      <w:r w:rsidRPr="003862D0">
        <w:rPr>
          <w:lang w:val="en-GB"/>
        </w:rPr>
        <w:fldChar w:fldCharType="separate"/>
      </w:r>
      <w:r w:rsidR="00016735">
        <w:rPr>
          <w:noProof/>
          <w:lang w:val="en-GB"/>
        </w:rPr>
        <w:t>(Maher et al., 2020)</w:t>
      </w:r>
      <w:r w:rsidRPr="003862D0">
        <w:rPr>
          <w:lang w:val="en-GB"/>
        </w:rPr>
        <w:fldChar w:fldCharType="end"/>
      </w:r>
      <w:r w:rsidRPr="003862D0">
        <w:rPr>
          <w:lang w:val="en-GB"/>
        </w:rPr>
        <w:t>.</w:t>
      </w:r>
      <w:r w:rsidR="001D4829" w:rsidRPr="003862D0">
        <w:rPr>
          <w:lang w:val="en-GB"/>
        </w:rPr>
        <w:t xml:space="preserve"> </w:t>
      </w:r>
      <w:r w:rsidRPr="003862D0">
        <w:rPr>
          <w:rFonts w:eastAsiaTheme="minorEastAsia"/>
          <w:lang w:val="en-GB"/>
        </w:rPr>
        <w:t>The overall trends conform to expectations in that most simulations show warming almost everywhere, especially under scenario RCP8.5 (</w:t>
      </w:r>
      <w:r w:rsidR="00FA6D4F" w:rsidRPr="003862D0">
        <w:rPr>
          <w:rFonts w:eastAsiaTheme="minorEastAsia"/>
          <w:lang w:val="en-GB"/>
        </w:rPr>
        <w:t>Figure 4.36</w:t>
      </w:r>
      <w:r w:rsidRPr="003862D0">
        <w:rPr>
          <w:rFonts w:eastAsiaTheme="minorEastAsia"/>
          <w:lang w:val="en-GB"/>
        </w:rPr>
        <w:t xml:space="preserve"> bottom row). But any individual grid point can in principle show no warming or even cooling, even under RCP 8.5, over the near term (</w:t>
      </w:r>
      <w:r w:rsidR="00FA6D4F" w:rsidRPr="003862D0">
        <w:rPr>
          <w:rFonts w:eastAsiaTheme="minorEastAsia"/>
          <w:lang w:val="en-GB"/>
        </w:rPr>
        <w:t>Figure 4.36</w:t>
      </w:r>
      <w:ins w:id="4058" w:author="Ian Blenkinsop" w:date="2021-07-27T16:01:00Z">
        <w:r w:rsidR="00367EE0">
          <w:rPr>
            <w:rFonts w:eastAsiaTheme="minorEastAsia"/>
            <w:lang w:val="en-GB"/>
          </w:rPr>
          <w:t>,</w:t>
        </w:r>
      </w:ins>
      <w:r w:rsidR="00953A87" w:rsidRPr="003862D0">
        <w:rPr>
          <w:rFonts w:eastAsiaTheme="minorEastAsia"/>
          <w:lang w:val="en-GB"/>
        </w:rPr>
        <w:t xml:space="preserve"> </w:t>
      </w:r>
      <w:r w:rsidRPr="003862D0">
        <w:rPr>
          <w:rFonts w:eastAsiaTheme="minorEastAsia"/>
          <w:lang w:val="en-GB"/>
        </w:rPr>
        <w:t>middle row). T</w:t>
      </w:r>
      <w:r w:rsidRPr="003862D0">
        <w:rPr>
          <w:color w:val="323130"/>
          <w:shd w:val="clear" w:color="auto" w:fill="FFFFFF"/>
          <w:lang w:val="en-GB"/>
        </w:rPr>
        <w:t>he magnitude of pointwise maximum and minimum temperature trends can be as large as 0.5</w:t>
      </w:r>
      <w:r w:rsidRPr="003862D0">
        <w:rPr>
          <w:color w:val="323130"/>
          <w:shd w:val="clear" w:color="auto" w:fill="FFFFFF"/>
          <w:vertAlign w:val="superscript"/>
          <w:lang w:val="en-GB"/>
        </w:rPr>
        <w:t>°</w:t>
      </w:r>
      <w:r w:rsidRPr="003862D0">
        <w:rPr>
          <w:color w:val="323130"/>
          <w:shd w:val="clear" w:color="auto" w:fill="FFFFFF"/>
          <w:lang w:val="en-GB"/>
        </w:rPr>
        <w:t>C per year (</w:t>
      </w:r>
      <w:r w:rsidR="00FA6D4F" w:rsidRPr="003862D0">
        <w:rPr>
          <w:rFonts w:eastAsiaTheme="minorEastAsia"/>
          <w:lang w:val="en-GB"/>
        </w:rPr>
        <w:t>Figure 4.36</w:t>
      </w:r>
      <w:ins w:id="4059" w:author="Ian Blenkinsop" w:date="2021-07-27T16:01:00Z">
        <w:r w:rsidR="00367EE0">
          <w:rPr>
            <w:rFonts w:eastAsiaTheme="minorEastAsia"/>
            <w:lang w:val="en-GB"/>
          </w:rPr>
          <w:t>,</w:t>
        </w:r>
      </w:ins>
      <w:r w:rsidRPr="003862D0">
        <w:rPr>
          <w:rFonts w:eastAsiaTheme="minorEastAsia"/>
          <w:lang w:val="en-GB"/>
        </w:rPr>
        <w:t xml:space="preserve"> </w:t>
      </w:r>
      <w:r w:rsidRPr="003862D0">
        <w:rPr>
          <w:color w:val="323130"/>
          <w:shd w:val="clear" w:color="auto" w:fill="FFFFFF"/>
          <w:lang w:val="en-GB"/>
        </w:rPr>
        <w:t xml:space="preserve">top and middle rows), exceeding possible trends in the global mean by one order of magnitude. </w:t>
      </w:r>
      <w:r w:rsidRPr="003862D0">
        <w:rPr>
          <w:rFonts w:eastAsiaTheme="minorEastAsia"/>
          <w:lang w:val="en-GB"/>
        </w:rPr>
        <w:t>While it is only a small fraction of the surface that simultaneously can show cooling, cooling at any given location is fully consistent with globally averaged surface warming over the near term (</w:t>
      </w:r>
      <w:r w:rsidRPr="003862D0">
        <w:rPr>
          <w:rFonts w:eastAsiaTheme="minorEastAsia"/>
          <w:i/>
          <w:lang w:val="en-GB"/>
        </w:rPr>
        <w:t>high confidence</w:t>
      </w:r>
      <w:r w:rsidRPr="003862D0">
        <w:rPr>
          <w:rFonts w:eastAsiaTheme="minorEastAsia"/>
          <w:lang w:val="en-GB"/>
        </w:rPr>
        <w:t>, since the</w:t>
      </w:r>
      <w:r w:rsidRPr="003862D0">
        <w:rPr>
          <w:lang w:val="en-GB"/>
        </w:rPr>
        <w:t xml:space="preserve"> </w:t>
      </w:r>
      <w:r w:rsidRPr="003862D0">
        <w:rPr>
          <w:rFonts w:eastAsiaTheme="minorEastAsia"/>
          <w:lang w:val="en-GB"/>
        </w:rPr>
        <w:t xml:space="preserve">findings of </w:t>
      </w:r>
      <w:r w:rsidRPr="003862D0">
        <w:rPr>
          <w:lang w:val="en-GB"/>
        </w:rPr>
        <w:fldChar w:fldCharType="begin" w:fldLock="1"/>
      </w:r>
      <w:r w:rsidR="00CD3B49">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"manualFormatting" : "Maher et al., (2020)", "plainTextFormattedCitation" : "(Maher et al., 2020)", "previouslyFormattedCitation" : "(Maher et al., 2020)" }, "properties" : { "noteIndex" : 0 }, "schema" : "https://github.com/citation-style-language/schema/raw/master/csl-citation.json" }</w:instrText>
      </w:r>
      <w:r w:rsidRPr="003862D0">
        <w:rPr>
          <w:lang w:val="en-GB"/>
        </w:rPr>
        <w:fldChar w:fldCharType="separate"/>
      </w:r>
      <w:del w:id="4060" w:author="Ian Blenkinsop" w:date="2021-07-27T16:02:00Z">
        <w:r w:rsidR="00016735" w:rsidDel="00367EE0">
          <w:rPr>
            <w:noProof/>
            <w:lang w:val="en-GB"/>
          </w:rPr>
          <w:delText>(</w:delText>
        </w:r>
      </w:del>
      <w:r w:rsidR="00016735">
        <w:rPr>
          <w:noProof/>
          <w:lang w:val="en-GB"/>
        </w:rPr>
        <w:t xml:space="preserve">Maher et al., </w:t>
      </w:r>
      <w:ins w:id="4061" w:author="Ian Blenkinsop" w:date="2021-07-27T16:02:00Z">
        <w:r w:rsidR="00367EE0">
          <w:rPr>
            <w:noProof/>
            <w:lang w:val="en-GB"/>
          </w:rPr>
          <w:t>(</w:t>
        </w:r>
      </w:ins>
      <w:r w:rsidR="00016735">
        <w:rPr>
          <w:noProof/>
          <w:lang w:val="en-GB"/>
        </w:rPr>
        <w:t>2020)</w:t>
      </w:r>
      <w:r w:rsidRPr="003862D0">
        <w:rPr>
          <w:lang w:val="en-GB"/>
        </w:rPr>
        <w:fldChar w:fldCharType="end"/>
      </w:r>
      <w:r w:rsidRPr="003862D0">
        <w:rPr>
          <w:lang w:val="en-GB"/>
        </w:rPr>
        <w:t xml:space="preserve"> </w:t>
      </w:r>
      <w:r w:rsidRPr="003862D0">
        <w:rPr>
          <w:rFonts w:eastAsiaTheme="minorEastAsia"/>
          <w:lang w:val="en-GB"/>
        </w:rPr>
        <w:t>are consistent across six different large initial-condition ensembles</w:t>
      </w:r>
      <w:r w:rsidRPr="003862D0">
        <w:rPr>
          <w:lang w:val="en-GB"/>
        </w:rPr>
        <w:t>)</w:t>
      </w:r>
      <w:r w:rsidRPr="003862D0">
        <w:rPr>
          <w:rFonts w:eastAsiaTheme="minorEastAsia"/>
          <w:lang w:val="en-GB"/>
        </w:rPr>
        <w:t xml:space="preserve">. </w:t>
      </w:r>
    </w:p>
    <w:p w14:paraId="2E555804" w14:textId="77777777" w:rsidR="003E7C11" w:rsidRPr="003862D0" w:rsidRDefault="003E7C11" w:rsidP="003E7C11">
      <w:pPr>
        <w:pStyle w:val="AR6BodyText"/>
        <w:rPr>
          <w:rFonts w:eastAsiaTheme="minorEastAsia"/>
          <w:lang w:val="en-GB"/>
        </w:rPr>
      </w:pPr>
    </w:p>
    <w:p w14:paraId="427EBEBB" w14:textId="77777777" w:rsidR="000C3195" w:rsidRPr="003862D0" w:rsidRDefault="000C3195" w:rsidP="003E7C11">
      <w:pPr>
        <w:pStyle w:val="AR6BodyText"/>
        <w:rPr>
          <w:rFonts w:eastAsiaTheme="minorEastAsia"/>
          <w:lang w:val="en-GB"/>
        </w:rPr>
      </w:pPr>
    </w:p>
    <w:p w14:paraId="1B1E684D" w14:textId="1D351F45"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36 </w:t>
      </w:r>
      <w:r w:rsidRPr="003862D0">
        <w:rPr>
          <w:b/>
          <w:color w:val="000000"/>
          <w:lang w:val="en-GB"/>
        </w:rPr>
        <w:t>HERE]</w:t>
      </w:r>
      <w:bookmarkStart w:id="4062" w:name="_Ref5031843"/>
    </w:p>
    <w:p w14:paraId="78940179" w14:textId="1BD0BFEF" w:rsidR="003E7C11" w:rsidRPr="003862D0" w:rsidRDefault="003E7C11" w:rsidP="003E7C11">
      <w:pPr>
        <w:pStyle w:val="AR6BodyText"/>
        <w:jc w:val="center"/>
        <w:rPr>
          <w:lang w:val="en-GB"/>
        </w:rPr>
      </w:pPr>
    </w:p>
    <w:p w14:paraId="6109854D" w14:textId="422E48F9" w:rsidR="003E7C11" w:rsidRPr="003862D0" w:rsidRDefault="003E7C11" w:rsidP="003E7C11">
      <w:pPr>
        <w:pStyle w:val="AR6Chap4Figure"/>
        <w:rPr>
          <w:rFonts w:eastAsiaTheme="minorEastAsia"/>
          <w:lang w:val="en-GB"/>
        </w:rPr>
      </w:pPr>
      <w:bookmarkStart w:id="4063" w:name="_Ref29226385"/>
      <w:bookmarkStart w:id="4064" w:name="_Ref56863625"/>
      <w:r w:rsidRPr="003862D0">
        <w:rPr>
          <w:rFonts w:eastAsiaTheme="minorEastAsia"/>
          <w:lang w:val="en-GB"/>
        </w:rPr>
        <w:t xml:space="preserve"> </w:t>
      </w:r>
      <w:bookmarkStart w:id="4065" w:name="_Ref65508094"/>
      <w:r w:rsidR="006B48E6" w:rsidRPr="003862D0">
        <w:rPr>
          <w:b/>
          <w:bCs/>
          <w:lang w:val="en-GB" w:eastAsia="en-US"/>
        </w:rPr>
        <w:t>Masking of climate response to mitigation by internal variability in the near term.</w:t>
      </w:r>
      <w:r w:rsidR="006B48E6" w:rsidRPr="003862D0">
        <w:rPr>
          <w:lang w:val="en-GB" w:eastAsia="en-US"/>
        </w:rPr>
        <w:t xml:space="preserve"> </w:t>
      </w:r>
      <w:r w:rsidRPr="003862D0">
        <w:rPr>
          <w:rFonts w:eastAsiaTheme="minorEastAsia"/>
          <w:lang w:val="en-GB"/>
        </w:rPr>
        <w:t xml:space="preserve">Near-term </w:t>
      </w:r>
      <w:r w:rsidRPr="003862D0">
        <w:rPr>
          <w:rFonts w:eastAsiaTheme="minorEastAsia"/>
          <w:lang w:val="en-GB"/>
        </w:rPr>
        <w:lastRenderedPageBreak/>
        <w:t xml:space="preserve">(2021–2040) pointwise maximum (top row) and pointwise minimum (middle row) surface air temperature trends in the large initial-condition ensemble from MPI (left and centre columns), and CESM (right column) models in the RCP2.6 (left column) and RCP8.5 scenarios (centre and right columns). The percentage of ensemble members with a warming trend in the near term is shown in the bottom panels. </w:t>
      </w:r>
      <w:bookmarkEnd w:id="4062"/>
      <w:r w:rsidRPr="003862D0">
        <w:rPr>
          <w:color w:val="323130"/>
          <w:shd w:val="clear" w:color="auto" w:fill="FFFFFF"/>
          <w:lang w:val="en-GB"/>
        </w:rPr>
        <w:t xml:space="preserve">Figure </w:t>
      </w:r>
      <w:r w:rsidRPr="003862D0">
        <w:rPr>
          <w:rFonts w:eastAsiaTheme="minorEastAsia"/>
          <w:lang w:val="en-GB"/>
        </w:rPr>
        <w:t xml:space="preserve">modified from </w:t>
      </w:r>
      <w:bookmarkEnd w:id="4063"/>
      <w:r w:rsidRPr="003862D0">
        <w:rPr>
          <w:lang w:val="en-GB"/>
        </w:rPr>
        <w:fldChar w:fldCharType="begin" w:fldLock="1"/>
      </w:r>
      <w:r w:rsidR="00CD3B49">
        <w:rPr>
          <w:lang w:val="en-GB"/>
        </w:rPr>
        <w:instrText>ADDIN CSL_CITATION { "citationItems" : [ { "id" : "ITEM-1", "itemData" : { "DOI" : "10.1088/1748-9326/ab7d02", "abstract" : "On short (15-year) to mid-term (30-year) time-scales how the Earth\u2019s surface temperature evolves can be dominated by internal variability as demonstrated by the global-warming pause or \u2018hiatus\u2019. In this study, we use six single model initial-condition large ensembles (SMILEs) and the Coupled Model Intercomparison Project 5 (CMIP5) to visualise the role of internal variability in controlling possible observable surface temperature trends in the short-term and mid-term projections from 2019 onwards. We confirm that in the short-term, surface temperature trend projections are dominated by internal variability, with little influence of structural model differences or warming pathway. Additionally we demonstrate that this result is independent of the model-dependent estimate of the magnitude of internal variability. Indeed, and perhaps counter intuitively, in all models a lack of warming, or even a cooling trend could be observed at all individual points on the globe, even under the largest greenhouse gas emissions. The near-equivalence of all six SMILEs and CMIP5 demonstrates the robustness of this result to the choice of models used. On the mid-term time-scale, we confirm that structural model differences and scenario uncertainties play a larger role in controlling surface temperature trend projections than they did on the shorter time-scale. In addition we show that whether internal variability still dominates, or whether model uncertainties and internal variability are a similar magnitude, depends on the estimate of internal variability, which differs between the SMILEs. Finally we show that even out to thirty years large parts of the globe (or most of the globe in MPI-GE and CMIP5) could still experience no-warming due to internal variability.", "author" : [ { "dropping-particle" : "", "family" : "Maher", "given" : "Nicola", "non-dropping-particle" : "", "parse-names" : false, "suffix" : "" }, { "dropping-particle" : "", "family" : "Lehner", "given" : "Flavio", "non-dropping-particle" : "", "parse-names" : false, "suffix" : "" }, { "dropping-particle" : "", "family" : "Marotzke", "given" : "Jochem", "non-dropping-particle" : "", "parse-names" : false, "suffix" : "" } ], "container-title" : "Environmental Research Letters", "id" : "ITEM-1", "issue" : "5", "issued" : { "date-parts" : [ [ "2020" ] ] }, "page" : "054014", "publisher" : "{IOP} Publishing", "title" : "Quantifying the role of internal variability in the temperature we expect to observe in the coming decades", "translator" : [ { "dropping-particle" : "", "family" : "K5030", "given" : "", "non-dropping-particle" : "", "parse-names" : false, "suffix" : "" } ], "type" : "article-journal", "volume" : "15" }, "uris" : [ "http://www.mendeley.com/documents/?uuid=a227def7-afdb-42c8-be52-ff764b6d6d6a" ] } ], "mendeley" : { "formattedCitation" : "(Maher et al., 2020)", "manualFormatting" : "Maher et al. (2020)", "plainTextFormattedCitation" : "(Maher et al., 2020)", "previouslyFormattedCitation" : "(Maher et al., 2020)" }, "properties" : { "noteIndex" : 0 }, "schema" : "https://github.com/citation-style-language/schema/raw/master/csl-citation.json" }</w:instrText>
      </w:r>
      <w:r w:rsidRPr="003862D0">
        <w:rPr>
          <w:lang w:val="en-GB"/>
        </w:rPr>
        <w:fldChar w:fldCharType="separate"/>
      </w:r>
      <w:del w:id="4066" w:author="Robin Matthews" w:date="2021-06-16T19:09:00Z">
        <w:r w:rsidR="00016735" w:rsidDel="000B7CB3">
          <w:rPr>
            <w:noProof/>
            <w:lang w:val="en-GB"/>
          </w:rPr>
          <w:delText>(</w:delText>
        </w:r>
      </w:del>
      <w:r w:rsidR="00016735">
        <w:rPr>
          <w:noProof/>
          <w:lang w:val="en-GB"/>
        </w:rPr>
        <w:t>Maher et al.</w:t>
      </w:r>
      <w:del w:id="4067" w:author="Robin Matthews" w:date="2021-06-16T19:09:00Z">
        <w:r w:rsidR="00016735" w:rsidDel="000B7CB3">
          <w:rPr>
            <w:noProof/>
            <w:lang w:val="en-GB"/>
          </w:rPr>
          <w:delText>,</w:delText>
        </w:r>
      </w:del>
      <w:r w:rsidR="00016735">
        <w:rPr>
          <w:noProof/>
          <w:lang w:val="en-GB"/>
        </w:rPr>
        <w:t xml:space="preserve"> </w:t>
      </w:r>
      <w:ins w:id="4068" w:author="Robin Matthews" w:date="2021-06-16T19:09:00Z">
        <w:r w:rsidR="000B7CB3">
          <w:rPr>
            <w:noProof/>
            <w:lang w:val="en-GB"/>
          </w:rPr>
          <w:t>(</w:t>
        </w:r>
      </w:ins>
      <w:r w:rsidR="00016735">
        <w:rPr>
          <w:noProof/>
          <w:lang w:val="en-GB"/>
        </w:rPr>
        <w:t>2020)</w:t>
      </w:r>
      <w:r w:rsidRPr="003862D0">
        <w:rPr>
          <w:lang w:val="en-GB"/>
        </w:rPr>
        <w:fldChar w:fldCharType="end"/>
      </w:r>
      <w:r w:rsidRPr="003862D0">
        <w:rPr>
          <w:rFonts w:eastAsiaTheme="minorEastAsia"/>
          <w:lang w:val="en-GB"/>
        </w:rPr>
        <w:t>.</w:t>
      </w:r>
      <w:bookmarkEnd w:id="4064"/>
      <w:bookmarkEnd w:id="4065"/>
      <w:r w:rsidRPr="003862D0">
        <w:rPr>
          <w:rFonts w:eastAsiaTheme="minorEastAsia"/>
          <w:lang w:val="en-GB"/>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454BCF09" w14:textId="77777777" w:rsidR="003E7C11" w:rsidRPr="003862D0" w:rsidRDefault="003E7C11" w:rsidP="003E7C11">
      <w:pPr>
        <w:pStyle w:val="AR6BodyText"/>
        <w:rPr>
          <w:b/>
          <w:lang w:val="en-GB"/>
        </w:rPr>
      </w:pPr>
    </w:p>
    <w:p w14:paraId="085273F9" w14:textId="19FD5689"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36 </w:t>
      </w:r>
      <w:r w:rsidRPr="003862D0">
        <w:rPr>
          <w:b/>
          <w:color w:val="000000"/>
          <w:lang w:val="en-GB"/>
        </w:rPr>
        <w:t>HERE]</w:t>
      </w:r>
    </w:p>
    <w:p w14:paraId="5E37D9EB" w14:textId="77777777" w:rsidR="003E7C11" w:rsidRPr="003862D0" w:rsidRDefault="003E7C11" w:rsidP="003E7C11">
      <w:pPr>
        <w:pStyle w:val="AR6BodyText"/>
        <w:rPr>
          <w:sz w:val="19"/>
          <w:szCs w:val="19"/>
          <w:lang w:val="en-GB"/>
        </w:rPr>
      </w:pPr>
    </w:p>
    <w:p w14:paraId="3F675EDE" w14:textId="77777777" w:rsidR="000C3195" w:rsidRPr="003862D0" w:rsidRDefault="000C3195" w:rsidP="003E7C11">
      <w:pPr>
        <w:pStyle w:val="AR6BodyText"/>
        <w:rPr>
          <w:sz w:val="19"/>
          <w:szCs w:val="19"/>
          <w:lang w:val="en-GB"/>
        </w:rPr>
      </w:pPr>
    </w:p>
    <w:p w14:paraId="1FAFEAA2" w14:textId="3161C567" w:rsidR="003E7C11" w:rsidRPr="003862D0" w:rsidRDefault="003E7C11" w:rsidP="003E7C11">
      <w:pPr>
        <w:pStyle w:val="AR6BodyText"/>
        <w:rPr>
          <w:rFonts w:eastAsia="SimSun"/>
          <w:lang w:val="en-GB"/>
        </w:rPr>
      </w:pPr>
      <w:r w:rsidRPr="003862D0">
        <w:rPr>
          <w:color w:val="211D1E"/>
          <w:lang w:val="en-GB"/>
        </w:rPr>
        <w:t>An important development since AR5 has been the quantification of when the climate response to mitigation can be expected to emerge from the background noise of internal variability</w:t>
      </w:r>
      <w:r w:rsidRPr="003862D0" w:rsidDel="002E6098">
        <w:rPr>
          <w:color w:val="211D1E"/>
          <w:lang w:val="en-GB"/>
        </w:rPr>
        <w:t xml:space="preserve"> </w:t>
      </w:r>
      <w:r w:rsidRPr="003862D0">
        <w:rPr>
          <w:color w:val="211D1E"/>
          <w:lang w:val="en-GB"/>
        </w:rPr>
        <w:t xml:space="preserve">(illustrated in </w:t>
      </w:r>
      <w:r w:rsidR="00FA6D4F" w:rsidRPr="003862D0">
        <w:rPr>
          <w:rFonts w:eastAsiaTheme="minorEastAsia"/>
          <w:lang w:val="en-GB"/>
        </w:rPr>
        <w:t>Figure 4.36</w:t>
      </w:r>
      <w:r w:rsidRPr="003862D0">
        <w:rPr>
          <w:rFonts w:eastAsiaTheme="minorEastAsia"/>
          <w:lang w:val="en-GB"/>
        </w:rPr>
        <w:t>;</w:t>
      </w:r>
      <w:r w:rsidRPr="003862D0">
        <w:rPr>
          <w:color w:val="211D1E"/>
          <w:lang w:val="en-GB"/>
        </w:rPr>
        <w:t xml:space="preserve"> see Section 1.4.2.2</w:t>
      </w:r>
      <w:del w:id="4069" w:author="Ian Blenkinsop" w:date="2021-07-27T16:02:00Z">
        <w:r w:rsidR="004D176A" w:rsidRPr="003862D0" w:rsidDel="00367EE0">
          <w:rPr>
            <w:color w:val="211D1E"/>
            <w:lang w:val="en-GB"/>
          </w:rPr>
          <w:delText>,</w:delText>
        </w:r>
      </w:del>
      <w:r w:rsidR="004D176A" w:rsidRPr="003862D0">
        <w:rPr>
          <w:color w:val="211D1E"/>
          <w:lang w:val="en-GB"/>
        </w:rPr>
        <w:t xml:space="preserve"> </w:t>
      </w:r>
      <w:del w:id="4070" w:author="Ian Blenkinsop" w:date="2021-07-27T16:02:00Z">
        <w:r w:rsidR="004D176A" w:rsidRPr="003862D0" w:rsidDel="00367EE0">
          <w:rPr>
            <w:color w:val="211D1E"/>
            <w:lang w:val="en-GB"/>
          </w:rPr>
          <w:delText xml:space="preserve">see also Annex VII: </w:delText>
        </w:r>
      </w:del>
      <w:ins w:id="4071" w:author="Ian Blenkinsop" w:date="2021-07-27T16:02:00Z">
        <w:r w:rsidR="00367EE0">
          <w:rPr>
            <w:color w:val="211D1E"/>
            <w:lang w:val="en-GB"/>
          </w:rPr>
          <w:t xml:space="preserve">and </w:t>
        </w:r>
      </w:ins>
      <w:r w:rsidR="004D176A" w:rsidRPr="003862D0">
        <w:rPr>
          <w:color w:val="211D1E"/>
          <w:lang w:val="en-GB"/>
        </w:rPr>
        <w:t>Glossary</w:t>
      </w:r>
      <w:r w:rsidRPr="003862D0">
        <w:rPr>
          <w:color w:val="211D1E"/>
          <w:lang w:val="en-GB"/>
        </w:rPr>
        <w:t>). A basic ambiguity arises</w:t>
      </w:r>
      <w:r w:rsidRPr="003862D0">
        <w:rPr>
          <w:lang w:val="en-GB"/>
        </w:rPr>
        <w:t xml:space="preserve"> because once mitigation measures are in place, it is no longer possible to observe what the climate would have been without these measures, and any statement about emergence of the response to mitigation is contingent upon the assumed strength of mitigation in relation to an assumed (</w:t>
      </w:r>
      <w:r w:rsidR="007C77C0" w:rsidRPr="003862D0">
        <w:rPr>
          <w:lang w:val="en-GB"/>
        </w:rPr>
        <w:t>‘</w:t>
      </w:r>
      <w:r w:rsidRPr="003862D0">
        <w:rPr>
          <w:lang w:val="en-GB"/>
        </w:rPr>
        <w:t>counterfactual</w:t>
      </w:r>
      <w:r w:rsidR="007C77C0" w:rsidRPr="003862D0">
        <w:rPr>
          <w:lang w:val="en-GB"/>
        </w:rPr>
        <w:t>’</w:t>
      </w:r>
      <w:r w:rsidRPr="003862D0">
        <w:rPr>
          <w:lang w:val="en-GB"/>
        </w:rPr>
        <w:t>) no-mitigation scenario.</w:t>
      </w:r>
      <w:r w:rsidRPr="003862D0">
        <w:rPr>
          <w:rFonts w:eastAsia="SimSun"/>
          <w:lang w:val="en-GB"/>
        </w:rPr>
        <w:t xml:space="preserve"> Still, there is </w:t>
      </w:r>
      <w:r w:rsidRPr="003862D0">
        <w:rPr>
          <w:rFonts w:eastAsia="SimSun"/>
          <w:i/>
          <w:lang w:val="en-GB"/>
        </w:rPr>
        <w:t>high agreement</w:t>
      </w:r>
      <w:r w:rsidRPr="003862D0">
        <w:rPr>
          <w:rFonts w:eastAsia="SimSun"/>
          <w:lang w:val="en-GB"/>
        </w:rPr>
        <w:t xml:space="preserve"> on the emergence of the climate response to mitigation across a number of independent studies using different models and different statistical approaches. </w:t>
      </w:r>
    </w:p>
    <w:p w14:paraId="3AC90FA9" w14:textId="77777777" w:rsidR="003E7C11" w:rsidRPr="003862D0" w:rsidRDefault="003E7C11" w:rsidP="003E7C11">
      <w:pPr>
        <w:pStyle w:val="AR6BodyText"/>
        <w:rPr>
          <w:rFonts w:eastAsia="SimSun"/>
          <w:lang w:val="en-GB"/>
        </w:rPr>
      </w:pPr>
    </w:p>
    <w:p w14:paraId="4E6A92D2" w14:textId="19647AD0" w:rsidR="003E7C11" w:rsidRPr="003862D0" w:rsidRDefault="003E7C11" w:rsidP="003E7C11">
      <w:pPr>
        <w:pStyle w:val="AR6BodyText"/>
        <w:rPr>
          <w:lang w:val="en-GB"/>
        </w:rPr>
      </w:pPr>
      <w:r w:rsidRPr="003862D0">
        <w:rPr>
          <w:lang w:val="en-GB"/>
        </w:rPr>
        <w:t>Among global quantities, emergence of the response to differing CO</w:t>
      </w:r>
      <w:r w:rsidRPr="003862D0">
        <w:rPr>
          <w:vertAlign w:val="subscript"/>
          <w:lang w:val="en-GB"/>
        </w:rPr>
        <w:t>2</w:t>
      </w:r>
      <w:r w:rsidRPr="003862D0">
        <w:rPr>
          <w:lang w:val="en-GB"/>
        </w:rPr>
        <w:t xml:space="preserve"> emissions – representing differences between low- and high-</w:t>
      </w:r>
      <w:r w:rsidR="005B1017" w:rsidRPr="003862D0">
        <w:rPr>
          <w:lang w:val="en-GB"/>
        </w:rPr>
        <w:t>emission</w:t>
      </w:r>
      <w:ins w:id="4072" w:author="Ian Blenkinsop" w:date="2021-07-27T16:02:00Z">
        <w:r w:rsidR="00367EE0">
          <w:rPr>
            <w:lang w:val="en-GB"/>
          </w:rPr>
          <w:t>s</w:t>
        </w:r>
      </w:ins>
      <w:r w:rsidR="005B1017" w:rsidRPr="003862D0">
        <w:rPr>
          <w:lang w:val="en-GB"/>
        </w:rPr>
        <w:t xml:space="preserve"> scenario</w:t>
      </w:r>
      <w:r w:rsidRPr="003862D0">
        <w:rPr>
          <w:lang w:val="en-GB"/>
        </w:rPr>
        <w:t>s – is first expected to arise in global</w:t>
      </w:r>
      <w:del w:id="4073" w:author="Ian Blenkinsop" w:date="2021-07-26T18:26:00Z">
        <w:r w:rsidRPr="003862D0" w:rsidDel="00A7559D">
          <w:rPr>
            <w:lang w:val="en-GB"/>
          </w:rPr>
          <w:delText>-</w:delText>
        </w:r>
      </w:del>
      <w:ins w:id="4074" w:author="Ian Blenkinsop" w:date="2021-07-26T18:26:00Z">
        <w:r w:rsidR="00A7559D">
          <w:rPr>
            <w:lang w:val="en-GB"/>
          </w:rPr>
          <w:t xml:space="preserve"> </w:t>
        </w:r>
      </w:ins>
      <w:r w:rsidRPr="003862D0">
        <w:rPr>
          <w:lang w:val="en-GB"/>
        </w:rPr>
        <w:t>mean CO</w:t>
      </w:r>
      <w:r w:rsidRPr="003862D0">
        <w:rPr>
          <w:vertAlign w:val="subscript"/>
          <w:lang w:val="en-GB"/>
        </w:rPr>
        <w:t>2</w:t>
      </w:r>
      <w:r w:rsidRPr="003862D0">
        <w:rPr>
          <w:lang w:val="en-GB"/>
        </w:rPr>
        <w:t xml:space="preserve"> concentrations, about 10 years after emission pathways have started diverging</w:t>
      </w:r>
      <w:ins w:id="4075" w:author="Ian Blenkinsop" w:date="2021-07-27T16:02:00Z">
        <w:r w:rsidR="00367EE0">
          <w:rPr>
            <w:lang w:val="en-GB"/>
          </w:rPr>
          <w:t xml:space="preserve"> </w:t>
        </w:r>
        <w:r w:rsidR="00367EE0" w:rsidRPr="003862D0">
          <w:rPr>
            <w:lang w:val="en-GB"/>
          </w:rPr>
          <w:t>(</w:t>
        </w:r>
        <w:r w:rsidR="00367EE0" w:rsidRPr="003862D0">
          <w:rPr>
            <w:i/>
            <w:lang w:val="en-GB"/>
          </w:rPr>
          <w:t>high confidence</w:t>
        </w:r>
        <w:r w:rsidR="00367EE0" w:rsidRPr="003862D0">
          <w:rPr>
            <w:lang w:val="en-GB"/>
          </w:rPr>
          <w:t>)</w:t>
        </w:r>
      </w:ins>
      <w:r w:rsidRPr="003862D0">
        <w:rPr>
          <w:lang w:val="en-GB"/>
        </w:rPr>
        <w:t xml:space="preserve"> </w:t>
      </w:r>
      <w:r w:rsidRPr="003862D0">
        <w:rPr>
          <w:lang w:val="en-GB"/>
        </w:rPr>
        <w:fldChar w:fldCharType="begin" w:fldLock="1"/>
      </w:r>
      <w:r w:rsidR="004B7E49">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"id" : "ITEM-2", "itemData" : { "DOI" : "10.1038/s41558-017-0013-9", "ISSN" : "1758-6798", "abstract" : "The Paris Agreement has increased the incentive to verify reported anthropogenic carbon dioxide emissions with independent Earth system observations. Reliable verification requires a step change in our understanding of carbon cycle variability.", "author" : [ { "dropping-particle" : "", "family" : "Peters", "given" : "Glen P", "non-dropping-particle" : "", "parse-names" : false, "suffix" : "" }, { "dropping-particle" : "", "family" : "Qu\u00e9r\u00e9", "given" : "Corinne", "non-dropping-particle" : "Le", "parse-names" : false, "suffix" : "" }, { "dropping-particle" : "", "family" : "Andrew", "given" : "Robbie M",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"Joos", "given" : "Fortunat", "non-dropping-particle" : "", "parse-names" : false, "suffix" : "" }, { "dropping-particle" : "", "family" : "Korsbakken", "given" : "Jan Ivar", "non-dropping-particle" : "", "parse-names" : false, "suffix" : "" }, { "dropping-particle" : "", "family" : "McKinley", "given" : "Galen A", "non-dropping-particle" : "", "parse-names" : false, "suffix" : "" }, { "dropping-particle" : "", "family" : "Sitch", "given" : "Stephen", "non-dropping-particle" : "", "parse-names" : false, "suffix" : "" }, { "dropping-particle" : "", "family" : "Tans", "given" : "Pieter", "non-dropping-particle" : "", "parse-names" : false, "suffix" : "" } ], "container-title" : "Nature Climate Change", "id" : "ITEM-2", "issue" : "12", "issued" : { "date-parts" : [ [ "2017" ] ] }, "page" : "848-850", "title" : "Towards real-time verification of CO2 emissions", "translator" : [ { "dropping-particle" : "", "family" : "K5159", "given" : "", "non-dropping-particle" : "", "parse-names" : false, "suffix" : "" } ], "type" : "article-journal", "volume" : "7" }, "uris" : [ "http://www.mendeley.com/documents/?uuid=a1060a8e-dcab-4937-b609-0873a53ce210" ] }, { "id" : "ITEM-3", "itemData" : { "DOI" : "10.1038/s41558-020-0735-y", "ISSN" : "1758-6798", "author" : [ { "dropping-particle" : "", "family" : "Schwartzman", "given" : "Armin", "non-dropping-particle" : "", "parse-names" : false, "suffix" : "" }, { "dropping-particle" : "", "family" : "Keeling", "given" : "Ralph F", "non-dropping-particle" : "", "parse-names" : false, "suffix" : "" } ], "container-title" : "Nature Climate Change", "id" : "ITEM-3", "issue" : "5", "issued" : { "date-parts" : [ [ "2020" ] ] }, "page" : "416-417", "title" : "Achieving atmospheric verification of CO2 emissions", "translator" : [ { "dropping-particle" : "", "family" : "K5158", "given" : "", "non-dropping-particle" : "", "parse-names" : false, "suffix" : "" } ], "type" : "article-journal", "volume" : "10" }, "uris" : [ "http://www.mendeley.com/documents/?uuid=711852ea-af8b-4500-9012-0588d8294d7d" ] }, { "id" : "ITEM-4", "itemData" : { "DOI" : "10.1088/1748-9326/abc443", "ISSN" : "1748-9326", "author" : [ { "dropping-particle" : "", "family" : "Spring", "given" : "Aaron", "non-dropping-particle" : "", "parse-names" : false, "suffix" : "" }, { "dropping-particle" : "", "family" : "Ilyina", "given" : "Tatiana", "non-dropping-particle" : "", "parse-names" : false, "suffix" : "" }, { "dropping-particle" : "", "family" : "Marotzke", "given" : "Jochem", "non-dropping-particle" : "", "parse-names" : false, "suffix" : "" } ], "container-title" : "Environmental Research Letters", "id" : "ITEM-4", "issue" : "11", "issued" : { "date-parts" : [ [ "2020", "11", "27" ] ] }, "page" : "114058", "title" : "Inherent uncertainty disguises attribution of reduced atmospheric CO2 growth to CO2 emission reductions for up to a decade", "translator" : [ { "dropping-particle" : "", "family" : "K2306", "given" : "", "non-dropping-particle" : "", "parse-names" : false, "suffix" : "" } ], "type" : "article-journal", "volume" : "15" }, "uris" : [ "http://www.mendeley.com/documents/?uuid=42f1257e-9ae6-43ed-b0de-3328d41bbb81" ] } ], "mendeley" : { "formattedCitation" : "(Tebaldi and Friedlingstein, 2013; Peters et al., 2017; Schwartzman and Keeling, 2020; Spring et al., 2020)", "plainTextFormattedCitation" : "(Tebaldi and Friedlingstein, 2013; Peters et al., 2017; Schwartzman and Keeling, 2020; Spring et al., 2020)", "previouslyFormattedCitation" : "(Tebaldi and Friedlingstein, 2013; Peters et al., 2017; Schwartzman and Keeling, 2020; Spring et al., 2020)" }, "properties" : { "noteIndex" : 0 }, "schema" : "https://github.com/citation-style-language/schema/raw/master/csl-citation.json" }</w:instrText>
      </w:r>
      <w:r w:rsidRPr="003862D0">
        <w:rPr>
          <w:lang w:val="en-GB"/>
        </w:rPr>
        <w:fldChar w:fldCharType="separate"/>
      </w:r>
      <w:r w:rsidR="00016735">
        <w:rPr>
          <w:noProof/>
          <w:lang w:val="en-GB"/>
        </w:rPr>
        <w:t>(Tebaldi and Friedlingstein, 2013; Peters et al., 2017; Schwartzman and Keeling, 2020; Spring et al., 2020)</w:t>
      </w:r>
      <w:r w:rsidRPr="003862D0">
        <w:rPr>
          <w:lang w:val="en-GB"/>
        </w:rPr>
        <w:fldChar w:fldCharType="end"/>
      </w:r>
      <w:del w:id="4076" w:author="Ian Blenkinsop" w:date="2021-07-27T16:02:00Z">
        <w:r w:rsidRPr="003862D0" w:rsidDel="00367EE0">
          <w:rPr>
            <w:lang w:val="en-GB"/>
          </w:rPr>
          <w:delText xml:space="preserve"> (</w:delText>
        </w:r>
        <w:r w:rsidRPr="003862D0" w:rsidDel="00367EE0">
          <w:rPr>
            <w:i/>
            <w:lang w:val="en-GB"/>
          </w:rPr>
          <w:delText>high confidence</w:delText>
        </w:r>
        <w:r w:rsidRPr="003862D0" w:rsidDel="00367EE0">
          <w:rPr>
            <w:lang w:val="en-GB"/>
          </w:rPr>
          <w:delText>)</w:delText>
        </w:r>
      </w:del>
      <w:r w:rsidRPr="003862D0">
        <w:rPr>
          <w:lang w:val="en-GB"/>
        </w:rPr>
        <w:t>. In these studies, emergence is generally defined as the time at which the global mean concentration first differs between mitigation and non-mitigation scenarios by more than two standard deviations of internal variability, although there are some methodological differences.</w:t>
      </w:r>
    </w:p>
    <w:p w14:paraId="698F669E" w14:textId="77777777" w:rsidR="003E7C11" w:rsidRPr="003862D0" w:rsidRDefault="003E7C11" w:rsidP="003E7C11">
      <w:pPr>
        <w:pStyle w:val="AR6BodyText"/>
        <w:rPr>
          <w:lang w:val="en-GB"/>
        </w:rPr>
      </w:pPr>
    </w:p>
    <w:p w14:paraId="3D609D8E" w14:textId="494978B4" w:rsidR="003E7C11" w:rsidRPr="003862D0" w:rsidRDefault="003E7C11" w:rsidP="003E7C11">
      <w:pPr>
        <w:pStyle w:val="AR6BodyText"/>
        <w:rPr>
          <w:lang w:val="en-GB"/>
        </w:rPr>
      </w:pPr>
      <w:r w:rsidRPr="003862D0">
        <w:rPr>
          <w:lang w:val="en-GB"/>
        </w:rPr>
        <w:t xml:space="preserve">Emergence in </w:t>
      </w:r>
      <w:r w:rsidR="004D176A" w:rsidRPr="003862D0">
        <w:rPr>
          <w:lang w:val="en-GB"/>
        </w:rPr>
        <w:t>GSAT</w:t>
      </w:r>
      <w:r w:rsidRPr="003862D0">
        <w:rPr>
          <w:lang w:val="en-GB"/>
        </w:rPr>
        <w:t xml:space="preserve"> would be delayed further, owing to the inertia in the climate system. Although not investigating emergence as defined here in AR6, </w:t>
      </w:r>
      <w:r w:rsidR="007327DA">
        <w:rPr>
          <w:lang w:val="en-GB"/>
        </w:rPr>
        <w:fldChar w:fldCharType="begin" w:fldLock="1"/>
      </w:r>
      <w:r w:rsidR="00CD3B49">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"K5001", "given" : "", "non-dropping-particle" : "", "parse-names" : false, "suffix" : "" } ], "type" : "article-journal", "volume" : "12" }, "uris" : [ "http://www.mendeley.com/documents/?uuid=17f9d0b8-348d-4f1f-bde8-2e513b729231"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rsidR="007327DA">
        <w:rPr>
          <w:lang w:val="en-GB"/>
        </w:rPr>
        <w:fldChar w:fldCharType="separate"/>
      </w:r>
      <w:del w:id="4077" w:author="Robin Matthews" w:date="2021-06-16T19:09:00Z">
        <w:r w:rsidR="00016735" w:rsidDel="000B7CB3">
          <w:rPr>
            <w:noProof/>
            <w:lang w:val="en-GB"/>
          </w:rPr>
          <w:delText>(</w:delText>
        </w:r>
      </w:del>
      <w:r w:rsidR="00016735">
        <w:rPr>
          <w:noProof/>
          <w:lang w:val="en-GB"/>
        </w:rPr>
        <w:t>Tebaldi et al.</w:t>
      </w:r>
      <w:del w:id="4078" w:author="Robin Matthews" w:date="2021-06-16T19:09:00Z">
        <w:r w:rsidR="00016735" w:rsidDel="000B7CB3">
          <w:rPr>
            <w:noProof/>
            <w:lang w:val="en-GB"/>
          </w:rPr>
          <w:delText>,</w:delText>
        </w:r>
      </w:del>
      <w:r w:rsidR="00016735">
        <w:rPr>
          <w:noProof/>
          <w:lang w:val="en-GB"/>
        </w:rPr>
        <w:t xml:space="preserve"> </w:t>
      </w:r>
      <w:ins w:id="4079" w:author="Robin Matthews" w:date="2021-06-16T19:09:00Z">
        <w:r w:rsidR="000B7CB3">
          <w:rPr>
            <w:noProof/>
            <w:lang w:val="en-GB"/>
          </w:rPr>
          <w:t>(</w:t>
        </w:r>
      </w:ins>
      <w:r w:rsidR="00016735">
        <w:rPr>
          <w:noProof/>
          <w:lang w:val="en-GB"/>
        </w:rPr>
        <w:t>2021)</w:t>
      </w:r>
      <w:r w:rsidR="007327DA">
        <w:rPr>
          <w:lang w:val="en-GB"/>
        </w:rPr>
        <w:fldChar w:fldCharType="end"/>
      </w:r>
      <w:r w:rsidRPr="003862D0">
        <w:rPr>
          <w:lang w:val="en-GB"/>
        </w:rPr>
        <w:t xml:space="preserve"> used</w:t>
      </w:r>
      <w:ins w:id="4080" w:author="Sara M Tuson" w:date="2021-07-20T15:25:00Z">
        <w:r w:rsidR="006B4B0D">
          <w:rPr>
            <w:lang w:val="en-GB"/>
          </w:rPr>
          <w:t xml:space="preserve"> a</w:t>
        </w:r>
      </w:ins>
      <w:r w:rsidRPr="003862D0">
        <w:rPr>
          <w:lang w:val="en-GB"/>
        </w:rPr>
        <w:t xml:space="preserve"> 20-year running-mean GSAT and compared pairwise either model-by-model or between CM</w:t>
      </w:r>
      <w:r w:rsidR="00B051BC">
        <w:rPr>
          <w:lang w:val="en-GB"/>
        </w:rPr>
        <w:t xml:space="preserve"> </w:t>
      </w:r>
      <w:r w:rsidRPr="003862D0">
        <w:rPr>
          <w:lang w:val="en-GB"/>
        </w:rPr>
        <w:t xml:space="preserve">IP6 ensemble means from the </w:t>
      </w:r>
      <w:r w:rsidR="004D176A" w:rsidRPr="003862D0">
        <w:rPr>
          <w:lang w:val="en-GB"/>
        </w:rPr>
        <w:t>core set</w:t>
      </w:r>
      <w:r w:rsidRPr="003862D0">
        <w:rPr>
          <w:lang w:val="en-GB"/>
        </w:rPr>
        <w:t xml:space="preserve"> of five scenarios </w:t>
      </w:r>
      <w:r w:rsidR="004D176A" w:rsidRPr="003862D0">
        <w:rPr>
          <w:lang w:val="en-GB"/>
        </w:rPr>
        <w:t xml:space="preserve">assessed </w:t>
      </w:r>
      <w:r w:rsidRPr="003862D0">
        <w:rPr>
          <w:lang w:val="en-GB"/>
        </w:rPr>
        <w:t>in this chapter. Differences by more than 0.1°C showed up in most cases in the near</w:t>
      </w:r>
      <w:r w:rsidR="007327DA">
        <w:rPr>
          <w:lang w:val="en-GB"/>
        </w:rPr>
        <w:t xml:space="preserve"> </w:t>
      </w:r>
      <w:r w:rsidRPr="003862D0">
        <w:rPr>
          <w:lang w:val="en-GB"/>
        </w:rPr>
        <w:t xml:space="preserve">term, with only some of the individual models and the comparisons of the closest scenarios showing a delay until the mid-term. Taking internal variability explicitly into account, </w:t>
      </w:r>
      <w:r w:rsidR="00B051BC">
        <w:rPr>
          <w:lang w:val="en-GB"/>
        </w:rPr>
        <w:fldChar w:fldCharType="begin" w:fldLock="1"/>
      </w:r>
      <w:ins w:id="4081" w:author="Robin Matthews" w:date="2021-06-16T19:09:00Z">
        <w:r w:rsidR="000B7CB3">
          <w:rPr>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"manualFormatting" : "Tebaldi and Friedlingstein (2013)", "plainTextFormattedCitation" : "(Tebaldi and Friedlingstein, 2013)", "previouslyFormattedCitation" : "(Tebaldi and Friedlingstein, 2013)" }, "properties" : { "noteIndex" : 0 }, "schema" : "https://github.com/citation-style-language/schema/raw/master/csl-citation.json" }</w:instrText>
        </w:r>
      </w:ins>
      <w:del w:id="4082" w:author="Robin Matthews" w:date="2021-06-16T19:09:00Z">
        <w:r w:rsidR="004B7E49" w:rsidDel="000B7CB3">
          <w:rPr>
            <w:lang w:val="en-GB"/>
          </w:rPr>
          <w:del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delInstrText>
        </w:r>
      </w:del>
      <w:r w:rsidR="00B051BC">
        <w:rPr>
          <w:lang w:val="en-GB"/>
        </w:rPr>
        <w:fldChar w:fldCharType="separate"/>
      </w:r>
      <w:del w:id="4083" w:author="Robin Matthews" w:date="2021-06-16T19:09:00Z">
        <w:r w:rsidR="00016735" w:rsidDel="000B7CB3">
          <w:rPr>
            <w:noProof/>
            <w:lang w:val="en-GB"/>
          </w:rPr>
          <w:delText>(</w:delText>
        </w:r>
      </w:del>
      <w:r w:rsidR="00016735">
        <w:rPr>
          <w:noProof/>
          <w:lang w:val="en-GB"/>
        </w:rPr>
        <w:t>Tebaldi and Friedlingstein</w:t>
      </w:r>
      <w:del w:id="4084" w:author="Robin Matthews" w:date="2021-06-16T19:09:00Z">
        <w:r w:rsidR="00016735" w:rsidDel="000B7CB3">
          <w:rPr>
            <w:noProof/>
            <w:lang w:val="en-GB"/>
          </w:rPr>
          <w:delText>,</w:delText>
        </w:r>
      </w:del>
      <w:r w:rsidR="00016735">
        <w:rPr>
          <w:noProof/>
          <w:lang w:val="en-GB"/>
        </w:rPr>
        <w:t xml:space="preserve"> </w:t>
      </w:r>
      <w:ins w:id="4085" w:author="Robin Matthews" w:date="2021-06-16T19:09:00Z">
        <w:r w:rsidR="000B7CB3">
          <w:rPr>
            <w:noProof/>
            <w:lang w:val="en-GB"/>
          </w:rPr>
          <w:t>(</w:t>
        </w:r>
      </w:ins>
      <w:r w:rsidR="00016735">
        <w:rPr>
          <w:noProof/>
          <w:lang w:val="en-GB"/>
        </w:rPr>
        <w:t>2013)</w:t>
      </w:r>
      <w:r w:rsidR="00B051BC">
        <w:rPr>
          <w:lang w:val="en-GB"/>
        </w:rPr>
        <w:fldChar w:fldCharType="end"/>
      </w:r>
      <w:r w:rsidR="00B051BC">
        <w:rPr>
          <w:lang w:val="en-GB"/>
        </w:rPr>
        <w:t xml:space="preserve"> </w:t>
      </w:r>
      <w:r w:rsidR="002E46E6" w:rsidRPr="003862D0">
        <w:rPr>
          <w:lang w:val="en-GB"/>
        </w:rPr>
        <w:t>and</w:t>
      </w:r>
      <w:r w:rsidR="00352817" w:rsidRPr="003862D0">
        <w:rPr>
          <w:lang w:val="en-GB"/>
        </w:rPr>
        <w:t xml:space="preserve"> </w:t>
      </w:r>
      <w:r w:rsidR="00352817" w:rsidRPr="003862D0">
        <w:rPr>
          <w:lang w:val="en-GB"/>
        </w:rPr>
        <w:fldChar w:fldCharType="begin" w:fldLock="1"/>
      </w:r>
      <w:ins w:id="4086" w:author="Robin Matthews" w:date="2021-06-16T19:09:00Z">
        <w:r w:rsidR="000B7CB3">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"manualFormatting" : "Samset et al. (2020)", "plainTextFormattedCitation" : "(Samset et al., 2020)", "previouslyFormattedCitation" : "(Samset et al., 2020)" }, "properties" : { "noteIndex" : 0 }, "schema" : "https://github.com/citation-style-language/schema/raw/master/csl-citation.json" }</w:instrText>
        </w:r>
      </w:ins>
      <w:del w:id="4087" w:author="Robin Matthews" w:date="2021-06-16T19:09:00Z">
        <w:r w:rsidR="00615634" w:rsidDel="000B7CB3">
          <w:rPr>
            <w:lang w:val="en-GB"/>
          </w:rPr>
          <w:del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"manualFormatting" : "(Samset et al., 2020)", "plainTextFormattedCitation" : "(Samset et al., 2020)", "previouslyFormattedCitation" : "(Samset et al., 2020)" }, "properties" : { "noteIndex" : 0 }, "schema" : "https://github.com/citation-style-language/schema/raw/master/csl-citation.json" }</w:delInstrText>
        </w:r>
      </w:del>
      <w:r w:rsidR="00352817" w:rsidRPr="003862D0">
        <w:rPr>
          <w:lang w:val="en-GB"/>
        </w:rPr>
        <w:fldChar w:fldCharType="separate"/>
      </w:r>
      <w:del w:id="4088" w:author="Robin Matthews" w:date="2021-06-16T19:09:00Z">
        <w:r w:rsidR="00016735" w:rsidDel="000B7CB3">
          <w:rPr>
            <w:noProof/>
            <w:lang w:val="en-GB"/>
          </w:rPr>
          <w:delText>(</w:delText>
        </w:r>
      </w:del>
      <w:r w:rsidR="00016735">
        <w:rPr>
          <w:noProof/>
          <w:lang w:val="en-GB"/>
        </w:rPr>
        <w:t>Samset et al.</w:t>
      </w:r>
      <w:del w:id="4089" w:author="Robin Matthews" w:date="2021-06-16T19:09:00Z">
        <w:r w:rsidR="00016735" w:rsidDel="000B7CB3">
          <w:rPr>
            <w:noProof/>
            <w:lang w:val="en-GB"/>
          </w:rPr>
          <w:delText>,</w:delText>
        </w:r>
      </w:del>
      <w:r w:rsidR="00016735">
        <w:rPr>
          <w:noProof/>
          <w:lang w:val="en-GB"/>
        </w:rPr>
        <w:t xml:space="preserve"> </w:t>
      </w:r>
      <w:ins w:id="4090" w:author="Robin Matthews" w:date="2021-06-16T19:09:00Z">
        <w:r w:rsidR="000B7CB3">
          <w:rPr>
            <w:noProof/>
            <w:lang w:val="en-GB"/>
          </w:rPr>
          <w:t>(</w:t>
        </w:r>
      </w:ins>
      <w:r w:rsidR="00016735">
        <w:rPr>
          <w:noProof/>
          <w:lang w:val="en-GB"/>
        </w:rPr>
        <w:t>2020)</w:t>
      </w:r>
      <w:r w:rsidR="00352817" w:rsidRPr="003862D0">
        <w:rPr>
          <w:lang w:val="en-GB"/>
        </w:rPr>
        <w:fldChar w:fldCharType="end"/>
      </w:r>
      <w:r w:rsidR="00352817" w:rsidRPr="003862D0">
        <w:rPr>
          <w:lang w:val="en-GB"/>
        </w:rPr>
        <w:t xml:space="preserve"> </w:t>
      </w:r>
      <w:r w:rsidRPr="003862D0">
        <w:rPr>
          <w:lang w:val="en-GB"/>
        </w:rPr>
        <w:t xml:space="preserve">found emergence of mitigation benefits in GSAT changes about 25–30 years after RCP2.6 emissions diverge from the higher-emissions trajectories in RCP4.5 and RCP8.5. Consistently, </w:t>
      </w:r>
      <w:r w:rsidRPr="003862D0">
        <w:rPr>
          <w:lang w:val="en-GB"/>
        </w:rPr>
        <w:fldChar w:fldCharType="begin" w:fldLock="1"/>
      </w:r>
      <w:ins w:id="4091" w:author="Robin Matthews" w:date="2021-06-16T19:09:00Z">
        <w:r w:rsidR="000B7CB3">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4092" w:author="Robin Matthews" w:date="2021-06-16T19:09:00Z">
        <w:r w:rsidR="00615634" w:rsidDel="000B7CB3">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delInstrText>
        </w:r>
      </w:del>
      <w:r w:rsidRPr="003862D0">
        <w:rPr>
          <w:lang w:val="en-GB"/>
        </w:rPr>
        <w:fldChar w:fldCharType="separate"/>
      </w:r>
      <w:del w:id="4093" w:author="Robin Matthews" w:date="2021-06-16T19:09:00Z">
        <w:r w:rsidR="00016735" w:rsidDel="000B7CB3">
          <w:rPr>
            <w:noProof/>
            <w:lang w:val="en-GB"/>
          </w:rPr>
          <w:delText>(</w:delText>
        </w:r>
      </w:del>
      <w:r w:rsidR="00016735">
        <w:rPr>
          <w:noProof/>
          <w:lang w:val="en-GB"/>
        </w:rPr>
        <w:t>Marotzke</w:t>
      </w:r>
      <w:del w:id="4094" w:author="Robin Matthews" w:date="2021-06-16T19:09:00Z">
        <w:r w:rsidR="00016735" w:rsidDel="000B7CB3">
          <w:rPr>
            <w:noProof/>
            <w:lang w:val="en-GB"/>
          </w:rPr>
          <w:delText>,</w:delText>
        </w:r>
      </w:del>
      <w:r w:rsidR="00016735">
        <w:rPr>
          <w:noProof/>
          <w:lang w:val="en-GB"/>
        </w:rPr>
        <w:t xml:space="preserve"> </w:t>
      </w:r>
      <w:ins w:id="4095" w:author="Robin Matthews" w:date="2021-06-16T19:09:00Z">
        <w:r w:rsidR="000B7CB3">
          <w:rPr>
            <w:noProof/>
            <w:lang w:val="en-GB"/>
          </w:rPr>
          <w:t>(</w:t>
        </w:r>
      </w:ins>
      <w:r w:rsidR="00016735">
        <w:rPr>
          <w:noProof/>
          <w:lang w:val="en-GB"/>
        </w:rPr>
        <w:t>2019)</w:t>
      </w:r>
      <w:r w:rsidRPr="003862D0">
        <w:rPr>
          <w:lang w:val="en-GB"/>
        </w:rPr>
        <w:fldChar w:fldCharType="end"/>
      </w:r>
      <w:r w:rsidRPr="003862D0">
        <w:rPr>
          <w:lang w:val="en-GB"/>
        </w:rPr>
        <w:t xml:space="preserve"> found about one-third likelihood that a trend reduction in </w:t>
      </w:r>
      <w:r w:rsidR="004D176A" w:rsidRPr="003862D0">
        <w:rPr>
          <w:lang w:val="en-GB"/>
        </w:rPr>
        <w:t>GSAT</w:t>
      </w:r>
      <w:r w:rsidRPr="003862D0">
        <w:rPr>
          <w:lang w:val="en-GB"/>
        </w:rPr>
        <w:t xml:space="preserve">, over the period 2021–2035 relative to 2005–2020, would be attributable to the emissions reductions implied by the difference between RCP2.6 and RCP4.5. Emergence of the GSAT response to mitigation of individual short-lived climate forcers (SLCFs) would likewise not occur until several decades after emissions trajectories diverge, owing to the relatively small influence of individual SLCFs on the total </w:t>
      </w:r>
      <w:r w:rsidR="004D176A" w:rsidRPr="003862D0">
        <w:rPr>
          <w:lang w:val="en-GB"/>
        </w:rPr>
        <w:t>ERF</w:t>
      </w:r>
      <w:r w:rsidR="00062EAE" w:rsidRPr="003862D0">
        <w:rPr>
          <w:lang w:val="en-GB"/>
        </w:rPr>
        <w:t xml:space="preserve"> </w:t>
      </w:r>
      <w:r w:rsidR="00352817" w:rsidRPr="003862D0">
        <w:rPr>
          <w:lang w:val="en-GB"/>
        </w:rPr>
        <w:fldChar w:fldCharType="begin" w:fldLock="1"/>
      </w:r>
      <w:r w:rsidR="00615634">
        <w:rPr>
          <w:lang w:val="en-GB"/>
        </w:rPr>
        <w: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instrText>
      </w:r>
      <w:r w:rsidR="00352817" w:rsidRPr="003862D0">
        <w:rPr>
          <w:lang w:val="en-GB"/>
        </w:rPr>
        <w:fldChar w:fldCharType="separate"/>
      </w:r>
      <w:r w:rsidR="00016735">
        <w:rPr>
          <w:noProof/>
          <w:lang w:val="en-GB"/>
        </w:rPr>
        <w:t>(Samset et al., 2020)</w:t>
      </w:r>
      <w:r w:rsidR="00352817" w:rsidRPr="003862D0">
        <w:rPr>
          <w:lang w:val="en-GB"/>
        </w:rPr>
        <w:fldChar w:fldCharType="end"/>
      </w:r>
      <w:r w:rsidRPr="003862D0">
        <w:rPr>
          <w:lang w:val="en-GB"/>
        </w:rPr>
        <w:t>, see also Section 4.4.4 and</w:t>
      </w:r>
      <w:r w:rsidR="00953A87" w:rsidRPr="003862D0">
        <w:rPr>
          <w:lang w:val="en-GB"/>
        </w:rPr>
        <w:t xml:space="preserve"> </w:t>
      </w:r>
      <w:r w:rsidR="00FA6D4F" w:rsidRPr="003862D0">
        <w:rPr>
          <w:lang w:val="en-GB"/>
        </w:rPr>
        <w:t>Figure 4.18</w:t>
      </w:r>
      <w:r w:rsidRPr="003862D0">
        <w:rPr>
          <w:lang w:val="en-GB"/>
        </w:rPr>
        <w:t xml:space="preserve">. </w:t>
      </w:r>
    </w:p>
    <w:p w14:paraId="3E89287A" w14:textId="77777777" w:rsidR="003E7C11" w:rsidRPr="003862D0" w:rsidRDefault="003E7C11" w:rsidP="003E7C11">
      <w:pPr>
        <w:pStyle w:val="AR6BodyText"/>
        <w:rPr>
          <w:lang w:val="en-GB"/>
        </w:rPr>
      </w:pPr>
    </w:p>
    <w:p w14:paraId="2EE2ACA2" w14:textId="242B6370" w:rsidR="003E7C11" w:rsidRPr="003862D0" w:rsidRDefault="003E7C11" w:rsidP="003E7C11">
      <w:pPr>
        <w:pStyle w:val="AR6BodyText"/>
        <w:rPr>
          <w:lang w:val="en-GB"/>
        </w:rPr>
      </w:pPr>
      <w:r w:rsidRPr="003862D0">
        <w:rPr>
          <w:lang w:val="en-GB"/>
        </w:rPr>
        <w:t>In contrast to the earlier studies, emergence in GSAT within the near</w:t>
      </w:r>
      <w:r w:rsidR="004D176A" w:rsidRPr="003862D0">
        <w:rPr>
          <w:lang w:val="en-GB"/>
        </w:rPr>
        <w:t>-</w:t>
      </w:r>
      <w:r w:rsidRPr="003862D0">
        <w:rPr>
          <w:lang w:val="en-GB"/>
        </w:rPr>
        <w:t xml:space="preserve"> term has recently been found by </w:t>
      </w:r>
      <w:r w:rsidRPr="003862D0">
        <w:rPr>
          <w:lang w:val="en-GB"/>
        </w:rPr>
        <w:fldChar w:fldCharType="begin" w:fldLock="1"/>
      </w:r>
      <w:r w:rsidR="00CD3B49">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"manualFormatting" : "McKenna et al. (2021)", "plainTextFormattedCitation" : "(McKenna et al., 2021)", "previouslyFormattedCitation" : "(McKenna et al., 2021)" }, "properties" : { "noteIndex" : 0 }, "schema" : "https://github.com/citation-style-language/schema/raw/master/csl-citation.json" }</w:instrText>
      </w:r>
      <w:r w:rsidRPr="003862D0">
        <w:rPr>
          <w:lang w:val="en-GB"/>
        </w:rPr>
        <w:fldChar w:fldCharType="separate"/>
      </w:r>
      <w:del w:id="4096" w:author="Robin Matthews" w:date="2021-06-16T19:10:00Z">
        <w:r w:rsidR="00016735" w:rsidDel="000B7CB3">
          <w:rPr>
            <w:noProof/>
            <w:lang w:val="en-GB"/>
          </w:rPr>
          <w:delText>(</w:delText>
        </w:r>
      </w:del>
      <w:r w:rsidR="00016735">
        <w:rPr>
          <w:noProof/>
          <w:lang w:val="en-GB"/>
        </w:rPr>
        <w:t>McKenna et al.</w:t>
      </w:r>
      <w:del w:id="4097" w:author="Robin Matthews" w:date="2021-06-16T19:10:00Z">
        <w:r w:rsidR="00016735" w:rsidDel="000B7CB3">
          <w:rPr>
            <w:noProof/>
            <w:lang w:val="en-GB"/>
          </w:rPr>
          <w:delText>,</w:delText>
        </w:r>
      </w:del>
      <w:r w:rsidR="00016735">
        <w:rPr>
          <w:noProof/>
          <w:lang w:val="en-GB"/>
        </w:rPr>
        <w:t xml:space="preserve"> </w:t>
      </w:r>
      <w:ins w:id="4098" w:author="Robin Matthews" w:date="2021-06-16T19:10:00Z">
        <w:r w:rsidR="000B7CB3">
          <w:rPr>
            <w:noProof/>
            <w:lang w:val="en-GB"/>
          </w:rPr>
          <w:t>(</w:t>
        </w:r>
      </w:ins>
      <w:r w:rsidR="00016735">
        <w:rPr>
          <w:noProof/>
          <w:lang w:val="en-GB"/>
        </w:rPr>
        <w:t>2021)</w:t>
      </w:r>
      <w:r w:rsidRPr="003862D0">
        <w:rPr>
          <w:lang w:val="en-GB"/>
        </w:rPr>
        <w:fldChar w:fldCharType="end"/>
      </w:r>
      <w:r w:rsidRPr="003862D0">
        <w:rPr>
          <w:lang w:val="en-GB"/>
        </w:rPr>
        <w:t xml:space="preserve"> who investigated the likelihood that under the SSP scenarios GSAT trends will exceed the largest historical observed 20-year trends. They found that under scenario SSP1-1.9, the 20-year GSAT trends would </w:t>
      </w:r>
      <w:r w:rsidRPr="003862D0">
        <w:rPr>
          <w:i/>
          <w:lang w:val="en-GB"/>
        </w:rPr>
        <w:t>likely</w:t>
      </w:r>
      <w:r w:rsidRPr="003862D0">
        <w:rPr>
          <w:lang w:val="en-GB"/>
        </w:rPr>
        <w:t xml:space="preserve"> be lower than in SSP3-7.0 and SSP5-8.5 within the near term. This earlier diagnosed time of emergence </w:t>
      </w:r>
      <w:r w:rsidR="004D176A" w:rsidRPr="003862D0">
        <w:rPr>
          <w:lang w:val="en-GB"/>
        </w:rPr>
        <w:t>compared to</w:t>
      </w:r>
      <w:r w:rsidR="00B64260">
        <w:rPr>
          <w:lang w:val="en-GB"/>
        </w:rPr>
        <w:t xml:space="preserve"> </w:t>
      </w:r>
      <w:r w:rsidR="00B64260">
        <w:rPr>
          <w:lang w:val="en-GB"/>
        </w:rPr>
        <w:fldChar w:fldCharType="begin" w:fldLock="1"/>
      </w:r>
      <w:ins w:id="4099" w:author="Robin Matthews" w:date="2021-06-16T19:10:00Z">
        <w:r w:rsidR="000B7CB3">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4100" w:author="Robin Matthews" w:date="2021-06-16T19:10:00Z">
        <w:r w:rsidR="00615634" w:rsidDel="000B7CB3">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"plainTextFormattedCitation" : "(Marotzke, 2019)", "previouslyFormattedCitation" : "(Marotzke, 2019)" }, "properties" : { "noteIndex" : 0 }, "schema" : "https://github.com/citation-style-language/schema/raw/master/csl-citation.json" }</w:delInstrText>
        </w:r>
      </w:del>
      <w:r w:rsidR="00B64260">
        <w:rPr>
          <w:lang w:val="en-GB"/>
        </w:rPr>
        <w:fldChar w:fldCharType="separate"/>
      </w:r>
      <w:del w:id="4101" w:author="Robin Matthews" w:date="2021-06-16T19:10:00Z">
        <w:r w:rsidR="00016735" w:rsidDel="000B7CB3">
          <w:rPr>
            <w:noProof/>
            <w:lang w:val="en-GB"/>
          </w:rPr>
          <w:delText>(</w:delText>
        </w:r>
      </w:del>
      <w:r w:rsidR="00016735">
        <w:rPr>
          <w:noProof/>
          <w:lang w:val="en-GB"/>
        </w:rPr>
        <w:t>Marotzke</w:t>
      </w:r>
      <w:del w:id="4102" w:author="Robin Matthews" w:date="2021-06-16T19:10:00Z">
        <w:r w:rsidR="00016735" w:rsidDel="000B7CB3">
          <w:rPr>
            <w:noProof/>
            <w:lang w:val="en-GB"/>
          </w:rPr>
          <w:delText>,</w:delText>
        </w:r>
      </w:del>
      <w:r w:rsidR="00016735">
        <w:rPr>
          <w:noProof/>
          <w:lang w:val="en-GB"/>
        </w:rPr>
        <w:t xml:space="preserve"> </w:t>
      </w:r>
      <w:ins w:id="4103" w:author="Robin Matthews" w:date="2021-06-16T19:10:00Z">
        <w:r w:rsidR="000B7CB3">
          <w:rPr>
            <w:noProof/>
            <w:lang w:val="en-GB"/>
          </w:rPr>
          <w:t>(</w:t>
        </w:r>
      </w:ins>
      <w:r w:rsidR="00016735">
        <w:rPr>
          <w:noProof/>
          <w:lang w:val="en-GB"/>
        </w:rPr>
        <w:t>2019)</w:t>
      </w:r>
      <w:r w:rsidR="00B64260">
        <w:rPr>
          <w:lang w:val="en-GB"/>
        </w:rPr>
        <w:fldChar w:fldCharType="end"/>
      </w:r>
      <w:r w:rsidRPr="003862D0">
        <w:rPr>
          <w:lang w:val="en-GB"/>
        </w:rPr>
        <w:t>, while using a similar statistical approach, presumably arose because of the longer-period trends (20 rather than 15 years) and the larger difference between emissions trajectories considered (</w:t>
      </w:r>
      <w:r w:rsidRPr="003862D0">
        <w:rPr>
          <w:i/>
          <w:lang w:val="en-GB"/>
        </w:rPr>
        <w:t>medium confidence</w:t>
      </w:r>
      <w:r w:rsidRPr="003862D0">
        <w:rPr>
          <w:lang w:val="en-GB"/>
        </w:rPr>
        <w:t xml:space="preserve">). Using 20-year temperature anomalies relative to 1995–2014 instead of 20-year trends yielded a low probability of emergence </w:t>
      </w:r>
      <w:r w:rsidRPr="003862D0">
        <w:rPr>
          <w:lang w:val="en-GB"/>
        </w:rPr>
        <w:fldChar w:fldCharType="begin" w:fldLock="1"/>
      </w:r>
      <w:r w:rsidR="00615634">
        <w:rPr>
          <w:lang w:val="en-GB"/>
        </w:rPr>
        <w:instrText>ADDIN CSL_CITATION { "citationItems" : [ { "id" : "ITEM-1", "itemData" : { "DOI" : "10.1038/s41558-020-00957-9", "ISSN" : "1758-678X", "abstract" : "Following the Paris Agreement, many countries are enacting targets to achieve net-zero GHG emissions. Stringent mitigation will have clear societal benefits in the second half of this century by limiting peak warming and stabilizing climate. However, the near-term benefits of mitigation are generally thought to be less clear because forced surface temperature trends can be masked by internal variability. Here we use observationally constrained projections from the latest comprehensive climate models and a simple climate model emulator to show that pursuing stringent mitigation consistent with holding long-term warming below 1.5 \u00b0C reduces the risk of unprecedented warming rates in the next 20 years by a factor of 13 compared with a no mitigation scenario, even after accounting for internal variability. Therefore, in addition to long-term benefits, stringent mitigation offers substantial near-term benefits by offering societies and ecosystems a greater chance to adapt to and avoid the worst climate change impacts.", "author" : [ { "dropping-particle" : "", "family" : "McKenna", "given" : "Christine M", "non-dropping-particle" : "", "parse-names" : false, "suffix" : "" }, { "dropping-particle" : "", "family" : "Maycock", "given" : "Amanda C", "non-dropping-particle" : "", "parse-names" : false, "suffix" : "" }, { "dropping-particle" : "", "family" : "Forster", "given" : "Piers M", "non-dropping-particle" : "", "parse-names" : false, "suffix" : "" }, { "dropping-particle" : "", "family" : "Smith", "given" : "Christopher J", "non-dropping-particle" : "", "parse-names" : false, "suffix" : "" }, { "dropping-particle" : "", "family" : "Tokarska", "given" : "Katarzyna B", "non-dropping-particle" : "", "parse-names" : false, "suffix" : "" } ], "container-title" : "Nature Climate Change", "id" : "ITEM-1", "issue" : "2", "issued" : { "date-parts" : [ [ "2021", "2", "7" ] ] }, "page" : "126-131", "title" : "Stringent mitigation substantially reduces risk of unprecedented near-term warming rates", "translator" : [ { "dropping-particle" : "", "family" : "K5164", "given" : "", "non-dropping-particle" : "", "parse-names" : false, "suffix" : "" } ], "type" : "article-journal", "volume" : "11" }, "uris" : [ "http://www.mendeley.com/documents/?uuid=38558b3b-261d-46e2-a034-14cf780112a5" ] } ], "mendeley" : { "formattedCitation" : "(McKenna et al., 2021)", "plainTextFormattedCitation" : "(McKenna et al., 2021)", "previouslyFormattedCitation" : "(McKenna et al., 2021)" }, "properties" : { "noteIndex" : 0 }, "schema" : "https://github.com/citation-style-language/schema/raw/master/csl-citation.json" }</w:instrText>
      </w:r>
      <w:r w:rsidRPr="003862D0">
        <w:rPr>
          <w:lang w:val="en-GB"/>
        </w:rPr>
        <w:fldChar w:fldCharType="separate"/>
      </w:r>
      <w:r w:rsidR="00016735">
        <w:rPr>
          <w:noProof/>
          <w:lang w:val="en-GB"/>
        </w:rPr>
        <w:t>(McKenna et al., 2021)</w:t>
      </w:r>
      <w:r w:rsidRPr="003862D0">
        <w:rPr>
          <w:lang w:val="en-GB"/>
        </w:rPr>
        <w:fldChar w:fldCharType="end"/>
      </w:r>
      <w:r w:rsidRPr="003862D0">
        <w:rPr>
          <w:lang w:val="en-GB"/>
        </w:rPr>
        <w:t>, consistent with the AR5</w:t>
      </w:r>
      <w:del w:id="4104" w:author="Robin Matthews" w:date="2021-06-16T19:10:00Z">
        <w:r w:rsidRPr="003862D0" w:rsidDel="002023CE">
          <w:rPr>
            <w:lang w:val="en-GB"/>
          </w:rPr>
          <w:delText xml:space="preserve"> </w:delText>
        </w:r>
      </w:del>
      <w:bookmarkStart w:id="4105" w:name="_Hlk74763046"/>
      <w:ins w:id="4106" w:author="Robin Matthews" w:date="2021-06-16T19:10:00Z">
        <w:r w:rsidR="002023CE">
          <w:rPr>
            <w:lang w:val="en-GB"/>
          </w:rPr>
          <w:t xml:space="preserve"> </w:t>
        </w:r>
        <w:r w:rsidR="002023CE">
          <w:fldChar w:fldCharType="begin" w:fldLock="1"/>
        </w:r>
      </w:ins>
      <w:r w:rsidR="00CD3B49">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"id" : "ITEM-3",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"ITEM-3",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"id" : "ITEM-4",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"ITEM-4",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"(Collins et al., 2013; Kirtman et al., 2013; Tebaldi and Friedlingstein, 2013; Samset et al., 2020)", "plainTextFormattedCitation" : "(Collins et al., 2013; Kirtman et al., 2013; Tebaldi and Friedlingstein, 2013; Samset et al., 2020)", "previouslyFormattedCitation" : "(Collins et al., 2013; Kirtman et al., 2013; Tebaldi and Friedlingstein, 2013; Samset et al., 2020)" }, "properties" : { "noteIndex" : 0 }, "schema" : "https://github.com/citation-style-language/schema/raw/master/csl-citation.json" }</w:instrText>
      </w:r>
      <w:ins w:id="4107" w:author="Robin Matthews" w:date="2021-06-16T19:10:00Z">
        <w:r w:rsidR="002023CE">
          <w:fldChar w:fldCharType="separate"/>
        </w:r>
        <w:r w:rsidR="002023CE" w:rsidRPr="00B94219">
          <w:rPr>
            <w:noProof/>
          </w:rPr>
          <w:t>(Collins et al., 2013; Kirtman et al., 2013; Tebaldi and Friedlingstein, 2013; Samset et al., 2020)</w:t>
        </w:r>
        <w:r w:rsidR="002023CE">
          <w:fldChar w:fldCharType="end"/>
        </w:r>
      </w:ins>
      <w:del w:id="4108" w:author="Robin Matthews" w:date="2021-06-16T19:10:00Z">
        <w:r w:rsidRPr="003862D0" w:rsidDel="002023CE">
          <w:rPr>
            <w:lang w:val="en-GB"/>
          </w:rPr>
          <w:fldChar w:fldCharType="begin" w:fldLock="1"/>
        </w:r>
        <w:r w:rsidR="00615634" w:rsidDel="002023CE">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"id" : "ITEM-2", "itemData" : { "DOI" : "10.1017/CBO9781107415324.023", "ISBN" : "9781107661820", "author" : [ { "dropping-particle" : "", "family" : "Kirtman", "given" : "B", "non-dropping-particle" : "", "parse-names" : false, "suffix" : "" }, { "dropping-particle" : "", "family" : "Power", "given" : "S B", "non-dropping-particle" : "", "parse-names" : false, "suffix" : "" }, { "dropping-particle" : "", "family" : "Adedoyin", "given" : "J A", "non-dropping-particle" : "", "parse-names" : false, "suffix" : "" }, { "dropping-particle" : "", "family" : "Boer", "given" : "G 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 J", "non-dropping-particle" : "", "parse-names" : false, "suffix" : "" }, { "dropping-particle" : "", "family" : "Fiore", "given" : "A M", "non-dropping-particle" : "", "parse-names" : false, "suffix" : "" }, { "dropping-particle" : "", "family" : "Kimoto", "given" : "M", "non-dropping-particle" : "", "parse-names" : false, "suffix" : "" }, { "dropping-particle" : "", "family" : "Meehl", "given" : "G 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 J", "non-dropping-particle" : "", "parse-names" : false, "suffix" : "" }, { "dropping-particle" : "", "family" : "Vecchi", "given" : "G", "non-dropping-particle" : "", "parse-names" : false, "suffix" : "" }, { "dropping-particle" : "", "family" : "Wang", "given" : "H 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"K4195", "given" : "Rt13", "non-dropping-particle" : "", "parse-names" : false, "suffix" : "" } ], "type" : "chapter" }, "uris" : [ "http://www.mendeley.com/documents/?uuid=fd7d9233-216d-4f71-b660-a3791d3debe5" ] } ], "mendeley" : { "formattedCitation" : "(Collins et al., 2013; Kirtman et al., 2013)", "plainTextFormattedCitation" : "(Collins et al., 2013; Kirtman et al., 2013)", "previouslyFormattedCitation" : "(Collins et al., 2013; Kirtman et al., 2013)" }, "properties" : { "noteIndex" : 0 }, "schema" : "https://github.com/citation-style-language/schema/raw/master/csl-citation.json" }</w:delInstrText>
        </w:r>
        <w:r w:rsidRPr="003862D0" w:rsidDel="002023CE">
          <w:rPr>
            <w:lang w:val="en-GB"/>
          </w:rPr>
          <w:fldChar w:fldCharType="separate"/>
        </w:r>
        <w:r w:rsidR="00016735" w:rsidDel="002023CE">
          <w:rPr>
            <w:noProof/>
            <w:lang w:val="en-GB"/>
          </w:rPr>
          <w:delText>(Collins et al., 2013; Kirtman et al., 2013)</w:delText>
        </w:r>
        <w:r w:rsidRPr="003862D0" w:rsidDel="002023CE">
          <w:rPr>
            <w:lang w:val="en-GB"/>
          </w:rPr>
          <w:fldChar w:fldCharType="end"/>
        </w:r>
        <w:r w:rsidRPr="003862D0" w:rsidDel="002023CE">
          <w:rPr>
            <w:lang w:val="en-GB"/>
          </w:rPr>
          <w:delText>,</w:delText>
        </w:r>
        <w:r w:rsidR="00C43A15" w:rsidRPr="003862D0" w:rsidDel="002023CE">
          <w:rPr>
            <w:lang w:val="en-GB"/>
          </w:rPr>
          <w:delText xml:space="preserve"> </w:delText>
        </w:r>
        <w:r w:rsidR="00352817" w:rsidRPr="003862D0" w:rsidDel="002023CE">
          <w:rPr>
            <w:lang w:val="en-GB"/>
          </w:rPr>
          <w:fldChar w:fldCharType="begin" w:fldLock="1"/>
        </w:r>
        <w:r w:rsidR="004B7E49" w:rsidDel="002023CE">
          <w:rPr>
            <w:lang w:val="en-GB"/>
          </w:rPr>
          <w:del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delInstrText>
        </w:r>
        <w:r w:rsidR="00352817" w:rsidRPr="003862D0" w:rsidDel="002023CE">
          <w:rPr>
            <w:lang w:val="en-GB"/>
          </w:rPr>
          <w:fldChar w:fldCharType="separate"/>
        </w:r>
        <w:r w:rsidR="00016735" w:rsidDel="002023CE">
          <w:rPr>
            <w:noProof/>
            <w:lang w:val="en-GB"/>
          </w:rPr>
          <w:delText>(Tebaldi and Friedlingstein, 2013)</w:delText>
        </w:r>
        <w:r w:rsidR="00352817" w:rsidRPr="003862D0" w:rsidDel="002023CE">
          <w:rPr>
            <w:lang w:val="en-GB"/>
          </w:rPr>
          <w:fldChar w:fldCharType="end"/>
        </w:r>
        <w:r w:rsidR="00352817" w:rsidRPr="003862D0" w:rsidDel="002023CE">
          <w:rPr>
            <w:lang w:val="en-GB"/>
          </w:rPr>
          <w:delText xml:space="preserve"> </w:delText>
        </w:r>
        <w:r w:rsidR="00352817" w:rsidRPr="003862D0" w:rsidDel="002023CE">
          <w:rPr>
            <w:lang w:val="en-GB"/>
          </w:rPr>
          <w:fldChar w:fldCharType="begin" w:fldLock="1"/>
        </w:r>
        <w:r w:rsidR="00615634" w:rsidDel="002023CE">
          <w:rPr>
            <w:lang w:val="en-GB"/>
          </w:rPr>
          <w:delInstrText>ADDIN CSL_CITATION { "citationItems" : [ { "id" : "ITEM-1", "itemData" : { "DOI" : "10.1038/s41467-020-17001-1", "ISSN" : "2041-1723",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"7" ] ] }, "page" : "3261", "title" : "Delayed emergence of a global temperature response after emission mitigation", "translator" : [ { "dropping-particle" : "", "family" : "K4204", "given" : "", "non-dropping-particle" : "", "parse-names" : false, "suffix" : "" } ], "type" : "article-journal", "volume" : "11" }, "uris" : [ "http://www.mendeley.com/documents/?uuid=58fcb1ba-f948-42b9-978d-e1d03bb503a6" ] } ], "mendeley" : { "formattedCitation" : "(Samset et al., 2020)", "plainTextFormattedCitation" : "(Samset et al., 2020)", "previouslyFormattedCitation" : "(Samset et al., 2020)" }, "properties" : { "noteIndex" : 0 }, "schema" : "https://github.com/citation-style-language/schema/raw/master/csl-citation.json" }</w:delInstrText>
        </w:r>
        <w:r w:rsidR="00352817" w:rsidRPr="003862D0" w:rsidDel="002023CE">
          <w:rPr>
            <w:lang w:val="en-GB"/>
          </w:rPr>
          <w:fldChar w:fldCharType="separate"/>
        </w:r>
        <w:r w:rsidR="00016735" w:rsidDel="002023CE">
          <w:rPr>
            <w:noProof/>
            <w:lang w:val="en-GB"/>
          </w:rPr>
          <w:delText>(Samset et al., 2020)</w:delText>
        </w:r>
        <w:r w:rsidR="00352817" w:rsidRPr="003862D0" w:rsidDel="002023CE">
          <w:rPr>
            <w:lang w:val="en-GB"/>
          </w:rPr>
          <w:fldChar w:fldCharType="end"/>
        </w:r>
      </w:del>
      <w:bookmarkEnd w:id="4105"/>
      <w:r w:rsidRPr="003862D0">
        <w:rPr>
          <w:lang w:val="en-GB"/>
        </w:rPr>
        <w:t xml:space="preserve">. It is not yet understood why GSAT trends appear to show faster emergence of mitigation benefits, compared to GSAT anomalies. </w:t>
      </w:r>
    </w:p>
    <w:p w14:paraId="4905944C" w14:textId="77777777" w:rsidR="003E7C11" w:rsidRPr="003862D0" w:rsidRDefault="003E7C11" w:rsidP="003E7C11">
      <w:pPr>
        <w:pStyle w:val="AR6BodyText"/>
        <w:rPr>
          <w:lang w:val="en-GB"/>
        </w:rPr>
      </w:pPr>
    </w:p>
    <w:p w14:paraId="76171274" w14:textId="4BAFB84C" w:rsidR="003E7C11" w:rsidRPr="003862D0" w:rsidRDefault="003E7C11" w:rsidP="003E7C11">
      <w:pPr>
        <w:pStyle w:val="AR6BodyText"/>
        <w:rPr>
          <w:rFonts w:eastAsiaTheme="minorEastAsia"/>
          <w:lang w:val="en-GB"/>
        </w:rPr>
      </w:pPr>
      <w:r w:rsidRPr="003862D0">
        <w:rPr>
          <w:lang w:val="en-GB"/>
        </w:rPr>
        <w:t>Emergence of mitigation benefits has been studied much less for quantities other than globally and annually averaged CO</w:t>
      </w:r>
      <w:r w:rsidRPr="003862D0">
        <w:rPr>
          <w:vertAlign w:val="subscript"/>
          <w:lang w:val="en-GB"/>
        </w:rPr>
        <w:t>2</w:t>
      </w:r>
      <w:r w:rsidRPr="003862D0">
        <w:rPr>
          <w:lang w:val="en-GB"/>
        </w:rPr>
        <w:t xml:space="preserve"> concentration and surface temperature. </w:t>
      </w:r>
      <w:r w:rsidRPr="003862D0">
        <w:rPr>
          <w:rFonts w:eastAsiaTheme="minorEastAsia"/>
          <w:lang w:val="en-GB"/>
        </w:rPr>
        <w:t>Bor</w:t>
      </w:r>
      <w:r w:rsidR="002E46E6" w:rsidRPr="003862D0">
        <w:rPr>
          <w:rFonts w:eastAsiaTheme="minorEastAsia"/>
          <w:lang w:val="en-GB"/>
        </w:rPr>
        <w:t>e</w:t>
      </w:r>
      <w:r w:rsidRPr="003862D0">
        <w:rPr>
          <w:rFonts w:eastAsiaTheme="minorEastAsia"/>
          <w:lang w:val="en-GB"/>
        </w:rPr>
        <w:t xml:space="preserve">al-winter temperatures are more challenging for </w:t>
      </w:r>
      <w:r w:rsidRPr="003862D0">
        <w:rPr>
          <w:rFonts w:eastAsiaTheme="minorEastAsia"/>
          <w:lang w:val="en-GB"/>
        </w:rPr>
        <w:lastRenderedPageBreak/>
        <w:t xml:space="preserve">emergence, due to larger variability in boreal winter and adding a decade to the time of emergence, whereas emergence times for boreal-summer averages are similar to the annual temperature averages </w:t>
      </w:r>
      <w:r w:rsidRPr="003862D0">
        <w:rPr>
          <w:rFonts w:eastAsiaTheme="minorEastAsia"/>
          <w:lang w:val="en-GB"/>
        </w:rPr>
        <w:fldChar w:fldCharType="begin" w:fldLock="1"/>
      </w:r>
      <w:r w:rsidR="004B7E49">
        <w:rPr>
          <w:rFonts w:eastAsiaTheme="minorEastAsia"/>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"http://www.mendeley.com/documents/?uuid=f51422af-dda5-4846-801f-3918a582de67", "http://www.mendeley.com/documents/?uuid=8092f98a-11e2-499f-abaa-138408dd361b",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(Tebaldi and Friedlingstein, 2013)</w:t>
      </w:r>
      <w:r w:rsidRPr="003862D0">
        <w:rPr>
          <w:rFonts w:eastAsiaTheme="minorEastAsia"/>
          <w:lang w:val="en-GB"/>
        </w:rPr>
        <w:fldChar w:fldCharType="end"/>
      </w:r>
      <w:r w:rsidRPr="003862D0">
        <w:rPr>
          <w:rFonts w:eastAsiaTheme="minorEastAsia"/>
          <w:lang w:val="en-GB"/>
        </w:rPr>
        <w:t xml:space="preserve">. Emergence happens later at the regional scale, with a median time of emergence of 30–45 years after emission paths separate in RCP2.6 relative to RCP4.5 and RCP8.5; a stricter requirement of 95% confidence level instead of median induces a delay of several decades, bringing time of emergence toward the end of the </w:t>
      </w:r>
      <w:r w:rsidRPr="003862D0">
        <w:rPr>
          <w:lang w:val="en-GB"/>
        </w:rPr>
        <w:t>21st</w:t>
      </w:r>
      <w:r w:rsidRPr="003862D0">
        <w:rPr>
          <w:rFonts w:eastAsiaTheme="minorEastAsia"/>
          <w:lang w:val="en-GB"/>
        </w:rPr>
        <w:t xml:space="preserve"> century at regional scales </w:t>
      </w:r>
      <w:r w:rsidRPr="003862D0">
        <w:rPr>
          <w:rFonts w:eastAsiaTheme="minorEastAsia"/>
          <w:lang w:val="en-GB"/>
        </w:rPr>
        <w:fldChar w:fldCharType="begin" w:fldLock="1"/>
      </w:r>
      <w:r w:rsidR="004B7E49">
        <w:rPr>
          <w:rFonts w:eastAsiaTheme="minorEastAsia"/>
          <w:lang w:val="en-GB"/>
        </w:rPr>
        <w:instrText>ADDIN CSL_CITATION { "citationItems" : [ { "id" : "ITEM-1", "itemData" : { "DOI" : "10.1073/pnas.1300005110",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"ITEM-1", "issue" : "43", "issued" : { "date-parts" : [ [ "2013" ] ] }, "page" : "17229\u201317234", "title" : "Delayed detection of climate mitigation benefits due to climate inertia and variability", "translator" : [ { "dropping-particle" : "", "family" : "K3255", "given" : "", "non-dropping-particle" : "", "parse-names" : false, "suffix" : "" } ], "type" : "article-journal", "volume" : "110" }, "uris" : [ "http://www.mendeley.com/documents/?uuid=f51422af-dda5-4846-801f-3918a582de67", "http://www.mendeley.com/documents/?uuid=8092f98a-11e2-499f-abaa-138408dd361b", "http://www.mendeley.com/documents/?uuid=7b12cdc8-4aca-4037-af12-dc2e50b85a8d" ] } ], "mendeley" : { "formattedCitation" : "(Tebaldi and Friedlingstein, 2013)", "plainTextFormattedCitation" : "(Tebaldi and Friedlingstein, 2013)", "previouslyFormattedCitation" : "(Tebaldi and Friedlingstein, 2013)"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(Tebaldi and Friedlingstein, 2013)</w:t>
      </w:r>
      <w:r w:rsidRPr="003862D0">
        <w:rPr>
          <w:rFonts w:eastAsiaTheme="minorEastAsia"/>
          <w:lang w:val="en-GB"/>
        </w:rPr>
        <w:fldChar w:fldCharType="end"/>
      </w:r>
      <w:r w:rsidRPr="003862D0">
        <w:rPr>
          <w:rFonts w:eastAsiaTheme="minorEastAsia"/>
          <w:lang w:val="en-GB"/>
        </w:rPr>
        <w:t xml:space="preserve">. </w:t>
      </w:r>
    </w:p>
    <w:p w14:paraId="6E2BED17" w14:textId="77777777" w:rsidR="003E7C11" w:rsidRPr="003862D0" w:rsidRDefault="003E7C11" w:rsidP="003E7C11">
      <w:pPr>
        <w:pStyle w:val="AR6BodyText"/>
        <w:rPr>
          <w:rFonts w:eastAsiaTheme="minorEastAsia"/>
          <w:lang w:val="en-GB"/>
        </w:rPr>
      </w:pPr>
    </w:p>
    <w:p w14:paraId="26337C6D" w14:textId="0ECC74A1" w:rsidR="003E7C11" w:rsidRPr="003862D0" w:rsidRDefault="002E46E6" w:rsidP="003E7C11">
      <w:pPr>
        <w:pStyle w:val="AR6BodyText"/>
        <w:rPr>
          <w:lang w:val="en-GB"/>
        </w:rPr>
      </w:pPr>
      <w:r w:rsidRPr="003862D0">
        <w:rPr>
          <w:lang w:val="en-GB"/>
        </w:rPr>
        <w:t>A</w:t>
      </w:r>
      <w:r w:rsidR="003E7C11" w:rsidRPr="003862D0">
        <w:rPr>
          <w:lang w:val="en-GB"/>
        </w:rPr>
        <w:t>ttribution to emissions reductions, for the case of RCP2.6 relative to RCP4.5, is not substantially more likely for 2021–2035 trends in</w:t>
      </w:r>
      <w:del w:id="4109" w:author="Sara M Tuson" w:date="2021-07-15T20:28:00Z">
        <w:r w:rsidR="003E7C11" w:rsidRPr="003862D0" w:rsidDel="00092429">
          <w:rPr>
            <w:lang w:val="en-GB"/>
          </w:rPr>
          <w:delText xml:space="preserve">  </w:delText>
        </w:r>
      </w:del>
      <w:ins w:id="4110" w:author="Sara M Tuson" w:date="2021-07-15T20:28:00Z">
        <w:r w:rsidR="00092429">
          <w:rPr>
            <w:lang w:val="en-GB"/>
          </w:rPr>
          <w:t xml:space="preserve"> </w:t>
        </w:r>
      </w:ins>
      <w:r w:rsidR="003E7C11" w:rsidRPr="003862D0">
        <w:rPr>
          <w:lang w:val="en-GB"/>
        </w:rPr>
        <w:t>upper-2000</w:t>
      </w:r>
      <w:ins w:id="4111" w:author="Sara M Tuson" w:date="2021-07-20T15:27:00Z">
        <w:r w:rsidR="006B4B0D">
          <w:rPr>
            <w:lang w:val="en-GB"/>
          </w:rPr>
          <w:t xml:space="preserve"> </w:t>
        </w:r>
      </w:ins>
      <w:r w:rsidR="003E7C11" w:rsidRPr="003862D0">
        <w:rPr>
          <w:lang w:val="en-GB"/>
        </w:rPr>
        <w:t xml:space="preserve">m </w:t>
      </w:r>
      <w:r w:rsidR="004D176A" w:rsidRPr="003862D0">
        <w:rPr>
          <w:lang w:val="en-GB"/>
        </w:rPr>
        <w:t>OHC</w:t>
      </w:r>
      <w:r w:rsidR="003E7C11" w:rsidRPr="003862D0">
        <w:rPr>
          <w:lang w:val="en-GB"/>
        </w:rPr>
        <w:t xml:space="preserve"> than for </w:t>
      </w:r>
      <w:r w:rsidR="004D176A" w:rsidRPr="003862D0">
        <w:rPr>
          <w:lang w:val="en-GB"/>
        </w:rPr>
        <w:t>GSAT</w:t>
      </w:r>
      <w:r w:rsidR="003E7C11" w:rsidRPr="003862D0">
        <w:rPr>
          <w:lang w:val="en-GB"/>
        </w:rPr>
        <w:t xml:space="preserve"> </w:t>
      </w:r>
      <w:r w:rsidR="003E7C11" w:rsidRPr="003862D0">
        <w:rPr>
          <w:lang w:val="en-GB"/>
        </w:rPr>
        <w:fldChar w:fldCharType="begin" w:fldLock="1"/>
      </w:r>
      <w:r w:rsidR="00615634">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"plainTextFormattedCitation" : "(Marotzke, 2019)", "previouslyFormattedCitation" : "(Marotzke, 2019)" }, "properties" : { "noteIndex" : 0 }, "schema" : "https://github.com/citation-style-language/schema/raw/master/csl-citation.json" }</w:instrText>
      </w:r>
      <w:r w:rsidR="003E7C11" w:rsidRPr="003862D0">
        <w:rPr>
          <w:lang w:val="en-GB"/>
        </w:rPr>
        <w:fldChar w:fldCharType="separate"/>
      </w:r>
      <w:r w:rsidR="00016735">
        <w:rPr>
          <w:noProof/>
          <w:lang w:val="en-GB"/>
        </w:rPr>
        <w:t>(Marotzke, 2019)</w:t>
      </w:r>
      <w:r w:rsidR="003E7C11" w:rsidRPr="003862D0">
        <w:rPr>
          <w:lang w:val="en-GB"/>
        </w:rPr>
        <w:fldChar w:fldCharType="end"/>
      </w:r>
      <w:r w:rsidR="003E7C11" w:rsidRPr="003862D0">
        <w:rPr>
          <w:lang w:val="en-GB"/>
        </w:rPr>
        <w:t xml:space="preserve">, although </w:t>
      </w:r>
      <w:r w:rsidR="004D176A" w:rsidRPr="003862D0">
        <w:rPr>
          <w:lang w:val="en-GB"/>
        </w:rPr>
        <w:t>OHC</w:t>
      </w:r>
      <w:r w:rsidR="003E7C11" w:rsidRPr="003862D0">
        <w:rPr>
          <w:lang w:val="en-GB"/>
        </w:rPr>
        <w:t xml:space="preserve"> change is thought to be less susceptible to internal variability. Furthermore, </w:t>
      </w:r>
      <w:r w:rsidR="003E7C11" w:rsidRPr="003862D0">
        <w:rPr>
          <w:lang w:val="en-GB"/>
        </w:rPr>
        <w:fldChar w:fldCharType="begin" w:fldLock="1"/>
      </w:r>
      <w:ins w:id="4112" w:author="Robin Matthews" w:date="2021-06-16T19:11:00Z">
        <w:r w:rsidR="002023CE">
          <w:rPr>
            <w:lang w:val="en-GB"/>
          </w:rPr>
          <w: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instrText>
        </w:r>
      </w:ins>
      <w:del w:id="4113" w:author="Robin Matthews" w:date="2021-06-16T19:11:00Z">
        <w:r w:rsidR="00615634" w:rsidDel="002023CE">
          <w:rPr>
            <w:lang w:val="en-GB"/>
          </w:rPr>
          <w:delInstrText>ADDIN CSL_CITATION { "citationItems" : [ { "id" : "ITEM-1", "itemData" : { "DOI" : "doi:10.1002/wcc.563", "abstract" : "If the Paris agreement at the Conference of Parties 21 is implemented very effectively, greenhouse-gas emissions might decrease after year 2020. Whether this would lead to identifiable near-term responses in \u201ciconic\u201d climate quantities of wide scientific and public interest is unclear, because the climate response would be obscured by quasi-random internal variability. I define the climate response as an increase or decrease in a linear climate trend over the period 2021\u20132035, compared to 2006\u20132020, and establish the probability of such a trend change being caused by an assumed policy shift toward emissions reductions after 2020. I quantify the irreducible uncertainty in projecting such a trend change through very large (100-member) ensembles of the state-of-the-art climate model MPI-ESM-LR. Trends in global-mean surface temperature (GMST) are higher over the period 2021\u20132035 than over 2006\u20132020 in one-third of all realizations in the mitigation scenario RCP2.6, interpreted as implementing the Paris agreement, compared to around one-half in the no-mitigation scenario RCP4.5. Mitigation is sufficient to cause a GMST trend reduction with a probability of 0.40 and necessary with a probability of 0.33. Trend increases in Arctic September sea-ice area and the Atlantic meridional overturning circulation are caused by the emissions reductions with a probability of only around 0.1. By contrast, emissions reductions are necessary for a trend decrease in upper-ocean heat content with a probability of over one-half. Some iconic climate quantities might thus by year 2035 exhibit an identifiable response to a successful Paris agreement but sometimes with low probability, creating a substantial communication challenge. This article is categorized under: Climate Models and Modeling &gt; Knowledge Generation with Models", "author" : [ { "dropping-particle" : "", "family" : "Marotzke", "given" : "Jochem", "non-dropping-particle" : "", "parse-names" : false, "suffix" : "" } ], "container-title" : "Wiley Interdisciplinary Reviews: Climate Change", "id" : "ITEM-1", "issue" : "1", "issued" : { "date-parts" : [ [ "2019" ] ] }, "page" : "e563", "title" : "Quantifying the irreducible uncertainty in near-term climate projections", "translator" : [ { "dropping-particle" : "", "family" : "K3259", "given" : "", "non-dropping-particle" : "", "parse-names" : false, "suffix" : "" } ], "type" : "article-journal", "volume" : "10" }, "uris" : [ "http://www.mendeley.com/documents/?uuid=6e6c499a-efe0-47be-a9b5-00aea7379363" ] } ], "mendeley" : { "formattedCitation" : "(Marotzke, 2019)", "manualFormatting" : "(Marotzke, 2019)", "plainTextFormattedCitation" : "(Marotzke, 2019)", "previouslyFormattedCitation" : "(Marotzke, 2019)" }, "properties" : { "noteIndex" : 0 }, "schema" : "https://github.com/citation-style-language/schema/raw/master/csl-citation.json" }</w:delInstrText>
        </w:r>
      </w:del>
      <w:r w:rsidR="003E7C11" w:rsidRPr="003862D0">
        <w:rPr>
          <w:lang w:val="en-GB"/>
        </w:rPr>
        <w:fldChar w:fldCharType="separate"/>
      </w:r>
      <w:del w:id="4114" w:author="Robin Matthews" w:date="2021-06-16T19:11:00Z">
        <w:r w:rsidR="00016735" w:rsidDel="002023CE">
          <w:rPr>
            <w:noProof/>
            <w:lang w:val="en-GB"/>
          </w:rPr>
          <w:delText>(</w:delText>
        </w:r>
      </w:del>
      <w:r w:rsidR="00016735">
        <w:rPr>
          <w:noProof/>
          <w:lang w:val="en-GB"/>
        </w:rPr>
        <w:t>Marotzke</w:t>
      </w:r>
      <w:del w:id="4115" w:author="Robin Matthews" w:date="2021-06-16T19:11:00Z">
        <w:r w:rsidR="00016735" w:rsidDel="002023CE">
          <w:rPr>
            <w:noProof/>
            <w:lang w:val="en-GB"/>
          </w:rPr>
          <w:delText>,</w:delText>
        </w:r>
      </w:del>
      <w:r w:rsidR="00016735">
        <w:rPr>
          <w:noProof/>
          <w:lang w:val="en-GB"/>
        </w:rPr>
        <w:t xml:space="preserve"> </w:t>
      </w:r>
      <w:ins w:id="4116" w:author="Robin Matthews" w:date="2021-06-16T19:11:00Z">
        <w:r w:rsidR="002023CE">
          <w:rPr>
            <w:noProof/>
            <w:lang w:val="en-GB"/>
          </w:rPr>
          <w:t>(</w:t>
        </w:r>
      </w:ins>
      <w:r w:rsidR="00016735">
        <w:rPr>
          <w:noProof/>
          <w:lang w:val="en-GB"/>
        </w:rPr>
        <w:t>2019)</w:t>
      </w:r>
      <w:r w:rsidR="003E7C11" w:rsidRPr="003862D0">
        <w:rPr>
          <w:lang w:val="en-GB"/>
        </w:rPr>
        <w:fldChar w:fldCharType="end"/>
      </w:r>
      <w:r w:rsidR="003E7C11" w:rsidRPr="003862D0">
        <w:rPr>
          <w:lang w:val="en-GB"/>
        </w:rPr>
        <w:t xml:space="preserve"> found only around 10% likelihood of mitigation-benefit emergence during 2021–2035 for change in </w:t>
      </w:r>
      <w:r w:rsidR="004D176A" w:rsidRPr="003862D0">
        <w:rPr>
          <w:lang w:val="en-GB"/>
        </w:rPr>
        <w:t>AMOC</w:t>
      </w:r>
      <w:r w:rsidR="003E7C11" w:rsidRPr="003862D0">
        <w:rPr>
          <w:lang w:val="en-GB"/>
        </w:rPr>
        <w:t xml:space="preserve"> and September Arctic </w:t>
      </w:r>
      <w:r w:rsidR="00113CAF" w:rsidRPr="003862D0">
        <w:rPr>
          <w:lang w:val="en-GB"/>
        </w:rPr>
        <w:t>sea</w:t>
      </w:r>
      <w:ins w:id="4117" w:author="Sara M Tuson" w:date="2021-07-17T14:40:00Z">
        <w:r w:rsidR="00AE1927">
          <w:rPr>
            <w:lang w:val="en-GB"/>
          </w:rPr>
          <w:t xml:space="preserve"> </w:t>
        </w:r>
      </w:ins>
      <w:del w:id="4118" w:author="Sara M Tuson" w:date="2021-07-17T14:40:00Z">
        <w:r w:rsidR="00113CAF" w:rsidRPr="003862D0" w:rsidDel="00AE1927">
          <w:rPr>
            <w:lang w:val="en-GB"/>
          </w:rPr>
          <w:delText>-</w:delText>
        </w:r>
      </w:del>
      <w:r w:rsidR="00113CAF" w:rsidRPr="003862D0">
        <w:rPr>
          <w:lang w:val="en-GB"/>
        </w:rPr>
        <w:t>ice area</w:t>
      </w:r>
      <w:r w:rsidR="003E7C11" w:rsidRPr="003862D0">
        <w:rPr>
          <w:lang w:val="en-GB"/>
        </w:rPr>
        <w:t>.</w:t>
      </w:r>
      <w:r w:rsidR="007C3EAE">
        <w:rPr>
          <w:lang w:val="en-GB"/>
        </w:rPr>
        <w:t xml:space="preserve"> </w:t>
      </w:r>
      <w:r w:rsidR="007C3EAE">
        <w:rPr>
          <w:lang w:val="en-GB"/>
        </w:rPr>
        <w:fldChar w:fldCharType="begin" w:fldLock="1"/>
      </w:r>
      <w:ins w:id="4119" w:author="Robin Matthews" w:date="2021-06-16T19:11:00Z">
        <w:r w:rsidR="002023CE">
          <w:rPr>
            <w:lang w:val="en-GB"/>
          </w:rPr>
          <w:instrText>ADDIN CSL_CITATION { "citationItems" : [ { "id" : "ITEM-1", "itemData" : { "DOI" : "10.1007/s10584-016-1605-5", "ISSN" : "0165-0009", "abstract" : "Using ensembles from the Community Earth System Model {(CESM)} under a high and a lower emission scenarios, we investigate changes in statistics of extreme daily temperature. The ensembles provide large samples for a robust application of extreme value theory. We estimate return values and return periods for annual maxima of the daily high and low temperatures as well as the 3-day averages of the same variables in current and future climate. Results indicate statistically significant increases (compared to the reference period of 1996\u20132005) in extreme temperatures over all land areas as early as 2025 under both scenarios, with statistically significant differences between them becoming pervasive over the globe by 2050. The substantially smaller changes, for all indices, produced under the lower emission case translate into sizeable benefits from emission mitigation: By 2075, in terms of reduced changes in 1-day heat extremes, about 95~% of land regions would see benefits of {1~{\\textdegree}C} or more under the lower emissions scenario, and 50~% or more of the land areas would benefit by at least {2~{\\textdegree}C.} 6~% of the land area would benefit by {3~{\\textdegree}C} or more in projected extreme minimum temperatures and 13~% would benefit by this amount for extreme maximum temperature. Benefits for 3-day metrics are similar. The future frequency of current extremes is also greatly reduced by mitigation: by the end of the century, under {RCP8.5} more than half the land area experiences the current 20-year events every year while only between about 10 and 25~% of the area is affected by such severe changes under {RCP4.5.}", "author" : [ { "dropping-particle" : "", "family" : "Tebaldi", "given" : "Claudia", "non-dropping-particle" : "", "parse-names" : false, "suffix" : "" }, { "dropping-particle" : "", "family" : "Wehner", "given" : "Michael F", "non-dropping-particle" : "", "parse-names" : false, "suffix" : "" } ], "container-title" : "Climatic Change", "id" : "ITEM-1", "issue" : "3-4", "issued" : { "date-parts" : [ [ "2018", "2", "18" ] ] }, "page" : "349-361", "title" : "Benefits of mitigation for future heat extremes under RCP4.5 compared to RCP8.5", "translator" : [ { "dropping-particle" : "", "family" : "K3782", "given" : "", "non-dropping-particle" : "", "parse-names" : false, "suffix" : "" } ], "type" : "article-journal", "volume" : "146" }, "uris" : [ "http://www.mendeley.com/documents/?uuid=804b3e74-8f80-4ec2-aa10-41c21e48b38f" ] } ], "mendeley" : { "formattedCitation" : "(Tebaldi and Wehner, 2018)", "manualFormatting" : "Tebaldi and Wehner (2018)", "plainTextFormattedCitation" : "(Tebaldi and Wehner, 2018)", "previouslyFormattedCitation" : "(Tebaldi and Wehner, 2018)" }, "properties" : { "noteIndex" : 0 }, "schema" : "https://github.com/citation-style-language/schema/raw/master/csl-citation.json" }</w:instrText>
        </w:r>
      </w:ins>
      <w:del w:id="4120" w:author="Robin Matthews" w:date="2021-06-16T19:11:00Z">
        <w:r w:rsidR="00615634" w:rsidDel="002023CE">
          <w:rPr>
            <w:lang w:val="en-GB"/>
          </w:rPr>
          <w:delInstrText>ADDIN CSL_CITATION { "citationItems" : [ { "id" : "ITEM-1", "itemData" : { "DOI" : "10.1007/s10584-016-1605-5", "ISSN" : "0165-0009", "abstract" : "Using ensembles from the Community Earth System Model {(CESM)} under a high and a lower emission scenarios, we investigate changes in statistics of extreme daily temperature. The ensembles provide large samples for a robust application of extreme value theory. We estimate return values and return periods for annual maxima of the daily high and low temperatures as well as the 3-day averages of the same variables in current and future climate. Results indicate statistically significant increases (compared to the reference period of 1996\u20132005) in extreme temperatures over all land areas as early as 2025 under both scenarios, with statistically significant differences between them becoming pervasive over the globe by 2050. The substantially smaller changes, for all indices, produced under the lower emission case translate into sizeable benefits from emission mitigation: By 2075, in terms of reduced changes in 1-day heat extremes, about 95~% of land regions would see benefits of {1~{\\textdegree}C} or more under the lower emissions scenario, and 50~% or more of the land areas would benefit by at least {2~{\\textdegree}C.} 6~% of the land area would benefit by {3~{\\textdegree}C} or more in projected extreme minimum temperatures and 13~% would benefit by this amount for extreme maximum temperature. Benefits for 3-day metrics are similar. The future frequency of current extremes is also greatly reduced by mitigation: by the end of the century, under {RCP8.5} more than half the land area experiences the current 20-year events every year while only between about 10 and 25~% of the area is affected by such severe changes under {RCP4.5.}", "author" : [ { "dropping-particle" : "", "family" : "Tebaldi", "given" : "Claudia", "non-dropping-particle" : "", "parse-names" : false, "suffix" : "" }, { "dropping-particle" : "", "family" : "Wehner", "given" : "Michael F", "non-dropping-particle" : "", "parse-names" : false, "suffix" : "" } ], "container-title" : "Climatic Change", "id" : "ITEM-1", "issue" : "3-4", "issued" : { "date-parts" : [ [ "2018", "2", "18" ] ] }, "page" : "349-361", "title" : "Benefits of mitigation for future heat extremes under RCP4.5 compared to RCP8.5", "translator" : [ { "dropping-particle" : "", "family" : "K3782", "given" : "", "non-dropping-particle" : "", "parse-names" : false, "suffix" : "" } ], "type" : "article-journal", "volume" : "146" }, "uris" : [ "http://www.mendeley.com/documents/?uuid=804b3e74-8f80-4ec2-aa10-41c21e48b38f" ] } ], "mendeley" : { "formattedCitation" : "(Tebaldi and Wehner, 2018)", "plainTextFormattedCitation" : "(Tebaldi and Wehner, 2018)", "previouslyFormattedCitation" : "(Tebaldi and Wehner, 2018)" }, "properties" : { "noteIndex" : 0 }, "schema" : "https://github.com/citation-style-language/schema/raw/master/csl-citation.json" }</w:delInstrText>
        </w:r>
      </w:del>
      <w:r w:rsidR="007C3EAE">
        <w:rPr>
          <w:lang w:val="en-GB"/>
        </w:rPr>
        <w:fldChar w:fldCharType="separate"/>
      </w:r>
      <w:del w:id="4121" w:author="Robin Matthews" w:date="2021-06-16T19:11:00Z">
        <w:r w:rsidR="00016735" w:rsidDel="002023CE">
          <w:rPr>
            <w:noProof/>
            <w:lang w:val="en-GB"/>
          </w:rPr>
          <w:delText>(</w:delText>
        </w:r>
      </w:del>
      <w:r w:rsidR="00016735">
        <w:rPr>
          <w:noProof/>
          <w:lang w:val="en-GB"/>
        </w:rPr>
        <w:t>Tebaldi and Wehner</w:t>
      </w:r>
      <w:del w:id="4122" w:author="Robin Matthews" w:date="2021-06-16T19:11:00Z">
        <w:r w:rsidR="00016735" w:rsidDel="002023CE">
          <w:rPr>
            <w:noProof/>
            <w:lang w:val="en-GB"/>
          </w:rPr>
          <w:delText>,</w:delText>
        </w:r>
      </w:del>
      <w:r w:rsidR="00016735">
        <w:rPr>
          <w:noProof/>
          <w:lang w:val="en-GB"/>
        </w:rPr>
        <w:t xml:space="preserve"> </w:t>
      </w:r>
      <w:ins w:id="4123" w:author="Robin Matthews" w:date="2021-06-16T19:11:00Z">
        <w:r w:rsidR="002023CE">
          <w:rPr>
            <w:noProof/>
            <w:lang w:val="en-GB"/>
          </w:rPr>
          <w:t>(</w:t>
        </w:r>
      </w:ins>
      <w:r w:rsidR="00016735">
        <w:rPr>
          <w:noProof/>
          <w:lang w:val="en-GB"/>
        </w:rPr>
        <w:t>2018)</w:t>
      </w:r>
      <w:r w:rsidR="007C3EAE">
        <w:rPr>
          <w:lang w:val="en-GB"/>
        </w:rPr>
        <w:fldChar w:fldCharType="end"/>
      </w:r>
      <w:r w:rsidR="003E7C11" w:rsidRPr="003862D0">
        <w:rPr>
          <w:lang w:val="en-GB"/>
        </w:rPr>
        <w:t xml:space="preserve"> </w:t>
      </w:r>
      <w:r w:rsidR="003E7C11" w:rsidRPr="003862D0">
        <w:rPr>
          <w:rFonts w:eastAsiaTheme="minorEastAsia"/>
          <w:lang w:val="en-GB"/>
        </w:rPr>
        <w:t>showed that the differences in temperature extremes between RCP4.5 and RCP8.5 over all land areas become statistically significant by 2050.</w:t>
      </w:r>
      <w:r w:rsidR="003E7C11" w:rsidRPr="003862D0">
        <w:rPr>
          <w:lang w:val="en-GB"/>
        </w:rPr>
        <w:t xml:space="preserve"> The seemingly contrasting result of </w:t>
      </w:r>
      <w:r w:rsidR="003E7C11" w:rsidRPr="003862D0">
        <w:rPr>
          <w:lang w:val="en-GB"/>
        </w:rPr>
        <w:fldChar w:fldCharType="begin" w:fldLock="1"/>
      </w:r>
      <w:r w:rsidR="00CD3B49">
        <w:rPr>
          <w:lang w:val="en-GB"/>
        </w:rPr>
        <w: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"manualFormatting" : "Ciavarella et al. (2017)", "plainTextFormattedCitation" : "(Ciavarella et al., 2017)", "previouslyFormattedCitation" : "(Ciavarella et al., 2017)" }, "properties" : { "noteIndex" : 0 }, "schema" : "https://github.com/citation-style-language/schema/raw/master/csl-citation.json" }</w:instrText>
      </w:r>
      <w:r w:rsidR="003E7C11" w:rsidRPr="003862D0">
        <w:rPr>
          <w:lang w:val="en-GB"/>
        </w:rPr>
        <w:fldChar w:fldCharType="separate"/>
      </w:r>
      <w:del w:id="4124" w:author="Robin Matthews" w:date="2021-06-16T19:11:00Z">
        <w:r w:rsidR="00016735" w:rsidDel="002023CE">
          <w:rPr>
            <w:noProof/>
            <w:lang w:val="en-GB"/>
          </w:rPr>
          <w:delText>(</w:delText>
        </w:r>
      </w:del>
      <w:r w:rsidR="00016735">
        <w:rPr>
          <w:noProof/>
          <w:lang w:val="en-GB"/>
        </w:rPr>
        <w:t>Ciavarella et al.</w:t>
      </w:r>
      <w:del w:id="4125" w:author="Robin Matthews" w:date="2021-06-16T19:11:00Z">
        <w:r w:rsidR="00016735" w:rsidDel="002023CE">
          <w:rPr>
            <w:noProof/>
            <w:lang w:val="en-GB"/>
          </w:rPr>
          <w:delText>,</w:delText>
        </w:r>
      </w:del>
      <w:r w:rsidR="00016735">
        <w:rPr>
          <w:noProof/>
          <w:lang w:val="en-GB"/>
        </w:rPr>
        <w:t xml:space="preserve"> </w:t>
      </w:r>
      <w:ins w:id="4126" w:author="Robin Matthews" w:date="2021-06-16T19:11:00Z">
        <w:r w:rsidR="002023CE">
          <w:rPr>
            <w:noProof/>
            <w:lang w:val="en-GB"/>
          </w:rPr>
          <w:t>(</w:t>
        </w:r>
      </w:ins>
      <w:r w:rsidR="00016735">
        <w:rPr>
          <w:noProof/>
          <w:lang w:val="en-GB"/>
        </w:rPr>
        <w:t>2017)</w:t>
      </w:r>
      <w:r w:rsidR="003E7C11" w:rsidRPr="003862D0">
        <w:rPr>
          <w:lang w:val="en-GB"/>
        </w:rPr>
        <w:fldChar w:fldCharType="end"/>
      </w:r>
      <w:r w:rsidR="003E7C11" w:rsidRPr="003862D0">
        <w:rPr>
          <w:lang w:val="en-GB"/>
        </w:rPr>
        <w:t xml:space="preserve"> that mitigation benefits arise earlier for climate extremes poses no contradiction, because </w:t>
      </w:r>
      <w:r w:rsidR="003E7C11" w:rsidRPr="003862D0">
        <w:rPr>
          <w:lang w:val="en-GB"/>
        </w:rPr>
        <w:fldChar w:fldCharType="begin" w:fldLock="1"/>
      </w:r>
      <w:ins w:id="4127" w:author="Robin Matthews" w:date="2021-06-16T19:11:00Z">
        <w:r w:rsidR="002023CE">
          <w:rPr>
            <w:lang w:val="en-GB"/>
          </w:rPr>
          <w: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"manualFormatting" : "Ciavarella et al. (2017)", "plainTextFormattedCitation" : "(Ciavarella et al., 2017)", "previouslyFormattedCitation" : "(Ciavarella et al., 2017)" }, "properties" : { "noteIndex" : 0 }, "schema" : "https://github.com/citation-style-language/schema/raw/master/csl-citation.json" }</w:instrText>
        </w:r>
      </w:ins>
      <w:del w:id="4128" w:author="Robin Matthews" w:date="2021-06-16T19:11:00Z">
        <w:r w:rsidR="00615634" w:rsidDel="002023CE">
          <w:rPr>
            <w:lang w:val="en-GB"/>
          </w:rPr>
          <w:delInstrText>ADDIN CSL_CITATION { "citationItems" : [ { "id" : "ITEM-1",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"ITEM-1",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"(Ciavarella et al., 2017)", "plainTextFormattedCitation" : "(Ciavarella et al., 2017)", "previouslyFormattedCitation" : "(Ciavarella et al., 2017)" }, "properties" : { "noteIndex" : 0 }, "schema" : "https://github.com/citation-style-language/schema/raw/master/csl-citation.json" }</w:delInstrText>
        </w:r>
      </w:del>
      <w:r w:rsidR="003E7C11" w:rsidRPr="003862D0">
        <w:rPr>
          <w:lang w:val="en-GB"/>
        </w:rPr>
        <w:fldChar w:fldCharType="separate"/>
      </w:r>
      <w:del w:id="4129" w:author="Robin Matthews" w:date="2021-06-16T19:11:00Z">
        <w:r w:rsidR="00016735" w:rsidDel="002023CE">
          <w:rPr>
            <w:noProof/>
            <w:lang w:val="en-GB"/>
          </w:rPr>
          <w:delText>(</w:delText>
        </w:r>
      </w:del>
      <w:r w:rsidR="00016735">
        <w:rPr>
          <w:noProof/>
          <w:lang w:val="en-GB"/>
        </w:rPr>
        <w:t>Ciavarella et al.</w:t>
      </w:r>
      <w:del w:id="4130" w:author="Robin Matthews" w:date="2021-06-16T19:11:00Z">
        <w:r w:rsidR="00016735" w:rsidDel="002023CE">
          <w:rPr>
            <w:noProof/>
            <w:lang w:val="en-GB"/>
          </w:rPr>
          <w:delText>,</w:delText>
        </w:r>
      </w:del>
      <w:r w:rsidR="00016735">
        <w:rPr>
          <w:noProof/>
          <w:lang w:val="en-GB"/>
        </w:rPr>
        <w:t xml:space="preserve"> </w:t>
      </w:r>
      <w:ins w:id="4131" w:author="Robin Matthews" w:date="2021-06-16T19:11:00Z">
        <w:r w:rsidR="002023CE">
          <w:rPr>
            <w:noProof/>
            <w:lang w:val="en-GB"/>
          </w:rPr>
          <w:t>(</w:t>
        </w:r>
      </w:ins>
      <w:r w:rsidR="00016735">
        <w:rPr>
          <w:noProof/>
          <w:lang w:val="en-GB"/>
        </w:rPr>
        <w:t>2017)</w:t>
      </w:r>
      <w:r w:rsidR="003E7C11" w:rsidRPr="003862D0">
        <w:rPr>
          <w:lang w:val="en-GB"/>
        </w:rPr>
        <w:fldChar w:fldCharType="end"/>
      </w:r>
      <w:r w:rsidR="003E7C11" w:rsidRPr="003862D0">
        <w:rPr>
          <w:lang w:val="en-GB"/>
        </w:rPr>
        <w:t xml:space="preserve"> did not look at emergence as defined here but at the extremes of a distribution, which differ between scenarios already at a time when the distributions are still largely overlapping. </w:t>
      </w:r>
    </w:p>
    <w:p w14:paraId="203918D2" w14:textId="77777777" w:rsidR="003E7C11" w:rsidRPr="003862D0" w:rsidRDefault="003E7C11" w:rsidP="003E7C11">
      <w:pPr>
        <w:pStyle w:val="AR6BodyText"/>
        <w:rPr>
          <w:lang w:val="en-GB"/>
        </w:rPr>
      </w:pPr>
    </w:p>
    <w:p w14:paraId="497A051C" w14:textId="4FD28964" w:rsidR="003E7C11" w:rsidRPr="003862D0" w:rsidRDefault="003E7C11" w:rsidP="003E7C11">
      <w:pPr>
        <w:pStyle w:val="AR6BodyText"/>
        <w:rPr>
          <w:lang w:val="en-GB"/>
        </w:rPr>
      </w:pPr>
      <w:r w:rsidRPr="003862D0">
        <w:rPr>
          <w:lang w:val="en-GB"/>
        </w:rPr>
        <w:t xml:space="preserve">In summary, if strong mitigation is applied from 2020 onward as reflected in SSP1-1.9, its effect on 20-year trends in </w:t>
      </w:r>
      <w:r w:rsidR="004D176A" w:rsidRPr="003862D0">
        <w:rPr>
          <w:lang w:val="en-GB"/>
        </w:rPr>
        <w:t>GSAT</w:t>
      </w:r>
      <w:r w:rsidRPr="003862D0">
        <w:rPr>
          <w:lang w:val="en-GB"/>
        </w:rPr>
        <w:t xml:space="preserve"> would </w:t>
      </w:r>
      <w:r w:rsidRPr="003862D0">
        <w:rPr>
          <w:i/>
          <w:lang w:val="en-GB"/>
        </w:rPr>
        <w:t>likely</w:t>
      </w:r>
      <w:r w:rsidRPr="003862D0">
        <w:rPr>
          <w:lang w:val="en-GB"/>
        </w:rPr>
        <w:t xml:space="preserve"> emerge during the near term, measured against an assumed non-mitigation scenario such as SSP3-7.0 and SSP5-8.5. However, the response of many other climate quantities to mitigation would be largely masked by internal variability during the near term, especially on the regional scale (</w:t>
      </w:r>
      <w:r w:rsidRPr="003862D0">
        <w:rPr>
          <w:i/>
          <w:lang w:val="en-GB"/>
        </w:rPr>
        <w:t>high confidence</w:t>
      </w:r>
      <w:r w:rsidRPr="003862D0">
        <w:rPr>
          <w:lang w:val="en-GB"/>
        </w:rPr>
        <w:t>). The mitigation benefits for these quantities would emerge only later during the 21</w:t>
      </w:r>
      <w:r w:rsidR="00BB26DD" w:rsidRPr="003862D0">
        <w:rPr>
          <w:lang w:val="en-GB"/>
        </w:rPr>
        <w:t>st</w:t>
      </w:r>
      <w:r w:rsidRPr="003862D0">
        <w:rPr>
          <w:lang w:val="en-GB"/>
        </w:rPr>
        <w:t xml:space="preserve"> century (</w:t>
      </w:r>
      <w:r w:rsidRPr="003862D0">
        <w:rPr>
          <w:i/>
          <w:lang w:val="en-GB"/>
        </w:rPr>
        <w:t>high confidence</w:t>
      </w:r>
      <w:r w:rsidRPr="003862D0">
        <w:rPr>
          <w:lang w:val="en-GB"/>
        </w:rPr>
        <w:t xml:space="preserve">). </w:t>
      </w:r>
      <w:r w:rsidRPr="003862D0">
        <w:rPr>
          <w:rFonts w:eastAsiaTheme="minorEastAsia"/>
          <w:lang w:val="en-GB"/>
        </w:rPr>
        <w:t>During the near term, a small fraction of the surface can show cooling under all scenarios assessed here, so near-term cooling at any given location is fully consistent with globally averaged surface warming (</w:t>
      </w:r>
      <w:r w:rsidRPr="003862D0">
        <w:rPr>
          <w:rFonts w:eastAsiaTheme="minorEastAsia"/>
          <w:i/>
          <w:lang w:val="en-GB"/>
        </w:rPr>
        <w:t>high confidence</w:t>
      </w:r>
      <w:r w:rsidRPr="003862D0">
        <w:rPr>
          <w:rFonts w:eastAsiaTheme="minorEastAsia"/>
          <w:lang w:val="en-GB"/>
        </w:rPr>
        <w:t>).</w:t>
      </w:r>
    </w:p>
    <w:p w14:paraId="6922CE53" w14:textId="77777777" w:rsidR="003E7C11" w:rsidRPr="003862D0" w:rsidRDefault="003E7C11" w:rsidP="003E7C11">
      <w:pPr>
        <w:pStyle w:val="AR6BodyText"/>
        <w:rPr>
          <w:lang w:val="en-GB"/>
        </w:rPr>
      </w:pPr>
    </w:p>
    <w:p w14:paraId="27A1DD3D" w14:textId="77777777" w:rsidR="000C3195" w:rsidRPr="003862D0" w:rsidRDefault="000C3195" w:rsidP="003E7C11">
      <w:pPr>
        <w:pStyle w:val="AR6BodyText"/>
        <w:rPr>
          <w:lang w:val="en-GB"/>
        </w:rPr>
      </w:pPr>
    </w:p>
    <w:p w14:paraId="7752271B" w14:textId="77777777" w:rsidR="003E7C11" w:rsidRPr="003862D0" w:rsidRDefault="003E7C11" w:rsidP="003E7C11">
      <w:pPr>
        <w:pStyle w:val="AR6Chap4Level34111"/>
        <w:rPr>
          <w:lang w:val="en-GB"/>
        </w:rPr>
      </w:pPr>
      <w:bookmarkStart w:id="4132" w:name="_Toc5778518"/>
      <w:bookmarkStart w:id="4133" w:name="_Ref29569547"/>
      <w:bookmarkStart w:id="4134" w:name="_Toc29748294"/>
      <w:bookmarkStart w:id="4135" w:name="_Toc29748480"/>
      <w:bookmarkStart w:id="4136" w:name="_Toc29749233"/>
      <w:bookmarkStart w:id="4137" w:name="_Toc29751047"/>
      <w:bookmarkStart w:id="4138" w:name="_Toc33523322"/>
      <w:bookmarkStart w:id="4139" w:name="_Toc57156898"/>
      <w:bookmarkStart w:id="4140" w:name="_Toc66467019"/>
      <w:bookmarkStart w:id="4141" w:name="_Toc66467303"/>
      <w:bookmarkStart w:id="4142" w:name="_Toc66574558"/>
      <w:bookmarkStart w:id="4143" w:name="_Toc66574729"/>
      <w:bookmarkStart w:id="4144" w:name="_Toc66646076"/>
      <w:bookmarkStart w:id="4145" w:name="_Toc69752546"/>
      <w:r w:rsidRPr="003862D0">
        <w:rPr>
          <w:lang w:val="en-GB"/>
        </w:rPr>
        <w:t>Climate Response to Mitigation by Carbon Dioxide Removal</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p>
    <w:p w14:paraId="25B338A9" w14:textId="77777777" w:rsidR="003E7C11" w:rsidRPr="003862D0" w:rsidRDefault="003E7C11" w:rsidP="003E7C11">
      <w:pPr>
        <w:pStyle w:val="AR6BodyText"/>
        <w:rPr>
          <w:b/>
          <w:bCs/>
          <w:i/>
          <w:lang w:val="en-GB"/>
        </w:rPr>
      </w:pPr>
    </w:p>
    <w:p w14:paraId="67917CFD" w14:textId="1499A862" w:rsidR="003E7C11" w:rsidRPr="003862D0" w:rsidRDefault="003E7C11" w:rsidP="003E7C11">
      <w:pPr>
        <w:pStyle w:val="AR6BodyText"/>
        <w:rPr>
          <w:lang w:val="en-GB"/>
        </w:rPr>
      </w:pPr>
      <w:r w:rsidRPr="003862D0">
        <w:rPr>
          <w:lang w:val="en-GB"/>
        </w:rPr>
        <w:t>CDR options include afforestation, soil carbon sequestration, bioenergy with carbon capture and storage (BECCS), wet land restoration, ocean fertilization, ocean alkalinisation, enhanced terrestrial weathering and direct air capture and storage (</w:t>
      </w:r>
      <w:r w:rsidR="002E46E6" w:rsidRPr="003862D0">
        <w:rPr>
          <w:lang w:val="en-GB"/>
        </w:rPr>
        <w:t xml:space="preserve">see </w:t>
      </w:r>
      <w:del w:id="4146" w:author="Sara M Tuson" w:date="2021-07-20T15:30:00Z">
        <w:r w:rsidR="00CE05F1" w:rsidRPr="003862D0" w:rsidDel="006B4B0D">
          <w:rPr>
            <w:lang w:val="en-GB"/>
          </w:rPr>
          <w:delText xml:space="preserve">Chapter 5, </w:delText>
        </w:r>
      </w:del>
      <w:r w:rsidR="00CE05F1" w:rsidRPr="003862D0">
        <w:rPr>
          <w:lang w:val="en-GB"/>
        </w:rPr>
        <w:t xml:space="preserve">Section </w:t>
      </w:r>
      <w:r w:rsidRPr="003862D0">
        <w:rPr>
          <w:lang w:val="en-GB"/>
        </w:rPr>
        <w:t>5.6.2 and Table 5.9 for a more complete discussion). Chapter 8 (</w:t>
      </w:r>
      <w:r w:rsidR="00BA2347" w:rsidRPr="003862D0">
        <w:rPr>
          <w:lang w:val="en-GB"/>
        </w:rPr>
        <w:t>Section</w:t>
      </w:r>
      <w:r w:rsidRPr="003862D0">
        <w:rPr>
          <w:lang w:val="en-GB"/>
        </w:rPr>
        <w:t xml:space="preserve"> 8.4.3) </w:t>
      </w:r>
      <w:r w:rsidR="002E46E6" w:rsidRPr="003862D0">
        <w:rPr>
          <w:lang w:val="en-GB"/>
        </w:rPr>
        <w:t>assesses</w:t>
      </w:r>
      <w:r w:rsidRPr="003862D0">
        <w:rPr>
          <w:lang w:val="en-GB"/>
        </w:rPr>
        <w:t xml:space="preserve"> the implications of CDR for water cycle changes. The potential of </w:t>
      </w:r>
      <w:r w:rsidRPr="003862D0">
        <w:rPr>
          <w:bdr w:val="none" w:sz="0" w:space="0" w:color="auto" w:frame="1"/>
          <w:lang w:val="en-GB"/>
        </w:rPr>
        <w:t>different CDR options in terms of the amount of CO</w:t>
      </w:r>
      <w:r w:rsidRPr="003862D0">
        <w:rPr>
          <w:bdr w:val="none" w:sz="0" w:space="0" w:color="auto" w:frame="1"/>
          <w:vertAlign w:val="subscript"/>
          <w:lang w:val="en-GB"/>
        </w:rPr>
        <w:t>2</w:t>
      </w:r>
      <w:r w:rsidRPr="003862D0">
        <w:rPr>
          <w:bdr w:val="none" w:sz="0" w:space="0" w:color="auto" w:frame="1"/>
          <w:lang w:val="en-GB"/>
        </w:rPr>
        <w:t xml:space="preserve"> removed per year from the atmosphere</w:t>
      </w:r>
      <w:r w:rsidRPr="003862D0">
        <w:rPr>
          <w:lang w:val="en-GB"/>
        </w:rPr>
        <w:t xml:space="preserve">, costs, co-benefits and side effects of the CDR approaches are assessed in </w:t>
      </w:r>
      <w:del w:id="4147" w:author="Sara M Tuson" w:date="2021-07-16T15:38:00Z">
        <w:r w:rsidRPr="003862D0" w:rsidDel="00251F60">
          <w:rPr>
            <w:lang w:val="en-GB"/>
          </w:rPr>
          <w:delText xml:space="preserve">the </w:delText>
        </w:r>
      </w:del>
      <w:r w:rsidRPr="003862D0">
        <w:rPr>
          <w:lang w:val="en-GB"/>
        </w:rPr>
        <w:t xml:space="preserve">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the AR6 </w:t>
      </w:r>
      <w:r w:rsidR="00F471C9" w:rsidRPr="003862D0">
        <w:rPr>
          <w:lang w:val="en-GB"/>
        </w:rPr>
        <w:t>WGIII</w:t>
      </w:r>
      <w:r w:rsidRPr="003862D0">
        <w:rPr>
          <w:lang w:val="en-GB"/>
        </w:rPr>
        <w:t xml:space="preserve"> </w:t>
      </w:r>
      <w:del w:id="4148" w:author="Ian Blenkinsop" w:date="2021-07-27T16:04:00Z">
        <w:r w:rsidRPr="003862D0" w:rsidDel="00367EE0">
          <w:rPr>
            <w:lang w:val="en-GB"/>
          </w:rPr>
          <w:delText xml:space="preserve">report </w:delText>
        </w:r>
      </w:del>
      <w:ins w:id="4149" w:author="Ian Blenkinsop" w:date="2021-07-27T16:04:00Z">
        <w:r w:rsidR="00367EE0">
          <w:rPr>
            <w:lang w:val="en-GB"/>
          </w:rPr>
          <w:t>R</w:t>
        </w:r>
        <w:r w:rsidR="00367EE0" w:rsidRPr="003862D0">
          <w:rPr>
            <w:lang w:val="en-GB"/>
          </w:rPr>
          <w:t xml:space="preserve">eport </w:t>
        </w:r>
      </w:ins>
      <w:r w:rsidRPr="003862D0">
        <w:rPr>
          <w:lang w:val="en-GB"/>
        </w:rPr>
        <w:t xml:space="preserve">(see Chapters 7 and 12), and in </w:t>
      </w:r>
      <w:r w:rsidRPr="003862D0">
        <w:rPr>
          <w:bdr w:val="none" w:sz="0" w:space="0" w:color="auto" w:frame="1"/>
          <w:lang w:val="en-GB"/>
        </w:rPr>
        <w:t xml:space="preserve">several review papers </w:t>
      </w:r>
      <w:r w:rsidRPr="003862D0">
        <w:rPr>
          <w:bdr w:val="none" w:sz="0" w:space="0" w:color="auto" w:frame="1"/>
          <w:lang w:val="en-GB"/>
        </w:rPr>
        <w:fldChar w:fldCharType="begin" w:fldLock="1"/>
      </w:r>
      <w:r w:rsidR="008909DB">
        <w:rPr>
          <w:bdr w:val="none" w:sz="0" w:space="0" w:color="auto" w:frame="1"/>
          <w:lang w:val="en-GB"/>
        </w:rPr>
        <w:instrText>ADDIN CSL_CITATION { "citationItems" : [ { "id" : "ITEM-1", "itemData" : { "DOI" : "10.1088/1748-9326/aabf9f", "ISSN" : "1748-9326", "abstract" : "The most recent IPCC assessment has shown an important role for negative emissions technologies (NETs) in limiting global warming to 2 \u00b0C cost-effectively. However, a bottom-up, systematic, reproducible, and transparent literature assessment of the different options to remove CO2 from the atmosphere is currently missing. In part 1 of this three-part review on NETs, we assemble a comprehensive set of the relevant literature so far published, focusing on seven technologies: bioenergy with carbon capture and storage (BECCS), afforestation and reforestation, direct air carbon capture and storage (DACCS), enhanced weathering, ocean fertilisation, biochar, and soil carbon sequestration. In this part, part 2 of the review, we present estimates of costs, potentials, and side-effects for these technologies, and qualify them with the authors' assessment. Part 3 reviews the innovation and scaling challenges that must be addressed to realise NETs deployment as a viable climate mitigation strategy. Based on a systematic review of the literature, our best estimates for sustainable global NET potentials in 2050 are 0.5-3.6 GtCO2 yr-1 for afforestation and reforestation, 0.5-5 GtCO2 yr-1 for BECCS, 0.5-2 GtCO2 yr-1 for biochar, 2-4 GtCO2 yr-1 for enhanced weathering, 0.5-5 GtCO2 yr-1 for DACCS, and up to 5 GtCO2 yr-1 for soil carbon sequestration. Costs vary widely across the technologies, as do their permanency and cumulative potentials beyond 2050. It is unlikely that a single NET will be able to sustainably meet the rates of carbon uptake described in integrated assessment pathways consistent with 1.5 \u00b0C of global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"page" : "063002", "title" : "Negative emissions \u2013 Part 2: Costs, potentials and side effects", "translator" : [ { "dropping-particle" : "", "family" : "K5039", "given" : "", "non-dropping-particle" : "", "parse-names" : false, "suffix" : "" } ], "type" : "article-journal", "volume" : "13" }, "uris" : [ "http://www.mendeley.com/documents/?uuid=a01bc82c-5936-4762-8cef-a6927b8460d9", "http://www.mendeley.com/documents/?uuid=95dc4423-8bcd-4503-98ce-c2ee021a5747" ] }, { "id" : "ITEM-2", "itemData" : { "DOI" : "10.1088/1748-9326/aabff4", "ISSN" : "1748-9326", "abstract" : "We assess the literature on innovation and upscaling for negative emissions technologies (NETs) using a systematic and reproducible literature coding procedure. To structure our review, we employ the framework of sequential stages in the innovation process, with which we code each NETs article in innovation space. We find that while there is a growing body of innovation literature on NETs, 59% of the articles are focused on the earliest stages of the innovation process, 'research and development' (R&amp;D). The subsequent stages of innovation are also represented in the literature, but at much lower levels of activity than R&amp;D. Distinguishing between innovation stages that are related to the supply of the technology (R&amp;D, demonstrations, scale up) and demand for the technology (demand pull, niche markets, public acceptance), we find an overwhelming emphasis (83%) on the supply side. BECCS articles have an above average share of demand-side articles while direct air carbon capture and storage has a very low share. Innovation in NETs has much to learn from successfully diffused technologies; appealing to heterogeneous users, managing policy risk, as well as understanding and addressing public concerns are all crucial yet not well represented in the extant literature. Results from integrated assessment models show that while NETs play a key role in the second half of the 21st century for 1.5 \u00b0C and 2 \u00b0C scenarios, the major period of new NETs deployment is between 2030 and 2050. Given that the broader innovation literature consistently finds long time periods involved in scaling up and deploying novel technologies, there is an urgency to developing NETs that is largely unappreciated. This challenge is exacerbated by the thousands to millions of actors that potentially need to adopt these technologies for them to achieve planetary scale. This urgency is reflected neither in the Paris Agreement nor in most of the literature we review here. If NETs are to be deployed at the levels required to meet 1.5 \u00b0C and 2 \u00b0C targets, then important post-R&amp;D issues will need to be addressed in the literature, including incentives for early deployment, niche markets, scale-up, demand, and - particularly if deployment is to be hastened - public acceptance.", "author" : [ { "dropping-particle" : "", "family" : "Nemet", "given" : "Gregory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"Fuss", "given" : "Sabine", "non-dropping-particle" : "", "parse-names" : false, "suffix" : "" }, { "dropping-particle" : "", "family" : "Hartmann", "given" : "Jens", "non-dropping-particle" : "", "parse-names" : false, "suffix" : "" }, { "dropping-particle" : "", "family" : "Hilaire", "given" : "J\u00e9r\u00f4me", "non-dropping-particle" : "", "parse-names" : false, "suffix" : "" }, { "dropping-particle" : "", "family" : "Lamb", "given" : "William F.", "non-dropping-particle" : "", "parse-names" : false, "suffix" : "" }, { "dropping-particle" : "", "family" : "Minx", "given" : "Jan C.", "non-dropping-particle" : "", "parse-names" : false, "suffix" : "" }, { "dropping-particle" : "", "family" : "Rogers", "given" : "Sophia", "non-dropping-particle" : "", "parse-names" : false, "suffix" : "" }, { "dropping-particle" : "", "family" : "Smith", "given" : "Pete", "non-dropping-particle" : "", "parse-names" : false, "suffix" : "" } ], "container-title" : "Environmental Research Letters", "id" : "ITEM-2", "issue" : "6", "issued" : { "date-parts" : [ [ "2018", "6", "1" ] ] }, "page" : "063003", "title" : "Negative emissions\u2014Part 3: Innovation and upscaling", "translator" : [ { "dropping-particle" : "", "family" : "K5068", "given" : "", "non-dropping-particle" : "", "parse-names" : false, "suffix" : "" } ], "type" : "article-journal", "volume" : "13" }, "uris" : [ "http://www.mendeley.com/documents/?uuid=caa85a08-f696-49b1-aa26-ce467c4aaf56", "http://www.mendeley.com/documents/?uuid=2e883db8-f5a2-41d7-8811-7a5426047b86" ] }, { "id" : "ITEM-3", "itemData" : { "DOI" : "10.1038/s41467-018-05938-3", "ISBN" : "4146701805", "ISSN" : "2041-1723",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"ITEM-3", "issue" : "1", "issued" : { "date-parts" : [ [ "2018", "12", "13" ] ] }, "page" : "3734", "publisher" : "Springer US", "title" : "Evaluating climate geoengineering proposals in the context of the Paris Agreement temperature goals", "translator" : [ { "dropping-particle" : "", "family" : "K5044", "given" : "", "non-dropping-particle" : "", "parse-names" : false, "suffix" : "" } ], "type" : "article-journal", "volume" : "9" }, "uris" : [ "http://www.mendeley.com/documents/?uuid=8eeb62c8-137c-4f9f-8778-2ce4b32be7f7", "http://www.mendeley.com/documents/?uuid=bda0de8e-aa4f-4de7-a3c5-78f1533c10ad", "http://www.mendeley.com/documents/?uuid=b277df94-1098-4864-af46-03dd5db867fe" ] } ], "mendeley" : { "formattedCitation" : "(Fuss et al., 2018; Lawrence et al., 2018; Nemet et al., 2018)", "plainTextFormattedCitation" : "(Fuss et al., 2018; Lawrence et al., 2018; Nemet et al., 2018)", "previouslyFormattedCitation" : "(Fuss et al., 2018; Lawrence et al., 2018; Nemet et al., 2018)" }, "properties" : { "noteIndex" : 0 }, "schema" : "https://github.com/citation-style-language/schema/raw/master/csl-citation.json" }</w:instrText>
      </w:r>
      <w:r w:rsidRPr="003862D0">
        <w:rPr>
          <w:bdr w:val="none" w:sz="0" w:space="0" w:color="auto" w:frame="1"/>
          <w:lang w:val="en-GB"/>
        </w:rPr>
        <w:fldChar w:fldCharType="separate"/>
      </w:r>
      <w:r w:rsidR="00016735">
        <w:rPr>
          <w:noProof/>
          <w:bdr w:val="none" w:sz="0" w:space="0" w:color="auto" w:frame="1"/>
          <w:lang w:val="en-GB"/>
        </w:rPr>
        <w:t>(Fuss et al., 2018; Lawrence et al., 2018; Nemet et al., 2018)</w:t>
      </w:r>
      <w:r w:rsidRPr="003862D0">
        <w:rPr>
          <w:bdr w:val="none" w:sz="0" w:space="0" w:color="auto" w:frame="1"/>
          <w:lang w:val="en-GB"/>
        </w:rPr>
        <w:fldChar w:fldCharType="end"/>
      </w:r>
      <w:r w:rsidRPr="003862D0">
        <w:rPr>
          <w:bdr w:val="none" w:sz="0" w:space="0" w:color="auto" w:frame="1"/>
          <w:lang w:val="en-GB"/>
        </w:rPr>
        <w:t xml:space="preserve">. </w:t>
      </w:r>
      <w:r w:rsidRPr="003862D0">
        <w:rPr>
          <w:lang w:val="en-GB"/>
        </w:rPr>
        <w:t xml:space="preserve">In the literature, CDR options are also referred to as </w:t>
      </w:r>
      <w:r w:rsidR="007C77C0" w:rsidRPr="003862D0">
        <w:rPr>
          <w:lang w:val="en-GB"/>
        </w:rPr>
        <w:t>‘</w:t>
      </w:r>
      <w:r w:rsidRPr="003862D0">
        <w:rPr>
          <w:lang w:val="en-GB"/>
        </w:rPr>
        <w:t>negative CO</w:t>
      </w:r>
      <w:r w:rsidRPr="003862D0">
        <w:rPr>
          <w:vertAlign w:val="subscript"/>
          <w:lang w:val="en-GB"/>
        </w:rPr>
        <w:t>2</w:t>
      </w:r>
      <w:r w:rsidRPr="003862D0">
        <w:rPr>
          <w:lang w:val="en-GB"/>
        </w:rPr>
        <w:t xml:space="preserve"> emission technologies</w:t>
      </w:r>
      <w:r w:rsidR="007C77C0" w:rsidRPr="003862D0">
        <w:rPr>
          <w:lang w:val="en-GB"/>
        </w:rPr>
        <w:t>’</w:t>
      </w:r>
      <w:r w:rsidRPr="003862D0">
        <w:rPr>
          <w:lang w:val="en-GB"/>
        </w:rPr>
        <w:t xml:space="preserve">. </w:t>
      </w:r>
      <w:bookmarkStart w:id="4150" w:name="_Hlk44788635"/>
    </w:p>
    <w:bookmarkEnd w:id="4150"/>
    <w:p w14:paraId="5374EEB2" w14:textId="77777777" w:rsidR="003E7C11" w:rsidRPr="003862D0" w:rsidRDefault="003E7C11" w:rsidP="003E7C11">
      <w:pPr>
        <w:pStyle w:val="AR6BodyText"/>
        <w:rPr>
          <w:lang w:val="en-GB"/>
        </w:rPr>
      </w:pPr>
    </w:p>
    <w:p w14:paraId="47F5F503" w14:textId="405806DE" w:rsidR="003E7C11" w:rsidRPr="003862D0" w:rsidRDefault="003E7C11" w:rsidP="003E7C11">
      <w:pPr>
        <w:pStyle w:val="AR6BodyText"/>
        <w:rPr>
          <w:lang w:val="en-GB"/>
        </w:rPr>
      </w:pPr>
      <w:r w:rsidRPr="003862D0">
        <w:rPr>
          <w:lang w:val="en-GB"/>
        </w:rPr>
        <w:t>Deployment of CDR will lead to a reduction in atmospheric CO</w:t>
      </w:r>
      <w:r w:rsidRPr="003862D0">
        <w:rPr>
          <w:vertAlign w:val="subscript"/>
          <w:lang w:val="en-GB"/>
        </w:rPr>
        <w:t>2</w:t>
      </w:r>
      <w:r w:rsidRPr="003862D0">
        <w:rPr>
          <w:lang w:val="en-GB"/>
        </w:rPr>
        <w:t xml:space="preserve"> levels only if uptake by sinks exceeds net CO</w:t>
      </w:r>
      <w:r w:rsidRPr="003862D0">
        <w:rPr>
          <w:vertAlign w:val="subscript"/>
          <w:lang w:val="en-GB"/>
        </w:rPr>
        <w:t>2</w:t>
      </w:r>
      <w:r w:rsidRPr="003862D0">
        <w:rPr>
          <w:lang w:val="en-GB"/>
        </w:rPr>
        <w:t xml:space="preserve"> emissions. Hence, there could be a </w:t>
      </w:r>
      <w:r w:rsidR="00A445E3">
        <w:rPr>
          <w:lang w:val="en-GB"/>
        </w:rPr>
        <w:t>substantial</w:t>
      </w:r>
      <w:r w:rsidRPr="003862D0">
        <w:rPr>
          <w:lang w:val="en-GB"/>
        </w:rPr>
        <w:t xml:space="preserve"> delay between the initiation of CDR and net CO</w:t>
      </w:r>
      <w:r w:rsidRPr="003862D0">
        <w:rPr>
          <w:vertAlign w:val="subscript"/>
          <w:lang w:val="en-GB"/>
        </w:rPr>
        <w:t>2</w:t>
      </w:r>
      <w:r w:rsidRPr="003862D0">
        <w:rPr>
          <w:lang w:val="en-GB"/>
        </w:rPr>
        <w:t xml:space="preserve"> emissions turning negative </w:t>
      </w:r>
      <w:r w:rsidRPr="003862D0">
        <w:rPr>
          <w:lang w:val="en-GB"/>
        </w:rPr>
        <w:fldChar w:fldCharType="begin" w:fldLock="1"/>
      </w:r>
      <w:r w:rsidR="00615634">
        <w:rPr>
          <w:lang w:val="en-GB"/>
        </w:rPr>
        <w:instrText>ADDIN CSL_CITATION { "citationItems" : [ { "id" : "ITEM-1", "itemData" : { "DOI" : "10.1088/1748-9326/11/7/075002", "ISSN" : "1748-9326", "abstract" : "Scenarios from integrated assessment models can provide insights into how carbon budgets relate to other policy-relevant indicators by including information on how fast and by how much emissions can be reduced. Such indicators include the peak year of global emissions, the decarbonisation rate and the deployment of low-carbon technology. Here, we show typical values for these indicators for different carbon budgets, using the recently compiled IPCC scenario database, and discuss how these vary as a function of non-CO2 forcing, energy use and policy delay. For carbon budgets of 2000 GtCO2 and less over the 2010\u20132100 period, supply of low carbon technologies needs to be scaled up massively from today\u2019s levels, unless energy use is relatively low. For the subgroup of scenarios with a budget below 1000 GtCO2 (consistent with &gt;66% chance of limiting global warming to below 2 \u00b0C relative to preindustrial levels), the 2050 contribution of low-carbon technologies is generally around 50%\u201375%, compared to less than 20% today (range refers to the 10\u201390th interval of available data).", "author" : [ { "dropping-particle" : "", "family" : "Vuuren", "given" : "Detlef P", "non-dropping-particle" : "van", "parse-names" : false, "suffix" : "" }, { "dropping-particle" : "", "family" : "Soest", "given" : "Heleen", "non-dropping-particle" : "van", "parse-names" : false, "suffix" : "" }, { "dropping-particle" : "", "family" : "Riahi", "given" : "Keywan", "non-dropping-particle" : "", "parse-names" : false, "suffix" : "" }, { "dropping-particle" : "", "family" : "Clarke", "given" : "Leon", "non-dropping-particle" : "", "parse-names" : false, "suffix" : "" }, { "dropping-particle" : "", "family" : "Krey", "given" : "Volker", "non-dropping-particle" : "", "parse-names" : false, "suffix" : "" }, { "dropping-particle" : "", "family" : "Kriegler", "given" : "Elmar",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"Tavoni", "given" : "Massimo", "non-dropping-particle" : "", "parse-names" : false, "suffix" : "" } ], "container-title" : "Environmental Research Letters", "id" : "ITEM-1", "issue" : "7", "issued" : { "date-parts" : [ [ "2016" ] ] }, "page" : "75002", "publisher" : "IOP Publishing", "title" : "Carbon budgets and energy transition pathways", "translator" : [ { "dropping-particle" : "", "family" : "K4865", "given" : "", "non-dropping-particle" : "", "parse-names" : false, "suffix" : "" } ], "type" : "article-journal", "volume" : "11" }, "uris" : [ "http://www.mendeley.com/documents/?uuid=461d3274-c903-4bc1-950a-88bf412d682c" ] } ], "mendeley" : { "formattedCitation" : "(van Vuuren et al., 2016)", "plainTextFormattedCitation" : "(van Vuuren et al., 2016)", "previouslyFormattedCitation" : "(van Vuuren et al., 2016)" }, "properties" : { "noteIndex" : 0 }, "schema" : "https://github.com/citation-style-language/schema/raw/master/csl-citation.json" }</w:instrText>
      </w:r>
      <w:r w:rsidRPr="003862D0">
        <w:rPr>
          <w:lang w:val="en-GB"/>
        </w:rPr>
        <w:fldChar w:fldCharType="separate"/>
      </w:r>
      <w:r w:rsidR="00016735">
        <w:rPr>
          <w:noProof/>
          <w:lang w:val="en-GB"/>
        </w:rPr>
        <w:t>(van Vuuren et al., 2016)</w:t>
      </w:r>
      <w:r w:rsidRPr="003862D0">
        <w:rPr>
          <w:lang w:val="en-GB"/>
        </w:rPr>
        <w:fldChar w:fldCharType="end"/>
      </w:r>
      <w:r w:rsidR="00F1537C">
        <w:rPr>
          <w:lang w:val="en-GB"/>
        </w:rPr>
        <w:t xml:space="preserve">, and </w:t>
      </w:r>
      <w:r w:rsidRPr="003862D0">
        <w:rPr>
          <w:lang w:val="en-GB"/>
        </w:rPr>
        <w:t>the time to reach net negative CO</w:t>
      </w:r>
      <w:r w:rsidRPr="003862D0">
        <w:rPr>
          <w:vertAlign w:val="subscript"/>
          <w:lang w:val="en-GB"/>
        </w:rPr>
        <w:t>2</w:t>
      </w:r>
      <w:r w:rsidRPr="003862D0">
        <w:rPr>
          <w:lang w:val="en-GB"/>
        </w:rPr>
        <w:t xml:space="preserve"> emissions and the evolution of atmospheric CO</w:t>
      </w:r>
      <w:r w:rsidRPr="003862D0">
        <w:rPr>
          <w:vertAlign w:val="subscript"/>
          <w:lang w:val="en-GB"/>
        </w:rPr>
        <w:t>2</w:t>
      </w:r>
      <w:r w:rsidRPr="003862D0">
        <w:rPr>
          <w:lang w:val="en-GB"/>
        </w:rPr>
        <w:t xml:space="preserve"> and climate thereafter would depend on the combined pathways of anthropogenic CO</w:t>
      </w:r>
      <w:r w:rsidRPr="003862D0">
        <w:rPr>
          <w:vertAlign w:val="subscript"/>
          <w:lang w:val="en-GB"/>
        </w:rPr>
        <w:t>2</w:t>
      </w:r>
      <w:r w:rsidRPr="003862D0">
        <w:rPr>
          <w:lang w:val="en-GB"/>
        </w:rPr>
        <w:t xml:space="preserve"> emissions, CDR, and natural sinks. T</w:t>
      </w:r>
      <w:r w:rsidRPr="003862D0">
        <w:rPr>
          <w:color w:val="323130"/>
          <w:bdr w:val="none" w:sz="0" w:space="0" w:color="auto" w:frame="1"/>
          <w:lang w:val="en-GB"/>
        </w:rPr>
        <w:t>he cooling (or avoided warming) due to CDR would be proportional to the cumulative amount of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removed from the atmosphere by CDR</w:t>
      </w:r>
      <w:r w:rsidR="00A445E3">
        <w:rPr>
          <w:color w:val="323130"/>
          <w:bdr w:val="none" w:sz="0" w:space="0" w:color="auto" w:frame="1"/>
          <w:lang w:val="en-GB"/>
        </w:rPr>
        <w:t xml:space="preserve"> </w:t>
      </w:r>
      <w:r w:rsidR="00A445E3">
        <w:rPr>
          <w:color w:val="323130"/>
          <w:bdr w:val="none" w:sz="0" w:space="0" w:color="auto" w:frame="1"/>
          <w:lang w:val="en-GB"/>
        </w:rPr>
        <w:fldChar w:fldCharType="begin" w:fldLock="1"/>
      </w:r>
      <w:r w:rsidR="00615634">
        <w:rPr>
          <w:color w:val="323130"/>
          <w:bdr w:val="none" w:sz="0" w:space="0" w:color="auto" w:frame="1"/>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"(Tokarska and Zickfeld, 2015; Zickfeld et al., 2016)", "plainTextFormattedCitation" : "(Tokarska and Zickfeld, 2015; Zickfeld et al., 2016)", "previouslyFormattedCitation" : "(Tokarska and Zickfeld, 2015; Zickfeld et al., 2016)" }, "properties" : { "noteIndex" : 0 }, "schema" : "https://github.com/citation-style-language/schema/raw/master/csl-citation.json" }</w:instrText>
      </w:r>
      <w:r w:rsidR="00A445E3">
        <w:rPr>
          <w:color w:val="323130"/>
          <w:bdr w:val="none" w:sz="0" w:space="0" w:color="auto" w:frame="1"/>
          <w:lang w:val="en-GB"/>
        </w:rPr>
        <w:fldChar w:fldCharType="separate"/>
      </w:r>
      <w:r w:rsidR="00016735">
        <w:rPr>
          <w:noProof/>
          <w:color w:val="323130"/>
          <w:bdr w:val="none" w:sz="0" w:space="0" w:color="auto" w:frame="1"/>
          <w:lang w:val="en-GB"/>
        </w:rPr>
        <w:t>(Tokarska and Zickfeld, 2015; Zickfeld et al., 2016)</w:t>
      </w:r>
      <w:r w:rsidR="00A445E3">
        <w:rPr>
          <w:color w:val="323130"/>
          <w:bdr w:val="none" w:sz="0" w:space="0" w:color="auto" w:frame="1"/>
          <w:lang w:val="en-GB"/>
        </w:rPr>
        <w:fldChar w:fldCharType="end"/>
      </w:r>
      <w:r w:rsidRPr="003862D0">
        <w:rPr>
          <w:color w:val="323130"/>
          <w:bdr w:val="none" w:sz="0" w:space="0" w:color="auto" w:frame="1"/>
          <w:lang w:val="en-GB"/>
        </w:rPr>
        <w:t>,</w:t>
      </w:r>
      <w:r w:rsidRPr="003862D0">
        <w:rPr>
          <w:lang w:val="en-GB"/>
        </w:rPr>
        <w:t xml:space="preserve"> as implied by the near</w:t>
      </w:r>
      <w:r w:rsidR="00BF7ECB" w:rsidRPr="003862D0">
        <w:rPr>
          <w:lang w:val="en-GB"/>
        </w:rPr>
        <w:t>-</w:t>
      </w:r>
      <w:r w:rsidRPr="003862D0">
        <w:rPr>
          <w:lang w:val="en-GB"/>
        </w:rPr>
        <w:t xml:space="preserve">linear relationship between cumulative carbon emissions and </w:t>
      </w:r>
      <w:r w:rsidR="00BF7ECB" w:rsidRPr="003862D0">
        <w:rPr>
          <w:lang w:val="en-GB"/>
        </w:rPr>
        <w:t>GSAT</w:t>
      </w:r>
      <w:r w:rsidRPr="003862D0">
        <w:rPr>
          <w:lang w:val="en-GB"/>
        </w:rPr>
        <w:t xml:space="preserve"> change (</w:t>
      </w:r>
      <w:del w:id="4151" w:author="Ian Blenkinsop" w:date="2021-07-27T16:04:00Z">
        <w:r w:rsidRPr="003862D0" w:rsidDel="00367EE0">
          <w:rPr>
            <w:lang w:val="en-GB"/>
          </w:rPr>
          <w:delText xml:space="preserve">see </w:delText>
        </w:r>
      </w:del>
      <w:r w:rsidR="00BA2347" w:rsidRPr="003862D0">
        <w:rPr>
          <w:lang w:val="en-GB"/>
        </w:rPr>
        <w:t>Section</w:t>
      </w:r>
      <w:r w:rsidRPr="003862D0">
        <w:rPr>
          <w:lang w:val="en-GB"/>
        </w:rPr>
        <w:t xml:space="preserve"> 5.5)</w:t>
      </w:r>
    </w:p>
    <w:p w14:paraId="41C53F78" w14:textId="77777777" w:rsidR="003E7C11" w:rsidRPr="003862D0" w:rsidRDefault="003E7C11" w:rsidP="003E7C11">
      <w:pPr>
        <w:pStyle w:val="AR6BodyText"/>
        <w:rPr>
          <w:lang w:val="en-GB"/>
        </w:rPr>
      </w:pPr>
    </w:p>
    <w:p w14:paraId="4720AE18" w14:textId="30C305D9" w:rsidR="003E7C11" w:rsidRPr="003862D0" w:rsidRDefault="003E7C11" w:rsidP="003E7C11">
      <w:pPr>
        <w:pStyle w:val="AR6BodyText"/>
        <w:rPr>
          <w:rFonts w:eastAsiaTheme="minorEastAsia"/>
          <w:lang w:val="en-GB"/>
        </w:rPr>
      </w:pPr>
      <w:r w:rsidRPr="003862D0">
        <w:rPr>
          <w:shd w:val="clear" w:color="auto" w:fill="FFFFFF"/>
          <w:lang w:val="en-GB"/>
        </w:rPr>
        <w:t xml:space="preserve">Emission pathways that limit globally averaged warming to 1.5°C or 2°C by the year 2100 assume the use of CDR approaches in combination with emission reductions to follow net negative </w:t>
      </w:r>
      <w:r w:rsidRPr="003862D0">
        <w:rPr>
          <w:lang w:val="en-GB"/>
        </w:rPr>
        <w:t>CO</w:t>
      </w:r>
      <w:r w:rsidRPr="003862D0">
        <w:rPr>
          <w:vertAlign w:val="subscript"/>
          <w:lang w:val="en-GB"/>
        </w:rPr>
        <w:t>2</w:t>
      </w:r>
      <w:r w:rsidRPr="003862D0">
        <w:rPr>
          <w:shd w:val="clear" w:color="auto" w:fill="FFFFFF"/>
          <w:lang w:val="en-GB"/>
        </w:rPr>
        <w:t xml:space="preserve"> emissions trajectory in the </w:t>
      </w:r>
      <w:r w:rsidR="00870143" w:rsidRPr="003862D0">
        <w:rPr>
          <w:shd w:val="clear" w:color="auto" w:fill="FFFFFF"/>
          <w:lang w:val="en-GB"/>
        </w:rPr>
        <w:t>second</w:t>
      </w:r>
      <w:r w:rsidRPr="003862D0">
        <w:rPr>
          <w:shd w:val="clear" w:color="auto" w:fill="FFFFFF"/>
          <w:lang w:val="en-GB"/>
        </w:rPr>
        <w:t xml:space="preserve"> half of this century. For instance</w:t>
      </w:r>
      <w:r w:rsidRPr="003862D0">
        <w:rPr>
          <w:b/>
          <w:shd w:val="clear" w:color="auto" w:fill="FFFFFF"/>
          <w:lang w:val="en-GB"/>
        </w:rPr>
        <w:t xml:space="preserve">, </w:t>
      </w:r>
      <w:r w:rsidRPr="003862D0">
        <w:rPr>
          <w:rFonts w:eastAsia="FrutigerLTPro-Condensed"/>
          <w:lang w:val="en-GB"/>
        </w:rPr>
        <w:t xml:space="preserve">in SR1.5, </w:t>
      </w:r>
      <w:r w:rsidRPr="003862D0">
        <w:rPr>
          <w:rFonts w:eastAsiaTheme="minorEastAsia"/>
          <w:lang w:val="en-GB"/>
        </w:rPr>
        <w:t xml:space="preserve">all analysed pathways limiting warming to 1.5°C by 2100 with no or limited overshoot include the use of CDR to some extent to offset anthropogenic </w:t>
      </w:r>
      <w:r w:rsidRPr="003862D0">
        <w:rPr>
          <w:rFonts w:eastAsia="FrutigerLTPro-Condensed"/>
          <w:lang w:val="en-GB"/>
        </w:rPr>
        <w:t>CO</w:t>
      </w:r>
      <w:r w:rsidRPr="003862D0">
        <w:rPr>
          <w:rFonts w:eastAsia="FrutigerLTPro-Condensed"/>
          <w:vertAlign w:val="subscript"/>
          <w:lang w:val="en-GB"/>
        </w:rPr>
        <w:t xml:space="preserve">2 </w:t>
      </w:r>
      <w:r w:rsidRPr="003862D0">
        <w:rPr>
          <w:rFonts w:eastAsiaTheme="minorEastAsia"/>
          <w:lang w:val="en-GB"/>
        </w:rPr>
        <w:t>emissions</w:t>
      </w:r>
      <w:del w:id="4152" w:author="Sara M Tuson" w:date="2021-07-15T20:28:00Z">
        <w:r w:rsidRPr="003862D0" w:rsidDel="00092429">
          <w:rPr>
            <w:rFonts w:eastAsiaTheme="minorEastAsia"/>
            <w:lang w:val="en-GB"/>
          </w:rPr>
          <w:delText xml:space="preserve">  </w:delText>
        </w:r>
      </w:del>
      <w:ins w:id="4153" w:author="Sara M Tuson" w:date="2021-07-15T20:28:00Z">
        <w:r w:rsidR="00092429">
          <w:rPr>
            <w:rFonts w:eastAsiaTheme="minorEastAsia"/>
            <w:lang w:val="en-GB"/>
          </w:rPr>
          <w:t xml:space="preserve"> </w:t>
        </w:r>
      </w:ins>
      <w:r w:rsidRPr="003862D0">
        <w:rPr>
          <w:rFonts w:eastAsiaTheme="minorEastAsia"/>
          <w:lang w:val="en-GB"/>
        </w:rPr>
        <w:t>and the median of CO</w:t>
      </w:r>
      <w:r w:rsidRPr="003862D0">
        <w:rPr>
          <w:rFonts w:eastAsiaTheme="minorEastAsia"/>
          <w:vertAlign w:val="subscript"/>
          <w:lang w:val="en-GB"/>
        </w:rPr>
        <w:t>2</w:t>
      </w:r>
      <w:r w:rsidRPr="003862D0">
        <w:rPr>
          <w:rFonts w:eastAsiaTheme="minorEastAsia"/>
          <w:lang w:val="en-GB"/>
        </w:rPr>
        <w:t xml:space="preserve"> removal across all scenarios was 730 GtCO</w:t>
      </w:r>
      <w:r w:rsidRPr="003862D0">
        <w:rPr>
          <w:rFonts w:eastAsiaTheme="minorEastAsia"/>
          <w:vertAlign w:val="subscript"/>
          <w:lang w:val="en-GB"/>
        </w:rPr>
        <w:t>2</w:t>
      </w:r>
      <w:r w:rsidRPr="003862D0">
        <w:rPr>
          <w:rFonts w:eastAsiaTheme="minorEastAsia"/>
          <w:lang w:val="en-GB"/>
        </w:rPr>
        <w:t xml:space="preserve"> in the 21st century</w:t>
      </w:r>
      <w:ins w:id="4154" w:author="Robin Matthews" w:date="2021-06-16T19:12:00Z">
        <w:r w:rsidR="002023CE">
          <w:rPr>
            <w:rFonts w:eastAsiaTheme="minorEastAsia"/>
            <w:lang w:val="en-GB"/>
          </w:rPr>
          <w:t xml:space="preserve"> </w:t>
        </w:r>
        <w:r w:rsidR="002023CE">
          <w:rPr>
            <w:rFonts w:eastAsiaTheme="minorEastAsia"/>
          </w:rPr>
          <w:fldChar w:fldCharType="begin" w:fldLock="1"/>
        </w:r>
      </w:ins>
      <w:r w:rsidR="00CD3B49">
        <w:rPr>
          <w:rFonts w:eastAsiaTheme="minorEastAsia"/>
          <w:lang w:val="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"id" : "ITEM-2", "itemData" : { "DOI" : "10.1002/2017EF000724", "ISSN" : "23284277", "abstract" : "To maintain the chance of keeping the average global temperature increase below 2\u00b0C and to limit long-term climate change, removing carbon dioxide from the atmosphere (carbon dioxide removal, CDR) is becoming increasingly necessary. We analyze optimal and cost-effective climate policies in the dynamic integrated assessment model (IAM) of climate and the economy (DICE2016R) and investigate (1) the utilization of (ocean) CDR under different climate objectives, (2) the sensitivity of policies with respect to carbon cycle feedbacks, and (3) how well carbon cycle feedbacks are captured in the carbon cycle models used in state-of-the-art IAMs. Overall, the carbon cycle model in DICE2016R shows clear improvements compared to its predecessor, DICE2013R, capturing much better long-term dynamics and also oceanic carbon outgassing due to excess oceanic storage of carbon from CDR. However, this comes at the cost of a (too) tight short-term remaining emission budget, limiting the model suitability to analyze low-emission scenarios accurately. With DICE2016R, the compliance with the 2\u00b0C goal is no longer feasible without negative emissions via CDR. Overall, the optimal amount of CDR has to take into account (1) the emission substitution effect and (2) compensation for carbon cycle feedbacks.", "author" : [ { "dropping-particle" : "", "family" : "Rickels", "given" : "W.", "non-dropping-particle" : "", "parse-names" : false, "suffix" : "" }, { "dropping-particle" : "", "family" : "Reith", "given" : "F.", "non-dropping-particle" : "", "parse-names" : false, "suffix" : "" }, { "dropping-particle" : "", "family" : "Keller", "given" : "D.", "non-dropping-particle" : "", "parse-names" : false, "suffix" : "" }, { "dropping-particle" : "", "family" : "Oschlies", "given" : "A.", "non-dropping-particle" : "", "parse-names" : false, "suffix" : "" }, { "dropping-particle" : "", "family" : "Quaas", "given" : "M. F.", "non-dropping-particle" : "", "parse-names" : false, "suffix" : "" } ], "container-title" : "Earth's Future", "id" : "ITEM-2", "issue" : "3", "issued" : { "date-parts" : [ [ "2018" ] ] }, "page" : "565-582", "title" : "Integrated Assessment of Carbon Dioxide Removal", "translator" : [ { "dropping-particle" : "", "family" : "K3023", "given" : "", "non-dropping-particle" : "", "parse-names" : false, "suffix" : "" } ], "type" : "article-journal", "volume" : "6" }, "uris" : [ "http://www.mendeley.com/documents/?uuid=ec455d97-ab61-4254-99df-432b8624c335" ] } ], "mendeley" : { "formattedCitation" : "(Rickels et al., 2018; Rogelj et al., 2018b)", "manualFormatting" : "(Rickels et al., 2018; Rogelj et al., 2018b)", "plainTextFormattedCitation" : "(Rickels et al., 2018; Rogelj et al., 2018b)", "previouslyFormattedCitation" : "(Rickels et al., 2018; Rogelj et al., 2018)" }, "properties" : { "noteIndex" : 0 }, "schema" : "https://github.com/citation-style-language/schema/raw/master/csl-citation.json" }</w:instrText>
      </w:r>
      <w:ins w:id="4155" w:author="Robin Matthews" w:date="2021-06-16T19:12:00Z">
        <w:r w:rsidR="002023CE">
          <w:rPr>
            <w:rFonts w:eastAsiaTheme="minorEastAsia"/>
          </w:rPr>
          <w:fldChar w:fldCharType="separate"/>
        </w:r>
        <w:r w:rsidR="002023CE" w:rsidRPr="00B94219">
          <w:rPr>
            <w:rFonts w:eastAsiaTheme="minorEastAsia"/>
            <w:noProof/>
          </w:rPr>
          <w:t>(Rickels et al., 2018; Rogelj et al., 2018</w:t>
        </w:r>
        <w:r w:rsidR="002023CE">
          <w:rPr>
            <w:rFonts w:eastAsiaTheme="minorEastAsia"/>
            <w:noProof/>
          </w:rPr>
          <w:t>b</w:t>
        </w:r>
        <w:r w:rsidR="002023CE" w:rsidRPr="00B94219">
          <w:rPr>
            <w:rFonts w:eastAsiaTheme="minorEastAsia"/>
            <w:noProof/>
          </w:rPr>
          <w:t>)</w:t>
        </w:r>
        <w:r w:rsidR="002023CE">
          <w:rPr>
            <w:rFonts w:eastAsiaTheme="minorEastAsia"/>
          </w:rPr>
          <w:fldChar w:fldCharType="end"/>
        </w:r>
      </w:ins>
      <w:del w:id="4156" w:author="Robin Matthews" w:date="2021-06-16T19:12:00Z">
        <w:r w:rsidRPr="003862D0" w:rsidDel="002023CE">
          <w:rPr>
            <w:rFonts w:eastAsiaTheme="minorEastAsia"/>
            <w:lang w:val="en-GB"/>
          </w:rPr>
          <w:delText xml:space="preserve"> </w:delText>
        </w:r>
        <w:bookmarkStart w:id="4157" w:name="_Hlk74763147"/>
        <w:r w:rsidRPr="003862D0" w:rsidDel="002023CE">
          <w:rPr>
            <w:rFonts w:eastAsiaTheme="minorEastAsia"/>
            <w:lang w:val="en-GB"/>
          </w:rPr>
          <w:fldChar w:fldCharType="begin" w:fldLock="1"/>
        </w:r>
        <w:r w:rsidR="00615634" w:rsidDel="002023CE">
          <w:rPr>
            <w:rFonts w:eastAsiaTheme="minorEastAsia"/>
            <w:lang w:val="en-GB"/>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w:delInstrText>
        </w:r>
        <w:r w:rsidR="00615634" w:rsidRPr="001A4DE9" w:rsidDel="002023CE">
          <w:rPr>
            <w:rFonts w:eastAsiaTheme="minorEastAsia"/>
          </w:rPr>
          <w:delInstrText>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delInstrText>
        </w:r>
        <w:r w:rsidRPr="003862D0" w:rsidDel="002023CE">
          <w:rPr>
            <w:rFonts w:eastAsiaTheme="minorEastAsia"/>
            <w:lang w:val="en-GB"/>
          </w:rPr>
          <w:fldChar w:fldCharType="separate"/>
        </w:r>
        <w:r w:rsidR="00016735" w:rsidDel="002023CE">
          <w:rPr>
            <w:rFonts w:eastAsiaTheme="minorEastAsia"/>
            <w:noProof/>
          </w:rPr>
          <w:delText>(Rogelj et al., 2018b)</w:delText>
        </w:r>
        <w:r w:rsidRPr="003862D0" w:rsidDel="002023CE">
          <w:rPr>
            <w:rFonts w:eastAsiaTheme="minorEastAsia"/>
            <w:lang w:val="en-GB"/>
          </w:rPr>
          <w:fldChar w:fldCharType="end"/>
        </w:r>
        <w:r w:rsidRPr="00B9747B" w:rsidDel="002023CE">
          <w:rPr>
            <w:rFonts w:eastAsiaTheme="minorEastAsia"/>
          </w:rPr>
          <w:delText xml:space="preserve"> </w:delText>
        </w:r>
        <w:r w:rsidRPr="003862D0" w:rsidDel="002023CE">
          <w:rPr>
            <w:lang w:val="en-GB"/>
          </w:rPr>
          <w:fldChar w:fldCharType="begin" w:fldLock="1"/>
        </w:r>
        <w:r w:rsidR="00615634" w:rsidDel="002023CE">
          <w:delInstrText>ADDIN CSL_CITATION { "citationItems" : [ { "id" : "ITEM-1", "itemData" : { "DOI" : "10.1002/2017EF000724", "ISSN" : "23284277", "abstract" : "To maintain the chance of keeping the average global temperature increase below 2\u00b0C and to limit long-term climate change, removing carbon dioxide from the atmosphere (carbon dioxide removal, CDR) is becoming increasingly necessary. We analyze optimal and cost-effective climate policies in the dynamic integrated assessment model (IAM) of climate and the economy (DICE2016R) and investigate (1) the utilization of (ocean) CDR under different climate objectives, (2) the sensitivity of policies with respect to carbon cycle feedbacks, and (3) how well carbon cycle feedbacks are captured in the carbon cycle models used in state-of-the-art IAMs. Overall, the carbon cycle model in DICE2016R shows clear improvements compared to its predecessor, DICE2013R, capturing much better long-term dynamics and also oceanic carbon outgassing due to excess oceanic storage of carbon from CDR. However, this comes at the cost of a (too) tight short-term remaining emission budget, limiting the model suitability to analyze low-emission scenarios accurately. With DICE2016R, the compliance with the 2\u00b0C goal is no longer feasible without negative emissions via CDR. Overall, the optimal amount of CDR has to take into account (1) the emission substitution effect and (2) compensation for carbon cycle feedbacks.", "author" : [ { "dr</w:delInstrText>
        </w:r>
        <w:r w:rsidR="00615634" w:rsidRPr="003741E9" w:rsidDel="002023CE">
          <w:rPr>
            <w:lang w:val="en-US"/>
          </w:rPr>
          <w:delInstrText>opping-particle" : "", "family" : "Rickels", "given" : "W.", "non-dropping-particle" : "", "parse-names" : false, "suffix" : "" }, { "dropping-particle" : "", "family" : "Reith", "given" : "F.", "non-dropping-particle" : "", "parse-names" : false, "suffix" : "" }, { "dropping-particle" : "", "family" : "Keller", "given" : "D.", "non-dropping-particle" : "", "parse-names" : false, "suffix" : "" }, { "dropping-particle" : "", "family" : "Oschlies", "given" : "A.", "non-dropping-particle" : "", "parse-names" : false, "suffix" : "" }, { "dropping-particle" : "", "family" : "Quaas", "given" : "M. F.", "non-dropping-particle" : "", "parse-names" : false, "suffix" : "" } ], "container-title" : "Earth's Future", "id" : "ITEM-1", "issue" : "3", "issued" : { "date-parts" : [ [ "2018" ] ] }, "page" : "565-582", "title" : "Integrated Assessment of Carbon Dioxide Removal", "translator" : [ { "dropping-particle" : "", "family" : "K3023", "given" : "", "non-dropping-particle" : "", "parse-names" : false, "suffix" : "" } ], "type" : "article-journal", "volume" : "6" }, "uris" : [ "http://www.mendeley.com/documents/?uuid=ec455d97-ab61-4254-99df-432b8624c335" ] } ], "mendeley" : { "formattedCitation" : "(Rickels et al., 2018)", "plainTextFormattedCitation" : "(Rickels et al., 2018)", "previouslyFormattedCitation" : "(Rickels et al., 2018)" }, "properties" : { "noteIndex" : 0 }, "schema" : "https://github.com/citation-style-language/schema/raw/master/csl-citation.json" }</w:delInstrText>
        </w:r>
        <w:r w:rsidRPr="003862D0" w:rsidDel="002023CE">
          <w:rPr>
            <w:lang w:val="en-GB"/>
          </w:rPr>
          <w:fldChar w:fldCharType="separate"/>
        </w:r>
        <w:r w:rsidR="00016735" w:rsidRPr="003741E9" w:rsidDel="002023CE">
          <w:rPr>
            <w:noProof/>
            <w:lang w:val="en-US"/>
          </w:rPr>
          <w:delText>(Rickels et al., 2018)</w:delText>
        </w:r>
        <w:r w:rsidRPr="003862D0" w:rsidDel="002023CE">
          <w:rPr>
            <w:lang w:val="en-GB"/>
          </w:rPr>
          <w:fldChar w:fldCharType="end"/>
        </w:r>
      </w:del>
      <w:bookmarkEnd w:id="4157"/>
      <w:r w:rsidRPr="003741E9">
        <w:rPr>
          <w:lang w:val="en-US"/>
        </w:rPr>
        <w:t xml:space="preserve">. </w:t>
      </w:r>
      <w:r w:rsidRPr="00C11647">
        <w:rPr>
          <w:rFonts w:eastAsia="FrutigerLTPro-Condensed"/>
          <w:lang w:val="en-GB"/>
        </w:rPr>
        <w:t xml:space="preserve">Affordable and environmentally and socially acceptable CDR options at scale well before 2050 are an important element of 1.5°C-consistent pathways especially in overshoot </w:t>
      </w:r>
      <w:r w:rsidRPr="00C11647">
        <w:rPr>
          <w:rFonts w:eastAsia="FrutigerLTPro-Condensed"/>
          <w:lang w:val="en-GB"/>
        </w:rPr>
        <w:lastRenderedPageBreak/>
        <w:t xml:space="preserve">scenarios </w:t>
      </w:r>
      <w:r w:rsidRPr="003862D0">
        <w:rPr>
          <w:rFonts w:eastAsia="FrutigerLTPro-Condensed"/>
          <w:lang w:val="en-GB"/>
        </w:rPr>
        <w:fldChar w:fldCharType="begin" w:fldLock="1"/>
      </w:r>
      <w:r w:rsidR="00615634" w:rsidRPr="00C11647">
        <w:rPr>
          <w:rFonts w:eastAsia="FrutigerLTPro-Condensed"/>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w:instrText>
      </w:r>
      <w:r w:rsidR="00615634">
        <w:rPr>
          <w:rFonts w:eastAsia="FrutigerLTPro-Condensed"/>
        </w:rPr>
        <w:instrText xml:space="preserve">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w:instrText>
      </w:r>
      <w:r w:rsidR="00615634" w:rsidRPr="001A4DE9">
        <w:rPr>
          <w:rFonts w:eastAsia="FrutigerLTPro-Condensed"/>
          <w:lang w:val="en-GB"/>
        </w:rPr>
        <w:instrText>: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rFonts w:eastAsia="FrutigerLTPro-Condensed"/>
          <w:lang w:val="en-GB"/>
        </w:rPr>
        <w:fldChar w:fldCharType="separate"/>
      </w:r>
      <w:r w:rsidR="00016735">
        <w:rPr>
          <w:rFonts w:eastAsia="FrutigerLTPro-Condensed"/>
          <w:noProof/>
          <w:lang w:val="en-GB"/>
        </w:rPr>
        <w:t>(de Coninck et al., 2018)</w:t>
      </w:r>
      <w:r w:rsidRPr="003862D0">
        <w:rPr>
          <w:rFonts w:eastAsia="FrutigerLTPro-Condensed"/>
          <w:lang w:val="en-GB"/>
        </w:rPr>
        <w:fldChar w:fldCharType="end"/>
      </w:r>
      <w:r w:rsidRPr="003862D0">
        <w:rPr>
          <w:rFonts w:eastAsia="FrutigerLTPro-Condensed"/>
          <w:lang w:val="en-GB"/>
        </w:rPr>
        <w:t xml:space="preserve">. </w:t>
      </w:r>
      <w:r w:rsidRPr="003862D0">
        <w:rPr>
          <w:rFonts w:eastAsiaTheme="minorEastAsia"/>
          <w:lang w:val="en-GB"/>
        </w:rPr>
        <w:t>The required scale of removal by CDR can vary from 1</w:t>
      </w:r>
      <w:r w:rsidR="0014099A" w:rsidRPr="003862D0">
        <w:rPr>
          <w:rFonts w:eastAsiaTheme="minorEastAsia"/>
          <w:lang w:val="en-GB"/>
        </w:rPr>
        <w:t>–</w:t>
      </w:r>
      <w:r w:rsidRPr="003862D0">
        <w:rPr>
          <w:rFonts w:eastAsiaTheme="minorEastAsia"/>
          <w:lang w:val="en-GB"/>
        </w:rPr>
        <w:t>2</w:t>
      </w:r>
      <w:del w:id="4158" w:author="Sara M Tuson" w:date="2021-07-15T20:28:00Z">
        <w:r w:rsidRPr="003862D0" w:rsidDel="00092429">
          <w:rPr>
            <w:rFonts w:eastAsiaTheme="minorEastAsia"/>
            <w:lang w:val="en-GB"/>
          </w:rPr>
          <w:delText xml:space="preserve">  </w:delText>
        </w:r>
      </w:del>
      <w:ins w:id="4159" w:author="Sara M Tuson" w:date="2021-07-15T20:28:00Z">
        <w:r w:rsidR="00092429">
          <w:rPr>
            <w:rFonts w:eastAsiaTheme="minorEastAsia"/>
            <w:lang w:val="en-GB"/>
          </w:rPr>
          <w:t xml:space="preserve"> </w:t>
        </w:r>
      </w:ins>
      <w:r w:rsidRPr="003862D0">
        <w:rPr>
          <w:rFonts w:eastAsiaTheme="minorEastAsia"/>
          <w:lang w:val="en-GB"/>
        </w:rPr>
        <w:t>GtCO</w:t>
      </w:r>
      <w:r w:rsidRPr="003862D0">
        <w:rPr>
          <w:rFonts w:eastAsiaTheme="minorEastAsia"/>
          <w:vertAlign w:val="subscript"/>
          <w:lang w:val="en-GB"/>
        </w:rPr>
        <w:t>2</w:t>
      </w:r>
      <w:r w:rsidRPr="003862D0">
        <w:rPr>
          <w:rFonts w:eastAsiaTheme="minorEastAsia"/>
          <w:lang w:val="en-GB"/>
        </w:rPr>
        <w:t xml:space="preserve"> </w:t>
      </w:r>
      <w:ins w:id="4160" w:author="Tom Maycock" w:date="2021-09-07T10:24:00Z">
        <w:r w:rsidR="00862C70">
          <w:rPr>
            <w:rFonts w:eastAsiaTheme="minorEastAsia"/>
            <w:lang w:val="en-GB"/>
          </w:rPr>
          <w:t>yr</w:t>
        </w:r>
        <w:r w:rsidR="00862C70" w:rsidRPr="00704F4E">
          <w:rPr>
            <w:rFonts w:eastAsiaTheme="minorEastAsia"/>
            <w:vertAlign w:val="superscript"/>
            <w:lang w:val="en-GB"/>
          </w:rPr>
          <w:t>–1</w:t>
        </w:r>
        <w:r w:rsidR="00862C70" w:rsidRPr="003862D0">
          <w:rPr>
            <w:rFonts w:eastAsiaTheme="minorEastAsia"/>
            <w:lang w:val="en-GB"/>
          </w:rPr>
          <w:t xml:space="preserve"> </w:t>
        </w:r>
      </w:ins>
      <w:del w:id="4161" w:author="Tom Maycock" w:date="2021-09-07T10:24:00Z">
        <w:r w:rsidRPr="003862D0" w:rsidDel="00862C70">
          <w:rPr>
            <w:rFonts w:eastAsiaTheme="minorEastAsia"/>
            <w:lang w:val="en-GB"/>
          </w:rPr>
          <w:delText xml:space="preserve">per </w:delText>
        </w:r>
      </w:del>
      <w:r w:rsidRPr="003862D0">
        <w:rPr>
          <w:rFonts w:eastAsiaTheme="minorEastAsia"/>
          <w:lang w:val="en-GB"/>
        </w:rPr>
        <w:t>year from 2050 onwards to as much as 20 GtCO</w:t>
      </w:r>
      <w:r w:rsidRPr="003862D0">
        <w:rPr>
          <w:rFonts w:eastAsiaTheme="minorEastAsia"/>
          <w:vertAlign w:val="subscript"/>
          <w:lang w:val="en-GB"/>
        </w:rPr>
        <w:t>2</w:t>
      </w:r>
      <w:r w:rsidRPr="003862D0">
        <w:rPr>
          <w:rFonts w:eastAsiaTheme="minorEastAsia"/>
          <w:lang w:val="en-GB"/>
        </w:rPr>
        <w:t xml:space="preserve"> </w:t>
      </w:r>
      <w:del w:id="4162" w:author="Sara M Tuson" w:date="2021-07-15T20:55:00Z">
        <w:r w:rsidRPr="003862D0" w:rsidDel="00971BDE">
          <w:rPr>
            <w:rFonts w:eastAsiaTheme="minorEastAsia"/>
            <w:lang w:val="en-GB"/>
          </w:rPr>
          <w:delText>p</w:delText>
        </w:r>
        <w:commentRangeStart w:id="4163"/>
        <w:r w:rsidR="009A4FF7" w:rsidDel="00971BDE">
          <w:rPr>
            <w:rFonts w:eastAsiaTheme="minorEastAsia"/>
            <w:lang w:val="en-GB"/>
          </w:rPr>
          <w:delText>`</w:delText>
        </w:r>
        <w:commentRangeEnd w:id="4163"/>
        <w:r w:rsidR="002023CE" w:rsidDel="00971BDE">
          <w:rPr>
            <w:rStyle w:val="CommentReference"/>
          </w:rPr>
          <w:commentReference w:id="4163"/>
        </w:r>
        <w:r w:rsidRPr="003862D0" w:rsidDel="00971BDE">
          <w:rPr>
            <w:rFonts w:eastAsiaTheme="minorEastAsia"/>
            <w:lang w:val="en-GB"/>
          </w:rPr>
          <w:delText>e</w:delText>
        </w:r>
      </w:del>
      <w:del w:id="4164" w:author="Ian Blenkinsop" w:date="2021-07-27T16:05:00Z">
        <w:r w:rsidRPr="003862D0" w:rsidDel="00367EE0">
          <w:rPr>
            <w:rFonts w:eastAsiaTheme="minorEastAsia"/>
            <w:lang w:val="en-GB"/>
          </w:rPr>
          <w:delText>year</w:delText>
        </w:r>
      </w:del>
      <w:ins w:id="4165" w:author="Ian Blenkinsop" w:date="2021-07-27T16:05:00Z">
        <w:r w:rsidR="00367EE0">
          <w:rPr>
            <w:rFonts w:eastAsiaTheme="minorEastAsia"/>
            <w:lang w:val="en-GB"/>
          </w:rPr>
          <w:t>yr</w:t>
        </w:r>
        <w:r w:rsidR="00367EE0" w:rsidRPr="00367EE0">
          <w:rPr>
            <w:rFonts w:eastAsiaTheme="minorEastAsia"/>
            <w:vertAlign w:val="superscript"/>
            <w:lang w:val="en-GB"/>
            <w:rPrChange w:id="4166" w:author="Ian Blenkinsop" w:date="2021-07-27T16:05:00Z">
              <w:rPr>
                <w:rFonts w:eastAsiaTheme="minorEastAsia"/>
                <w:lang w:val="en-GB"/>
              </w:rPr>
            </w:rPrChange>
          </w:rPr>
          <w:t>–1</w:t>
        </w:r>
      </w:ins>
      <w:r w:rsidRPr="003862D0">
        <w:rPr>
          <w:rFonts w:eastAsiaTheme="minorEastAsia"/>
          <w:lang w:val="en-GB"/>
        </w:rPr>
        <w:t xml:space="preserve"> </w:t>
      </w:r>
      <w:r w:rsidRPr="003862D0">
        <w:rPr>
          <w:lang w:val="en-GB"/>
        </w:rPr>
        <w:fldChar w:fldCharType="begin" w:fldLock="1"/>
      </w:r>
      <w:r w:rsidR="00615634">
        <w:rPr>
          <w:lang w:val="en-GB"/>
        </w:rPr>
        <w:instrText>ADDIN CSL_CITATION { "citationItems" : [ { "id" : "ITEM-1", "itemData" : { "DOI" : "10.1088/1748-9326/ab4c0b", "ISSN" : "1748-9326", "author" : [ { "dropping-particle" : "", "family" : "Waisman", "given" : "Henri", "non-dropping-particle" : "", "parse-names" : false, "suffix" : "" }, { "dropping-particle" : "", "family" : "Coninck", "given" : "Heleen", "non-dropping-particle" : "De", "parse-names" : false, "suffix" : "" }, { "dropping-particle" : "", "family" : "Rogelj", "given" : "Joeri", "non-dropping-particle" : "", "parse-names" : false, "suffix" : "" } ], "container-title" : "Environmental Research Letters", "id" : "ITEM-1", "issue" : "11", "issued" : { "date-parts" : [ [ "2019", "11", "14" ] ] }, "page" : "111001", "publisher" : "{IOP} Publishing", "title" : "Key technological enablers for ambitious climate goals: insights from the IPCC special report on global warming of 1.5 \u00b0C", "translator" : [ { "dropping-particle" : "", "family" : "K4479", "given" : "", "non-dropping-particle" : "", "parse-names" : false, "suffix" : "" } ], "type" : "article-journal", "volume" : "14" }, "uris" : [ "http://www.mendeley.com/documents/?uuid=15181c83-e456-48cb-b023-332e74b5ead1", "http://www.mendeley.com/documents/?uuid=c1b0a6d2-6da0-4927-bce7-13cc6eb95214" ] } ], "mendeley" : { "formattedCitation" : "(Waisman et al., 2019)", "plainTextFormattedCitation" : "(Waisman et al., 2019)", "previouslyFormattedCitation" : "(Waisman et al., 2019)" }, "properties" : { "noteIndex" : 0 }, "schema" : "https://github.com/citation-style-language/schema/raw/master/csl-citation.json" }</w:instrText>
      </w:r>
      <w:r w:rsidRPr="003862D0">
        <w:rPr>
          <w:lang w:val="en-GB"/>
        </w:rPr>
        <w:fldChar w:fldCharType="separate"/>
      </w:r>
      <w:r w:rsidR="00016735">
        <w:rPr>
          <w:noProof/>
          <w:lang w:val="en-GB"/>
        </w:rPr>
        <w:t>(Waisman et al., 2019)</w:t>
      </w:r>
      <w:r w:rsidRPr="003862D0">
        <w:rPr>
          <w:lang w:val="en-GB"/>
        </w:rPr>
        <w:fldChar w:fldCharType="end"/>
      </w:r>
      <w:r w:rsidRPr="003862D0">
        <w:rPr>
          <w:rFonts w:eastAsiaTheme="minorEastAsia"/>
          <w:lang w:val="en-GB"/>
        </w:rPr>
        <w:t xml:space="preserve">. In the SSP class of scenarios, net </w:t>
      </w:r>
      <w:r w:rsidRPr="003862D0">
        <w:rPr>
          <w:rFonts w:eastAsia="FrutigerLTPro-Condensed"/>
          <w:lang w:val="en-GB"/>
        </w:rPr>
        <w:t>CO</w:t>
      </w:r>
      <w:r w:rsidRPr="003862D0">
        <w:rPr>
          <w:rFonts w:eastAsia="FrutigerLTPro-Condensed"/>
          <w:vertAlign w:val="subscript"/>
          <w:lang w:val="en-GB"/>
        </w:rPr>
        <w:t xml:space="preserve">2 </w:t>
      </w:r>
      <w:r w:rsidRPr="003862D0">
        <w:rPr>
          <w:rFonts w:eastAsiaTheme="minorEastAsia"/>
          <w:lang w:val="en-GB"/>
        </w:rPr>
        <w:t xml:space="preserve">emissions turn negative from around 2050 in SSP1-1.9 and around 2070 in SSP1-2.6 and in the overshoot scenario SSP5-3.4-OS </w:t>
      </w:r>
      <w:r w:rsidRPr="003862D0">
        <w:rPr>
          <w:noProof/>
          <w:lang w:val="en-GB"/>
        </w:rPr>
        <w:t>(O’Neill et al., 2016)</w:t>
      </w:r>
      <w:r w:rsidRPr="003862D0">
        <w:rPr>
          <w:rFonts w:eastAsiaTheme="minorEastAsia"/>
          <w:lang w:val="en-GB"/>
        </w:rPr>
        <w:t>. Thus, CDR would play a pivotal role in limiting climate warming to 1.5</w:t>
      </w:r>
      <w:r w:rsidR="0014099A" w:rsidRPr="003862D0">
        <w:rPr>
          <w:rFonts w:eastAsiaTheme="minorEastAsia"/>
          <w:lang w:val="en-GB"/>
        </w:rPr>
        <w:t>°C</w:t>
      </w:r>
      <w:r w:rsidRPr="003862D0">
        <w:rPr>
          <w:rFonts w:eastAsiaTheme="minorEastAsia"/>
          <w:lang w:val="en-GB"/>
        </w:rPr>
        <w:t xml:space="preserve"> or 2</w:t>
      </w:r>
      <w:r w:rsidRPr="003862D0">
        <w:rPr>
          <w:rFonts w:eastAsia="FrutigerLTPro-Condensed"/>
          <w:lang w:val="en-GB"/>
        </w:rPr>
        <w:t>°</w:t>
      </w:r>
      <w:r w:rsidRPr="003862D0">
        <w:rPr>
          <w:rFonts w:eastAsiaTheme="minorEastAsia"/>
          <w:lang w:val="en-GB"/>
        </w:rPr>
        <w:t xml:space="preserve">C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"10.1088/1748-9326/aabf9b", "ISSN" : "1748-9326", "abstract" : "With the Paris Agreement's ambition of limiting climate change to well below 2 \u00b0C, negative emission technologies (NETs) have moved into the limelight of discussions in climate science and policy. Despite several assessments, the current knowledge on NETs is still diffuse and incomplete, but also growing fast. Here, we synthesize a comprehensive body of NETs literature, using scientometric tools and performing an in-depth assessment of the quantitative and qualitative evidence therein. We clarify the role of NETs in climate change mitigation scenarios, their ethical implications, as well as the challenges involved in bringing the various NETs to the market and scaling them up in time. There are six major findings arising from our assessment: first, keeping warming below 1.5 \u00b0C requires the large-scale deployment of NETs, but this dependency can still be kept to a minimum for the 2 \u00b0C warming limit. Second, accounting for economic and biophysical limits, we identify relevant potentials for all NETs except ocean fertilization. Third, any single NET is unlikely to sustainably achieve the large NETs deployment observed in many 1.5 \u00b0C and 2 \u00b0C mitigation scenarios. Yet, portfolios of multiple NETs, each deployed at modest scales, could be invaluable for reaching the climate goals. Fourth, a substantial gap exists between the upscaling and rapid diffusion of NETs implied in scenarios and progress in actual innovation and deployment. If NETs are required at the scales currently discussed, the resulting urgency of implementation is currently neither reflected in science nor policy. Fifth, NETs face severe barriers to implementation and are only weakly incentivized so far. Finally, we identify distinct ethical discourses relevant for NETs, but highlight the need to root them firmly in the available evidence in order to render such discussions relevant in practice.",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emissions\u2014Part 1: Research landscape and synthesis", "translator" : [ { "dropping-particle" : "", "family" : "K4845", "given" : "", "non-dropping-particle" : "", "parse-names" : false, "suffix" : "" } ], "type" : "article-journal", "volume" : "13" }, "uris" : [ "http://www.mendeley.com/documents/?uuid=d23ff40b-b6a7-4e28-bbaf-462601b39fb2" ] } ], "mendeley" : { "formattedCitation" : "(Minx et al., 2018)", "plainTextFormattedCitation" : "(Minx et al., 2018)", "previouslyFormattedCitation" : "(Minx et al., 2018)"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(Minx et al., 2018)</w:t>
      </w:r>
      <w:r w:rsidRPr="003862D0">
        <w:rPr>
          <w:rFonts w:eastAsiaTheme="minorEastAsia"/>
          <w:lang w:val="en-GB"/>
        </w:rPr>
        <w:fldChar w:fldCharType="end"/>
      </w:r>
      <w:r w:rsidR="009F2DEF">
        <w:rPr>
          <w:rFonts w:eastAsiaTheme="minorEastAsia"/>
          <w:lang w:val="en-GB"/>
        </w:rPr>
        <w:t xml:space="preserve">. </w:t>
      </w:r>
      <w:r w:rsidRPr="003862D0">
        <w:rPr>
          <w:rFonts w:eastAsiaTheme="minorEastAsia"/>
          <w:lang w:val="en-GB"/>
        </w:rPr>
        <w:t xml:space="preserve">In stark contrast, however, two extensive reviews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"10.1088/1748-9326/aabff4", "ISSN" : "1748-9326", "abstract" : "We assess the literature on innovation and upscaling for negative emissions technologies (NETs) using a systematic and reproducible literature coding procedure. To structure our review, we employ the framework of sequential stages in the innovation process, with which we code each NETs article in innovation space. We find that while there is a growing body of innovation literature on NETs, 59% of the articles are focused on the earliest stages of the innovation process, 'research and development' (R&amp;D). The subsequent stages of innovation are also represented in the literature, but at much lower levels of activity than R&amp;D. Distinguishing between innovation stages that are related to the supply of the technology (R&amp;D, demonstrations, scale up) and demand for the technology (demand pull, niche markets, public acceptance), we find an overwhelming emphasis (83%) on the supply side. BECCS articles have an above average share of demand-side articles while direct air carbon capture and storage has a very low share. Innovation in NETs has much to learn from successfully diffused technologies; appealing to heterogeneous users, managing policy risk, as well as understanding and addressing public concerns are all crucial yet not well represented in the extant literature. Results from integrated assessment models show that while NETs play a key role in the second half of the 21st century for 1.5 \u00b0C and 2 \u00b0C scenarios, the major period of new NETs deployment is between 2030 and 2050. Given that the broader innovation literature consistently finds long time periods involved in scaling up and deploying novel technologies, there is an urgency to developing NETs that is largely unappreciated. This challenge is exacerbated by the thousands to millions of actors that potentially need to adopt these technologies for them to achieve planetary scale. This urgency is reflected neither in the Paris Agreement nor in most of the literature we review here. If NETs are to be deployed at the levels required to meet 1.5 \u00b0C and 2 \u00b0C targets, then important post-R&amp;D issues will need to be addressed in the literature, including incentives for early deployment, niche markets, scale-up, demand, and - particularly if deployment is to be hastened - public acceptance.", "author" : [ { "dropping-particle" : "", "family" : "Nemet", "given" : "Gregory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"Fuss", "given" : "Sabine", "non-dropping-particle" : "", "parse-names" : false, "suffix" : "" }, { "dropping-particle" : "", "family" : "Hartmann", "given" : "Jens", "non-dropping-particle" : "", "parse-names" : false, "suffix" : "" }, { "dropping-particle" : "", "family" : "Hilaire", "given" : "J\u00e9r\u00f4me", "non-dropping-particle" : "", "parse-names" : false, "suffix" : "" }, { "dropping-particle" : "", "family" : "Lamb", "given" : "William F.", "non-dropping-particle" : "", "parse-names" : false, "suffix" : "" }, { "dropping-particle" : "", "family" : "Minx", "given" : "Jan C.", "non-dropping-particle" : "", "parse-names" : false, "suffix" : "" }, { "dropping-particle" : "", "family" : "Rogers", "given" : "Sophia", "non-dropping-particle" : "", "parse-names" : false, "suffix" : "" }, { "dropping-particle" : "", "family" : "Smith", "given" : "Pete", "non-dropping-particle" : "", "parse-names" : false, "suffix" : "" } ], "container-title" : "Environmental Research Letters", "id" : "ITEM-1", "issue" : "6", "issued" : { "date-parts" : [ [ "2018", "6", "1" ] ] }, "page" : "063003", "title" : "Negative emissions\u2014Part 3: Innovation and upscaling", "translator" : [ { "dropping-particle" : "", "family" : "K5068", "given" : "", "non-dropping-particle" : "", "parse-names" : false, "suffix" : "" } ], "type" : "article-journal", "volume" : "13" }, "uris" : [ "http://www.mendeley.com/documents/?uuid=2e883db8-f5a2-41d7-8811-7a5426047b86", "http://www.mendeley.com/documents/?uuid=caa85a08-f696-49b1-aa26-ce467c4aaf56" ] }, { "id" : "ITEM-2", "itemData" : { "DOI" : "10.1038/s41467-018-05938-3", "ISBN" : "4146701805", "ISSN" : "2041-1723",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 : "1", "issued" : { "date-parts" : [ [ "2018", "12", "13" ] ] }, "page" : "3734", "publisher" : "Springer US", "title" : "Evaluating climate geoengineering proposals in the context of the Paris Agreement temperature goals", "translator" : [ { "dropping-particle" : "", "family" : "K5044", "given" : "", "non-dropping-particle" : "", "parse-names" : false, "suffix" : "" } ], "type" : "article-journal", "volume" : "9" }, "uris" : [ "http://www.mendeley.com/documents/?uuid=bda0de8e-aa4f-4de7-a3c5-78f1533c10ad", "http://www.mendeley.com/documents/?uuid=8eeb62c8-137c-4f9f-8778-2ce4b32be7f7" ] } ], "mendeley" : { "formattedCitation" : "(Lawrence et al., 2018; Nemet et al., 2018)", "plainTextFormattedCitation" : "(Lawrence et al., 2018; Nemet et al., 2018)", "previouslyFormattedCitation" : "(Lawrence et al., 2018; Nemet et al., 2018)"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(Lawrence et al., 2018; Nemet et al., 2018)</w:t>
      </w:r>
      <w:r w:rsidRPr="003862D0">
        <w:rPr>
          <w:rFonts w:eastAsiaTheme="minorEastAsia"/>
          <w:lang w:val="en-GB"/>
        </w:rPr>
        <w:fldChar w:fldCharType="end"/>
      </w:r>
      <w:r w:rsidRPr="003862D0">
        <w:rPr>
          <w:rFonts w:eastAsiaTheme="minorEastAsia"/>
          <w:lang w:val="en-GB"/>
        </w:rPr>
        <w:t xml:space="preserve"> conclude that it is </w:t>
      </w:r>
      <w:r w:rsidR="0014099A" w:rsidRPr="003862D0">
        <w:rPr>
          <w:rFonts w:eastAsiaTheme="minorEastAsia"/>
          <w:lang w:val="en-GB"/>
        </w:rPr>
        <w:t>implausible</w:t>
      </w:r>
      <w:r w:rsidRPr="003862D0">
        <w:rPr>
          <w:rFonts w:eastAsiaTheme="minorEastAsia"/>
          <w:lang w:val="en-GB"/>
        </w:rPr>
        <w:t xml:space="preserve"> that any CDR technique can be implemented at </w:t>
      </w:r>
      <w:ins w:id="4167" w:author="Sara M Tuson" w:date="2021-07-20T20:17:00Z">
        <w:r w:rsidR="00E56899">
          <w:rPr>
            <w:rFonts w:eastAsiaTheme="minorEastAsia"/>
            <w:lang w:val="en-GB"/>
          </w:rPr>
          <w:t>th</w:t>
        </w:r>
      </w:ins>
      <w:ins w:id="4168" w:author="Sara M Tuson" w:date="2021-07-20T20:18:00Z">
        <w:r w:rsidR="00E56899">
          <w:rPr>
            <w:rFonts w:eastAsiaTheme="minorEastAsia"/>
            <w:lang w:val="en-GB"/>
          </w:rPr>
          <w:t xml:space="preserve">e </w:t>
        </w:r>
      </w:ins>
      <w:r w:rsidRPr="003862D0">
        <w:rPr>
          <w:rFonts w:eastAsiaTheme="minorEastAsia"/>
          <w:lang w:val="en-GB"/>
        </w:rPr>
        <w:t xml:space="preserve">scale </w:t>
      </w:r>
      <w:del w:id="4169" w:author="Sara M Tuson" w:date="2021-07-20T20:18:00Z">
        <w:r w:rsidRPr="003862D0" w:rsidDel="00E56899">
          <w:rPr>
            <w:rFonts w:eastAsiaTheme="minorEastAsia"/>
            <w:lang w:val="en-GB"/>
          </w:rPr>
          <w:delText xml:space="preserve">that is </w:delText>
        </w:r>
      </w:del>
      <w:r w:rsidRPr="003862D0">
        <w:rPr>
          <w:rFonts w:eastAsiaTheme="minorEastAsia"/>
          <w:lang w:val="en-GB"/>
        </w:rPr>
        <w:t xml:space="preserve">needed by 2050. </w:t>
      </w:r>
    </w:p>
    <w:p w14:paraId="4BC39DD8" w14:textId="77777777" w:rsidR="003E7C11" w:rsidRPr="003862D0" w:rsidRDefault="003E7C11" w:rsidP="003E7C11">
      <w:pPr>
        <w:pStyle w:val="AR6BodyText"/>
        <w:rPr>
          <w:rFonts w:eastAsiaTheme="minorEastAsia"/>
          <w:lang w:val="en-GB"/>
        </w:rPr>
      </w:pPr>
    </w:p>
    <w:p w14:paraId="2A8B3A1E" w14:textId="6D2232AE" w:rsidR="003E7C11" w:rsidRPr="003862D0" w:rsidRDefault="00A34639" w:rsidP="003E7C11">
      <w:pPr>
        <w:pStyle w:val="AR6BodyText"/>
        <w:rPr>
          <w:lang w:val="en-GB"/>
        </w:rPr>
      </w:pPr>
      <w:r w:rsidRPr="003862D0">
        <w:rPr>
          <w:lang w:val="en-GB"/>
        </w:rPr>
        <w:t>W</w:t>
      </w:r>
      <w:r w:rsidR="003E7C11" w:rsidRPr="003862D0">
        <w:rPr>
          <w:lang w:val="en-GB"/>
        </w:rPr>
        <w:t>hen</w:t>
      </w:r>
      <w:r w:rsidRPr="003862D0">
        <w:rPr>
          <w:lang w:val="en-GB"/>
        </w:rPr>
        <w:t xml:space="preserve"> CDR is</w:t>
      </w:r>
      <w:r w:rsidR="003E7C11" w:rsidRPr="003862D0">
        <w:rPr>
          <w:lang w:val="en-GB"/>
        </w:rPr>
        <w:t xml:space="preserve"> applied continuously and at scales as large as currently deemed possible</w:t>
      </w:r>
      <w:r w:rsidR="00825B50" w:rsidRPr="003862D0">
        <w:rPr>
          <w:lang w:val="en-GB"/>
        </w:rPr>
        <w:t>,</w:t>
      </w:r>
      <w:r w:rsidR="003E7C11" w:rsidRPr="003862D0">
        <w:rPr>
          <w:lang w:val="en-GB"/>
        </w:rPr>
        <w:t xml:space="preserve"> under RCP8.5</w:t>
      </w:r>
      <w:r w:rsidR="00825B50" w:rsidRPr="003862D0">
        <w:rPr>
          <w:lang w:val="en-GB"/>
        </w:rPr>
        <w:t xml:space="preserve"> as the background scenario</w:t>
      </w:r>
      <w:r w:rsidR="003E7C11" w:rsidRPr="003862D0">
        <w:rPr>
          <w:lang w:val="en-GB"/>
        </w:rPr>
        <w:t xml:space="preserve">, the widely discussed CDR options such as afforestation, ocean iron fertilization and surface ocean alkalinisation are individually expected to be relatively ineffective, with limited (8%) warming reductions relative to the scenario with no CDR option </w:t>
      </w:r>
      <w:r w:rsidR="003E7C11"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"mendeley" : { "formattedCitation" : "(Keller et al., 2014)", "plainTextFormattedCitation" : "(Keller et al., 2014)", "previouslyFormattedCitation" : "(Keller et al., 2014)" }, "properties" : { "noteIndex" : 0 }, "schema" : "https://github.com/citation-style-language/schema/raw/master/csl-citation.json" }</w:instrText>
      </w:r>
      <w:r w:rsidR="003E7C11" w:rsidRPr="003862D0">
        <w:rPr>
          <w:lang w:val="en-GB"/>
        </w:rPr>
        <w:fldChar w:fldCharType="separate"/>
      </w:r>
      <w:r w:rsidR="00016735">
        <w:rPr>
          <w:noProof/>
          <w:lang w:val="en-GB"/>
        </w:rPr>
        <w:t>(Keller et al., 2014)</w:t>
      </w:r>
      <w:r w:rsidR="003E7C11" w:rsidRPr="003862D0">
        <w:rPr>
          <w:lang w:val="en-GB"/>
        </w:rPr>
        <w:fldChar w:fldCharType="end"/>
      </w:r>
      <w:r w:rsidR="003E7C11" w:rsidRPr="003862D0">
        <w:rPr>
          <w:lang w:val="en-GB"/>
        </w:rPr>
        <w:t>. Hence, the potential role that CDR will play in lowering the temperature in high</w:t>
      </w:r>
      <w:r w:rsidR="00825B50" w:rsidRPr="003862D0">
        <w:rPr>
          <w:lang w:val="en-GB"/>
        </w:rPr>
        <w:t>-</w:t>
      </w:r>
      <w:r w:rsidR="003E7C11" w:rsidRPr="003862D0">
        <w:rPr>
          <w:lang w:val="en-GB"/>
        </w:rPr>
        <w:t>emission scenarios is limited (</w:t>
      </w:r>
      <w:r w:rsidR="003E7C11" w:rsidRPr="003862D0">
        <w:rPr>
          <w:i/>
          <w:lang w:val="en-GB"/>
        </w:rPr>
        <w:t>medium confidence</w:t>
      </w:r>
      <w:r w:rsidR="003E7C11" w:rsidRPr="003862D0">
        <w:rPr>
          <w:lang w:val="en-GB"/>
        </w:rPr>
        <w:t xml:space="preserve">). The challenges involved in comparing the climatic effects of various CDR options has </w:t>
      </w:r>
      <w:r w:rsidR="00694368" w:rsidRPr="003862D0">
        <w:rPr>
          <w:lang w:val="en-GB"/>
        </w:rPr>
        <w:t>also been</w:t>
      </w:r>
      <w:r w:rsidR="003E7C11" w:rsidRPr="003862D0">
        <w:rPr>
          <w:lang w:val="en-GB"/>
        </w:rPr>
        <w:t xml:space="preserve"> recognized in recent studies </w:t>
      </w:r>
      <w:r w:rsidR="003E7C11" w:rsidRPr="003862D0">
        <w:rPr>
          <w:lang w:val="en-GB"/>
        </w:rPr>
        <w:fldChar w:fldCharType="begin" w:fldLock="1"/>
      </w:r>
      <w:r w:rsidR="00615634">
        <w:rPr>
          <w:lang w:val="en-GB"/>
        </w:rPr>
        <w:instrText>ADDIN CSL_CITATION { "citationItems" : [ { "id" : "ITEM-1", "itemData" : { "DOI" : "10.1007/s10584-019-02389-7", "ISSN" : "15731480", "abstract" : "Climate engineering (CE) deployment would alter prevailing relationships between Earth system variables, making indicators and metrics used so far in the climate change assessment context less appropriate to assess CE measures. Achieving a comprehensive CE assessment requires a systematic and transparent reevaluation of the indicator selection process from Earth system variables. Here, we provide a first step towards such a systematic assessment of changes in correlations between Earth system variables following simulated deployment of different CE methods. We therefore analyze changes in the correlation structure of a broad set of Earth system variables for two conventional climate change scenarios without CE and with three idealized CE model experiments: (i) solar radiation management, (ii) large-scale afforestation, and (iii) ocean alkalinity enhancement. First, we investigate how the three CE scenarios alter prevailing correlations between Earth system variables when compared to an intermediate-high and a business-as-usual future climate change scenario. Second, we contrast the indicators identified for the non-CE climate change scenarios and the indicators identified when all five scenarios are considered. Finally, we use the identified indicator sets for an evaluation of the five climate change scenarios. We find that the additional indicators provide valuable information for the assessment of the CE measures, and their application hence allows for a more comprehensive and a comparative assessment of the mitigation and CE deployment scenarios.", "author" : [ { "dropping-particle" : "", "family" : "Mengis", "given" : "Nadine", "non-dropping-particle" : "", "parse-names" : false, "suffix" : "" }, { "dropping-particle" : "", "family" : "Keller", "given" : "David P.", "non-dropping-particle" : "", "parse-names" : false, "suffix" : "" }, { "dropping-particle" : "", "family" : "Rickels", "given" : "Wilfried", "non-dropping-particle" : "", "parse-names" : false, "suffix" : "" }, { "dropping-particle" : "", "family" : "Quaas", "given" : "Martin", "non-dropping-particle" : "", "parse-names" : false, "suffix" : "" }, { "dropping-particle" : "", "family" : "Oschlies", "given" : "Andreas", "non-dropping-particle" : "", "parse-names" : false, "suffix" : "" } ], "container-title" : "Climatic Change", "id" : "ITEM-1", "issue" : "3", "issued" : { "date-parts" : [ [ "2019" ] ] }, "page" : "305-322", "publisher" : "Climatic Change", "title" : "Climate engineering-induced changes in correlations between Earth system variables \u2013 implications for appropriate indicator selection", "translator" : [ { "dropping-particle" : "", "family" : "K1938", "given" : "", "non-dropping-particle" : "", "parse-names" : false, "suffix" : "" } ], "type" : "article-journal", "volume" : "153" }, "uris" : [ "http://www.mendeley.com/documents/?uuid=f50a585a-6ac5-4c1f-92d9-4fab38dd535b", "http://www.mendeley.com/documents/?uuid=c22c3e4e-d449-421d-8655-21cd3597b6b2" ] }, { "id" : "ITEM-2", "itemData" : { "DOI" : "10.1002/eft2.285", "ISSN" : "23284277", "abstract" : "\u00a9 2018 American Geophysical Union.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92Gt by the year 2100 compared to the reference RCP8.5 scenario due to reduced soil respiration thus reducing atmospheric CO 2 .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"container-title" : "Earth's Future", "id" : "ITEM-2", "issued" : { "date-parts" : [ [ "2018" ] ] }, "title" : "Quantifying effects and side-effects of climate engineering on the Earth system", "translator" : [ { "dropping-particle" : "", "family" : "K4503", "given" : "", "non-dropping-particle" : "", "parse-names" : false, "suffix" : "" } ], "type" : "article-journal", "volume" : "6" }, "uris" : [ "http://www.mendeley.com/documents/?uuid=35094d57-d570-410e-9405-a73e4246ac2e", "http://www.mendeley.com/documents/?uuid=4fb91096-560e-4d76-b9f4-9f81e66ff38e" ] } ], "mendeley" : { "formattedCitation" : "(Sonntag, 2018; Mengis et al., 2019)", "plainTextFormattedCitation" : "(Sonntag, 2018; Mengis et al., 2019)", "previouslyFormattedCitation" : "(Sonntag, 2018; Mengis et al., 2019)" }, "properties" : { "noteIndex" : 0 }, "schema" : "https://github.com/citation-style-language/schema/raw/master/csl-citation.json" }</w:instrText>
      </w:r>
      <w:r w:rsidR="003E7C11" w:rsidRPr="003862D0">
        <w:rPr>
          <w:lang w:val="en-GB"/>
        </w:rPr>
        <w:fldChar w:fldCharType="separate"/>
      </w:r>
      <w:r w:rsidR="00016735">
        <w:rPr>
          <w:noProof/>
          <w:lang w:val="en-GB"/>
        </w:rPr>
        <w:t>(Sonntag, 2018; Mengis et al., 2019)</w:t>
      </w:r>
      <w:r w:rsidR="003E7C11" w:rsidRPr="003862D0">
        <w:rPr>
          <w:lang w:val="en-GB"/>
        </w:rPr>
        <w:fldChar w:fldCharType="end"/>
      </w:r>
      <w:r w:rsidR="003E7C11" w:rsidRPr="003862D0">
        <w:rPr>
          <w:lang w:val="en-GB"/>
        </w:rPr>
        <w:t xml:space="preserve">. For instance, due to compensating processes such as biogeophysical effects of afforestation (warming from albedo decrease when croplands are converted to forests) more carbon is expected to be removed from the atmosphere by afforestation than by ocean alkalinisation to reach the same global mean cooling. </w:t>
      </w:r>
    </w:p>
    <w:p w14:paraId="3A4151C9" w14:textId="77777777" w:rsidR="003E7C11" w:rsidRPr="003862D0" w:rsidRDefault="003E7C11" w:rsidP="003E7C11">
      <w:pPr>
        <w:pStyle w:val="AR6BodyText"/>
        <w:rPr>
          <w:lang w:val="en-GB"/>
        </w:rPr>
      </w:pPr>
    </w:p>
    <w:p w14:paraId="3347DB76" w14:textId="77777777" w:rsidR="000C3195" w:rsidRPr="003862D0" w:rsidRDefault="000C3195" w:rsidP="003E7C11">
      <w:pPr>
        <w:pStyle w:val="AR6BodyText"/>
        <w:rPr>
          <w:lang w:val="en-GB"/>
        </w:rPr>
      </w:pPr>
    </w:p>
    <w:p w14:paraId="76EB7165" w14:textId="37FEA234"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37 </w:t>
      </w:r>
      <w:r w:rsidRPr="003862D0">
        <w:rPr>
          <w:b/>
          <w:color w:val="000000"/>
          <w:lang w:val="en-GB"/>
        </w:rPr>
        <w:t>HERE]</w:t>
      </w:r>
    </w:p>
    <w:p w14:paraId="205AA5C6" w14:textId="636D72D3" w:rsidR="003E7C11" w:rsidRPr="003862D0" w:rsidRDefault="003E7C11" w:rsidP="00E53E97">
      <w:pPr>
        <w:pStyle w:val="AR6BodyText"/>
        <w:rPr>
          <w:b/>
          <w:lang w:val="en-GB"/>
        </w:rPr>
      </w:pPr>
    </w:p>
    <w:p w14:paraId="5096581F" w14:textId="4B53DE78" w:rsidR="003E7C11" w:rsidRPr="003862D0" w:rsidRDefault="006B48E6" w:rsidP="00E53E97">
      <w:pPr>
        <w:pStyle w:val="AR6Chap4Figure"/>
        <w:rPr>
          <w:rFonts w:eastAsia="SimSun"/>
          <w:lang w:val="en-GB" w:eastAsia="zh-CN"/>
        </w:rPr>
      </w:pPr>
      <w:bookmarkStart w:id="4170" w:name="_Ref29569126"/>
      <w:r w:rsidRPr="003862D0">
        <w:rPr>
          <w:rFonts w:eastAsia="SimSun"/>
          <w:b/>
          <w:bCs/>
          <w:lang w:val="en-GB" w:eastAsia="zh-CN"/>
        </w:rPr>
        <w:t>Delayed climate response to CDR-caused net negative CO</w:t>
      </w:r>
      <w:r w:rsidRPr="003862D0">
        <w:rPr>
          <w:rFonts w:eastAsia="SimSun"/>
          <w:b/>
          <w:bCs/>
          <w:vertAlign w:val="subscript"/>
          <w:lang w:val="en-GB" w:eastAsia="zh-CN"/>
        </w:rPr>
        <w:t>2</w:t>
      </w:r>
      <w:r w:rsidRPr="003862D0">
        <w:rPr>
          <w:rFonts w:eastAsia="SimSun"/>
          <w:b/>
          <w:bCs/>
          <w:lang w:val="en-GB" w:eastAsia="zh-CN"/>
        </w:rPr>
        <w:t xml:space="preserve"> emissions. </w:t>
      </w:r>
      <w:r w:rsidR="003E7C11" w:rsidRPr="003862D0">
        <w:rPr>
          <w:rFonts w:eastAsia="SimSun"/>
          <w:lang w:val="en-GB" w:eastAsia="zh-CN"/>
        </w:rPr>
        <w:t xml:space="preserve">Multi-model simulated response in global and annual mean climate variables for a </w:t>
      </w:r>
      <w:r w:rsidR="00BE5D6B" w:rsidRPr="003862D0">
        <w:rPr>
          <w:rFonts w:eastAsia="SimSun"/>
          <w:lang w:val="en-GB" w:eastAsia="zh-CN"/>
        </w:rPr>
        <w:t>ramp-up</w:t>
      </w:r>
      <w:r w:rsidR="003E7C11" w:rsidRPr="003862D0">
        <w:rPr>
          <w:rFonts w:eastAsia="SimSun"/>
          <w:lang w:val="en-GB" w:eastAsia="zh-CN"/>
        </w:rPr>
        <w:t xml:space="preserve"> followed by </w:t>
      </w:r>
      <w:r w:rsidR="00BE5D6B" w:rsidRPr="003862D0">
        <w:rPr>
          <w:rFonts w:eastAsia="SimSun"/>
          <w:lang w:val="en-GB" w:eastAsia="zh-CN"/>
        </w:rPr>
        <w:t>ramp-down</w:t>
      </w:r>
      <w:r w:rsidR="003E7C11" w:rsidRPr="003862D0">
        <w:rPr>
          <w:rFonts w:eastAsia="SimSun"/>
          <w:lang w:val="en-GB" w:eastAsia="zh-CN"/>
        </w:rPr>
        <w:t xml:space="preserve"> of CO</w:t>
      </w:r>
      <w:r w:rsidR="003E7C11" w:rsidRPr="003862D0">
        <w:rPr>
          <w:rFonts w:eastAsia="SimSun"/>
          <w:vertAlign w:val="subscript"/>
          <w:lang w:val="en-GB" w:eastAsia="zh-CN"/>
        </w:rPr>
        <w:t>2</w:t>
      </w:r>
      <w:r w:rsidR="003E7C11" w:rsidRPr="003862D0">
        <w:rPr>
          <w:rFonts w:eastAsia="SimSun"/>
          <w:lang w:val="en-GB" w:eastAsia="zh-CN"/>
        </w:rPr>
        <w:t>. Atmospheric CO</w:t>
      </w:r>
      <w:r w:rsidR="003E7C11" w:rsidRPr="003862D0">
        <w:rPr>
          <w:rFonts w:eastAsia="SimSun"/>
          <w:vertAlign w:val="subscript"/>
          <w:lang w:val="en-GB" w:eastAsia="zh-CN"/>
        </w:rPr>
        <w:t>2</w:t>
      </w:r>
      <w:r w:rsidR="003E7C11" w:rsidRPr="003862D0">
        <w:rPr>
          <w:rFonts w:eastAsia="SimSun"/>
          <w:lang w:val="en-GB" w:eastAsia="zh-CN"/>
        </w:rPr>
        <w:t xml:space="preserve"> increases from </w:t>
      </w:r>
      <w:r w:rsidR="003E5A88" w:rsidRPr="003862D0">
        <w:rPr>
          <w:rFonts w:eastAsia="SimSun"/>
          <w:lang w:val="en-GB" w:eastAsia="zh-CN"/>
        </w:rPr>
        <w:t xml:space="preserve">the </w:t>
      </w:r>
      <w:r w:rsidR="003E7C11" w:rsidRPr="003862D0">
        <w:rPr>
          <w:rFonts w:eastAsia="SimSun"/>
          <w:lang w:val="en-GB" w:eastAsia="zh-CN"/>
        </w:rPr>
        <w:t>pre-industrial level at a rate of 1% yr</w:t>
      </w:r>
      <w:r w:rsidR="003E7C11" w:rsidRPr="003862D0">
        <w:rPr>
          <w:rFonts w:eastAsia="SimSun"/>
          <w:vertAlign w:val="superscript"/>
          <w:lang w:val="en-GB" w:eastAsia="zh-CN"/>
        </w:rPr>
        <w:t>-1</w:t>
      </w:r>
      <w:r w:rsidR="003E7C11" w:rsidRPr="003862D0">
        <w:rPr>
          <w:rFonts w:eastAsia="SimSun"/>
          <w:lang w:val="en-GB" w:eastAsia="zh-CN"/>
        </w:rPr>
        <w:t xml:space="preserve"> to </w:t>
      </w:r>
      <w:ins w:id="4171" w:author="Sara M Tuson" w:date="2021-07-15T18:32:00Z">
        <w:r w:rsidR="00347B93">
          <w:rPr>
            <w:rFonts w:eastAsia="SimSun"/>
            <w:lang w:val="en-GB" w:eastAsia="zh-CN"/>
          </w:rPr>
          <w:t>four</w:t>
        </w:r>
      </w:ins>
      <w:del w:id="4172" w:author="Sara M Tuson" w:date="2021-07-15T18:32:00Z">
        <w:r w:rsidR="003E7C11" w:rsidRPr="003862D0" w:rsidDel="00347B93">
          <w:rPr>
            <w:rFonts w:eastAsia="SimSun"/>
            <w:lang w:val="en-GB" w:eastAsia="zh-CN"/>
          </w:rPr>
          <w:delText>4</w:delText>
        </w:r>
      </w:del>
      <w:r w:rsidR="00C7692F" w:rsidRPr="003862D0">
        <w:rPr>
          <w:rFonts w:eastAsia="SimSun"/>
          <w:lang w:val="en-GB" w:eastAsia="zh-CN"/>
        </w:rPr>
        <w:t xml:space="preserve"> </w:t>
      </w:r>
      <w:r w:rsidR="00C7692F" w:rsidRPr="003862D0">
        <w:rPr>
          <w:lang w:val="en-GB"/>
        </w:rPr>
        <w:t xml:space="preserve">• </w:t>
      </w:r>
      <w:r w:rsidR="003E7C11" w:rsidRPr="003862D0">
        <w:rPr>
          <w:rFonts w:eastAsia="SimSun"/>
          <w:lang w:val="en-GB" w:eastAsia="zh-CN"/>
        </w:rPr>
        <w:t>CO</w:t>
      </w:r>
      <w:r w:rsidR="003E7C11" w:rsidRPr="003862D0">
        <w:rPr>
          <w:rFonts w:eastAsia="SimSun"/>
          <w:vertAlign w:val="subscript"/>
          <w:lang w:val="en-GB" w:eastAsia="zh-CN"/>
        </w:rPr>
        <w:t>2</w:t>
      </w:r>
      <w:r w:rsidR="003E7C11" w:rsidRPr="003862D0">
        <w:rPr>
          <w:rFonts w:eastAsia="SimSun"/>
          <w:lang w:val="en-GB" w:eastAsia="zh-CN"/>
        </w:rPr>
        <w:t xml:space="preserve">, then decreases at the same rate to </w:t>
      </w:r>
      <w:r w:rsidR="003E5A88" w:rsidRPr="003862D0">
        <w:rPr>
          <w:rFonts w:eastAsia="SimSun"/>
          <w:lang w:val="en-GB" w:eastAsia="zh-CN"/>
        </w:rPr>
        <w:t xml:space="preserve">the </w:t>
      </w:r>
      <w:r w:rsidR="003E7C11" w:rsidRPr="003862D0">
        <w:rPr>
          <w:rFonts w:eastAsia="SimSun"/>
          <w:lang w:val="en-GB" w:eastAsia="zh-CN"/>
        </w:rPr>
        <w:t xml:space="preserve">pre-industrial level and then remains constant. The </w:t>
      </w:r>
      <w:r w:rsidR="00BE5D6B" w:rsidRPr="003862D0">
        <w:rPr>
          <w:rFonts w:eastAsia="SimSun"/>
          <w:lang w:val="en-GB" w:eastAsia="zh-CN"/>
        </w:rPr>
        <w:t>ramp-down</w:t>
      </w:r>
      <w:r w:rsidR="003E7C11" w:rsidRPr="003862D0">
        <w:rPr>
          <w:rFonts w:eastAsia="SimSun"/>
          <w:lang w:val="en-GB" w:eastAsia="zh-CN"/>
        </w:rPr>
        <w:t xml:space="preserve"> phase represents the period of net negative CO</w:t>
      </w:r>
      <w:r w:rsidR="003E7C11" w:rsidRPr="003862D0">
        <w:rPr>
          <w:rFonts w:eastAsia="SimSun"/>
          <w:vertAlign w:val="subscript"/>
          <w:lang w:val="en-GB" w:eastAsia="zh-CN"/>
        </w:rPr>
        <w:t>2</w:t>
      </w:r>
      <w:r w:rsidR="003E7C11" w:rsidRPr="003862D0">
        <w:rPr>
          <w:rFonts w:eastAsia="SimSun"/>
          <w:lang w:val="en-GB" w:eastAsia="zh-CN"/>
        </w:rPr>
        <w:t xml:space="preserve"> emissions. a) normalized ensemble mean anomaly of key variables as a function of year, including atmospheric CO</w:t>
      </w:r>
      <w:r w:rsidR="003E7C11" w:rsidRPr="003862D0">
        <w:rPr>
          <w:rFonts w:eastAsia="SimSun"/>
          <w:vertAlign w:val="subscript"/>
          <w:lang w:val="en-GB" w:eastAsia="zh-CN"/>
        </w:rPr>
        <w:t>2</w:t>
      </w:r>
      <w:r w:rsidR="003E7C11" w:rsidRPr="003862D0">
        <w:rPr>
          <w:rFonts w:eastAsia="SimSun"/>
          <w:lang w:val="en-GB" w:eastAsia="zh-CN"/>
        </w:rPr>
        <w:t xml:space="preserve">, surface air temperature, precipitation, thermosteric </w:t>
      </w:r>
      <w:r w:rsidR="008A7C64" w:rsidRPr="003862D0">
        <w:rPr>
          <w:rFonts w:eastAsia="SimSun"/>
          <w:lang w:val="en-GB" w:eastAsia="zh-CN"/>
        </w:rPr>
        <w:t>sea-level rise</w:t>
      </w:r>
      <w:r w:rsidR="003E7C11" w:rsidRPr="003862D0">
        <w:rPr>
          <w:rFonts w:eastAsia="SimSun"/>
          <w:lang w:val="en-GB" w:eastAsia="zh-CN"/>
        </w:rPr>
        <w:t xml:space="preserve"> (see Glossary), global sea-ice area, Northern Hemisphere </w:t>
      </w:r>
      <w:r w:rsidR="00113CAF" w:rsidRPr="003862D0">
        <w:rPr>
          <w:rFonts w:eastAsia="SimSun"/>
          <w:lang w:val="en-GB" w:eastAsia="zh-CN"/>
        </w:rPr>
        <w:t>sea-ice area</w:t>
      </w:r>
      <w:r w:rsidR="003E7C11" w:rsidRPr="003862D0">
        <w:rPr>
          <w:rFonts w:eastAsia="SimSun"/>
          <w:lang w:val="en-GB" w:eastAsia="zh-CN"/>
        </w:rPr>
        <w:t xml:space="preserve"> in September, and Atlantic meridional overturning circulation (AMOC); b) surface air temperature; c) precipitation; d) September Arctic </w:t>
      </w:r>
      <w:r w:rsidR="00113CAF" w:rsidRPr="003862D0">
        <w:rPr>
          <w:rFonts w:eastAsia="SimSun"/>
          <w:lang w:val="en-GB" w:eastAsia="zh-CN"/>
        </w:rPr>
        <w:t>sea-ice area</w:t>
      </w:r>
      <w:r w:rsidR="003E7C11" w:rsidRPr="003862D0">
        <w:rPr>
          <w:rFonts w:eastAsia="SimSun"/>
          <w:lang w:val="en-GB" w:eastAsia="zh-CN"/>
        </w:rPr>
        <w:t xml:space="preserve">; e) AMOC; f) thermostatic sea level; </w:t>
      </w:r>
      <w:r w:rsidR="003E7C11" w:rsidRPr="003862D0">
        <w:rPr>
          <w:color w:val="201F1E"/>
          <w:shd w:val="clear" w:color="auto" w:fill="FFFFFF"/>
          <w:lang w:val="en-GB"/>
        </w:rPr>
        <w:t xml:space="preserve">5-year running means are shown for all variables except the </w:t>
      </w:r>
      <w:r w:rsidR="008A7C64" w:rsidRPr="003862D0">
        <w:rPr>
          <w:color w:val="201F1E"/>
          <w:shd w:val="clear" w:color="auto" w:fill="FFFFFF"/>
          <w:lang w:val="en-GB"/>
        </w:rPr>
        <w:t>sea-level rise</w:t>
      </w:r>
      <w:r w:rsidR="003E5A88" w:rsidRPr="003862D0">
        <w:rPr>
          <w:color w:val="201F1E"/>
          <w:shd w:val="clear" w:color="auto" w:fill="FFFFFF"/>
          <w:lang w:val="en-GB"/>
        </w:rPr>
        <w:t>.</w:t>
      </w:r>
      <w:r w:rsidR="003E7C11" w:rsidRPr="003862D0">
        <w:rPr>
          <w:color w:val="201F1E"/>
          <w:shd w:val="clear" w:color="auto" w:fill="FFFFFF"/>
          <w:lang w:val="en-GB"/>
        </w:rPr>
        <w:t xml:space="preserve"> In b</w:t>
      </w:r>
      <w:r w:rsidR="003E5A88" w:rsidRPr="003862D0">
        <w:rPr>
          <w:rFonts w:eastAsiaTheme="minorEastAsia"/>
          <w:lang w:val="en-GB"/>
        </w:rPr>
        <w:t>–</w:t>
      </w:r>
      <w:r w:rsidR="003E7C11" w:rsidRPr="003862D0">
        <w:rPr>
          <w:color w:val="201F1E"/>
          <w:shd w:val="clear" w:color="auto" w:fill="FFFFFF"/>
          <w:lang w:val="en-GB"/>
        </w:rPr>
        <w:t xml:space="preserve">f, </w:t>
      </w:r>
      <w:r w:rsidR="003E7C11" w:rsidRPr="003862D0">
        <w:rPr>
          <w:rFonts w:eastAsia="SimSun"/>
          <w:lang w:val="en-GB" w:eastAsia="zh-CN"/>
        </w:rPr>
        <w:t>red lines represent the phase of CO</w:t>
      </w:r>
      <w:r w:rsidR="003E7C11" w:rsidRPr="003862D0">
        <w:rPr>
          <w:rFonts w:eastAsia="SimSun"/>
          <w:vertAlign w:val="subscript"/>
          <w:lang w:val="en-GB" w:eastAsia="zh-CN"/>
        </w:rPr>
        <w:t xml:space="preserve">2 </w:t>
      </w:r>
      <w:r w:rsidR="00BE5D6B" w:rsidRPr="003862D0">
        <w:rPr>
          <w:rFonts w:eastAsia="SimSun"/>
          <w:lang w:val="en-GB" w:eastAsia="zh-CN"/>
        </w:rPr>
        <w:t>ramp-up</w:t>
      </w:r>
      <w:r w:rsidR="003E7C11" w:rsidRPr="003862D0">
        <w:rPr>
          <w:rFonts w:eastAsia="SimSun"/>
          <w:lang w:val="en-GB" w:eastAsia="zh-CN"/>
        </w:rPr>
        <w:t>, blue lines represent the phase of CO</w:t>
      </w:r>
      <w:r w:rsidR="003E7C11" w:rsidRPr="003862D0">
        <w:rPr>
          <w:rFonts w:eastAsia="SimSun"/>
          <w:vertAlign w:val="subscript"/>
          <w:lang w:val="en-GB" w:eastAsia="zh-CN"/>
        </w:rPr>
        <w:t>2</w:t>
      </w:r>
      <w:r w:rsidR="003E7C11" w:rsidRPr="003862D0">
        <w:rPr>
          <w:rFonts w:eastAsia="SimSun"/>
          <w:lang w:val="en-GB" w:eastAsia="zh-CN"/>
        </w:rPr>
        <w:t xml:space="preserve"> </w:t>
      </w:r>
      <w:r w:rsidR="00BE5D6B" w:rsidRPr="003862D0">
        <w:rPr>
          <w:rFonts w:eastAsia="SimSun"/>
          <w:lang w:val="en-GB" w:eastAsia="zh-CN"/>
        </w:rPr>
        <w:t>ramp-down</w:t>
      </w:r>
      <w:r w:rsidR="003E7C11" w:rsidRPr="003862D0">
        <w:rPr>
          <w:rFonts w:eastAsia="SimSun"/>
          <w:lang w:val="en-GB" w:eastAsia="zh-CN"/>
        </w:rPr>
        <w:t xml:space="preserve">, </w:t>
      </w:r>
      <w:r w:rsidR="003E7C11" w:rsidRPr="003862D0">
        <w:rPr>
          <w:color w:val="201F1E"/>
          <w:shd w:val="clear" w:color="auto" w:fill="FFFFFF"/>
          <w:lang w:val="en-GB"/>
        </w:rPr>
        <w:t>brown lines represent the period after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has returned to pre-industrial level, and </w:t>
      </w:r>
      <w:r w:rsidR="003E7C11" w:rsidRPr="003862D0">
        <w:rPr>
          <w:rFonts w:eastAsia="SimSun"/>
          <w:lang w:val="en-GB" w:eastAsia="zh-CN"/>
        </w:rPr>
        <w:t xml:space="preserve">black lines represent </w:t>
      </w:r>
      <w:r w:rsidR="00C61087" w:rsidRPr="003862D0">
        <w:rPr>
          <w:rFonts w:eastAsia="SimSun"/>
          <w:lang w:val="en-GB" w:eastAsia="zh-CN"/>
        </w:rPr>
        <w:t xml:space="preserve">the </w:t>
      </w:r>
      <w:r w:rsidR="003E7C11" w:rsidRPr="003862D0">
        <w:rPr>
          <w:rFonts w:eastAsia="SimSun"/>
          <w:lang w:val="en-GB" w:eastAsia="zh-CN"/>
        </w:rPr>
        <w:t xml:space="preserve">multi-model mean. </w:t>
      </w:r>
      <w:r w:rsidR="003E7C11" w:rsidRPr="003862D0">
        <w:rPr>
          <w:color w:val="201F1E"/>
          <w:shd w:val="clear" w:color="auto" w:fill="FFFFFF"/>
          <w:lang w:val="en-GB"/>
        </w:rPr>
        <w:t>For all of the segments in b</w:t>
      </w:r>
      <w:r w:rsidR="00C61087" w:rsidRPr="003862D0">
        <w:rPr>
          <w:rFonts w:eastAsiaTheme="minorEastAsia"/>
          <w:lang w:val="en-GB"/>
        </w:rPr>
        <w:t>–</w:t>
      </w:r>
      <w:r w:rsidR="003E7C11" w:rsidRPr="003862D0">
        <w:rPr>
          <w:color w:val="201F1E"/>
          <w:shd w:val="clear" w:color="auto" w:fill="FFFFFF"/>
          <w:lang w:val="en-GB"/>
        </w:rPr>
        <w:t xml:space="preserve">f, the </w:t>
      </w:r>
      <w:del w:id="4173" w:author="Sara M Tuson" w:date="2021-07-15T20:56:00Z">
        <w:r w:rsidR="003E7C11" w:rsidRPr="003862D0" w:rsidDel="00971BDE">
          <w:rPr>
            <w:color w:val="201F1E"/>
            <w:shd w:val="clear" w:color="auto" w:fill="FFFFFF"/>
            <w:lang w:val="en-GB"/>
          </w:rPr>
          <w:delText>solid coloured</w:delText>
        </w:r>
      </w:del>
      <w:ins w:id="4174" w:author="Sara M Tuson" w:date="2021-07-15T20:56:00Z">
        <w:r w:rsidR="00971BDE" w:rsidRPr="003862D0">
          <w:rPr>
            <w:color w:val="201F1E"/>
            <w:shd w:val="clear" w:color="auto" w:fill="FFFFFF"/>
            <w:lang w:val="en-GB"/>
          </w:rPr>
          <w:t>solid-coloured</w:t>
        </w:r>
      </w:ins>
      <w:r w:rsidR="003E7C11" w:rsidRPr="003862D0">
        <w:rPr>
          <w:color w:val="201F1E"/>
          <w:shd w:val="clear" w:color="auto" w:fill="FFFFFF"/>
          <w:lang w:val="en-GB"/>
        </w:rPr>
        <w:t> lines are CMIP6 models</w:t>
      </w:r>
      <w:r w:rsidR="00C61087" w:rsidRPr="003862D0">
        <w:rPr>
          <w:color w:val="201F1E"/>
          <w:shd w:val="clear" w:color="auto" w:fill="FFFFFF"/>
          <w:lang w:val="en-GB"/>
        </w:rPr>
        <w:t>,</w:t>
      </w:r>
      <w:r w:rsidR="003E7C11" w:rsidRPr="003862D0">
        <w:rPr>
          <w:color w:val="201F1E"/>
          <w:shd w:val="clear" w:color="auto" w:fill="FFFFFF"/>
          <w:lang w:val="en-GB"/>
        </w:rPr>
        <w:t xml:space="preserve"> and the dashed lines are other models (i.e., EMICs, CMIP5 era models). Vertical dashed lines indicate peak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and when CO</w:t>
      </w:r>
      <w:r w:rsidR="003E7C11" w:rsidRPr="003862D0">
        <w:rPr>
          <w:color w:val="201F1E"/>
          <w:shd w:val="clear" w:color="auto" w:fill="FFFFFF"/>
          <w:vertAlign w:val="subscript"/>
          <w:lang w:val="en-GB"/>
        </w:rPr>
        <w:t>2</w:t>
      </w:r>
      <w:r w:rsidR="003E7C11" w:rsidRPr="003862D0">
        <w:rPr>
          <w:color w:val="201F1E"/>
          <w:shd w:val="clear" w:color="auto" w:fill="FFFFFF"/>
          <w:lang w:val="en-GB"/>
        </w:rPr>
        <w:t xml:space="preserve"> again reaches pre-industrial value. </w:t>
      </w:r>
      <w:r w:rsidR="003E7C11" w:rsidRPr="003862D0">
        <w:rPr>
          <w:rFonts w:eastAsia="SimSun"/>
          <w:lang w:val="en-GB" w:eastAsia="zh-CN"/>
        </w:rPr>
        <w:t>The number of CMIP6 and non-CMIP6 model</w:t>
      </w:r>
      <w:r w:rsidR="00C61087" w:rsidRPr="003862D0">
        <w:rPr>
          <w:rFonts w:eastAsia="SimSun"/>
          <w:lang w:val="en-GB" w:eastAsia="zh-CN"/>
        </w:rPr>
        <w:t>s</w:t>
      </w:r>
      <w:r w:rsidR="003E7C11" w:rsidRPr="003862D0">
        <w:rPr>
          <w:rFonts w:eastAsia="SimSun"/>
          <w:lang w:val="en-GB" w:eastAsia="zh-CN"/>
        </w:rPr>
        <w:t xml:space="preserve"> used is indicated in each panel. The time series </w:t>
      </w:r>
      <w:r w:rsidR="003E7C11" w:rsidRPr="003862D0">
        <w:rPr>
          <w:color w:val="201F1E"/>
          <w:shd w:val="clear" w:color="auto" w:fill="FFFFFF"/>
          <w:lang w:val="en-GB"/>
        </w:rPr>
        <w:t>for the multi-model means (b</w:t>
      </w:r>
      <w:r w:rsidR="005422A0" w:rsidRPr="003862D0">
        <w:rPr>
          <w:rFonts w:eastAsiaTheme="minorEastAsia"/>
          <w:lang w:val="en-GB"/>
        </w:rPr>
        <w:t>–</w:t>
      </w:r>
      <w:r w:rsidR="003E7C11" w:rsidRPr="003862D0">
        <w:rPr>
          <w:color w:val="201F1E"/>
          <w:shd w:val="clear" w:color="auto" w:fill="FFFFFF"/>
          <w:lang w:val="en-GB"/>
        </w:rPr>
        <w:t>f) and the normalized anomalies (a)</w:t>
      </w:r>
      <w:r w:rsidR="003E7C11" w:rsidRPr="003862D0">
        <w:rPr>
          <w:rFonts w:eastAsia="SimSun"/>
          <w:lang w:val="en-GB" w:eastAsia="zh-CN"/>
        </w:rPr>
        <w:t xml:space="preserve"> </w:t>
      </w:r>
      <w:r w:rsidR="005422A0" w:rsidRPr="003862D0">
        <w:rPr>
          <w:rFonts w:eastAsia="SimSun"/>
          <w:lang w:val="en-GB" w:eastAsia="zh-CN"/>
        </w:rPr>
        <w:t xml:space="preserve">are </w:t>
      </w:r>
      <w:r w:rsidR="003E7C11" w:rsidRPr="003862D0">
        <w:rPr>
          <w:rFonts w:eastAsia="SimSun"/>
          <w:lang w:val="en-GB" w:eastAsia="zh-CN"/>
        </w:rPr>
        <w:t>terminated when data from all models are not available</w:t>
      </w:r>
      <w:r w:rsidR="005422A0" w:rsidRPr="003862D0">
        <w:rPr>
          <w:rFonts w:eastAsia="SimSun"/>
          <w:lang w:val="en-GB" w:eastAsia="zh-CN"/>
        </w:rPr>
        <w:t>,</w:t>
      </w:r>
      <w:r w:rsidR="003E7C11" w:rsidRPr="003862D0">
        <w:rPr>
          <w:rFonts w:eastAsia="SimSun"/>
          <w:lang w:val="en-GB" w:eastAsia="zh-CN"/>
        </w:rPr>
        <w:t xml:space="preserve"> in order to avoid the discontinuity in the time series.</w:t>
      </w:r>
      <w:bookmarkEnd w:id="4170"/>
      <w:r w:rsidR="00A814DA">
        <w:rPr>
          <w:rFonts w:eastAsia="SimSun"/>
          <w:lang w:val="en-GB" w:eastAsia="zh-CN"/>
        </w:rPr>
        <w:t xml:space="preserve"> </w:t>
      </w:r>
      <w:r w:rsidR="00A814DA" w:rsidRPr="004369BC">
        <w:rPr>
          <w:rFonts w:cs="Times New Roman"/>
          <w:szCs w:val="20"/>
        </w:rPr>
        <w:t xml:space="preserve">Further details on data sources and processing are available in the chapter data table (Table </w:t>
      </w:r>
      <w:r w:rsidR="00A814DA">
        <w:rPr>
          <w:rFonts w:cs="Times New Roman"/>
          <w:szCs w:val="20"/>
        </w:rPr>
        <w:t>4.SM.1</w:t>
      </w:r>
      <w:r w:rsidR="00A814DA" w:rsidRPr="004369BC">
        <w:rPr>
          <w:rFonts w:cs="Times New Roman"/>
          <w:szCs w:val="20"/>
        </w:rPr>
        <w:t>).</w:t>
      </w:r>
    </w:p>
    <w:p w14:paraId="32BF8A22" w14:textId="77777777" w:rsidR="003E7C11" w:rsidRPr="003862D0" w:rsidRDefault="003E7C11" w:rsidP="003E7C11">
      <w:pPr>
        <w:pStyle w:val="AR6BodyTextBold"/>
        <w:rPr>
          <w:rFonts w:asciiTheme="minorHAnsi" w:eastAsia="DengXian" w:hAnsiTheme="minorHAnsi"/>
          <w:b w:val="0"/>
          <w:lang w:val="en-GB" w:eastAsia="en-US"/>
        </w:rPr>
      </w:pPr>
    </w:p>
    <w:p w14:paraId="79231144" w14:textId="3EA16A80"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37 </w:t>
      </w:r>
      <w:r w:rsidRPr="003862D0">
        <w:rPr>
          <w:b/>
          <w:color w:val="000000"/>
          <w:lang w:val="en-GB"/>
        </w:rPr>
        <w:t>HERE]</w:t>
      </w:r>
    </w:p>
    <w:p w14:paraId="515A5284" w14:textId="77777777" w:rsidR="003E7C11" w:rsidRPr="003862D0" w:rsidRDefault="003E7C11" w:rsidP="003E7C11">
      <w:pPr>
        <w:pStyle w:val="AR6BodyText"/>
        <w:rPr>
          <w:rFonts w:asciiTheme="minorHAnsi" w:eastAsiaTheme="minorHAnsi" w:hAnsiTheme="minorHAnsi"/>
          <w:lang w:val="en-GB" w:eastAsia="en-US"/>
        </w:rPr>
      </w:pPr>
    </w:p>
    <w:p w14:paraId="3EA4848C" w14:textId="77777777" w:rsidR="000C3195" w:rsidRPr="003862D0" w:rsidRDefault="000C3195" w:rsidP="003E7C11">
      <w:pPr>
        <w:pStyle w:val="AR6BodyText"/>
        <w:rPr>
          <w:rFonts w:asciiTheme="minorHAnsi" w:eastAsiaTheme="minorHAnsi" w:hAnsiTheme="minorHAnsi"/>
          <w:lang w:val="en-GB" w:eastAsia="en-US"/>
        </w:rPr>
      </w:pPr>
    </w:p>
    <w:p w14:paraId="457D1C34" w14:textId="50B0E030" w:rsidR="003E7C11" w:rsidRPr="003862D0" w:rsidRDefault="005422A0" w:rsidP="003E7C11">
      <w:pPr>
        <w:pStyle w:val="AR6BodyText"/>
        <w:rPr>
          <w:lang w:val="en-GB"/>
        </w:rPr>
      </w:pPr>
      <w:r w:rsidRPr="003862D0">
        <w:rPr>
          <w:rFonts w:eastAsiaTheme="minorEastAsia"/>
          <w:lang w:val="en-GB"/>
        </w:rPr>
        <w:t>The c</w:t>
      </w:r>
      <w:r w:rsidR="003E7C11" w:rsidRPr="003862D0">
        <w:rPr>
          <w:rFonts w:eastAsiaTheme="minorEastAsia"/>
          <w:lang w:val="en-GB"/>
        </w:rPr>
        <w:t>limate response to CDR-caused net negative CO</w:t>
      </w:r>
      <w:r w:rsidR="003E7C11" w:rsidRPr="003862D0">
        <w:rPr>
          <w:rFonts w:eastAsiaTheme="minorEastAsia"/>
          <w:vertAlign w:val="subscript"/>
          <w:lang w:val="en-GB"/>
        </w:rPr>
        <w:t>2</w:t>
      </w:r>
      <w:r w:rsidR="003E7C11" w:rsidRPr="003862D0">
        <w:rPr>
          <w:rFonts w:eastAsiaTheme="minorEastAsia"/>
          <w:lang w:val="en-GB"/>
        </w:rPr>
        <w:t xml:space="preserve"> emissions has been </w:t>
      </w:r>
      <w:r w:rsidR="004D176A" w:rsidRPr="003862D0">
        <w:rPr>
          <w:rFonts w:eastAsiaTheme="minorEastAsia"/>
          <w:lang w:val="en-GB"/>
        </w:rPr>
        <w:t xml:space="preserve">studied </w:t>
      </w:r>
      <w:r w:rsidR="003E7C11" w:rsidRPr="003862D0">
        <w:rPr>
          <w:rFonts w:eastAsiaTheme="minorEastAsia"/>
          <w:lang w:val="en-GB"/>
        </w:rPr>
        <w:t xml:space="preserve">in Earth system models by prescribing idealized </w:t>
      </w:r>
      <w:r w:rsidR="00BE5D6B" w:rsidRPr="003862D0">
        <w:rPr>
          <w:rFonts w:eastAsiaTheme="minorEastAsia"/>
          <w:lang w:val="en-GB"/>
        </w:rPr>
        <w:t>ramp-down</w:t>
      </w:r>
      <w:r w:rsidR="003E7C11" w:rsidRPr="003862D0">
        <w:rPr>
          <w:rFonts w:eastAsiaTheme="minorEastAsia"/>
          <w:lang w:val="en-GB"/>
        </w:rPr>
        <w:t xml:space="preserve"> of CO</w:t>
      </w:r>
      <w:r w:rsidR="003E7C11" w:rsidRPr="003862D0">
        <w:rPr>
          <w:rFonts w:eastAsiaTheme="minorEastAsia"/>
          <w:vertAlign w:val="subscript"/>
          <w:lang w:val="en-GB"/>
        </w:rPr>
        <w:t>2</w:t>
      </w:r>
      <w:r w:rsidR="003E7C11" w:rsidRPr="003862D0">
        <w:rPr>
          <w:rFonts w:eastAsiaTheme="minorEastAsia"/>
          <w:lang w:val="en-GB"/>
        </w:rPr>
        <w:t xml:space="preserve"> concentrations</w:t>
      </w:r>
      <w:del w:id="4175" w:author="Robin Matthews" w:date="2021-06-16T19:13:00Z">
        <w:r w:rsidR="003E7C11" w:rsidRPr="003862D0" w:rsidDel="002023CE">
          <w:rPr>
            <w:rFonts w:eastAsiaTheme="minorEastAsia"/>
            <w:lang w:val="en-GB"/>
          </w:rPr>
          <w:delText xml:space="preserve"> </w:delText>
        </w:r>
      </w:del>
      <w:bookmarkStart w:id="4176" w:name="_Hlk74763222"/>
      <w:ins w:id="4177" w:author="Robin Matthews" w:date="2021-06-16T19:13:00Z">
        <w:r w:rsidR="002023CE">
          <w:rPr>
            <w:rFonts w:eastAsiaTheme="minorEastAsia"/>
            <w:lang w:val="en-GB"/>
          </w:rPr>
          <w:t xml:space="preserve"> </w:t>
        </w:r>
        <w:r w:rsidR="002023CE">
          <w:rPr>
            <w:rFonts w:eastAsiaTheme="minorEastAsia"/>
          </w:rPr>
          <w:fldChar w:fldCharType="begin" w:fldLock="1"/>
        </w:r>
      </w:ins>
      <w:r w:rsidR="00CD3B49">
        <w:rPr>
          <w:rFonts w:eastAsiaTheme="minorEastAsia"/>
          <w:lang w:val="en-US"/>
        </w:rPr>
        <w: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"id" : "ITEM-2", "itemData" : { "author" : [ { "dropping-particle" : "", "family" : "MacDougall", "given" : "Andrew H", "non-dropping-particle" : "", "parse-names" : false, "suffix" : "" } ], "container-title" : "Geophysical Research Letters", "id" : "ITEM-2",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"id" : "ITEM-3",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"ITEM-3",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"(MacDougall, 2013; Zickfeld et al., 2016; Schwinger and Tjiputra, 2018)", "plainTextFormattedCitation" : "(MacDougall, 2013; Zickfeld et al., 2016; Schwinger and Tjiputra, 2018)", "previouslyFormattedCitation" : "(MacDougall, 2013; Zickfeld et al., 2016; Schwinger and Tjiputra, 2018)" }, "properties" : { "noteIndex" : 0 }, "schema" : "https://github.com/citation-style-language/schema/raw/master/csl-citation.json" }</w:instrText>
      </w:r>
      <w:ins w:id="4178" w:author="Robin Matthews" w:date="2021-06-16T19:13:00Z">
        <w:r w:rsidR="002023CE">
          <w:rPr>
            <w:rFonts w:eastAsiaTheme="minorEastAsia"/>
          </w:rPr>
          <w:fldChar w:fldCharType="separate"/>
        </w:r>
        <w:r w:rsidR="002023CE" w:rsidRPr="00B94219">
          <w:rPr>
            <w:rFonts w:eastAsiaTheme="minorEastAsia"/>
            <w:noProof/>
          </w:rPr>
          <w:t>(MacDougall, 2013; Zickfeld et al., 2016; Schwinger and Tjiputra, 2018)</w:t>
        </w:r>
        <w:r w:rsidR="002023CE">
          <w:rPr>
            <w:rFonts w:eastAsiaTheme="minorEastAsia"/>
          </w:rPr>
          <w:fldChar w:fldCharType="end"/>
        </w:r>
      </w:ins>
      <w:del w:id="4179" w:author="Robin Matthews" w:date="2021-06-16T19:13:00Z">
        <w:r w:rsidR="003E7C11" w:rsidRPr="003862D0" w:rsidDel="002023CE">
          <w:rPr>
            <w:rFonts w:eastAsiaTheme="minorEastAsia"/>
            <w:lang w:val="en-GB"/>
          </w:rPr>
          <w:fldChar w:fldCharType="begin" w:fldLock="1"/>
        </w:r>
        <w:r w:rsidR="00615634" w:rsidDel="002023CE">
          <w:rPr>
            <w:rFonts w:eastAsiaTheme="minorEastAsia"/>
            <w:lang w:val="en-GB"/>
          </w:rPr>
          <w:del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"plainTextFormattedCitation" : "(Zickfeld et al., 2016)", "previouslyFormattedCitation" : "(Zickfeld et al., 2016)" }, "properties" : { "noteIndex" : 0 }, "schema" : "https://github.com/citation-style-language/schema/raw/master/csl-citation.json" }</w:delInstrText>
        </w:r>
        <w:r w:rsidR="003E7C11" w:rsidRPr="003862D0" w:rsidDel="002023CE">
          <w:rPr>
            <w:rFonts w:eastAsiaTheme="minorEastAsia"/>
            <w:lang w:val="en-GB"/>
          </w:rPr>
          <w:fldChar w:fldCharType="separate"/>
        </w:r>
        <w:r w:rsidR="00016735" w:rsidDel="002023CE">
          <w:rPr>
            <w:rFonts w:eastAsiaTheme="minorEastAsia"/>
            <w:noProof/>
            <w:lang w:val="en-GB"/>
          </w:rPr>
          <w:delText>(Zickfeld et al., 2016)</w:delText>
        </w:r>
        <w:r w:rsidR="003E7C11" w:rsidRPr="003862D0" w:rsidDel="002023CE">
          <w:rPr>
            <w:rFonts w:eastAsiaTheme="minorEastAsia"/>
            <w:lang w:val="en-GB"/>
          </w:rPr>
          <w:fldChar w:fldCharType="end"/>
        </w:r>
        <w:r w:rsidR="003E7C11" w:rsidRPr="003862D0" w:rsidDel="002023CE">
          <w:rPr>
            <w:rFonts w:eastAsiaTheme="minorEastAsia"/>
            <w:lang w:val="en-GB"/>
          </w:rPr>
          <w:delText xml:space="preserve">  </w:delText>
        </w:r>
        <w:r w:rsidR="003E7C11" w:rsidRPr="003862D0" w:rsidDel="002023CE">
          <w:rPr>
            <w:noProof/>
            <w:lang w:val="en-GB"/>
          </w:rPr>
          <w:fldChar w:fldCharType="begin" w:fldLock="1"/>
        </w:r>
        <w:r w:rsidR="00741A83" w:rsidDel="002023CE">
          <w:rPr>
            <w:noProof/>
            <w:lang w:val="en-GB"/>
          </w:rPr>
          <w:del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delInstrText>
        </w:r>
        <w:r w:rsidR="003E7C11" w:rsidRPr="003862D0" w:rsidDel="002023CE">
          <w:rPr>
            <w:noProof/>
            <w:lang w:val="en-GB"/>
          </w:rPr>
          <w:fldChar w:fldCharType="separate"/>
        </w:r>
        <w:r w:rsidR="00016735" w:rsidDel="002023CE">
          <w:rPr>
            <w:noProof/>
            <w:lang w:val="en-GB"/>
          </w:rPr>
          <w:delText>(MacDougall, 2013)</w:delText>
        </w:r>
        <w:r w:rsidR="003E7C11" w:rsidRPr="003862D0" w:rsidDel="002023CE">
          <w:rPr>
            <w:noProof/>
            <w:lang w:val="en-GB"/>
          </w:rPr>
          <w:fldChar w:fldCharType="end"/>
        </w:r>
        <w:r w:rsidR="003E7C11" w:rsidRPr="003862D0" w:rsidDel="002023CE">
          <w:rPr>
            <w:noProof/>
            <w:lang w:val="en-GB"/>
          </w:rPr>
          <w:delText xml:space="preserve"> </w:delText>
        </w:r>
        <w:r w:rsidR="003E7C11" w:rsidRPr="003862D0" w:rsidDel="002023CE">
          <w:rPr>
            <w:noProof/>
            <w:lang w:val="en-GB"/>
          </w:rPr>
          <w:fldChar w:fldCharType="begin" w:fldLock="1"/>
        </w:r>
        <w:r w:rsidR="003B032B" w:rsidRPr="002023CE" w:rsidDel="002023CE">
          <w:rPr>
            <w:noProof/>
            <w:lang w:val="en-GB"/>
          </w:rPr>
          <w:delInstrText>ADDIN CSL_CITATION { "citationItems" : [ { "id" : "ITEM-1",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"ITEM-1",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"(Schwinger and Tjiputra, 2018)", "plainTextFormattedCitation" : "(Schwinger and Tjiputra, 2018)", "previouslyFormattedCitation" : "(Schwinger and Tjiputra, 2018)" }, "properties" : { "noteIndex" : 0 }, "schema" : "https://github.com/citation-style-language/schema/raw/master/csl-citation.json" }</w:delInstrText>
        </w:r>
        <w:r w:rsidR="003E7C11" w:rsidRPr="003862D0" w:rsidDel="002023CE">
          <w:rPr>
            <w:noProof/>
            <w:lang w:val="en-GB"/>
          </w:rPr>
          <w:fldChar w:fldCharType="separate"/>
        </w:r>
        <w:r w:rsidR="00016735" w:rsidRPr="002023CE" w:rsidDel="002023CE">
          <w:rPr>
            <w:noProof/>
            <w:lang w:val="en-GB"/>
          </w:rPr>
          <w:delText>(Schwinger and Tjiputra, 2018)</w:delText>
        </w:r>
        <w:r w:rsidR="003E7C11" w:rsidRPr="003862D0" w:rsidDel="002023CE">
          <w:rPr>
            <w:noProof/>
            <w:lang w:val="en-GB"/>
          </w:rPr>
          <w:fldChar w:fldCharType="end"/>
        </w:r>
      </w:del>
      <w:r w:rsidR="003E7C11" w:rsidRPr="003862D0">
        <w:rPr>
          <w:noProof/>
          <w:lang w:val="en-GB"/>
        </w:rPr>
        <w:t xml:space="preserve">, </w:t>
      </w:r>
      <w:bookmarkEnd w:id="4176"/>
      <w:r w:rsidR="003E7C11" w:rsidRPr="003862D0">
        <w:rPr>
          <w:rFonts w:eastAsiaTheme="minorEastAsia"/>
          <w:lang w:val="en-GB"/>
        </w:rPr>
        <w:t>CO</w:t>
      </w:r>
      <w:r w:rsidR="003E7C11" w:rsidRPr="003862D0">
        <w:rPr>
          <w:rFonts w:eastAsiaTheme="minorEastAsia"/>
          <w:vertAlign w:val="subscript"/>
          <w:lang w:val="en-GB"/>
        </w:rPr>
        <w:t>2</w:t>
      </w:r>
      <w:r w:rsidR="003E7C11" w:rsidRPr="003862D0">
        <w:rPr>
          <w:noProof/>
          <w:lang w:val="en-GB"/>
        </w:rPr>
        <w:t xml:space="preserve"> concentrations of RCP scenarios that have net negative </w:t>
      </w:r>
      <w:r w:rsidR="003E7C11" w:rsidRPr="003862D0">
        <w:rPr>
          <w:rFonts w:eastAsiaTheme="minorEastAsia"/>
          <w:lang w:val="en-GB"/>
        </w:rPr>
        <w:t>CO</w:t>
      </w:r>
      <w:r w:rsidR="003E7C11" w:rsidRPr="003862D0">
        <w:rPr>
          <w:rFonts w:eastAsiaTheme="minorEastAsia"/>
          <w:vertAlign w:val="subscript"/>
          <w:lang w:val="en-GB"/>
        </w:rPr>
        <w:t xml:space="preserve">2 </w:t>
      </w:r>
      <w:r w:rsidR="003E7C11" w:rsidRPr="003862D0">
        <w:rPr>
          <w:noProof/>
          <w:lang w:val="en-GB"/>
        </w:rPr>
        <w:t xml:space="preserve">emissions </w:t>
      </w:r>
      <w:commentRangeStart w:id="4180"/>
      <w:r w:rsidR="003E7C11" w:rsidRPr="003862D0">
        <w:rPr>
          <w:noProof/>
          <w:lang w:val="en-GB"/>
        </w:rPr>
        <w:fldChar w:fldCharType="begin" w:fldLock="1"/>
      </w:r>
      <w:ins w:id="4181" w:author="Robin Matthews" w:date="2021-06-16T17:51:00Z">
        <w:r w:rsidR="00326855">
          <w:rPr>
            <w:noProof/>
            <w:lang w:val="en-GB"/>
          </w:rPr>
          <w: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"manualFormatting" : "(C.D. Jones et al., 2016b)", "plainTextFormattedCitation" : "(Jones et al., 2016c)", "previouslyFormattedCitation" : "(Jones et al., 2016c)" }, "properties" : { "noteIndex" : 0 }, "schema" : "https://github.com/citation-style-language/schema/raw/master/csl-citation.json" }</w:instrText>
        </w:r>
      </w:ins>
      <w:del w:id="4182" w:author="Robin Matthews" w:date="2021-06-16T17:51:00Z">
        <w:r w:rsidR="00615634" w:rsidDel="00326855">
          <w:rPr>
            <w:noProof/>
            <w:lang w:val="en-GB"/>
          </w:rPr>
          <w:del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"plainTextFormattedCitation" : "(Jones et al., 2016c)", "previouslyFormattedCitation" : "(Jones et al., 2016c)" }, "properties" : { "noteIndex" : 0 }, "schema" : "https://github.com/citation-style-language/schema/raw/master/csl-citation.json" }</w:delInstrText>
        </w:r>
      </w:del>
      <w:r w:rsidR="003E7C11" w:rsidRPr="003862D0">
        <w:rPr>
          <w:noProof/>
          <w:lang w:val="en-GB"/>
        </w:rPr>
        <w:fldChar w:fldCharType="separate"/>
      </w:r>
      <w:r w:rsidR="00016735">
        <w:rPr>
          <w:noProof/>
          <w:lang w:val="en-GB"/>
        </w:rPr>
        <w:t>(</w:t>
      </w:r>
      <w:ins w:id="4183" w:author="Robin Matthews" w:date="2021-06-16T17:51:00Z">
        <w:r w:rsidR="00326855">
          <w:rPr>
            <w:noProof/>
            <w:lang w:val="en-GB"/>
          </w:rPr>
          <w:t xml:space="preserve">C.D. </w:t>
        </w:r>
      </w:ins>
      <w:r w:rsidR="00016735">
        <w:rPr>
          <w:noProof/>
          <w:lang w:val="en-GB"/>
        </w:rPr>
        <w:t>Jones et al., 2016</w:t>
      </w:r>
      <w:ins w:id="4184" w:author="Robin Matthews" w:date="2021-06-16T17:51:00Z">
        <w:r w:rsidR="00326855">
          <w:rPr>
            <w:noProof/>
            <w:lang w:val="en-GB"/>
          </w:rPr>
          <w:t>b</w:t>
        </w:r>
      </w:ins>
      <w:del w:id="4185" w:author="Robin Matthews" w:date="2021-06-16T17:51:00Z">
        <w:r w:rsidR="00016735" w:rsidDel="00326855">
          <w:rPr>
            <w:noProof/>
            <w:lang w:val="en-GB"/>
          </w:rPr>
          <w:delText>c</w:delText>
        </w:r>
      </w:del>
      <w:r w:rsidR="00016735">
        <w:rPr>
          <w:noProof/>
          <w:lang w:val="en-GB"/>
        </w:rPr>
        <w:t>)</w:t>
      </w:r>
      <w:r w:rsidR="003E7C11" w:rsidRPr="003862D0">
        <w:rPr>
          <w:noProof/>
          <w:lang w:val="en-GB"/>
        </w:rPr>
        <w:fldChar w:fldCharType="end"/>
      </w:r>
      <w:commentRangeEnd w:id="4180"/>
      <w:r w:rsidR="00016735">
        <w:rPr>
          <w:rStyle w:val="CommentReference"/>
        </w:rPr>
        <w:commentReference w:id="4180"/>
      </w:r>
      <w:r w:rsidRPr="003862D0">
        <w:rPr>
          <w:noProof/>
          <w:lang w:val="en-GB"/>
        </w:rPr>
        <w:t>,</w:t>
      </w:r>
      <w:r w:rsidR="003E7C11" w:rsidRPr="003862D0">
        <w:rPr>
          <w:rFonts w:eastAsiaTheme="minorEastAsia"/>
          <w:lang w:val="en-GB"/>
        </w:rPr>
        <w:t xml:space="preserve"> and idealized net negative CO</w:t>
      </w:r>
      <w:r w:rsidR="003E7C11" w:rsidRPr="003862D0">
        <w:rPr>
          <w:rFonts w:eastAsiaTheme="minorEastAsia"/>
          <w:vertAlign w:val="subscript"/>
          <w:lang w:val="en-GB"/>
        </w:rPr>
        <w:t xml:space="preserve">2 </w:t>
      </w:r>
      <w:r w:rsidR="003E7C11" w:rsidRPr="003862D0">
        <w:rPr>
          <w:rFonts w:eastAsiaTheme="minorEastAsia"/>
          <w:lang w:val="en-GB"/>
        </w:rPr>
        <w:t xml:space="preserve">emission scenarios </w:t>
      </w:r>
      <w:r w:rsidR="003E7C11" w:rsidRPr="003862D0">
        <w:rPr>
          <w:rFonts w:eastAsiaTheme="minorEastAsia"/>
          <w:lang w:val="en-GB"/>
        </w:rPr>
        <w:fldChar w:fldCharType="begin" w:fldLock="1"/>
      </w:r>
      <w:r w:rsidR="00615634">
        <w:rPr>
          <w:rFonts w:eastAsiaTheme="minorEastAsia"/>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"mendeley" : { "formattedCitation" : "(Tokarska and Zickfeld, 2015)", "plainTextFormattedCitation" : "(Tokarska and Zickfeld, 2015)", "previouslyFormattedCitation" : "(Tokarska and Zickfeld, 2015)" }, "properties" : { "noteIndex" : 0 }, "schema" : "https://github.com/citation-style-language/schema/raw/master/csl-citation.json" }</w:instrText>
      </w:r>
      <w:r w:rsidR="003E7C11" w:rsidRPr="003862D0">
        <w:rPr>
          <w:rFonts w:eastAsiaTheme="minorEastAsia"/>
          <w:lang w:val="en-GB"/>
        </w:rPr>
        <w:fldChar w:fldCharType="separate"/>
      </w:r>
      <w:r w:rsidR="00016735">
        <w:rPr>
          <w:rFonts w:eastAsiaTheme="minorEastAsia"/>
          <w:noProof/>
          <w:lang w:val="en-GB"/>
        </w:rPr>
        <w:t>(Tokarska and Zickfeld, 2015)</w:t>
      </w:r>
      <w:r w:rsidR="003E7C11" w:rsidRPr="003862D0">
        <w:rPr>
          <w:rFonts w:eastAsiaTheme="minorEastAsia"/>
          <w:lang w:val="en-GB"/>
        </w:rPr>
        <w:fldChar w:fldCharType="end"/>
      </w:r>
      <w:r w:rsidR="003E7C11" w:rsidRPr="003862D0">
        <w:rPr>
          <w:noProof/>
          <w:lang w:val="en-GB"/>
        </w:rPr>
        <w:t xml:space="preserve">. </w:t>
      </w:r>
      <w:r w:rsidRPr="003862D0">
        <w:rPr>
          <w:rFonts w:eastAsiaTheme="minorEastAsia"/>
          <w:lang w:val="en-GB"/>
        </w:rPr>
        <w:t>The</w:t>
      </w:r>
      <w:r w:rsidR="003E7C11" w:rsidRPr="003862D0">
        <w:rPr>
          <w:rFonts w:eastAsiaTheme="minorEastAsia"/>
          <w:lang w:val="en-GB"/>
        </w:rPr>
        <w:t xml:space="preserve"> Carbon Dioxide Removal Model Intercomparison Project (CDRMIP) us</w:t>
      </w:r>
      <w:r w:rsidR="007933FD" w:rsidRPr="003862D0">
        <w:rPr>
          <w:rFonts w:eastAsiaTheme="minorEastAsia"/>
          <w:lang w:val="en-GB"/>
        </w:rPr>
        <w:t>es</w:t>
      </w:r>
      <w:r w:rsidR="003E7C11" w:rsidRPr="003862D0">
        <w:rPr>
          <w:rFonts w:eastAsiaTheme="minorEastAsia"/>
          <w:lang w:val="en-GB"/>
        </w:rPr>
        <w:t xml:space="preserve"> multiple </w:t>
      </w:r>
      <w:r w:rsidR="004D176A" w:rsidRPr="003862D0">
        <w:rPr>
          <w:rFonts w:eastAsiaTheme="minorEastAsia"/>
          <w:lang w:val="en-GB"/>
        </w:rPr>
        <w:t>ESMs</w:t>
      </w:r>
      <w:r w:rsidR="003E7C11" w:rsidRPr="003862D0">
        <w:rPr>
          <w:rFonts w:eastAsiaTheme="minorEastAsia"/>
          <w:lang w:val="en-GB"/>
        </w:rPr>
        <w:t xml:space="preserve"> to explore the climate response, effectiveness of CO</w:t>
      </w:r>
      <w:r w:rsidR="003E7C11" w:rsidRPr="003862D0">
        <w:rPr>
          <w:rFonts w:eastAsiaTheme="minorEastAsia"/>
          <w:vertAlign w:val="subscript"/>
          <w:lang w:val="en-GB"/>
        </w:rPr>
        <w:t>2</w:t>
      </w:r>
      <w:r w:rsidR="003E7C11" w:rsidRPr="003862D0">
        <w:rPr>
          <w:rFonts w:eastAsiaTheme="minorEastAsia"/>
          <w:lang w:val="en-GB"/>
        </w:rPr>
        <w:t xml:space="preserve"> removal</w:t>
      </w:r>
      <w:r w:rsidR="007933FD" w:rsidRPr="003862D0">
        <w:rPr>
          <w:rFonts w:eastAsiaTheme="minorEastAsia"/>
          <w:lang w:val="en-GB"/>
        </w:rPr>
        <w:t>,</w:t>
      </w:r>
      <w:r w:rsidR="003E7C11" w:rsidRPr="003862D0">
        <w:rPr>
          <w:rFonts w:eastAsiaTheme="minorEastAsia"/>
          <w:lang w:val="en-GB"/>
        </w:rPr>
        <w:t xml:space="preserve"> and challenges of CDR options </w:t>
      </w:r>
      <w:r w:rsidR="003E7C11" w:rsidRPr="003862D0">
        <w:rPr>
          <w:rFonts w:eastAsiaTheme="minorEastAsia"/>
          <w:lang w:val="en-GB"/>
        </w:rPr>
        <w:fldChar w:fldCharType="begin" w:fldLock="1"/>
      </w:r>
      <w:r w:rsidR="00615634">
        <w:rPr>
          <w:rFonts w:eastAsiaTheme="minorEastAsia"/>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003E7C11" w:rsidRPr="003862D0">
        <w:rPr>
          <w:rFonts w:eastAsiaTheme="minorEastAsia"/>
          <w:lang w:val="en-GB"/>
        </w:rPr>
        <w:fldChar w:fldCharType="separate"/>
      </w:r>
      <w:r w:rsidR="00016735">
        <w:rPr>
          <w:rFonts w:eastAsiaTheme="minorEastAsia"/>
          <w:noProof/>
          <w:lang w:val="en-GB"/>
        </w:rPr>
        <w:t>(Keller et al., 2018)</w:t>
      </w:r>
      <w:r w:rsidR="003E7C11" w:rsidRPr="003862D0">
        <w:rPr>
          <w:rFonts w:eastAsiaTheme="minorEastAsia"/>
          <w:lang w:val="en-GB"/>
        </w:rPr>
        <w:fldChar w:fldCharType="end"/>
      </w:r>
      <w:r w:rsidR="003E7C11" w:rsidRPr="003862D0">
        <w:rPr>
          <w:rFonts w:eastAsiaTheme="minorEastAsia"/>
          <w:lang w:val="en-GB"/>
        </w:rPr>
        <w:t xml:space="preserve">. </w:t>
      </w:r>
      <w:r w:rsidR="00013D5F" w:rsidRPr="003862D0">
        <w:rPr>
          <w:rFonts w:eastAsiaTheme="minorEastAsia"/>
          <w:lang w:val="en-GB"/>
        </w:rPr>
        <w:t>I</w:t>
      </w:r>
      <w:r w:rsidR="003E7C11" w:rsidRPr="003862D0">
        <w:rPr>
          <w:rFonts w:eastAsiaTheme="minorEastAsia"/>
          <w:lang w:val="en-GB"/>
        </w:rPr>
        <w:t xml:space="preserve">dealized CDRMIP simulations </w:t>
      </w:r>
      <w:r w:rsidR="000637C6">
        <w:rPr>
          <w:rFonts w:eastAsiaTheme="minorEastAsia"/>
          <w:lang w:val="en-GB"/>
        </w:rPr>
        <w:t>increase</w:t>
      </w:r>
      <w:r w:rsidR="000637C6" w:rsidRPr="003862D0">
        <w:rPr>
          <w:rFonts w:eastAsiaTheme="minorEastAsia"/>
          <w:lang w:val="en-GB"/>
        </w:rPr>
        <w:t xml:space="preserve"> </w:t>
      </w:r>
      <w:r w:rsidR="003E7C11" w:rsidRPr="003862D0">
        <w:rPr>
          <w:rFonts w:eastAsiaTheme="minorEastAsia"/>
          <w:lang w:val="en-GB"/>
        </w:rPr>
        <w:t>CO</w:t>
      </w:r>
      <w:r w:rsidR="003E7C11" w:rsidRPr="003862D0">
        <w:rPr>
          <w:rFonts w:eastAsiaTheme="minorEastAsia"/>
          <w:vertAlign w:val="subscript"/>
          <w:lang w:val="en-GB"/>
        </w:rPr>
        <w:t>2</w:t>
      </w:r>
      <w:r w:rsidR="003E7C11" w:rsidRPr="003862D0">
        <w:rPr>
          <w:rFonts w:eastAsiaTheme="minorEastAsia"/>
          <w:lang w:val="en-GB"/>
        </w:rPr>
        <w:t xml:space="preserve"> concentrations at 1% per </w:t>
      </w:r>
      <w:r w:rsidR="00A424EC" w:rsidRPr="003862D0">
        <w:rPr>
          <w:rFonts w:eastAsiaTheme="minorEastAsia"/>
          <w:lang w:val="en-GB"/>
        </w:rPr>
        <w:t xml:space="preserve">year </w:t>
      </w:r>
      <w:r w:rsidR="003E7C11" w:rsidRPr="003862D0">
        <w:rPr>
          <w:lang w:val="en-GB"/>
        </w:rPr>
        <w:t>from</w:t>
      </w:r>
      <w:r w:rsidR="000637C6">
        <w:rPr>
          <w:lang w:val="en-GB"/>
        </w:rPr>
        <w:t xml:space="preserve"> the</w:t>
      </w:r>
      <w:r w:rsidR="003E7C11" w:rsidRPr="003862D0">
        <w:rPr>
          <w:lang w:val="en-GB"/>
        </w:rPr>
        <w:t xml:space="preserve"> </w:t>
      </w:r>
      <w:r w:rsidR="0017307A" w:rsidRPr="003862D0">
        <w:rPr>
          <w:lang w:val="en-GB"/>
        </w:rPr>
        <w:t xml:space="preserve">level </w:t>
      </w:r>
      <w:r w:rsidR="0017307A">
        <w:rPr>
          <w:lang w:val="en-GB"/>
        </w:rPr>
        <w:t xml:space="preserve">in </w:t>
      </w:r>
      <w:r w:rsidR="00013D5F" w:rsidRPr="003862D0">
        <w:rPr>
          <w:lang w:val="en-GB"/>
        </w:rPr>
        <w:t xml:space="preserve">the </w:t>
      </w:r>
      <w:r w:rsidR="003E7C11" w:rsidRPr="003862D0">
        <w:rPr>
          <w:lang w:val="en-GB"/>
        </w:rPr>
        <w:t xml:space="preserve">pre-industrial </w:t>
      </w:r>
      <w:r w:rsidR="0017307A">
        <w:rPr>
          <w:lang w:val="en-GB"/>
        </w:rPr>
        <w:t xml:space="preserve">control run (piControl) </w:t>
      </w:r>
      <w:r w:rsidR="003E7C11" w:rsidRPr="003862D0">
        <w:rPr>
          <w:rFonts w:eastAsiaTheme="minorEastAsia"/>
          <w:lang w:val="en-GB"/>
        </w:rPr>
        <w:t>to 4</w:t>
      </w:r>
      <w:r w:rsidR="00C7692F" w:rsidRPr="003862D0">
        <w:rPr>
          <w:rFonts w:eastAsiaTheme="minorEastAsia"/>
          <w:lang w:val="en-GB"/>
        </w:rPr>
        <w:t xml:space="preserve"> </w:t>
      </w:r>
      <w:commentRangeStart w:id="4186"/>
      <w:r w:rsidR="00C7692F" w:rsidRPr="003862D0">
        <w:rPr>
          <w:lang w:val="en-GB"/>
        </w:rPr>
        <w:t>•</w:t>
      </w:r>
      <w:commentRangeEnd w:id="4186"/>
      <w:r w:rsidR="00367EE0">
        <w:rPr>
          <w:rStyle w:val="CommentReference"/>
        </w:rPr>
        <w:commentReference w:id="4186"/>
      </w:r>
      <w:r w:rsidR="00C7692F" w:rsidRPr="003862D0">
        <w:rPr>
          <w:lang w:val="en-GB"/>
        </w:rPr>
        <w:t xml:space="preserve"> </w:t>
      </w:r>
      <w:r w:rsidR="003E7C11" w:rsidRPr="003862D0">
        <w:rPr>
          <w:rFonts w:eastAsiaTheme="minorEastAsia"/>
          <w:lang w:val="en-GB"/>
        </w:rPr>
        <w:t>CO</w:t>
      </w:r>
      <w:r w:rsidR="003E7C11" w:rsidRPr="003862D0">
        <w:rPr>
          <w:rFonts w:eastAsiaTheme="minorEastAsia"/>
          <w:vertAlign w:val="subscript"/>
          <w:lang w:val="en-GB"/>
        </w:rPr>
        <w:t xml:space="preserve">2 </w:t>
      </w:r>
      <w:r w:rsidR="003E7C11" w:rsidRPr="003862D0">
        <w:rPr>
          <w:rFonts w:eastAsiaTheme="minorEastAsia"/>
          <w:lang w:val="en-GB"/>
        </w:rPr>
        <w:t>and subsequently decrease at the same rate to</w:t>
      </w:r>
      <w:r w:rsidR="003E7C11" w:rsidRPr="003862D0">
        <w:rPr>
          <w:lang w:val="en-GB"/>
        </w:rPr>
        <w:t xml:space="preserve"> </w:t>
      </w:r>
      <w:r w:rsidR="000637C6">
        <w:rPr>
          <w:lang w:val="en-GB"/>
        </w:rPr>
        <w:t>the piControl</w:t>
      </w:r>
      <w:r w:rsidR="003E7C11" w:rsidRPr="003862D0">
        <w:rPr>
          <w:lang w:val="en-GB"/>
        </w:rPr>
        <w:t xml:space="preserve"> level</w:t>
      </w:r>
      <w:r w:rsidR="00287F5B" w:rsidRPr="003862D0">
        <w:rPr>
          <w:lang w:val="en-GB"/>
        </w:rPr>
        <w:t>. This section</w:t>
      </w:r>
      <w:r w:rsidR="003E7C11" w:rsidRPr="003862D0">
        <w:rPr>
          <w:rFonts w:eastAsiaTheme="minorEastAsia"/>
          <w:lang w:val="en-GB"/>
        </w:rPr>
        <w:t xml:space="preserve"> </w:t>
      </w:r>
      <w:r w:rsidR="00287F5B" w:rsidRPr="003862D0">
        <w:rPr>
          <w:rFonts w:eastAsiaTheme="minorEastAsia"/>
          <w:lang w:val="en-GB"/>
        </w:rPr>
        <w:t>assesses</w:t>
      </w:r>
      <w:r w:rsidR="00A424EC" w:rsidRPr="003862D0">
        <w:rPr>
          <w:rFonts w:eastAsiaTheme="minorEastAsia"/>
          <w:lang w:val="en-GB"/>
        </w:rPr>
        <w:t xml:space="preserve"> </w:t>
      </w:r>
      <w:r w:rsidR="003E7C11" w:rsidRPr="003862D0">
        <w:rPr>
          <w:rFonts w:eastAsiaTheme="minorEastAsia"/>
          <w:lang w:val="en-GB"/>
        </w:rPr>
        <w:t>the lag in climate response to CDR-caused negative emission</w:t>
      </w:r>
      <w:r w:rsidR="00287F5B" w:rsidRPr="003862D0">
        <w:rPr>
          <w:rFonts w:eastAsiaTheme="minorEastAsia"/>
          <w:lang w:val="en-GB"/>
        </w:rPr>
        <w:t xml:space="preserve">; </w:t>
      </w:r>
      <w:r w:rsidR="003E7C11" w:rsidRPr="003862D0">
        <w:rPr>
          <w:rFonts w:eastAsiaTheme="minorEastAsia"/>
          <w:lang w:val="en-GB"/>
        </w:rPr>
        <w:t xml:space="preserve">climate </w:t>
      </w:r>
      <w:r w:rsidR="007C77C0" w:rsidRPr="003862D0">
        <w:rPr>
          <w:rFonts w:eastAsiaTheme="minorEastAsia"/>
          <w:lang w:val="en-GB"/>
        </w:rPr>
        <w:t>‘</w:t>
      </w:r>
      <w:r w:rsidR="003E7C11" w:rsidRPr="003862D0">
        <w:rPr>
          <w:rFonts w:eastAsiaTheme="minorEastAsia"/>
          <w:lang w:val="en-GB"/>
        </w:rPr>
        <w:t>reversibility</w:t>
      </w:r>
      <w:r w:rsidR="007C77C0" w:rsidRPr="003862D0">
        <w:rPr>
          <w:rFonts w:eastAsiaTheme="minorEastAsia"/>
          <w:lang w:val="en-GB"/>
        </w:rPr>
        <w:t>’</w:t>
      </w:r>
      <w:r w:rsidR="003E7C11" w:rsidRPr="003862D0">
        <w:rPr>
          <w:rFonts w:eastAsiaTheme="minorEastAsia"/>
          <w:lang w:val="en-GB"/>
        </w:rPr>
        <w:t xml:space="preserve"> </w:t>
      </w:r>
      <w:r w:rsidR="00287F5B" w:rsidRPr="003862D0">
        <w:rPr>
          <w:rFonts w:eastAsiaTheme="minorEastAsia"/>
          <w:lang w:val="en-GB"/>
        </w:rPr>
        <w:t xml:space="preserve">is assessed </w:t>
      </w:r>
      <w:r w:rsidR="003E7C11" w:rsidRPr="003862D0">
        <w:rPr>
          <w:rFonts w:eastAsiaTheme="minorEastAsia"/>
          <w:lang w:val="en-GB"/>
        </w:rPr>
        <w:t xml:space="preserve">in </w:t>
      </w:r>
      <w:r w:rsidR="00BA2347" w:rsidRPr="003862D0">
        <w:rPr>
          <w:rFonts w:eastAsiaTheme="minorEastAsia"/>
          <w:lang w:val="en-GB"/>
        </w:rPr>
        <w:t>Section</w:t>
      </w:r>
      <w:r w:rsidR="003E7C11" w:rsidRPr="003862D0">
        <w:rPr>
          <w:rFonts w:eastAsiaTheme="minorEastAsia"/>
          <w:lang w:val="en-GB"/>
        </w:rPr>
        <w:t xml:space="preserve"> 4.7.2.</w:t>
      </w:r>
      <w:r w:rsidR="003E7C11" w:rsidRPr="003862D0">
        <w:rPr>
          <w:lang w:val="en-GB"/>
        </w:rPr>
        <w:t xml:space="preserve"> The </w:t>
      </w:r>
      <w:r w:rsidR="00BE5D6B" w:rsidRPr="003862D0">
        <w:rPr>
          <w:lang w:val="en-GB"/>
        </w:rPr>
        <w:t>ramp-down</w:t>
      </w:r>
      <w:r w:rsidR="003E7C11" w:rsidRPr="003862D0">
        <w:rPr>
          <w:lang w:val="en-GB"/>
        </w:rPr>
        <w:t xml:space="preserve"> phase, though unrealistic, represents the </w:t>
      </w:r>
      <w:r w:rsidR="007C77C0" w:rsidRPr="003862D0">
        <w:rPr>
          <w:lang w:val="en-GB"/>
        </w:rPr>
        <w:t>‘</w:t>
      </w:r>
      <w:r w:rsidR="003E7C11" w:rsidRPr="003862D0">
        <w:rPr>
          <w:lang w:val="en-GB"/>
        </w:rPr>
        <w:t>net negative CO</w:t>
      </w:r>
      <w:r w:rsidR="003E7C11" w:rsidRPr="003862D0">
        <w:rPr>
          <w:vertAlign w:val="subscript"/>
          <w:lang w:val="en-GB"/>
        </w:rPr>
        <w:t xml:space="preserve">2 </w:t>
      </w:r>
      <w:r w:rsidR="003E7C11" w:rsidRPr="003862D0">
        <w:rPr>
          <w:lang w:val="en-GB"/>
        </w:rPr>
        <w:t>emission</w:t>
      </w:r>
      <w:r w:rsidR="007C77C0" w:rsidRPr="003862D0">
        <w:rPr>
          <w:lang w:val="en-GB"/>
        </w:rPr>
        <w:t>’</w:t>
      </w:r>
      <w:r w:rsidR="003E7C11" w:rsidRPr="003862D0">
        <w:rPr>
          <w:lang w:val="en-GB"/>
        </w:rPr>
        <w:t xml:space="preserve"> </w:t>
      </w:r>
      <w:r w:rsidR="00073577" w:rsidRPr="003862D0">
        <w:rPr>
          <w:lang w:val="en-GB"/>
        </w:rPr>
        <w:t xml:space="preserve">phase. </w:t>
      </w:r>
    </w:p>
    <w:p w14:paraId="22D5FD4B" w14:textId="77777777" w:rsidR="00073577" w:rsidRPr="003862D0" w:rsidRDefault="00073577" w:rsidP="003E7C11">
      <w:pPr>
        <w:pStyle w:val="AR6BodyText"/>
        <w:rPr>
          <w:lang w:val="en-GB"/>
        </w:rPr>
      </w:pPr>
    </w:p>
    <w:p w14:paraId="6BAFC138" w14:textId="15BE6694" w:rsidR="003E7C11" w:rsidRPr="003862D0" w:rsidRDefault="002F1051" w:rsidP="003E7C11">
      <w:pPr>
        <w:pStyle w:val="AR6BodyText"/>
        <w:rPr>
          <w:lang w:val="en-GB"/>
        </w:rPr>
      </w:pPr>
      <w:r w:rsidRPr="003862D0">
        <w:rPr>
          <w:lang w:val="en-GB"/>
        </w:rPr>
        <w:lastRenderedPageBreak/>
        <w:fldChar w:fldCharType="begin"/>
      </w:r>
      <w:r w:rsidRPr="003862D0">
        <w:rPr>
          <w:lang w:val="en-GB"/>
        </w:rPr>
        <w:instrText xml:space="preserve"> REF _Ref29569126 \r \h  \* MERGEFORMAT </w:instrText>
      </w:r>
      <w:r w:rsidRPr="003862D0">
        <w:rPr>
          <w:lang w:val="en-GB"/>
        </w:rPr>
      </w:r>
      <w:r w:rsidRPr="003862D0">
        <w:rPr>
          <w:lang w:val="en-GB"/>
        </w:rPr>
        <w:fldChar w:fldCharType="separate"/>
      </w:r>
      <w:r w:rsidR="00FA6D4F" w:rsidRPr="003862D0">
        <w:rPr>
          <w:lang w:val="en-GB"/>
        </w:rPr>
        <w:t>Figure 4.37:</w:t>
      </w:r>
      <w:r w:rsidRPr="003862D0">
        <w:rPr>
          <w:lang w:val="en-GB"/>
        </w:rPr>
        <w:fldChar w:fldCharType="end"/>
      </w:r>
      <w:r w:rsidRPr="003862D0">
        <w:rPr>
          <w:lang w:val="en-GB"/>
        </w:rPr>
        <w:t xml:space="preserve"> </w:t>
      </w:r>
      <w:r w:rsidR="003E7C11" w:rsidRPr="003862D0">
        <w:rPr>
          <w:lang w:val="en-GB"/>
        </w:rPr>
        <w:t xml:space="preserve">illustrates the first results from CDRMIP </w:t>
      </w:r>
      <w:r w:rsidR="003E7C11" w:rsidRPr="003862D0">
        <w:rPr>
          <w:lang w:val="en-GB"/>
        </w:rPr>
        <w:fldChar w:fldCharType="begin" w:fldLock="1"/>
      </w:r>
      <w:r w:rsidR="00615634">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"plainTextFormattedCitation" : "(Keller et al., 2018)", "previouslyFormattedCitation" : "(Keller et al., 2018)" }, "properties" : { "noteIndex" : 0 }, "schema" : "https://github.com/citation-style-language/schema/raw/master/csl-citation.json" }</w:instrText>
      </w:r>
      <w:r w:rsidR="003E7C11" w:rsidRPr="003862D0">
        <w:rPr>
          <w:lang w:val="en-GB"/>
        </w:rPr>
        <w:fldChar w:fldCharType="separate"/>
      </w:r>
      <w:r w:rsidR="00016735">
        <w:rPr>
          <w:noProof/>
          <w:lang w:val="en-GB"/>
        </w:rPr>
        <w:t>(Keller et al., 2018)</w:t>
      </w:r>
      <w:r w:rsidR="003E7C11" w:rsidRPr="003862D0">
        <w:rPr>
          <w:lang w:val="en-GB"/>
        </w:rPr>
        <w:fldChar w:fldCharType="end"/>
      </w:r>
      <w:r w:rsidR="003E7C11" w:rsidRPr="003862D0">
        <w:rPr>
          <w:lang w:val="en-GB"/>
        </w:rPr>
        <w:t xml:space="preserve">. Other studies that use similar </w:t>
      </w:r>
      <w:bookmarkStart w:id="4187" w:name="_Hlk74758338"/>
      <w:ins w:id="4188" w:author="Robin Matthews" w:date="2021-06-16T17:52:00Z">
        <w:r w:rsidR="00326855">
          <w:fldChar w:fldCharType="begin" w:fldLock="1"/>
        </w:r>
      </w:ins>
      <w:r w:rsidR="00CD3B49">
        <w: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"id" : "ITEM-2",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"ITEM-2",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"id" : "ITEM-3",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"ITEM-3",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"(Zickfeld et al., 2016; Schwinger and Tjiputra, 2018; Jeltsch-Th\u00f6mmes et al., 2020)", "plainTextFormattedCitation" : "(Zickfeld et al., 2016; Schwinger and Tjiputra, 2018; Jeltsch-Th\u00f6mmes et al., 2020)", "previouslyFormattedCitation" : "(Zickfeld et al., 2016; Schwinger and Tjiputra, 2018; Jeltsch-Th\u00f6mmes et al., 2020)" }, "properties" : { "noteIndex" : 0 }, "schema" : "https://github.com/citation-style-language/schema/raw/master/csl-citation.json" }</w:instrText>
      </w:r>
      <w:ins w:id="4189" w:author="Robin Matthews" w:date="2021-06-16T17:52:00Z">
        <w:r w:rsidR="00326855">
          <w:fldChar w:fldCharType="separate"/>
        </w:r>
        <w:r w:rsidR="00326855" w:rsidRPr="009F738A">
          <w:rPr>
            <w:noProof/>
          </w:rPr>
          <w:t>(Zickfeld et al., 2016; Schwinger and Tjiputra, 2018; Jeltsch-Thömmes et al., 2020)</w:t>
        </w:r>
        <w:r w:rsidR="00326855">
          <w:fldChar w:fldCharType="end"/>
        </w:r>
      </w:ins>
      <w:del w:id="4190" w:author="Robin Matthews" w:date="2021-06-16T17:52:00Z">
        <w:r w:rsidR="003E7C11" w:rsidRPr="003862D0" w:rsidDel="00326855">
          <w:rPr>
            <w:lang w:val="en-GB"/>
          </w:rPr>
          <w:fldChar w:fldCharType="begin" w:fldLock="1"/>
        </w:r>
        <w:r w:rsidR="00615634" w:rsidRPr="003741E9" w:rsidDel="00326855">
          <w:delInstrText>ADDIN CSL_CITATION { "citationItems" : [ { "id" : "ITEM-1", "itemData" : { "DOI" : "10.1088/1748-9326/11/5/055006", "ISSN" : "1748-9326", "abstract" : "Recent research has demonstrated that globalmeansurface air warming is approximately proportional to cumulativeCO2 emissions. This proportional relationship has received considerable attention, as it allows one to calculate the cumulativeCO2 emissions (\u2018carbon budget\u2019) compatible with temperature targets and is a useful measure for model inter-comparison. Herewe use an Earth system model to explore whether this relationship persists during periods of net negativeCO2 emissions. NegativeCO2 emissions are required in the majority of emissions scenarios limiting global warming to 2 \u00b0Cabove pre-industrial, with emissions becoming net negative in the second half of this century in several scenarios.Wefindthat for model simulations with a symmetric1%per year increase and decrease in atmosphericCO2, the temperature change (\u0394T) versus cumulativeCO2 emissions (CE) relationship is nonlinear during periods of net negative emissions, owing to the lagged response of the deep ocean to previously increasing atmosphericCO2.Whencorrected for this lagged response, or if theCO2 decline is applied after the system has equilibrated with the previousCO2 increase, the \u0394TversusCErelationship is close to linear during periods of net negativeCO2 emissions.A proportionality constant\u2014the transient climate response to cumulative carbon emissions (TCRE)\u2212 can therefore be calculated for both positive and net negativeCO2 emission periods.Wefind that in simulations with a symmetric1%per year increase and decrease in atmosphericCO2 theTCREis larger on the upward than on thedownwardCO2 trajectory, suggesting that positiveCO2 emissions are more effective at warming than negative emissions are at subsequently cooling.Wealsofind that the cooling effectiveness of negativeCO2 emissions decreases if applied at higher atmosphericCO2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"page" : "055006", "publisher" : "IOP Publishing", "title" : "On the proportionality between global temperature change and cumulative CO2 emissions during periods of net negative CO2 emissions", "translator" : [ { "dropping-particle" : "", "family" : "K3037", "given" : "", "non-dropping-particle" : "", "parse-names" : false, "suffix" : "" } ], "type" : "article-journal", "volume" : "11" }, "uris" : [ "http://www.mendeley.com/documents/?uuid=577e064a-634c-4d28-8baf-32e1ef4968b3" ] } ], "mendeley" : { "formattedCitation" : "(Zickfeld et al., 2016)", "plainTextFormattedCitation" : "(Zickfeld et al., 2016)", "previouslyFormattedCitation" : "(Zickfeld et al., 2016)"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(Zickfeld et al., 2016)</w:delText>
        </w:r>
        <w:r w:rsidR="003E7C11" w:rsidRPr="003862D0" w:rsidDel="00326855">
          <w:rPr>
            <w:lang w:val="en-GB"/>
          </w:rPr>
          <w:fldChar w:fldCharType="end"/>
        </w:r>
        <w:r w:rsidR="003E7C11" w:rsidRPr="001F0AEC" w:rsidDel="00326855">
          <w:rPr>
            <w:lang w:val="de-DE"/>
          </w:rPr>
          <w:delText xml:space="preserve"> </w:delText>
        </w:r>
        <w:r w:rsidR="003E7C11" w:rsidRPr="003862D0" w:rsidDel="00326855">
          <w:rPr>
            <w:lang w:val="en-GB"/>
          </w:rPr>
          <w:fldChar w:fldCharType="begin" w:fldLock="1"/>
        </w:r>
        <w:r w:rsidR="003B032B" w:rsidDel="00326855">
          <w:rPr>
            <w:lang w:val="de-DE"/>
          </w:rPr>
          <w:delInstrText>ADDIN CSL_CITATION { "citationItems" : [ { "id" : "ITEM-1", "itemData" : { "DOI" : "10.1029/2018GL077790", "ISSN" : "0094-8276", "abstract" : "Abstract Negative emissions will most likely be needed to achieve ambitious climate targets, such as limiting global warming to 1.5\u00b0. Here we analyze the ocean carbon-concentration and carbon-climate feedback in an Earth system model under an idealized strong CO2 peak and decline scenario. We find that the ocean carbon-climate feedback is not reversible by means of negative emissions on decadal to centennial timescales. When preindustrial surface climate is restored, the oceans, due to the carbon-climate feedback, still contain about 110 Pg less carbon compared to a simulation without climate change. This result is unsurprising but highlights an issue with a widely used carbon cycle feedback metric. We show that this metric can be greatly improved by using ocean potential temperature as a proxy for climate change. The nonlinearity (nonadditivity) of climate and CO2-driven feedbacks continues to grow after the atmospheric CO2 peak.", "author" : [ { "dropping-particle" : "", "family" : "Schwinger", "given" : "J\u00f6rg", "non-dropping-particle" : "", "parse-names" : false, "suffix" : "" }, { "dropping-particle" : "", "family" : "Tjiputra", "given" : "Jerry", "non-dropping-particle" : "", "parse-names" : false, "suffix" : "" } ], "container-title" : "Geophysical Research Letters", "id" : "ITEM-1", "issue" : "10", "issued" : { "date-parts" : [ [ "2018", "5", "28" ] ] }, "note" : "https://doi.org/10.1029/2018GL077790", "page" : "5062-5070", "publisher" : "John Wiley &amp; Sons, Ltd", "title" : "Ocean Carbon Cycle Feedbacks Under Negative Emissions", "translator" : [ { "dropping-particle" : "", "family" : "K2259", "given" : "", "non-dropping-particle" : "", "parse-names" : false, "suffix" : "" } ], "type" : "article-journal", "volume" : "45" }, "uris" : [ "http://www.mendeley.com/documents/?uuid=759042e4-af57-445c-862b-ec57e838e1bf" ] } ], "mendeley" : { "formattedCitation" : "(Schwinger and Tjiputra, 2018)", "plainTextFormattedCitation" : "(Schwinger and Tjiputra, 2018)", "previouslyFormattedCitation" : "(Schwinger and Tjiputra, 2018)"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(Schwinger and Tjiputra, 2018)</w:delText>
        </w:r>
        <w:r w:rsidR="003E7C11" w:rsidRPr="003862D0" w:rsidDel="00326855">
          <w:rPr>
            <w:lang w:val="en-GB"/>
          </w:rPr>
          <w:fldChar w:fldCharType="end"/>
        </w:r>
        <w:r w:rsidR="003E7C11" w:rsidRPr="003862D0" w:rsidDel="00326855">
          <w:rPr>
            <w:lang w:val="en-GB"/>
          </w:rPr>
          <w:fldChar w:fldCharType="begin" w:fldLock="1"/>
        </w:r>
        <w:r w:rsidR="00615634" w:rsidDel="00326855">
          <w:rPr>
            <w:lang w:val="de-DE"/>
          </w:rPr>
          <w:delInstrText>ADDIN CSL_CITATION { "citationItems" : [ { "id" : "ITEM-1",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"ITEM-1",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"(Jeltsch-Th\u00f6mmes et al., 2020)", "plainTextFormattedCitation" : "(Jeltsch-Th\u00f6mmes et al., 2020)", "previouslyFormattedCitation" : "(Jeltsch-Th\u00f6mmes et al., 2020)" }, "properties" : { "noteIndex" : 0 }, "schema" : "https://github.com/citation-style-language/schema/raw/master/csl-citation.json" }</w:delInstrText>
        </w:r>
        <w:r w:rsidR="003E7C11" w:rsidRPr="003862D0" w:rsidDel="00326855">
          <w:rPr>
            <w:lang w:val="en-GB"/>
          </w:rPr>
          <w:fldChar w:fldCharType="separate"/>
        </w:r>
        <w:r w:rsidR="00016735" w:rsidDel="00326855">
          <w:rPr>
            <w:noProof/>
            <w:lang w:val="de-DE"/>
          </w:rPr>
          <w:delText>(Jeltsch-Thömmes et al., 2020)</w:delText>
        </w:r>
        <w:r w:rsidR="003E7C11" w:rsidRPr="003862D0" w:rsidDel="00326855">
          <w:rPr>
            <w:lang w:val="en-GB"/>
          </w:rPr>
          <w:fldChar w:fldCharType="end"/>
        </w:r>
      </w:del>
      <w:bookmarkEnd w:id="4187"/>
      <w:r w:rsidR="003E7C11" w:rsidRPr="001F0AEC">
        <w:rPr>
          <w:lang w:val="de-DE"/>
        </w:rPr>
        <w:t xml:space="preserve"> or other idealized scenarios </w:t>
      </w:r>
      <w:r w:rsidR="003E7C11" w:rsidRPr="003862D0">
        <w:rPr>
          <w:lang w:val="en-GB"/>
        </w:rPr>
        <w:fldChar w:fldCharType="begin" w:fldLock="1"/>
      </w:r>
      <w:r w:rsidR="00741A83">
        <w:rPr>
          <w:lang w:val="de-DE"/>
        </w:rPr>
        <w: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instrText>
      </w:r>
      <w:r w:rsidR="003E7C11" w:rsidRPr="003862D0">
        <w:rPr>
          <w:lang w:val="en-GB"/>
        </w:rPr>
        <w:fldChar w:fldCharType="separate"/>
      </w:r>
      <w:r w:rsidR="00016735">
        <w:rPr>
          <w:noProof/>
          <w:lang w:val="de-DE"/>
        </w:rPr>
        <w:t>(MacDougall, 2013)</w:t>
      </w:r>
      <w:r w:rsidR="003E7C11" w:rsidRPr="003862D0">
        <w:rPr>
          <w:lang w:val="en-GB"/>
        </w:rPr>
        <w:fldChar w:fldCharType="end"/>
      </w:r>
      <w:r w:rsidR="003E7C11" w:rsidRPr="001F0AEC">
        <w:rPr>
          <w:lang w:val="de-DE"/>
        </w:rPr>
        <w:t xml:space="preserve"> or more realistic net negative CO</w:t>
      </w:r>
      <w:r w:rsidR="003E7C11" w:rsidRPr="001F0AEC">
        <w:rPr>
          <w:vertAlign w:val="subscript"/>
          <w:lang w:val="de-DE"/>
        </w:rPr>
        <w:t>2</w:t>
      </w:r>
      <w:r w:rsidR="003E7C11" w:rsidRPr="001F0AEC">
        <w:rPr>
          <w:lang w:val="de-DE"/>
        </w:rPr>
        <w:t xml:space="preserve"> emission scenarios such as RCP2.6 </w:t>
      </w:r>
      <w:commentRangeStart w:id="4191"/>
      <w:r w:rsidR="003E7C11" w:rsidRPr="003862D0">
        <w:rPr>
          <w:lang w:val="en-GB"/>
        </w:rPr>
        <w:fldChar w:fldCharType="begin" w:fldLock="1"/>
      </w:r>
      <w:ins w:id="4192" w:author="Robin Matthews" w:date="2021-06-16T17:51:00Z">
        <w:r w:rsidR="00326855">
          <w:rPr>
            <w:lang w:val="de-DE"/>
          </w:rPr>
          <w: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"manualFormatting" : "(C.D. Jones et al., 2016b)", "plainTextFormattedCitation" : "(Jones et al., 2016c)", "previouslyFormattedCitation" : "(Jones et al., 2016c)" }, "properties" : { "noteIndex" : 0 }, "schema" : "https://github.com/citation-style-language/schema/raw/master/csl-citation.json" }</w:instrText>
        </w:r>
      </w:ins>
      <w:del w:id="4193" w:author="Robin Matthews" w:date="2021-06-16T17:51:00Z">
        <w:r w:rsidR="00615634" w:rsidDel="00326855">
          <w:rPr>
            <w:lang w:val="de-DE"/>
          </w:rPr>
          <w:delInstrText>ADDIN CSL_CITATION { "citationItems" : [ { "id" : "ITEM-1", "itemData" : { "DOI" : "10.1088/1748-9326/11/9/095012", "ISSN" : "1748-9326", "abstract" : "Natural carbon sinks currently absorb approximately half of the anthropogenic CO2 emitted by fossil fuel burning, cement production and land-use change. However, this airborne fraction may change in the future depending on the emissions scenario. An important issue in developing carbon budgets to achieve climate stabilisation targets is the behaviour of natural carbon sinks, particularly under low emissions mitigation scenarios as required to meet the goals of the Paris Agreement. A key requirement for low carbon pathways is to quantify the effectiveness of negative emissions technologies which will be strongly affected by carbon cycle feedbacks. Here we find that Earth system models suggest significant weakening, even potential reversal, of the ocean and land sinks under future low emission scenarios. For the RCP2.6 concentration pathway, models project land and ocean sinks to weaken to 0.8 \u00b1 0.9 and 1.1 \u00b1 0.3 GtC yr\u22121 respectively for the second half of the 21st century and to \u22120.4 \u00b1 0.4 and 0.1 \u00b1 0.2 GtC yr\u22121 respectively for the second half of the 23rd century. Weakening of natural carbon sinks will hinder the effectiveness of negative emissions technologies and therefore increase their required deployment to achieve a given climate stabilisation target. We introduce a new metric, the perturbation airborne fraction, to measure and assess the effectiveness of negative emissions.",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"K3781", "given" : "", "non-dropping-particle" : "", "parse-names" : false, "suffix" : "" } ], "type" : "article-journal", "volume" : "11" }, "uris" : [ "http://www.mendeley.com/documents/?uuid=2fe24580-9c05-4cbe-a717-318c62ad1cfe" ] } ], "mendeley" : { "formattedCitation" : "(Jones et al., 2016c)", "plainTextFormattedCitation" : "(Jones et al., 2016c)", "previouslyFormattedCitation" : "(Jones et al., 2016c)" }, "properties" : { "noteIndex" : 0 }, "schema" : "https://github.com/citation-style-language/schema/raw/master/csl-citation.json" }</w:delInstrText>
        </w:r>
      </w:del>
      <w:r w:rsidR="003E7C11" w:rsidRPr="003862D0">
        <w:rPr>
          <w:lang w:val="en-GB"/>
        </w:rPr>
        <w:fldChar w:fldCharType="separate"/>
      </w:r>
      <w:r w:rsidR="00016735">
        <w:rPr>
          <w:noProof/>
          <w:lang w:val="en-GB"/>
        </w:rPr>
        <w:t>(</w:t>
      </w:r>
      <w:ins w:id="4194" w:author="Robin Matthews" w:date="2021-06-16T17:51:00Z">
        <w:r w:rsidR="00326855">
          <w:rPr>
            <w:noProof/>
            <w:lang w:val="en-GB"/>
          </w:rPr>
          <w:t xml:space="preserve">C.D. </w:t>
        </w:r>
      </w:ins>
      <w:r w:rsidR="00016735">
        <w:rPr>
          <w:noProof/>
          <w:lang w:val="en-GB"/>
        </w:rPr>
        <w:t>Jones et al., 2016</w:t>
      </w:r>
      <w:ins w:id="4195" w:author="Robin Matthews" w:date="2021-06-16T17:51:00Z">
        <w:r w:rsidR="00326855">
          <w:rPr>
            <w:noProof/>
            <w:lang w:val="en-GB"/>
          </w:rPr>
          <w:t>b</w:t>
        </w:r>
      </w:ins>
      <w:del w:id="4196" w:author="Robin Matthews" w:date="2021-06-16T17:51:00Z">
        <w:r w:rsidR="00016735" w:rsidDel="00326855">
          <w:rPr>
            <w:noProof/>
            <w:lang w:val="en-GB"/>
          </w:rPr>
          <w:delText>c</w:delText>
        </w:r>
      </w:del>
      <w:r w:rsidR="00016735">
        <w:rPr>
          <w:noProof/>
          <w:lang w:val="en-GB"/>
        </w:rPr>
        <w:t>)</w:t>
      </w:r>
      <w:r w:rsidR="003E7C11" w:rsidRPr="003862D0">
        <w:rPr>
          <w:lang w:val="en-GB"/>
        </w:rPr>
        <w:fldChar w:fldCharType="end"/>
      </w:r>
      <w:commentRangeEnd w:id="4191"/>
      <w:r w:rsidR="00016735">
        <w:rPr>
          <w:rStyle w:val="CommentReference"/>
        </w:rPr>
        <w:commentReference w:id="4191"/>
      </w:r>
      <w:r w:rsidR="003E7C11" w:rsidRPr="003862D0">
        <w:rPr>
          <w:lang w:val="en-GB"/>
        </w:rPr>
        <w:t xml:space="preserve"> and scenarios </w:t>
      </w:r>
      <w:r w:rsidR="00D848F7" w:rsidRPr="003862D0">
        <w:rPr>
          <w:lang w:val="en-GB"/>
        </w:rPr>
        <w:t xml:space="preserve">that </w:t>
      </w:r>
      <w:r w:rsidR="003E7C11" w:rsidRPr="003862D0">
        <w:rPr>
          <w:lang w:val="en-GB"/>
        </w:rPr>
        <w:t>limit warming to 2</w:t>
      </w:r>
      <w:r w:rsidR="00BA2347" w:rsidRPr="003862D0">
        <w:rPr>
          <w:lang w:val="en-GB"/>
        </w:rPr>
        <w:t>°</w:t>
      </w:r>
      <w:r w:rsidR="003E7C11" w:rsidRPr="003862D0">
        <w:rPr>
          <w:lang w:val="en-GB"/>
        </w:rPr>
        <w:t xml:space="preserve">C or less </w:t>
      </w:r>
      <w:r w:rsidR="003E7C11" w:rsidRPr="003862D0">
        <w:rPr>
          <w:noProof/>
          <w:lang w:val="en-GB"/>
        </w:rPr>
        <w:t xml:space="preserve">after different levels of overshoot </w:t>
      </w:r>
      <w:commentRangeStart w:id="4197"/>
      <w:r w:rsidR="003E7C11" w:rsidRPr="003862D0">
        <w:rPr>
          <w:lang w:val="en-GB"/>
        </w:rPr>
        <w:t>(</w:t>
      </w:r>
      <w:r w:rsidR="003E7C11" w:rsidRPr="003862D0">
        <w:rPr>
          <w:noProof/>
          <w:lang w:val="en-GB"/>
        </w:rPr>
        <w:t>Tokarska and Zickfeld, 2015)</w:t>
      </w:r>
      <w:commentRangeEnd w:id="4197"/>
      <w:r w:rsidR="001D760D">
        <w:rPr>
          <w:rStyle w:val="CommentReference"/>
        </w:rPr>
        <w:commentReference w:id="4197"/>
      </w:r>
      <w:r w:rsidR="003E7C11" w:rsidRPr="003862D0">
        <w:rPr>
          <w:noProof/>
          <w:lang w:val="en-GB"/>
        </w:rPr>
        <w:t xml:space="preserve"> arrive at similar conclusions</w:t>
      </w:r>
      <w:r w:rsidR="003E7C11" w:rsidRPr="003862D0">
        <w:rPr>
          <w:lang w:val="en-GB"/>
        </w:rPr>
        <w:t xml:space="preserve">. </w:t>
      </w:r>
      <w:r w:rsidR="005B5AE6" w:rsidRPr="003862D0">
        <w:rPr>
          <w:lang w:val="en-GB"/>
        </w:rPr>
        <w:t>Changes</w:t>
      </w:r>
      <w:r w:rsidR="003E7C11" w:rsidRPr="003862D0">
        <w:rPr>
          <w:lang w:val="en-GB"/>
        </w:rPr>
        <w:t xml:space="preserve"> in key climate variables substantially lag behind the decline in CO</w:t>
      </w:r>
      <w:r w:rsidR="003E7C11" w:rsidRPr="003862D0">
        <w:rPr>
          <w:vertAlign w:val="subscript"/>
          <w:lang w:val="en-GB"/>
        </w:rPr>
        <w:t>2</w:t>
      </w:r>
      <w:r w:rsidR="00C7692F" w:rsidRPr="003862D0">
        <w:rPr>
          <w:lang w:val="en-GB"/>
        </w:rPr>
        <w:t xml:space="preserve"> </w:t>
      </w:r>
      <w:r w:rsidRPr="003862D0">
        <w:rPr>
          <w:lang w:val="en-GB"/>
        </w:rPr>
        <w:t>(</w:t>
      </w:r>
      <w:r w:rsidR="00FA6D4F" w:rsidRPr="003862D0">
        <w:rPr>
          <w:lang w:val="en-GB"/>
        </w:rPr>
        <w:t>Figure 4.37</w:t>
      </w:r>
      <w:r w:rsidRPr="003862D0">
        <w:rPr>
          <w:lang w:val="en-GB"/>
        </w:rPr>
        <w:t>)</w:t>
      </w:r>
      <w:r w:rsidR="003E7C11" w:rsidRPr="003862D0">
        <w:rPr>
          <w:lang w:val="en-GB"/>
        </w:rPr>
        <w:t xml:space="preserve">. </w:t>
      </w:r>
      <w:r w:rsidR="00743A2C" w:rsidRPr="003862D0">
        <w:rPr>
          <w:rFonts w:eastAsia="DengXian"/>
          <w:lang w:val="en-GB"/>
        </w:rPr>
        <w:t>The</w:t>
      </w:r>
      <w:r w:rsidR="003E7C11" w:rsidRPr="003862D0">
        <w:rPr>
          <w:rFonts w:eastAsia="DengXian"/>
          <w:lang w:val="en-GB"/>
        </w:rPr>
        <w:t xml:space="preserve"> </w:t>
      </w:r>
      <w:r w:rsidR="00743A2C" w:rsidRPr="003862D0">
        <w:rPr>
          <w:rFonts w:eastAsia="DengXian"/>
          <w:lang w:val="en-GB"/>
        </w:rPr>
        <w:t xml:space="preserve">precipitation </w:t>
      </w:r>
      <w:r w:rsidR="003E7C11" w:rsidRPr="003862D0">
        <w:rPr>
          <w:rFonts w:eastAsia="DengXian"/>
          <w:lang w:val="en-GB"/>
        </w:rPr>
        <w:t xml:space="preserve">increase </w:t>
      </w:r>
      <w:r w:rsidR="00743A2C" w:rsidRPr="003862D0">
        <w:rPr>
          <w:rFonts w:eastAsia="DengXian"/>
          <w:lang w:val="en-GB"/>
        </w:rPr>
        <w:t xml:space="preserve">at the beginning of the ramp-down phase agrees with </w:t>
      </w:r>
      <w:r w:rsidR="00805346" w:rsidRPr="003862D0">
        <w:rPr>
          <w:rFonts w:eastAsia="DengXian"/>
          <w:lang w:val="en-GB"/>
        </w:rPr>
        <w:t>the</w:t>
      </w:r>
      <w:r w:rsidR="003E7C11" w:rsidRPr="003862D0">
        <w:rPr>
          <w:rFonts w:eastAsia="DengXian"/>
          <w:lang w:val="en-GB"/>
        </w:rPr>
        <w:t xml:space="preserve"> increase in precipitation for an abrupt decline in CO</w:t>
      </w:r>
      <w:r w:rsidR="003E7C11" w:rsidRPr="003862D0">
        <w:rPr>
          <w:rFonts w:eastAsia="DengXian"/>
          <w:vertAlign w:val="subscript"/>
          <w:lang w:val="en-GB"/>
        </w:rPr>
        <w:t>2</w:t>
      </w:r>
      <w:r w:rsidR="003E7C11" w:rsidRPr="003862D0">
        <w:rPr>
          <w:rFonts w:eastAsia="DengXian"/>
          <w:lang w:val="en-GB"/>
        </w:rPr>
        <w:t xml:space="preserve"> </w:t>
      </w:r>
      <w:r w:rsidR="003E7C11" w:rsidRPr="003862D0">
        <w:rPr>
          <w:rFonts w:eastAsia="DengXian"/>
          <w:lang w:val="en-GB"/>
        </w:rPr>
        <w:fldChar w:fldCharType="begin" w:fldLock="1"/>
      </w:r>
      <w:r w:rsidR="00741A83">
        <w:rPr>
          <w:rFonts w:eastAsia="DengXian"/>
          <w:lang w:val="en-GB"/>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003E7C11" w:rsidRPr="003862D0">
        <w:rPr>
          <w:rFonts w:eastAsia="DengXian"/>
          <w:lang w:val="en-GB"/>
        </w:rPr>
        <w:fldChar w:fldCharType="separate"/>
      </w:r>
      <w:r w:rsidR="00016735">
        <w:rPr>
          <w:rFonts w:eastAsia="DengXian"/>
          <w:noProof/>
          <w:lang w:val="en-GB"/>
        </w:rPr>
        <w:t>(Cao et al., 2011)</w:t>
      </w:r>
      <w:r w:rsidR="003E7C11" w:rsidRPr="003862D0">
        <w:rPr>
          <w:rFonts w:eastAsia="DengXian"/>
          <w:lang w:val="en-GB"/>
        </w:rPr>
        <w:fldChar w:fldCharType="end"/>
      </w:r>
      <w:r w:rsidR="003E7C11" w:rsidRPr="003862D0">
        <w:rPr>
          <w:rFonts w:eastAsia="DengXian"/>
          <w:lang w:val="en-GB"/>
        </w:rPr>
        <w:t xml:space="preserve">. </w:t>
      </w:r>
      <w:r w:rsidR="003E7C11" w:rsidRPr="003862D0">
        <w:rPr>
          <w:lang w:val="en-GB"/>
        </w:rPr>
        <w:t>Notwithstanding a decline in atmospheric CO</w:t>
      </w:r>
      <w:r w:rsidR="003E7C11" w:rsidRPr="003862D0">
        <w:rPr>
          <w:vertAlign w:val="subscript"/>
          <w:lang w:val="en-GB"/>
        </w:rPr>
        <w:t>2</w:t>
      </w:r>
      <w:r w:rsidR="003E7C11" w:rsidRPr="003862D0">
        <w:rPr>
          <w:lang w:val="en-GB"/>
        </w:rPr>
        <w:t>, global mean thermosteric sea level would continue to rise. When atmospheric CO</w:t>
      </w:r>
      <w:r w:rsidR="003E7C11" w:rsidRPr="003862D0">
        <w:rPr>
          <w:vertAlign w:val="subscript"/>
          <w:lang w:val="en-GB"/>
        </w:rPr>
        <w:t>2</w:t>
      </w:r>
      <w:r w:rsidR="003E7C11" w:rsidRPr="003862D0">
        <w:rPr>
          <w:lang w:val="en-GB"/>
        </w:rPr>
        <w:t xml:space="preserve"> returns to</w:t>
      </w:r>
      <w:r w:rsidR="00CE0B22" w:rsidRPr="00CE0B22">
        <w:rPr>
          <w:lang w:val="en-GB"/>
        </w:rPr>
        <w:t xml:space="preserve"> </w:t>
      </w:r>
      <w:r w:rsidR="00CE0B22">
        <w:rPr>
          <w:lang w:val="en-GB"/>
        </w:rPr>
        <w:t>the piControl</w:t>
      </w:r>
      <w:r w:rsidR="00CE0B22" w:rsidRPr="003862D0">
        <w:rPr>
          <w:lang w:val="en-GB"/>
        </w:rPr>
        <w:t xml:space="preserve"> </w:t>
      </w:r>
      <w:r w:rsidR="004D176A" w:rsidRPr="003862D0">
        <w:rPr>
          <w:lang w:val="en-GB"/>
        </w:rPr>
        <w:t>level</w:t>
      </w:r>
      <w:r w:rsidR="003E7C11" w:rsidRPr="003862D0">
        <w:rPr>
          <w:lang w:val="en-GB"/>
        </w:rPr>
        <w:t>, global mean thermosteric sea level is higher than its value at peak CO</w:t>
      </w:r>
      <w:r w:rsidR="003E7C11" w:rsidRPr="003862D0">
        <w:rPr>
          <w:vertAlign w:val="subscript"/>
          <w:lang w:val="en-GB"/>
        </w:rPr>
        <w:t>2</w:t>
      </w:r>
      <w:r w:rsidR="003E7C11" w:rsidRPr="003862D0">
        <w:rPr>
          <w:lang w:val="en-GB"/>
        </w:rPr>
        <w:t xml:space="preserve"> (</w:t>
      </w:r>
      <w:r w:rsidR="00FA6D4F" w:rsidRPr="003862D0">
        <w:rPr>
          <w:lang w:val="en-GB"/>
        </w:rPr>
        <w:t>Figure 4.37</w:t>
      </w:r>
      <w:r w:rsidR="003E7C11" w:rsidRPr="003862D0">
        <w:rPr>
          <w:lang w:val="en-GB"/>
        </w:rPr>
        <w:t xml:space="preserve">), and it is </w:t>
      </w:r>
      <w:r w:rsidR="003E7C11" w:rsidRPr="003862D0">
        <w:rPr>
          <w:i/>
          <w:lang w:val="en-GB"/>
        </w:rPr>
        <w:t>likely</w:t>
      </w:r>
      <w:r w:rsidR="003E7C11" w:rsidRPr="003862D0">
        <w:rPr>
          <w:lang w:val="en-GB"/>
        </w:rPr>
        <w:t xml:space="preserve"> that thermosteric global sea level would not return to</w:t>
      </w:r>
      <w:del w:id="4198" w:author="Sara M Tuson" w:date="2021-07-15T20:28:00Z">
        <w:r w:rsidR="003E7C11" w:rsidRPr="003862D0" w:rsidDel="00092429">
          <w:rPr>
            <w:lang w:val="en-GB"/>
          </w:rPr>
          <w:delText xml:space="preserve"> </w:delText>
        </w:r>
        <w:r w:rsidR="00CE0B22" w:rsidRPr="00CE0B22" w:rsidDel="00092429">
          <w:rPr>
            <w:lang w:val="en-GB"/>
          </w:rPr>
          <w:delText xml:space="preserve"> </w:delText>
        </w:r>
      </w:del>
      <w:ins w:id="4199" w:author="Sara M Tuson" w:date="2021-07-15T20:28:00Z">
        <w:r w:rsidR="00092429">
          <w:rPr>
            <w:lang w:val="en-GB"/>
          </w:rPr>
          <w:t xml:space="preserve"> </w:t>
        </w:r>
      </w:ins>
      <w:r w:rsidR="00CE0B22">
        <w:rPr>
          <w:lang w:val="en-GB"/>
        </w:rPr>
        <w:t>piControl</w:t>
      </w:r>
      <w:r w:rsidR="00CE0B22" w:rsidRPr="003862D0">
        <w:rPr>
          <w:lang w:val="en-GB"/>
        </w:rPr>
        <w:t xml:space="preserve"> </w:t>
      </w:r>
      <w:r w:rsidR="003E7C11" w:rsidRPr="003862D0">
        <w:rPr>
          <w:lang w:val="en-GB"/>
        </w:rPr>
        <w:t>levels for over 1000 years after atmospheric CO</w:t>
      </w:r>
      <w:r w:rsidR="003E7C11" w:rsidRPr="003862D0">
        <w:rPr>
          <w:vertAlign w:val="subscript"/>
          <w:lang w:val="en-GB"/>
        </w:rPr>
        <w:t>2</w:t>
      </w:r>
      <w:r w:rsidR="003E7C11" w:rsidRPr="003862D0">
        <w:rPr>
          <w:lang w:val="en-GB"/>
        </w:rPr>
        <w:t xml:space="preserve"> is restored to </w:t>
      </w:r>
      <w:r w:rsidR="00CE0B22">
        <w:rPr>
          <w:lang w:val="en-GB"/>
        </w:rPr>
        <w:t>piControl</w:t>
      </w:r>
      <w:r w:rsidR="00CE0B22" w:rsidRPr="003862D0">
        <w:rPr>
          <w:lang w:val="en-GB"/>
        </w:rPr>
        <w:t xml:space="preserve"> </w:t>
      </w:r>
      <w:r w:rsidR="003E7C11" w:rsidRPr="003862D0">
        <w:rPr>
          <w:lang w:val="en-GB"/>
        </w:rPr>
        <w:t>concentration</w:t>
      </w:r>
      <w:r w:rsidR="004D176A" w:rsidRPr="003862D0">
        <w:rPr>
          <w:lang w:val="en-GB"/>
        </w:rPr>
        <w:t>s</w:t>
      </w:r>
      <w:r w:rsidR="003E7C11" w:rsidRPr="003862D0">
        <w:rPr>
          <w:lang w:val="en-GB"/>
        </w:rPr>
        <w:t xml:space="preserve"> </w:t>
      </w:r>
      <w:r w:rsidR="003E7C11" w:rsidRPr="003862D0">
        <w:rPr>
          <w:lang w:val="en-GB"/>
        </w:rPr>
        <w:fldChar w:fldCharType="begin" w:fldLock="1"/>
      </w:r>
      <w:r w:rsidR="004B7E49">
        <w:rPr>
          <w:lang w:val="en-GB"/>
        </w:rPr>
        <w:instrText>ADDIN CSL_CITATION { "citationItems" : [ { "id" : "ITEM-1",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"id" : "ITEM-2", "itemData" : { "DOI" : "10.5194/esd-9-197-2018", "ISSN" : "2190-4987", "abstract" : "Abstract. In the Paris Agreement in 2015 countries agreed on holding global mean surface air warming to well below 2 \u00b0C above pre-industrial levels, but the emission reduction pledges under that agreement are not ambitious enough to meet this target. Therefore, the question arises of whether restoring global warming to this target after exceeding it by artificially removing CO2 from the atmosphere is possible. One important aspect is the reversibility of ocean heat uptake and associated sea level rise, which have very long (centennial to millennial) response timescales. In this study the response of sea level rise due to thermal expansion to a 1 % yearly increase of atmospheric CO2 up to a quadrupling of the pre-industrial concentration followed by a 1 % yearly decline back to the pre-industrial CO2 concentration is examined using the University of Victoria Earth System Climate Model (UVic ESCM). We find that global mean thermosteric sea level (GMTSL) continues to rise for several decades after atmospheric CO2 starts to decline and does not return to pre-industrial levels for over 1000 years after atmospheric CO2 is restored to the pre-industrial concentration. This finding is independent of the strength of vertical sub-grid-scale ocean mixing implemented in the model. Furthermore, GMTSL rises faster than it declines in response to a symmetric rise and decline in atmospheric CO2 concentration partly because the deep ocean continues to warm for centuries after atmospheric CO2 returns to the pre-industrial concentration. Both GMTSL rise and decline rates increase with increasing vertical ocean mixing. Exceptions from this behaviour arise if the overturning circulations in the North Atlantic and Southern Ocean intensify beyond pre-industrial levels in model versions with lower vertical mixing, which leads to rapid cooling of the deep ocean.", "author" : [ { "dropping-particle" : "", "family" : "Ehlert", "given" : "Dana", "non-dropping-particle" : "", "parse-names" : false, "suffix" : "" }, { "dropping-particle" : "", "family" : "Zickfeld", "given" : "Kirsten", "non-dropping-particle" : "", "parse-names" : false, "suffix" : "" } ], "container-title" : "Earth System Dynamics", "id" : "ITEM-2", "issue" : "1", "issued" : { "date-parts" : [ [ "2018", "3", "5" ] ] }, "page" : "197-210", "title" : "Irreversible ocean thermal expansion under carbon dioxide removal", "translator" : [ { "dropping-particle" : "", "family" : "K3011", "given" : "", "non-dropping-particle" : "", "parse-names" : false, "suffix" : "" } ], "type" : "article-journal", "volume" : "9" }, "uris" : [ "http://www.mendeley.com/documents/?uuid=92885e62-7212-404d-94bd-952f79b2b656" ] } ], "mendeley" : { "formattedCitation" : "(Tokarska and Zickfeld, 2015; Ehlert and Zickfeld, 2018)", "plainTextFormattedCitation" : "(Tokarska and Zickfeld, 2015; Ehlert and Zickfeld, 2018)", "previouslyFormattedCitation" : "(Tokarska and Zickfeld, 2015; Ehlert and Zickfeld, 2018)" }, "properties" : { "noteIndex" : 0 }, "schema" : "https://github.com/citation-style-language/schema/raw/master/csl-citation.json" }</w:instrText>
      </w:r>
      <w:r w:rsidR="003E7C11" w:rsidRPr="003862D0">
        <w:rPr>
          <w:lang w:val="en-GB"/>
        </w:rPr>
        <w:fldChar w:fldCharType="separate"/>
      </w:r>
      <w:r w:rsidR="00016735">
        <w:rPr>
          <w:noProof/>
          <w:lang w:val="en-GB"/>
        </w:rPr>
        <w:t>(Tokarska and Zickfeld, 2015; Ehlert and Zickfeld, 2018)</w:t>
      </w:r>
      <w:r w:rsidR="003E7C11" w:rsidRPr="003862D0">
        <w:rPr>
          <w:lang w:val="en-GB"/>
        </w:rPr>
        <w:fldChar w:fldCharType="end"/>
      </w:r>
      <w:r w:rsidR="003E7C11" w:rsidRPr="003862D0">
        <w:rPr>
          <w:lang w:val="en-GB"/>
        </w:rPr>
        <w:t xml:space="preserve">. Therefore, </w:t>
      </w:r>
      <w:bookmarkStart w:id="4200" w:name="_Hlk44677135"/>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008A7C64" w:rsidRPr="003862D0">
        <w:rPr>
          <w:lang w:val="en-GB"/>
        </w:rPr>
        <w:t>sea</w:t>
      </w:r>
      <w:del w:id="4201" w:author="Ian Blenkinsop" w:date="2021-07-27T16:06:00Z">
        <w:r w:rsidR="008A7C64" w:rsidRPr="003862D0" w:rsidDel="006629B6">
          <w:rPr>
            <w:lang w:val="en-GB"/>
          </w:rPr>
          <w:delText>-</w:delText>
        </w:r>
      </w:del>
      <w:ins w:id="4202" w:author="Ian Blenkinsop" w:date="2021-07-27T16:06:00Z">
        <w:r w:rsidR="006629B6">
          <w:rPr>
            <w:lang w:val="en-GB"/>
          </w:rPr>
          <w:t xml:space="preserve"> </w:t>
        </w:r>
      </w:ins>
      <w:r w:rsidR="008A7C64" w:rsidRPr="003862D0">
        <w:rPr>
          <w:lang w:val="en-GB"/>
        </w:rPr>
        <w:t>level rise</w:t>
      </w:r>
      <w:r w:rsidR="003E7C11" w:rsidRPr="003862D0">
        <w:rPr>
          <w:lang w:val="en-GB"/>
        </w:rPr>
        <w:t xml:space="preserve"> will not be reversed by CDR at least for several centuries </w:t>
      </w:r>
      <w:bookmarkEnd w:id="4200"/>
      <w:del w:id="4203" w:author="Sara M Tuson" w:date="2021-07-20T20:24:00Z">
        <w:r w:rsidR="003E7C11" w:rsidRPr="003862D0" w:rsidDel="00E56899">
          <w:rPr>
            <w:lang w:val="en-GB"/>
          </w:rPr>
          <w:delText>(</w:delText>
        </w:r>
      </w:del>
      <w:del w:id="4204" w:author="Sara M Tuson" w:date="2021-07-15T14:47:00Z">
        <w:r w:rsidR="00E7379D" w:rsidRPr="003862D0" w:rsidDel="00097141">
          <w:rPr>
            <w:lang w:val="en-GB"/>
          </w:rPr>
          <w:delText xml:space="preserve">see </w:delText>
        </w:r>
        <w:r w:rsidR="004D176A" w:rsidRPr="003862D0" w:rsidDel="00097141">
          <w:rPr>
            <w:lang w:val="en-GB"/>
          </w:rPr>
          <w:delText xml:space="preserve">also </w:delText>
        </w:r>
      </w:del>
      <w:r w:rsidR="00E7379D" w:rsidRPr="003862D0">
        <w:rPr>
          <w:lang w:val="en-GB"/>
        </w:rPr>
        <w:t>Chapter 9</w:t>
      </w:r>
      <w:del w:id="4205" w:author="Sara M Tuson" w:date="2021-07-20T20:24:00Z">
        <w:r w:rsidR="00E7379D" w:rsidRPr="003862D0" w:rsidDel="00E56899">
          <w:rPr>
            <w:lang w:val="en-GB"/>
          </w:rPr>
          <w:delText>,</w:delText>
        </w:r>
      </w:del>
      <w:r w:rsidR="00E7379D" w:rsidRPr="003862D0">
        <w:rPr>
          <w:lang w:val="en-GB"/>
        </w:rPr>
        <w:t xml:space="preserve"> </w:t>
      </w:r>
      <w:ins w:id="4206" w:author="Sara M Tuson" w:date="2021-07-20T20:24:00Z">
        <w:r w:rsidR="00E56899">
          <w:rPr>
            <w:lang w:val="en-GB"/>
          </w:rPr>
          <w:t>(</w:t>
        </w:r>
      </w:ins>
      <w:r w:rsidR="00BA2347" w:rsidRPr="003862D0">
        <w:rPr>
          <w:lang w:val="en-GB"/>
        </w:rPr>
        <w:t>Section</w:t>
      </w:r>
      <w:r w:rsidR="003E7C11" w:rsidRPr="003862D0">
        <w:rPr>
          <w:lang w:val="en-GB"/>
        </w:rPr>
        <w:t xml:space="preserve"> 9.6.3.5</w:t>
      </w:r>
      <w:r w:rsidR="00E7379D" w:rsidRPr="003862D0">
        <w:rPr>
          <w:lang w:val="en-GB"/>
        </w:rPr>
        <w:t>)</w:t>
      </w:r>
      <w:r w:rsidR="003E7C11" w:rsidRPr="003862D0">
        <w:rPr>
          <w:lang w:val="en-GB"/>
        </w:rPr>
        <w:t xml:space="preserve">. </w:t>
      </w:r>
      <w:r w:rsidR="00E7379D" w:rsidRPr="003862D0">
        <w:rPr>
          <w:lang w:val="en-GB"/>
        </w:rPr>
        <w:t>A</w:t>
      </w:r>
      <w:r w:rsidR="003E7C11" w:rsidRPr="003862D0">
        <w:rPr>
          <w:lang w:val="en-GB"/>
        </w:rPr>
        <w:t xml:space="preserve"> comparison of different models show</w:t>
      </w:r>
      <w:r w:rsidR="00031242" w:rsidRPr="003862D0">
        <w:rPr>
          <w:lang w:val="en-GB"/>
        </w:rPr>
        <w:t>s</w:t>
      </w:r>
      <w:r w:rsidR="003E7C11" w:rsidRPr="003862D0">
        <w:rPr>
          <w:lang w:val="en-GB"/>
        </w:rPr>
        <w:t xml:space="preserve"> recovery of AMOC intensity during net negative CO</w:t>
      </w:r>
      <w:r w:rsidR="003E7C11" w:rsidRPr="003862D0">
        <w:rPr>
          <w:vertAlign w:val="subscript"/>
          <w:lang w:val="en-GB"/>
        </w:rPr>
        <w:t>2</w:t>
      </w:r>
      <w:r w:rsidR="003E7C11" w:rsidRPr="003862D0">
        <w:rPr>
          <w:lang w:val="en-GB"/>
        </w:rPr>
        <w:t xml:space="preserve"> emissions, but the results are model dependent</w:t>
      </w:r>
      <w:del w:id="4207" w:author="Sara M Tuson" w:date="2021-07-15T20:28:00Z">
        <w:r w:rsidR="003E7C11" w:rsidRPr="003862D0" w:rsidDel="00092429">
          <w:rPr>
            <w:lang w:val="en-GB"/>
          </w:rPr>
          <w:delText xml:space="preserve">  </w:delText>
        </w:r>
      </w:del>
      <w:ins w:id="4208" w:author="Sara M Tuson" w:date="2021-07-15T20:28:00Z">
        <w:r w:rsidR="00092429">
          <w:rPr>
            <w:lang w:val="en-GB"/>
          </w:rPr>
          <w:t xml:space="preserve"> </w:t>
        </w:r>
      </w:ins>
      <w:r w:rsidR="003E7C11" w:rsidRPr="003862D0">
        <w:rPr>
          <w:lang w:val="en-GB"/>
        </w:rPr>
        <w:t xml:space="preserve">– strengthening with an overshoot in most models </w:t>
      </w:r>
      <w:commentRangeStart w:id="4209"/>
      <w:commentRangeStart w:id="4210"/>
      <w:r w:rsidR="003E7C11" w:rsidRPr="003862D0">
        <w:rPr>
          <w:lang w:val="en-GB"/>
        </w:rPr>
        <w:fldChar w:fldCharType="begin" w:fldLock="1"/>
      </w:r>
      <w:r w:rsidR="00615634">
        <w:rPr>
          <w:lang w:val="en-GB"/>
        </w:rPr>
        <w:instrText>ADDIN CSL_CITATION { "citationItems" : [ { "id" : "ITEM-1", "itemData" : { "DOI" : "10.1029/2011GL049998", "ISSN" : "00948276", "author" : [ { "dropping-particle" : "", "family" : "Wu", "given" : "Peili", "non-dropping-particle" : "", "parse-names" : false, "suffix" : "" }, { "dropping-particle" : "", "family" : "Jackson", "given" : "Laura", "non-dropping-particle" : "", "parse-names" : false, "suffix" : "" }, { "dropping-particle" : "", "family" : "Pardaens", "given" : "Anne", "non-dropping-particle" : "", "parse-names" : false, "suffix" : "" }, { "dropping-particle" : "", "family" : "Schaller", "given" : "Nathalie", "non-dropping-particle" : "", "parse-names" : false, "suffix" : "" } ], "container-title" : "Geophysical Research Letters", "id" : "ITEM-1", "issue" : "24", "issued" : { "date-parts" : [ [ "2011", "12", "28" ] ] }, "page" : "L24704", "publisher" : "Wiley Online Library", "title" : "Extended warming of the northern high latitudes due to an overshoot of the Atlantic meridional overturning circulation", "translator" : [ { "dropping-particle" : "", "family" : "K4586", "given" : "", "non-dropping-particle" : "", "parse-names" : false, "suffix" : "" } ], "type" : "article-journal", "volume" : "38" }, "uris" : [ "http://www.mendeley.com/documents/?uuid=6807f0f7-b819-4927-bf63-df4d4b8c0197" ] }, { "id" : "ITEM-2", "itemData" : { "author" : [ { "dropping-particle" : "", "family" : "Jackson", "given" : "L C", "non-dropping-particle" : "", "parse-names" : false, "suffix" : "" }, { "dropping-particle" : "", "family" : "Schaller", "given" : "N", "non-dropping-particle" : "", "parse-names" : false, "suffix" : "" }, { "dropping-particle" : "", "family" : "Smith", "given" : "Roy S", "non-dropping-particle" : "", "parse-names" : false, "suffix" : "" }, { "dropping-particle" : "", "family" : "Palmer", "given" : "M D", "non-dropping-particle" : "", "parse-names" : false, "suffix" : "" }, { "dropping-particle" : "", "family" : "Vellinga", "given" : "M", "non-dropping-particle" : "", "parse-names" : false, "suffix" : "" } ], "container-title" : "Climate dynamics", "id" : "ITEM-2", "issue" : "11-12", "issued" : { "date-parts" : [ [ "2014" ] ] }, "page" : "3323-3336", "publisher" : "Springer", "title" : "Response of the Atlantic meridional overturning circulation to a reversal of greenhouse gas increases", "translator" : [ { "dropping-particle" : "", "family" : "K4168", "given" : "", "non-dropping-particle" : "", "parse-names" : false, "suffix" : "" } ], "type" : "article-journal", "volume" : "42" }, "uris" : [ "http://www.mendeley.com/documents/?uuid=429d9501-9aa3-4526-a791-5ac0b33b7d82" ] } ], "mendeley" : { "formattedCitation" : "(Wu et al., 2011; Jackson et al., 2014)", "manualFormatting" : "(Jackson et al., 2014;)", "plainTextFormattedCitation" : "(Wu et al., 2011; Jackson et al., 2014)", "previouslyFormattedCitation" : "(Wu et al., 2011; Jackson et al., 2014)" }, "properties" : { "noteIndex" : 0 }, "schema" : "https://github.com/citation-style-language/schema/raw/master/csl-citation.json" }</w:instrText>
      </w:r>
      <w:r w:rsidR="003E7C11" w:rsidRPr="003862D0">
        <w:rPr>
          <w:lang w:val="en-GB"/>
        </w:rPr>
        <w:fldChar w:fldCharType="separate"/>
      </w:r>
      <w:r w:rsidR="00016735">
        <w:rPr>
          <w:noProof/>
          <w:lang w:val="en-GB"/>
        </w:rPr>
        <w:t>(Jackson et al., 2014;)</w:t>
      </w:r>
      <w:r w:rsidR="003E7C11" w:rsidRPr="003862D0">
        <w:rPr>
          <w:lang w:val="en-GB"/>
        </w:rPr>
        <w:fldChar w:fldCharType="end"/>
      </w:r>
      <w:commentRangeEnd w:id="4209"/>
      <w:r w:rsidR="00016735">
        <w:rPr>
          <w:rStyle w:val="CommentReference"/>
        </w:rPr>
        <w:commentReference w:id="4209"/>
      </w:r>
      <w:commentRangeEnd w:id="4210"/>
      <w:r w:rsidR="00326855">
        <w:rPr>
          <w:rStyle w:val="CommentReference"/>
        </w:rPr>
        <w:commentReference w:id="4210"/>
      </w:r>
      <w:r w:rsidR="003E7C11" w:rsidRPr="003862D0">
        <w:rPr>
          <w:lang w:val="en-GB"/>
        </w:rPr>
        <w:t xml:space="preserve"> and strengthening but not reaching the initial state in some models</w:t>
      </w:r>
      <w:r w:rsidR="00031242" w:rsidRPr="003862D0">
        <w:rPr>
          <w:lang w:val="en-GB"/>
        </w:rPr>
        <w:t xml:space="preserve"> </w:t>
      </w:r>
      <w:r w:rsidR="00031242" w:rsidRPr="003862D0">
        <w:rPr>
          <w:lang w:val="en-GB"/>
        </w:rPr>
        <w:fldChar w:fldCharType="begin" w:fldLock="1"/>
      </w:r>
      <w:r w:rsidR="00615634">
        <w:rPr>
          <w:lang w:val="en-GB"/>
        </w:rPr>
        <w:instrText>ADDIN CSL_CITATION { "citationItems" : [ { "id" : "ITEM-1", "itemData" : { "DOI" : "10.1007/s00382-014-2391-2", "ISSN" : "0930-7575", "author" : [ { "dropping-particle" : "", "family" : "Sgubin", "given" : "G", "non-dropping-particle" : "", "parse-names" : false, "suffix" : "" }, { "dropping-particle" : "", "family" : "Swingedouw", "given" : "D", "non-dropping-particle" : "", "parse-names" : false, "suffix" : "" }, { "dropping-particle" : "", "family" : "Drijfhout", "given" : "S", "non-dropping-particle" : "", "parse-names" : false, "suffix" : "" }, { "dropping-particle" : "", "family" : "Hagemann", "given" : "S", "non-dropping-particle" : "", "parse-names" : false, "suffix" : "" }, { "dropping-particle" : "", "family" : "Robertson", "given" : "E", "non-dropping-particle" : "", "parse-names" : false, "suffix" : "" } ], "container-title" : "Climate Dynamics", "id" : "ITEM-1", "issue" : "5-6", "issued" : { "date-parts" : [ [ "2015" ] ] }, "page" : "1429-1450", "title" : "Multimodel analysis on the response of the AMOC under an increase of radiative forcing and its symmetrical reversal", "translator" : [ { "dropping-particle" : "", "family" : "K4548", "given" : "", "non-dropping-particle" : "", "parse-names" : false, "suffix" : "" } ], "type" : "article-journal", "volume" : "45" }, "uris" : [ "http://www.mendeley.com/documents/?uuid=e65089c4-9919-49ee-ade0-e093a5075d2a", "http://www.mendeley.com/documents/?uuid=1a46c445-ea7f-4b3d-9f3a-4d44ebcaedb3" ] } ], "mendeley" : { "formattedCitation" : "(Sgubin et al., 2015)", "plainTextFormattedCitation" : "(Sgubin et al., 2015)", "previouslyFormattedCitation" : "(Sgubin et al., 2015)" }, "properties" : { "noteIndex" : 0 }, "schema" : "https://github.com/citation-style-language/schema/raw/master/csl-citation.json" }</w:instrText>
      </w:r>
      <w:r w:rsidR="00031242" w:rsidRPr="003862D0">
        <w:rPr>
          <w:lang w:val="en-GB"/>
        </w:rPr>
        <w:fldChar w:fldCharType="separate"/>
      </w:r>
      <w:r w:rsidR="00016735">
        <w:rPr>
          <w:noProof/>
          <w:lang w:val="en-GB"/>
        </w:rPr>
        <w:t>(Sgubin et al., 2015)</w:t>
      </w:r>
      <w:r w:rsidR="00031242" w:rsidRPr="003862D0">
        <w:rPr>
          <w:lang w:val="en-GB"/>
        </w:rPr>
        <w:fldChar w:fldCharType="end"/>
      </w:r>
      <w:r w:rsidR="003E7C11" w:rsidRPr="003862D0">
        <w:rPr>
          <w:lang w:val="en-GB"/>
        </w:rPr>
        <w:t>. The overall lag in response is qualitatively similar to the lagged climate system response in the overshoot scenario SSP5-34-OS where CO</w:t>
      </w:r>
      <w:r w:rsidR="003E7C11" w:rsidRPr="003862D0">
        <w:rPr>
          <w:vertAlign w:val="subscript"/>
          <w:lang w:val="en-GB"/>
        </w:rPr>
        <w:t>2</w:t>
      </w:r>
      <w:r w:rsidR="003E7C11" w:rsidRPr="003862D0">
        <w:rPr>
          <w:lang w:val="en-GB"/>
        </w:rPr>
        <w:t xml:space="preserve"> rises until 2062 and decreases thereafter </w:t>
      </w:r>
      <w:r w:rsidR="008F0615" w:rsidRPr="003862D0">
        <w:rPr>
          <w:lang w:val="en-GB"/>
        </w:rPr>
        <w:t>(</w:t>
      </w:r>
      <w:r w:rsidR="00FA6D4F" w:rsidRPr="003862D0">
        <w:rPr>
          <w:lang w:val="en-GB"/>
        </w:rPr>
        <w:t>Figure 4.34</w:t>
      </w:r>
      <w:r w:rsidR="008F0615" w:rsidRPr="003862D0">
        <w:rPr>
          <w:lang w:val="en-GB"/>
        </w:rPr>
        <w:t>)</w:t>
      </w:r>
      <w:r w:rsidR="003E7C11" w:rsidRPr="003862D0">
        <w:rPr>
          <w:lang w:val="en-GB"/>
        </w:rPr>
        <w:t xml:space="preserve"> The lag in climate response to CDR causes hysteresis between key climate variables such as temperature, precipitation, AMOC and sea level, and atmosphere CO</w:t>
      </w:r>
      <w:r w:rsidR="003E7C11" w:rsidRPr="003862D0">
        <w:rPr>
          <w:vertAlign w:val="subscript"/>
          <w:lang w:val="en-GB"/>
        </w:rPr>
        <w:t>2</w:t>
      </w:r>
      <w:r w:rsidR="003E7C11" w:rsidRPr="003862D0">
        <w:rPr>
          <w:lang w:val="en-GB"/>
        </w:rPr>
        <w:t xml:space="preserve"> with the hysteresis characteristics dependent on the rate of CDR and climate sensitivity</w:t>
      </w:r>
      <w:del w:id="4211" w:author="Robin Matthews" w:date="2021-06-18T17:23:00Z">
        <w:r w:rsidR="003E7C11" w:rsidRPr="003862D0" w:rsidDel="001D760D">
          <w:rPr>
            <w:lang w:val="en-GB"/>
          </w:rPr>
          <w:delText xml:space="preserve"> </w:delText>
        </w:r>
      </w:del>
      <w:bookmarkStart w:id="4212" w:name="_Hlk74929392"/>
      <w:ins w:id="4213" w:author="Robin Matthews" w:date="2021-06-18T17:23:00Z">
        <w:r w:rsidR="001D760D">
          <w:rPr>
            <w:lang w:val="en-GB"/>
          </w:rPr>
          <w:t xml:space="preserve"> </w:t>
        </w:r>
        <w:r w:rsidR="001D760D">
          <w:fldChar w:fldCharType="begin" w:fldLock="1"/>
        </w:r>
      </w:ins>
      <w:r w:rsidR="00CD3B49">
        <w:rPr>
          <w:lang w:val="en-US"/>
        </w:rPr>
        <w: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"id" : "ITEM-2",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"ITEM-2",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"(MacDougall, 2013; Jeltsch-Th\u00f6mmes et al., 2020)", "manualFormatting" : "(MacDougall, 2013b; Jeltsch-Th\u00f6mmes et al., 2020)", "plainTextFormattedCitation" : "(MacDougall, 2013; Jeltsch-Th\u00f6mmes et al., 2020)", "previouslyFormattedCitation" : "(MacDougall, 2013; Jeltsch-Th\u00f6mmes et al., 2020)" }, "properties" : { "noteIndex" : 0 }, "schema" : "https://github.com/citation-style-language/schema/raw/master/csl-citation.json" }</w:instrText>
      </w:r>
      <w:ins w:id="4214" w:author="Robin Matthews" w:date="2021-06-18T17:23:00Z">
        <w:r w:rsidR="001D760D">
          <w:fldChar w:fldCharType="separate"/>
        </w:r>
        <w:r w:rsidR="001D760D" w:rsidRPr="00AB33A7">
          <w:rPr>
            <w:noProof/>
          </w:rPr>
          <w:t>(MacDougall, 2013</w:t>
        </w:r>
        <w:r w:rsidR="00D34271">
          <w:rPr>
            <w:noProof/>
          </w:rPr>
          <w:t>b</w:t>
        </w:r>
        <w:r w:rsidR="001D760D" w:rsidRPr="00AB33A7">
          <w:rPr>
            <w:noProof/>
          </w:rPr>
          <w:t>; Jeltsch-Thömmes et al., 2020)</w:t>
        </w:r>
        <w:r w:rsidR="001D760D">
          <w:fldChar w:fldCharType="end"/>
        </w:r>
      </w:ins>
      <w:del w:id="4215" w:author="Robin Matthews" w:date="2021-06-18T17:23:00Z">
        <w:r w:rsidR="003E7C11" w:rsidRPr="003862D0" w:rsidDel="001D760D">
          <w:rPr>
            <w:lang w:val="en-GB"/>
          </w:rPr>
          <w:fldChar w:fldCharType="begin" w:fldLock="1"/>
        </w:r>
        <w:r w:rsidR="00741A83" w:rsidDel="001D760D">
          <w:rPr>
            <w:lang w:val="en-GB"/>
          </w:rPr>
          <w:delInstrText>ADDIN CSL_CITATION { "citationItems" : [ { "id" : "ITEM-1", "itemData" : { "author" : [ { "dropping-particle" : "", "family" : "MacDougall", "given" : "Andrew H", "non-dropping-particle" : "", "parse-names" : false, "suffix" : "" } ], "container-title" : "Geophysical Research Letters", "id" : "ITEM-1", "issue" : "20", "issued" : { "date-parts" : [ [ "2013" ] ] }, "page" : "5480-5485", "publisher" : "Wiley Online Library", "title" : "Reversing climate warming by artificial atmospheric carbon-dioxide removal: Can a Holocene-like climate be restored?", "translator" : [ { "dropping-particle" : "", "family" : "K4146", "given" : "", "non-dropping-particle" : "", "parse-names" : false, "suffix" : "" } ], "type" : "article-journal", "volume" : "40" }, "uris" : [ "http://www.mendeley.com/documents/?uuid=61e33bf9-2b30-4779-88d9-550bdb56438e" ] } ], "mendeley" : { "formattedCitation" : "(MacDougall, 2013)", "plainTextFormattedCitation" : "(MacDougall, 2013)", "previouslyFormattedCitation" : "(MacDougall, 2013)" }, "properties" : { "noteIndex" : 0 }, "schema" : "https://github.com/citation-style-language/schema/raw/master/csl-citation.json" }</w:delInstrText>
        </w:r>
        <w:r w:rsidR="003E7C11" w:rsidRPr="003862D0" w:rsidDel="001D760D">
          <w:rPr>
            <w:lang w:val="en-GB"/>
          </w:rPr>
          <w:fldChar w:fldCharType="separate"/>
        </w:r>
        <w:r w:rsidR="00016735" w:rsidDel="001D760D">
          <w:rPr>
            <w:noProof/>
            <w:lang w:val="en-GB"/>
          </w:rPr>
          <w:delText>(MacDougall, 2013)</w:delText>
        </w:r>
        <w:r w:rsidR="003E7C11" w:rsidRPr="003862D0" w:rsidDel="001D760D">
          <w:rPr>
            <w:lang w:val="en-GB"/>
          </w:rPr>
          <w:fldChar w:fldCharType="end"/>
        </w:r>
        <w:r w:rsidR="003E7C11" w:rsidRPr="003862D0" w:rsidDel="001D760D">
          <w:rPr>
            <w:lang w:val="en-GB"/>
          </w:rPr>
          <w:delText xml:space="preserve"> </w:delText>
        </w:r>
        <w:r w:rsidR="003E7C11" w:rsidRPr="003862D0" w:rsidDel="001D760D">
          <w:rPr>
            <w:lang w:val="en-GB"/>
          </w:rPr>
          <w:fldChar w:fldCharType="begin" w:fldLock="1"/>
        </w:r>
        <w:r w:rsidR="00615634" w:rsidDel="001D760D">
          <w:rPr>
            <w:lang w:val="en-GB"/>
          </w:rPr>
          <w:delInstrText>ADDIN CSL_CITATION { "citationItems" : [ { "id" : "ITEM-1", "itemData" : { "DOI" : "10.1088/1748-9326/abc4af", "ISSN" : "1748-9326", "abstract" : "Carbon dioxide removal (CDR) from the atmosphere is part of all emission scenarios of the IPCC that limit global warming to below 1.5\u25cbC. Here, we investigate hysteresis characteristics in 4\u00d7pre-industrial atmospheric CO2 concentration scenarios with exponentially increasing and decreasing CO2 using the Bern3D-LPX Earth system model of intermediate complexity. The equilibrium climate sensitivity (ECS) and the rate of CDR are systematically varied. Hysteresis is quantified as the difference in a variable between the up and down pathway at identical cumulative carbon emissions. Typically, hysteresis increases non-linearly with increasing ECS, while its dependency on the CDR rate varies across variables. Large hysteresis is found for global surface air temperature (\u2206SAT), upper ocean heat content, ocean deoxygenation, and acidification. We find distinct spatial patterns of hysteresis: \u2206SAT exhibits strong polar amplification, hysteresis in O2 is both positive and negative depending on the interplay between changes in remineralization of organic matter and ventilation. Due to hysteresis, sustained negative emissions are required to return to and keep a CO2 and warming target, particularly for high climate sensitivities and the large overshoot scenario considered here. Our results suggest, that not emitting carbon in the first place is preferable over carbon dioxide removal, even if technologies would exist to efficiently remove CO2 from the atmosphere and store it away safely.", "author" : [ { "dropping-particle" : "", "family" : "Jeltsch-Th\u00f6mmes", "given" : "Aurich", "non-dropping-particle" : "", "parse-names" : false, "suffix" : "" }, { "dropping-particle" : "", "family" : "Stocker", "given" : "Thomas F", "non-dropping-particle" : "", "parse-names" : false, "suffix" : "" }, { "dropping-particle" : "", "family" : "Joos", "given" : "Fortunat", "non-dropping-particle" : "", "parse-names" : false, "suffix" : "" } ], "container-title" : "Environmental Research Letters", "id" : "ITEM-1", "issue" : "12", "issued" : { "date-parts" : [ [ "2020", "12", "4" ] ] }, "page" : "124026", "title" : "Hysteresis of the Earth system under positive and negative CO2 emissions", "translator" : [ { "dropping-particle" : "", "family" : "K5054", "given" : "", "non-dropping-particle" : "", "parse-names" : false, "suffix" : "" } ], "type" : "article-journal", "volume" : "15" }, "uris" : [ "http://www.mendeley.com/documents/?uuid=29f8334c-eb9b-4df5-b0da-c99a7132a7ae", "http://www.mendeley.com/documents/?uuid=e275a15c-2021-438d-9eef-7608a313c03a" ] } ], "mendeley" : { "formattedCitation" : "(Jeltsch-Th\u00f6mmes et al., 2020)", "plainTextFormattedCitation" : "(Jeltsch-Th\u00f6mmes et al., 2020)", "previouslyFormattedCitation" : "(Jeltsch-Th\u00f6mmes et al., 2020)" }, "properties" : { "noteIndex" : 0 }, "schema" : "https://github.com/citation-style-language/schema/raw/master/csl-citation.json" }</w:delInstrText>
        </w:r>
        <w:r w:rsidR="003E7C11" w:rsidRPr="003862D0" w:rsidDel="001D760D">
          <w:rPr>
            <w:lang w:val="en-GB"/>
          </w:rPr>
          <w:fldChar w:fldCharType="separate"/>
        </w:r>
        <w:r w:rsidR="00016735" w:rsidDel="001D760D">
          <w:rPr>
            <w:noProof/>
            <w:lang w:val="en-GB"/>
          </w:rPr>
          <w:delText>(Jeltsch-Thömmes et al., 2020)</w:delText>
        </w:r>
        <w:r w:rsidR="003E7C11" w:rsidRPr="003862D0" w:rsidDel="001D760D">
          <w:rPr>
            <w:lang w:val="en-GB"/>
          </w:rPr>
          <w:fldChar w:fldCharType="end"/>
        </w:r>
      </w:del>
      <w:bookmarkEnd w:id="4212"/>
      <w:r w:rsidR="003E7C11" w:rsidRPr="003862D0">
        <w:rPr>
          <w:lang w:val="en-GB"/>
        </w:rPr>
        <w:t>.</w:t>
      </w:r>
    </w:p>
    <w:p w14:paraId="50946260" w14:textId="28F1C5D7" w:rsidR="003E7C11" w:rsidRPr="003862D0" w:rsidRDefault="003E7C11" w:rsidP="003E7C11">
      <w:pPr>
        <w:pStyle w:val="AR6BodyText"/>
        <w:rPr>
          <w:lang w:val="en-GB"/>
        </w:rPr>
      </w:pPr>
    </w:p>
    <w:p w14:paraId="6F1D6D26" w14:textId="69FC59D8" w:rsidR="003E7C11" w:rsidRPr="003862D0" w:rsidRDefault="003E7C11" w:rsidP="003E7C11">
      <w:pPr>
        <w:pStyle w:val="AR6BodyText"/>
        <w:rPr>
          <w:rFonts w:eastAsia="MyriadPro-Regular"/>
          <w:lang w:val="en-GB"/>
        </w:rPr>
      </w:pPr>
      <w:r w:rsidRPr="003862D0">
        <w:rPr>
          <w:lang w:val="en-GB"/>
        </w:rPr>
        <w:t xml:space="preserve">Termination of CDR refers to a sudden and sustained discontinuation of CDR deployment (see </w:t>
      </w:r>
      <w:r w:rsidR="00BA2347" w:rsidRPr="003862D0">
        <w:rPr>
          <w:lang w:val="en-GB"/>
        </w:rPr>
        <w:t>Section</w:t>
      </w:r>
      <w:r w:rsidRPr="003862D0">
        <w:rPr>
          <w:lang w:val="en-GB"/>
        </w:rPr>
        <w:t xml:space="preserve"> 4.6.3.3 for termination effects of SRM).</w:t>
      </w:r>
      <w:r w:rsidR="004D176A" w:rsidRPr="003862D0">
        <w:rPr>
          <w:lang w:val="en-GB"/>
        </w:rPr>
        <w:t xml:space="preserve"> </w:t>
      </w:r>
      <w:r w:rsidRPr="003862D0">
        <w:rPr>
          <w:lang w:val="en-GB"/>
        </w:rPr>
        <w:t>The literature on the termination effects of CDR is limited</w:t>
      </w:r>
      <w:r w:rsidR="0018536A" w:rsidRPr="003862D0">
        <w:rPr>
          <w:lang w:val="en-GB"/>
        </w:rPr>
        <w:t>,</w:t>
      </w:r>
      <w:r w:rsidRPr="003862D0">
        <w:rPr>
          <w:lang w:val="en-GB"/>
        </w:rPr>
        <w:t xml:space="preserve"> mostly consider</w:t>
      </w:r>
      <w:r w:rsidR="0018536A" w:rsidRPr="003862D0">
        <w:rPr>
          <w:lang w:val="en-GB"/>
        </w:rPr>
        <w:t>ing</w:t>
      </w:r>
      <w:r w:rsidRPr="003862D0">
        <w:rPr>
          <w:lang w:val="en-GB"/>
        </w:rPr>
        <w:t xml:space="preserve"> scenarios where CDR implementation is explicit and does not result in net negative CO</w:t>
      </w:r>
      <w:r w:rsidRPr="003862D0">
        <w:rPr>
          <w:vertAlign w:val="subscript"/>
          <w:lang w:val="en-GB"/>
        </w:rPr>
        <w:t xml:space="preserve">2 </w:t>
      </w:r>
      <w:r w:rsidRPr="003862D0">
        <w:rPr>
          <w:lang w:val="en-GB"/>
        </w:rPr>
        <w:t xml:space="preserve">emissions </w:t>
      </w:r>
      <w:r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"id" : "ITEM-2",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"ITEM-2",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"(Keller et al., 2014; Gonz\u00e1lez et al., 2018)", "plainTextFormattedCitation" : "(Keller et al., 2014; Gonz\u00e1lez et al., 2018)", "previouslyFormattedCitation" : "(Keller et al., 2014; Gonz\u00e1lez et al., 2018)" }, "properties" : { "noteIndex" : 0 }, "schema" : "https://github.com/citation-style-language/schema/raw/master/csl-citation.json" }</w:instrText>
      </w:r>
      <w:r w:rsidRPr="003862D0">
        <w:rPr>
          <w:lang w:val="en-GB"/>
        </w:rPr>
        <w:fldChar w:fldCharType="separate"/>
      </w:r>
      <w:r w:rsidR="00016735">
        <w:rPr>
          <w:noProof/>
          <w:lang w:val="en-GB"/>
        </w:rPr>
        <w:t>(Keller et al., 2014; González et al., 2018)</w:t>
      </w:r>
      <w:r w:rsidRPr="003862D0">
        <w:rPr>
          <w:lang w:val="en-GB"/>
        </w:rPr>
        <w:fldChar w:fldCharType="end"/>
      </w:r>
      <w:r w:rsidRPr="003862D0">
        <w:rPr>
          <w:lang w:val="en-GB"/>
        </w:rPr>
        <w:t>.</w:t>
      </w:r>
      <w:r w:rsidRPr="003862D0">
        <w:rPr>
          <w:color w:val="323130"/>
          <w:bdr w:val="none" w:sz="0" w:space="0" w:color="auto" w:frame="1"/>
          <w:lang w:val="en-GB"/>
        </w:rPr>
        <w:t xml:space="preserve"> </w:t>
      </w:r>
      <w:r w:rsidRPr="003862D0">
        <w:rPr>
          <w:lang w:val="en-GB"/>
        </w:rPr>
        <w:t xml:space="preserve">In simulations where CDR is applied on the RCP8.5 scenario </w:t>
      </w:r>
      <w:r w:rsidRPr="003862D0">
        <w:rPr>
          <w:color w:val="000000"/>
          <w:lang w:val="en-GB"/>
        </w:rPr>
        <w:t>at scales as large as currently deemed possible,</w:t>
      </w:r>
      <w:r w:rsidRPr="003862D0">
        <w:rPr>
          <w:lang w:val="en-GB"/>
        </w:rPr>
        <w:t xml:space="preserve"> the increase in global mean warming rates following CDR termination are relatively small in </w:t>
      </w:r>
      <w:r w:rsidR="00870143" w:rsidRPr="003862D0">
        <w:rPr>
          <w:lang w:val="en-GB"/>
        </w:rPr>
        <w:t>comparison</w:t>
      </w:r>
      <w:r w:rsidRPr="003862D0">
        <w:rPr>
          <w:lang w:val="en-GB"/>
        </w:rPr>
        <w:t xml:space="preserve"> to SRM termination </w:t>
      </w:r>
      <w:r w:rsidRPr="003862D0">
        <w:rPr>
          <w:lang w:val="en-GB"/>
        </w:rPr>
        <w:fldChar w:fldCharType="begin" w:fldLock="1"/>
      </w:r>
      <w:r w:rsidR="00615634">
        <w:rPr>
          <w:lang w:val="en-GB"/>
        </w:rPr>
        <w:instrText>ADDIN CSL_CITATION { "citationItems" : [ { "id" : "ITEM-1", "itemData" : { "DOI" : "10.1038/ncomms4304", "ISSN" : "2041-1723",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"K4106", "given" : "", "non-dropping-particle" : "", "parse-names" : false, "suffix" : "" } ], "type" : "article-journal", "volume" : "5" }, "uris" : [ "http://www.mendeley.com/documents/?uuid=e965fdd9-f027-404e-837b-8dca56c14c13" ] } ], "mendeley" : { "formattedCitation" : "(Keller et al., 2014)", "plainTextFormattedCitation" : "(Keller et al., 2014)", "previouslyFormattedCitation" : "(Keller et al., 2014)" }, "properties" : { "noteIndex" : 0 }, "schema" : "https://github.com/citation-style-language/schema/raw/master/csl-citation.json" }</w:instrText>
      </w:r>
      <w:r w:rsidRPr="003862D0">
        <w:rPr>
          <w:lang w:val="en-GB"/>
        </w:rPr>
        <w:fldChar w:fldCharType="separate"/>
      </w:r>
      <w:r w:rsidR="00016735">
        <w:rPr>
          <w:noProof/>
          <w:lang w:val="en-GB"/>
        </w:rPr>
        <w:t>(Keller et al., 2014)</w:t>
      </w:r>
      <w:r w:rsidRPr="003862D0">
        <w:rPr>
          <w:lang w:val="en-GB"/>
        </w:rPr>
        <w:fldChar w:fldCharType="end"/>
      </w:r>
      <w:r w:rsidRPr="003862D0">
        <w:rPr>
          <w:lang w:val="en-GB"/>
        </w:rPr>
        <w:t xml:space="preserve">. The exception is artificial ocean upwelling where surface cooling is mainly caused by bringing cold water from </w:t>
      </w:r>
      <w:r w:rsidR="0018536A" w:rsidRPr="003862D0">
        <w:rPr>
          <w:lang w:val="en-GB"/>
        </w:rPr>
        <w:t xml:space="preserve">the </w:t>
      </w:r>
      <w:r w:rsidRPr="003862D0">
        <w:rPr>
          <w:lang w:val="en-GB"/>
        </w:rPr>
        <w:t>deep ocean</w:t>
      </w:r>
      <w:r w:rsidR="008A40EB" w:rsidRPr="003862D0">
        <w:rPr>
          <w:lang w:val="en-GB"/>
        </w:rPr>
        <w:t>;</w:t>
      </w:r>
      <w:r w:rsidRPr="003862D0">
        <w:rPr>
          <w:lang w:val="en-GB"/>
        </w:rPr>
        <w:t xml:space="preserve"> upon termination </w:t>
      </w:r>
      <w:r w:rsidR="008A40EB" w:rsidRPr="003862D0">
        <w:rPr>
          <w:lang w:val="en-GB"/>
        </w:rPr>
        <w:t xml:space="preserve">this </w:t>
      </w:r>
      <w:r w:rsidRPr="003862D0">
        <w:rPr>
          <w:lang w:val="en-GB"/>
        </w:rPr>
        <w:t xml:space="preserve">causes larger rates of surface warming </w:t>
      </w:r>
      <w:r w:rsidRPr="003862D0">
        <w:rPr>
          <w:lang w:val="en-GB"/>
        </w:rPr>
        <w:fldChar w:fldCharType="begin" w:fldLock="1"/>
      </w:r>
      <w:r w:rsidR="00615634">
        <w:rPr>
          <w:lang w:val="en-GB"/>
        </w:rPr>
        <w:instrText>ADDIN CSL_CITATION { "citationItems" : [ { "id" : "ITEM-1", "itemData" : { "DOI" : "10.1029/2009GL041961", "ISBN" : "0094-8276", "ISSN" : "00948276", "abstract" : "Recent suggestions to reduce the accumulation of anthropogenic carbon dioxide in the atmosphere have included ocean fertilization by artificial upwelling. Our coupled carbon-climate model simulations suggest that artificial upwelling may, under most optimistic assumptions, be able to sequester atmospheric CO2 at a rate of about 0.9 PgC/yr. However, the model predicts that about 80% of the carbon sequestered is stored on land, as a result of reduced respiration at lower air temperatures brought about by upwelling of cold waters. This remote and distributed carbon sequestration would make monitoring and verification particularly challenging. A second caveat predicted by our simulations is that whenever artificial upwelling is stopped, simulated surface temperatures and atmospheric CO2 concentrations rise quickly and for decades to centuries to levels even somewhat higher than experienced in a world that never engaged in artificial upwelling.", "author" : [ { "dropping-particle" : "", "family" : "Oschlies", "given" : "A.",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"1-5", "title" : "Climate engineering by artificial ocean upwelling: Channelling the sorcerer's apprentice", "translator" : [ { "dropping-particle" : "", "family" : "K3007", "given" : "", "non-dropping-particle" : "", "parse-names" : false, "suffix" : "" } ], "type" : "article-journal", "volume" : "37" }, "uris" : [ "http://www.mendeley.com/documents/?uuid=4ad066db-753a-49a0-b8bc-a62c2aaffe43" ] } ], "mendeley" : { "formattedCitation" : "(Oschlies et al., 2010)", "plainTextFormattedCitation" : "(Oschlies et al., 2010)", "previouslyFormattedCitation" : "(Oschlies et al., 2010)" }, "properties" : { "noteIndex" : 0 }, "schema" : "https://github.com/citation-style-language/schema/raw/master/csl-citation.json" }</w:instrText>
      </w:r>
      <w:r w:rsidRPr="003862D0">
        <w:rPr>
          <w:lang w:val="en-GB"/>
        </w:rPr>
        <w:fldChar w:fldCharType="separate"/>
      </w:r>
      <w:r w:rsidR="00016735">
        <w:rPr>
          <w:noProof/>
          <w:lang w:val="en-GB"/>
        </w:rPr>
        <w:t>(Oschlies et al., 2010)</w:t>
      </w:r>
      <w:r w:rsidRPr="003862D0">
        <w:rPr>
          <w:lang w:val="en-GB"/>
        </w:rPr>
        <w:fldChar w:fldCharType="end"/>
      </w:r>
      <w:r w:rsidRPr="003862D0">
        <w:rPr>
          <w:lang w:val="en-GB"/>
        </w:rPr>
        <w:t xml:space="preserve">. When background emissions are as high as in RCP8.5, termination of a large global-scale application of CDR such as ocean </w:t>
      </w:r>
      <w:r w:rsidR="00F23698" w:rsidRPr="003862D0">
        <w:rPr>
          <w:lang w:val="en-GB"/>
        </w:rPr>
        <w:t>alkalinisation</w:t>
      </w:r>
      <w:r w:rsidRPr="003862D0">
        <w:rPr>
          <w:lang w:val="en-GB"/>
        </w:rPr>
        <w:t xml:space="preserve"> for multiple decades could also result in </w:t>
      </w:r>
      <w:r w:rsidRPr="003862D0">
        <w:rPr>
          <w:rFonts w:eastAsia="MyriadPro-Regular"/>
          <w:lang w:val="en-GB"/>
        </w:rPr>
        <w:t xml:space="preserve">large regional warming rates </w:t>
      </w:r>
      <w:r w:rsidRPr="003862D0">
        <w:rPr>
          <w:lang w:val="en-GB"/>
        </w:rPr>
        <w:t>(up to 0.15</w:t>
      </w:r>
      <w:r w:rsidR="008A40EB" w:rsidRPr="003862D0">
        <w:rPr>
          <w:lang w:val="en-GB"/>
        </w:rPr>
        <w:t>°C</w:t>
      </w:r>
      <w:r w:rsidRPr="003862D0">
        <w:rPr>
          <w:lang w:val="en-GB"/>
        </w:rPr>
        <w:t xml:space="preserve"> per year) that are comparable to those caused by termination of SRM </w:t>
      </w:r>
      <w:del w:id="4216" w:author="Robin Matthews" w:date="2021-06-16T17:53:00Z">
        <w:r w:rsidRPr="003862D0" w:rsidDel="00326855">
          <w:rPr>
            <w:lang w:val="en-GB"/>
          </w:rPr>
          <w:delText>(</w:delText>
        </w:r>
      </w:del>
      <w:commentRangeStart w:id="4217"/>
      <w:r w:rsidRPr="003862D0">
        <w:rPr>
          <w:color w:val="000000" w:themeColor="text1"/>
          <w:lang w:val="en-GB"/>
        </w:rPr>
        <w:fldChar w:fldCharType="begin" w:fldLock="1"/>
      </w:r>
      <w:ins w:id="4218" w:author="Robin Matthews" w:date="2021-06-16T17:53:00Z">
        <w:r w:rsidR="00326855">
          <w:rPr>
            <w:color w:val="000000" w:themeColor="text1"/>
            <w:lang w:val="en-GB"/>
          </w:rPr>
          <w: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"(Gonz\u00e1lez et al., 2018)", "manualFormatting" : "(Gonz\u00e1lez et al., 2018)", "plainTextFormattedCitation" : "(Gonz\u00e1lez et al., 2018)", "previouslyFormattedCitation" : "(Gonz\u00e1lez et al., 2018)" }, "properties" : { "noteIndex" : 0 }, "schema" : "https://github.com/citation-style-language/schema/raw/master/csl-citation.json" }</w:instrText>
        </w:r>
      </w:ins>
      <w:del w:id="4219" w:author="Robin Matthews" w:date="2021-06-16T17:53:00Z">
        <w:r w:rsidR="003B032B" w:rsidDel="00326855">
          <w:rPr>
            <w:color w:val="000000" w:themeColor="text1"/>
            <w:lang w:val="en-GB"/>
          </w:rPr>
          <w:del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"page" : "7120-7129", "title" : "Enhanced Rates of Regional Warming and Ocean Acidification After Termination of Large-Scale Ocean Alkalinization", "translator" : [ { "dropping-particle" : "", "family" : "K268", "given" : "", "non-dropping-particle" : "", "parse-names" : false, "suffix" : "" } ], "type" : "article-journal", "volume" : "45" }, "uris" : [ "http://www.mendeley.com/documents/?uuid=8e888e14-77e5-42e7-89ca-a0ca2a2ea1cb" ] } ], "mendeley" : { "formattedCitation" : "(Gonz\u00e1lez et al., 2018)", "manualFormatting" : "Gonz\u00e1lez et al. 2018)", "plainTextFormattedCitation" : "(Gonz\u00e1lez et al., 2018)", "previouslyFormattedCitation" : "(Gonz\u00e1lez et al., 2018)" }, "properties" : { "noteIndex" : 0 }, "schema" : "https://github.com/citation-style-language/schema/raw/master/csl-citation.json" }</w:delInstrText>
        </w:r>
      </w:del>
      <w:r w:rsidRPr="003862D0">
        <w:rPr>
          <w:color w:val="000000" w:themeColor="text1"/>
          <w:lang w:val="en-GB"/>
        </w:rPr>
        <w:fldChar w:fldCharType="separate"/>
      </w:r>
      <w:del w:id="4220" w:author="Robin Matthews" w:date="2021-06-16T17:53:00Z">
        <w:r w:rsidR="00016735" w:rsidDel="00326855">
          <w:rPr>
            <w:noProof/>
            <w:color w:val="000000" w:themeColor="text1"/>
            <w:lang w:val="en-GB"/>
          </w:rPr>
          <w:delText>G</w:delText>
        </w:r>
      </w:del>
      <w:ins w:id="4221" w:author="Robin Matthews" w:date="2021-06-16T17:53:00Z">
        <w:r w:rsidR="00326855">
          <w:rPr>
            <w:noProof/>
            <w:color w:val="000000" w:themeColor="text1"/>
            <w:lang w:val="en-GB"/>
          </w:rPr>
          <w:t>(G</w:t>
        </w:r>
      </w:ins>
      <w:r w:rsidR="00016735">
        <w:rPr>
          <w:noProof/>
          <w:color w:val="000000" w:themeColor="text1"/>
          <w:lang w:val="en-GB"/>
        </w:rPr>
        <w:t>onzález et al.</w:t>
      </w:r>
      <w:ins w:id="4222" w:author="Robin Matthews" w:date="2021-06-16T17:53:00Z">
        <w:r w:rsidR="00326855">
          <w:rPr>
            <w:noProof/>
            <w:color w:val="000000" w:themeColor="text1"/>
            <w:lang w:val="en-GB"/>
          </w:rPr>
          <w:t>,</w:t>
        </w:r>
      </w:ins>
      <w:r w:rsidR="00016735">
        <w:rPr>
          <w:noProof/>
          <w:color w:val="000000" w:themeColor="text1"/>
          <w:lang w:val="en-GB"/>
        </w:rPr>
        <w:t xml:space="preserve"> 2018)</w:t>
      </w:r>
      <w:r w:rsidRPr="003862D0">
        <w:rPr>
          <w:color w:val="000000" w:themeColor="text1"/>
          <w:lang w:val="en-GB"/>
        </w:rPr>
        <w:fldChar w:fldCharType="end"/>
      </w:r>
      <w:commentRangeEnd w:id="4217"/>
      <w:r w:rsidR="00016735">
        <w:rPr>
          <w:rStyle w:val="CommentReference"/>
        </w:rPr>
        <w:commentReference w:id="4217"/>
      </w:r>
      <w:r w:rsidRPr="003862D0">
        <w:rPr>
          <w:color w:val="000000" w:themeColor="text1"/>
          <w:lang w:val="en-GB"/>
        </w:rPr>
        <w:t>. In such cases, large amounts of CO</w:t>
      </w:r>
      <w:r w:rsidRPr="003862D0">
        <w:rPr>
          <w:color w:val="000000" w:themeColor="text1"/>
          <w:vertAlign w:val="subscript"/>
          <w:lang w:val="en-GB"/>
        </w:rPr>
        <w:t>2</w:t>
      </w:r>
      <w:r w:rsidRPr="003862D0">
        <w:rPr>
          <w:color w:val="000000" w:themeColor="text1"/>
          <w:lang w:val="en-GB"/>
        </w:rPr>
        <w:t xml:space="preserve"> would be removed from the atmosphere before termination, and </w:t>
      </w:r>
      <w:r w:rsidRPr="003862D0">
        <w:rPr>
          <w:lang w:val="en-GB"/>
        </w:rPr>
        <w:t xml:space="preserve">termination would cause </w:t>
      </w:r>
      <w:r w:rsidRPr="003862D0">
        <w:rPr>
          <w:rFonts w:eastAsia="MyriadPro-Regular"/>
          <w:lang w:val="en-GB"/>
        </w:rPr>
        <w:t>a temporal trajectory of atmospheric CO</w:t>
      </w:r>
      <w:r w:rsidRPr="003862D0">
        <w:rPr>
          <w:rFonts w:eastAsia="MyriadPro-Regular"/>
          <w:vertAlign w:val="subscript"/>
          <w:lang w:val="en-GB"/>
        </w:rPr>
        <w:t>2</w:t>
      </w:r>
      <w:r w:rsidRPr="003862D0">
        <w:rPr>
          <w:rFonts w:eastAsia="MyriadPro-Regular"/>
          <w:lang w:val="en-GB"/>
        </w:rPr>
        <w:t xml:space="preserve"> that is parallel to the high</w:t>
      </w:r>
      <w:r w:rsidR="008A40EB" w:rsidRPr="003862D0">
        <w:rPr>
          <w:rFonts w:eastAsia="MyriadPro-Regular"/>
          <w:lang w:val="en-GB"/>
        </w:rPr>
        <w:t>-</w:t>
      </w:r>
      <w:r w:rsidRPr="003862D0">
        <w:rPr>
          <w:rFonts w:eastAsia="MyriadPro-Regular"/>
          <w:lang w:val="en-GB"/>
        </w:rPr>
        <w:t xml:space="preserve">emission scenario but from an atmosphere with much lower </w:t>
      </w:r>
      <w:r w:rsidRPr="003862D0">
        <w:rPr>
          <w:lang w:val="en-GB"/>
        </w:rPr>
        <w:t>CO</w:t>
      </w:r>
      <w:r w:rsidRPr="003862D0">
        <w:rPr>
          <w:vertAlign w:val="subscript"/>
          <w:lang w:val="en-GB"/>
        </w:rPr>
        <w:t>2</w:t>
      </w:r>
      <w:r w:rsidRPr="003862D0">
        <w:rPr>
          <w:rFonts w:eastAsia="MyriadPro-Regular"/>
          <w:lang w:val="en-GB"/>
        </w:rPr>
        <w:t xml:space="preserve"> levels. Because </w:t>
      </w:r>
      <w:r w:rsidRPr="003862D0">
        <w:rPr>
          <w:lang w:val="en-GB"/>
        </w:rPr>
        <w:t>CO</w:t>
      </w:r>
      <w:r w:rsidRPr="003862D0">
        <w:rPr>
          <w:vertAlign w:val="subscript"/>
          <w:lang w:val="en-GB"/>
        </w:rPr>
        <w:t>2</w:t>
      </w:r>
      <w:r w:rsidRPr="003862D0">
        <w:rPr>
          <w:lang w:val="en-GB"/>
        </w:rPr>
        <w:t xml:space="preserve"> radiative forcing is a </w:t>
      </w:r>
      <w:r w:rsidR="00F23698" w:rsidRPr="003862D0">
        <w:rPr>
          <w:lang w:val="en-GB"/>
        </w:rPr>
        <w:t>logarithmic</w:t>
      </w:r>
      <w:r w:rsidRPr="003862D0">
        <w:rPr>
          <w:lang w:val="en-GB"/>
        </w:rPr>
        <w:t xml:space="preserve"> function of CO</w:t>
      </w:r>
      <w:r w:rsidRPr="003862D0">
        <w:rPr>
          <w:vertAlign w:val="subscript"/>
          <w:lang w:val="en-GB"/>
        </w:rPr>
        <w:t xml:space="preserve">2 </w:t>
      </w:r>
      <w:r w:rsidRPr="003862D0">
        <w:rPr>
          <w:lang w:val="en-GB"/>
        </w:rPr>
        <w:t>concentration,</w:t>
      </w:r>
      <w:r w:rsidRPr="003862D0">
        <w:rPr>
          <w:rFonts w:eastAsia="MyriadPro-Regular"/>
          <w:lang w:val="en-GB"/>
        </w:rPr>
        <w:t xml:space="preserve"> large regional warming rates </w:t>
      </w:r>
      <w:r w:rsidRPr="003862D0">
        <w:rPr>
          <w:lang w:val="en-GB"/>
        </w:rPr>
        <w:t xml:space="preserve">are simulated in such terminations. Thus,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w:t>
      </w:r>
      <w:r w:rsidRPr="003862D0">
        <w:rPr>
          <w:color w:val="323130"/>
          <w:bdr w:val="none" w:sz="0" w:space="0" w:color="auto" w:frame="1"/>
          <w:lang w:val="en-GB"/>
        </w:rPr>
        <w:t>the climate effect of CDR termination would</w:t>
      </w:r>
      <w:r w:rsidRPr="003862D0">
        <w:rPr>
          <w:i/>
          <w:color w:val="323130"/>
          <w:bdr w:val="none" w:sz="0" w:space="0" w:color="auto" w:frame="1"/>
          <w:lang w:val="en-GB"/>
        </w:rPr>
        <w:t xml:space="preserve"> </w:t>
      </w:r>
      <w:r w:rsidRPr="003862D0">
        <w:rPr>
          <w:color w:val="323130"/>
          <w:bdr w:val="none" w:sz="0" w:space="0" w:color="auto" w:frame="1"/>
          <w:lang w:val="en-GB"/>
        </w:rPr>
        <w:t>depend on the amount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removed by CDR prior to termination and the rate of background CO</w:t>
      </w:r>
      <w:r w:rsidRPr="003862D0">
        <w:rPr>
          <w:color w:val="323130"/>
          <w:bdr w:val="none" w:sz="0" w:space="0" w:color="auto" w:frame="1"/>
          <w:vertAlign w:val="subscript"/>
          <w:lang w:val="en-GB"/>
        </w:rPr>
        <w:t>2</w:t>
      </w:r>
      <w:r w:rsidRPr="003862D0">
        <w:rPr>
          <w:color w:val="323130"/>
          <w:bdr w:val="none" w:sz="0" w:space="0" w:color="auto" w:frame="1"/>
          <w:lang w:val="en-GB"/>
        </w:rPr>
        <w:t xml:space="preserve"> emissions at the time of termination. </w:t>
      </w:r>
      <w:r w:rsidR="004D176A" w:rsidRPr="003862D0">
        <w:rPr>
          <w:color w:val="323130"/>
          <w:bdr w:val="none" w:sz="0" w:space="0" w:color="auto" w:frame="1"/>
          <w:lang w:val="en-GB"/>
        </w:rPr>
        <w:t xml:space="preserve">See also </w:t>
      </w:r>
      <w:r w:rsidR="008A40EB" w:rsidRPr="003862D0">
        <w:rPr>
          <w:color w:val="323130"/>
          <w:bdr w:val="none" w:sz="0" w:space="0" w:color="auto" w:frame="1"/>
          <w:lang w:val="en-GB"/>
        </w:rPr>
        <w:t>Chapter 5,</w:t>
      </w:r>
      <w:r w:rsidR="00DF17D6" w:rsidRPr="003862D0">
        <w:rPr>
          <w:color w:val="323130"/>
          <w:bdr w:val="none" w:sz="0" w:space="0" w:color="auto" w:frame="1"/>
          <w:lang w:val="en-GB"/>
        </w:rPr>
        <w:t xml:space="preserve"> </w:t>
      </w:r>
      <w:r w:rsidRPr="003862D0">
        <w:rPr>
          <w:lang w:val="en-GB"/>
        </w:rPr>
        <w:t>Table 5.9</w:t>
      </w:r>
      <w:del w:id="4223" w:author="Ian Blenkinsop" w:date="2021-07-27T16:07:00Z">
        <w:r w:rsidRPr="003862D0" w:rsidDel="006629B6">
          <w:rPr>
            <w:lang w:val="en-GB"/>
          </w:rPr>
          <w:delText xml:space="preserve"> </w:delText>
        </w:r>
        <w:r w:rsidR="004D176A" w:rsidRPr="003862D0" w:rsidDel="006629B6">
          <w:rPr>
            <w:lang w:val="en-GB"/>
          </w:rPr>
          <w:delText>that</w:delText>
        </w:r>
      </w:del>
      <w:ins w:id="4224" w:author="Ian Blenkinsop" w:date="2021-07-27T16:07:00Z">
        <w:r w:rsidR="006629B6">
          <w:rPr>
            <w:lang w:val="en-GB"/>
          </w:rPr>
          <w:t>, which</w:t>
        </w:r>
      </w:ins>
      <w:r w:rsidR="004D176A" w:rsidRPr="003862D0">
        <w:rPr>
          <w:lang w:val="en-GB"/>
        </w:rPr>
        <w:t xml:space="preserve"> </w:t>
      </w:r>
      <w:r w:rsidRPr="003862D0">
        <w:rPr>
          <w:lang w:val="en-GB"/>
        </w:rPr>
        <w:t xml:space="preserve">summarizes the termination effects of individual CDR options.  </w:t>
      </w:r>
    </w:p>
    <w:p w14:paraId="56F138E0" w14:textId="77777777" w:rsidR="003E7C11" w:rsidRPr="003862D0" w:rsidRDefault="003E7C11" w:rsidP="003E7C11">
      <w:pPr>
        <w:pStyle w:val="AR6BodyText"/>
        <w:rPr>
          <w:lang w:val="en-GB"/>
        </w:rPr>
      </w:pPr>
    </w:p>
    <w:p w14:paraId="7F99B1C5" w14:textId="39270E57" w:rsidR="003E7C11" w:rsidRPr="003862D0" w:rsidRDefault="00D40D80" w:rsidP="00D40D80">
      <w:pPr>
        <w:pStyle w:val="AR6BodyText"/>
        <w:rPr>
          <w:lang w:val="en-GB"/>
        </w:rPr>
      </w:pPr>
      <w:r w:rsidRPr="003862D0">
        <w:rPr>
          <w:lang w:val="en-GB"/>
        </w:rPr>
        <w:t>In summary,</w:t>
      </w:r>
      <w:r w:rsidR="003E7C11" w:rsidRPr="003862D0">
        <w:rPr>
          <w:lang w:val="en-GB"/>
        </w:rPr>
        <w:t xml:space="preserve"> </w:t>
      </w:r>
      <w:r w:rsidR="004D176A" w:rsidRPr="003862D0">
        <w:rPr>
          <w:lang w:val="en-GB"/>
        </w:rPr>
        <w:t xml:space="preserve">there is </w:t>
      </w:r>
      <w:r w:rsidR="004D176A" w:rsidRPr="003862D0">
        <w:rPr>
          <w:i/>
          <w:iCs/>
          <w:lang w:val="en-GB"/>
        </w:rPr>
        <w:t xml:space="preserve">high confidence </w:t>
      </w:r>
      <w:r w:rsidR="004D176A" w:rsidRPr="003862D0">
        <w:rPr>
          <w:lang w:val="en-GB"/>
        </w:rPr>
        <w:t xml:space="preserve">that, due to </w:t>
      </w:r>
      <w:r w:rsidRPr="003862D0">
        <w:rPr>
          <w:lang w:val="en-GB"/>
        </w:rPr>
        <w:t xml:space="preserve">the </w:t>
      </w:r>
      <w:r w:rsidR="003E7C11" w:rsidRPr="003862D0">
        <w:rPr>
          <w:lang w:val="en-GB"/>
        </w:rPr>
        <w:t>near</w:t>
      </w:r>
      <w:r w:rsidRPr="003862D0">
        <w:rPr>
          <w:lang w:val="en-GB"/>
        </w:rPr>
        <w:t>-</w:t>
      </w:r>
      <w:r w:rsidR="003E7C11" w:rsidRPr="003862D0">
        <w:rPr>
          <w:lang w:val="en-GB"/>
        </w:rPr>
        <w:t xml:space="preserve">linear relationship between cumulative carbon emissions and </w:t>
      </w:r>
      <w:r w:rsidR="004D176A" w:rsidRPr="003862D0">
        <w:rPr>
          <w:lang w:val="en-GB"/>
        </w:rPr>
        <w:t>GSAT</w:t>
      </w:r>
      <w:r w:rsidR="003E7C11" w:rsidRPr="003862D0">
        <w:rPr>
          <w:lang w:val="en-GB"/>
        </w:rPr>
        <w:t xml:space="preserve"> change</w:t>
      </w:r>
      <w:r w:rsidR="004D176A" w:rsidRPr="003862D0">
        <w:rPr>
          <w:lang w:val="en-GB"/>
        </w:rPr>
        <w:t>,</w:t>
      </w:r>
      <w:r w:rsidR="003E7C11" w:rsidRPr="003862D0">
        <w:rPr>
          <w:lang w:val="en-GB"/>
        </w:rPr>
        <w:t xml:space="preserve"> cooling or avoided warming due to a CDR option would depend on the cumulative amount of </w:t>
      </w:r>
      <w:r w:rsidR="00D323E5" w:rsidRPr="003862D0">
        <w:rPr>
          <w:lang w:val="en-GB"/>
        </w:rPr>
        <w:t>CO</w:t>
      </w:r>
      <w:r w:rsidR="00D323E5" w:rsidRPr="003862D0">
        <w:rPr>
          <w:vertAlign w:val="subscript"/>
          <w:lang w:val="en-GB"/>
        </w:rPr>
        <w:t>2</w:t>
      </w:r>
      <w:r w:rsidR="003E7C11" w:rsidRPr="003862D0">
        <w:rPr>
          <w:lang w:val="en-GB"/>
        </w:rPr>
        <w:t xml:space="preserve"> removed by that CDR option. The climate system response to the deployment of CDR is expected to be delayed by years (e.g.</w:t>
      </w:r>
      <w:r w:rsidR="00DF17D6" w:rsidRPr="003862D0">
        <w:rPr>
          <w:lang w:val="en-GB"/>
        </w:rPr>
        <w:t>,</w:t>
      </w:r>
      <w:r w:rsidR="003E7C11" w:rsidRPr="003862D0">
        <w:rPr>
          <w:lang w:val="en-GB"/>
        </w:rPr>
        <w:t xml:space="preserve"> in temperature, precipitation, </w:t>
      </w:r>
      <w:r w:rsidR="008A7C64" w:rsidRPr="003862D0">
        <w:rPr>
          <w:lang w:val="en-GB"/>
        </w:rPr>
        <w:t>sea</w:t>
      </w:r>
      <w:ins w:id="4225" w:author="Sara M Tuson" w:date="2021-07-17T14:41:00Z">
        <w:r w:rsidR="00AE1927">
          <w:rPr>
            <w:lang w:val="en-GB"/>
          </w:rPr>
          <w:t xml:space="preserve"> </w:t>
        </w:r>
      </w:ins>
      <w:del w:id="4226" w:author="Sara M Tuson" w:date="2021-07-17T14:41:00Z">
        <w:r w:rsidR="008A7C64" w:rsidRPr="003862D0" w:rsidDel="00AE1927">
          <w:rPr>
            <w:lang w:val="en-GB"/>
          </w:rPr>
          <w:delText>-</w:delText>
        </w:r>
      </w:del>
      <w:r w:rsidR="008A7C64" w:rsidRPr="003862D0">
        <w:rPr>
          <w:lang w:val="en-GB"/>
        </w:rPr>
        <w:t>ice extent</w:t>
      </w:r>
      <w:r w:rsidR="003E7C11" w:rsidRPr="003862D0">
        <w:rPr>
          <w:lang w:val="en-GB"/>
        </w:rPr>
        <w:t>) to centuries (e.g.</w:t>
      </w:r>
      <w:r w:rsidR="00A72A02" w:rsidRPr="003862D0">
        <w:rPr>
          <w:lang w:val="en-GB"/>
        </w:rPr>
        <w:t>,</w:t>
      </w:r>
      <w:r w:rsidR="003E7C11" w:rsidRPr="003862D0">
        <w:rPr>
          <w:lang w:val="en-GB"/>
        </w:rPr>
        <w:t xml:space="preserve"> sea level and AMOC) (</w:t>
      </w:r>
      <w:r w:rsidR="003E7C11" w:rsidRPr="00C4080C">
        <w:rPr>
          <w:i/>
          <w:lang w:val="en-GB"/>
        </w:rPr>
        <w:t>high confidence</w:t>
      </w:r>
      <w:r w:rsidR="003E7C11" w:rsidRPr="003862D0">
        <w:rPr>
          <w:lang w:val="en-GB"/>
        </w:rPr>
        <w:t xml:space="preserve">). The climate response to a sudden and sustained CDR termination would depend on the amount of CDR-induced cooling prior to termination and the rate of background </w:t>
      </w:r>
      <w:r w:rsidR="00D323E5" w:rsidRPr="003862D0">
        <w:rPr>
          <w:lang w:val="en-GB"/>
        </w:rPr>
        <w:t>CO</w:t>
      </w:r>
      <w:r w:rsidR="00D323E5" w:rsidRPr="003862D0">
        <w:rPr>
          <w:vertAlign w:val="subscript"/>
          <w:lang w:val="en-GB"/>
        </w:rPr>
        <w:t>2</w:t>
      </w:r>
      <w:r w:rsidR="003E7C11" w:rsidRPr="003862D0">
        <w:rPr>
          <w:lang w:val="en-GB"/>
        </w:rPr>
        <w:t xml:space="preserve"> emissions at the time of termination (</w:t>
      </w:r>
      <w:r w:rsidR="003E7C11" w:rsidRPr="00C4080C">
        <w:rPr>
          <w:i/>
          <w:lang w:val="en-GB"/>
        </w:rPr>
        <w:t>high confidence</w:t>
      </w:r>
      <w:r w:rsidR="003E7C11" w:rsidRPr="003862D0">
        <w:rPr>
          <w:lang w:val="en-GB"/>
        </w:rPr>
        <w:t>).</w:t>
      </w:r>
    </w:p>
    <w:p w14:paraId="4645DB76" w14:textId="77777777" w:rsidR="003E7C11" w:rsidRPr="003862D0" w:rsidRDefault="003E7C11" w:rsidP="003E7C11">
      <w:pPr>
        <w:pStyle w:val="AR6BodyText"/>
        <w:rPr>
          <w:lang w:val="en-GB"/>
        </w:rPr>
      </w:pPr>
    </w:p>
    <w:p w14:paraId="01011251" w14:textId="77777777" w:rsidR="003E7C11" w:rsidRPr="003862D0" w:rsidRDefault="003E7C11" w:rsidP="003E7C11">
      <w:pPr>
        <w:pStyle w:val="AR6Chap4Level34111"/>
        <w:numPr>
          <w:ilvl w:val="0"/>
          <w:numId w:val="0"/>
        </w:numPr>
        <w:ind w:left="864" w:hanging="864"/>
        <w:rPr>
          <w:lang w:val="en-GB"/>
        </w:rPr>
      </w:pPr>
      <w:bookmarkStart w:id="4227" w:name="_Toc5778519"/>
      <w:bookmarkStart w:id="4228" w:name="_Ref29568546"/>
      <w:bookmarkStart w:id="4229" w:name="_Toc29748295"/>
      <w:bookmarkStart w:id="4230" w:name="_Toc29748481"/>
      <w:bookmarkStart w:id="4231" w:name="_Toc29749234"/>
      <w:bookmarkStart w:id="4232" w:name="_Toc29751048"/>
      <w:bookmarkStart w:id="4233" w:name="_Toc33523323"/>
    </w:p>
    <w:p w14:paraId="212855BD" w14:textId="77777777" w:rsidR="003E7C11" w:rsidRPr="003862D0" w:rsidRDefault="003E7C11" w:rsidP="003E7C11">
      <w:pPr>
        <w:pStyle w:val="AR6Chap4Level34111"/>
        <w:rPr>
          <w:lang w:val="en-GB"/>
        </w:rPr>
      </w:pPr>
      <w:bookmarkStart w:id="4234" w:name="_Toc57156899"/>
      <w:bookmarkStart w:id="4235" w:name="_Toc66467020"/>
      <w:bookmarkStart w:id="4236" w:name="_Toc66467304"/>
      <w:bookmarkStart w:id="4237" w:name="_Toc66574559"/>
      <w:bookmarkStart w:id="4238" w:name="_Toc66574730"/>
      <w:bookmarkStart w:id="4239" w:name="_Toc66646077"/>
      <w:bookmarkStart w:id="4240" w:name="_Toc69752547"/>
      <w:r w:rsidRPr="003862D0">
        <w:rPr>
          <w:lang w:val="en-GB"/>
        </w:rPr>
        <w:t>Climate Response to Solar Radiation Modification</w:t>
      </w:r>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236E02DD" w14:textId="77777777" w:rsidR="003E7C11" w:rsidRPr="003862D0" w:rsidRDefault="003E7C11" w:rsidP="003E7C11">
      <w:pPr>
        <w:pStyle w:val="AR6BodyText"/>
        <w:rPr>
          <w:lang w:val="en-GB"/>
        </w:rPr>
      </w:pPr>
    </w:p>
    <w:p w14:paraId="4E709709" w14:textId="2E221E87" w:rsidR="003E7C11" w:rsidRPr="003862D0" w:rsidRDefault="00A72A02" w:rsidP="003E7C11">
      <w:pPr>
        <w:pStyle w:val="AR6BodyText"/>
        <w:rPr>
          <w:rFonts w:eastAsia="FrutigerLTPro-Condensed"/>
          <w:highlight w:val="yellow"/>
          <w:lang w:val="en-GB"/>
        </w:rPr>
      </w:pPr>
      <w:bookmarkStart w:id="4241" w:name="_Hlk55366512"/>
      <w:r w:rsidRPr="003862D0">
        <w:rPr>
          <w:rFonts w:eastAsia="FrutigerLTPro-Condensed"/>
          <w:lang w:val="en-GB"/>
        </w:rPr>
        <w:t>Most</w:t>
      </w:r>
      <w:r w:rsidR="003E7C11" w:rsidRPr="003862D0">
        <w:rPr>
          <w:rFonts w:eastAsia="FrutigerLTPro-Condensed"/>
          <w:lang w:val="en-GB"/>
        </w:rPr>
        <w:t xml:space="preserve"> SRM </w:t>
      </w:r>
      <w:r w:rsidRPr="003862D0">
        <w:rPr>
          <w:rFonts w:eastAsia="FrutigerLTPro-Condensed"/>
          <w:lang w:val="en-GB"/>
        </w:rPr>
        <w:t>approaches</w:t>
      </w:r>
      <w:r w:rsidR="00BD5FCA" w:rsidRPr="003862D0">
        <w:rPr>
          <w:rFonts w:eastAsia="FrutigerLTPro-Condensed"/>
          <w:lang w:val="en-GB"/>
        </w:rPr>
        <w:t>,</w:t>
      </w:r>
      <w:r w:rsidR="003E7C11" w:rsidRPr="003862D0">
        <w:rPr>
          <w:rFonts w:eastAsia="FrutigerLTPro-Condensed"/>
          <w:lang w:val="en-GB"/>
        </w:rPr>
        <w:t xml:space="preserve"> including stratospheric aerosol injection (SAI), marine cloud brightening (MCB), </w:t>
      </w:r>
      <w:r w:rsidR="00802E75" w:rsidRPr="003862D0">
        <w:rPr>
          <w:rFonts w:eastAsia="FrutigerLTPro-Condensed"/>
          <w:lang w:val="en-GB"/>
        </w:rPr>
        <w:t xml:space="preserve">and </w:t>
      </w:r>
      <w:r w:rsidR="003E7C11" w:rsidRPr="003862D0">
        <w:rPr>
          <w:rFonts w:eastAsia="FrutigerLTPro-Condensed"/>
          <w:lang w:val="en-GB"/>
        </w:rPr>
        <w:t>surface albedo enhancements</w:t>
      </w:r>
      <w:r w:rsidR="00BD5FCA" w:rsidRPr="003862D0">
        <w:rPr>
          <w:rFonts w:eastAsia="FrutigerLTPro-Condensed"/>
          <w:lang w:val="en-GB"/>
        </w:rPr>
        <w:t xml:space="preserve"> (</w:t>
      </w:r>
      <w:r w:rsidR="00FA6D4F" w:rsidRPr="003862D0">
        <w:rPr>
          <w:rFonts w:eastAsia="FrutigerLTPro-Condensed"/>
          <w:lang w:val="en-GB"/>
        </w:rPr>
        <w:t>Table 4.7</w:t>
      </w:r>
      <w:r w:rsidR="00BD5FCA" w:rsidRPr="003862D0">
        <w:rPr>
          <w:rFonts w:eastAsia="FrutigerLTPro-Condensed"/>
          <w:lang w:val="en-GB"/>
        </w:rPr>
        <w:t>)</w:t>
      </w:r>
      <w:r w:rsidR="003E7C11" w:rsidRPr="003862D0">
        <w:rPr>
          <w:rFonts w:eastAsia="FrutigerLTPro-Condensed"/>
          <w:lang w:val="en-GB"/>
        </w:rPr>
        <w:t>, aim to cool the Earth by deflecting more solar radiation to space.</w:t>
      </w:r>
      <w:r w:rsidR="003E7C11" w:rsidRPr="003862D0">
        <w:rPr>
          <w:lang w:val="en-GB"/>
        </w:rPr>
        <w:t xml:space="preserve"> </w:t>
      </w:r>
      <w:r w:rsidR="005242A7" w:rsidRPr="003862D0">
        <w:rPr>
          <w:lang w:val="en-GB"/>
        </w:rPr>
        <w:t xml:space="preserve">Although </w:t>
      </w:r>
      <w:r w:rsidR="005242A7" w:rsidRPr="003862D0">
        <w:rPr>
          <w:rFonts w:eastAsia="FrutigerLTPro-Condensed"/>
          <w:lang w:val="en-GB"/>
        </w:rPr>
        <w:t>c</w:t>
      </w:r>
      <w:r w:rsidR="003E7C11" w:rsidRPr="003862D0">
        <w:rPr>
          <w:rFonts w:eastAsia="FrutigerLTPro-Condensed"/>
          <w:lang w:val="en-GB"/>
        </w:rPr>
        <w:t xml:space="preserve">irrus cloud thinning (CCT) aims to cool the planet by increasing the longwave emission to </w:t>
      </w:r>
      <w:r w:rsidR="003E7C11" w:rsidRPr="003862D0">
        <w:rPr>
          <w:rFonts w:eastAsia="FrutigerLTPro-Condensed"/>
          <w:lang w:val="en-GB"/>
        </w:rPr>
        <w:lastRenderedPageBreak/>
        <w:t>space</w:t>
      </w:r>
      <w:r w:rsidR="005242A7" w:rsidRPr="003862D0">
        <w:rPr>
          <w:rFonts w:eastAsia="FrutigerLTPro-Condensed"/>
          <w:lang w:val="en-GB"/>
        </w:rPr>
        <w:t>, it</w:t>
      </w:r>
      <w:r w:rsidR="003E7C11" w:rsidRPr="003862D0">
        <w:rPr>
          <w:rFonts w:eastAsia="FrutigerLTPro-Condensed"/>
          <w:lang w:val="en-GB"/>
        </w:rPr>
        <w:t xml:space="preserve"> </w:t>
      </w:r>
      <w:r w:rsidR="005242A7" w:rsidRPr="003862D0">
        <w:rPr>
          <w:rFonts w:eastAsia="FrutigerLTPro-Condensed"/>
          <w:lang w:val="en-GB"/>
        </w:rPr>
        <w:t>is included in the portfolio of SRM options (</w:t>
      </w:r>
      <w:r w:rsidR="00FA6D4F" w:rsidRPr="003862D0">
        <w:rPr>
          <w:rFonts w:eastAsia="FrutigerLTPro-Condensed"/>
          <w:lang w:val="en-GB"/>
        </w:rPr>
        <w:t>Table 4.7</w:t>
      </w:r>
      <w:r w:rsidR="005242A7" w:rsidRPr="003862D0">
        <w:rPr>
          <w:rFonts w:eastAsia="FrutigerLTPro-Condensed"/>
          <w:lang w:val="en-GB"/>
        </w:rPr>
        <w:t xml:space="preserve">) for consistency with </w:t>
      </w:r>
      <w:r w:rsidR="003E7C11" w:rsidRPr="003862D0">
        <w:rPr>
          <w:rFonts w:eastAsia="FrutigerLTPro-Condensed"/>
          <w:lang w:val="en-GB"/>
        </w:rPr>
        <w:t>AR5</w:t>
      </w:r>
      <w:r w:rsidR="00802E75" w:rsidRPr="003862D0">
        <w:rPr>
          <w:rFonts w:eastAsia="FrutigerLTPro-Condensed"/>
          <w:lang w:val="en-GB"/>
        </w:rPr>
        <w:t xml:space="preserve"> </w:t>
      </w:r>
      <w:r w:rsidR="003E7C11" w:rsidRPr="003862D0">
        <w:rPr>
          <w:rFonts w:eastAsia="FrutigerLTPro-Condensed"/>
          <w:lang w:val="en-GB"/>
        </w:rPr>
        <w:fldChar w:fldCharType="begin" w:fldLock="1"/>
      </w:r>
      <w:r w:rsidR="00615634">
        <w:rPr>
          <w:rFonts w:eastAsia="FrutigerLTPro-Condensed"/>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"http://www.mendeley.com/documents/?uuid=55d0f72c-730e-4be8-bb0f-5d717686bbde", "http://www.mendeley.com/documents/?uuid=a44a3399-d4b0-414c-a6d8-4907a6cff388" ] } ], "mendeley" : { "formattedCitation" : "(Boucher et al., 2013)", "plainTextFormattedCitation" : "(Boucher et al., 2013)", "previouslyFormattedCitation" : "(Boucher et al., 2013)" }, "properties" : { "noteIndex" : 0 }, "schema" : "https://github.com/citation-style-language/schema/raw/master/csl-citation.json" }</w:instrText>
      </w:r>
      <w:r w:rsidR="003E7C11" w:rsidRPr="003862D0">
        <w:rPr>
          <w:rFonts w:eastAsia="FrutigerLTPro-Condensed"/>
          <w:lang w:val="en-GB"/>
        </w:rPr>
        <w:fldChar w:fldCharType="separate"/>
      </w:r>
      <w:r w:rsidR="00016735">
        <w:rPr>
          <w:rFonts w:eastAsia="FrutigerLTPro-Condensed"/>
          <w:noProof/>
          <w:lang w:val="en-GB"/>
        </w:rPr>
        <w:t>(Boucher et al., 2013)</w:t>
      </w:r>
      <w:r w:rsidR="003E7C11" w:rsidRPr="003862D0">
        <w:rPr>
          <w:rFonts w:eastAsia="FrutigerLTPro-Condensed"/>
          <w:lang w:val="en-GB"/>
        </w:rPr>
        <w:fldChar w:fldCharType="end"/>
      </w:r>
      <w:r w:rsidR="003E7C11" w:rsidRPr="003862D0">
        <w:rPr>
          <w:rFonts w:eastAsia="FrutigerLTPro-Condensed"/>
          <w:lang w:val="en-GB"/>
        </w:rPr>
        <w:t xml:space="preserve"> and 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802E75" w:rsidRPr="003862D0">
        <w:rPr>
          <w:lang w:val="en-GB"/>
        </w:rPr>
        <w:t xml:space="preserve">. </w:t>
      </w:r>
      <w:r w:rsidR="003E7C11" w:rsidRPr="003862D0">
        <w:rPr>
          <w:lang w:val="en-GB"/>
        </w:rPr>
        <w:t xml:space="preserve">Other approaches such as injection of </w:t>
      </w:r>
      <w:r w:rsidR="00F23698" w:rsidRPr="003862D0">
        <w:rPr>
          <w:lang w:val="en-GB"/>
        </w:rPr>
        <w:t>sulphate</w:t>
      </w:r>
      <w:r w:rsidR="003E7C11" w:rsidRPr="003862D0">
        <w:rPr>
          <w:lang w:val="en-GB"/>
        </w:rPr>
        <w:t xml:space="preserve"> aerosols into the Arctic troposphere and sea</w:t>
      </w:r>
      <w:ins w:id="4242" w:author="Sara M Tuson" w:date="2021-07-17T14:41:00Z">
        <w:r w:rsidR="00AE1927">
          <w:rPr>
            <w:lang w:val="en-GB"/>
          </w:rPr>
          <w:t xml:space="preserve"> </w:t>
        </w:r>
      </w:ins>
      <w:del w:id="4243" w:author="Sara M Tuson" w:date="2021-07-17T14:41:00Z">
        <w:r w:rsidR="00574474" w:rsidRPr="003862D0" w:rsidDel="00AE1927">
          <w:rPr>
            <w:lang w:val="en-GB"/>
          </w:rPr>
          <w:delText>-</w:delText>
        </w:r>
      </w:del>
      <w:r w:rsidR="003E7C11" w:rsidRPr="003862D0">
        <w:rPr>
          <w:lang w:val="en-GB"/>
        </w:rPr>
        <w:t xml:space="preserve">ice albedo enhancements for moderating </w:t>
      </w:r>
      <w:r w:rsidR="003E7C11" w:rsidRPr="003862D0">
        <w:rPr>
          <w:i/>
          <w:iCs/>
          <w:lang w:val="en-GB"/>
        </w:rPr>
        <w:t xml:space="preserve">regional </w:t>
      </w:r>
      <w:r w:rsidR="003E7C11" w:rsidRPr="003862D0">
        <w:rPr>
          <w:lang w:val="en-GB"/>
        </w:rPr>
        <w:t xml:space="preserve">warming have </w:t>
      </w:r>
      <w:r w:rsidR="00694368" w:rsidRPr="003862D0">
        <w:rPr>
          <w:lang w:val="en-GB"/>
        </w:rPr>
        <w:t>also been</w:t>
      </w:r>
      <w:r w:rsidR="003E7C11" w:rsidRPr="003862D0">
        <w:rPr>
          <w:lang w:val="en-GB"/>
        </w:rPr>
        <w:t xml:space="preserve"> suggested</w:t>
      </w:r>
      <w:del w:id="4244" w:author="Robin Matthews" w:date="2021-06-16T19:14:00Z">
        <w:r w:rsidR="003E7C11" w:rsidRPr="003862D0" w:rsidDel="002023CE">
          <w:rPr>
            <w:lang w:val="en-GB"/>
          </w:rPr>
          <w:delText xml:space="preserve"> </w:delText>
        </w:r>
      </w:del>
      <w:bookmarkStart w:id="4245" w:name="_Hlk74763295"/>
      <w:ins w:id="4246" w:author="Robin Matthews" w:date="2021-06-16T19:14:00Z">
        <w:r w:rsidR="002023CE">
          <w:rPr>
            <w:lang w:val="en-GB"/>
          </w:rPr>
          <w:t xml:space="preserve"> </w:t>
        </w:r>
        <w:r w:rsidR="002023CE">
          <w:fldChar w:fldCharType="begin" w:fldLock="1"/>
        </w:r>
      </w:ins>
      <w:r w:rsidR="00CD3B49">
        <w:rPr>
          <w:lang w:val="en-US"/>
        </w:rPr>
        <w: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"id" : "ITEM-2",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"ITEM-2",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"(MacCracken, 2016; Field et al., 2018)", "plainTextFormattedCitation" : "(MacCracken, 2016; Field et al., 2018)", "previouslyFormattedCitation" : "(MacCracken, 2016; Field et al., 2018)" }, "properties" : { "noteIndex" : 0 }, "schema" : "https://github.com/citation-style-language/schema/raw/master/csl-citation.json" }</w:instrText>
      </w:r>
      <w:ins w:id="4247" w:author="Robin Matthews" w:date="2021-06-16T19:14:00Z">
        <w:r w:rsidR="002023CE">
          <w:fldChar w:fldCharType="separate"/>
        </w:r>
        <w:r w:rsidR="002023CE" w:rsidRPr="00B94219">
          <w:rPr>
            <w:noProof/>
          </w:rPr>
          <w:t>(MacCracken, 2016; Field et al., 2018)</w:t>
        </w:r>
        <w:r w:rsidR="002023CE">
          <w:fldChar w:fldCharType="end"/>
        </w:r>
      </w:ins>
      <w:del w:id="4248" w:author="Robin Matthews" w:date="2021-06-16T19:14:00Z">
        <w:r w:rsidR="003E7C11" w:rsidRPr="003862D0" w:rsidDel="002023CE">
          <w:rPr>
            <w:lang w:val="en-GB"/>
          </w:rPr>
          <w:fldChar w:fldCharType="begin" w:fldLock="1"/>
        </w:r>
        <w:r w:rsidR="00615634" w:rsidDel="002023CE">
          <w:rPr>
            <w:lang w:val="en-GB"/>
          </w:rPr>
          <w:del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"mendeley" : { "formattedCitation" : "(MacCracken, 2016)", "plainTextFormattedCitation" : "(MacCracken, 2016)", "previouslyFormattedCitation" : "(MacCracken, 2016)" }, "properties" : { "noteIndex" : 0 }, "schema" : "https://github.com/citation-style-language/schema/raw/master/csl-citation.json" }</w:delInstrText>
        </w:r>
        <w:r w:rsidR="003E7C11" w:rsidRPr="003862D0" w:rsidDel="002023CE">
          <w:rPr>
            <w:lang w:val="en-GB"/>
          </w:rPr>
          <w:fldChar w:fldCharType="separate"/>
        </w:r>
        <w:r w:rsidR="00016735" w:rsidDel="002023CE">
          <w:rPr>
            <w:noProof/>
            <w:lang w:val="en-GB"/>
          </w:rPr>
          <w:delText>(MacCracken, 2016)</w:delText>
        </w:r>
        <w:r w:rsidR="003E7C11" w:rsidRPr="003862D0" w:rsidDel="002023CE">
          <w:rPr>
            <w:lang w:val="en-GB"/>
          </w:rPr>
          <w:fldChar w:fldCharType="end"/>
        </w:r>
        <w:r w:rsidR="003E7C11" w:rsidRPr="003862D0" w:rsidDel="002023CE">
          <w:rPr>
            <w:lang w:val="en-GB"/>
          </w:rPr>
          <w:delText xml:space="preserve"> </w:delText>
        </w:r>
        <w:r w:rsidR="003E7C11" w:rsidRPr="003862D0" w:rsidDel="002023CE">
          <w:rPr>
            <w:lang w:val="en-GB"/>
          </w:rPr>
          <w:fldChar w:fldCharType="begin" w:fldLock="1"/>
        </w:r>
        <w:r w:rsidR="00615634" w:rsidDel="002023CE">
          <w:rPr>
            <w:lang w:val="en-GB"/>
          </w:rPr>
          <w:delInstrText>ADDIN CSL_CITATION { "citationItems" : [ { "id" : "ITEM-1",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"ITEM-1",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"(Field et al., 2018)", "plainTextFormattedCitation" : "(Field et al., 2018)", "previouslyFormattedCitation" : "(Field et al., 2018)" }, "properties" : { "noteIndex" : 0 }, "schema" : "https://github.com/citation-style-language/schema/raw/master/csl-citation.json" }</w:delInstrText>
        </w:r>
        <w:r w:rsidR="003E7C11" w:rsidRPr="003862D0" w:rsidDel="002023CE">
          <w:rPr>
            <w:lang w:val="en-GB"/>
          </w:rPr>
          <w:fldChar w:fldCharType="separate"/>
        </w:r>
        <w:r w:rsidR="00016735" w:rsidDel="002023CE">
          <w:rPr>
            <w:noProof/>
            <w:lang w:val="en-GB"/>
          </w:rPr>
          <w:delText>(Field et al., 2018)</w:delText>
        </w:r>
        <w:r w:rsidR="003E7C11" w:rsidRPr="003862D0" w:rsidDel="002023CE">
          <w:rPr>
            <w:lang w:val="en-GB"/>
          </w:rPr>
          <w:fldChar w:fldCharType="end"/>
        </w:r>
      </w:del>
      <w:bookmarkEnd w:id="4241"/>
      <w:bookmarkEnd w:id="4245"/>
      <w:r w:rsidR="003E7C11" w:rsidRPr="003862D0">
        <w:rPr>
          <w:lang w:val="en-GB"/>
        </w:rPr>
        <w:t xml:space="preserve">. As noted in 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3E7C11" w:rsidRPr="003862D0">
        <w:rPr>
          <w:lang w:val="en-GB"/>
        </w:rPr>
        <w:t>, SRM</w:t>
      </w:r>
      <w:r w:rsidR="003E7C11" w:rsidRPr="003862D0">
        <w:rPr>
          <w:rFonts w:eastAsia="FrutigerLTPro-Condensed"/>
          <w:lang w:val="en-GB"/>
        </w:rPr>
        <w:t xml:space="preserve"> is only </w:t>
      </w:r>
      <w:r w:rsidR="00574474" w:rsidRPr="003862D0">
        <w:rPr>
          <w:rFonts w:eastAsia="FrutigerLTPro-Condensed"/>
          <w:lang w:val="en-GB"/>
        </w:rPr>
        <w:t xml:space="preserve">considered </w:t>
      </w:r>
      <w:r w:rsidR="003E7C11" w:rsidRPr="003862D0">
        <w:rPr>
          <w:rFonts w:eastAsia="FrutigerLTPro-Condensed"/>
          <w:lang w:val="en-GB"/>
        </w:rPr>
        <w:t xml:space="preserve">as a potential supplement to deep mitigation, for example in overshoot scenarios </w:t>
      </w:r>
      <w:r w:rsidR="003E7C11" w:rsidRPr="003862D0">
        <w:rPr>
          <w:rFonts w:eastAsia="FrutigerLTPro-Condensed"/>
          <w:lang w:val="en-GB"/>
        </w:rPr>
        <w:fldChar w:fldCharType="begin" w:fldLock="1"/>
      </w:r>
      <w:r w:rsidR="00615634">
        <w:rPr>
          <w:rFonts w:eastAsia="FrutigerLTPro-Condensed"/>
          <w:lang w:val="en-GB"/>
        </w:rPr>
        <w:instrText>ADDIN CSL_CITATION { "citationItems" : [ { "id" : "ITEM-1", "itemData" : { "DOI" : "10.1098/rsta.2016.0454", "ISSN" : "1364-503X", "PMID" : "29610384", "abstract" : "Solar geoengineering refers to deliberately reducing net radiative forcing by reflecting some sunlight back to space, in order to reduce anthropogenic climate changes; a possible such approach would be adding aerosols to the stratosphere. If future mitigation proves insufficient to limit the rise in global mean temperature to less than 1.5\u000eC above preindustrial, it is plausible that some additional and limited deployment of solar geoengineering could reduce climate damages. That is, these approaches could eventually be considered as part of an overall strategy to manage the risks of climate change, combining emissions reduction, net-negative emissions technologies, and solar geoengineering to meet climate goals. We first overview current research, research trends, and some of the key gaps in knowledge that would need to be addressed to support informed decisions. Next, since few climate model simulations have considered these limiteddeployment scenarios, we synthesize prior results to assess the projected response if solar geoengineering were used to limit global mean temperature to 1.5\u000eC above preindustrial in an overshoot scenario that would otherwise peak near 3\u000eC. The resulting climate is closer in many respects to a climate where the 1.5\u000eC target is achieved through mitigation alone than either is to the 3\u000eC climate with no geoengineering, although there are some important differences.", "author" : [ { "dropping-particle" : "", "family" : "MacMartin", "given" : "Douglas G.", "non-dropping-particle" : "", "parse-names" : false, "suffix" : "" }, { "dropping-particle" : "", "family" : "Ricke", "given" : "Katharine L.",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"2119", "issued" : { "date-parts" : [ [ "2018", "5", "13" ] ] }, "page" : "20160454", "title" : "Solar geoengineering as part of an overall strategy for meeting the 1.5\u00b0C Paris target", "translator" : [ { "dropping-particle" : "", "family" : "K2999", "given" : "", "non-dropping-particle" : "", "parse-names" : false, "suffix" : "" } ], "type" : "article-journal", "volume" : "376" }, "uris" : [ "http://www.mendeley.com/documents/?uuid=98abbefb-acfc-4e18-ba70-5789d0e737d6" ] } ], "mendeley" : { "formattedCitation" : "(MacMartin et al., 2018)", "plainTextFormattedCitation" : "(MacMartin et al., 2018)", "previouslyFormattedCitation" : "(MacMartin et al., 2018)" }, "properties" : { "noteIndex" : 0 }, "schema" : "https://github.com/citation-style-language/schema/raw/master/csl-citation.json" }</w:instrText>
      </w:r>
      <w:r w:rsidR="003E7C11" w:rsidRPr="003862D0">
        <w:rPr>
          <w:rFonts w:eastAsia="FrutigerLTPro-Condensed"/>
          <w:lang w:val="en-GB"/>
        </w:rPr>
        <w:fldChar w:fldCharType="separate"/>
      </w:r>
      <w:r w:rsidR="00016735">
        <w:rPr>
          <w:rFonts w:eastAsia="FrutigerLTPro-Condensed"/>
          <w:noProof/>
          <w:lang w:val="en-GB"/>
        </w:rPr>
        <w:t>(MacMartin et al., 2018)</w:t>
      </w:r>
      <w:r w:rsidR="003E7C11" w:rsidRPr="003862D0">
        <w:rPr>
          <w:rFonts w:eastAsia="FrutigerLTPro-Condensed"/>
          <w:lang w:val="en-GB"/>
        </w:rPr>
        <w:fldChar w:fldCharType="end"/>
      </w:r>
      <w:r w:rsidR="003E7C11" w:rsidRPr="003862D0">
        <w:rPr>
          <w:rFonts w:eastAsia="FrutigerLTPro-Condensed"/>
          <w:lang w:val="en-GB"/>
        </w:rPr>
        <w:t>.</w:t>
      </w:r>
    </w:p>
    <w:p w14:paraId="505F260C" w14:textId="77777777" w:rsidR="003E7C11" w:rsidRPr="003862D0" w:rsidRDefault="003E7C11" w:rsidP="003E7C11">
      <w:pPr>
        <w:pStyle w:val="AR6BodyText"/>
        <w:rPr>
          <w:rFonts w:eastAsia="FrutigerLTPro-Condensed"/>
          <w:lang w:val="en-GB"/>
        </w:rPr>
      </w:pPr>
    </w:p>
    <w:p w14:paraId="6D43808F" w14:textId="1F092AED" w:rsidR="003E7C11" w:rsidRPr="003862D0" w:rsidRDefault="003E7C11" w:rsidP="003E7C11">
      <w:pPr>
        <w:pStyle w:val="AR6BodyText"/>
        <w:rPr>
          <w:rFonts w:eastAsia="FrutigerLTPro-Condensed"/>
          <w:lang w:val="en-GB"/>
        </w:rPr>
      </w:pPr>
      <w:r w:rsidRPr="003862D0">
        <w:rPr>
          <w:lang w:val="en-GB"/>
        </w:rPr>
        <w:br/>
      </w:r>
      <w:r w:rsidRPr="003862D0">
        <w:rPr>
          <w:b/>
          <w:lang w:val="en-GB"/>
        </w:rPr>
        <w:t>[START TABLE 4.</w:t>
      </w:r>
      <w:r w:rsidR="00556A32" w:rsidRPr="003862D0">
        <w:rPr>
          <w:b/>
          <w:lang w:val="en-GB"/>
        </w:rPr>
        <w:t>7</w:t>
      </w:r>
      <w:r w:rsidRPr="003862D0">
        <w:rPr>
          <w:b/>
          <w:lang w:val="en-GB"/>
        </w:rPr>
        <w:t xml:space="preserve"> HERE]</w:t>
      </w:r>
    </w:p>
    <w:p w14:paraId="51A7E4DC" w14:textId="77777777" w:rsidR="003E7C11" w:rsidRPr="003862D0" w:rsidRDefault="003E7C11" w:rsidP="003E7C11">
      <w:pPr>
        <w:pStyle w:val="AR6BodyText"/>
        <w:rPr>
          <w:lang w:val="en-GB"/>
        </w:rPr>
      </w:pPr>
    </w:p>
    <w:p w14:paraId="3103AFF4" w14:textId="77777777" w:rsidR="003E7C11" w:rsidRPr="003862D0" w:rsidRDefault="003E7C11" w:rsidP="003E7C11">
      <w:pPr>
        <w:pStyle w:val="AR6Chap4Table"/>
        <w:rPr>
          <w:lang w:val="en-GB"/>
        </w:rPr>
      </w:pPr>
      <w:bookmarkStart w:id="4249" w:name="_Ref3387006"/>
      <w:bookmarkStart w:id="4250" w:name="_Ref29569475"/>
      <w:bookmarkStart w:id="4251" w:name="_Ref65508351"/>
      <w:r w:rsidRPr="003862D0">
        <w:rPr>
          <w:b/>
          <w:bCs/>
          <w:lang w:val="en-GB"/>
        </w:rPr>
        <w:t xml:space="preserve">A summary of the various SRM </w:t>
      </w:r>
      <w:bookmarkEnd w:id="4249"/>
      <w:r w:rsidRPr="003862D0">
        <w:rPr>
          <w:b/>
          <w:bCs/>
          <w:lang w:val="en-GB"/>
        </w:rPr>
        <w:t>approaches</w:t>
      </w:r>
      <w:bookmarkEnd w:id="4250"/>
      <w:r w:rsidRPr="003862D0">
        <w:rPr>
          <w:lang w:val="en-GB"/>
        </w:rPr>
        <w:t>.</w:t>
      </w:r>
      <w:bookmarkEnd w:id="4251"/>
      <w:r w:rsidRPr="003862D0">
        <w:rPr>
          <w:lang w:val="en-GB"/>
        </w:rPr>
        <w:t xml:space="preserve"> </w:t>
      </w:r>
    </w:p>
    <w:p w14:paraId="7581E9EC" w14:textId="77777777" w:rsidR="003E7C11" w:rsidRPr="003862D0" w:rsidRDefault="003E7C11" w:rsidP="003E7C11">
      <w:pPr>
        <w:pStyle w:val="AR6BodyText"/>
        <w:rPr>
          <w:lang w:val="en-GB"/>
        </w:rPr>
      </w:pPr>
    </w:p>
    <w:tbl>
      <w:tblPr>
        <w:tblStyle w:val="PlainTable2"/>
        <w:tblW w:w="10060" w:type="dxa"/>
        <w:tblLook w:val="06A0" w:firstRow="1" w:lastRow="0" w:firstColumn="1" w:lastColumn="0" w:noHBand="1" w:noVBand="1"/>
      </w:tblPr>
      <w:tblGrid>
        <w:gridCol w:w="1610"/>
        <w:gridCol w:w="2863"/>
        <w:gridCol w:w="2061"/>
        <w:gridCol w:w="1983"/>
        <w:gridCol w:w="1543"/>
      </w:tblGrid>
      <w:tr w:rsidR="003E7C11" w:rsidRPr="003862D0" w14:paraId="02D8BF65" w14:textId="77777777" w:rsidTr="0097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tcBorders>
            <w:shd w:val="clear" w:color="auto" w:fill="E7E6E6" w:themeFill="background2"/>
          </w:tcPr>
          <w:p w14:paraId="13F7EB1D" w14:textId="3ACF601E" w:rsidR="003E7C11" w:rsidRPr="003862D0" w:rsidRDefault="003E7C11" w:rsidP="00E6172A">
            <w:pPr>
              <w:pStyle w:val="AR6BodyText"/>
              <w:rPr>
                <w:szCs w:val="20"/>
                <w:lang w:val="en-GB"/>
              </w:rPr>
            </w:pPr>
            <w:r w:rsidRPr="003862D0">
              <w:rPr>
                <w:szCs w:val="20"/>
                <w:lang w:val="en-GB"/>
              </w:rPr>
              <w:t xml:space="preserve">SRM </w:t>
            </w:r>
            <w:ins w:id="4252" w:author="Sara M Tuson" w:date="2021-07-22T16:59:00Z">
              <w:r w:rsidR="00B073F5">
                <w:rPr>
                  <w:szCs w:val="20"/>
                  <w:lang w:val="en-GB"/>
                </w:rPr>
                <w:t>A</w:t>
              </w:r>
            </w:ins>
            <w:del w:id="4253" w:author="Sara M Tuson" w:date="2021-07-22T16:59:00Z">
              <w:r w:rsidRPr="003862D0" w:rsidDel="00B073F5">
                <w:rPr>
                  <w:szCs w:val="20"/>
                  <w:lang w:val="en-GB"/>
                </w:rPr>
                <w:delText>a</w:delText>
              </w:r>
            </w:del>
            <w:r w:rsidRPr="003862D0">
              <w:rPr>
                <w:szCs w:val="20"/>
                <w:lang w:val="en-GB"/>
              </w:rPr>
              <w:t>pproach</w:t>
            </w:r>
          </w:p>
        </w:tc>
        <w:tc>
          <w:tcPr>
            <w:tcW w:w="2893" w:type="dxa"/>
            <w:tcBorders>
              <w:top w:val="single" w:sz="4" w:space="0" w:color="7F7F7F" w:themeColor="text1" w:themeTint="80"/>
            </w:tcBorders>
            <w:shd w:val="clear" w:color="auto" w:fill="E7E6E6" w:themeFill="background2"/>
          </w:tcPr>
          <w:p w14:paraId="29036C10" w14:textId="765596DB"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bookmarkStart w:id="4254" w:name="_Hlk46411400"/>
            <w:r w:rsidRPr="003862D0">
              <w:rPr>
                <w:szCs w:val="20"/>
                <w:lang w:val="en-GB"/>
              </w:rPr>
              <w:t xml:space="preserve">Proposed </w:t>
            </w:r>
            <w:ins w:id="4255" w:author="Sara M Tuson" w:date="2021-07-22T16:59:00Z">
              <w:r w:rsidR="00B073F5">
                <w:rPr>
                  <w:szCs w:val="20"/>
                  <w:lang w:val="en-GB"/>
                </w:rPr>
                <w:t>M</w:t>
              </w:r>
            </w:ins>
            <w:del w:id="4256" w:author="Sara M Tuson" w:date="2021-07-22T16:59:00Z">
              <w:r w:rsidRPr="003862D0" w:rsidDel="00B073F5">
                <w:rPr>
                  <w:szCs w:val="20"/>
                  <w:lang w:val="en-GB"/>
                </w:rPr>
                <w:delText>m</w:delText>
              </w:r>
            </w:del>
            <w:r w:rsidRPr="003862D0">
              <w:rPr>
                <w:szCs w:val="20"/>
                <w:lang w:val="en-GB"/>
              </w:rPr>
              <w:t xml:space="preserve">echanism and </w:t>
            </w:r>
            <w:ins w:id="4257" w:author="Sara M Tuson" w:date="2021-07-22T16:59:00Z">
              <w:r w:rsidR="00B073F5">
                <w:rPr>
                  <w:szCs w:val="20"/>
                  <w:lang w:val="en-GB"/>
                </w:rPr>
                <w:t>A</w:t>
              </w:r>
            </w:ins>
            <w:del w:id="4258" w:author="Sara M Tuson" w:date="2021-07-22T16:59:00Z">
              <w:r w:rsidRPr="003862D0" w:rsidDel="00B073F5">
                <w:rPr>
                  <w:szCs w:val="20"/>
                  <w:lang w:val="en-GB"/>
                </w:rPr>
                <w:delText>a</w:delText>
              </w:r>
            </w:del>
            <w:r w:rsidRPr="003862D0">
              <w:rPr>
                <w:szCs w:val="20"/>
                <w:lang w:val="en-GB"/>
              </w:rPr>
              <w:t xml:space="preserve">ssociated </w:t>
            </w:r>
            <w:ins w:id="4259" w:author="Sara M Tuson" w:date="2021-07-22T16:59:00Z">
              <w:r w:rsidR="00B073F5">
                <w:rPr>
                  <w:szCs w:val="20"/>
                  <w:lang w:val="en-GB"/>
                </w:rPr>
                <w:t>U</w:t>
              </w:r>
            </w:ins>
            <w:del w:id="4260" w:author="Sara M Tuson" w:date="2021-07-22T16:59:00Z">
              <w:r w:rsidRPr="003862D0" w:rsidDel="00B073F5">
                <w:rPr>
                  <w:szCs w:val="20"/>
                  <w:lang w:val="en-GB"/>
                </w:rPr>
                <w:delText>u</w:delText>
              </w:r>
            </w:del>
            <w:r w:rsidRPr="003862D0">
              <w:rPr>
                <w:szCs w:val="20"/>
                <w:lang w:val="en-GB"/>
              </w:rPr>
              <w:t xml:space="preserve">ncertainties of the SRM </w:t>
            </w:r>
            <w:ins w:id="4261" w:author="Sara M Tuson" w:date="2021-07-22T16:59:00Z">
              <w:r w:rsidR="00B073F5">
                <w:rPr>
                  <w:szCs w:val="20"/>
                  <w:lang w:val="en-GB"/>
                </w:rPr>
                <w:t>A</w:t>
              </w:r>
            </w:ins>
            <w:del w:id="4262" w:author="Sara M Tuson" w:date="2021-07-22T16:59:00Z">
              <w:r w:rsidRPr="003862D0" w:rsidDel="00B073F5">
                <w:rPr>
                  <w:szCs w:val="20"/>
                  <w:lang w:val="en-GB"/>
                </w:rPr>
                <w:delText>a</w:delText>
              </w:r>
            </w:del>
            <w:r w:rsidRPr="003862D0">
              <w:rPr>
                <w:szCs w:val="20"/>
                <w:lang w:val="en-GB"/>
              </w:rPr>
              <w:t>pproach</w:t>
            </w:r>
            <w:bookmarkEnd w:id="4254"/>
          </w:p>
        </w:tc>
        <w:tc>
          <w:tcPr>
            <w:tcW w:w="2068" w:type="dxa"/>
            <w:tcBorders>
              <w:top w:val="single" w:sz="4" w:space="0" w:color="7F7F7F" w:themeColor="text1" w:themeTint="80"/>
            </w:tcBorders>
            <w:shd w:val="clear" w:color="auto" w:fill="E7E6E6" w:themeFill="background2"/>
          </w:tcPr>
          <w:p w14:paraId="035561F5" w14:textId="55B43EE8"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rFonts w:eastAsia="SimSun"/>
                <w:szCs w:val="20"/>
                <w:lang w:val="en-GB" w:eastAsia="zh-CN"/>
              </w:rPr>
            </w:pPr>
            <w:r w:rsidRPr="003862D0">
              <w:rPr>
                <w:rFonts w:eastAsia="SimSun"/>
                <w:szCs w:val="20"/>
                <w:lang w:val="en-GB" w:eastAsia="zh-CN"/>
              </w:rPr>
              <w:t>Global</w:t>
            </w:r>
            <w:ins w:id="4263" w:author="Sara M Tuson" w:date="2021-07-22T16:59:00Z">
              <w:del w:id="4264" w:author="Ian Blenkinsop" w:date="2021-07-26T18:26:00Z">
                <w:r w:rsidR="00B073F5" w:rsidDel="00A7559D">
                  <w:rPr>
                    <w:rFonts w:eastAsia="SimSun"/>
                    <w:szCs w:val="20"/>
                    <w:lang w:val="en-GB" w:eastAsia="zh-CN"/>
                  </w:rPr>
                  <w:delText>-</w:delText>
                </w:r>
              </w:del>
            </w:ins>
            <w:ins w:id="4265" w:author="Ian Blenkinsop" w:date="2021-07-26T18:26:00Z">
              <w:r w:rsidR="00A7559D">
                <w:rPr>
                  <w:rFonts w:eastAsia="SimSun"/>
                  <w:szCs w:val="20"/>
                  <w:lang w:val="en-GB" w:eastAsia="zh-CN"/>
                </w:rPr>
                <w:t xml:space="preserve"> </w:t>
              </w:r>
            </w:ins>
            <w:del w:id="4266" w:author="Sara M Tuson" w:date="2021-07-22T16:59:00Z">
              <w:r w:rsidRPr="003862D0" w:rsidDel="00B073F5">
                <w:rPr>
                  <w:rFonts w:eastAsia="SimSun"/>
                  <w:szCs w:val="20"/>
                  <w:lang w:val="en-GB" w:eastAsia="zh-CN"/>
                </w:rPr>
                <w:delText xml:space="preserve"> </w:delText>
              </w:r>
            </w:del>
            <w:ins w:id="4267" w:author="Sara M Tuson" w:date="2021-07-22T16:59:00Z">
              <w:r w:rsidR="00B073F5">
                <w:rPr>
                  <w:rFonts w:eastAsia="SimSun"/>
                  <w:szCs w:val="20"/>
                  <w:lang w:val="en-GB" w:eastAsia="zh-CN"/>
                </w:rPr>
                <w:t>M</w:t>
              </w:r>
            </w:ins>
            <w:del w:id="4268" w:author="Sara M Tuson" w:date="2021-07-22T16:59:00Z">
              <w:r w:rsidRPr="003862D0" w:rsidDel="00B073F5">
                <w:rPr>
                  <w:rFonts w:eastAsia="SimSun"/>
                  <w:szCs w:val="20"/>
                  <w:lang w:val="en-GB" w:eastAsia="zh-CN"/>
                </w:rPr>
                <w:delText>m</w:delText>
              </w:r>
            </w:del>
            <w:r w:rsidRPr="003862D0">
              <w:rPr>
                <w:rFonts w:eastAsia="SimSun"/>
                <w:szCs w:val="20"/>
                <w:lang w:val="en-GB" w:eastAsia="zh-CN"/>
              </w:rPr>
              <w:t xml:space="preserve">ean </w:t>
            </w:r>
            <w:ins w:id="4269" w:author="Sara M Tuson" w:date="2021-07-22T17:00:00Z">
              <w:r w:rsidR="00B073F5">
                <w:rPr>
                  <w:rFonts w:eastAsia="SimSun"/>
                  <w:szCs w:val="20"/>
                  <w:lang w:val="en-GB" w:eastAsia="zh-CN"/>
                </w:rPr>
                <w:t>N</w:t>
              </w:r>
            </w:ins>
            <w:del w:id="4270" w:author="Sara M Tuson" w:date="2021-07-22T17:00:00Z">
              <w:r w:rsidRPr="003862D0" w:rsidDel="00B073F5">
                <w:rPr>
                  <w:rFonts w:eastAsia="SimSun"/>
                  <w:szCs w:val="20"/>
                  <w:lang w:val="en-GB" w:eastAsia="zh-CN"/>
                </w:rPr>
                <w:delText>n</w:delText>
              </w:r>
            </w:del>
            <w:r w:rsidRPr="003862D0">
              <w:rPr>
                <w:rFonts w:eastAsia="SimSun"/>
                <w:szCs w:val="20"/>
                <w:lang w:val="en-GB" w:eastAsia="zh-CN"/>
              </w:rPr>
              <w:t xml:space="preserve">egative </w:t>
            </w:r>
            <w:ins w:id="4271" w:author="Sara M Tuson" w:date="2021-07-22T17:00:00Z">
              <w:r w:rsidR="00B073F5">
                <w:rPr>
                  <w:rFonts w:eastAsia="SimSun"/>
                  <w:szCs w:val="20"/>
                  <w:lang w:val="en-GB" w:eastAsia="zh-CN"/>
                </w:rPr>
                <w:t>R</w:t>
              </w:r>
            </w:ins>
            <w:del w:id="4272" w:author="Sara M Tuson" w:date="2021-07-22T17:00:00Z">
              <w:r w:rsidR="00F23698" w:rsidRPr="003862D0" w:rsidDel="00B073F5">
                <w:rPr>
                  <w:rFonts w:eastAsia="SimSun"/>
                  <w:szCs w:val="20"/>
                  <w:lang w:val="en-GB" w:eastAsia="zh-CN"/>
                </w:rPr>
                <w:delText>r</w:delText>
              </w:r>
            </w:del>
            <w:r w:rsidR="00F23698" w:rsidRPr="003862D0">
              <w:rPr>
                <w:rFonts w:eastAsia="SimSun"/>
                <w:szCs w:val="20"/>
                <w:lang w:val="en-GB" w:eastAsia="zh-CN"/>
              </w:rPr>
              <w:t>adiative</w:t>
            </w:r>
            <w:r w:rsidRPr="003862D0">
              <w:rPr>
                <w:rFonts w:eastAsia="SimSun"/>
                <w:szCs w:val="20"/>
                <w:lang w:val="en-GB" w:eastAsia="zh-CN"/>
              </w:rPr>
              <w:t xml:space="preserve"> </w:t>
            </w:r>
            <w:ins w:id="4273" w:author="Sara M Tuson" w:date="2021-07-22T17:00:00Z">
              <w:r w:rsidR="00B073F5">
                <w:rPr>
                  <w:rFonts w:eastAsia="SimSun"/>
                  <w:szCs w:val="20"/>
                  <w:lang w:val="en-GB" w:eastAsia="zh-CN"/>
                </w:rPr>
                <w:t>F</w:t>
              </w:r>
            </w:ins>
            <w:del w:id="4274" w:author="Sara M Tuson" w:date="2021-07-22T17:00:00Z">
              <w:r w:rsidRPr="003862D0" w:rsidDel="00B073F5">
                <w:rPr>
                  <w:rFonts w:eastAsia="SimSun"/>
                  <w:szCs w:val="20"/>
                  <w:lang w:val="en-GB" w:eastAsia="zh-CN"/>
                </w:rPr>
                <w:delText>f</w:delText>
              </w:r>
            </w:del>
            <w:r w:rsidRPr="003862D0">
              <w:rPr>
                <w:rFonts w:eastAsia="SimSun"/>
                <w:szCs w:val="20"/>
                <w:lang w:val="en-GB" w:eastAsia="zh-CN"/>
              </w:rPr>
              <w:t xml:space="preserve">orcing </w:t>
            </w:r>
            <w:ins w:id="4275" w:author="Sara M Tuson" w:date="2021-07-22T17:00:00Z">
              <w:r w:rsidR="00B073F5">
                <w:rPr>
                  <w:rFonts w:eastAsia="SimSun"/>
                  <w:szCs w:val="20"/>
                  <w:lang w:val="en-GB" w:eastAsia="zh-CN"/>
                </w:rPr>
                <w:t>P</w:t>
              </w:r>
            </w:ins>
            <w:del w:id="4276" w:author="Sara M Tuson" w:date="2021-07-22T17:00:00Z">
              <w:r w:rsidRPr="003862D0" w:rsidDel="00B073F5">
                <w:rPr>
                  <w:rFonts w:eastAsia="SimSun"/>
                  <w:szCs w:val="20"/>
                  <w:lang w:val="en-GB" w:eastAsia="zh-CN"/>
                </w:rPr>
                <w:delText>p</w:delText>
              </w:r>
            </w:del>
            <w:r w:rsidRPr="003862D0">
              <w:rPr>
                <w:rFonts w:eastAsia="SimSun"/>
                <w:szCs w:val="20"/>
                <w:lang w:val="en-GB" w:eastAsia="zh-CN"/>
              </w:rPr>
              <w:t xml:space="preserve">otential and </w:t>
            </w:r>
            <w:ins w:id="4277" w:author="Sara M Tuson" w:date="2021-07-22T17:00:00Z">
              <w:r w:rsidR="00B073F5">
                <w:rPr>
                  <w:rFonts w:eastAsia="SimSun"/>
                  <w:szCs w:val="20"/>
                  <w:lang w:val="en-GB" w:eastAsia="zh-CN"/>
                </w:rPr>
                <w:t>C</w:t>
              </w:r>
            </w:ins>
            <w:del w:id="4278" w:author="Sara M Tuson" w:date="2021-07-22T17:00:00Z">
              <w:r w:rsidRPr="003862D0" w:rsidDel="00B073F5">
                <w:rPr>
                  <w:rFonts w:eastAsia="SimSun"/>
                  <w:szCs w:val="20"/>
                  <w:lang w:val="en-GB" w:eastAsia="zh-CN"/>
                </w:rPr>
                <w:delText>c</w:delText>
              </w:r>
            </w:del>
            <w:r w:rsidRPr="003862D0">
              <w:rPr>
                <w:rFonts w:eastAsia="SimSun"/>
                <w:szCs w:val="20"/>
                <w:lang w:val="en-GB" w:eastAsia="zh-CN"/>
              </w:rPr>
              <w:t>haracteristics</w:t>
            </w:r>
          </w:p>
        </w:tc>
        <w:tc>
          <w:tcPr>
            <w:tcW w:w="1989" w:type="dxa"/>
            <w:tcBorders>
              <w:top w:val="single" w:sz="4" w:space="0" w:color="7F7F7F" w:themeColor="text1" w:themeTint="80"/>
            </w:tcBorders>
            <w:shd w:val="clear" w:color="auto" w:fill="E7E6E6" w:themeFill="background2"/>
          </w:tcPr>
          <w:p w14:paraId="7D9B93B2" w14:textId="0E1FE30D"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r w:rsidRPr="003862D0">
              <w:rPr>
                <w:szCs w:val="20"/>
                <w:lang w:val="en-GB"/>
              </w:rPr>
              <w:t xml:space="preserve">Key </w:t>
            </w:r>
            <w:ins w:id="4279" w:author="Sara M Tuson" w:date="2021-07-22T17:00:00Z">
              <w:r w:rsidR="00B073F5">
                <w:rPr>
                  <w:szCs w:val="20"/>
                  <w:lang w:val="en-GB"/>
                </w:rPr>
                <w:t>C</w:t>
              </w:r>
            </w:ins>
            <w:del w:id="4280" w:author="Sara M Tuson" w:date="2021-07-22T17:00:00Z">
              <w:r w:rsidRPr="003862D0" w:rsidDel="00B073F5">
                <w:rPr>
                  <w:szCs w:val="20"/>
                  <w:lang w:val="en-GB"/>
                </w:rPr>
                <w:delText>c</w:delText>
              </w:r>
            </w:del>
            <w:r w:rsidRPr="003862D0">
              <w:rPr>
                <w:szCs w:val="20"/>
                <w:lang w:val="en-GB"/>
              </w:rPr>
              <w:t xml:space="preserve">limate and </w:t>
            </w:r>
            <w:ins w:id="4281" w:author="Sara M Tuson" w:date="2021-07-22T17:00:00Z">
              <w:r w:rsidR="00B073F5">
                <w:rPr>
                  <w:szCs w:val="20"/>
                  <w:lang w:val="en-GB"/>
                </w:rPr>
                <w:t>E</w:t>
              </w:r>
            </w:ins>
            <w:del w:id="4282" w:author="Sara M Tuson" w:date="2021-07-22T17:00:00Z">
              <w:r w:rsidRPr="003862D0" w:rsidDel="00B073F5">
                <w:rPr>
                  <w:szCs w:val="20"/>
                  <w:lang w:val="en-GB"/>
                </w:rPr>
                <w:delText>e</w:delText>
              </w:r>
            </w:del>
            <w:r w:rsidRPr="003862D0">
              <w:rPr>
                <w:szCs w:val="20"/>
                <w:lang w:val="en-GB"/>
              </w:rPr>
              <w:t xml:space="preserve">nvironmental </w:t>
            </w:r>
            <w:ins w:id="4283" w:author="Sara M Tuson" w:date="2021-07-22T17:00:00Z">
              <w:r w:rsidR="00B073F5">
                <w:rPr>
                  <w:szCs w:val="20"/>
                  <w:lang w:val="en-GB"/>
                </w:rPr>
                <w:t>E</w:t>
              </w:r>
            </w:ins>
            <w:del w:id="4284" w:author="Sara M Tuson" w:date="2021-07-22T17:00:00Z">
              <w:r w:rsidRPr="003862D0" w:rsidDel="00B073F5">
                <w:rPr>
                  <w:szCs w:val="20"/>
                  <w:lang w:val="en-GB"/>
                </w:rPr>
                <w:delText>e</w:delText>
              </w:r>
            </w:del>
            <w:r w:rsidRPr="003862D0">
              <w:rPr>
                <w:szCs w:val="20"/>
                <w:lang w:val="en-GB"/>
              </w:rPr>
              <w:t>ffects</w:t>
            </w:r>
          </w:p>
        </w:tc>
        <w:tc>
          <w:tcPr>
            <w:tcW w:w="1550" w:type="dxa"/>
            <w:tcBorders>
              <w:top w:val="single" w:sz="4" w:space="0" w:color="7F7F7F" w:themeColor="text1" w:themeTint="80"/>
            </w:tcBorders>
            <w:shd w:val="clear" w:color="auto" w:fill="E7E6E6" w:themeFill="background2"/>
          </w:tcPr>
          <w:p w14:paraId="547E0D80" w14:textId="77777777" w:rsidR="003E7C11" w:rsidRPr="003862D0" w:rsidRDefault="003E7C11" w:rsidP="00E6172A">
            <w:pPr>
              <w:pStyle w:val="AR6BodyText"/>
              <w:cnfStyle w:val="100000000000" w:firstRow="1" w:lastRow="0" w:firstColumn="0" w:lastColumn="0" w:oddVBand="0" w:evenVBand="0" w:oddHBand="0" w:evenHBand="0" w:firstRowFirstColumn="0" w:firstRowLastColumn="0" w:lastRowFirstColumn="0" w:lastRowLastColumn="0"/>
              <w:rPr>
                <w:szCs w:val="20"/>
                <w:lang w:val="en-GB"/>
              </w:rPr>
            </w:pPr>
            <w:r w:rsidRPr="003862D0">
              <w:rPr>
                <w:szCs w:val="20"/>
                <w:lang w:val="en-GB"/>
              </w:rPr>
              <w:t xml:space="preserve">References </w:t>
            </w:r>
          </w:p>
        </w:tc>
      </w:tr>
      <w:tr w:rsidR="003E7C11" w:rsidRPr="003741E9" w14:paraId="6C995F6A"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nil"/>
            </w:tcBorders>
            <w:shd w:val="clear" w:color="auto" w:fill="FFF2CC" w:themeFill="accent4" w:themeFillTint="33"/>
          </w:tcPr>
          <w:p w14:paraId="50333BA4" w14:textId="77777777" w:rsidR="003E7C11" w:rsidRPr="003862D0" w:rsidRDefault="003E7C11" w:rsidP="00E6172A">
            <w:pPr>
              <w:pStyle w:val="AR6BodyText"/>
              <w:rPr>
                <w:szCs w:val="20"/>
                <w:lang w:val="en-GB"/>
              </w:rPr>
            </w:pPr>
            <w:r w:rsidRPr="003862D0">
              <w:rPr>
                <w:szCs w:val="20"/>
                <w:lang w:val="en-GB"/>
              </w:rPr>
              <w:t xml:space="preserve">Stratospheric Aerosol Injection (SAI) </w:t>
            </w:r>
          </w:p>
        </w:tc>
        <w:tc>
          <w:tcPr>
            <w:tcW w:w="2893" w:type="dxa"/>
            <w:tcBorders>
              <w:top w:val="single" w:sz="4" w:space="0" w:color="7F7F7F" w:themeColor="text1" w:themeTint="80"/>
              <w:bottom w:val="nil"/>
            </w:tcBorders>
            <w:shd w:val="clear" w:color="auto" w:fill="FFF2CC" w:themeFill="accent4" w:themeFillTint="33"/>
          </w:tcPr>
          <w:p w14:paraId="5883D407" w14:textId="22FC420F"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 xml:space="preserve">Injection of aerosols or their precursor gases into the stratosphere to scatter sunlight back to space; Aerosol types such as sulphates, calcium carbonate, and titanium dioxide have been proposed; </w:t>
            </w:r>
            <w:r w:rsidRPr="003862D0">
              <w:rPr>
                <w:rFonts w:cs="Frutiger LT Pro 57 Condensed"/>
                <w:color w:val="211D1E"/>
                <w:sz w:val="18"/>
                <w:szCs w:val="18"/>
                <w:lang w:val="en-GB"/>
              </w:rPr>
              <w:t>large uncertainties associated with type of aerosol, aerosol radiative properties, microphysics, chemistry, stratospheric processes, and temporal and spatial strategy of aerosol injection</w:t>
            </w:r>
            <w:ins w:id="4285" w:author="Sara M Tuson" w:date="2021-07-20T20:33:00Z">
              <w:r w:rsidR="00DD6399">
                <w:rPr>
                  <w:rFonts w:cs="Frutiger LT Pro 57 Condensed"/>
                  <w:color w:val="211D1E"/>
                  <w:sz w:val="18"/>
                  <w:szCs w:val="18"/>
                  <w:lang w:val="en-GB"/>
                </w:rPr>
                <w:t>.</w:t>
              </w:r>
            </w:ins>
            <w:r w:rsidRPr="003862D0">
              <w:rPr>
                <w:rFonts w:cs="Frutiger LT Pro 57 Condensed"/>
                <w:color w:val="211D1E"/>
                <w:sz w:val="18"/>
                <w:szCs w:val="18"/>
                <w:lang w:val="en-GB"/>
              </w:rPr>
              <w:t xml:space="preserve"> </w:t>
            </w:r>
          </w:p>
        </w:tc>
        <w:tc>
          <w:tcPr>
            <w:tcW w:w="2068" w:type="dxa"/>
            <w:tcBorders>
              <w:top w:val="single" w:sz="4" w:space="0" w:color="7F7F7F" w:themeColor="text1" w:themeTint="80"/>
              <w:bottom w:val="nil"/>
            </w:tcBorders>
            <w:shd w:val="clear" w:color="auto" w:fill="FFF2CC" w:themeFill="accent4" w:themeFillTint="33"/>
          </w:tcPr>
          <w:p w14:paraId="5469EC08" w14:textId="0D36A863" w:rsidR="003E7C11" w:rsidRPr="003862D0" w:rsidRDefault="003E7C11" w:rsidP="00574474">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1</w:t>
            </w:r>
            <w:r w:rsidR="00574474" w:rsidRPr="003862D0">
              <w:rPr>
                <w:sz w:val="18"/>
                <w:szCs w:val="18"/>
                <w:lang w:val="en-GB"/>
              </w:rPr>
              <w:t>–</w:t>
            </w:r>
            <w:r w:rsidRPr="003862D0">
              <w:rPr>
                <w:sz w:val="18"/>
                <w:szCs w:val="18"/>
                <w:lang w:val="en-GB"/>
              </w:rPr>
              <w:t>8 W m</w:t>
            </w:r>
            <w:ins w:id="4286" w:author="Sara M Tuson" w:date="2021-07-18T07:28:00Z">
              <w:r w:rsidR="00A71F18" w:rsidRPr="00A71F18">
                <w:rPr>
                  <w:color w:val="000000"/>
                  <w:sz w:val="20"/>
                  <w:szCs w:val="20"/>
                  <w:vertAlign w:val="superscript"/>
                  <w:rPrChange w:id="4287" w:author="Sara M Tuson" w:date="2021-07-18T07:28:00Z">
                    <w:rPr>
                      <w:color w:val="000000"/>
                      <w:sz w:val="20"/>
                      <w:szCs w:val="20"/>
                    </w:rPr>
                  </w:rPrChange>
                </w:rPr>
                <w:t>–</w:t>
              </w:r>
            </w:ins>
            <w:del w:id="4288" w:author="Sara M Tuson" w:date="2021-07-18T07:28:00Z">
              <w:r w:rsidRPr="003862D0" w:rsidDel="00A71F18">
                <w:rPr>
                  <w:sz w:val="18"/>
                  <w:szCs w:val="18"/>
                  <w:vertAlign w:val="superscript"/>
                  <w:lang w:val="en-GB"/>
                </w:rPr>
                <w:delText>-</w:delText>
              </w:r>
            </w:del>
            <w:r w:rsidRPr="003862D0">
              <w:rPr>
                <w:sz w:val="18"/>
                <w:szCs w:val="18"/>
                <w:vertAlign w:val="superscript"/>
                <w:lang w:val="en-GB"/>
              </w:rPr>
              <w:t>2</w:t>
            </w:r>
            <w:r w:rsidRPr="003862D0">
              <w:rPr>
                <w:sz w:val="18"/>
                <w:szCs w:val="18"/>
                <w:lang w:val="en-GB"/>
              </w:rPr>
              <w:t>, depending on the amount and pattern of injection, and transport and growth of injected particles;</w:t>
            </w:r>
            <w:r w:rsidRPr="003862D0">
              <w:rPr>
                <w:color w:val="FF0000"/>
                <w:sz w:val="18"/>
                <w:szCs w:val="18"/>
                <w:lang w:val="en-GB"/>
              </w:rPr>
              <w:t xml:space="preserve"> </w:t>
            </w:r>
            <w:r w:rsidRPr="003862D0">
              <w:rPr>
                <w:sz w:val="18"/>
                <w:szCs w:val="18"/>
                <w:lang w:val="en-GB"/>
              </w:rPr>
              <w:t xml:space="preserve">compared to other SRM approaches, radiative forcing could be more </w:t>
            </w:r>
            <w:r w:rsidR="00F23698" w:rsidRPr="003862D0">
              <w:rPr>
                <w:sz w:val="18"/>
                <w:szCs w:val="18"/>
                <w:lang w:val="en-GB"/>
              </w:rPr>
              <w:t>homogenously</w:t>
            </w:r>
            <w:r w:rsidRPr="003862D0">
              <w:rPr>
                <w:sz w:val="18"/>
                <w:szCs w:val="18"/>
                <w:lang w:val="en-GB"/>
              </w:rPr>
              <w:t xml:space="preserve"> distributed. </w:t>
            </w:r>
          </w:p>
        </w:tc>
        <w:tc>
          <w:tcPr>
            <w:tcW w:w="1989" w:type="dxa"/>
            <w:tcBorders>
              <w:top w:val="single" w:sz="4" w:space="0" w:color="7F7F7F" w:themeColor="text1" w:themeTint="80"/>
              <w:bottom w:val="nil"/>
            </w:tcBorders>
            <w:shd w:val="clear" w:color="auto" w:fill="FFF2CC" w:themeFill="accent4" w:themeFillTint="33"/>
          </w:tcPr>
          <w:p w14:paraId="7E90C06D" w14:textId="561C2A79"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 xml:space="preserve">Change in temperature and precipitation pattern; precipitation reduction in some monsoon regions; decrease in direct and increase in diffuse sunlight at surface; stratospheric heating and </w:t>
            </w:r>
            <w:r w:rsidRPr="003862D0">
              <w:rPr>
                <w:sz w:val="18"/>
                <w:szCs w:val="18"/>
                <w:lang w:val="en-GB"/>
              </w:rPr>
              <w:t>changes to stratospheric dynamics and chemistry; potential delay in ozone hole recovery; changes in surface UV ra</w:t>
            </w:r>
            <w:r w:rsidR="0008564D" w:rsidRPr="003862D0">
              <w:rPr>
                <w:sz w:val="18"/>
                <w:szCs w:val="18"/>
                <w:lang w:val="en-GB"/>
              </w:rPr>
              <w:t>diation; changes in crop yields</w:t>
            </w:r>
            <w:ins w:id="4289" w:author="Sara M Tuson" w:date="2021-07-20T20:34:00Z">
              <w:r w:rsidR="00DD6399">
                <w:rPr>
                  <w:sz w:val="18"/>
                  <w:szCs w:val="18"/>
                  <w:lang w:val="en-GB"/>
                </w:rPr>
                <w:t>.</w:t>
              </w:r>
            </w:ins>
            <w:r w:rsidRPr="003862D0">
              <w:rPr>
                <w:sz w:val="18"/>
                <w:szCs w:val="18"/>
                <w:lang w:val="en-GB"/>
              </w:rPr>
              <w:t xml:space="preserve"> </w:t>
            </w:r>
          </w:p>
        </w:tc>
        <w:commentRangeStart w:id="4290"/>
        <w:tc>
          <w:tcPr>
            <w:tcW w:w="1550" w:type="dxa"/>
            <w:tcBorders>
              <w:top w:val="single" w:sz="4" w:space="0" w:color="7F7F7F" w:themeColor="text1" w:themeTint="80"/>
              <w:bottom w:val="nil"/>
            </w:tcBorders>
            <w:shd w:val="clear" w:color="auto" w:fill="FFF2CC" w:themeFill="accent4" w:themeFillTint="33"/>
          </w:tcPr>
          <w:p w14:paraId="4AB0440D" w14:textId="36D7A3DF" w:rsidR="003E7C11" w:rsidRPr="003862D0" w:rsidRDefault="004D307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291" w:author="Robin Matthews" w:date="2021-06-16T17:53:00Z">
              <w:r w:rsidR="004767F4">
                <w:rPr>
                  <w:sz w:val="18"/>
                  <w:szCs w:val="18"/>
                  <w:lang w:val="en-GB"/>
                </w:rPr>
                <w: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"id" : "ITEM-2",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"http://www.mendeley.com/documents/?uuid=7345bbcd-bdc8-4148-9aa0-3c3743a44b20", "http://www.mendeley.com/documents/?uuid=307f1821-d27b-4e6c-ba2d-315958827223", "http://www.mendeley.com/documents/?uuid=f5306451-bc09-4cb5-b5b3-6c7eff9530e1" ] }, { "id" : "ITEM-3",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"ITEM-3",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"(Visioni et al., 2017; Tilmes et al., 2018b; Simpson et al., 2019a)", "manualFormatting" : "Visioni et al., 2017; Tilmes et al., 2018b; Simpson et al., 2019b", "plainTextFormattedCitation" : "(Visioni et al., 2017; Tilmes et al., 2018b; Simpson et al., 2019a)", "previouslyFormattedCitation" : "(Visioni et al., 2017; Tilmes et al., 2018b; Simpson et al., 2019a)" }, "properties" : { "noteIndex" : 0 }, "schema" : "https://github.com/citation-style-language/schema/raw/master/csl-citation.json" }</w:instrText>
              </w:r>
            </w:ins>
            <w:del w:id="4292" w:author="Robin Matthews" w:date="2021-06-16T17:53:00Z">
              <w:r w:rsidR="00615634" w:rsidDel="004767F4">
                <w:rPr>
                  <w:sz w:val="18"/>
                  <w:szCs w:val="18"/>
                  <w:lang w:val="en-GB"/>
                </w:rPr>
                <w:del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"id" : "ITEM-2",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"http://www.mendeley.com/documents/?uuid=7345bbcd-bdc8-4148-9aa0-3c3743a44b20", "http://www.mendeley.com/documents/?uuid=307f1821-d27b-4e6c-ba2d-315958827223", "http://www.mendeley.com/documents/?uuid=f5306451-bc09-4cb5-b5b3-6c7eff9530e1" ] }, { "id" : "ITEM-3",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"ITEM-3",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"(Visioni et al., 2017; Tilmes et al., 2018b; Simpson et al., 2019a)", "plainTextFormattedCitation" : "(Visioni et al., 2017; Tilmes et al., 2018b; Simpson et al., 2019a)", "previouslyFormattedCitation" : "(Visioni et al., 2017; Tilmes et al., 2018b; Simpson et al., 2019a)" }, "properties" : { "noteIndex" : 0 }, "schema" : "https://github.com/citation-style-language/schema/raw/master/csl-citation.json" }</w:delInstrText>
              </w:r>
            </w:del>
            <w:r w:rsidRPr="003862D0">
              <w:rPr>
                <w:sz w:val="18"/>
                <w:szCs w:val="18"/>
                <w:lang w:val="en-GB"/>
              </w:rPr>
              <w:fldChar w:fldCharType="separate"/>
            </w:r>
            <w:del w:id="4293" w:author="Robin Matthews" w:date="2021-06-16T17:53:00Z">
              <w:r w:rsidR="00016735" w:rsidDel="004767F4">
                <w:rPr>
                  <w:noProof/>
                  <w:sz w:val="18"/>
                  <w:szCs w:val="18"/>
                  <w:lang w:val="en-GB"/>
                </w:rPr>
                <w:delText>(</w:delText>
              </w:r>
            </w:del>
            <w:r w:rsidR="00016735">
              <w:rPr>
                <w:noProof/>
                <w:sz w:val="18"/>
                <w:szCs w:val="18"/>
                <w:lang w:val="en-GB"/>
              </w:rPr>
              <w:t>Visioni et al., 2017; Tilmes et al., 2018b; Simpson et al., 2019</w:t>
            </w:r>
            <w:ins w:id="4294" w:author="Robin Matthews" w:date="2021-06-16T17:53:00Z">
              <w:r w:rsidR="004767F4">
                <w:rPr>
                  <w:noProof/>
                  <w:sz w:val="18"/>
                  <w:szCs w:val="18"/>
                  <w:lang w:val="en-GB"/>
                </w:rPr>
                <w:t>b</w:t>
              </w:r>
            </w:ins>
            <w:del w:id="4295" w:author="Robin Matthews" w:date="2021-06-16T17:53:00Z">
              <w:r w:rsidR="00016735" w:rsidDel="004767F4">
                <w:rPr>
                  <w:noProof/>
                  <w:sz w:val="18"/>
                  <w:szCs w:val="18"/>
                  <w:lang w:val="en-GB"/>
                </w:rPr>
                <w:delText>a)</w:delText>
              </w:r>
            </w:del>
            <w:r w:rsidRPr="003862D0">
              <w:rPr>
                <w:sz w:val="18"/>
                <w:szCs w:val="18"/>
                <w:lang w:val="en-GB"/>
              </w:rPr>
              <w:fldChar w:fldCharType="end"/>
            </w:r>
            <w:commentRangeEnd w:id="4290"/>
            <w:r w:rsidR="00016735">
              <w:rPr>
                <w:rStyle w:val="CommentReference"/>
              </w:rPr>
              <w:commentReference w:id="4290"/>
            </w:r>
            <w:del w:id="4296" w:author="Sara M Tuson" w:date="2021-07-22T17:01:00Z">
              <w:r w:rsidR="003E7C11" w:rsidRPr="003862D0" w:rsidDel="00B073F5">
                <w:rPr>
                  <w:sz w:val="18"/>
                  <w:szCs w:val="18"/>
                  <w:lang w:val="en-GB"/>
                </w:rPr>
                <w:delText xml:space="preserve"> </w:delText>
              </w:r>
            </w:del>
            <w:ins w:id="4297" w:author="Sara M Tuson" w:date="2021-07-22T17:01:00Z">
              <w:r w:rsidR="00B073F5">
                <w:rPr>
                  <w:sz w:val="18"/>
                  <w:szCs w:val="18"/>
                  <w:lang w:val="en-GB"/>
                </w:rPr>
                <w:t>.</w:t>
              </w:r>
            </w:ins>
          </w:p>
          <w:p w14:paraId="672F78B1"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23361391"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tr>
      <w:tr w:rsidR="003E7C11" w:rsidRPr="004235C0" w14:paraId="11FAB596"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52EE591F" w14:textId="0D144212" w:rsidR="003E7C11" w:rsidRPr="003862D0" w:rsidRDefault="003E7C11" w:rsidP="00E6172A">
            <w:pPr>
              <w:pStyle w:val="AR6BodyText"/>
              <w:rPr>
                <w:szCs w:val="20"/>
                <w:lang w:val="en-GB"/>
              </w:rPr>
            </w:pPr>
            <w:r w:rsidRPr="003862D0">
              <w:rPr>
                <w:szCs w:val="20"/>
                <w:lang w:val="en-GB"/>
              </w:rPr>
              <w:t xml:space="preserve">Marine </w:t>
            </w:r>
            <w:ins w:id="4298" w:author="Sara M Tuson" w:date="2021-07-22T17:00:00Z">
              <w:r w:rsidR="00B073F5">
                <w:rPr>
                  <w:szCs w:val="20"/>
                  <w:lang w:val="en-GB"/>
                </w:rPr>
                <w:t>C</w:t>
              </w:r>
            </w:ins>
            <w:del w:id="4299" w:author="Sara M Tuson" w:date="2021-07-22T17:00:00Z">
              <w:r w:rsidRPr="003862D0" w:rsidDel="00B073F5">
                <w:rPr>
                  <w:szCs w:val="20"/>
                  <w:lang w:val="en-GB"/>
                </w:rPr>
                <w:delText>c</w:delText>
              </w:r>
            </w:del>
            <w:r w:rsidRPr="003862D0">
              <w:rPr>
                <w:szCs w:val="20"/>
                <w:lang w:val="en-GB"/>
              </w:rPr>
              <w:t xml:space="preserve">loud </w:t>
            </w:r>
            <w:ins w:id="4300" w:author="Sara M Tuson" w:date="2021-07-22T17:00:00Z">
              <w:r w:rsidR="00B073F5">
                <w:rPr>
                  <w:szCs w:val="20"/>
                  <w:lang w:val="en-GB"/>
                </w:rPr>
                <w:t>B</w:t>
              </w:r>
            </w:ins>
            <w:del w:id="4301" w:author="Sara M Tuson" w:date="2021-07-22T17:00:00Z">
              <w:r w:rsidRPr="003862D0" w:rsidDel="00B073F5">
                <w:rPr>
                  <w:szCs w:val="20"/>
                  <w:lang w:val="en-GB"/>
                </w:rPr>
                <w:delText>b</w:delText>
              </w:r>
            </w:del>
            <w:r w:rsidRPr="003862D0">
              <w:rPr>
                <w:szCs w:val="20"/>
                <w:lang w:val="en-GB"/>
              </w:rPr>
              <w:t>rightening (MCB)</w:t>
            </w:r>
          </w:p>
        </w:tc>
        <w:tc>
          <w:tcPr>
            <w:tcW w:w="2893" w:type="dxa"/>
            <w:tcBorders>
              <w:top w:val="nil"/>
              <w:bottom w:val="nil"/>
            </w:tcBorders>
          </w:tcPr>
          <w:p w14:paraId="1CDDDE98" w14:textId="77777777"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Injection of sea salt or other types of aerosols to increase the albedo of marine stratocumulus clouds;</w:t>
            </w:r>
            <w:r w:rsidRPr="003862D0">
              <w:rPr>
                <w:rFonts w:cs="Frutiger LT Pro 57 Condensed"/>
                <w:color w:val="211D1E"/>
                <w:sz w:val="18"/>
                <w:szCs w:val="18"/>
                <w:lang w:val="en-GB"/>
              </w:rPr>
              <w:t xml:space="preserve"> regional option to reduce SST in hurricane formation regions and in coral reef areas; large uncertainties associated with cloud microphysics and aerosol–cloud-radiation interactions.</w:t>
            </w:r>
          </w:p>
        </w:tc>
        <w:tc>
          <w:tcPr>
            <w:tcW w:w="2068" w:type="dxa"/>
            <w:tcBorders>
              <w:top w:val="nil"/>
              <w:bottom w:val="nil"/>
            </w:tcBorders>
          </w:tcPr>
          <w:p w14:paraId="06B12904" w14:textId="1CA96632"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1</w:t>
            </w:r>
            <w:r w:rsidR="00574474" w:rsidRPr="003862D0">
              <w:rPr>
                <w:sz w:val="18"/>
                <w:szCs w:val="18"/>
                <w:lang w:val="en-GB"/>
              </w:rPr>
              <w:t>–</w:t>
            </w:r>
            <w:r w:rsidRPr="003862D0">
              <w:rPr>
                <w:rFonts w:eastAsia="SimSun"/>
                <w:sz w:val="18"/>
                <w:szCs w:val="18"/>
                <w:lang w:val="en-GB" w:eastAsia="zh-CN"/>
              </w:rPr>
              <w:t>5 W m</w:t>
            </w:r>
            <w:ins w:id="4302" w:author="Sara M Tuson" w:date="2021-07-18T07:28:00Z">
              <w:r w:rsidR="00A71F18" w:rsidRPr="00A71F18">
                <w:rPr>
                  <w:color w:val="000000"/>
                  <w:sz w:val="20"/>
                  <w:szCs w:val="20"/>
                  <w:vertAlign w:val="superscript"/>
                  <w:rPrChange w:id="4303" w:author="Sara M Tuson" w:date="2021-07-18T07:28:00Z">
                    <w:rPr>
                      <w:color w:val="000000"/>
                      <w:sz w:val="20"/>
                      <w:szCs w:val="20"/>
                    </w:rPr>
                  </w:rPrChange>
                </w:rPr>
                <w:t>–</w:t>
              </w:r>
            </w:ins>
            <w:del w:id="4304" w:author="Sara M Tuson" w:date="2021-07-18T07:28:00Z">
              <w:r w:rsidRPr="003862D0" w:rsidDel="00A71F18">
                <w:rPr>
                  <w:rFonts w:eastAsia="SimSun"/>
                  <w:sz w:val="18"/>
                  <w:szCs w:val="18"/>
                  <w:vertAlign w:val="superscript"/>
                  <w:lang w:val="en-GB" w:eastAsia="zh-CN"/>
                </w:rPr>
                <w:delText>-</w:delText>
              </w:r>
            </w:del>
            <w:r w:rsidRPr="003862D0">
              <w:rPr>
                <w:rFonts w:eastAsia="SimSun"/>
                <w:sz w:val="18"/>
                <w:szCs w:val="18"/>
                <w:vertAlign w:val="superscript"/>
                <w:lang w:val="en-GB" w:eastAsia="zh-CN"/>
              </w:rPr>
              <w:t>2</w:t>
            </w:r>
            <w:r w:rsidRPr="003862D0">
              <w:rPr>
                <w:rFonts w:eastAsia="SimSun"/>
                <w:sz w:val="18"/>
                <w:szCs w:val="18"/>
                <w:lang w:val="en-GB" w:eastAsia="zh-CN"/>
              </w:rPr>
              <w:t>, depending on the scale and amount of sea salt injection; heterogeneous radiative forcing</w:t>
            </w:r>
            <w:ins w:id="4305" w:author="Sara M Tuson" w:date="2021-07-20T20:35:00Z">
              <w:r w:rsidR="00DD6399">
                <w:rPr>
                  <w:rFonts w:eastAsia="SimSun"/>
                  <w:sz w:val="18"/>
                  <w:szCs w:val="18"/>
                  <w:lang w:val="en-GB" w:eastAsia="zh-CN"/>
                </w:rPr>
                <w:t>.</w:t>
              </w:r>
            </w:ins>
          </w:p>
        </w:tc>
        <w:tc>
          <w:tcPr>
            <w:tcW w:w="1989" w:type="dxa"/>
            <w:tcBorders>
              <w:top w:val="nil"/>
              <w:bottom w:val="nil"/>
            </w:tcBorders>
          </w:tcPr>
          <w:p w14:paraId="557F2FFB" w14:textId="0BB4F2BC" w:rsidR="003E7C11" w:rsidRPr="003862D0" w:rsidRDefault="003E7C11"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 in land</w:t>
            </w:r>
            <w:ins w:id="4306" w:author="Sara M Tuson" w:date="2021-07-17T08:56:00Z">
              <w:r w:rsidR="00A50E05" w:rsidRPr="00A50E05">
                <w:rPr>
                  <w:sz w:val="18"/>
                  <w:szCs w:val="18"/>
                  <w:lang w:val="en-GB"/>
                </w:rPr>
                <w:t>–</w:t>
              </w:r>
            </w:ins>
            <w:del w:id="4307" w:author="Sara M Tuson" w:date="2021-07-17T08:56:00Z">
              <w:r w:rsidRPr="003862D0" w:rsidDel="00A50E05">
                <w:rPr>
                  <w:sz w:val="18"/>
                  <w:szCs w:val="18"/>
                  <w:lang w:val="en-GB"/>
                </w:rPr>
                <w:delText>-</w:delText>
              </w:r>
            </w:del>
            <w:r w:rsidRPr="003862D0">
              <w:rPr>
                <w:sz w:val="18"/>
                <w:szCs w:val="18"/>
                <w:lang w:val="en-GB"/>
              </w:rPr>
              <w:t>sea c</w:t>
            </w:r>
            <w:r w:rsidR="0008564D" w:rsidRPr="003862D0">
              <w:rPr>
                <w:sz w:val="18"/>
                <w:szCs w:val="18"/>
                <w:lang w:val="en-GB"/>
              </w:rPr>
              <w:t>ontrast and precipitation patterns</w:t>
            </w:r>
            <w:ins w:id="4308" w:author="Sara M Tuson" w:date="2021-07-20T20:35:00Z">
              <w:r w:rsidR="00DD6399">
                <w:rPr>
                  <w:sz w:val="18"/>
                  <w:szCs w:val="18"/>
                  <w:lang w:val="en-GB"/>
                </w:rPr>
                <w:t>.</w:t>
              </w:r>
            </w:ins>
            <w:r w:rsidRPr="003862D0">
              <w:rPr>
                <w:sz w:val="18"/>
                <w:szCs w:val="18"/>
                <w:lang w:val="en-GB"/>
              </w:rPr>
              <w:t xml:space="preserve"> </w:t>
            </w:r>
          </w:p>
        </w:tc>
        <w:bookmarkStart w:id="4309" w:name="_Hlk74758493"/>
        <w:tc>
          <w:tcPr>
            <w:tcW w:w="1550" w:type="dxa"/>
            <w:tcBorders>
              <w:top w:val="nil"/>
              <w:bottom w:val="nil"/>
            </w:tcBorders>
          </w:tcPr>
          <w:p w14:paraId="0B608C80" w14:textId="45C20B22" w:rsidR="003E7C11" w:rsidRPr="003862D0" w:rsidRDefault="004767F4"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ins w:id="4310" w:author="Robin Matthews" w:date="2021-06-16T17:54:00Z">
              <w:r>
                <w:rPr>
                  <w:sz w:val="18"/>
                  <w:szCs w:val="18"/>
                </w:rPr>
                <w:fldChar w:fldCharType="begin" w:fldLock="1"/>
              </w:r>
            </w:ins>
            <w:r w:rsidR="00CD3B49">
              <w:rPr>
                <w:sz w:val="18"/>
                <w:szCs w:val="18"/>
                <w:lang w:val="en-US"/>
              </w:rPr>
              <w:instrText>ADDIN CSL_CITATION { "citationItems" : [ { "id" : "ITEM-1", "itemData" : { "DOI" : "10.1098/rsta.2012.0086", "ISSN" : "1364-503X", "author" : [ { "dropping-particle" : "", "family" : "Latham", "given" : "John", "non-dropping-particle" : "", "parse-names" : false, "suffix" : "" }, { "dropping-particle" : "", "family" : "Bower", "given" : "Keith", "non-dropping-particle" : "", "parse-names" : false, "suffix" : "" }, { "dropping-particle" : "", "family" : "Choularton", "given" : "Tom", "non-dropping-particle" : "", "parse-names" : false, "suffix" : "" }, { "dropping-particle" : "", "family" : "Coe", "given" : "Hugh", "non-dropping-particle" : "", "parse-names" : false, "suffix" : "" }, { "dropping-particle" : "", "family" : "Connolly", "given" : "Paul", "non-dropping-particle" : "", "parse-names" : false, "suffix" : "" }, { "dropping-particle" : "", "family" : "Cooper", "given" : "Gary", "non-dropping-particle" : "", "parse-names" : false, "suffix" : "" }, { "dropping-particle" : "", "family" : "Craft", "given" : "Tim", "non-dropping-particle" : "", "parse-names" : false, "suffix" : "" }, { "dropping-particle" : "", "family" : "Foster", "given" : "Jack", "non-dropping-particle" : "", "parse-names" : false, "suffix" : "" }, { "dropping-particle" : "", "family" : "Gadian", "given" : "Alan", "non-dropping-particle" : "", "parse-names" : false, "suffix" : "" }, { "dropping-particle" : "", "family" : "Galbraith", "given" : "Lee", "non-dropping-particle" : "", "parse-names" : false, "suffix" : "" }, { "dropping-particle" : "", "family" : "Iacovides", "given" : "Hector", "non-dropping-particle" : "", "parse-names" : false, "suffix" : "" }, { "dropping-particle" : "", "family" : "Johnston", "given" : "David", "non-dropping-particle" : "", "parse-names" : false, "suffix" : "" }, { "dropping-particle" : "", "family" : "Launder", "given" : "Brian", "non-dropping-particle" : "", "parse-names" : false, "suffix" : "" }, { "dropping-particle" : "", "family" : "Leslie", "given" : "Brian", "non-dropping-particle" : "", "parse-names" : false, "suffix" : "" }, { "dropping-particle" : "", "family" : "Meyer", "given" : "John", "non-dropping-particle" : "", "parse-names" : false, "suffix" : "" }, { "dropping-particle" : "", "family" : "Neukermans", "given" : "Armand", "non-dropping-particle" : "", "parse-names" : false, "suffix" : "" }, { "dropping-particle" : "", "family" : "Ormond", "given" : "Bob", "non-dropping-particle" : "", "parse-names" : false, "suffix" : "" }, { "dropping-particle" : "", "family" : "Parkes", "given" : "Ben", "non-dropping-particle" : "", "parse-names" : false, "suffix" : "" }, { "dropping-particle" : "", "family" : "Rasch", "given" : "Phillip", "non-dropping-particle" : "", "parse-names" : false, "suffix" : "" }, { "dropping-particle" : "", "family" : "Rush", "given" : "John", "non-dropping-particle" : "", "parse-names" : false, "suffix" : "" }, { "dropping-particle" : "", "family" : "Salter", "given" : "Stephen", "non-dropping-particle" : "", "parse-names" : false, "suffix" : "" }, { "dropping-particle" : "", "family" : "Stevenson", "given" : "Tom", "non-dropping-particle" : "", "parse-names" : false, "suffix" : "" }, { "dropping-particle" : "", "family" : "Wang", "given" : "H.", "non-dropping-particle" : "", "parse-names" : false, "suffix" : "" }, { "dropping-particle" : "", "family" : "Wang", "given" : "Qin", "non-dropping-particle" : "", "parse-names" : false, "suffix" : "" }, { "dropping-particle" : "", "family" : "Wood", "given" : "Rob", "non-dropping-particle" : "", "parse-names" : false, "suffix" : "" } ], "container-title" : "Philosophical Transactions of the Royal Society A: Mathematical, Physical and Engineering Sciences", "id" : "ITEM-1", "issue" : "1974", "issued" : { "date-parts" : [ [ "2012", "9", "13" ] ] }, "page" : "4217-4262", "title" : "Marine cloud brightening", "translator" : [ { "dropping-particle" : "", "family" : "K3553", "given" : "", "non-dropping-particle" : "", "parse-names" : false, "suffix" : "" } ], "type" : "article-journal", "volume" : "370" }, "uris" : [ "http://www.mendeley.com/documents/?uuid=3cad1c6e-3bf4-4824-92be-8758ef692cd9" ] }, { "id" : "ITEM-2",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"ITEM-2",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 }, { "id" : "ITEM-3",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"ITEM-3",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"ITEM-4",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"ITEM-4",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"(Latham et al., 2012, 2014; Ahlm et al., 2017; Stjern et al., 2018)", "manualFormatting" : "Latham et al., 2012, 2014; Ahlm et al., 2017; Stjern et al., 2018", "plainTextFormattedCitation" : "(Latham et al., 2012, 2014; Ahlm et al., 2017; Stjern et al., 2018)", "previouslyFormattedCitation" : "(Latham et al., 2012, 2014; Ahlm et al., 2017; Stjern et al., 2018)" }, "properties" : { "noteIndex" : 0 }, "schema" : "https://github.com/citation-style-language/schema/raw/master/csl-citation.json" }</w:instrText>
            </w:r>
            <w:ins w:id="4311" w:author="Robin Matthews" w:date="2021-06-16T17:54:00Z">
              <w:r>
                <w:rPr>
                  <w:sz w:val="18"/>
                  <w:szCs w:val="18"/>
                </w:rPr>
                <w:fldChar w:fldCharType="separate"/>
              </w:r>
              <w:r w:rsidRPr="00900FBF">
                <w:rPr>
                  <w:noProof/>
                  <w:sz w:val="18"/>
                  <w:szCs w:val="18"/>
                </w:rPr>
                <w:t>Latham et al., 2012, 2014; Ahlm et al., 2017; Stjern et al., 2018</w:t>
              </w:r>
              <w:r>
                <w:rPr>
                  <w:sz w:val="18"/>
                  <w:szCs w:val="18"/>
                </w:rPr>
                <w:fldChar w:fldCharType="end"/>
              </w:r>
            </w:ins>
            <w:ins w:id="4312" w:author="Sara M Tuson" w:date="2021-07-22T17:01:00Z">
              <w:r w:rsidR="00B073F5">
                <w:rPr>
                  <w:sz w:val="18"/>
                  <w:szCs w:val="18"/>
                </w:rPr>
                <w:t>.</w:t>
              </w:r>
            </w:ins>
            <w:del w:id="4313" w:author="Robin Matthews" w:date="2021-06-16T17:54:00Z">
              <w:r w:rsidR="00ED4406" w:rsidRPr="003862D0" w:rsidDel="004767F4">
                <w:rPr>
                  <w:sz w:val="18"/>
                  <w:szCs w:val="18"/>
                  <w:lang w:val="en-GB"/>
                </w:rPr>
                <w:fldChar w:fldCharType="begin" w:fldLock="1"/>
              </w:r>
              <w:r w:rsidR="00615634" w:rsidDel="004767F4">
                <w:rPr>
                  <w:sz w:val="18"/>
                  <w:szCs w:val="18"/>
                  <w:lang w:val="en-GB"/>
                </w:rPr>
                <w:delInstrText>ADDIN CSL_CITATION { "citationItems" : [ { "id" : "ITEM-1", "itemData" : { "DOI" : "10.1098/rsta.2012.0086", "ISSN" : "1364-503X", "author" : [ { "dropping-particle" : "", "family" : "Latham", "given" : "John", "non-dropping-particle" : "", "parse-names" : false, "suffix" : "" }, { "dropping-particle" : "", "family" : "Bower", "given" : "Keith", "non-dropping-particle" : "", "parse-names" : false, "suffix" : "" }, { "dropping-particle" : "", "family" : "Choularton", "given" : "Tom", "non-dropping-particle" : "", "parse-names" : false, "suffix" : "" }, { "dropping-particle" : "", "family" : "Coe", "given" : "Hugh", "non-dropping-particle" : "", "parse-names" : false, "suffix" : "" }, { "dropping-particle" : "", "family" : "Connolly", "given" : "Paul", "non-dropping-particle" : "", "parse-names" : false, "suffix" : "" }, { "dropping-particle" : "", "family" : "Cooper", "given" : "Gary", "non-dropping-particle" : "", "parse-names" : false, "suffix" : "" }, { "dropping-particle" : "", "family" : "Craft", "given" : "Tim", "non-dropping-particle" : "", "parse-names" : false, "suffix" : "" }, { "dropping-particle" : "", "family" : "Foster", "given" : "Jack", "non-dropping-particle" : "", "parse-names" : false, "suffix" : "" }, { "dropping-particle" : "", "family" : "Gadian", "given" : "Alan", "non-dropping-particle" : "", "parse-names" : false, "suffix" : "" }, { "dropping-particle" : "", "family" : "Galbraith", "given" : "Lee", "non-dropping-particle" : "", "parse-names" : false, "suffix" : "" }, { "dropping-particle" : "", "family" : "Iacovides", "given" : "Hector", "non-dropping-particle" : "", "parse-names" : false, "suffix" : "" }, { "dropping-particle" : "", "family" : "Johnston", "given" : "David", "non-dropping-particle" : "", "parse-names" : false, "suffix" : "" }, { "dropping-particle" : "", "family" : "Launder", "given" : "Brian", "non-dropping-particle" : "", "parse-names" : false, "suffix" : "" }, { "dropping-particle" : "", "family" : "Leslie", "given" : "Brian", "non-dropping-particle" : "", "parse-names" : false, "suffix" : "" }, { "dropping-particle" : "", "family" : "Meyer", "given" : "John", "non-dropping-particle" : "", "parse-names" : false, "suffix" : "" }, { "dropping-particle" : "", "family" : "Neukermans", "given" : "Armand", "non-dropping-particle" : "", "parse-names" : false, "suffix" : "" }, { "dropping-particle" : "", "family" : "Ormond", "given" : "Bob", "non-dropping-particle" : "", "parse-names" : false, "suffix" : "" }, { "dropping-particle" : "", "family" : "Parkes", "given" : "Ben", "non-dropping-particle" : "", "parse-names" : false, "suffix" : "" }, { "dropping-particle" : "", "family" : "Rasch", "given" : "Phillip", "non-dropping-particle" : "", "parse-names" : false, "suffix" : "" }, { "dropping-particle" : "", "family" : "Rush", "given" : "John", "non-dropping-particle" : "", "parse-names" : false, "suffix" : "" }, { "dropping-particle" : "", "family" : "Salter", "given" : "Stephen", "non-dropping-particle" : "", "parse-names" : false, "suffix" : "" }, { "dropping-particle" : "", "family" : "Stevenson", "given" : "Tom", "non-dropping-particle" : "", "parse-names" : false, "suffix" : "" }, { "dropping-particle" : "", "family" : "Wang", "given" : "H.", "non-dropping-particle" : "", "parse-names" : false, "suffix" : "" }, { "dropping-particle" : "", "family" : "Wang", "given" : "Qin", "non-dropping-particle" : "", "parse-names" : false, "suffix" : "" }, { "dropping-particle" : "", "family" : "Wood", "given" : "Rob", "non-dropping-particle" : "", "parse-names" : false, "suffix" : "" } ], "container-title" : "Philosophical Transactions of the Royal Society A: Mathematical, Physical and Engineering Sciences", "id" : "ITEM-1", "issue" : "1974", "issued" : { "date-parts" : [ [ "2012", "9", "13" ] ] }, "page" : "4217-4262", "title" : "Marine cloud brightening", "translator" : [ { "dropping-particle" : "", "family" : "K3553", "given" : "", "non-dropping-particle" : "", "parse-names" : false, "suffix" : "" } ], "type" : "article-journal", "volume" : "370" }, "uris" : [ "http://www.mendeley.com/documents/?uuid=3cad1c6e-3bf4-4824-92be-8758ef692cd9" ] } ], "mendeley" : { "formattedCitation" : "(Latham et al., 2012)", "plainTextFormattedCitation" : "(Latham et al., 2012)", "previouslyFormattedCitation" : "(Latham et al., 2012)" }, "properties" : { "noteIndex" : 0 }, "schema" : "https://github.com/citation-style-language/schema/raw/master/csl-citation.json" }</w:delInstrText>
              </w:r>
              <w:r w:rsidR="00ED4406" w:rsidRPr="003862D0" w:rsidDel="004767F4">
                <w:rPr>
                  <w:sz w:val="18"/>
                  <w:szCs w:val="18"/>
                  <w:lang w:val="en-GB"/>
                </w:rPr>
                <w:fldChar w:fldCharType="separate"/>
              </w:r>
              <w:r w:rsidR="00016735" w:rsidDel="004767F4">
                <w:rPr>
                  <w:noProof/>
                  <w:sz w:val="18"/>
                  <w:szCs w:val="18"/>
                  <w:lang w:val="en-GB"/>
                </w:rPr>
                <w:delText>(Latham et al., 2012)</w:delText>
              </w:r>
              <w:r w:rsidR="00ED4406" w:rsidRPr="003862D0" w:rsidDel="004767F4">
                <w:rPr>
                  <w:sz w:val="18"/>
                  <w:szCs w:val="18"/>
                  <w:lang w:val="en-GB"/>
                </w:rPr>
                <w:fldChar w:fldCharType="end"/>
              </w:r>
              <w:r w:rsidR="00ED4406" w:rsidRPr="003862D0" w:rsidDel="004767F4">
                <w:rPr>
                  <w:sz w:val="18"/>
                  <w:szCs w:val="18"/>
                  <w:lang w:val="en-GB"/>
                </w:rPr>
                <w:fldChar w:fldCharType="begin" w:fldLock="1"/>
              </w:r>
              <w:r w:rsidR="00615634" w:rsidDel="004767F4">
                <w:rPr>
                  <w:sz w:val="18"/>
                  <w:szCs w:val="18"/>
                  <w:lang w:val="en-GB"/>
                </w:rPr>
                <w:delInstrText>ADDIN CSL_CITATION { "citationItems" : [ { "id" : "ITEM-1",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"ITEM-1",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 } ], "mendeley" : { "formattedCitation" : "(Latham et al., 2014)", "plainTextFormattedCitation" : "(Latham et al., 2014)", "previouslyFormattedCitation" : "(Latham et al., 2014)" }, "properties" : { "noteIndex" : 0 }, "schema" : "https://github.com/citation-style-language/schema/raw/master/csl-citation.json" }</w:delInstrText>
              </w:r>
              <w:r w:rsidR="00ED4406" w:rsidRPr="003862D0" w:rsidDel="004767F4">
                <w:rPr>
                  <w:sz w:val="18"/>
                  <w:szCs w:val="18"/>
                  <w:lang w:val="en-GB"/>
                </w:rPr>
                <w:fldChar w:fldCharType="separate"/>
              </w:r>
              <w:r w:rsidR="00016735" w:rsidDel="004767F4">
                <w:rPr>
                  <w:noProof/>
                  <w:sz w:val="18"/>
                  <w:szCs w:val="18"/>
                  <w:lang w:val="en-GB"/>
                </w:rPr>
                <w:delText>(Latham et al., 2014)</w:delText>
              </w:r>
              <w:r w:rsidR="00ED4406" w:rsidRPr="003862D0" w:rsidDel="004767F4">
                <w:rPr>
                  <w:sz w:val="18"/>
                  <w:szCs w:val="18"/>
                  <w:lang w:val="en-GB"/>
                </w:rPr>
                <w:fldChar w:fldCharType="end"/>
              </w:r>
              <w:r w:rsidR="00E460C0" w:rsidRPr="003862D0" w:rsidDel="004767F4">
                <w:rPr>
                  <w:rFonts w:eastAsia="SimSun"/>
                  <w:sz w:val="18"/>
                  <w:szCs w:val="18"/>
                  <w:lang w:val="en-GB" w:eastAsia="zh-CN"/>
                </w:rPr>
                <w:delText xml:space="preserve"> </w:delText>
              </w:r>
              <w:r w:rsidR="00E460C0" w:rsidRPr="003862D0" w:rsidDel="004767F4">
                <w:rPr>
                  <w:rFonts w:eastAsia="SimSun"/>
                  <w:sz w:val="18"/>
                  <w:szCs w:val="18"/>
                  <w:lang w:val="en-GB" w:eastAsia="zh-CN"/>
                </w:rPr>
                <w:fldChar w:fldCharType="begin" w:fldLock="1"/>
              </w:r>
              <w:r w:rsidR="00615634" w:rsidDel="004767F4">
                <w:rPr>
                  <w:rFonts w:eastAsia="SimSun"/>
                  <w:sz w:val="18"/>
                  <w:szCs w:val="18"/>
                  <w:lang w:val="en-GB" w:eastAsia="zh-CN"/>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E460C0" w:rsidRPr="003862D0" w:rsidDel="004767F4">
                <w:rPr>
                  <w:rFonts w:eastAsia="SimSun"/>
                  <w:sz w:val="18"/>
                  <w:szCs w:val="18"/>
                  <w:lang w:val="en-GB" w:eastAsia="zh-CN"/>
                </w:rPr>
                <w:fldChar w:fldCharType="separate"/>
              </w:r>
              <w:r w:rsidR="00016735" w:rsidDel="004767F4">
                <w:rPr>
                  <w:rFonts w:eastAsia="SimSun"/>
                  <w:noProof/>
                  <w:sz w:val="18"/>
                  <w:szCs w:val="18"/>
                  <w:lang w:val="en-GB" w:eastAsia="zh-CN"/>
                </w:rPr>
                <w:delText>(Ahlm et al., 2017)</w:delText>
              </w:r>
              <w:r w:rsidR="00E460C0" w:rsidRPr="003862D0" w:rsidDel="004767F4">
                <w:rPr>
                  <w:rFonts w:eastAsia="SimSun"/>
                  <w:sz w:val="18"/>
                  <w:szCs w:val="18"/>
                  <w:lang w:val="en-GB" w:eastAsia="zh-CN"/>
                </w:rPr>
                <w:fldChar w:fldCharType="end"/>
              </w:r>
              <w:r w:rsidR="00F93E2C" w:rsidRPr="003862D0" w:rsidDel="004767F4">
                <w:rPr>
                  <w:rFonts w:eastAsia="SimSun"/>
                  <w:lang w:val="en-GB" w:eastAsia="zh-CN"/>
                </w:rPr>
                <w:delText xml:space="preserve"> </w:delText>
              </w:r>
              <w:r w:rsidR="00F93E2C" w:rsidRPr="003862D0" w:rsidDel="004767F4">
                <w:rPr>
                  <w:rFonts w:eastAsia="SimSun"/>
                  <w:sz w:val="18"/>
                  <w:szCs w:val="18"/>
                  <w:lang w:val="en-GB" w:eastAsia="zh-CN"/>
                </w:rPr>
                <w:fldChar w:fldCharType="begin" w:fldLock="1"/>
              </w:r>
              <w:r w:rsidR="00615634" w:rsidDel="004767F4">
                <w:rPr>
                  <w:rFonts w:eastAsia="SimSun"/>
                  <w:sz w:val="18"/>
                  <w:szCs w:val="18"/>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00F93E2C" w:rsidRPr="003862D0" w:rsidDel="004767F4">
                <w:rPr>
                  <w:rFonts w:eastAsia="SimSun"/>
                  <w:sz w:val="18"/>
                  <w:szCs w:val="18"/>
                  <w:lang w:val="en-GB" w:eastAsia="zh-CN"/>
                </w:rPr>
                <w:fldChar w:fldCharType="separate"/>
              </w:r>
              <w:r w:rsidR="00016735" w:rsidDel="004767F4">
                <w:rPr>
                  <w:rFonts w:eastAsia="SimSun"/>
                  <w:noProof/>
                  <w:sz w:val="18"/>
                  <w:szCs w:val="18"/>
                  <w:lang w:val="en-GB" w:eastAsia="zh-CN"/>
                </w:rPr>
                <w:delText>(Stjern et al., 2018)</w:delText>
              </w:r>
              <w:r w:rsidR="00F93E2C" w:rsidRPr="003862D0" w:rsidDel="004767F4">
                <w:rPr>
                  <w:rFonts w:eastAsia="SimSun"/>
                  <w:sz w:val="18"/>
                  <w:szCs w:val="18"/>
                  <w:lang w:val="en-GB" w:eastAsia="zh-CN"/>
                </w:rPr>
                <w:fldChar w:fldCharType="end"/>
              </w:r>
            </w:del>
            <w:bookmarkEnd w:id="4309"/>
          </w:p>
        </w:tc>
      </w:tr>
      <w:tr w:rsidR="0008564D" w:rsidRPr="003741E9" w14:paraId="0C885A0B"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FFF2CC" w:themeFill="accent4" w:themeFillTint="33"/>
          </w:tcPr>
          <w:p w14:paraId="3C179D43" w14:textId="2B337A5F" w:rsidR="0008564D" w:rsidRPr="003862D0" w:rsidRDefault="0008564D" w:rsidP="00E6172A">
            <w:pPr>
              <w:pStyle w:val="AR6BodyText"/>
              <w:rPr>
                <w:szCs w:val="20"/>
                <w:lang w:val="en-GB"/>
              </w:rPr>
            </w:pPr>
            <w:r w:rsidRPr="003862D0">
              <w:rPr>
                <w:szCs w:val="20"/>
                <w:lang w:val="en-GB"/>
              </w:rPr>
              <w:t xml:space="preserve">Cirrus </w:t>
            </w:r>
            <w:ins w:id="4314" w:author="Sara M Tuson" w:date="2021-07-22T17:00:00Z">
              <w:r w:rsidR="00B073F5">
                <w:rPr>
                  <w:szCs w:val="20"/>
                  <w:lang w:val="en-GB"/>
                </w:rPr>
                <w:t>C</w:t>
              </w:r>
            </w:ins>
            <w:del w:id="4315" w:author="Sara M Tuson" w:date="2021-07-22T17:00:00Z">
              <w:r w:rsidRPr="003862D0" w:rsidDel="00B073F5">
                <w:rPr>
                  <w:szCs w:val="20"/>
                  <w:lang w:val="en-GB"/>
                </w:rPr>
                <w:delText>c</w:delText>
              </w:r>
            </w:del>
            <w:r w:rsidRPr="003862D0">
              <w:rPr>
                <w:szCs w:val="20"/>
                <w:lang w:val="en-GB"/>
              </w:rPr>
              <w:t xml:space="preserve">loud </w:t>
            </w:r>
            <w:ins w:id="4316" w:author="Sara M Tuson" w:date="2021-07-22T17:00:00Z">
              <w:r w:rsidR="00B073F5">
                <w:rPr>
                  <w:szCs w:val="20"/>
                  <w:lang w:val="en-GB"/>
                </w:rPr>
                <w:t>T</w:t>
              </w:r>
            </w:ins>
            <w:del w:id="4317" w:author="Sara M Tuson" w:date="2021-07-22T17:00:00Z">
              <w:r w:rsidRPr="003862D0" w:rsidDel="00B073F5">
                <w:rPr>
                  <w:szCs w:val="20"/>
                  <w:lang w:val="en-GB"/>
                </w:rPr>
                <w:delText>t</w:delText>
              </w:r>
            </w:del>
            <w:r w:rsidRPr="003862D0">
              <w:rPr>
                <w:szCs w:val="20"/>
                <w:lang w:val="en-GB"/>
              </w:rPr>
              <w:t>hinning (CCT)</w:t>
            </w:r>
          </w:p>
          <w:p w14:paraId="70F8F8B7" w14:textId="77777777" w:rsidR="0008564D" w:rsidRPr="003862D0" w:rsidRDefault="0008564D" w:rsidP="00E6172A">
            <w:pPr>
              <w:pStyle w:val="AR6BodyText"/>
              <w:rPr>
                <w:szCs w:val="20"/>
                <w:lang w:val="en-GB"/>
              </w:rPr>
            </w:pPr>
          </w:p>
          <w:p w14:paraId="1A6A7B78" w14:textId="77777777" w:rsidR="0008564D" w:rsidRPr="003862D0" w:rsidRDefault="0008564D" w:rsidP="00E6172A">
            <w:pPr>
              <w:pStyle w:val="AR6BodyText"/>
              <w:rPr>
                <w:szCs w:val="20"/>
                <w:lang w:val="en-GB"/>
              </w:rPr>
            </w:pPr>
          </w:p>
          <w:p w14:paraId="4D31AF8F" w14:textId="5FF814B8" w:rsidR="0008564D" w:rsidRPr="003862D0" w:rsidRDefault="0008564D" w:rsidP="00E6172A">
            <w:pPr>
              <w:pStyle w:val="AR6BodyText"/>
              <w:rPr>
                <w:szCs w:val="20"/>
                <w:lang w:val="en-GB"/>
              </w:rPr>
            </w:pPr>
          </w:p>
        </w:tc>
        <w:tc>
          <w:tcPr>
            <w:tcW w:w="2893" w:type="dxa"/>
            <w:tcBorders>
              <w:top w:val="nil"/>
              <w:bottom w:val="nil"/>
            </w:tcBorders>
            <w:shd w:val="clear" w:color="auto" w:fill="FFF2CC" w:themeFill="accent4" w:themeFillTint="33"/>
          </w:tcPr>
          <w:p w14:paraId="0628EFD9" w14:textId="259B9872" w:rsidR="0008564D" w:rsidRPr="00EB3E06" w:rsidRDefault="0008564D" w:rsidP="00E6172A">
            <w:pPr>
              <w:pStyle w:val="AR6BodyText"/>
              <w:cnfStyle w:val="000000000000" w:firstRow="0" w:lastRow="0" w:firstColumn="0" w:lastColumn="0" w:oddVBand="0" w:evenVBand="0" w:oddHBand="0" w:evenHBand="0" w:firstRowFirstColumn="0" w:firstRowLastColumn="0" w:lastRowFirstColumn="0" w:lastRowLastColumn="0"/>
              <w:rPr>
                <w:rFonts w:cs="Frutiger LT Pro 57 Condensed"/>
                <w:color w:val="211D1E"/>
                <w:sz w:val="18"/>
                <w:szCs w:val="18"/>
                <w:lang w:val="en-GB"/>
              </w:rPr>
            </w:pPr>
            <w:r w:rsidRPr="003862D0">
              <w:rPr>
                <w:sz w:val="18"/>
                <w:szCs w:val="18"/>
                <w:lang w:val="en-GB"/>
              </w:rPr>
              <w:t>Inject ice nuclei in the upper troposphere to reduce the lifetime and optical thickness of cirrus clouds to allow more longwave radiation to escape to space; large uncertainties associated with</w:t>
            </w:r>
            <w:r w:rsidRPr="003862D0">
              <w:rPr>
                <w:rFonts w:cs="Frutiger LT Pro 57 Condensed"/>
                <w:color w:val="211D1E"/>
                <w:sz w:val="18"/>
                <w:szCs w:val="18"/>
                <w:lang w:val="en-GB"/>
              </w:rPr>
              <w:t xml:space="preserve"> cirrus cloud formation processes, cirrus microphysics, and interaction with aerosol</w:t>
            </w:r>
            <w:ins w:id="4318" w:author="Sara M Tuson" w:date="2021-07-20T20:36:00Z">
              <w:r w:rsidR="00DD6399">
                <w:rPr>
                  <w:rFonts w:cs="Frutiger LT Pro 57 Condensed"/>
                  <w:color w:val="211D1E"/>
                  <w:sz w:val="18"/>
                  <w:szCs w:val="18"/>
                  <w:lang w:val="en-GB"/>
                </w:rPr>
                <w:t>.</w:t>
              </w:r>
            </w:ins>
          </w:p>
        </w:tc>
        <w:tc>
          <w:tcPr>
            <w:tcW w:w="2068" w:type="dxa"/>
            <w:tcBorders>
              <w:top w:val="nil"/>
              <w:bottom w:val="nil"/>
            </w:tcBorders>
            <w:shd w:val="clear" w:color="auto" w:fill="FFF2CC" w:themeFill="accent4" w:themeFillTint="33"/>
          </w:tcPr>
          <w:p w14:paraId="6B8604B6" w14:textId="51CFB223" w:rsidR="0008564D" w:rsidRPr="003862D0" w:rsidRDefault="0008564D" w:rsidP="00354B15">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1</w:t>
            </w:r>
            <w:del w:id="4319" w:author="Ian Blenkinsop" w:date="2021-07-26T18:26:00Z">
              <w:r w:rsidRPr="003862D0" w:rsidDel="00A7559D">
                <w:rPr>
                  <w:rFonts w:eastAsia="SimSun"/>
                  <w:sz w:val="18"/>
                  <w:szCs w:val="18"/>
                  <w:lang w:val="en-GB" w:eastAsia="zh-CN"/>
                </w:rPr>
                <w:delText>-</w:delText>
              </w:r>
            </w:del>
            <w:ins w:id="4320" w:author="Ian Blenkinsop" w:date="2021-07-26T18:26:00Z">
              <w:r w:rsidR="00A7559D">
                <w:rPr>
                  <w:rFonts w:eastAsia="SimSun"/>
                  <w:sz w:val="18"/>
                  <w:szCs w:val="18"/>
                  <w:lang w:val="en-GB" w:eastAsia="zh-CN"/>
                </w:rPr>
                <w:t>–</w:t>
              </w:r>
            </w:ins>
            <w:r w:rsidRPr="003862D0">
              <w:rPr>
                <w:rFonts w:eastAsia="SimSun"/>
                <w:sz w:val="18"/>
                <w:szCs w:val="18"/>
                <w:lang w:val="en-GB" w:eastAsia="zh-CN"/>
              </w:rPr>
              <w:t>2 W m</w:t>
            </w:r>
            <w:ins w:id="4321" w:author="Sara M Tuson" w:date="2021-07-18T07:28:00Z">
              <w:r w:rsidR="00A71F18" w:rsidRPr="00A71F18">
                <w:rPr>
                  <w:color w:val="000000"/>
                  <w:sz w:val="20"/>
                  <w:szCs w:val="20"/>
                  <w:vertAlign w:val="superscript"/>
                  <w:rPrChange w:id="4322" w:author="Sara M Tuson" w:date="2021-07-18T07:28:00Z">
                    <w:rPr>
                      <w:color w:val="000000"/>
                      <w:sz w:val="20"/>
                      <w:szCs w:val="20"/>
                    </w:rPr>
                  </w:rPrChange>
                </w:rPr>
                <w:t>–</w:t>
              </w:r>
            </w:ins>
            <w:del w:id="4323" w:author="Sara M Tuson" w:date="2021-07-18T07:28:00Z">
              <w:r w:rsidRPr="003862D0" w:rsidDel="00A71F18">
                <w:rPr>
                  <w:rFonts w:eastAsia="SimSun"/>
                  <w:sz w:val="18"/>
                  <w:szCs w:val="18"/>
                  <w:vertAlign w:val="superscript"/>
                  <w:lang w:val="en-GB" w:eastAsia="zh-CN"/>
                </w:rPr>
                <w:delText>-</w:delText>
              </w:r>
            </w:del>
            <w:r w:rsidRPr="003862D0">
              <w:rPr>
                <w:rFonts w:eastAsia="SimSun"/>
                <w:sz w:val="18"/>
                <w:szCs w:val="18"/>
                <w:vertAlign w:val="superscript"/>
                <w:lang w:val="en-GB" w:eastAsia="zh-CN"/>
              </w:rPr>
              <w:t>2</w:t>
            </w:r>
            <w:r w:rsidRPr="003862D0">
              <w:rPr>
                <w:rFonts w:eastAsia="SimSun"/>
                <w:sz w:val="18"/>
                <w:szCs w:val="18"/>
                <w:lang w:val="en-GB" w:eastAsia="zh-CN"/>
              </w:rPr>
              <w:t>, depending on cirrus microphysical response and seeding strategy;</w:t>
            </w:r>
            <w:r w:rsidRPr="003862D0">
              <w:rPr>
                <w:color w:val="FF0000"/>
                <w:sz w:val="18"/>
                <w:szCs w:val="18"/>
                <w:lang w:val="en-GB"/>
              </w:rPr>
              <w:t xml:space="preserve"> </w:t>
            </w:r>
            <w:r w:rsidRPr="003862D0">
              <w:rPr>
                <w:rFonts w:eastAsia="SimSun"/>
                <w:sz w:val="18"/>
                <w:szCs w:val="18"/>
                <w:lang w:val="en-GB" w:eastAsia="zh-CN"/>
              </w:rPr>
              <w:t>heterogeneous radiative forcing; loss in cirrus clouds could also cause significant shortwave forcing regionally; risk of ove</w:t>
            </w:r>
            <w:r w:rsidR="00354B15" w:rsidRPr="003862D0">
              <w:rPr>
                <w:rFonts w:eastAsia="SimSun"/>
                <w:sz w:val="18"/>
                <w:szCs w:val="18"/>
                <w:lang w:val="en-GB" w:eastAsia="zh-CN"/>
              </w:rPr>
              <w:t>rseeding and consequent warming</w:t>
            </w:r>
            <w:ins w:id="4324" w:author="Sara M Tuson" w:date="2021-07-20T20:36:00Z">
              <w:r w:rsidR="00DD6399">
                <w:rPr>
                  <w:rFonts w:eastAsia="SimSun"/>
                  <w:sz w:val="18"/>
                  <w:szCs w:val="18"/>
                  <w:lang w:val="en-GB" w:eastAsia="zh-CN"/>
                </w:rPr>
                <w:t>.</w:t>
              </w:r>
            </w:ins>
          </w:p>
        </w:tc>
        <w:tc>
          <w:tcPr>
            <w:tcW w:w="1989" w:type="dxa"/>
            <w:tcBorders>
              <w:top w:val="nil"/>
              <w:bottom w:val="nil"/>
            </w:tcBorders>
            <w:shd w:val="clear" w:color="auto" w:fill="FFF2CC" w:themeFill="accent4" w:themeFillTint="33"/>
          </w:tcPr>
          <w:p w14:paraId="560B88B4" w14:textId="78F25620"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Changes in temperature and precipitation pattern; increase in solar radiation reaching surface</w:t>
            </w:r>
            <w:ins w:id="4325" w:author="Sara M Tuson" w:date="2021-07-20T20:36:00Z">
              <w:r w:rsidR="00DD6399">
                <w:rPr>
                  <w:sz w:val="18"/>
                  <w:szCs w:val="18"/>
                  <w:lang w:val="en-GB"/>
                </w:rPr>
                <w:t>.</w:t>
              </w:r>
            </w:ins>
            <w:r w:rsidRPr="003862D0">
              <w:rPr>
                <w:sz w:val="18"/>
                <w:szCs w:val="18"/>
                <w:lang w:val="en-GB"/>
              </w:rPr>
              <w:t xml:space="preserve">   </w:t>
            </w:r>
          </w:p>
          <w:p w14:paraId="1388341D"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6B440464"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2B695196"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026BB8A5"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79973A8D" w14:textId="77777777"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p w14:paraId="0F6FB2C1" w14:textId="17AB488F" w:rsidR="0008564D" w:rsidRPr="003862D0" w:rsidRDefault="0008564D"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1550" w:type="dxa"/>
            <w:tcBorders>
              <w:top w:val="nil"/>
              <w:bottom w:val="nil"/>
            </w:tcBorders>
            <w:shd w:val="clear" w:color="auto" w:fill="FFF2CC" w:themeFill="accent4" w:themeFillTint="33"/>
          </w:tcPr>
          <w:p w14:paraId="29062E9D" w14:textId="5359E95C" w:rsidR="0008564D" w:rsidRPr="003862D0" w:rsidRDefault="004D307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326" w:author="Robin Matthews" w:date="2021-06-16T17:55:00Z">
              <w:r w:rsidR="004767F4">
                <w:rPr>
                  <w:sz w:val="18"/>
                  <w:szCs w:val="18"/>
                  <w:lang w:val="en-GB"/>
                </w:rPr>
                <w: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"http://www.mendeley.com/documents/?uuid=f0ad6eac-11b2-4048-ab65-82b59f994129", "http://www.mendeley.com/documents/?uuid=1823a9c2-0cd7-457f-b665-5fdb5457b86f"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"ITEM-3",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"ITEM-3",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"http://www.mendeley.com/documents/?uuid=a2bddd3d-721d-468d-966c-a024b9d47c03", "http://www.mendeley.com/documents/?uuid=f02ef1c8-0373-4afa-8801-300c88dc928e" ] } ], "mendeley" : { "formattedCitation" : "(Storelvmo and Herger, 2014; Jackson et al., 2016; Gasparini et al., 2020)", "manualFormatting" : "Storelvmo and Herger, 2014; Jackson et al., 2016; Gasparini et al., 2020", "plainTextFormattedCitation" : "(Storelvmo and Herger, 2014; Jackson et al., 2016; Gasparini et al., 2020)", "previouslyFormattedCitation" : "(Storelvmo and Herger, 2014; Jackson et al., 2016; Gasparini et al., 2020)" }, "properties" : { "noteIndex" : 0 }, "schema" : "https://github.com/citation-style-language/schema/raw/master/csl-citation.json" }</w:instrText>
              </w:r>
            </w:ins>
            <w:del w:id="4327" w:author="Robin Matthews" w:date="2021-06-16T17:55:00Z">
              <w:r w:rsidR="00615634" w:rsidDel="004767F4">
                <w:rPr>
                  <w:sz w:val="18"/>
                  <w:szCs w:val="18"/>
                  <w:lang w:val="en-GB"/>
                </w:rPr>
                <w:del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"http://www.mendeley.com/documents/?uuid=f0ad6eac-11b2-4048-ab65-82b59f994129", "http://www.mendeley.com/documents/?uuid=1823a9c2-0cd7-457f-b665-5fdb5457b86f"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"ITEM-3",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"ITEM-3",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"http://www.mendeley.com/documents/?uuid=a2bddd3d-721d-468d-966c-a024b9d47c03", "http://www.mendeley.com/documents/?uuid=f02ef1c8-0373-4afa-8801-300c88dc928e" ] } ], "mendeley" : { "formattedCitation" : "(Storelvmo and Herger, 2014; Jackson et al., 2016; Gasparini et al., 2020)", "plainTextFormattedCitation" : "(Storelvmo and Herger, 2014; Jackson et al., 2016; Gasparini et al., 2020)", "previouslyFormattedCitation" : "(Storelvmo and Herger, 2014; Jackson et al., 2016; Gasparini et al., 2020)" }, "properties" : { "noteIndex" : 0 }, "schema" : "https://github.com/citation-style-language/schema/raw/master/csl-citation.json" }</w:delInstrText>
              </w:r>
            </w:del>
            <w:r w:rsidRPr="003862D0">
              <w:rPr>
                <w:sz w:val="18"/>
                <w:szCs w:val="18"/>
                <w:lang w:val="en-GB"/>
              </w:rPr>
              <w:fldChar w:fldCharType="separate"/>
            </w:r>
            <w:del w:id="4328" w:author="Robin Matthews" w:date="2021-06-16T17:55:00Z">
              <w:r w:rsidR="00016735" w:rsidDel="004767F4">
                <w:rPr>
                  <w:noProof/>
                  <w:sz w:val="18"/>
                  <w:szCs w:val="18"/>
                  <w:lang w:val="en-GB"/>
                </w:rPr>
                <w:delText>(</w:delText>
              </w:r>
            </w:del>
            <w:r w:rsidR="00016735">
              <w:rPr>
                <w:noProof/>
                <w:sz w:val="18"/>
                <w:szCs w:val="18"/>
                <w:lang w:val="en-GB"/>
              </w:rPr>
              <w:t>Storelvmo and Herger, 2014; Jackson et al., 2016; Gasparini et al., 2020</w:t>
            </w:r>
            <w:del w:id="4329" w:author="Robin Matthews" w:date="2021-06-16T17:55:00Z">
              <w:r w:rsidR="00016735" w:rsidDel="004767F4">
                <w:rPr>
                  <w:noProof/>
                  <w:sz w:val="18"/>
                  <w:szCs w:val="18"/>
                  <w:lang w:val="en-GB"/>
                </w:rPr>
                <w:delText>)</w:delText>
              </w:r>
            </w:del>
            <w:r w:rsidRPr="003862D0">
              <w:rPr>
                <w:sz w:val="18"/>
                <w:szCs w:val="18"/>
                <w:lang w:val="en-GB"/>
              </w:rPr>
              <w:fldChar w:fldCharType="end"/>
            </w:r>
            <w:ins w:id="4330" w:author="Sara M Tuson" w:date="2021-07-22T17:00:00Z">
              <w:r w:rsidR="00B073F5">
                <w:rPr>
                  <w:sz w:val="18"/>
                  <w:szCs w:val="18"/>
                  <w:lang w:val="en-GB"/>
                </w:rPr>
                <w:t>.</w:t>
              </w:r>
            </w:ins>
            <w:r w:rsidR="0008564D" w:rsidRPr="003862D0">
              <w:rPr>
                <w:sz w:val="18"/>
                <w:szCs w:val="18"/>
                <w:lang w:val="en-GB"/>
              </w:rPr>
              <w:t xml:space="preserve"> </w:t>
            </w:r>
          </w:p>
          <w:p w14:paraId="4B295AAC" w14:textId="1EC11BEF" w:rsidR="0008564D" w:rsidRPr="003862D0" w:rsidRDefault="0008564D"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tr>
      <w:tr w:rsidR="00354B15" w:rsidRPr="003741E9" w14:paraId="088770E2" w14:textId="77777777" w:rsidTr="0097112D">
        <w:tc>
          <w:tcPr>
            <w:cnfStyle w:val="001000000000" w:firstRow="0" w:lastRow="0" w:firstColumn="1" w:lastColumn="0" w:oddVBand="0" w:evenVBand="0" w:oddHBand="0" w:evenHBand="0" w:firstRowFirstColumn="0" w:firstRowLastColumn="0" w:lastRowFirstColumn="0" w:lastRowLastColumn="0"/>
            <w:tcW w:w="1560" w:type="dxa"/>
            <w:tcBorders>
              <w:top w:val="nil"/>
            </w:tcBorders>
          </w:tcPr>
          <w:p w14:paraId="0C558960" w14:textId="743878AD" w:rsidR="00354B15" w:rsidRPr="003862D0" w:rsidRDefault="00354B15" w:rsidP="00354B15">
            <w:pPr>
              <w:pStyle w:val="AR6BodyText"/>
              <w:rPr>
                <w:szCs w:val="20"/>
                <w:lang w:val="en-GB"/>
              </w:rPr>
            </w:pPr>
            <w:r w:rsidRPr="003862D0">
              <w:rPr>
                <w:szCs w:val="20"/>
                <w:lang w:val="en-GB"/>
              </w:rPr>
              <w:t>Surface-</w:t>
            </w:r>
            <w:ins w:id="4331" w:author="Sara M Tuson" w:date="2021-07-22T17:00:00Z">
              <w:r w:rsidR="00B073F5">
                <w:rPr>
                  <w:szCs w:val="20"/>
                  <w:lang w:val="en-GB"/>
                </w:rPr>
                <w:t>B</w:t>
              </w:r>
            </w:ins>
            <w:del w:id="4332" w:author="Sara M Tuson" w:date="2021-07-22T17:00:00Z">
              <w:r w:rsidRPr="003862D0" w:rsidDel="00B073F5">
                <w:rPr>
                  <w:szCs w:val="20"/>
                  <w:lang w:val="en-GB"/>
                </w:rPr>
                <w:delText>b</w:delText>
              </w:r>
            </w:del>
            <w:r w:rsidRPr="003862D0">
              <w:rPr>
                <w:szCs w:val="20"/>
                <w:lang w:val="en-GB"/>
              </w:rPr>
              <w:t xml:space="preserve">ased </w:t>
            </w:r>
            <w:ins w:id="4333" w:author="Sara M Tuson" w:date="2021-07-22T17:00:00Z">
              <w:r w:rsidR="00B073F5">
                <w:rPr>
                  <w:szCs w:val="20"/>
                  <w:lang w:val="en-GB"/>
                </w:rPr>
                <w:t>A</w:t>
              </w:r>
            </w:ins>
            <w:del w:id="4334" w:author="Sara M Tuson" w:date="2021-07-22T17:00:00Z">
              <w:r w:rsidRPr="003862D0" w:rsidDel="00B073F5">
                <w:rPr>
                  <w:szCs w:val="20"/>
                  <w:lang w:val="en-GB"/>
                </w:rPr>
                <w:delText>a</w:delText>
              </w:r>
            </w:del>
            <w:r w:rsidRPr="003862D0">
              <w:rPr>
                <w:szCs w:val="20"/>
                <w:lang w:val="en-GB"/>
              </w:rPr>
              <w:t xml:space="preserve">lbedo </w:t>
            </w:r>
            <w:ins w:id="4335" w:author="Sara M Tuson" w:date="2021-07-22T17:00:00Z">
              <w:r w:rsidR="00B073F5">
                <w:rPr>
                  <w:szCs w:val="20"/>
                  <w:lang w:val="en-GB"/>
                </w:rPr>
                <w:t>M</w:t>
              </w:r>
            </w:ins>
            <w:del w:id="4336" w:author="Sara M Tuson" w:date="2021-07-22T17:00:00Z">
              <w:r w:rsidRPr="003862D0" w:rsidDel="00B073F5">
                <w:rPr>
                  <w:szCs w:val="20"/>
                  <w:lang w:val="en-GB"/>
                </w:rPr>
                <w:delText>m</w:delText>
              </w:r>
            </w:del>
            <w:r w:rsidRPr="003862D0">
              <w:rPr>
                <w:szCs w:val="20"/>
                <w:lang w:val="en-GB"/>
              </w:rPr>
              <w:t>odification</w:t>
            </w:r>
          </w:p>
          <w:p w14:paraId="4883E863" w14:textId="77777777" w:rsidR="00354B15" w:rsidRPr="003862D0" w:rsidRDefault="00354B15" w:rsidP="00354B15">
            <w:pPr>
              <w:pStyle w:val="AR6BodyText"/>
              <w:rPr>
                <w:szCs w:val="20"/>
                <w:lang w:val="en-GB"/>
              </w:rPr>
            </w:pPr>
          </w:p>
          <w:p w14:paraId="73220A6B" w14:textId="77777777" w:rsidR="00354B15" w:rsidRPr="003862D0" w:rsidRDefault="00354B15" w:rsidP="00E6172A">
            <w:pPr>
              <w:pStyle w:val="AR6BodyText"/>
              <w:rPr>
                <w:szCs w:val="20"/>
                <w:lang w:val="en-GB"/>
              </w:rPr>
            </w:pPr>
          </w:p>
        </w:tc>
        <w:tc>
          <w:tcPr>
            <w:tcW w:w="2893" w:type="dxa"/>
            <w:tcBorders>
              <w:top w:val="nil"/>
            </w:tcBorders>
          </w:tcPr>
          <w:p w14:paraId="460BC1CE" w14:textId="3FC3AE6A" w:rsidR="00354B15" w:rsidRPr="003862D0" w:rsidRDefault="00354B1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 xml:space="preserve">Increase ocean albedo by creating microbubbles; add reflective material to </w:t>
            </w:r>
            <w:del w:id="4337" w:author="Sara M Tuson" w:date="2021-07-15T20:56:00Z">
              <w:r w:rsidRPr="003862D0" w:rsidDel="00971BDE">
                <w:rPr>
                  <w:sz w:val="18"/>
                  <w:szCs w:val="18"/>
                  <w:lang w:val="en-GB"/>
                </w:rPr>
                <w:delText>incease</w:delText>
              </w:r>
            </w:del>
            <w:ins w:id="4338" w:author="Sara M Tuson" w:date="2021-07-15T20:56:00Z">
              <w:r w:rsidR="00971BDE" w:rsidRPr="003862D0">
                <w:rPr>
                  <w:sz w:val="18"/>
                  <w:szCs w:val="18"/>
                  <w:lang w:val="en-GB"/>
                </w:rPr>
                <w:t>increase</w:t>
              </w:r>
            </w:ins>
            <w:r w:rsidRPr="003862D0">
              <w:rPr>
                <w:sz w:val="18"/>
                <w:szCs w:val="18"/>
                <w:lang w:val="en-GB"/>
              </w:rPr>
              <w:t xml:space="preserve"> desert albedo; paint the roof of buildings white to increase roof reflectivity; increase albedo of agriculture land via no-till farming or modifying crop albedo, add reflective material to increase sea ice albedo</w:t>
            </w:r>
            <w:ins w:id="4339" w:author="Sara M Tuson" w:date="2021-07-20T20:37:00Z">
              <w:r w:rsidR="00DD6399">
                <w:rPr>
                  <w:sz w:val="18"/>
                  <w:szCs w:val="18"/>
                  <w:lang w:val="en-GB"/>
                </w:rPr>
                <w:t>.</w:t>
              </w:r>
            </w:ins>
          </w:p>
          <w:p w14:paraId="7BF6ABF8" w14:textId="77777777"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2068" w:type="dxa"/>
            <w:tcBorders>
              <w:top w:val="nil"/>
            </w:tcBorders>
          </w:tcPr>
          <w:p w14:paraId="41304819" w14:textId="327DA64E"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r w:rsidRPr="003862D0">
              <w:rPr>
                <w:rFonts w:eastAsia="SimSun"/>
                <w:sz w:val="18"/>
                <w:szCs w:val="18"/>
                <w:lang w:val="en-GB" w:eastAsia="zh-CN"/>
              </w:rPr>
              <w:t>Radiative forcing of a few W m</w:t>
            </w:r>
            <w:del w:id="4340" w:author="Ian Blenkinsop" w:date="2021-07-26T18:26:00Z">
              <w:r w:rsidRPr="003862D0" w:rsidDel="00A7559D">
                <w:rPr>
                  <w:rFonts w:eastAsia="SimSun"/>
                  <w:sz w:val="18"/>
                  <w:szCs w:val="18"/>
                  <w:vertAlign w:val="superscript"/>
                  <w:lang w:val="en-GB" w:eastAsia="zh-CN"/>
                </w:rPr>
                <w:delText>-</w:delText>
              </w:r>
            </w:del>
            <w:ins w:id="4341" w:author="Ian Blenkinsop" w:date="2021-07-26T18:26:00Z">
              <w:r w:rsidR="00A7559D">
                <w:rPr>
                  <w:rFonts w:eastAsia="SimSun"/>
                  <w:sz w:val="18"/>
                  <w:szCs w:val="18"/>
                  <w:vertAlign w:val="superscript"/>
                  <w:lang w:val="en-GB" w:eastAsia="zh-CN"/>
                </w:rPr>
                <w:t>–</w:t>
              </w:r>
            </w:ins>
            <w:r w:rsidRPr="003862D0">
              <w:rPr>
                <w:rFonts w:eastAsia="SimSun"/>
                <w:sz w:val="18"/>
                <w:szCs w:val="18"/>
                <w:vertAlign w:val="superscript"/>
                <w:lang w:val="en-GB" w:eastAsia="zh-CN"/>
              </w:rPr>
              <w:t>2</w:t>
            </w:r>
            <w:r w:rsidRPr="003862D0">
              <w:rPr>
                <w:rFonts w:eastAsia="SimSun"/>
                <w:sz w:val="18"/>
                <w:szCs w:val="18"/>
                <w:lang w:val="en-GB" w:eastAsia="zh-CN"/>
              </w:rPr>
              <w:t xml:space="preserve"> might be achieved via increase in ocean and desert albedo, but the large-scale implementation is not feasible; less than 0.5 </w:t>
            </w:r>
            <w:r w:rsidR="00D323E5" w:rsidRPr="003862D0">
              <w:rPr>
                <w:rFonts w:eastAsia="SimSun"/>
                <w:sz w:val="18"/>
                <w:szCs w:val="18"/>
                <w:lang w:val="en-GB" w:eastAsia="zh-CN"/>
              </w:rPr>
              <w:t>W m</w:t>
            </w:r>
            <w:del w:id="4342" w:author="Ian Blenkinsop" w:date="2021-07-26T18:26:00Z">
              <w:r w:rsidR="00D323E5" w:rsidRPr="003862D0" w:rsidDel="00A7559D">
                <w:rPr>
                  <w:rFonts w:eastAsia="SimSun"/>
                  <w:sz w:val="18"/>
                  <w:szCs w:val="18"/>
                  <w:vertAlign w:val="superscript"/>
                  <w:lang w:val="en-GB" w:eastAsia="zh-CN"/>
                </w:rPr>
                <w:delText>-</w:delText>
              </w:r>
            </w:del>
            <w:ins w:id="4343" w:author="Ian Blenkinsop" w:date="2021-07-26T18:26:00Z">
              <w:r w:rsidR="00A7559D">
                <w:rPr>
                  <w:rFonts w:eastAsia="SimSun"/>
                  <w:sz w:val="18"/>
                  <w:szCs w:val="18"/>
                  <w:vertAlign w:val="superscript"/>
                  <w:lang w:val="en-GB" w:eastAsia="zh-CN"/>
                </w:rPr>
                <w:t>–</w:t>
              </w:r>
            </w:ins>
            <w:r w:rsidR="00D323E5" w:rsidRPr="003862D0">
              <w:rPr>
                <w:rFonts w:eastAsia="SimSun"/>
                <w:sz w:val="18"/>
                <w:szCs w:val="18"/>
                <w:vertAlign w:val="superscript"/>
                <w:lang w:val="en-GB" w:eastAsia="zh-CN"/>
              </w:rPr>
              <w:t>2</w:t>
            </w:r>
            <w:r w:rsidRPr="003862D0">
              <w:rPr>
                <w:rFonts w:eastAsia="SimSun"/>
                <w:sz w:val="18"/>
                <w:szCs w:val="18"/>
                <w:lang w:val="en-GB" w:eastAsia="zh-CN"/>
              </w:rPr>
              <w:t xml:space="preserve"> for white roof and crop albedo enhancement; heterogeneous radiative forcing. </w:t>
            </w:r>
          </w:p>
        </w:tc>
        <w:tc>
          <w:tcPr>
            <w:tcW w:w="1989" w:type="dxa"/>
            <w:tcBorders>
              <w:top w:val="nil"/>
            </w:tcBorders>
          </w:tcPr>
          <w:p w14:paraId="14586C05" w14:textId="6B520CEC" w:rsidR="00354B15" w:rsidRPr="003862D0" w:rsidRDefault="00354B1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t>Change in land</w:t>
            </w:r>
            <w:ins w:id="4344" w:author="Sara M Tuson" w:date="2021-07-17T08:56:00Z">
              <w:r w:rsidR="00A50E05" w:rsidRPr="00A50E05">
                <w:rPr>
                  <w:sz w:val="18"/>
                  <w:szCs w:val="18"/>
                  <w:lang w:val="en-GB"/>
                </w:rPr>
                <w:t>–</w:t>
              </w:r>
            </w:ins>
            <w:del w:id="4345" w:author="Sara M Tuson" w:date="2021-07-17T08:56:00Z">
              <w:r w:rsidRPr="003862D0" w:rsidDel="00A50E05">
                <w:rPr>
                  <w:sz w:val="18"/>
                  <w:szCs w:val="18"/>
                  <w:lang w:val="en-GB"/>
                </w:rPr>
                <w:delText>-</w:delText>
              </w:r>
            </w:del>
            <w:r w:rsidRPr="003862D0">
              <w:rPr>
                <w:sz w:val="18"/>
                <w:szCs w:val="18"/>
                <w:lang w:val="en-GB"/>
              </w:rPr>
              <w:t>sea contrast and precipitation pattern for ocean and desert albedo increase; more localized effect for white roofs, no-till farming, and crop albedo modification.</w:t>
            </w:r>
          </w:p>
          <w:p w14:paraId="744ABC6C" w14:textId="77777777" w:rsidR="00354B15" w:rsidRPr="003862D0" w:rsidRDefault="00354B15" w:rsidP="00E6172A">
            <w:pPr>
              <w:pStyle w:val="AR6BodyText"/>
              <w:cnfStyle w:val="000000000000" w:firstRow="0" w:lastRow="0" w:firstColumn="0" w:lastColumn="0" w:oddVBand="0" w:evenVBand="0" w:oddHBand="0" w:evenHBand="0" w:firstRowFirstColumn="0" w:firstRowLastColumn="0" w:lastRowFirstColumn="0" w:lastRowLastColumn="0"/>
              <w:rPr>
                <w:rFonts w:eastAsia="SimSun"/>
                <w:sz w:val="18"/>
                <w:szCs w:val="18"/>
                <w:lang w:val="en-GB" w:eastAsia="zh-CN"/>
              </w:rPr>
            </w:pPr>
          </w:p>
        </w:tc>
        <w:bookmarkStart w:id="4346" w:name="_Hlk74758538"/>
        <w:tc>
          <w:tcPr>
            <w:tcW w:w="1550" w:type="dxa"/>
            <w:tcBorders>
              <w:top w:val="nil"/>
            </w:tcBorders>
          </w:tcPr>
          <w:p w14:paraId="6FA1659E" w14:textId="3B5A517A" w:rsidR="00354B15" w:rsidRPr="003862D0" w:rsidRDefault="004D3075" w:rsidP="00354B15">
            <w:pPr>
              <w:pStyle w:val="AR6BodyText"/>
              <w:cnfStyle w:val="000000000000" w:firstRow="0" w:lastRow="0" w:firstColumn="0" w:lastColumn="0" w:oddVBand="0" w:evenVBand="0" w:oddHBand="0" w:evenHBand="0" w:firstRowFirstColumn="0" w:firstRowLastColumn="0" w:lastRowFirstColumn="0" w:lastRowLastColumn="0"/>
              <w:rPr>
                <w:sz w:val="18"/>
                <w:szCs w:val="18"/>
                <w:lang w:val="en-GB"/>
              </w:rPr>
            </w:pPr>
            <w:r w:rsidRPr="003862D0">
              <w:rPr>
                <w:sz w:val="18"/>
                <w:szCs w:val="18"/>
                <w:lang w:val="en-GB"/>
              </w:rPr>
              <w:fldChar w:fldCharType="begin" w:fldLock="1"/>
            </w:r>
            <w:ins w:id="4347" w:author="Robin Matthews" w:date="2021-06-16T17:55:00Z">
              <w:r w:rsidR="004767F4">
                <w:rPr>
                  <w:sz w:val="18"/>
                  <w:szCs w:val="18"/>
                  <w:lang w:val="en-GB"/>
                </w:rPr>
                <w: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"http://www.mendeley.com/documents/?uuid=f78d7bc9-07c1-4226-8bac-1e73d6f91aaf", "http://www.mendeley.com/documents/?uuid=c01eaabb-257e-4614-bab1-62cab690bd21" ] }, { "id" : "ITEM-2", "itemData" : { "DOI" : "10.3354/cr00885", "ISBN" : "0936-577X", "ISSN" : "0936-577X", "abstract" : "When the diverse methods proposed for solar radiation management are surveyed, a relatively simple, environmentally acceptable, double-acting mechanism for increasing the earth's albedo emerges. It is a low-level environmental intervention that enhances a mechanism already active in nature by increasing the foam fraction of the ocean surface. Bubble rafts increase the optical reflectivity of the ocean and when bubbles burst, they launch seasalt particles that loft and increase the number concentration of cloud droplets in the marine boundary layer, thus increasing the reflectivity of stratocumulus. A strategy based on recent research for producing microbubbles appears to be the best option for large-scale use.", "author" : [ { "dropping-particle" : "", "family" : "Evans", "given" : "JRG", "non-dropping-particle" : "", "parse-names" : false, "suffix" : "" }, { "dropping-particle" : "", "family" : "Stride", "given" : "EPJ", "non-dropping-particle" : "", "parse-names" : false, "suffix" : "" }, { "dropping-particle" : "", "family" : "Edirisinghe", "given" : "MJ", "non-dropping-particle" : "", "parse-names" : false, "suffix" : "" }, { "dropping-particle" : "", "family" : "Andrews", "given" : "DJ", "non-dropping-particle" : "", "parse-names" : false, "suffix" : "" }, { "dropping-particle" : "", "family" : "Simons", "given" : "RR", "non-dropping-particle" : "", "parse-names" : false, "suffix" : "" } ], "container-title" : "Climate Research", "id" : "ITEM-2", "issue" : "2", "issued" : { "date-parts" : [ [ "2010" ] ] }, "page" : "155-160", "title" : "Can oceanic foams limit global warming?", "translator" : [ { "dropping-particle" : "", "family" : "K5059", "given" : "", "non-dropping-particle" : "", "parse-names" : false, "suffix" : "" } ], "type" : "article-journal", "volume" : "42" }, "uris" : [ "http://www.mendeley.com/documents/?uuid=0da15541-425e-4f4d-9fcf-4cc6c467230c", "http://www.mendeley.com/documents/?uuid=ba54f12c-4258-4b98-9514-795c5b402455", "http://www.mendeley.com/documents/?uuid=2f3a189f-ec38-4782-b736-1bd1df89f8ee" ] }, { "id" : "ITEM-3",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"ITEM-3",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"http://www.mendeley.com/documents/?uuid=dbe5c317-ac56-4bf8-a210-556c80c4938f", "http://www.mendeley.com/documents/?uuid=3f419e8c-4dcd-4238-9ed3-a201690d0236", "http://www.mendeley.com/documents/?uuid=715534b8-b6af-4bea-8adc-f038e576317a" ] }, { "id" : "ITEM-4",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"ITEM-4",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"id" : "ITEM-5", "itemData" : { "DOI" : "10.1073/pnas.1317323111", "ISSN" : "10916490", "abstract" : "Changes in agricultural practices are considered a possible option to mitigate climate change. In particular, reducing or suppressing tillage (no-till) may have the potential to sequester carbon in soils, which could help slow global warming. On the other hand, such practices also have a direct effect on regional climate by altering the physical properties of the land surface. These biogeophysical effects, however, are still poorly known. Here we show that no-till management increases the surface albedo of croplands in summer and that the resulting cooling effect is amplified during hot extremes, thus attenuating peak temperatures reached during heat waves. Using a regional climate model accounting for the observed effects of no-till farming on surface albedo, as well as possible reductions in soil evaporation, we investigate the potential consequences of a full conversion to no-till agriculture in Europe. We find that the summer cooling from cropland albedo increase is strongly amplified during hot summer days, when surface albedo has more impact on the Earth's radiative balance due to clear-sky conditions. The reduced evaporation associated with the crop residue cover tends to counteract the albedo-induced cooling, but during hot days the albedo effect is the dominating factor. For heatwave summer days the local cooling effect gained from no-till practice is of the order of 2\u00b0C. The identified asymmetric impact of surface albedo change on summer temperature opens new avenues for climate-engineering measures targeting high-impact events rather than mean climate properties.", "author" : [ { "dropping-particle" : "", "family" : "Davin", "given" : "Edouard L.", "non-dropping-particle" : "", "parse-names" : false, "suffix" : "" }, { "dropping-particle" : "", "family" : "Seneviratne", "given" : "Sonia I.", "non-dropping-particle" : "", "parse-names" : false, "suffix" : "" }, { "dropping-particle" : "", "family" : "Ciais", "given" : "Philippe", "non-dropping-particle" : "", "parse-names" : false, "suffix" : "" }, { "dropping-particle" : "", "family" : "Olioso", "given" : "Albert", "non-dropping-particle" : "", "parse-names" : false, "suffix" : "" }, { "dropping-particle" : "", "family" : "Wang", "given" : "Tao", "non-dropping-particle" : "", "parse-names" : false, "suffix" : "" } ], "container-title" : "Proceedings of the National Academy of Sciences", "id" : "ITEM-5", "issue" : "27", "issued" : { "date-parts" : [ [ "2014" ] ] }, "page" : "9757-9761", "title" : "Preferential cooling of hot extremes from cropland albedo management", "translator" : [ { "dropping-particle" : "", "family" : "K5157", "given" : "", "non-dropping-particle" : "", "parse-names" : false, "suffix" : "" } ], "type" : "article-journal", "volume" : "111" }, "uris" : [ "http://www.mendeley.com/documents/?uuid=02c2c5a5-51c5-4c99-a79c-06a9d1f4ed0d" ] } ], "mendeley" : { "formattedCitation" : "(Evans et al., 2010; Davin et al., 2014; Zhang et al., 2016; Field et al., 2018; Kravitz et al., 2018)", "manualFormatting" : "Evans et al., 2010; Davin et al., 2014; Zhang et al., 2016; Field et al., 2018; Kravitz et al., 2018", "plainTextFormattedCitation" : "(Evans et al., 2010; Davin et al., 2014; Zhang et al., 2016; Field et al., 2018; Kravitz et al., 2018)", "previouslyFormattedCitation" : "(Evans et al., 2010; Davin et al., 2014; Zhang et al., 2016; Field et al., 2018; Kravitz et al., 2018)" }, "properties" : { "noteIndex" : 0 }, "schema" : "https://github.com/citation-style-language/schema/raw/master/csl-citation.json" }</w:instrText>
              </w:r>
            </w:ins>
            <w:del w:id="4348" w:author="Robin Matthews" w:date="2021-06-16T17:55:00Z">
              <w:r w:rsidR="004B7E49" w:rsidDel="004767F4">
                <w:rPr>
                  <w:sz w:val="18"/>
                  <w:szCs w:val="18"/>
                  <w:lang w:val="en-GB"/>
                </w:rPr>
                <w:del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"http://www.mendeley.com/documents/?uuid=f78d7bc9-07c1-4226-8bac-1e73d6f91aaf", "http://www.mendeley.com/documents/?uuid=c01eaabb-257e-4614-bab1-62cab690bd21" ] }, { "id" : "ITEM-2", "itemData" : { "DOI" : "10.3354/cr00885", "ISBN" : "0936-577X", "ISSN" : "0936-577X", "abstract" : "When the diverse methods proposed for solar radiation management are surveyed, a relatively simple, environmentally acceptable, double-acting mechanism for increasing the earth's albedo emerges. It is a low-level environmental intervention that enhances a mechanism already active in nature by increasing the foam fraction of the ocean surface. Bubble rafts increase the optical reflectivity of the ocean and when bubbles burst, they launch seasalt particles that loft and increase the number concentration of cloud droplets in the marine boundary layer, thus increasing the reflectivity of stratocumulus. A strategy based on recent research for producing microbubbles appears to be the best option for large-scale use.", "author" : [ { "dropping-particle" : "", "family" : "Evans", "given" : "JRG", "non-dropping-particle" : "", "parse-names" : false, "suffix" : "" }, { "dropping-particle" : "", "family" : "Stride", "given" : "EPJ", "non-dropping-particle" : "", "parse-names" : false, "suffix" : "" }, { "dropping-particle" : "", "family" : "Edirisinghe", "given" : "MJ", "non-dropping-particle" : "", "parse-names" : false, "suffix" : "" }, { "dropping-particle" : "", "family" : "Andrews", "given" : "DJ", "non-dropping-particle" : "", "parse-names" : false, "suffix" : "" }, { "dropping-particle" : "", "family" : "Simons", "given" : "RR", "non-dropping-particle" : "", "parse-names" : false, "suffix" : "" } ], "container-title" : "Climate Research", "id" : "ITEM-2", "issue" : "2", "issued" : { "date-parts" : [ [ "2010" ] ] }, "page" : "155-160", "title" : "Can oceanic foams limit global warming?", "translator" : [ { "dropping-particle" : "", "family" : "K5059", "given" : "", "non-dropping-particle" : "", "parse-names" : false, "suffix" : "" } ], "type" : "article-journal", "volume" : "42" }, "uris" : [ "http://www.mendeley.com/documents/?uuid=0da15541-425e-4f4d-9fcf-4cc6c467230c", "http://www.mendeley.com/documents/?uuid=ba54f12c-4258-4b98-9514-795c5b402455", "http://www.mendeley.com/documents/?uuid=2f3a189f-ec38-4782-b736-1bd1df89f8ee" ] }, { "id" : "ITEM-3",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"ITEM-3",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"http://www.mendeley.com/documents/?uuid=dbe5c317-ac56-4bf8-a210-556c80c4938f", "http://www.mendeley.com/documents/?uuid=3f419e8c-4dcd-4238-9ed3-a201690d0236", "http://www.mendeley.com/documents/?uuid=715534b8-b6af-4bea-8adc-f038e576317a" ] }, { "id" : "ITEM-4",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"ITEM-4",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"id" : "ITEM-5", "itemData" : { "DOI" : "10.1073/pnas.1317323111", "ISSN" : "10916490", "abstract" : "Changes in agricultural practices are considered a possible option to mitigate climate change. In particular, reducing or suppressing tillage (no-till) may have the potential to sequester carbon in soils, which could help slow global warming. On the other hand, such practices also have a direct effect on regional climate by altering the physical properties of the land surface. These biogeophysical effects, however, are still poorly known. Here we show that no-till management increases the surface albedo of croplands in summer and that the resulting cooling effect is amplified during hot extremes, thus attenuating peak temperatures reached during heat waves. Using a regional climate model accounting for the observed effects of no-till farming on surface albedo, as well as possible reductions in soil evaporation, we investigate the potential consequences of a full conversion to no-till agriculture in Europe. We find that the summer cooling from cropland albedo increase is strongly amplified during hot summer days, when surface albedo has more impact on the Earth's radiative balance due to clear-sky conditions. The reduced evaporation associated with the crop residue cover tends to counteract the albedo-induced cooling, but during hot days the albedo effect is the dominating factor. For heatwave summer days the local cooling effect gained from no-till practice is of the order of 2\u00b0C. The identified asymmetric impact of surface albedo change on summer temperature opens new avenues for climate-engineering measures targeting high-impact events rather than mean climate properties.", "author" : [ { "dropping-particle" : "", "family" : "Davin", "given" : "Edouard L.", "non-dropping-particle" : "", "parse-names" : false, "suffix" : "" }, { "dropping-particle" : "", "family" : "Seneviratne", "given" : "Sonia I.", "non-dropping-particle" : "", "parse-names" : false, "suffix" : "" }, { "dropping-particle" : "", "family" : "Ciais", "given" : "Philippe", "non-dropping-particle" : "", "parse-names" : false, "suffix" : "" }, { "dropping-particle" : "", "family" : "Olioso", "given" : "Albert", "non-dropping-particle" : "", "parse-names" : false, "suffix" : "" }, { "dropping-particle" : "", "family" : "Wang", "given" : "Tao", "non-dropping-particle" : "", "parse-names" : false, "suffix" : "" } ], "container-title" : "Proceedings of the National Academy of Sciences", "id" : "ITEM-5", "issue" : "27", "issued" : { "date-parts" : [ [ "2014" ] ] }, "page" : "9757-9761", "title" : "Preferential cooling of hot extremes from cropland albedo management", "translator" : [ { "dropping-particle" : "", "family" : "K5157", "given" : "", "non-dropping-particle" : "", "parse-names" : false, "suffix" : "" } ], "type" : "article-journal", "volume" : "111" }, "uris" : [ "http://www.mendeley.com/documents/?uuid=02c2c5a5-51c5-4c99-a79c-06a9d1f4ed0d" ] } ], "mendeley" : { "formattedCitation" : "(Evans et al., 2010; Davin et al., 2014; Zhang et al., 2016; Field et al., 2018; Kravitz et al., 2018)", "plainTextFormattedCitation" : "(Evans et al., 2010; Davin et al., 2014; Zhang et al., 2016; Field et al., 2018; Kravitz et al., 2018)", "previouslyFormattedCitation" : "(Evans et al., 2010; Davin et al., 2014; Zhang et al., 2016; Field et al., 2018; Kravitz et al., 2018)" }, "properties" : { "noteIndex" : 0 }, "schema" : "https://github.com/citation-style-language/schema/raw/master/csl-citation.json" }</w:delInstrText>
              </w:r>
            </w:del>
            <w:r w:rsidRPr="003862D0">
              <w:rPr>
                <w:sz w:val="18"/>
                <w:szCs w:val="18"/>
                <w:lang w:val="en-GB"/>
              </w:rPr>
              <w:fldChar w:fldCharType="separate"/>
            </w:r>
            <w:del w:id="4349" w:author="Robin Matthews" w:date="2021-06-16T17:55:00Z">
              <w:r w:rsidR="00016735" w:rsidDel="004767F4">
                <w:rPr>
                  <w:noProof/>
                  <w:sz w:val="18"/>
                  <w:szCs w:val="18"/>
                  <w:lang w:val="en-GB"/>
                </w:rPr>
                <w:delText>(</w:delText>
              </w:r>
            </w:del>
            <w:r w:rsidR="00016735">
              <w:rPr>
                <w:noProof/>
                <w:sz w:val="18"/>
                <w:szCs w:val="18"/>
                <w:lang w:val="en-GB"/>
              </w:rPr>
              <w:t>Evans et al., 2010; Davin et al., 2014; Zhang et al., 2016; Field et al., 2018; Kravitz et al., 2018</w:t>
            </w:r>
            <w:del w:id="4350" w:author="Robin Matthews" w:date="2021-06-16T17:55:00Z">
              <w:r w:rsidR="00016735" w:rsidDel="004767F4">
                <w:rPr>
                  <w:noProof/>
                  <w:sz w:val="18"/>
                  <w:szCs w:val="18"/>
                  <w:lang w:val="en-GB"/>
                </w:rPr>
                <w:delText>)</w:delText>
              </w:r>
            </w:del>
            <w:r w:rsidRPr="003862D0">
              <w:rPr>
                <w:sz w:val="18"/>
                <w:szCs w:val="18"/>
                <w:lang w:val="en-GB"/>
              </w:rPr>
              <w:fldChar w:fldCharType="end"/>
            </w:r>
            <w:ins w:id="4351" w:author="Sara M Tuson" w:date="2021-07-22T17:01:00Z">
              <w:r w:rsidR="00B073F5">
                <w:rPr>
                  <w:sz w:val="18"/>
                  <w:szCs w:val="18"/>
                  <w:lang w:val="en-GB"/>
                </w:rPr>
                <w:t>.</w:t>
              </w:r>
            </w:ins>
          </w:p>
          <w:bookmarkEnd w:id="4346"/>
          <w:p w14:paraId="722B772A" w14:textId="77777777" w:rsidR="00354B15" w:rsidRPr="003862D0" w:rsidRDefault="00354B15" w:rsidP="00354B15">
            <w:pPr>
              <w:pStyle w:val="AR6BodyText"/>
              <w:jc w:val="center"/>
              <w:cnfStyle w:val="000000000000" w:firstRow="0" w:lastRow="0" w:firstColumn="0" w:lastColumn="0" w:oddVBand="0" w:evenVBand="0" w:oddHBand="0" w:evenHBand="0" w:firstRowFirstColumn="0" w:firstRowLastColumn="0" w:lastRowFirstColumn="0" w:lastRowLastColumn="0"/>
              <w:rPr>
                <w:sz w:val="18"/>
                <w:szCs w:val="18"/>
                <w:lang w:val="en-GB"/>
              </w:rPr>
            </w:pPr>
          </w:p>
        </w:tc>
      </w:tr>
    </w:tbl>
    <w:p w14:paraId="4615D684" w14:textId="0FF903D1" w:rsidR="003E7C11" w:rsidRPr="003862D0" w:rsidRDefault="003E7C11" w:rsidP="003E7C11">
      <w:pPr>
        <w:pStyle w:val="AR6BodyText"/>
        <w:rPr>
          <w:b/>
          <w:lang w:val="en-GB"/>
        </w:rPr>
      </w:pPr>
      <w:r w:rsidRPr="003862D0">
        <w:rPr>
          <w:lang w:val="en-GB"/>
        </w:rPr>
        <w:lastRenderedPageBreak/>
        <w:br/>
      </w:r>
      <w:r w:rsidRPr="003862D0">
        <w:rPr>
          <w:b/>
          <w:lang w:val="en-GB"/>
        </w:rPr>
        <w:t>[END TABLE 4.</w:t>
      </w:r>
      <w:r w:rsidR="00556A32" w:rsidRPr="003862D0">
        <w:rPr>
          <w:b/>
          <w:lang w:val="en-GB"/>
        </w:rPr>
        <w:t>7</w:t>
      </w:r>
      <w:r w:rsidRPr="003862D0">
        <w:rPr>
          <w:b/>
          <w:lang w:val="en-GB"/>
        </w:rPr>
        <w:t xml:space="preserve"> HERE]</w:t>
      </w:r>
    </w:p>
    <w:p w14:paraId="4ED3547A" w14:textId="77777777" w:rsidR="003E7C11" w:rsidRPr="003862D0" w:rsidRDefault="003E7C11" w:rsidP="003E7C11">
      <w:pPr>
        <w:pStyle w:val="AR6BodyText"/>
        <w:rPr>
          <w:rFonts w:ascii="FrutigerLTPro-Condensed" w:eastAsia="FrutigerLTPro-Condensed" w:hAnsiTheme="minorHAnsi" w:cs="FrutigerLTPro-Condensed"/>
          <w:sz w:val="19"/>
          <w:szCs w:val="19"/>
          <w:lang w:val="en-GB" w:eastAsia="en-US"/>
        </w:rPr>
      </w:pPr>
    </w:p>
    <w:p w14:paraId="2DE54842" w14:textId="77777777" w:rsidR="000C3195" w:rsidRPr="003862D0" w:rsidRDefault="000C3195" w:rsidP="003E7C11">
      <w:pPr>
        <w:pStyle w:val="AR6BodyText"/>
        <w:rPr>
          <w:rFonts w:ascii="FrutigerLTPro-Condensed" w:eastAsia="FrutigerLTPro-Condensed" w:hAnsiTheme="minorHAnsi" w:cs="FrutigerLTPro-Condensed"/>
          <w:sz w:val="19"/>
          <w:szCs w:val="19"/>
          <w:lang w:val="en-GB" w:eastAsia="en-US"/>
        </w:rPr>
      </w:pPr>
    </w:p>
    <w:p w14:paraId="2B702CC6" w14:textId="3995A649" w:rsidR="003E7C11" w:rsidRPr="002E12C2" w:rsidRDefault="00143DA9" w:rsidP="003E5226">
      <w:pPr>
        <w:pStyle w:val="AR6BodyText"/>
      </w:pPr>
      <w:ins w:id="4352" w:author="Sara M Tuson" w:date="2021-07-15T19:15:00Z">
        <w:r>
          <w:rPr>
            <w:rFonts w:eastAsiaTheme="minorEastAsia"/>
            <w:lang w:val="en-GB"/>
          </w:rPr>
          <w:t xml:space="preserve">The </w:t>
        </w:r>
      </w:ins>
      <w:r w:rsidR="00F72148" w:rsidRPr="00560680">
        <w:rPr>
          <w:rFonts w:eastAsiaTheme="minorEastAsia"/>
          <w:lang w:val="en-GB"/>
        </w:rPr>
        <w:t>AR5 assessed the</w:t>
      </w:r>
      <w:r w:rsidR="004D176A" w:rsidRPr="00560680">
        <w:rPr>
          <w:rFonts w:eastAsiaTheme="minorEastAsia"/>
          <w:lang w:val="en-GB"/>
        </w:rPr>
        <w:t xml:space="preserve"> c</w:t>
      </w:r>
      <w:r w:rsidR="003E7C11" w:rsidRPr="00560680">
        <w:rPr>
          <w:rFonts w:eastAsiaTheme="minorEastAsia"/>
          <w:lang w:val="en-GB"/>
        </w:rPr>
        <w:t xml:space="preserve">limate response </w:t>
      </w:r>
      <w:r w:rsidR="00BD402F" w:rsidRPr="00560680">
        <w:rPr>
          <w:rFonts w:eastAsiaTheme="minorEastAsia"/>
          <w:lang w:val="en-GB"/>
        </w:rPr>
        <w:t>to</w:t>
      </w:r>
      <w:r w:rsidR="00356256" w:rsidRPr="00560680">
        <w:rPr>
          <w:rFonts w:eastAsiaTheme="minorEastAsia"/>
          <w:lang w:val="en-GB"/>
        </w:rPr>
        <w:t>,</w:t>
      </w:r>
      <w:r w:rsidR="00BD402F" w:rsidRPr="00560680">
        <w:rPr>
          <w:rFonts w:eastAsiaTheme="minorEastAsia"/>
          <w:lang w:val="en-GB"/>
        </w:rPr>
        <w:t xml:space="preserve"> as well as</w:t>
      </w:r>
      <w:del w:id="4353" w:author="Sara M Tuson" w:date="2021-07-15T20:28:00Z">
        <w:r w:rsidR="00BD402F" w:rsidRPr="00560680" w:rsidDel="00092429">
          <w:rPr>
            <w:rFonts w:eastAsiaTheme="minorEastAsia"/>
            <w:lang w:val="en-GB"/>
          </w:rPr>
          <w:delText xml:space="preserve">  </w:delText>
        </w:r>
      </w:del>
      <w:ins w:id="4354" w:author="Sara M Tuson" w:date="2021-07-15T20:28:00Z">
        <w:r w:rsidR="00092429">
          <w:rPr>
            <w:rFonts w:eastAsiaTheme="minorEastAsia"/>
            <w:lang w:val="en-GB"/>
          </w:rPr>
          <w:t xml:space="preserve"> </w:t>
        </w:r>
      </w:ins>
      <w:r w:rsidR="003E7C11" w:rsidRPr="00560680">
        <w:rPr>
          <w:rFonts w:eastAsiaTheme="minorEastAsia"/>
          <w:lang w:val="en-GB"/>
        </w:rPr>
        <w:t xml:space="preserve">risks </w:t>
      </w:r>
      <w:r w:rsidR="00BD402F" w:rsidRPr="00560680">
        <w:rPr>
          <w:rStyle w:val="CommentReference"/>
          <w:rFonts w:eastAsia="BatangChe"/>
          <w:sz w:val="22"/>
          <w:szCs w:val="22"/>
        </w:rPr>
        <w:t>and side effects of</w:t>
      </w:r>
      <w:r w:rsidR="00356256" w:rsidRPr="00560680">
        <w:rPr>
          <w:rStyle w:val="CommentReference"/>
          <w:rFonts w:eastAsia="BatangChe"/>
          <w:sz w:val="22"/>
          <w:szCs w:val="22"/>
        </w:rPr>
        <w:t>,</w:t>
      </w:r>
      <w:r w:rsidR="003E7C11" w:rsidRPr="00560680">
        <w:rPr>
          <w:rFonts w:eastAsiaTheme="minorEastAsia"/>
          <w:lang w:val="en-GB"/>
        </w:rPr>
        <w:t xml:space="preserve"> several SRM options </w:t>
      </w:r>
      <w:r w:rsidR="003E7C11" w:rsidRPr="002E12C2">
        <w:rPr>
          <w:rFonts w:eastAsiaTheme="minorEastAsia"/>
        </w:rPr>
        <w:fldChar w:fldCharType="begin" w:fldLock="1"/>
      </w:r>
      <w:r w:rsidR="00615634">
        <w:rPr>
          <w:rFonts w:eastAsiaTheme="minorEastAsia"/>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003E7C11" w:rsidRPr="002E12C2">
        <w:rPr>
          <w:rFonts w:eastAsiaTheme="minorEastAsia"/>
        </w:rPr>
        <w:fldChar w:fldCharType="separate"/>
      </w:r>
      <w:r w:rsidR="00016735">
        <w:rPr>
          <w:rFonts w:eastAsiaTheme="minorEastAsia"/>
          <w:noProof/>
          <w:lang w:val="en-GB"/>
        </w:rPr>
        <w:t>(Boucher et al., 2013)</w:t>
      </w:r>
      <w:r w:rsidR="003E7C11" w:rsidRPr="002E12C2">
        <w:rPr>
          <w:rFonts w:eastAsiaTheme="minorEastAsia"/>
        </w:rPr>
        <w:fldChar w:fldCharType="end"/>
      </w:r>
      <w:r w:rsidR="00F72148" w:rsidRPr="00560680">
        <w:rPr>
          <w:rFonts w:eastAsiaTheme="minorEastAsia"/>
          <w:lang w:val="en-GB"/>
        </w:rPr>
        <w:t xml:space="preserve"> and concluded with </w:t>
      </w:r>
      <w:r w:rsidR="00F72148" w:rsidRPr="00560680">
        <w:rPr>
          <w:rFonts w:eastAsiaTheme="minorEastAsia"/>
          <w:i/>
          <w:lang w:val="en-GB"/>
        </w:rPr>
        <w:t xml:space="preserve">high </w:t>
      </w:r>
      <w:del w:id="4355" w:author="Sara M Tuson" w:date="2021-07-15T20:56:00Z">
        <w:r w:rsidR="00F72148" w:rsidRPr="00560680" w:rsidDel="00971BDE">
          <w:rPr>
            <w:rFonts w:eastAsiaTheme="minorEastAsia"/>
            <w:i/>
            <w:lang w:val="en-GB"/>
          </w:rPr>
          <w:delText>confidennce</w:delText>
        </w:r>
      </w:del>
      <w:ins w:id="4356" w:author="Sara M Tuson" w:date="2021-07-15T20:56:00Z">
        <w:r w:rsidR="00971BDE" w:rsidRPr="00560680">
          <w:rPr>
            <w:rFonts w:eastAsiaTheme="minorEastAsia"/>
            <w:i/>
            <w:lang w:val="en-GB"/>
          </w:rPr>
          <w:t>confidence</w:t>
        </w:r>
      </w:ins>
      <w:r w:rsidR="00F72148" w:rsidRPr="00560680">
        <w:rPr>
          <w:rFonts w:eastAsiaTheme="minorEastAsia"/>
          <w:lang w:val="en-GB"/>
        </w:rPr>
        <w:t xml:space="preserve"> </w:t>
      </w:r>
      <w:r w:rsidR="003E7C11" w:rsidRPr="00560680">
        <w:rPr>
          <w:rFonts w:eastAsiaTheme="minorEastAsia"/>
          <w:lang w:val="en-GB"/>
        </w:rPr>
        <w:t>that</w:t>
      </w:r>
      <w:r w:rsidR="002E12C2" w:rsidRPr="00560680">
        <w:rPr>
          <w:rFonts w:eastAsiaTheme="minorEastAsia"/>
          <w:lang w:val="en-GB"/>
        </w:rPr>
        <w:t xml:space="preserve"> SRM,</w:t>
      </w:r>
      <w:r w:rsidR="003E7C11" w:rsidRPr="00560680">
        <w:rPr>
          <w:rFonts w:eastAsiaTheme="minorEastAsia"/>
          <w:lang w:val="en-GB"/>
        </w:rPr>
        <w:t xml:space="preserve"> </w:t>
      </w:r>
      <w:r w:rsidR="002E12C2" w:rsidRPr="00560680">
        <w:rPr>
          <w:lang w:val="en-GB"/>
        </w:rPr>
        <w:t>if practicable, could sub</w:t>
      </w:r>
      <w:del w:id="4357" w:author="Ian Blenkinsop" w:date="2021-07-27T16:09:00Z">
        <w:r w:rsidR="002E12C2" w:rsidRPr="00560680" w:rsidDel="006629B6">
          <w:rPr>
            <w:lang w:val="en-GB"/>
          </w:rPr>
          <w:softHyphen/>
        </w:r>
      </w:del>
      <w:r w:rsidR="002E12C2" w:rsidRPr="00560680">
        <w:rPr>
          <w:lang w:val="en-GB"/>
        </w:rPr>
        <w:t xml:space="preserve">stantially offset a global temperature rise and partially offset some other impacts of global warming, but the compensation for the climate change caused by GHGs would be imprecise. </w:t>
      </w:r>
      <w:ins w:id="4358" w:author="Sara M Tuson" w:date="2021-07-15T19:15:00Z">
        <w:r>
          <w:rPr>
            <w:lang w:val="en-GB"/>
          </w:rPr>
          <w:t xml:space="preserve">The </w:t>
        </w:r>
      </w:ins>
      <w:r w:rsidR="0084795A" w:rsidRPr="00560680">
        <w:rPr>
          <w:lang w:val="en-GB"/>
        </w:rPr>
        <w:t>AR5 furthermore concluded that models consistently suggest that SRM would generally reduce climate differences compared to a world with elevated GHG concentrations and no SRM; however, there would also be residual regional differences in climate (e.g., tem</w:t>
      </w:r>
      <w:del w:id="4359" w:author="Ian Blenkinsop" w:date="2021-07-27T16:09:00Z">
        <w:r w:rsidR="0084795A" w:rsidRPr="00560680" w:rsidDel="006629B6">
          <w:rPr>
            <w:lang w:val="en-GB"/>
          </w:rPr>
          <w:softHyphen/>
        </w:r>
      </w:del>
      <w:r w:rsidR="0084795A" w:rsidRPr="00560680">
        <w:rPr>
          <w:lang w:val="en-GB"/>
        </w:rPr>
        <w:t>perature and rainfall) when compared to a climate without elevated GHGs.</w:t>
      </w:r>
      <w:r w:rsidR="003E5226" w:rsidRPr="00560680">
        <w:rPr>
          <w:lang w:val="en-GB"/>
        </w:rPr>
        <w:t xml:space="preserve"> </w:t>
      </w:r>
      <w:ins w:id="4360" w:author="Sara M Tuson" w:date="2021-07-15T19:15:00Z">
        <w:r>
          <w:rPr>
            <w:lang w:val="en-GB"/>
          </w:rPr>
          <w:t xml:space="preserve">The </w:t>
        </w:r>
      </w:ins>
      <w:r w:rsidR="00D20E5E" w:rsidRPr="00560680">
        <w:rPr>
          <w:rFonts w:eastAsiaTheme="minorEastAsia"/>
          <w:lang w:val="en-GB"/>
        </w:rPr>
        <w:t xml:space="preserve">AR5 concluded with </w:t>
      </w:r>
      <w:r w:rsidR="00D20E5E" w:rsidRPr="00560680">
        <w:rPr>
          <w:i/>
          <w:lang w:val="en-GB"/>
        </w:rPr>
        <w:t>high confidence</w:t>
      </w:r>
      <w:r w:rsidR="00D20E5E" w:rsidRPr="00560680">
        <w:rPr>
          <w:rFonts w:eastAsiaTheme="minorEastAsia"/>
          <w:lang w:val="en-GB"/>
        </w:rPr>
        <w:t xml:space="preserve"> that</w:t>
      </w:r>
      <w:r w:rsidR="003E7C11" w:rsidRPr="00560680">
        <w:rPr>
          <w:rFonts w:eastAsiaTheme="minorEastAsia"/>
          <w:lang w:val="en-GB"/>
        </w:rPr>
        <w:t xml:space="preserve"> </w:t>
      </w:r>
      <w:r w:rsidR="00B41261" w:rsidRPr="00560680">
        <w:rPr>
          <w:lang w:val="en-GB"/>
        </w:rPr>
        <w:t xml:space="preserve">scaling SRM to substantial levels would carry the risk that if the SRM were terminated for any reason, surface temperatures would increase rapidly (within a decade or two) to values </w:t>
      </w:r>
      <w:r w:rsidR="002468E4" w:rsidRPr="00560680">
        <w:rPr>
          <w:lang w:val="en-GB"/>
        </w:rPr>
        <w:t xml:space="preserve">consistent with the GHG forcing </w:t>
      </w:r>
      <w:r w:rsidR="002468E4" w:rsidRPr="002E12C2">
        <w:rPr>
          <w:rFonts w:eastAsiaTheme="minorEastAsia"/>
        </w:rPr>
        <w:fldChar w:fldCharType="begin" w:fldLock="1"/>
      </w:r>
      <w:r w:rsidR="00615634">
        <w:rPr>
          <w:rFonts w:eastAsiaTheme="minorEastAsia"/>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002468E4" w:rsidRPr="002E12C2">
        <w:rPr>
          <w:rFonts w:eastAsiaTheme="minorEastAsia"/>
        </w:rPr>
        <w:fldChar w:fldCharType="separate"/>
      </w:r>
      <w:r w:rsidR="00016735">
        <w:rPr>
          <w:rFonts w:eastAsiaTheme="minorEastAsia"/>
          <w:noProof/>
        </w:rPr>
        <w:t>(Boucher et al., 2013)</w:t>
      </w:r>
      <w:r w:rsidR="002468E4" w:rsidRPr="002E12C2">
        <w:rPr>
          <w:rFonts w:eastAsiaTheme="minorEastAsia"/>
        </w:rPr>
        <w:fldChar w:fldCharType="end"/>
      </w:r>
      <w:r w:rsidR="002468E4">
        <w:rPr>
          <w:rFonts w:eastAsiaTheme="minorEastAsia"/>
        </w:rPr>
        <w:t>.</w:t>
      </w:r>
      <w:r w:rsidR="002468E4" w:rsidRPr="002E12C2">
        <w:rPr>
          <w:rFonts w:eastAsiaTheme="minorEastAsia"/>
        </w:rPr>
        <w:t xml:space="preserve"> </w:t>
      </w:r>
      <w:r w:rsidR="00B41261" w:rsidRPr="002E12C2">
        <w:t xml:space="preserve"> </w:t>
      </w:r>
    </w:p>
    <w:p w14:paraId="097263F3" w14:textId="77777777" w:rsidR="003E7C11" w:rsidRPr="003862D0" w:rsidRDefault="003E7C11" w:rsidP="003E7C11">
      <w:pPr>
        <w:pStyle w:val="AR6BodyText"/>
        <w:rPr>
          <w:rFonts w:eastAsiaTheme="minorEastAsia"/>
          <w:lang w:val="en-GB"/>
        </w:rPr>
      </w:pPr>
    </w:p>
    <w:p w14:paraId="047127B7" w14:textId="526C9E06" w:rsidR="003E7C11" w:rsidRPr="003862D0" w:rsidRDefault="00251F60" w:rsidP="003E7C11">
      <w:pPr>
        <w:pStyle w:val="AR6BodyText"/>
        <w:rPr>
          <w:rFonts w:eastAsiaTheme="minorEastAsia"/>
          <w:lang w:val="en-GB"/>
        </w:rPr>
      </w:pPr>
      <w:ins w:id="4361" w:author="Sara M Tuson" w:date="2021-07-16T15:38:00Z">
        <w:r>
          <w:rPr>
            <w:rStyle w:val="AR6BodyTextCar"/>
            <w:lang w:val="en-GB"/>
          </w:rPr>
          <w:t xml:space="preserve">The </w:t>
        </w:r>
      </w:ins>
      <w:r w:rsidR="003E7C11" w:rsidRPr="003862D0">
        <w:rPr>
          <w:rStyle w:val="AR6BodyTextCar"/>
          <w:lang w:val="en-GB"/>
        </w:rPr>
        <w:t xml:space="preserve">SR1.5 </w:t>
      </w:r>
      <w:r w:rsidR="003E7C11"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003E7C11" w:rsidRPr="003862D0">
        <w:rPr>
          <w:lang w:val="en-GB"/>
        </w:rPr>
        <w:fldChar w:fldCharType="separate"/>
      </w:r>
      <w:r w:rsidR="00016735">
        <w:rPr>
          <w:noProof/>
          <w:lang w:val="en-GB"/>
        </w:rPr>
        <w:t>(de Coninck et al., 2018)</w:t>
      </w:r>
      <w:r w:rsidR="003E7C11" w:rsidRPr="003862D0">
        <w:rPr>
          <w:lang w:val="en-GB"/>
        </w:rPr>
        <w:fldChar w:fldCharType="end"/>
      </w:r>
      <w:r w:rsidR="00F72148" w:rsidRPr="003862D0">
        <w:rPr>
          <w:rStyle w:val="AR6BodyTextCar"/>
          <w:lang w:val="en-GB"/>
        </w:rPr>
        <w:t xml:space="preserve"> assessed</w:t>
      </w:r>
      <w:r w:rsidR="003E7C11" w:rsidRPr="003862D0">
        <w:rPr>
          <w:rStyle w:val="AR6BodyTextCar"/>
          <w:lang w:val="en-GB"/>
        </w:rPr>
        <w:t xml:space="preserve"> </w:t>
      </w:r>
      <w:r w:rsidR="003E7C11" w:rsidRPr="003862D0">
        <w:rPr>
          <w:rStyle w:val="AR6BodyTextCar"/>
          <w:rFonts w:eastAsia="FrutigerLTPro-Condensed"/>
          <w:lang w:val="en-GB"/>
        </w:rPr>
        <w:t xml:space="preserve">SRM in terms of its potential to limit warming </w:t>
      </w:r>
      <w:r w:rsidR="00AF627F" w:rsidRPr="003862D0">
        <w:rPr>
          <w:rStyle w:val="AR6BodyTextCar"/>
          <w:rFonts w:eastAsia="FrutigerLTPro-Condensed"/>
          <w:lang w:val="en-GB"/>
        </w:rPr>
        <w:t xml:space="preserve">to </w:t>
      </w:r>
      <w:r w:rsidR="003E7C11" w:rsidRPr="003862D0">
        <w:rPr>
          <w:rStyle w:val="AR6BodyTextCar"/>
          <w:rFonts w:eastAsia="FrutigerLTPro-Condensed"/>
          <w:lang w:val="en-GB"/>
        </w:rPr>
        <w:t xml:space="preserve">below 1.5°C in temporary overshoot scenarios and the associated impacts. It </w:t>
      </w:r>
      <w:r w:rsidR="00F72148" w:rsidRPr="003862D0">
        <w:rPr>
          <w:rStyle w:val="AR6BodyTextCar"/>
          <w:rFonts w:eastAsia="FrutigerLTPro-Condensed"/>
          <w:lang w:val="en-GB"/>
        </w:rPr>
        <w:t>concluded</w:t>
      </w:r>
      <w:r w:rsidR="003E7C11" w:rsidRPr="003862D0">
        <w:rPr>
          <w:rStyle w:val="AR6BodyTextCar"/>
          <w:rFonts w:eastAsia="FrutigerLTPro-Condensed"/>
          <w:lang w:val="en-GB"/>
        </w:rPr>
        <w:t xml:space="preserve"> that </w:t>
      </w:r>
      <w:r w:rsidR="003E7C11" w:rsidRPr="003862D0">
        <w:rPr>
          <w:rFonts w:eastAsia="FrutigerLTPro-Condensed"/>
          <w:lang w:val="en-GB"/>
        </w:rPr>
        <w:t xml:space="preserve">SAI could limit warming to below 1.5°C but </w:t>
      </w:r>
      <w:r w:rsidR="00F72148" w:rsidRPr="003862D0">
        <w:rPr>
          <w:rFonts w:eastAsia="FrutigerLTPro-Condensed"/>
          <w:lang w:val="en-GB"/>
        </w:rPr>
        <w:t xml:space="preserve">that the </w:t>
      </w:r>
      <w:r w:rsidR="003E7C11" w:rsidRPr="003862D0">
        <w:rPr>
          <w:rFonts w:eastAsia="FrutigerLTPro-Condensed"/>
          <w:lang w:val="en-GB"/>
        </w:rPr>
        <w:t xml:space="preserve">climate response to SAI is </w:t>
      </w:r>
      <w:r w:rsidR="00A94E83" w:rsidRPr="003862D0">
        <w:rPr>
          <w:rFonts w:eastAsia="FrutigerLTPro-Condensed"/>
          <w:lang w:val="en-GB"/>
        </w:rPr>
        <w:t>uncertain</w:t>
      </w:r>
      <w:r w:rsidR="003E7C11" w:rsidRPr="003862D0">
        <w:rPr>
          <w:rFonts w:eastAsia="FrutigerLTPro-Condensed"/>
          <w:lang w:val="en-GB"/>
        </w:rPr>
        <w:t xml:space="preserve"> and varies across climate models.</w:t>
      </w:r>
      <w:r w:rsidR="003E7C11" w:rsidRPr="003862D0">
        <w:rPr>
          <w:rStyle w:val="AR6BodyTextCar"/>
          <w:rFonts w:eastAsia="FrutigerLTPro-Condensed"/>
          <w:lang w:val="en-GB"/>
        </w:rPr>
        <w:t xml:space="preserve"> </w:t>
      </w:r>
      <w:r w:rsidR="00F72148" w:rsidRPr="003862D0">
        <w:rPr>
          <w:rStyle w:val="AR6BodyTextCar"/>
          <w:lang w:val="en-GB"/>
        </w:rPr>
        <w:t>O</w:t>
      </w:r>
      <w:r w:rsidR="003E7C11" w:rsidRPr="003862D0">
        <w:rPr>
          <w:rStyle w:val="AR6BodyTextCar"/>
          <w:lang w:val="en-GB"/>
        </w:rPr>
        <w:t>verall</w:t>
      </w:r>
      <w:r w:rsidR="00F72148" w:rsidRPr="003862D0">
        <w:rPr>
          <w:rStyle w:val="AR6BodyTextCar"/>
          <w:lang w:val="en-GB"/>
        </w:rPr>
        <w:t>, the</w:t>
      </w:r>
      <w:r w:rsidR="003E7C11" w:rsidRPr="003862D0">
        <w:rPr>
          <w:rStyle w:val="AR6BodyTextCar"/>
          <w:lang w:val="en-GB"/>
        </w:rPr>
        <w:t xml:space="preserve"> assessment </w:t>
      </w:r>
      <w:r w:rsidR="00F72148" w:rsidRPr="003862D0">
        <w:rPr>
          <w:rStyle w:val="AR6BodyTextCar"/>
          <w:lang w:val="en-GB"/>
        </w:rPr>
        <w:t xml:space="preserve">concluded </w:t>
      </w:r>
      <w:r w:rsidR="003E7C11" w:rsidRPr="003862D0">
        <w:rPr>
          <w:rStyle w:val="AR6BodyTextCar"/>
          <w:lang w:val="en-GB"/>
        </w:rPr>
        <w:t xml:space="preserve">that the </w:t>
      </w:r>
      <w:r w:rsidR="003E7C11" w:rsidRPr="003862D0">
        <w:rPr>
          <w:rStyle w:val="AR6BodyTextCar"/>
          <w:rFonts w:eastAsia="FrutigerLTPro-Condensed"/>
          <w:lang w:val="en-GB"/>
        </w:rPr>
        <w:t xml:space="preserve">combined uncertainties </w:t>
      </w:r>
      <w:r w:rsidR="00F72148" w:rsidRPr="003862D0">
        <w:rPr>
          <w:rStyle w:val="AR6BodyTextCar"/>
          <w:rFonts w:eastAsia="FrutigerLTPro-Condensed"/>
          <w:lang w:val="en-GB"/>
        </w:rPr>
        <w:t>related to</w:t>
      </w:r>
      <w:r w:rsidR="003E7C11" w:rsidRPr="003862D0">
        <w:rPr>
          <w:rStyle w:val="AR6BodyTextCar"/>
          <w:rFonts w:eastAsia="FrutigerLTPro-Condensed"/>
          <w:lang w:val="en-GB"/>
        </w:rPr>
        <w:t xml:space="preserve"> SRM approaches, including technological maturity, limited physical understanding</w:t>
      </w:r>
      <w:r w:rsidR="00F72148" w:rsidRPr="003862D0">
        <w:rPr>
          <w:rStyle w:val="AR6BodyTextCar"/>
          <w:rFonts w:eastAsia="FrutigerLTPro-Condensed"/>
          <w:lang w:val="en-GB"/>
        </w:rPr>
        <w:t xml:space="preserve"> of the response to SRM</w:t>
      </w:r>
      <w:r w:rsidR="003E7C11" w:rsidRPr="003862D0">
        <w:rPr>
          <w:rStyle w:val="AR6BodyTextCar"/>
          <w:rFonts w:eastAsia="FrutigerLTPro-Condensed"/>
          <w:lang w:val="en-GB"/>
        </w:rPr>
        <w:t xml:space="preserve">, potential impacts, and challenges of governance, constrain potential deployment of SRM </w:t>
      </w:r>
      <w:r w:rsidR="003E7C11" w:rsidRPr="003862D0">
        <w:rPr>
          <w:rStyle w:val="AR6BodyTextCar"/>
          <w:rFonts w:eastAsia="SimSun"/>
          <w:lang w:val="en-GB" w:eastAsia="zh-CN"/>
        </w:rPr>
        <w:t>in the near future</w:t>
      </w:r>
      <w:r w:rsidR="003E7C11" w:rsidRPr="003862D0">
        <w:rPr>
          <w:rStyle w:val="AR6BodyTextCar"/>
          <w:rFonts w:eastAsia="FrutigerLTPro-Condensed"/>
          <w:lang w:val="en-GB"/>
        </w:rPr>
        <w:t>.</w:t>
      </w:r>
    </w:p>
    <w:p w14:paraId="040D4112" w14:textId="77777777" w:rsidR="003E7C11" w:rsidRPr="003862D0" w:rsidRDefault="003E7C11" w:rsidP="003E7C11">
      <w:pPr>
        <w:pStyle w:val="AR6BodyText"/>
        <w:rPr>
          <w:lang w:val="en-GB"/>
        </w:rPr>
      </w:pPr>
    </w:p>
    <w:p w14:paraId="2E17AEAC" w14:textId="78D7B604" w:rsidR="003E7C11" w:rsidRPr="003862D0" w:rsidRDefault="003E7C11" w:rsidP="003E7C11">
      <w:pPr>
        <w:pStyle w:val="AR6BodyText"/>
        <w:rPr>
          <w:lang w:val="en-GB"/>
        </w:rPr>
      </w:pPr>
      <w:bookmarkStart w:id="4362" w:name="_Hlk46409577"/>
      <w:r w:rsidRPr="003862D0">
        <w:rPr>
          <w:lang w:val="en-GB"/>
        </w:rPr>
        <w:t xml:space="preserve">This subsection assesses the global and large-scale physical climate system response to SRM based on </w:t>
      </w:r>
      <w:r w:rsidR="00A94E83" w:rsidRPr="003862D0">
        <w:rPr>
          <w:lang w:val="en-GB"/>
        </w:rPr>
        <w:t>theoretical</w:t>
      </w:r>
      <w:r w:rsidRPr="003862D0">
        <w:rPr>
          <w:lang w:val="en-GB"/>
        </w:rPr>
        <w:t xml:space="preserve"> and modelling studies. There is no mature technology today to implement any of the SRM options assessed here. A short summary of the SRM options, including </w:t>
      </w:r>
      <w:r w:rsidR="00AF627F" w:rsidRPr="003862D0">
        <w:rPr>
          <w:lang w:val="en-GB"/>
        </w:rPr>
        <w:t xml:space="preserve">the </w:t>
      </w:r>
      <w:r w:rsidRPr="003862D0">
        <w:rPr>
          <w:lang w:val="en-GB"/>
        </w:rPr>
        <w:t xml:space="preserve">proposed mechanism of each SRM approach, radiative forcing potential, and key climate and environmental effects, is listed in </w:t>
      </w:r>
      <w:r w:rsidR="00FA6D4F" w:rsidRPr="003862D0">
        <w:rPr>
          <w:lang w:val="en-GB"/>
        </w:rPr>
        <w:t>Table 4.7</w:t>
      </w:r>
      <w:ins w:id="4363" w:author="Sara M Tuson" w:date="2021-07-20T20:40:00Z">
        <w:r w:rsidR="00AF62F8">
          <w:rPr>
            <w:lang w:val="en-GB"/>
          </w:rPr>
          <w:t>.</w:t>
        </w:r>
      </w:ins>
      <w:r w:rsidRPr="003862D0">
        <w:rPr>
          <w:lang w:val="en-GB"/>
        </w:rPr>
        <w:t xml:space="preserve"> Chapter 5 (</w:t>
      </w:r>
      <w:r w:rsidR="00BA2347" w:rsidRPr="003862D0">
        <w:rPr>
          <w:lang w:val="en-GB"/>
        </w:rPr>
        <w:t>Section</w:t>
      </w:r>
      <w:r w:rsidRPr="003862D0">
        <w:rPr>
          <w:lang w:val="en-GB"/>
        </w:rPr>
        <w:t xml:space="preserve"> 5.6.3) assesses the biogeochemical implications of SRM, Chapter 6 (</w:t>
      </w:r>
      <w:r w:rsidR="00BA2347" w:rsidRPr="003862D0">
        <w:rPr>
          <w:lang w:val="en-GB"/>
        </w:rPr>
        <w:t>Section</w:t>
      </w:r>
      <w:r w:rsidRPr="003862D0">
        <w:rPr>
          <w:lang w:val="en-GB"/>
        </w:rPr>
        <w:t xml:space="preserve"> 6.3.6) assesses the potential </w:t>
      </w:r>
      <w:r w:rsidR="00AF627F" w:rsidRPr="003862D0">
        <w:rPr>
          <w:lang w:val="en-GB"/>
        </w:rPr>
        <w:t>ERF</w:t>
      </w:r>
      <w:r w:rsidRPr="003862D0">
        <w:rPr>
          <w:lang w:val="en-GB"/>
        </w:rPr>
        <w:t xml:space="preserve"> of the aerosol-based SRM options and Chapter 8 (</w:t>
      </w:r>
      <w:r w:rsidR="00BA2347" w:rsidRPr="003862D0">
        <w:rPr>
          <w:lang w:val="en-GB"/>
        </w:rPr>
        <w:t>Section</w:t>
      </w:r>
      <w:r w:rsidRPr="003862D0">
        <w:rPr>
          <w:lang w:val="en-GB"/>
        </w:rPr>
        <w:t xml:space="preserve"> 8.6.3) assesses the abrupt water cycle changes in response to initiation or termination of SRM. The risks to human and natural systems, impacts of SRM,</w:t>
      </w:r>
      <w:r w:rsidRPr="003862D0">
        <w:rPr>
          <w:color w:val="FF0000"/>
          <w:lang w:val="en-GB"/>
        </w:rPr>
        <w:t xml:space="preserve"> </w:t>
      </w:r>
      <w:r w:rsidRPr="003862D0">
        <w:rPr>
          <w:lang w:val="en-GB"/>
        </w:rPr>
        <w:t>ethics</w:t>
      </w:r>
      <w:r w:rsidR="002307C5" w:rsidRPr="003862D0">
        <w:rPr>
          <w:lang w:val="en-GB"/>
        </w:rPr>
        <w:t>,</w:t>
      </w:r>
      <w:r w:rsidRPr="003862D0">
        <w:rPr>
          <w:lang w:val="en-GB"/>
        </w:rPr>
        <w:t xml:space="preserve"> and perceptions are assessed in the W</w:t>
      </w:r>
      <w:r w:rsidR="00F72148" w:rsidRPr="003862D0">
        <w:rPr>
          <w:lang w:val="en-GB"/>
        </w:rPr>
        <w:t>GII</w:t>
      </w:r>
      <w:r w:rsidRPr="003862D0">
        <w:rPr>
          <w:lang w:val="en-GB"/>
        </w:rPr>
        <w:t xml:space="preserve"> </w:t>
      </w:r>
      <w:del w:id="4364" w:author="Ian Blenkinsop" w:date="2021-07-27T16:09:00Z">
        <w:r w:rsidRPr="003862D0" w:rsidDel="006629B6">
          <w:rPr>
            <w:lang w:val="en-GB"/>
          </w:rPr>
          <w:delText xml:space="preserve">report </w:delText>
        </w:r>
      </w:del>
      <w:ins w:id="4365" w:author="Ian Blenkinsop" w:date="2021-07-27T16:09:00Z">
        <w:r w:rsidR="006629B6">
          <w:rPr>
            <w:lang w:val="en-GB"/>
          </w:rPr>
          <w:t>R</w:t>
        </w:r>
        <w:r w:rsidR="006629B6" w:rsidRPr="003862D0">
          <w:rPr>
            <w:lang w:val="en-GB"/>
          </w:rPr>
          <w:t xml:space="preserve">eport </w:t>
        </w:r>
      </w:ins>
      <w:r w:rsidRPr="003862D0">
        <w:rPr>
          <w:lang w:val="en-GB"/>
        </w:rPr>
        <w:t xml:space="preserve">(Chapter 16). Governance issues associated with SRM research and deployment are assessed in the </w:t>
      </w:r>
      <w:r w:rsidR="00F471C9" w:rsidRPr="003862D0">
        <w:rPr>
          <w:lang w:val="en-GB"/>
        </w:rPr>
        <w:t>WGII</w:t>
      </w:r>
      <w:r w:rsidRPr="003862D0">
        <w:rPr>
          <w:lang w:val="en-GB"/>
        </w:rPr>
        <w:t xml:space="preserve"> and </w:t>
      </w:r>
      <w:r w:rsidR="00F471C9" w:rsidRPr="003862D0">
        <w:rPr>
          <w:lang w:val="en-GB"/>
        </w:rPr>
        <w:t>WGIII</w:t>
      </w:r>
      <w:r w:rsidRPr="003862D0">
        <w:rPr>
          <w:lang w:val="en-GB"/>
        </w:rPr>
        <w:t xml:space="preserve"> Reports. The assessment of technical feasibility and engineering aspects of SRM is beyond the scope of this </w:t>
      </w:r>
      <w:ins w:id="4366" w:author="Sara M Tuson" w:date="2021-07-15T14:40:00Z">
        <w:r w:rsidR="00097141">
          <w:rPr>
            <w:lang w:val="en-GB"/>
          </w:rPr>
          <w:t>R</w:t>
        </w:r>
      </w:ins>
      <w:del w:id="4367" w:author="Sara M Tuson" w:date="2021-07-15T14:40:00Z">
        <w:r w:rsidRPr="003862D0" w:rsidDel="00097141">
          <w:rPr>
            <w:lang w:val="en-GB"/>
          </w:rPr>
          <w:delText>r</w:delText>
        </w:r>
      </w:del>
      <w:r w:rsidRPr="003862D0">
        <w:rPr>
          <w:lang w:val="en-GB"/>
        </w:rPr>
        <w:t xml:space="preserve">eport. </w:t>
      </w:r>
    </w:p>
    <w:bookmarkEnd w:id="4362"/>
    <w:p w14:paraId="5D94BF9E" w14:textId="77777777" w:rsidR="003E7C11" w:rsidRPr="003862D0" w:rsidRDefault="003E7C11" w:rsidP="003E7C11">
      <w:pPr>
        <w:pStyle w:val="AR6BodyText"/>
        <w:rPr>
          <w:lang w:val="en-GB"/>
        </w:rPr>
      </w:pPr>
    </w:p>
    <w:p w14:paraId="2E880703" w14:textId="6170DF29" w:rsidR="003E7C11" w:rsidRPr="003862D0" w:rsidRDefault="00575AB3" w:rsidP="003E7C11">
      <w:pPr>
        <w:pStyle w:val="AR6BodyText"/>
        <w:rPr>
          <w:lang w:val="en-GB"/>
        </w:rPr>
      </w:pPr>
      <w:r>
        <w:rPr>
          <w:lang w:val="en-GB"/>
        </w:rPr>
        <w:t>The</w:t>
      </w:r>
      <w:r w:rsidR="003E7C11" w:rsidRPr="003862D0">
        <w:rPr>
          <w:lang w:val="en-GB"/>
        </w:rPr>
        <w:t xml:space="preserve"> AR5</w:t>
      </w:r>
      <w:r>
        <w:rPr>
          <w:lang w:val="en-GB"/>
        </w:rPr>
        <w:t xml:space="preserve"> assessed</w:t>
      </w:r>
      <w:r w:rsidR="003E7C11" w:rsidRPr="003862D0">
        <w:rPr>
          <w:lang w:val="en-GB"/>
        </w:rPr>
        <w:t xml:space="preserve"> SRM modelling mainly based on idealized simulations that used solar constant reductions. Since then, more in-depth investigations into specific SRM </w:t>
      </w:r>
      <w:r w:rsidR="00F72148" w:rsidRPr="003862D0">
        <w:rPr>
          <w:lang w:val="en-GB"/>
        </w:rPr>
        <w:t xml:space="preserve">approaches </w:t>
      </w:r>
      <w:r w:rsidR="003E7C11" w:rsidRPr="003862D0">
        <w:rPr>
          <w:lang w:val="en-GB"/>
        </w:rPr>
        <w:t>have been conducted with more sophisticated treatment of aerosol</w:t>
      </w:r>
      <w:r w:rsidR="002307C5" w:rsidRPr="003862D0">
        <w:rPr>
          <w:sz w:val="18"/>
          <w:szCs w:val="18"/>
          <w:lang w:val="en-GB"/>
        </w:rPr>
        <w:t>–</w:t>
      </w:r>
      <w:r w:rsidR="003E7C11" w:rsidRPr="003862D0">
        <w:rPr>
          <w:lang w:val="en-GB"/>
        </w:rPr>
        <w:t>cloud</w:t>
      </w:r>
      <w:r w:rsidR="002307C5" w:rsidRPr="003862D0">
        <w:rPr>
          <w:sz w:val="18"/>
          <w:szCs w:val="18"/>
          <w:lang w:val="en-GB"/>
        </w:rPr>
        <w:t>–</w:t>
      </w:r>
      <w:r w:rsidR="003E7C11" w:rsidRPr="003862D0">
        <w:rPr>
          <w:lang w:val="en-GB"/>
        </w:rPr>
        <w:t xml:space="preserve">radiative interactions and stratospheric dynamics and chemistry underlying SAI, MCB, and CCT. Another major development since AR5 is the investigation into </w:t>
      </w:r>
      <w:r w:rsidR="00F72148" w:rsidRPr="003862D0">
        <w:rPr>
          <w:lang w:val="en-GB"/>
        </w:rPr>
        <w:t>whether</w:t>
      </w:r>
      <w:r w:rsidR="003E7C11" w:rsidRPr="003862D0">
        <w:rPr>
          <w:lang w:val="en-GB"/>
        </w:rPr>
        <w:t xml:space="preserve"> </w:t>
      </w:r>
      <w:r w:rsidR="006F5AD1">
        <w:rPr>
          <w:lang w:val="en-GB"/>
        </w:rPr>
        <w:t>multiple</w:t>
      </w:r>
      <w:r w:rsidR="003A7C94">
        <w:rPr>
          <w:lang w:val="en-GB"/>
        </w:rPr>
        <w:t xml:space="preserve"> </w:t>
      </w:r>
      <w:r w:rsidR="003E7C11" w:rsidRPr="003862D0">
        <w:rPr>
          <w:lang w:val="en-GB"/>
        </w:rPr>
        <w:t xml:space="preserve">climate </w:t>
      </w:r>
      <w:r w:rsidR="00F72148" w:rsidRPr="003862D0">
        <w:rPr>
          <w:lang w:val="en-GB"/>
        </w:rPr>
        <w:t xml:space="preserve">policy goals may be met </w:t>
      </w:r>
      <w:r w:rsidR="003E7C11" w:rsidRPr="003862D0">
        <w:rPr>
          <w:lang w:val="en-GB"/>
        </w:rPr>
        <w:t>by optimally designed SRM strategies, including large</w:t>
      </w:r>
      <w:r w:rsidR="002307C5" w:rsidRPr="003862D0">
        <w:rPr>
          <w:lang w:val="en-GB"/>
        </w:rPr>
        <w:t>-</w:t>
      </w:r>
      <w:r w:rsidR="003E7C11" w:rsidRPr="003862D0">
        <w:rPr>
          <w:lang w:val="en-GB"/>
        </w:rPr>
        <w:t xml:space="preserve">ensemble SAI simulations using multiple injection locations. </w:t>
      </w:r>
      <w:r w:rsidR="003E7C11" w:rsidRPr="003862D0">
        <w:rPr>
          <w:rFonts w:eastAsia="SimSun"/>
          <w:lang w:val="en-GB" w:eastAsia="zh-CN"/>
        </w:rPr>
        <w:t>There are large uncertainties in important SRM-related processes such as aerosol microphysics and aerosol</w:t>
      </w:r>
      <w:del w:id="4368" w:author="Ian Blenkinsop" w:date="2021-07-27T16:09:00Z">
        <w:r w:rsidR="003E7C11" w:rsidRPr="003862D0" w:rsidDel="006629B6">
          <w:rPr>
            <w:rFonts w:eastAsia="SimSun"/>
            <w:lang w:val="en-GB" w:eastAsia="zh-CN"/>
          </w:rPr>
          <w:delText>-</w:delText>
        </w:r>
      </w:del>
      <w:ins w:id="4369" w:author="Ian Blenkinsop" w:date="2021-07-27T16:09:00Z">
        <w:r w:rsidR="006629B6">
          <w:rPr>
            <w:rFonts w:eastAsia="SimSun"/>
            <w:lang w:val="en-GB" w:eastAsia="zh-CN"/>
          </w:rPr>
          <w:t>–</w:t>
        </w:r>
      </w:ins>
      <w:r w:rsidR="003E7C11" w:rsidRPr="003862D0">
        <w:rPr>
          <w:rFonts w:eastAsia="SimSun"/>
          <w:lang w:val="en-GB" w:eastAsia="zh-CN"/>
        </w:rPr>
        <w:t>cloud</w:t>
      </w:r>
      <w:del w:id="4370" w:author="Ian Blenkinsop" w:date="2021-07-27T16:09:00Z">
        <w:r w:rsidR="003E7C11" w:rsidRPr="003862D0" w:rsidDel="006629B6">
          <w:rPr>
            <w:rFonts w:eastAsia="SimSun"/>
            <w:lang w:val="en-GB" w:eastAsia="zh-CN"/>
          </w:rPr>
          <w:delText>-</w:delText>
        </w:r>
      </w:del>
      <w:ins w:id="4371" w:author="Ian Blenkinsop" w:date="2021-07-27T16:09:00Z">
        <w:r w:rsidR="006629B6">
          <w:rPr>
            <w:rFonts w:eastAsia="SimSun"/>
            <w:lang w:val="en-GB" w:eastAsia="zh-CN"/>
          </w:rPr>
          <w:t>–</w:t>
        </w:r>
      </w:ins>
      <w:r w:rsidR="003E7C11" w:rsidRPr="003862D0">
        <w:rPr>
          <w:rFonts w:eastAsia="SimSun"/>
          <w:lang w:val="en-GB" w:eastAsia="zh-CN"/>
        </w:rPr>
        <w:t>radiation interaction and hence the level of understanding is low</w:t>
      </w:r>
      <w:r w:rsidR="002307C5" w:rsidRPr="003862D0">
        <w:rPr>
          <w:rFonts w:eastAsia="SimSun"/>
          <w:lang w:val="en-GB" w:eastAsia="zh-CN"/>
        </w:rPr>
        <w:t>.</w:t>
      </w:r>
    </w:p>
    <w:p w14:paraId="3381C62C" w14:textId="77777777" w:rsidR="003E7C11" w:rsidRPr="003862D0" w:rsidRDefault="003E7C11" w:rsidP="003E7C11">
      <w:pPr>
        <w:pStyle w:val="AR6BodyText"/>
        <w:rPr>
          <w:rFonts w:eastAsia="SimSun"/>
          <w:lang w:val="en-GB" w:eastAsia="zh-CN"/>
        </w:rPr>
      </w:pPr>
    </w:p>
    <w:p w14:paraId="149C55C9" w14:textId="3DB00F8A" w:rsidR="003E7C11" w:rsidRPr="003862D0" w:rsidRDefault="003E7C11" w:rsidP="003E7C11">
      <w:pPr>
        <w:pStyle w:val="AR6BodyText"/>
        <w:rPr>
          <w:lang w:val="en-GB"/>
        </w:rPr>
      </w:pPr>
      <w:r w:rsidRPr="003862D0">
        <w:rPr>
          <w:lang w:val="en-GB"/>
        </w:rPr>
        <w:t xml:space="preserve">As </w:t>
      </w:r>
      <w:r w:rsidR="00101FD8" w:rsidRPr="003862D0">
        <w:rPr>
          <w:lang w:val="en-GB"/>
        </w:rPr>
        <w:t>assessed</w:t>
      </w:r>
      <w:r w:rsidRPr="003862D0">
        <w:rPr>
          <w:lang w:val="en-GB"/>
        </w:rPr>
        <w:t xml:space="preserve"> in SR1.5 </w:t>
      </w:r>
      <w:r w:rsidRPr="003862D0">
        <w:rPr>
          <w:lang w:val="en-GB"/>
        </w:rPr>
        <w:fldChar w:fldCharType="begin" w:fldLock="1"/>
      </w:r>
      <w:r w:rsidR="00615634">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"4SM: 1-82", "publisher" : "In Press", "title" : "Strengthening and Implementing the Global Response Supplementary Material", "translator" : [ { "dropping-particle" : "", "family" : "K4017", "given" : "Rt13", "non-dropping-particle" : "", "parse-names" : false, "suffix" : "" } ], "type" : "chapter" }, "uris" : [ "http://www.mendeley.com/documents/?uuid=9108fdc3-3db2-48d4-a3ac-ddd6ef37b67a" ] } ], "mendeley" : { "formattedCitation" : "(de Coninck et al., 2018)", "plainTextFormattedCitation" : "(de Coninck et al., 2018)", "previouslyFormattedCitation" : "(de Coninck et al., 2018)" }, "properties" : { "noteIndex" : 0 }, "schema" : "https://github.com/citation-style-language/schema/raw/master/csl-citation.json" }</w:instrText>
      </w:r>
      <w:r w:rsidRPr="003862D0">
        <w:rPr>
          <w:lang w:val="en-GB"/>
        </w:rPr>
        <w:fldChar w:fldCharType="separate"/>
      </w:r>
      <w:r w:rsidR="00016735">
        <w:rPr>
          <w:noProof/>
          <w:lang w:val="en-GB"/>
        </w:rPr>
        <w:t>(de Coninck et al., 2018)</w:t>
      </w:r>
      <w:r w:rsidRPr="003862D0">
        <w:rPr>
          <w:lang w:val="en-GB"/>
        </w:rPr>
        <w:fldChar w:fldCharType="end"/>
      </w:r>
      <w:r w:rsidRPr="003862D0">
        <w:rPr>
          <w:lang w:val="en-GB"/>
        </w:rPr>
        <w:t xml:space="preserve">, most of the knowledge about SRM is based on idealized model simulations and some natural analogues. In addition to single-model studies, more results from the coordinated modelling work of Geoengineering Model </w:t>
      </w:r>
      <w:r w:rsidR="00A94E83" w:rsidRPr="003862D0">
        <w:rPr>
          <w:lang w:val="en-GB"/>
        </w:rPr>
        <w:t>Intercomparison</w:t>
      </w:r>
      <w:r w:rsidRPr="003862D0">
        <w:rPr>
          <w:lang w:val="en-GB"/>
        </w:rPr>
        <w:t xml:space="preserve"> Project (GeoMIP) have become available. GeoMIP was initiated</w:t>
      </w:r>
      <w:del w:id="4372" w:author="Sara M Tuson" w:date="2021-07-15T20:28:00Z">
        <w:r w:rsidRPr="003862D0" w:rsidDel="00092429">
          <w:rPr>
            <w:lang w:val="en-GB"/>
          </w:rPr>
          <w:delText xml:space="preserve">  </w:delText>
        </w:r>
      </w:del>
      <w:ins w:id="4373" w:author="Sara M Tuson" w:date="2021-07-15T20:28:00Z">
        <w:r w:rsidR="00092429">
          <w:rPr>
            <w:lang w:val="en-GB"/>
          </w:rPr>
          <w:t xml:space="preserve"> </w:t>
        </w:r>
      </w:ins>
      <w:r w:rsidRPr="003862D0">
        <w:rPr>
          <w:lang w:val="en-GB"/>
        </w:rPr>
        <w:t xml:space="preserve">at the time of AR5 </w:t>
      </w:r>
      <w:bookmarkStart w:id="4374" w:name="_Hlk74758591"/>
      <w:ins w:id="4375" w:author="Robin Matthews" w:date="2021-06-16T17:56:00Z">
        <w:r w:rsidR="004767F4">
          <w:fldChar w:fldCharType="begin" w:fldLock="1"/>
        </w:r>
      </w:ins>
      <w:r w:rsidR="00CD3B49">
        <w: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2011, 2013a)", "manualFormatting" : "(Kravitz et al., 2011, 2013a)", "plainTextFormattedCitation" : "(Kravitz et al., 2011, 2013a)", "previouslyFormattedCitation" : "(Kravitz et al., 2011, 2013)" }, "properties" : { "noteIndex" : 0 }, "schema" : "https://github.com/citation-style-language/schema/raw/master/csl-citation.json" }</w:instrText>
      </w:r>
      <w:ins w:id="4376" w:author="Robin Matthews" w:date="2021-06-16T17:56:00Z">
        <w:r w:rsidR="004767F4">
          <w:fldChar w:fldCharType="separate"/>
        </w:r>
        <w:r w:rsidR="004767F4" w:rsidRPr="00900FBF">
          <w:rPr>
            <w:noProof/>
          </w:rPr>
          <w:t>(Kravitz et al., 2011, 2013</w:t>
        </w:r>
        <w:r w:rsidR="004767F4">
          <w:rPr>
            <w:noProof/>
          </w:rPr>
          <w:t>a</w:t>
        </w:r>
        <w:r w:rsidR="004767F4" w:rsidRPr="00900FBF">
          <w:rPr>
            <w:noProof/>
          </w:rPr>
          <w:t>)</w:t>
        </w:r>
        <w:r w:rsidR="004767F4">
          <w:fldChar w:fldCharType="end"/>
        </w:r>
      </w:ins>
      <w:del w:id="4377" w:author="Robin Matthews" w:date="2021-06-16T17:56:00Z">
        <w:r w:rsidRPr="003862D0" w:rsidDel="004767F4">
          <w:rPr>
            <w:lang w:val="en-GB"/>
          </w:rPr>
          <w:fldChar w:fldCharType="begin" w:fldLock="1"/>
        </w:r>
        <w:r w:rsidR="00615634" w:rsidRPr="003741E9" w:rsidDel="004767F4">
          <w:delInstrText>ADDIN CSL_CITATION { "citationItems" : [ { "id" : "ITEM-1", "itemData" : { "DOI" : "10.1002/asl.316", "ISSN" : "1530261X",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"K3042", "given" : "", "non-dropping-particle" : "", "parse-names" : false, "suffix" : "" } ], "type" : "article-journal", "volume" : "12" }, "uris" : [ "http://www.mendeley.com/documents/?uuid=46572eea-04b4-4340-96b2-e9c9ccce6c28" ] } ], "mendeley" : { "formattedCitation" : "(Kravitz et al., 2011)", "plainTextFormattedCitation" : "(Kravitz et al., 2011)", "previouslyFormattedCitation" : "(Kravitz et al., 2011)" }, "properties" : { "noteIndex" : 0 }, "schema" : "https://github.com/citation-style-language/schema/raw/master/csl-citation.json" }</w:delInstrText>
        </w:r>
        <w:r w:rsidRPr="003862D0" w:rsidDel="004767F4">
          <w:rPr>
            <w:lang w:val="en-GB"/>
          </w:rPr>
          <w:fldChar w:fldCharType="separate"/>
        </w:r>
        <w:r w:rsidR="00016735" w:rsidRPr="003741E9" w:rsidDel="004767F4">
          <w:rPr>
            <w:noProof/>
          </w:rPr>
          <w:delText>(Kravitz et al., 2011)</w:delText>
        </w:r>
        <w:r w:rsidRPr="003862D0" w:rsidDel="004767F4">
          <w:rPr>
            <w:lang w:val="en-GB"/>
          </w:rPr>
          <w:fldChar w:fldCharType="end"/>
        </w:r>
        <w:r w:rsidRPr="003741E9" w:rsidDel="004767F4">
          <w:delText xml:space="preserve"> </w:delText>
        </w:r>
        <w:r w:rsidRPr="003862D0" w:rsidDel="004767F4">
          <w:rPr>
            <w:lang w:val="en-GB"/>
          </w:rPr>
          <w:fldChar w:fldCharType="begin" w:fldLock="1"/>
        </w:r>
        <w:r w:rsidR="004B7E49" w:rsidRPr="003741E9" w:rsidDel="004767F4">
          <w:delInstrText>ADDIN CSL_CITATION { "citationItems" : [ { "id" : "ITEM-1",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"ITEM-1",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"plainTextFormattedCitation" : "(Kravitz et al., 2013a)", "previouslyFormattedCitation" : "(Kravitz et al., 2013a)" }, "properties" : { "noteIndex" : 0 }, "schema" : "https://github.com/citation-style-language/schema/raw/master/csl-citation.json" }</w:delInstrText>
        </w:r>
        <w:r w:rsidRPr="003862D0" w:rsidDel="004767F4">
          <w:rPr>
            <w:lang w:val="en-GB"/>
          </w:rPr>
          <w:fldChar w:fldCharType="separate"/>
        </w:r>
        <w:r w:rsidR="00016735" w:rsidRPr="003741E9" w:rsidDel="004767F4">
          <w:rPr>
            <w:noProof/>
          </w:rPr>
          <w:delText>(Kravitz et al., 2013a)</w:delText>
        </w:r>
        <w:r w:rsidRPr="003862D0" w:rsidDel="004767F4">
          <w:rPr>
            <w:lang w:val="en-GB"/>
          </w:rPr>
          <w:fldChar w:fldCharType="end"/>
        </w:r>
      </w:del>
      <w:bookmarkEnd w:id="4374"/>
      <w:r w:rsidRPr="003741E9">
        <w:t xml:space="preserve"> and is now in its second phase under the framework of CMIP6 </w:t>
      </w:r>
      <w:commentRangeStart w:id="4378"/>
      <w:r w:rsidRPr="003862D0">
        <w:rPr>
          <w:lang w:val="en-GB"/>
        </w:rPr>
        <w:fldChar w:fldCharType="begin" w:fldLock="1"/>
      </w:r>
      <w:r w:rsidR="00615634" w:rsidRPr="003741E9">
        <w:instrText>ADDIN CSL_CITATION { "citationItems" : [ { "id" : "ITEM-1", "itemData" : { "DOI" : "10.5194/gmd-8-3379-2015", "ISSN" : "1991-9603", "abstract" : "We present a suite of new climate model experiment designs for the Geoengineering Model Intercomparison Project (GeoMIP). This set of experiments, named GeoMIP6 (to be consistent with the Coupled Model Intercomparison Project Phase 6), builds on the previous GeoMIP project simulations, and has been expanded to address several further important topics, including key uncertainties in extreme events, the use of geoengineering as part of a portfolio of responses to climate change, and the relatively new idea of cirrus cloud thinning to allow more longwave radiation to escape to space. We discuss experiment designs, as well as the rationale for those designs, showing preliminary results from individual models when available. We also introduce a new feature, called the GeoMIP Testbed, which provides a platform for simulations that will be performed with a few models and subsequently assessed to determine whether the proposed experiment designs will be adopted as core (Tier 1) GeoMIP experiments. This is meant to encourage various stakeholders to propose new targeted experiments that address their key open science questions, with the goal of making GeoMIP more relevant to a broader set of communities.", "author" : [ { "dropping-particle" : "", "family" : "Kravitz", "given" : "Ben</w:instrText>
      </w:r>
      <w:r w:rsidR="00615634">
        <w:rPr>
          <w:lang w:val="en-GB"/>
        </w:rPr>
        <w:instrText>", "non-dropping-particle" : "", "parse-names" : false, "suffix" : "" }, { "dropping-particle" : "", "family" : "Robock", "given" : "A.", "non-dropping-particle" : "", "parse-names" : false, "suffix" : "" }, { "dropping-particle" : "", "family" : "Tilmes", "given" : "S.", "non-dropping-particle" : "", "parse-names" : false, "suffix" : "" }, { "dropping-particle" : "", "family" : "Boucher", "given" : "O.", "non-dropping-particle" : "", "parse-names" : false, "suffix" : "" }, { "dropping-particle" : "", "family" : "English", "given" : "J. M.", "non-dropping-particle" : "", "parse-names" : false, "suffix" : "" }, { "dropping-particle" : "", "family" : "Irvine", "given" : "P. J.", "non-dropping-particle" : "", "parse-names" : false, "suffix" : "" }, { "dropping-particle" : "", "family" : "Jones", "given" : "A.", "non-dropping-particle" : "", "parse-names" : false, "suffix" : "" }, { "dropping-particle" : "", "family" : "Lawrence", "given" : "M. G.", "non-dropping-particle" : "", "parse-names" : false, "suffix" : "" }, { "dropping-particle" : "", "family" : "MacCracken", "given" : "M.", "non-dropping-particle" : "", "parse-names" : false, "suffix" : "" }, { "dropping-particle" : "", "family" : "Muri", "given" : "H.",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"Sillmann", "given" : "J.", "non-dropping-particle" : "", "parse-names" : false, "suffix" : "" }, { "dropping-particle" : "", "family" : "Storelvmo", "given" : "T.", "non-dropping-particle" : "", "parse-names" : false, "suffix" : "" }, { "dropping-particle" : "", "family" : "Wang", "given" : "H.", "non-dropping-particle" : "", "parse-names" : false, "suffix" : "" }, { "dropping-particle" : "", "family" : "Watanabe", "given" : "S.", "non-dropping-particle" : "", "parse-names" : false, "suffix" : "" } ], "container-title" : "Geoscientific Model Development", "id" : "ITEM-1", "issue" : "10", "issued" : { "date-parts" : [ [ "2015", "10", "27" ] ] }, "page" : "3379-3392", "title" : "The Geoengineering Model Intercomparison Project Phase 6 (GeoMIP6): simulation design and preliminary results", "translator" : [ { "dropping-particle" : "", "family" : "K2759", "given" : "", "non-dropping-particle" : "", "parse-names" : false, "suffix" : "" } ], "type" : "article-journal", "volume" : "8" }, "uris" : [ "http://www.mendeley.com/documents/?uuid=3f1a3335-e8f0-3d72-a512-c4104e907cc8" ] } ], "mendeley" : { "formattedCitation" : "(Kravitz et al., 2015)", "manualFormatting" : "(GEOMIP6, Kravitz et al., 2015)", "plainTextFormattedCitation" : "(Kravitz et al., 2015)", "previouslyFormattedCitation" : "(Kravitz et al., 2015)" }, "properties" : { "noteIndex" : 0 }, "schema" : "https://github.com/citation-style-language/schema/raw/master/csl-citation.json" }</w:instrText>
      </w:r>
      <w:r w:rsidRPr="003862D0">
        <w:rPr>
          <w:lang w:val="en-GB"/>
        </w:rPr>
        <w:fldChar w:fldCharType="separate"/>
      </w:r>
      <w:r w:rsidR="00016735">
        <w:rPr>
          <w:noProof/>
          <w:lang w:val="en-GB"/>
        </w:rPr>
        <w:t>(GEOMIP6, Kravitz et al., 2015)</w:t>
      </w:r>
      <w:r w:rsidRPr="003862D0">
        <w:rPr>
          <w:lang w:val="en-GB"/>
        </w:rPr>
        <w:fldChar w:fldCharType="end"/>
      </w:r>
      <w:commentRangeEnd w:id="4378"/>
      <w:r w:rsidR="00016735">
        <w:rPr>
          <w:rStyle w:val="CommentReference"/>
        </w:rPr>
        <w:commentReference w:id="4378"/>
      </w:r>
      <w:r w:rsidRPr="003862D0">
        <w:rPr>
          <w:lang w:val="en-GB"/>
        </w:rPr>
        <w:t xml:space="preserve">. </w:t>
      </w:r>
      <w:r w:rsidRPr="003862D0">
        <w:rPr>
          <w:rFonts w:eastAsia="CIDFont+F1"/>
          <w:lang w:val="en-GB"/>
        </w:rPr>
        <w:t xml:space="preserve">However, studies based on GeoMIP6 data are </w:t>
      </w:r>
      <w:r w:rsidR="00F72148" w:rsidRPr="003862D0">
        <w:rPr>
          <w:rFonts w:eastAsia="CIDFont+F1"/>
          <w:lang w:val="en-GB"/>
        </w:rPr>
        <w:t xml:space="preserve">currently </w:t>
      </w:r>
      <w:r w:rsidRPr="003862D0">
        <w:rPr>
          <w:rFonts w:eastAsia="CIDFont+F1"/>
          <w:lang w:val="en-GB"/>
        </w:rPr>
        <w:t xml:space="preserve">limited and hence the assessment on climate response to SRM here is derived mostly from GeoMIP literature together with studies </w:t>
      </w:r>
      <w:r w:rsidR="004E5174" w:rsidRPr="003862D0">
        <w:rPr>
          <w:rFonts w:eastAsia="CIDFont+F1"/>
          <w:lang w:val="en-GB"/>
        </w:rPr>
        <w:t>with</w:t>
      </w:r>
      <w:r w:rsidRPr="003862D0">
        <w:rPr>
          <w:rFonts w:eastAsia="CIDFont+F1"/>
          <w:lang w:val="en-GB"/>
        </w:rPr>
        <w:t xml:space="preserve"> single models.</w:t>
      </w:r>
      <w:r w:rsidRPr="003862D0">
        <w:rPr>
          <w:lang w:val="en-GB"/>
        </w:rPr>
        <w:t xml:space="preserve"> </w:t>
      </w:r>
    </w:p>
    <w:p w14:paraId="4C93C4A7" w14:textId="77777777" w:rsidR="003E7C11" w:rsidRPr="003862D0" w:rsidRDefault="003E7C11" w:rsidP="003E7C11">
      <w:pPr>
        <w:pStyle w:val="AR6BodyTextBold"/>
        <w:rPr>
          <w:rFonts w:asciiTheme="minorHAnsi" w:eastAsiaTheme="minorHAnsi" w:hAnsiTheme="minorHAnsi"/>
          <w:b w:val="0"/>
          <w:lang w:val="en-GB" w:eastAsia="en-US"/>
        </w:rPr>
      </w:pPr>
    </w:p>
    <w:p w14:paraId="0D0EF78E" w14:textId="1329AC95" w:rsidR="003E7C11" w:rsidRPr="003862D0" w:rsidRDefault="003E7C11" w:rsidP="003E7C11">
      <w:pPr>
        <w:pStyle w:val="AR6BodyText"/>
        <w:rPr>
          <w:lang w:val="en-GB"/>
        </w:rPr>
      </w:pPr>
      <w:r w:rsidRPr="003862D0">
        <w:rPr>
          <w:lang w:val="en-GB"/>
        </w:rPr>
        <w:t>Simple calculations and climate modelling studies show that a</w:t>
      </w:r>
      <w:r w:rsidR="004E5174" w:rsidRPr="003862D0">
        <w:rPr>
          <w:lang w:val="en-GB"/>
        </w:rPr>
        <w:t>bout</w:t>
      </w:r>
      <w:r w:rsidRPr="003862D0">
        <w:rPr>
          <w:lang w:val="en-GB"/>
        </w:rPr>
        <w:t xml:space="preserve"> 2% extra solar irradiance reflected away from Earth or a </w:t>
      </w:r>
      <w:del w:id="4379" w:author="Sara M Tuson" w:date="2021-07-15T18:27:00Z">
        <w:r w:rsidRPr="003862D0" w:rsidDel="00347B93">
          <w:rPr>
            <w:lang w:val="en-GB"/>
          </w:rPr>
          <w:delText>1</w:delText>
        </w:r>
      </w:del>
      <w:ins w:id="4380" w:author="Sara M Tuson" w:date="2021-07-15T18:27:00Z">
        <w:r w:rsidR="00347B93">
          <w:rPr>
            <w:lang w:val="en-GB"/>
          </w:rPr>
          <w:t>one</w:t>
        </w:r>
      </w:ins>
      <w:r w:rsidR="004E5174" w:rsidRPr="003862D0">
        <w:rPr>
          <w:lang w:val="en-GB"/>
        </w:rPr>
        <w:t xml:space="preserve"> percentag</w:t>
      </w:r>
      <w:r w:rsidR="00DF17D6" w:rsidRPr="003862D0">
        <w:rPr>
          <w:lang w:val="en-GB"/>
        </w:rPr>
        <w:t>e</w:t>
      </w:r>
      <w:r w:rsidR="004E5174" w:rsidRPr="003862D0">
        <w:rPr>
          <w:lang w:val="en-GB"/>
        </w:rPr>
        <w:t xml:space="preserve"> point </w:t>
      </w:r>
      <w:r w:rsidRPr="003862D0">
        <w:rPr>
          <w:lang w:val="en-GB"/>
        </w:rPr>
        <w:t xml:space="preserve">increase in planetary albedo (0.31 to 0.32) would suffice to offset global mean warming from a doubling of </w:t>
      </w:r>
      <w:r w:rsidR="00A03C62" w:rsidRPr="003862D0">
        <w:rPr>
          <w:lang w:val="en-GB"/>
        </w:rPr>
        <w:t xml:space="preserve">the </w:t>
      </w:r>
      <w:r w:rsidRPr="003862D0">
        <w:rPr>
          <w:lang w:val="en-GB"/>
        </w:rPr>
        <w:t>CO</w:t>
      </w:r>
      <w:r w:rsidRPr="003862D0">
        <w:rPr>
          <w:vertAlign w:val="subscript"/>
          <w:lang w:val="en-GB"/>
        </w:rPr>
        <w:t>2</w:t>
      </w:r>
      <w:r w:rsidR="00316FD7">
        <w:rPr>
          <w:vertAlign w:val="subscript"/>
          <w:lang w:val="en-GB"/>
        </w:rPr>
        <w:t xml:space="preserve"> </w:t>
      </w:r>
      <w:r w:rsidRPr="003862D0">
        <w:rPr>
          <w:rFonts w:eastAsia="SimSun"/>
          <w:lang w:val="en-GB" w:eastAsia="zh-CN"/>
        </w:rPr>
        <w:t>concentration</w:t>
      </w:r>
      <w:r w:rsidRPr="003862D0">
        <w:rPr>
          <w:lang w:val="en-GB"/>
        </w:rPr>
        <w:t xml:space="preserve"> </w:t>
      </w:r>
      <w:bookmarkStart w:id="4381" w:name="_Hlk74758843"/>
      <w:ins w:id="4382" w:author="Robin Matthews" w:date="2021-06-16T18:00:00Z">
        <w:r w:rsidR="004767F4">
          <w:fldChar w:fldCharType="begin" w:fldLock="1"/>
        </w:r>
      </w:ins>
      <w:r w:rsidR="00CD3B49">
        <w:rPr>
          <w:lang w:val="en-US"/>
        </w:rPr>
        <w:instrText>ADDIN CSL_CITATION { "citationItems" : [ { "id" : "ITEM-1", "itemData" : { "ISBN" : "978-0-85403-773-5", "author" : [ { "dropping-particle" : "", "family" : "The Royal Society", "given" : "", "non-dropping-particle" : "", "parse-names" : false, "suffix" : "" } ], "collection-title" : "RS Policy document 10/09", "id" : "ITEM-1",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"id" : "ITEM-3", "itemData" : { "DOI" : "10.5194/acp-21-4231-2021", "ISSN" : "1680-7324", "abstract" : "Abstract. Solar geoengineering has been receiving increased attention in recent years as a potential temporary solution to offset global warming. One method of approximating global-scale solar geoengineering in climate models is via solar reduction experiments. Two generations of models in the Geoengineering Model Intercomparison Project (GeoMIP) have now simulated offsetting a quadrupling of the CO2 concentration with solar reduction. This simulation is idealized and designed to elicit large responses in the models. Here, we show that energetics, temperature, and hydrological cycle changes in this experiment are statistically indistinguishable between the two ensembles. Of the variables analyzed here, the only major differences involve highly parameterized and uncertain processes, such as cloud forcing or terrestrial net primary productivity. We conclude that despite numerous structural differences and uncertainties in models over the past two generations of models, including an increase in climate sensitivity in the latest generation of models, the models are consistent in their aggregate climate response to global solar dimming.", "author" : [ { "dropping-particle" : "", "family" : "Kravitz", "given" : "Ben", "non-dropping-particle" : "", "parse-names" : false, "suffix" : "" }, { "dropping-particle" : "", "family" : "MacMartin", "given" : "Douglas G", "non-dropping-particle" : "", "parse-names" : false, "suffix" : "" }, { "dropping-particle" : "", "family" : "Visioni", "given" : "Daniele",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"Jones", "given" : "Andy", "non-dropping-particle" : "", "parse-names" : false, "suffix" : "" }, { "dropping-particle" : "", "family" : "Lurton", "given" : "Thibaut", "non-dropping-particle" : "", "parse-names" : false, "suffix" : "" }, { "dropping-particle" : "", "family" : "Nabat", "given" : "Pierre", "non-dropping-particle" : "", "parse-names" : false, "suffix" : "" }, { "dropping-particle" : "", "family" : "Niemeier", "given" : "Ulrike", "non-dropping-particle" : "", "parse-names" : false, "suffix" : "" }, { "dropping-particle" : "", "family" : "Robock", "given" : "Alan", "non-dropping-particle" : "", "parse-names" : false, "suffix" : "" }, { "dropping-particle" : "", "family" : "S\u00e9f\u00e9rian", "given" : "Roland", "non-dropping-particle" : "", "parse-names" : false, "suffix" : "" }, { "dropping-particle" : "", "family" : "Tilmes", "given" : "Simone", "non-dropping-particle" : "", "parse-names" : false, "suffix" : "" } ], "container-title" : "Atmospheric Chemistry and Physics", "id" : "ITEM-3", "issue" : "6", "issued" : { "date-parts" : [ [ "2021", "3", "19" ] ] }, "page" : "4231-4247", "title" : "Comparing different generations of idealized solar geoengineering simulations in the Geoengineering Model Intercomparison Project (GeoMIP)", "translator" : [ { "dropping-particle" : "", "family" : "K2500", "given" : "", "non-dropping-particle" : "", "parse-names" : false, "suffix" : "" } ], "type" : "article-journal", "volume" : "21" }, "uris" : [ "http://www.mendeley.com/documents/?uuid=ac84e8ab-acd2-4c93-9f2e-df25a5cf7b72", "http://www.mendeley.com/documents/?uuid=8fc11d41-db39-44d5-8ecf-9455bd018d16", "http://www.mendeley.com/documents/?uuid=ed60e245-79b6-47e2-aad4-827ef778b27c" ] } ], "mendeley" : { "formattedCitation" : "(The Royal Society, 2009; Kravitz et al., 2013a, 2021)", "manualFormatting" : "(The Royal Society, 2009; Kravitz et al., 2013a, 2021)", "plainTextFormattedCitation" : "(The Royal Society, 2009; Kravitz et al., 2013a, 2021)", "previouslyFormattedCitation" : "(The Royal Society, 2009; Kravitz et al., 2013, 2021)" }, "properties" : { "noteIndex" : 0 }, "schema" : "https://github.com/citation-style-language/schema/raw/master/csl-citation.json" }</w:instrText>
      </w:r>
      <w:ins w:id="4383" w:author="Robin Matthews" w:date="2021-06-16T18:00:00Z">
        <w:r w:rsidR="004767F4">
          <w:fldChar w:fldCharType="separate"/>
        </w:r>
        <w:r w:rsidR="004767F4" w:rsidRPr="00900FBF">
          <w:rPr>
            <w:noProof/>
          </w:rPr>
          <w:t>(The Royal Society, 2009; Kravitz et al., 2013</w:t>
        </w:r>
        <w:r w:rsidR="004767F4">
          <w:rPr>
            <w:noProof/>
          </w:rPr>
          <w:t>a</w:t>
        </w:r>
        <w:r w:rsidR="004767F4" w:rsidRPr="00900FBF">
          <w:rPr>
            <w:noProof/>
          </w:rPr>
          <w:t>, 2021)</w:t>
        </w:r>
        <w:r w:rsidR="004767F4">
          <w:fldChar w:fldCharType="end"/>
        </w:r>
      </w:ins>
      <w:ins w:id="4384" w:author="Sara M Tuson" w:date="2021-07-20T20:44:00Z">
        <w:r w:rsidR="00AF62F8">
          <w:t xml:space="preserve">. </w:t>
        </w:r>
      </w:ins>
      <w:del w:id="4385" w:author="Robin Matthews" w:date="2021-06-16T18:00:00Z">
        <w:r w:rsidR="00BA1FF7" w:rsidRPr="003862D0" w:rsidDel="004767F4">
          <w:rPr>
            <w:lang w:val="en-GB"/>
          </w:rPr>
          <w:fldChar w:fldCharType="begin" w:fldLock="1"/>
        </w:r>
        <w:r w:rsidR="00615634" w:rsidDel="004767F4">
          <w:rPr>
            <w:lang w:val="en-GB"/>
          </w:rPr>
          <w:delInstrText>ADDIN CSL_CITATION { "citationItems" : [ { "id" : "ITEM-1", "itemData" : { "ISBN" : "978-0-85403-773-5", "author" : [ { "dropping-particle" : "", "family" : "The Royal Society", "given" : "", "non-dropping-particle" : "", "parse-names" : false, "suffix" : "" } ], "collection-title" : "RS Policy document 10/09", "id" : "ITEM-1", "issued" : { "date-parts" : [ [ "2009" ] ] }, "number-of-pages" : "82", "publisher" : "The Royal Society", "publisher-place" : "London, UK", "title" : "Geoengineering the climate: science, governance and uncertainty", "translator" : [ { "dropping-particle" : "", "family" : "K1772", "given" : "Rt7", "non-dropping-particle" : "", "parse-names" : false, "suffix" : "" } ], "type" : "report" }, "uris" : [ "http://www.mendeley.com/documents/?uuid=d8208731-7b33-427a-9f88-e54a577d9014" ] } ], "mendeley" : { "formattedCitation" : "(The Royal Society, 2009)", "plainTextFormattedCitation" : "(The Royal Society, 2009)", "previouslyFormattedCitation" : "(The Royal Society, 2009)" }, "properties" : { "noteIndex" : 0 }, "schema" : "https://github.com/citation-style-language/schema/raw/master/csl-citation.json" }</w:delInstrText>
        </w:r>
        <w:r w:rsidR="00BA1FF7" w:rsidRPr="003862D0" w:rsidDel="004767F4">
          <w:rPr>
            <w:lang w:val="en-GB"/>
          </w:rPr>
          <w:fldChar w:fldCharType="separate"/>
        </w:r>
        <w:r w:rsidR="00016735" w:rsidDel="004767F4">
          <w:rPr>
            <w:noProof/>
            <w:lang w:val="en-GB"/>
          </w:rPr>
          <w:delText>(The Royal Society, 2009)</w:delText>
        </w:r>
        <w:r w:rsidR="00BA1FF7" w:rsidRPr="003862D0" w:rsidDel="004767F4">
          <w:rPr>
            <w:lang w:val="en-GB"/>
          </w:rPr>
          <w:fldChar w:fldCharType="end"/>
        </w:r>
        <w:r w:rsidRPr="003862D0" w:rsidDel="004767F4">
          <w:rPr>
            <w:lang w:val="en-GB"/>
          </w:rPr>
          <w:fldChar w:fldCharType="begin" w:fldLock="1"/>
        </w:r>
        <w:r w:rsidR="004B7E49" w:rsidDel="004767F4">
          <w:rPr>
            <w:lang w:val="en-GB"/>
          </w:rPr>
          <w:delInstrText>ADDIN CSL_CITATION { "citationItems" : [ { "id" : "ITEM-1",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"ITEM-1",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"plainTextFormattedCitation" : "(Kravitz et al., 2013a)", "previouslyFormattedCitation" : "(Kravitz et al., 2013a)"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(Kravitz et al., 2013a)</w:delText>
        </w:r>
        <w:r w:rsidRPr="003862D0" w:rsidDel="004767F4">
          <w:rPr>
            <w:lang w:val="en-GB"/>
          </w:rPr>
          <w:fldChar w:fldCharType="end"/>
        </w:r>
        <w:r w:rsidRPr="003862D0" w:rsidDel="004767F4">
          <w:rPr>
            <w:lang w:val="en-GB"/>
          </w:rPr>
          <w:delText xml:space="preserve"> </w:delText>
        </w:r>
        <w:r w:rsidRPr="003862D0" w:rsidDel="004767F4">
          <w:rPr>
            <w:lang w:val="en-GB"/>
          </w:rPr>
          <w:fldChar w:fldCharType="begin" w:fldLock="1"/>
        </w:r>
        <w:r w:rsidR="003B032B" w:rsidDel="004767F4">
          <w:rPr>
            <w:lang w:val="en-GB"/>
          </w:rPr>
          <w:delInstrText>ADDIN CSL_CITATION { "citationItems" : [ { "id" : "ITEM-1", "itemData" : { "DOI" : "10.5194/acp-21-4231-2021", "ISSN" : "1680-7324", "abstract" : "Abstract. Solar geoengineering has been receiving increased attention in recent years as a potential temporary solution to offset global warming. One method of approximating global-scale solar geoengineering in climate models is via solar reduction experiments. Two generations of models in the Geoengineering Model Intercomparison Project (GeoMIP) have now simulated offsetting a quadrupling of the CO2 concentration with solar reduction. This simulation is idealized and designed to elicit large responses in the models. Here, we show that energetics, temperature, and hydrological cycle changes in this experiment are statistically indistinguishable between the two ensembles. Of the variables analyzed here, the only major differences involve highly parameterized and uncertain processes, such as cloud forcing or terrestrial net primary productivity. We conclude that despite numerous structural differences and uncertainties in models over the past two generations of models, including an increase in climate sensitivity in the latest generation of models, the models are consistent in their aggregate climate response to global solar dimming.", "author" : [ { "dropping-particle" : "", "family" : "Kravitz", "given" : "Ben", "non-dropping-particle" : "", "parse-names" : false, "suffix" : "" }, { "dropping-particle" : "", "family" : "MacMartin", "given" : "Douglas G", "non-dropping-particle" : "", "parse-names" : false, "suffix" : "" }, { "dropping-particle" : "", "family" : "Visioni", "given" : "Daniele",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"Jones", "given" : "Andy", "non-dropping-particle" : "", "parse-names" : false, "suffix" : "" }, { "dropping-particle" : "", "family" : "Lurton", "given" : "Thibaut", "non-dropping-particle" : "", "parse-names" : false, "suffix" : "" }, { "dropping-particle" : "", "family" : "Nabat", "given" : "Pierre", "non-dropping-particle" : "", "parse-names" : false, "suffix" : "" }, { "dropping-particle" : "", "family" : "Niemeier", "given" : "Ulrike", "non-dropping-particle" : "", "parse-names" : false, "suffix" : "" }, { "dropping-particle" : "", "family" : "Robock", "given" : "Alan", "non-dropping-particle" : "", "parse-names" : false, "suffix" : "" }, { "dropping-particle" : "", "family" : "S\u00e9f\u00e9rian", "given" : "Roland", "non-dropping-particle" : "", "parse-names" : false, "suffix" : "" }, { "dropping-particle" : "", "family" : "Tilmes", "given" : "Simone", "non-dropping-particle" : "", "parse-names" : false, "suffix" : "" } ], "container-title" : "Atmospheric Chemistry and Physics", "id" : "ITEM-1", "issue" : "6", "issued" : { "date-parts" : [ [ "2021", "3", "19" ] ] }, "page" : "4231-4247", "title" : "Comparing different generations of idealized solar geoengineering simulations in the Geoengineering Model Intercomparison Project (GeoMIP)", "translator" : [ { "dropping-particle" : "", "family" : "K2500", "given" : "", "non-dropping-particle" : "", "parse-names" : false, "suffix" : "" } ], "type" : "article-journal", "volume" : "21" }, "uris" : [ "http://www.mendeley.com/documents/?uuid=ac84e8ab-acd2-4c93-9f2e-df25a5cf7b72", "http://www.mendeley.com/documents/?uuid=8fc11d41-db39-44d5-8ecf-9455bd018d16", "http://www.mendeley.com/documents/?uuid=ed60e245-79b6-47e2-aad4-827ef778b27c" ] } ], "mendeley" : { "formattedCitation" : "(Kravitz et al., 2021)", "plainTextFormattedCitation" : "(Kravitz et al., 2021)", "previouslyFormattedCitation" : "(Kravitz et al., 2021)"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(Kravitz et al., 2021)</w:delText>
        </w:r>
        <w:r w:rsidRPr="003862D0" w:rsidDel="004767F4">
          <w:rPr>
            <w:lang w:val="en-GB"/>
          </w:rPr>
          <w:fldChar w:fldCharType="end"/>
        </w:r>
        <w:r w:rsidRPr="003862D0" w:rsidDel="004767F4">
          <w:rPr>
            <w:lang w:val="en-GB"/>
          </w:rPr>
          <w:delText xml:space="preserve">. </w:delText>
        </w:r>
      </w:del>
      <w:bookmarkEnd w:id="4381"/>
      <w:r w:rsidR="00A03C62" w:rsidRPr="003862D0">
        <w:rPr>
          <w:lang w:val="en-GB"/>
        </w:rPr>
        <w:t>To</w:t>
      </w:r>
      <w:r w:rsidRPr="003862D0">
        <w:rPr>
          <w:lang w:val="en-GB"/>
        </w:rPr>
        <w:t xml:space="preserve"> offset the same amount of CO</w:t>
      </w:r>
      <w:r w:rsidRPr="003862D0">
        <w:rPr>
          <w:vertAlign w:val="subscript"/>
          <w:lang w:val="en-GB"/>
        </w:rPr>
        <w:t>2</w:t>
      </w:r>
      <w:r w:rsidRPr="003862D0">
        <w:rPr>
          <w:lang w:val="en-GB"/>
        </w:rPr>
        <w:t xml:space="preserve">-induced </w:t>
      </w:r>
      <w:r w:rsidR="00A03C62" w:rsidRPr="003862D0">
        <w:rPr>
          <w:lang w:val="en-GB"/>
        </w:rPr>
        <w:t>GSAT</w:t>
      </w:r>
      <w:r w:rsidRPr="003862D0">
        <w:rPr>
          <w:lang w:val="en-GB"/>
        </w:rPr>
        <w:t xml:space="preserve"> increase, different </w:t>
      </w:r>
      <w:r w:rsidR="00033C26">
        <w:rPr>
          <w:lang w:val="en-GB"/>
        </w:rPr>
        <w:t>levels</w:t>
      </w:r>
      <w:r w:rsidR="00033C26" w:rsidRPr="003862D0">
        <w:rPr>
          <w:lang w:val="en-GB"/>
        </w:rPr>
        <w:t xml:space="preserve"> </w:t>
      </w:r>
      <w:r w:rsidRPr="003862D0">
        <w:rPr>
          <w:lang w:val="en-GB"/>
        </w:rPr>
        <w:t xml:space="preserve">of </w:t>
      </w:r>
      <w:r w:rsidR="00033C26">
        <w:rPr>
          <w:lang w:val="en-GB"/>
        </w:rPr>
        <w:t>ERF are</w:t>
      </w:r>
      <w:r w:rsidRPr="003862D0">
        <w:rPr>
          <w:lang w:val="en-GB"/>
        </w:rPr>
        <w:t xml:space="preserve"> </w:t>
      </w:r>
      <w:r w:rsidRPr="003862D0">
        <w:rPr>
          <w:lang w:val="en-GB"/>
        </w:rPr>
        <w:lastRenderedPageBreak/>
        <w:t>required for different methods of SRM</w:t>
      </w:r>
      <w:del w:id="4386" w:author="Robin Matthews" w:date="2021-06-16T18:01:00Z">
        <w:r w:rsidR="00A03C62" w:rsidRPr="003862D0" w:rsidDel="004767F4">
          <w:rPr>
            <w:lang w:val="en-GB"/>
          </w:rPr>
          <w:delText xml:space="preserve"> </w:delText>
        </w:r>
      </w:del>
      <w:bookmarkStart w:id="4387" w:name="_Hlk74758879"/>
      <w:ins w:id="4388" w:author="Robin Matthews" w:date="2021-06-16T18:01:00Z">
        <w:r w:rsidR="004767F4">
          <w:rPr>
            <w:lang w:val="en-GB"/>
          </w:rPr>
          <w:t xml:space="preserve"> </w:t>
        </w:r>
        <w:r w:rsidR="004767F4">
          <w:fldChar w:fldCharType="begin" w:fldLock="1"/>
        </w:r>
      </w:ins>
      <w:r w:rsidR="00CD3B49">
        <w:rPr>
          <w:lang w:val="en-US"/>
        </w:rPr>
        <w:instrText>ADDIN CSL_CITATION { "citationItems" : [ { "id" : "ITEM-1", "itemData" : { "DOI" : "10.5194/esd-3-63-2012", "ISBN" : "2190-4987", "ISSN" : "21904979", "abstract" : "Abstract. In this study we compare the response of four state-of-the-art Earth system models to climate engineering under scenario G1 of two model intercomparison projects: GeoMIP (Geoengineering Model Intercomparison Project) and IMPLICC (EU project \u201cImplications and risks of engineering solar radiation to limit climate change\u201d). In G1, the radiative forcing from an instantaneous quadrupling of the CO2 concentration, starting from the preindustrial level, is balanced by a reduction of the solar constant. Model responses to the two counteracting forcings in G1 are compared to the preindustrial climate in terms of global means and regional patterns and their robustness. While the global mean surface air temperature in G1 remains almost unchanged compared to the control simulation, the meridional temperature gradient is reduced in all models. Another robust response is the global reduction of precipitation with strong effects in particular over North and South America and northern Eurasia. In comparison to the climate response to a quadrupling of CO2 alone, the temperature responses are small in experiment G1. Precipitation responses are, however, in many regions of comparable magnitude but globally of opposite sign.", "author" : [ { "dropping-particle" : "", "family" : "Schmidt", "given" : "H.", "non-dropping-particle" : "", "parse-names" : false, "suffix" : "" }, { "dropping-particle" : "", "family" : "Alterskj\u00e6r", "given" : "K.", "non-dropping-particle" : "", "parse-names" : false, "suffix" : "" }, { "dropping-particle" : "", "family" : "Alterskj\u00e6r", "given" : "K.", "non-dropping-particle" : "", "parse-names" : false, "suffix" : "" }, { "dropping-particle" : "", "family" : "Bou Karam", "given" : "D.", "non-dropping-particle" : "", "parse-names" : false, "suffix" : "" }, { "dropping-particle" : "", "family" : "Boucher", "given" : "O.", "non-dropping-particle" : "", "parse-names" : false, "suffix" : "" }, { "dropping-particle" : "", "family" : "Jones", "given" : "A.", "non-dropping-particle" : "", "parse-names" : false, "suffix" : "" }, { "dropping-particle" : "", "family" : "Kristj\u00e1nsson", "given" : "J. E.", "non-dropping-particle" : "", "parse-names" : false, "suffix" : "" }, { "dropping-particle" : "", "family" : "Niemeier", "given" : "U.", "non-dropping-particle" : "", "parse-names" : false, "suffix" : "" }, { "dropping-particle" : "", "family" : "Schulz", "given" : "M.", "non-dropping-particle" : "", "parse-names" : false, "suffix" : "" }, { "dropping-particle" : "", "family" : "Aaheim", "given" : "A.", "non-dropping-particle" : "", "parse-names" : false, "suffix" : "" }, { "dropping-particle" : "", "family" : "Benduhn", "given" : "F.", "non-dropping-particle" : "", "parse-names" : false, "suffix" : "" }, { "dropping-particle" : "", "family" : "Lawrence", "given" : "M.", "non-dropping-particle" : "", "parse-names" : false, "suffix" : "" }, { "dropping-particle" : "", "family" : "Timmreck", "given" : "C.", "non-dropping-particle" : "", "parse-names" : false, "suffix" : "" } ], "container-title" : "Earth System Dynamics", "id" : "ITEM-1", "issue" : "1", "issued" : { "date-parts" : [ [ "2012" ] ] }, "page" : "63-78", "title" : "Solar irradiance reduction to counteract radiative forcing from a quadrupling of CO2: Climate responses simulated by four earth system models", "translator" : [ { "dropping-particle" : "", "family" : "K4166", "given" : "", "non-dropping-particle" : "", "parse-names" : false, "suffix" : "" } ], "type" : "article-journal", "volume" : "3" }, "uris" : [ "http://www.mendeley.com/documents/?uuid=f8c2ddf1-a635-447a-a847-c95b782a536f", "http://www.mendeley.com/documents/?uuid=c6c66b2e-9c14-4966-bbd5-2f70b2c57fed" ] }, { "id" : "ITEM-2", "itemData" : { "DOI" : "10.5194/acp-18-11905-2018", "ISSN" : "1680-7324", "author" : [ { "dropping-particle" : "", "family" : "Russotto", "given" : "Rick D", "non-dropping-particle" : "", "parse-names" : false, "suffix" : "" }, { "dropping-particle" : "", "family" : "Ackerman", "given" : "Thomas P", "non-dropping-particle" : "", "parse-names" : false, "suffix" : "" } ], "container-title" : "Atmospheric Chemistry and Physics", "id" : "ITEM-2", "issue" : "16", "issued" : { "date-parts" : [ [ "2018", "8", "21" ] ] }, "note" : "ACP", "page" : "11905-11925", "title" : "Changes in clouds and thermodynamics under solar geoengineering and implications for required solar reduction", "translator" : [ { "dropping-particle" : "", "family" : "K4162", "given" : "", "non-dropping-particle" : "", "parse-names" : false, "suffix" : "" } ], "type" : "article-journal", "volume" : "18" }, "uris" : [ "http://www.mendeley.com/documents/?uuid=de82ab26-a5d4-4730-bc5b-c8a39201ec94", "http://www.mendeley.com/documents/?uuid=2f56ddec-ec5f-4278-b40f-ea8b2d1ac9a5", "http://www.mendeley.com/documents/?uuid=bccf1328-a3f3-45ce-843e-e3d3b3f782e8", "http://www.mendeley.com/documents/?uuid=2f24ead5-ad6d-40b9-8dfb-902149412095" ] }, { "id" : "ITEM-3",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"ITEM-3",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"id" : "ITEM-4", "itemData" : { "DOI" : "10.1175/JCLI-D-15-0721.1", "ISSN" : "0894-8755", "abstract" : "An accurate assessment of the role of solar variability is a key step toward a proper quantification of natural and anthropogenic climate change. To this end, climate models have been extensively used to quantify the solar contribution to climate variability. However, owing to the large computational cost, the bulk of modeling studies to date have been performed without interactive stratospheric photochemistry: the impact of this simplification on the modeled climate system response to solar forcing remains largely unknown. Here this impact is quantified by comparing the response of two model configurations, with and without interactive ozone chemistry. Using long integrations, robust surface temperature and precipitation responses to an idealized irradiance increase are obtained. Then, it is shown that the inclusion of interactive stratospheric chemistry significantly reduces the surface warming (by about one-third) and the accompanying precipitation response. This behavior is linked to photochemically induced stratospheric ozone changes, and their modulation of the surface solar radiation. The results herein suggest that neglecting stratospheric photochemistry leads to a sizable overestimate of the surface response to changes in solar irradiance. This has implications for simulations of the climate in the last millennium and geoengineering applications employing irradiance changes larger than those observed over the 11-yr sunspot cycle, where models often use simplified treatments of stratospheric ozone that are inconsistent with the imposed solar forcing.", "author" : [ { "dropping-particle" : "", "family" : "Chiodo", "given" : "G.", "non-dropping-particle" : "", "parse-names" : false, "suffix" : "" }, { "dropping-particle" : "", "family" : "Polvani", "given" : "L. M.", "non-dropping-particle" : "", "parse-names" : false, "suffix" : "" } ], "container-title" : "Journal of Climate", "id" : "ITEM-4", "issue" : "12", "issued" : { "date-parts" : [ [ "2016", "6", "15" ] ] }, "page" : "4651-4663", "title" : "Reduction of Climate Sensitivity to Solar Forcing due to Stratospheric Ozone Feedback", "translator" : [ { "dropping-particle" : "", "family" : "K4673", "given" : "", "non-dropping-particle" : "", "parse-names" : false, "suffix" : "" } ], "type" : "article-journal", "volume" : "29" }, "uris" : [ "http://www.mendeley.com/documents/?uuid=759e6139-d18e-4da0-937b-ca97c0250824" ] }, { "id" : "ITEM-5",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"ITEM-5",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"id" : "ITEM-6",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"ITEM-6",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"id" : "ITEM-7", "itemData" : { "DOI" : "10.1029/2020JD033256", "abstract" : "AbstractSolar radiation modification has been suggested as a backup option to reduce anthropogenic warming. Marine cloud brightening (MCB) and ocean albedo modification (OAM) are two proposed approaches to intentionally reflect sunlight back to space over oceanic regions. Using the NCAR Community Earth System Model, we compare climate response to MCB and OAM under the framework of fast adjustment and slow feedback. We implement MCB and OAM uniformly over the global ocean to offset CO2-induced warming. We find that to offset 3.3 K global mean warming from a doubling of CO2, diagnosed effective radiative forcing is -4.8 and -3.6 W m-2 for OAM and MCB, respectively. Correspondingly, radiative forcing efficacy of OAM is about 70\\% of MCB. Fast climate adjustment differs in response to MCB and OAM forcing. MCB cools the lower atmosphere by reflecting sunlight from cloud, causing a reduction in sunlight absorption in the atmosphere. In contrast, OAM, by reflecting more sunlight from surface, increases shortwave heating of the lower atmosphere, leading to a decrease in low marine clouds and hence a positive cloudy-sky shortwave forcing that partly compensates the negative clearly-sky shortwave forcing. The slow climate response and pattern of equilibrium climate change are similar between MCB and OAM. As for hydrological cycle, relative to the climate under a doubling of CO2, both MCB and OAM produce an increase in precipitation and runoff over tropical land.", "author" : [ { "dropping-particle" : "", "family" : "Zhao", "given" : "Mengying", "non-dropping-particle" : "", "parse-names" : false, "suffix" :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"ITEM-7", "issue" : "n/a", "issued" : { "date-parts" : [ [ "2020" ] ] }, "page" : "e2020JD033256", "title" : "Climate more responsive to marine cloud brightening than ocean albedo modification: A model study", "translator" : [ { "dropping-particle" : "", "family" : "K2426", "given" : "", "non-dropping-particle" : "", "parse-names" : false, "suffix" : "" } ], "type" : "article-journal", "volume" : "125" }, "uris" : [ "http://www.mendeley.com/documents/?uuid=74269990-740f-4e83-8cfe-2ed962e5c71f" ] } ], "mendeley" : { "formattedCitation" : "(Schmidt et al., 2012; Chiodo and Polvani, 2016; Modak et al., 2016; Duan et al., 2018; Russotto and Ackerman, 2018; Krishnamohan et al., 2019; Zhao et al., 2020)", "plainTextFormattedCitation" : "(Schmidt et al., 2012; Chiodo and Polvani, 2016; Modak et al., 2016; Duan et al., 2018; Russotto and Ackerman, 2018; Krishnamohan et al., 2019; Zhao et al., 2020)", "previouslyFormattedCitation" : "(Schmidt et al., 2012; Chiodo and Polvani, 2016; Modak et al., 2016; Duan et al., 2018; Russotto and Ackerman, 2018; Krishnamohan et al., 2019; Zhao et al., 2020)" }, "properties" : { "noteIndex" : 0 }, "schema" : "https://github.com/citation-style-language/schema/raw/master/csl-citation.json" }</w:instrText>
      </w:r>
      <w:ins w:id="4389" w:author="Robin Matthews" w:date="2021-06-16T18:01:00Z">
        <w:r w:rsidR="004767F4">
          <w:fldChar w:fldCharType="separate"/>
        </w:r>
        <w:r w:rsidR="004767F4" w:rsidRPr="00900FBF">
          <w:rPr>
            <w:noProof/>
          </w:rPr>
          <w:t>(Schmidt et al., 2012; Chiodo and Polvani, 2016; Modak et al., 2016; Duan et al., 2018; Russotto and Ackerman, 2018; Krishnamohan et al., 2019; Zhao et al., 2020)</w:t>
        </w:r>
        <w:r w:rsidR="004767F4">
          <w:fldChar w:fldCharType="end"/>
        </w:r>
      </w:ins>
      <w:del w:id="4390" w:author="Robin Matthews" w:date="2021-06-16T18:01:00Z">
        <w:r w:rsidRPr="003862D0" w:rsidDel="004767F4">
          <w:rPr>
            <w:lang w:val="en-GB"/>
          </w:rPr>
          <w:fldChar w:fldCharType="begin" w:fldLock="1"/>
        </w:r>
        <w:r w:rsidR="004B7E49" w:rsidRPr="003741E9" w:rsidDel="004767F4">
          <w:delInstrText>ADDIN CSL_CITATION { "citationItems" : [ { "id" : "ITEM-1", "itemData" : { "DOI" : "10.5194/esd-3-63-2012", "ISBN" : "2190-4987", "ISSN" : "21904979", "abstract" : "Abstract. In this study we compare the response of four state-of-the-art Earth system models to climate engineering under scenario G1 of two model intercomparison projects: GeoMIP (Geoengineering Model Intercomparison Project) and IMPLICC (EU project \u201cImplications and risks of engineering solar radiation to limit climate change\u201d). In G1, the radiative forcing from an instantaneous quadrupling of the CO2 concentration, starting from the preindustrial level, is balanced by a reduction of the solar constant. Model responses to the two counteracting forcings in G1 are compared to the preindustrial climate in terms of global means and regional patterns and their robustness. While the global mean surface air temperature in G1 remains almost unchanged compared to the control simulation, the meridional temperature gradient is reduced in all models. Another robust response is the global reduction of precipitation with strong effects in particular over North and South America and northern Eurasia. In comparison to the climate response to a quadrupling of CO2 alone, the temperature responses are small in experiment G1. Precipitation responses are, howeve</w:delInstrText>
        </w:r>
        <w:r w:rsidR="004B7E49" w:rsidDel="004767F4">
          <w:rPr>
            <w:lang w:val="en-GB"/>
          </w:rPr>
          <w:delInstrText>r, in many regions of comparable magnitude but globally of opposite sign.", "author" : [ { "dropping-particle" : "", "family" : "Schmidt", "given" : "H.", "non-dropping-particle" : "", "parse-names" : false, "suffix" : "" }, { "dropping-particle" : "", "family" : "Alterskj\u00e6r", "given" : "K.", "non-dropping-particle" : "", "parse-names" : false, "suffix" : "" }, { "dropping-particle" : "", "family" : "Alterskj\u00e6r", "given" : "K.", "non-dropping-particle" : "", "parse-names" : false, "suffix" : "" }, { "dropping-particle" : "", "family" : "Bou Karam", "given" : "D.", "non-dropping-particle" : "", "parse-names" : false, "suffix" : "" }, { "dropping-particle" : "", "family" : "Boucher", "given" : "O.", "non-dropping-particle" : "", "parse-names" : false, "suffix" : "" }, { "dropping-particle" : "", "family" : "Jones", "given" : "A.", "non-dropping-particle" : "", "parse-names" : false, "suffix" : "" }, { "dropping-particle" : "", "family" : "Kristj\u00e1nsson", "given" : "J. E.", "non-dropping-particle" : "", "parse-names" : false, "suffix" : "" }, { "dropping-particle" : "", "family" : "Niemeier", "given" : "U.", "non-dropping-particle" : "", "parse-names" : false, "suffix" : "" }, { "dropping-particle" : "", "family" : "Schulz", "given" : "M.", "non-dropping-particle" : "", "parse-names" : false, "suffix" : "" }, { "dropping-particle" : "", "family" : "Aaheim", "given" : "A.", "non-dropping-particle" : "", "parse-names" : false, "suffix" : "" }, { "dropping-particle" : "", "family" : "Benduhn", "given" : "F.", "non-dropping-particle" : "", "parse-names" : false, "suffix" : "" }, { "dropping-particle" : "", "family" : "Lawrence", "given" : "M.", "non-dropping-particle" : "", "parse-names" : false, "suffix" : "" }, { "dropping-particle" : "", "family" : "Timmreck", "given" : "C.", "non-dropping-particle" : "", "parse-names" : false, "suffix" : "" } ], "container-title" : "Earth System Dynamics", "id" : "ITEM-1", "issue" : "1", "issued" : { "date-parts" : [ [ "2012" ] ] }, "page" : "63-78", "title" : "Solar irradiance reduction to counteract radiative forcing from a quadrupling of CO2: Climate responses simulated by four earth system models", "translator" : [ { "dropping-particle" : "", "family" : "K4166", "given" : "", "non-dropping-particle" : "", "parse-names" : false, "suffix" : "" } ], "type" : "article-journal", "volume" : "3" }, "uris" : [ "http://www.mendeley.com/documents/?uuid=f8c2ddf1-a635-447a-a847-c95b782a536f", "http://www.mendeley.com/documents/?uuid=c6c66b2e-9c14-4966-bbd5-2f70b2c57fed" ] }, { "id" : "ITEM-2", "itemData" : { "DOI" : "10.5194/acp-18-11905-2018", "ISSN" : "1680-7324", "author" : [ { "dropping-particle" : "", "family" : "Russotto", "given" : "Rick D", "non-dropping-particle" : "", "parse-names" : false, "suffix" : "" }, { "dropping-particle" : "", "family" : "Ackerman", "given" : "Thomas P", "non-dropping-particle" : "", "parse-names" : false, "suffix" : "" } ], "container-title" : "Atmospheric Chemistry and Physics", "id" : "ITEM-2", "issue" : "16", "issued" : { "date-parts" : [ [ "2018", "8", "21" ] ] }, "note" : "ACP", "page" : "11905-11925", "title" : "Changes in clouds and thermodynamics under solar geoengineering and implications for required solar reduction", "translator" : [ { "dropping-particle" : "", "family" : "K4162", "given" : "", "non-dropping-particle" : "", "parse-names" : false, "suffix" : "" } ], "type" : "article-journal", "volume" : "18" }, "uris" : [ "http://www.mendeley.com/documents/?uuid=de82ab26-a5d4-4730-bc5b-c8a39201ec94", "http://www.mendeley.com/documents/?uuid=2f56ddec-ec5f-4278-b40f-ea8b2d1ac9a5", "http://www.mendeley.com/documents/?uuid=bccf1328-a3f3-45ce-843e-e3d3b3f782e8", "http://www.mendeley.com/documents/?uuid=2f24ead5-ad6d-40b9-8dfb-902149412095" ] } ], "mendeley" : { "formattedCitation" : "(Schmidt et al., 2012; Russotto and Ackerman, 2018)", "plainTextFormattedCitation" : "(Schmidt et al., 2012; Russotto and Ackerman, 2018)", "previouslyFormattedCitation" : "(Schmidt et al., 2012; Russotto and Ackerman, 2018)"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(Schmidt et al., 2012; Russotto and Ackerman, 2018)</w:delText>
        </w:r>
        <w:r w:rsidRPr="003862D0" w:rsidDel="004767F4">
          <w:rPr>
            <w:lang w:val="en-GB"/>
          </w:rPr>
          <w:fldChar w:fldCharType="end"/>
        </w:r>
        <w:r w:rsidR="00B771BF" w:rsidRPr="003862D0" w:rsidDel="004767F4">
          <w:rPr>
            <w:lang w:val="en-GB"/>
          </w:rPr>
          <w:fldChar w:fldCharType="begin" w:fldLock="1"/>
        </w:r>
        <w:r w:rsidR="00615634" w:rsidDel="004767F4">
          <w:rPr>
            <w:lang w:val="en-GB"/>
          </w:rPr>
          <w:delInstrText>ADDIN CSL_CITATION { "citationItems" : [ { "id" : "ITEM-1", "itemData" : { "DOI" : "10.1088/1748-9326/11/4/044013", "author" : [ { "dropping-particle" : "", "family" : "Modak", "given" : "Angshuman", "non-dropping-particle" : "", "parse-names" : false, "suffix" : "" }, { "dropping-particle" : "", "family" : "Bala", "given" : "Govindasamy", "non-dropping-particle" : "", "parse-names" : false, "suffix" : "" }, { "dropping-particle" : "", "family" : "Cao", "given" : "Long", "non-dropping-particle" : "", "parse-names" : false, "suffix" : "" }, { "dropping-particle" : "", "family" : "Caldeira", "given" : "Ken", "non-dropping-particle" : "", "parse-names" : false, "suffix" : "" } ], "container-title" : "Environmental Research Letters", "id" : "ITEM-1", "issue" : "4", "issued" : { "date-parts" : [ [ "2016" ] ] }, "page" : "044013", "title" : "Why must a solar forcing be larger than a CO2 forcing to cause the same global mean surface temperature change?", "translator" : [ { "dropping-particle" : "", "family" : "K2790", "given" : "", "non-dropping-particle" : "", "parse-names" : false, "suffix" : "" } ], "type" : "article-journal", "volume" : "11" }, "uris" : [ "http://www.mendeley.com/documents/?uuid=f4815cfd-a358-4171-b041-3c94142e145d" ] } ], "mendeley" : { "formattedCitation" : "(Modak et al., 2016)", "plainTextFormattedCitation" : "(Modak et al., 2016)", "previouslyFormattedCitation" : "(Modak et al., 2016)" }, "properties" : { "noteIndex" : 0 }, "schema" : "https://github.com/citation-style-language/schema/raw/master/csl-citation.json" }</w:delInstrText>
        </w:r>
        <w:r w:rsidR="00B771BF" w:rsidRPr="003862D0" w:rsidDel="004767F4">
          <w:rPr>
            <w:lang w:val="en-GB"/>
          </w:rPr>
          <w:fldChar w:fldCharType="separate"/>
        </w:r>
        <w:r w:rsidR="00016735" w:rsidDel="004767F4">
          <w:rPr>
            <w:noProof/>
            <w:lang w:val="en-GB"/>
          </w:rPr>
          <w:delText>(Modak et al., 2016)</w:delText>
        </w:r>
        <w:r w:rsidR="00B771BF" w:rsidRPr="003862D0" w:rsidDel="004767F4">
          <w:rPr>
            <w:lang w:val="en-GB"/>
          </w:rPr>
          <w:fldChar w:fldCharType="end"/>
        </w:r>
        <w:r w:rsidRPr="003862D0" w:rsidDel="004767F4">
          <w:rPr>
            <w:lang w:val="en-GB"/>
          </w:rPr>
          <w:fldChar w:fldCharType="begin" w:fldLock="1"/>
        </w:r>
        <w:r w:rsidR="00615634" w:rsidDel="004767F4">
          <w:rPr>
            <w:lang w:val="en-GB"/>
          </w:rPr>
          <w:delInstrText>ADDIN CSL_CITATION { "citationItems" : [ { "id" : "ITEM-1", "itemData" : { "DOI" : "10.1175/JCLI-D-15-0721.1", "ISSN" : "0894-8755", "abstract" : "An accurate assessment of the role of solar variability is a key step toward a proper quantification of natural and anthropogenic climate change. To this end, climate models have been extensively used to quantify the solar contribution to climate variability. However, owing to the large computational cost, the bulk of modeling studies to date have been performed without interactive stratospheric photochemistry: the impact of this simplification on the modeled climate system response to solar forcing remains largely unknown. Here this impact is quantified by comparing the response of two model configurations, with and without interactive ozone chemistry. Using long integrations, robust surface temperature and precipitation responses to an idealized irradiance increase are obtained. Then, it is shown that the inclusion of interactive stratospheric chemistry significantly reduces the surface warming (by about one-third) and the accompanying precipitation response. This behavior is linked to photochemically induced stratospheric ozone changes, and their modulation of the surface solar radiation. The results herein suggest that neglecting stratospheric photochemistry leads to a sizable overestimate of the surface response to changes in solar irradiance. This has implications for simulations of the climate in the last millennium and geoengineering applications employing irradiance changes larger than those observed over the 11-yr sunspot cycle, where models often use simplified treatments of stratospheric ozone that are inconsistent with the imposed solar forcing.", "author" : [ { "dropping-particle" : "", "family" : "Chiodo", "given" : "G.", "non-dropping-particle" : "", "parse-names" : false, "suffix" : "" }, { "dropping-particle" : "", "family" : "Polvani", "given" : "L. M.", "non-dropping-particle" : "", "parse-names" : false, "suffix" : "" } ], "container-title" : "Journal of Climate", "id" : "ITEM-1", "issue" : "12", "issued" : { "date-parts" : [ [ "2016", "6", "15" ] ] }, "page" : "4651-4663", "title" : "Reduction of Climate Sensitivity to Solar Forcing due to Stratospheric Ozone Feedback", "translator" : [ { "dropping-particle" : "", "family" : "K4673", "given" : "", "non-dropping-particle" : "", "parse-names" : false, "suffix" : "" } ], "type" : "article-journal", "volume" : "29" }, "uris" : [ "http://www.mendeley.com/documents/?uuid=759e6139-d18e-4da0-937b-ca97c0250824" ] } ], "mendeley" : { "formattedCitation" : "(Chiodo and Polvani, 2016)", "plainTextFormattedCitation" : "(Chiodo and Polvani, 2016)", "previouslyFormattedCitation" : "(Chiodo and Polvani,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(Chiodo and Polvani, 2016)</w:delText>
        </w:r>
        <w:r w:rsidRPr="003862D0" w:rsidDel="004767F4">
          <w:rPr>
            <w:lang w:val="en-GB"/>
          </w:rPr>
          <w:fldChar w:fldCharType="end"/>
        </w:r>
        <w:r w:rsidR="00717C85" w:rsidRPr="003862D0" w:rsidDel="004767F4">
          <w:rPr>
            <w:rFonts w:eastAsia="SimSun"/>
            <w:lang w:val="en-GB"/>
          </w:rPr>
          <w:fldChar w:fldCharType="begin" w:fldLock="1"/>
        </w:r>
        <w:r w:rsidR="00615634" w:rsidDel="004767F4">
          <w:rPr>
            <w:rFonts w:eastAsia="SimSun"/>
            <w:lang w:val="en-GB"/>
          </w:rPr>
          <w:del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"plainTextFormattedCitation" : "(Duan et al., 2018)", "previouslyFormattedCitation" : "(Duan et al., 2018)" }, "properties" : { "noteIndex" : 0 }, "schema" : "https://github.com/citation-style-language/schema/raw/master/csl-citation.json" }</w:delInstrText>
        </w:r>
        <w:r w:rsidR="00717C85" w:rsidRPr="003862D0" w:rsidDel="004767F4">
          <w:rPr>
            <w:rFonts w:eastAsia="SimSun"/>
            <w:lang w:val="en-GB"/>
          </w:rPr>
          <w:fldChar w:fldCharType="separate"/>
        </w:r>
        <w:r w:rsidR="00016735" w:rsidDel="004767F4">
          <w:rPr>
            <w:rFonts w:eastAsia="SimSun"/>
            <w:noProof/>
            <w:lang w:val="en-GB"/>
          </w:rPr>
          <w:delText>(Duan et al., 2018)</w:delText>
        </w:r>
        <w:r w:rsidR="00717C85" w:rsidRPr="003862D0" w:rsidDel="004767F4">
          <w:rPr>
            <w:rFonts w:eastAsia="SimSun"/>
            <w:lang w:val="en-GB"/>
          </w:rPr>
          <w:fldChar w:fldCharType="end"/>
        </w:r>
        <w:r w:rsidR="00717C85" w:rsidRPr="003862D0" w:rsidDel="004767F4">
          <w:rPr>
            <w:rFonts w:eastAsia="SimSun"/>
            <w:lang w:val="en-GB" w:eastAsia="zh-CN"/>
          </w:rPr>
          <w:delText xml:space="preserve"> </w:delText>
        </w:r>
        <w:r w:rsidR="00717C85"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"ITEM-1",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"mendeley" : { "formattedCitation" : "(Krishnamohan et al., 2019)", "plainTextFormattedCitation" : "(Krishnamohan et al., 2019)", "previouslyFormattedCitation" : "(Krishnamohan et al., 2019)" }, "properties" : { "noteIndex" : 0 }, "schema" : "https://github.com/citation-style-language/schema/raw/master/csl-citation.json" }</w:delInstrText>
        </w:r>
        <w:r w:rsidR="00717C85" w:rsidRPr="003862D0" w:rsidDel="004767F4">
          <w:rPr>
            <w:rFonts w:eastAsia="SimSun"/>
            <w:lang w:val="en-GB" w:eastAsia="zh-CN"/>
          </w:rPr>
          <w:fldChar w:fldCharType="separate"/>
        </w:r>
        <w:r w:rsidR="00016735" w:rsidDel="004767F4">
          <w:rPr>
            <w:rFonts w:eastAsia="SimSun"/>
            <w:noProof/>
            <w:lang w:val="en-GB" w:eastAsia="zh-CN"/>
          </w:rPr>
          <w:delText>(Krishnamohan et al., 2019)</w:delText>
        </w:r>
        <w:r w:rsidR="00717C85" w:rsidRPr="003862D0" w:rsidDel="004767F4">
          <w:rPr>
            <w:rFonts w:eastAsia="SimSun"/>
            <w:lang w:val="en-GB" w:eastAsia="zh-CN"/>
          </w:rPr>
          <w:fldChar w:fldCharType="end"/>
        </w:r>
        <w:r w:rsidRPr="003862D0" w:rsidDel="004767F4">
          <w:rPr>
            <w:lang w:val="en-GB"/>
          </w:rPr>
          <w:fldChar w:fldCharType="begin" w:fldLock="1"/>
        </w:r>
        <w:r w:rsidR="003B032B" w:rsidDel="004767F4">
          <w:rPr>
            <w:lang w:val="en-GB"/>
          </w:rPr>
          <w:delInstrText>ADDIN CSL_CITATION { "citationItems" : [ { "id" : "ITEM-1", "itemData" : { "DOI" : "10.1029/2020JD033256", "abstract" : "AbstractSolar radiation modification has been suggested as a backup option to reduce anthropogenic warming. Marine cloud brightening (MCB) and ocean albedo modification (OAM) are two proposed approaches to intentionally reflect sunlight back to space over oceanic regions. Using the NCAR Community Earth System Model, we compare climate response to MCB and OAM under the framework of fast adjustment and slow feedback. We implement MCB and OAM uniformly over the global ocean to offset CO2-induced warming. We find that to offset 3.3 K global mean warming from a doubling of CO2, diagnosed effective radiative forcing is -4.8 and -3.6 W m-2 for OAM and MCB, respectively. Correspondingly, radiative forcing efficacy of OAM is about 70\\% of MCB. Fast climate adjustment differs in response to MCB and OAM forcing. MCB cools the lower atmosphere by reflecting sunlight from cloud, causing a reduction in sunlight absorption in the atmosphere. In contrast, OAM, by reflecting more sunlight from surface, increases shortwave heating of the lower atmosphere, leading to a decrease in low marine clouds and hence a positive cloudy-sky shortwave forcing that partly compensates the negative clearly-sky shortwave forcing. The slow climate response and pattern of equilibrium climate change are similar between MCB and OAM. As for hydrological cycle, relative to the climate under a doubling of CO2, both MCB and OAM produce an increase in precipitation and runoff over tropical land.", "author" : [ { "dropping-particle" : "", "family" : "Zhao", "given" : "Mengying", "non-dropping-particle" : "", "parse-names" : false, "suffix" :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"n/a", "issued" : { "date-parts" : [ [ "2020" ] ] }, "page" : "e2020JD033256", "title" : "Climate more responsive to marine cloud brightening than ocean albedo modification: A model study", "translator" : [ { "dropping-particle" : "", "family" : "K2426", "given" : "", "non-dropping-particle" : "", "parse-names" : false, "suffix" : "" } ], "type" : "article-journal", "volume" : "125" }, "uris" : [ "http://www.mendeley.com/documents/?uuid=74269990-740f-4e83-8cfe-2ed962e5c71f" ] } ], "mendeley" : { "formattedCitation" : "(Zhao et al., 2020)", "plainTextFormattedCitation" : "(Zhao et al., 2020)", "previouslyFormattedCitation" : "(Zhao et al., 2020)"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(Zhao et al., 2020)</w:delText>
        </w:r>
        <w:r w:rsidRPr="003862D0" w:rsidDel="004767F4">
          <w:rPr>
            <w:lang w:val="en-GB"/>
          </w:rPr>
          <w:fldChar w:fldCharType="end"/>
        </w:r>
      </w:del>
      <w:bookmarkEnd w:id="4387"/>
      <w:r w:rsidR="00675DC8">
        <w:rPr>
          <w:lang w:val="en-GB"/>
        </w:rPr>
        <w:t>.</w:t>
      </w:r>
    </w:p>
    <w:p w14:paraId="123BB384" w14:textId="77777777" w:rsidR="003E7C11" w:rsidRPr="003862D0" w:rsidRDefault="003E7C11" w:rsidP="003E7C11">
      <w:pPr>
        <w:pStyle w:val="AR6BodyText"/>
        <w:rPr>
          <w:rFonts w:eastAsia="SimSun"/>
          <w:lang w:val="en-GB" w:eastAsia="zh-CN"/>
        </w:rPr>
      </w:pPr>
    </w:p>
    <w:p w14:paraId="6D02AF27" w14:textId="4CCF73E5" w:rsidR="00481707" w:rsidRPr="003862D0" w:rsidRDefault="003E7C11" w:rsidP="003E7C11">
      <w:pPr>
        <w:pStyle w:val="AR6BodyText"/>
        <w:rPr>
          <w:rFonts w:eastAsia="SimSun"/>
          <w:lang w:val="en-GB" w:eastAsia="zh-CN"/>
        </w:rPr>
      </w:pPr>
      <w:r w:rsidRPr="003862D0">
        <w:rPr>
          <w:rFonts w:eastAsia="CIDFont+F1"/>
          <w:lang w:val="en-GB"/>
        </w:rPr>
        <w:t>As assessed in AR5</w:t>
      </w:r>
      <w:r w:rsidR="007845A3" w:rsidRPr="003862D0">
        <w:rPr>
          <w:rFonts w:eastAsia="CIDFont+F1"/>
          <w:lang w:val="en-GB"/>
        </w:rPr>
        <w:t xml:space="preserve"> </w:t>
      </w:r>
      <w:r w:rsidRPr="003862D0">
        <w:rPr>
          <w:rFonts w:eastAsia="CIDFont+F1"/>
          <w:lang w:val="en-GB"/>
        </w:rPr>
        <w:fldChar w:fldCharType="begin" w:fldLock="1"/>
      </w:r>
      <w:r w:rsidR="00615634">
        <w:rPr>
          <w:rFonts w:eastAsia="CIDFont+F1"/>
          <w:lang w:val="en-GB"/>
        </w:rPr>
        <w:instrText>ADDIN CSL_CITATION { "citationItems" : [ { "id" : "ITEM-1", "itemData" : { "DOI" : "10.1017/CBO9781107415324.016", "ISBN" : "9781107661820", "author" : [ { "dropping-particle" : "", "family" : "Boucher", "given" : "Olivier", "non-dropping-particle" : "", "parse-names" : false, "suffix" : "" }, { "dropping-particle" : "", "family" : "Randall", "given" : "D", "non-dropping-particle" : "", "parse-names" : false, "suffix" : "" }, { "dropping-particle" : "", "family" : "Artaxo", "given" : "Paulo", "non-dropping-particle" : "", "parse-names" : false, "suffix" : "" }, { "dropping-particle" : "", "family" : "Bretherton", "given" : "C", "non-dropping-particle" : "", "parse-names" : false, "suffix" : "" }, { "dropping-particle" : "", "family" : "Feingold", "given" : "Graham", "non-dropping-particle" : "", "parse-names" : false, "suffix" : "" }, { "dropping-particle" : "", "family" : "Forster", "given" : "Piers", "non-dropping-particle" : "", "parse-names" : false, "suffix" : "" }, { "dropping-particle" : "", "family" : "Kerminen", "given" : "Veli-Matti",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"Ulrike", "non-dropping-particle" : "", "parse-names" : false, "suffix" : "" }, { "dropping-particle" : "", "family" : "Rasch", "given" : "P", "non-dropping-particle" : "", "parse-names" : false, "suffix" : "" }, { "dropping-particle" : "", "family" : "Satheesh", "given" : "S",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"571-657", "publisher" : "Cambridge University Press", "publisher-place" : "Cambridge, United Kingdom and New York, NY, USA", "title" : "Clouds and Aerosols", "translator" : [ { "dropping-particle" : "", "family" : "K5221", "given" : "Rt13", "non-dropping-particle" : "", "parse-names" : false, "suffix" : "" } ], "type" : "chapter" }, "uris" : [ "http://www.mendeley.com/documents/?uuid=a44a3399-d4b0-414c-a6d8-4907a6cff388", "http://www.mendeley.com/documents/?uuid=55d0f72c-730e-4be8-bb0f-5d717686bbde" ] } ], "mendeley" : { "formattedCitation" : "(Boucher et al., 2013)", "plainTextFormattedCitation" : "(Boucher et al., 2013)", "previouslyFormattedCitation" : "(Boucher et al., 2013)" }, "properties" : { "noteIndex" : 0 }, "schema" : "https://github.com/citation-style-language/schema/raw/master/csl-citation.json" }</w:instrText>
      </w:r>
      <w:r w:rsidRPr="003862D0">
        <w:rPr>
          <w:rFonts w:eastAsia="CIDFont+F1"/>
          <w:lang w:val="en-GB"/>
        </w:rPr>
        <w:fldChar w:fldCharType="separate"/>
      </w:r>
      <w:r w:rsidR="00016735">
        <w:rPr>
          <w:rFonts w:eastAsia="CIDFont+F1"/>
          <w:noProof/>
          <w:lang w:val="en-GB"/>
        </w:rPr>
        <w:t>(Boucher et al., 2013)</w:t>
      </w:r>
      <w:r w:rsidRPr="003862D0">
        <w:rPr>
          <w:rFonts w:eastAsia="CIDFont+F1"/>
          <w:lang w:val="en-GB"/>
        </w:rPr>
        <w:fldChar w:fldCharType="end"/>
      </w:r>
      <w:r w:rsidRPr="003862D0">
        <w:rPr>
          <w:rFonts w:eastAsia="CIDFont+F1"/>
          <w:lang w:val="en-GB"/>
        </w:rPr>
        <w:t>, abruptly introduc</w:t>
      </w:r>
      <w:r w:rsidR="007845A3" w:rsidRPr="003862D0">
        <w:rPr>
          <w:rFonts w:eastAsia="CIDFont+F1"/>
          <w:lang w:val="en-GB"/>
        </w:rPr>
        <w:t>ing</w:t>
      </w:r>
      <w:r w:rsidRPr="003862D0">
        <w:rPr>
          <w:rFonts w:eastAsia="CIDFont+F1"/>
          <w:lang w:val="en-GB"/>
        </w:rPr>
        <w:t xml:space="preserve"> SRM to fully offset global warming</w:t>
      </w:r>
      <w:r w:rsidR="00481707" w:rsidRPr="003862D0">
        <w:rPr>
          <w:rFonts w:eastAsia="CIDFont+F1"/>
          <w:lang w:val="en-GB"/>
        </w:rPr>
        <w:t xml:space="preserve"> reduces</w:t>
      </w:r>
      <w:r w:rsidRPr="003862D0">
        <w:rPr>
          <w:rFonts w:eastAsia="CIDFont+F1"/>
          <w:lang w:val="en-GB"/>
        </w:rPr>
        <w:t xml:space="preserve"> temperature toward </w:t>
      </w:r>
      <w:r w:rsidR="00F72148" w:rsidRPr="003862D0">
        <w:rPr>
          <w:rFonts w:eastAsia="CIDFont+F1"/>
          <w:lang w:val="en-GB"/>
        </w:rPr>
        <w:t>1850</w:t>
      </w:r>
      <w:r w:rsidR="00675DC8">
        <w:rPr>
          <w:rFonts w:eastAsia="CIDFont+F1" w:cs="Times New Roman"/>
          <w:lang w:val="en-GB"/>
        </w:rPr>
        <w:t>–</w:t>
      </w:r>
      <w:r w:rsidR="00F72148" w:rsidRPr="003862D0">
        <w:rPr>
          <w:rFonts w:eastAsia="CIDFont+F1"/>
          <w:lang w:val="en-GB"/>
        </w:rPr>
        <w:t xml:space="preserve">1900 </w:t>
      </w:r>
      <w:r w:rsidRPr="003862D0">
        <w:rPr>
          <w:rFonts w:eastAsia="CIDFont+F1"/>
          <w:lang w:val="en-GB"/>
        </w:rPr>
        <w:t xml:space="preserve">values with an e-folding time of only </w:t>
      </w:r>
      <w:r w:rsidR="00481707" w:rsidRPr="003862D0">
        <w:rPr>
          <w:rFonts w:eastAsia="CIDFont+F1"/>
          <w:lang w:val="en-GB"/>
        </w:rPr>
        <w:t xml:space="preserve">about </w:t>
      </w:r>
      <w:ins w:id="4391" w:author="Sara M Tuson" w:date="2021-07-15T18:38:00Z">
        <w:r w:rsidR="001755E2">
          <w:rPr>
            <w:rFonts w:eastAsia="CIDFont+F1"/>
            <w:lang w:val="en-GB"/>
          </w:rPr>
          <w:t>five</w:t>
        </w:r>
      </w:ins>
      <w:del w:id="4392" w:author="Sara M Tuson" w:date="2021-07-15T18:38:00Z">
        <w:r w:rsidRPr="003862D0" w:rsidDel="001755E2">
          <w:rPr>
            <w:rFonts w:eastAsia="CIDFont+F1"/>
            <w:lang w:val="en-GB"/>
          </w:rPr>
          <w:delText>5</w:delText>
        </w:r>
      </w:del>
      <w:r w:rsidRPr="003862D0">
        <w:rPr>
          <w:rFonts w:eastAsia="CIDFont+F1"/>
          <w:lang w:val="en-GB"/>
        </w:rPr>
        <w:t xml:space="preserve"> </w:t>
      </w:r>
      <w:r w:rsidRPr="003862D0">
        <w:rPr>
          <w:lang w:val="en-GB"/>
        </w:rPr>
        <w:t xml:space="preserve">years </w:t>
      </w:r>
      <w:commentRangeStart w:id="4393"/>
      <w:commentRangeStart w:id="4394"/>
      <w:r w:rsidRPr="003862D0">
        <w:rPr>
          <w:lang w:val="en-GB"/>
        </w:rPr>
        <w:fldChar w:fldCharType="begin" w:fldLock="1"/>
      </w:r>
      <w:r w:rsidR="00615634">
        <w:rPr>
          <w:lang w:val="en-GB"/>
        </w:rPr>
        <w:instrText>ADDIN CSL_CITATION { "citationItems" : [ { "id" : "ITEM-1",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"id" : "ITEM-2", "itemData" : { "DOI" : "10.1002/2017JD026888", "ISSN" : "21698996", "abstract" : "Injection of SO2 into the stratosphere has been proposed as a method to, in part, counteract anthropogenic climate change. So far, most studies investigated injections at the equator or in a region in the tropics. Here we use Community Earth System Model version 1 Whole Atmosphere Community Climate Model (CESM1(WACCM)) to explore the impact of continuous single grid point SO2 injections at seven different latitudes and two altitudes in the stratosphere on aerosol distribution and climate. For each of the 14 locations, 3 different constant SO2 emission rates were tested to identify linearity in aerosol burden, aerosol optical depth, and climate effects. We found that injections at 15\u2218N and 15\u2218S and at 25 km altitude have equal or greater effect on radiation and surface temperature than injections at the equator. Nonequatorial injections transport SO2 and sulfate aerosols more efficiently into middle and high latitudes and result in particles of smaller effective radius and larger aerosol burden in middle and high latitudes. Injections at 15\u2218S produce the largest increase in global average aerosol optical depth and increase the change in radiative forcing per Tg SO2 /yr by about 15% compared to equatorial injections. High-altitude injections at 15\u2218N produce the largest reduction in global average temperature of 0.2\u2218 per Tg S/yr for the last 7 years of a 10 year experiment. Injections at higher altitude are generally more efficient at reducing surface temperature, with the exception of large equatorial injections of at least 12 Tg SO2 /yr. These findings have important implications for designing a strategy to counteract global climate change.",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"Vitt", "given" : "Francis", "non-dropping-particle" : "", "parse-names" : false, "suffix" : "" }, { "dropping-particle" : "", "family" : "Tribbia", "given" : "Joseph J.", "non-dropping-particle" : "", "parse-names" : false, "suffix" : "" }, { "dropping-particle" : "", "family" : "Lamarque", "given" : "Jean Francois", "non-dropping-particle" : "", "parse-names" : false, "suffix" : "" } ], "container-title" : "Journal of Geophysical Research: Atmospheres", "id" : "ITEM-2", "issue" : "23", "issued" : { "date-parts" : [ [ "2017" ] ] }, "page" : "12,591-12,615", "title" : "Sensitivity of aerosol distribution and climate response to stratospheric SO2 injection locations", "translator" : [ { "dropping-particle" : "", "family" : "K2788", "given" : "", "non-dropping-particle" : "", "parse-names" : false, "suffix" : "" } ], "type" : "article-journal", "volume" : "122" }, "uris" : [ "http://www.mendeley.com/documents/?uuid=3466ee69-b062-490a-807f-13c6ae6c31f5" ] }, { "id" : "ITEM-3",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"ITEM-3",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"mendeley" : { "formattedCitation" : "(Matthews and Caldeira, 2007; MacMartin et al., 2017; Tilmes et al., 2017)", "manualFormatting" : "(Matthews and Caldeira, 2007)", "plainTextFormattedCitation" : "(Matthews and Caldeira, 2007; MacMartin et al., 2017; Tilmes et al., 2017)", "previouslyFormattedCitation" : "(Matthews and Caldeira, 2007; MacMartin et al., 2017; Tilmes et al., 2017)" }, "properties" : { "noteIndex" : 0 }, "schema" : "https://github.com/citation-style-language/schema/raw/master/csl-citation.json" }</w:instrText>
      </w:r>
      <w:r w:rsidRPr="003862D0">
        <w:rPr>
          <w:lang w:val="en-GB"/>
        </w:rPr>
        <w:fldChar w:fldCharType="separate"/>
      </w:r>
      <w:r w:rsidR="00016735">
        <w:rPr>
          <w:noProof/>
          <w:lang w:val="en-GB"/>
        </w:rPr>
        <w:t>(Matthews and Caldeira, 2007)</w:t>
      </w:r>
      <w:r w:rsidRPr="003862D0">
        <w:rPr>
          <w:lang w:val="en-GB"/>
        </w:rPr>
        <w:fldChar w:fldCharType="end"/>
      </w:r>
      <w:commentRangeEnd w:id="4393"/>
      <w:commentRangeEnd w:id="4394"/>
      <w:r w:rsidR="004767F4">
        <w:rPr>
          <w:rStyle w:val="CommentReference"/>
        </w:rPr>
        <w:commentReference w:id="4393"/>
      </w:r>
      <w:r w:rsidR="00016735">
        <w:rPr>
          <w:rStyle w:val="CommentReference"/>
        </w:rPr>
        <w:commentReference w:id="4394"/>
      </w:r>
      <w:r w:rsidRPr="003862D0">
        <w:rPr>
          <w:lang w:val="en-GB"/>
        </w:rPr>
        <w:t xml:space="preserve">. </w:t>
      </w:r>
      <w:r w:rsidRPr="003862D0">
        <w:rPr>
          <w:rFonts w:eastAsia="CIDFont+F1"/>
          <w:lang w:val="en-GB"/>
        </w:rPr>
        <w:t xml:space="preserve">A more realistic approach would be a slow </w:t>
      </w:r>
      <w:r w:rsidR="00BE5D6B" w:rsidRPr="003862D0">
        <w:rPr>
          <w:rFonts w:eastAsia="CIDFont+F1"/>
          <w:lang w:val="en-GB"/>
        </w:rPr>
        <w:t>ramp-up</w:t>
      </w:r>
      <w:r w:rsidRPr="003862D0">
        <w:rPr>
          <w:rFonts w:eastAsia="CIDFont+F1"/>
          <w:lang w:val="en-GB"/>
        </w:rPr>
        <w:t xml:space="preserve"> of SRM to offset further warming</w:t>
      </w:r>
      <w:del w:id="4395" w:author="Robin Matthews" w:date="2021-06-16T18:01:00Z">
        <w:r w:rsidRPr="003862D0" w:rsidDel="004767F4">
          <w:rPr>
            <w:rFonts w:eastAsia="CIDFont+F1"/>
            <w:lang w:val="en-GB"/>
          </w:rPr>
          <w:delText xml:space="preserve"> </w:delText>
        </w:r>
      </w:del>
      <w:bookmarkStart w:id="4396" w:name="_Hlk74758913"/>
      <w:ins w:id="4397" w:author="Robin Matthews" w:date="2021-06-16T18:01:00Z">
        <w:r w:rsidR="004767F4">
          <w:rPr>
            <w:rFonts w:eastAsia="CIDFont+F1"/>
            <w:lang w:val="en-GB"/>
          </w:rPr>
          <w:t xml:space="preserve"> </w:t>
        </w:r>
        <w:r w:rsidR="004767F4">
          <w:fldChar w:fldCharType="begin" w:fldLock="1"/>
        </w:r>
      </w:ins>
      <w:r w:rsidR="00CD3B49">
        <w:rPr>
          <w:lang w:val="en-US"/>
        </w:rPr>
        <w: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"(MacCracken, 2016; Tilmes et al., 2016)", "plainTextFormattedCitation" : "(MacCracken, 2016; Tilmes et al., 2016)", "previouslyFormattedCitation" : "(MacCracken, 2016; Tilmes et al., 2016)" }, "properties" : { "noteIndex" : 0 }, "schema" : "https://github.com/citation-style-language/schema/raw/master/csl-citation.json" }</w:instrText>
      </w:r>
      <w:ins w:id="4398" w:author="Robin Matthews" w:date="2021-06-16T18:01:00Z">
        <w:r w:rsidR="004767F4">
          <w:fldChar w:fldCharType="separate"/>
        </w:r>
        <w:r w:rsidR="004767F4" w:rsidRPr="00900FBF">
          <w:rPr>
            <w:noProof/>
          </w:rPr>
          <w:t>(MacCracken, 2016; Tilmes et al., 2016)</w:t>
        </w:r>
        <w:r w:rsidR="004767F4">
          <w:fldChar w:fldCharType="end"/>
        </w:r>
      </w:ins>
      <w:del w:id="4399" w:author="Robin Matthews" w:date="2021-06-16T18:01:00Z">
        <w:r w:rsidRPr="003862D0" w:rsidDel="004767F4">
          <w:rPr>
            <w:lang w:val="en-GB"/>
          </w:rPr>
          <w:fldChar w:fldCharType="begin" w:fldLock="1"/>
        </w:r>
        <w:r w:rsidR="00615634" w:rsidDel="004767F4">
          <w:rPr>
            <w:lang w:val="en-GB"/>
          </w:rPr>
          <w:delInstrText>ADDIN CSL_CITATION { "citationItems" : [ { "id" : "ITEM-1", "itemData" : { "DOI" : "10.1002/2016EF000450", "ISSN" : "23284277", "abstract" : "Ten years ago, Paul Crutzen asked whether the time had come to consider undertaking research into intentionally intervening in the climate systemso that itmight be considered a policy option comparable to reducing emissions for limiting human-induced climate change. Crutzen\u2019s article pointed out how little progress had been made in reducing emissions and suggested that resurrecting decades-old ideas for imitating volcanic eruptions as a possible interventionmight be needed. Today, model-based simulations, optimistically assuming that nations fulfill their commitments for future emis- sions reductions, project global average temperature to increase to 3\u20134\u2218C above its preindustrial level by 2100, a level that Crutzen envisioned as likely to meriting active intervention.While research has begun to explore the means for intervening globally, such interventions raise challenging issues of governance, unintended consequences, intergenerational equity, andmore. Initially, focusing research on potential tropospheric and surface-based approaches to altering energy flows as ameans formoderating adverse regional impactsmight well pose less difficult governance challenges and more regionally constrained evaluations of intended outcomes and unintended consequences. Because natural processes would tend to dissipate most types of tropospheric interventions, adjustments, and even termination, would be possible over periods of weeks tomonths. In addition to serving their particular purpose, regional interventions would also provide an opportunity for learningmore about Earth system behavior and the potential effectiveness and risks of global-scale interventions, if such interventions might eventually be needed to counter-balance especially severe global warming.", "author" : [ { "dropping-particle" : "", "family" : "MacCracken", "given" : "Michael C.", "non-dropping-particle" : "", "parse-names" : false, "suffix" : "" } ], "container-title" : "Earth's Future", "id" : "ITEM-1", "issue" : "12", "issued" : { "date-parts" : [ [ "2016" ] ] }, "page" : "649-657", "title" : "The rationale for accelerating regionally focused climate intervention research", "translator" : [ { "dropping-particle" : "", "family" : "K4544", "given" : "", "non-dropping-particle" : "", "parse-names" : false, "suffix" : "" } ], "type" : "article-journal", "volume" : "4" }, "uris" : [ "http://www.mendeley.com/documents/?uuid=7742c5fa-1cdb-4aae-9d7d-73f9e3f39d44" ] } ], "mendeley" : { "formattedCitation" : "(MacCracken, 2016)", "plainTextFormattedCitation" : "(MacCracken, 2016)", "previouslyFormattedCitation" : "(MacCracken,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(MacCracken, 2016)</w:delText>
        </w:r>
        <w:r w:rsidRPr="003862D0" w:rsidDel="004767F4">
          <w:rPr>
            <w:lang w:val="en-GB"/>
          </w:rPr>
          <w:fldChar w:fldCharType="end"/>
        </w:r>
        <w:r w:rsidRPr="003862D0" w:rsidDel="004767F4">
          <w:rPr>
            <w:lang w:val="en-GB"/>
          </w:rPr>
          <w:delText xml:space="preserve"> </w:delText>
        </w:r>
        <w:r w:rsidRPr="003862D0" w:rsidDel="004767F4">
          <w:rPr>
            <w:lang w:val="en-GB"/>
          </w:rPr>
          <w:fldChar w:fldCharType="begin" w:fldLock="1"/>
        </w:r>
        <w:r w:rsidR="00615634" w:rsidDel="004767F4">
          <w:rPr>
            <w:lang w:val="en-GB"/>
          </w:rPr>
          <w:delInstrText>ADDIN CSL_CITATION { "citationItems" : [ { "id" : "ITEM-1",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"ITEM-1",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"(Tilmes et al., 2016)", "plainTextFormattedCitation" : "(Tilmes et al., 2016)", "previouslyFormattedCitation" : "(Tilmes et al., 2016)" }, "properties" : { "noteIndex" : 0 }, "schema" : "https://github.com/citation-style-language/schema/raw/master/csl-citation.json" }</w:delInstrText>
        </w:r>
        <w:r w:rsidRPr="003862D0" w:rsidDel="004767F4">
          <w:rPr>
            <w:lang w:val="en-GB"/>
          </w:rPr>
          <w:fldChar w:fldCharType="separate"/>
        </w:r>
        <w:r w:rsidR="00016735" w:rsidDel="004767F4">
          <w:rPr>
            <w:noProof/>
            <w:lang w:val="en-GB"/>
          </w:rPr>
          <w:delText>(Tilmes et al., 2016)</w:delText>
        </w:r>
        <w:r w:rsidRPr="003862D0" w:rsidDel="004767F4">
          <w:rPr>
            <w:lang w:val="en-GB"/>
          </w:rPr>
          <w:fldChar w:fldCharType="end"/>
        </w:r>
      </w:del>
      <w:bookmarkEnd w:id="4396"/>
      <w:r w:rsidRPr="003862D0">
        <w:rPr>
          <w:rFonts w:eastAsia="CIDFont+F1"/>
          <w:lang w:val="en-GB"/>
        </w:rPr>
        <w:t xml:space="preserve">. </w:t>
      </w:r>
      <w:r w:rsidR="00A94E83" w:rsidRPr="003862D0">
        <w:rPr>
          <w:rFonts w:eastAsia="SimSun"/>
          <w:lang w:val="en-GB" w:eastAsia="zh-CN"/>
        </w:rPr>
        <w:t>Modelling</w:t>
      </w:r>
      <w:r w:rsidRPr="003862D0">
        <w:rPr>
          <w:rFonts w:eastAsia="SimSun"/>
          <w:lang w:val="en-GB" w:eastAsia="zh-CN"/>
        </w:rPr>
        <w:t xml:space="preserve"> studies have consistently shown that SRM has the potential to offset some effects of increasing GHGs on global and regional climate</w:t>
      </w:r>
      <w:r w:rsidR="008B676B">
        <w:rPr>
          <w:rFonts w:eastAsia="SimSun"/>
          <w:lang w:val="en-GB" w:eastAsia="zh-CN"/>
        </w:rPr>
        <w:t>,</w:t>
      </w:r>
      <w:r w:rsidRPr="003862D0">
        <w:rPr>
          <w:rFonts w:eastAsia="SimSun"/>
          <w:lang w:val="en-GB" w:eastAsia="zh-CN"/>
        </w:rPr>
        <w:t xml:space="preserve"> including the melting of Arctic sea ice</w:t>
      </w:r>
      <w:del w:id="4400" w:author="Sara M Tuson" w:date="2021-07-15T20:28:00Z">
        <w:r w:rsidRPr="003862D0" w:rsidDel="00092429">
          <w:rPr>
            <w:rFonts w:eastAsia="SimSun"/>
            <w:lang w:val="en-GB" w:eastAsia="zh-CN"/>
          </w:rPr>
          <w:delText xml:space="preserve">  </w:delText>
        </w:r>
      </w:del>
      <w:bookmarkStart w:id="4401" w:name="_Hlk74758697"/>
      <w:ins w:id="4402" w:author="Sara M Tuson" w:date="2021-07-15T20:28:00Z">
        <w:r w:rsidR="00092429">
          <w:rPr>
            <w:rFonts w:eastAsia="SimSun"/>
            <w:lang w:val="en-GB" w:eastAsia="zh-CN"/>
          </w:rPr>
          <w:t xml:space="preserve"> </w:t>
        </w:r>
      </w:ins>
      <w:commentRangeStart w:id="4403"/>
      <w:ins w:id="4404" w:author="Robin Matthews" w:date="2021-06-16T17:59:00Z">
        <w:r w:rsidR="004767F4">
          <w:rPr>
            <w:rFonts w:eastAsia="SimSun"/>
            <w:lang w:eastAsia="zh-CN"/>
          </w:rPr>
          <w:fldChar w:fldCharType="begin" w:fldLock="1"/>
        </w:r>
      </w:ins>
      <w:r w:rsidR="00CD3B49">
        <w:rPr>
          <w:rFonts w:eastAsia="SimSun"/>
          <w:lang w:val="en-US" w:eastAsia="zh-CN"/>
        </w:rPr>
        <w:instrText>ADDIN CSL_CITATION { "citationItems" : [ { "id" : "ITEM-1", "itemData" : { "DOI" : "10.1002/2013JD021060", "abstract" : "Abstract We analyze simulated sea ice changes in eight different Earth System Models that have conducted experiment G1 of the Geoengineering Model Intercomparison Project (GeoMIP). The simulated response of balancing abrupt quadrupling of CO2 (abrupt4xCO2) with reduced shortwave radiation successfully moderates annually averaged Arctic temperature rise to about 1\u00b0C, with modest changes in seasonal sea ice cycle compared with the preindustrial control simulations (piControl). Changes in summer and autumn sea ice extent are spatially correlated with temperature patterns but much less in winter and spring seasons. However, there are changes of \u00b120% in sea ice concentration in all seasons, and these will induce changes in atmospheric circulation patterns. In summer and autumn, the models consistently simulate less sea ice relative to preindustrial simulations in the Beaufort, Chukchi, East Siberian, and Laptev Seas, and some models show increased sea ice in the Barents/Kara Seas region. Sea ice extent increases in the Greenland Sea, particularly in winter and spring and is to some extent associated with changed sea ice drift. Decreased sea ice cover in winter and spring in the Barents Sea is associated with increased cyclonic activity entering this area under G1. In comparison, the abrupt4xCO2 experiment shows almost total sea ice loss in September and strong correlation with regional temperatures in all seasons consistent with open ocean conditions. The tropospheric circulation displays a Pacific North America pattern-like anomaly with negative phase in G1-piControl and positive phase under abrupt4xCO2-piControl.", "author" : [ { "dropping-particle" : "", "family" : "Moore", "given" : "John C", "non-dropping-particle" : "", "parse-names" : false, "suffix" : "" }, { "dropping-particle" : "", "family" : "Rinke", "given" : "Annette", "non-dropping-particle" : "", "parse-names" : false, "suffix" : "" }, { "dropping-particle" : "", "family" : "Yu", "given" : "Xiaoyong", "non-dropping-particle" : "", "parse-names" : false, "suffix" : "" }, { "dropping-particle" : "", "family" : "Ji", "given" : "Duoying", "non-dropping-particle" : "", "parse-names" : false, "suffix" : "" }, { "dropping-particle" : "", "family" : "Cui", "given" : "Xuefeng", "non-dropping-particle" : "", "parse-names" : false, "suffix" : "" }, { "dropping-particle" : "", "family" : "Li", "given" : "Yan", "non-dropping-particle" : "", "parse-names" : false, "suffix" : "" }, { "dropping-particle" : "", "family" : "Alterskj\u00e6r", "given" : "Kari",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"Boucher", "given" : "Olivier", "non-dropping-particle" : "", "parse-names" : false, "suffix" : "" }, { "dropping-particle" : "", "family" : "Huneeus", "given" : "Nicolas", "non-dropping-particle" : "", "parse-names" : false, "suffix" : "" }, { "dropping-particle" : "", "family" : "Kravitz", "given" : "Ben", "non-dropping-particle" : "", "parse-names" : false, "suffix" : "" }, { "dropping-particle" : "", "family" : "Robock", "given" : "Alan", "non-dropping-particle" : "", "parse-names" : false, "suffix" : "" }, { "dropping-particle" : "", "family" : "Niemeier", "given" : "Ulrike", "non-dropping-particle" : "", "parse-names" : false, "suffix" : "" }, { "dropping-particle" : "", "family" : "Schulz", "given" : "Michael",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"container-title" : "Journal of Geophysical Research: Atmospheres", "id" : "ITEM-1", "issue" : "2", "issued" : { "date-parts" : [ [ "2014" ] ] }, "page" : "567-583", "title" : "Arctic sea ice and atmospheric circulation under the GeoMIP G1 scenario", "translator" : [ { "dropping-particle" : "", "family" : "K3035", "given" : "", "non-dropping-particle" : "", "parse-names" : false, "suffix" : "" } ], "type" : "article-journal", "volume" : "119" }, "uris" : [ "http://www.mendeley.com/documents/?uuid=6ef3830a-ffe2-41d4-b684-2a35a00be6c1" ] }, { "id" : "ITEM-2", "itemData" : { "DOI" : "10.1002/2013GL058731", "ISSN" : "00948276", "author" : [ { "dropping-particle" : "", "family" : "Tilmes", "given" : "S", "non-dropping-particle" : "", "parse-names" : false, "suffix" : "" }, { "dropping-particle" : "", "family" : "Jahn", "given" : "Alexandra", "non-dropping-particle" : "", "parse-names" : false, "suffix" : "" }, { "dropping-particle" : "", "family" : "Kay", "given" : "Jennifer E", "non-dropping-particle" : "", "parse-names" : false, "suffix" : "" }, { "dropping-particle" : "", "family" : "Holland", "given" : "Marika", "non-dropping-particle" : "", "parse-names" : false, "suffix" : "" }, { "dropping-particle" : "", "family" : "Lamarque", "given" : "Jean-francois", "non-dropping-particle" : "", "parse-names" : false, "suffix" : "" } ], "container-title" : "Geophysical Research Letters", "id" : "ITEM-2", "issue" : "3", "issued" : { "date-parts" : [ [ "2014", "2", "16" ] ] }, "page" : "880-885", "title" : "Can regional climate engineering save the summer Arctic sea ice?", "translator" : [ { "dropping-particle" : "", "family" : "K4567", "given" : "", "non-dropping-particle" : "", "parse-names" : false, "suffix" : "" } ], "type" : "article-journal", "volume" : "41" }, "uris" : [ "http://www.mendeley.com/documents/?uuid=272e8eb7-c577-4dee-bc02-cd88c66d8411", "http://www.mendeley.com/documents/?uuid=70ad8cdc-8883-44b5-8f13-291bf52881cf" ] }, { "id" : "ITEM-3", "itemData" : { "DOI" : "10.1002/2013JD020627", "ISSN" : "2169897X", "abstract" : "We analyzed output from the Geoengineering Model Intercomparison Project for the two most \u201crealistic\u201d scenarios, which use the representative concentration pathway of 4.5 Wm\u22122 by 2100 (RCP4.5) as the control run and inject sulfate aerosol precursors into the stratosphere. The first experiment, G3, is specified to keep RCP4.5 top of atmosphere net radiation at 2020 values by injection of sulfate aerosols, and the second, G4, injects 5 Tg SO2 per year. We ask whether geoengineering by injection of sulfate aerosols into the lower stratosphere from the years 2020 to 2070 is able to prevent the demise of Northern Hemispere minimum annual sea ice extent or slow spring Northern Hemispere snow cover loss. We show that in all available models, despite geoengineering efforts, September sea ice extents still decrease from 2020 to 2070, although not as quickly as in RCP4.5. In two of five models, total September ice loss occurs before 2060. Spring snow extent is increased from 2020 to 2070 compared to RCP4.5 although there is still a negative trend in 3 of 4 models. Because of the climate system lag in responding to the existing radiative forcing, to stop Arctic sea ice and snow from continuing to melt, the imposed forcing would have to be large enough to also counteract the existing radiative imbalance. After the cessation of sulfate aerosol injection in 2070, the climate system rebounds to the warmer RCP4.5 state quickly, and thus, any sea ice or snow retention as a result of geoengineering is lost within a decade.", "author" : [ { "dropping-particle" : "", "family" : "Berdahl", "given" : "Mira", "non-dropping-particle" : "", "parse-names" : false, "suffix" : "" }, { "dropping-particle" : "", "family" : "Robock", "given" : "Alan", "non-dropping-particle" : "", "parse-names" : false, "suffix" : "" }, { "dropping-particle" : "", "family" : "Ji", "given" : "Duoying", "non-dropping-particle" : "", "parse-names" : false, "suffix" : "" }, { "dropping-particle" : "", "family" : "Moore", "given" : "John C", "non-dropping-particle" : "", "parse-names" : false, "suffix" : "" }, { "dropping-particle" : "", "family" : "Jones", "given" : "Andy", "non-dropping-particle" : "", "parse-names" : false, "suffix" : "" }, { "dropping-particle" : "", "family" : "Kravitz", "given" : "Ben", "non-dropping-particle" : "", "parse-names" : false, "suffix" : "" }, { "dropping-particle" : "", "family" : "Watanabe", "given" : "Shingo", "non-dropping-particle" : "", "parse-names" : false, "suffix" : "" } ], "container-title" : "Journal of Geophysical Research: Atmospheres", "id" : "ITEM-3", "issue" : "3", "issued" : { "date-parts" : [ [ "2014", "2", "16" ] ] }, "page" : "1308-1321", "title" : "Arctic cryosphere response in the Geoengineering Model Intercomparison Project G3 and G4 scenarios", "translator" : [ { "dropping-particle" : "", "family" : "K2789", "given" : "", "non-dropping-particle" : "", "parse-names" : false, "suffix" : "" } ], "type" : "article-journal", "volume" : "119" }, "uris" : [ "http://www.mendeley.com/documents/?uuid=8e476550-1e56-42fb-80fe-46fa1a3b7ec1" ] } ], "mendeley" : { "formattedCitation" : "(Berdahl et al., 2014; Moore et al., 2014; Tilmes et al., 2014)", "manualFormatting" : "(Berdahl et al., 2014; Moore et al., 2014)", "plainTextFormattedCitation" : "(Berdahl et al., 2014; Moore et al., 2014; Tilmes et al., 2014)", "previouslyFormattedCitation" : "(Berdahl et al., 2014; Moore et al., 2014; Tilmes et al., 2014)" }, "properties" : { "noteIndex" : 0 }, "schema" : "https://github.com/citation-style-language/schema/raw/master/csl-citation.json" }</w:instrText>
      </w:r>
      <w:ins w:id="4405" w:author="Robin Matthews" w:date="2021-06-16T17:59:00Z">
        <w:r w:rsidR="004767F4">
          <w:rPr>
            <w:rFonts w:eastAsia="SimSun"/>
            <w:lang w:eastAsia="zh-CN"/>
          </w:rPr>
          <w:fldChar w:fldCharType="separate"/>
        </w:r>
        <w:r w:rsidR="004767F4" w:rsidRPr="00900FBF">
          <w:rPr>
            <w:rFonts w:eastAsia="SimSun"/>
            <w:noProof/>
            <w:lang w:eastAsia="zh-CN"/>
          </w:rPr>
          <w:t>(Berdahl et al., 2014; Moore et al., 2014)</w:t>
        </w:r>
        <w:r w:rsidR="004767F4">
          <w:rPr>
            <w:rFonts w:eastAsia="SimSun"/>
            <w:lang w:eastAsia="zh-CN"/>
          </w:rPr>
          <w:fldChar w:fldCharType="end"/>
        </w:r>
        <w:commentRangeEnd w:id="4403"/>
        <w:r w:rsidR="004767F4">
          <w:rPr>
            <w:rStyle w:val="CommentReference"/>
          </w:rPr>
          <w:commentReference w:id="4403"/>
        </w:r>
      </w:ins>
      <w:commentRangeStart w:id="4406"/>
      <w:del w:id="4407" w:author="Robin Matthews" w:date="2021-06-16T17:59:00Z">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"10.1002/2013JD021060", "abstract" : "Abstract We analyze simulated sea ice changes in eight different Earth System Models that have conducted experiment G1 of the Geoengineering Model Intercomparison Project (GeoMIP). The simulated response of balancing abrupt quadrupling of CO2 (abrupt4xCO2) with reduced shortwave radiation successfully moderates annually averaged Arctic temperature rise to about 1\u00b0C, with modest changes in seasonal sea ice cycle compared with the preindustrial control simulations (piControl). Changes in summer and autumn sea ice extent are spatially correlated with temperature patterns but much less in winter and spring seasons. However, there are changes of \u00b120% in sea ice concentration in all seasons, and these will induce changes in atmospheric circulation patterns. In summer and autumn, the models consistently simulate less sea ice relative to preindustrial simulations in the Beaufort, Chukchi, East Siberian, and Laptev Seas, and some models show increased sea ice in the Barents/Kara Seas region. Sea ice extent increases in the Greenland Sea, particularly in winter and spring and is to some extent associated with changed sea ice drift. Decreased sea ice cover in winter and spring in the Barents Sea is associated with increased cyclonic activity entering this area under G1. In comparison, the abrupt4xCO2 experiment shows almost total sea ice loss in September and strong correlation with regional temperatures in all seasons consistent with open ocean conditions. The tropospheric circulation displays a Pacific North America pattern-like anomaly with negative phase in G1-piControl and positive phase under abrupt4xCO2-piControl.", "author" : [ { "dropping-particle" : "", "family" : "Moore", "given" : "John C", "non-dropping-particle" : "", "parse-names" : false, "suffix" : "" }, { "dropping-particle" : "", "family" : "Rinke", "given" : "Annette", "non-dropping-particle" : "", "parse-names" : false, "suffix" : "" }, { "dropping-particle" : "", "family" : "Yu", "given" : "Xiaoyong", "non-dropping-particle" : "", "parse-names" : false, "suffix" : "" }, { "dropping-particle" : "", "family" : "Ji", "given" : "Duoying", "non-dropping-particle" : "", "parse-names" : false, "suffix" : "" }, { "dropping-particle" : "", "family" : "Cui", "given" : "Xuefeng", "non-dropping-particle" : "", "parse-names" : false, "suffix" : "" }, { "dropping-particle" : "", "family" : "Li", "given" : "Yan", "non-dropping-particle" : "", "parse-names" : false, "suffix" : "" }, { "dropping-particle" : "", "family" : "Alterskj\u00e6r", "given" : "Kari",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"Boucher", "given" : "Olivier", "non-dropping-particle" : "", "parse-names" : false, "suffix" : "" }, { "dropping-particle" : "", "family" : "Huneeus", "given" : "Nicolas", "non-dropping-particle" : "", "parse-names" : false, "suffix" : "" }, { "dropping-particle" : "", "family" : "Kravitz", "given" : "Ben", "non-dropping-particle" : "", "parse-names" : false, "suffix" : "" }, { "dropping-particle" : "", "family" : "Robock", "given" : "Alan", "non-dropping-particle" : "", "parse-names" : false, "suffix" : "" }, { "dropping-particle" : "", "family" : "Niemeier", "given" : "Ulrike", "non-dropping-particle" : "", "parse-names" : false, "suffix" : "" }, { "dropping-particle" : "", "family" : "Schulz", "given" : "Michael",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"container-title" : "Journal of Geophysical Research: Atmospheres", "id" : "ITEM-1", "issue" : "2", "issued" : { "date-parts" : [ [ "2014" ] ] }, "page" : "567-583", "title" : "Arctic sea ice and atmospheric circulation under the GeoMIP G1 scenario", "translator" : [ { "dropping-particle" : "", "family" : "K3035", "given" : "", "non-dropping-particle" : "", "parse-names" : false, "suffix" : "" } ], "type" : "article-journal", "volume" : "119" }, "uris" : [ "http://www.mendeley.com/documents/?uuid=6ef3830a-ffe2-41d4-b684-2a35a00be6c1" ] }, { "id" : "ITEM-2", "itemData" : { "DOI" : "10.1002/2013GL058731", "ISSN" : "00948276", "author" : [ { "dropping-particle" : "", "family" : "Tilmes", "given" : "S", "non-dropping-particle" : "", "parse-names" : false, "suffix" : "" }, { "dropping-particle" : "", "family" : "Jahn", "given" : "Alexandra", "non-dropping-particle" : "", "parse-names" : false, "suffix" : "" }, { "dropping-particle" : "", "family" : "Kay", "given" : "Jennifer E", "non-dropping-particle" : "", "parse-names" : false, "suffix" : "" }, { "dropping-particle" : "", "family" : "Holland", "given" : "Marika", "non-dropping-particle" : "", "parse-names" : false, "suffix" : "" }, { "dropping-particle" : "", "family" : "Lamarque", "given" : "Jean-francois", "non-dropping-particle" : "", "parse-names" : false, "suffix" : "" } ], "container-title" : "Geophysical Research Letters", "id" : "ITEM-2", "issue" : "3", "issued" : { "date-parts" : [ [ "2014", "2", "16" ] ] }, "page" : "880-885", "title" : "Can regional climate engineering save the summer Arctic sea ice?", "translator" : [ { "dropping-particle" : "", "family" : "K4567", "given" : "", "non-dropping-particle" : "", "parse-names" : false, "suffix" : "" } ], "type" : "article-journal", "volume" : "41" }, "uris" : [ "http://www.mendeley.com/documents/?uuid=272e8eb7-c577-4dee-bc02-cd88c66d8411", "http://www.mendeley.com/documents/?uuid=70ad8cdc-8883-44b5-8f13-291bf52881cf" ] } ], "mendeley" : { "formattedCitation" : "(Moore et al., 2014; Tilmes et al., 2014)", "manualFormatting" : "(Moore et al., 2014)", "plainTextFormattedCitation" : "(Moore et al., 2014; Tilmes et al., 2014)", "previouslyFormattedCitation" : "(Moore et al., 2014; Tilmes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(Moore et al., 2014)</w:delText>
        </w:r>
        <w:r w:rsidRPr="003862D0" w:rsidDel="004767F4">
          <w:rPr>
            <w:rFonts w:eastAsia="SimSun"/>
            <w:lang w:val="en-GB" w:eastAsia="zh-CN"/>
          </w:rPr>
          <w:fldChar w:fldCharType="end"/>
        </w:r>
        <w:commentRangeEnd w:id="4406"/>
        <w:r w:rsidR="00016735" w:rsidDel="004767F4">
          <w:rPr>
            <w:rStyle w:val="CommentReference"/>
          </w:rPr>
          <w:commentReference w:id="4406"/>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4B7E49" w:rsidDel="004767F4">
          <w:rPr>
            <w:rFonts w:eastAsia="SimSun"/>
            <w:lang w:val="en-GB" w:eastAsia="zh-CN"/>
          </w:rPr>
          <w:delInstrText>ADDIN CSL_CITATION { "citationItems" : [ { "id" : "ITEM-1", "itemData" : { "DOI" : "10.1002/2013JD020627", "ISSN" : "2169897X", "abstract" : "We analyzed output from the Geoengineering Model Intercomparison Project for the two most \u201crealistic\u201d scenarios, which use the representative concentration pathway of 4.5 Wm\u22122 by 2100 (RCP4.5) as the control run and inject sulfate aerosol precursors into the stratosphere. The first experiment, G3, is specified to keep RCP4.5 top of atmosphere net radiation at 2020 values by injection of sulfate aerosols, and the second, G4, injects 5 Tg SO2 per year. We ask whether geoengineering by injection of sulfate aerosols into the lower stratosphere from the years 2020 to 2070 is able to prevent the demise of Northern Hemispere minimum annual sea ice extent or slow spring Northern Hemispere snow cover loss. We show that in all available models, despite geoengineering efforts, September sea ice extents still decrease from 2020 to 2070, although not as quickly as in RCP4.5. In two of five models, total September ice loss occurs before 2060. Spring snow extent is increased from 2020 to 2070 compared to RCP4.5 although there is still a negative trend in 3 of 4 models. Because of the climate system lag in responding to the existing radiative forcing, to stop Arctic sea ice and snow from continuing to melt, the imposed forcing would have to be large enough to also counteract the existing radiative imbalance. After the cessation of sulfate aerosol injection in 2070, the climate system rebounds to the warmer RCP4.5 state quickly, and thus, any sea ice or snow retention as a result of geoengineering is lost within a decade.", "author" : [ { "dropping-particle" : "", "family" : "Berdahl", "given" : "Mira", "non-dropping-particle" : "", "parse-names" : false, "suffix" : "" }, { "dropping-particle" : "", "family" : "Robock", "given" : "Alan", "non-dropping-particle" : "", "parse-names" : false, "suffix" : "" }, { "dropping-particle" : "", "family" : "Ji", "given" : "Duoying", "non-dropping-particle" : "", "parse-names" : false, "suffix" : "" }, { "dropping-particle" : "", "family" : "Moore", "given" : "John C", "non-dropping-particle" : "", "parse-names" : false, "suffix" : "" }, { "dropping-particle" : "", "family" : "Jones", "given" : "Andy", "non-dropping-particle" : "", "parse-names" : false, "suffix" : "" }, { "dropping-particle" : "", "family" : "Kravitz", "given" : "Ben", "non-dropping-particle" : "", "parse-names" : false, "suffix" : "" }, { "dropping-particle" : "", "family" : "Watanabe", "given" : "Shingo", "non-dropping-particle" : "", "parse-names" : false, "suffix" : "" } ], "container-title" : "Journal of Geophysical Research: Atmospheres", "id" : "ITEM-1", "issue" : "3", "issued" : { "date-parts" : [ [ "2014", "2", "16" ] ] }, "page" : "1308-1321", "title" : "Arctic cryosphere response in the Geoengineering Model Intercomparison Project G3 and G4 scenarios", "translator" : [ { "dropping-particle" : "", "family" : "K2789", "given" : "", "non-dropping-particle" : "", "parse-names" : false, "suffix" : "" } ], "type" : "article-journal", "volume" : "119" }, "uris" : [ "http://www.mendeley.com/documents/?uuid=8e476550-1e56-42fb-80fe-46fa1a3b7ec1" ] } ], "mendeley" : { "formattedCitation" : "(Berdahl et al., 2014)", "plainTextFormattedCitation" : "(Berdahl et al., 2014)", "previouslyFormattedCitation" : "(Berdahl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(Berdahl et al., 2014)</w:delText>
        </w:r>
        <w:r w:rsidRPr="003862D0" w:rsidDel="004767F4">
          <w:rPr>
            <w:rFonts w:eastAsia="SimSun"/>
            <w:lang w:val="en-GB" w:eastAsia="zh-CN"/>
          </w:rPr>
          <w:fldChar w:fldCharType="end"/>
        </w:r>
      </w:del>
      <w:bookmarkEnd w:id="4401"/>
      <w:r w:rsidRPr="003862D0">
        <w:rPr>
          <w:rFonts w:eastAsia="SimSun"/>
          <w:lang w:val="en-GB" w:eastAsia="zh-CN"/>
        </w:rPr>
        <w:t xml:space="preserve"> and mountain glaciers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"10.5194/acp-17-6547-2017", "ISBN" : "1680-7316", "ISSN" : "16807324", "abstract" : "Geoengineering by stratospheric sulfate aerosol injection may help preserve mountain glaciers by reducing summer temperatures. We examine this hypothesis for the glaciers in High Mountain Asia using a glacier mass balance model driven by climate simulations from the Geoengineering Model Intercomparison Project (GeoMIP). The G3 and G4 schemes specify use of stratospheric sulphate aerosols to reduce the radiative forcing under the Representative Concentration Pathway (RCP) 4.5 scenario for the 50 years between 2020 and 2069, and for a further 20 years after termination of geoengineering. We estimate and compare glaciers volume loss for every glacier in the region using a model based on glacier surface mass balance parameterization under climate projections from 3 Earth System Models under G3, 5 under G4 and 6 under RCP4.5 and RCP8.5. G3 keeps the summer mean temperature from increasing in the geoengineering period, but termination of geoengineering leads to sudden temperature rise of about 1.7&amp;thinsp;\u00baC and corresponding increase in glacier retreat. Glacier volume in inner Tibet and eastern Himalaya is least affected by greenhouse gas forcing, and also benefits the most from geoengineering. The ensemble mean projections suggest that glacier shrinkage over the period 2010&amp;ndash;2069 are equivalent to sea-level rises of 8.4&amp;thinsp;mm (G3), 10.7&amp;thinsp;mm (G4), 14.7&amp;thinsp;mm (RCP 4.5) and 16.8 mm (RCP8.5). After the termination of geoengineering, annual mean volume loss rate for all the glaciers under G3 increases from 0.39&amp;thinsp;%&amp;thinsp;a&amp;minus;1 to 0.90&amp;thinsp;%&amp;thinsp;a&amp;minus;1, which are higher than the 0.70&amp;thinsp;%&amp;thinsp;a&amp;minus;1 under RCP8.5 at that time. While sulphate 30 aerosol injection geoengineering may slow glacier loss in the region, it cannot prevent about a third of existing glacier coverage disappearing by 2069.", "author" : [ { "dropping-particle" : "", "family" : "Zhao", "given" : "Liyun", "non-dropping-particle" : "", "parse-names" : false, "suffix" : "" }, { "dropping-particle" : "", "family" : "Yang", "given" : "Yi", "non-dropping-particle" : "", "parse-names" : false, "suffix" : "" }, { "dropping-particle" : "", "family" : "Cheng", "given" : "Wei", "non-dropping-particle" : "", "parse-names" : false, "suffix" : "" }, { "dropping-particle" : "", "family" : "Ji", "given" : "Duoying", "non-dropping-particle" : "", "parse-names" : false, "suffix" : "" }, { "dropping-particle" : "", "family" : "Moore", "given" : "John C.", "non-dropping-particle" : "", "parse-names" : false, "suffix" : "" } ], "container-title" : "Atmospheric Chemistry and Physics", "id" : "ITEM-1", "issue" : "11", "issued" : { "date-parts" : [ [ "2017" ] ] }, "page" : "6547-6564", "title" : "Glacier evolution in high-mountain Asia under stratospheric sulfate aerosol injection geoengineering", "translator" : [ { "dropping-particle" : "", "family" : "K2791", "given" : "", "non-dropping-particle" : "", "parse-names" : false, "suffix" : "" } ], "type" : "article-journal", "volume" : "17" }, "uris" : [ "http://www.mendeley.com/documents/?uuid=22860614-ed1d-4959-bce7-c872389110fd" ] } ], "mendeley" : { "formattedCitation" : "(Zhao et al., 2017)", "plainTextFormattedCitation" : "(Zhao et al., 2017)", "previouslyFormattedCitation" : "(Zhao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(Zhao et al., 2017)</w:t>
      </w:r>
      <w:r w:rsidRPr="003862D0">
        <w:rPr>
          <w:rFonts w:eastAsia="SimSun"/>
          <w:lang w:val="en-GB" w:eastAsia="zh-CN"/>
        </w:rPr>
        <w:fldChar w:fldCharType="end"/>
      </w:r>
      <w:r w:rsidRPr="003862D0">
        <w:rPr>
          <w:rFonts w:eastAsia="SimSun"/>
          <w:lang w:val="en-GB" w:eastAsia="zh-CN"/>
        </w:rPr>
        <w:t>, weakening of Atlantic meridional overturning circulation (AMOC</w:t>
      </w:r>
      <w:del w:id="4408" w:author="Ian Blenkinsop" w:date="2021-07-27T16:10:00Z">
        <w:r w:rsidRPr="003862D0" w:rsidDel="006629B6">
          <w:rPr>
            <w:rFonts w:eastAsia="SimSun"/>
            <w:lang w:val="en-GB" w:eastAsia="zh-CN"/>
          </w:rPr>
          <w:delText>)</w:delText>
        </w:r>
      </w:del>
      <w:ins w:id="4409" w:author="Robin Matthews" w:date="2021-06-16T18:02:00Z">
        <w:del w:id="4410" w:author="Ian Blenkinsop" w:date="2021-07-27T16:10:00Z">
          <w:r w:rsidR="004767F4" w:rsidRPr="003741E9" w:rsidDel="006629B6">
            <w:rPr>
              <w:rFonts w:eastAsia="SimSun"/>
              <w:lang w:val="en-US" w:eastAsia="zh-CN"/>
            </w:rPr>
            <w:delText xml:space="preserve"> </w:delText>
          </w:r>
        </w:del>
      </w:ins>
      <w:ins w:id="4411" w:author="Ian Blenkinsop" w:date="2021-07-27T16:10:00Z">
        <w:r w:rsidR="006629B6">
          <w:rPr>
            <w:rFonts w:eastAsia="SimSun"/>
            <w:lang w:val="en-GB" w:eastAsia="zh-CN"/>
          </w:rPr>
          <w:t>;</w:t>
        </w:r>
        <w:r w:rsidR="006629B6" w:rsidRPr="003741E9">
          <w:rPr>
            <w:rFonts w:eastAsia="SimSun"/>
            <w:lang w:val="en-US" w:eastAsia="zh-CN"/>
          </w:rPr>
          <w:t xml:space="preserve"> </w:t>
        </w:r>
      </w:ins>
      <w:ins w:id="4412" w:author="Robin Matthews" w:date="2021-06-16T18:02:00Z">
        <w:r w:rsidR="004767F4">
          <w:rPr>
            <w:rFonts w:eastAsia="SimSun"/>
            <w:lang w:eastAsia="zh-CN"/>
          </w:rPr>
          <w:fldChar w:fldCharType="begin" w:fldLock="1"/>
        </w:r>
      </w:ins>
      <w:r w:rsidR="00CD3B49">
        <w:rPr>
          <w:rFonts w:eastAsia="SimSun"/>
          <w:lang w:val="en-US" w:eastAsia="zh-CN"/>
        </w:rPr>
        <w:instrText>ADDIN CSL_CITATION { "citationItems" : [ { "id" : "ITEM-1", "itemData" : { "DOI" : "10.1002/2016GL068079", "ISSN" : "19448007", "abstract" : "Solar geoengineering has been proposed as a potential means to counteract anthropogenic climate change, yet it is unknown how such climate intervention might affect the Earth\u2019s climate on the millennial time scale. Here we use the HadCM3L model to conduct a 1000 year sunshade geoengineering simulation in which solar irradiance is uniformly reduced by 4% to approximately offset global mean warming from an abrupt quadrupling of atmospheric CO2. During the 1000 year period, modeled global climate, including temperature, hydrological cycle, and ocean circulation of the high-CO2 simulation departs substantially from that of the control preindustrial simulation, whereas the climate of the geoengineering simulation remains much closer to that of the preindustrial state with little drift. The results of our study do not support the hypothesis that nonlinearities in the climate system would cause substantial drift in the climate system if solar geoengineering was to be deployed on the timescale of a millennium.",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 ] }, "page" : "2209-2217", "title" : "Simulated long-term climate response to idealized solar geoengineering", "translator" : [ { "dropping-particle" : "", "family" : "K2801", "given" : "", "non-dropping-particle" : "", "parse-names" : false, "suffix" : "" } ], "type" : "article-journal", "volume" : "43" }, "uris" : [ "http://www.mendeley.com/documents/?uuid=5c553538-bdd7-4c74-84e3-efd5853767c4" ] }, { "id" : "ITEM-2", "itemData" : { "DOI" : "10.1088/1748-9326/aa5fb8", "ISSN" : "17489326", "author" : [ { "dropping-particle" : "", "family" : "Hong", "given" : "Yu", "non-dropping-particle" : "", "parse-names" : false, "suffix" : "" }, { "dropping-particle" : "", "family" : "Moore", "given" : "John C.", "non-dropping-particle" : "", "parse-names" : false, "suffix" : "" }, { "dropping-particle" : "", "family" : "Jevrejeva", "given" : "Svetlana", "non-dropping-particle" : "", "parse-names" : false, "suffix" : "" }, { "dropping-particle" : "", "family" : "Ji", "given" : "Duoying", "non-dropping-particle" : "", "parse-names" : false, "suffix" : "" }, { "dropping-particle" : "", "family" : "Phipps", "given" : "Steven J.", "non-dropping-particle" : "", "parse-names" : false, "suffix" : "" }, { "dropping-particle" : "", "family" : "Lenton", "given" : "Andrew", "non-dropping-particle" : "", "parse-names" : false, "suffix" : "" }, { "dropping-particle" : "", "family" : "Tilmes", "given" : "Simone", "non-dropping-particle" : "", "parse-names" : false, "suffix" : "" }, { "dropping-particle" : "", "family" : "Watanabe", "given" : "Shingo", "non-dropping-particle" : "", "parse-names" : false, "suffix" : "" }, { "dropping-particle" : "", "family" : "Zhao", "given" : "Liyun", "non-dropping-particle" : "", "parse-names" : false, "suffix" : "" } ], "container-title" : "Environmental Research Letters", "id" : "ITEM-2", "issue" : "3", "issued" : { "date-parts" : [ [ "2017" ] ] }, "title" : "Impact of the GeoMIP G1 sunshade geoengineering experiment on the Atlantic meridional overturning circulation", "translator" : [ { "dropping-particle" : "", "family" : "K2797", "given" : "", "non-dropping-particle" : "", "parse-names" : false, "suffix" : "" } ], "type" : "article-journal", "volume" : "12" }, "uris" : [ "http://www.mendeley.com/documents/?uuid=2d8edb45-3163-4f59-95aa-b75038ababed" ] }, { "id" : "ITEM-3", "itemData" : { "DOI" : "10.5194/esd-11-579-2020", "ISSN" : "2190-4987", "abstract" : "Abstract. A new set of stratospheric aerosol geoengineering (SAG) model experiments has been performed with Community Earth System Model version 2 (CESM2) with the Whole Atmosphere Community Climate Model (WACCM6) that are based on the Coupled Model Intercomparison Project phase 6 (CMIP6) overshoot scenario (SSP5-34-OS) as a baseline scenario to limit global warming to 1.5 or 2.0 \u2218C above 1850\u20131900 conditions. The overshoot scenario allows us to applying a peak-shaving scenario that reduces the needed duration and amount of SAG application compared to a high forcing scenario. In addition, a feedback algorithm identifies the needed amount of sulfur dioxide injections in the stratosphere at four pre-defined latitudes, 30\u2218 N, 15\u2218 N, 15\u2218 S, and 30\u2218 S, to reach three surface temperature targets: global mean temperature, and interhemispheric and pole-to-Equator temperature gradients. These targets further help to reduce side effects, including overcooling in the tropics, warming of high latitudes, and large shifts in precipitation patterns. These experiments are therefore relevant for investigating the impacts on society and ecosystems. Comparisons to SAG simulations based on a high emission pathway baseline scenario (SSP5-85) are also performed to investigate the dependency of impacts using different injection amounts to offset surface warming by SAG. We find that changes from present-day conditions around 2020 in some variables depend strongly on the defined temperature target (1.5 \u2218C vs. 2.0 \u2218C). These include surface air temperature and related impacts, the Atlantic Meridional Overturning Circulation, which impacts ocean net primary productivity, and changes in ice sheet surface mass balance, which impacts sea level rise. Others, including global precipitation changes and the recovery of the Antarctic ozone hole, depend strongly on the amount of SAG application. Furthermore, land net primary productivity as well as ocean acidification depend mostly on the global atmospheric CO2 concentration and therefore the baseline scenario. Multi-model comparisons of experiments that include strong mitigation and carbon dioxide removal with some SAG application are proposed to assess the robustness of impacts on societies and ecosystems.", "author" : [ { "dropping-particle" : "", "family" : "Tilmes", "given" : "Simone", "non-dropping-particle" : "", "parse-names" : false, "suffix" : "" }, { "dropping-particle" : "", "family" : "MacMartin", "given" : "Douglas G", "non-dropping-particle" : "", "parse-names" : false, "suffix" : "" }, { "dropping-particle" : "", "family" : "Lenaerts", "given" : "Jan T M", "non-dropping-particle" : "", "parse-names" : false, "suffix" : "" }, { "dropping-particle" : "", "family" : "Kampenhout", "given" : "Leo", "non-dropping-particle" : "van", "parse-names" : false, "suffix" : "" }, { "dropping-particle" : "", "family" : "Muntjewerf", "given" : "Laura", "non-dropping-particle" : "", "parse-names" : false, "suffix" : "" }, { "dropping-particle" : "", "family" : "Xia", "given" : "Lili", "non-dropping-particle" : "", "parse-names" : false, "suffix" : "" }, { "dropping-particle" : "", "family" : "Harrison", "given" : "Cheryl S", "non-dropping-particle" : "", "parse-names" : false, "suffix" : "" }, { "dropping-particle" : "", "family" : "Krumhardt", "given" : "Kristen M", "non-dropping-particle" : "", "parse-names" : false, "suffix" : "" }, { "dropping-particle" : "", "family" : "Mills", "given" : "Michael J", "non-dropping-particle" : "", "parse-names" : false, "suffix" : "" }, { "dropping-particle" : "", "family" : "Kravitz", "given" : "Ben", "non-dropping-particle" : "", "parse-names" : false, "suffix" : "" }, { "dropping-particle" : "", "family" : "Robock", "given" : "Alan", "non-dropping-particle" : "", "parse-names" : false, "suffix" : "" } ], "container-title" : "Earth System Dynamics", "id" : "ITEM-3", "issue" : "3", "issued" : { "date-parts" : [ [ "2020", "7", "14" ] ] }, "page" : "579-601", "title" : "Reaching 1.5 and 2.0 \u00b0C global surface temperature targets using stratospheric aerosol geoengineering", "translator" : [ { "dropping-particle" : "", "family" : "K5070", "given" : "", "non-dropping-particle" : "", "parse-names" : false, "suffix" : "" } ], "type" : "article-journal", "volume" : "11" }, "uris" : [ "http://www.mendeley.com/documents/?uuid=dbceeed0-c023-4b65-9723-6f4952bef91a", "http://www.mendeley.com/documents/?uuid=7aea73ed-c434-4f42-a5fa-ad415ef5888d", "http://www.mendeley.com/documents/?uuid=4afeb403-93ae-4678-86f5-da212a6698fa" ] } ], "mendeley" : { "formattedCitation" : "(Cao et al., 2016; Hong et al., 2017; Tilmes et al., 2020)", "manualFormatting" : "Cao et al., 2016; Hong et al., 2017; Tilmes et al., 2020)", "plainTextFormattedCitation" : "(Cao et al., 2016; Hong et al., 2017; Tilmes et al., 2020)", "previouslyFormattedCitation" : "(Cao et al., 2016; Hong et al., 2017; Tilmes et al., 2020)" }, "properties" : { "noteIndex" : 0 }, "schema" : "https://github.com/citation-style-language/schema/raw/master/csl-citation.json" }</w:instrText>
      </w:r>
      <w:ins w:id="4413" w:author="Robin Matthews" w:date="2021-06-16T18:02:00Z">
        <w:r w:rsidR="004767F4">
          <w:rPr>
            <w:rFonts w:eastAsia="SimSun"/>
            <w:lang w:eastAsia="zh-CN"/>
          </w:rPr>
          <w:fldChar w:fldCharType="separate"/>
        </w:r>
        <w:del w:id="4414" w:author="Ian Blenkinsop" w:date="2021-07-27T16:10:00Z">
          <w:r w:rsidR="004767F4" w:rsidRPr="00900FBF" w:rsidDel="006629B6">
            <w:rPr>
              <w:rFonts w:eastAsia="SimSun"/>
              <w:noProof/>
              <w:lang w:eastAsia="zh-CN"/>
            </w:rPr>
            <w:delText>(</w:delText>
          </w:r>
        </w:del>
        <w:r w:rsidR="004767F4" w:rsidRPr="00900FBF">
          <w:rPr>
            <w:rFonts w:eastAsia="SimSun"/>
            <w:noProof/>
            <w:lang w:eastAsia="zh-CN"/>
          </w:rPr>
          <w:t>Cao et al., 2016; Hong et al., 2017; Tilmes et al., 2020)</w:t>
        </w:r>
        <w:r w:rsidR="004767F4">
          <w:rPr>
            <w:rFonts w:eastAsia="SimSun"/>
            <w:lang w:eastAsia="zh-CN"/>
          </w:rPr>
          <w:fldChar w:fldCharType="end"/>
        </w:r>
      </w:ins>
      <w:del w:id="4415" w:author="Robin Matthews" w:date="2021-06-16T18:02:00Z">
        <w:r w:rsidRPr="003862D0" w:rsidDel="004767F4">
          <w:rPr>
            <w:rFonts w:eastAsia="SimSun"/>
            <w:lang w:val="en-GB" w:eastAsia="zh-CN"/>
          </w:rPr>
          <w:delText xml:space="preserve"> </w:delText>
        </w:r>
        <w:bookmarkStart w:id="4416" w:name="_Hlk74758929"/>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"10.1002/2016GL068079", "ISSN" : "19448007", "abstract" : "Solar geoengineering has been proposed as a potential means to counteract anthropogenic climate change, yet it is unknown how such climate intervention might affect the Earth\u2019s climate on the millennial time scale. Here we use the HadCM3L model to conduct a 1000 year sunshade geoengineering simulation in which solar irradiance is uniformly reduced by 4% to approximately offset global mean warming from an abrupt quadrupling of atmospheric CO2. During the 1000 year period, modeled global climate, including temperature, hydrological cycle, and ocean circulation of the high-CO2 simulation departs substantially from that of the control preindustrial simulation, whereas the climate of the geoengineering simulation remains much closer to that of the preindustrial state with little drift. The results of our study do not support the hypothesis that nonlinearities in the climate system would cause substantial drift in the climate system if solar geoengineering was to be deployed on the timescale of a millennium.",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 ] }, "page" : "2209-2217", "title" : "Simulated long-term climate response to idealized solar geoengineering", "translator" : [ { "dropping-particle" : "", "family" : "K2801", "given" : "", "non-dropping-particle" : "", "parse-names" : false, "suffix" : "" } ], "type" : "article-journal", "volume" : "43" }, "uris" : [ "http://www.mendeley.com/documents/?uuid=5c553538-bdd7-4c74-84e3-efd5853767c4" ] }, { "id" : "ITEM-2", "itemData" : { "DOI" : "10.1088/1748-9326/aa5fb8", "ISSN" : "17489326", "author" : [ { "dropping-particle" : "", "family" : "Hong", "given" : "Yu", "non-dropping-particle" : "", "parse-names" : false, "suffix" : "" }, { "dropping-particle" : "", "family" : "Moore", "given" : "John C.", "non-dropping-particle" : "", "parse-names" : false, "suffix" : "" }, { "dropping-particle" : "", "family" : "Jevrejeva", "given" : "Svetlana", "non-dropping-particle" : "", "parse-names" : false, "suffix" : "" }, { "dropping-particle" : "", "family" : "Ji", "given" : "Duoying", "non-dropping-particle" : "", "parse-names" : false, "suffix" : "" }, { "dropping-particle" : "", "family" : "Phipps", "given" : "Steven J.", "non-dropping-particle" : "", "parse-names" : false, "suffix" : "" }, { "dropping-particle" : "", "family" : "Lenton", "given" : "Andrew", "non-dropping-particle" : "", "parse-names" : false, "suffix" : "" }, { "dropping-particle" : "", "family" : "Tilmes", "given" : "Simone", "non-dropping-particle" : "", "parse-names" : false, "suffix" : "" }, { "dropping-particle" : "", "family" : "Watanabe", "given" : "Shingo", "non-dropping-particle" : "", "parse-names" : false, "suffix" : "" }, { "dropping-particle" : "", "family" : "Zhao", "given" : "Liyun", "non-dropping-particle" : "", "parse-names" : false, "suffix" : "" } ], "container-title" : "Environmental Research Letters", "id" : "ITEM-2", "issue" : "3", "issued" : { "date-parts" : [ [ "2017" ] ] }, "title" : "Impact of the GeoMIP G1 sunshade geoengineering experiment on the Atlantic meridional overturning circulation", "translator" : [ { "dropping-particle" : "", "family" : "K2797", "given" : "", "non-dropping-particle" : "", "parse-names" : false, "suffix" : "" } ], "type" : "article-journal", "volume" : "12" }, "uris" : [ "http://www.mendeley.com/documents/?uuid=2d8edb45-3163-4f59-95aa-b75038ababed" ] } ], "mendeley" : { "formattedCitation" : "(Cao et al., 2016; Hong et al., 2017)", "plainTextFormattedCitation" : "(Cao et al., 2016; Hong et al., 2017)", "previouslyFormattedCitation" : "(Cao et al., 2016; Hong et al., 2017)"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(Cao et al., 2016; Hong et al., 2017)</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"10.5194/esd-11-579-2020", "ISSN" : "2190-4987", "abstract" : "Abstract. A new set of stratospheric aerosol geoengineering (SAG) model experiments has been performed with Community Earth System Model version 2 (CESM2) with the Whole Atmosphere Community Climate Model (WACCM6) that are based on the Coupled Model Intercomparison Project phase 6 (CMIP6) overshoot scenario (SSP5-34-OS) as a baseline scenario to limit global warming to 1.5 or 2.0 \u2218C above 1850\u20131900 conditions. The overshoot scenario allows us to applying a peak-shaving scenario that reduces the needed duration and amount of SAG application compared to a high forcing scenario. In addition, a feedback algorithm identifies the needed amount of sulfur dioxide injections in the stratosphere at four pre-defined latitudes, 30\u2218 N, 15\u2218 N, 15\u2218 S, and 30\u2218 S, to reach three surface temperature targets: global mean temperature, and interhemispheric and pole-to-Equator temperature gradients. These targets further help to reduce side effects, including overcooling in the tropics, warming of high latitudes, and large shifts in precipitation patterns. These experiments are therefore relevant for investigating the impacts on society and ecosystems. Comparisons to SAG simulations based on a high emission pathway baseline scenario (SSP5-85) are also performed to investigate the dependency of impacts using different injection amounts to offset surface warming by SAG. We find that changes from present-day conditions around 2020 in some variables depend strongly on the defined temperature target (1.5 \u2218C vs. 2.0 \u2218C). These include surface air temperature and related impacts, the Atlantic Meridional Overturning Circulation, which impacts ocean net primary productivity, and changes in ice sheet surface mass balance, which impacts sea level rise. Others, including global precipitation changes and the recovery of the Antarctic ozone hole, depend strongly on the amount of SAG application. Furthermore, land net primary productivity as well as ocean acidification depend mostly on the global atmospheric CO2 concentration and therefore the baseline scenario. Multi-model comparisons of experiments that include strong mitigation and carbon dioxide removal with some SAG application are proposed to assess the robustness of impacts on societies and ecosystems.", "author" : [ { "dropping-particle" : "", "family" : "Tilmes", "given" : "Simone", "non-dropping-particle" : "", "parse-names" : false, "suffix" : "" }, { "dropping-particle" : "", "family" : "MacMartin", "given" : "Douglas G", "non-dropping-particle" : "", "parse-names" : false, "suffix" : "" }, { "dropping-particle" : "", "family" : "Lenaerts", "given" : "Jan T M", "non-dropping-particle" : "", "parse-names" : false, "suffix" : "" }, { "dropping-particle" : "", "family" : "Kampenhout", "given" : "Leo", "non-dropping-particle" : "van", "parse-names" : false, "suffix" : "" }, { "dropping-particle" : "", "family" : "Muntjewerf", "given" : "Laura", "non-dropping-particle" : "", "parse-names" : false, "suffix" : "" }, { "dropping-particle" : "", "family" : "Xia", "given" : "Lili", "non-dropping-particle" : "", "parse-names" : false, "suffix" : "" }, { "dropping-particle" : "", "family" : "Harrison", "given" : "Cheryl S", "non-dropping-particle" : "", "parse-names" : false, "suffix" : "" }, { "dropping-particle" : "", "family" : "Krumhardt", "given" : "Kristen M", "non-dropping-particle" : "", "parse-names" : false, "suffix" : "" }, { "dropping-particle" : "", "family" : "Mills", "given" : "Michael J", "non-dropping-particle" : "", "parse-names" : false, "suffix" : "" }, { "dropping-particle" : "", "family" : "Kravitz", "given" : "Ben", "non-dropping-particle" : "", "parse-names" : false, "suffix" : "" }, { "dropping-particle" : "", "family" : "Robock", "given" : "Alan", "non-dropping-particle" : "", "parse-names" : false, "suffix" : "" } ], "container-title" : "Earth System Dynamics", "id" : "ITEM-1", "issue" : "3", "issued" : { "date-parts" : [ [ "2020", "7", "14" ] ] }, "page" : "579-601", "title" : "Reaching 1.5 and 2.0 \u00b0C global surface temperature targets using stratospheric aerosol geoengineering", "translator" : [ { "dropping-particle" : "", "family" : "K5070", "given" : "", "non-dropping-particle" : "", "parse-names" : false, "suffix" : "" } ], "type" : "article-journal", "volume" : "11" }, "uris" : [ "http://www.mendeley.com/documents/?uuid=dbceeed0-c023-4b65-9723-6f4952bef91a", "http://www.mendeley.com/documents/?uuid=7aea73ed-c434-4f42-a5fa-ad415ef5888d", "http://www.mendeley.com/documents/?uuid=4afeb403-93ae-4678-86f5-da212a6698fa" ] } ], "mendeley" : { "formattedCitation" : "(Tilmes et al., 2020)", "plainTextFormattedCitation" : "(Tilmes et al., 2020)", "previouslyFormattedCitation" : "(Tilmes et al.,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(Tilmes et al., 2020)</w:delText>
        </w:r>
        <w:r w:rsidRPr="003862D0" w:rsidDel="004767F4">
          <w:rPr>
            <w:rFonts w:eastAsia="SimSun"/>
            <w:lang w:val="en-GB" w:eastAsia="zh-CN"/>
          </w:rPr>
          <w:fldChar w:fldCharType="end"/>
        </w:r>
      </w:del>
      <w:bookmarkEnd w:id="4416"/>
      <w:r w:rsidRPr="003862D0">
        <w:rPr>
          <w:rFonts w:eastAsia="SimSun"/>
          <w:lang w:val="en-GB" w:eastAsia="zh-CN"/>
        </w:rPr>
        <w:t xml:space="preserve">, changes in extremes of temperature and precipitation </w:t>
      </w:r>
      <w:del w:id="4417" w:author="Robin Matthews" w:date="2021-06-16T18:02:00Z">
        <w:r w:rsidRPr="003862D0" w:rsidDel="004767F4">
          <w:rPr>
            <w:rFonts w:eastAsia="SimSun"/>
            <w:lang w:val="en-GB" w:eastAsia="zh-CN"/>
          </w:rPr>
          <w:delText xml:space="preserve"> </w:delText>
        </w:r>
      </w:del>
      <w:bookmarkStart w:id="4418" w:name="_Hlk74758944"/>
      <w:ins w:id="4419" w:author="Robin Matthews" w:date="2021-06-16T18:02:00Z">
        <w:r w:rsidR="004767F4">
          <w:rPr>
            <w:rFonts w:eastAsia="SimSun"/>
            <w:lang w:eastAsia="zh-CN"/>
          </w:rPr>
          <w:fldChar w:fldCharType="begin" w:fldLock="1"/>
        </w:r>
      </w:ins>
      <w:r w:rsidR="00CD3B49">
        <w:rPr>
          <w:rFonts w:eastAsia="SimSun"/>
          <w:lang w:eastAsia="zh-CN"/>
        </w:rPr>
        <w:instrText>ADDIN CSL_CITATION { "citationItems" : [ { "id" : "ITEM-1", "itemData" : { "DOI" : "10.1002/2013JD020648", "ISBN" : "2169-8996", "ISSN" : "2169897X", "abstract" : "Temperature and precipitation extremes are examined in the Geoengineering Model Intercomparison Project experiment G1 , wherein an instantaneous quadrupling of CO 2 from its preindustrial control value is offset by a commensurate reduction in solar irradiance. Compared to the preindustrial climate, changes in climate extremes under G1 are generally much smaller than under 4 \u00d7 CO 2 alone. However, it is also the case that extremes of temperature and precipitation in G1 differ significantly from those under preindustrial conditions. Probability density functions of standardized anomalies of monthly surface temperature \ue240 and precipitation \ue23c in G1 exhibit an extension of the high- \ue240 tail over land, of the low- \ue240 tail over ocean, and a shift of \ue23c to drier conditions. Using daily model output, we analyzed the frequency of extreme events, such as the coldest night ( TNn ), warmest day ( TXx ), and maximum 5day precipitation amount, and also duration indicators such as cold and warm spells and consecutive dry days. The strong heating at northern high latitudes simulated under 4 \u00d7 CO 2 is much alleviated in G1 , but significant warming remains, particularly for TNn compared to TXx . Internal feedbacks lead to regional increases in absorbed solar radiation at the surface, increasing temperatures over Northern Hemisphere land in summer. Conversely, significant cooling occurs over the tropical oceans, increasing cold spell duration there. Globally, G1 is more effective in reducing changes in temperature extremes compared to precipitation extremes and for reducing changes in precipitation extremes versus means but somewhat less effective at reducing changes in temperature extremes compared to means.", "author" : [ { "dropping-particle" : "", "family" : "Curry", "given" : "Charles L.", "non-dropping-particle" : "", "parse-names" : false, "suffix" : "" }, { "dropping-particle" : "", "family" : "Sillmann", "given" : "Jana", "non-dropping-particle" : "", "parse-names" : false, "suffix" : "" }, { "dropping-particle" : "", "family" : "Bronaugh", "given" : "David", "non-dropping-particle" : "", "parse-names" : false, "suffix" : "" }, { "dropping-particle" : "", "family" : "Alterskjaer", "given" : "Kari", "non-dropping-particle" : "", "parse-names" : false, "suffix" : "" }, { "dropping-particle" : "", "family" : "Cole", "given" : "Jason N. S.", "non-dropping-particle" : "", "parse-names" : false, "suffix" : "" }, { "dropping-particle" : "", "family" : "Ji", "given" : "Duoying", "non-dropping-particle" : "", "parse-names" : false, "suffix" : "" }, { "dropping-particle" : "", "family" : "Kravitz", "given" : "Ben", "non-dropping-particle" : "", "parse-names" : false, "suffix" : "" }, { "dropping-particle" : "", "family" : "Kristj\u00e1nsson", "given" : "J\u00f3n Egill",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"Robock", "given" : "Alan", "non-dropping-particle" : "", "parse-names" : false, "suffix" : "" }, { "dropping-particle" : "", "family" : "Tilmes", "given" : "Simone", "non-dropping-particle" : "", "parse-names" : false, "suffix" : "" }, { "dropping-particle" : "", "family" : "Yang", "given" : "Shuting", "non-dropping-particle" : "", "parse-names" : false, "suffix" : "" } ], "container-title" : "Journal of Geophysical Research: Atmospheres", "id" : "ITEM-1", "issue" : "7", "issued" : { "date-parts" : [ [ "2014", "4", "16" ] ] }, "page" : "3900-3923", "title" : "A multimodel examination of climate extremes in an idealized geoengineering experiment", "translator" : [ { "dropping-particle" : "", "family" : "K150", "given" : "", "non-dropping-particle" : "", "parse-names" : false, "suffix" : "" } ], "type" : "article-journal", "volume" : "119" }, "uris" : [ "http://www.mendeley.com/documents/?uuid=1bb71c76-cf0c-4450-aa59-0a0049ff6a9f" ] }, { "id" : "ITEM-2", "itemData" : { "DOI" : "10.5194/acp-18-10133-2018", "ISSN" : "16807324", "abstract" : "We examine extreme temperature and precipitation under two potential geoengineering methods forming part of the Geoengineering Model Intercomparison Project (GeoMIP). The solar dimming experiment G1 is designed to completely offset the global mean radiative forcing due to a CO2-quadrupling experiment (abrupt 4&amp;thinsp;\u00d7&amp;thinsp;CO2), while in GeoMIP experiment G4, the radiative forcing due to the representative concentration pathway 4.5 (RCP4.5) scenario is partly offset by a simulated layer of aerosols in the stratosphere. Both G1 and G4 geoengineering simulations lead to lower maximum temperatures at higher latitudes, and on land primarily through feedback effects involving high latitude processes such as snow cover, sea ice and soil moisture. Maximum 5-day precipitation increases over subtropical oceans, whereas warm spells decrease markedly in the tropics, and the number of consecutive dry days decreases in most deserts. The precipitation during the tropical cyclone (hurricane) seasons becomes less intense, whilst the remainder of the year becomes wetter. Aerosol injection is more effective than dimming in moderating extreme precipitation (and flooding), possibly due to stratospheric warming by aerosol injection working in tandem with sea surface temperature reductions to moderate extreme tropical storm cyclogenesis. The differences in the response of temperature extremes between the two types of geoengineering are relatively minor. Despite the magnitude of the radiative forcing applied in G1 being ~&amp;thinsp;6.5 times larger than in G4, and differences in the aerosol chemistry and transport schemes amongst the models, one can discern clear differences in the precipitation extremes between the types of geoengineering probably due to the aerosol direct effect and related energetic changes.", "author" : [ { "dropping-particle" : "", "family" : "Ji", "given" : "Duoying", "non-dropping-particle" : "", "parse-names" : false, "suffix" : "" }, { "dropping-particle" : "", "family" : "Fang", "given" : "Songsong", "non-dropping-particle" : "", "parse-names" : false, "suffix" : "" }, { "dropping-particle" : "", "family" : "Curry", "given" : "Charles L.", "non-dropping-particle" : "", "parse-names" : false, "suffix" : "" }, { "dropping-particle" : "", "family" : "Kashimura", "given" : "Hiroki", "non-dropping-particle" : "", "parse-names" : false, "suffix" : "" }, { "dropping-particle" : "", "family" : "Watanabe", "given" : "Shingo", "non-dropping-particle" : "", "parse-names" : false, "suffix" : "" }, { "dropping-particle" : "", "family" : "Cole", "given" : "Jason", "non-dropping-particle" : "", "parse-names" : false, "suffix" : "" }, { "dropping-particle" : "", "family" : "Lenton", "given" : "Andrew", "non-dropping-particle" : "", "parse-names" : false, "suffix" : "" }, { "dropping-particle" : "", "family" : "Muri", "given" : "Helene", "non-dropping-particle" : "", "parse-names" : false, "suffix" : "" }, { "dropping-particle" : "", "family" : "Kravitz", "given" : "Ben", "non-dropping-particle" : "", "parse-names" : false, "suffix" : "" }, { "dropping-particle" : "", "family" : "Moore", "given" : "John C.", "non-dropping-particle" : "", "parse-names" : false, "suffix" : "" } ], "container-title" : "Atmospheric Chemistry and Physics", "id" : "ITEM-2", "issue" : "14", "issued" : { "date-parts" : [ [ "2018" ] ] }, "page" : "10133-10156", "title" : "Extreme temperature and precipitation response to solar dimming and stratospheric aerosol geoengineering", "translator" : [ { "dropping-particle" : "", "family" : "K3005", "given" : "", "non-dropping-particle" : "", "parse-names" : false, "suffix" : "" } ], "type" : "article-journal", "volume" : "18" }, "uris" : [ "http://www.mendeley.com/documents/?uuid=a52fabe2-1bd2-4205-815a-6187fbd5d27b" ] }, { "id" : "ITEM-3", "itemData" : { "DOI" : "10.18520/cs/v114/i05/1024-1035", "ISSN" : "0011-3891", "abstract" : "\u00a9 2018 Current Science Association, Bengaluru. In this study, we examine the statistics of precipitation extreme events in a model simulation of solar radiation management (SRM) geoengineering. We consider both intensity and frequency-based extreme indices for precipitation. The analysis is performed over both large-scale domains as well as regional scales (22 Giorgi land regions). We find that precipitation extremes are substantially reduced in geoengineering simulation: the magnitude of change is much smaller than those that occur in a simulation with elevated atmospheric CO2alone. In the geoengineered climate, though the global mean of the intensity of extreme precipitation events is slightly less than in control climate, substantial changes remain on regional scales. We do not find significant changes in the frequency of precipitation extremes in geoengineering simulation compared to control simulation on global and regional scales. We infer that SRM schemes are likely to reduce precipitation extremes and the associated impacts on a global scale. However, we note that a comprehensive assessment of moral, social, ethical, legal, technological, economic, political and governance issues is required for using SRM methods to counter the impacts of climate change.", "author" : [ { "dropping-particle" : "", "family" : "Muthyala", "given" : "Rohi", "non-dropping-particle" : "", "parse-names" : false, "suffix" : "" }, { "dropping-particle" : "", "family" : "Bala", "given" : "Govindasamy", "non-dropping-particle" : "", "parse-names" : false, "suffix" : "" }, { "dropping-particle" : "", "family" : "Nalam", "given" : "Aditya", "non-dropping-particle" : "", "parse-names" : false, "suffix" : "" } ], "container-title" : "Current Science", "id" : "ITEM-3", "issue" : "05", "issued" : { "date-parts" : [ [ "2018", "3", "10" ] ] }, "page" : "1024-1035", "title" : "Regional Scale Analysis of Climate Extremes in an SRM Geoengineering Simulation, Part 1:Precipitation Extremes", "translator" : [ { "dropping-particle" : "", "family" : "K4190", "given" : "", "non-dropping-particle" : "", "parse-names" : false, "suffix" : "" } ], "type" : "article-journal", "volume" : "114" }, "uris" : [ "http://www.mendeley.com/documents/?uuid=e90d36b8-a3c6-41ce-9e81-f3b2f0f41718" ] } ], "mendeley" : { "formattedCitation" : "(Curry et al., 2014; Ji et al., 2018; Muthyala et al., 2018)", "plainTextFormattedCitation" : "(Curry et al., 2014; Ji et al., 2018; Muthyala et al., 2018)", "previouslyFormattedCitation" : "(Curry et al., 2014; Ji et al., 2018; Muthyala et al., 2018)" }, "properties" : { "noteIndex" : 0 }, "schema" : "https://github.com/citation-style-language/schema/raw/master/csl-citation.json" }</w:instrText>
      </w:r>
      <w:ins w:id="4420" w:author="Robin Matthews" w:date="2021-06-16T18:02:00Z">
        <w:r w:rsidR="004767F4">
          <w:rPr>
            <w:rFonts w:eastAsia="SimSun"/>
            <w:lang w:eastAsia="zh-CN"/>
          </w:rPr>
          <w:fldChar w:fldCharType="separate"/>
        </w:r>
        <w:r w:rsidR="004767F4" w:rsidRPr="00900FBF">
          <w:rPr>
            <w:rFonts w:eastAsia="SimSun"/>
            <w:noProof/>
            <w:lang w:eastAsia="zh-CN"/>
          </w:rPr>
          <w:t>(Curry et al., 2014; Ji et al., 2018; Muthyala et al., 2018)</w:t>
        </w:r>
        <w:r w:rsidR="004767F4">
          <w:rPr>
            <w:rFonts w:eastAsia="SimSun"/>
            <w:lang w:eastAsia="zh-CN"/>
          </w:rPr>
          <w:fldChar w:fldCharType="end"/>
        </w:r>
      </w:ins>
      <w:del w:id="4421" w:author="Robin Matthews" w:date="2021-06-16T18:02:00Z">
        <w:r w:rsidRPr="003862D0" w:rsidDel="004767F4">
          <w:rPr>
            <w:rFonts w:eastAsia="SimSun"/>
            <w:lang w:val="en-GB" w:eastAsia="zh-CN"/>
          </w:rPr>
          <w:fldChar w:fldCharType="begin" w:fldLock="1"/>
        </w:r>
        <w:r w:rsidR="003B032B" w:rsidDel="004767F4">
          <w:rPr>
            <w:rFonts w:eastAsia="SimSun"/>
            <w:lang w:val="en-GB" w:eastAsia="zh-CN"/>
          </w:rPr>
          <w:delInstrText>ADDIN CSL_CITATION { "citationItems" : [ { "id" : "ITEM-1", "itemData" : { "DOI" : "10.1002/2013JD020648", "ISBN" : "2169-8996", "ISSN" : "2169897X", "abstract" : "Temperature and precipitation extremes are examined in the Geoengineering Model Intercomparison Project experiment G1 , wherein an instantaneous quadrupling of CO 2 from its preindustrial control value is offset by a commensurate reduction in solar irradiance. Compared to the preindustrial climate, changes in climate extremes under G1 are generally much smaller than under 4 \u00d7 CO 2 alone. However, it is also the case that extremes of temperature and precipitation in G1 differ significantly from those under preindustrial conditions. Probability density functions of standardized anomalies of monthly surface temperature \ue240 and precipitation \ue23c in G1 exhibit an extension of the high- \ue240 tail over land, of the low- \ue240 tail over ocean, and a shift of \ue23c to drier conditions. Using daily model output, we analyzed the frequency of extreme events, such as the coldest night ( TNn ), warmest day ( TXx ), and maximum 5day precipitation amount, and also duration indicators such as cold and warm spells and consecutive dry days. The strong heating at northern high latitudes simulated under 4 \u00d7 CO 2 is much alleviated in G1 , but significant warming remains, particularly for TNn compared to TXx . Internal feedbacks lead to regional increases in absorbed solar radiation at the surface, increasing temperatures over Northern Hemisphere land in summer. Conversely, significant cooling occurs over the tropical oceans, increasing cold spell duration there. Globally, G1 is more effective in reducing changes in temperature extremes compared to precipitation extremes and for reducing changes in precipitation extremes versus means but somewhat less effective at reducing changes in temperature extremes compared to means.", "author" : [ { "dropping-particle" : "", "family" : "Curry", "given" : "Charles L.", "non-dropping-particle" : "", "parse-names" : false, "suffix" : "" }, { "dropping-particle" : "", "family" : "Sillmann", "given" : "Jana", "non-dropping-particle" : "", "parse-names" : false, "suffix" : "" }, { "dropping-particle" : "", "family" : "Bronaugh", "given" : "David", "non-dropping-particle" : "", "parse-names" : false, "suffix" : "" }, { "dropping-particle" : "", "family" : "Alterskjaer", "given" : "Kari", "non-dropping-particle" : "", "parse-names" : false, "suffix" : "" }, { "dropping-particle" : "", "family" : "Cole", "given" : "Jason N. S.", "non-dropping-particle" : "", "parse-names" : false, "suffix" : "" }, { "dropping-particle" : "", "family" : "Ji", "given" : "Duoying", "non-dropping-particle" : "", "parse-names" : false, "suffix" : "" }, { "dropping-particle" : "", "family" : "Kravitz", "given" : "Ben", "non-dropping-particle" : "", "parse-names" : false, "suffix" : "" }, { "dropping-particle" : "", "family" : "Kristj\u00e1nsson", "given" : "J\u00f3n Egill",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"Robock", "given" : "Alan", "non-dropping-particle" : "", "parse-names" : false, "suffix" : "" }, { "dropping-particle" : "", "family" : "Tilmes", "given" : "Simone", "non-dropping-particle" : "", "parse-names" : false, "suffix" : "" }, { "dropping-particle" : "", "family" : "Yang", "given" : "Shuting", "non-dropping-particle" : "", "parse-names" : false, "suffix" : "" } ], "container-title" : "Journal of Geophysical Research: Atmospheres", "id" : "ITEM-1", "issue" : "7", "issued" : { "date-parts" : [ [ "2014", "4", "16" ] ] }, "page" : "3900-3923", "title" : "A multimodel examination of climate extremes in an idealized geoengineering experiment", "translator" : [ { "dropping-particle" : "", "family" : "K150", "given" : "", "non-dropping-particle" : "", "parse-names" : false, "suffix" : "" } ], "type" : "article-journal", "volume" : "119" }, "uris" : [ "http://www.mendeley.com/documents/?uuid=1bb71c76-cf0c-4450-aa59-0a0049ff6a9f" ] } ], "mendeley" : { "formattedCitation" : "(Curry et al., 2014)", "plainTextFormattedCitation" : "(Curry et al., 2014)", "previouslyFormattedCitation" : "(Curry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(Curry et al., 2014)</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"10.5194/acp-18-10133-2018", "ISSN" : "16807324", "abstract" : "We examine extreme temperature and precipitation under two potential geoengineering methods forming part of the Geoengineering Model Intercomparison Project (GeoMIP). The solar dimming experiment G1 is designed to completely offset the global mean radiative forcing due to a CO2-quadrupling experiment (abrupt 4&amp;thinsp;\u00d7&amp;thinsp;CO2), while in GeoMIP experiment G4, the radiative forcing due to the representative concentration pathway 4.5 (RCP4.5) scenario is partly offset by a simulated layer of aerosols in the stratosphere. Both G1 and G4 geoengineering simulations lead to lower maximum temperatures at higher latitudes, and on land primarily through feedback effects involving high latitude processes such as snow cover, sea ice and soil moisture. Maximum 5-day precipitation increases over subtropical oceans, whereas warm spells decrease markedly in the tropics, and the number of consecutive dry days decreases in most deserts. The precipitation during the tropical cyclone (hurricane) seasons becomes less intense, whilst the remainder of the year becomes wetter. Aerosol injection is more effective than dimming in moderating extreme precipitation (and flooding), possibly due to stratospheric warming by aerosol injection working in tandem with sea surface temperature reductions to moderate extreme tropical storm cyclogenesis. The differences in the response of temperature extremes between the two types of geoengineering are relatively minor. Despite the magnitude of the radiative forcing applied in G1 being ~&amp;thinsp;6.5 times larger than in G4, and differences in the aerosol chemistry and transport schemes amongst the models, one can discern clear differences in the precipitation extremes between the types of geoengineering probably due to the aerosol direct effect and related energetic changes.", "author" : [ { "dropping-particle" : "", "family" : "Ji", "given" : "Duoying", "non-dropping-particle" : "", "parse-names" : false, "suffix" : "" }, { "dropping-particle" : "", "family" : "Fang", "given" : "Songsong", "non-dropping-particle" : "", "parse-names" : false, "suffix" : "" }, { "dropping-particle" : "", "family" : "Curry", "given" : "Charles L.", "non-dropping-particle" : "", "parse-names" : false, "suffix" : "" }, { "dropping-particle" : "", "family" : "Kashimura", "given" : "Hiroki", "non-dropping-particle" : "", "parse-names" : false, "suffix" : "" }, { "dropping-particle" : "", "family" : "Watanabe", "given" : "Shingo", "non-dropping-particle" : "", "parse-names" : false, "suffix" : "" }, { "dropping-particle" : "", "family" : "Cole", "given" : "</w:delInstrText>
        </w:r>
        <w:r w:rsidR="00615634" w:rsidRPr="001A4DE9" w:rsidDel="004767F4">
          <w:rPr>
            <w:rFonts w:eastAsia="SimSun"/>
            <w:lang w:eastAsia="zh-CN"/>
          </w:rPr>
          <w:delInstrText>Jason", "non-dropping-particle" : "", "parse-names" : false, "suffix" : "" }, { "dropping-particle" : "", "family" : "Lenton", "given" : "Andrew", "non-dropping-particle" : "", "parse-names" : false, "suffix" : "" }, { "dropping-particle" : "", "family" : "Muri", "given" : "Helene", "non-dropping-particle" : "", "parse-names" : false, "suffix" : "" }, { "dropping-particle" : "", "family" : "Kravitz", "given" : "Ben", "non-dropping-particle" : "", "parse-names" : false, "suffix" : "" }, { "dropping-particle" : "", "family" : "Moore", "given" : "John C.", "non-dropping-particle" : "", "parse-names" : false, "suffix" : "" } ], "container-title" : "Atmospheric Chemistry and Physics", "id" : "ITEM-1", "issue" : "14", "issued" : { "date-parts" : [ [ "2018" ] ] }, "page" : "10133-10156", "title" : "Extreme temperature and precipitation response to solar dimming and stratospheric aerosol geoengineering", "translator" : [ { "dropping-particle" : "", "family" : "K3005", "given" : "", "non-dropping-particle" : "", "parse-names" : false, "suffix" : "" } ], "type" : "article-journal", "volume" : "18" }, "uris" : [ "http://www.mendeley.com/documents/?uuid=a52fabe2-1bd2-4205-815a-6187fbd5d27b" ] } ], "mendeley" : { "formattedCitation" : "(Ji et al., 2018)", "plainTextFormattedCitation" : "(Ji et al., 2018)", "previouslyFormattedCitation" : "(Ji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(Ji et al., 2018)</w:delText>
        </w:r>
        <w:r w:rsidRPr="003862D0" w:rsidDel="004767F4">
          <w:rPr>
            <w:rFonts w:eastAsia="SimSun"/>
            <w:lang w:val="en-GB" w:eastAsia="zh-CN"/>
          </w:rPr>
          <w:fldChar w:fldCharType="end"/>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"10.18520/cs/v114/i05/1024-1035", "ISSN" : "0011-3891", "abstract" : "\u00a9 2018 Current Science Association, Bengaluru. In this study, we examine the statistics of precipitation extreme events in a model simulation of solar radiation management (SRM) geoengineering. We consider both intensity and frequency-based extreme indices for precipitation. The analysis is performed over both large-scale domains as well as regional scales (22 Giorgi land regions). We find that precipitation extremes are substantially reduced in geoengineering simulation: the magnitude of change is much smaller than those that occur in a simulation with elevated atmospheric CO2alone. In the geoengineered climate, though the global mean of the intensity of extreme precipitation events is slightly less than in control climate, substantial changes remain on regional scales. We do not find significant changes in the frequency of precipitation extremes in geoengineering simulation compared to control simulation on global and regional scales. We infer that SRM schemes are likely to reduce precipitation extremes and the associated impacts on a global scale. However, we note that a comprehensive assessment of moral, social, ethical, legal, technological, economic, political and governance issues is required for using SRM methods to counter the impacts of climate change.", "author" : [ { "dropping-particle" : "", "family" : "Muthyala", "given" : "Rohi", "non-dropping-particle" : "", "parse-names" : false, "suffix" : "" }, { "dropping-particle" : "", "family" : "Bala", "given" : "Govindasamy", "non-dropping-particle" : "", "parse-names" : false, "suffix" : "" }, { "dropping-particle" : "", "family" : "Nalam", "given" : "Aditya", "non-dropping-particle" : "", "parse-names" : false, "suffix" : "" } ], "container-title" : "Current Science", "id" : "ITEM-1", "issue" : "05", "issued" : { "date-parts" : [ [ "2018", "3", "10" ] ] }, "page" : "1024-1035", "title" : "Regional Scale Analysis of Climate Extremes in an SRM Geoengineering Simulation, Part 1:Precipitation Extremes", "translator" : [ { "dropping-particle" : "", "family" : "K4190", "given" : "", "non-dropping-particle" : "", "parse-names" : false, "suffix" : "" } ], "type" : "article-journal", "volume" : "114" }, "uris" : [ "http://www.mendeley.com/documents/?uuid=e90d36b8-a3c6-41ce-9e81-f3b2f0f41718" ] } ], "mendeley" : { "formattedCitation" : "(Muthyala et al., 2018)", "plainTextFormattedCitation" : "(Muthyala et al., 2018)", "previouslyFormattedCitation" : "(Muthyala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(Muthyala et al., 2018)</w:delText>
        </w:r>
        <w:r w:rsidRPr="003862D0" w:rsidDel="004767F4">
          <w:rPr>
            <w:rFonts w:eastAsia="SimSun"/>
            <w:lang w:val="en-GB" w:eastAsia="zh-CN"/>
          </w:rPr>
          <w:fldChar w:fldCharType="end"/>
        </w:r>
      </w:del>
      <w:bookmarkEnd w:id="4418"/>
      <w:r w:rsidRPr="001A4DE9">
        <w:rPr>
          <w:rFonts w:eastAsia="SimSun"/>
          <w:lang w:eastAsia="zh-CN"/>
        </w:rPr>
        <w:t xml:space="preserve">, and changes in </w:t>
      </w:r>
      <w:r w:rsidR="00A94E83" w:rsidRPr="001A4DE9">
        <w:rPr>
          <w:rFonts w:eastAsia="SimSun"/>
          <w:lang w:eastAsia="zh-CN"/>
        </w:rPr>
        <w:t>frequency</w:t>
      </w:r>
      <w:r w:rsidRPr="001A4DE9">
        <w:rPr>
          <w:rFonts w:eastAsia="SimSun"/>
          <w:lang w:eastAsia="zh-CN"/>
        </w:rPr>
        <w:t xml:space="preserve"> and intensity of tropical cyclone</w:t>
      </w:r>
      <w:ins w:id="4422" w:author="Robin Matthews" w:date="2021-06-16T18:02:00Z">
        <w:r w:rsidR="004767F4">
          <w:rPr>
            <w:rFonts w:eastAsia="SimSun"/>
            <w:lang w:eastAsia="zh-CN"/>
          </w:rPr>
          <w:t xml:space="preserve"> </w:t>
        </w:r>
        <w:r w:rsidR="004767F4">
          <w:rPr>
            <w:rFonts w:eastAsia="SimSun"/>
            <w:lang w:eastAsia="zh-CN"/>
          </w:rPr>
          <w:fldChar w:fldCharType="begin" w:fldLock="1"/>
        </w:r>
      </w:ins>
      <w:r w:rsidR="00CD3B49">
        <w:rPr>
          <w:rFonts w:eastAsia="SimSun"/>
          <w:lang w:eastAsia="zh-CN"/>
        </w:rPr>
        <w:instrText>ADDIN CSL_CITATION { "citationItems" : [ { "id" : "ITEM-1", "itemData" : { "DOI" : "10.1073/pnas.1510530112", "ISSN" : "1091-6490", "PMID" : "26504210", "abstract" : "Devastating floods due to Atlantic hurricanes are relatively rare events. However, the frequency of the most intense storms is likely to increase with rises in sea surface temperatures. Geoengineering by stratospheric sulfate aerosol injection cools the tropics relative to the polar regions, including the hurricane Main Development Region in the Atlantic, suggesting that geoengineering may mitigate hurricanes. We examine this hypothesis using eight earth system model simulations of climate under the Geoengineering Model Intercomparison Project (GeoMIP) G3 and G4 schemes that use stratospheric aerosols to reduce the radiative forcing under the Representative Concentration Pathway (RCP) 4.5 scenario. Global mean temperature increases are greatly ameliorated by geoengineering, and tropical temperature increases are at most half of those temperature increases in the RCP4.5. However, sulfate injection would have to double (to nearly 10 teragrams of SO2 per year) between 2020 and 2070 to balance the RCP4.5, approximately the equivalent of a 1991 Pinatubo eruption every 2 y, with consequent implications for stratospheric ozone. We project changes in storm frequencies using a temperature-dependent generalized extreme value statistical model calibrated by historical storm surges and observed temperatures since 1923. The number of storm surge events as big as the one caused by the 2005 Katrina hurricane are reduced by about 50% compared with no geoengineering, but this reduction is only marginally statistically significant. Nevertheless, when sea level rise differences in 2070 between the RCP4.5 and geoengineering are factored into coastal flood risk, we find that expected flood levels are reduced by about 40 cm for 5-y events and about halved for 50-y surges.", "author" : [ { "dropping-particle" : "", "family" : "Moore", "given" : "John C", "non-dropping-particle" : "", "parse-names" : false, "suffix" : "" }, { "dropping-particle" : "", "family" : "Grinsted", "given" : "Aslak", "non-dropping-particle" : "", "parse-names" : false, "suffix" : "" }, { "dropping-particle" : "", "family" : "Guo", "given" : "Xiaoran", "non-dropping-particle" : "", "parse-names" : false, "suffix" : "" }, { "dropping-particle" : "", "family" : "Yu", "given" : "Xiaoyong", "non-dropping-particle" : "", "parse-names" : false, "suffix" : "" }, { "dropping-particle" : "", "family" : "Jevrejeva", "given" : "Svetlana", "non-dropping-particle" : "", "parse-names" : false, "suffix" : "" }, { "dropping-particle" : "", "family" : "Rinke", "given" : "Annette", "non-dropping-particle" : "", "parse-names" : false, "suffix" : "" }, { "dropping-particle" : "", "family" : "Cui", "given" : "Xuefeng", "non-dropping-particle" : "", "parse-names" : false, "suffix" : "" }, { "dropping-particle" : "", "family" : "Kravitz", "given" : "Ben", "non-dropping-particle" : "", "parse-names" : false, "suffix" : "" }, { "dropping-particle" : "", "family" : "Lenton", "given" : "Andrew", "non-dropping-particle" : "", "parse-names" : false, "suffix" : "" }, { "dropping-particle" : "", "family" : "Watanabe", "given" : "Shingo", "non-dropping-particle" : "", "parse-names" : false, "suffix" : "" }, { "dropping-particle" : "", "family" : "Ji", "given" : "Duoying", "non-dropping-particle" : "", "parse-names" : false, "suffix" : "" } ], "container-title" : "Proceedings of the National Academy of Sciences", "id" : "ITEM-1", "issue" : "45", "issued" : { "date-parts" : [ [ "2015", "11" ] ] }, "page" : "13794-9", "publisher" : "National Academy of Sciences", "title" : "Atlantic hurricane surge response to geoengineering", "translator" : [ { "dropping-particle" : "", "family" : "K5073", "given" : "", "non-dropping-particle" : "", "parse-names" : false, "suffix" : "" } ], "type" : "article-journal", "volume" : "112" }, "uris" : [ "http://www.mendeley.com/documents/?uuid=f3ad86e5-a0f8-35f8-879f-3fe008eaac7b", "http://www.mendeley.com/documents/?uuid=2937a5ac-73ab-437d-b46e-45acd51fd2f3" ] }, { "id" : "ITEM-2", "itemData" : { "DOI" : "10.1038/s41467-017-01606-0", "ISSN" : "2041-1723", "abstract" : "Solar geoengineering refers to a range of proposed methods for counteracting global warming by artificially reducing sunlight at Earth\u2019s surface. The most widely known solar geoengineering proposal is stratospheric aerosol injection (SAI), which has impacts analogous to those from volcanic eruptions. Observations following major volcanic eruptions indicate that aerosol enhancements confined to a single hemisphere effectively modulate North Atlantic tropical cyclone (TC) activity in the following years. Here we investigate the effects of both single-hemisphere and global SAI scenarios on North Atlantic TC activity using the HadGEM2-ES general circulation model and various TC identification methods. We show that a robust result from all of the methods is that SAI applied to the southern hemisphere would enhance TC frequency relative to a global SAI application, and vice versa for SAI in the northern hemisphere. Our results reemphasise concerns regarding regional geoengineering and should motivate policymakers to regulate large-scale unilateral geoengineering deployments. Solar geoengineering has been proposed as a means of mitigating the warming effects of climate change, yet the consequences of such action remain uncertain. Here, using a general circulation model, the authors evaluate the effect of stratospheric aerosol injection on tropical cyclone activity.", "author" : [ { "dropping-particle" : "", "family" : "Jones", "given" : "Anthony C.", "non-dropping-particle" : "", "parse-names" : false, "suffix" : "" }, { "dropping-particle" : "", "family" : "Haywood", "given" : "James M.", "non-dropping-particle" : "", "parse-names" : false, "suffix" : "" }, { "dropping-particle" : "", "family" : "Dunstone", "given" : "Nick", "non-dropping-particle" : "", "parse-names" : false, "suffix" : "" }, { "dropping-particle" : "", "family" : "Emanuel", "given" : "Kerry", "non-dropping-particle" : "", "parse-names" : false, "suffix" : "" }, { "dropping-particle" : "", "family" : "Hawcroft", "given" : "Matthew K.", "non-dropping-particle" : "", "parse-names" : false, "suffix" : "" }, { "dropping-particle" : "", "family" : "Hodges", "given" : "Kevin I.", "non-dropping-particle" : "", "parse-names" : false, "suffix" : "" }, { "dropping-particle" : "", "family" : "Jones", "given" : "Andy", "non-dropping-particle" : "", "parse-names" : false, "suffix" : "" } ], "container-title" : "Nature Communications", "id" : "ITEM-2", "issue" : "1", "issued" : { "date-parts" : [ [ "2017", "12", "14" ] ] }, "page" : "1382", "publisher" : "Springer US", "title" : "Impacts of hemispheric solar geoengineering on tropical cyclone frequency", "translator" : [ { "dropping-particle" : "", "family" : "K5049", "given" : "", "non-dropping-particle" : "", "parse-names" : false, "suffix" : "" } ], "type" : "article-journal", "volume" : "8" }, "uris" : [ "http://www.mendeley.com/documents/?uuid=bef2c0ba-d53c-4a1c-9a15-e96326fef781", "http://www.mendeley.com/documents/?uuid=ef2d5ccc-99ad-436e-91ec-66f228381c20" ] } ], "mendeley" : { "formattedCitation" : "(Moore et al., 2015; Jones et al., 2017)", "plainTextFormattedCitation" : "(Moore et al., 2015; Jones et al., 2017)", "previouslyFormattedCitation" : "(Moore et al., 2015; Jones et al., 2017)" }, "properties" : { "noteIndex" : 0 }, "schema" : "https://github.com/citation-style-language/schema/raw/master/csl-citation.json" }</w:instrText>
      </w:r>
      <w:ins w:id="4423" w:author="Robin Matthews" w:date="2021-06-16T18:02:00Z">
        <w:r w:rsidR="004767F4">
          <w:rPr>
            <w:rFonts w:eastAsia="SimSun"/>
            <w:lang w:eastAsia="zh-CN"/>
          </w:rPr>
          <w:fldChar w:fldCharType="separate"/>
        </w:r>
        <w:r w:rsidR="004767F4" w:rsidRPr="00900FBF">
          <w:rPr>
            <w:rFonts w:eastAsia="SimSun"/>
            <w:noProof/>
            <w:lang w:eastAsia="zh-CN"/>
          </w:rPr>
          <w:t>(Moore et al., 2015; Jones et al., 2017)</w:t>
        </w:r>
        <w:r w:rsidR="004767F4">
          <w:rPr>
            <w:rFonts w:eastAsia="SimSun"/>
            <w:lang w:eastAsia="zh-CN"/>
          </w:rPr>
          <w:fldChar w:fldCharType="end"/>
        </w:r>
      </w:ins>
      <w:del w:id="4424" w:author="Robin Matthews" w:date="2021-06-16T18:02:00Z">
        <w:r w:rsidRPr="001A4DE9" w:rsidDel="004767F4">
          <w:rPr>
            <w:rFonts w:eastAsia="SimSun"/>
            <w:lang w:eastAsia="zh-CN"/>
          </w:rPr>
          <w:delText xml:space="preserve"> </w:delText>
        </w:r>
        <w:bookmarkStart w:id="4425" w:name="_Hlk74758970"/>
        <w:r w:rsidRPr="003862D0" w:rsidDel="004767F4">
          <w:rPr>
            <w:rFonts w:eastAsia="SimSun"/>
            <w:lang w:val="en-GB" w:eastAsia="zh-CN"/>
          </w:rPr>
          <w:fldChar w:fldCharType="begin" w:fldLock="1"/>
        </w:r>
        <w:r w:rsidR="004B7E49" w:rsidDel="004767F4">
          <w:rPr>
            <w:rFonts w:eastAsia="SimSun"/>
            <w:lang w:eastAsia="zh-CN"/>
          </w:rPr>
          <w:delInstrText>ADDIN CSL_CITATION { "citationItems" : [ { "id" : "ITEM-1", "itemData" : { "DOI" : "10.1073/pnas.1510530112", "ISSN" : "1091-6490", "PMID" : "26504210", "abstract" : "Devastating floods due to Atlantic hurricanes are relatively rare events. However, the frequency of the most intense storms is likely to increase with rises in sea surface temperatures. Geoengineering by stratospheric sulfate aerosol injection cools the tropics relative to the polar regions, including the hurricane Main Development Region in the Atlantic, suggesting that geoengineering may mitigate hurricanes. We examine this hypothesis using eight earth system model simulations of climate under the Geoengineering Model Intercomparison Project (GeoMIP) G3 and G4 schemes that use stratospheric aerosols to reduce the radiative forcing under the Representative Concentration Pathway (RCP) 4.5 scenario. Global mean temperature increases are greatly ameliorated by geoengineering, and tropical temperature increases are at most half of those temperature increases in the RCP4.5. However, sulfate injection would have to double (to nearly 10 teragrams of SO2 per year) between 2020 and 2070 to balance the RCP4.5, approximately the equivalent of a 1991 Pinatubo eruption every 2 y, with consequent implications for stratospheric ozone. We project changes in storm frequencies using a temperature-dependent generalized extreme value statistical model calibrated by historical storm surges and observed temperatures since 1923. The number of storm surge events as big as the one caused by the 2005 Katrina hurricane are reduced by about 50% compared with no geoengineering, but this reduction is only marginally statistically significant. Nevertheless, when sea level rise differences in 2070 between the RCP4.5 and geoengineering are factored into coastal flood risk, we find that expected flood levels are reduced by about 40 cm for 5-y events and about halved for 50-y surges.", "author" : [ { "dropping-particle" : "", "family" : "Moore", "given" : "John C", "non-dropping-particle" : "", "parse-names" : false, "suffix" : "" }, { "dropping-particle" : "", "family" : "Grinsted", "given" : "Aslak", "non-dropping-particle" : "", "parse-names" : false, "suffix" : "" }, { "dropping-particle" : "", "family" : "Guo", "given" : "Xiaoran", "non-dropping-particle" : "", "parse-names" : false, "suffix" : "" }, { "dropping-particle" : "", "family" : "Yu", "given" : "Xiaoyong", "non-dropping-particle" : "", "parse-names" : false, "suffix" : "" }, { "dropping-particle" : "", "family" : "Jevrejeva", "given" : "Svetlana", "non-dropping-particle" : "", "parse-names" : false, "suffix" : "" }, { "dropping-particle" : "", "family" : "Rinke", "given" : "Annette", "non-dropping-particle" : "", "parse-names" : false, "suffix" : "" }, { "dropping-particle" : "", "family" : "Cui", "given" : "Xuefeng", "non-dropping-particle" : "", "parse-names" : false, "suffix" : "" }, { "dropping-particle" : "", "family" : "Kravitz", "given" : "Ben", "non-dropping-particle" : "", "parse-names" : false, "suffix" : "" }, { "dropping-particle" : "", "family" : "Lenton", "given" : "Andrew", "non-dropping-particle" : "", "parse-names" : false, "suffix" : "" }, { "dropping-particle" : "", "family" : "Watanabe", "given" : "Shingo", "non-dropping-particle" : "", "parse-names" : false, "suffix" : "" }, { "dropping-particle" : "", "family" : "Ji", "given" : "Duoying", "non-dropping-particle" : "", "parse-names" : false, "suffix" : "" } ], "container-title" : "Proceedings of the National Academy of Sciences", "id" : "ITEM-1", "issue" : "45", "issued" : { "date-parts" : [ [ "2015", "11" ] ] }, "page" : "13794-9", "publisher" : "National Academy of Sciences", "title" : "Atlantic hurricane surge response to geoengineering", "translator" : [ { "dropping-particle" : "", "family" : "K5073", "given" : "", "non-dropping-particle" : "", "parse-names" : false, "suffix" : "" } ], "type" : "article-journal", "volume" : "112" }, "uris" : [ "http://www.mendeley.com/documents/?uuid=f3ad86e5-a0f8-35f8-879f-3fe008eaac7b", "http://www.mendeley.com/documents/?uuid=2937a5ac-73ab-437d-b46e-45acd51fd2f3" ] } ], "mendeley" : { "formattedCitation" : "(Moore et al., 2015)", "plainTextFormattedCitation" : "(Moore et al., 2015)", "previouslyFormattedCitation" : "(Moore et al., 2015)"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(Moore et al., 2015)</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"10.1038/s41467-017-01606-0", "ISSN" : "2041-1723", "abstract" : "Solar geoengineering refers to a range of proposed methods for counteracting global warming by artificially reducing sunlight at Earth\u2019s surface. The most widely known solar geoengineering proposal is stratospheric aerosol injection (SAI), which has impacts analogous to those from volcanic eruptions. Observations following major volcanic eruptions indicate that aerosol enhancements confined to a single hemisphere effectively modulate North Atlantic tropical cyclone (TC) activity in the following years. Here we investigate the effects of both single-hemisphere and global SAI scenarios on North Atlantic TC activity using the HadGEM2-ES general circulation model and various TC identification methods. We show that a robust result from all of the methods is that SAI applied to the southern hemisphere would enhance TC frequency relative to a global SAI application, and vice versa for SAI in the northern hemisphere. Our results reemphasise concerns regarding regional geoengineering and should motivate policymakers to regulate large-scale unilateral geoengineering deployments. Solar geoengineering has been proposed as a means of mitigating the warming effects of climate change, yet the consequences of such action remain uncertain. Here, using a general circulation model, the authors evaluate the effect of stratospheric aerosol injection on tropical cyclone activity.", "author" : [ { "dropping-particle" : "", "family" : "Jones", "given" : "Anthony C.", "non-dropping-particle" : "", "parse-names" : false, "suffix" : "" }, { "dropping-particle" : "", "family" : "Haywood", "given" : "James M.", "non-dropping-particle" : "", "parse-names" : false, "suffix" : "" }, { "dropping-particle" : "", "family" : "Dunstone", "given" : "Nick", "non-dropping-particle" : "", "parse-names" : false, "suffix" : "" }, { "dropping-particle" : "", "family" : "Emanuel", "given" : "Kerry", "non-dropping-particle" : "", "parse-names" : false, "suffix" : "" }, { "dropping-particle" : "", "family" : "Hawcroft", "given" : "Matthew K.", "non-dropping-particle" : "", "parse-names" : false, "suffix" : "" }, { "dropping-particle" : "", "family" : "Hodges", "given" : "Kevin I.", "non-dropping-particle" : "", "parse-names" : false, "suffix" : "" }, { "dropping-particle" : "", "family" : "Jones", "given" : "Andy", "non-dropping-particle" : "", "parse-names" : false, "suffix" : "" } ], "container-title" : "Nature Communications", "id" : "ITEM-1", "issue" : "1", "issued" : { "date-parts" : [ [ "2017", "12", "14" ] ] }, "page" : "1382", "publisher" : "Springer US", "title" : "Impacts of hemispheric solar geoengineering on tropical cyclone frequency", "translator" : [ { "dropping-particle" : "", "family" : "K5049", "given" : "", "non-dropping-particle" : "", "parse-names" : false, "suffix" : "" } ], "type" : "article-journal", "volume" : "8" }, "uris" : [ "http://www.mendeley.com/documents/?uuid=bef2c0ba-d53c-4a1c-9a15-e96326fef781", "http://www.mendeley.com/documents/?uuid=ef2d5ccc-99ad-436e-91ec-66f228381c20" ] } ], "mendeley" : { "formattedCitation" : "(Jones et al., 2017)", "plainTextFormattedCitation" : "(Jones et al., 2017)", "previouslyFormattedCitation" : "(Jones et al., 2017)"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(Jones et al., 2017)</w:delText>
        </w:r>
        <w:r w:rsidRPr="003862D0" w:rsidDel="004767F4">
          <w:rPr>
            <w:rFonts w:eastAsia="SimSun"/>
            <w:lang w:val="en-GB" w:eastAsia="zh-CN"/>
          </w:rPr>
          <w:fldChar w:fldCharType="end"/>
        </w:r>
      </w:del>
      <w:bookmarkEnd w:id="4425"/>
      <w:r w:rsidRPr="003862D0">
        <w:rPr>
          <w:rFonts w:eastAsia="SimSun"/>
          <w:lang w:val="en-GB" w:eastAsia="zh-CN"/>
        </w:rPr>
        <w:t xml:space="preserve">. </w:t>
      </w:r>
    </w:p>
    <w:p w14:paraId="160EE7C0" w14:textId="77777777" w:rsidR="00481707" w:rsidRPr="003862D0" w:rsidRDefault="00481707" w:rsidP="003E7C11">
      <w:pPr>
        <w:pStyle w:val="AR6BodyText"/>
        <w:rPr>
          <w:rFonts w:eastAsia="SimSun"/>
          <w:lang w:val="en-GB" w:eastAsia="zh-CN"/>
        </w:rPr>
      </w:pPr>
    </w:p>
    <w:p w14:paraId="176299E2" w14:textId="41FB8434" w:rsidR="003E7C11" w:rsidRPr="003741E9" w:rsidRDefault="003E7C11" w:rsidP="003E7C11">
      <w:pPr>
        <w:pStyle w:val="AR6BodyText"/>
        <w:rPr>
          <w:rFonts w:eastAsia="CIDFont+F1"/>
          <w:lang w:val="en-US"/>
        </w:rPr>
      </w:pPr>
      <w:r w:rsidRPr="003862D0">
        <w:rPr>
          <w:rFonts w:eastAsia="SimSun"/>
          <w:lang w:val="en-GB" w:eastAsia="zh-CN"/>
        </w:rPr>
        <w:t xml:space="preserve">The climate response to SRM depends greatly on the </w:t>
      </w:r>
      <w:r w:rsidR="00F72148" w:rsidRPr="003862D0">
        <w:rPr>
          <w:rFonts w:eastAsia="SimSun"/>
          <w:lang w:val="en-GB" w:eastAsia="zh-CN"/>
        </w:rPr>
        <w:t xml:space="preserve">characteristics of </w:t>
      </w:r>
      <w:r w:rsidRPr="003862D0">
        <w:rPr>
          <w:rFonts w:eastAsia="SimSun"/>
          <w:lang w:val="en-GB" w:eastAsia="zh-CN"/>
        </w:rPr>
        <w:t xml:space="preserve">SRM </w:t>
      </w:r>
      <w:r w:rsidR="00F72148" w:rsidRPr="003862D0">
        <w:rPr>
          <w:rFonts w:eastAsia="SimSun"/>
          <w:lang w:val="en-GB" w:eastAsia="zh-CN"/>
        </w:rPr>
        <w:t xml:space="preserve">implementation </w:t>
      </w:r>
      <w:r w:rsidRPr="003862D0">
        <w:rPr>
          <w:rFonts w:eastAsia="SimSun"/>
          <w:lang w:val="en-GB" w:eastAsia="zh-CN"/>
        </w:rPr>
        <w:t xml:space="preserve">approaches. </w:t>
      </w:r>
      <w:r w:rsidR="00D9743B" w:rsidRPr="003862D0">
        <w:rPr>
          <w:rFonts w:eastAsia="SimSun"/>
          <w:lang w:val="en-GB" w:eastAsia="zh-CN"/>
        </w:rPr>
        <w:t>T</w:t>
      </w:r>
      <w:r w:rsidRPr="003862D0">
        <w:rPr>
          <w:rFonts w:eastAsia="SimSun"/>
          <w:lang w:val="en-GB" w:eastAsia="zh-CN"/>
        </w:rPr>
        <w:t>here could be substantial residual or overcompensating climate change at both the global and regional scales and seasonal time</w:t>
      </w:r>
      <w:ins w:id="4426" w:author="Sara M Tuson" w:date="2021-07-15T20:33:00Z">
        <w:r w:rsidR="00367335">
          <w:rPr>
            <w:rFonts w:eastAsia="SimSun"/>
            <w:lang w:val="en-GB" w:eastAsia="zh-CN"/>
          </w:rPr>
          <w:t xml:space="preserve"> </w:t>
        </w:r>
      </w:ins>
      <w:r w:rsidRPr="003862D0">
        <w:rPr>
          <w:rFonts w:eastAsia="SimSun"/>
          <w:lang w:val="en-GB" w:eastAsia="zh-CN"/>
        </w:rPr>
        <w:t>scales</w:t>
      </w:r>
      <w:del w:id="4427" w:author="Robin Matthews" w:date="2021-06-16T18:03:00Z">
        <w:r w:rsidRPr="003862D0" w:rsidDel="004767F4">
          <w:rPr>
            <w:rFonts w:eastAsia="SimSun"/>
            <w:lang w:val="en-GB" w:eastAsia="zh-CN"/>
          </w:rPr>
          <w:delText xml:space="preserve"> </w:delText>
        </w:r>
      </w:del>
      <w:bookmarkStart w:id="4428" w:name="_Hlk74758994"/>
      <w:ins w:id="4429" w:author="Robin Matthews" w:date="2021-06-16T18:03:00Z">
        <w:r w:rsidR="004767F4">
          <w:rPr>
            <w:rFonts w:eastAsia="SimSun"/>
            <w:lang w:val="en-GB" w:eastAsia="zh-CN"/>
          </w:rPr>
          <w:t xml:space="preserve"> </w:t>
        </w:r>
        <w:r w:rsidR="004767F4">
          <w:rPr>
            <w:rFonts w:eastAsia="SimSun"/>
            <w:lang w:eastAsia="zh-CN"/>
          </w:rPr>
          <w:fldChar w:fldCharType="begin" w:fldLock="1"/>
        </w:r>
      </w:ins>
      <w:r w:rsidR="00CD3B49">
        <w:rPr>
          <w:rFonts w:eastAsia="SimSun"/>
          <w:lang w:val="en-US" w:eastAsia="zh-CN"/>
        </w:rPr>
        <w:instrText>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 "translator" : [ { "dropping-particle" : "", "family" : "K3118", "given" : "", "non-dropping-particle" : "", "parse-names" : false, "suffix" : "" } ], "type" : "article-journal", "volume" : "7" }, "uris" : [ "http://www.mendeley.com/documents/?uuid=1a1adee9-b5aa-40a3-9ede-393dc3b9e079" ] }, { "id" : "ITEM-2", "itemData" : { "DOI" : "10.1088/1748-9326/9/7/074013", "ISBN" : "1748-9326", "ISSN" : "17489326", "abstract" : "Global-scale solar geoengineering is the deliberate modification of the climate system to offset some amount of anthropogenic climate change by reducing the amount of incident solar radiation at the surface. These changes to the planetary energy budget result in differential regional climate effects. For the first time, we quantitatively evaluate the potential for regional disparities in a multi-model context using results from a model experiment that offsets the forcing from a quadrupling of CO 2 via reduction in solar irradiance. We evaluate temperature and precipitation changes in 22 geographic regions spanning most of Earth\u02bcs continental area. Moderate amounts of solar reduction (up to 85% of the amount that returns global mean temperatures to preindustrial levels) result in regional temperature values that are closer to preindustrial levels than an un-geoengineered, high CO 2 world for all regions and all models. However, in all but one model, there is at least one region for which no amount of solar reduction can restore precipitation toward its preindustrial value. For most metrics considering simultaneous changes in both variables, temperature and precipitation values in all regions are closer to the preindustrial climate for a moderate amount of solar reduction than for no solar reduction.", "author" : [ { "dropping-particle" : "", "family" : "Kravitz", "given" : "Ben", "non-dropping-particle" : "", "parse-names" : false, "suffix" : "" }, { "dropping-particle" : "", "family" : "Macmartin", "given" : "Douglas G.", "non-dropping-particle" : "", "parse-names" : false, "suffix" : "" }, { "dropping-particle" : "", "family" : "Robock", "given" : "Alan", "non-dropping-particle" : "", "parse-names" : false, "suffix" : "" }, { "dropping-particle" : "", "family" : "Rasch", "given" : "Philip J.", "non-dropping-particle" : "", "parse-names" : false, "suffix" : "" }, { "dropping-particle" : "", "family" : "Ricke", "given" : "Katharine L.", "non-dropping-particle" : "", "parse-names" : false, "suffix" : "" }, { "dropping-particle" : "", "family" : "Cole", "given" : "Jason N.S.",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"Keith", "given" : "David W.",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"Muri", "given" : "Helene",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 Ho", "non-dropping-particle" : "", "parse-names" : false, "suffix" : "" } ], "container-title" : "Environmental Research Letters", "id" : "ITEM-2", "issue" : "7", "issued" : { "date-parts" : [ [ "2014" ] ] }, "publisher" : "IOP Publishing", "title" : "A multi-model assessment of regional climate disparities caused by solar geoengineering", "translator" : [ { "dropping-particle" : "", "family" : "K4543", "given" : "", "non-dropping-particle" : "", "parse-names" : false, "suffix" : "" } ], "type" : "article-journal", "volume" : "9" }, "uris" : [ "http://www.mendeley.com/documents/?uuid=34ad8b6f-b71d-4ed7-a30a-843310d77847", "http://www.mendeley.com/documents/?uuid=e258af25-3023-4e25-a42f-f8ce104f6934" ] }, { "id" : "ITEM-3",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"ITEM-3",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"id" : "ITEM-4", "itemData" : { "DOI" : "10.1002/2015GL064314", "ISBN" : "1944-8007", "ISSN" : "19448007", "abstract" : "Injection of sulfate aerosols into the stratosphere has the potential to reduce the climate impacts of global warming, including sea level rise (SLR). However, changes in atmospheric and oceanic circulation that can significantly influence the rate of basal melting of Antarctic marine ice shelves and the associated SLR have not previously been considered. Here we use a fully coupled global climate model to investigate whether rapidly increasing stratospheric sulfate aerosol concentrations after a period of global warming could preserve Antarctic ice sheets by cooling subsurface ocean temperatures. We contrast this climate engineering method with an alternative strategy in which all greenhouse gases (GHG) are returned to preindustrial levels. We find that the rapid addition of a stratospheric aerosol layer does not effectively counteract surface and upper level atmospheric circulation changes caused by increasing GHGs, resulting in continued upwelling of warm water in proximity of ice shelves, especially in the vicinity of the already unstable Pine Island Glacier in West Antarctica. By contrast, removal of GHGs restores the circulation, yielding relatively cooler subsurface ocean temperatures to better preserve West Antarctica.", "author" : [ { "dropping-particle" : "", "family" : "McCusker", "given" : "K. E.", "non-dropping-particle" : "", "parse-names" : false, "suffix" : "" }, { "dropping-particle" : "", "family" : "Battisti", "given" : "D. S.", "non-dropping-particle" : "", "parse-names" : false, "suffix" : "" }, { "dropping-particle" : "", "family" : "Bitz", "given" : "C. M.", "non-dropping-particle" : "", "parse-names" : false, "suffix" : "" } ], "container-title" : "Geophysical Research Letters", "id" : "ITEM-4", "issue" : "12", "issued" : { "date-parts" : [ [ "2015" ] ] }, "page" : "4989-4997", "title" : "Inability of stratospheric sulfate aerosol injections to preserve the West Antarctic Ice Sheet", "translator" : [ { "dropping-particle" : "", "family" : "K2785", "given" : "", "non-dropping-particle" : "", "parse-names" : false, "suffix" : "" } ], "type" : "article-journal", "volume" : "42" }, "uris" : [ "http://www.mendeley.com/documents/?uuid=c24fb1ea-066f-40cc-b31f-d8d2707e7a08" ] }, { "id" : "ITEM-5", "itemData" : { "DOI" : "10.1029/2020GL087348", "abstract" : "Abstract Solar geoengineering that aims to offset global warming could nonetheless alter atmospheric temperature gradients and humidity and thus affect the extratropical storm tracks. Here, we first analyze climate model simulations from experiment G1 of the Geoengineering Model Intercomparison Project, in which a reduction in incoming solar radiation balances a quadrupling of CO2. The Northern Hemisphere extratropical storm track weakens by a comparable amount in G1 as it does for increased CO2 only. The Southern Hemisphere storm track also weakens in G1, in contrast to a strengthening and poleward shift for increased CO2. Using mean available potential energy, we show that the changes in zonal-mean temperature and humidity are sufficient to explain the different responses of storm-track intensity. We also demonstrate similar weakening in a more complex geoengineering scenario. Our results offer insight into how geoengineering affects storm tracks, highlighting the potential for geoengineering to induce novel climate changes.", "author" : [ { "dropping-particle" : "", "family" : "Gertler", "given" : "Charles G", "non-dropping-particle" : "", "parse-names" : false, "suffix" : "" }, { "dropping-particle" : "", "family" : "O'Gorman", "given" : "Paul A", "non-dropping-particle" : "", "parse-names" : false, "suffix" : "" }, { "dropping-particle" : "", "family" : "Kravitz", "given" : "Ben", "non-dropping-particle" : "", "parse-names" : false, "suffix" : "" }, { "dropping-particle" : "", "family" : "Moore", "given" : "John C", "non-dropping-particle" : "", "parse-names" : false, "suffix" : "" }, { "dropping-particle" : "", "family" : "Phipps", "given" : "Steven J", "non-dropping-particle" : "", "parse-names" : false, "suffix" : "" }, { "dropping-particle" : "", "family" : "Watanabe", "given" : "Shingo", "non-dropping-particle" : "", "parse-names" : false, "suffix" : "" } ], "container-title" : "Geophysical Research Letters", "id" : "ITEM-5", "issue" : "11", "issued" : { "date-parts" : [ [ "2020" ] ] }, "page" : "e2020GL087348", "title" : "Weakening of the Extratropical Storm Tracks in Solar Geoengineering Scenarios", "translator" : [ { "dropping-particle" : "", "family" : "K5064", "given" : "", "non-dropping-particle" : "", "parse-names" : false, "suffix" : "" } ], "type" : "article-journal", "volume" : "47" }, "uris" : [ "http://www.mendeley.com/documents/?uuid=0145d2a1-fc2d-45dd-bb93-50534e24a94f", "http://www.mendeley.com/documents/?uuid=1e58a28e-d4cf-4e4d-ad0d-ad013419b12f" ] }, { "id" : "ITEM-6",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"ITEM-6",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"(Kravitz et al., 2014; McCusker et al., 2015; Irvine et al., 2016; Fasullo et al., 2018; Jiang et al., 2019; Gertler et al., 2020)", "plainTextFormattedCitation" : "(Kravitz et al., 2014; McCusker et al., 2015; Irvine et al., 2016; Fasullo et al., 2018; Jiang et al., 2019; Gertler et al., 2020)", "previouslyFormattedCitation" : "(Kravitz et al., 2014; McCusker et al., 2015; Irvine et al., 2016; Fasullo et al., 2018; Jiang et al., 2019; Gertler et al., 2020)" }, "properties" : { "noteIndex" : 0 }, "schema" : "https://github.com/citation-style-language/schema/raw/master/csl-citation.json" }</w:instrText>
      </w:r>
      <w:ins w:id="4430" w:author="Robin Matthews" w:date="2021-06-16T18:03:00Z">
        <w:r w:rsidR="004767F4">
          <w:rPr>
            <w:rFonts w:eastAsia="SimSun"/>
            <w:lang w:eastAsia="zh-CN"/>
          </w:rPr>
          <w:fldChar w:fldCharType="separate"/>
        </w:r>
        <w:r w:rsidR="004767F4" w:rsidRPr="00900FBF">
          <w:rPr>
            <w:rFonts w:eastAsia="SimSun"/>
            <w:noProof/>
            <w:lang w:eastAsia="zh-CN"/>
          </w:rPr>
          <w:t>(Kravitz et al., 2014; McCusker et al., 2015; Irvine et al., 2016; Fasullo et al., 2018; Jiang et al., 2019; Gertler et al., 2020)</w:t>
        </w:r>
        <w:r w:rsidR="004767F4">
          <w:rPr>
            <w:rFonts w:eastAsia="SimSun"/>
            <w:lang w:eastAsia="zh-CN"/>
          </w:rPr>
          <w:fldChar w:fldCharType="end"/>
        </w:r>
      </w:ins>
      <w:del w:id="4431" w:author="Robin Matthews" w:date="2021-06-16T18:03:00Z">
        <w:r w:rsidRPr="003862D0" w:rsidDel="004767F4">
          <w:rPr>
            <w:rFonts w:eastAsia="SimSun"/>
            <w:lang w:val="en-GB" w:eastAsia="zh-CN"/>
          </w:rPr>
          <w:fldChar w:fldCharType="begin" w:fldLock="1"/>
        </w:r>
        <w:r w:rsidR="00615634" w:rsidRPr="003741E9" w:rsidDel="004767F4">
          <w:rPr>
            <w:rFonts w:eastAsia="SimSun"/>
            <w:lang w:eastAsia="zh-CN"/>
          </w:rPr>
          <w:delInstrText>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w:delInstrText>
        </w:r>
        <w:r w:rsidR="00615634" w:rsidDel="004767F4">
          <w:rPr>
            <w:rFonts w:eastAsia="SimSun"/>
            <w:lang w:val="en-GB" w:eastAsia="zh-CN"/>
          </w:rPr>
          <w:delInstrText>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 "translator" : [ { "dropping-particle" : "", "family" : "K3118", "given" : "", "non-dropping-particle" : "", "parse-names" : false, "suffix" : "" } ], "type" : "article-journal", "volume" : "7" }, "uris" : [ "http://www.mendeley.com/documents/?uuid=1a1adee9-b5aa-40a3-9ede-393dc3b9e079" ] } ], "mendeley" : { "formattedCitation" : "(Irvine et al., 2016)", "plainTextFormattedCitation" : "(Irvine et al., 2016)", "previouslyFormattedCitation" : "(Irvine et al., 2016)"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(Irvine et al., 2016)</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"10.1088/1748-9326/9/7/074013", "ISBN" : "1748-9326", "ISSN" : "17489326", "abstract" : "Global-scale solar geoengineering is the deliberate modification of the climate system to offset some amount of anthropogenic climate change by reducing the amount of incident solar radiation at the surface. These changes to the planetary energy budget result in differential regional climate effects. For the first time, we quantitatively evaluate the potential for regional disparities in a multi-model context using results from a model experiment that offsets the forcing from a quadrupling of CO 2 via reduction in solar irradiance. We evaluate temperature and precipitation changes in 22 geographic regions spanning most of Earth\u02bcs continental area. Moderate amounts of solar reduction (up to 85% of the amount that returns global mean temperatures to preindustrial levels) result in regional temperature values that are closer to preindustrial levels than an un-geoengineered, high CO 2 world for all regions and all models. However, in all but one model, there is at least one region for which no amount of solar reduction can restore precipitation toward its preindustrial value. For most metrics considering simultaneous changes in both variables, temperature and precipitation values in all regions are closer to the preindustrial climate for a moderate amount of solar reduction than for no solar reduction.", "author" : [ { "dropping-particle" : "", "family" : "Kravitz", "given" : "Ben", "non-dropping-particle" : "", "parse-names" : false, "suffix" : "" }, { "dropping-particle" : "", "family" : "Macmartin", "given" : "Douglas G.", "non-dropping-particle" : "", "parse-names" : false, "suffix" : "" }, { "dropping-particle" : "", "family" : "Robock", "given" : "Alan", "non-dropping-particle" : "", "parse-names" : false, "suffix" : "" }, { "dropping-particle" : "", "family" : "Rasch", "given" : "Philip J.", "non-dropping-particle" : "", "parse-names" : false, "suffix" : "" }, { "dropping-particle" : "", "family" : "Ricke", "given" : "Katharine L.", "non-dropping-particle" : "", "parse-names" : false, "suffix" : "" }, { "dropping-particle" : "", "family" : "Cole", "given" : "Jason N.S.",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"Keith", "given" : "David W.",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"Muri", "given" : "Helene",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 Ho", "non-dropping-particle" : "", "parse-names" : false, "suffix" : "" } ], "container-title" : "Environmental Research Letters", "id" : "ITEM-1", "issue" : "7", "issued" : { "date-parts" : [ [ "2014" ] ] }, "publisher" : "IOP Publishing", "title" : "A multi-model assessment of regional climate disparities caused by solar geoengineering", "translator" : [ { "dropping-particle" : "", "family" : "K4543", "given" : "", "non-dropping-particle" : "", "parse-names" : false, "suffix" : "" } ], "type" : "article-journal", "volume" : "9" }, "uris" : [ "http://www.mendeley.com/documents/?uuid=34ad8b6f-b71d-4ed7-a30a-843310d77847", "http://www.mendeley.com/documents/?uuid=e258af25-3023-4e25-a42f-f8ce104f6934" ] } ], "mendeley" : { "formattedCitation" : "(Kravitz et al., 2014)", "plainTextFormattedCitation" : "(Kravitz et al., 2014)", "previouslyFormattedCitation" : "(Kravitz et al., 2014)"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val="en-GB" w:eastAsia="zh-CN"/>
          </w:rPr>
          <w:delText>(Kravitz et al., 2014)</w:delText>
        </w:r>
        <w:r w:rsidRPr="003862D0" w:rsidDel="004767F4">
          <w:rPr>
            <w:rFonts w:eastAsia="SimSun"/>
            <w:lang w:val="en-GB" w:eastAsia="zh-CN"/>
          </w:rPr>
          <w:fldChar w:fldCharType="end"/>
        </w:r>
        <w:r w:rsidRPr="003862D0" w:rsidDel="004767F4">
          <w:rPr>
            <w:rFonts w:eastAsia="SimSun"/>
            <w:lang w:val="en-GB" w:eastAsia="zh-CN"/>
          </w:rPr>
          <w:delText xml:space="preserve"> </w:delText>
        </w:r>
        <w:r w:rsidRPr="003862D0" w:rsidDel="004767F4">
          <w:rPr>
            <w:rFonts w:eastAsia="SimSun"/>
            <w:lang w:val="en-GB" w:eastAsia="zh-CN"/>
          </w:rPr>
          <w:fldChar w:fldCharType="begin" w:fldLock="1"/>
        </w:r>
        <w:r w:rsidR="00615634" w:rsidDel="004767F4">
          <w:rPr>
            <w:rFonts w:eastAsia="SimSun"/>
            <w:lang w:val="en-GB" w:eastAsia="zh-CN"/>
          </w:rPr>
          <w:delInstrText>ADDIN CSL_CITATION { "citationItems" : [ { "id" : "ITEM-1",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w:delInstrText>
        </w:r>
        <w:r w:rsidR="00615634" w:rsidRPr="001A4DE9" w:rsidDel="004767F4">
          <w:rPr>
            <w:rFonts w:eastAsia="SimSun"/>
            <w:lang w:eastAsia="zh-CN"/>
          </w:rPr>
          <w:delInstrText>",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"ITEM-1",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"mendeley" : { "formattedCitation" : "(Fasullo et al., 2018)", "plainTextFormattedCitation" : "(Fasullo et al., 2018)", "previouslyFormattedCitation" : "(Fasullo et al., 2018)"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(Fasullo et al., 2018)</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"10.1002/2015GL064314", "ISBN" : "1944-8007", "ISSN" : "19448007", "abstract" : "Injection of sulfate aerosols into the stratosphere has the potential to reduce the climate impacts of global warming, including sea level rise (SLR). However, changes in atmospheric and oceanic circulation that can significantly influence the rate of basal melting of Antarctic marine ice shelves and the associated SLR have not previously been considered. Here we use a fully coupled global climate model to investigate whether rapidly increasing stratospheric sulfate aerosol concentrations after a period of global warming could preserve Antarctic ice sheets by cooling subsurface ocean temperatures. We contrast this climate engineering method with an alternative strategy in which all greenhouse gases (GHG) are returned to preindustrial levels. We find that the rapid addition of a stratospheric aerosol layer does not effectively counteract surface and upper level atmospheric circulation changes caused by increasing GHGs, resulting in continued upwelling of warm water in proximity of ice shelves, especially in the vicinity of the already unstable Pine Island Glacier in West Antarctica. By contrast, removal of GHGs restores the circulation, yielding relatively cooler subsurface ocean temperatures to better preserve West Antarctica.", "author" : [ { "dropping-particle" : "", "family" : "McCusker", "given" : "K. E.", "non-dropping-particle" : "", "parse-names" : false, "suffix" : "" }, { "dropping-particle" : "", "family" : "Battisti", "given" : "D. S.", "non-dropping-particle" : "", "parse-names" : false, "suffix" : "" }, { "dropping-particle" : "", "family" : "Bitz", "given" : "C. M.", "non-dropping-particle" : "", "parse-names" : false, "suffix" : "" } ], "container-title" : "Geophysical Research Letters", "id" : "ITEM-1", "issue" : "12", "issued" : { "date-parts" : [ [ "2015" ] ] }, "page" : "4989-4997", "title" : "Inability of stratospheric sulfate aerosol injections to preserve the West Antarctic Ice Sheet", "translator" : [ { "dropping-particle" : "", "family" : "K2785", "given" : "", "non-dropping-particle" : "", "parse-names" : false, "suffix" : "" } ], "type" : "article-journal", "volume" : "42" }, "uris" : [ "http://www.mendeley.com/documents/?uuid=c24fb1ea-066f-40cc-b31f-d8d2707e7a08" ] } ], "mendeley" : { "formattedCitation" : "(McCusker et al., 2015)", "plainTextFormattedCitation" : "(McCusker et al., 2015)", "previouslyFormattedCitation" : "(McCusker et al., 2015)"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(McCusker et al., 2015)</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"10.1029/2020GL087348", "abstract" : "Abstract Solar geoengineering that aims to offset global warming could nonetheless alter atmospheric temperature gradients and humidity and thus affect the extratropical storm tracks. Here, we first analyze climate model simulations from experiment G1 of the Geoengineering Model Intercomparison Project, in which a reduction in incoming solar radiation balances a quadrupling of CO2. The Northern Hemisphere extratropical storm track weakens by a comparable amount in G1 as it does for increased CO2 only. The Southern Hemisphere storm track also weakens in G1, in contrast to a strengthening and poleward shift for increased CO2. Using mean available potential energy, we show that the changes in zonal-mean temperature and humidity are sufficient to explain the different responses of storm-track intensity. We also demonstrate similar weakening in a more complex geoengineering scenario. Our results offer insight into how geoengineering affects storm tracks, highlighting the potential for geoengineering to induce novel climate changes.", "author" : [ { "dropping-particle" : "", "family" : "Gertler", "given" : "Charles G", "non-dropping-particle" : "", "parse-names" : false, "suffix" : "" }, { "dropping-particle" : "", "family" : "O'Gorman", "given" : "Paul A", "non-dropping-particle" : "", "parse-names" : false, "suffix" : "" }, { "dropping-particle" : "", "family" : "Kravitz", "given" : "Ben", "non-dropping-particle" : "", "parse-names" : false, "suffix" : "" }, { "dropping-particle" : "", "family" : "Moore", "given" : "John C", "non-dropping-particle" : "", "parse-names" : false, "suffix" : "" }, { "dropping-particle" : "", "family" : "Phipps", "given" : "Steven J", "non-dropping-particle" : "", "parse-names" : false, "suffix" : "" }, { "dropping-particle" : "", "family" : "Watanabe", "given" : "Shingo", "non-dropping-particle" : "", "parse-names" : false, "suffix" : "" } ], "container-title" : "Geophysical Research Letters", "id" : "ITEM-1", "issue" : "11", "issued" : { "date-parts" : [ [ "2020" ] ] }, "page" : "e2020GL087348", "title" : "Weakening of the Extratropical Storm Tracks in Solar Geoengineering Scenarios", "translator" : [ { "dropping-particle" : "", "family" : "K5064", "given" : "", "non-dropping-particle" : "", "parse-names" : false, "suffix" : "" } ], "type" : "article-journal", "volume" : "47" }, "uris" : [ "http://www.mendeley.com/documents/?uuid=0145d2a1-fc2d-45dd-bb93-50534e24a94f", "http://www.mendeley.com/documents/?uuid=1e58a28e-d4cf-4e4d-ad0d-ad013419b12f" ] } ], "mendeley" : { "formattedCitation" : "(Gertler et al., 2020)", "plainTextFormattedCitation" : "(Gertler et al., 2020)", "previouslyFormattedCitation" : "(Gertler et al.,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(Gertler et al., 2020)</w:delText>
        </w:r>
        <w:r w:rsidRPr="003862D0" w:rsidDel="004767F4">
          <w:rPr>
            <w:rFonts w:eastAsia="SimSun"/>
            <w:lang w:val="en-GB" w:eastAsia="zh-CN"/>
          </w:rPr>
          <w:fldChar w:fldCharType="end"/>
        </w:r>
        <w:r w:rsidRPr="00560680" w:rsidDel="004767F4">
          <w:rPr>
            <w:rFonts w:eastAsia="SimSun"/>
            <w:lang w:eastAsia="zh-CN"/>
          </w:rPr>
          <w:delText xml:space="preserve"> </w:delText>
        </w:r>
        <w:r w:rsidRPr="003862D0" w:rsidDel="004767F4">
          <w:rPr>
            <w:rFonts w:eastAsia="SimSun"/>
            <w:lang w:val="en-GB" w:eastAsia="zh-CN"/>
          </w:rPr>
          <w:fldChar w:fldCharType="begin" w:fldLock="1"/>
        </w:r>
        <w:r w:rsidR="003B032B" w:rsidDel="004767F4">
          <w:rPr>
            <w:rFonts w:eastAsia="SimSun"/>
            <w:lang w:eastAsia="zh-CN"/>
          </w:rPr>
          <w:del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w:delInstrText>
        </w:r>
        <w:r w:rsidR="003B032B" w:rsidRPr="003741E9" w:rsidDel="004767F4">
          <w:rPr>
            <w:rFonts w:eastAsia="SimSun"/>
            <w:lang w:val="en-US" w:eastAsia="zh-CN"/>
          </w:rPr>
          <w:delInstrText>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delInstrText>
        </w:r>
        <w:r w:rsidRPr="003862D0" w:rsidDel="004767F4">
          <w:rPr>
            <w:rFonts w:eastAsia="SimSun"/>
            <w:lang w:val="en-GB" w:eastAsia="zh-CN"/>
          </w:rPr>
          <w:fldChar w:fldCharType="separate"/>
        </w:r>
        <w:r w:rsidR="00016735" w:rsidRPr="003741E9" w:rsidDel="004767F4">
          <w:rPr>
            <w:rFonts w:eastAsia="SimSun"/>
            <w:noProof/>
            <w:lang w:val="en-US" w:eastAsia="zh-CN"/>
          </w:rPr>
          <w:delText>(Jiang et al., 2019)</w:delText>
        </w:r>
        <w:r w:rsidRPr="003862D0" w:rsidDel="004767F4">
          <w:rPr>
            <w:rFonts w:eastAsia="SimSun"/>
            <w:lang w:val="en-GB" w:eastAsia="zh-CN"/>
          </w:rPr>
          <w:fldChar w:fldCharType="end"/>
        </w:r>
      </w:del>
      <w:bookmarkEnd w:id="4428"/>
      <w:r w:rsidRPr="003741E9">
        <w:rPr>
          <w:rFonts w:eastAsia="SimSun"/>
          <w:lang w:val="en-US" w:eastAsia="zh-CN"/>
        </w:rPr>
        <w:t xml:space="preserve">. </w:t>
      </w:r>
      <w:r w:rsidRPr="003862D0">
        <w:rPr>
          <w:rFonts w:eastAsia="SimSun"/>
          <w:lang w:val="en-GB" w:eastAsia="zh-CN"/>
        </w:rPr>
        <w:t xml:space="preserve">This is because the climate response to </w:t>
      </w:r>
      <w:r w:rsidRPr="003862D0">
        <w:rPr>
          <w:lang w:val="en-GB"/>
        </w:rPr>
        <w:t>SRM options is different from the response to GHG</w:t>
      </w:r>
      <w:r w:rsidRPr="003862D0">
        <w:rPr>
          <w:rFonts w:eastAsia="SimSun"/>
          <w:lang w:val="en-GB" w:eastAsia="zh-CN"/>
        </w:rPr>
        <w:t xml:space="preserve"> increase (</w:t>
      </w:r>
      <w:r w:rsidR="00FA6D4F" w:rsidRPr="003862D0">
        <w:rPr>
          <w:rFonts w:eastAsia="SimSun"/>
          <w:lang w:val="en-GB" w:eastAsia="zh-CN"/>
        </w:rPr>
        <w:t>Figure 4.38</w:t>
      </w:r>
      <w:r w:rsidRPr="003862D0">
        <w:rPr>
          <w:rFonts w:eastAsia="SimSun"/>
          <w:lang w:val="en-GB" w:eastAsia="zh-CN"/>
        </w:rPr>
        <w:t xml:space="preserve">). For instance, when global mean warming is offset by a uniform reduction in incoming sunlight, there is residual warming in the high latitudes and overcooling in the tropics </w:t>
      </w:r>
      <w:r w:rsidRPr="003862D0">
        <w:rPr>
          <w:rFonts w:eastAsia="SimSun"/>
          <w:lang w:val="en-GB" w:eastAsia="zh-CN"/>
        </w:rPr>
        <w:fldChar w:fldCharType="begin" w:fldLock="1"/>
      </w:r>
      <w:r w:rsidR="004B7E49">
        <w:rPr>
          <w:rFonts w:eastAsia="SimSun"/>
          <w:lang w:val="en-GB" w:eastAsia="zh-CN"/>
        </w:rPr>
        <w:instrText>ADDIN CSL_CITATION { "citationItems" : [ { "id" : "ITEM-1", "itemData" : { "DOI" : "10.1007/s00382-014-2240-3", "ISSN" : "14320894", "abstract" : "(~3 %). Based on our results we conclude that the climate states produced by a reduction in solar constant and addi-tion of aerosols into the stratosphere can be considered almost similar except for two important aspects: strato-spheric temperature change and the consequent implica-tions for the dynamics and the chemistry of the stratosphere and the partitioning of direct versus diffuse radiation reach-ing the surface. Further, the likely dependence of global hydrological cycle response on aerosol particle size and the latitudinal and height distribution of aerosols is discussed.",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 ] }, "page" : "2909-2925", "title" : "Modeling of solar radiation management: a comparison of simulations using reduced solar constant and stratospheric sulphate aerosols", "translator" : [ { "dropping-particle" : "", "family" : "K4792", "given" : "", "non-dropping-particle" : "", "parse-names" : false, "suffix" : "" } ], "type" : "article-journal", "volume" : "44" }, "uris" : [ "http://www.mendeley.com/documents/?uuid=c7ee36b4-ba69-402d-aad9-125d6621dd98"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"mendeley" : { "formattedCitation" : "(Kravitz et al., 2013a; Kalidindi et al., 2015)", "plainTextFormattedCitation" : "(Kravitz et al., 2013a; Kalidindi et al., 2015)", "previouslyFormattedCitation" : "(Kravitz et al., 2013a; Kalidindi et al.,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(Kravitz et al., 2013a; Kalidindi et al., 2015)</w:t>
      </w:r>
      <w:r w:rsidRPr="003862D0">
        <w:rPr>
          <w:rFonts w:eastAsia="SimSun"/>
          <w:lang w:val="en-GB" w:eastAsia="zh-CN"/>
        </w:rPr>
        <w:fldChar w:fldCharType="end"/>
      </w:r>
      <w:r w:rsidRPr="003862D0">
        <w:rPr>
          <w:rFonts w:eastAsia="SimSun"/>
          <w:lang w:val="en-GB" w:eastAsia="zh-CN"/>
        </w:rPr>
        <w:t xml:space="preserve">, and a reduction in tropical mean rainfall </w:t>
      </w:r>
      <w:r w:rsidRPr="003862D0">
        <w:rPr>
          <w:lang w:val="en-GB"/>
        </w:rPr>
        <w:fldChar w:fldCharType="begin" w:fldLock="1"/>
      </w:r>
      <w:r w:rsidR="004B7E49">
        <w:rPr>
          <w:lang w:val="en-GB"/>
        </w:rPr>
        <w:instrText>ADDIN CSL_CITATION { "citationItems" : [ { "id" : "ITEM-1",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"ITEM-1",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"http://www.mendeley.com/documents/?uuid=d0d32c58-5ef6-4ceb-8fc5-736115e03a0f", "http://www.mendeley.com/documents/?uuid=4dac06b0-8e76-4591-b877-94cc659aca2d", "http://www.mendeley.com/documents/?uuid=33460715-e7ce-4125-8e82-f3017cb6ac74" ] } ], "mendeley" : { "formattedCitation" : "(Tilmes et al., 2013)", "plainTextFormattedCitation" : "(Tilmes et al., 2013)", "previouslyFormattedCitation" : "(Tilmes et al., 2013)" }, "properties" : { "noteIndex" : 0 }, "schema" : "https://github.com/citation-style-language/schema/raw/master/csl-citation.json" }</w:instrText>
      </w:r>
      <w:r w:rsidRPr="003862D0">
        <w:rPr>
          <w:lang w:val="en-GB"/>
        </w:rPr>
        <w:fldChar w:fldCharType="separate"/>
      </w:r>
      <w:r w:rsidR="00016735">
        <w:rPr>
          <w:noProof/>
          <w:lang w:val="en-GB"/>
        </w:rPr>
        <w:t>(Tilmes et al., 2013)</w:t>
      </w:r>
      <w:r w:rsidRPr="003862D0">
        <w:rPr>
          <w:lang w:val="en-GB"/>
        </w:rPr>
        <w:fldChar w:fldCharType="end"/>
      </w:r>
      <w:r w:rsidRPr="003862D0">
        <w:rPr>
          <w:rFonts w:eastAsia="SimSun"/>
          <w:lang w:val="en-GB" w:eastAsia="zh-CN"/>
        </w:rPr>
        <w:t>. In simulations of stratospheric SO</w:t>
      </w:r>
      <w:r w:rsidRPr="003862D0">
        <w:rPr>
          <w:rFonts w:eastAsia="SimSun"/>
          <w:vertAlign w:val="subscript"/>
          <w:lang w:val="en-GB" w:eastAsia="zh-CN"/>
        </w:rPr>
        <w:t>2</w:t>
      </w:r>
      <w:r w:rsidRPr="003862D0">
        <w:rPr>
          <w:rFonts w:eastAsia="SimSun"/>
          <w:lang w:val="en-GB" w:eastAsia="zh-CN"/>
        </w:rPr>
        <w:t xml:space="preserve"> injection, SRM </w:t>
      </w:r>
      <w:r w:rsidRPr="003862D0">
        <w:rPr>
          <w:lang w:val="en-GB"/>
        </w:rPr>
        <w:t xml:space="preserve">diminishes the amplitude of the seasonal cycle of temperature at many high‐latitude locations, with warmer winters and cooler summers </w:t>
      </w:r>
      <w:r w:rsidRPr="003862D0">
        <w:rPr>
          <w:lang w:val="en-GB"/>
        </w:rPr>
        <w:fldChar w:fldCharType="begin" w:fldLock="1"/>
      </w:r>
      <w:r w:rsidR="003B032B">
        <w:rPr>
          <w:lang w:val="en-GB"/>
        </w:rPr>
        <w: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instrText>
      </w:r>
      <w:r w:rsidRPr="003862D0">
        <w:rPr>
          <w:lang w:val="en-GB"/>
        </w:rPr>
        <w:fldChar w:fldCharType="separate"/>
      </w:r>
      <w:r w:rsidR="00016735">
        <w:rPr>
          <w:noProof/>
          <w:lang w:val="en-GB"/>
        </w:rPr>
        <w:t>(Jiang et al., 2019)</w:t>
      </w:r>
      <w:r w:rsidRPr="003862D0">
        <w:rPr>
          <w:lang w:val="en-GB"/>
        </w:rPr>
        <w:fldChar w:fldCharType="end"/>
      </w:r>
      <w:r w:rsidRPr="003862D0">
        <w:rPr>
          <w:lang w:val="en-GB"/>
        </w:rPr>
        <w:t>.</w:t>
      </w:r>
      <w:r w:rsidRPr="003862D0">
        <w:rPr>
          <w:rFonts w:eastAsia="SimSun"/>
          <w:lang w:val="en-GB" w:eastAsia="zh-CN"/>
        </w:rPr>
        <w:t xml:space="preserve"> Further, the rates of response could differ between surface temperature and slow components in the climate system such as </w:t>
      </w:r>
      <w:r w:rsidR="008A7C64" w:rsidRPr="003862D0">
        <w:rPr>
          <w:rFonts w:eastAsia="SimSun"/>
          <w:lang w:val="en-GB" w:eastAsia="zh-CN"/>
        </w:rPr>
        <w:t>sea</w:t>
      </w:r>
      <w:del w:id="4432" w:author="Ian Blenkinsop" w:date="2021-07-27T16:10:00Z">
        <w:r w:rsidR="008A7C64" w:rsidRPr="003862D0" w:rsidDel="006629B6">
          <w:rPr>
            <w:rFonts w:eastAsia="SimSun"/>
            <w:lang w:val="en-GB" w:eastAsia="zh-CN"/>
          </w:rPr>
          <w:delText>-</w:delText>
        </w:r>
      </w:del>
      <w:ins w:id="4433" w:author="Ian Blenkinsop" w:date="2021-07-27T16:10:00Z">
        <w:r w:rsidR="006629B6">
          <w:rPr>
            <w:rFonts w:eastAsia="SimSun"/>
            <w:lang w:val="en-GB" w:eastAsia="zh-CN"/>
          </w:rPr>
          <w:t xml:space="preserve"> </w:t>
        </w:r>
      </w:ins>
      <w:r w:rsidR="008A7C64" w:rsidRPr="003862D0">
        <w:rPr>
          <w:rFonts w:eastAsia="SimSun"/>
          <w:lang w:val="en-GB" w:eastAsia="zh-CN"/>
        </w:rPr>
        <w:t>level rise</w:t>
      </w:r>
      <w:r w:rsidRPr="003862D0">
        <w:rPr>
          <w:rFonts w:eastAsia="SimSun"/>
          <w:lang w:val="en-GB" w:eastAsia="zh-CN"/>
        </w:rPr>
        <w:t xml:space="preserve"> </w:t>
      </w:r>
      <w:r w:rsidR="00ED0A40" w:rsidRPr="003862D0">
        <w:rPr>
          <w:rFonts w:eastAsia="SimSun"/>
          <w:lang w:val="en-GB" w:eastAsia="zh-CN"/>
        </w:rPr>
        <w:fldChar w:fldCharType="begin" w:fldLock="1"/>
      </w:r>
      <w:r w:rsidR="00615634">
        <w:rPr>
          <w:rFonts w:eastAsia="SimSun"/>
          <w:lang w:val="en-GB" w:eastAsia="zh-CN"/>
        </w:rPr>
        <w:instrText>ADDIN CSL_CITATION { "citationItems" : [ { "id" : "ITEM-1", "itemData" : { "DOI" : "10.1038/nclimate1351", "ISBN" : "1758-678X", "ISSN" : "1758678X", "abstract" : "Geoengineering using solar-radiation management (SRM) is gaining interest as a potential strategy to reduce future climate change impacts. Basic physics and past observations suggest that reducing insolation will, on average, cool the Earth. It is uncertain, however, whether SRM can reduce climate change stressors such as sea-level rise or rates of surface air temperature change. Here we use an Earth system model of intermediate complexity to quantify the possible response of sea levels and surface air temperatures to projected climate forcings and SRM strategies. We find that SRM strategies introduce a potentially strong tension between the objectives to reduce (1) the rate of temperature change and (2) sea-level rise. This tension arises primarily because surface air temperatures respond faster to radiative forcings than sea levels. Our results show that the forcing required to stop sea-level rise could cause a rapid cooling with a rate similar to the peak business-as-usual warming rate. Furthermore, termination of SRM was found to produce warming rates up to five times greater than the maximum rates under the business-as-usual CO2 scenario, whereas sea-level rise rates were only 30% higher. Reducing these risks requires a slow phase-out of many decades and thus commits future generations.", "author" : [ { "dropping-particle" : "", "family" : "Irvine", "given" : "P. J.", "non-dropping-particle" : "", "parse-names" : false, "suffix" : "" }, { "dropping-particle" : "", "family" : "Sriver", "given" : "R. L.", "non-dropping-particle" : "", "parse-names" : false, "suffix" : "" }, { "dropping-particle" : "", "family" : "Keller", "given" : "K.", "non-dropping-particle" : "", "parse-names" : false, "suffix" : "" } ], "container-title" : "Nature Climate Change", "id" : "ITEM-1", "issue" : "2", "issued" : { "date-parts" : [ [ "2012" ] ] }, "page" : "97-100", "publisher" : "Nature Publishing Group", "title" : "Tension between reducing sea-level rise and global warming through solar-radiation management", "translator" : [ { "dropping-particle" : "", "family" : "K2798", "given" : "", "non-dropping-particle" : "", "parse-names" : false, "suffix" : "" } ], "type" : "article-journal", "volume" : "2" }, "uris" : [ "http://www.mendeley.com/documents/?uuid=fd1f07e3-c58e-4c88-aa9d-94c14d970d4e" ] }, { "id" : "ITEM-2", "itemData" : { "DOI" : "10.1002/2017EF000720", "ISSN" : "23284277", "author" : [ { "dropping-particle" : "", "family" : "Jones", "given" : "Anthony C.", "non-dropping-particle" : "", "parse-names" : false, "suffix" : "" }, { "dropping-particle" : "", "family" : "Hawcroft", "given" : "Matthew K", "non-dropping-particle" : "", "parse-names" : false, "suffix" : "" }, { "dropping-particle" : "", "family" : "Haywood", "given" : "James M", "non-dropping-particle" : "", "parse-names" : false, "suffix" : "" }, { "dropping-particle" : "", "family" : "Jones", "given" : "Andy", "non-dropping-particle" : "", "parse-names" : false, "suffix" : "" }, { "dropping-particle" : "", "family" : "Guo", "given" : "Xiaoran", "non-dropping-particle" : "", "parse-names" : false, "suffix" : "" }, { "dropping-particle" : "", "family" : "Moore", "given" : "John C", "non-dropping-particle" : "", "parse-names" : false, "suffix" : "" } ], "container-title" : "Earth's Future", "id" : "ITEM-2", "issue" : "2", "issued" : { "date-parts" : [ [ "2018", "2" ] ] }, "page" : "230-251", "title" : "Regional Climate Impacts of Stabilizing Global Warming at 1.5 K Using Solar Geoengineering", "translator" : [ { "dropping-particle" : "", "family" : "K3000", "given" : "", "non-dropping-particle" : "", "parse-names" : false, "suffix" : "" } ], "type" : "article-journal", "volume" : "6" }, "uris" : [ "http://www.mendeley.com/documents/?uuid=eb7d07f5-a7fd-43a1-8b3d-f2da947da4cd" ] } ], "mendeley" : { "formattedCitation" : "(Irvine et al., 2012; Jones et al., 2018)", "plainTextFormattedCitation" : "(Irvine et al., 2012; Jones et al., 2018)", "previouslyFormattedCitation" : "(Irvine et al., 2012; Jones et al., 2018)" }, "properties" : { "noteIndex" : 0 }, "schema" : "https://github.com/citation-style-language/schema/raw/master/csl-citation.json" }</w:instrText>
      </w:r>
      <w:r w:rsidR="00ED0A40" w:rsidRPr="003862D0">
        <w:rPr>
          <w:rFonts w:eastAsia="SimSun"/>
          <w:lang w:val="en-GB" w:eastAsia="zh-CN"/>
        </w:rPr>
        <w:fldChar w:fldCharType="separate"/>
      </w:r>
      <w:r w:rsidR="00016735">
        <w:rPr>
          <w:rFonts w:eastAsia="SimSun"/>
          <w:noProof/>
          <w:lang w:val="en-GB" w:eastAsia="zh-CN"/>
        </w:rPr>
        <w:t>(Irvine et al., 2012; Jones et al., 2018)</w:t>
      </w:r>
      <w:r w:rsidR="00ED0A40" w:rsidRPr="003862D0">
        <w:rPr>
          <w:rFonts w:eastAsia="SimSun"/>
          <w:lang w:val="en-GB" w:eastAsia="zh-CN"/>
        </w:rPr>
        <w:fldChar w:fldCharType="end"/>
      </w:r>
      <w:r w:rsidRPr="003862D0">
        <w:rPr>
          <w:rFonts w:eastAsia="SimSun"/>
          <w:lang w:val="en-GB" w:eastAsia="zh-CN"/>
        </w:rPr>
        <w:t>. SRM implemented at a moderate intensity, for example by offsetting half of the global warming, has the potential to reduce negative effects such as reduced precipitation that are associated with fully offsetting global mean warming</w:t>
      </w:r>
      <w:del w:id="4434" w:author="Robin Matthews" w:date="2021-06-16T18:03:00Z">
        <w:r w:rsidRPr="003862D0" w:rsidDel="004767F4">
          <w:rPr>
            <w:rFonts w:eastAsia="SimSun"/>
            <w:lang w:val="en-GB" w:eastAsia="zh-CN"/>
          </w:rPr>
          <w:delText xml:space="preserve"> </w:delText>
        </w:r>
      </w:del>
      <w:bookmarkStart w:id="4435" w:name="_Hlk74759021"/>
      <w:ins w:id="4436" w:author="Robin Matthews" w:date="2021-06-16T18:03:00Z">
        <w:r w:rsidR="004767F4">
          <w:rPr>
            <w:rFonts w:eastAsia="SimSun"/>
            <w:lang w:val="en-GB" w:eastAsia="zh-CN"/>
          </w:rPr>
          <w:t xml:space="preserve"> </w:t>
        </w:r>
        <w:r w:rsidR="004767F4">
          <w:rPr>
            <w:rFonts w:eastAsia="SimSun"/>
            <w:lang w:eastAsia="zh-CN"/>
          </w:rPr>
          <w:fldChar w:fldCharType="begin" w:fldLock="1"/>
        </w:r>
      </w:ins>
      <w:r w:rsidR="00CD3B49">
        <w:rPr>
          <w:rFonts w:eastAsia="SimSun"/>
          <w:lang w:val="en-US" w:eastAsia="zh-CN"/>
        </w:rPr>
        <w:instrText>ADDIN CSL_CITATION { "citationItems" : [ { "id" : "ITEM-1",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"ITEM-1",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"id" : "ITEM-2", "itemData" : { "DOI" : "10.1088/1748-9326/ab76de", "abstract" : "Stratospheric aerosol geoengineering is a proposal to artificially thicken the layer of reflective aerosols in the stratosphere and it is hoped that this may offer a means of reducing average climate changes. However, previous work has shown that it could not perfectly offset the effects of climate change and there is a concern that it may worsen climate impacts in some regions. One approach to evaluating this concern is to test whether the absolute magnitude of climate change at each location is significantly increased (exacerbated) or decreased (moderated) relative to the period just preceding deployment. In prior work it was found that halving warming with an idealized solar constant reduction would substantially reduce climate change overall, exacerbating change in a small fraction of places. Here, we test if this result holds for a more realistic representation of stratospheric aerosol geoengineering using the data from the geoengineering large ensemble (GLENS). Using a linearized scaling of GLENS we find that halving warming with stratospheric aerosols moderates important climate hazards in almost all regions. Only 1.3% of land area sees exacerbation of change in water availability, and regions that are exacerbated see wetting not drying contradicting the common assumption that solar geoengineering leads to drying in general. These results suggest that halving warming with stratospheric aerosol geoengineering could potentially reduce key climate hazards substantially while avoiding some problems associated with fully offsetting warming.", "author" : [ { "dropping-particle" : "", "family" : "Irvine", "given" : "Peter J", "non-dropping-particle" : "", "parse-names" : false, "suffix" : "" }, { "dropping-particle" : "", "family" : "Keith", "given" : "David W", "non-dropping-particle" : "", "parse-names" : false, "suffix" : "" } ], "container-title" : "Environmental Research Letters", "id" : "ITEM-2", "issue" : "4", "issued" : { "date-parts" : [ [ "2020" ] ] }, "page" : "44011", "publisher" : "{IOP} Publishing", "title" : "Halving warming with stratospheric aerosol geoengineering moderates policy-relevant climate hazards", "translator" : [ { "dropping-particle" : "", "family" : "K5058", "given" : "", "non-dropping-particle" : "", "parse-names" : false, "suffix" : "" } ], "type" : "article-journal", "volume" : "15" }, "uris" : [ "http://www.mendeley.com/documents/?uuid=7e914021-b75d-4a60-9172-88e6fc007888" ] } ], "mendeley" : { "formattedCitation" : "(Irvine et al., 2019; Irvine and Keith, 2020)", "plainTextFormattedCitation" : "(Irvine et al., 2019; Irvine and Keith, 2020)", "previouslyFormattedCitation" : "(Irvine et al., 2019; Irvine and Keith, 2020)" }, "properties" : { "noteIndex" : 0 }, "schema" : "https://github.com/citation-style-language/schema/raw/master/csl-citation.json" }</w:instrText>
      </w:r>
      <w:ins w:id="4437" w:author="Robin Matthews" w:date="2021-06-16T18:03:00Z">
        <w:r w:rsidR="004767F4">
          <w:rPr>
            <w:rFonts w:eastAsia="SimSun"/>
            <w:lang w:eastAsia="zh-CN"/>
          </w:rPr>
          <w:fldChar w:fldCharType="separate"/>
        </w:r>
        <w:r w:rsidR="004767F4" w:rsidRPr="00900FBF">
          <w:rPr>
            <w:rFonts w:eastAsia="SimSun"/>
            <w:noProof/>
            <w:lang w:eastAsia="zh-CN"/>
          </w:rPr>
          <w:t>(Irvine et al., 2019; Irvine and Keith, 2020)</w:t>
        </w:r>
        <w:r w:rsidR="004767F4">
          <w:rPr>
            <w:rFonts w:eastAsia="SimSun"/>
            <w:lang w:eastAsia="zh-CN"/>
          </w:rPr>
          <w:fldChar w:fldCharType="end"/>
        </w:r>
      </w:ins>
      <w:del w:id="4438" w:author="Robin Matthews" w:date="2021-06-16T18:03:00Z">
        <w:r w:rsidRPr="003862D0" w:rsidDel="004767F4">
          <w:rPr>
            <w:rFonts w:eastAsia="SimSun"/>
            <w:lang w:val="en-GB" w:eastAsia="zh-CN"/>
          </w:rPr>
          <w:fldChar w:fldCharType="begin" w:fldLock="1"/>
        </w:r>
        <w:r w:rsidR="0022544F" w:rsidDel="004767F4">
          <w:rPr>
            <w:rFonts w:eastAsia="SimSun"/>
            <w:lang w:val="en-GB" w:eastAsia="zh-CN"/>
          </w:rPr>
          <w:delInstrText>ADDIN CSL_CITATION { "citationItems" : [ { "id" : "ITEM-1",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"ITEM-1",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"mendeley" : { "formattedCitation" : "(Irvine et al., 2019)", "plainTextFormattedCitation" : "(Irvine et al., 2019)", "previouslyFormattedCitation" : "(Irvine et al., 2019)" }, "properties" : { "noteIndex" : 0 }, "schema" : "https://github.com/citation-style-language/schema/raw/master/csl-citation.json" }</w:delInstrText>
        </w:r>
        <w:r w:rsidRPr="003862D0" w:rsidDel="004767F4">
          <w:rPr>
            <w:rFonts w:eastAsia="SimSun"/>
            <w:lang w:val="en-GB" w:eastAsia="zh-CN"/>
          </w:rPr>
          <w:fldChar w:fldCharType="separate"/>
        </w:r>
        <w:r w:rsidR="00016735" w:rsidDel="004767F4">
          <w:rPr>
            <w:rFonts w:eastAsia="SimSun"/>
            <w:noProof/>
            <w:lang w:eastAsia="zh-CN"/>
          </w:rPr>
          <w:delText>(Irvine et al., 2019)</w:delText>
        </w:r>
        <w:r w:rsidRPr="003862D0" w:rsidDel="004767F4">
          <w:rPr>
            <w:rFonts w:eastAsia="SimSun"/>
            <w:lang w:val="en-GB" w:eastAsia="zh-CN"/>
          </w:rPr>
          <w:fldChar w:fldCharType="end"/>
        </w:r>
        <w:r w:rsidRPr="00B9747B" w:rsidDel="004767F4">
          <w:rPr>
            <w:rFonts w:eastAsia="SimSun"/>
            <w:lang w:eastAsia="zh-CN"/>
          </w:rPr>
          <w:delText xml:space="preserve"> </w:delText>
        </w:r>
        <w:r w:rsidRPr="003862D0" w:rsidDel="004767F4">
          <w:rPr>
            <w:rFonts w:eastAsia="SimSun"/>
            <w:lang w:val="en-GB" w:eastAsia="zh-CN"/>
          </w:rPr>
          <w:fldChar w:fldCharType="begin" w:fldLock="1"/>
        </w:r>
        <w:r w:rsidR="00615634" w:rsidDel="004767F4">
          <w:rPr>
            <w:rFonts w:eastAsia="SimSun"/>
            <w:lang w:eastAsia="zh-CN"/>
          </w:rPr>
          <w:delInstrText>ADDIN CSL_CITATION { "citationItems" : [ { "id" : "ITEM-1", "itemData" : { "DOI" : "10.1088/1748-9326/ab76de", "abstract" : "Stratospheric aerosol geoengineering is a proposal to artificially thicken the layer of reflective aerosols in the stratosphere and it is hoped that this may offer a means of reducing average climate changes. However, previous work has shown that it could not perfectly offset the effects of climate change and there is a concern that it may worsen climate impacts in some regions. One approach to evaluating this concern is to test whether the absolute magnitude of climate change at each location is significantly increased (exacerbated) or decreased (moderated) relative to the period just preceding deployment. In prior work it was found that halving warming with an idealized solar constant reduction would substantially reduce climate change overall, exacerbating change in a small fraction of places. Here, we test if this result holds for a more realistic representation of stratospheric aerosol geoengineering using the data from the geoengineering large ensemble (GLENS). Using a linearized scaling of GLENS we find that halving warming with stratospheric aerosols moderates important climate hazards in almost all regions. Only 1.3% of land area sees exacerbation of change in water availability, and regions that are exacerbated see wetting not drying contradicting the common assumptio</w:delInstrText>
        </w:r>
        <w:r w:rsidR="00615634" w:rsidRPr="003741E9" w:rsidDel="004767F4">
          <w:rPr>
            <w:rFonts w:eastAsia="SimSun"/>
            <w:lang w:val="en-US" w:eastAsia="zh-CN"/>
          </w:rPr>
          <w:delInstrText>n that solar geoengineering leads to drying in general. These results suggest that halving warming with stratospheric aerosol geoengineering could potentially reduce key climate hazards substantially while avoiding some problems associated with fully offsetting warming.", "author" : [ { "dropping-particle" : "", "family" : "Irvine", "given" : "Peter J", "non-dropping-particle" : "", "parse-names" : false, "suffix" : "" }, { "dropping-particle" : "", "family" : "Keith", "given" : "David W", "non-dropping-particle" : "", "parse-names" : false, "suffix" : "" } ], "container-title" : "Environmental Research Letters", "id" : "ITEM-1", "issue" : "4", "issued" : { "date-parts" : [ [ "2020" ] ] }, "page" : "44011", "publisher" : "{IOP} Publishing", "title" : "Halving warming with stratospheric aerosol geoengineering moderates policy-relevant climate hazards", "translator" : [ { "dropping-particle" : "", "family" : "K5058", "given" : "", "non-dropping-particle" : "", "parse-names" : false, "suffix" : "" } ], "type" : "article-journal", "volume" : "15" }, "uris" : [ "http://www.mendeley.com/documents/?uuid=7e914021-b75d-4a60-9172-88e6fc007888" ] } ], "mendeley" : { "formattedCitation" : "(Irvine and Keith, 2020)", "plainTextFormattedCitation" : "(Irvine and Keith, 2020)", "previouslyFormattedCitation" : "(Irvine and Keith, 2020)" }, "properties" : { "noteIndex" : 0 }, "schema" : "https://github.com/citation-style-language/schema/raw/master/csl-citation.json" }</w:delInstrText>
        </w:r>
        <w:r w:rsidRPr="003862D0" w:rsidDel="004767F4">
          <w:rPr>
            <w:rFonts w:eastAsia="SimSun"/>
            <w:lang w:val="en-GB" w:eastAsia="zh-CN"/>
          </w:rPr>
          <w:fldChar w:fldCharType="separate"/>
        </w:r>
        <w:r w:rsidR="00016735" w:rsidRPr="003741E9" w:rsidDel="004767F4">
          <w:rPr>
            <w:rFonts w:eastAsia="SimSun"/>
            <w:noProof/>
            <w:lang w:val="en-US" w:eastAsia="zh-CN"/>
          </w:rPr>
          <w:delText>(Irvine and Keith, 2020)</w:delText>
        </w:r>
        <w:r w:rsidRPr="003862D0" w:rsidDel="004767F4">
          <w:rPr>
            <w:rFonts w:eastAsia="SimSun"/>
            <w:lang w:val="en-GB" w:eastAsia="zh-CN"/>
          </w:rPr>
          <w:fldChar w:fldCharType="end"/>
        </w:r>
      </w:del>
      <w:bookmarkEnd w:id="4435"/>
      <w:r w:rsidRPr="003741E9">
        <w:rPr>
          <w:rFonts w:eastAsia="SimSun"/>
          <w:lang w:val="en-US" w:eastAsia="zh-CN"/>
        </w:rPr>
        <w:t xml:space="preserve">. </w:t>
      </w:r>
    </w:p>
    <w:p w14:paraId="3CB63F28" w14:textId="77777777" w:rsidR="003E7C11" w:rsidRPr="003741E9" w:rsidRDefault="003E7C11" w:rsidP="003E7C11">
      <w:pPr>
        <w:pStyle w:val="AR6BodyText"/>
        <w:rPr>
          <w:rFonts w:asciiTheme="minorHAnsi" w:eastAsia="SimSun" w:hAnsiTheme="minorHAnsi"/>
          <w:lang w:val="en-US" w:eastAsia="zh-CN"/>
        </w:rPr>
      </w:pPr>
    </w:p>
    <w:p w14:paraId="36A1A305" w14:textId="1F568DE1" w:rsidR="003E7C11" w:rsidRPr="003862D0" w:rsidRDefault="003E7C11" w:rsidP="003E7C11">
      <w:pPr>
        <w:pStyle w:val="AR6BodyText"/>
        <w:rPr>
          <w:rFonts w:eastAsia="CIDFont+F1"/>
          <w:lang w:val="en-GB"/>
        </w:rPr>
      </w:pPr>
      <w:r w:rsidRPr="00AF47C0">
        <w:rPr>
          <w:rFonts w:eastAsia="SimSun"/>
          <w:lang w:val="en-GB"/>
        </w:rPr>
        <w:t xml:space="preserve">For the same amount of global mean cooling achieved, the pattern of climate response would depend on SRM </w:t>
      </w:r>
      <w:r w:rsidR="00F72148" w:rsidRPr="00AF47C0">
        <w:rPr>
          <w:rFonts w:eastAsia="SimSun"/>
          <w:lang w:val="en-GB"/>
        </w:rPr>
        <w:t>characteristics</w:t>
      </w:r>
      <w:del w:id="4439" w:author="Robin Matthews" w:date="2021-06-16T18:03:00Z">
        <w:r w:rsidR="00F72148" w:rsidRPr="00AF47C0" w:rsidDel="004767F4">
          <w:rPr>
            <w:rFonts w:eastAsia="SimSun"/>
            <w:lang w:val="en-GB"/>
          </w:rPr>
          <w:delText xml:space="preserve"> </w:delText>
        </w:r>
      </w:del>
      <w:bookmarkStart w:id="4440" w:name="_Hlk74759046"/>
      <w:ins w:id="4441" w:author="Robin Matthews" w:date="2021-06-16T18:03:00Z">
        <w:r w:rsidR="004767F4">
          <w:rPr>
            <w:rFonts w:eastAsia="SimSun"/>
            <w:lang w:val="en-GB"/>
          </w:rPr>
          <w:t xml:space="preserve"> </w:t>
        </w:r>
        <w:r w:rsidR="004767F4">
          <w:rPr>
            <w:rFonts w:eastAsia="SimSun"/>
          </w:rPr>
          <w:fldChar w:fldCharType="begin" w:fldLock="1"/>
        </w:r>
      </w:ins>
      <w:r w:rsidR="00CD3B49">
        <w:rPr>
          <w:rFonts w:eastAsia="SimSun"/>
          <w:lang w:val="en-US"/>
        </w:rPr>
        <w: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"http://www.mendeley.com/documents/?uuid=1de8e34d-b66b-4d8a-843a-22d1ef1a7a95", "http://www.mendeley.com/documents/?uuid=1afd943f-4b2b-4896-a228-ba80e9366388"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"id" : "ITEM-3",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"ITEM-3",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"(Niemeier et al., 2013; Duan et al., 2018; Muri et al., 2018)", "plainTextFormattedCitation" : "(Niemeier et al., 2013; Duan et al., 2018; Muri et al., 2018)", "previouslyFormattedCitation" : "(Niemeier et al., 2013; Duan et al., 2018; Muri et al., 2018)" }, "properties" : { "noteIndex" : 0 }, "schema" : "https://github.com/citation-style-language/schema/raw/master/csl-citation.json" }</w:instrText>
      </w:r>
      <w:ins w:id="4442" w:author="Robin Matthews" w:date="2021-06-16T18:03:00Z">
        <w:r w:rsidR="004767F4">
          <w:rPr>
            <w:rFonts w:eastAsia="SimSun"/>
          </w:rPr>
          <w:fldChar w:fldCharType="separate"/>
        </w:r>
        <w:r w:rsidR="004767F4" w:rsidRPr="00900FBF">
          <w:rPr>
            <w:rFonts w:eastAsia="SimSun"/>
            <w:noProof/>
          </w:rPr>
          <w:t>(Niemeier et al., 2013; Duan et al., 2018; Muri et al., 2018)</w:t>
        </w:r>
        <w:r w:rsidR="004767F4">
          <w:rPr>
            <w:rFonts w:eastAsia="SimSun"/>
          </w:rPr>
          <w:fldChar w:fldCharType="end"/>
        </w:r>
      </w:ins>
      <w:del w:id="4443" w:author="Robin Matthews" w:date="2021-06-16T18:03:00Z">
        <w:r w:rsidRPr="003862D0" w:rsidDel="004767F4">
          <w:rPr>
            <w:rFonts w:eastAsia="SimSun"/>
            <w:lang w:val="en-GB"/>
          </w:rPr>
          <w:fldChar w:fldCharType="begin" w:fldLock="1"/>
        </w:r>
        <w:r w:rsidR="00615634" w:rsidRPr="00AF47C0" w:rsidDel="004767F4">
          <w:rPr>
            <w:rFonts w:eastAsia="SimSun"/>
            <w:lang w:val="en-GB"/>
          </w:rPr>
          <w:del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"http://www.mendeley.com/documents/?uuid=1de8e34d-b66b-4d8a-843a-22d1ef1a7a95", "http://www.mendeley.com/documents/?uuid=1afd943f-4b2b-4896-a228-ba80e9366388" ] } ], "mendeley" : { "formattedCitation" : "(Niemeier et al., 2013)", "plainTextFormattedCitation" : "(Niemeier et al., 2013)", "previouslyFormattedCitation" : "(Niemeier et al., 2013)"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(Niemeier et al., 2013)</w:delText>
        </w:r>
        <w:r w:rsidRPr="003862D0" w:rsidDel="004767F4">
          <w:rPr>
            <w:rFonts w:eastAsia="SimSun"/>
            <w:lang w:val="en-GB"/>
          </w:rPr>
          <w:fldChar w:fldCharType="end"/>
        </w:r>
        <w:r w:rsidRPr="003862D0" w:rsidDel="004767F4">
          <w:rPr>
            <w:rFonts w:eastAsia="SimSun"/>
            <w:lang w:val="en-GB"/>
          </w:rPr>
          <w:fldChar w:fldCharType="begin" w:fldLock="1"/>
        </w:r>
        <w:r w:rsidR="00615634" w:rsidRPr="00AF47C0" w:rsidDel="004767F4">
          <w:rPr>
            <w:rFonts w:eastAsia="SimSun"/>
            <w:lang w:val="en-GB"/>
          </w:rPr>
          <w:delInstrText>ADDIN CSL_CITATION { "c</w:delInstrText>
        </w:r>
        <w:r w:rsidR="00615634" w:rsidDel="004767F4">
          <w:rPr>
            <w:rFonts w:eastAsia="SimSun"/>
            <w:lang w:val="en-US"/>
          </w:rPr>
          <w:delInstrText>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"plainTextFormattedCitation" : "(Muri et al., 2018)", "previouslyFormattedCitation" : "(Muri et al., 2018)"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(Muri et al., 2018)</w:delText>
        </w:r>
        <w:r w:rsidRPr="003862D0" w:rsidDel="004767F4">
          <w:rPr>
            <w:rFonts w:eastAsia="SimSun"/>
            <w:lang w:val="en-GB"/>
          </w:rPr>
          <w:fldChar w:fldCharType="end"/>
        </w:r>
        <w:r w:rsidRPr="003862D0" w:rsidDel="004767F4">
          <w:rPr>
            <w:rFonts w:eastAsia="SimSun"/>
            <w:lang w:val="en-GB"/>
          </w:rPr>
          <w:fldChar w:fldCharType="begin" w:fldLock="1"/>
        </w:r>
        <w:r w:rsidR="00615634" w:rsidDel="004767F4">
          <w:rPr>
            <w:rFonts w:eastAsia="SimSun"/>
            <w:lang w:val="en-GB"/>
          </w:rPr>
          <w:del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"plainTextFormattedCitation" : "(Duan et al., 2018)", "previouslyFormattedCitation" : "(Duan et al., 2018)" }, "properties" : { "noteIndex" : 0 }, "schema" : "https://github.com/citation-style-language/schema/raw/master/csl-citation.json" }</w:delInstrText>
        </w:r>
        <w:r w:rsidRPr="003862D0" w:rsidDel="004767F4">
          <w:rPr>
            <w:rFonts w:eastAsia="SimSun"/>
            <w:lang w:val="en-GB"/>
          </w:rPr>
          <w:fldChar w:fldCharType="separate"/>
        </w:r>
        <w:r w:rsidR="00016735" w:rsidDel="004767F4">
          <w:rPr>
            <w:rFonts w:eastAsia="SimSun"/>
            <w:noProof/>
            <w:lang w:val="en-GB"/>
          </w:rPr>
          <w:delText>(Duan et al., 2018)</w:delText>
        </w:r>
        <w:r w:rsidRPr="003862D0" w:rsidDel="004767F4">
          <w:rPr>
            <w:rFonts w:eastAsia="SimSun"/>
            <w:lang w:val="en-GB"/>
          </w:rPr>
          <w:fldChar w:fldCharType="end"/>
        </w:r>
      </w:del>
      <w:bookmarkEnd w:id="4440"/>
      <w:r w:rsidRPr="003862D0">
        <w:rPr>
          <w:rFonts w:eastAsia="SimSun"/>
          <w:lang w:val="en-GB"/>
        </w:rPr>
        <w:t xml:space="preserve">. </w:t>
      </w:r>
      <w:r w:rsidR="00AB0018" w:rsidRPr="003862D0">
        <w:rPr>
          <w:rFonts w:eastAsia="SimSun"/>
          <w:lang w:val="en-GB"/>
        </w:rPr>
        <w:t>This is illustrated in</w:t>
      </w:r>
      <w:r w:rsidRPr="003862D0">
        <w:rPr>
          <w:rFonts w:eastAsia="SimSun"/>
          <w:lang w:val="en-GB"/>
        </w:rPr>
        <w:t xml:space="preserve"> </w:t>
      </w:r>
      <w:r w:rsidR="00FA6D4F" w:rsidRPr="003862D0">
        <w:rPr>
          <w:rFonts w:eastAsia="SimSun"/>
          <w:lang w:val="en-GB"/>
        </w:rPr>
        <w:t>Figure 4.38</w:t>
      </w:r>
      <w:r w:rsidR="009B7C9F" w:rsidRPr="003862D0">
        <w:rPr>
          <w:rFonts w:eastAsia="SimSun"/>
          <w:lang w:val="en-GB"/>
        </w:rPr>
        <w:t xml:space="preserve"> for</w:t>
      </w:r>
      <w:r w:rsidR="004C1AF8" w:rsidRPr="003862D0">
        <w:rPr>
          <w:rFonts w:eastAsia="SimSun"/>
          <w:lang w:val="en-GB"/>
        </w:rPr>
        <w:t xml:space="preserve"> </w:t>
      </w:r>
      <w:r w:rsidRPr="003862D0">
        <w:rPr>
          <w:rFonts w:eastAsia="SimSun"/>
          <w:lang w:val="en-GB"/>
        </w:rPr>
        <w:t>temperature and precipitation change relative to a high-CO</w:t>
      </w:r>
      <w:r w:rsidRPr="003862D0">
        <w:rPr>
          <w:rFonts w:eastAsia="SimSun"/>
          <w:vertAlign w:val="subscript"/>
          <w:lang w:val="en-GB"/>
        </w:rPr>
        <w:t>2</w:t>
      </w:r>
      <w:r w:rsidRPr="003862D0">
        <w:rPr>
          <w:rFonts w:eastAsia="SimSun"/>
          <w:lang w:val="en-GB"/>
        </w:rPr>
        <w:t xml:space="preserve"> world for scenarios of CO</w:t>
      </w:r>
      <w:r w:rsidRPr="003862D0">
        <w:rPr>
          <w:rFonts w:eastAsia="SimSun"/>
          <w:vertAlign w:val="subscript"/>
          <w:lang w:val="en-GB"/>
        </w:rPr>
        <w:t>2</w:t>
      </w:r>
      <w:r w:rsidRPr="003862D0">
        <w:rPr>
          <w:rFonts w:eastAsia="SimSun"/>
          <w:lang w:val="en-GB"/>
        </w:rPr>
        <w:t xml:space="preserve"> reduction, solar irradiance reduction, SAI, and MCB</w:t>
      </w:r>
      <w:r w:rsidR="00D27807" w:rsidRPr="003862D0">
        <w:rPr>
          <w:rFonts w:eastAsia="SimSun"/>
          <w:lang w:val="en-GB"/>
        </w:rPr>
        <w:t xml:space="preserve">. The pattern differences for different methods are much larger for </w:t>
      </w:r>
      <w:r w:rsidRPr="003862D0">
        <w:rPr>
          <w:rFonts w:eastAsia="SimSun"/>
          <w:lang w:val="en-GB"/>
        </w:rPr>
        <w:t xml:space="preserve">precipitation than </w:t>
      </w:r>
      <w:r w:rsidR="00D27807" w:rsidRPr="003862D0">
        <w:rPr>
          <w:rFonts w:eastAsia="SimSun"/>
          <w:lang w:val="en-GB"/>
        </w:rPr>
        <w:t xml:space="preserve">for </w:t>
      </w:r>
      <w:r w:rsidRPr="003862D0">
        <w:rPr>
          <w:rFonts w:eastAsia="SimSun"/>
          <w:lang w:val="en-GB"/>
        </w:rPr>
        <w:t>temperature. The pattern of climate change resulting from SRM is also different from that resulting from CO</w:t>
      </w:r>
      <w:r w:rsidRPr="003862D0">
        <w:rPr>
          <w:rFonts w:eastAsia="SimSun"/>
          <w:vertAlign w:val="subscript"/>
          <w:lang w:val="en-GB"/>
        </w:rPr>
        <w:t>2</w:t>
      </w:r>
      <w:r w:rsidRPr="003862D0">
        <w:rPr>
          <w:rFonts w:eastAsia="SimSun"/>
          <w:lang w:val="en-GB"/>
        </w:rPr>
        <w:t xml:space="preserve"> reduction (</w:t>
      </w:r>
      <w:r w:rsidR="00FA6D4F" w:rsidRPr="003862D0">
        <w:rPr>
          <w:rFonts w:eastAsia="SimSun"/>
          <w:lang w:val="en-GB" w:eastAsia="zh-CN"/>
        </w:rPr>
        <w:t>Figure 4.38</w:t>
      </w:r>
      <w:r w:rsidRPr="003862D0">
        <w:rPr>
          <w:rFonts w:eastAsia="SimSun"/>
          <w:lang w:val="en-GB"/>
        </w:rPr>
        <w:t xml:space="preserve">). It is </w:t>
      </w:r>
      <w:r w:rsidRPr="003862D0">
        <w:rPr>
          <w:rFonts w:eastAsia="SimSun"/>
          <w:i/>
          <w:iCs/>
          <w:lang w:val="en-GB"/>
        </w:rPr>
        <w:t>virtually certain</w:t>
      </w:r>
      <w:r w:rsidRPr="003862D0">
        <w:rPr>
          <w:rFonts w:eastAsia="SimSun"/>
          <w:lang w:val="en-GB"/>
        </w:rPr>
        <w:t xml:space="preserve"> that SRM approaches would not be able to precisely offset the GHG-induced anthropogenic climate change at global and regional scales. </w:t>
      </w:r>
    </w:p>
    <w:p w14:paraId="71F7C736" w14:textId="77777777" w:rsidR="003E7C11" w:rsidRPr="003862D0" w:rsidRDefault="003E7C11" w:rsidP="003E7C11">
      <w:pPr>
        <w:pStyle w:val="AR6BodyText"/>
        <w:rPr>
          <w:rFonts w:eastAsia="SimSun"/>
          <w:lang w:val="en-GB" w:eastAsia="zh-CN"/>
        </w:rPr>
      </w:pPr>
    </w:p>
    <w:p w14:paraId="49A25EFF" w14:textId="066C3545" w:rsidR="003E7C11" w:rsidRPr="003862D0" w:rsidRDefault="003E7C11" w:rsidP="003E7C11">
      <w:pPr>
        <w:pStyle w:val="AR6BodyText"/>
        <w:rPr>
          <w:rFonts w:eastAsia="SimSun"/>
          <w:lang w:val="en-GB" w:eastAsia="zh-CN"/>
        </w:rPr>
      </w:pPr>
      <w:r w:rsidRPr="003862D0">
        <w:rPr>
          <w:lang w:val="en-GB"/>
        </w:rPr>
        <w:t>Because of different sensitivity of precipitation change to CO</w:t>
      </w:r>
      <w:r w:rsidRPr="003862D0">
        <w:rPr>
          <w:vertAlign w:val="subscript"/>
          <w:lang w:val="en-GB"/>
        </w:rPr>
        <w:t>2</w:t>
      </w:r>
      <w:r w:rsidRPr="003862D0">
        <w:rPr>
          <w:lang w:val="en-GB"/>
        </w:rPr>
        <w:t xml:space="preserve"> and solar forcings</w:t>
      </w:r>
      <w:r w:rsidR="000C3588" w:rsidRPr="003862D0">
        <w:rPr>
          <w:lang w:val="en-GB"/>
        </w:rPr>
        <w:t xml:space="preserve"> </w:t>
      </w:r>
      <w:r w:rsidR="000C3588" w:rsidRPr="003862D0">
        <w:rPr>
          <w:noProof/>
          <w:lang w:val="en-GB"/>
        </w:rPr>
        <w:fldChar w:fldCharType="begin" w:fldLock="1"/>
      </w:r>
      <w:r w:rsidR="00615634">
        <w:rPr>
          <w:noProof/>
          <w:lang w:val="en-GB"/>
        </w:rPr>
        <w:instrText>ADDIN CSL_CITATION { "citationItems" : [ { "id" : "ITEM-1", "itemData" : { "DOI" : "10.1175/BAMS-D-16-0019.1", "ISSN" : "0003-0007", "abstract" : "As the global temperature increases with changing climate, precipitation rates and patterns are affected through a wide range of physical mechanisms. The globally averaged intensity of extreme precipitation also changes more rapidly than the globally averaged precipitation rate. While some aspects of the regional variation in precipitation predicted by climate models appear robust, there is still a large degree of intermodel differences unaccounted for. Individual drivers of climate change initially alter the energy budget of the atmosphere, leading to distinct rapid adjustments involving changes in precipitation. Differences in how these rapid adjustment processes manifest themselves within models are likely to explain a large fraction of the present model spread and better quantifications are needed to improve precipitation predictions. Here, the authors introduce the Precipitation Driver and Response Model Intercomparison Project (PDRMIP), where a set of idealized experiments designed to unders...", "author" : [ { "dropping-particle" : "", "family" : "Myhre", "given" : "G.", "non-dropping-particle" : "", "parse-names" : false, "suffix" : "" }, { "dropping-particle" : "", "family" : "Forster", "given" : "P. M.", "non-dropping-particle" : "", "parse-names" : false, "suffix" : "" }, { "dropping-particle" : "", "family" : "Samset", "given" : "B. H.",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"Fl\u00e4schner", "given" : "D.", "non-dropping-particle" : "", "parse-names" : false, "suffix" : "" }, { "dropping-particle" : "", "family" : "Iversen", "given" : "T.",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B.", "non-dropping-particle" : "", "parse-names" : false, "suffix" : "" }, { "dropping-particle" : "", "family" : "Shindell", "given" : "D.", "non-dropping-particle" : "", "parse-names" : false, "suffix" : "" }, { "dropping-particle" : "", "family" : "Shine", "given" : "K. P.", "non-dropping-particle" : "", "parse-names" : false, "suffix" : "" }, { "dropping-particle" : "", "family" : "Stjern", "given" : "C. W.", "non-dropping-particle" : "", "parse-names" : false, "suffix" : "" }, { "dropping-particle" : "", "family" : "Takemura", "given" : "T.", "non-dropping-particle" : "", "parse-names" : false, "suffix" : "" }, { "dropping-particle" : "", "family" : "Voulgarakis", "given" : "A.", "non-dropping-particle" : "", "parse-names" : false, "suffix" : "" }, { "dropping-particle" : "", "family" : "Zwiers", "given" : "F.", "non-dropping-particle" : "", "parse-names" : false, "suffix" : "" } ], "container-title" : "Bulletin of the American Meteorological Society", "id" : "ITEM-1", "issue" : "6", "issued" : { "date-parts" : [ [ "2017", "6" ] ] }, "page" : "1185-1198", "title" : "PDRMIP: A Precipitation Driver and Response Model Intercomparison Project\u2014Protocol and Preliminary Results", "translator" : [ { "dropping-particle" : "", "family" : "K2935", "given" : "", "non-dropping-particle" : "", "parse-names" : false, "suffix" : "" } ], "type" : "article-journal", "volume" : "98" }, "uris" : [ "http://www.mendeley.com/documents/?uuid=8b064a90-3576-446c-bb4d-e08e6260b7b5" ] } ], "mendeley" : { "formattedCitation" : "(Myhre et al., 2017)", "plainTextFormattedCitation" : "(Myhre et al., 2017)", "previouslyFormattedCitation" : "(Myhre et al., 2017)" }, "properties" : { "noteIndex" : 0 }, "schema" : "https://github.com/citation-style-language/schema/raw/master/csl-citation.json" }</w:instrText>
      </w:r>
      <w:r w:rsidR="000C3588" w:rsidRPr="003862D0">
        <w:rPr>
          <w:noProof/>
          <w:lang w:val="en-GB"/>
        </w:rPr>
        <w:fldChar w:fldCharType="separate"/>
      </w:r>
      <w:r w:rsidR="00016735">
        <w:rPr>
          <w:noProof/>
          <w:lang w:val="en-GB"/>
        </w:rPr>
        <w:t>(Myhre et al., 2017)</w:t>
      </w:r>
      <w:r w:rsidR="000C3588" w:rsidRPr="003862D0">
        <w:rPr>
          <w:noProof/>
          <w:lang w:val="en-GB"/>
        </w:rPr>
        <w:fldChar w:fldCharType="end"/>
      </w:r>
      <w:r w:rsidRPr="003862D0">
        <w:rPr>
          <w:lang w:val="en-GB"/>
        </w:rPr>
        <w:t xml:space="preserve">, if shortwave-based SRM is used to fully offset GHG-induced global mean warming, there would be a overcompensation of GHG-induced increase in global mean precipitation </w:t>
      </w:r>
      <w:r w:rsidR="00ED0A40" w:rsidRPr="003862D0">
        <w:rPr>
          <w:bCs/>
          <w:lang w:val="en-GB"/>
        </w:rPr>
        <w:fldChar w:fldCharType="begin" w:fldLock="1"/>
      </w:r>
      <w:r w:rsidR="004B7E49">
        <w:rPr>
          <w:bCs/>
          <w:lang w:val="en-GB"/>
        </w:rPr>
        <w:instrText xml:space="preserve">ADDIN CSL_CITATION { "citationItems" : [ { "id" : "ITEM-1", "itemData" : { "DOI" : "10.1002/wcc.423", "ISBN" : "17577780 (ISSN)", "ISSN" : "17577780", "abstract" : "Solar geoengineering has been proposed as a means to cool the Earth by increasing the reflection of sunlight back to space, for example, by injecting reflective aerosol particles (or their precursors) into the lower stratosphere. Such proposed techniques would not be able to substitute for mitigation of greenhouse gas (GHG) emissions as a response to the risks of climate change, as they would only mask some of the effects of global warming. They might, however, eventually be applied as a complementary approach to reduce climate risks. Thus, the Earth system consequences of solar geoengineering are central to understanding its potentials and risks. Here we review the state-of-the-art knowledge about stratospheric sulfate aerosol injection and an idealized proxy for this, \u2018sunshade geoengineering,\u2019 in which the intensity of incoming sunlight is directly reduced in models. Studies are consistent in suggesting that sunshade geoengineering and stratospheric aerosol injection would generally offset the climate effects of elevated GHG concentrations. However, it is clear that a solar geoengineered climate would be novel in some respects, one example being a notably reduced hydrological cycle intensity. Moreover, we provide an overview of nonclimatic aspects of the response to stratospheric aerosol injection, for example, its effect on ozone, and the uncertainties around its consequences. We also consider the issues raised by the partial control over the climate that solar geoengineering would allow. Finally, this overview highlights some key research gaps in need of being resolved to provide sound basis for guidance of future decisions around solar geoengineering.For further resources related to this article, please visit the WIREs website.", "author" : [ { "dropping-particle" : "", "family" : "Irvine", "given" : "Peter J.", "non-dropping-particle" : "", "parse-names" : false, "suffix" : "" }, { "dropping-particle" : "", "family" : "Kravitz", "given" : "Ben", "non-dropping-particle" : "", "parse-names" : false, "suffix" : "" }, { "dropping-particle" : "", "family" : "Lawrence", "given" : "Mark G.", "non-dropping-particle" : "", "parse-names" : false, "suffix" : "" }, { "dropping-particle" : "", "family" : "Muri", "given" : "Helene", "non-dropping-particle" : "", "parse-names" : false, "suffix" : "" } ], "container-title" : "Wiley Interdisciplinary Reviews: Climate Change", "id" : "ITEM-1", "issue" : "6", "issued" : { "date-parts" : [ [ "2016", "11" ] ] }, "page" : "815-833", "title" : "An overview of the Earth system science of solar geoengineering", "translator" : [ { "dropping-particle" : "", "family" : "K3118", "given" : "", "non-dropping-particle" : "", "parse-names" : false, "suffix" : "" } ], "type" : "article-journal", "volume" : "7" }, "uris" : [ "http://www.mendeley.com/documents/?uuid=1a1adee9-b5aa-40a3-9ede-393dc3b9e079" ] }, { "id" : "ITEM-2", "itemData" : { "DOI" : "10.1002/jgrd.50646", "ISBN" : "2169-8996", "ISSN" : "2169897X", "abstract" : "Solar geoengineering\u2014deliberate reduction in the amount of solar radiation retained by the Earth\u2014has been proposed as a means of counteracting some of the climatic effects of anthropogenic greenhouse gas emissions. We present results from Experiment G1 of the Geoengineering Model Intercomparison Project, in which 12 climate models have simulated the climate response to an abrupt quadrupling of CO2 from preindustrial concentrations brought into radiative balance via a globally uniform reduction in insolation. Models show this reduction largely offsets global mean surface temperature increases due to quadrupled CO2 concentrations and prevents 97% of the Arctic sea ice loss that would otherwise occur under high CO2 levels but, compared to the preindustrial climate, leaves the tropics cooler (\u22120.3 K) and the poles warmer (+0.8 K). Annual mean precipitation minus evaporation anomalies for G1 are less than 0.2 mm day\u22121 in magnitude over 92% of the globe, but some tropical regions receive less precipitation, in part due to increased moist static stability and suppression of convection. Global average net primary productivity increases by 120% in G1 over simulated preindustrial levels, primarily from CO2 fertilization, but also in part due to reduced plant heat stress compared to a high CO2 world with no geoengineering. All models show that uniform solar geoengineering in G1 cannot simultaneously return regional and global temperature and hydrologic cycle intensity to preindustrial levels.", "author" : [ { "dropping-particle" : "", "family" : "Kravitz", "given" : "Ben", "non-dropping-particle" : "", "parse-names" : false, "suffix" : "" }, { "dropping-particle" : "", "family" : "Caldeira", "given" : "Ken", "non-dropping-particle" : "", "parse-names" : false, "suffix" : "" }, { "dropping-particle" : "", "family" : "Boucher", "given" : "Olivier", "non-dropping-particle" : "", "parse-names" : false, "suffix" : "" }, { "dropping-particle" : "", "family" : "Robock", "given" : "Alan", "non-dropping-particle" : "", "parse-names" : false, "suffix" : "" }, { "dropping-particle" : "", "family" : "Rasch", "given" : "Philip J.", "non-dropping-particle" : "", "parse-names" : false, "suffix" : "" }, { "dropping-particle" : "", "family" : "Alterskjaer", "given" : "Kari", "non-dropping-particle" : "", "parse-names" : false, "suffix" : "" }, { "dropping-particle" : "", "family" : "Karam", "given" : "Diana Bou",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"Haywood", "given" : "James M.", "non-dropping-particle" : "", "parse-names" : false, "suffix" : "" }, { "dropping-particle" : "", "family" : "Irvine", "given" : "Peter J.", "non-dropping-particle" : "", "parse-names" : false, "suffix" : "" }, { "dropping-particle" : "", "family" : "Ji", "given" : "Duoying", "non-dropping-particle" : "", "parse-names" : false, "suffix" : "" }, { "dropping-particle" : "", "family" : "Jones", "given" : "Andy", "non-dropping-particle" : "", "parse-names" : false, "suffix" : "" }, { "dropping-particle" : "", "family" : "Kristj\u00e1nsson", "given" : "J\u00f3n Egill", "non-dropping-particle" : "", "parse-names" : false, "suffix" : "" }, { "dropping-particle" : "", "family" : "Lunt", "given" : "Daniel J.", "non-dropping-particle" : "", "parse-names" : false, "suffix" : "" }, { "dropping-particle" : "", "family" : "Moore", "given" : "John C.",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"Journal of Geophysical Research: Atmospheres", "id" : "ITEM-2", "issue" : "15", "issued" : { "date-parts" : [ [ "2013", "8", "16" ] ] }, "page" : "8320-8332", "title" : "Climate model response from the Geoengineering Model Intercomparison Project (GeoMIP)", "translator" : [ { "dropping-particle" : "", "family" : "K2800", "given" : "", "non-dropping-particle" : "", "parse-names" : false, "suffix" : "" } ], "type" : "article-journal", "volume" : "118" }, "uris" : [ "http://www.mendeley.com/documents/?uuid=f725e801-276b-4472-aabd-fdf3995dfc2d" ] }, { "id" : "ITEM-3",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w:instrText>
      </w:r>
      <w:r w:rsidR="004B7E49" w:rsidRPr="003741E9">
        <w:rPr>
          <w:bCs/>
        </w:rPr>
        <w:instrText>: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"ITEM-3",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"http://www.mendeley.com/documents/?uuid=4dac06b0-8e76-4591-b877-94cc659aca2d" ] } ], "mendeley" : { "formattedCitation" : "(Kravitz et al., 2013a; Tilmes et al., 2013; Irvine et al., 2016)", "plainTextFormattedCitation" : "(Kravitz et al., 2013a; Tilmes et al., 2013; Irvine et al., 2016)", "previouslyFormattedCitation" : "(Kravitz et al., 2013a; Tilmes et al., 2013; Irvine et al., 2016)" }, "properties" : { "noteIndex" : 0 }, "schema" : "https://github.com/citation-style-language/schema/raw/master/csl-citation.json" }</w:instrText>
      </w:r>
      <w:r w:rsidR="00ED0A40" w:rsidRPr="003862D0">
        <w:rPr>
          <w:bCs/>
          <w:lang w:val="en-GB"/>
        </w:rPr>
        <w:fldChar w:fldCharType="separate"/>
      </w:r>
      <w:r w:rsidR="00016735">
        <w:rPr>
          <w:bCs/>
          <w:noProof/>
        </w:rPr>
        <w:t>(Kravitz et al., 2013a; Tilmes et al., 2013; Irvine et al., 2016)</w:t>
      </w:r>
      <w:r w:rsidR="00ED0A40" w:rsidRPr="003862D0">
        <w:rPr>
          <w:bCs/>
          <w:lang w:val="en-GB"/>
        </w:rPr>
        <w:fldChar w:fldCharType="end"/>
      </w:r>
      <w:r w:rsidRPr="00560680">
        <w:rPr>
          <w:rFonts w:eastAsia="SimSun"/>
          <w:lang w:eastAsia="zh-CN"/>
        </w:rPr>
        <w:t>.</w:t>
      </w:r>
      <w:r w:rsidRPr="00560680">
        <w:t xml:space="preserve"> </w:t>
      </w:r>
      <w:r w:rsidRPr="003862D0">
        <w:rPr>
          <w:lang w:val="en-GB"/>
        </w:rPr>
        <w:t>Further, regional SRM approaches such as aerosol injections into the Arctic stratosphere are</w:t>
      </w:r>
      <w:r w:rsidRPr="003862D0">
        <w:rPr>
          <w:i/>
          <w:lang w:val="en-GB"/>
        </w:rPr>
        <w:t xml:space="preserve"> likely</w:t>
      </w:r>
      <w:r w:rsidRPr="003862D0">
        <w:rPr>
          <w:lang w:val="en-GB"/>
        </w:rPr>
        <w:t xml:space="preserve"> to remote</w:t>
      </w:r>
      <w:r w:rsidR="004C1AF8" w:rsidRPr="003862D0">
        <w:rPr>
          <w:lang w:val="en-GB"/>
        </w:rPr>
        <w:t>ly</w:t>
      </w:r>
      <w:r w:rsidRPr="003862D0">
        <w:rPr>
          <w:lang w:val="en-GB"/>
        </w:rPr>
        <w:t xml:space="preserve"> influence on tropical monsoon precipitation by shifting the mean position of ITCZ (Nalam et al., 2018). However, the shift </w:t>
      </w:r>
      <w:r w:rsidR="00F72148" w:rsidRPr="003862D0">
        <w:rPr>
          <w:lang w:val="en-GB"/>
        </w:rPr>
        <w:t xml:space="preserve">could </w:t>
      </w:r>
      <w:r w:rsidRPr="003862D0">
        <w:rPr>
          <w:lang w:val="en-GB"/>
        </w:rPr>
        <w:t xml:space="preserve">be </w:t>
      </w:r>
      <w:r w:rsidR="00F72148" w:rsidRPr="003862D0">
        <w:rPr>
          <w:lang w:val="en-GB"/>
        </w:rPr>
        <w:t>avoided</w:t>
      </w:r>
      <w:r w:rsidRPr="003862D0">
        <w:rPr>
          <w:lang w:val="en-GB"/>
        </w:rPr>
        <w:t xml:space="preserve"> by simultaneously cooling the southern hemisphere </w:t>
      </w:r>
      <w:r w:rsidR="00ED0A40" w:rsidRPr="003862D0">
        <w:rPr>
          <w:bCs/>
          <w:lang w:val="en-GB"/>
        </w:rPr>
        <w:fldChar w:fldCharType="begin" w:fldLock="1"/>
      </w:r>
      <w:r w:rsidR="00615634">
        <w:rPr>
          <w:bCs/>
          <w:lang w:val="en-GB"/>
        </w:rPr>
        <w:instrText>ADDIN CSL_CITATION { "citationItems" : [ { "id" : "ITEM-1", "itemData" : { "DOI" : "10.5194/esd-7-469-2016", "ISSN" : "2190-4987", "abstract" : "Abstract. Understanding the climate impacts of solar geoengineering is essential for evaluating its benefits and risks. Most previous simulations have prescribed a particular strategy and evaluated its modeled effects. Here we turn this approach around by first choosing example climate objectives and then designing a strategy to meet those objectives in climate models. There are four essential criteria for designing a strategy: (i) an explicit specification of the objectives, (ii) defining what climate forcing agents to modify so the objectives are met, (iii) a method for managing uncertainties, and (iv) independent verification of the strategy in an evaluation model. We demonstrate this design perspective through two multi-objective examples. First, changes in Arctic temperature and the position of tropical precipitation due to CO2 increases are offset by adjusting high-latitude insolation in each hemisphere independently. Second, three different latitude-dependent patterns of insolation are modified to offset CO2-induced changes in global mean temperature, interhemispheric temperature asymmetry, and the Equator-to-pole temperature gradient. In both examples, the \"design\" and \"evaluation\" models are state-of-the-art fully coupled atmosphere\u2013ocean general circulation models.", "author" : [ { "dropping-particle" : "", "family" : "Kravitz", "given" : "Ben", "non-dropping-particle" : "", "parse-names" : false, "suffix" : "" }, { "dropping-particle" : "", "family" : "MacMartin", "given" : "Douglas G.", "non-dropping-particle" : "", "parse-names" : false, "suffix" : "" }, { "dropping-particle" : "", "family" : "Wang", "given" : "Hailong", "non-dropping-particle" : "", "parse-names" : false, "suffix" : "" }, { "dropping-particle" : "", "family" : "Rasch", "given" : "Philip J", "non-dropping-particle" : "", "parse-names" : false, "suffix" : "" } ], "container-title" : "Earth System Dynamics", "id" : "ITEM-1", "issue" : "2", "issued" : { "date-parts" : [ [ "2016", "5", "24" ] ] }, "page" : "469-497", "title" : "Geoengineering as a design problem", "translator" : [ { "dropping-particle" : "", "family" : "K4790", "given" : "", "non-dropping-particle" : "", "parse-names" : false, "suffix" : "" } ], "type" : "article-journal", "volume" : "7" }, "uris" : [ "http://www.mendeley.com/documents/?uuid=e03ca600-f0a3-4d3c-b3c4-33fb1850fc4e" ] }, { "id" : "ITEM-2", "itemData" : { "DOI" : "10.1007/s00382-017-3810-y", "ISBN" : "0123456789", "ISSN" : "14320894", "author" : [ { "dropping-particle" : "", "family" : "Nalam", "given" : "Aditya", "non-dropping-particle" : "", "parse-names" : false, "suffix" : "" }, { "dropping-particle" : "", "family" : "Bala", "given" : "Govindasamy", "non-dropping-particle" : "", "parse-names" : false, "suffix" : "" }, { "dropping-particle" : "", "family" : "Modak", "given" : "Angshuman", "non-dropping-particle" : "", "parse-names" : false, "suffix" : "" } ], "container-title" : "Climate Dynamics", "id" : "ITEM-2", "issue" : "9-10", "issued" : { "date-parts" : [ [ "2018" ] ] }, "page" : "3375-3395", "publisher" : "Springer Berlin Heidelberg", "title" : "Effects of Arctic geoengineering on precipitation in the tropical monsoon regions", "translator" : [ { "dropping-particle" : "", "family" : "K2786", "given" : "", "non-dropping-particle" : "", "parse-names" : false, "suffix" : "" } ], "type" : "article-journal", "volume" : "50" }, "uris" : [ "http://www.mendeley.com/documents/?uuid=cb1add20-0f71-4ee7-9b25-7b8ffc113930" ] }, { "id" : "ITEM-3", "itemData" : { "DOI" : "10.5194/esd-4-301-2013", "ISBN" : "2190-4987", "ISSN" : "21904979", "abstract" : "With human-induced climate change leading to amplified warming in high latitudes, mitigation alone is unlikely to be rapid enough to prevent significant, even irreversible, impacts. Model simulations in which solar insolation was arbitrarily reduced poleward of 51, 61, or 71 degrees latitude in one or both hemispheres not only cooled those regions, but also drew energy from lower latitudes, exerting a cooling influence over much of the particular hemisphere in which the reduction was imposed. The simulations, conducted using the National Center for Atmospheric Research's CAM3.1 atmospheric model coupled to a slab ocean, indicated that high-latitude reductions in absorbed solar radiation have a significantly larger cooling influence than solar reductions of equivalent magnitude spread evenly over the Earth. This amplified influence occurred primarily because concentrated high-latitude reductions in solar radiation led to increased sea ice fraction and surface albedo, thereby amplifying the energy deficit at the top of the atmosphere as compared to the response for an equivalent reduction in solar radiation spread evenly over the globe. Reductions in incoming solar radiation in one polar region (either north or south) resulted in increased poleward energy transport during that hemisphere's cold season and shifted the Inter-Tropical Convergence Zone (ITCZ) away from that pole, whereas comparable solar reductions in both polar regions resulted in increased poleward energy transport, but tended to leave the ITCZ approximately in place. Together, these results suggest that, until emissions reductions are sufficient to limit the warming influence of increasing greenhouse gas concentrations, polar reductions in solar radiation, if they could be efficiently and effectively implemented, warrant further research as an approach to moderating the early stages of both high-latitude and global warming.", "author" : [ { "dropping-particle" : "", "family" : "MacCracken", "given" : "M. C.", "non-dropping-particle" : "", "parse-names" : false, "suffix" : "" }, { "dropping-particle" : "", "family" : "Shin", "given" : "H. J.", "non-dropping-particle" : "", "parse-names" : false, "suffix" : "" }, { "dropping-particle" : "", "family" : "Caldeira", "given" : "K.", "non-dropping-particle" : "", "parse-names" : false, "suffix" : "" }, { "dropping-particle" : "", "family" : "Ban-Weiss", "given" : "G. A.", "non-dropping-particle" : "", "parse-names" : false, "suffix" : "" } ], "container-title" : "Earth System Dynamics", "id" : "ITEM-3", "issue" : "2", "issued" : { "date-parts" : [ [ "2013" ] ] }, "page" : "301-315", "title" : "Climate response to imposed solar radiation reductions in high latitudes", "translator" : [ { "dropping-particle" : "", "family" : "K4560", "given" : "", "non-dropping-particle" : "", "parse-names" : false, "suffix" : "" } ], "type" : "article-journal", "volume" : "4" }, "uris" : [ "http://www.mendeley.com/documents/?uuid=2390018b-28b3-4f62-8e59-3dab2d6859e8" ] } ], "mendeley" : { "formattedCitation" : "(MacCracken et al., 2013; Kravitz et al., 2016; Nalam et al., 2018)", "plainTextFormattedCitation" : "(MacCracken et al., 2013; Kravitz et al., 2016; Nalam et al., 2018)", "previouslyFormattedCitation" : "(MacCracken et al., 2013; Kravitz et al., 2016; Nalam et al., 2018)" }, "properties" : { "noteIndex" : 0 }, "schema" : "https://github.com/citation-style-language/schema/raw/master/csl-citation.json" }</w:instrText>
      </w:r>
      <w:r w:rsidR="00ED0A40" w:rsidRPr="003862D0">
        <w:rPr>
          <w:bCs/>
          <w:lang w:val="en-GB"/>
        </w:rPr>
        <w:fldChar w:fldCharType="separate"/>
      </w:r>
      <w:r w:rsidR="00016735">
        <w:rPr>
          <w:bCs/>
          <w:noProof/>
          <w:lang w:val="en-GB"/>
        </w:rPr>
        <w:t>(MacCracken et al., 2013; Kravitz et al., 2016; Nalam et al., 2018)</w:t>
      </w:r>
      <w:r w:rsidR="00ED0A40" w:rsidRPr="003862D0">
        <w:rPr>
          <w:bCs/>
          <w:lang w:val="en-GB"/>
        </w:rPr>
        <w:fldChar w:fldCharType="end"/>
      </w:r>
      <w:r w:rsidRPr="003862D0">
        <w:rPr>
          <w:lang w:val="en-GB"/>
        </w:rPr>
        <w:t xml:space="preserve">. </w:t>
      </w:r>
      <w:bookmarkStart w:id="4444" w:name="_Hlk28786807"/>
      <w:r w:rsidR="004C1AF8" w:rsidRPr="003862D0">
        <w:rPr>
          <w:lang w:val="en-GB"/>
        </w:rPr>
        <w:t xml:space="preserve">The </w:t>
      </w:r>
      <w:r w:rsidRPr="003862D0">
        <w:rPr>
          <w:lang w:val="en-GB"/>
        </w:rPr>
        <w:t xml:space="preserve">SRM response of precipitation minus </w:t>
      </w:r>
      <w:r w:rsidR="00A94E83" w:rsidRPr="003862D0">
        <w:rPr>
          <w:lang w:val="en-GB"/>
        </w:rPr>
        <w:t>evapotranspiration</w:t>
      </w:r>
      <w:r w:rsidRPr="003862D0">
        <w:rPr>
          <w:lang w:val="en-GB"/>
        </w:rPr>
        <w:t xml:space="preserve"> (P</w:t>
      </w:r>
      <w:r w:rsidR="00FB2506">
        <w:rPr>
          <w:rFonts w:cs="Times New Roman"/>
          <w:lang w:val="en-GB"/>
        </w:rPr>
        <w:t>–</w:t>
      </w:r>
      <w:r w:rsidRPr="003862D0">
        <w:rPr>
          <w:lang w:val="en-GB"/>
        </w:rPr>
        <w:t>E)</w:t>
      </w:r>
      <w:r w:rsidR="00F72148" w:rsidRPr="003862D0">
        <w:rPr>
          <w:lang w:val="en-GB"/>
        </w:rPr>
        <w:t xml:space="preserve"> </w:t>
      </w:r>
      <w:r w:rsidRPr="003862D0">
        <w:rPr>
          <w:lang w:val="en-GB"/>
        </w:rPr>
        <w:t>is found to be smaller than that of precipitation because of reduction in both precipitation and evapo</w:t>
      </w:r>
      <w:bookmarkEnd w:id="4444"/>
      <w:r w:rsidRPr="003862D0">
        <w:rPr>
          <w:lang w:val="en-GB"/>
        </w:rPr>
        <w:t xml:space="preserve">transpiration </w:t>
      </w:r>
      <w:r w:rsidR="00ED0A40" w:rsidRPr="003862D0">
        <w:rPr>
          <w:bCs/>
          <w:lang w:val="en-GB"/>
        </w:rPr>
        <w:fldChar w:fldCharType="begin" w:fldLock="1"/>
      </w:r>
      <w:r w:rsidR="004B7E49">
        <w:rPr>
          <w:bCs/>
          <w:lang w:val="en-GB"/>
        </w:rPr>
        <w:instrText>ADDIN CSL_CITATION { "citationItems" : [ { "id" : "ITEM-1", "itemData" : { "DOI" : "10.1002/jgrd.50868", "ISBN" : "2169-8996", "ISSN" : "2169897X", "abstract" : "The hydrological impact of enhancing Earth's albedo by solar radiation management is investigated using simulations from 12 Earth System models contributing to the Geoengineering Model Intercomparison Project (GeoMIP). We contrast an idealized experiment, G1, where the global mean radiative forcing is kept at preindustrial conditions by reducing insolation while the CO2 concentration is quadrupled to a 4\u00d7CO2 experiment. The reduction of evapotranspiration over land with instantaneously increasing CO2 concentrations in both experiments largely contributes to an initial reduction in evaporation. A warming surface associated with the transient adjustment in 4\u00d7CO2 generates an increase of global precipitation by around 6.9% with large zonal and regional changes in both directions, including a precipitation increase of 10% over Asia and a reduction of 7% for the North American summer monsoon. Reduced global evaporation persists in G1 with temperatures close to preindustrial conditions. Global precipitation is reduced by around 4.5%, and significant reductions occur over monsoonal land regions: East Asia (6%), South Africa (5%), North America (7%), and South America (6%). The general precipitation performance in models is discussed in comparison to observations. In contrast to the 4\u00d7CO2 experiment, where the frequency of months with heavy precipitation intensity is increased by over 50% in comparison to the control, a reduction of up to 20% is simulated in G1. These changes in precipitation in both total amount and frequency of extremes point to a considerable weakening of the hydrological cycle in a geoengineered world.", "author" : [ { "dropping-particle" : "", "family" : "Tilmes", "given" : "Simone", "non-dropping-particle" : "", "parse-names" : false, "suffix" : "" }, { "dropping-particle" : "", "family" : "Fasullo", "given" : "John", "non-dropping-particle" : "", "parse-names" : false, "suffix" : "" }, { "dropping-particle" : "", "family" : "Lamarque", "given" : "Jean-Francois", "non-dropping-particle" : "", "parse-names" : false, "suffix" : "" }, { "dropping-particle" : "", "family" : "Marsh", "given" : "Daniel R.", "non-dropping-particle" : "", "parse-names" : false, "suffix" : "" }, { "dropping-particle" : "", "family" : "Mills", "given" : "Michael", "non-dropping-particle" : "", "parse-names" : false, "suffix" : "" }, { "dropping-particle" : "", "family" : "Alterskjaer", "given" : "Kari", "non-dropping-particle" : "", "parse-names" : false, "suffix" : "" }, { "dropping-particle" : "", "family" : "Muri", "given" : "Helene", "non-dropping-particle" : "", "parse-names" : false, "suffix" : "" }, { "dropping-particle" : "", "family" : "Kristj\u00e1nsson", "given" : "J\u00f3n E.", "non-dropping-particle" : "", "parse-names" : false, "suffix" : "" }, { "dropping-particle" : "", "family" : "Boucher", "given" : "Olivier", "non-dropping-particle" : "", "parse-names" : false, "suffix" : "" }, { "dropping-particle" : "", "family" : "Schulz", "given" : "Michael",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"Jones", "given" : "Andy", "non-dropping-particle" : "", "parse-names" : false, "suffix" : "" }, { "dropping-particle" : "", "family" : "Haywood", "given" : "Jim", "non-dropping-particle" : "", "parse-names" : false, "suffix" : "" }, { "dropping-particle" : "", "family" : "Irvine", "given" : "Peter J.", "non-dropping-particle" : "", "parse-names" : false, "suffix" : "" }, { "dropping-particle" : "", "family" : "Ji", "given" : "Duoying", "non-dropping-particle" : "", "parse-names" : false, "suffix" : "" }, { "dropping-particle" : "", "family" : "Moore", "given" : "John C.", "non-dropping-particle" : "", "parse-names" : false, "suffix" : "" }, { "dropping-particle" : "", "family" : "Karam", "given" : "Diana B.", "non-dropping-particle" : "", "parse-names" : false, "suffix" : "" }, { "dropping-particle" : "", "family" : "Kravitz", "given" : "Ben", "non-dropping-particle" : "", "parse-names" : false, "suffix" : "" }, { "dropping-particle" : "", "family" : "Rasch", "given" : "Philip J.", "non-dropping-particle" : "", "parse-names" : false, "suffix" : "" }, { "dropping-particle" : "", "family" : "Singh", "given" : "Balwinder", "non-dropping-particle" : "", "parse-names" : false, "suffix" : "" }, { "dropping-particle" : "", "family" : "Yoon", "given" : "Jin-Ho", "non-dropping-particle" : "", "parse-names" : false, "suffix" : "" }, { "dropping-particle" : "", "family" : "Niemeier", "given" : "Ulrike", "non-dropping-particle" : "", "parse-names" : false, "suffix" : "" }, { "dropping-particle" : "", "family" : "Schmidt", "given" : "Hauke", "non-dropping-particle" : "", "parse-names" : false, "suffix" : "" }, { "dropping-particle" : "", "family" : "Robock", "given" : "Alan", "non-dropping-particle" : "", "parse-names" : false, "suffix" : "" }, { "dropping-particle" : "", "family" : "Yang", "given" : "Shuting", "non-dropping-particle" : "", "parse-names" : false, "suffix" : "" }, { "dropping-particle" : "", "family" : "Watanabe", "given" : "Shingo", "non-dropping-particle" : "", "parse-names" : false, "suffix" : "" } ], "container-title" : "Journal of Geophysical Research: Atmospheres", "id" : "ITEM-1", "issue" : "19", "issued" : { "date-parts" : [ [ "2013", "10", "16" ] ] }, "page" : "11,036-11,058", "title" : "The hydrological impact of geoengineering in the Geoengineering Model Intercomparison Project (GeoMIP)", "translator" : [ { "dropping-particle" : "", "family" : "K2787", "given" : "", "non-dropping-particle" : "", "parse-names" : false, "suffix" : "" } ], "type" : "article-journal", "volume" : "118" }, "uris" : [ "http://www.mendeley.com/documents/?uuid=4dac06b0-8e76-4591-b877-94cc659aca2d" ] }, { "id" : "ITEM-2", "itemData" : { "DOI" : "10.1007/s00382-017-3810-y", "ISBN" : "0123456789", "ISSN" : "14320894", "author" : [ { "dropping-particle" : "", "family" : "Nalam", "given" : "Aditya", "non-dropping-particle" : "", "parse-names" : false, "suffix" : "" }, { "dropping-particle" : "", "family" : "Bala", "given" : "Govindasamy", "non-dropping-particle" : "", "parse-names" : false, "suffix" : "" }, { "dropping-particle" : "", "family" : "Modak", "given" : "Angshuman", "non-dropping-particle" : "", "parse-names" : false, "suffix" : "" } ], "container-title" : "Climate Dynamics", "id" : "ITEM-2", "issue" : "9-10", "issued" : { "date-parts" : [ [ "2018" ] ] }, "page" : "3375-3395", "publisher" : "Springer Berlin Heidelberg", "title" : "Effects of Arctic geoengineering on precipitation in the tropical monsoon regions", "translator" : [ { "dropping-particle" : "", "family" : "K2786", "given" : "", "non-dropping-particle" : "", "parse-names" : false, "suffix" : "" } ], "type" : "article-journal", "volume" : "50" }, "uris" : [ "http://www.mendeley.com/documents/?uuid=cb1add20-0f71-4ee7-9b25-7b8ffc113930" ] }, { "id" : "ITEM-3", "itemData" : { "DOI" : "10.1038/s41558-019-0398-8", "ISSN" : "1758-6798", "abstract" : "Solar geoengineering (SG) has the potential to restore average surface temperatures by increasing planetary albedo1\u20134, but this could reduce precipitation5\u20137. Thus, although SG might reduce globally aggregated risks, it may increase climate risks for some regions8\u201310. Here, using the high-resolution forecast-oriented low ocean resolution (HiFLOR) model\u2014which resolves tropical cyclones and has an improved representation of present-day precipitation extremes11,12\u2014alongside 12 models from the Geoengineering Model Intercomparison Project (GeoMIP), we analyse the fraction of locations that see their local climate change exacerbated or moderated by SG. Rather than restoring temperatures, we assume that SG is applied to halve the warming produced by doubling CO2 (half-SG). In HiFLOR, half-SG offsets most of the CO2-induced increase of simulated tropical cyclone intensity. Moreover, neither temperature, water availability, extreme temperature nor extreme precipitation are exacerbated under half-SG when averaged over any Intergovernmental Panel on Climate Change (IPCC) Special Report on Extremes (SREX) region. Indeed, for both extreme precipitation and water availability, less than 0.4% of the ice-free land surface sees exacerbation. Thus, while concerns about the inequality of solar geoengineering impacts are appropriate, the quantitative extent of inequality may be overstated13.", "author" : [ { "dropping-particle" : "", "family" : "Irvine", "given" : "Peter J", "non-dropping-particle" : "", "parse-names" : false, "suffix" : "" }, { "dropping-particle" : "", "family" : "Emanuel", "given" : "Kerry", "non-dropping-particle" : "", "parse-names" : false, "suffix" : "" }, { "dropping-particle" : "", "family" : "He", "given" : "Jie", "non-dropping-particle" : "", "parse-names" : false, "suffix" : "" }, { "dropping-particle" : "", "family" : "Horowitz", "given" : "Larry W", "non-dropping-particle" : "", "parse-names" : false, "suffix" : "" }, { "dropping-particle" : "", "family" : "Vecchi", "given" : "Gabriel", "non-dropping-particle" : "", "parse-names" : false, "suffix" : "" }, { "dropping-particle" : "", "family" : "Keith", "given" : "David", "non-dropping-particle" : "", "parse-names" : false, "suffix" : "" } ], "container-title" : "Nature Climate Change", "id" : "ITEM-3", "issue" : "4", "issued" : { "date-parts" : [ [ "2019" ] ] }, "page" : "295-299", "title" : "Halving warming with idealized solar geoengineering moderates key climate hazards", "translator" : [ { "dropping-particle" : "", "family" : "K4113", "given" : "", "non-dropping-particle" : "", "parse-names" : false, "suffix" : "" } ], "type" : "article-journal", "volume" : "9" }, "uris" : [ "http://www.mendeley.com/documents/?uuid=5219ace1-aff9-4500-8060-b2572d82c723" ] } ], "mendeley" : { "formattedCitation" : "(Tilmes et al., 2013; Nalam et al., 2018; Irvine et al., 2019)", "plainTextFormattedCitation" : "(Tilmes et al., 2013; Nalam et al., 2018; Irvine et al., 2019)", "previouslyFormattedCitation" : "(Tilmes et al., 2013; Nalam et al., 2018; Irvine et al., 2019)" }, "properties" : { "noteIndex" : 0 }, "schema" : "https://github.com/citation-style-language/schema/raw/master/csl-citation.json" }</w:instrText>
      </w:r>
      <w:r w:rsidR="00ED0A40" w:rsidRPr="003862D0">
        <w:rPr>
          <w:bCs/>
          <w:lang w:val="en-GB"/>
        </w:rPr>
        <w:fldChar w:fldCharType="separate"/>
      </w:r>
      <w:r w:rsidR="00016735">
        <w:rPr>
          <w:bCs/>
          <w:noProof/>
          <w:lang w:val="en-GB"/>
        </w:rPr>
        <w:t>(Tilmes et al., 2013; Nalam et al., 2018; Irvine et al., 2019)</w:t>
      </w:r>
      <w:r w:rsidR="00ED0A40" w:rsidRPr="003862D0">
        <w:rPr>
          <w:bCs/>
          <w:lang w:val="en-GB"/>
        </w:rPr>
        <w:fldChar w:fldCharType="end"/>
      </w:r>
      <w:r w:rsidR="00ED0A40" w:rsidRPr="003862D0">
        <w:rPr>
          <w:bCs/>
          <w:lang w:val="en-GB"/>
        </w:rPr>
        <w:t>.</w:t>
      </w:r>
      <w:r w:rsidRPr="003862D0">
        <w:rPr>
          <w:rFonts w:eastAsia="SimSun"/>
          <w:lang w:val="en-GB" w:eastAsia="zh-CN"/>
        </w:rPr>
        <w:t xml:space="preserve"> Thus, global mean soil moisture could be effectively maintained, though with significant regional variability </w:t>
      </w:r>
      <w:r w:rsidRPr="003862D0">
        <w:rPr>
          <w:rFonts w:eastAsia="SimSun"/>
          <w:bCs/>
          <w:lang w:val="en-GB" w:eastAsia="zh-CN"/>
        </w:rPr>
        <w:fldChar w:fldCharType="begin" w:fldLock="1"/>
      </w:r>
      <w:r w:rsidR="00615634">
        <w:rPr>
          <w:rFonts w:eastAsia="SimSun"/>
          <w:lang w:val="en-GB" w:eastAsia="zh-CN"/>
        </w:rPr>
        <w:instrText>ADDIN CSL_CITATION { "citationItems" : [ { "id" : "ITEM-1", "itemData" : { "DOI" : "10.1029/2018JD030237", "ISBN" : "0000000264990", "ISSN" : "2169-897X", "abstract" : "Stratospheric sulfate aerosol geoengineering has been proposed as a potential strategy to reduce the impacts of climate change. Here we investigate the impact of stratospheric aerosol geoengineering on the terrestrial hydrological cycle. We use the Geoengineering Large Ensemble (GLENS), which involves a 20\u2010member ensemble of simulations using the Community Earth System Model with the Whole Atmosphere Community Climate Model, in which sulfur dioxide (SO2) was injected into the stratosphere at four different locations, to maintain global mean surface temperature, and also the interhemispheric and equator\u2010to\u2010pole temperature gradients at values representative of 2020 (\"baseline\") under the Representative Concentration Pathway 8.5 (RCP8.5). In our simulations, annual mean land precipitation and evapotranspiration (ET) increase by 12% each under RCP8.5. Under GLENS, the hydrological cycle is suppressed compared to the baseline, with end\u2010of\u2010century decreases of 1.4% (12\u00b15 mm year\u20101) and 3.3% (18\u00b12 mm year\u20101) in global mean, annual mean precipitation and ET over land, respectively. Geoengineering effectively maintains global mean soil moisture under a high CO2 scenario, though there is significant regional variability. Summertime soil moisture is reduced by 42\u00b111 kg m\u20102 (3.5%) and 27\u00b116 kg m\u20102 (2.1%) in India and the Amazon, respectively, which is dominated by the decrease in precipitation. We also compare these regional changes in soil moisture under GLENS with an equatorial\u2010only SO2 injection case and find a similar sign in residual changes, although the magnitude of the changes is larger in the equatorial run.", "author" : [ { "dropping-particle" : "", "family" : "Cheng", "given" : "Wei", "non-dropping-particle" : "", "parse-names" : false, "suffix" : "" }, { "dropping-particle" : "", "family" : "MacMartin", "given" : "Douglas G.", "non-dropping-particle" : "", "parse-names" : false, "suffix" : "" }, { "dropping-particle" : "", "family" : "Dagon", "given" : "Katherine",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"Simpson", "given" : "Isla R.", "non-dropping-particle" : "", "parse-names" : false, "suffix" : "" } ], "container-title" : "Journal of Geophysical Research: Atmospheres", "id" : "ITEM-1", "issue" : "23", "issued" : { "date-parts" : [ [ "2019", "12", "16" ] ] }, "page" : "12773-12793", "title" : "Soil Moisture and Other Hydrological Changes in a Stratospheric Aerosol Geoengineering Large Ensemble", "translator" : [ { "dropping-particle" : "", "family" : "K4773", "given" : "", "non-dropping-particle" : "", "parse-names" : false, "suffix" : "" } ], "type" : "article-journal", "volume" : "124" }, "uris" : [ "http://www.mendeley.com/documents/?uuid=32640bd6-10b1-4fee-97b8-ff350b248212" ] } ], "mendeley" : { "formattedCitation" : "(Cheng et al., 2019)", "plainTextFormattedCitation" : "(Cheng et al., 2019)", "previouslyFormattedCitation" : "(Cheng et al., 2019)" }, "properties" : { "noteIndex" : 0 }, "schema" : "https://github.com/citation-style-language/schema/raw/master/csl-citation.json" }</w:instrText>
      </w:r>
      <w:r w:rsidRPr="003862D0">
        <w:rPr>
          <w:rFonts w:eastAsia="SimSun"/>
          <w:bCs/>
          <w:lang w:val="en-GB" w:eastAsia="zh-CN"/>
        </w:rPr>
        <w:fldChar w:fldCharType="separate"/>
      </w:r>
      <w:r w:rsidR="00016735">
        <w:rPr>
          <w:rFonts w:eastAsia="SimSun"/>
          <w:noProof/>
          <w:lang w:val="en-GB" w:eastAsia="zh-CN"/>
        </w:rPr>
        <w:t>(Cheng et al., 2019)</w:t>
      </w:r>
      <w:r w:rsidRPr="003862D0">
        <w:rPr>
          <w:rFonts w:eastAsia="SimSun"/>
          <w:bCs/>
          <w:lang w:val="en-GB" w:eastAsia="zh-CN"/>
        </w:rPr>
        <w:fldChar w:fldCharType="end"/>
      </w:r>
      <w:r w:rsidRPr="003862D0">
        <w:rPr>
          <w:lang w:val="en-GB"/>
        </w:rPr>
        <w:t xml:space="preserve">. </w:t>
      </w:r>
      <w:r w:rsidRPr="003862D0">
        <w:rPr>
          <w:rFonts w:eastAsia="SimSun"/>
          <w:lang w:val="en-GB" w:eastAsia="zh-CN"/>
        </w:rPr>
        <w:t xml:space="preserve"> </w:t>
      </w:r>
    </w:p>
    <w:p w14:paraId="75234A8E" w14:textId="77777777" w:rsidR="003E7C11" w:rsidRPr="003862D0" w:rsidRDefault="003E7C11" w:rsidP="003E7C11">
      <w:pPr>
        <w:pStyle w:val="AR6BodyText"/>
        <w:rPr>
          <w:rFonts w:eastAsia="SimSun"/>
          <w:lang w:val="en-GB" w:eastAsia="zh-CN"/>
        </w:rPr>
      </w:pPr>
    </w:p>
    <w:p w14:paraId="65F01555" w14:textId="5A2E2C17" w:rsidR="003E7C11" w:rsidRPr="003862D0" w:rsidRDefault="00C36ACE" w:rsidP="003E7C11">
      <w:pPr>
        <w:pStyle w:val="AR6BodyText"/>
        <w:rPr>
          <w:rFonts w:eastAsia="SimSun"/>
          <w:lang w:val="en-GB" w:eastAsia="zh-CN"/>
        </w:rPr>
      </w:pPr>
      <w:r w:rsidRPr="003862D0">
        <w:rPr>
          <w:rFonts w:eastAsia="CIDFont+F1"/>
          <w:lang w:val="en-GB"/>
        </w:rPr>
        <w:t>The</w:t>
      </w:r>
      <w:r w:rsidR="003E7C11" w:rsidRPr="003862D0">
        <w:rPr>
          <w:rFonts w:eastAsia="CIDFont+F1"/>
          <w:lang w:val="en-GB"/>
        </w:rPr>
        <w:t xml:space="preserve"> Geoengineering Large Ensemble Project (GLENS)</w:t>
      </w:r>
      <w:r w:rsidRPr="003862D0">
        <w:rPr>
          <w:rFonts w:eastAsia="CIDFont+F1"/>
          <w:lang w:val="en-GB"/>
        </w:rPr>
        <w:t xml:space="preserve"> has investigated </w:t>
      </w:r>
      <w:r w:rsidR="00F72148" w:rsidRPr="003862D0">
        <w:rPr>
          <w:rFonts w:eastAsia="CIDFont+F1"/>
          <w:lang w:val="en-GB"/>
        </w:rPr>
        <w:t xml:space="preserve">achieving </w:t>
      </w:r>
      <w:r w:rsidR="006F5AD1">
        <w:rPr>
          <w:rFonts w:eastAsia="CIDFont+F1"/>
          <w:lang w:val="en-GB"/>
        </w:rPr>
        <w:t>multiple</w:t>
      </w:r>
      <w:r w:rsidR="00416A2F">
        <w:rPr>
          <w:rFonts w:eastAsia="CIDFont+F1"/>
          <w:lang w:val="en-GB"/>
        </w:rPr>
        <w:t xml:space="preserve"> </w:t>
      </w:r>
      <w:r w:rsidRPr="003862D0">
        <w:rPr>
          <w:rFonts w:eastAsia="CIDFont+F1"/>
          <w:lang w:val="en-GB"/>
        </w:rPr>
        <w:t xml:space="preserve">climate </w:t>
      </w:r>
      <w:r w:rsidR="00F72148" w:rsidRPr="003862D0">
        <w:rPr>
          <w:rFonts w:eastAsia="CIDFont+F1"/>
          <w:lang w:val="en-GB"/>
        </w:rPr>
        <w:t xml:space="preserve">policy goals </w:t>
      </w:r>
      <w:r w:rsidR="003E7C11" w:rsidRPr="003862D0">
        <w:rPr>
          <w:rFonts w:eastAsia="CIDFont+F1"/>
          <w:lang w:val="en-GB"/>
        </w:rPr>
        <w:t>by adjusting the rate of stratospheric SO</w:t>
      </w:r>
      <w:r w:rsidR="003E7C11" w:rsidRPr="003862D0">
        <w:rPr>
          <w:rFonts w:eastAsia="CIDFont+F1"/>
          <w:vertAlign w:val="subscript"/>
          <w:lang w:val="en-GB"/>
        </w:rPr>
        <w:t>2</w:t>
      </w:r>
      <w:r w:rsidR="003E7C11" w:rsidRPr="003862D0">
        <w:rPr>
          <w:rFonts w:eastAsia="CIDFont+F1"/>
          <w:lang w:val="en-GB"/>
        </w:rPr>
        <w:t xml:space="preserve"> injection at four different latitudes</w:t>
      </w:r>
      <w:r w:rsidR="00DB385E" w:rsidRPr="003862D0">
        <w:rPr>
          <w:rFonts w:eastAsia="CIDFont+F1"/>
          <w:lang w:val="en-GB"/>
        </w:rPr>
        <w:t>. GSAT</w:t>
      </w:r>
      <w:r w:rsidR="003E7C11" w:rsidRPr="003862D0">
        <w:rPr>
          <w:rFonts w:eastAsia="CIDFont+F1"/>
          <w:lang w:val="en-GB"/>
        </w:rPr>
        <w:t xml:space="preserve">, </w:t>
      </w:r>
      <w:r w:rsidR="00DB385E" w:rsidRPr="003862D0">
        <w:rPr>
          <w:rFonts w:eastAsia="CIDFont+F1"/>
          <w:lang w:val="en-GB"/>
        </w:rPr>
        <w:t xml:space="preserve">the </w:t>
      </w:r>
      <w:r w:rsidR="003E7C11" w:rsidRPr="003862D0">
        <w:rPr>
          <w:rFonts w:eastAsia="CIDFont+F1"/>
          <w:lang w:val="en-GB"/>
        </w:rPr>
        <w:t>inter</w:t>
      </w:r>
      <w:r w:rsidR="00F72148" w:rsidRPr="003862D0">
        <w:rPr>
          <w:rFonts w:eastAsia="CIDFont+F1"/>
          <w:lang w:val="en-GB"/>
        </w:rPr>
        <w:t>-</w:t>
      </w:r>
      <w:r w:rsidR="003E7C11" w:rsidRPr="003862D0">
        <w:rPr>
          <w:rFonts w:eastAsia="CIDFont+F1"/>
          <w:lang w:val="en-GB"/>
        </w:rPr>
        <w:t xml:space="preserve">hemispheric temperature difference, and </w:t>
      </w:r>
      <w:r w:rsidR="00DB385E" w:rsidRPr="003862D0">
        <w:rPr>
          <w:rFonts w:eastAsia="CIDFont+F1"/>
          <w:lang w:val="en-GB"/>
        </w:rPr>
        <w:t xml:space="preserve">the </w:t>
      </w:r>
      <w:r w:rsidR="003E7C11" w:rsidRPr="003862D0">
        <w:rPr>
          <w:rFonts w:eastAsia="CIDFont+F1"/>
          <w:lang w:val="en-GB"/>
        </w:rPr>
        <w:t xml:space="preserve">equator-to-pole temperature gradient could be maintained simultaneously at the year-2020 level under RCP 8.5 </w:t>
      </w:r>
      <w:r w:rsidR="003E7C11" w:rsidRPr="003862D0">
        <w:rPr>
          <w:rFonts w:eastAsia="CIDFont+F1"/>
          <w:lang w:val="en-GB"/>
        </w:rPr>
        <w:fldChar w:fldCharType="begin" w:fldLock="1"/>
      </w:r>
      <w:r w:rsidR="00615634">
        <w:rPr>
          <w:rFonts w:eastAsia="CIDFont+F1"/>
          <w:lang w:val="en-GB"/>
        </w:rPr>
        <w: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(Tilmes et al., 2018a)</w:t>
      </w:r>
      <w:r w:rsidR="003E7C11" w:rsidRPr="003862D0">
        <w:rPr>
          <w:rFonts w:eastAsia="CIDFont+F1"/>
          <w:lang w:val="en-GB"/>
        </w:rPr>
        <w:fldChar w:fldCharType="end"/>
      </w:r>
      <w:r w:rsidR="003E7C11" w:rsidRPr="003862D0">
        <w:rPr>
          <w:rFonts w:eastAsia="CIDFont+F1"/>
          <w:lang w:val="en-GB"/>
        </w:rPr>
        <w:t xml:space="preserve">. The possibility of using SAI to simultaneously stabilize non-temperature metrics such as tropical precipitation and Arctic </w:t>
      </w:r>
      <w:r w:rsidR="008A7C64" w:rsidRPr="003862D0">
        <w:rPr>
          <w:rFonts w:eastAsia="CIDFont+F1"/>
          <w:lang w:val="en-GB"/>
        </w:rPr>
        <w:t>sea</w:t>
      </w:r>
      <w:ins w:id="4445" w:author="Sara M Tuson" w:date="2021-07-17T14:41:00Z">
        <w:r w:rsidR="00AE1927">
          <w:rPr>
            <w:rFonts w:eastAsia="CIDFont+F1"/>
            <w:lang w:val="en-GB"/>
          </w:rPr>
          <w:t xml:space="preserve"> </w:t>
        </w:r>
      </w:ins>
      <w:del w:id="4446" w:author="Sara M Tuson" w:date="2021-07-17T14:41:00Z">
        <w:r w:rsidR="008A7C64" w:rsidRPr="003862D0" w:rsidDel="00AE1927">
          <w:rPr>
            <w:rFonts w:eastAsia="CIDFont+F1"/>
            <w:lang w:val="en-GB"/>
          </w:rPr>
          <w:delText>-</w:delText>
        </w:r>
      </w:del>
      <w:r w:rsidR="008A7C64" w:rsidRPr="003862D0">
        <w:rPr>
          <w:rFonts w:eastAsia="CIDFont+F1"/>
          <w:lang w:val="en-GB"/>
        </w:rPr>
        <w:t>ice extent</w:t>
      </w:r>
      <w:r w:rsidR="003E7C11" w:rsidRPr="003862D0">
        <w:rPr>
          <w:rFonts w:eastAsia="CIDFont+F1"/>
          <w:lang w:val="en-GB"/>
        </w:rPr>
        <w:t xml:space="preserve"> is also explored </w:t>
      </w:r>
      <w:r w:rsidR="003E7C11" w:rsidRPr="003862D0">
        <w:rPr>
          <w:rFonts w:eastAsia="CIDFont+F1"/>
          <w:lang w:val="en-GB"/>
        </w:rPr>
        <w:fldChar w:fldCharType="begin" w:fldLock="1"/>
      </w:r>
      <w:r w:rsidR="00615634">
        <w:rPr>
          <w:rFonts w:eastAsia="CIDFont+F1"/>
          <w:lang w:val="en-GB"/>
        </w:rPr>
        <w:instrText>ADDIN CSL_CITATION { "citationItems" : [ { "id" : "ITEM-1",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"ITEM-1",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"http://www.mendeley.com/documents/?uuid=a5e043dc-4548-4ad1-90c0-4df89d2cbce3", "http://www.mendeley.com/documents/?uuid=45f1128c-a40d-4b15-bdb3-677a283c91bc", "http://www.mendeley.com/documents/?uuid=7e0c2fef-b4cd-4bc1-b251-e325ea7a645a" ] } ], "mendeley" : { "formattedCitation" : "(Lee et al., 2020)", "plainTextFormattedCitation" : "(Lee et al., 2020)", "previouslyFormattedCitation" : "(Lee et al., 2020)"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(Lee et al., 2020)</w:t>
      </w:r>
      <w:r w:rsidR="003E7C11" w:rsidRPr="003862D0">
        <w:rPr>
          <w:rFonts w:eastAsia="CIDFont+F1"/>
          <w:lang w:val="en-GB"/>
        </w:rPr>
        <w:fldChar w:fldCharType="end"/>
      </w:r>
      <w:r w:rsidR="003E7C11" w:rsidRPr="003862D0">
        <w:rPr>
          <w:rFonts w:eastAsia="CIDFont+F1"/>
          <w:lang w:val="en-GB"/>
        </w:rPr>
        <w:t>. Furthermore, the potential</w:t>
      </w:r>
      <w:del w:id="4447" w:author="Sara M Tuson" w:date="2021-07-15T20:28:00Z">
        <w:r w:rsidR="003E7C11" w:rsidRPr="003862D0" w:rsidDel="00092429">
          <w:rPr>
            <w:rFonts w:eastAsia="CIDFont+F1"/>
            <w:lang w:val="en-GB"/>
          </w:rPr>
          <w:delText xml:space="preserve">  </w:delText>
        </w:r>
      </w:del>
      <w:ins w:id="4448" w:author="Sara M Tuson" w:date="2021-07-15T20:28:00Z">
        <w:r w:rsidR="00092429">
          <w:rPr>
            <w:rFonts w:eastAsia="CIDFont+F1"/>
            <w:lang w:val="en-GB"/>
          </w:rPr>
          <w:t xml:space="preserve"> </w:t>
        </w:r>
      </w:ins>
      <w:r w:rsidR="003E7C11" w:rsidRPr="003862D0">
        <w:rPr>
          <w:rFonts w:eastAsia="CIDFont+F1"/>
          <w:lang w:val="en-GB"/>
        </w:rPr>
        <w:t xml:space="preserve">of </w:t>
      </w:r>
      <w:r w:rsidR="00F72148" w:rsidRPr="003862D0">
        <w:rPr>
          <w:rFonts w:eastAsia="CIDFont+F1"/>
          <w:lang w:val="en-GB"/>
        </w:rPr>
        <w:t>achieving</w:t>
      </w:r>
      <w:r w:rsidR="003E7C11" w:rsidRPr="003862D0">
        <w:rPr>
          <w:rFonts w:eastAsia="CIDFont+F1"/>
          <w:lang w:val="en-GB"/>
        </w:rPr>
        <w:t xml:space="preserve"> </w:t>
      </w:r>
      <w:r w:rsidR="006F5AD1">
        <w:rPr>
          <w:rFonts w:eastAsia="CIDFont+F1"/>
          <w:lang w:val="en-GB"/>
        </w:rPr>
        <w:t>multiple</w:t>
      </w:r>
      <w:r w:rsidR="008442DB">
        <w:rPr>
          <w:rFonts w:eastAsia="CIDFont+F1"/>
          <w:lang w:val="en-GB"/>
        </w:rPr>
        <w:t xml:space="preserve"> </w:t>
      </w:r>
      <w:r w:rsidR="003E7C11" w:rsidRPr="003862D0">
        <w:rPr>
          <w:rFonts w:eastAsia="CIDFont+F1"/>
          <w:lang w:val="en-GB"/>
        </w:rPr>
        <w:t xml:space="preserve">climate </w:t>
      </w:r>
      <w:r w:rsidR="00F72148" w:rsidRPr="003862D0">
        <w:rPr>
          <w:rFonts w:eastAsia="CIDFont+F1"/>
          <w:lang w:val="en-GB"/>
        </w:rPr>
        <w:t xml:space="preserve">policy goals </w:t>
      </w:r>
      <w:r w:rsidR="003E7C11" w:rsidRPr="003862D0">
        <w:rPr>
          <w:rFonts w:eastAsia="CIDFont+F1"/>
          <w:lang w:val="en-GB"/>
        </w:rPr>
        <w:t xml:space="preserve">by combining two SRM approaches is also examined in a few </w:t>
      </w:r>
      <w:r w:rsidR="00A94E83" w:rsidRPr="003862D0">
        <w:rPr>
          <w:rFonts w:eastAsia="CIDFont+F1"/>
          <w:lang w:val="en-GB"/>
        </w:rPr>
        <w:t>modelling</w:t>
      </w:r>
      <w:r w:rsidR="003E7C11" w:rsidRPr="003862D0">
        <w:rPr>
          <w:rFonts w:eastAsia="CIDFont+F1"/>
          <w:lang w:val="en-GB"/>
        </w:rPr>
        <w:t xml:space="preserve"> studies</w:t>
      </w:r>
      <w:r w:rsidR="00DB1255">
        <w:rPr>
          <w:rFonts w:eastAsia="CIDFont+F1"/>
          <w:lang w:val="en-GB"/>
        </w:rPr>
        <w:t>,</w:t>
      </w:r>
      <w:r w:rsidR="003E7C11" w:rsidRPr="003862D0">
        <w:rPr>
          <w:rFonts w:eastAsia="CIDFont+F1"/>
          <w:lang w:val="en-GB"/>
        </w:rPr>
        <w:t xml:space="preserve"> with </w:t>
      </w:r>
      <w:r w:rsidR="003E7C11" w:rsidRPr="003862D0">
        <w:rPr>
          <w:rFonts w:eastAsia="CIDFont+F1"/>
          <w:i/>
          <w:lang w:val="en-GB"/>
        </w:rPr>
        <w:t xml:space="preserve">low confidence </w:t>
      </w:r>
      <w:r w:rsidR="003E7C11" w:rsidRPr="003862D0">
        <w:rPr>
          <w:rFonts w:eastAsia="CIDFont+F1"/>
          <w:lang w:val="en-GB"/>
        </w:rPr>
        <w:t xml:space="preserve">in the </w:t>
      </w:r>
      <w:r w:rsidR="00F72148" w:rsidRPr="003862D0">
        <w:rPr>
          <w:rFonts w:eastAsia="CIDFont+F1"/>
          <w:lang w:val="en-GB"/>
        </w:rPr>
        <w:lastRenderedPageBreak/>
        <w:t xml:space="preserve">outcome of combining </w:t>
      </w:r>
      <w:r w:rsidR="003E7C11" w:rsidRPr="003862D0">
        <w:rPr>
          <w:rFonts w:eastAsia="CIDFont+F1"/>
          <w:lang w:val="en-GB"/>
        </w:rPr>
        <w:t xml:space="preserve">various approaches and </w:t>
      </w:r>
      <w:r w:rsidR="00DB1255">
        <w:rPr>
          <w:rFonts w:eastAsia="CIDFont+F1"/>
          <w:lang w:val="en-GB"/>
        </w:rPr>
        <w:t xml:space="preserve">the </w:t>
      </w:r>
      <w:r w:rsidR="00F72148" w:rsidRPr="003862D0">
        <w:rPr>
          <w:rFonts w:eastAsia="CIDFont+F1"/>
          <w:lang w:val="en-GB"/>
        </w:rPr>
        <w:t xml:space="preserve">related </w:t>
      </w:r>
      <w:r w:rsidR="003E7C11" w:rsidRPr="003862D0">
        <w:rPr>
          <w:rFonts w:eastAsia="CIDFont+F1"/>
          <w:lang w:val="en-GB"/>
        </w:rPr>
        <w:t xml:space="preserve">climate response </w:t>
      </w:r>
      <w:r w:rsidR="00ED0A40" w:rsidRPr="003862D0">
        <w:rPr>
          <w:rFonts w:eastAsia="CIDFont+F1"/>
          <w:lang w:val="en-GB"/>
        </w:rPr>
        <w:fldChar w:fldCharType="begin" w:fldLock="1"/>
      </w:r>
      <w:r w:rsidR="00615634">
        <w:rPr>
          <w:rFonts w:eastAsia="CIDFont+F1"/>
          <w:lang w:val="en-GB"/>
        </w:rPr>
        <w:instrText>ADDIN CSL_CITATION { "citationItems" : [ { "id" : "ITEM-1", "itemData" : { "DOI" : "10.1002/2017GL074281", "ISSN" : "19448007", "abstract" : "Solar geoengineering has been proposed as a backup plan to offset some aspects of anthropogenic climate change if timely CO2 emission reductions fail to materialize. Modeling studies have shown that there are trade-offs between changes in temperature and hydrological cycle in response to solar geoengineering. Here we investigate the possibility of stabilizing both global mean temperature and precipitation simultaneously by combining two geoengineering approaches: stratospheric sulfate aerosol increase (SAI) that deflects sunlight to space and cirrus cloud thinning (CCT) that enables more longwave radiation to escape to space. Using the slab ocean configuration of National Center for Atmospheric Research Community Earth System Model, we simulate SAI by uniformly adding sulfate aerosol in the upper stratosphere and CCT by uniformly increasing cirrus cloud ice particle falling speed. Under an idealized warming scenario of abrupt quadrupling of atmospheric CO2, we show that by combining appropriate amounts of SAI and CCT geoengineering, global mean (or land mean) temperature and precipitation can be restored simultaneously to preindustrial levels. However, compared to SAI, cocktail geoengineering by mixing SAI and CCT does not markedly improve the overall similarity between geoengineered climate and preindustrial climate on regional scales. Some optimal spatially nonuniform mixture of SAI with CCT might have the potential to better mitigate climate change at both the global and regional scales.",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"14", "issued" : { "date-parts" : [ [ "2017" ] ] }, "page" : "7429-7437", "title" : "Simultaneous stabilization of global temperature and precipitation through cocktail geoengineering", "translator" : [ { "dropping-particle" : "", "family" : "K2799", "given" : "", "non-dropping-particle" : "", "parse-names" : false, "suffix" : "" } ], "type" : "article-journal", "volume" : "44" }, "uris" : [ "http://www.mendeley.com/documents/?uuid=c76d587e-e038-47d5-837f-cf7c5f6be5db" ] }, { "id" : "ITEM-2", "itemData" : { "DOI" : "10.1002/2017GL074647", "abstract" : "Abstract Stratospheric sulfate aerosol injection (SAI) and marine cloud brightening (MCB) are the two most studied solar radiation management techniques. For the first time we combine them in a climate model to investigate their complementarity in terms of both instantaneous and effective radiative forcings. The effective radiative forcing induced by SAI is significantly stronger than its instantaneous counterpart evaluated at the top of atmosphere. Radiative kernel calculations indicate that this occurs because of a significant stratospheric warming and despite a large increase in stratospheric water vapor that strengthens the greenhouse effect. There is also a large decrease in high-level cloudiness induced by a stratification of the upper tropopause. Our model experiments also show that the radiative effects of SAI and MCB are quasi-additive and have fairly complementary patterns in the Tropics. This results in less spatial and temporal variability in the radiative forcing for combined SAI and MCB as compared to MCB alone.", "author" : [ { "dropping-particle" : "", "family" : "Boucher", "given" : "Olivier", "non-dropping-particle" : "", "parse-names" : false, "suffix" : "" }, { "dropping-particle" : "", "family" : "Kleinschmitt", "given" : "Christoph", "non-dropping-particle" : "", "parse-names" : false, "suffix" : "" }, { "dropping-particle" : "", "family" : "Myhre", "given" : "Gunnar", "non-dropping-particle" : "", "parse-names" : false, "suffix" : "" } ], "container-title" : "Geophysical Research Letters", "id" : "ITEM-2", "issue" : "21", "issued" : { "date-parts" : [ [ "2017" ] ] }, "page" : "11,111-158,165", "title" : "Quasi-Additivity of the Radiative Effects of Marine Cloud Brightening and Stratospheric Sulfate Aerosol Injection", "translator" : [ { "dropping-particle" : "", "family" : "K3588", "given" : "", "non-dropping-particle" : "", "parse-names" : false, "suffix" : "" } ], "type" : "article-journal", "volume" : "44" }, "uris" : [ "http://www.mendeley.com/documents/?uuid=6fdb7e56-66f5-44d1-a391-2f69912f684c" ] } ], "mendeley" : { "formattedCitation" : "(Boucher et al., 2017; Cao et al., 2017)", "plainTextFormattedCitation" : "(Boucher et al., 2017; Cao et al., 2017)", "previouslyFormattedCitation" : "(Boucher et al., 2017; Cao et al., 2017)" }, "properties" : { "noteIndex" : 0 }, "schema" : "https://github.com/citation-style-language/schema/raw/master/csl-citation.json" }</w:instrText>
      </w:r>
      <w:r w:rsidR="00ED0A40" w:rsidRPr="003862D0">
        <w:rPr>
          <w:rFonts w:eastAsia="CIDFont+F1"/>
          <w:lang w:val="en-GB"/>
        </w:rPr>
        <w:fldChar w:fldCharType="separate"/>
      </w:r>
      <w:r w:rsidR="00016735">
        <w:rPr>
          <w:rFonts w:eastAsia="CIDFont+F1"/>
          <w:noProof/>
          <w:lang w:val="en-GB"/>
        </w:rPr>
        <w:t>(Boucher et al., 2017; Cao et al., 2017)</w:t>
      </w:r>
      <w:r w:rsidR="00ED0A40" w:rsidRPr="003862D0">
        <w:rPr>
          <w:rFonts w:eastAsia="CIDFont+F1"/>
          <w:lang w:val="en-GB"/>
        </w:rPr>
        <w:fldChar w:fldCharType="end"/>
      </w:r>
      <w:r w:rsidR="003E7C11" w:rsidRPr="003862D0">
        <w:rPr>
          <w:rFonts w:eastAsia="CIDFont+F1"/>
          <w:lang w:val="en-GB"/>
        </w:rPr>
        <w:t>.</w:t>
      </w:r>
    </w:p>
    <w:p w14:paraId="466F3F83" w14:textId="77777777" w:rsidR="003E7C11" w:rsidRPr="003862D0" w:rsidRDefault="003E7C11" w:rsidP="003E7C11">
      <w:pPr>
        <w:pStyle w:val="AR6BodyText"/>
        <w:rPr>
          <w:rFonts w:eastAsia="SimSun"/>
          <w:lang w:val="en-GB" w:eastAsia="zh-CN"/>
        </w:rPr>
      </w:pPr>
    </w:p>
    <w:p w14:paraId="34E45211" w14:textId="77777777" w:rsidR="003E7C11" w:rsidRPr="003862D0" w:rsidRDefault="003E7C11" w:rsidP="003E7C11">
      <w:pPr>
        <w:pStyle w:val="AR6BodyText"/>
        <w:rPr>
          <w:lang w:val="en-GB"/>
        </w:rPr>
      </w:pPr>
    </w:p>
    <w:p w14:paraId="362D28F9" w14:textId="5DE6B258" w:rsidR="003E7C11" w:rsidRPr="003862D0" w:rsidRDefault="003E7C11" w:rsidP="003E7C11">
      <w:pPr>
        <w:pStyle w:val="AR6BodyText"/>
        <w:rPr>
          <w:b/>
          <w:color w:val="000000"/>
          <w:lang w:val="en-GB"/>
        </w:rPr>
      </w:pPr>
      <w:r w:rsidRPr="003862D0">
        <w:rPr>
          <w:b/>
          <w:color w:val="000000"/>
          <w:lang w:val="en-GB"/>
        </w:rPr>
        <w:t>[START FIGURE 4.</w:t>
      </w:r>
      <w:r w:rsidR="003C0DF2" w:rsidRPr="003862D0">
        <w:rPr>
          <w:b/>
          <w:color w:val="000000"/>
          <w:lang w:val="en-GB"/>
        </w:rPr>
        <w:t xml:space="preserve">38 </w:t>
      </w:r>
      <w:r w:rsidRPr="003862D0">
        <w:rPr>
          <w:b/>
          <w:color w:val="000000"/>
          <w:lang w:val="en-GB"/>
        </w:rPr>
        <w:t>HERE]</w:t>
      </w:r>
    </w:p>
    <w:p w14:paraId="7D89A747" w14:textId="0617E10B" w:rsidR="003E7C11" w:rsidRPr="003862D0" w:rsidRDefault="003E7C11" w:rsidP="003E7C11">
      <w:pPr>
        <w:pStyle w:val="AR6BodyText"/>
        <w:rPr>
          <w:b/>
          <w:color w:val="000000"/>
          <w:lang w:val="en-GB"/>
        </w:rPr>
      </w:pPr>
    </w:p>
    <w:p w14:paraId="2E02C670" w14:textId="692E7999" w:rsidR="003E7C11" w:rsidRPr="003862D0" w:rsidRDefault="003E7C11" w:rsidP="006F451E">
      <w:pPr>
        <w:pStyle w:val="AR6Chap4Figure"/>
        <w:rPr>
          <w:color w:val="201F1E"/>
          <w:shd w:val="clear" w:color="auto" w:fill="FFFFFF"/>
          <w:lang w:val="en-GB"/>
        </w:rPr>
      </w:pPr>
      <w:bookmarkStart w:id="4449" w:name="_Ref65508463"/>
      <w:bookmarkStart w:id="4450" w:name="_Ref3387082"/>
      <w:bookmarkStart w:id="4451" w:name="_Ref5032510"/>
      <w:bookmarkStart w:id="4452" w:name="_Ref29569730"/>
      <w:r w:rsidRPr="003862D0">
        <w:rPr>
          <w:b/>
          <w:bCs/>
          <w:lang w:val="en-GB"/>
        </w:rPr>
        <w:t>Multi-model response per degree global mean cooling in temperature and precipitation in response to CO</w:t>
      </w:r>
      <w:r w:rsidRPr="003862D0">
        <w:rPr>
          <w:b/>
          <w:bCs/>
          <w:vertAlign w:val="subscript"/>
          <w:lang w:val="en-GB"/>
        </w:rPr>
        <w:t>2</w:t>
      </w:r>
      <w:r w:rsidRPr="003862D0">
        <w:rPr>
          <w:b/>
          <w:bCs/>
          <w:lang w:val="en-GB"/>
        </w:rPr>
        <w:t xml:space="preserve"> forcing and SRM forcing</w:t>
      </w:r>
      <w:r w:rsidRPr="003862D0">
        <w:rPr>
          <w:lang w:val="en-GB"/>
        </w:rPr>
        <w:t>.</w:t>
      </w:r>
      <w:del w:id="4453" w:author="Sara M Tuson" w:date="2021-07-15T20:29:00Z">
        <w:r w:rsidRPr="003862D0" w:rsidDel="00092429">
          <w:rPr>
            <w:lang w:val="en-GB"/>
          </w:rPr>
          <w:delText xml:space="preserve">  </w:delText>
        </w:r>
      </w:del>
      <w:ins w:id="4454" w:author="Sara M Tuson" w:date="2021-07-15T20:29:00Z">
        <w:r w:rsidR="00092429">
          <w:rPr>
            <w:lang w:val="en-GB"/>
          </w:rPr>
          <w:t xml:space="preserve"> </w:t>
        </w:r>
      </w:ins>
      <w:r w:rsidRPr="003862D0">
        <w:rPr>
          <w:lang w:val="en-GB"/>
        </w:rPr>
        <w:t>Top row shows the response to a CO</w:t>
      </w:r>
      <w:r w:rsidRPr="003862D0">
        <w:rPr>
          <w:vertAlign w:val="subscript"/>
          <w:lang w:val="en-GB"/>
        </w:rPr>
        <w:t>2</w:t>
      </w:r>
      <w:r w:rsidRPr="003862D0">
        <w:rPr>
          <w:lang w:val="en-GB"/>
        </w:rPr>
        <w:t xml:space="preserve"> decrease, calculated as the difference between pre-industrial control simulation and abrupt</w:t>
      </w:r>
      <w:r w:rsidR="00440D56">
        <w:rPr>
          <w:lang w:val="en-GB"/>
        </w:rPr>
        <w:t xml:space="preserve"> </w:t>
      </w:r>
      <w:r w:rsidR="00440D56" w:rsidRPr="003862D0">
        <w:rPr>
          <w:rFonts w:eastAsia="SimSun"/>
          <w:lang w:val="en-GB" w:eastAsia="zh-CN"/>
        </w:rPr>
        <w:t xml:space="preserve">4 </w:t>
      </w:r>
      <w:r w:rsidR="00440D56" w:rsidRPr="003862D0">
        <w:rPr>
          <w:lang w:val="en-GB"/>
        </w:rPr>
        <w:t xml:space="preserve">• </w:t>
      </w:r>
      <w:r w:rsidR="00440D56" w:rsidRPr="003862D0">
        <w:rPr>
          <w:rFonts w:eastAsia="SimSun"/>
          <w:lang w:val="en-GB" w:eastAsia="zh-CN"/>
        </w:rPr>
        <w:t>CO</w:t>
      </w:r>
      <w:r w:rsidR="00440D56" w:rsidRPr="003862D0">
        <w:rPr>
          <w:rFonts w:eastAsia="SimSun"/>
          <w:vertAlign w:val="subscript"/>
          <w:lang w:val="en-GB" w:eastAsia="zh-CN"/>
        </w:rPr>
        <w:t>2</w:t>
      </w:r>
      <w:r w:rsidRPr="003862D0">
        <w:rPr>
          <w:lang w:val="en-GB"/>
        </w:rPr>
        <w:t xml:space="preserve"> simulation</w:t>
      </w:r>
      <w:r w:rsidR="0099153B" w:rsidRPr="003862D0">
        <w:rPr>
          <w:lang w:val="en-GB"/>
        </w:rPr>
        <w:t>s</w:t>
      </w:r>
      <w:r w:rsidRPr="003862D0">
        <w:rPr>
          <w:lang w:val="en-GB"/>
        </w:rPr>
        <w:t xml:space="preserve"> where the CO</w:t>
      </w:r>
      <w:r w:rsidRPr="003862D0">
        <w:rPr>
          <w:vertAlign w:val="subscript"/>
          <w:lang w:val="en-GB"/>
        </w:rPr>
        <w:t>2</w:t>
      </w:r>
      <w:r w:rsidRPr="003862D0">
        <w:rPr>
          <w:lang w:val="en-GB"/>
        </w:rPr>
        <w:t xml:space="preserve"> concentration is quadrupled abruptly from the pre-industrial level (11</w:t>
      </w:r>
      <w:r w:rsidR="00DA7DB3" w:rsidRPr="003862D0">
        <w:rPr>
          <w:lang w:val="en-GB"/>
        </w:rPr>
        <w:t>-</w:t>
      </w:r>
      <w:r w:rsidRPr="003862D0">
        <w:rPr>
          <w:lang w:val="en-GB"/>
        </w:rPr>
        <w:t>model average); second row shows the response to a globally uniform solar reduction, calculated as the difference between GeoMIP experiment G1 and abrupt</w:t>
      </w:r>
      <w:r w:rsidR="00440D56">
        <w:rPr>
          <w:lang w:val="en-GB"/>
        </w:rPr>
        <w:t xml:space="preserve"> </w:t>
      </w:r>
      <w:r w:rsidR="00440D56" w:rsidRPr="003862D0">
        <w:rPr>
          <w:rFonts w:eastAsia="SimSun"/>
          <w:lang w:val="en-GB" w:eastAsia="zh-CN"/>
        </w:rPr>
        <w:t xml:space="preserve">4 </w:t>
      </w:r>
      <w:r w:rsidR="00440D56" w:rsidRPr="003862D0">
        <w:rPr>
          <w:lang w:val="en-GB"/>
        </w:rPr>
        <w:t xml:space="preserve">• </w:t>
      </w:r>
      <w:r w:rsidR="00440D56" w:rsidRPr="003862D0">
        <w:rPr>
          <w:rFonts w:eastAsia="SimSun"/>
          <w:lang w:val="en-GB" w:eastAsia="zh-CN"/>
        </w:rPr>
        <w:t>CO</w:t>
      </w:r>
      <w:r w:rsidR="00440D56" w:rsidRPr="003862D0">
        <w:rPr>
          <w:rFonts w:eastAsia="SimSun"/>
          <w:vertAlign w:val="subscript"/>
          <w:lang w:val="en-GB" w:eastAsia="zh-CN"/>
        </w:rPr>
        <w:t>2</w:t>
      </w:r>
      <w:r w:rsidR="00440D56">
        <w:rPr>
          <w:rFonts w:eastAsia="SimSun"/>
          <w:vertAlign w:val="subscript"/>
          <w:lang w:val="en-GB" w:eastAsia="zh-CN"/>
        </w:rPr>
        <w:t xml:space="preserve"> </w:t>
      </w:r>
      <w:r w:rsidRPr="003862D0">
        <w:rPr>
          <w:lang w:val="en-GB"/>
        </w:rPr>
        <w:t>(11</w:t>
      </w:r>
      <w:r w:rsidR="00DA7DB3" w:rsidRPr="003862D0">
        <w:rPr>
          <w:lang w:val="en-GB"/>
        </w:rPr>
        <w:t>-</w:t>
      </w:r>
      <w:r w:rsidRPr="003862D0">
        <w:rPr>
          <w:lang w:val="en-GB"/>
        </w:rPr>
        <w:t>model average); third row shows the response to stratospheric sulphate aerosol injection, calculated as the difference between GeoMIP experiment G4 (a continuous injection of 5Tg SO</w:t>
      </w:r>
      <w:r w:rsidRPr="003862D0">
        <w:rPr>
          <w:vertAlign w:val="subscript"/>
          <w:lang w:val="en-GB"/>
        </w:rPr>
        <w:t>2</w:t>
      </w:r>
      <w:r w:rsidRPr="003862D0">
        <w:rPr>
          <w:lang w:val="en-GB"/>
        </w:rPr>
        <w:t xml:space="preserve"> per year at one point on the equator into the lower stratosphere against </w:t>
      </w:r>
      <w:r w:rsidR="00DA7DB3" w:rsidRPr="003862D0">
        <w:rPr>
          <w:lang w:val="en-GB"/>
        </w:rPr>
        <w:t xml:space="preserve">the </w:t>
      </w:r>
      <w:r w:rsidRPr="003862D0">
        <w:rPr>
          <w:lang w:val="en-GB"/>
        </w:rPr>
        <w:t>RCP4.5 background scenario) and RCP4.5 (6</w:t>
      </w:r>
      <w:r w:rsidR="00DA7DB3" w:rsidRPr="003862D0">
        <w:rPr>
          <w:lang w:val="en-GB"/>
        </w:rPr>
        <w:t>-</w:t>
      </w:r>
      <w:r w:rsidRPr="003862D0">
        <w:rPr>
          <w:lang w:val="en-GB"/>
        </w:rPr>
        <w:t>model average); and bottom row shows the response to marine cloud brightening, calculated as the difference between GeoMIP experiment G4cdnc (increase cloud droplet concentration number in marine low cloud by 50% over the global ocean against RCP4.5 background scenario) and RCP4.5 (8</w:t>
      </w:r>
      <w:r w:rsidR="00DA7DB3" w:rsidRPr="003862D0">
        <w:rPr>
          <w:lang w:val="en-GB"/>
        </w:rPr>
        <w:t>-</w:t>
      </w:r>
      <w:r w:rsidRPr="003862D0">
        <w:rPr>
          <w:lang w:val="en-GB"/>
        </w:rPr>
        <w:t>model average).  All differences (average of years 11</w:t>
      </w:r>
      <w:r w:rsidR="00DA7DB3" w:rsidRPr="003862D0">
        <w:rPr>
          <w:lang w:val="en-GB"/>
        </w:rPr>
        <w:t>–</w:t>
      </w:r>
      <w:r w:rsidRPr="003862D0">
        <w:rPr>
          <w:lang w:val="en-GB"/>
        </w:rPr>
        <w:t>50 of simulation) are normalized by the global mean cooling in each scenario, averaged over years 11</w:t>
      </w:r>
      <w:r w:rsidR="00DA7DB3" w:rsidRPr="003862D0">
        <w:rPr>
          <w:lang w:val="en-GB"/>
        </w:rPr>
        <w:t>–</w:t>
      </w:r>
      <w:r w:rsidRPr="003862D0">
        <w:rPr>
          <w:lang w:val="en-GB"/>
        </w:rPr>
        <w:t xml:space="preserve">50. </w:t>
      </w:r>
      <w:r w:rsidR="00903D51">
        <w:rPr>
          <w:lang w:val="en-GB"/>
        </w:rPr>
        <w:t>Diagonal lines</w:t>
      </w:r>
      <w:r w:rsidR="00903D51" w:rsidRPr="003862D0">
        <w:rPr>
          <w:lang w:val="en-GB"/>
        </w:rPr>
        <w:t xml:space="preserve"> </w:t>
      </w:r>
      <w:r w:rsidRPr="003862D0">
        <w:rPr>
          <w:lang w:val="en-GB"/>
        </w:rPr>
        <w:t xml:space="preserve">represent regions where </w:t>
      </w:r>
      <w:r w:rsidR="00884453" w:rsidRPr="003862D0">
        <w:rPr>
          <w:lang w:val="en-GB"/>
        </w:rPr>
        <w:t xml:space="preserve">fewer </w:t>
      </w:r>
      <w:r w:rsidRPr="003862D0">
        <w:rPr>
          <w:lang w:val="en-GB"/>
        </w:rPr>
        <w:t xml:space="preserve">than 80% of the models agree on the sign of </w:t>
      </w:r>
      <w:r w:rsidR="00E126EA" w:rsidRPr="003862D0">
        <w:rPr>
          <w:lang w:val="en-GB"/>
        </w:rPr>
        <w:t>change</w:t>
      </w:r>
      <w:r w:rsidRPr="003862D0">
        <w:rPr>
          <w:lang w:val="en-GB"/>
        </w:rPr>
        <w:t>. The values of correlation represent the spatial correlation of each SRM-induced temperature and precipitation change pattern with the pattern of change caused by a reduction of atmospheric CO</w:t>
      </w:r>
      <w:r w:rsidRPr="003862D0">
        <w:rPr>
          <w:vertAlign w:val="subscript"/>
          <w:lang w:val="en-GB"/>
        </w:rPr>
        <w:t>2</w:t>
      </w:r>
      <w:r w:rsidRPr="003862D0">
        <w:rPr>
          <w:lang w:val="en-GB"/>
        </w:rPr>
        <w:t>. RMS (root mean square) is calculated based on the fields shown in the maps (normalized by global mean cooling).</w:t>
      </w:r>
      <w:bookmarkEnd w:id="4449"/>
      <w:r w:rsidRPr="003862D0">
        <w:rPr>
          <w:lang w:val="en-GB"/>
        </w:rPr>
        <w:t xml:space="preserve"> </w:t>
      </w:r>
      <w:bookmarkEnd w:id="4450"/>
      <w:bookmarkEnd w:id="4451"/>
      <w:bookmarkEnd w:id="4452"/>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B8384EA" w14:textId="77777777" w:rsidR="003E7C11" w:rsidRPr="003862D0" w:rsidRDefault="003E7C11" w:rsidP="003E7C11">
      <w:pPr>
        <w:pStyle w:val="AR6BodyTextBold"/>
        <w:rPr>
          <w:lang w:val="en-GB"/>
        </w:rPr>
      </w:pPr>
    </w:p>
    <w:p w14:paraId="3F8ED0C3" w14:textId="7654CC9B" w:rsidR="003E7C11" w:rsidRPr="003862D0" w:rsidRDefault="003E7C11" w:rsidP="003E7C11">
      <w:pPr>
        <w:pStyle w:val="AR6BodyText"/>
        <w:rPr>
          <w:b/>
          <w:color w:val="000000"/>
          <w:lang w:val="en-GB"/>
        </w:rPr>
      </w:pPr>
      <w:r w:rsidRPr="003862D0">
        <w:rPr>
          <w:b/>
          <w:color w:val="000000"/>
          <w:lang w:val="en-GB"/>
        </w:rPr>
        <w:t>[END FIGURE 4.</w:t>
      </w:r>
      <w:r w:rsidR="003C0DF2" w:rsidRPr="003862D0">
        <w:rPr>
          <w:b/>
          <w:color w:val="000000"/>
          <w:lang w:val="en-GB"/>
        </w:rPr>
        <w:t xml:space="preserve">38 </w:t>
      </w:r>
      <w:r w:rsidRPr="003862D0">
        <w:rPr>
          <w:b/>
          <w:color w:val="000000"/>
          <w:lang w:val="en-GB"/>
        </w:rPr>
        <w:t>HERE]</w:t>
      </w:r>
    </w:p>
    <w:p w14:paraId="64EB94D1" w14:textId="77777777" w:rsidR="003E7C11" w:rsidRPr="003862D0" w:rsidRDefault="003E7C11" w:rsidP="003E7C11">
      <w:pPr>
        <w:pStyle w:val="AR6BodyText"/>
        <w:rPr>
          <w:b/>
          <w:bCs/>
          <w:i/>
          <w:lang w:val="en-GB"/>
        </w:rPr>
      </w:pPr>
      <w:bookmarkStart w:id="4455" w:name="_Hlk55366354"/>
      <w:bookmarkStart w:id="4456" w:name="_Hlk55366557"/>
    </w:p>
    <w:p w14:paraId="6F1649F2" w14:textId="77777777" w:rsidR="00AD6CC8" w:rsidRPr="003862D0" w:rsidRDefault="00AD6CC8" w:rsidP="003E7C11">
      <w:pPr>
        <w:pStyle w:val="AR6BodyText"/>
        <w:rPr>
          <w:b/>
          <w:bCs/>
          <w:i/>
          <w:lang w:val="en-GB"/>
        </w:rPr>
      </w:pPr>
    </w:p>
    <w:p w14:paraId="3CB8F6CF" w14:textId="17338D98" w:rsidR="003E7C11" w:rsidRPr="003862D0" w:rsidRDefault="003E7C11">
      <w:pPr>
        <w:pStyle w:val="AR6Chap4Level441111"/>
        <w:rPr>
          <w:bCs/>
        </w:rPr>
        <w:pPrChange w:id="4457" w:author="Tom Maycock" w:date="2021-09-07T10:27:00Z">
          <w:pPr>
            <w:pStyle w:val="AR6BodyText"/>
          </w:pPr>
        </w:pPrChange>
      </w:pPr>
      <w:commentRangeStart w:id="4458"/>
      <w:commentRangeStart w:id="4459"/>
      <w:r w:rsidRPr="003862D0">
        <w:t>S</w:t>
      </w:r>
      <w:commentRangeEnd w:id="4458"/>
      <w:r w:rsidR="00AE0BF6">
        <w:rPr>
          <w:rStyle w:val="CommentReference"/>
        </w:rPr>
        <w:commentReference w:id="4458"/>
      </w:r>
      <w:commentRangeEnd w:id="4459"/>
      <w:r w:rsidR="00841350">
        <w:rPr>
          <w:rStyle w:val="CommentReference"/>
        </w:rPr>
        <w:commentReference w:id="4459"/>
      </w:r>
      <w:r w:rsidRPr="003862D0">
        <w:t>tratospheric</w:t>
      </w:r>
      <w:r w:rsidR="006629B6">
        <w:t xml:space="preserve"> ae</w:t>
      </w:r>
      <w:r w:rsidRPr="003862D0">
        <w:t>rosol</w:t>
      </w:r>
      <w:r w:rsidR="006629B6">
        <w:t xml:space="preserve"> </w:t>
      </w:r>
      <w:commentRangeStart w:id="4460"/>
      <w:r w:rsidR="006629B6" w:rsidRPr="005D52CC">
        <w:t>in</w:t>
      </w:r>
      <w:r w:rsidRPr="005D52CC">
        <w:t>jection</w:t>
      </w:r>
      <w:del w:id="4461" w:author="Ian Blenkinsop" w:date="2021-07-27T16:11:00Z">
        <w:r w:rsidRPr="003862D0" w:rsidDel="006629B6">
          <w:delText xml:space="preserve"> (SAI)</w:delText>
        </w:r>
      </w:del>
      <w:commentRangeEnd w:id="4460"/>
      <w:r w:rsidR="006049E7">
        <w:rPr>
          <w:rStyle w:val="CommentReference"/>
          <w:rFonts w:eastAsia="Times New Roman" w:cstheme="minorBidi"/>
          <w:i w:val="0"/>
          <w:lang w:eastAsia="fr-FR"/>
        </w:rPr>
        <w:commentReference w:id="4460"/>
      </w:r>
    </w:p>
    <w:p w14:paraId="1EE137B8" w14:textId="40AFD120" w:rsidR="003E7C11" w:rsidRPr="003741E9" w:rsidRDefault="003E7C11">
      <w:pPr>
        <w:rPr>
          <w:lang w:val="en-US"/>
          <w:rPrChange w:id="4462" w:author="Robin Matthews" w:date="2021-06-16T18:05:00Z">
            <w:rPr>
              <w:lang w:val="en-GB"/>
            </w:rPr>
          </w:rPrChange>
        </w:rPr>
        <w:pPrChange w:id="4463" w:author="Robin Matthews" w:date="2021-06-16T18:05:00Z">
          <w:pPr>
            <w:pStyle w:val="AR6BodyText"/>
          </w:pPr>
        </w:pPrChange>
      </w:pPr>
      <w:r w:rsidRPr="003862D0">
        <w:rPr>
          <w:lang w:val="en-GB"/>
        </w:rPr>
        <w:t xml:space="preserve">Most research </w:t>
      </w:r>
      <w:r w:rsidR="00947937" w:rsidRPr="003862D0">
        <w:rPr>
          <w:lang w:val="en-GB"/>
        </w:rPr>
        <w:t xml:space="preserve">has </w:t>
      </w:r>
      <w:r w:rsidRPr="003862D0">
        <w:rPr>
          <w:lang w:val="en-GB"/>
        </w:rPr>
        <w:t xml:space="preserve">focused on </w:t>
      </w:r>
      <w:ins w:id="4464" w:author="Tom Maycock" w:date="2021-09-07T10:28:00Z">
        <w:r w:rsidR="005D52CC">
          <w:rPr>
            <w:lang w:val="en-GB"/>
          </w:rPr>
          <w:t>stratospheric aerosol injection (</w:t>
        </w:r>
      </w:ins>
      <w:commentRangeStart w:id="4465"/>
      <w:commentRangeStart w:id="4466"/>
      <w:r w:rsidR="00F72148" w:rsidRPr="003862D0">
        <w:rPr>
          <w:lang w:val="en-GB"/>
        </w:rPr>
        <w:t>S</w:t>
      </w:r>
      <w:del w:id="4467" w:author="Tom Maycock" w:date="2021-09-07T10:28:00Z">
        <w:r w:rsidR="00F72148" w:rsidRPr="003862D0" w:rsidDel="005D52CC">
          <w:rPr>
            <w:lang w:val="en-GB"/>
          </w:rPr>
          <w:delText>I</w:delText>
        </w:r>
      </w:del>
      <w:r w:rsidR="00F72148" w:rsidRPr="003862D0">
        <w:rPr>
          <w:lang w:val="en-GB"/>
        </w:rPr>
        <w:t>A</w:t>
      </w:r>
      <w:commentRangeEnd w:id="4465"/>
      <w:r w:rsidR="00340217">
        <w:rPr>
          <w:rStyle w:val="CommentReference"/>
        </w:rPr>
        <w:commentReference w:id="4465"/>
      </w:r>
      <w:commentRangeEnd w:id="4466"/>
      <w:r w:rsidR="005D52CC">
        <w:rPr>
          <w:rStyle w:val="CommentReference"/>
        </w:rPr>
        <w:commentReference w:id="4466"/>
      </w:r>
      <w:ins w:id="4468" w:author="Tom Maycock" w:date="2021-09-07T10:28:00Z">
        <w:r w:rsidR="005D52CC">
          <w:rPr>
            <w:lang w:val="en-GB"/>
          </w:rPr>
          <w:t>I)</w:t>
        </w:r>
      </w:ins>
      <w:del w:id="4469" w:author="Ian Blenkinsop" w:date="2021-07-27T16:12:00Z">
        <w:r w:rsidR="00F72148" w:rsidRPr="003862D0" w:rsidDel="006629B6">
          <w:rPr>
            <w:lang w:val="en-GB"/>
          </w:rPr>
          <w:delText xml:space="preserve">, </w:delText>
        </w:r>
      </w:del>
      <w:ins w:id="4470" w:author="Ian Blenkinsop" w:date="2021-07-27T16:12:00Z">
        <w:r w:rsidR="006629B6">
          <w:rPr>
            <w:lang w:val="en-GB"/>
          </w:rPr>
          <w:t>:</w:t>
        </w:r>
        <w:r w:rsidR="006629B6" w:rsidRPr="003862D0">
          <w:rPr>
            <w:lang w:val="en-GB"/>
          </w:rPr>
          <w:t xml:space="preserve"> </w:t>
        </w:r>
      </w:ins>
      <w:r w:rsidRPr="003862D0">
        <w:rPr>
          <w:lang w:val="en-GB"/>
        </w:rPr>
        <w:t xml:space="preserve">the injection of </w:t>
      </w:r>
      <w:r w:rsidR="00A94E83" w:rsidRPr="003862D0">
        <w:rPr>
          <w:lang w:val="en-GB"/>
        </w:rPr>
        <w:t>sulphate</w:t>
      </w:r>
      <w:r w:rsidRPr="003862D0">
        <w:rPr>
          <w:lang w:val="en-GB"/>
        </w:rPr>
        <w:t xml:space="preserve"> particles or its precursor gases such as SO</w:t>
      </w:r>
      <w:r w:rsidRPr="003862D0">
        <w:rPr>
          <w:vertAlign w:val="subscript"/>
          <w:lang w:val="en-GB"/>
        </w:rPr>
        <w:t>2</w:t>
      </w:r>
      <w:r w:rsidRPr="003862D0">
        <w:rPr>
          <w:lang w:val="en-GB"/>
        </w:rPr>
        <w:t>, which would then be oxidized to H</w:t>
      </w:r>
      <w:r w:rsidRPr="003862D0">
        <w:rPr>
          <w:vertAlign w:val="subscript"/>
          <w:lang w:val="en-GB"/>
        </w:rPr>
        <w:t>2</w:t>
      </w:r>
      <w:r w:rsidRPr="003862D0">
        <w:rPr>
          <w:lang w:val="en-GB"/>
        </w:rPr>
        <w:t>SO</w:t>
      </w:r>
      <w:r w:rsidRPr="003862D0">
        <w:rPr>
          <w:vertAlign w:val="subscript"/>
          <w:lang w:val="en-GB"/>
        </w:rPr>
        <w:t>4</w:t>
      </w:r>
      <w:r w:rsidRPr="003862D0">
        <w:rPr>
          <w:lang w:val="en-GB"/>
        </w:rPr>
        <w:t>.</w:t>
      </w:r>
      <w:del w:id="4471" w:author="Sara M Tuson" w:date="2021-07-15T20:29:00Z">
        <w:r w:rsidRPr="003862D0" w:rsidDel="00092429">
          <w:rPr>
            <w:lang w:val="en-GB"/>
          </w:rPr>
          <w:delText xml:space="preserve">  </w:delText>
        </w:r>
      </w:del>
      <w:ins w:id="4472" w:author="Sara M Tuson" w:date="2021-07-15T20:29:00Z">
        <w:r w:rsidR="00092429">
          <w:rPr>
            <w:lang w:val="en-GB"/>
          </w:rPr>
          <w:t xml:space="preserve"> </w:t>
        </w:r>
      </w:ins>
      <w:r w:rsidRPr="003862D0">
        <w:rPr>
          <w:lang w:val="en-GB"/>
        </w:rPr>
        <w:t>Injection of other types of aerosol particles, such as calcite (CaCO</w:t>
      </w:r>
      <w:r w:rsidRPr="003862D0">
        <w:rPr>
          <w:vertAlign w:val="subscript"/>
          <w:lang w:val="en-GB"/>
        </w:rPr>
        <w:t>3</w:t>
      </w:r>
      <w:r w:rsidRPr="003862D0">
        <w:rPr>
          <w:lang w:val="en-GB"/>
        </w:rPr>
        <w:t>), titanium dioxide (TiO</w:t>
      </w:r>
      <w:r w:rsidRPr="003862D0">
        <w:rPr>
          <w:vertAlign w:val="subscript"/>
          <w:lang w:val="en-GB"/>
        </w:rPr>
        <w:t>2</w:t>
      </w:r>
      <w:r w:rsidRPr="003862D0">
        <w:rPr>
          <w:lang w:val="en-GB"/>
        </w:rPr>
        <w:t xml:space="preserve">), </w:t>
      </w:r>
      <w:r w:rsidR="00A94E83" w:rsidRPr="003862D0">
        <w:rPr>
          <w:lang w:val="en-GB"/>
        </w:rPr>
        <w:t>aluminium</w:t>
      </w:r>
      <w:r w:rsidRPr="003862D0">
        <w:rPr>
          <w:lang w:val="en-GB"/>
        </w:rPr>
        <w:t xml:space="preserve"> oxide (Al</w:t>
      </w:r>
      <w:r w:rsidRPr="003862D0">
        <w:rPr>
          <w:vertAlign w:val="subscript"/>
          <w:lang w:val="en-GB"/>
        </w:rPr>
        <w:t>2</w:t>
      </w:r>
      <w:r w:rsidRPr="003862D0">
        <w:rPr>
          <w:lang w:val="en-GB"/>
        </w:rPr>
        <w:t>O</w:t>
      </w:r>
      <w:r w:rsidRPr="003862D0">
        <w:rPr>
          <w:vertAlign w:val="subscript"/>
          <w:lang w:val="en-GB"/>
        </w:rPr>
        <w:t>3</w:t>
      </w:r>
      <w:r w:rsidRPr="003862D0">
        <w:rPr>
          <w:lang w:val="en-GB"/>
        </w:rPr>
        <w:t>), and engineered nanoparticles has also been proposed</w:t>
      </w:r>
      <w:del w:id="4473" w:author="Robin Matthews" w:date="2021-06-16T18:05:00Z">
        <w:r w:rsidRPr="003862D0" w:rsidDel="0033785F">
          <w:rPr>
            <w:lang w:val="en-GB"/>
          </w:rPr>
          <w:delText xml:space="preserve"> </w:delText>
        </w:r>
      </w:del>
      <w:bookmarkStart w:id="4474" w:name="_Hlk74759074"/>
      <w:ins w:id="4475" w:author="Robin Matthews" w:date="2021-06-16T18:05:00Z">
        <w:r w:rsidR="0033785F">
          <w:rPr>
            <w:lang w:val="en-GB"/>
          </w:rPr>
          <w:t xml:space="preserve"> </w:t>
        </w:r>
        <w:r w:rsidR="0033785F">
          <w:fldChar w:fldCharType="begin" w:fldLock="1"/>
        </w:r>
      </w:ins>
      <w:r w:rsidR="00CD3B49">
        <w:rPr>
          <w:lang w:val="en-US"/>
        </w:rPr>
        <w:instrText>ADDIN CSL_CITATION { "citationItems" : [ { "id" : "ITEM-1", "itemData" : { "DOI" : "10.1073/pnas.1009519107", "ISSN" : "0027-8424", "abstract" : "Aerosols could be injected into the upper atmosphere to engineer the climate by scattering incident sunlight so as to produce a cooling tendency that may mitigate the risks posed by the accumulation of greenhouse gases. Analysis of climate engineering has focused on sulfate aerosols. Here I examine the possibility that engineered nanoparticles could exploit photophoretic forces, enabling more control over particle distribution and lifetime than is possible with sulfates, perhaps allowing climate engineering to be accomplished with fewer side effects. The use of electrostatic or magnetic materials enables a class of photophoretic forces not found in nature. Photophoretic levitation could loft particles above the stratosphere, reducing their capacity to interfere with ozone chemistry; and, by increasing particle lifetimes, it would reduce the need for continual replenishment of the aerosol. Moreover, particles might be engineered to drift poleward enabling albedo modification to be tailored to counter polar warming while minimizing the impact on equatorial climates.", "author" : [ { "dropping-particle" : "", "family" : "Keith", "given" : "David W", "non-dropping-particle" : "", "parse-names" : false, "suffix" : "" } ], "container-title" : "Proceedings of the National Academy of Sciences", "id" : "ITEM-1", "issue" : "38", "issued" : { "date-parts" : [ [ "2010" ] ] }, "page" : "16428-16431", "publisher" : "National Academy of Sciences", "title" : "Photophoretic levitation of engineered aerosols for geoengineering", "translator" : [ { "dropping-particle" : "", "family" : "K5041", "given" : "", "non-dropping-particle" : "", "parse-names" : false, "suffix" : "" } ], "type" : "article-journal", "volume" : "107" }, "uris" : [ "http://www.mendeley.com/documents/?uuid=1948db87-81e9-4213-8cb3-1c63066bfb2e", "http://www.mendeley.com/documents/?uuid=ee3bd860-970e-4a0b-a5e6-44215801bacf", "http://www.mendeley.com/documents/?uuid=2b41b7ec-c07c-4f00-a0ea-9f6a36ebd91c" ] }, { "id" : "ITEM-2", "itemData" : { "DOI" : "10.1029/2011GL049761", "ISBN" : "0094-8276",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depends on aerosol type, size and season. This has implications for modelling geoengineering impacts and the response of the stratospheric circulation.",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"ITEM-2", "issue" : "24", "issued" : { "date-parts" : [ [ "2011" ] ] }, "page" : "1-6", "title" : "Stratospheric heating by potential geoengineering aerosols", "translator" : [ { "dropping-particle" : "", "family" : "K3030", "given" : "", "non-dropping-particle" : "", "parse-names" : false, "suffix" : "" } ], "type" : "article-journal", "volume" : "38" }, "uris" : [ "http://www.mendeley.com/documents/?uuid=6f887807-f8cb-4a10-b244-6760d83bda18" ] }, { "id" : "ITEM-3",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"ITEM-3",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"http://www.mendeley.com/documents/?uuid=47d471c1-ca75-4274-91e2-efd636366728", "http://www.mendeley.com/documents/?uuid=0086ba15-ef14-41b1-b547-774ee6abf55d", "http://www.mendeley.com/documents/?uuid=fb5862e3-3ff2-4187-a1ef-437be157e4b5" ] }, { "id" : "ITEM-4",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"ITEM-4",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"http://www.mendeley.com/documents/?uuid=ba4bd43c-4a1e-4041-8afc-3fd414a885c0", "http://www.mendeley.com/documents/?uuid=53a92e5e-eac9-417e-945c-b971187f2663", "http://www.mendeley.com/documents/?uuid=c2c8bcea-aa19-48ab-a91e-8319a7025ddb" ] }, { "id" : "ITEM-5",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"ITEM-5",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"http://www.mendeley.com/documents/?uuid=d8b4b6a7-e100-40c6-9605-9b05d6f3c428", "http://www.mendeley.com/documents/?uuid=ed514ba1-adb8-455b-9a65-61cf18ffa6ab", "http://www.mendeley.com/documents/?uuid=2843efd4-b1b5-4ba3-8ecc-1dd840c22384" ] }, { "id" : "ITEM-6",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"ITEM-6",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"http://www.mendeley.com/documents/?uuid=5bb5f406-3f8b-46da-80e0-6bc374fcda04", "http://www.mendeley.com/documents/?uuid=505bfdd9-35d4-4bf4-93cb-a3bccf901a5b", "http://www.mendeley.com/documents/?uuid=68098234-bce6-4450-892d-e64e8b28bf14" ] } ], "mendeley" : { "formattedCitation" : "(Keith, 2010; Ferraro et al., 2011; Pope et al., 2012; Weisenstein et al., 2015; Jones et al., 2016a; Keith et al., 2016)", "manualFormatting" : "(Keith, 2010; Ferraro et al., 2011; Pope et al., 2012; Weisenstein et al., 2015; A.C. Jones et al., 2016; Keith et al., 2016)", "plainTextFormattedCitation" : "(Keith, 2010; Ferraro et al., 2011; Pope et al., 2012; Weisenstein et al., 2015; Jones et al., 2016a; Keith et al., 2016)", "previouslyFormattedCitation" : "(Keith, 2010; Ferraro et al., 2011; Pope et al., 2012; Weisenstein et al., 2015; Jones et al., 2016; Keith et al., 2016)" }, "properties" : { "noteIndex" : 0 }, "schema" : "https://github.com/citation-style-language/schema/raw/master/csl-citation.json" }</w:instrText>
      </w:r>
      <w:ins w:id="4476" w:author="Robin Matthews" w:date="2021-06-16T18:05:00Z">
        <w:r w:rsidR="0033785F">
          <w:fldChar w:fldCharType="separate"/>
        </w:r>
        <w:r w:rsidR="0033785F" w:rsidRPr="000D014A">
          <w:rPr>
            <w:noProof/>
          </w:rPr>
          <w:t xml:space="preserve">(Keith, 2010; Ferraro et al., 2011; Pope et al., 2012; Weisenstein et al., 2015; </w:t>
        </w:r>
        <w:r w:rsidR="0033785F">
          <w:rPr>
            <w:noProof/>
          </w:rPr>
          <w:t xml:space="preserve">A.C. </w:t>
        </w:r>
        <w:r w:rsidR="0033785F" w:rsidRPr="000D014A">
          <w:rPr>
            <w:noProof/>
          </w:rPr>
          <w:t>Jones et al., 2016; Keith et al., 2016)</w:t>
        </w:r>
        <w:r w:rsidR="0033785F">
          <w:fldChar w:fldCharType="end"/>
        </w:r>
      </w:ins>
      <w:del w:id="4477" w:author="Robin Matthews" w:date="2021-06-16T18:05:00Z">
        <w:r w:rsidRPr="003862D0" w:rsidDel="0033785F">
          <w:rPr>
            <w:lang w:val="en-GB"/>
          </w:rPr>
          <w:fldChar w:fldCharType="begin" w:fldLock="1"/>
        </w:r>
        <w:r w:rsidR="00615634" w:rsidRPr="003741E9" w:rsidDel="0033785F">
          <w:delInstrText xml:space="preserve">ADDIN CSL_CITATION { "citationItems" : [ { "id" : "ITEM-1", "itemData" : { "DOI" : "10.1073/pnas.1009519107", "ISSN" : "0027-8424", "abstract" : "Aerosols could be injected into the upper atmosphere to engineer the climate by scattering incident sunlight so as to produce a cooling tendency that may mitigate the risks posed by the accumulation of greenhouse gases. Analysis of climate engineering has focused on sulfate aerosols. Here I examine the possibility that engineered nanoparticles could exploit photophoretic forces, enabling more control over particle distribution and lifetime than is possible with sulfates, perhaps allowing climate engineering to be accomplished with fewer side effects. The use of electrostatic or magnetic materials enables a class of photophoretic forces not found in nature. Photophoretic levitation could loft particles above the stratosphere, reducing their capacity to interfere with ozone chemistry; and, by increasing particle lifetimes, it would reduce the need for continual replenishment of the aerosol. Moreover, particles might be engineered to drift poleward enabling albedo modification to be tailored to counter polar warming while minimizing the impact on equatorial climates.", "author" : [ { "dropping-particle" : "", "family" : "Keith", "given" : "David W", "non-dropping-particle" : "", "parse-names" : false, "suffix" </w:delInstrText>
        </w:r>
        <w:r w:rsidR="00615634" w:rsidDel="0033785F">
          <w:rPr>
            <w:lang w:val="en-GB"/>
          </w:rPr>
          <w:delInstrText>: "" } ], "container-title" : "Proceedings of the National Academy of Sciences", "id" : "ITEM-1", "issue" : "38", "issued" : { "date-parts" : [ [ "2010" ] ] }, "page" : "16428-16431", "publisher" : "National Academy of Sciences", "title" : "Photophoretic levitation of engineered aerosols for geoengineering", "translator" : [ { "dropping-particle" : "", "family" : "K5041", "given" : "", "non-dropping-particle" : "", "parse-names" : false, "suffix" : "" } ], "type" : "article-journal", "volume" : "107" }, "uris" : [ "http://www.mendeley.com/documents/?uuid=1948db87-81e9-4213-8cb3-1c63066bfb2e", "http://www.mendeley.com/documents/?uuid=ee3bd860-970e-4a0b-a5e6-44215801bacf", "http://www.mendeley.com/documents/?uuid=2b41b7ec-c07c-4f00-a0ea-9f6a36ebd91c" ] } ], "mendeley" : { "formattedCitation" : "(Keith, 2010)", "plainTextFormattedCitation" : "(Keith, 2010)", "previouslyFormattedCitation" : "(Keith, 2010)"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(Keith, 2010)</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"10.1029/2011GL049761", "ISBN" : "0094-8276",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depends on aerosol type, size and season. This has implications for modelling geoengineering impacts and the response of the stratospheric circulation.",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"ITEM-1", "issue" : "24", "issued" : { "date-parts" : [ [ "2011" ] ] }, "page" : "1-6", "title" : "Stratospheric heating by potential geoengineering aerosols", "translator" : [ { "dropping-particle" : "", "family" : "K3030", "given" : "", "non-dropping-particle" : "", "parse-names" : false, "suffix" : "" } ], "type" : "article-journal", "volume" : "38" }, "uris" : [ "http://www.mendeley.com/documents/?uuid=6f887807-f8cb-4a10-b244-6760d83bda18" ] } ], "mendeley" : { "formattedCitation" : "(Ferraro et al., 2011)", "plainTextFormattedCitation" : "(Ferraro et al., 2011)", "previouslyFormattedCitation" : "(Ferraro et al., 2011)"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(Ferraro et al., 2011)</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"http://www.mendeley.com/documents/?uuid=47d471c1-ca75-4274-91e2-efd636366728", "http://www.mendeley.com/documents/?uuid=0086ba15-ef14-41b1-b547-774ee6abf55d", "http://www.mendeley.com/documents/?uuid=fb5862e3-3ff2-4187-a1ef-437be157e4b5"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(Pope et al., 2012)</w:delText>
        </w:r>
        <w:r w:rsidRPr="003862D0" w:rsidDel="0033785F">
          <w:rPr>
            <w:lang w:val="en-GB"/>
          </w:rPr>
          <w:fldChar w:fldCharType="end"/>
        </w:r>
        <w:commentRangeStart w:id="4478"/>
        <w:r w:rsidRPr="003862D0" w:rsidDel="0033785F">
          <w:rPr>
            <w:lang w:val="en-GB"/>
          </w:rPr>
          <w:fldChar w:fldCharType="begin" w:fldLock="1"/>
        </w:r>
        <w:r w:rsidR="00615634" w:rsidDel="0033785F">
          <w:rPr>
            <w:lang w:val="en-GB"/>
          </w:rPr>
          <w:del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"http://www.mendeley.com/documents/?uuid=ba4bd43c-4a1e-4041-8afc-3fd414a885c0", "http://www.mendeley.com/documents/?uuid=53a92e5e-eac9-417e-945c-b971187f2663", "http://www.mendeley.com/documents/?uuid=c2c8bcea-aa19-48ab-a91e-8319a7025ddb" ] } ], "mendeley" : { "formattedCitation" : "(Keith et al., 2016)", "plainTextFormattedCitation" : "(Keith et al., 2016)", "previouslyFormattedCitation" : "(Keith et al., 2016)"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(Keith et al., 2016)</w:delText>
        </w:r>
        <w:r w:rsidRPr="003862D0" w:rsidDel="0033785F">
          <w:rPr>
            <w:lang w:val="en-GB"/>
          </w:rPr>
          <w:fldChar w:fldCharType="end"/>
        </w:r>
        <w:r w:rsidRPr="003862D0" w:rsidDel="0033785F">
          <w:rPr>
            <w:lang w:val="en-GB"/>
          </w:rPr>
          <w:fldChar w:fldCharType="begin" w:fldLock="1"/>
        </w:r>
        <w:r w:rsidR="00615634" w:rsidDel="0033785F">
          <w:rPr>
            <w:lang w:val="en-GB"/>
          </w:rPr>
          <w:delInstrText>ADDIN CSL_CITATION { "citationItems" : [ { "id" : "ITEM-1",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w:delInstrText>
        </w:r>
        <w:r w:rsidR="00615634" w:rsidRPr="001A4DE9" w:rsidDel="0033785F">
          <w:delInstrText>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"ITEM-1",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"http://www.mendeley.com/documents/?uuid=d8b4b6a7-e100-40c6-9605-9b05d6f3c428", "http://www.mendeley.com/documents/?uuid=ed514ba1-adb8-455b-9a65-61cf18ffa6ab", "http://www.mendeley.com/documents/?uuid=2843efd4-b1b5-4ba3-8ecc-1dd840c22384" ] } ], "mendeley" : { "formattedCitation" : "(Jones et al., 2016a)", "plainTextFormattedCitation" : "(Jones et al., 2016a)", "previouslyFormattedCitation" : "(Jones et al., 2016a)" }, "properties" : { "noteIndex" : 0 }, "schema" : "https://github.com/citation-style-language/schema/raw/master/csl-citation.json" }</w:delInstrText>
        </w:r>
        <w:r w:rsidRPr="003862D0" w:rsidDel="0033785F">
          <w:rPr>
            <w:lang w:val="en-GB"/>
          </w:rPr>
          <w:fldChar w:fldCharType="separate"/>
        </w:r>
        <w:r w:rsidR="00016735" w:rsidDel="0033785F">
          <w:rPr>
            <w:noProof/>
          </w:rPr>
          <w:delText>(Jones et al., 2016a)</w:delText>
        </w:r>
        <w:r w:rsidRPr="003862D0" w:rsidDel="0033785F">
          <w:rPr>
            <w:lang w:val="en-GB"/>
          </w:rPr>
          <w:fldChar w:fldCharType="end"/>
        </w:r>
        <w:commentRangeEnd w:id="4478"/>
        <w:r w:rsidR="00016735" w:rsidDel="0033785F">
          <w:rPr>
            <w:rStyle w:val="CommentReference"/>
          </w:rPr>
          <w:commentReference w:id="4478"/>
        </w:r>
        <w:r w:rsidRPr="003862D0" w:rsidDel="0033785F">
          <w:rPr>
            <w:lang w:val="en-GB"/>
          </w:rPr>
          <w:fldChar w:fldCharType="begin" w:fldLock="1"/>
        </w:r>
        <w:r w:rsidR="00615634" w:rsidRPr="001A4DE9" w:rsidDel="0033785F">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"http://www.mendeley.com/documents/?uuid=5bb5f406-3f8b-46da-80e0-6bc374fcda04", "http://www.mendeley.com/documents/?uuid=505bfdd9-35d4-4bf4-93cb-a3bccf901a5b", "http://www.mendeley.com/documents/?uuid=68098234-bce6-4450-892d-e64e8b28bf14" ] } ], "mendeley" : { "formattedCitation" : "(Weisenstein et al., 2015)", "plainTextFormattedCitation" : "(Weisenstein et al., 2015)", "previouslyFormattedCitation" : "(Weisenstein et al., 2015)" }, "properties" : { "noteIndex" : 0 }, "schema" : "https://github.com/citation-style-language/schema/raw/master/csl-citation.json" }</w:delInstrText>
        </w:r>
        <w:r w:rsidRPr="003862D0" w:rsidDel="0033785F">
          <w:rPr>
            <w:lang w:val="en-GB"/>
          </w:rPr>
          <w:fldChar w:fldCharType="separate"/>
        </w:r>
        <w:r w:rsidR="00016735" w:rsidDel="0033785F">
          <w:rPr>
            <w:noProof/>
          </w:rPr>
          <w:delText>(Weisenstein et al., 2015)</w:delText>
        </w:r>
        <w:r w:rsidRPr="003862D0" w:rsidDel="0033785F">
          <w:rPr>
            <w:lang w:val="en-GB"/>
          </w:rPr>
          <w:fldChar w:fldCharType="end"/>
        </w:r>
      </w:del>
      <w:bookmarkEnd w:id="4474"/>
      <w:r w:rsidRPr="001A4DE9">
        <w:t xml:space="preserve">, but are much less studied compared to </w:t>
      </w:r>
      <w:r w:rsidR="00A94E83" w:rsidRPr="001A4DE9">
        <w:t>sulphate</w:t>
      </w:r>
      <w:r w:rsidRPr="001A4DE9">
        <w:t xml:space="preserve"> injection. </w:t>
      </w:r>
      <w:r w:rsidRPr="003862D0">
        <w:rPr>
          <w:lang w:val="en-GB"/>
        </w:rPr>
        <w:t xml:space="preserve">The natural analogue for </w:t>
      </w:r>
      <w:r w:rsidR="00A94E83" w:rsidRPr="003862D0">
        <w:rPr>
          <w:lang w:val="en-GB"/>
        </w:rPr>
        <w:t>sulphate</w:t>
      </w:r>
      <w:r w:rsidRPr="003862D0">
        <w:rPr>
          <w:lang w:val="en-GB"/>
        </w:rPr>
        <w:t xml:space="preserve"> aerosol injection is major volcanic eruptions (</w:t>
      </w:r>
      <w:del w:id="4479" w:author="Ian Blenkinsop" w:date="2021-07-27T16:12:00Z">
        <w:r w:rsidR="000C1E0E" w:rsidRPr="003862D0" w:rsidDel="006629B6">
          <w:rPr>
            <w:lang w:val="en-GB"/>
          </w:rPr>
          <w:delText xml:space="preserve">see </w:delText>
        </w:r>
      </w:del>
      <w:r w:rsidR="000C1E0E" w:rsidRPr="003862D0">
        <w:rPr>
          <w:lang w:val="en-GB"/>
        </w:rPr>
        <w:fldChar w:fldCharType="begin"/>
      </w:r>
      <w:r w:rsidR="000C1E0E" w:rsidRPr="003862D0">
        <w:rPr>
          <w:lang w:val="en-GB"/>
        </w:rPr>
        <w:instrText xml:space="preserve"> REF _Ref66640048 \r \h </w:instrText>
      </w:r>
      <w:r w:rsidR="000C1E0E" w:rsidRPr="003862D0">
        <w:rPr>
          <w:lang w:val="en-GB"/>
        </w:rPr>
      </w:r>
      <w:r w:rsidR="000C1E0E" w:rsidRPr="003862D0">
        <w:rPr>
          <w:lang w:val="en-GB"/>
        </w:rPr>
        <w:fldChar w:fldCharType="separate"/>
      </w:r>
      <w:r w:rsidR="00FA6D4F" w:rsidRPr="003862D0">
        <w:rPr>
          <w:lang w:val="en-GB"/>
        </w:rPr>
        <w:t>Cross-Chapter Box 4.1</w:t>
      </w:r>
      <w:r w:rsidR="000C1E0E" w:rsidRPr="003862D0">
        <w:rPr>
          <w:lang w:val="en-GB"/>
        </w:rPr>
        <w:fldChar w:fldCharType="end"/>
      </w:r>
      <w:del w:id="4480" w:author="Ian Blenkinsop" w:date="2021-07-27T16:11:00Z">
        <w:r w:rsidR="000C1E0E" w:rsidRPr="003862D0" w:rsidDel="006629B6">
          <w:rPr>
            <w:lang w:val="en-GB"/>
          </w:rPr>
          <w:delText>)</w:delText>
        </w:r>
        <w:r w:rsidR="00720457" w:rsidRPr="003862D0" w:rsidDel="006629B6">
          <w:rPr>
            <w:lang w:val="en-GB"/>
          </w:rPr>
          <w:delText>,</w:delText>
        </w:r>
        <w:r w:rsidR="000C1E0E" w:rsidRPr="003862D0" w:rsidDel="006629B6">
          <w:rPr>
            <w:lang w:val="en-GB"/>
          </w:rPr>
          <w:delText xml:space="preserve"> </w:delText>
        </w:r>
      </w:del>
      <w:ins w:id="4481" w:author="Ian Blenkinsop" w:date="2021-07-27T16:11:00Z">
        <w:r w:rsidR="006629B6" w:rsidRPr="003862D0">
          <w:rPr>
            <w:lang w:val="en-GB"/>
          </w:rPr>
          <w:t>)</w:t>
        </w:r>
        <w:r w:rsidR="006629B6">
          <w:rPr>
            <w:lang w:val="en-GB"/>
          </w:rPr>
          <w:t>.</w:t>
        </w:r>
        <w:r w:rsidR="006629B6" w:rsidRPr="003862D0">
          <w:rPr>
            <w:lang w:val="en-GB"/>
          </w:rPr>
          <w:t xml:space="preserve"> </w:t>
        </w:r>
      </w:ins>
      <w:r w:rsidRPr="003862D0">
        <w:rPr>
          <w:lang w:val="en-GB"/>
        </w:rPr>
        <w:t xml:space="preserve">While volcanic eruptions are not perfect analogues for SAI </w:t>
      </w:r>
      <w:r w:rsidRPr="003862D0">
        <w:rPr>
          <w:lang w:val="en-GB"/>
        </w:rPr>
        <w:fldChar w:fldCharType="begin" w:fldLock="1"/>
      </w:r>
      <w:r w:rsidR="00741A83">
        <w:rPr>
          <w:lang w:val="en-GB"/>
        </w:rPr>
        <w:instrText>ADDIN CSL_CITATION { "citationItems" : [ { "id" : "ITEM-1", "itemData" : { "DOI" : "10.1007/s10584-013-0777-5", "ISBN" : "0165-0009", "ISSN" : "01650009", "abstract" : "Solar radiation management (SRM) has been proposed as a possible option for offsetting some anthropogenic radiative forcing, with the goal of reducing some of the associated climatic changes. There are clearly significant uncertainties associated with SRM, and even small-scale experiments that might reduce uncertainty would carry some risk. However, there are also natural and anthropogenic analogs to SRM, such as volcanic eruptions in the case of stratospheric aerosol injection and ship tracks in the case of marine cloud albedo modification. It is essential to understand what we can learn from these analogs in order to validate models, particularly because of the problematic nature of outdoor experiments. It is also important to understand what we cannot learn, as this might better focus attention on what risks would need to be solely examined by numerical models. Stratospheric conditions following a major volcanic eruption, for example, are not the same as those to be expected from intentional geoengineering, both because of confounding effects of volcanic ash and the differences between continuous and impulsive injection of material into the stratosphere. Nonetheless, better data would help validate models; we thus recommend an appropriate plan be developed to better monitor the next large volcanic eruption. Similarly, more could be learned about cloud albedo modification from careful study not only of ship tracks, but of ship and other aerosol emission sources in cloud regimes beyond the narrow conditions under which ship tracks form; this would benefit from improved satellite observing capabilities.", "author" : [ { "dropping-particle" : "", "family" : "Robock", "given" : "Alan", "non-dropping-particle" : "", "parse-names" : false, "suffix" : "" }, { "dropping-particle" : "", "family" : "MacMartin", "given" : "Douglas G.", "non-dropping-particle" : "", "parse-names" : false, "suffix" : "" }, { "dropping-particle" : "", "family" : "Duren", "given" : "Riley", "non-dropping-particle" : "", "parse-names" : false, "suffix" : "" }, { "dropping-particle" : "", "family" : "Christensen", "given" : "Matthew W.", "non-dropping-particle" : "", "parse-names" : false, "suffix" : "" } ], "container-title" : "Climatic Change", "id" : "ITEM-1", "issue" : "3", "issued" : { "date-parts" : [ [ "2013" ] ] }, "page" : "445-458", "title" : "Studying geoengineering with natural and anthropogenic analogs", "translator" : [ { "dropping-particle" : "", "family" : "K4551", "given" : "", "non-dropping-particle" : "", "parse-names" : false, "suffix" : "" } ], "type" : "article-journal", "volume" : "121" }, "uris" : [ "http://www.mendeley.com/documents/?uuid=49c54cbd-9c8c-4abb-9b1b-4240a09e46f0", "http://www.mendeley.com/documents/?uuid=50676468-2707-436b-83c0-2402b29c24b3" ] }, { "id" : "ITEM-2", "itemData" : { "DOI" : "10.1029/2018GL077583",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"dropping-particle" : "", "family" : "Kravitz", "given" : "Ben", "non-dropping-particle" : "", "parse-names" : false, "suffix" : "" }, { "dropping-particle" : "", "family" : "Tjiputra", "given" : "Jerry", "non-dropping-particle" : "", "parse-names" : false, "suffix" : "" } ], "container-title" : "Geophysical Research Letters", "id" : "ITEM-2", "issued" : { "date-parts" : [ [ "2018" ] ] }, "page" : "5663-5671", "title" : "Land Surface Cooling Induced by Sulfate Geoengineering Constrained by Major Volcanic Eruptions", "translator" : [ { "dropping-particle" : "", "family" : "K4531", "given" : "", "non-dropping-particle" : "", "parse-names" : false, "suffix" : "" } ], "type" : "article-journal", "volume" : "45" }, "uris" : [ "http://www.mendeley.com/documents/?uuid=b19dbfd4-934c-47bb-a4d0-b672de600570" ] }, { "id" : "ITEM-3", "itemData" : { "DOI" : "10.1029/2019GL083701", "ISSN" : "0094-8276",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"ITEM-3", "issue" : "15", "issued" : { "date-parts" : [ [ "2019", "8", "16" ] ] }, "page" : "8976-8984", "title" : "Climate Response to Pulse Versus Sustained Stratospheric Aerosol Forcing", "translator" : [ { "dropping-particle" : "", "family" : "K4556", "given" : "", "non-dropping-particle" : "", "parse-names" : false, "suffix" : "" } ], "type" : "article-journal", "volume" : "46" }, "uris" : [ "http://www.mendeley.com/documents/?uuid=39839923-ca23-42cd-bab7-ddf6d3a53413", "http://www.mendeley.com/documents/?uuid=155f8834-59df-41f8-a514-015960b24017" ] } ], "mendeley" : { "formattedCitation" : "(Robock et al., 2013; Plazzotta et al., 2018; Duan et al., 2019)", "plainTextFormattedCitation" : "(Robock et al., 2013; Plazzotta et al., 2018; Duan et al., 2019)", "previouslyFormattedCitation" : "(Robock et al., 2013; Plazzotta et al., 2018; Duan et al., 2019)" }, "properties" : { "noteIndex" : 0 }, "schema" : "https://github.com/citation-style-language/schema/raw/master/csl-citation.json" }</w:instrText>
      </w:r>
      <w:r w:rsidRPr="003862D0">
        <w:rPr>
          <w:lang w:val="en-GB"/>
        </w:rPr>
        <w:fldChar w:fldCharType="separate"/>
      </w:r>
      <w:r w:rsidR="00016735">
        <w:rPr>
          <w:noProof/>
          <w:lang w:val="en-GB"/>
        </w:rPr>
        <w:t>(Robock et al., 2013; Plazzotta et al., 2018; Duan et al., 2019)</w:t>
      </w:r>
      <w:r w:rsidRPr="003862D0">
        <w:rPr>
          <w:lang w:val="en-GB"/>
        </w:rPr>
        <w:fldChar w:fldCharType="end"/>
      </w:r>
      <w:r w:rsidRPr="003862D0">
        <w:rPr>
          <w:lang w:val="en-GB"/>
        </w:rPr>
        <w:t xml:space="preserve">, studies on climate impacts of past volcanic eruptions can inform on the potential impact of stratospheric </w:t>
      </w:r>
      <w:r w:rsidR="00A94E83" w:rsidRPr="003862D0">
        <w:rPr>
          <w:lang w:val="en-GB"/>
        </w:rPr>
        <w:t>sulphate</w:t>
      </w:r>
      <w:r w:rsidRPr="003862D0">
        <w:rPr>
          <w:lang w:val="en-GB"/>
        </w:rPr>
        <w:t xml:space="preserve"> injection. For example, emergent constraints (</w:t>
      </w:r>
      <w:del w:id="4482" w:author="Ian Blenkinsop" w:date="2021-07-27T16:14:00Z">
        <w:r w:rsidRPr="003862D0" w:rsidDel="00340217">
          <w:rPr>
            <w:lang w:val="en-GB"/>
          </w:rPr>
          <w:delText xml:space="preserve">see </w:delText>
        </w:r>
      </w:del>
      <w:r w:rsidRPr="003862D0">
        <w:rPr>
          <w:lang w:val="en-GB"/>
        </w:rPr>
        <w:t>Chapter</w:t>
      </w:r>
      <w:ins w:id="4483" w:author="Ian Blenkinsop" w:date="2021-07-27T16:14:00Z">
        <w:r w:rsidR="00340217">
          <w:rPr>
            <w:lang w:val="en-GB"/>
          </w:rPr>
          <w:t>s</w:t>
        </w:r>
      </w:ins>
      <w:r w:rsidRPr="003862D0">
        <w:rPr>
          <w:lang w:val="en-GB"/>
        </w:rPr>
        <w:t xml:space="preserve"> 1 and 5) that relate the climate system response to volcanic eruptions can be used to reduce uncertainty of the land surface temperature response to SAI </w:t>
      </w:r>
      <w:r w:rsidRPr="003862D0">
        <w:rPr>
          <w:lang w:val="en-GB"/>
        </w:rPr>
        <w:fldChar w:fldCharType="begin" w:fldLock="1"/>
      </w:r>
      <w:r w:rsidR="00741A83">
        <w:rPr>
          <w:lang w:val="en-GB"/>
        </w:rPr>
        <w:instrText>ADDIN CSL_CITATION { "citationItems" : [ { "id" : "ITEM-1", "itemData" : { "DOI" : "10.1029/2018GL077583",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"dropping-particle" : "", "family" : "Kravitz", "given" : "Ben", "non-dropping-particle" : "", "parse-names" : false, "suffix" : "" }, { "dropping-particle" : "", "family" : "Tjiputra", "given" : "Jerry", "non-dropping-particle" : "", "parse-names" : false, "suffix" : "" } ], "container-title" : "Geophysical Research Letters", "id" : "ITEM-1", "issued" : { "date-parts" : [ [ "2018" ] ] }, "page" : "5663-5671", "title" : "Land Surface Cooling Induced by Sulfate Geoengineering Constrained by Major Volcanic Eruptions", "translator" : [ { "dropping-particle" : "", "family" : "K4531", "given" : "", "non-dropping-particle" : "", "parse-names" : false, "suffix" : "" } ], "type" : "article-journal", "volume" : "45" }, "uris" : [ "http://www.mendeley.com/documents/?uuid=b19dbfd4-934c-47bb-a4d0-b672de600570" ] } ], "mendeley" : { "formattedCitation" : "(Plazzotta et al., 2018)", "plainTextFormattedCitation" : "(Plazzotta et al., 2018)", "previouslyFormattedCitation" : "(Plazzotta et al., 2018)" }, "properties" : { "noteIndex" : 0 }, "schema" : "https://github.com/citation-style-language/schema/raw/master/csl-citation.json" }</w:instrText>
      </w:r>
      <w:r w:rsidRPr="003862D0">
        <w:rPr>
          <w:lang w:val="en-GB"/>
        </w:rPr>
        <w:fldChar w:fldCharType="separate"/>
      </w:r>
      <w:r w:rsidR="00016735">
        <w:rPr>
          <w:noProof/>
          <w:lang w:val="en-GB"/>
        </w:rPr>
        <w:t>(Plazzotta et al., 2018)</w:t>
      </w:r>
      <w:r w:rsidRPr="003862D0">
        <w:rPr>
          <w:lang w:val="en-GB"/>
        </w:rPr>
        <w:fldChar w:fldCharType="end"/>
      </w:r>
      <w:r w:rsidRPr="003862D0">
        <w:rPr>
          <w:lang w:val="en-GB"/>
        </w:rPr>
        <w:t xml:space="preserve">. </w:t>
      </w:r>
    </w:p>
    <w:p w14:paraId="4123637D" w14:textId="77777777" w:rsidR="003E7C11" w:rsidRPr="003862D0" w:rsidRDefault="003E7C11" w:rsidP="003E7C11">
      <w:pPr>
        <w:pStyle w:val="AR6BodyText"/>
        <w:rPr>
          <w:lang w:val="en-GB"/>
        </w:rPr>
      </w:pPr>
    </w:p>
    <w:p w14:paraId="05AC7D7E" w14:textId="6EB0D3CF" w:rsidR="003E7C11" w:rsidRPr="001A4DE9" w:rsidRDefault="003E7C11" w:rsidP="003E7C11">
      <w:pPr>
        <w:pStyle w:val="AR6BodyText"/>
        <w:rPr>
          <w:rFonts w:eastAsia="SimSun"/>
          <w:lang w:val="en-GB" w:eastAsia="zh-CN"/>
        </w:rPr>
      </w:pPr>
      <w:r w:rsidRPr="003862D0">
        <w:rPr>
          <w:rFonts w:eastAsia="SimSun"/>
          <w:lang w:val="en-GB" w:eastAsia="zh-CN"/>
        </w:rPr>
        <w:t xml:space="preserve">The cooling potential of SAI using </w:t>
      </w:r>
      <w:r w:rsidR="00A94E83" w:rsidRPr="003862D0">
        <w:rPr>
          <w:rFonts w:eastAsia="SimSun"/>
          <w:lang w:val="en-GB" w:eastAsia="zh-CN"/>
        </w:rPr>
        <w:t>sulphate</w:t>
      </w:r>
      <w:r w:rsidRPr="003862D0">
        <w:rPr>
          <w:rFonts w:eastAsia="SimSun"/>
          <w:lang w:val="en-GB" w:eastAsia="zh-CN"/>
        </w:rPr>
        <w:t xml:space="preserve"> aerosols depends on many factors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"10.5194/acp-17-3879-2017", "author" : [ { "dropping-particle" : "", "family" : "Visioni", "given" : "D", "non-dropping-particle" : "", "parse-names" : false, "suffix" : "" }, { "dropping-particle" : "", "family" : "Pitari", "given" : "G", "non-dropping-particle" : "", "parse-names" : false, "suffix" : "" }, { "dropping-particle" : "", "family" : "Aquila", "given" : "V", "non-dropping-particle" : "", "parse-names" : false, "suffix" : "" } ], "container-title" : "Atmospheric Chemistry and Physics", "id" : "ITEM-1", "issue" : "6", "issued" : { "date-parts" : [ [ "2017" ] ] }, "page" : "3879-3889", "title" : "Sulfate geoengineering: a review of the factors controlling the needed injection of sulfur dioxide", "translator" : [ { "dropping-particle" : "", "family" : "K4545", "given" : "", "non-dropping-particle" : "", "parse-names" : false, "suffix" : "" } ], "type" : "article-journal", "volume" : "17" }, "uris" : [ "http://www.mendeley.com/documents/?uuid=aa473061-8f6d-4857-9ebd-8637339a35ba" ] } ], "mendeley" : { "formattedCitation" : "(Visioni et al., 2017)", "plainTextFormattedCitation" : "(Visioni et al., 2017)", "previouslyFormattedCitation" : "(Visioni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2017)</w:t>
      </w:r>
      <w:r w:rsidRPr="003862D0">
        <w:rPr>
          <w:rFonts w:eastAsia="SimSun"/>
          <w:lang w:val="en-GB" w:eastAsia="zh-CN"/>
        </w:rPr>
        <w:fldChar w:fldCharType="end"/>
      </w:r>
      <w:r w:rsidRPr="003862D0">
        <w:rPr>
          <w:rFonts w:eastAsia="SimSun"/>
          <w:lang w:val="en-GB" w:eastAsia="zh-CN"/>
        </w:rPr>
        <w:t xml:space="preserve"> including the amount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"mendeley" : { "formattedCitation" : "(Niemeier and Timmreck, 2015)", "plainTextFormattedCitation" : "(Niemeier and Timmreck, 2015)", "previouslyFormattedCitation" : "(Niemeier and Timmreck,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(Niemeier and Timmreck, 2015)</w:t>
      </w:r>
      <w:r w:rsidRPr="003862D0">
        <w:rPr>
          <w:rFonts w:eastAsia="SimSun"/>
          <w:lang w:val="en-GB" w:eastAsia="zh-CN"/>
        </w:rPr>
        <w:fldChar w:fldCharType="end"/>
      </w:r>
      <w:r w:rsidRPr="003862D0">
        <w:rPr>
          <w:rFonts w:eastAsia="SimSun"/>
          <w:lang w:val="en-GB" w:eastAsia="zh-CN"/>
        </w:rPr>
        <w:t xml:space="preserve">, aerosol microphysics </w:t>
      </w:r>
      <w:r w:rsidRPr="003862D0">
        <w:rPr>
          <w:rFonts w:eastAsia="SimSun"/>
          <w:lang w:val="en-GB" w:eastAsia="zh-CN"/>
        </w:rPr>
        <w:fldChar w:fldCharType="begin" w:fldLock="1"/>
      </w:r>
      <w:r w:rsidR="0022544F">
        <w:rPr>
          <w:rFonts w:eastAsia="SimSun"/>
          <w:lang w:val="en-GB" w:eastAsia="zh-CN"/>
        </w:rPr>
        <w:instrText>ADDIN CSL_CITATION { "citationItems" : [ { "id" : "ITEM-1", "itemData" : { "DOI" : "10.1029/2019EF001326", "abstract" : "Abstract Solar geoengineering by deliberate injection of sulfate aerosols in the stratosphere is one of the proposed options to counter anthropogenic climate warming. In this study, we focus on the effect of a specific microphysical property of sulfate aerosols in the stratosphere: hygroscopic growth\u2014the tendency of particles to grow by accumulating water. We show that stratospheric sulfate aerosols, for a given mass of sulfates, cause more cooling when prescribed at the lower levels of the stratosphere because of hygroscopic growth. The larger relative humidity in the lower stratosphere causes an increase in the aerosol size through hygroscopic growth that leads to a larger scattering efficiency. In our study, hygroscopic growth provides an additional cooling of 23\\% (0.7 K) when 20 Mt-SO4 of sulfate aerosols, an amount that approximately offsets the warming due to a doubling of CO2, are prescribed at 100 hPa. The hygroscopic effect becomes weaker at higher levels as relative humidity decreases with height. Hygroscopic growth also leads to secondary effects such as an increase in near-infrared shortwave absorption by the aerosols that causes a decrease in high clouds and an increase in stratospheric water vapor. The altitude dependence of the effects of hygroscopic growth is opposite to that of sedimentation effects or the fast adjustment effects due to aerosol-induced warming identified in a recent study.", "author" : [ { "dropping-particle" : "", "family" : "Krishnamohan", "given" : "K.-P.S.-P.",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"Earth's Future", "id" : "ITEM-1", "issue" : "2", "issued" : { "date-parts" : [ [ "2020" ] ] }, "page" : "e2019EF001326", "title" : "The Climatic Effects of Hygroscopic Growth of Sulfate Aerosols in the Stratosphere", "translator" : [ { "dropping-particle" : "", "family" : "K5031", "given" : "", "non-dropping-particle" : "", "parse-names" : false, "suffix" : "" } ], "type" : "article-journal", "volume" : "8" }, "uris" : [ "http://www.mendeley.com/documents/?uuid=85c41c8c-9555-4f79-a304-a831e3c0b1e1", "http://www.mendeley.com/documents/?uuid=e4c8e1a4-ef4d-43f6-9c41-cccbebc70d3c" ] } ], "mendeley" : { "formattedCitation" : "(Krishnamohan et al., 2020)", "plainTextFormattedCitation" : "(Krishnamohan et al., 2020)", "previouslyFormattedCitation" : "(Krishnamohan et al., 2020)"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(Krishnamohan et al., 2020)</w:t>
      </w:r>
      <w:r w:rsidRPr="003862D0">
        <w:rPr>
          <w:rFonts w:eastAsia="SimSun"/>
          <w:lang w:val="en-GB" w:eastAsia="zh-CN"/>
        </w:rPr>
        <w:fldChar w:fldCharType="end"/>
      </w:r>
      <w:r w:rsidRPr="003862D0">
        <w:rPr>
          <w:rFonts w:eastAsia="SimSun"/>
          <w:lang w:val="en-GB" w:eastAsia="zh-CN"/>
        </w:rPr>
        <w:t xml:space="preserve">, the spatial and temporal pattern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"10.1002/2017JD026888", "ISSN" : "21698996", "abstract" : "Injection of SO2 into the stratosphere has been proposed as a method to, in part, counteract anthropogenic climate change. So far, most studies investigated injections at the equator or in a region in the tropics. Here we use Community Earth System Model version 1 Whole Atmosphere Community Climate Model (CESM1(WACCM)) to explore the impact of continuous single grid point SO2 injections at seven different latitudes and two altitudes in the stratosphere on aerosol distribution and climate. For each of the 14 locations, 3 different constant SO2 emission rates were tested to identify linearity in aerosol burden, aerosol optical depth, and climate effects. We found that injections at 15\u2218N and 15\u2218S and at 25 km altitude have equal or greater effect on radiation and surface temperature than injections at the equator. Nonequatorial injections transport SO2 and sulfate aerosols more efficiently into middle and high latitudes and result in particles of smaller effective radius and larger aerosol burden in middle and high latitudes. Injections at 15\u2218S produce the largest increase in global average aerosol optical depth and increase the change in radiative forcing per Tg SO2 /yr by about 15% compared to equatorial injections. High-altitude injections at 15\u2218N produce the largest reduction in global average temperature of 0.2\u2218 per Tg S/yr for the last 7 years of a 10 year experiment. Injections at higher altitude are generally more efficient at reducing surface temperature, with the exception of large equatorial injections of at least 12 Tg SO2 /yr. These findings have important implications for designing a strategy to counteract global climate change.",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"Vitt", "given" : "Francis", "non-dropping-particle" : "", "parse-names" : false, "suffix" : "" }, { "dropping-particle" : "", "family" : "Tribbia", "given" : "Joseph J.", "non-dropping-particle" : "", "parse-names" : false, "suffix" : "" }, { "dropping-particle" : "", "family" : "Lamarque", "given" : "Jean Francois", "non-dropping-particle" : "", "parse-names" : false, "suffix" : "" } ], "container-title" : "Journal of Geophysical Research: Atmospheres", "id" : "ITEM-1", "issue" : "23", "issued" : { "date-parts" : [ [ "2017" ] ] }, "page" : "12,591-12,615", "title" : "Sensitivity of aerosol distribution and climate response to stratospheric SO2 injection locations", "translator" : [ { "dropping-particle" : "", "family" : "K2788", "given" : "", "non-dropping-particle" : "", "parse-names" : false, "suffix" : "" } ], "type" : "article-journal", "volume" : "122" }, "uris" : [ "http://www.mendeley.com/documents/?uuid=3466ee69-b062-490a-807f-13c6ae6c31f5" ] } ], "mendeley" : { "formattedCitation" : "(Tilmes et al., 2017)", "plainTextFormattedCitation" : "(Tilmes et al., 2017)", "previouslyFormattedCitation" : "(Tilmes et al., 2017)"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(Tilmes et al., 2017)</w:t>
      </w:r>
      <w:r w:rsidRPr="003862D0">
        <w:rPr>
          <w:rFonts w:eastAsia="SimSun"/>
          <w:lang w:val="en-GB" w:eastAsia="zh-CN"/>
        </w:rPr>
        <w:fldChar w:fldCharType="end"/>
      </w:r>
      <w:r w:rsidRPr="003862D0">
        <w:rPr>
          <w:rFonts w:eastAsia="SimSun"/>
          <w:lang w:val="en-GB" w:eastAsia="zh-CN"/>
        </w:rPr>
        <w:t>, response of stratospheric dynamics and chemistry</w:t>
      </w:r>
      <w:r w:rsidR="00F65F9D" w:rsidRPr="003862D0">
        <w:rPr>
          <w:rFonts w:eastAsia="SimSun"/>
          <w:lang w:val="en-GB" w:eastAsia="zh-CN"/>
        </w:rPr>
        <w:t xml:space="preserv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(Richter Jadwiga et al., 2018)</w:t>
      </w:r>
      <w:r w:rsidRPr="003862D0">
        <w:rPr>
          <w:rFonts w:eastAsia="SimSun"/>
          <w:lang w:val="en-GB" w:eastAsia="zh-CN"/>
        </w:rPr>
        <w:fldChar w:fldCharType="end"/>
      </w:r>
      <w:r w:rsidRPr="003862D0">
        <w:rPr>
          <w:rFonts w:eastAsia="SimSun"/>
          <w:lang w:val="en-GB" w:eastAsia="zh-CN"/>
        </w:rPr>
        <w:t xml:space="preserve">, and aerosol effect on cirrus clouds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"10.5194/acp-18-14867-2018", "author" : [ { "dropping-particle" : "", "family" : "Visioni", "given" : "D", "non-dropping-particle" : "", "parse-names" : false, "suffix" : "" }, { "dropping-particle" : "", "family" : "Pitari", "given" : "G", "non-dropping-particle" : "", "parse-names" : false, "suffix" : "" }, { "dropping-particle" : "", "family" : "Genova", "given" : "G", "non-dropping-particle" : "di", "parse-names" : false, "suffix" : "" }, { "dropping-particle" : "", "family" : "Tilmes", "given" : "S", "non-dropping-particle" : "", "parse-names" : false, "suffix" : "" }, { "dropping-particle" : "", "family" : "Cionni", "given" : "I", "non-dropping-particle" : "", "parse-names" : false, "suffix" : "" } ], "container-title" : "Atmospheric Chemistry and Physics", "id" : "ITEM-1", "issue" : "20", "issued" : { "date-parts" : [ [ "2018" ] ] }, "page" : "14867-14887", "title" : "Upper tropospheric ice sensitivity to sulfate geoengineering", "translator" : [ { "dropping-particle" : "", "family" : "K5037", "given" : "", "non-dropping-particle" : "", "parse-names" : false, "suffix" : "" } ], "type" : "article-journal", "volume" : "18" }, "uris" : [ "http://www.mendeley.com/documents/?uuid=04cd8579-f306-4769-8c2f-f413a11b9b94", "http://www.mendeley.com/documents/?uuid=e639abcd-26c7-416c-88ca-04734014b341", "http://www.mendeley.com/documents/?uuid=fd127a8d-0250-43f4-9950-6df7474896f1" ] } ], "mendeley" : { "formattedCitation" : "(Visioni et al., 2018)", "plainTextFormattedCitation" : "(Visioni et al., 2018)", "previouslyFormattedCitation" : "(Visioni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2018)</w:t>
      </w:r>
      <w:r w:rsidRPr="003862D0">
        <w:rPr>
          <w:rFonts w:eastAsia="SimSun"/>
          <w:lang w:val="en-GB" w:eastAsia="zh-CN"/>
        </w:rPr>
        <w:fldChar w:fldCharType="end"/>
      </w:r>
      <w:r w:rsidRPr="003862D0">
        <w:rPr>
          <w:rFonts w:eastAsia="SimSun"/>
          <w:lang w:val="en-GB" w:eastAsia="zh-CN"/>
        </w:rPr>
        <w:t>. A negative radiative forcing of a few W m</w:t>
      </w:r>
      <w:ins w:id="4484" w:author="Sara M Tuson" w:date="2021-07-18T07:29:00Z">
        <w:r w:rsidR="00E22E7B" w:rsidRPr="00E22E7B">
          <w:rPr>
            <w:color w:val="000000"/>
            <w:sz w:val="20"/>
            <w:szCs w:val="20"/>
            <w:vertAlign w:val="superscript"/>
            <w:rPrChange w:id="4485" w:author="Sara M Tuson" w:date="2021-07-18T07:29:00Z">
              <w:rPr>
                <w:color w:val="000000"/>
                <w:sz w:val="20"/>
                <w:szCs w:val="20"/>
              </w:rPr>
            </w:rPrChange>
          </w:rPr>
          <w:t>–</w:t>
        </w:r>
      </w:ins>
      <w:del w:id="4486" w:author="Sara M Tuson" w:date="2021-07-18T07:29:00Z">
        <w:r w:rsidRPr="003862D0" w:rsidDel="00E22E7B">
          <w:rPr>
            <w:rFonts w:eastAsia="SimSun"/>
            <w:vertAlign w:val="superscript"/>
            <w:lang w:val="en-GB" w:eastAsia="zh-CN"/>
          </w:rPr>
          <w:delText>-</w:delText>
        </w:r>
      </w:del>
      <w:r w:rsidRPr="003862D0">
        <w:rPr>
          <w:rFonts w:eastAsia="SimSun"/>
          <w:vertAlign w:val="superscript"/>
          <w:lang w:val="en-GB" w:eastAsia="zh-CN"/>
        </w:rPr>
        <w:t>2</w:t>
      </w:r>
      <w:r w:rsidRPr="003862D0">
        <w:rPr>
          <w:rFonts w:eastAsia="SimSun"/>
          <w:lang w:val="en-GB" w:eastAsia="zh-CN"/>
        </w:rPr>
        <w:t xml:space="preserve"> (ranging from </w:t>
      </w:r>
      <w:ins w:id="4487" w:author="Sara M Tuson" w:date="2021-07-15T18:27:00Z">
        <w:r w:rsidR="00347B93">
          <w:rPr>
            <w:rFonts w:eastAsia="SimSun"/>
            <w:lang w:val="en-GB" w:eastAsia="zh-CN"/>
          </w:rPr>
          <w:t>one</w:t>
        </w:r>
      </w:ins>
      <w:del w:id="4488" w:author="Sara M Tuson" w:date="2021-07-15T18:27:00Z">
        <w:r w:rsidRPr="003862D0" w:rsidDel="00347B93">
          <w:rPr>
            <w:rFonts w:eastAsia="SimSun"/>
            <w:lang w:val="en-GB" w:eastAsia="zh-CN"/>
          </w:rPr>
          <w:delText>1</w:delText>
        </w:r>
      </w:del>
      <w:r w:rsidRPr="003862D0">
        <w:rPr>
          <w:rFonts w:eastAsia="SimSun"/>
          <w:lang w:val="en-GB" w:eastAsia="zh-CN"/>
        </w:rPr>
        <w:t xml:space="preserve"> to </w:t>
      </w:r>
      <w:ins w:id="4489" w:author="Sara M Tuson" w:date="2021-07-15T18:27:00Z">
        <w:r w:rsidR="00347B93">
          <w:rPr>
            <w:rFonts w:eastAsia="SimSun"/>
            <w:lang w:val="en-GB" w:eastAsia="zh-CN"/>
          </w:rPr>
          <w:t>eight</w:t>
        </w:r>
      </w:ins>
      <w:del w:id="4490" w:author="Sara M Tuson" w:date="2021-07-15T18:27:00Z">
        <w:r w:rsidRPr="003862D0" w:rsidDel="00347B93">
          <w:rPr>
            <w:rFonts w:eastAsia="SimSun"/>
            <w:lang w:val="en-GB" w:eastAsia="zh-CN"/>
          </w:rPr>
          <w:delText>8</w:delText>
        </w:r>
      </w:del>
      <w:r w:rsidRPr="003862D0">
        <w:rPr>
          <w:rFonts w:eastAsia="SimSun"/>
          <w:lang w:val="en-GB" w:eastAsia="zh-CN"/>
        </w:rPr>
        <w:t xml:space="preserve"> W m</w:t>
      </w:r>
      <w:ins w:id="4491" w:author="Sara M Tuson" w:date="2021-07-18T07:29:00Z">
        <w:r w:rsidR="00E22E7B" w:rsidRPr="00E22E7B">
          <w:rPr>
            <w:color w:val="000000"/>
            <w:sz w:val="20"/>
            <w:szCs w:val="20"/>
            <w:vertAlign w:val="superscript"/>
            <w:rPrChange w:id="4492" w:author="Sara M Tuson" w:date="2021-07-18T07:29:00Z">
              <w:rPr>
                <w:color w:val="000000"/>
                <w:sz w:val="20"/>
                <w:szCs w:val="20"/>
              </w:rPr>
            </w:rPrChange>
          </w:rPr>
          <w:t>–</w:t>
        </w:r>
      </w:ins>
      <w:del w:id="4493" w:author="Sara M Tuson" w:date="2021-07-18T07:29:00Z">
        <w:r w:rsidRPr="003862D0" w:rsidDel="00E22E7B">
          <w:rPr>
            <w:rFonts w:eastAsia="SimSun"/>
            <w:vertAlign w:val="superscript"/>
            <w:lang w:val="en-GB" w:eastAsia="zh-CN"/>
          </w:rPr>
          <w:delText>-</w:delText>
        </w:r>
      </w:del>
      <w:r w:rsidRPr="003862D0">
        <w:rPr>
          <w:rFonts w:eastAsia="SimSun"/>
          <w:vertAlign w:val="superscript"/>
          <w:lang w:val="en-GB" w:eastAsia="zh-CN"/>
        </w:rPr>
        <w:t>2</w:t>
      </w:r>
      <w:r w:rsidRPr="003862D0">
        <w:rPr>
          <w:rFonts w:eastAsia="SimSun"/>
          <w:lang w:val="en-GB" w:eastAsia="zh-CN"/>
        </w:rPr>
        <w:t>) could be achieved depending on the amount and location of SO</w:t>
      </w:r>
      <w:r w:rsidRPr="003862D0">
        <w:rPr>
          <w:rFonts w:eastAsia="SimSun"/>
          <w:vertAlign w:val="subscript"/>
          <w:lang w:val="en-GB" w:eastAsia="zh-CN"/>
        </w:rPr>
        <w:t>2</w:t>
      </w:r>
      <w:r w:rsidRPr="003862D0">
        <w:rPr>
          <w:rFonts w:eastAsia="SimSun"/>
          <w:lang w:val="en-GB" w:eastAsia="zh-CN"/>
        </w:rPr>
        <w:t xml:space="preserve"> injected into the stratosphere</w:t>
      </w:r>
      <w:del w:id="4494" w:author="Robin Matthews" w:date="2021-06-16T18:06:00Z">
        <w:r w:rsidRPr="003862D0" w:rsidDel="0033785F">
          <w:rPr>
            <w:rFonts w:eastAsia="SimSun"/>
            <w:lang w:val="en-GB" w:eastAsia="zh-CN"/>
          </w:rPr>
          <w:delText xml:space="preserve"> </w:delText>
        </w:r>
      </w:del>
      <w:bookmarkStart w:id="4495" w:name="_Hlk74759166"/>
      <w:ins w:id="4496" w:author="Robin Matthews" w:date="2021-06-16T18:06: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GB"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"ITEM-2",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"http://www.mendeley.com/documents/?uuid=cfdf60db-12f3-4650-98d5-05e8c66e2a0f", "http://www.mendeley.com/documents/?uuid=df6ed6b4-b43b-4fc6-a204-daa6fa09f446", "http://www.mendeley.com/documents/?uuid=b1c6722d-5931-4d1b-9530-1933701183a1" ] }, { "id" : "ITEM-3",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"ITEM-3",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"id" : "ITEM-4",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"ITEM-4",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"id" : "ITEM-5",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"ITEM-5",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"id" : "ITEM-6",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"ITEM-6",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"(Aquila et al., 2014; Pitari et al., 2014; Niemeier and Timmreck, 2015; Kravitz et al., 2017; Kleinschmitt et al., 2018; Tilmes et al., 2018a)", "manualFormatting" : "(Aquila et al., 2014; Pitari et al., 2014; Niemeier and Timmreck, 2015; Kravitz et al., 2017; Kleinschmitt et al., 2018; Tilmes et al., 2018a)", "plainTextFormattedCitation" : "(Aquila et al., 2014; Pitari et al., 2014; Niemeier and Timmreck, 2015; Kravitz et al., 2017; Kleinschmitt et al., 2018; Tilmes et al., 2018a)", "previouslyFormattedCitation" : "(Aquila et al., 2014; Pitari et al., 2014; Niemeier and Timmreck, 2015; Kravitz et al., 2017; Kleinschmitt et al., 2018; Tilmes et al., 2018)" }, "properties" : { "noteIndex" : 0 }, "schema" : "https://github.com/citation-style-language/schema/raw/master/csl-citation.json" }</w:instrText>
      </w:r>
      <w:ins w:id="4497" w:author="Robin Matthews" w:date="2021-06-16T18:06:00Z">
        <w:r w:rsidR="0033785F">
          <w:rPr>
            <w:rFonts w:eastAsia="SimSun"/>
            <w:lang w:eastAsia="zh-CN"/>
          </w:rPr>
          <w:fldChar w:fldCharType="separate"/>
        </w:r>
        <w:r w:rsidR="0033785F" w:rsidRPr="000D014A">
          <w:rPr>
            <w:rFonts w:eastAsia="SimSun"/>
            <w:noProof/>
            <w:lang w:eastAsia="zh-CN"/>
          </w:rPr>
          <w:t>(Aquila et al., 2014; Pitari et al., 2014; Niemeier and Timmreck, 2015; Kravitz et al., 2017; Kleinschmitt et al., 2018; Tilmes et al., 2018</w:t>
        </w:r>
        <w:r w:rsidR="0033785F">
          <w:rPr>
            <w:rFonts w:eastAsia="SimSun"/>
            <w:noProof/>
            <w:lang w:eastAsia="zh-CN"/>
          </w:rPr>
          <w:t>a</w:t>
        </w:r>
        <w:r w:rsidR="0033785F" w:rsidRPr="000D014A">
          <w:rPr>
            <w:rFonts w:eastAsia="SimSun"/>
            <w:noProof/>
            <w:lang w:eastAsia="zh-CN"/>
          </w:rPr>
          <w:t>)</w:t>
        </w:r>
        <w:r w:rsidR="0033785F">
          <w:rPr>
            <w:rFonts w:eastAsia="SimSun"/>
            <w:lang w:eastAsia="zh-CN"/>
          </w:rPr>
          <w:fldChar w:fldCharType="end"/>
        </w:r>
      </w:ins>
      <w:del w:id="4498" w:author="Robin Matthews" w:date="2021-06-16T18:06:00Z">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w:delInstrText>
        </w:r>
        <w:r w:rsidR="004B7E49" w:rsidRPr="0033785F" w:rsidDel="0033785F">
          <w:rPr>
            <w:rFonts w:eastAsia="SimSun"/>
            <w:lang w:val="en-GB" w:eastAsia="zh-CN"/>
          </w:rPr>
          <w:delInstrTex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3785F" w:rsidDel="0033785F">
          <w:rPr>
            <w:rFonts w:eastAsia="SimSun"/>
            <w:noProof/>
            <w:lang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"http://www.mendeley.com/documents/?uuid=cfdf60db-12f3-4650-98d5-05e8c66e2a0f", "http://www.mendeley.com/documents/?uuid=df6ed6b4-b43b-4fc6-a204-daa6fa09f446", "http://www.mendeley.com/documents/?uuid=b1c6722d-5931-4d1b-9530-1933701183a1" ] } ], "mendeley" : { "formattedCitation" : "(Aquila et al., 2014)", "plainTextFormattedCitation" : "(Aquila et al., 2014)", "previouslyFormattedCitation" : "(Aquila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(Aquila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"mendeley" : { "formattedCitation" : "(Niemeier and Timmreck, 2015)", "plainTextFormattedCitation" : "(Niemeier and Timmreck, 2015)", "previouslyFormattedCitation" : "(Niemeier and Timmreck, 2015)"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(Niemeier and Timmreck, 2015)</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741A83" w:rsidDel="0033785F">
          <w:rPr>
            <w:rFonts w:eastAsia="SimSun"/>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(Kleinschmitt et al., 2018)</w:delText>
        </w:r>
        <w:r w:rsidRPr="003862D0" w:rsidDel="0033785F">
          <w:rPr>
            <w:rFonts w:eastAsia="SimSun"/>
            <w:lang w:val="en-GB" w:eastAsia="zh-CN"/>
          </w:rPr>
          <w:fldChar w:fldCharType="end"/>
        </w:r>
        <w:r w:rsidRPr="003862D0" w:rsidDel="0033785F">
          <w:rPr>
            <w:rFonts w:eastAsia="SimSun"/>
            <w:vertAlign w:val="superscript"/>
            <w:lang w:val="en-GB" w:eastAsia="zh-CN"/>
          </w:rPr>
          <w:fldChar w:fldCharType="begin" w:fldLock="1"/>
        </w:r>
        <w:r w:rsidR="00741A83" w:rsidDel="0033785F">
          <w:rPr>
            <w:rFonts w:eastAsia="SimSun"/>
            <w:vertAlign w:val="superscript"/>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33785F">
          <w:rPr>
            <w:rFonts w:eastAsia="SimSun"/>
            <w:vertAlign w:val="superscript"/>
            <w:lang w:val="en-GB" w:eastAsia="zh-CN"/>
          </w:rPr>
          <w:fldChar w:fldCharType="separate"/>
        </w:r>
        <w:r w:rsidR="00016735" w:rsidDel="0033785F">
          <w:rPr>
            <w:rFonts w:eastAsia="SimSun"/>
            <w:noProof/>
            <w:lang w:val="en-GB" w:eastAsia="zh-CN"/>
          </w:rPr>
          <w:delText>(Kleinschmitt et al., 2018)</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"mendeley" : { "formattedCitation" : "(Kravitz et al., 2017)", "plainTextFormattedCitation" : "(Kravitz et al., 2017)", "previouslyFormattedCitation" : "(Kravitz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2017)</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(Tilmes et al., 2018a)</w:delText>
        </w:r>
        <w:r w:rsidRPr="003862D0" w:rsidDel="0033785F">
          <w:rPr>
            <w:rFonts w:eastAsia="SimSun"/>
            <w:lang w:val="en-GB" w:eastAsia="zh-CN"/>
          </w:rPr>
          <w:fldChar w:fldCharType="end"/>
        </w:r>
      </w:del>
      <w:r w:rsidRPr="003862D0">
        <w:rPr>
          <w:rFonts w:eastAsia="SimSun"/>
          <w:lang w:val="en-GB" w:eastAsia="zh-CN"/>
        </w:rPr>
        <w:t xml:space="preserve">. </w:t>
      </w:r>
      <w:bookmarkEnd w:id="4495"/>
      <w:r w:rsidR="00F65F9D" w:rsidRPr="003862D0">
        <w:rPr>
          <w:rFonts w:eastAsia="SimSun"/>
          <w:lang w:val="en-GB" w:eastAsia="zh-CN"/>
        </w:rPr>
        <w:t>The simulated</w:t>
      </w:r>
      <w:r w:rsidRPr="003862D0">
        <w:rPr>
          <w:rFonts w:eastAsia="SimSun"/>
          <w:lang w:val="en-GB" w:eastAsia="zh-CN"/>
        </w:rPr>
        <w:t xml:space="preserve"> efficacy of SAI by emission of SO</w:t>
      </w:r>
      <w:r w:rsidRPr="003862D0">
        <w:rPr>
          <w:rFonts w:eastAsia="SimSun"/>
          <w:vertAlign w:val="subscript"/>
          <w:lang w:val="en-GB" w:eastAsia="zh-CN"/>
        </w:rPr>
        <w:t>2</w:t>
      </w:r>
      <w:r w:rsidRPr="003862D0">
        <w:rPr>
          <w:rFonts w:eastAsia="SimSun"/>
          <w:lang w:val="en-GB" w:eastAsia="zh-CN"/>
        </w:rPr>
        <w:t xml:space="preserve"> (radiative forcing per mass of injection rate) generally decreases with the increase in injection rate because of the growth of larger particles (</w:t>
      </w:r>
      <w:r w:rsidR="00A77732" w:rsidRPr="003862D0">
        <w:rPr>
          <w:rFonts w:eastAsia="SimSun"/>
          <w:lang w:val="en-GB" w:eastAsia="zh-CN"/>
        </w:rPr>
        <w:t xml:space="preserve">about </w:t>
      </w:r>
      <w:r w:rsidRPr="003862D0">
        <w:rPr>
          <w:rFonts w:eastAsia="SimSun"/>
          <w:lang w:val="en-GB" w:eastAsia="zh-CN"/>
        </w:rPr>
        <w:t>0.5 micron</w:t>
      </w:r>
      <w:r w:rsidR="00A77732" w:rsidRPr="003862D0">
        <w:rPr>
          <w:rFonts w:eastAsia="SimSun"/>
          <w:lang w:val="en-GB" w:eastAsia="zh-CN"/>
        </w:rPr>
        <w:t>s</w:t>
      </w:r>
      <w:r w:rsidRPr="003862D0">
        <w:rPr>
          <w:rFonts w:eastAsia="SimSun"/>
          <w:lang w:val="en-GB" w:eastAsia="zh-CN"/>
        </w:rPr>
        <w:t>) through condensation and coagulation</w:t>
      </w:r>
      <w:r w:rsidR="00A77732" w:rsidRPr="003862D0">
        <w:rPr>
          <w:rFonts w:eastAsia="SimSun"/>
          <w:lang w:val="en-GB" w:eastAsia="zh-CN"/>
        </w:rPr>
        <w:t xml:space="preserve"> </w:t>
      </w:r>
      <w:r w:rsidRPr="003862D0">
        <w:rPr>
          <w:rFonts w:eastAsia="SimSun"/>
          <w:lang w:val="en-GB" w:eastAsia="zh-CN"/>
        </w:rPr>
        <w:t xml:space="preserve">reducing the mass scattering efficiency </w:t>
      </w:r>
      <w:r w:rsidRPr="003862D0">
        <w:rPr>
          <w:rFonts w:eastAsia="SimSun"/>
          <w:lang w:val="en-GB" w:eastAsia="zh-CN"/>
        </w:rPr>
        <w:fldChar w:fldCharType="begin" w:fldLock="1"/>
      </w:r>
      <w:r w:rsidR="00741A83">
        <w:rPr>
          <w:rFonts w:eastAsia="SimSun"/>
          <w:lang w:val="en-GB" w:eastAsia="zh-CN"/>
        </w:rPr>
        <w:instrText>ADDIN CSL_CITATION { "citationItems" : [ { "id" : "ITEM-1", "itemData" : { "DOI" : "10.5194/acp-15-9129-2015", "ISSN" : "1680-7324", "abstract" : "Abstract.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yr&amp;minus;1.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yr&amp;minus;1.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yr&amp;minus;1 (\u00b115 % or 7 Tg(S) yr&amp;minus;1)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 : "16", "issued" : { "date-parts" : [ [ "2015", "8", "18" ] ] }, "page" : "9129-9141", "title" : "What is the limit of climate engineering by stratospheric injection of SO2?", "translator" : [ { "dropping-particle" : "", "family" : "K3562", "given" : "", "non-dropping-particle" : "", "parse-names" : false, "suffix" : "" } ], "type" : "article-journal", "volume" : "15" }, "uris" : [ "http://www.mendeley.com/documents/?uuid=69d40d7d-5dbd-48ec-97a4-f019d0a5635c" ] }, { "id" : "ITEM-2",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"ITEM-2",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"(Niemeier and Timmreck, 2015; Kleinschmitt et al., 2018)", "plainTextFormattedCitation" : "(Niemeier and Timmreck, 2015; Kleinschmitt et al., 2018)", "previouslyFormattedCitation" : "(Niemeier and Timmreck, 2015; Kleinschmitt et al.,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(Niemeier and Timmreck, 2015; Kleinschmitt et al., 2018)</w:t>
      </w:r>
      <w:r w:rsidRPr="003862D0">
        <w:rPr>
          <w:rFonts w:eastAsia="SimSun"/>
          <w:lang w:val="en-GB" w:eastAsia="zh-CN"/>
        </w:rPr>
        <w:fldChar w:fldCharType="end"/>
      </w:r>
      <w:r w:rsidRPr="003862D0">
        <w:rPr>
          <w:rFonts w:eastAsia="SimSun"/>
          <w:lang w:val="en-GB" w:eastAsia="zh-CN"/>
        </w:rPr>
        <w:t xml:space="preserve">. However, </w:t>
      </w:r>
      <w:r w:rsidR="00A94E83" w:rsidRPr="003862D0">
        <w:rPr>
          <w:rFonts w:eastAsia="SimSun"/>
          <w:lang w:val="en-GB" w:eastAsia="zh-CN"/>
        </w:rPr>
        <w:t>efficacy</w:t>
      </w:r>
      <w:r w:rsidRPr="003862D0">
        <w:rPr>
          <w:rFonts w:eastAsia="SimSun"/>
          <w:lang w:val="en-GB" w:eastAsia="zh-CN"/>
        </w:rPr>
        <w:t xml:space="preserve"> changes little for total injection rate up to about 25 Tg </w:t>
      </w:r>
      <w:commentRangeStart w:id="4499"/>
      <w:r w:rsidRPr="003862D0">
        <w:rPr>
          <w:rFonts w:eastAsia="SimSun"/>
          <w:lang w:val="en-GB" w:eastAsia="zh-CN"/>
        </w:rPr>
        <w:t>S</w:t>
      </w:r>
      <w:commentRangeEnd w:id="4499"/>
      <w:r w:rsidR="00340217">
        <w:rPr>
          <w:rStyle w:val="CommentReference"/>
        </w:rPr>
        <w:commentReference w:id="4499"/>
      </w:r>
      <w:r w:rsidRPr="003862D0">
        <w:rPr>
          <w:rFonts w:eastAsia="SimSun"/>
          <w:lang w:val="en-GB" w:eastAsia="zh-CN"/>
        </w:rPr>
        <w:t>yr</w:t>
      </w:r>
      <w:ins w:id="4500" w:author="Sara M Tuson" w:date="2021-07-18T07:24:00Z">
        <w:r w:rsidR="00A71F18" w:rsidRPr="00A71F18">
          <w:rPr>
            <w:color w:val="000000"/>
            <w:sz w:val="20"/>
            <w:szCs w:val="20"/>
            <w:vertAlign w:val="superscript"/>
            <w:rPrChange w:id="4501" w:author="Sara M Tuson" w:date="2021-07-18T07:24:00Z">
              <w:rPr>
                <w:color w:val="000000"/>
                <w:sz w:val="20"/>
                <w:szCs w:val="20"/>
              </w:rPr>
            </w:rPrChange>
          </w:rPr>
          <w:t>–</w:t>
        </w:r>
      </w:ins>
      <w:del w:id="4502" w:author="Sara M Tuson" w:date="2021-07-18T07:24:00Z">
        <w:r w:rsidRPr="003862D0" w:rsidDel="00A71F18">
          <w:rPr>
            <w:rFonts w:eastAsia="SimSun"/>
            <w:vertAlign w:val="superscript"/>
            <w:lang w:val="en-GB" w:eastAsia="zh-CN"/>
          </w:rPr>
          <w:delText>-</w:delText>
        </w:r>
      </w:del>
      <w:r w:rsidRPr="003862D0">
        <w:rPr>
          <w:rFonts w:eastAsia="SimSun"/>
          <w:vertAlign w:val="superscript"/>
          <w:lang w:val="en-GB" w:eastAsia="zh-CN"/>
        </w:rPr>
        <w:t>1</w:t>
      </w:r>
      <w:r w:rsidRPr="003862D0">
        <w:rPr>
          <w:rFonts w:eastAsia="SimSun"/>
          <w:lang w:val="en-GB" w:eastAsia="zh-CN"/>
        </w:rPr>
        <w:t xml:space="preserve"> when SO</w:t>
      </w:r>
      <w:r w:rsidRPr="003862D0">
        <w:rPr>
          <w:rFonts w:eastAsia="SimSun"/>
          <w:vertAlign w:val="subscript"/>
          <w:lang w:val="en-GB" w:eastAsia="zh-CN"/>
        </w:rPr>
        <w:t>2</w:t>
      </w:r>
      <w:r w:rsidRPr="003862D0">
        <w:rPr>
          <w:rFonts w:eastAsia="SimSun"/>
          <w:lang w:val="en-GB" w:eastAsia="zh-CN"/>
        </w:rPr>
        <w:t xml:space="preserve"> is injected at multiple locations simultaneously</w:t>
      </w:r>
      <w:ins w:id="4503" w:author="Robin Matthews" w:date="2021-06-16T18:07: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"id" : "ITEM-2",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"ITEM-2",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"(Kravitz et al., 2017; Tilmes et al., 2018a)", "manualFormatting" : "(Kravitz et al., 2017; Tilmes et al., 2018a)", "plainTextFormattedCitation" : "(Kravitz et al., 2017; Tilmes et al., 2018a)", "previouslyFormattedCitation" : "(Kravitz et al., 2017; Tilmes et al., 2018)" }, "properties" : { "noteIndex" : 0 }, "schema" : "https://github.com/citation-style-language/schema/raw/master/csl-citation.json" }</w:instrText>
      </w:r>
      <w:ins w:id="4504" w:author="Robin Matthews" w:date="2021-06-16T18:07:00Z">
        <w:r w:rsidR="0033785F">
          <w:rPr>
            <w:rFonts w:eastAsia="SimSun"/>
            <w:lang w:eastAsia="zh-CN"/>
          </w:rPr>
          <w:fldChar w:fldCharType="separate"/>
        </w:r>
        <w:r w:rsidR="0033785F" w:rsidRPr="000D014A">
          <w:rPr>
            <w:rFonts w:eastAsia="SimSun"/>
            <w:noProof/>
            <w:lang w:eastAsia="zh-CN"/>
          </w:rPr>
          <w:t>(Kravitz et al., 2017; Tilmes et al., 2018</w:t>
        </w:r>
        <w:r w:rsidR="0033785F">
          <w:rPr>
            <w:rFonts w:eastAsia="SimSun"/>
            <w:noProof/>
            <w:lang w:eastAsia="zh-CN"/>
          </w:rPr>
          <w:t>a</w:t>
        </w:r>
        <w:r w:rsidR="0033785F" w:rsidRPr="000D014A">
          <w:rPr>
            <w:rFonts w:eastAsia="SimSun"/>
            <w:noProof/>
            <w:lang w:eastAsia="zh-CN"/>
          </w:rPr>
          <w:t>)</w:t>
        </w:r>
        <w:r w:rsidR="0033785F">
          <w:rPr>
            <w:rFonts w:eastAsia="SimSun"/>
            <w:lang w:eastAsia="zh-CN"/>
          </w:rPr>
          <w:fldChar w:fldCharType="end"/>
        </w:r>
      </w:ins>
      <w:del w:id="4505" w:author="Robin Matthews" w:date="2021-06-16T18:07:00Z">
        <w:r w:rsidRPr="003862D0" w:rsidDel="0033785F">
          <w:rPr>
            <w:rFonts w:eastAsia="SimSun"/>
            <w:lang w:val="en-GB" w:eastAsia="zh-CN"/>
          </w:rPr>
          <w:delText xml:space="preserve"> </w:delText>
        </w:r>
        <w:bookmarkStart w:id="4506" w:name="_Hlk74759225"/>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"10.1002/2017JD026874", "ISSN" : "2169-897X", "author"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"12,616-12,634", "title" : "First Simulations of Designing Stratospheric Sulfate Aerosol Geoengineering to Meet Multiple Simultaneous Climate Objectives", "translator" : [ { "dropping-particle" : "", "family" : "K2795", "given" : "", "non-dropping-particle" : "", "parse-names" : false, "suffix" : "" } ], "type" : "article-journal", "volume" : "122" }, "uris" : [ "http://www.mendeley.com/documents/?uuid=8738e4a0-68b3-4729-89f2-780aff773793" ] } ], "mendeley" : { "formattedCitation" : "(Kravitz et al., 2017)", "plainTextFormattedCitation" : "(Kravitz et al., 2017)", "previouslyFormattedCitation" : "(Kravitz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2017)</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"10.1175/BAMS-D-17-0267.1", "ISSN" : "0003-0007", "abstract" : "AbstractThis paper describes the Stratospheric Aerosol Geoengineering Large Ensemble (GLENS) project, which promotes the use of a unique model dataset, performed with the Community Earth System Model, with the Whole Atmosphere Community Climate Model as its atmospheric component [CESM1(WACCM)], to investigate global and regional impacts of geoengineering. The performed simulations were designed to achieve multiple simultaneous climate goals, by strategically placing sulfur injections at four different locations in the stratosphere, unlike many earlier studies that targeted globally averaged surface temperature by placing injections in regions at or around the equator. This advanced approach reduces some of the previously found adverse effects of stratospheric aerosol geoengineering, including uneven cooling between the poles and the equator and shifts in tropical precipitation. The 20-member ensemble increases the ability to distinguish between forced changes and changes due to climate variability in global and regional climate variables in the coupled atmosphere, land, sea ice, and ocean system. We invite the broader community to perform in-depth analyses of climate-related impacts and to identify processes that lead to changes in the climate system as the result of a strategic application of stratospheric aerosol geoengineering.", "author"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"dropping-particle" : "", "family" : "Glanville", "given" : "Anne S", "non-dropping-particle" : "", "parse-names" : false, "suffix" : "" }, { "dropping-particle" : "", "family" : "Fasullo", "given" : "John T", "non-dropping-particle" : "", "parse-names" : false, "suffix" : "" }, { "dropping-particle" : "", "family" : "Phillips", "given" : "Adam S",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"Edwards", "given" : "Jim", "non-dropping-particle" : "", "parse-names" : false, "suffix" : "" }, { "dropping-particle" : "", "family" : "Mickelson", "given" : "Sheri", "non-dropping-particle" : "", "parse-names" : false, "suffix" : "" }, { "dropping-particle" : "", "family" : "Ghosh", "given" : "Siddhartha", "non-dropping-particle" : "", "parse-names" : false, "suffix" : "" } ], "container-title" : "Bulletin of the American Meteorological Society", "id" : "ITEM-1", "issue" : "11", "issued" : { "date-parts" : [ [ "2018", "5" ] ] }, "page" : "2361-2371", "publisher" : "American Meteorological Society", "title" : "CESM1(WACCM) Stratospheric Aerosol Geoengineering Large Ensemble Project", "translator" : [ { "dropping-particle" : "", "family" : "K3257", "given" : "", "non-dropping-particle" : "", "parse-names" : false, "suffix" : "" } ], "type" : "article-journal", "volume" : "99" }, "uris" : [ "http://www.mendeley.com/documents/?uuid=789d1e39-eb88-430c-8311-b11b2e1561e3" ] } ], "mendeley" : { "formattedCitation" : "(Tilmes et al., 2018a)", "plainTextFormattedCitation" : "(Tilmes et al., 2018a)", "previouslyFormattedCitation" : "(Tilmes et al., 2018a)"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(Tilmes et al., 2018a)</w:delText>
        </w:r>
        <w:r w:rsidRPr="003862D0" w:rsidDel="0033785F">
          <w:rPr>
            <w:rFonts w:eastAsia="SimSun"/>
            <w:lang w:val="en-GB" w:eastAsia="zh-CN"/>
          </w:rPr>
          <w:fldChar w:fldCharType="end"/>
        </w:r>
      </w:del>
      <w:bookmarkEnd w:id="4506"/>
      <w:r w:rsidRPr="003862D0">
        <w:rPr>
          <w:rFonts w:eastAsia="SimSun"/>
          <w:lang w:val="en-GB" w:eastAsia="zh-CN"/>
        </w:rPr>
        <w:t>. Difference</w:t>
      </w:r>
      <w:r w:rsidR="00A77732" w:rsidRPr="003862D0">
        <w:rPr>
          <w:rFonts w:eastAsia="SimSun"/>
          <w:lang w:val="en-GB" w:eastAsia="zh-CN"/>
        </w:rPr>
        <w:t>s</w:t>
      </w:r>
      <w:r w:rsidRPr="003862D0">
        <w:rPr>
          <w:rFonts w:eastAsia="SimSun"/>
          <w:lang w:val="en-GB" w:eastAsia="zh-CN"/>
        </w:rPr>
        <w:t xml:space="preserve"> in model representation of aerosol microphysics, evolution of particle size, stratospheric dynamics and chemistry, and aerosol microphysics</w:t>
      </w:r>
      <w:del w:id="4507" w:author="Ian Blenkinsop" w:date="2021-07-27T16:15:00Z">
        <w:r w:rsidRPr="003862D0" w:rsidDel="002A7B42">
          <w:rPr>
            <w:rFonts w:eastAsia="SimSun"/>
            <w:lang w:val="en-GB" w:eastAsia="zh-CN"/>
          </w:rPr>
          <w:delText>-</w:delText>
        </w:r>
      </w:del>
      <w:ins w:id="4508" w:author="Ian Blenkinsop" w:date="2021-07-27T16:15:00Z">
        <w:r w:rsidR="002A7B42">
          <w:rPr>
            <w:rFonts w:eastAsia="SimSun"/>
            <w:lang w:val="en-GB" w:eastAsia="zh-CN"/>
          </w:rPr>
          <w:t>–</w:t>
        </w:r>
      </w:ins>
      <w:r w:rsidRPr="003862D0">
        <w:rPr>
          <w:rFonts w:eastAsia="SimSun"/>
          <w:lang w:val="en-GB" w:eastAsia="zh-CN"/>
        </w:rPr>
        <w:t>radiation</w:t>
      </w:r>
      <w:del w:id="4509" w:author="Ian Blenkinsop" w:date="2021-07-27T16:15:00Z">
        <w:r w:rsidRPr="003862D0" w:rsidDel="002A7B42">
          <w:rPr>
            <w:rFonts w:eastAsia="SimSun"/>
            <w:lang w:val="en-GB" w:eastAsia="zh-CN"/>
          </w:rPr>
          <w:delText>-</w:delText>
        </w:r>
      </w:del>
      <w:ins w:id="4510" w:author="Ian Blenkinsop" w:date="2021-07-27T16:15:00Z">
        <w:r w:rsidR="002A7B42">
          <w:rPr>
            <w:rFonts w:eastAsia="SimSun"/>
            <w:lang w:val="en-GB" w:eastAsia="zh-CN"/>
          </w:rPr>
          <w:t>–</w:t>
        </w:r>
      </w:ins>
      <w:r w:rsidRPr="003862D0">
        <w:rPr>
          <w:rFonts w:eastAsia="SimSun"/>
          <w:lang w:val="en-GB" w:eastAsia="zh-CN"/>
        </w:rPr>
        <w:t xml:space="preserve">circulation interactions all contribute to the uncertainty in </w:t>
      </w:r>
      <w:r w:rsidR="00FF6A30" w:rsidRPr="003862D0">
        <w:rPr>
          <w:rFonts w:eastAsia="SimSun"/>
          <w:lang w:val="en-GB" w:eastAsia="zh-CN"/>
        </w:rPr>
        <w:t xml:space="preserve">simulated </w:t>
      </w:r>
      <w:r w:rsidRPr="003862D0">
        <w:rPr>
          <w:rFonts w:eastAsia="SimSun"/>
          <w:lang w:val="en-GB" w:eastAsia="zh-CN"/>
        </w:rPr>
        <w:t xml:space="preserve">cooling efficiency of SAI. Compared to </w:t>
      </w:r>
      <w:r w:rsidR="00A94E83" w:rsidRPr="003862D0">
        <w:rPr>
          <w:rFonts w:eastAsia="SimSun"/>
          <w:lang w:val="en-GB" w:eastAsia="zh-CN"/>
        </w:rPr>
        <w:t>sulphate</w:t>
      </w:r>
      <w:r w:rsidRPr="003862D0">
        <w:rPr>
          <w:rFonts w:eastAsia="SimSun"/>
          <w:lang w:val="en-GB" w:eastAsia="zh-CN"/>
        </w:rPr>
        <w:t xml:space="preserve"> aerosols, injection of non-</w:t>
      </w:r>
      <w:r w:rsidR="00A94E83" w:rsidRPr="003862D0">
        <w:rPr>
          <w:rFonts w:eastAsia="SimSun"/>
          <w:lang w:val="en-GB" w:eastAsia="zh-CN"/>
        </w:rPr>
        <w:t>sulphate</w:t>
      </w:r>
      <w:r w:rsidRPr="003862D0">
        <w:rPr>
          <w:rFonts w:eastAsia="SimSun"/>
          <w:lang w:val="en-GB" w:eastAsia="zh-CN"/>
        </w:rPr>
        <w:t xml:space="preserve"> particles would result in different cooling efficacy</w:t>
      </w:r>
      <w:r w:rsidR="00FF6A30" w:rsidRPr="003862D0">
        <w:rPr>
          <w:rFonts w:eastAsia="SimSun"/>
          <w:lang w:val="en-GB" w:eastAsia="zh-CN"/>
        </w:rPr>
        <w:t>,</w:t>
      </w:r>
      <w:r w:rsidRPr="003862D0">
        <w:rPr>
          <w:rFonts w:eastAsia="SimSun"/>
          <w:lang w:val="en-GB" w:eastAsia="zh-CN"/>
        </w:rPr>
        <w:t xml:space="preserve"> but understanding </w:t>
      </w:r>
      <w:r w:rsidR="00FF6A30" w:rsidRPr="003862D0">
        <w:rPr>
          <w:rFonts w:eastAsia="SimSun"/>
          <w:lang w:val="en-GB" w:eastAsia="zh-CN"/>
        </w:rPr>
        <w:t>is limited</w:t>
      </w:r>
      <w:del w:id="4511" w:author="Robin Matthews" w:date="2021-06-16T18:07:00Z">
        <w:r w:rsidR="00FF6A30" w:rsidRPr="003862D0" w:rsidDel="0033785F">
          <w:rPr>
            <w:rFonts w:eastAsia="SimSun"/>
            <w:lang w:val="en-GB" w:eastAsia="zh-CN"/>
          </w:rPr>
          <w:delText xml:space="preserve"> </w:delText>
        </w:r>
      </w:del>
      <w:bookmarkStart w:id="4512" w:name="_Hlk74759246"/>
      <w:ins w:id="4513" w:author="Robin Matthews" w:date="2021-06-16T18:07: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"id" : "ITEM-2",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"ITEM-2",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"id" : "ITEM-3",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"ITEM-3",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"http://www.mendeley.com/documents/?uuid=2843efd4-b1b5-4ba3-8ecc-1dd840c22384", "http://www.mendeley.com/documents/?uuid=d8b4b6a7-e100-40c6-9605-9b05d6f3c428" ] } ], "mendeley" : { "formattedCitation" : "(Pope et al., 2012; Weisenstein et al., 2015; Jones et al., 2016a)", "manualFormatting" : "(Pope et al., 2012; Weisenstein et al., 2015; A.C. Jones et al., 2016)", "plainTextFormattedCitation" : "(Pope et al., 2012; Weisenstein et al., 2015; Jones et al., 2016a)", "previouslyFormattedCitation" : "(Pope et al., 2012; Weisenstein et al., 2015; Jones et al., 2016)" }, "properties" : { "noteIndex" : 0 }, "schema" : "https://github.com/citation-style-language/schema/raw/master/csl-citation.json" }</w:instrText>
      </w:r>
      <w:ins w:id="4514" w:author="Robin Matthews" w:date="2021-06-16T18:07:00Z">
        <w:r w:rsidR="0033785F">
          <w:rPr>
            <w:rFonts w:eastAsia="SimSun"/>
            <w:lang w:eastAsia="zh-CN"/>
          </w:rPr>
          <w:fldChar w:fldCharType="separate"/>
        </w:r>
        <w:r w:rsidR="0033785F" w:rsidRPr="000D014A">
          <w:rPr>
            <w:rFonts w:eastAsia="SimSun"/>
            <w:noProof/>
            <w:lang w:eastAsia="zh-CN"/>
          </w:rPr>
          <w:t xml:space="preserve">(Pope et al., 2012; </w:t>
        </w:r>
        <w:r w:rsidR="0033785F" w:rsidRPr="000D014A">
          <w:rPr>
            <w:rFonts w:eastAsia="SimSun"/>
            <w:noProof/>
            <w:lang w:eastAsia="zh-CN"/>
          </w:rPr>
          <w:lastRenderedPageBreak/>
          <w:t xml:space="preserve">Weisenstein et al., 2015; </w:t>
        </w:r>
        <w:r w:rsidR="0033785F">
          <w:rPr>
            <w:rFonts w:eastAsia="SimSun"/>
            <w:noProof/>
            <w:lang w:eastAsia="zh-CN"/>
          </w:rPr>
          <w:t xml:space="preserve">A.C. </w:t>
        </w:r>
        <w:r w:rsidR="0033785F" w:rsidRPr="000D014A">
          <w:rPr>
            <w:rFonts w:eastAsia="SimSun"/>
            <w:noProof/>
            <w:lang w:eastAsia="zh-CN"/>
          </w:rPr>
          <w:t>Jones et al., 2016)</w:t>
        </w:r>
        <w:r w:rsidR="0033785F">
          <w:rPr>
            <w:rFonts w:eastAsia="SimSun"/>
            <w:lang w:eastAsia="zh-CN"/>
          </w:rPr>
          <w:fldChar w:fldCharType="end"/>
        </w:r>
      </w:ins>
      <w:del w:id="4515" w:author="Robin Matthews" w:date="2021-06-16T18:07: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"mendeley" : { "formattedCitation" : "(Weisenstein et al., 2015)", "plainTextFormattedCitation" : "(Weisenstein et al., 2015)", "previouslyFormattedCitation" : "(Weisenstein et al., 2015)" }, "properties" : { "n</w:delInstrText>
        </w:r>
        <w:r w:rsidR="00615634" w:rsidDel="0033785F">
          <w:rPr>
            <w:rFonts w:eastAsia="SimSun"/>
            <w:lang w:val="en-GB" w:eastAsia="zh-CN"/>
          </w:rPr>
          <w:delInstrText>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(Weisenstein et al., 2015)</w:delText>
        </w:r>
        <w:r w:rsidRPr="003862D0" w:rsidDel="0033785F">
          <w:rPr>
            <w:rFonts w:eastAsia="SimSun"/>
            <w:lang w:val="en-GB" w:eastAsia="zh-CN"/>
          </w:rPr>
          <w:fldChar w:fldCharType="end"/>
        </w:r>
        <w:commentRangeStart w:id="4516"/>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eastAsia="zh-CN"/>
          </w:rPr>
          <w:delText>(Pope et al., 2012)</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"10.5194/acp-16-2843-2016", "ISSN" : "1680-7324", "abstract" : "Abstract.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2020\u20132100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 +70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 +20 \u00b0C). As injection rates and climatic impacts for titania are close to those for sulfate, there appears to be little benefit in terms of climatic influence of using titania when compared to the injection of sulfur dioxide, which has the added benefit of being well-modeled th</w:delInstrText>
        </w:r>
        <w:r w:rsidR="00615634" w:rsidRPr="001A4DE9" w:rsidDel="0033785F">
          <w:rPr>
            <w:rFonts w:eastAsia="SimSun"/>
            <w:lang w:val="en-GB" w:eastAsia="zh-CN"/>
          </w:rPr>
          <w:delInstrText>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"ITEM-1", "issue" : "5", "issued" : { "date-parts" : [ [ "2016", "3", "4" ] ] }, "page" : "2843-2862", "title" : "Climatic impacts of stratospheric geoengineering with sulfate, black carbon and titania injection", "translator" : [ { "dropping-particle" : "", "family" : "K5075", "given" : "", "non-dropping-particle" : "", "parse-names" : false, "suffix" : "" } ], "type" : "article-journal", "volume" : "16" }, "uris" : [ "http://www.mendeley.com/documents/?uuid=2843efd4-b1b5-4ba3-8ecc-1dd840c22384", "http://www.mendeley.com/documents/?uuid=d8b4b6a7-e100-40c6-9605-9b05d6f3c428" ] } ], "mendeley" : { "formattedCitation" : "(Jones et al., 2016a)", "plainTextFormattedCitation" : "(Jones et al., 2016a)", "previouslyFormattedCitation" : "(Jones et al., 2016a)"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(Jones et al., 2016a)</w:delText>
        </w:r>
        <w:r w:rsidRPr="003862D0" w:rsidDel="0033785F">
          <w:rPr>
            <w:rFonts w:eastAsia="SimSun"/>
            <w:lang w:val="en-GB" w:eastAsia="zh-CN"/>
          </w:rPr>
          <w:fldChar w:fldCharType="end"/>
        </w:r>
        <w:commentRangeEnd w:id="4516"/>
        <w:r w:rsidR="00016735" w:rsidDel="0033785F">
          <w:rPr>
            <w:rStyle w:val="CommentReference"/>
          </w:rPr>
          <w:commentReference w:id="4516"/>
        </w:r>
      </w:del>
      <w:bookmarkEnd w:id="4512"/>
      <w:r w:rsidRPr="001A4DE9">
        <w:rPr>
          <w:rFonts w:eastAsia="SimSun"/>
          <w:lang w:val="en-GB" w:eastAsia="zh-CN"/>
        </w:rPr>
        <w:t>.</w:t>
      </w:r>
    </w:p>
    <w:p w14:paraId="4556FE66" w14:textId="77777777" w:rsidR="003E7C11" w:rsidRPr="001A4DE9" w:rsidRDefault="003E7C11" w:rsidP="003E7C11">
      <w:pPr>
        <w:pStyle w:val="AR6BodyText"/>
        <w:rPr>
          <w:rFonts w:eastAsia="SimSun"/>
          <w:lang w:val="en-GB" w:eastAsia="zh-CN"/>
        </w:rPr>
      </w:pPr>
    </w:p>
    <w:p w14:paraId="356A6EAA" w14:textId="3BE96DA5" w:rsidR="003E7C11" w:rsidRPr="003862D0" w:rsidRDefault="003E7C11" w:rsidP="003E7C11">
      <w:pPr>
        <w:pStyle w:val="AR6BodyText"/>
        <w:rPr>
          <w:rFonts w:eastAsia="SimSun"/>
          <w:lang w:val="en-GB" w:eastAsia="zh-CN"/>
        </w:rPr>
      </w:pPr>
      <w:r w:rsidRPr="006C466A">
        <w:rPr>
          <w:rFonts w:eastAsia="SimSun"/>
          <w:lang w:val="en-US" w:eastAsia="zh-CN"/>
        </w:rPr>
        <w:t xml:space="preserve">Earlier modelling studies focused on the effect of equatorial </w:t>
      </w:r>
      <w:r w:rsidR="00A94E83" w:rsidRPr="006C466A">
        <w:rPr>
          <w:rFonts w:eastAsia="SimSun"/>
          <w:lang w:val="en-US" w:eastAsia="zh-CN"/>
        </w:rPr>
        <w:t>sulphate</w:t>
      </w:r>
      <w:r w:rsidRPr="006C466A">
        <w:rPr>
          <w:rFonts w:eastAsia="SimSun"/>
          <w:lang w:val="en-US" w:eastAsia="zh-CN"/>
        </w:rPr>
        <w:t xml:space="preserve"> injection that tends to overcool the tropics and undercool the pole</w:t>
      </w:r>
      <w:r w:rsidR="00F72148" w:rsidRPr="006C466A">
        <w:rPr>
          <w:rFonts w:eastAsia="SimSun"/>
          <w:lang w:val="en-US" w:eastAsia="zh-CN"/>
        </w:rPr>
        <w:t>s</w:t>
      </w:r>
      <w:r w:rsidRPr="006C466A">
        <w:rPr>
          <w:rFonts w:eastAsia="SimSun"/>
          <w:lang w:val="en-US" w:eastAsia="zh-CN"/>
        </w:rPr>
        <w:t xml:space="preserve">. </w:t>
      </w:r>
      <w:r w:rsidRPr="003862D0">
        <w:rPr>
          <w:rFonts w:eastAsia="SimSun"/>
          <w:lang w:val="en-GB" w:eastAsia="zh-CN"/>
        </w:rPr>
        <w:t xml:space="preserve">Compared to equatorial injection, off-equatorial injection at multiple </w:t>
      </w:r>
      <w:r w:rsidR="00EF3C88" w:rsidRPr="003862D0">
        <w:rPr>
          <w:rFonts w:eastAsia="SimSun"/>
          <w:lang w:val="en-GB" w:eastAsia="zh-CN"/>
        </w:rPr>
        <w:t xml:space="preserve">locations </w:t>
      </w:r>
      <w:r w:rsidRPr="003862D0">
        <w:rPr>
          <w:rFonts w:eastAsia="SimSun"/>
          <w:lang w:val="en-GB" w:eastAsia="zh-CN"/>
        </w:rPr>
        <w:t xml:space="preserve">shows a closer resemblance </w:t>
      </w:r>
      <w:r w:rsidR="00EF3C88" w:rsidRPr="003862D0">
        <w:rPr>
          <w:rFonts w:eastAsia="SimSun"/>
          <w:lang w:val="en-GB" w:eastAsia="zh-CN"/>
        </w:rPr>
        <w:t xml:space="preserve">to </w:t>
      </w:r>
      <w:r w:rsidRPr="003862D0">
        <w:rPr>
          <w:rFonts w:eastAsia="SimSun"/>
          <w:lang w:val="en-GB" w:eastAsia="zh-CN"/>
        </w:rPr>
        <w:t xml:space="preserve">the baseline climate in many aspects, including temperature, precipitation, and sea ice coverage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"http://www.mendeley.com/documents/?uuid=5aa7dbfb-6cfb-4dae-916c-6e09907e25ca", "http://www.mendeley.com/documents/?uuid=46b67dff-ddf0-4ee3-a49d-2e5b941fa4f3", "http://www.mendeley.com/documents/?uuid=6bc328d4-eb10-474f-b962-2a881e64f81e" ] } ], "mendeley" : { "formattedCitation" : "(Kravitz et al., 2019)", "plainTextFormattedCitation" : "(Kravitz et al., 2019)", "previouslyFormattedCitation" : "(Kravitz et al., 2019)"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(Kravitz et al., 2019)</w:t>
      </w:r>
      <w:r w:rsidRPr="003862D0">
        <w:rPr>
          <w:rFonts w:eastAsia="SimSun"/>
          <w:lang w:val="en-GB" w:eastAsia="zh-CN"/>
        </w:rPr>
        <w:fldChar w:fldCharType="end"/>
      </w:r>
      <w:r w:rsidRPr="003862D0">
        <w:rPr>
          <w:rFonts w:eastAsia="SimSun"/>
          <w:lang w:val="en-GB" w:eastAsia="zh-CN"/>
        </w:rPr>
        <w:t>. However, significant regional and seasonal residual</w:t>
      </w:r>
      <w:del w:id="4517" w:author="Sara M Tuson" w:date="2021-07-15T20:29:00Z">
        <w:r w:rsidRPr="003862D0" w:rsidDel="00092429">
          <w:rPr>
            <w:rFonts w:eastAsia="SimSun"/>
            <w:lang w:val="en-GB" w:eastAsia="zh-CN"/>
          </w:rPr>
          <w:delText xml:space="preserve">  </w:delText>
        </w:r>
      </w:del>
      <w:ins w:id="4518" w:author="Sara M Tuson" w:date="2021-07-15T20:29:00Z">
        <w:r w:rsidR="00092429">
          <w:rPr>
            <w:rFonts w:eastAsia="SimSun"/>
            <w:lang w:val="en-GB" w:eastAsia="zh-CN"/>
          </w:rPr>
          <w:t xml:space="preserve"> </w:t>
        </w:r>
      </w:ins>
      <w:r w:rsidRPr="003862D0">
        <w:rPr>
          <w:rFonts w:eastAsia="SimSun"/>
          <w:lang w:val="en-GB" w:eastAsia="zh-CN"/>
        </w:rPr>
        <w:t>and overcompensating climate change is reported, including regional shift</w:t>
      </w:r>
      <w:r w:rsidR="0082313F" w:rsidRPr="003862D0">
        <w:rPr>
          <w:rFonts w:eastAsia="SimSun"/>
          <w:lang w:val="en-GB" w:eastAsia="zh-CN"/>
        </w:rPr>
        <w:t>s</w:t>
      </w:r>
      <w:r w:rsidRPr="003862D0">
        <w:rPr>
          <w:rFonts w:eastAsia="SimSun"/>
          <w:lang w:val="en-GB" w:eastAsia="zh-CN"/>
        </w:rPr>
        <w:t xml:space="preserve"> in precipitation, continued warming of polar oceans, and shift</w:t>
      </w:r>
      <w:r w:rsidR="00EF3C88" w:rsidRPr="003862D0">
        <w:rPr>
          <w:rFonts w:eastAsia="SimSun"/>
          <w:lang w:val="en-GB" w:eastAsia="zh-CN"/>
        </w:rPr>
        <w:t>s</w:t>
      </w:r>
      <w:r w:rsidRPr="003862D0">
        <w:rPr>
          <w:rFonts w:eastAsia="SimSun"/>
          <w:lang w:val="en-GB" w:eastAsia="zh-CN"/>
        </w:rPr>
        <w:t xml:space="preserve"> in the seasonal cycle of snow depth and sea ice cover</w:t>
      </w:r>
      <w:del w:id="4519" w:author="Robin Matthews" w:date="2021-06-16T19:16:00Z">
        <w:r w:rsidRPr="003862D0" w:rsidDel="002023CE">
          <w:rPr>
            <w:rFonts w:eastAsia="SimSun"/>
            <w:lang w:val="en-GB" w:eastAsia="zh-CN"/>
          </w:rPr>
          <w:delText xml:space="preserve"> </w:delText>
        </w:r>
      </w:del>
      <w:bookmarkStart w:id="4520" w:name="_Hlk74763393"/>
      <w:ins w:id="4521" w:author="Robin Matthews" w:date="2021-06-16T19:16:00Z">
        <w:r w:rsidR="002023CE">
          <w:rPr>
            <w:rFonts w:eastAsia="SimSun"/>
            <w:lang w:val="en-GB" w:eastAsia="zh-CN"/>
          </w:rPr>
          <w:t xml:space="preserve"> </w:t>
        </w:r>
        <w:r w:rsidR="002023CE">
          <w:rPr>
            <w:rFonts w:eastAsia="SimSun"/>
            <w:lang w:eastAsia="zh-CN"/>
          </w:rPr>
          <w:fldChar w:fldCharType="begin" w:fldLock="1"/>
        </w:r>
      </w:ins>
      <w:r w:rsidR="00CD3B49">
        <w:rPr>
          <w:rFonts w:eastAsia="SimSun"/>
          <w:lang w:val="en-US" w:eastAsia="zh-CN"/>
        </w:rPr>
        <w: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"id" : "ITEM-2",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"ITEM-2",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"id" : "ITEM-3",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"ITEM-3",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"(Fasullo et al., 2018; Jiang et al., 2019; Simpson et al., 2019a)", "manualFormatting" : "(Fasullo et al., 2018; Jiang et al., 2019; Simpson et al., 2019b)", "plainTextFormattedCitation" : "(Fasullo et al., 2018; Jiang et al., 2019; Simpson et al., 2019a)", "previouslyFormattedCitation" : "(Fasullo et al., 2018; Jiang et al., 2019; Simpson et al., 2019)" }, "properties" : { "noteIndex" : 0 }, "schema" : "https://github.com/citation-style-language/schema/raw/master/csl-citation.json" }</w:instrText>
      </w:r>
      <w:ins w:id="4522" w:author="Robin Matthews" w:date="2021-06-16T19:16:00Z">
        <w:r w:rsidR="002023CE">
          <w:rPr>
            <w:rFonts w:eastAsia="SimSun"/>
            <w:lang w:eastAsia="zh-CN"/>
          </w:rPr>
          <w:fldChar w:fldCharType="separate"/>
        </w:r>
        <w:r w:rsidR="002023CE" w:rsidRPr="00B94219">
          <w:rPr>
            <w:rFonts w:eastAsia="SimSun"/>
            <w:noProof/>
            <w:lang w:eastAsia="zh-CN"/>
          </w:rPr>
          <w:t>(Fasullo et al., 2018; Jiang et al., 2019; Simpson et al., 2019</w:t>
        </w:r>
        <w:r w:rsidR="002023CE">
          <w:rPr>
            <w:rFonts w:eastAsia="SimSun"/>
            <w:noProof/>
            <w:lang w:eastAsia="zh-CN"/>
          </w:rPr>
          <w:t>b</w:t>
        </w:r>
        <w:r w:rsidR="002023CE" w:rsidRPr="00B94219">
          <w:rPr>
            <w:rFonts w:eastAsia="SimSun"/>
            <w:noProof/>
            <w:lang w:eastAsia="zh-CN"/>
          </w:rPr>
          <w:t>)</w:t>
        </w:r>
        <w:r w:rsidR="002023CE">
          <w:rPr>
            <w:rFonts w:eastAsia="SimSun"/>
            <w:lang w:eastAsia="zh-CN"/>
          </w:rPr>
          <w:fldChar w:fldCharType="end"/>
        </w:r>
      </w:ins>
      <w:commentRangeStart w:id="4523"/>
      <w:del w:id="4524" w:author="Robin Matthews" w:date="2021-06-16T19:16:00Z">
        <w:r w:rsidRPr="003862D0" w:rsidDel="002023CE">
          <w:rPr>
            <w:rFonts w:eastAsia="SimSun"/>
            <w:lang w:val="en-GB" w:eastAsia="zh-CN"/>
          </w:rPr>
          <w:fldChar w:fldCharType="begin" w:fldLock="1"/>
        </w:r>
        <w:r w:rsidR="00615634" w:rsidRPr="003741E9" w:rsidDel="002023CE">
          <w:rPr>
            <w:rFonts w:eastAsia="SimSun"/>
            <w:lang w:eastAsia="zh-CN"/>
          </w:rPr>
          <w:del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w:delInstrText>
        </w:r>
        <w:r w:rsidR="00615634" w:rsidDel="002023CE">
          <w:rPr>
            <w:rFonts w:eastAsia="SimSun"/>
            <w:lang w:val="en-GB" w:eastAsia="zh-CN"/>
          </w:rPr>
          <w:delInstrText>",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"plainTextFormattedCitation" : "(Simpson et al., 2019a)", "previouslyFormattedCitation" : "(Simpson et al., 2019a)"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(Simpson et al., 2019a)</w:delText>
        </w:r>
        <w:r w:rsidRPr="003862D0" w:rsidDel="002023CE">
          <w:rPr>
            <w:rFonts w:eastAsia="SimSun"/>
            <w:lang w:val="en-GB" w:eastAsia="zh-CN"/>
          </w:rPr>
          <w:fldChar w:fldCharType="end"/>
        </w:r>
        <w:commentRangeEnd w:id="4523"/>
        <w:r w:rsidR="00016735" w:rsidDel="002023CE">
          <w:rPr>
            <w:rStyle w:val="CommentReference"/>
          </w:rPr>
          <w:commentReference w:id="4523"/>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"10.1038/s41561-018-0249-7", "ISBN" : "4156101802497", "ISSN" : "17520908", "abstract" : "\u00a9 2018, The Author(s), under exclusive licence to Springer Nature Limited. Enhancement of the Earth\u2019s albedo through the injection of sulfate aerosols into the stratosphere has been proposed as an approach to offset some of the adverse effects of climate change. Here we analyse an ensemble of simulations of the twenty-first century climate designed to explore a strategic geoengineering approach. Specifically, stratospheric sulfur injections are imposed at 15\u00b0 and 30\u00b0 in both hemispheres with the aim to minimize the changes in surface temperature, both in the global mean and in its gradients between hemispheres and from equator to pole. The approach accomplishes these goals and reduces previously noted adverse impacts of solar radiation management, such as excessive cooling in the tropics and weakening rainfall over land. Nonetheless, hydrological responses over the North Atlantic Ocean lead to an acceleration of the Atlantic meridional overturning circulation and to continued warming of the deep and polar oceans, particularly in the vicinity of southern Greenland. These changes could cause continued, albeit slower, cryospheric melt and global sea level rise. Our simulations demonstrate the complexity of the coupled climate response to geoengineering and highlight the need for significant advances in our ability to simulate the coupled climate system and the continued refinement of geoengineering strategies as a prerequisite to their successful implementation.", "author" : [ { "dropping-particle" : "", "family" : "Fasullo", "given" : "John T.", "non-dropping-particle" : "", "parse-names" : false, "suffix" : "" }, { "dropping-particle" : "", "family" : "Tilmes", "given" : "Simone", "non-dropping-particle" : "", "parse-names" : false, "suffix" : "" }, { "dropping-particle" : "", "family" : "Richter", "given" : "Jadwiga H.</w:delInstrText>
        </w:r>
        <w:r w:rsidR="00615634" w:rsidRPr="001A4DE9" w:rsidDel="002023CE">
          <w:rPr>
            <w:rFonts w:eastAsia="SimSun"/>
            <w:lang w:eastAsia="zh-CN"/>
          </w:rPr>
          <w:delInstrText>",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"Mills", "given" : "Michael J.", "non-dropping-particle" : "", "parse-names" : false, "suffix" : "" }, { "dropping-particle" : "", "family" : "Simpson", "given" : "Isla R.", "non-dropping-particle" : "", "parse-names" : false, "suffix" : "" } ], "container-title" : "Nature Geoscience", "id" : "ITEM-1", "issue" : "12", "issued" : { "date-parts" : [ [ "2018" ] ] }, "page" : "910-914", "publisher" : "Springer US", "title" : "Persistent polar ocean warming in a strategically geoengineered climate", "translator" : [ { "dropping-particle" : "", "family" : "K4709", "given" : "", "non-dropping-particle" : "", "parse-names" : false, "suffix" : "" } ], "type" : "article-journal", "volume" : "11" }, "uris" : [ "http://www.mendeley.com/documents/?uuid=219c4e0a-3257-4258-86e4-60c80d091210" ] } ], "mendeley" : { "formattedCitation" : "(Fasullo et al., 2018)", "plainTextFormattedCitation" : "(Fasullo et al., 2018)", "previouslyFormattedCitation" : "(Fasullo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(Fasullo et al., 2018)</w:delText>
        </w:r>
        <w:r w:rsidRPr="003862D0" w:rsidDel="002023CE">
          <w:rPr>
            <w:rFonts w:eastAsia="SimSun"/>
            <w:lang w:val="en-GB" w:eastAsia="zh-CN"/>
          </w:rPr>
          <w:fldChar w:fldCharType="end"/>
        </w:r>
        <w:r w:rsidR="001D38E9" w:rsidRPr="003862D0" w:rsidDel="002023CE">
          <w:rPr>
            <w:lang w:val="en-GB"/>
          </w:rPr>
          <w:fldChar w:fldCharType="begin" w:fldLock="1"/>
        </w:r>
        <w:r w:rsidR="003B032B" w:rsidRPr="00903D51" w:rsidDel="002023CE">
          <w:delInstrText>ADDIN CSL_CITATION { "citationItems" : [ { "id" : "ITEM-1", "itemData" : { "DOI" : "10.1029/2019GL085758", "ISSN" : "0094-8276", "author" : [ { "dropping-particle" : "", "family" : "Jiang", "given" : "Jiu", "non-dropping-particle" : "", "parse-names" : false, "suffix" : "" }, { "dropping-particle" : "", "family" : "Cao", "given" : "Long", "non-dropping-particle" : "", "parse-names" : false, "suffix" : "" }, { "dropping-particle" : "", "family" : "MacMartin", "given" : "Douglas G.", "non-dropping-particle" : "", "parse-names" : false, "suffix" : "" }, { "dropping-particle" : "", "family" : "Simpson", "given" : "Isla R", "non-dropping-particle" : "", "parse-names" : false, "suffix" : "" }, { "dropping-particle" : "", "family" : "Kravitz", "given" : "Ben", "non-dropping-particle" : "", "parse-names" : false, "suffix" : "" }, { "dropping-particle" : "", "family" : "Cheng", "given" : "Wei", "non-dropping-particle" : "", "pa</w:delInstrText>
        </w:r>
        <w:r w:rsidR="003B032B" w:rsidRPr="003741E9" w:rsidDel="002023CE">
          <w:rPr>
            <w:lang w:val="en-US"/>
          </w:rPr>
          <w:delInstrText>rse-names" : false, "suffix" : "" }, { "dropping-particle" : "", "family" : "Visioni", "given" : "Daniele",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"Geophysical Research Letters", "id" : "ITEM-1", "issue" : "23", "issued" : { "date-parts" : [ [ "2019", "12", "16" ] ] }, "page" : "14153-14163", "title" : "Stratospheric Sulfate Aerosol Geoengineering Could Alter the High\u2010Latitude Seasonal Cycle", "translator" : [ { "dropping-particle" : "", "family" : "K2058", "given" : "", "non-dropping-particle" : "", "parse-names" : false, "suffix" : "" } ], "type" : "article-journal", "volume" : "46" }, "uris" : [ "http://www.mendeley.com/documents/?uuid=46421f7b-f6be-4d98-8102-954c14d5deac" ] } ], "mendeley" : { "formattedCitation" : "(Jiang et al., 2019)", "plainTextFormattedCitation" : "(Jiang et al., 2019)", "previouslyFormattedCitation" : "(Jiang et al., 2019)" }, "properties" : { "noteIndex" : 0 }, "schema" : "https://github.com/citation-style-language/schema/raw/master/csl-citation.json" }</w:delInstrText>
        </w:r>
        <w:r w:rsidR="001D38E9" w:rsidRPr="003862D0" w:rsidDel="002023CE">
          <w:rPr>
            <w:lang w:val="en-GB"/>
          </w:rPr>
          <w:fldChar w:fldCharType="separate"/>
        </w:r>
        <w:r w:rsidR="00016735" w:rsidRPr="003741E9" w:rsidDel="002023CE">
          <w:rPr>
            <w:noProof/>
            <w:lang w:val="en-US"/>
          </w:rPr>
          <w:delText>(Jiang et al., 2019)</w:delText>
        </w:r>
        <w:r w:rsidR="001D38E9" w:rsidRPr="003862D0" w:rsidDel="002023CE">
          <w:rPr>
            <w:lang w:val="en-GB"/>
          </w:rPr>
          <w:fldChar w:fldCharType="end"/>
        </w:r>
      </w:del>
      <w:bookmarkEnd w:id="4520"/>
      <w:r w:rsidRPr="003741E9">
        <w:rPr>
          <w:rFonts w:eastAsia="SimSun"/>
          <w:lang w:val="en-US" w:eastAsia="zh-CN"/>
        </w:rPr>
        <w:t xml:space="preserve">. </w:t>
      </w:r>
      <w:r w:rsidRPr="00AF47C0">
        <w:rPr>
          <w:rFonts w:eastAsia="SimSun"/>
          <w:lang w:val="en-GB" w:eastAsia="zh-CN"/>
        </w:rPr>
        <w:t xml:space="preserve">By appropriately adjusting the amount, latitude, altitude, and timing of </w:t>
      </w:r>
      <w:r w:rsidR="0082313F" w:rsidRPr="00AF47C0">
        <w:rPr>
          <w:rFonts w:eastAsia="SimSun"/>
          <w:lang w:val="en-GB" w:eastAsia="zh-CN"/>
        </w:rPr>
        <w:t xml:space="preserve">the </w:t>
      </w:r>
      <w:r w:rsidRPr="00AF47C0">
        <w:rPr>
          <w:rFonts w:eastAsia="SimSun"/>
          <w:lang w:val="en-GB" w:eastAsia="zh-CN"/>
        </w:rPr>
        <w:t xml:space="preserve">aerosol injection, </w:t>
      </w:r>
      <w:r w:rsidR="00A94E83" w:rsidRPr="00AF47C0">
        <w:rPr>
          <w:rFonts w:eastAsia="SimSun"/>
          <w:lang w:val="en-GB" w:eastAsia="zh-CN"/>
        </w:rPr>
        <w:t>modelling</w:t>
      </w:r>
      <w:r w:rsidRPr="00AF47C0">
        <w:rPr>
          <w:rFonts w:eastAsia="SimSun"/>
          <w:lang w:val="en-GB" w:eastAsia="zh-CN"/>
        </w:rPr>
        <w:t xml:space="preserve"> studies </w:t>
      </w:r>
      <w:r w:rsidR="00772B2B" w:rsidRPr="00AF47C0">
        <w:rPr>
          <w:rFonts w:eastAsia="SimSun"/>
          <w:lang w:val="en-GB" w:eastAsia="zh-CN"/>
        </w:rPr>
        <w:t xml:space="preserve">suggest </w:t>
      </w:r>
      <w:r w:rsidRPr="00AF47C0">
        <w:rPr>
          <w:rFonts w:eastAsia="SimSun"/>
          <w:lang w:val="en-GB" w:eastAsia="zh-CN"/>
        </w:rPr>
        <w:t>that SAI is</w:t>
      </w:r>
      <w:r w:rsidRPr="00AF47C0">
        <w:rPr>
          <w:rFonts w:eastAsia="SimSun"/>
          <w:i/>
          <w:lang w:val="en-GB" w:eastAsia="zh-CN"/>
        </w:rPr>
        <w:t xml:space="preserve"> </w:t>
      </w:r>
      <w:r w:rsidR="00772B2B" w:rsidRPr="00AF47C0">
        <w:rPr>
          <w:rFonts w:eastAsia="SimSun"/>
          <w:lang w:val="en-GB" w:eastAsia="zh-CN"/>
        </w:rPr>
        <w:t>conceptually able</w:t>
      </w:r>
      <w:r w:rsidR="00772B2B" w:rsidRPr="00AF47C0">
        <w:rPr>
          <w:rFonts w:eastAsia="SimSun"/>
          <w:i/>
          <w:lang w:val="en-GB" w:eastAsia="zh-CN"/>
        </w:rPr>
        <w:t xml:space="preserve"> </w:t>
      </w:r>
      <w:r w:rsidRPr="00AF47C0">
        <w:rPr>
          <w:rFonts w:eastAsia="SimSun"/>
          <w:lang w:val="en-GB" w:eastAsia="zh-CN"/>
        </w:rPr>
        <w:t xml:space="preserve">to achieve some desired </w:t>
      </w:r>
      <w:r w:rsidR="00772B2B" w:rsidRPr="00AF47C0">
        <w:rPr>
          <w:rFonts w:eastAsia="SimSun"/>
          <w:lang w:val="en-GB" w:eastAsia="zh-CN"/>
        </w:rPr>
        <w:t xml:space="preserve">combination </w:t>
      </w:r>
      <w:r w:rsidRPr="00AF47C0">
        <w:rPr>
          <w:rFonts w:eastAsia="SimSun"/>
          <w:lang w:val="en-GB" w:eastAsia="zh-CN"/>
        </w:rPr>
        <w:t>of radiative forcing and climate response (</w:t>
      </w:r>
      <w:r w:rsidRPr="00AF47C0">
        <w:rPr>
          <w:rFonts w:eastAsia="SimSun"/>
          <w:i/>
          <w:lang w:val="en-GB" w:eastAsia="zh-CN"/>
        </w:rPr>
        <w:t>medium confidence</w:t>
      </w:r>
      <w:r w:rsidRPr="00AF47C0">
        <w:rPr>
          <w:rFonts w:eastAsia="SimSun"/>
          <w:lang w:val="en-GB" w:eastAsia="zh-CN"/>
        </w:rPr>
        <w:t>)</w:t>
      </w:r>
      <w:del w:id="4525" w:author="Robin Matthews" w:date="2021-06-16T19:17:00Z">
        <w:r w:rsidRPr="00AF47C0" w:rsidDel="002023CE">
          <w:rPr>
            <w:rFonts w:eastAsia="SimSun"/>
            <w:lang w:val="en-GB" w:eastAsia="zh-CN"/>
          </w:rPr>
          <w:delText xml:space="preserve"> </w:delText>
        </w:r>
      </w:del>
      <w:bookmarkStart w:id="4526" w:name="_Hlk74763432"/>
      <w:ins w:id="4527" w:author="Robin Matthews" w:date="2021-06-16T19:17:00Z">
        <w:r w:rsidR="002023CE">
          <w:rPr>
            <w:rFonts w:eastAsia="SimSun"/>
            <w:lang w:val="en-GB" w:eastAsia="zh-CN"/>
          </w:rPr>
          <w:t xml:space="preserve"> </w:t>
        </w:r>
        <w:r w:rsidR="002023CE">
          <w:rPr>
            <w:rFonts w:eastAsia="SimSun"/>
            <w:lang w:eastAsia="zh-CN"/>
          </w:rPr>
          <w:fldChar w:fldCharType="begin" w:fldLock="1"/>
        </w:r>
      </w:ins>
      <w:r w:rsidR="00CD3B49">
        <w:rPr>
          <w:rFonts w:eastAsia="SimSun"/>
          <w:lang w:val="en-US" w:eastAsia="zh-CN"/>
        </w:rPr>
        <w:instrText>ADDIN CSL_CITATION { "citationItems" : [ { "id" : "ITEM-1", "itemData" : { "DOI" : "10.1002/2017GL076472", "ISSN" : "0094-8276", "abstract" : "Abstract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"Dai", "given" : "Z.", "non-dropping-particle" : "", "parse-names" : false, "suffix" : "" }, { "dropping-particle" : "", "family" : "Weisenstein", "given" : "D. K.", "non-dropping-particle" : "", "parse-names" : false, "suffix" : "" }, { "dropping-particle" : "", "family" : "Keith", "given" : "D. W.", "non-dropping-particle" : "", "parse-names" : false, "suffix" : "" } ], "container-title" : "Geophysical Research Letters", "id" : "ITEM-1", "issue" : "2", "issued" : { "date-parts" : [ [ "2018", "1", "28" ] ] }, "page" : "1030-1039", "title" : "Tailoring Meridional and Seasonal Radiative Forcing by Sulfate Aerosol Solar Geoengineering", "translator" : [ { "dropping-particle" : "", "family" : "K2830", "given" : "", "non-dropping-particle" : "", "parse-names" : false, "suffix" : "" } ], "type" : "article-journal", "volume" : "45" }, "uris" : [ "http://www.mendeley.com/documents/?uuid=c9abac1c-61c3-45b1-bcc8-8a489c347845" ] }, { "id" : "ITEM-2",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"ITEM-2",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"id" : "ITEM-3", "itemData" : { "DOI" : "10.1029/2020GL088337", "abstract" : "Abstract By reflecting some incoming solar radiation, stratospheric aerosol intervention using SO2 would reduce global mean temperature. Previous research has shown that multiple injection latitudes can be used to maintain not only global mean temperature, but also interhemispheric and equator-to-pole temperature gradients. However, the regional climate response depends not only on where the SO2 is injected, but also on when. We show here that even with these same objectives and same choices of latitudes, injecting in only one season instead of continuously throughout the year results in significant differences in regional climate, for instance in the magnitude of precipitation changes over India. The differential outcomes highlight the potential for underlying trade-offs, with different choices regarding deployment leading to a different distribution of benefits or harms. This aspect of climate engineering should be considered in developing governance and emphasizes the need for a deeper understanding of the mechanisms underlying the regional responses.",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"Mills", "given" : "Michael J", "non-dropping-particle" : "", "parse-names" : false, "suffix" : "" } ], "container-title" : "Geophysical Research Letters", "id" : "ITEM-3", "issue" : "12", "issued" : { "date-parts" : [ [ "2020" ] ] }, "page" : "e2020GL088337", "title" : "Seasonally Modulated Stratospheric Aerosol Geoengineering Alters the Climate Outcomes", "translator" : [ { "dropping-particle" : "", "family" : "K5046", "given" : "", "non-dropping-particle" : "", "parse-names" : false, "suffix" : "" } ], "type" : "article-journal", "volume" : "47" }, "uris" : [ "http://www.mendeley.com/documents/?uuid=c76c7ddb-91de-4121-90c1-34da5b05e225", "http://www.mendeley.com/documents/?uuid=f161787c-579d-4e74-b3cc-f2e35220af58" ] }, { "id" : "ITEM-4",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"ITEM-4",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"http://www.mendeley.com/documents/?uuid=7e0c2fef-b4cd-4bc1-b251-e325ea7a645a", "http://www.mendeley.com/documents/?uuid=45f1128c-a40d-4b15-bdb3-677a283c91bc", "http://www.mendeley.com/documents/?uuid=a5e043dc-4548-4ad1-90c0-4df89d2cbce3" ] } ], "mendeley" : { "formattedCitation" : "(MacMartin et al., 2017; Dai et al., 2018; Lee et al., 2020; Visioni et al., 2020b)", "manualFormatting" : "(MacMartin et al., 2017; Dai et al., 2018; Lee et al., 2020; Visioni et al., 2020b)", "plainTextFormattedCitation" : "(MacMartin et al., 2017; Dai et al., 2018; Lee et al., 2020; Visioni et al., 2020b)", "previouslyFormattedCitation" : "(MacMartin et al., 2017; Dai et al., 2018; Lee et al., 2020; Visioni et al., 2020)" }, "properties" : { "noteIndex" : 0 }, "schema" : "https://github.com/citation-style-language/schema/raw/master/csl-citation.json" }</w:instrText>
      </w:r>
      <w:ins w:id="4528" w:author="Robin Matthews" w:date="2021-06-16T19:17:00Z">
        <w:r w:rsidR="002023CE">
          <w:rPr>
            <w:rFonts w:eastAsia="SimSun"/>
            <w:lang w:eastAsia="zh-CN"/>
          </w:rPr>
          <w:fldChar w:fldCharType="separate"/>
        </w:r>
        <w:r w:rsidR="002023CE" w:rsidRPr="00B94219">
          <w:rPr>
            <w:rFonts w:eastAsia="SimSun"/>
            <w:noProof/>
            <w:lang w:eastAsia="zh-CN"/>
          </w:rPr>
          <w:t>(MacMartin et al., 2017; Dai et al., 2018; Lee et al., 2020; Visioni et al., 2020</w:t>
        </w:r>
        <w:r w:rsidR="002023CE">
          <w:rPr>
            <w:rFonts w:eastAsia="SimSun"/>
            <w:noProof/>
            <w:lang w:eastAsia="zh-CN"/>
          </w:rPr>
          <w:t>b</w:t>
        </w:r>
        <w:r w:rsidR="002023CE" w:rsidRPr="00B94219">
          <w:rPr>
            <w:rFonts w:eastAsia="SimSun"/>
            <w:noProof/>
            <w:lang w:eastAsia="zh-CN"/>
          </w:rPr>
          <w:t>)</w:t>
        </w:r>
        <w:r w:rsidR="002023CE">
          <w:rPr>
            <w:rFonts w:eastAsia="SimSun"/>
            <w:lang w:eastAsia="zh-CN"/>
          </w:rPr>
          <w:fldChar w:fldCharType="end"/>
        </w:r>
      </w:ins>
      <w:del w:id="4529" w:author="Robin Matthews" w:date="2021-06-16T19:17:00Z">
        <w:r w:rsidRPr="003862D0" w:rsidDel="002023CE">
          <w:rPr>
            <w:rFonts w:eastAsia="SimSun"/>
            <w:lang w:val="en-GB" w:eastAsia="zh-CN"/>
          </w:rPr>
          <w:fldChar w:fldCharType="begin" w:fldLock="1"/>
        </w:r>
        <w:r w:rsidR="00615634" w:rsidRPr="003741E9" w:rsidDel="002023CE">
          <w:rPr>
            <w:rFonts w:eastAsia="SimSun"/>
            <w:lang w:eastAsia="zh-CN"/>
          </w:rPr>
          <w:delInstrText>ADDIN CSL_CITATION { "citationItems" : [ { "id" : "ITEM-1", "itemData" : { "DOI" : "10.1002/2017GL076472", "ISSN" : "0094-8276", "abstract" : "Abstract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"Dai", "given" : "Z.", "non-dropping-particle" : "", "parse-names" : false, "suffix" : "" }, { "dropping-particle" : "", "family" : "Weisenstein", "given" : "D. K.", "n</w:delInstrText>
        </w:r>
        <w:r w:rsidR="00615634" w:rsidDel="002023CE">
          <w:rPr>
            <w:rFonts w:eastAsia="SimSun"/>
            <w:lang w:val="en-US" w:eastAsia="zh-CN"/>
          </w:rPr>
          <w:delInstrText>on-dropping-particle" : "", "parse-names" : false, "suffix" : "" }, { "dropping-particle" : "", "family" : "Keith", "given" : "D. W.", "non-dropping-particle" : "", "parse-names" : false, "suffix" : "" } ], "container-title" : "Geophysical Research Letters", "id" : "ITEM-1", "issue" : "2", "issued" : { "date-parts" : [ [ "2018", "1", "28" ] ] }, "page" : "1030-1039", "title" : "Tailoring Meridional and Seasonal Radiative Forcing by Sulfate Aerosol Solar Geoengineering", "translator" : [ { "dropping-particle" : "", "family" : "K2830", "given" : "", "non-dropping-particle" : "", "parse-names" : false, "suffix" : "" } ], "type" : "article-journal", "volume" : "45" }, "uris" : [ "http://www.mendeley.com/documents/?uuid=c9abac1c-61c3-45b1-bcc8-8a489c347845" ] } ], "mendeley" : { "formattedCitation" : "(Dai et al., 2018)", "plainTextFormattedCitation" : "(Dai et al., 2018)", "previouslyFormattedCitation" : "(Dai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(Dai et al., 2018)</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"10.1002/2017JD026868", "ISSN" : "2169-897X",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"ITEM-1", "issue" : "23", "issued" : { "date-parts" : [ [ "2017", "12", "16" ] ] }, "page" : "12,574-12,590", "title" : "The Climate Response to Stratospheric Aerosol Geoengineering Can Be Tailored Using Multiple Injection Locations", "translator" : [ { "dropping-particle" : "", "family" : "K3036", "given" : "", "non-dropping-particle" : "", "parse-names" : false, "suffix" : "" } ], "type" : "article-journal", "volume" : "122" }, "uris" : [ "http://www.mendeley.com/documents/?uuid=3fab94c8-1fe4-48f1-9529-b15dd2823c77" ] } ], "mendeley" : { "formattedCitation" : "(MacMartin et al., 2017)", "plainTextFormattedCitation" : "(MacMartin et al., 2017)", "previouslyFormattedCitation" : "(MacMartin et al., 2017)"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(MacMartin et al., 2017)</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"10.1029/2020GL088337", "abstract" : "Abstract By reflecting some incoming solar radiation, stratospheric aerosol intervention using SO2 would reduce global mean temperature. Previous research has shown that multiple injection latitudes can be used to maintain not only global mean temperature, but also interhemispheric and equator-to-pole temperature gradients. However, the regional climate response depends not only on where the SO2 is injected, but also on when. We show here that even with these same objectives and same choices of latitudes, injecting in only one season instead of continuously throughout the year results in significant differences in regional climate, for instance in the magnitude of precipitation changes over India. The differential outcomes highlight the potential for underlying trade-offs, with different choices regarding deployment leading to a different distribution of benefits or harms. This aspect of climate engineering should be considered in developing governance and emphasizes the need for a deeper understanding of the mechanisms underlying the regional responses.",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"Tilmes", "given" : "Simone", "non-dropping-particle" : "", "parse-names" : false, "suffix" : "" }, { "dropping-particle" : "", "family" : "Mills", "given" : "Michael J", "non-dropping-particle" : "", "parse-names" : false, "suffix" : "" } ], "container-title" : "Geophysical Research Letters", "id" : "ITEM-1", "issue" : "12", "issued" : { "date-parts" : [ [ "2020" ] ] }, "page" : "e2020GL088337", "title" : "Seasonally Modulated Stratospheric Aerosol Geoengineering Alters the Climate Outcomes", "translator" : [ { "dropping-particle" : "", "family" : "K5046", "given" : "", "non-dropping-particle" : "", "parse-names" : false, "suffix" : "" } ], "type" : "article-journal", "volume" : "47" }, "uris" : [ "http://www.mendeley.com/documents/?uuid=c76c7ddb-91de-4121-90c1-34da5b05e225", "http://www.mendeley.com/documents/?uuid=f161787c-579d-4e74-b3cc-f2e35220af58" ] } ], "mendeley" : { "formattedCitation" : "(Visioni et al., 2020b)", "plainTextFormattedCitation" : "(Visioni et al., 2020b)", "previouslyFormattedCitation" : "(Visioni et al., 2020b)"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(Visioni et al., 2020b)</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"10.5194/esd-11-1051-2020", "ISSN" : "2190-4987", "abstract" : "Abstract. Previous climate modeling studies demonstrate the ability of feedback-regulated, stratospheric aerosol geoengineering with injection at multiple independent latitudes to meet multiple simultaneous temperature-based objectives in the presence of anthropogenic climate change. However, the impacts of climate change are not limited to rising temperatures but also include changes in precipitation, loss of sea ice, and many more; knowing how a given geoengineering strategy will affect each of these climate metrics is vital to understanding the limits and trade-offs of geoengineering. In this study, we first introduce a new method of visualizing the design space in which desired climate outcomes are represented by 2-D surfaces on a 3-D graph. Surface orientations represent how different injection choices influence that objective, and intersecting surfaces represent objectives which can be met simultaneously. Using this representation as a guide, we present simulations of two new strategies for feedback-regulated aerosol injection, using the Community Earth System Model with the Whole Atmosphere Community Climate Model \u2013 CESM1(WACCM). The first simultaneously manages global mean temperature, tropical precipitation centroid, and Arctic sea ice extent, while the second manages global mean precipitation, tropical precipitation centroid, and Arctic sea ice extent. Both simulations control the tropical precipitation centroid to within 5 % of the goal, and the latter controls global mean precipitation to within 1 % of the goal. Additionally, the first simulation overcompensates sea ice, while the second undercompensates sea ice; all of these results are consistent with the expectations of our design space model. In addition to showing that precipitation-based climate metrics can be managed using feedback alongside other goals, our simulations validate the utility of our design space visualization in predicting our climate model behavior under a given geoengineering strategy, and together they help illustrate the fundamental limits and trade-offs of stratospheric aerosol geoengineering.", "author" : [ { "dropping-particle" : "", "family" : "Lee", "given" : "Walker", "non-dropping-particle" : "", "parse-names" : false, "suffix" : "" }, { "dropping-particle" : "", "family" : "MacMartin", "given" : "Douglas", "non-dropping-particle" : "", "parse-names" : false, "suffix" : "" }, { "dropping-particle" : "", "family" : "Visioni", "given" : "Daniele", "non-dropping-particle" : "", "parse-names" : false, "suffix" : "" }, { "dropping-particle" : "", "family" : "Kravitz", "given" : "Ben", "non-dropping-particle" : "", "parse-names" : false, "suffix" : "" } ], "container-title" : "Earth System Dynamics", "id" : "ITEM-1", "issue" : "4", "issued" : { "date-parts" : [ [ "2020", "11", "23" ] ] }, "page" : "1051-1072", "title" : "Expanding the design space of stratospheric aerosol geoengineering to include precipitation-based objectives and explore trade-offs", "translator" : [ { "dropping-particle" : "", "family" : "K5062", "given" : "", "non-dropping-particle" : "", "parse-names" : false, "suffix" : "" } ], "type" : "article-journal", "volume" : "11" }, "uris" : [ "http://www.mendeley.com/documents/?uuid=7e0c2fef-b4cd-4bc1-b251-e325ea7a645a", "http://www.mendeley.com/documents/?uuid=45f1128c-a40d-4b15-bdb3-677a283c91bc", "http://www.mendeley.com/documents/?uuid=a5e043dc-4548-4ad1-90c0-4df89d2cbce3" ] } ], "mendeley" : { "formattedCitation" : "(Lee et al., 2020)", "plainTextFormattedCitation" : "(Lee et al., 2020)", "previouslyFormattedCitation" : "(Lee et al., 2020)"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val="en-GB" w:eastAsia="zh-CN"/>
          </w:rPr>
          <w:delText>(Lee et al., 2020)</w:delText>
        </w:r>
        <w:r w:rsidRPr="003862D0" w:rsidDel="002023CE">
          <w:rPr>
            <w:rFonts w:eastAsia="SimSun"/>
            <w:lang w:val="en-GB" w:eastAsia="zh-CN"/>
          </w:rPr>
          <w:fldChar w:fldCharType="end"/>
        </w:r>
      </w:del>
      <w:bookmarkEnd w:id="4526"/>
      <w:r w:rsidRPr="003862D0">
        <w:rPr>
          <w:rFonts w:eastAsia="SimSun"/>
          <w:lang w:val="en-GB" w:eastAsia="zh-CN"/>
        </w:rPr>
        <w:t>.</w:t>
      </w:r>
    </w:p>
    <w:p w14:paraId="4F2440E8" w14:textId="77777777" w:rsidR="003E7C11" w:rsidRPr="003862D0" w:rsidRDefault="003E7C11" w:rsidP="003E7C11">
      <w:pPr>
        <w:pStyle w:val="AR6BodyText"/>
        <w:rPr>
          <w:rFonts w:eastAsia="SimSun"/>
          <w:highlight w:val="yellow"/>
          <w:lang w:val="en-GB" w:eastAsia="zh-CN"/>
        </w:rPr>
      </w:pPr>
    </w:p>
    <w:p w14:paraId="3CDAD342" w14:textId="5D4A2989" w:rsidR="003E7C11" w:rsidRPr="003862D0" w:rsidRDefault="003E7C11" w:rsidP="003E7C11">
      <w:pPr>
        <w:pStyle w:val="AR6BodyText"/>
        <w:rPr>
          <w:rFonts w:eastAsia="SimSun"/>
          <w:lang w:val="en-GB" w:eastAsia="zh-CN"/>
        </w:rPr>
      </w:pPr>
      <w:bookmarkStart w:id="4530" w:name="_Hlk69487674"/>
      <w:r w:rsidRPr="003862D0">
        <w:rPr>
          <w:rFonts w:eastAsia="SimSun"/>
          <w:lang w:val="en-GB" w:eastAsia="zh-CN"/>
        </w:rPr>
        <w:t>There is large uncertainty in the stratospheric response to SAI, and the change in stratospheric dynamic</w:t>
      </w:r>
      <w:r w:rsidR="00F72148" w:rsidRPr="003862D0">
        <w:rPr>
          <w:rFonts w:eastAsia="SimSun"/>
          <w:lang w:val="en-GB" w:eastAsia="zh-CN"/>
        </w:rPr>
        <w:t>s</w:t>
      </w:r>
      <w:r w:rsidRPr="003862D0">
        <w:rPr>
          <w:rFonts w:eastAsia="SimSun"/>
          <w:lang w:val="en-GB" w:eastAsia="zh-CN"/>
        </w:rPr>
        <w:t xml:space="preserve"> and chemistry would depend on the amount, size, type, location, and timing of injection. There is </w:t>
      </w:r>
      <w:r w:rsidRPr="003862D0">
        <w:rPr>
          <w:rFonts w:eastAsia="SimSun"/>
          <w:i/>
          <w:lang w:val="en-GB" w:eastAsia="zh-CN"/>
        </w:rPr>
        <w:t>high confidence</w:t>
      </w:r>
      <w:r w:rsidRPr="003862D0">
        <w:rPr>
          <w:rFonts w:eastAsia="SimSun"/>
          <w:lang w:val="en-GB" w:eastAsia="zh-CN"/>
        </w:rPr>
        <w:t xml:space="preserve"> that aerosol-induced </w:t>
      </w:r>
      <w:r w:rsidR="001801A3" w:rsidRPr="003862D0">
        <w:rPr>
          <w:rFonts w:eastAsia="SimSun"/>
          <w:lang w:val="en-GB" w:eastAsia="zh-CN"/>
        </w:rPr>
        <w:t>stratospheric</w:t>
      </w:r>
      <w:r w:rsidRPr="003862D0">
        <w:rPr>
          <w:rFonts w:eastAsia="SimSun"/>
          <w:lang w:val="en-GB" w:eastAsia="zh-CN"/>
        </w:rPr>
        <w:t xml:space="preserve"> heating will play an important role in surface climate change </w:t>
      </w:r>
      <w:bookmarkStart w:id="4531" w:name="_Hlk52735349"/>
      <w:commentRangeStart w:id="4532"/>
      <w:r w:rsidRPr="003862D0">
        <w:rPr>
          <w:rFonts w:eastAsia="SimSun"/>
          <w:lang w:val="en-GB" w:eastAsia="zh-CN"/>
        </w:rPr>
        <w:fldChar w:fldCharType="begin" w:fldLock="1"/>
      </w:r>
      <w:ins w:id="4533" w:author="Robin Matthews" w:date="2021-06-16T19:19:00Z">
        <w:r w:rsidR="002023CE">
          <w:rPr>
            <w:rFonts w:eastAsia="SimSun"/>
            <w:lang w:val="en-GB" w:eastAsia="zh-CN"/>
          </w:rPr>
          <w: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"manualFormatting" : "(Simpson et al., 2019b)", "plainTextFormattedCitation" : "(Simpson et al., 2019a)", "previouslyFormattedCitation" : "(Simpson et al., 2019a)" }, "properties" : { "noteIndex" : 0 }, "schema" : "https://github.com/citation-style-language/schema/raw/master/csl-citation.json" }</w:instrText>
        </w:r>
      </w:ins>
      <w:del w:id="4534" w:author="Robin Matthews" w:date="2021-06-16T19:19:00Z">
        <w:r w:rsidR="00615634" w:rsidDel="002023CE">
          <w:rPr>
            <w:rFonts w:eastAsia="SimSun"/>
            <w:lang w:val="en-GB" w:eastAsia="zh-CN"/>
          </w:rPr>
          <w:delInstrText>ADDIN CSL_CITATION { "citationItems" : [ { "id" : "ITEM-1", "itemData" : { "DOI" : "10.1029/2019JD031093", "ISSN" : "2169-897X", "author" : [ { "dropping-particle" : "", "family" : "Simpson", "given" : "I. R.", "non-dropping-particle" : "", "parse-names" : false, "suffix" : "" }, { "dropping-particle" : "", "family" : "Tilmes", "given" : "S.", "non-dropping-particle" : "", "parse-names" : false, "suffix" : "" }, { "dropping-particle" : "", "family" : "Richter", "given" : "J. H.", "non-dropping-particle" : "", "parse-names" : false, "suffix" : "" }, { "dropping-particle" : "", "family" : "Kravitz", "given" : "B.", "non-dropping-particle" : "", "parse-names" : false, "suffix" : "" }, { "dropping-particle" : "", "family" : "MacMartin", "given" : "D. G.", "non-dropping-particle" : "", "parse-names" : false, "suffix" : "" }, { "dropping-particle" : "", "family" : "Mills", "given" : "M. J.", "non-dropping-particle" : "", "parse-names" : false, "suffix" : "" }, { "dropping-particle" : "", "family" : "Fasullo", "given" : "J. T.", "non-dropping-particle" : "", "parse-names" : false, "suffix" : "" }, { "dropping-particle" : "", "family" : "Pendergrass", "given" : "A. G.", "non-dropping-particle" : "", "parse-names" : false, "suffix" : "" } ], "container-title" : "Journal of Geophysical Research: Atmospheres", "id" : "ITEM-1", "issue" : "23", "issued" : { "date-parts" : [ [ "2019", "12", "16" ] ] }, "page" : "12587-12616", "title" : "The Regional Hydroclimate Response to Stratospheric Sulfate Geoengineering and the Role of Stratospheric Heating", "translator" : [ { "dropping-particle" : "", "family" : "K4547", "given" : "", "non-dropping-particle" : "", "parse-names" : false, "suffix" : "" } ], "type" : "article-journal", "volume" : "124" }, "uris" : [ "http://www.mendeley.com/documents/?uuid=76676bd1-5758-4dfd-b45f-b0789eb2dc62" ] } ], "mendeley" : { "formattedCitation" : "(Simpson et al., 2019a)", "plainTextFormattedCitation" : "(Simpson et al., 2019a)", "previouslyFormattedCitation" : "(Simpson et al., 2019a)" }, "properties" : { "noteIndex" : 0 }, "schema" : "https://github.com/citation-style-language/schema/raw/master/csl-citation.json" }</w:delInstrText>
        </w:r>
      </w:del>
      <w:r w:rsidRPr="003862D0">
        <w:rPr>
          <w:rFonts w:eastAsia="SimSun"/>
          <w:lang w:val="en-GB" w:eastAsia="zh-CN"/>
        </w:rPr>
        <w:fldChar w:fldCharType="separate"/>
      </w:r>
      <w:r w:rsidR="00016735">
        <w:rPr>
          <w:rFonts w:eastAsia="SimSun"/>
          <w:noProof/>
          <w:lang w:val="en-GB" w:eastAsia="zh-CN"/>
        </w:rPr>
        <w:t>(Simpson et al., 2019</w:t>
      </w:r>
      <w:ins w:id="4535" w:author="Robin Matthews" w:date="2021-06-16T19:19:00Z">
        <w:r w:rsidR="002023CE">
          <w:rPr>
            <w:rFonts w:eastAsia="SimSun"/>
            <w:noProof/>
            <w:lang w:val="en-GB" w:eastAsia="zh-CN"/>
          </w:rPr>
          <w:t>b</w:t>
        </w:r>
      </w:ins>
      <w:del w:id="4536" w:author="Robin Matthews" w:date="2021-06-16T19:19:00Z">
        <w:r w:rsidR="00016735" w:rsidDel="002023CE">
          <w:rPr>
            <w:rFonts w:eastAsia="SimSun"/>
            <w:noProof/>
            <w:lang w:val="en-GB" w:eastAsia="zh-CN"/>
          </w:rPr>
          <w:delText>a</w:delText>
        </w:r>
      </w:del>
      <w:r w:rsidR="00016735">
        <w:rPr>
          <w:rFonts w:eastAsia="SimSun"/>
          <w:noProof/>
          <w:lang w:val="en-GB" w:eastAsia="zh-CN"/>
        </w:rPr>
        <w:t>)</w:t>
      </w:r>
      <w:r w:rsidRPr="003862D0">
        <w:rPr>
          <w:rFonts w:eastAsia="SimSun"/>
          <w:lang w:val="en-GB" w:eastAsia="zh-CN"/>
        </w:rPr>
        <w:fldChar w:fldCharType="end"/>
      </w:r>
      <w:commentRangeEnd w:id="4532"/>
      <w:r w:rsidR="00016735">
        <w:rPr>
          <w:rStyle w:val="CommentReference"/>
        </w:rPr>
        <w:commentReference w:id="4532"/>
      </w:r>
      <w:r w:rsidRPr="003862D0">
        <w:rPr>
          <w:rFonts w:eastAsia="SimSun"/>
          <w:lang w:val="en-GB" w:eastAsia="zh-CN"/>
        </w:rPr>
        <w:t xml:space="preserve"> </w:t>
      </w:r>
      <w:bookmarkEnd w:id="4531"/>
      <w:r w:rsidRPr="003862D0">
        <w:rPr>
          <w:rFonts w:eastAsia="SimSun"/>
          <w:lang w:val="en-GB" w:eastAsia="zh-CN"/>
        </w:rPr>
        <w:t xml:space="preserve">by altering the effective radiative forcing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"10.5194/esd-10-885-2019", "ISSN" : "2190-4987", "author" : [ { "dropping-particle" : "", "family" : "Krishnamohan", "given" : "Krishna-Pillai Sukumara-Pillai",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 System Dynamics", "id" : "ITEM-1", "issue" : "4", "issued" : { "date-parts" : [ [ "2019", "12", "13" ] ] }, "page" : "885-900", "title" : "Climate system response to stratospheric sulfate aerosols: sensitivity to altitude of aerosol layer", "translator" : [ { "dropping-particle" : "", "family" : "K4554", "given" : "", "non-dropping-particle" : "", "parse-names" : false, "suffix" : "" } ], "type" : "article-journal", "volume" : "10" }, "uris" : [ "http://www.mendeley.com/documents/?uuid=e6c62080-2639-49ee-93ea-e42e8db00861" ] } ], "mendeley" : { "formattedCitation" : "(Krishnamohan et al., 2019)", "plainTextFormattedCitation" : "(Krishnamohan et al., 2019)", "previouslyFormattedCitation" : "(Krishnamohan et al., 2019)"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(Krishnamohan et al., 2019)</w:t>
      </w:r>
      <w:r w:rsidRPr="003862D0">
        <w:rPr>
          <w:rFonts w:eastAsia="SimSun"/>
          <w:lang w:val="en-GB" w:eastAsia="zh-CN"/>
        </w:rPr>
        <w:fldChar w:fldCharType="end"/>
      </w:r>
      <w:r w:rsidRPr="003862D0">
        <w:rPr>
          <w:rFonts w:eastAsia="SimSun"/>
          <w:lang w:val="en-GB" w:eastAsia="zh-CN"/>
        </w:rPr>
        <w:t xml:space="preserve">, lower stratosphere stability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"10.1088/1748-9326/11/3/034012", "ISSN" : "1748-9326", "author" : [ { "dropping-particle" : "", "family" : "Ferraro", "given" : "Angus J", "non-dropping-particle" : "", "parse-names" : false, "suffix" : "" }, { "dropping-particle" : "", "family" : "Griffiths", "given" : "Hannah G", "non-dropping-particle" : "", "parse-names" : false, "suffix" : "" } ], "container-title" : "Environmental Research Letters", "id" : "ITEM-1", "issue" : "3", "issued" : { "date-parts" : [ [ "2016", "3", "1" ] ] }, "page" : "034012", "publisher" : "IOP Publishing", "title" : "Quantifying the temperature-independent effect of stratospheric aerosol geoengineering on global-mean precipitation in a multi-model ensemble", "translator" : [ { "dropping-particle" : "", "family" : "K5051", "given" : "", "non-dropping-particle" : "", "parse-names" : false, "suffix" : "" } ], "type" : "article-journal", "volume" : "11" }, "uris" : [ "http://www.mendeley.com/documents/?uuid=ff21be03-f1e3-4bac-a4f5-d02f94545cc0", "http://www.mendeley.com/documents/?uuid=06721e92-e51a-46a2-9722-24ee54d9f4be" ] } ], "mendeley" : { "formattedCitation" : "(Ferraro and Griffiths, 2016)", "plainTextFormattedCitation" : "(Ferraro and Griffiths, 2016)", "previouslyFormattedCitation" : "(Ferraro and Griffiths, 2016)"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(Ferraro and Griffiths, 2016)</w:t>
      </w:r>
      <w:r w:rsidRPr="003862D0">
        <w:rPr>
          <w:rFonts w:eastAsia="SimSun"/>
          <w:lang w:val="en-GB" w:eastAsia="zh-CN"/>
        </w:rPr>
        <w:fldChar w:fldCharType="end"/>
      </w:r>
      <w:r w:rsidRPr="003862D0">
        <w:rPr>
          <w:rFonts w:eastAsia="SimSun"/>
          <w:lang w:val="en-GB" w:eastAsia="zh-CN"/>
        </w:rPr>
        <w:t>, quasi-biennial oscillation (QBO)</w:t>
      </w:r>
      <w:del w:id="4537" w:author="Robin Matthews" w:date="2021-06-16T19:18:00Z">
        <w:r w:rsidRPr="003862D0" w:rsidDel="002023CE">
          <w:rPr>
            <w:rFonts w:eastAsia="SimSun"/>
            <w:lang w:val="en-GB" w:eastAsia="zh-CN"/>
          </w:rPr>
          <w:delText xml:space="preserve"> </w:delText>
        </w:r>
      </w:del>
      <w:bookmarkStart w:id="4538" w:name="_Hlk74763528"/>
      <w:ins w:id="4539" w:author="Robin Matthews" w:date="2021-06-16T19:18:00Z">
        <w:r w:rsidR="002023CE">
          <w:rPr>
            <w:rFonts w:eastAsia="SimSun"/>
            <w:lang w:val="en-GB" w:eastAsia="zh-CN"/>
          </w:rPr>
          <w:t xml:space="preserve"> </w:t>
        </w:r>
        <w:r w:rsidR="002023CE">
          <w:rPr>
            <w:rFonts w:eastAsia="SimSun"/>
            <w:lang w:eastAsia="zh-CN"/>
          </w:rPr>
          <w:fldChar w:fldCharType="begin" w:fldLock="1"/>
        </w:r>
      </w:ins>
      <w:r w:rsidR="00CD3B49">
        <w:rPr>
          <w:rFonts w:eastAsia="SimSun"/>
          <w:lang w:val="en-US" w:eastAsia="zh-CN"/>
        </w:rPr>
        <w: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"http://www.mendeley.com/documents/?uuid=b1c6722d-5931-4d1b-9530-1933701183a1", "http://www.mendeley.com/documents/?uuid=df6ed6b4-b43b-4fc6-a204-daa6fa09f446", "http://www.mendeley.com/documents/?uuid=cfdf60db-12f3-4650-98d5-05e8c66e2a0f" ] }, { "id" : "ITEM-2", "itemData" : { "DOI" : "10.5194/acp-17-14871-2017", "ISBN" : "1680-7316", "ISSN" : "16807324", "abstract" : "&lt;p&gt;The injection of sulfur dioxide (SO&lt;sub&gt;2&lt;/sub&gt;)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 biennial oscillation (QBO) in the tropics. The QBO slows down after an injection of 4 Tg(S) yr&lt;sup&gt;&amp;amp;minus;1&lt;/sup&gt; and completely shuts down after an injection of 8 Tg(S) yr&lt;sup&gt;&amp;amp;minus;1&lt;/sup&gt;.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less sulfate is transported out of the tropics. This reduces the global distribution of sulfate and decreases the radiative forcing efficiency of the aerosol layer by 10 % to 14 % compared to simulations with low vertical resolution and without generated QBO. Increasing the height of the injection increases the radiative forcing only for injection rates below 10 Tg(S) yr&lt;sup&gt;&amp;amp;minus;1&lt;/sup&gt; (8&amp;amp;ndash;10 %), a much smaller value than the 50 % calculated previously. Stronger injection rates at higher levels even result in smaller forcing than the injections at lower levels.&lt;/p&gt;", "author" : [ { "dropping-particle" : "", "family" : "Niemeier", "given" : "Ulrike", "non-dropping-particle" : "", "parse-names" : false, "suffix" : "" }, { "dropping-particle" : "", "family" : "Schmidt", "given" : "Hauke", "non-dropping-particle" : "", "parse-names" : false, "suffix" : "" } ], "container-title" : "Atmospheric Chemistry and Physics", "id" : "ITEM-2", "issue" : "24", "issued" : { "date-parts" : [ [ "2017" ] ] }, "page" : "14871-14886", "title" : "Changing transport processes in the stratosphere by radiative heating of sulfate aerosols", "translator" : [ { "dropping-particle" : "", "family" : "K4583", "given" : "", "non-dropping-particle" : "", "parse-names" : false, "suffix" : "" } ], "type" : "article-journal", "volume" : "17" }, "uris" : [ "http://www.mendeley.com/documents/?uuid=999713d7-c309-45b3-8d14-f56f128eac4f" ] }, { "id" : "ITEM-3",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"ITEM-3",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"(Aquila et al., 2014; Niemeier and Schmidt, 2017; Kleinschmitt et al., 2018)", "plainTextFormattedCitation" : "(Aquila et al., 2014; Niemeier and Schmidt, 2017; Kleinschmitt et al., 2018)", "previouslyFormattedCitation" : "(Aquila et al., 2014; Niemeier and Schmidt, 2017; Kleinschmitt et al., 2018)" }, "properties" : { "noteIndex" : 0 }, "schema" : "https://github.com/citation-style-language/schema/raw/master/csl-citation.json" }</w:instrText>
      </w:r>
      <w:ins w:id="4540" w:author="Robin Matthews" w:date="2021-06-16T19:18:00Z">
        <w:r w:rsidR="002023CE">
          <w:rPr>
            <w:rFonts w:eastAsia="SimSun"/>
            <w:lang w:eastAsia="zh-CN"/>
          </w:rPr>
          <w:fldChar w:fldCharType="separate"/>
        </w:r>
        <w:r w:rsidR="002023CE" w:rsidRPr="00B94219">
          <w:rPr>
            <w:rFonts w:eastAsia="SimSun"/>
            <w:noProof/>
            <w:lang w:eastAsia="zh-CN"/>
          </w:rPr>
          <w:t>(Aquila et al., 2014; Niemeier and Schmidt, 2017; Kleinschmitt et al., 2018)</w:t>
        </w:r>
        <w:r w:rsidR="002023CE">
          <w:rPr>
            <w:rFonts w:eastAsia="SimSun"/>
            <w:lang w:eastAsia="zh-CN"/>
          </w:rPr>
          <w:fldChar w:fldCharType="end"/>
        </w:r>
      </w:ins>
      <w:del w:id="4541" w:author="Robin Matthews" w:date="2021-06-16T19:18:00Z">
        <w:r w:rsidRPr="003862D0" w:rsidDel="002023CE">
          <w:rPr>
            <w:rFonts w:eastAsia="SimSun"/>
            <w:lang w:val="en-GB" w:eastAsia="zh-CN"/>
          </w:rPr>
          <w:fldChar w:fldCharType="begin" w:fldLock="1"/>
        </w:r>
        <w:r w:rsidR="00615634" w:rsidDel="002023CE">
          <w:rPr>
            <w:rFonts w:eastAsia="SimSun"/>
            <w:lang w:val="en-GB" w:eastAsia="zh-CN"/>
          </w:rPr>
          <w:delInstrText>ADDIN CSL_CITATION { "citationItems" : [ { "id" : "ITEM-1", "itemData" : { "DOI" : "10.1002/2013GL058818", "abstract" : "AbstractThis paper examines the impact of geoengineering via stratospheric sulfate aerosol on the quasi-biennial oscillation (QBO) using the NASA Goddard Earth Observing System version 5 Chemistry Climate Model. We performed four 30 year simulations with a continuous injection of sulfur dioxide on the equator at 0\u00b0 longitude. The four simulations differ by the amount of sulfur dioxide injected (5 Tg/yr and 2.5 Tg/yr) and the altitude of the injection (16\u2009km\u201325\u2009km and 22\u2009km\u201325\u2009km). We find that such an injection dramatically alters the quasi-biennial oscillation, prolonging the phase of easterly shear with respect to the control simulation. This is caused by the increased aerosol heating and associated warming in the tropical lower stratosphere and higher residual vertical velocity. In the case of maximum perturbation, i.e., highest stratospheric aerosol burden, the lower tropical stratosphere is locked into a permanent westerly QBO phase.", "author" : [ { "dropping-particle" : "", "family" : "Aquila", "given" : "V", "non-dropping-particle" : "", "parse-names" : false, "suffix" : "" }, { "dropping-particle" : "", "family" : "Garfinkel", "given" : "C I", "non-dropping-particle" : "", "parse-names" : false, "suffix" : "" }, { "dropping-particle" : "", "family" : "Newman", "given" : "P A", "non-dropping-particle" : "", "parse-names" : false, "suffix" : "" }, { "dropping-particle" : "", "family" : "Oman", "given" : "L D", "non-dropping-particle" : "", "parse-names" : false, "suffix" : "" }, { "dropping-particle" : "", "family" : "Waugh", "given" : "D W", "non-dropping-particle" : "", "parse-names" : false, "suffix" : "" } ], "container-title" : "Geophysical Research Letters", "id" : "ITEM-1", "issue" : "5", "issued" : { "date-parts" : [ [ "2014" ] ] }, "page" : "1738-1744", "title" : "Modifications of the quasi-biennial oscillation by a geoengineering perturbation of the stratospheric aerosol layer", "translator" : [ { "dropping-particle" : "", "family" : "K5072", "given" : "", "non-dropping-particle" : "", "parse-names" : false, "suffix" : "" } ], "type" : "article-journal", "volume" : "41" }, "uris" : [ "http://www.mendeley.com/documents/?uuid=b1c6722d-5931-4d1b-9530-1933701183a1", "http://www.mendeley.com/documents/?uuid=df6ed6b4-b43b-4fc6-a204-daa6fa09f446", "http://www.mendeley.com/documents/?uuid=cfdf60db-12f3-4650-98d5-05e8c66e2a0f" ] } ], "mendeley" : { "formattedCitation" : "(Aquila et al., 2014)", "plainTextFormattedCitation" : "(Aquila et al., 2014)", "previouslyFormattedCitation" : "(Aquila et al., 2014)"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(Aquila et al., 2014)</w:delText>
        </w:r>
        <w:r w:rsidRPr="003862D0" w:rsidDel="002023CE">
          <w:rPr>
            <w:rFonts w:eastAsia="SimSun"/>
            <w:lang w:val="en-GB" w:eastAsia="zh-CN"/>
          </w:rPr>
          <w:fldChar w:fldCharType="end"/>
        </w:r>
        <w:r w:rsidRPr="00560680" w:rsidDel="002023CE">
          <w:rPr>
            <w:rFonts w:eastAsia="SimSun"/>
            <w:lang w:eastAsia="zh-CN"/>
          </w:rPr>
          <w:delText xml:space="preserve"> </w:delText>
        </w:r>
        <w:bookmarkStart w:id="4542" w:name="_Hlk74763503"/>
        <w:r w:rsidRPr="003862D0" w:rsidDel="002023CE">
          <w:rPr>
            <w:rFonts w:eastAsia="SimSun"/>
            <w:lang w:val="en-GB" w:eastAsia="zh-CN"/>
          </w:rPr>
          <w:fldChar w:fldCharType="begin" w:fldLock="1"/>
        </w:r>
        <w:r w:rsidR="00615634" w:rsidDel="002023CE">
          <w:rPr>
            <w:rFonts w:eastAsia="SimSun"/>
            <w:lang w:eastAsia="zh-CN"/>
          </w:rPr>
          <w:delInstrText>ADDIN CSL_CITATION { "citationItems" : [ { "id" : "ITEM-1", "itemData" : { "DOI" : "10.5194/acp-17-14871-2017", "ISBN" : "1680-7316", "ISSN" : "16807324", "abstract" : "&lt;p&gt;The injection of sulfur dioxide (SO&lt;sub&gt;2&lt;/sub&gt;)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 biennial oscillation (QBO) in the tropics. The QBO slows down after an injection of 4 Tg(S) yr&lt;sup&gt;&amp;amp;minus;1&lt;/sup&gt; and completely shuts down after an injection of 8 Tg(S) yr&lt;sup&gt;&amp;amp;minus;1&lt;/sup&gt;.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less sulfate is transported out of the tropics. This reduces the global distribution of sulfate and decreases the radiative forcing efficiency of the aerosol layer by 10 % to 14 % compared to simulations with low vertical resolution and without generated QBO. Increasing the height of the injection increases the radiative forcing only for injection rates below 10 Tg(S) yr&lt;sup&gt;&amp;amp;minus;1&lt;/sup&gt; (8&amp;amp;ndash;10 %), a much smaller value than the 50 % calculated previously. Stronger injection rates at higher levels even result in smaller forcing than the injections at lower levels.&lt;/p&gt;", "author" : [ { "dropping-particle" : "", "family" : "Niemeier", "given" : "Ulrike", "non-dropping-particle" : "", "parse-names" : false, "suffix" : "" }, { "dropping-particle" : "", "family" : "Schmidt", "given" : "Hauke", "non-dropping-particle" : "", "parse-names" : false, "suffix" : "" } ], "container-title" : "Atmospheric Chemistry and Physics", "id" : "ITEM-1", "issue" : "24", "issued" : { "date-parts" : [ [ "2017" ] ] }, "page" : "14871-14886", "title" : "Changing transport processes in the stratosphere by radiative heating of sulfate aerosols", "translator" : [ { "dropping-particle" : "", "family" : "K4583", "given" : "", "non-dropping-particle" : "", "parse-names" : false, "suffix" : "" } ], "type" : "article-journal", "volume" : "17" }, "uris" : [ "http://www.mendeley.com/documents/?uuid=999713d7-c309-45b3-8d14-f56f128eac4f" ] } ], "mendeley" : { "formattedCitation" : "(Niemeier and Schmidt, 2017)", "plainTextFormattedCitation" : "(Niemeier and Schmidt, 2017)", "previouslyFormattedCitation" : "(Niemeier and Schmidt, 2017)"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(Niemeier and Schmidt, 2017)</w:delText>
        </w:r>
        <w:r w:rsidRPr="003862D0" w:rsidDel="002023CE">
          <w:rPr>
            <w:rFonts w:eastAsia="SimSun"/>
            <w:lang w:val="en-GB" w:eastAsia="zh-CN"/>
          </w:rPr>
          <w:fldChar w:fldCharType="end"/>
        </w:r>
        <w:r w:rsidRPr="003862D0" w:rsidDel="002023CE">
          <w:rPr>
            <w:rFonts w:eastAsia="SimSun"/>
            <w:lang w:val="en-GB" w:eastAsia="zh-CN"/>
          </w:rPr>
          <w:fldChar w:fldCharType="begin" w:fldLock="1"/>
        </w:r>
        <w:r w:rsidR="00741A83" w:rsidDel="002023CE">
          <w:rPr>
            <w:rFonts w:eastAsia="SimSun"/>
            <w:lang w:eastAsia="zh-CN"/>
          </w:rPr>
          <w:delInstrText>ADDIN CSL_CITATION { "citationItems" : [ { "id" : "ITEM-1", "itemData" : { "DOI" : "10.5194/acp-18-2769-2018", "ISSN" : "1680-7324",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 "issue" : "4", "issued" : { "date-parts" : [ [ "2018", "2", "27" ] ] }, "page" : "2769-2786", "title" : "Sensitivity of the radiative forcing by stratospheric sulfur geoengineering to the amount and strategy of the SO2 injection studied with the LMDZ-S3A model", "translator" : [ { "dropping-particle" : "", "family" : "K4557", "given" : "", "non-dropping-particle" : "", "parse-names" : false, "suffix" : "" } ], "type" : "article-journal", "volume" : "18" }, "uris" : [ "http://www.mendeley.com/documents/?uuid=8c1e26ea-23d3-491a-81fd-f7951bbea1ca" ] } ], "mendeley" : { "formattedCitation" : "(Kleinschmitt et al., 2018)", "plainTextFormattedCitation" : "(Kleinschmitt et al., 2018)", "previouslyFormattedCitation" : "(Kleinschmitt et al., 2018)" }, "properties" : { "noteIndex" : 0 }, "schema" : "https://github.com/citation-style-language/schema/raw/master/csl-citation.json" }</w:delInstrText>
        </w:r>
        <w:r w:rsidRPr="003862D0" w:rsidDel="002023CE">
          <w:rPr>
            <w:rFonts w:eastAsia="SimSun"/>
            <w:lang w:val="en-GB" w:eastAsia="zh-CN"/>
          </w:rPr>
          <w:fldChar w:fldCharType="separate"/>
        </w:r>
        <w:r w:rsidR="00016735" w:rsidDel="002023CE">
          <w:rPr>
            <w:rFonts w:eastAsia="SimSun"/>
            <w:noProof/>
            <w:lang w:eastAsia="zh-CN"/>
          </w:rPr>
          <w:delText>(Kleinschmitt et al., 2018)</w:delText>
        </w:r>
        <w:r w:rsidRPr="003862D0" w:rsidDel="002023CE">
          <w:rPr>
            <w:rFonts w:eastAsia="SimSun"/>
            <w:lang w:val="en-GB" w:eastAsia="zh-CN"/>
          </w:rPr>
          <w:fldChar w:fldCharType="end"/>
        </w:r>
      </w:del>
      <w:bookmarkEnd w:id="4538"/>
      <w:bookmarkEnd w:id="4542"/>
      <w:r w:rsidRPr="00560680">
        <w:rPr>
          <w:rFonts w:eastAsia="SimSun"/>
          <w:lang w:eastAsia="zh-CN"/>
        </w:rPr>
        <w:t xml:space="preserve">, polar vortexes </w:t>
      </w:r>
      <w:r w:rsidRPr="003862D0">
        <w:rPr>
          <w:rFonts w:eastAsia="SimSun"/>
          <w:lang w:val="en-GB" w:eastAsia="zh-CN"/>
        </w:rPr>
        <w:fldChar w:fldCharType="begin" w:fldLock="1"/>
      </w:r>
      <w:r w:rsidR="00615634">
        <w:rPr>
          <w:rFonts w:eastAsia="SimSun"/>
          <w:lang w:eastAsia="zh-CN"/>
        </w:rPr>
        <w:instrText>ADDIN CSL_CITATION { "citationItems" : [ { "id" : "ITEM-1", "itemData" : { "DOI" : "10.1029/2020GL089470", "abstract" : "Abstract By injecting SO2 into the stratosphere at four latitudes (30\u00b0, 15\u00b0N/S), it might be possible not only to reduce global mean surface temperature but also to minimize changes in the equator-to-pole and inter-hemispheric gradients of temperature, further reducing some of the impacts arising from climate change relative to equatorial injection. This can happen only if the aerosols are transported to higher latitudes by the stratospheric circulation, ensuring that a greater part of the solar radiation is reflected back to space at higher latitudes, compensating for the reduced sunlight. However, the stratospheric heating produced by these aerosols modifies the circulation and strengthens the stratospheric polar vortex which acts as a barrier to the transport of air toward the poles. We show how the heating results in a feedback where increasing injection rates lead to stronger high-latitudinal transport barriers. This implies a potential limitation in the high-latitude aerosol burden and subsequent cooling.", "author" : [ { "dropping-particle" : "", "family" : "Visioni", "given" : "Daniele", "non-dropping-particle" : "", "parse-names" : false, "suffix" : "" }, { "dropping-particle" : "", "family" : "MacMartin", "given" : "Douglas G", "non-dropping-particle" : "", "parse-names" : false, "suffix" : "" }, { "dropping-part</w:instrText>
      </w:r>
      <w:r w:rsidR="00615634" w:rsidRPr="003741E9">
        <w:rPr>
          <w:rFonts w:eastAsia="SimSun"/>
          <w:lang w:eastAsia="zh-CN"/>
        </w:rPr>
        <w:instrText>icle" : "", "family" : "Kravitz", "given" : "Ben", "non-dropping-particle" : "", "parse-names" : false, "suffix" : "" }, { "dropping-particle" : "", "family" : "Lee", "given" : "Walker", "non-dropping-particle" : "", "parse-names" : false, "suffix" : "" }, { "dropping-particle" : "", "family" : "Simpson", "given" : "Isla R", "non-dropping-particle" : "", "parse-names" : false, "suffix" : "" }, { "dropping-particle" : "", "family" : "Richter", "given" : "Jadwiga H", "non-dropping-particle" : "", "parse-names" : false, "suffix" : "" } ], "container-title" : "Geophysical Research Letters", "id" : "ITEM-1", "issue" : "17", "issued" : { "date-parts" : [ [ "2020" ] ] }, "page" : "e2020GL089470", "title" : "Reduced Poleward Transport Due to Stratospheric Heating Under Stratospheric Aerosols Geoengineering", "translator" : [ { "dropping-particle" : "", "family" : "K5055", "given" : "", "non-dropping-particle" : "", "parse-names" : false, "suffix" : "" } ], "type" : "article-journal", "volume" : "47" }, "uris" : [ "http://www.mendeley.com/documents/?uuid=decefec2-c01d-4edd-89ce-060b0feb0f1f", "http://www.mendeley.com/documents/?uuid=e61c1f78-2109-4f54-b4bc-defcb6be5267" ] } ], "mendeley" : { "formattedCitation" : "(Visioni et al., 2020a)", "plainTextFormattedCitation" : "(Visioni et al., 2020a)", "previouslyFormattedCitation" : "(Visioni et al., 2020a)" }, "properties" : { "noteIndex" : 0 }, "schema" : "https://github.com/citation-style-language/schema/raw/master/csl-citation.json" }</w:instrText>
      </w:r>
      <w:r w:rsidRPr="003862D0">
        <w:rPr>
          <w:rFonts w:eastAsia="SimSun"/>
          <w:lang w:val="en-GB" w:eastAsia="zh-CN"/>
        </w:rPr>
        <w:fldChar w:fldCharType="separate"/>
      </w:r>
      <w:r w:rsidR="00016735" w:rsidRPr="003741E9">
        <w:rPr>
          <w:rFonts w:eastAsia="SimSun"/>
          <w:noProof/>
          <w:lang w:eastAsia="zh-CN"/>
        </w:rPr>
        <w:t>(Visioni et al., 2020a)</w:t>
      </w:r>
      <w:r w:rsidRPr="003862D0">
        <w:rPr>
          <w:rFonts w:eastAsia="SimSun"/>
          <w:lang w:val="en-GB" w:eastAsia="zh-CN"/>
        </w:rPr>
        <w:fldChar w:fldCharType="end"/>
      </w:r>
      <w:r w:rsidRPr="003741E9">
        <w:rPr>
          <w:rFonts w:eastAsia="SimSun"/>
          <w:lang w:eastAsia="zh-CN"/>
        </w:rPr>
        <w:t xml:space="preserve">, and North Atlantic Oscillation </w:t>
      </w:r>
      <w:r w:rsidRPr="003862D0">
        <w:rPr>
          <w:rFonts w:eastAsia="SimSun"/>
          <w:lang w:val="en-GB" w:eastAsia="zh-CN"/>
        </w:rPr>
        <w:fldChar w:fldCharType="begin" w:fldLock="1"/>
      </w:r>
      <w:r w:rsidR="00615634" w:rsidRPr="003741E9">
        <w:rPr>
          <w:rFonts w:eastAsia="SimSun"/>
          <w:lang w:eastAsia="zh-CN"/>
        </w:rPr>
        <w:instrText>ADDIN CSL_CITATION { "citationItems" : [ { "id" : "ITEM-1", "itemData" : { "DOI" : "10.5194/acp-21-1287-2021", "ISSN" : "1680-7324", "author" : [ { "dropping-particle" : "", "family" : "Jones", "given" : "Andy", "non-dropping-particle" : "", "parse-names" : false, "suffix" : "" }, { "dropping-particle" : "", "family" : "Haywood", "given" : "Jim M", "non-dropping-particle" : "", "parse-names" : false, "suffix" : "" }, { "dropping-particle" : "", "family" : "Jones", "given" : "Anthony C", "non-dropping-particle" : ""</w:instrText>
      </w:r>
      <w:r w:rsidR="00615634" w:rsidRPr="003741E9">
        <w:rPr>
          <w:rFonts w:eastAsia="SimSun"/>
          <w:lang w:val="en-US" w:eastAsia="zh-CN"/>
        </w:rPr>
        <w:instrText>, "parse-names" : false, "suffix" : "" }, { "dropping-particle" : "", "family" : "Tilmes", "given" : "Simone", "non-dropping-particle" : "", "parse-names" : false, "suffix" : "" }, { "dropping-particle" : "", "family" : "Kravitz", "given" : "Ben", "non-dropping-particle" : "", "parse-names" : false, "suffix" : "" }, { "dropping-particle" : "", "family" : "Robock", "given" : "Alan", "non-dropping-particle" : "", "parse-names" : false, "suffix" : "" } ], "container-title" : "Atmospheric Chemistry and Physics", "id" : "ITEM-1", "issue" : "2", "issued" : { "date-parts" : [ [ "2021", "1", "29" ] ] }, "page" : "1287-1304", "title" : "North Atlantic Oscillation response in GeoMIP experiments G6solar and G6sulfur: why detailed modelling is needed for understanding regional implications of solar radiation management", "translator" : [ { "dropping-particle" : "", "family" : "K5036", "given" : "", "non-dropping-particle</w:instrText>
      </w:r>
      <w:r w:rsidR="00615634">
        <w:rPr>
          <w:rFonts w:eastAsia="SimSun"/>
          <w:lang w:val="en-GB" w:eastAsia="zh-CN"/>
        </w:rPr>
        <w:instrText>" : "", "parse-names" : false, "suffix" : "" } ], "type" : "article-journal", "volume" : "21" }, "uris" : [ "http://www.mendeley.com/documents/?uuid=bca50098-a924-4b23-9316-95326634bcbe", "http://www.mendeley.com/documents/?uuid=a4f10818-2d79-46ad-bee7-1cb755af72ac" ] } ], "mendeley" : { "formattedCitation" : "(Jones et al., 2021)", "plainTextFormattedCitation" : "(Jones et al., 2021)", "previouslyFormattedCitation" : "(Jones et al., 2021)"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(Jones et al., 2021)</w:t>
      </w:r>
      <w:r w:rsidRPr="003862D0">
        <w:rPr>
          <w:rFonts w:eastAsia="SimSun"/>
          <w:lang w:val="en-GB" w:eastAsia="zh-CN"/>
        </w:rPr>
        <w:fldChar w:fldCharType="end"/>
      </w:r>
      <w:r w:rsidRPr="003862D0">
        <w:rPr>
          <w:rFonts w:eastAsia="SimSun"/>
          <w:lang w:val="en-GB" w:eastAsia="zh-CN"/>
        </w:rPr>
        <w:t xml:space="preserve">. </w:t>
      </w:r>
      <w:r w:rsidRPr="003862D0">
        <w:rPr>
          <w:lang w:val="en-GB"/>
        </w:rPr>
        <w:t xml:space="preserve">Model simulations indicate stronger polar jets and weaker storm tracks and </w:t>
      </w:r>
      <w:r w:rsidR="0082313F" w:rsidRPr="003862D0">
        <w:rPr>
          <w:lang w:val="en-GB"/>
        </w:rPr>
        <w:t xml:space="preserve">a </w:t>
      </w:r>
      <w:r w:rsidRPr="003862D0">
        <w:rPr>
          <w:lang w:val="en-GB"/>
        </w:rPr>
        <w:t>poleward shift of the tropospheric mid-latitude jets in response to stratospheric sulphate injections in the tropics</w:t>
      </w:r>
      <w:del w:id="4543" w:author="Robin Matthews" w:date="2021-06-16T18:09:00Z">
        <w:r w:rsidRPr="003862D0" w:rsidDel="0033785F">
          <w:rPr>
            <w:lang w:val="en-GB"/>
          </w:rPr>
          <w:delText xml:space="preserve"> </w:delText>
        </w:r>
      </w:del>
      <w:bookmarkStart w:id="4544" w:name="_Hlk74759354"/>
      <w:ins w:id="4545" w:author="Robin Matthews" w:date="2021-06-16T18:09:00Z">
        <w:r w:rsidR="0033785F">
          <w:rPr>
            <w:lang w:val="en-GB"/>
          </w:rPr>
          <w:t xml:space="preserve"> </w:t>
        </w:r>
        <w:r w:rsidR="0033785F">
          <w:rPr>
            <w:bCs/>
          </w:rPr>
          <w:fldChar w:fldCharType="begin" w:fldLock="1"/>
        </w:r>
      </w:ins>
      <w:r w:rsidR="00CD3B49">
        <w:rPr>
          <w:bCs/>
          <w:lang w:val="en-US"/>
        </w:rPr>
        <w:instrText>ADDIN CSL_CITATION { "citationItems" : [ { "id" : "ITEM-1", "itemData" : { "DOI" : "10.1002/2014JD022734", "ISSN" : "2169-897X", "abstract" : "AbstractThe impact on the dynamics of the stratosphere of three approaches to geoengineering by solar radiation management is investigated using idealized simulations of a global climate model. The approaches are geoengineering with sulfate aerosols, titania aerosols, and reduction in total solar irradiance (representing mirrors placed in space). If it were possible to use stratospheric aerosols to counterbalance the surface warming produced by a quadrupling of atmospheric carbon dioxide concentrations, tropical lower stratospheric radiative heating would drive a thermal wind response which would intensify the stratospheric polar vortices. In the Northern Hemisphere this intensification results in strong dynamical cooling of the polar stratosphere. Northern Hemisphere stratospheric sudden warming events become rare (one and two in 65 years for sulfate and titania, respectively). The intensification of the polar vortices results in a poleward shift of the tropospheric midlatitude jets in winter. The aerosol radiative heating enhances the tropical upwelling in the lower stratosphere, influencing the strength of the Brewer-Dobson circulation. In contrast, solar dimming does not produce heating of the tropical lower stratosphere, and so there is little intensification of the polar vortex and no enhanced tropical upwelling. The dynamical response to titania aerosol is qualitatively similar to the response to sulfate.", "author" : [ { "dropping-particle" : "", "family" : "Ferraro", "given" : "A J", "non-dropping-particle" : "", "parse-names" : false, "suffix" : "" }, { "dropping-particle" : "", "family" : "Charlton-Perez", "given" : "A J", "non-dropping-particle" : "", "parse-names" : false, "suffix" : "" }, { "dropping-particle" : "", "family" : "Highwood", "given" : "E J", "non-dropping-particle" : "", "parse-names" : false, "suffix" : "" } ], "container-title" : "Journal of Geophysical Research: Atmospheres", "id" : "ITEM-1", "issue" : "2", "issued" : { "date-parts" : [ [ "2015", "1" ] ] }, "page" : "414-429", "publisher" : "John Wiley &amp; Sons, Ltd", "title" : "Stratospheric dynamics and midlatitude jets under geoengineering with space mirrors and sulfate and titania aerosols", "translator" : [ { "dropping-particle" : "", "family" : "K3571", "given" : "", "non-dropping-particle" : "", "parse-names" : false, "suffix" : "" } ], "type" : "article-journal", "volume" : "120" }, "uris" : [ "http://www.mendeley.com/documents/?uuid=9585e1dd-2354-4173-ada9-cdf7233e635f"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"(Ferraro et al., 2015; Richter Jadwiga et al., 2018)", "plainTextFormattedCitation" : "(Ferraro et al., 2015; Richter Jadwiga et al., 2018)", "previouslyFormattedCitation" : "(Ferraro et al., 2015; Richter Jadwiga et al., 2018)" }, "properties" : { "noteIndex" : 0 }, "schema" : "https://github.com/citation-style-language/schema/raw/master/csl-citation.json" }</w:instrText>
      </w:r>
      <w:ins w:id="4546" w:author="Robin Matthews" w:date="2021-06-16T18:09:00Z">
        <w:r w:rsidR="0033785F">
          <w:rPr>
            <w:bCs/>
          </w:rPr>
          <w:fldChar w:fldCharType="separate"/>
        </w:r>
        <w:r w:rsidR="0033785F" w:rsidRPr="000D014A">
          <w:rPr>
            <w:bCs/>
            <w:noProof/>
          </w:rPr>
          <w:t>(Ferraro et al., 2015; Richter Jadwiga et al., 2018)</w:t>
        </w:r>
        <w:r w:rsidR="0033785F">
          <w:rPr>
            <w:bCs/>
          </w:rPr>
          <w:fldChar w:fldCharType="end"/>
        </w:r>
      </w:ins>
      <w:commentRangeStart w:id="4547"/>
      <w:del w:id="4548" w:author="Robin Matthews" w:date="2021-06-16T18:09:00Z">
        <w:r w:rsidRPr="003862D0" w:rsidDel="0033785F">
          <w:rPr>
            <w:bCs/>
            <w:lang w:val="en-GB"/>
          </w:rPr>
          <w:fldChar w:fldCharType="begin" w:fldLock="1"/>
        </w:r>
        <w:r w:rsidR="00615634" w:rsidRPr="0033785F" w:rsidDel="0033785F">
          <w:rPr>
            <w:lang w:val="en-GB"/>
          </w:rPr>
          <w:delInstrText>ADDIN CSL_CITATION { "citationItems" : [ { "id" : "ITEM-1", "itemData" : { "DOI" : "10.1002/2014JD022734", "ISSN" : "2169-897X", "abstract" : "AbstractThe impact on the dynamics of the stratosphere of three approaches to geoengineering by solar radiation management is investigated using idealized simulations of a global climate model. The approaches are geoengineering with sulfate aerosols, titania aerosols, and reduction in total solar irradiance (representing mirrors placed in space). If it were possible to use stratospheric aerosols to counterbalance the surface warming produced by a quadrupling of atmospheric carbon dioxide concentrations, tropical lower stratospheric radiative heating would drive a thermal wind response which would intensify the stratospheric polar vortices. In the Northern Hemisphere this intensification results in strong dynamical cooling of the polar stratosphere. Northern Hemisphere stratospheric sudden warming events become rare (one and two in 65 years for sulfate and titania, respectively). The intensification of the polar vortices results in a poleward shift of the tropospheric midlatitude jets in winter. The aerosol radiative heating enhances the tropical upwelling in the lower stratosphere, influencing the strength of the Brewer-Dobson circulation. In contrast, solar dimming does not produce heating of the tropical lower stratosphere, and so there is little intensification of the polar vortex and no enhanced tropical upwelling. The dynamical response to titania aerosol is qualitatively similar to the response to sulfate.", "author" : [ { "dropping-particle" : "", "family" : "Ferraro", "given" : "A J", "non-dropping-particle" : "", "parse-names" : false, "suffix" : "" }, { "dropping-particle" : "", "family" : "Charlton-Perez", "given" : "A J", "non-dropping-particle" : "", "parse-names" : false, "suffix" : "" }, { "dropping-particle" : "", "family" : "Highwood", "given" : "E J", "non-dropping-particle" : "", "parse-names" : false, "suffix" : "" } ], "container-title" : "Journal of Geophysical Research: Atmospheres", "id" : "ITEM-1", "issue" : "2", "issued" : { "date-parts" : [ [ "2015", "1" ] ] }, "page" : "414-429", "publisher" : "John Wiley &amp; Sons, Ltd", "title" : "Stratospheric dynamics and midlatitude jets under geoengineering with space mirrors and sulfate and titania aerosols", "translator" : [ { "dropping-particle" : "", "family" : "K3571", "given" : "", "non-dropping-particle" : "", "parse-names" : false, "suffix" : "" } ], "type" : "article-journal", "volume" : "120" }, "uris" : [ "http://www.mendeley.com/documents/?uuid=9585e1dd-2354-4173-ada9-cdf7233e635f"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"(Ferraro et al., 2015; Richter Jadwiga et al., 2018)", "manualFormatting" : "(Ferraro et al., 2015)", "plainTextFormattedCitation" : "(Ferraro et al., 2015; Richter Jadwiga et al., 2018)", "previouslyFormattedCitation" : "(Ferraro et al., 2015; Richter Jadwiga et al., 2018)" }, "properties" : { "noteIndex" : 0 }, "schema" : "https://github.com/citation-style-language/schema/raw/master/csl-citation.json" }</w:delInstrText>
        </w:r>
        <w:r w:rsidRPr="003862D0" w:rsidDel="0033785F">
          <w:rPr>
            <w:bCs/>
            <w:lang w:val="en-GB"/>
          </w:rPr>
          <w:fldChar w:fldCharType="separate"/>
        </w:r>
        <w:r w:rsidR="00016735" w:rsidRPr="0033785F" w:rsidDel="0033785F">
          <w:rPr>
            <w:noProof/>
            <w:lang w:val="en-GB"/>
          </w:rPr>
          <w:delText>(Ferraro et al., 2015)</w:delText>
        </w:r>
        <w:r w:rsidRPr="003862D0" w:rsidDel="0033785F">
          <w:rPr>
            <w:bCs/>
            <w:lang w:val="en-GB"/>
          </w:rPr>
          <w:fldChar w:fldCharType="end"/>
        </w:r>
        <w:commentRangeEnd w:id="4547"/>
        <w:r w:rsidR="00016735" w:rsidDel="0033785F">
          <w:rPr>
            <w:rStyle w:val="CommentReference"/>
          </w:rPr>
          <w:commentReference w:id="4547"/>
        </w:r>
        <w:r w:rsidRPr="003862D0" w:rsidDel="0033785F">
          <w:rPr>
            <w:lang w:val="en-GB"/>
          </w:rPr>
          <w:fldChar w:fldCharType="begin" w:fldLock="1"/>
        </w:r>
        <w:r w:rsidR="00615634" w:rsidDel="0033785F">
          <w:rPr>
            <w:lang w:val="en-GB"/>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lang w:val="en-GB"/>
          </w:rPr>
          <w:fldChar w:fldCharType="separate"/>
        </w:r>
        <w:r w:rsidR="00016735" w:rsidDel="0033785F">
          <w:rPr>
            <w:noProof/>
            <w:lang w:val="en-GB"/>
          </w:rPr>
          <w:delText>(Richter Jadwiga et al., 2018)</w:delText>
        </w:r>
        <w:r w:rsidRPr="003862D0" w:rsidDel="0033785F">
          <w:rPr>
            <w:lang w:val="en-GB"/>
          </w:rPr>
          <w:fldChar w:fldCharType="end"/>
        </w:r>
      </w:del>
      <w:bookmarkEnd w:id="4544"/>
      <w:r w:rsidRPr="003862D0">
        <w:rPr>
          <w:rFonts w:eastAsia="SimSun"/>
          <w:lang w:val="en-GB" w:eastAsia="zh-CN"/>
        </w:rPr>
        <w:t xml:space="preserve">, </w:t>
      </w:r>
      <w:r w:rsidRPr="003862D0">
        <w:rPr>
          <w:lang w:val="en-GB"/>
        </w:rPr>
        <w:t xml:space="preserve">as the meridional temperature gradient is increased in the lower stratosphere by the aerosol-induced heating. </w:t>
      </w:r>
      <w:r w:rsidRPr="003862D0">
        <w:rPr>
          <w:rFonts w:eastAsia="CIDFont+F1"/>
          <w:lang w:val="en-GB"/>
        </w:rPr>
        <w:t xml:space="preserve">The aerosol-induced warming would also offset some of the GHG-induced stratospheric cooling. </w:t>
      </w:r>
      <w:r w:rsidRPr="003862D0">
        <w:rPr>
          <w:rFonts w:eastAsia="SimSun"/>
          <w:lang w:val="en-GB" w:eastAsia="zh-CN"/>
        </w:rPr>
        <w:t xml:space="preserve">Compared to equatorial injection, off-equatorial injection is </w:t>
      </w:r>
      <w:r w:rsidRPr="003862D0">
        <w:rPr>
          <w:rFonts w:eastAsia="SimSun"/>
          <w:i/>
          <w:lang w:val="en-GB" w:eastAsia="zh-CN"/>
        </w:rPr>
        <w:t xml:space="preserve">likely </w:t>
      </w:r>
      <w:r w:rsidRPr="003862D0">
        <w:rPr>
          <w:rFonts w:eastAsia="SimSun"/>
          <w:lang w:val="en-GB" w:eastAsia="zh-CN"/>
        </w:rPr>
        <w:t>to result in reduced change in stratospheric heating, circulation, and QBO</w:t>
      </w:r>
      <w:ins w:id="4549" w:author="Robin Matthews" w:date="2021-06-16T18:08: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"ITEM-2",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"http://www.mendeley.com/documents/?uuid=6bc328d4-eb10-474f-b962-2a881e64f81e", "http://www.mendeley.com/documents/?uuid=46b67dff-ddf0-4ee3-a49d-2e5b941fa4f3", "http://www.mendeley.com/documents/?uuid=5aa7dbfb-6cfb-4dae-916c-6e09907e25ca" ] } ], "mendeley" : { "formattedCitation" : "(Richter Jadwiga et al., 2018; Kravitz et al., 2019)", "plainTextFormattedCitation" : "(Richter Jadwiga et al., 2018; Kravitz et al., 2019)", "previouslyFormattedCitation" : "(Richter Jadwiga et al., 2018; Kravitz et al., 2019)" }, "properties" : { "noteIndex" : 0 }, "schema" : "https://github.com/citation-style-language/schema/raw/master/csl-citation.json" }</w:instrText>
      </w:r>
      <w:ins w:id="4550" w:author="Robin Matthews" w:date="2021-06-16T18:08:00Z">
        <w:r w:rsidR="0033785F">
          <w:rPr>
            <w:rFonts w:eastAsia="SimSun"/>
            <w:lang w:eastAsia="zh-CN"/>
          </w:rPr>
          <w:fldChar w:fldCharType="separate"/>
        </w:r>
        <w:r w:rsidR="0033785F" w:rsidRPr="000D014A">
          <w:rPr>
            <w:rFonts w:eastAsia="SimSun"/>
            <w:noProof/>
            <w:lang w:eastAsia="zh-CN"/>
          </w:rPr>
          <w:t>(Richter Jadwiga et al., 2018; Kravitz et al., 2019)</w:t>
        </w:r>
        <w:r w:rsidR="0033785F">
          <w:rPr>
            <w:rFonts w:eastAsia="SimSun"/>
            <w:lang w:eastAsia="zh-CN"/>
          </w:rPr>
          <w:fldChar w:fldCharType="end"/>
        </w:r>
      </w:ins>
      <w:del w:id="4551" w:author="Robin Matthews" w:date="2021-06-16T18:08:00Z">
        <w:r w:rsidR="00DE08BB" w:rsidRPr="003862D0" w:rsidDel="0033785F">
          <w:rPr>
            <w:rFonts w:eastAsia="SimSun"/>
            <w:lang w:val="en-GB" w:eastAsia="zh-CN"/>
          </w:rPr>
          <w:delText xml:space="preserve"> </w:delText>
        </w:r>
        <w:bookmarkStart w:id="4552" w:name="_Hlk74759316"/>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"10.1029/2019JD030329", "abstract" : "Abstract Geoengineering with stratospheric sulfate aerosols can, to some extent, be designed to achieve different climate objectives. Here we use the state-of-the-art Community Earth System Model, version 1, with the Whole Atmosphere Community Climate Model as its atmospheric component (CESM1(WACCM)), to compare surface climate and stratospheric effects of two geoengineering strategies. In one, SO2 is injected into the tropical lower stratosphere at the equator to keep global mean temperature nearly constant under an RCP8.5 scenario, as has been commonly simulated in previous studies. In another, the Geoengineering Large Ensemble (GLENS), SO2 is injected into the lower stratosphere at four different locations (30\u00b0N/S and 15\u00b0N/S) to keep global mean temperature, the interhemispheric temperature gradient, and the equator-to-pole temperature gradient nearly unchanged. Both simulations are effective at offsetting changes in global mean temperature and the interhemispheric temperature gradient that result from increased greenhouse gases, but only GLENS fully offsets changes in the equator-to-pole temperature gradient. GLENS results in a more even aerosol distribution, whereas equatorial injection tends to result in an aerosol peak in the tropics. Moreover, GLENS requires less total injection than in the equatorial case due to different spatial distributions of the aerosols. Many other aspects of surface climate changes, including precipitation and sea ice coverage, also show reduced changes in GLENS as compared to equatorial injection. Stratospheric changes, including heating, circulation, and effects on the quasi-biennial oscillation are greatly reduced in GLENS as compared to equatorial injection.", "author" : [ { "dropping-particle" : "", "family" : "Kravitz", "given" : "Ben", "non-dropping-particle" : "", "parse-names" : false, "suffix" : "" }, { "dropping-particle" : "", "family" : "MacMartin", "given" : "Douglas G",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"Cheng", "given" : "Wei", "non-dropping-particle" : "", "parse-names" : false, "suffix" : "" }, { "dropping-particle" : "", "family" : "Dagon", "given" : "Katherine", "non-dropping-particle" : "", "parse-names" : false, "suffix" : "" }, { "dropping-particle" : "", "family" : "Glanville", "given" : "Anne S", "non-dropping-particle" : "", "parse-names" : false, "suffix" : "" }, { "dropping-particle" : "", "family" : "Lamarque", "given" : "Jean-Francois", "non-dropping-particle" : "", "parse-names" : false, "suffix" : "" }, { "dropping-particle" : "", "family" : "Simpson", "given" : "Isla R",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"14", "issued" : { "date-parts" : [ [ "2019" ] ] }, "page" : "7900-7918", "title" : "Comparing Surface and Stratospheric Impacts of Geoengineering With Different SO2 Injection Strategies", "translator" : [ { "dropping-particle" : "", "family" : "K5035", "given" : "", "non-dropping-particle" : "", "parse-names" : false, "suffix" : "" } ], "type" : "article-journal", "volume" : "124" }, "uris" : [ "http://www.mendeley.com/documents/?uuid=6bc328d4-eb10-474f-b962-2a881e64f81e", "http://www.mendeley.com/documents/?uuid=46b67dff-ddf0-4ee3-a49d-2e5b941fa4f3", "http://www.mendeley.com/documents/?uuid=5aa7dbfb-6cfb-4dae-916c-6e09907e25ca" ] } ], "mendeley" : { "formattedCitation" : "(Kravitz et al., 2019)", "plainTextFormattedCitation" : "(Kravitz et al., 2019)", "previouslyFormattedCitation" : "(Kravitz et al., 2019)"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2019)</w:delText>
        </w:r>
        <w:r w:rsidRPr="003862D0" w:rsidDel="0033785F">
          <w:rPr>
            <w:rFonts w:eastAsia="SimSun"/>
            <w:lang w:val="en-GB" w:eastAsia="zh-CN"/>
          </w:rPr>
          <w:fldChar w:fldCharType="end"/>
        </w:r>
      </w:del>
      <w:bookmarkEnd w:id="4552"/>
      <w:r w:rsidRPr="003862D0">
        <w:rPr>
          <w:rFonts w:eastAsia="SimSun"/>
          <w:lang w:val="en-GB" w:eastAsia="zh-CN"/>
        </w:rPr>
        <w:t xml:space="preserve">. Stratospheric ozone response to </w:t>
      </w:r>
      <w:r w:rsidR="001801A3" w:rsidRPr="003862D0">
        <w:rPr>
          <w:rFonts w:eastAsia="SimSun"/>
          <w:lang w:val="en-GB" w:eastAsia="zh-CN"/>
        </w:rPr>
        <w:t>sulphate</w:t>
      </w:r>
      <w:r w:rsidRPr="003862D0">
        <w:rPr>
          <w:rFonts w:eastAsia="SimSun"/>
          <w:lang w:val="en-GB" w:eastAsia="zh-CN"/>
        </w:rPr>
        <w:t xml:space="preserve"> injection is uncertain depending on the amount, altitude, and location of injection </w:t>
      </w:r>
      <w:r w:rsidRPr="003862D0">
        <w:rPr>
          <w:rFonts w:eastAsia="SimSun"/>
          <w:lang w:val="en-GB" w:eastAsia="zh-CN"/>
        </w:rPr>
        <w:fldChar w:fldCharType="begin" w:fldLock="1"/>
      </w:r>
      <w:r w:rsidR="00615634">
        <w:rPr>
          <w:rFonts w:eastAsia="SimSun"/>
          <w:lang w:val="en-GB" w:eastAsia="zh-CN"/>
        </w:rPr>
        <w:instrText>ADDIN CSL_CITATION { "citationItems" : [ { "id" : "ITEM-1", "itemData" : {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"K4563", "given" : "Rt7", "non-dropping-particle" : "", "parse-names" : false, "suffix" : "" } ], "type" : "report" }, "uris" : [ "http://www.mendeley.com/documents/?uuid=2d6b5427-43ad-401a-a026-8d790fc18058" ] } ], "mendeley" : { "formattedCitation" : "(WMO, 2018)", "plainTextFormattedCitation" : "(WMO, 2018)", "previouslyFormattedCitation" : "(WMO, 2018)"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(WMO, 2018)</w:t>
      </w:r>
      <w:r w:rsidRPr="003862D0">
        <w:rPr>
          <w:rFonts w:eastAsia="SimSun"/>
          <w:lang w:val="en-GB" w:eastAsia="zh-CN"/>
        </w:rPr>
        <w:fldChar w:fldCharType="end"/>
      </w:r>
      <w:r w:rsidRPr="003862D0">
        <w:rPr>
          <w:rFonts w:eastAsia="SimSun"/>
          <w:lang w:val="en-GB" w:eastAsia="zh-CN"/>
        </w:rPr>
        <w:t>. It is</w:t>
      </w:r>
      <w:r w:rsidRPr="003862D0">
        <w:rPr>
          <w:rFonts w:eastAsia="SimSun"/>
          <w:i/>
          <w:lang w:val="en-GB" w:eastAsia="zh-CN"/>
        </w:rPr>
        <w:t xml:space="preserve"> likely</w:t>
      </w:r>
      <w:r w:rsidRPr="003862D0">
        <w:rPr>
          <w:rFonts w:eastAsia="SimSun"/>
          <w:lang w:val="en-GB" w:eastAsia="zh-CN"/>
        </w:rPr>
        <w:t xml:space="preserve"> that </w:t>
      </w:r>
      <w:r w:rsidR="001801A3" w:rsidRPr="003862D0">
        <w:rPr>
          <w:rFonts w:eastAsia="SimSun"/>
          <w:lang w:val="en-GB" w:eastAsia="zh-CN"/>
        </w:rPr>
        <w:t>sulphate</w:t>
      </w:r>
      <w:r w:rsidRPr="003862D0">
        <w:rPr>
          <w:rFonts w:eastAsia="SimSun"/>
          <w:lang w:val="en-GB" w:eastAsia="zh-CN"/>
        </w:rPr>
        <w:t xml:space="preserve"> injection would cause a reduction in polar column ozone concentration and delay the recovery of Antarctic ozone hole</w:t>
      </w:r>
      <w:ins w:id="4553" w:author="Robin Matthews" w:date="2021-06-16T18:10: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"ITEM-3",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"ITEM-3",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"(Pitari et al., 2014; Richter Jadwiga et al., 2018; Tilmes et al., 2018b)", "manualFormatting" : "(Pitari et al., 2014; Richter Jadwiga et al., 2018; Tilmes et al., 2018b)", "plainTextFormattedCitation" : "(Pitari et al., 2014; Richter Jadwiga et al., 2018; Tilmes et al., 2018b)", "previouslyFormattedCitation" : "(Pitari et al., 2014; Richter Jadwiga et al., 2018; Tilmes et al., 2018)" }, "properties" : { "noteIndex" : 0 }, "schema" : "https://github.com/citation-style-language/schema/raw/master/csl-citation.json" }</w:instrText>
      </w:r>
      <w:ins w:id="4554" w:author="Robin Matthews" w:date="2021-06-16T18:10:00Z">
        <w:r w:rsidR="0033785F">
          <w:rPr>
            <w:rFonts w:eastAsia="SimSun"/>
            <w:lang w:eastAsia="zh-CN"/>
          </w:rPr>
          <w:fldChar w:fldCharType="separate"/>
        </w:r>
        <w:r w:rsidR="0033785F" w:rsidRPr="000D014A">
          <w:rPr>
            <w:rFonts w:eastAsia="SimSun"/>
            <w:noProof/>
            <w:lang w:eastAsia="zh-CN"/>
          </w:rPr>
          <w:t>(Pitari et al., 2014; Richter Jadwiga et al., 2018; Tilmes et al., 2018</w:t>
        </w:r>
        <w:r w:rsidR="0033785F">
          <w:rPr>
            <w:rFonts w:eastAsia="SimSun"/>
            <w:noProof/>
            <w:lang w:eastAsia="zh-CN"/>
          </w:rPr>
          <w:t>b</w:t>
        </w:r>
        <w:r w:rsidR="0033785F" w:rsidRPr="000D014A">
          <w:rPr>
            <w:rFonts w:eastAsia="SimSun"/>
            <w:noProof/>
            <w:lang w:eastAsia="zh-CN"/>
          </w:rPr>
          <w:t>)</w:t>
        </w:r>
        <w:r w:rsidR="0033785F">
          <w:rPr>
            <w:rFonts w:eastAsia="SimSun"/>
            <w:lang w:eastAsia="zh-CN"/>
          </w:rPr>
          <w:fldChar w:fldCharType="end"/>
        </w:r>
      </w:ins>
      <w:del w:id="4555" w:author="Robin Matthews" w:date="2021-06-16T18:10:00Z">
        <w:r w:rsidRPr="003741E9" w:rsidDel="0033785F">
          <w:rPr>
            <w:rFonts w:eastAsia="SimSun"/>
            <w:lang w:eastAsia="zh-CN"/>
          </w:rPr>
          <w:delText xml:space="preserve"> </w:delText>
        </w:r>
        <w:bookmarkStart w:id="4556" w:name="_Hlk74759430"/>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w:delInstrText>
        </w:r>
        <w:r w:rsidR="004B7E49" w:rsidRPr="0033785F" w:rsidDel="0033785F">
          <w:rPr>
            <w:rFonts w:eastAsia="SimSun"/>
            <w:lang w:val="en-GB" w:eastAsia="zh-CN"/>
          </w:rPr>
          <w:delInstrText>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3785F" w:rsidDel="0033785F">
          <w:rPr>
            <w:rFonts w:eastAsia="SimSun"/>
            <w:noProof/>
            <w:lang w:val="en-GB"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00A24A3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"(Tilmes et al., 2018b)", "plainTextFormattedCitation" : "(Tilmes et al., 2018b)", "previouslyFormattedCitation" : "(Tilmes et al., 2018b)" }, "properties" : { "noteIndex" : 0 }, "schema" : "https://github.com/citation-style-language/schema/raw/master/csl-citation.json" }</w:delInstrText>
        </w:r>
        <w:r w:rsidR="00A24A30" w:rsidRPr="003862D0" w:rsidDel="0033785F">
          <w:rPr>
            <w:rFonts w:eastAsia="SimSun"/>
            <w:lang w:val="en-GB" w:eastAsia="zh-CN"/>
          </w:rPr>
          <w:fldChar w:fldCharType="separate"/>
        </w:r>
        <w:r w:rsidR="00016735" w:rsidDel="0033785F">
          <w:rPr>
            <w:rFonts w:eastAsia="SimSun"/>
            <w:noProof/>
            <w:lang w:val="en-GB" w:eastAsia="zh-CN"/>
          </w:rPr>
          <w:delText>(Tilmes et al., 2018b)</w:delText>
        </w:r>
        <w:r w:rsidR="00A24A30" w:rsidRPr="003862D0" w:rsidDel="0033785F">
          <w:rPr>
            <w:rFonts w:eastAsia="SimSun"/>
            <w:lang w:val="en-GB" w:eastAsia="zh-CN"/>
          </w:rPr>
          <w:fldChar w:fldCharType="end"/>
        </w:r>
      </w:del>
      <w:bookmarkEnd w:id="4556"/>
      <w:r w:rsidRPr="003862D0">
        <w:rPr>
          <w:rFonts w:eastAsia="SimSun"/>
          <w:lang w:val="en-GB" w:eastAsia="zh-CN"/>
        </w:rPr>
        <w:t>, which would have implications for UV radiation and surface ozone</w:t>
      </w:r>
      <w:del w:id="4557" w:author="Robin Matthews" w:date="2021-06-16T18:10:00Z">
        <w:r w:rsidRPr="003862D0" w:rsidDel="0033785F">
          <w:rPr>
            <w:rFonts w:eastAsia="SimSun"/>
            <w:lang w:val="en-GB" w:eastAsia="zh-CN"/>
          </w:rPr>
          <w:delText xml:space="preserve"> </w:delText>
        </w:r>
      </w:del>
      <w:bookmarkStart w:id="4558" w:name="_Hlk74759461"/>
      <w:ins w:id="4559" w:author="Robin Matthews" w:date="2021-06-16T18:11: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"id" : "ITEM-2",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"ITEM-2",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"id" : "ITEM-3",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"ITEM-3",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"id" : "ITEM-4",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"ITEM-4", "issue" : "19", "issued" : { "date-parts" : [ [ "2017" ] ] }, "page" : "11913-11928", "title" : "Impacts of stratospheric sulfate geoengineering on tropospheric ozone", "translator" : [ { "dropping-particle" : "", "family" : "K5078", "given" : "", "non-dropping-particle" : "", "parse-names" : false, "suffix" : "" } ], "type" : "article-journal", "volume" : "17" }, "uris" : [ "http://www.mendeley.com/documents/?uuid=01bb22df-e00b-40fc-ac59-dd68350b6c75", "http://www.mendeley.com/documents/?uuid=88d6c914-bc5c-48d9-a5b1-9020960a81d0", "http://www.mendeley.com/documents/?uuid=edc23c88-ca2a-4743-a766-31fe8378b028" ] } ], "mendeley" : { "formattedCitation" : "(Pitari et al., 2014; Xia et al., 2017; Richter Jadwiga et al., 2018; Tilmes et al., 2018b)", "manualFormatting" : "(Pitari et al., 2014; Xia et al., 2017; Richter Jadwiga et al., 2018; Tilmes et al., 2018b)", "plainTextFormattedCitation" : "(Pitari et al., 2014; Xia et al., 2017; Richter Jadwiga et al., 2018; Tilmes et al., 2018b)", "previouslyFormattedCitation" : "(Pitari et al., 2014; Xia et al., 2017; Richter Jadwiga et al., 2018; Tilmes et al., 2018)" }, "properties" : { "noteIndex" : 0 }, "schema" : "https://github.com/citation-style-language/schema/raw/master/csl-citation.json" }</w:instrText>
      </w:r>
      <w:ins w:id="4560" w:author="Robin Matthews" w:date="2021-06-16T18:11:00Z">
        <w:r w:rsidR="0033785F">
          <w:rPr>
            <w:rFonts w:eastAsia="SimSun"/>
            <w:lang w:eastAsia="zh-CN"/>
          </w:rPr>
          <w:fldChar w:fldCharType="separate"/>
        </w:r>
        <w:r w:rsidR="0033785F" w:rsidRPr="000D014A">
          <w:rPr>
            <w:rFonts w:eastAsia="SimSun"/>
            <w:noProof/>
            <w:lang w:eastAsia="zh-CN"/>
          </w:rPr>
          <w:t>(Pitari et al., 2014; Xia et al., 2017; Richter Jadwiga et al., 2018; Tilmes et al., 2018</w:t>
        </w:r>
        <w:r w:rsidR="0033785F">
          <w:rPr>
            <w:rFonts w:eastAsia="SimSun"/>
            <w:noProof/>
            <w:lang w:eastAsia="zh-CN"/>
          </w:rPr>
          <w:t>b</w:t>
        </w:r>
        <w:r w:rsidR="0033785F" w:rsidRPr="000D014A">
          <w:rPr>
            <w:rFonts w:eastAsia="SimSun"/>
            <w:noProof/>
            <w:lang w:eastAsia="zh-CN"/>
          </w:rPr>
          <w:t>)</w:t>
        </w:r>
        <w:r w:rsidR="0033785F">
          <w:rPr>
            <w:rFonts w:eastAsia="SimSun"/>
            <w:lang w:eastAsia="zh-CN"/>
          </w:rPr>
          <w:fldChar w:fldCharType="end"/>
        </w:r>
      </w:ins>
      <w:del w:id="4561" w:author="Robin Matthews" w:date="2021-06-16T18:10:00Z">
        <w:r w:rsidRPr="003862D0" w:rsidDel="0033785F">
          <w:rPr>
            <w:rFonts w:eastAsia="SimSun"/>
            <w:lang w:val="en-GB" w:eastAsia="zh-CN"/>
          </w:rPr>
          <w:fldChar w:fldCharType="begin" w:fldLock="1"/>
        </w:r>
        <w:r w:rsidR="004B7E49" w:rsidRPr="003741E9" w:rsidDel="0033785F">
          <w:rPr>
            <w:rFonts w:eastAsia="SimSun"/>
            <w:lang w:eastAsia="zh-CN"/>
          </w:rPr>
          <w:del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w:delInstrText>
        </w:r>
        <w:r w:rsidR="004B7E49" w:rsidDel="0033785F">
          <w:rPr>
            <w:rFonts w:eastAsia="SimSun"/>
            <w:lang w:val="en-GB" w:eastAsia="zh-CN"/>
          </w:rPr>
          <w:delInstrText>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"K3045", "given" : "", "non-dropping-particle" : "", "parse-names" : false, "suffix" : "" } ], "type" : "article-journal", "volume" : "119" }, "uris" : [ "http://www.mendeley.com/documents/?uuid=17bd59c0-6206-4d32-af70-44cedee1c7c5" ] } ], "mendeley" : { "formattedCitation" : "(Pitari et al., 2014)", "plainTextFormattedCitation" : "(Pitari et al., 2014)", "previouslyFormattedCitation" : "(Pitari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(Pitari et al., 2014)</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"10.1029/2018JD028285", "abstract" : "Abstract We describe here changes in stratospheric dynamics and chemistry in a first century-long sulfate aerosol geoengineering simulation in which the mean surface temperature and the interhemispheric and equator-to-pole surface temperature gradients were kept near their 2020 levels despite the RCP8.5 emission scenario. Simulations were carried out with the Community Earth System Model, version 1 with the Whole Atmosphere Community Climate Model as its atmospheric component [CESM1(WACCM)] coupled to a feedback algorithm controlling the magnitude of sulfur dioxide (SO2) injections at four injection latitudes. We find that, throughout the entire geoengineering simulation, the lower stratospheric temperatures increase by \u223c0.19 K per Tg SO2 injection per year or \u223c10 K with \u223c40 Tg SO2/year total SO2 injection. These temperature changes are associated with a strengthening of the polar jets in the stratosphere and weakening of the mean zonal wind in the lower stratosphere subtropics and throughout the troposphere, associated with weaker storm track activity. In the geoengineering simulation the quasi-biennial oscillation of the tropical lower stratospheric winds remains close to the presently observed quasi-biennial oscillation, even for large amounts of SO2 injection. Water vapor in the stratosphere increases substantially: by 25% with \u223c20 Tg SO2/year annual injection and by up to 90% with a \u223c40 Tg SO2/year injection. Stratospheric column ozone in the geoengineering simulation is predicted to recover to or supersede preozone hole conditions by the end of the century.", "author" : [ { "dropping-particle" : "", "family" : "Richter Jadwiga", "given" : "H", "non-dropping-particle" : "", "parse-names" : false, "suffix" : "" }, { "dropping-particle" : "", "family" : "Simone", "given" : "Tilmes", "non-dropping-particle" : "", "parse-names" : false, "suffix" : "" }, { "dropping-particle" : "", "family" : "Anne", "given" : "Glanville", "non-dropping-particle" : "", "parse-names" : false, "suffix" : "" }, { "dropping-particle" : "", "family" : "Ben", "given" : "Kravitz", "non-dropping-particle" : "", "parse-names" : false, "suffix" : "" }, { "dropping-particle" : "", "family" : "G.", "given" : "MacMartin Douglas", "non-dropping-particle" : "", "parse-names" : false, "suffix" : "" }, { "dropping-particle" : "", "family" : "J.", "given" : "Mills Michael", "non-dropping-particle" : "", "parse-names" : false, "suffix" : "" }, { "dropping-particle" : "", "family" : "R.", "given" : "Simpson Isla", "non-dropping-particle" : "", "parse-names" : false, "suffix" : "" }, { "dropping-particle" : "", "family" : "Francis", "given" : "Vitt", "non-dropping-particle" : "", "parse-names" : false, "suffix" : "" }, { "dropping-particle" : "", "family" : "J.", "given" : "Tribbia Joseph", "non-dropping-particle" : "", "parse-names" : false, "suffix" : "" }, { "dropping-particle" : "", "family" : "Jean-Francois", "given" : "Lamarque", "non-dropping-particle" : "", "parse-names" : false, "suffix" : "" } ], "container-title" : "Journal of Geophysical Research: Atmospheres", "id" : "ITEM-1", "issue" : "11", "issued" : { "date-parts" : [ [ "2018" ] ] }, "page" : "5762-5782", "title" : "Stratospheric Response in the First Geoengineering Simulation Meeting Multiple Surface Climate Objectives", "translator" : [ { "dropping-particle" : "", "family" : "K2831", "given" : "", "non-dropping-particle" : "", "parse-names" : false, "suffix" : "" } ], "type" : "article-journal", "volume" : "123" }, "uris" : [ "http://www.mendeley.com/documents/?uuid=031a798c-946f-4143-92d3-90a5fe2ee709" ] } ], "mendeley" : { "formattedCitation" : "(Richter Jadwiga et al., 2018)", "plainTextFormattedCitation" : "(Richter Jadwiga et al., 2018)", "previouslyFormattedCitation" : "(Richter Jadwiga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(Richter Jadwiga et al., 2018)</w:delText>
        </w:r>
        <w:r w:rsidRPr="003862D0" w:rsidDel="0033785F">
          <w:rPr>
            <w:rFonts w:eastAsia="SimSun"/>
            <w:lang w:val="en-GB" w:eastAsia="zh-CN"/>
          </w:rPr>
          <w:fldChar w:fldCharType="end"/>
        </w:r>
        <w:r w:rsidR="00A24A3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"10.1002/2017JD028146",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high-altitude injection case using 24\u00a0Tg\u00a0SO2/year at 30\u00a0hPa (\u224825-km altitude) and a low-altitude injection case using 32\u00a0Tg\u00a0SO2/year injections at 70\u00a0hPa (between 19- and 20-km altitude), with annual injections divided equally between 15\u00b0N and 15\u00b0S. Both cases result in a warming of the lower tropical stratosphere up to 10 and 15\u00b0C for the high- and low-altitude injection case and in substantial increases of stratospheric water vapor of up to 2 and 4\u00a0ppm, respectively, compared to no geoengineering conditions. Polar column ozone in the Northern Hemisphere is reduced by up to 18\\% in March for the high-altitude injection case and up to 8\\% for the low-altitude injection case. However, for winter middle and high northern latitudes, low-altitude injections result in greater column ozone values than without geoengineering. These changes are mostly driven by dynamics and advection. Antarctic column ozone in 2042\u20132049 does not recover from present-day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w:delInstrText>
        </w:r>
        <w:r w:rsidR="00615634" w:rsidRPr="001A4DE9" w:rsidDel="0033785F">
          <w:rPr>
            <w:rFonts w:eastAsia="SimSun"/>
            <w:lang w:eastAsia="zh-CN"/>
          </w:rPr>
          <w:delInstrText>, "parse-names" : false, "suffix" : "" }, { "dropping-particle" : "", "family" : "Kinnison", "given" : "Douglas E", "non-dropping-particle" : "", "parse-names" : false, "suffix" : "" }, { "dropping-particle" : "", "family" : "Lamarque", "given" : "Jean-Francois",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"ITEM-1", "issue" : "9", "issued" : { "date-parts" : [ [ "2018" ] ] }, "page" : "4654-4673", "title" : "Effects of Different Stratospheric SO2 Injection Altitudes on Stratospheric Chemistry and Dynamics", "translator" : [ { "dropping-particle" : "", "family" : "K5034", "given" : "", "non-dropping-particle" : "", "parse-names" : false, "suffix" : "" } ], "type" : "article-journal", "volume" : "123" }, "uris" : [ "http://www.mendeley.com/documents/?uuid=f5306451-bc09-4cb5-b5b3-6c7eff9530e1" ] } ], "mendeley" : { "formattedCitation" : "(Tilmes et al., 2018b)", "plainTextFormattedCitation" : "(Tilmes et al., 2018b)", "previouslyFormattedCitation" : "(Tilmes et al., 2018b)" }, "properties" : { "noteIndex" : 0 }, "schema" : "https://github.com/citation-style-language/schema/raw/master/csl-citation.json" }</w:delInstrText>
        </w:r>
        <w:r w:rsidR="00A24A30" w:rsidRPr="003862D0" w:rsidDel="0033785F">
          <w:rPr>
            <w:rFonts w:eastAsia="SimSun"/>
            <w:lang w:val="en-GB" w:eastAsia="zh-CN"/>
          </w:rPr>
          <w:fldChar w:fldCharType="separate"/>
        </w:r>
        <w:r w:rsidR="00016735" w:rsidDel="0033785F">
          <w:rPr>
            <w:rFonts w:eastAsia="SimSun"/>
            <w:noProof/>
            <w:lang w:eastAsia="zh-CN"/>
          </w:rPr>
          <w:delText>(Tilmes et al., 2018b)</w:delText>
        </w:r>
        <w:r w:rsidR="00A24A30"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eastAsia="zh-CN"/>
          </w:rPr>
          <w:delInstrText>ADDIN CSL_CITATION { "citationItems" : [ { "id" : "ITEM-1", "itemData" : { "DOI" : "10.5194/acp-17-11913-2017", "author" : [ { "dropping-particle" : "", "family" : "Xia", "given</w:delInstrText>
        </w:r>
        <w:r w:rsidR="00615634" w:rsidRPr="003741E9" w:rsidDel="0033785F">
          <w:rPr>
            <w:rFonts w:eastAsia="SimSun"/>
            <w:lang w:val="en-US" w:eastAsia="zh-CN"/>
          </w:rPr>
          <w:delInstrText>"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"K5078", "given" : "", "non-dropping-particle" : "", "parse-names" : false, "suffix" : "" } ], "type" : "article-journal", "volume" : "17" }, "uris" : [ "http://www.mendeley.com/documents/?uuid=01bb22df-e00b-40fc-ac59-dd68350b6c75", "http://www.mendeley.com/documents/?uuid=88d6c914-bc5c-48d9-a5b1-9020960a81d0", "http://www.mendeley.com/documents/?uuid=edc23c88-ca2a-4743-a766-31fe8378b028" ] } ], "mendeley" : { "formattedCitation" : "(Xia et al., 2017)", "plainTextFormattedCitation" : "(Xia et al., 2017)", "previouslyFormattedCitation" : "(Xia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RPr="003741E9" w:rsidDel="0033785F">
          <w:rPr>
            <w:rFonts w:eastAsia="SimSun"/>
            <w:noProof/>
            <w:lang w:val="en-US" w:eastAsia="zh-CN"/>
          </w:rPr>
          <w:delText>(Xia et al., 2017)</w:delText>
        </w:r>
        <w:r w:rsidRPr="003862D0" w:rsidDel="0033785F">
          <w:rPr>
            <w:rFonts w:eastAsia="SimSun"/>
            <w:lang w:val="en-GB" w:eastAsia="zh-CN"/>
          </w:rPr>
          <w:fldChar w:fldCharType="end"/>
        </w:r>
      </w:del>
      <w:bookmarkEnd w:id="4558"/>
      <w:r w:rsidRPr="003741E9">
        <w:rPr>
          <w:rFonts w:eastAsia="SimSun"/>
          <w:lang w:val="en-US" w:eastAsia="zh-CN"/>
        </w:rPr>
        <w:t xml:space="preserve">. </w:t>
      </w:r>
      <w:r w:rsidRPr="00AF47C0">
        <w:rPr>
          <w:rFonts w:eastAsia="SimSun"/>
          <w:lang w:val="en-GB" w:eastAsia="zh-CN"/>
        </w:rPr>
        <w:t>Injection of non-</w:t>
      </w:r>
      <w:r w:rsidR="001801A3" w:rsidRPr="00AF47C0">
        <w:rPr>
          <w:rFonts w:eastAsia="SimSun"/>
          <w:lang w:val="en-GB" w:eastAsia="zh-CN"/>
        </w:rPr>
        <w:t>sulphate</w:t>
      </w:r>
      <w:r w:rsidRPr="00AF47C0">
        <w:rPr>
          <w:rFonts w:eastAsia="SimSun"/>
          <w:lang w:val="en-GB" w:eastAsia="zh-CN"/>
        </w:rPr>
        <w:t xml:space="preserve"> aerosols</w:t>
      </w:r>
      <w:r w:rsidR="00DE08BB" w:rsidRPr="00AF47C0">
        <w:rPr>
          <w:rFonts w:eastAsia="SimSun"/>
          <w:lang w:val="en-GB" w:eastAsia="zh-CN"/>
        </w:rPr>
        <w:t xml:space="preserve"> </w:t>
      </w:r>
      <w:r w:rsidRPr="00AF47C0">
        <w:rPr>
          <w:rFonts w:eastAsia="SimSun"/>
          <w:lang w:val="en-GB" w:eastAsia="zh-CN"/>
        </w:rPr>
        <w:t xml:space="preserve">is </w:t>
      </w:r>
      <w:r w:rsidRPr="00AF47C0">
        <w:rPr>
          <w:rFonts w:eastAsia="SimSun"/>
          <w:i/>
          <w:lang w:val="en-GB" w:eastAsia="zh-CN"/>
        </w:rPr>
        <w:t>likely</w:t>
      </w:r>
      <w:r w:rsidRPr="00AF47C0">
        <w:rPr>
          <w:rFonts w:eastAsia="SimSun"/>
          <w:lang w:val="en-GB" w:eastAsia="zh-CN"/>
        </w:rPr>
        <w:t xml:space="preserve"> to result in less stratospheric heating and ozone loss</w:t>
      </w:r>
      <w:ins w:id="4562" w:author="Robin Matthews" w:date="2021-06-16T18:11: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"http://www.mendeley.com/documents/?uuid=c2c8bcea-aa19-48ab-a91e-8319a7025ddb", "http://www.mendeley.com/documents/?uuid=53a92e5e-eac9-417e-945c-b971187f2663", "http://www.mendeley.com/documents/?uuid=ba4bd43c-4a1e-4041-8afc-3fd414a885c0" ] }, { "id" : "ITEM-2",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"ITEM-2",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"id" : "ITEM-3",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"ITEM-3",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Weisenstein et al., 2015; Keith et al., 2016)", "plainTextFormattedCitation" : "(Pope et al., 2012; Weisenstein et al., 2015; Keith et al., 2016)", "previouslyFormattedCitation" : "(Pope et al., 2012; Weisenstein et al., 2015; Keith et al., 2016)" }, "properties" : { "noteIndex" : 0 }, "schema" : "https://github.com/citation-style-language/schema/raw/master/csl-citation.json" }</w:instrText>
      </w:r>
      <w:ins w:id="4563" w:author="Robin Matthews" w:date="2021-06-16T18:11:00Z">
        <w:r w:rsidR="0033785F">
          <w:rPr>
            <w:rFonts w:eastAsia="SimSun"/>
            <w:lang w:eastAsia="zh-CN"/>
          </w:rPr>
          <w:fldChar w:fldCharType="separate"/>
        </w:r>
        <w:r w:rsidR="0033785F" w:rsidRPr="000D014A">
          <w:rPr>
            <w:rFonts w:eastAsia="SimSun"/>
            <w:noProof/>
            <w:lang w:eastAsia="zh-CN"/>
          </w:rPr>
          <w:t>(Pope et al., 2012; Weisenstein et al., 2015; Keith et al., 2016)</w:t>
        </w:r>
        <w:r w:rsidR="0033785F">
          <w:rPr>
            <w:rFonts w:eastAsia="SimSun"/>
            <w:lang w:eastAsia="zh-CN"/>
          </w:rPr>
          <w:fldChar w:fldCharType="end"/>
        </w:r>
      </w:ins>
      <w:del w:id="4564" w:author="Robin Matthews" w:date="2021-06-16T18:11:00Z">
        <w:r w:rsidRPr="00AF47C0" w:rsidDel="0033785F">
          <w:rPr>
            <w:rFonts w:eastAsia="SimSun"/>
            <w:lang w:val="en-GB" w:eastAsia="zh-CN"/>
          </w:rPr>
          <w:delText xml:space="preserve"> </w:delText>
        </w:r>
        <w:bookmarkStart w:id="4565" w:name="_Hlk74759509"/>
        <w:r w:rsidRPr="003862D0" w:rsidDel="0033785F">
          <w:rPr>
            <w:rFonts w:eastAsia="SimSun"/>
            <w:lang w:val="en-GB" w:eastAsia="zh-CN"/>
          </w:rPr>
          <w:fldChar w:fldCharType="begin" w:fldLock="1"/>
        </w:r>
        <w:r w:rsidR="00615634" w:rsidRPr="00AF47C0" w:rsidDel="0033785F">
          <w:rPr>
            <w:rFonts w:eastAsia="SimSun"/>
            <w:lang w:val="en-GB" w:eastAsia="zh-CN"/>
          </w:rPr>
          <w:delInstrText>ADDIN CSL_CITATION { "citationItems" : [ { "id" : "ITEM-1", "itemData" : { "DOI" : "10.1073/pnas.1615572113", "ISSN" : "0027-8424", "abstract" : "The combination of emissions cuts and solar geoengineering could reduce climate risks in ways that cannot be achieved by emissions cuts alone: It could keep Earth under the 1.5-degree mark agreed at Paris, and it might stop sea level rise this century. However, this promise comes with many risks. Injection of sulfuric acid into the stratosphere, for example, would damage the ozone layer. Injection of calcite (or limestone) particles rather than sulfuric acid could counter ozone loss by neutralizing acids resulting from anthropogenic emissions, acids that contribute to the chemical cycles that destroy stratospheric ozone. Calcite aerosol geoengineering may cool the planet while simultaneously repairing the ozone layer.Injecting sulfate aerosol into the stratosphere, the most frequently analyzed proposal for solar geoengineering, may reduce some climate risks, but it would also entail new risks, including ozone loss and heating of the lower tropical stratosphere, which, in turn, would increase water vapor concentration causing additional ozone loss and surface warming. We propose a method for stratospheric aerosol climate modification that uses a solid aerosol composed of alkaline metal salts that will convert hydrogen halides and nitr</w:delInstrText>
        </w:r>
        <w:r w:rsidR="00615634" w:rsidDel="0033785F">
          <w:rPr>
            <w:rFonts w:eastAsia="SimSun"/>
            <w:lang w:val="en-US" w:eastAsia="zh-CN"/>
          </w:rPr>
          <w:delInstrText>ic and sulfuric acids into stable salts to enable stratospheric geoengineering while reducing or reversing ozone depletion. Rather than minimizing reactive effects by reducing surface area using high refractive index materials, this method tailors the chemical reactivity. Specifically, we calculate that injection of calcite (CaCO3) aerosol particles might reduce net radiative forcing while simultaneously increasing column ozone toward its preanthropogenic baseline. A radiative forcing of -1 W.m-2, for example, might be achieved with a simultaneous 3.8\\% increase in column ozone using 2.1 Tg.y-1 of 275-nm radius calcite aerosol. Moreover, the radiative heating of the lower stratosphere would be roughly 10-fold less than if that same radiative forcing had been produced using sulfate aerosol. Although solar geoengineering cannot substitute for emissions cuts, it may supplement them by reducing some of the risks of climate change. Further research on this and similar methods could lead to reductions in risks and improved efficacy of solar geoengineering methods.", "author" : [ { "dropping-particle" : "", "family" : "Keith", "given" : "David W", "non-dropping-particle" : "", "parse-names" : false, "suffix" : "" }, { "dropping-particle" : "", "family" : "Weisenstein", "given" : "Debra K", "non-dropping-particle" : "", "parse-names" : false, "suffix" : "" }, { "dropping-particle" : "", "family" : "Dykema", "given" : "John A", "non-dropping-particle" : "", "parse-names" : false, "suffix" : "" }, { "dropping-particle" : "", "family" : "Keutsch", "given" : "Frank N", "non-dropping-particle" : "", "parse-names" : false, "suffix" : "" } ], "container-title" : "Proceedings of the National Academy of Sciences", "id" : "ITEM-1", "issue" : "52", "issued" : { "date-parts" : [ [ "2016" ] ] }, "page" : "14910-14914", "publisher" : "National Academy of Sciences", "title" : "Stratospheric solar geoengineering without ozone loss", "translator" : [ { "dropping-particle" : "", "family" : "K5077", "given" : "", "non-dropping-particle" : "", "parse-names" : false, "suffix" : "" } ], "type" : "article-journal", "volume" : "113" }, "uris" : [ "http://www.mendeley.com/documents/?uuid=c2c8bcea-aa19-48ab-a91e-8319a7025ddb", "http://www.mendeley.com/documents/?uuid=53a92e5e-eac9-417e-945c-b971187f2663", "http://www.mendeley.com/documents/?uuid=ba4bd43c-4a1e-4041-8afc-3fd414a885c0" ] } ], "mendeley" : { "formattedCitation" : "(Keith et al., 2016)", "plainTextFormattedCitation" : "(Keith et al., 2016)", "previouslyFormattedCitation" : "(Keith et al., 2016)"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(Keith et al., 2016)</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"10.5194/acp-15-11835-2015", "author" : [ { "dropping-particle" : "", "family" : "Weisenstein", "given" : "Debra", "non-dropping-particle" : "", "parse-names" : false, "suffix" : "" }, { "dropping-particle" : "", "family" : "Keith", "given" : "David", "non-dropping-particle" : "", "parse-names" : false, "suffix" : "" }, { "dropping-particle" : "", "family" : "Dykema", "given" : "John", "non-dropping-particle" : "", "parse-names" : false, "suffix" : "" } ], "container-title" : "Atmospheric Chemistry and Physics", "id" : "ITEM-1", "issued" : { "date-parts" : [ [ "2015" ] ] }, "page" : "11835-11859", "title" : "Solar geoengineering using solid aerosol in the stratosphere", "translator" : [ { "dropping-particle" : "", "family" : "K5063", "given" : "", "non-dropping-particle" : "", "parse-names" : false, "suffix" : "" } ], "type" : "article-journal", "volume" : "15" }, "uris" : [ "http://www.mendeley.com/documents/?uuid=68098234-bce6-4450-892d-e64e8b28bf14", "http://www.mendeley.com/documents/?uuid=505bfdd9-35d4-4bf4-93cb-a3bccf901a5b", "http://www.mendeley.com/documents/?uuid=5bb5f406-3f8b-46da-80e0-6bc374fcda04" ] } ], "mendeley" : { "formattedCitation" : "(Weisenstein et al., 2015)", "plainTextFormattedCitation" : "(Weisenstein et al., 2015)", "previouslyFormattedCitation" : "(Weisenstein et al., 2015)"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(Weisenstein et al., 2015)</w:delText>
        </w:r>
        <w:r w:rsidRPr="003862D0" w:rsidDel="0033785F">
          <w:rPr>
            <w:rFonts w:eastAsia="SimSun"/>
            <w:lang w:val="en-GB" w:eastAsia="zh-CN"/>
          </w:rPr>
          <w:fldChar w:fldCharType="end"/>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"10.1038/nclimate1528", "ISSN" : "1758-6798", "abstract" : "This Perspective investigates the optimal properties of aerosol particles that might be considered for solar-radiation management techniques using stratospheric particle injections. The study shows that aerosol materials other than sulphuric acid are possibly better suited for potential solar-radiation management geoengineering activities aimed at mitigating global warming.", "author" : [ { "dropping-particle" : "", "family" : "Pope", "given" : "F D", "non-dropping-particle" : "", "parse-names" : false, "suffix" : "" }, { "dropping-particle" : "", "family" : "Braesicke", "given" : "P", "non-dropping-particle" : "", "parse-names" : false, "suffix" : "" }, { "dropping-particle" : "", "family" : "Grainger", "given" : "R G", "non-dropping-particle" : "", "parse-names" : false, "suffix" : "" }, { "dropping-particle" : "", "family" : "Kalberer", "given" : "M", "non-dropping-particle" : "", "parse-names" : false, "suffix" : "" }, { "dropping-particle" : "", "family" : "Watson", "given" : "I M", "non-dropping-particle" : "", "parse-names" : false, "suffix" : "" }, { "dropping-particle" : "", "family" : "Davidson", "given" : "P J", "non-dropping-particle" : "", "parse-names" : false, "suffix" : "" }, { "dropping-particle" : "", "family" : "Cox", "given" : "R A", "non-dropping-particle" : "", "parse-names" : false, "suffix" : "" } ], "container-title" : "Nature Climate Change", "id" : "ITEM-1", "issue" : "10", "issued" : { "date-parts" : [ [ "2012" ] ] }, "page" : "713-719", "title" : "Stratospheric aerosol particles and solar-radiation management", "translator" : [ { "dropping-particle" : "", "family" : "K5022", "given" : "", "non-dropping-particle" : "", "parse-names" : false, "suffix" : "" } ], "type" : "article-journal", "volume" : "2" }, "uris" : [ "http://www.mendeley.com/documents/?uuid=fb5862e3-3ff2-4187-a1ef-437be157e4b5", "http://www.mendeley.com/documents/?uuid=47d471c1-ca75-4274-91e2-efd636366728" ] } ], "mendeley" : { "formattedCitation" : "(Pope et al., 2012)", "plainTextFormattedCitation" : "(Pope et al., 2012)", "previouslyFormattedCitation" : "(Pope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(Pope et al., 2012)</w:delText>
        </w:r>
        <w:r w:rsidRPr="003862D0" w:rsidDel="0033785F">
          <w:rPr>
            <w:rFonts w:eastAsia="SimSun"/>
            <w:lang w:val="en-GB" w:eastAsia="zh-CN"/>
          </w:rPr>
          <w:fldChar w:fldCharType="end"/>
        </w:r>
      </w:del>
      <w:bookmarkEnd w:id="4565"/>
      <w:r w:rsidRPr="003862D0">
        <w:rPr>
          <w:rFonts w:eastAsia="SimSun"/>
          <w:lang w:val="en-GB" w:eastAsia="zh-CN"/>
        </w:rPr>
        <w:t xml:space="preserve">. One side effect of SAI is increased </w:t>
      </w:r>
      <w:r w:rsidR="001801A3" w:rsidRPr="003862D0">
        <w:rPr>
          <w:rFonts w:eastAsia="SimSun"/>
          <w:lang w:val="en-GB" w:eastAsia="zh-CN"/>
        </w:rPr>
        <w:t>sulphate</w:t>
      </w:r>
      <w:r w:rsidRPr="003862D0">
        <w:rPr>
          <w:rFonts w:eastAsia="SimSun"/>
          <w:lang w:val="en-GB" w:eastAsia="zh-CN"/>
        </w:rPr>
        <w:t xml:space="preserve"> deposition at surface. A recent </w:t>
      </w:r>
      <w:r w:rsidR="001801A3" w:rsidRPr="003862D0">
        <w:rPr>
          <w:rFonts w:eastAsia="SimSun"/>
          <w:lang w:val="en-GB" w:eastAsia="zh-CN"/>
        </w:rPr>
        <w:t>modelling</w:t>
      </w:r>
      <w:r w:rsidRPr="003862D0">
        <w:rPr>
          <w:rFonts w:eastAsia="SimSun"/>
          <w:lang w:val="en-GB" w:eastAsia="zh-CN"/>
        </w:rPr>
        <w:t xml:space="preserve"> study indicates that to maintain global temperature at 2020 levels under RCP 8.5, increased </w:t>
      </w:r>
      <w:r w:rsidR="001801A3" w:rsidRPr="003862D0">
        <w:rPr>
          <w:rFonts w:eastAsia="SimSun"/>
          <w:lang w:val="en-GB" w:eastAsia="zh-CN"/>
        </w:rPr>
        <w:t>sulphate</w:t>
      </w:r>
      <w:r w:rsidRPr="003862D0">
        <w:rPr>
          <w:rFonts w:eastAsia="SimSun"/>
          <w:lang w:val="en-GB" w:eastAsia="zh-CN"/>
        </w:rPr>
        <w:t xml:space="preserve"> deposition from stratospheric </w:t>
      </w:r>
      <w:r w:rsidR="001801A3" w:rsidRPr="003862D0">
        <w:rPr>
          <w:rFonts w:eastAsia="SimSun"/>
          <w:lang w:val="en-GB" w:eastAsia="zh-CN"/>
        </w:rPr>
        <w:t>sulphate</w:t>
      </w:r>
      <w:r w:rsidRPr="003862D0">
        <w:rPr>
          <w:rFonts w:eastAsia="SimSun"/>
          <w:lang w:val="en-GB" w:eastAsia="zh-CN"/>
        </w:rPr>
        <w:t xml:space="preserve"> injection could be globally balanced by the projected decrease in tropospheric anthropogenic SO</w:t>
      </w:r>
      <w:r w:rsidRPr="003862D0">
        <w:rPr>
          <w:rFonts w:eastAsia="SimSun"/>
          <w:vertAlign w:val="subscript"/>
          <w:lang w:val="en-GB" w:eastAsia="zh-CN"/>
        </w:rPr>
        <w:t>2</w:t>
      </w:r>
      <w:r w:rsidRPr="003862D0">
        <w:rPr>
          <w:rFonts w:eastAsia="SimSun"/>
          <w:lang w:val="en-GB" w:eastAsia="zh-CN"/>
        </w:rPr>
        <w:t xml:space="preserve"> emission</w:t>
      </w:r>
      <w:ins w:id="4566" w:author="Sara M Tuson" w:date="2021-07-20T20:57:00Z">
        <w:r w:rsidR="00571C5E">
          <w:rPr>
            <w:rFonts w:eastAsia="SimSun"/>
            <w:lang w:val="en-GB" w:eastAsia="zh-CN"/>
          </w:rPr>
          <w:t>s</w:t>
        </w:r>
      </w:ins>
      <w:r w:rsidRPr="003862D0">
        <w:rPr>
          <w:rFonts w:eastAsia="SimSun"/>
          <w:lang w:val="en-GB" w:eastAsia="zh-CN"/>
        </w:rPr>
        <w:t xml:space="preserve">, but the spatial distribution of </w:t>
      </w:r>
      <w:r w:rsidR="001801A3" w:rsidRPr="003862D0">
        <w:rPr>
          <w:rFonts w:eastAsia="SimSun"/>
          <w:lang w:val="en-GB" w:eastAsia="zh-CN"/>
        </w:rPr>
        <w:t>sulphate</w:t>
      </w:r>
      <w:r w:rsidRPr="003862D0">
        <w:rPr>
          <w:rFonts w:eastAsia="SimSun"/>
          <w:lang w:val="en-GB" w:eastAsia="zh-CN"/>
        </w:rPr>
        <w:t xml:space="preserve"> deposition would move from low to high latitudes </w:t>
      </w:r>
      <w:r w:rsidRPr="003862D0">
        <w:rPr>
          <w:rFonts w:eastAsia="SimSun"/>
          <w:lang w:val="en-GB" w:eastAsia="zh-CN"/>
        </w:rPr>
        <w:fldChar w:fldCharType="begin" w:fldLock="1"/>
      </w:r>
      <w:r w:rsidR="00615634">
        <w:rPr>
          <w:rFonts w:eastAsia="SimSun"/>
          <w:lang w:val="en-GB" w:eastAsia="zh-CN"/>
        </w:rPr>
        <w:instrText>ADDIN CSL_CITATION { "citationItems" : [ { "id" : "ITEM-1", "itemData" : { "abstract" : "The problem of reducing the impacts of rising anthropogenic greenhouse gas on warming temperatures has led to the proposal of using stratospheric aerosols to reflect some of the incoming solar radiation back to space. The deliberate injection of sulfur into the stratosphere to form stratospheric sulfate aerosols, emulating volcanoes, will result in sulfate deposition to the surface. We consider here an extreme sulfate geoengineering scenario necessary to maintain temperatures at 2020 levels while greenhouse gas emissions continue to grow unabated. We show that the amount of stratospheric sulfate needed could be globally balanced by the predicted decrease in tropospheric anthropogenic SO2 emissions, but the spatial distribution would move from industrialized regions to pristine areas. We show how these changes would affect ecosystems differently depending on present day observations of soil pH, which we use to infer the potential for acid-induced aluminum toxicity across the planet.", "author" : [ { "dropping-particle" : "", "family" : "Visioni", "given" : "Daniele", "non-dropping-particle" : "", "parse-names" : false, "suffix" : "" }, { "dropping-particle" : "", "family" : "Slessarev", "given" : "Eric", "non-dropping-particle" : "", "parse-names" : false, "suffix" : "" }, { "dropping-particle" : "", "family" : "MacMartin", "given" : "Douglas", "non-dropping-particle" : "", "parse-names" : false, "suffix" : "" }, { "dropping-particle" : "", "family" : "Mahowald", "given" : "Natalie M", "non-dropping-particle" : "", "parse-names" : false, "suffix" : "" }, { "dropping-particle" : "", "family" : "Goodale", "given" : "Christine L", "non-dropping-particle" : "", "parse-names" : false, "suffix" : "" }, { "dropping-particle" : "", "family" : "Xia", "given" : "Lili", "non-dropping-particle" : "", "parse-names" : false, "suffix" : "" } ], "container-title" : "Environmental Research Letters", "id" : "ITEM-1", "issued" : { "date-parts" : [ [ "2020" ] ] }, "title" : "What goes up must come down: impacts of deposition in a sulfate geoengineering scenario", "translator" : [ { "dropping-particle" : "", "family" : "K5065", "given" : "", "non-dropping-particle" : "", "parse-names" : false, "suffix" : "" } ], "type" : "article-journal" }, "uris" : [ "http://www.mendeley.com/documents/?uuid=ce873d01-da6f-477d-992d-f18d376f0b5f", "http://www.mendeley.com/documents/?uuid=88d193bf-1c2b-4c4d-a8ba-90b4bd15d119", "http://www.mendeley.com/documents/?uuid=214ee11d-7721-4061-8dd6-2b1d4ea31de4" ] } ], "mendeley" : { "formattedCitation" : "(Visioni et al., 2020c)", "plainTextFormattedCitation" : "(Visioni et al., 2020c)", "previouslyFormattedCitation" : "(Visioni et al., 2020c)"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(Visioni et al., 2020c)</w:t>
      </w:r>
      <w:r w:rsidRPr="003862D0">
        <w:rPr>
          <w:rFonts w:eastAsia="SimSun"/>
          <w:lang w:val="en-GB" w:eastAsia="zh-CN"/>
        </w:rPr>
        <w:fldChar w:fldCharType="end"/>
      </w:r>
      <w:r w:rsidRPr="003862D0">
        <w:rPr>
          <w:rFonts w:eastAsia="SimSun"/>
          <w:lang w:val="en-GB" w:eastAsia="zh-CN"/>
        </w:rPr>
        <w:t xml:space="preserve">.    </w:t>
      </w:r>
    </w:p>
    <w:bookmarkEnd w:id="4530"/>
    <w:p w14:paraId="31E74FB0" w14:textId="77777777" w:rsidR="003E7C11" w:rsidRPr="003862D0" w:rsidRDefault="003E7C11" w:rsidP="003E7C11">
      <w:pPr>
        <w:pStyle w:val="AR6BodyText"/>
        <w:rPr>
          <w:lang w:val="en-GB"/>
        </w:rPr>
      </w:pPr>
    </w:p>
    <w:p w14:paraId="11E8DC12" w14:textId="625340D9" w:rsidR="003E7C11" w:rsidRPr="003862D0" w:rsidRDefault="003E7C11">
      <w:pPr>
        <w:pStyle w:val="AR6Chap4Level441111"/>
        <w:pPrChange w:id="4567" w:author="Tom Maycock" w:date="2021-09-07T10:34:00Z">
          <w:pPr>
            <w:pStyle w:val="AR6BodyText"/>
          </w:pPr>
        </w:pPrChange>
      </w:pPr>
      <w:r w:rsidRPr="003862D0">
        <w:t xml:space="preserve">Marine cloud brightening </w:t>
      </w:r>
      <w:del w:id="4568" w:author="Ian Blenkinsop" w:date="2021-07-27T16:17:00Z">
        <w:r w:rsidRPr="003862D0" w:rsidDel="002A7B42">
          <w:delText>(MCB)</w:delText>
        </w:r>
      </w:del>
    </w:p>
    <w:p w14:paraId="2D4F5CCE" w14:textId="2C0B0A71" w:rsidR="003E7C11" w:rsidRPr="003862D0" w:rsidRDefault="002A7B42" w:rsidP="003E7C11">
      <w:pPr>
        <w:pStyle w:val="AR6BodyText"/>
        <w:rPr>
          <w:rFonts w:eastAsia="SimSun"/>
          <w:lang w:val="en-GB" w:eastAsia="zh-CN"/>
        </w:rPr>
      </w:pPr>
      <w:ins w:id="4569" w:author="Ian Blenkinsop" w:date="2021-07-27T16:17:00Z">
        <w:r>
          <w:rPr>
            <w:rFonts w:eastAsia="SimSun"/>
            <w:lang w:val="en-GB" w:eastAsia="zh-CN"/>
          </w:rPr>
          <w:t>Marine cloud brightening (</w:t>
        </w:r>
      </w:ins>
      <w:r w:rsidR="003E7C11" w:rsidRPr="003862D0">
        <w:rPr>
          <w:rFonts w:eastAsia="SimSun"/>
          <w:lang w:val="en-GB" w:eastAsia="zh-CN"/>
        </w:rPr>
        <w:t>MCB</w:t>
      </w:r>
      <w:ins w:id="4570" w:author="Ian Blenkinsop" w:date="2021-07-27T16:17:00Z">
        <w:r>
          <w:rPr>
            <w:rFonts w:eastAsia="SimSun"/>
            <w:lang w:val="en-GB" w:eastAsia="zh-CN"/>
          </w:rPr>
          <w:t>)</w:t>
        </w:r>
      </w:ins>
      <w:r w:rsidR="003E7C11" w:rsidRPr="003862D0">
        <w:rPr>
          <w:rFonts w:eastAsia="SimSun"/>
          <w:lang w:val="en-GB" w:eastAsia="zh-CN"/>
        </w:rPr>
        <w:t xml:space="preserve"> involves injecting small aerosols such as sea salt into the base of marine </w:t>
      </w:r>
      <w:r w:rsidR="001801A3" w:rsidRPr="003862D0">
        <w:rPr>
          <w:rFonts w:eastAsia="SimSun"/>
          <w:lang w:val="en-GB" w:eastAsia="zh-CN"/>
        </w:rPr>
        <w:t>stratocumulus</w:t>
      </w:r>
      <w:r w:rsidR="003E7C11" w:rsidRPr="003862D0">
        <w:rPr>
          <w:rFonts w:eastAsia="SimSun"/>
          <w:lang w:val="en-GB" w:eastAsia="zh-CN"/>
        </w:rPr>
        <w:t xml:space="preserve"> clouds</w:t>
      </w:r>
      <w:r w:rsidR="002C3234" w:rsidRPr="003862D0">
        <w:rPr>
          <w:rFonts w:eastAsia="SimSun"/>
          <w:lang w:val="en-GB" w:eastAsia="zh-CN"/>
        </w:rPr>
        <w:t xml:space="preserve"> where the</w:t>
      </w:r>
      <w:r w:rsidR="003E7C11" w:rsidRPr="003862D0">
        <w:rPr>
          <w:rFonts w:eastAsia="SimSun"/>
          <w:lang w:val="en-GB" w:eastAsia="zh-CN"/>
        </w:rPr>
        <w:t xml:space="preserve"> aerosols act as cloud condensation nuclei (CCN). In the absence of other changes, an increase in CCN would produce </w:t>
      </w:r>
      <w:r w:rsidR="00757A62" w:rsidRPr="003862D0">
        <w:rPr>
          <w:rFonts w:eastAsia="SimSun"/>
          <w:lang w:val="en-GB" w:eastAsia="zh-CN"/>
        </w:rPr>
        <w:t xml:space="preserve">higher </w:t>
      </w:r>
      <w:r w:rsidR="003E7C11" w:rsidRPr="003862D0">
        <w:rPr>
          <w:rFonts w:eastAsia="SimSun"/>
          <w:lang w:val="en-GB" w:eastAsia="zh-CN"/>
        </w:rPr>
        <w:t xml:space="preserve">cloud droplet number concentration with reduced droplet sizes, increasing cloud albedo. Increased droplet concentration may also increase cloud water content and optical thickness, but recent studies </w:t>
      </w:r>
      <w:r w:rsidR="00757A62" w:rsidRPr="003862D0">
        <w:rPr>
          <w:rFonts w:eastAsia="SimSun"/>
          <w:lang w:val="en-GB" w:eastAsia="zh-CN"/>
        </w:rPr>
        <w:t xml:space="preserve">suggest </w:t>
      </w:r>
      <w:r w:rsidR="003E7C11" w:rsidRPr="003862D0">
        <w:rPr>
          <w:rFonts w:eastAsia="SimSun"/>
          <w:lang w:val="en-GB" w:eastAsia="zh-CN"/>
        </w:rPr>
        <w:t>that liquid water path response to anthropogenic aerosol</w:t>
      </w:r>
      <w:r w:rsidR="00F72148" w:rsidRPr="003862D0">
        <w:rPr>
          <w:rFonts w:eastAsia="SimSun"/>
          <w:lang w:val="en-GB" w:eastAsia="zh-CN"/>
        </w:rPr>
        <w:t>s</w:t>
      </w:r>
      <w:r w:rsidR="003E7C11" w:rsidRPr="003862D0">
        <w:rPr>
          <w:rFonts w:eastAsia="SimSun"/>
          <w:lang w:val="en-GB" w:eastAsia="zh-CN"/>
        </w:rPr>
        <w:t xml:space="preserve"> is weak due to the competing effects of suppressed precipitation and enhanced cloud water evaporation </w:t>
      </w:r>
      <w:r w:rsidR="003E7C11" w:rsidRPr="003862D0">
        <w:rPr>
          <w:rFonts w:eastAsia="SimSun"/>
          <w:lang w:val="en-GB" w:eastAsia="zh-CN"/>
        </w:rPr>
        <w:fldChar w:fldCharType="begin" w:fldLock="1"/>
      </w:r>
      <w:r w:rsidR="00615634">
        <w:rPr>
          <w:rFonts w:eastAsia="SimSun"/>
          <w:lang w:val="en-GB" w:eastAsia="zh-CN"/>
        </w:rPr>
        <w:instrText>ADDIN CSL_CITATION { "citationItems" : [ { "id" : "ITEM-1", "itemData" : { "DOI" : "10.1038/s41586-019-1423-9", "ISSN" : "1476-4687", "abstract" : "The cooling of the Earth\u2019s climate through the effects of anthropogenic aerosols on clouds offsets an unknown fraction of greenhouse gas warming. An increase in the amount of water inside liquid-phase clouds induced by aerosols, through the suppression of rain formation, has been postulated to lead to substantial cooling, which would imply that the Earth\u2019s surface temperature is highly sensitive to anthropogenic forcing. Here we provide direct observational evidence that, instead of a strong increase, aerosols cause a relatively weak average decrease in the amount of water in liquid-phase clouds compared with unpolluted clouds. Measurements of polluted clouds downwind of various anthropogenic sources\u2014such as oil refineries, smelters, coal-fired power plants, cities, wildfires and ships\u2014reveal that aerosol-induced cloud-water increases, caused by suppressed rain formation, and decreases, caused by enhanced evaporation of cloud water, partially cancel each other out. We estimate that the observed decrease in cloud water offsets 29% of the global climate-cooling effect caused by aerosol-induced increases in the concentration of cloud droplets. These findings invalidate the hypothesis that increases in cloud water cause a substantial climate cooling effect and translate into reduced uncertainty in projections of future climate.", "author" : [ { "dropping-particle" : "", "family" : "Toll", "given" : "Velle", "non-dropping-particle" : "", "parse-names" : false, "suffix" : "" }, { "dropping-particle" : "", "family" : "Christensen", "given" : "Matthew", "non-dropping-particle" : "", "parse-names" : false, "suffix" : "" }, { "dropping-particle" : "", "family" : "Quaas", "given" : "Johannes", "non-dropping-particle" : "", "parse-names" : false, "suffix" : "" }, { "dropping-particle" : "", "family" : "Bellouin", "given" : "Nicolas", "non-dropping-particle" : "", "parse-names" : false, "suffix" : "" } ], "container-title" : "Nature", "id" : "ITEM-1", "issue" : "7767", "issued" : { "date-parts" : [ [ "2019" ] ] }, "page" : "51-55", "title" : "Weak average liquid-cloud-water response to anthropogenic aerosols", "translator" : [ { "dropping-particle" : "", "family" : "K5066", "given" : "", "non-dropping-particle" : "", "parse-names" : false, "suffix" : "" } ], "type" : "article-journal", "volume" : "572" }, "uris" : [ "http://www.mendeley.com/documents/?uuid=a5104d19-943b-4649-b38a-8af949ebc3da", "http://www.mendeley.com/documents/?uuid=30ca9fcf-93a8-4e64-bb97-ed5983d053bc", "http://www.mendeley.com/documents/?uuid=caeddf79-f45b-4c64-8475-085bcb07939a" ] } ], "mendeley" : { "formattedCitation" : "(Toll et al., 2019)", "plainTextFormattedCitation" : "(Toll et al., 2019)", "previouslyFormattedCitation" : "(Toll et al., 2019)"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(Toll et al., 2019)</w:t>
      </w:r>
      <w:r w:rsidR="003E7C11" w:rsidRPr="003862D0">
        <w:rPr>
          <w:rFonts w:eastAsia="SimSun"/>
          <w:lang w:val="en-GB" w:eastAsia="zh-CN"/>
        </w:rPr>
        <w:fldChar w:fldCharType="end"/>
      </w:r>
      <w:r w:rsidR="003E7C11" w:rsidRPr="003862D0">
        <w:rPr>
          <w:rFonts w:eastAsia="SimSun"/>
          <w:lang w:val="en-GB" w:eastAsia="zh-CN"/>
        </w:rPr>
        <w:t>. A</w:t>
      </w:r>
      <w:r w:rsidR="00757A62" w:rsidRPr="003862D0">
        <w:rPr>
          <w:rFonts w:eastAsia="SimSun"/>
          <w:lang w:val="en-GB" w:eastAsia="zh-CN"/>
        </w:rPr>
        <w:t>n</w:t>
      </w:r>
      <w:r w:rsidR="003E7C11" w:rsidRPr="003862D0">
        <w:rPr>
          <w:rFonts w:eastAsia="SimSun"/>
          <w:lang w:val="en-GB" w:eastAsia="zh-CN"/>
        </w:rPr>
        <w:t xml:space="preserve"> analogue for MCB are reflective, persistent </w:t>
      </w:r>
      <w:r w:rsidR="007C77C0" w:rsidRPr="003862D0">
        <w:rPr>
          <w:rFonts w:eastAsia="SimSun"/>
          <w:lang w:val="en-GB" w:eastAsia="zh-CN"/>
        </w:rPr>
        <w:t>‘</w:t>
      </w:r>
      <w:r w:rsidR="003E7C11" w:rsidRPr="003862D0">
        <w:rPr>
          <w:rFonts w:eastAsia="SimSun"/>
          <w:lang w:val="en-GB" w:eastAsia="zh-CN"/>
        </w:rPr>
        <w:t>ship tracks</w:t>
      </w:r>
      <w:r w:rsidR="007C77C0" w:rsidRPr="003862D0">
        <w:rPr>
          <w:rFonts w:eastAsia="SimSun"/>
          <w:lang w:val="en-GB" w:eastAsia="zh-CN"/>
        </w:rPr>
        <w:t>’</w:t>
      </w:r>
      <w:r w:rsidR="003E7C11" w:rsidRPr="003862D0">
        <w:rPr>
          <w:rFonts w:eastAsia="SimSun"/>
          <w:lang w:val="en-GB" w:eastAsia="zh-CN"/>
        </w:rPr>
        <w:t xml:space="preserve"> observed after the passage of a sea-going vessel emitting combustion aerosols into susceptible clouds</w:t>
      </w:r>
      <w:del w:id="4571" w:author="Robin Matthews" w:date="2021-06-16T18:12:00Z">
        <w:r w:rsidR="00F72148" w:rsidRPr="003862D0" w:rsidDel="0033785F">
          <w:rPr>
            <w:rFonts w:eastAsia="SimSun"/>
            <w:lang w:val="en-GB" w:eastAsia="zh-CN"/>
          </w:rPr>
          <w:delText xml:space="preserve"> </w:delText>
        </w:r>
      </w:del>
      <w:bookmarkStart w:id="4572" w:name="_Hlk74759552"/>
      <w:ins w:id="4573" w:author="Robin Matthews" w:date="2021-06-16T18:12: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"10.5194/acp-12-8223-2012", "author" : [ { "dropping-particle" : "", "family" : "Chen", "given" : "Y.-C.", "non-dropping-particle" : "", "parse-names" : false, "suffix" : "" }, { "dropping-particle" : "", "family" : "Christensen", "given" : "M W", "non-dropping-particle" : "", "parse-names" : false, "suffix" : "" }, { "dropping-particle" : "", "family" : "Xue", "given" : "L", "non-dropping-particle" : "", "parse-names" : false, "suffix" : "" }, { "dropping-particle" : "", "family" : "Sorooshian", "given" : "A", "non-dropping-particle" : "", "parse-names" : false, "suffix" : "" }, { "dropping-particle" : "", "family" : "Stephens", "given" : "G L", "non-dropping-particle" : "", "parse-names" : false, "suffix" : "" }, { "dropping-particle" : "", "family" : "Rasmussen", "given" : "R M", "non-dropping-particle" : "", "parse-names" : false, "suffix" : "" }, { "dropping-particle" : "", "family" : "Seinfeld", "given" : "J H", "non-dropping-particle" : "", "parse-names" : false, "suffix" : "" } ], "container-title" : "Atmospheric Chemistry and Physics", "id" : "ITEM-1", "issue" : "17", "issued" : { "date-parts" : [ [ "2012" ] ] }, "page" : "8223-8235", "title" : "Occurrence of lower cloud albedo in ship tracks", "translator" : [ { "dropping-particle" : "", "family" : "K5021", "given" : "", "non-dropping-particle" : "", "parse-names" : false, "suffix" : "" } ], "type" : "article-journal", "volume" : "12" }, "uris" : [ "http://www.mendeley.com/documents/?uuid=062bb454-a42d-4a03-a15a-648a7ad323d7", "http://www.mendeley.com/documents/?uuid=667e71cb-b47f-43e5-aa08-863219ea98e8" ] }, { "id" : "ITEM-2", "itemData" : { "DOI" : "10.1029/2010JD014638", "ISSN" : "0148-0227", "abstract" : "Ship tracks observed by the Cloud-Aerosol Lidar with Orthogonal Polarization (CALIOP) were analyzed to determine the extent to which aerosol plumes from ships passing below marine stratocumulus alter the microphysical and macrophysical properties of the clouds. Moderate Resolution Imaging Spectroradiometer (MODIS) imagery was used to distinguish ship tracks embedded in closed, open, and undefined mesoscale cellular cloud structures. The impact of aerosol on the microphysical cloud properties in both the closed and open cell regimes were consistent with the changes predicted by the Twomey hypothesis. For the macrophysical changes, differences were observed between regimes. In the open cell regime, polluted clouds had significantly higher cloud tops (16\\%) and more liquid water (39\\%) than nearby unpolluted clouds. However, in the closed cell regime, polluted clouds exhibited no change in cloud top height and had less liquid water (\u22126\\%). Both microphysical (effective radius) and macrophysical (liquid water path) cloud properties contribute to a fractional change in cloud optical depth; in the closed cell regime the microphysical contribution was 3 times larger than the macrophysical contribution. However, the opposite was true in the open cell regime where the macrophysical contribution was nearly 2 times larger than the microphysical contribution because the aerosol probably increased cloud coverage. The results presented here demonstrate key differences aerosols have on the microphysical and macrophysical responses of boundary layer clouds between mesoscale stratocumulus convective regimes.", "author" : [ { "dropping-particle" : "", "family" : "Christensen", "given" : "Matthew W", "non-dropping-particle" : "", "parse-names" : false, "suffix" : "" }, { "dropping-particle" : "", "family" : "Stephens", "given" : "Graeme L", "non-dropping-particle" : "", "parse-names" : false, "suffix" : "" } ], "container-title" : "Journal of Geophysical Research: Atmospheres", "id" : "ITEM-2", "issue" : "D3", "issued" : { "date-parts" : [ [ "2011", "2", "1" ] ] }, "page" : "D03201", "title" : "Microphysical and macrophysical responses of marine stratocumulus polluted by underlying ships: Evidence of cloud deepening", "translator" : [ { "dropping-particle" : "", "family" : "K5079", "given" : "", "non-dropping-particle" : "", "parse-names" : false, "suffix" : "" } ], "type" : "article-journal", "volume" : "116" }, "uris" : [ "http://www.mendeley.com/documents/?uuid=b24eabe8-999c-4bf0-87a7-3a6bf1f7abc3", "http://www.mendeley.com/documents/?uuid=44ee8968-29db-4662-9670-0797f770b3f4", "http://www.mendeley.com/documents/?uuid=80df94c6-d17d-456f-8f6b-988205fe173b" ] }, { "id" : "ITEM-3", "itemData" : { "DOI" : "10.1029/2019GL084700", "abstract" : "Abstract The impact of aerosols on cloud properties is one of the leading uncertainties in the human forcing of the climate. Ships are large, isolated sources of aerosol creating linear cloud formations known as shiptracks. These are an ideal opportunity to identify and measure aerosol-cloud interactions. This work uses over 17,000 shiptracks during the implementation of fuel sulfur content regulations to demonstrate the central role of sulfate aerosol in ship exhaust for modifying clouds. By connecting individual shiptracks to transponder data, it is shown that almost half of shiptracks are likely undetected, masking a significant contribution to the climate impact of shipping. A pathway to retrieving ship sulfate emissions is demonstrated, showing how cloud observations could be used to monitor air pollution.", "author" : [ { "dropping-particle" : "", "family" : "Gryspeerdt", "given" : "Edward", "non-dropping-particle" : "", "parse-names" : false, "suffix" : "" }, { "dropping-particle" : "", "family" : "Smith", "given" : "Tristan W P", "non-dropping-particle" : "", "parse-names" : false, "suffix" : "" }, { "dropping-particle" : "", "family" : "O'Keeffe", "given" : "Eoin", "non-dropping-particle" : "", "parse-names" : false, "suffix" : "" }, { "dropping-particle" : "", "family" : "Christensen", "given" : "Matthew W", "non-dropping-particle" : "", "parse-names" : false, "suffix" : "" }, { "dropping-particle" : "", "family" : "Goldsworth", "given" : "Fraser W", "non-dropping-particle" : "", "parse-names" : false, "suffix" : "" } ], "container-title" : "Geophysical Research Letters", "id" : "ITEM-3", "issue" : "21", "issued" : { "date-parts" : [ [ "2019" ] ] }, "page" : "12547-12555", "title" : "The Impact of Ship Emission Controls Recorded by Cloud Properties", "translator" : [ { "dropping-particle" : "", "family" : "K4905", "given" : "", "non-dropping-particle" : "", "parse-names" : false, "suffix" : "" } ], "type" : "article-journal", "volume" : "46" }, "uris" : [ "http://www.mendeley.com/documents/?uuid=3451f97b-a69a-4726-9266-49f2eac3cf09", "http://www.mendeley.com/documents/?uuid=03b086b7-c783-4ff6-9f52-cbe0468cca5b", "http://www.mendeley.com/documents/?uuid=0d78a434-8210-48f6-b0dc-4c91b1e02320" ] } ], "mendeley" : { "formattedCitation" : "(Christensen and Stephens, 2011; Chen et al., 2012; Gryspeerdt et al., 2019)", "plainTextFormattedCitation" : "(Christensen and Stephens, 2011; Chen et al., 2012; Gryspeerdt et al., 2019)", "previouslyFormattedCitation" : "(Christensen and Stephens, 2011; Chen et al., 2012; Gryspeerdt et al., 2019)" }, "properties" : { "noteIndex" : 0 }, "schema" : "https://github.com/citation-style-language/schema/raw/master/csl-citation.json" }</w:instrText>
      </w:r>
      <w:ins w:id="4574" w:author="Robin Matthews" w:date="2021-06-16T18:12:00Z">
        <w:r w:rsidR="0033785F">
          <w:rPr>
            <w:rFonts w:eastAsia="SimSun"/>
            <w:lang w:eastAsia="zh-CN"/>
          </w:rPr>
          <w:fldChar w:fldCharType="separate"/>
        </w:r>
        <w:r w:rsidR="0033785F" w:rsidRPr="000D014A">
          <w:rPr>
            <w:rFonts w:eastAsia="SimSun"/>
            <w:noProof/>
            <w:lang w:eastAsia="zh-CN"/>
          </w:rPr>
          <w:t>(Christensen and Stephens, 2011; Chen et al., 2012; Gryspeerdt et al., 2019)</w:t>
        </w:r>
        <w:r w:rsidR="0033785F">
          <w:rPr>
            <w:rFonts w:eastAsia="SimSun"/>
            <w:lang w:eastAsia="zh-CN"/>
          </w:rPr>
          <w:fldChar w:fldCharType="end"/>
        </w:r>
      </w:ins>
      <w:del w:id="4575" w:author="Robin Matthews" w:date="2021-06-16T18:12:00Z">
        <w:r w:rsidR="003E7C11"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"10.5194/acp-12-8223-2012", "author" : [ { "dropping-particle" : "", "family" : "Chen", "given" : "Y.-C.", "non-dropping-particle" : "", "parse-names" : false, "suffix" : "" }, { "dropping-particle" : "", "family" : "Christensen", "given" : "M W", "non-dropping-particle" : "", "parse-names" : false, "suffix" : "" }, { "dropping-particle" : "", "family" : "Xue", "given" : "L", "non-dropping-particle" : "", "parse-names" : false, "suffix" : "" }, { "dropping-particle" : "", "family" : "Sorooshian", "given" : "A", "non-dropping-particle" : "", "parse-names" : false, "suffix" : "" }, { "dropping-particle" : "", "family" : "Stephens", "given" : "G L", "non-dropping-particle" : "", "parse-names" : false, "suffix" : "" }, { "dropping-particle" : "", "family" : "Rasmussen", "given" : "R M", "non-dropping-particle" : "", "parse-names" : false, "suffix" : "" }, { "dropping-particle" : "", "family" : "Seinfeld", "given" : "J H", "non-dropping-particle" : "", "parse-names" : false, "suffix" : "" } ], "container-title" : "Atmospheric Chemistry and Physics", "id" : "ITEM-1", "issue" : "17", "issued" : { "date-parts" : [ [ "2012" ] ] }, "page" : "8223-8235", "title" : "Occurrence of lower cloud albedo in ship tracks", "translator" : [ { "dropping-particle" : "", "family" : "K5021", "given" : "", "non-dropping-particle" : "", "parse-names" : false, "suffix" : "" } ], "type" : "article-journal", "volume" : "12" }, "uris" : [ "http://www.mendeley.com/documents/?uuid=062bb454-a42d-4a03-a15a-648a7ad323d7", "http://www.mendeley.com/documents/?uuid=667e71cb-b47f-43e5-aa08-863219ea98e8" ] } ], "mendeley" : { "formattedCitation" : "(Chen et al., 2012)", "plainTextFormattedCitation" : "(Chen et al., 2012)", "previouslyFormattedCitation" : "(Chen et al., 2012)"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(Chen et al., 2012)</w:delText>
        </w:r>
        <w:r w:rsidR="003E7C11" w:rsidRPr="003862D0" w:rsidDel="0033785F">
          <w:rPr>
            <w:rFonts w:eastAsia="SimSun"/>
            <w:lang w:val="en-GB" w:eastAsia="zh-CN"/>
          </w:rPr>
          <w:fldChar w:fldCharType="end"/>
        </w:r>
        <w:r w:rsidR="003E7C11" w:rsidRPr="001F0AEC" w:rsidDel="0033785F">
          <w:rPr>
            <w:rFonts w:eastAsia="SimSun"/>
            <w:lang w:val="de-DE" w:eastAsia="zh-CN"/>
          </w:rPr>
          <w:delText xml:space="preserve"> </w:delText>
        </w:r>
        <w:r w:rsidR="003E7C11" w:rsidRPr="003862D0" w:rsidDel="0033785F">
          <w:rPr>
            <w:rFonts w:eastAsia="SimSun"/>
            <w:lang w:val="en-GB" w:eastAsia="zh-CN"/>
          </w:rPr>
          <w:fldChar w:fldCharType="begin" w:fldLock="1"/>
        </w:r>
        <w:r w:rsidR="004B7E49" w:rsidDel="0033785F">
          <w:rPr>
            <w:rFonts w:eastAsia="SimSun"/>
            <w:lang w:val="de-DE" w:eastAsia="zh-CN"/>
          </w:rPr>
          <w:delInstrText>ADDIN CSL_CITATION { "citationItems" : [ { "id" : "ITEM-1", "itemData" : { "DOI" : "10.1029/2010JD014638", "ISSN" : "0148-0227", "abstract" : "Ship tracks observed by the Cloud-Aerosol Lidar with Orthogonal Polarization (CALIOP) were analyzed to determine the extent to which aerosol plumes from ships passing below marine stratocumulus alter the microphysical and macrophysical properties of the clouds. Moderate Resolution Imaging Spectroradiometer (MODIS) imagery was used to distinguish ship tracks embedded in closed, open, and undefined mesoscale cellular cloud structures. The impact of aerosol on the microphysical cloud properties in both the closed and open cell regimes were consistent with the changes predicted by the Twomey hypothesis. For the macrophysical changes, differences were observed between regimes. In the open cell regime, polluted clouds had significantly higher cloud tops (16\\%) and more liquid water (39\\%) than nearby unpolluted clouds. However, in the closed cell regime, polluted clouds exhibited no change in cloud top height and had less liquid water (\u22126\\%). Both microphysical (effective radius) and macrophysical (liquid water path) cloud properties contribute to a fractional change in cloud optical depth; in the closed cell regime the microphysical contribution was 3 times larger than the macrophysical contribution. However, the opposite was true in the open cell regime where the macrophysical contribution was nearly 2 times larger than the microphysical contribution because the aerosol probably increased cloud coverage. The results presented here demonstrate key differences aerosols have on the microphysical and macrophysical responses of boundary layer clouds between mesoscale stratocumulus convective regimes.", "author" : [ { "dropping-particle" : "", "family" : "Christensen", "given" : "Matthew W", "non-dropping-particle" : "", "parse-names" : false, "suffix" : "" }, { "dropping-particle" : "", "family" : "Stephens", "given" : "Graeme L", "non-dropping-particle" : "", "parse-names" : false, "suffix" : "" } ], "container-title" : "Journal of Geophysical Research: Atmospheres", "id" : "ITEM-1", "issue" : "D3", "issued" : { "date-parts" : [ [ "2011", "2", "1" ] ] }, "page" : "D03201", "title" : "Microphysical and macrophysical responses of marine stratocumulus polluted by underlying ships: Evidence of cloud deepening", "translator" : [ { "dropping-particle" : "", "family" : "K5079", "given" : "", "non-dropping-particle" : "", "parse-names" : false, "suffix" : "" } ], "type" : "article-journal", "volume" : "116" }, "uris" : [ "http://www.mendeley.com/documents/?uuid=b24eabe8-999c-4bf0-87a7-3a6bf1f7abc3", "http://www.mendeley.com/documents/?uuid=44ee8968-29db-4662-9670-0797f770b3f4", "http://www.mendeley.com/documents/?uuid=80df94c6-d17d-456f-8f6b-988205fe173b" ] } ], "mendeley" : { "formattedCitation" : "(Christensen and Stephens, 2011)", "plainTextFormattedCitation" : "(Christensen and Stephens, 2011)", "previouslyFormattedCitation" : "(Christensen and Stephens, 2011)"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(Christensen and Stephens, 2011)</w:delText>
        </w:r>
        <w:r w:rsidR="003E7C11" w:rsidRPr="003862D0" w:rsidDel="0033785F">
          <w:rPr>
            <w:rFonts w:eastAsia="SimSun"/>
            <w:lang w:val="en-GB" w:eastAsia="zh-CN"/>
          </w:rPr>
          <w:fldChar w:fldCharType="end"/>
        </w:r>
        <w:r w:rsidR="003E7C11" w:rsidRPr="001F0AEC" w:rsidDel="0033785F">
          <w:rPr>
            <w:rFonts w:eastAsia="SimSun"/>
            <w:lang w:val="de-DE" w:eastAsia="zh-CN"/>
          </w:rPr>
          <w:delText xml:space="preserve"> </w:delText>
        </w:r>
        <w:r w:rsidR="003E7C11"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"10.1029/2019GL084700", "abstract" : "Abstract The impact of aerosols on cloud properties is one of the leading uncertainties in the human forcing of the climate. Ships are large, isolated sources of aerosol creating linear cloud formations known as shiptracks. These are an ideal opportunity to identify and measure aerosol-cloud interactions. This work uses over 17,000 shiptracks during the implementation of fuel sulfur content regulations to demonstrate the central role of sulfate aerosol in ship exhaust for modifying clouds. By connecting individual shiptracks to transponder data, it is shown that almost half of shiptracks are likely undetected, masking a significant contribution to the climate impact of shipping. A pathway to retrieving ship sulfate emissions is demonstrated, showing how cloud observations could be used to monitor air pollution.", "author" : [ { "dropping-particle" : "", "family" : "Gryspeerdt", "given" : "Edward", "non-dropping-particle" : "", "parse-names" : false, "suffix" : "" }, { "dropping-particle" : "", "family" : "Smith", "given" : "Tristan W P", "non-dropping-particle" : "", "parse-names" : false, "suffix" : "" }, { "dropping-particle" : "", "family" : "O'Keeffe", "given" : "Eoin", "non-dropping-particle" : "", "parse-names" : false, "suffix" : "" }, { "dropping-particle" : "", "family" : "Christensen", "given" : "Matthew W", "non-dropping-particle" : "", "parse-names" : false, "suffix" : "" }, { "dropping-particle" : "", "family" : "Goldsworth", "given" : "Fraser W", "non-dropping-particle" : "", "parse-names" : false, "suffix" : "" } ], "container-title" : "Geophysical Research Letters", "id" : "ITEM-1", "issue" : "21", "issued" : { "date-parts" : [ [ "2019" ] ] }, "page" : "12547-12555", "title" : "The Impact of Ship Emission Controls Recorded by Cloud Properties", "translator" : [ { "dropping-particle" : "", "family" : "K4905", "given" : "", "non-dropping-particle" : "", "parse-names" : false, "suffix" : "" } ], "type" : "article-journal", "volume" : "46" }, "uris" : [ "http://www.mendeley.com/documents/?uuid=3451f97b-a69a-4726-9266-49f2eac3cf09", "http://www.mendeley.com/documents/?uuid=03b086b7-c783-4ff6-9f52-cbe0468cca5b", "http://www.mendeley.com/documents/?uuid=0d78a434-8210-48f6-b0dc-4c91b1e02320" ] } ], "mendeley" : { "formattedCitation" : "(Gryspeerdt et al., 2019)", "plainTextFormattedCitation" : "(Gryspeerdt et al., 2019)", "previouslyFormattedCitation" : "(Gryspeerdt et al., 2019)" }, "properties" : { "noteIndex" : 0 }, "schema" : "https://github.com/citation-style-language/schema/raw/master/csl-citation.json" }</w:delInstrText>
        </w:r>
        <w:r w:rsidR="003E7C11" w:rsidRPr="003862D0" w:rsidDel="0033785F">
          <w:rPr>
            <w:rFonts w:eastAsia="SimSun"/>
            <w:lang w:val="en-GB" w:eastAsia="zh-CN"/>
          </w:rPr>
          <w:fldChar w:fldCharType="separate"/>
        </w:r>
        <w:r w:rsidR="00016735" w:rsidDel="0033785F">
          <w:rPr>
            <w:rFonts w:eastAsia="SimSun"/>
            <w:noProof/>
            <w:lang w:val="de-DE" w:eastAsia="zh-CN"/>
          </w:rPr>
          <w:delText>(Gryspeerdt et al., 2019)</w:delText>
        </w:r>
        <w:r w:rsidR="003E7C11" w:rsidRPr="003862D0" w:rsidDel="0033785F">
          <w:rPr>
            <w:rFonts w:eastAsia="SimSun"/>
            <w:lang w:val="en-GB" w:eastAsia="zh-CN"/>
          </w:rPr>
          <w:fldChar w:fldCharType="end"/>
        </w:r>
      </w:del>
      <w:bookmarkEnd w:id="4572"/>
      <w:r w:rsidR="003E7C11" w:rsidRPr="001F0AEC">
        <w:rPr>
          <w:rFonts w:eastAsia="SimSun"/>
          <w:lang w:val="de-DE" w:eastAsia="zh-CN"/>
        </w:rPr>
        <w:t xml:space="preserve">. A recent study </w:t>
      </w:r>
      <w:r w:rsidR="003E7C11" w:rsidRPr="003862D0">
        <w:rPr>
          <w:rFonts w:eastAsia="SimSun"/>
          <w:lang w:val="en-GB" w:eastAsia="zh-CN"/>
        </w:rPr>
        <w:fldChar w:fldCharType="begin" w:fldLock="1"/>
      </w:r>
      <w:r w:rsidR="00615634">
        <w:rPr>
          <w:rFonts w:eastAsia="SimSun"/>
          <w:lang w:val="de-DE" w:eastAsia="zh-CN"/>
        </w:rPr>
        <w:instrText>ADDIN CSL_CITATION { "citationItems" : [ { "id" : "ITEM-1", "itemData" : { "DOI" : "10.1029/2019AV000111", "abstract" : "Abstract The influence of aerosol particles on cloud reflectivity remains one of the largest sources of uncertainty in our understanding of anthropogenic climate change. Commercial shipping constitutes a large and concentrated aerosol perturbation in a meteorological regime where clouds have a disproportionally large effect on climate. Yet, to date, studies have been unable to detect climatologically relevant cloud radiative effects from shipping, despite models indicating that the cloud response should produce a sizable negative radiative forcing (perturbation to Earth's energy balance). We attribute a significant increase in cloud reflectivity to enhanced cloud droplet number concentrations within a major shipping corridor in the southeast Atlantic. Prevailing winds constrain emissions around the corridor, which cuts through a climatically important region of expansive low cloud cover. We use universal kriging, a classic geostatistical method, to estimate what cloud properties would have been in the absence of shipping. In the morning, cloud brightening is consistent with changes in microphysics alone, whereas in the afternoon, increases in cloud brightness from microphysical changes are offset by decreases in the total amount of cloud water. We calculate an effective radiative forcing within the southeast Atlantic shipping corridor of approximately \u22122 W/m2. Several years of data are required to identify a clear signal. Extrapolating our results globally, we calculate an effective radiative forcing due to aerosol-cloud interactions in low clouds of \u22121.0 W/m2 (95\\% confidence interval: \u22121.6 to \u22120.4 W/m2). The unique setup in the southeast Atlantic could be an ideal test for the representation of aerosol-cloud interactions in climate models.", "author" : [ { "dropping-particle" : "", "family" : "Diamond", "given" : "Michael S", "non-dropping-particle" : "", "parse-names" : false, "suffix" : "" }, { "dropping-particle" : "", "family" : "Director", "given" : "Hannah M", "non-dropping-particle" : "", "parse-names" : false, "suffix" : "" }, { "dropping-particle" : "", "family" : "Eastman", "given" : "Ryan", "non-dropping-particle" : "", "parse-names" : false, "suffix" : "" }, { "dropping-particle" : "", "family" : "Possner", "given" : "Anna", "non-dropping-particle" : "", "parse-names" : false, "suffix" : "" }, { "dropping-particle" : "", "family" : "Wood", "given" : "Robert", "non-dropping-particle" : "", "parse-names" : false, "suffix" : "" } ], "container-title" : "AGU Advances", "id" : "ITEM-1", "issue" : "1", "issued" : { "date-parts" : [ [ "2020" ] ] }, "page" : "e2019AV000111", "title" : "Substantial Cloud Brightening From Shipping in Subtropical Low Clouds", "translator" : [ { "dropping-particle" : "", "family" : "K5040", "given" : "", "non-dropping-particle" : "", "parse-names" : false, "suffix" : "" } ], "type" : "article-journal", "volume" : "1" }, "uris" : [ "http://www.mendeley.com/documents/?uuid=ad02c309-8b88-430b-b0c7-0273b1708582", "http://www.mendeley.com/documents/?uuid=76fa88e7-2a2d-4239-bfbb-8085b0277259", "http://www.mendeley.com/documents/?uuid=5fa59893-c5e1-424c-b2bf-dbb697034043" ] } ], "mendeley" : { "formattedCitation" : "(Diamond et al., 2020)", "plainTextFormattedCitation" : "(Diamond et al., 2020)", "previouslyFormattedCitation" : "(Diamond et al., 2020)"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(Diamond et al., 2020)</w:t>
      </w:r>
      <w:r w:rsidR="003E7C11" w:rsidRPr="003862D0">
        <w:rPr>
          <w:rFonts w:eastAsia="SimSun"/>
          <w:lang w:val="en-GB" w:eastAsia="zh-CN"/>
        </w:rPr>
        <w:fldChar w:fldCharType="end"/>
      </w:r>
      <w:r w:rsidR="003E7C11" w:rsidRPr="003862D0">
        <w:rPr>
          <w:rFonts w:eastAsia="SimSun"/>
          <w:lang w:val="en-GB" w:eastAsia="zh-CN"/>
        </w:rPr>
        <w:t xml:space="preserve"> found a substantial increase in cloud reflectivity from shipping in southeast Atlantic basin, suggesting that a regional</w:t>
      </w:r>
      <w:r w:rsidR="00757A62" w:rsidRPr="003862D0">
        <w:rPr>
          <w:rFonts w:eastAsia="SimSun"/>
          <w:lang w:val="en-GB" w:eastAsia="zh-CN"/>
        </w:rPr>
        <w:t>-</w:t>
      </w:r>
      <w:r w:rsidR="003E7C11" w:rsidRPr="003862D0">
        <w:rPr>
          <w:rFonts w:eastAsia="SimSun"/>
          <w:lang w:val="en-GB" w:eastAsia="zh-CN"/>
        </w:rPr>
        <w:t>scale test of MCB in</w:t>
      </w:r>
      <w:r w:rsidR="003E7C11" w:rsidRPr="003862D0">
        <w:rPr>
          <w:rFonts w:ascii="AdvOT569473da" w:eastAsiaTheme="minorEastAsia" w:hAnsi="AdvOT569473da" w:cs="AdvOT569473da"/>
          <w:sz w:val="18"/>
          <w:szCs w:val="18"/>
          <w:lang w:val="en-GB"/>
        </w:rPr>
        <w:t xml:space="preserve"> </w:t>
      </w:r>
      <w:r w:rsidR="003E7C11" w:rsidRPr="003862D0">
        <w:rPr>
          <w:rFonts w:eastAsia="SimSun"/>
          <w:lang w:val="en-GB" w:eastAsia="zh-CN"/>
        </w:rPr>
        <w:t xml:space="preserve">stratocumulus‐dominated regions </w:t>
      </w:r>
      <w:r w:rsidR="00757A62" w:rsidRPr="003862D0">
        <w:rPr>
          <w:rFonts w:eastAsia="SimSun"/>
          <w:lang w:val="en-GB" w:eastAsia="zh-CN"/>
        </w:rPr>
        <w:t>could</w:t>
      </w:r>
      <w:r w:rsidR="00757A62" w:rsidRPr="003862D0">
        <w:rPr>
          <w:rFonts w:eastAsia="SimSun"/>
          <w:i/>
          <w:lang w:val="en-GB" w:eastAsia="zh-CN"/>
        </w:rPr>
        <w:t xml:space="preserve"> </w:t>
      </w:r>
      <w:r w:rsidR="003E7C11" w:rsidRPr="003862D0">
        <w:rPr>
          <w:rFonts w:eastAsia="SimSun"/>
          <w:lang w:val="en-GB" w:eastAsia="zh-CN"/>
        </w:rPr>
        <w:t xml:space="preserve">be successful.  </w:t>
      </w:r>
    </w:p>
    <w:p w14:paraId="58A82280" w14:textId="77777777" w:rsidR="003E7C11" w:rsidRPr="003862D0" w:rsidRDefault="003E7C11" w:rsidP="003E7C11">
      <w:pPr>
        <w:pStyle w:val="AR6BodyText"/>
        <w:rPr>
          <w:rFonts w:eastAsia="SimSun"/>
          <w:highlight w:val="yellow"/>
          <w:lang w:val="en-GB" w:eastAsia="zh-CN"/>
        </w:rPr>
      </w:pPr>
    </w:p>
    <w:p w14:paraId="45407645" w14:textId="634D92C1" w:rsidR="003E7C11" w:rsidRPr="003862D0" w:rsidRDefault="001801A3" w:rsidP="003E7C11">
      <w:pPr>
        <w:pStyle w:val="AR6BodyText"/>
        <w:rPr>
          <w:rFonts w:eastAsia="SimSun"/>
          <w:lang w:val="en-GB"/>
        </w:rPr>
      </w:pPr>
      <w:bookmarkStart w:id="4576" w:name="_Hlk48395010"/>
      <w:r w:rsidRPr="003862D0">
        <w:rPr>
          <w:rFonts w:eastAsia="SimSun"/>
          <w:lang w:val="en-GB"/>
        </w:rPr>
        <w:t>Modelling</w:t>
      </w:r>
      <w:r w:rsidR="003E7C11" w:rsidRPr="003862D0">
        <w:rPr>
          <w:rFonts w:eastAsia="SimSun"/>
          <w:lang w:val="en-GB"/>
        </w:rPr>
        <w:t xml:space="preserve"> studies suggest that MCB has the potential to achieve a negative forcing of about 1 to 5 W m</w:t>
      </w:r>
      <w:ins w:id="4577" w:author="Sara M Tuson" w:date="2021-07-18T07:29:00Z">
        <w:r w:rsidR="00E22E7B" w:rsidRPr="00E22E7B">
          <w:rPr>
            <w:color w:val="000000"/>
            <w:sz w:val="20"/>
            <w:szCs w:val="20"/>
            <w:vertAlign w:val="superscript"/>
            <w:rPrChange w:id="4578" w:author="Sara M Tuson" w:date="2021-07-18T07:29:00Z">
              <w:rPr>
                <w:color w:val="000000"/>
                <w:sz w:val="20"/>
                <w:szCs w:val="20"/>
              </w:rPr>
            </w:rPrChange>
          </w:rPr>
          <w:t>–</w:t>
        </w:r>
      </w:ins>
      <w:del w:id="4579" w:author="Sara M Tuson" w:date="2021-07-18T07:29:00Z">
        <w:r w:rsidR="003E7C11" w:rsidRPr="003862D0" w:rsidDel="00E22E7B">
          <w:rPr>
            <w:rFonts w:eastAsia="SimSun"/>
            <w:vertAlign w:val="superscript"/>
            <w:lang w:val="en-GB"/>
          </w:rPr>
          <w:delText>-</w:delText>
        </w:r>
      </w:del>
      <w:r w:rsidR="003E7C11" w:rsidRPr="003862D0">
        <w:rPr>
          <w:rFonts w:eastAsia="SimSun"/>
          <w:vertAlign w:val="superscript"/>
          <w:lang w:val="en-GB"/>
        </w:rPr>
        <w:t>2</w:t>
      </w:r>
      <w:r w:rsidR="003E7C11" w:rsidRPr="003862D0">
        <w:rPr>
          <w:rFonts w:eastAsia="SimSun"/>
          <w:lang w:val="en-GB"/>
        </w:rPr>
        <w:t>, depending on the deployment area and strategies of cloud seeding</w:t>
      </w:r>
      <w:del w:id="4580" w:author="Robin Matthews" w:date="2021-06-16T18:12:00Z">
        <w:r w:rsidR="003E7C11" w:rsidRPr="003862D0" w:rsidDel="0033785F">
          <w:rPr>
            <w:rFonts w:eastAsia="SimSun"/>
            <w:lang w:val="en-GB"/>
          </w:rPr>
          <w:delText xml:space="preserve"> </w:delText>
        </w:r>
      </w:del>
      <w:bookmarkStart w:id="4581" w:name="_Hlk74759568"/>
      <w:ins w:id="4582" w:author="Robin Matthews" w:date="2021-06-16T18:12:00Z">
        <w:r w:rsidR="0033785F">
          <w:rPr>
            <w:rFonts w:eastAsia="SimSun"/>
            <w:lang w:val="en-GB"/>
          </w:rPr>
          <w:t xml:space="preserve"> </w:t>
        </w:r>
        <w:r w:rsidR="0033785F">
          <w:rPr>
            <w:rFonts w:eastAsia="SimSun"/>
          </w:rPr>
          <w:fldChar w:fldCharType="begin" w:fldLock="1"/>
        </w:r>
      </w:ins>
      <w:r w:rsidR="00CD3B49">
        <w:rPr>
          <w:rFonts w:eastAsia="SimSun"/>
          <w:lang w:val="en-US"/>
        </w:rPr>
        <w: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"http://www.mendeley.com/documents/?uuid=ec23a025-cdcd-4f53-8cbf-0a2ac7fd80f8", "http://www.mendeley.com/documents/?uuid=0f9daea0-3871-4344-8326-fa896cf0b41b", "http://www.mendeley.com/documents/?uuid=0fd91eed-2360-490c-8332-3cf173ce74ed" ] }, { "id" : "ITEM-2",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"ITEM-2",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"ITEM-3",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"ITEM-3",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"http://www.mendeley.com/documents/?uuid=661659da-ce34-4497-b38a-ba17a21318b2", "http://www.mendeley.com/documents/?uuid=5b4e405c-9115-4c66-a410-3ba33bb25bb7" ] }, { "id" : "ITEM-4",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"ITEM-4",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"ITEM-5", "itemData" : { "DOI" : "10.1029/2012GL052064", "ISSN" : "00948276", "abstract" : "To counteract global warming, there have been suggestions to increase the albedo of low-level marine clouds through the aerosol indirect effects by injecting them with sea salt. However, the full climate response to this geoengineering scheme is currently poorly understood. We simulate cloud seeding in a coupled mixed-layer ocean-atmosphere general circulation model in order to identify the specific physical mechanisms through which seeding could perturb the climate system's radiative balance, and cause temperature and precipitation changes. Seeding stratocumulus decks over three tropical maritime regions in the North Pacific, South Pacific and South Atlantic produces strong local reductions in solar absorption. Over half of the radiative cooling is due to direct scattering of solar radiation by the added sea salt aerosols, while the rest comes from enhancement of the local cloud albedo. The oceanic cooling due to the seeding over the southeastern equatorial Pacific induces a La Ni\u00f1a-like response, with tropical precipitation changes resembling La Ni\u00f1a anomalies and teleconnections occurring in the mid-latitude North Pacific and North America. Additionally, model runs in which only one of the three regions is seeded indicate nonlinearity in the climate response. We identify dynamical and thermodynamical constraints respectively on the temperature and hydrological cycle responses to cloud seeding, but the full response to such geoengineering remains poorly constrained.", "author" : [ { "dropping-particle" : "", "family" : "Hill", "given" : "Spencer", "non-dropping-particle" : "", "parse-names" : false, "suffix" : "" }, { "dropping-particle" : "", "family" : "Ming", "given" : "Yi", "non-dropping-particle" : "", "parse-names" : false, "suffix" : "" } ], "container-title" : "Geophysical Research Letters", "id" : "ITEM-5", "issue" : "15", "issued" : { "date-parts" : [ [ "2012", "8", "16" ] ] }, "page" : "L15707", "title" : "Nonlinear climate response to regional brightening of tropical marine stratocumulus", "translator" : [ { "dropping-particle" : "", "family" : "K5038", "given" : "", "non-dropping-particle" : "", "parse-names" : false, "suffix" : "" } ], "type" : "article-journal", "volume" : "39" }, "uris" : [ "http://www.mendeley.com/documents/?uuid=0447632e-a801-4ada-9e86-37b2dab96a5b", "http://www.mendeley.com/documents/?uuid=02c1f7c4-8577-4856-af9a-e858f1b9ec2b" ] } ], "mendeley" : { "formattedCitation" : "(Hill and Ming, 2012; Partanen et al., 2012; Alterskj\u00e6r et al., 2013; Ahlm et al., 2017; Stjern et al., 2018)", "plainTextFormattedCitation" : "(Hill and Ming, 2012; Partanen et al., 2012; Alterskj\u00e6r et al., 2013; Ahlm et al., 2017; Stjern et al., 2018)", "previouslyFormattedCitation" : "(Hill and Ming, 2012; Partanen et al., 2012; Alterskj\u00e6r et al., 2013; Ahlm et al., 2017; Stjern et al., 2018)" }, "properties" : { "noteIndex" : 0 }, "schema" : "https://github.com/citation-style-language/schema/raw/master/csl-citation.json" }</w:instrText>
      </w:r>
      <w:ins w:id="4583" w:author="Robin Matthews" w:date="2021-06-16T18:12:00Z">
        <w:r w:rsidR="0033785F">
          <w:rPr>
            <w:rFonts w:eastAsia="SimSun"/>
          </w:rPr>
          <w:fldChar w:fldCharType="separate"/>
        </w:r>
        <w:r w:rsidR="0033785F" w:rsidRPr="000D014A">
          <w:rPr>
            <w:rFonts w:eastAsia="SimSun"/>
            <w:noProof/>
          </w:rPr>
          <w:t>(Hill and Ming, 2012; Partanen et al., 2012; Alterskjær et al., 2013; Ahlm et al., 2017; Stjern et al., 2018)</w:t>
        </w:r>
        <w:r w:rsidR="0033785F">
          <w:rPr>
            <w:rFonts w:eastAsia="SimSun"/>
          </w:rPr>
          <w:fldChar w:fldCharType="end"/>
        </w:r>
      </w:ins>
      <w:del w:id="4584" w:author="Robin Matthews" w:date="2021-06-16T18:12:00Z">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"http://www.mendeley.com/documents/?uuid=ec23a025-cdcd-4f53-8cbf-0a2ac7fd80f8", "http://www.mendeley.com/documents/?uuid=0f9daea0-3871-4344-8326-fa896cf0b41b", "http://www.mendeley.com/documents/?uuid=0fd91eed-2360-490c-8332-3cf173ce74ed" ] } ], "mendeley" : { "formattedCitation" : "(Partanen et al., 2012)", "plainTextFormattedCitation" : "(Partanen et al., 2012)", "previouslyFormattedCitation" : "(Partanen et al., 2012)"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lang w:val="en-GB"/>
          </w:rPr>
          <w:delText>(Partanen et al., 2012)</w:delText>
        </w:r>
        <w:r w:rsidR="003E7C11" w:rsidRPr="003862D0" w:rsidDel="0033785F">
          <w:rPr>
            <w:rFonts w:eastAsia="SimSun"/>
            <w:lang w:val="en-GB"/>
          </w:rPr>
          <w:fldChar w:fldCharType="end"/>
        </w:r>
        <w:r w:rsidR="003E7C11" w:rsidRPr="003862D0" w:rsidDel="0033785F">
          <w:rPr>
            <w:rFonts w:eastAsia="SimSun"/>
            <w:lang w:val="en-GB"/>
          </w:rPr>
          <w:delText xml:space="preserve"> </w:delText>
        </w:r>
        <w:r w:rsidR="00E460C0"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00E460C0" w:rsidRPr="003862D0" w:rsidDel="0033785F">
          <w:rPr>
            <w:rFonts w:eastAsia="SimSun"/>
            <w:lang w:val="en-GB" w:eastAsia="zh-CN"/>
          </w:rPr>
          <w:fldChar w:fldCharType="separate"/>
        </w:r>
        <w:r w:rsidR="00016735" w:rsidDel="0033785F">
          <w:rPr>
            <w:rFonts w:eastAsia="SimSun"/>
            <w:noProof/>
            <w:lang w:val="en-GB" w:eastAsia="zh-CN"/>
          </w:rPr>
          <w:delText>(Stjern et al., 2018)</w:delText>
        </w:r>
        <w:r w:rsidR="00E460C0" w:rsidRPr="003862D0" w:rsidDel="0033785F">
          <w:rPr>
            <w:rFonts w:eastAsia="SimSun"/>
            <w:lang w:val="en-GB" w:eastAsia="zh-CN"/>
          </w:rPr>
          <w:fldChar w:fldCharType="end"/>
        </w:r>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"http://www.mendeley.com/documents/?uuid=661659da-ce34-4497-b38a-ba17a21318b2", "http://www.mendeley.com/documents/?uuid=5b4e405c-9115-4c66-a410-3ba33bb25bb7" ] } ], "mendeley" : { "formattedCitation" : "(Alterskj\u00e6r et al., 2013)", "plainTextFormattedCitation" : "(Alterskj\u00e6r et al., 2013)", "previouslyFormattedCitation" : "(Alterskj\u00e6r et al., 2013)"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lang w:val="en-GB"/>
          </w:rPr>
          <w:delText>(Alterskjær et al., 2013)</w:delText>
        </w:r>
        <w:r w:rsidR="003E7C11" w:rsidRPr="003862D0" w:rsidDel="0033785F">
          <w:rPr>
            <w:rFonts w:eastAsia="SimSun"/>
            <w:lang w:val="en-GB"/>
          </w:rPr>
          <w:fldChar w:fldCharType="end"/>
        </w:r>
        <w:r w:rsidR="003E7C11" w:rsidRPr="003862D0" w:rsidDel="0033785F">
          <w:rPr>
            <w:rFonts w:eastAsia="SimSun"/>
            <w:lang w:val="en-GB"/>
          </w:rPr>
          <w:delText xml:space="preserve"> </w:delText>
        </w:r>
        <w:r w:rsidR="003E7C11"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w:delInstrText>
        </w:r>
        <w:r w:rsidR="00615634" w:rsidRPr="001A4DE9" w:rsidDel="0033785F">
          <w:rPr>
            <w:rFonts w:eastAsia="SimSun"/>
          </w:rPr>
          <w:delInstrText>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3E7C11" w:rsidRPr="003862D0" w:rsidDel="0033785F">
          <w:rPr>
            <w:rFonts w:eastAsia="SimSun"/>
            <w:lang w:val="en-GB"/>
          </w:rPr>
          <w:fldChar w:fldCharType="separate"/>
        </w:r>
        <w:r w:rsidR="00016735" w:rsidDel="0033785F">
          <w:rPr>
            <w:rFonts w:eastAsia="SimSun"/>
            <w:noProof/>
          </w:rPr>
          <w:delText>(Ahlm et al., 2017)</w:delText>
        </w:r>
        <w:r w:rsidR="003E7C11" w:rsidRPr="003862D0" w:rsidDel="0033785F">
          <w:rPr>
            <w:rFonts w:eastAsia="SimSun"/>
            <w:lang w:val="en-GB"/>
          </w:rPr>
          <w:fldChar w:fldCharType="end"/>
        </w:r>
        <w:r w:rsidR="003E7C11" w:rsidRPr="00B9747B" w:rsidDel="0033785F">
          <w:rPr>
            <w:rFonts w:asciiTheme="minorHAnsi" w:eastAsia="SimSun" w:hAnsiTheme="minorHAnsi"/>
            <w:sz w:val="21"/>
            <w:lang w:eastAsia="zh-CN"/>
          </w:rPr>
          <w:delText xml:space="preserve"> </w:delText>
        </w:r>
        <w:r w:rsidR="003E7C11" w:rsidRPr="003862D0" w:rsidDel="0033785F">
          <w:rPr>
            <w:rFonts w:eastAsia="SimSun"/>
            <w:lang w:val="en-GB"/>
          </w:rPr>
          <w:fldChar w:fldCharType="begin" w:fldLock="1"/>
        </w:r>
        <w:r w:rsidR="00615634" w:rsidDel="0033785F">
          <w:rPr>
            <w:rFonts w:eastAsia="SimSun"/>
          </w:rPr>
          <w:delInstrText>ADDIN CSL_CITATION { "citationItems" : [ { "id" : "ITEM-1", "itemData" : { "DOI" : "10.1029/2012GL052064", "ISSN" : "00948276", "abstract" : "To counteract global warming, there have been suggestions to increase the albedo of low-level marine clouds through the aerosol indirect effects by injecting them with sea salt. However, the full climate response to this geoengineering scheme is currently poorly understood. We simulate cloud seeding in a coupled mixed-layer ocean-atmosphere general circulation model in order to identify the specific physical mechanisms through which seeding could perturb the climate system's radiative balance, and cause temperature and precipitation changes. Seeding stratocumulus decks over three tropical maritime regions in the North Pacific, South Pacific and South Atlantic produces strong local reductions in solar absorption. Over half of the radiative cooling is due to direct scattering of solar radiation by the added sea salt aerosols, while the rest comes from enhancement of the local cloud albedo. The oceanic cooling due to the seeding over the southeastern equatorial Pacific induces a La Ni\u00f1a-like response, with tropical precipitation changes resembling La Ni\u00f1a anomalies and teleconnections occurring in the mid-latitude North Pacific and North America. Additionally, model runs in which only one of the three regions is seeded indicat</w:delInstrText>
        </w:r>
        <w:r w:rsidR="00615634" w:rsidRPr="003741E9" w:rsidDel="0033785F">
          <w:rPr>
            <w:rFonts w:eastAsia="SimSun"/>
            <w:lang w:val="en-US"/>
          </w:rPr>
          <w:delInstrText>e nonlinearity in the climate response. We identify dynamical and thermodynamical constraints respectively on the temperature and hydrological cycle responses to cloud seeding, but the full response to such geoengineering remains poorly constrained.", "author" : [ { "dropping-particle" : "", "family" : "Hill", "given" : "Spencer", "non-dropping-particle" : "", "parse-names" : false, "suffix" : "" }, { "dropping-particle" : "", "family" : "Ming", "given" : "Yi", "non-dropping-particle" : "", "parse-names" : false, "suffix" : "" } ], "container-title" : "Geophysical Research Letters", "id" : "ITEM-1", "issue" : "15", "issued" : { "date-parts" : [ [ "2012", "8", "16" ] ] }, "page" : "L15707", "title" : "Nonlinear climate response to regional brightening of tropical marine stratocumulus", "translator" : [ { "dropping-particle" : "", "family" : "K5038", "given" : "", "non-dropping-particle" : "", "parse-names" : false, "suffix" : "" } ], "type" : "article-journal", "volume" : "39" }, "uris" : [ "http://www.mendeley.com/documents/?uuid=0447632e-a801-4ada-9e86-37b2dab96a5b", "http://www.mendeley.com/documents/?uuid=02c1f7c4-8577-4856-af9a-e858f1b9ec2b" ] } ], "mendeley" : { "formattedCitation" : "(Hill and Ming, 2012)", "plainTextFormattedCitation" : "(Hill and Ming, 2012)", "previouslyFormattedCitation" : "(Hill and Ming, 2012)" }, "properties" : { "noteIndex" : 0 }, "schema" : "https://github.com/citation-style-language/schema/raw/master/csl-citation.json" }</w:delInstrText>
        </w:r>
        <w:r w:rsidR="003E7C11" w:rsidRPr="003862D0" w:rsidDel="0033785F">
          <w:rPr>
            <w:rFonts w:eastAsia="SimSun"/>
            <w:lang w:val="en-GB"/>
          </w:rPr>
          <w:fldChar w:fldCharType="separate"/>
        </w:r>
        <w:r w:rsidR="00016735" w:rsidRPr="003741E9" w:rsidDel="0033785F">
          <w:rPr>
            <w:rFonts w:eastAsia="SimSun"/>
            <w:noProof/>
            <w:lang w:val="en-US"/>
          </w:rPr>
          <w:delText>(Hill and Ming, 2012)</w:delText>
        </w:r>
        <w:r w:rsidR="003E7C11" w:rsidRPr="003862D0" w:rsidDel="0033785F">
          <w:rPr>
            <w:rFonts w:eastAsia="SimSun"/>
            <w:lang w:val="en-GB"/>
          </w:rPr>
          <w:fldChar w:fldCharType="end"/>
        </w:r>
      </w:del>
      <w:bookmarkEnd w:id="4581"/>
      <w:r w:rsidR="003E7C11" w:rsidRPr="003741E9">
        <w:rPr>
          <w:rFonts w:eastAsia="SimSun"/>
          <w:lang w:val="en-US"/>
        </w:rPr>
        <w:t>.</w:t>
      </w:r>
      <w:r w:rsidR="003E7C11" w:rsidRPr="003741E9">
        <w:rPr>
          <w:rFonts w:eastAsia="SimSun"/>
          <w:lang w:val="en-US" w:eastAsia="zh-CN"/>
        </w:rPr>
        <w:t xml:space="preserve"> </w:t>
      </w:r>
      <w:bookmarkEnd w:id="4576"/>
      <w:r w:rsidR="003E7C11" w:rsidRPr="00AF47C0">
        <w:rPr>
          <w:rFonts w:eastAsia="CIDFont+F1"/>
          <w:lang w:val="en-GB"/>
        </w:rPr>
        <w:t xml:space="preserve">Regional applications of MCB has </w:t>
      </w:r>
      <w:r w:rsidR="00694368" w:rsidRPr="00AF47C0">
        <w:rPr>
          <w:rFonts w:eastAsia="CIDFont+F1"/>
          <w:lang w:val="en-GB"/>
        </w:rPr>
        <w:t>also been</w:t>
      </w:r>
      <w:r w:rsidR="003E7C11" w:rsidRPr="00AF47C0">
        <w:rPr>
          <w:rFonts w:eastAsia="CIDFont+F1"/>
          <w:lang w:val="en-GB"/>
        </w:rPr>
        <w:t xml:space="preserve"> suggested for offsetting severe impacts from tropical cyclones whose genesis is associated with </w:t>
      </w:r>
      <w:r w:rsidR="007E3A0A" w:rsidRPr="00AF47C0">
        <w:rPr>
          <w:rFonts w:eastAsia="CIDFont+F1"/>
          <w:lang w:val="en-GB"/>
        </w:rPr>
        <w:t xml:space="preserve">higher </w:t>
      </w:r>
      <w:r w:rsidR="003E7C11" w:rsidRPr="00AF47C0">
        <w:rPr>
          <w:rFonts w:eastAsia="CIDFont+F1"/>
          <w:lang w:val="en-GB"/>
        </w:rPr>
        <w:lastRenderedPageBreak/>
        <w:t>SST (MacCracken, 2016</w:t>
      </w:r>
      <w:ins w:id="4585" w:author="Ian Blenkinsop" w:date="2021-07-27T16:17:00Z">
        <w:r w:rsidR="002A7B42">
          <w:rPr>
            <w:rFonts w:eastAsia="CIDFont+F1"/>
            <w:lang w:val="en-GB"/>
          </w:rPr>
          <w:t>;</w:t>
        </w:r>
      </w:ins>
      <w:del w:id="4586" w:author="Ian Blenkinsop" w:date="2021-07-27T16:17:00Z">
        <w:r w:rsidR="003E7C11" w:rsidRPr="00AF47C0" w:rsidDel="002A7B42">
          <w:rPr>
            <w:rFonts w:eastAsia="CIDFont+F1"/>
            <w:lang w:val="en-GB"/>
          </w:rPr>
          <w:delText xml:space="preserve">) </w:delText>
        </w:r>
      </w:del>
      <w:r w:rsidR="003E7C11" w:rsidRPr="003862D0">
        <w:rPr>
          <w:rFonts w:eastAsia="CIDFont+F1"/>
          <w:lang w:val="en-GB"/>
        </w:rPr>
        <w:fldChar w:fldCharType="begin" w:fldLock="1"/>
      </w:r>
      <w:r w:rsidR="00CD3B49">
        <w:rPr>
          <w:rFonts w:eastAsia="CIDFont+F1"/>
          <w:lang w:val="en-GB"/>
        </w:rPr>
        <w:instrText>ADDIN CSL_CITATION { "citationItems" : [ { "id" : "ITEM-1", "itemData" : { "DOI" : "10.1098/rsta.2014.0053", "abstract" : " The general principle behind the marine cloud brightening (MCB) climate engineering technique is that seeding marine stratocumulus clouds with substantial concentrations of roughly monodisperse sub-micrometre-sized seawater particles might significantly enhance cloud albedo and longevity, thereby producing a cooling effect. This paper is concerned with preliminary studies of the possible beneficial application of MCB to three regional issues: (1) recovery of polar ice loss, (2) weakening of developing hurricanes and (3) elimination or reduction of coral bleaching. The primary focus is on Item 1. We focus discussion herein on advantages associated with engaging in limited-area seeding, regional effects rather than global; and the levels of seeding that may be required to address changing current and near-term conditions in the Arctic. We also mention the possibility that MCB might be capable of producing a localized cooling to help stabilize the West Antarctic Ice Sheet. ", "author" : [ { "dropping-particle" : "", "family" : "Latham", "given" : "John", "non-dropping-particle" : "", "parse-names" : false, "suffix" : "" }, { "dropping-particle" : "", "family" : "Gadian", "given" : "Alan", "non-dropping-particle" : "", "parse-names" : false, "suffix" : "" }, { "dropping-particle" : "", "family" : "Fournier", "given" : "Jim", "non-dropping-particle" : "", "parse-names" : false, "suffix" : "" }, { "dropping-particle" : "", "family" : "Parkes", "given" : "Ben", "non-dropping-particle" : "", "parse-names" : false, "suffix" : "" }, { "dropping-particle" : "", "family" : "Wadhams", "given" : "Peter", "non-dropping-particle" : "", "parse-names" : false, "suffix" : "" }, { "dropping-particle" : "", "family" : "Chen", "given" : "Jack", "non-dropping-particle" : "", "parse-names" : false, "suffix" : "" } ], "container-title" : "Philosophical Transactions of the Royal Society A: Mathematical, Physical and Engineering Sciences", "id" : "ITEM-1", "issue" : "2031", "issued" : { "date-parts" : [ [ "2014" ] ] }, "page" : "20140053", "title" : "Marine cloud brightening: regional applications", "translator" : [ { "dropping-particle" : "", "family" : "K5048", "given" : "", "non-dropping-particle" : "", "parse-names" : false, "suffix" : "" } ], "type" : "article-journal", "volume" : "372" }, "uris" : [ "http://www.mendeley.com/documents/?uuid=3fa7a45d-104a-457b-afcf-3e0ee278a608", "http://www.mendeley.com/documents/?uuid=b7ded4b8-270b-42ec-b23c-4e46db3478b9" ] } ], "mendeley" : { "formattedCitation" : "(Latham et al., 2014)", "manualFormatting" : " Latham et al., 2014)", "plainTextFormattedCitation" : "(Latham et al., 2014)", "previouslyFormattedCitation" : "(Latham et al., 2014)" }, "properties" : { "noteIndex" : 0 }, "schema" : "https://github.com/citation-style-language/schema/raw/master/csl-citation.json" }</w:instrText>
      </w:r>
      <w:r w:rsidR="003E7C11" w:rsidRPr="003862D0">
        <w:rPr>
          <w:rFonts w:eastAsia="CIDFont+F1"/>
          <w:lang w:val="en-GB"/>
        </w:rPr>
        <w:fldChar w:fldCharType="separate"/>
      </w:r>
      <w:del w:id="4587" w:author="Ian Blenkinsop" w:date="2021-07-27T16:17:00Z">
        <w:r w:rsidR="00016735" w:rsidDel="002A7B42">
          <w:rPr>
            <w:rFonts w:eastAsia="CIDFont+F1"/>
            <w:noProof/>
            <w:lang w:val="en-GB"/>
          </w:rPr>
          <w:delText>(</w:delText>
        </w:r>
      </w:del>
      <w:ins w:id="4588" w:author="Ian Blenkinsop" w:date="2021-07-27T16:17:00Z">
        <w:r w:rsidR="002A7B42">
          <w:rPr>
            <w:rFonts w:eastAsia="CIDFont+F1"/>
            <w:noProof/>
            <w:lang w:val="en-GB"/>
          </w:rPr>
          <w:t xml:space="preserve"> </w:t>
        </w:r>
      </w:ins>
      <w:r w:rsidR="00016735">
        <w:rPr>
          <w:rFonts w:eastAsia="CIDFont+F1"/>
          <w:noProof/>
          <w:lang w:val="en-GB"/>
        </w:rPr>
        <w:t>Latham et al., 2014)</w:t>
      </w:r>
      <w:r w:rsidR="003E7C11" w:rsidRPr="003862D0">
        <w:rPr>
          <w:rFonts w:eastAsia="CIDFont+F1"/>
          <w:lang w:val="en-GB"/>
        </w:rPr>
        <w:fldChar w:fldCharType="end"/>
      </w:r>
      <w:r w:rsidR="003E7C11" w:rsidRPr="003862D0">
        <w:rPr>
          <w:rFonts w:eastAsia="CIDFont+F1"/>
          <w:lang w:val="en-GB"/>
        </w:rPr>
        <w:t xml:space="preserve"> and for protecting coral reefs from </w:t>
      </w:r>
      <w:r w:rsidR="007E3A0A" w:rsidRPr="003862D0">
        <w:rPr>
          <w:rFonts w:eastAsia="CIDFont+F1"/>
          <w:lang w:val="en-GB"/>
        </w:rPr>
        <w:t xml:space="preserve">higher </w:t>
      </w:r>
      <w:r w:rsidR="003E7C11" w:rsidRPr="003862D0">
        <w:rPr>
          <w:rFonts w:eastAsia="CIDFont+F1"/>
          <w:lang w:val="en-GB"/>
        </w:rPr>
        <w:t xml:space="preserve">SST </w:t>
      </w:r>
      <w:r w:rsidR="003E7C11" w:rsidRPr="003862D0">
        <w:rPr>
          <w:rFonts w:eastAsia="CIDFont+F1"/>
          <w:lang w:val="en-GB"/>
        </w:rPr>
        <w:fldChar w:fldCharType="begin" w:fldLock="1"/>
      </w:r>
      <w:r w:rsidR="00615634">
        <w:rPr>
          <w:rFonts w:eastAsia="CIDFont+F1"/>
          <w:lang w:val="en-GB"/>
        </w:rPr>
        <w:instrText>ADDIN CSL_CITATION { "citationItems" : [ { "id" : "ITEM-1", "itemData" : { "DOI" : "10.1002/asl2.442", "abstract" : "Abstract Increases in coral bleaching events over the last few decades have been largely caused by rising sea surface temperatures (SST), and continued warming is expected to cause even greater increases through this century. We use a Global Climate Model to examine the potential of marine cloud brightening (MCB) to cool oceanic surface waters in three coral reef provinces. Our simulations indicate that under doubled CO2 conditions, the substantial increases in coral bleaching conditions from current values in three reef regions (Caribbean, French Polynesia, and the Great Barrier Reef) were eliminated when MCB was applied, which reduced the SSTs at these sites roughly to their original values.", "author" : [ { "dropping-particle" : "", "family" : "Latham", "given" : "John", "non-dropping-particle" : "", "parse-names" : false, "suffix" : "" }, { "dropping-particle" : "", "family" : "Kleypas", "given" : "Joan", "non-dropping-particle" : "", "parse-names" : false, "suffix" : "" }, { "dropping-particle" : "", "family" : "Hauser", "given" : "Rachel", "non-dropping-particle" : "", "parse-names" : false, "suffix" : "" }, { "dropping-particle" : "", "family" : "Parkes", "given" : "Ben", "non-dropping-particle" : "", "parse-names" : false, "suffix" : "" }, { "dropping-particle" : "", "family" : "Gadian", "given" : "Alan", "non-dropping-particle" : "", "parse-names" : false, "suffix" : "" } ], "container-title" : "Atmospheric Science Letters", "id" : "ITEM-1", "issue" : "4", "issued" : { "date-parts" : [ [ "2013" ] ] }, "page" : "214-219", "title" : "Can marine cloud brightening reduce coral bleaching?", "translator" : [ { "dropping-particle" : "", "family" : "K5032", "given" : "", "non-dropping-particle" : "", "parse-names" : false, "suffix" : "" } ], "type" : "article-journal", "volume" : "14" }, "uris" : [ "http://www.mendeley.com/documents/?uuid=d3752bd1-5e55-4364-8ea5-cb059d1cdbf3", "http://www.mendeley.com/documents/?uuid=3426ccc1-3698-4b2b-af2b-5486bd268c70" ] } ], "mendeley" : { "formattedCitation" : "(Latham et al., 2013)", "plainTextFormattedCitation" : "(Latham et al., 2013)", "previouslyFormattedCitation" : "(Latham et al., 2013)" }, "properties" : { "noteIndex" : 0 }, "schema" : "https://github.com/citation-style-language/schema/raw/master/csl-citation.json" }</w:instrText>
      </w:r>
      <w:r w:rsidR="003E7C11" w:rsidRPr="003862D0">
        <w:rPr>
          <w:rFonts w:eastAsia="CIDFont+F1"/>
          <w:lang w:val="en-GB"/>
        </w:rPr>
        <w:fldChar w:fldCharType="separate"/>
      </w:r>
      <w:r w:rsidR="00016735">
        <w:rPr>
          <w:rFonts w:eastAsia="CIDFont+F1"/>
          <w:noProof/>
          <w:lang w:val="en-GB"/>
        </w:rPr>
        <w:t>(Latham et al., 2013)</w:t>
      </w:r>
      <w:r w:rsidR="003E7C11" w:rsidRPr="003862D0">
        <w:rPr>
          <w:rFonts w:eastAsia="CIDFont+F1"/>
          <w:lang w:val="en-GB"/>
        </w:rPr>
        <w:fldChar w:fldCharType="end"/>
      </w:r>
      <w:r w:rsidR="003E7C11" w:rsidRPr="003862D0">
        <w:rPr>
          <w:rFonts w:eastAsia="CIDFont+F1"/>
          <w:lang w:val="en-GB"/>
        </w:rPr>
        <w:t xml:space="preserve">. However, such regional approaches also involve large uncertainties in the magnitude of the responses and </w:t>
      </w:r>
      <w:r w:rsidR="00F72148" w:rsidRPr="003862D0">
        <w:rPr>
          <w:rFonts w:eastAsia="CIDFont+F1"/>
          <w:lang w:val="en-GB"/>
        </w:rPr>
        <w:t>consequences</w:t>
      </w:r>
      <w:r w:rsidR="003E7C11" w:rsidRPr="003862D0">
        <w:rPr>
          <w:rFonts w:eastAsia="CIDFont+F1"/>
          <w:lang w:val="en-GB"/>
        </w:rPr>
        <w:t>.</w:t>
      </w:r>
    </w:p>
    <w:p w14:paraId="550612E0" w14:textId="77777777" w:rsidR="003E7C11" w:rsidRPr="003862D0" w:rsidRDefault="003E7C11" w:rsidP="003E7C11">
      <w:pPr>
        <w:pStyle w:val="AR6BodyText"/>
        <w:rPr>
          <w:rFonts w:eastAsia="SimSun"/>
          <w:lang w:val="en-GB" w:eastAsia="zh-CN"/>
        </w:rPr>
      </w:pPr>
    </w:p>
    <w:p w14:paraId="650F0519" w14:textId="1E2D8F68" w:rsidR="003E7C11" w:rsidRPr="003862D0" w:rsidRDefault="003E7C11" w:rsidP="003E7C11">
      <w:pPr>
        <w:pStyle w:val="AR6BodyText"/>
        <w:rPr>
          <w:rFonts w:eastAsia="SimSun"/>
          <w:lang w:val="en-GB" w:eastAsia="zh-CN"/>
        </w:rPr>
      </w:pPr>
      <w:r w:rsidRPr="003862D0">
        <w:rPr>
          <w:rFonts w:eastAsia="SimSun"/>
          <w:lang w:val="en-GB" w:eastAsia="zh-CN"/>
        </w:rPr>
        <w:t>Several modelling studies suggest that the direct scattering effect by injected particles might also play an important role in the cooling effect of MCB, but the relative contribution of aerosol</w:t>
      </w:r>
      <w:r w:rsidR="007E3A0A" w:rsidRPr="003862D0">
        <w:rPr>
          <w:lang w:val="en-GB"/>
        </w:rPr>
        <w:t>–</w:t>
      </w:r>
      <w:r w:rsidRPr="003862D0">
        <w:rPr>
          <w:rFonts w:eastAsia="SimSun"/>
          <w:lang w:val="en-GB" w:eastAsia="zh-CN"/>
        </w:rPr>
        <w:t>cloud and aerosol</w:t>
      </w:r>
      <w:r w:rsidR="007E3A0A" w:rsidRPr="003862D0">
        <w:rPr>
          <w:lang w:val="en-GB"/>
        </w:rPr>
        <w:t>–cloud–</w:t>
      </w:r>
      <w:r w:rsidRPr="003862D0">
        <w:rPr>
          <w:rFonts w:eastAsia="SimSun"/>
          <w:lang w:val="en-GB" w:eastAsia="zh-CN"/>
        </w:rPr>
        <w:t>radiation effect is uncertain</w:t>
      </w:r>
      <w:del w:id="4589" w:author="Robin Matthews" w:date="2021-06-16T18:13:00Z">
        <w:r w:rsidRPr="003862D0" w:rsidDel="0033785F">
          <w:rPr>
            <w:rFonts w:eastAsia="SimSun"/>
            <w:lang w:val="en-GB" w:eastAsia="zh-CN"/>
          </w:rPr>
          <w:delText xml:space="preserve"> </w:delText>
        </w:r>
      </w:del>
      <w:bookmarkStart w:id="4590" w:name="_Hlk74759589"/>
      <w:ins w:id="4591" w:author="Robin Matthews" w:date="2021-06-16T18:13: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"http://www.mendeley.com/documents/?uuid=0fd91eed-2360-490c-8332-3cf173ce74ed", "http://www.mendeley.com/documents/?uuid=0f9daea0-3871-4344-8326-fa896cf0b41b", "http://www.mendeley.com/documents/?uuid=ec23a025-cdcd-4f53-8cbf-0a2ac7fd80f8" ] }, { "id" : "ITEM-2",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"ITEM-2",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"ITEM-3", "itemData" : { "DOI" : "10.1002/jgrd.50856", "ISSN" : "2169897X", "abstract" : "AbstractMarine cloud brightening through sea spray injection has been proposed as a method of temporarily alleviating some of the impacts of anthropogenic climate change, as part of a set of technologies called geoengineering. We outline here a proposal for three coordinated climate modeling experiments to test aspects of sea spray geoengineering, to be conducted under the auspices of the Geoengineering Model Intercomparison Project (GeoMIP). The first, highly idealized, experiment (G1ocean-albedo) involves a uniform increase in ocean albedo to offset an instantaneous quadrupling of CO2 concentrations from preindustrial levels. Results from a single climate model show an increased land-sea temperature contrast, Arctic warming, and large shifts in annual mean precipitation patterns. The second experiment (G4cdnc) involves increasing cloud droplet number concentration in all low-level marine clouds to offset some of the radiative forcing of an RCP4.5 scenario. This experiment will test the robustness of models in simulating geographically heterogeneous radiative flux changes and their effects on climate. The third experiment (G4sea-salt) involves injection of sea spray aerosols into the marine boundary layer between 30\u00b0S and 30\u00b0N to offset 2 W m\u22122 of the effective radiative forcing of an RCP4.5 scenario. A single model study shows that the induced effective radiative forcing is largely confined to the latitudes in which injection occurs. In this single model simulation, the forcing due to aerosol-radiation interactions is stronger than the forcing due to aerosol-cloud interactions.", "author" : [ { "dropping-particle" : "", "family" : "Kravitz", "given" : "Ben", "non-dropping-particle" : "", "parse-names" : false, "suffix" : "" }, { "dropping-particle" : "", "family" : "Forster", "given" : "Piers M", "non-dropping-particle" : "", "parse-names" : false, "suffix" : "" }, { "dropping-particle" : "", "family" : "Jones", "given" : "Andy", "non-dropping-particle" : "", "parse-names" : false, "suffix" : "" }, { "dropping-particle" : "", "family" : "Robock", "given" : "Alan",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"Jenkins", "given" : "Annabel K L", "non-dropping-particle" : "", "parse-names" : false, "suffix" : "" }, { "dropping-particle" : "", "family" : "Korhonen", "given" : "Hannele",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"Niemeier", "given" : "Ulrike", "non-dropping-particle" : "", "parse-names" : false, "suffix" : "" }, { "dropping-particle" : "", "family" : "Partanen", "given" : "Antti-Ilari", "non-dropping-particle" : "", "parse-names" : false, "suffix" : "" }, { "dropping-particle" : "", "family" : "Rasch", "given" : "Philip J", "non-dropping-particle" : "", "parse-names" : false, "suffix" : "" }, { "dropping-particle" : "", "family" : "Wang", "given" : "Hailong", "non-dropping-particle" : "", "parse-names" : false, "suffix" : "" }, { "dropping-particle" : "", "family" : "Watanabe", "given" : "Shingo", "non-dropping-particle" : "", "parse-names" : false, "suffix" : "" } ], "container-title" : "Journal of Geophysical Research: Atmospheres", "id" : "ITEM-3", "issue" : "19", "issued" : { "date-parts" : [ [ "2013", "10", "16" ] ] }, "page" : "11,175-11,186", "title" : "Sea spray geoengineering experiments in the geoengineering model intercomparison project (GeoMIP): Experimental design and preliminary results", "translator" : [ { "dropping-particle" : "", "family" : "K3552", "given" : "", "non-dropping-particle" : "", "parse-names" : false, "suffix" : "" } ], "type" : "article-journal", "volume" : "118" }, "uris" : [ "http://www.mendeley.com/documents/?uuid=d46655f6-2c77-4afb-9af9-8d61f886ee7a" ] } ], "mendeley" : { "formattedCitation" : "(Partanen et al., 2012; Kravitz et al., 2013b; Ahlm et al., 2017)", "manualFormatting" : "(Partanen et al., 2012; Kravitz et al., 2013b; Ahlm et al., 2017)", "plainTextFormattedCitation" : "(Partanen et al., 2012; Kravitz et al., 2013b; Ahlm et al., 2017)", "previouslyFormattedCitation" : "(Partanen et al., 2012; Kravitz et al., 2013; Ahlm et al., 2017)" }, "properties" : { "noteIndex" : 0 }, "schema" : "https://github.com/citation-style-language/schema/raw/master/csl-citation.json" }</w:instrText>
      </w:r>
      <w:ins w:id="4592" w:author="Robin Matthews" w:date="2021-06-16T18:13:00Z">
        <w:r w:rsidR="0033785F">
          <w:rPr>
            <w:rFonts w:eastAsia="SimSun"/>
            <w:lang w:eastAsia="zh-CN"/>
          </w:rPr>
          <w:fldChar w:fldCharType="separate"/>
        </w:r>
        <w:r w:rsidR="0033785F" w:rsidRPr="000D014A">
          <w:rPr>
            <w:rFonts w:eastAsia="SimSun"/>
            <w:noProof/>
            <w:lang w:eastAsia="zh-CN"/>
          </w:rPr>
          <w:t>(Partanen et al., 2012; Kravitz et al., 2013</w:t>
        </w:r>
        <w:r w:rsidR="0033785F">
          <w:rPr>
            <w:rFonts w:eastAsia="SimSun"/>
            <w:noProof/>
            <w:lang w:eastAsia="zh-CN"/>
          </w:rPr>
          <w:t>b</w:t>
        </w:r>
        <w:r w:rsidR="0033785F" w:rsidRPr="000D014A">
          <w:rPr>
            <w:rFonts w:eastAsia="SimSun"/>
            <w:noProof/>
            <w:lang w:eastAsia="zh-CN"/>
          </w:rPr>
          <w:t>; Ahlm et al., 2017)</w:t>
        </w:r>
        <w:r w:rsidR="0033785F">
          <w:rPr>
            <w:rFonts w:eastAsia="SimSun"/>
            <w:lang w:eastAsia="zh-CN"/>
          </w:rPr>
          <w:fldChar w:fldCharType="end"/>
        </w:r>
      </w:ins>
      <w:del w:id="4593" w:author="Robin Matthews" w:date="2021-06-16T18:13: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\u22125.1 W m\u22122, which is enough to counteract warming from doubled CO2 concentration. When the baseline flux was limited to three persistent stratocumulus regions (3.3\\% of Earth's surface, total annual emissions 20.6 Tg), the RFP was \u22120.8 Wm\u22122 resulting mainly from a 74\u201380\\% increase in cloud droplet number concentration and a 2.5\u20134.4 percentage point increase in cloud cover. Multiplying the baseline mass flux by 5 or reducing the injected particle size from 250 to 100 nm had comparable effects on the geoengineering efficiency with RFPs \u22122.2 and \u22122.1 Wm\u22122, respectively. Within regions characterized with persistent stratocumulus decks, practically all</w:delInstrText>
        </w:r>
        <w:r w:rsidR="00615634" w:rsidDel="0033785F">
          <w:rPr>
            <w:rFonts w:eastAsia="SimSun"/>
            <w:lang w:val="en-GB" w:eastAsia="zh-CN"/>
          </w:rPr>
          <w:delInstrText xml:space="preserve">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"ITEM-1", "issue" : "D2", "issued" : { "date-parts" : [ [ "2012", "1", "27" ] ] }, "page" : "D02203", "title" : "Direct and indirect effects of sea spray geoengineering and the role of injected particle size", "translator" : [ { "dropping-particle" : "", "family" : "K5024", "given" : "", "non-dropping-particle" : "", "parse-names" : false, "suffix" : "" } ], "type" : "article-journal", "volume" : "117" }, "uris" : [ "http://www.mendeley.com/documents/?uuid=0fd91eed-2360-490c-8332-3cf173ce74ed", "http://www.mendeley.com/documents/?uuid=0f9daea0-3871-4344-8326-fa896cf0b41b", "http://www.mendeley.com/documents/?uuid=ec23a025-cdcd-4f53-8cbf-0a2ac7fd80f8" ] } ], "mendeley" : { "formattedCitation" : "(Partanen et al., 2012)", "plainTextFormattedCitation" : "(Partanen et al., 2012)", "previouslyFormattedCitation" : "(Partanen et al., 2012)"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(Partanen et al., 2012)</w:delText>
        </w:r>
        <w:r w:rsidRPr="003862D0" w:rsidDel="0033785F">
          <w:rPr>
            <w:rFonts w:eastAsia="SimSun"/>
            <w:lang w:val="en-GB" w:eastAsia="zh-CN"/>
          </w:rPr>
          <w:fldChar w:fldCharType="end"/>
        </w:r>
        <w:r w:rsidRPr="003862D0" w:rsidDel="0033785F">
          <w:rPr>
            <w:rFonts w:eastAsia="SimSun"/>
            <w:lang w:val="en-GB" w:eastAsia="zh-CN"/>
          </w:rPr>
          <w:delText xml:space="preserve"> </w:delText>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(Ahlm et al., 2017)</w:delText>
        </w:r>
        <w:r w:rsidRPr="003862D0" w:rsidDel="0033785F">
          <w:rPr>
            <w:rFonts w:eastAsia="SimSun"/>
            <w:lang w:val="en-GB" w:eastAsia="zh-CN"/>
          </w:rPr>
          <w:fldChar w:fldCharType="end"/>
        </w:r>
        <w:r w:rsidRPr="003862D0" w:rsidDel="0033785F">
          <w:rPr>
            <w:rFonts w:eastAsia="SimSun"/>
            <w:lang w:val="en-GB" w:eastAsia="zh-CN"/>
          </w:rPr>
          <w:delText xml:space="preserve"> </w:delText>
        </w:r>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"10.1002/jgrd.50856", "ISSN" : "2169897X", "abstract" : "AbstractMarine cloud brightening through sea spray injection has been proposed as a method of temporarily alleviating some of the impacts of anthropogenic climate change, as part of a set of technologies called geoengineering. We outline here a proposal for three coordinated climate modeling experiments to test aspects of sea spray geoengineering, to be conducted under the auspices of the Geoengineering Model Intercomparison Project (GeoMIP). The first, highly idealized, experiment (G1ocean-albedo) involves a uniform increase in ocean albedo to offset an instantaneous quadrupling of CO2 concentrations from preindustrial levels. Results from a single climate model show an increased land-sea temperature contrast, Arctic warming, and large shifts in annual mean precipitation patterns. The second experiment (G4cdnc) involves increasing cloud droplet number concentration in all low-level marine clouds to offset some of the radiative forcing of an RCP4.5 scenario. This experiment will test the robustness of models in simulating geographically heterogeneous radiative flux changes and their effects on climate. The third experiment (G4sea-salt) involves injection of sea spray aerosols into the marine boundary layer between 30\u00b0S and 30\u00b0N to offset 2 W m\u22122 of the effective radiative forcing of an RCP4.5 scenario. A single model study shows that the induced effective radiative forcing is largely confined to the latitudes in which injection occurs. In this single model simulation, the forcing due to aerosol-radiation interactions is stronger than the forcing due to aerosol-cloud interactions.", "author" : [ { "dropping-particle" : "", "family" : "Kravitz", "given" : "Ben", "non-dropping-particle" : "", "parse-names" : false, "suffix" : "" }, { "dropping-particle" : "", "family" : "Forster", "given" : "Piers M", "non-dropping-particle" : "", "parse-names" : false, "suffix" : "" }, { "dropping-particle" : "", "family" : "Jones", "given" : "Andy", "non-dropping-particle" : "", "parse-names" : false, "suffix" : "" }, { "dropping-particle" : "", "family" : "Robock", "given" : "Alan",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"Jenkins", "given" : "Annabel K L", "non-dropping-particle" : "", "parse-names" : false, "suffix" : "" }, { "dropping-particle" : "", "family" : "Korhonen", "given" : "Hannele", "non-dropping-particle" : "", "parse-names" : false, "suffix" : "" }, { "dropping-particle" : "", "family" : "Kristj\u00e1nsson", "given" : "J\u00f3n Egill", "non-dropping-particle" : "", "parse-names" : false, "suffix" : "" }, { "dropping-particle" : "", "family" : "Muri", "given" : "Helene", "non-dropping-particle" : "", "parse-names" : false, "suffix" : "" }, { "dropping-particle" : "", "family" : "Niemeier", "given" : "Ulrike", "non-dropping-particle" : "", "parse-names" : false, "suffix" : "" }, { "dropping-particle" : "", "family" : "Partanen", "given" : "Antti-Ilari", "non-dropping-particle" : "", "parse-names" : false, "suffix" : "" }, { "dropping-particle" : "", "family" : "Rasch", "given" : "Philip J", "non-dropping-particle" : "", "parse-names" : false, "suffix" : "" }, { "dropping-particle" : "", "family" : "Wang", "given" : "Hailong", "non-dropping-particle" : "", "parse-names" : false, "suffix" : "" }, { "dropping-particle" : "", "family" : "Watanabe", "given" : "Shingo", "non-dropping-particle" : "", "parse-names" : false, "suffix" : "" } ], "container-title" : "Journal of Geophysical Research: Atmospheres", "id" : "ITEM-1", "issue" : "19", "issued" : { "date-parts" : [ [ "2013", "10", "16" ] ] }, "page" : "11,175-11,186", "title" : "Sea spray geoengineering experiments in the geoengineering model intercomparison project (GeoMIP): Experimental design and preliminary results", "translator" : [ { "dropping-particle" : "", "family" : "K3552", "given" : "", "non-dropping-particle" : "", "parse-names" : false, "suffix" : "" } ], "type" : "article-journal", "volume" : "118" }, "uris" : [ "http://www.mendeley.com/documents/?uuid=d46655f6-2c77-4afb-9af9-8d61f886ee7a" ] } ], "mendeley" : { "formattedCitation" : "(Kravitz et al., 2013b)", "plainTextFormattedCitation" : "(Kravitz et al., 2013b)", "previouslyFormattedCitation" : "(Kravitz et al., 2013b)"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(Kravitz et al., 2013b)</w:delText>
        </w:r>
        <w:r w:rsidRPr="003862D0" w:rsidDel="0033785F">
          <w:rPr>
            <w:rFonts w:eastAsia="SimSun"/>
            <w:lang w:val="en-GB" w:eastAsia="zh-CN"/>
          </w:rPr>
          <w:fldChar w:fldCharType="end"/>
        </w:r>
      </w:del>
      <w:bookmarkEnd w:id="4590"/>
      <w:r w:rsidRPr="003862D0">
        <w:rPr>
          <w:rFonts w:eastAsia="SimSun"/>
          <w:lang w:val="en-GB" w:eastAsia="zh-CN"/>
        </w:rPr>
        <w:t xml:space="preserve">. Relative to the </w:t>
      </w:r>
      <w:r w:rsidR="00A55157">
        <w:rPr>
          <w:rFonts w:eastAsia="SimSun"/>
          <w:lang w:val="en-GB" w:eastAsia="zh-CN"/>
        </w:rPr>
        <w:t xml:space="preserve">high-GHG </w:t>
      </w:r>
      <w:r w:rsidRPr="003862D0">
        <w:rPr>
          <w:rFonts w:eastAsia="SimSun"/>
          <w:lang w:val="en-GB" w:eastAsia="zh-CN"/>
        </w:rPr>
        <w:t>climate</w:t>
      </w:r>
      <w:r w:rsidR="005E2D12">
        <w:rPr>
          <w:rFonts w:eastAsia="SimSun"/>
          <w:lang w:val="en-GB" w:eastAsia="zh-CN"/>
        </w:rPr>
        <w:t>,</w:t>
      </w:r>
      <w:r w:rsidRPr="003862D0">
        <w:rPr>
          <w:rFonts w:eastAsia="SimSun"/>
          <w:lang w:val="en-GB" w:eastAsia="zh-CN"/>
        </w:rPr>
        <w:t xml:space="preserve"> it is </w:t>
      </w:r>
      <w:r w:rsidRPr="003862D0">
        <w:rPr>
          <w:rFonts w:eastAsia="SimSun"/>
          <w:i/>
          <w:lang w:val="en-GB" w:eastAsia="zh-CN"/>
        </w:rPr>
        <w:t>likely</w:t>
      </w:r>
      <w:r w:rsidRPr="003862D0">
        <w:rPr>
          <w:rFonts w:eastAsia="SimSun"/>
          <w:lang w:val="en-GB" w:eastAsia="zh-CN"/>
        </w:rPr>
        <w:t xml:space="preserve"> that MCB would increase precipitation over tropical land due to the inhomogeneous forcing pattern of MCB over ocean and land (</w:t>
      </w:r>
      <w:r w:rsidRPr="003862D0">
        <w:rPr>
          <w:rFonts w:eastAsia="SimSun"/>
          <w:i/>
          <w:lang w:val="en-GB" w:eastAsia="zh-CN"/>
        </w:rPr>
        <w:t>medium confidence</w:t>
      </w:r>
      <w:r w:rsidRPr="003862D0">
        <w:rPr>
          <w:rFonts w:eastAsia="SimSun"/>
          <w:lang w:val="en-GB" w:eastAsia="zh-CN"/>
        </w:rPr>
        <w:t>)</w:t>
      </w:r>
      <w:del w:id="4594" w:author="Robin Matthews" w:date="2021-06-16T18:13:00Z">
        <w:r w:rsidRPr="003862D0" w:rsidDel="0033785F">
          <w:rPr>
            <w:rFonts w:eastAsia="SimSun"/>
            <w:lang w:val="en-GB" w:eastAsia="zh-CN"/>
          </w:rPr>
          <w:delText xml:space="preserve"> </w:delText>
        </w:r>
      </w:del>
      <w:bookmarkStart w:id="4595" w:name="_Hlk74759612"/>
      <w:ins w:id="4596" w:author="Robin Matthews" w:date="2021-06-16T18:13: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"http://www.mendeley.com/documents/?uuid=5b4e405c-9115-4c66-a410-3ba33bb25bb7", "http://www.mendeley.com/documents/?uuid=661659da-ce34-4497-b38a-ba17a21318b2" ] }, { "id" : "ITEM-2",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"ITEM-2",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"id" : "ITEM-3",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"ITEM-3",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"ITEM-4",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"ITEM-4",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"http://www.mendeley.com/documents/?uuid=1afd943f-4b2b-4896-a228-ba80e9366388", "http://www.mendeley.com/documents/?uuid=1de8e34d-b66b-4d8a-843a-22d1ef1a7a95" ] }, { "id" : "ITEM-5",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"ITEM-5",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"id" : "ITEM-6", "itemData" : { "DOI" : "10.1007/s00382-010-0868-1", "ISSN" : "1432-0894", "abstract" : "Recent studies have shown that changes in solar radiation affect the hydrological cycle more strongly than equivalent CO2 changes for the same change in global mean surface temperature. Thus, solar radiation management \u201cgeoengineering\u201d proposals to completely offset global mean temperature increases by reducing the amount of absorbed sunlight might be expected to slow the global water cycle and reduce runoff over land. However, proposed countering of global warming by increasing the albedo of marine clouds would reduce surface solar radiation only over the oceans. Here, for an idealized scenario, we analyze the response of temperature and the hydrological cycle to increased reflection by clouds over the ocean using an atmospheric general circulation model coupled to a mixed layer ocean model. When cloud droplets are reduced in size over all oceans uniformly to offset the temperature increase from a doubling of atmospheric CO2, the global-mean precipitation and evaporation decreases by about 1.3% but runoff over land increases by 7.5% primarily due to increases over tropical land. In the model, more reflective marine clouds cool the atmospheric column over ocean. The result is a sinking motion over oceans and upward motion over land. We attribute the increased runoff over land to this increased upward motion over land when marine clouds are made more reflective. Our results suggest that, in contrast to other proposals to increase planetary albedo, offsetting mean global warming by reducing marine cloud droplet size does not necessarily lead to a drying, on average, of the continents. However, we note that the changes in precipitation, evaporation and P-E are dominated by small but significant areas, and given the highly idealized nature of this study, a more thorough and broader assessment would be required for proposals of altering marine cloud properties on a large scale.", "author" : [ { "dropping-particle" : "", "family" : "Bala", "given" : "G", "non-dropping-particle" : "", "parse-names" : false, "suffix" : "" }, { "dropping-particle" : "", "family" : "Caldeira", "given" : "Ken", "non-dropping-particle" : "", "parse-names" : false, "suffix" : "" }, { "dropping-particle" : "", "family" : "Nemani", "given" : "Rama", "non-dropping-particle" : "", "parse-names" : false, "suffix" : "" }, { "dropping-particle" : "", "family" : "Cao", "given" : "Long", "non-dropping-particle" : "", "parse-names" : false, "suffix" : "" }, { "dropping-particle" : "", "family" : "Ban-Weiss", "given" : "George", "non-dropping-particle" : "", "parse-names" : false, "suffix" : "" }, { "dropping-particle" : "", "family" : "Shin", "given" : "Ho-Jeong", "non-dropping-particle" : "", "parse-names" : false, "suffix" : "" } ], "container-title" : "Climate Dynamics", "id" : "ITEM-6", "issue" : "5", "issued" : { "date-parts" : [ [ "2011" ] ] }, "page" : "915-931", "title" : "Albedo enhancement of marine clouds to counteract global warming: impacts on the hydrological cycle", "translator" : [ { "dropping-particle" : "", "family" : "K4906", "given" : "", "non-dropping-particle" : "", "parse-names" : false, "suffix" : "" } ], "type" : "article-journal", "volume" : "37" }, "uris" : [ "http://www.mendeley.com/documents/?uuid=90a377d5-97c4-45c0-b08a-5006796b46b8", "http://www.mendeley.com/documents/?uuid=c6405e79-50f6-4afe-a6be-dbeeb0183922" ] } ], "mendeley" : { "formattedCitation" : "(Bala et al., 2011; Alterskj\u00e6r et al., 2013; Niemeier et al., 2013; Ahlm et al., 2017; Muri et al., 2018; Stjern et al., 2018)", "plainTextFormattedCitation" : "(Bala et al., 2011; Alterskj\u00e6r et al., 2013; Niemeier et al., 2013; Ahlm et al., 2017; Muri et al., 2018; Stjern et al., 2018)", "previouslyFormattedCitation" : "(Bala et al., 2011; Alterskj\u00e6r et al., 2013; Niemeier et al., 2013; Ahlm et al., 2017; Muri et al., 2018; Stjern et al., 2018)" }, "properties" : { "noteIndex" : 0 }, "schema" : "https://github.com/citation-style-language/schema/raw/master/csl-citation.json" }</w:instrText>
      </w:r>
      <w:ins w:id="4597" w:author="Robin Matthews" w:date="2021-06-16T18:13:00Z">
        <w:r w:rsidR="0033785F">
          <w:rPr>
            <w:rFonts w:eastAsia="SimSun"/>
            <w:lang w:eastAsia="zh-CN"/>
          </w:rPr>
          <w:fldChar w:fldCharType="separate"/>
        </w:r>
        <w:r w:rsidR="0033785F" w:rsidRPr="000D014A">
          <w:rPr>
            <w:rFonts w:eastAsia="SimSun"/>
            <w:noProof/>
            <w:lang w:eastAsia="zh-CN"/>
          </w:rPr>
          <w:t>(Bala et al., 2011; Alterskjær et al., 2013; Niemeier et al., 2013; Ahlm et al., 2017; Muri et al., 2018; Stjern et al., 2018)</w:t>
        </w:r>
        <w:r w:rsidR="0033785F">
          <w:rPr>
            <w:rFonts w:eastAsia="SimSun"/>
            <w:lang w:eastAsia="zh-CN"/>
          </w:rPr>
          <w:fldChar w:fldCharType="end"/>
        </w:r>
      </w:ins>
      <w:del w:id="4598" w:author="Robin Matthews" w:date="2021-06-16T18:13:00Z">
        <w:r w:rsidRPr="003862D0" w:rsidDel="0033785F">
          <w:rPr>
            <w:rFonts w:eastAsia="SimSun"/>
            <w:lang w:val="en-GB" w:eastAsia="zh-CN"/>
          </w:rPr>
          <w:fldChar w:fldCharType="begin" w:fldLock="1"/>
        </w:r>
        <w:r w:rsidR="00615634" w:rsidRPr="003741E9" w:rsidDel="0033785F">
          <w:rPr>
            <w:rFonts w:eastAsia="SimSun"/>
            <w:lang w:eastAsia="zh-CN"/>
          </w:rPr>
          <w:delInstrText>ADDIN CSL_CITATION { "citationItems" : [ { "id" : "ITEM-1", "itemData" : { "DOI" : "10.1002/2013JD020432", "abstract" : "AbstractAmong proposed mechanisms for counteracting global warming through solar radiation management is the deliberate injection of sea salt acting via marine cloud brightening and the direct effect of sea-salt aerosols. In this study, we show results from multidecadal simulations of such sea-salt climate engineering (SSCE) on top of the RCP4.5 emission scenario using three Earth system models. As in the proposed \u201cG3\u201d experiment of the Geoengineering Model Intercomparison Project, SSCE is designed to keep the top-of-atmosphere radiative forcing at the 2020 level for 50\u2009years. SSCE is then turned off and the models run for another 20\u2009years, enabling an investigation of the abrupt warming associated with a termination of climate engineering (\u201ctermination effect\u201d). As in former idealized studies, the climate engineering in all three models leads to a significant suppression of evaporation from low-latitude oceans and reduced precipitation over low-latitude oceans as well as in the storm-track regions. Unlike those studies, however, we find in all models enhanced evaporation, cloud formation, and precipitation over low-latitude land regions. This is a response to the localized cooling over the low-latitud</w:delInstrText>
        </w:r>
        <w:r w:rsidR="00615634" w:rsidDel="0033785F">
          <w:rPr>
            <w:rFonts w:eastAsia="SimSun"/>
            <w:lang w:val="en-GB" w:eastAsia="zh-CN"/>
          </w:rPr>
          <w:delInstrText>e oceans imposed by the SSCE design. As a result, the models obtain reduced aridity in many low-latitude land regions as well as in southern Europe. Terminating the SSCE leads to a rapid near-surface temperature increase, which, in the Arctic, exceeds 2\u2009K in all three models within 20\u2009years after SSCE has ceased. In the same period September Arctic sea ice cover shrinks by over 25\\%.", "author" : [ { "dropping-particle" : "", "family" : "Alterskj\u00e6r", "given" : "Kari", "non-dropping-particle" : "", "parse-names" : false, "suffix" : "" }, { "dropping-particle" : "", "family" : "Kristj\u00e1nsson", "given" : "J\u00f3n Egill", "non-dropping-particle" : "", "parse-names" : false, "suffix" : "" }, { "dropping-particle" : "", "family" : "Boucher", "given" : "Olivier", "non-dropping-particle" : "", "parse-names" : false, "suffix" : "" }, { "dropping-particle" : "", "family" : "Muri", "given" : "Helene", "non-dropping-particle" : "", "parse-names" : false, "suffix" : "" }, { "dropping-particle" : "", "family" : "Niemeier", "given" : "Ulrike", "non-dropping-particle" : "", "parse-names" : false, "suffix" : "" }, { "dropping-particle" : "", "family" : "Schmidt", "given" : "Hauke", "non-dropping-particle" : "", "parse-names" : false, "suffix" : "" }, { "dropping-particle" : "", "family" : "Schulz", "given" : "Michael", "non-dropping-particle" : "", "parse-names" : false, "suffix" : "" }, { "dropping-particle" : "", "family" : "Timmreck", "given" : "Claudia", "non-dropping-particle" : "", "parse-names" : false, "suffix" : "" } ], "container-title" : "Journal of Geophysical Research: Atmospheres", "id" : "ITEM-1", "issue" : "21", "issued" : { "date-parts" : [ [ "2013" ] ] }, "page" : "12,112-195,206", "title" : "Sea-salt injections into the low-latitude marine boundary layer: The transient response in three Earth system models", "translator" : [ { "dropping-particle" : "", "family" : "K5042", "given" : "", "non-dropping-particle" : "", "parse-names" : false, "suffix" : "" } ], "type" : "article-journal", "volume" : "118" }, "uris" : [ "http://www.mendeley.com/documents/?uuid=5b4e405c-9115-4c66-a410-3ba33bb25bb7", "http://www.mendeley.com/documents/?uuid=661659da-ce34-4497-b38a-ba17a21318b2" ] } ], "mendeley" : { "formattedCitation" : "(Alterskj\u00e6r et al., 2013)", "plainTextFormattedCitation" : "(Alterskj\u00e6r et al., 2013)", "previouslyFormattedCitation" : "(Alterskj\u00e6r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(Alterskjær et al., 2013)</w:delText>
        </w:r>
        <w:r w:rsidRPr="003862D0" w:rsidDel="0033785F">
          <w:rPr>
            <w:rFonts w:eastAsia="SimSun"/>
            <w:lang w:val="en-GB" w:eastAsia="zh-CN"/>
          </w:rPr>
          <w:fldChar w:fldCharType="end"/>
        </w:r>
        <w:r w:rsidR="002936D0" w:rsidRPr="003862D0" w:rsidDel="0033785F">
          <w:rPr>
            <w:rFonts w:eastAsia="SimSun"/>
            <w:lang w:val="en-GB"/>
          </w:rPr>
          <w:delText xml:space="preserve"> </w:delText>
        </w:r>
        <w:r w:rsidR="002936D0" w:rsidRPr="003862D0" w:rsidDel="0033785F">
          <w:rPr>
            <w:rFonts w:eastAsia="SimSun"/>
            <w:lang w:val="en-GB"/>
          </w:rPr>
          <w:fldChar w:fldCharType="begin" w:fldLock="1"/>
        </w:r>
        <w:r w:rsidR="00615634" w:rsidDel="0033785F">
          <w:rPr>
            <w:rFonts w:eastAsia="SimSun"/>
            <w:lang w:val="en-GB"/>
          </w:rPr>
          <w:del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"K5200", "given" : "", "non-dropping-particle" : "", "parse-names" : false, "suffix" : "" } ], "type" : "article-journal", "volume" : "17" }, "uris" : [ "http://www.mendeley.com/documents/?uuid=ab312fbf-dbba-4ab3-bd92-0c2f954b5df2" ] } ], "mendeley" : { "formattedCitation" : "(Ahlm et al., 2017)", "plainTextFormattedCitation" : "(Ahlm et al., 2017)", "previouslyFormattedCitation" : "(Ahlm et al., 2017)" }, "properties" : { "noteIndex" : 0 }, "schema" : "https://github.com/citation-style-language/schema/raw/master/csl-citation.json" }</w:delInstrText>
        </w:r>
        <w:r w:rsidR="002936D0" w:rsidRPr="003862D0" w:rsidDel="0033785F">
          <w:rPr>
            <w:rFonts w:eastAsia="SimSun"/>
            <w:lang w:val="en-GB"/>
          </w:rPr>
          <w:fldChar w:fldCharType="separate"/>
        </w:r>
        <w:r w:rsidR="00016735" w:rsidDel="0033785F">
          <w:rPr>
            <w:rFonts w:eastAsia="SimSun"/>
            <w:noProof/>
            <w:lang w:val="de-DE"/>
          </w:rPr>
          <w:delText>(Ahlm et al., 2017)</w:delText>
        </w:r>
        <w:r w:rsidR="002936D0" w:rsidRPr="003862D0" w:rsidDel="0033785F">
          <w:rPr>
            <w:rFonts w:eastAsia="SimSun"/>
            <w:lang w:val="en-GB"/>
          </w:rPr>
          <w:fldChar w:fldCharType="end"/>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(Stjern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"10.1002/2013JD020445", "abstract" : "Different techniques of solar radiation management (SRM) have been suggested to counteract global warming, among them the injection of sulfur into the stratosphere, mirrors in space, and marine cloud brightening through artificial emissions of sea salt. This study focuses on to what extent climate impacts of these three methods would be different. We present results from simulations with an Earth system model where the forcing from the increase of greenhouse gases in a transient scenario (RCP4.5) was balanced over 50\u2009years by SRM. While global mean temperature increases slightly due to the inertia of the climate system and evolves similar with time for the different SRM methods, responses of global mean precipitation differ considerably among the methods. The hydrological sensitivity is decreased by SRM, most prominently for aerosol-based techniques, sea salt emissions, and injection of sulfate into the stratosphere. Reasons for these differences are discussed through an analysis of the surface energy budget. Furthermore, effects on large-scale tropical dynamics and on regional climate are discussed.", "author" : [ { "dropping-particle" : "", "family" : "Niemeier", "given" : "U", "non-dropping-particle" : "", "parse-names" : false, "suffix" : "" }, { "dropping-particle" : "", "family" : "Schmidt", "given" : "H", "non-dropping-particle" : "", "parse-names" : false, "suffix" : "" }, { "dropping-particle" : "", "family" : "Alterskj\u00e6r", "given" : "K", "non-dropping-particle" : "", "parse-names" : false, "suffix" : "" }, { "dropping-particle" : "", "family" : "Kristj\u00e1nsson", "given" : "J E", "non-dropping-particle" : "", "parse-names" : false, "suffix" : "" } ], "container-title" : "Journal of Geophysical Research: Atmospheres", "id" : "ITEM-1", "issue" : "21", "issued" : { "date-parts" : [ [ "2013" ] ] }, "page" : "11,905-911,917", "title" : "Solar irradiance reduction via climate engineering: Impact of different techniques on the energy balance and the hydrological cycle", "translator" : [ { "dropping-particle" : "", "family" : "K5047", "given" : "", "non-dropping-particle" : "", "parse-names" : false, "suffix" : "" } ], "type" : "article-journal", "volume" : "118" }, "uris" : [ "http://www.mendeley.com/documents/?uuid=1afd943f-4b2b-4896-a228-ba80e9366388", "http://www.mendeley.com/documents/?uuid=1de8e34d-b66b-4d8a-843a-22d1ef1a7a95" ] } ], "mendeley" : { "formattedCitation" : "(Niemeier et al., 2013)", "plainTextFormattedCitation" : "(Niemeier et al., 2013)", "previouslyFormattedCitation" : "(Niemeier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(Niemeier et al.,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"plainTextFormattedCitation" : "(Muri et al., 2018)", "previouslyFormattedCitation" : "(Muri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(Muri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"10.1007/s00382-010-0868-1", "ISSN" : "1432-0894", "abstract" : "Recent studies have shown that changes in solar radiation affect the hydrological cycle more strongly than equivalent CO2 changes for the same change in global mean surface temperature. Thus, solar radiation management \u201cgeoengineering\u201d proposals to completely offset global mean temperature increases by reducing the amount of absorbed sunlight might be expected to slow the global water cycle and reduce runoff over land. However, proposed countering of global warming by increasing the albedo of marine clouds would reduce surface solar radiation only over the oceans. Here, for an idealized scenario, we analyze the response of temperature and the hydrological cycle to increased reflection by clouds over the ocean using an atmospheric general circulation model coupled to a mixed layer ocean model. When cloud droplets are reduced in size over all oceans uniformly to offset the temperature increase from a doubling of atmospheric CO2, the global-mean precipitation and evaporation decreases by about 1.3% but runoff over land increases by 7.5% primarily due to increases over tropical land. In the model, more reflective marine clouds cool the atmospheric column over ocean. The result is a sinking motion over oceans and upward motion over land. We attribute the increased runoff over land to this increased upward motion over land when marine clouds are made more reflective. Our results suggest that, in contrast to other proposals to increase planetary albedo, offsetting mean global warming by reducing marine cloud droplet size does not necessarily lead to a drying, on average, of the continents. However, we note that the changes in precipitation, evaporation and P-E are dominated by small but significant areas, and given the highly idealized nature of this study, a more thorough and broader assessment would be required for proposals of altering marine cloud properties on a large scale.", "author" : [ { "dropping-particle" : "", "family" : "Bala", "given" : "G", "non-dropping-particle" : "", "parse-names" : false, "suffix" : "" }, { "dropping-particle" : "", "family" : "Caldeira", "given" : "Ken", "non-dropping-particle" : "", "parse-names" : false, "suffix" : "" }, { "dropping-particle" : "", "family" : "Nemani", "given" : "Rama", "non-dropping-particle" : "", "parse-names" : false, "suffix" : "" }, { "dropping-particle" : "", "family" : "Cao", "given" : "Long", "non-dropping-particle" : "", "parse-names" : false, "suffix" : "" }, { "dropping-particle" : "", "family" : "Ban-Weiss", "given" : "George", "non-dropping-particle" : "", "parse-names" : false, "suffix" : "" }, { "dropping-particle" : "", "family" : "Shin", "given" : "Ho-Jeong", "non-dropping-particle" : "", "parse-names" : false, "suffix" : "" } ], "container-title" : "Climate Dynamics", "id" : "ITEM-1", "issue" : "5", "issued" : { "date-parts" : [ [ "2011" ] ] }, "page" : "915-931", "title" : "Albedo enhancement of marine clouds to counteract global warming: impacts on the hydrological cycle", "translator" : [ { "dropping-particle" : "", "family" : "K4906", "given" : "", "non-dropping-particle" : "", "parse-names" : false, "suffix" : "" } ], "type" : "article-journal", "volume" : "37" }, "uris" : [ "http://www.mendeley.com/documents/?uuid=90a377d5-97c4-45c0-b08a-5006796b46b8", "http://www.mendeley.com/documents/?uuid=c6405e79-50f6-4afe-a6be-dbeeb0183922" ] } ], "mendeley" : { "formattedCitation" : "(Bala et al., 2011)", "plainTextFormattedCitation" : "(Bala et al., 2011)", "previouslyFormattedCitation" : "(Bala et al., 2011)"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GB" w:eastAsia="zh-CN"/>
          </w:rPr>
          <w:delText>(Bala et al., 2011)</w:delText>
        </w:r>
        <w:r w:rsidRPr="003862D0" w:rsidDel="0033785F">
          <w:rPr>
            <w:rFonts w:eastAsia="SimSun"/>
            <w:lang w:val="en-GB" w:eastAsia="zh-CN"/>
          </w:rPr>
          <w:fldChar w:fldCharType="end"/>
        </w:r>
      </w:del>
      <w:bookmarkEnd w:id="4595"/>
      <w:r w:rsidRPr="003862D0">
        <w:rPr>
          <w:rFonts w:eastAsia="SimSun"/>
          <w:lang w:val="en-GB" w:eastAsia="zh-CN"/>
        </w:rPr>
        <w:t xml:space="preserve">. Because of the high level of uncertainty associated with </w:t>
      </w:r>
      <w:r w:rsidR="00841070" w:rsidRPr="003862D0">
        <w:rPr>
          <w:rFonts w:eastAsia="SimSun"/>
          <w:lang w:val="en-GB" w:eastAsia="zh-CN"/>
        </w:rPr>
        <w:t xml:space="preserve">cloud microphysics and </w:t>
      </w:r>
      <w:r w:rsidRPr="003862D0">
        <w:rPr>
          <w:rFonts w:eastAsia="SimSun"/>
          <w:lang w:val="en-GB" w:eastAsia="zh-CN"/>
        </w:rPr>
        <w:t>aerosol</w:t>
      </w:r>
      <w:r w:rsidR="00841070" w:rsidRPr="003862D0">
        <w:rPr>
          <w:lang w:val="en-GB"/>
        </w:rPr>
        <w:t>–</w:t>
      </w:r>
      <w:r w:rsidRPr="003862D0">
        <w:rPr>
          <w:rFonts w:eastAsia="SimSun"/>
          <w:lang w:val="en-GB" w:eastAsia="zh-CN"/>
        </w:rPr>
        <w:t>cloud</w:t>
      </w:r>
      <w:r w:rsidR="00841070" w:rsidRPr="003862D0">
        <w:rPr>
          <w:lang w:val="en-GB"/>
        </w:rPr>
        <w:t>–</w:t>
      </w:r>
      <w:r w:rsidRPr="003862D0">
        <w:rPr>
          <w:rFonts w:eastAsia="SimSun"/>
          <w:lang w:val="en-GB" w:eastAsia="zh-CN"/>
        </w:rPr>
        <w:t>radiation interaction (</w:t>
      </w:r>
      <w:del w:id="4599" w:author="Sara M Tuson" w:date="2021-07-15T14:47:00Z">
        <w:r w:rsidR="00F72148" w:rsidRPr="003862D0" w:rsidDel="00097141">
          <w:rPr>
            <w:rFonts w:eastAsia="SimSun"/>
            <w:lang w:val="en-GB" w:eastAsia="zh-CN"/>
          </w:rPr>
          <w:delText xml:space="preserve">See also </w:delText>
        </w:r>
      </w:del>
      <w:del w:id="4600" w:author="Ian Blenkinsop" w:date="2021-07-27T16:18:00Z">
        <w:r w:rsidRPr="003862D0" w:rsidDel="002A7B42">
          <w:rPr>
            <w:rFonts w:eastAsia="SimSun"/>
            <w:lang w:val="en-GB" w:eastAsia="zh-CN"/>
          </w:rPr>
          <w:delText xml:space="preserve">Chapter 7, </w:delText>
        </w:r>
      </w:del>
      <w:r w:rsidR="00BA2347" w:rsidRPr="003862D0">
        <w:rPr>
          <w:rFonts w:eastAsia="SimSun"/>
          <w:lang w:val="en-GB" w:eastAsia="zh-CN"/>
        </w:rPr>
        <w:t>Section</w:t>
      </w:r>
      <w:r w:rsidRPr="003862D0">
        <w:rPr>
          <w:rFonts w:eastAsia="SimSun"/>
          <w:lang w:val="en-GB" w:eastAsia="zh-CN"/>
        </w:rPr>
        <w:t xml:space="preserve"> 7.3), </w:t>
      </w:r>
      <w:r w:rsidR="00841070" w:rsidRPr="003862D0">
        <w:rPr>
          <w:rFonts w:eastAsia="SimSun"/>
          <w:lang w:val="en-GB" w:eastAsia="zh-CN"/>
        </w:rPr>
        <w:t xml:space="preserve">the </w:t>
      </w:r>
      <w:r w:rsidRPr="003862D0">
        <w:rPr>
          <w:rFonts w:eastAsia="SimSun"/>
          <w:lang w:val="en-GB" w:eastAsia="zh-CN"/>
        </w:rPr>
        <w:t xml:space="preserve">climate response to MCB is </w:t>
      </w:r>
      <w:r w:rsidR="00841070" w:rsidRPr="003862D0">
        <w:rPr>
          <w:rFonts w:eastAsia="SimSun"/>
          <w:lang w:val="en-GB" w:eastAsia="zh-CN"/>
        </w:rPr>
        <w:t>as</w:t>
      </w:r>
      <w:r w:rsidRPr="003862D0">
        <w:rPr>
          <w:rFonts w:eastAsia="SimSun"/>
          <w:lang w:val="en-GB" w:eastAsia="zh-CN"/>
        </w:rPr>
        <w:t xml:space="preserve"> uncertain. Results from global climate models are subject to large uncertainty because of different treatment of cloud microphysics and inadequate representation of sub-grid aerosol and cloud processes</w:t>
      </w:r>
      <w:del w:id="4601" w:author="Robin Matthews" w:date="2021-06-16T18:13:00Z">
        <w:r w:rsidRPr="003862D0" w:rsidDel="0033785F">
          <w:rPr>
            <w:rFonts w:eastAsia="SimSun"/>
            <w:lang w:val="en-GB" w:eastAsia="zh-CN"/>
          </w:rPr>
          <w:delText xml:space="preserve"> </w:delText>
        </w:r>
      </w:del>
      <w:bookmarkStart w:id="4602" w:name="_Hlk74759632"/>
      <w:ins w:id="4603" w:author="Robin Matthews" w:date="2021-06-16T18:13:00Z">
        <w:r w:rsidR="0033785F">
          <w:rPr>
            <w:rFonts w:eastAsia="SimSun"/>
            <w:lang w:val="en-GB" w:eastAsia="zh-CN"/>
          </w:rPr>
          <w:t xml:space="preserve"> </w:t>
        </w:r>
        <w:r w:rsidR="0033785F">
          <w:rPr>
            <w:rFonts w:eastAsia="SimSun"/>
            <w:lang w:eastAsia="zh-CN"/>
          </w:rPr>
          <w:fldChar w:fldCharType="begin" w:fldLock="1"/>
        </w:r>
      </w:ins>
      <w:r w:rsidR="00CD3B49">
        <w:rPr>
          <w:rFonts w:eastAsia="SimSun"/>
          <w:lang w:val="en-US" w:eastAsia="zh-CN"/>
        </w:rPr>
        <w: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"id" : "ITEM-2", "itemData" : { "DOI" : "10.5194/acp-13-10385-2013", "author" : [ { "dropping-particle" : "", "family" : "Stuart", "given" : "G S", "non-dropping-particle" : "", "parse-names" : false, "suffix" : "" }, { "dropping-particle" : "", "family" : "Stevens", "given" : "R G", "non-dropping-particle" : "", "parse-names" : false, "suffix" : "" }, { "dropping-particle" : "", "family" : "Partanen", "given" : "A.-I.", "non-dropping-particle" : "", "parse-names" : false, "suffix" : "" }, { "dropping-particle" : "", "family" : "Jenkins", "given" : "A K L", "non-dropping-particle" : "", "parse-names" : false, "suffix" : "" }, { "dropping-particle" : "", "family" : "Korhonen", "given" : "H", "non-dropping-particle" : "", "parse-names" : false, "suffix" : "" }, { "dropping-particle" : "", "family" : "Forster", "given" : "P M", "non-dropping-particle" : "", "parse-names" : false, "suffix" : "" }, { "dropping-particle" : "V", "family" : "Spracklen", "given" : "D", "non-dropping-particle" : "", "parse-names" : false, "suffix" : "" }, { "dropping-particle" : "", "family" : "Pierce", "given" : "J R", "non-dropping-particle" : "", "parse-names" : false, "suffix" : "" } ], "container-title" : "Atmospheric Chemistry and Physics", "id" : "ITEM-2", "issue" : "20", "issued" : { "date-parts" : [ [ "2013" ] ] }, "page" : "10385-10396", "title" : "Reduced efficacy of marine cloud brightening geoengineering due to in-plume aerosol coagulation: parameterization and global implications", "translator" : [ { "dropping-particle" : "", "family" : "K5060", "given" : "", "non-dropping-particle" : "", "parse-names" : false, "suffix" : "" } ], "type" : "article-journal", "volume" : "13" }, "uris" : [ "http://www.mendeley.com/documents/?uuid=2d655f1f-5635-45cc-ac2e-79e661c73619", "http://www.mendeley.com/documents/?uuid=d985c122-0b12-4beb-a060-6b431030402d", "http://www.mendeley.com/documents/?uuid=3dfd740a-7eeb-424d-8ee6-cf9f490a2fc4" ] }, { "id" : "ITEM-3", "itemData" : { "DOI" : "10.1029/2012GL054286",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(re\u2009=\u20090.04\u2009\u00b5m), accumulation (re\u2009=\u20090.22\u2009\u00b5m), or coarse (re\u2009=\u20092.46\u2009\u00b5m) mode sea salt emissions were increased uniformly by 10\u221211 to 10\u22128\u2009kg\u2009m\u22122\u2009s\u22121. As desired, accumulation mode particles had a negative radiative effect of down to \u22123.3\u2009W\u2009m\u22122. Conversely, for Aitken mode particles, injections of 10\u221210\u2009kg\u2009m\u22122\u2009s\u22121 or greater led to a positive forcing of up to 8.4\u2009W\u2009m\u22122, caused by a strong competition effect combined with the high critical supersaturation of Aitken mode sea salt. The coarse mode particles gave a positive forcing of up to 1.2\u2009W\u2009m\u22122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"author" : [ { "dropping-particle" : "", "family" : "Alterskj\u00e6r", "given" : "K", "non-dropping-particle" : "", "parse-names" : false, "suffix" : "" }, { "dropping-particle" : "", "family" : "Kristj\u00e1nsson", "given" : "J E", "non-dropping-particle" : "", "parse-names" : false, "suffix" : "" } ], "container-title" : "Geophysical Research Letters", "id" : "ITEM-3", "issue" : "1", "issued" : { "date-parts" : [ [ "2013" ] ] }, "page" : "210-215", "title" : "The sign of the radiative forcing from marine cloud brightening depends on both particle size and injection amount", "translator" : [ { "dropping-particle" : "", "family" : "K4899", "given" : "", "non-dropping-particle" : "", "parse-names" : false, "suffix" : "" } ], "type" : "article-journal", "volume" : "40" }, "uris" : [ "http://www.mendeley.com/documents/?uuid=302025ac-1585-4420-ae75-6d878a293634", "http://www.mendeley.com/documents/?uuid=4131fe58-72bc-407b-9526-a9e917e9c2a6", "http://www.mendeley.com/documents/?uuid=0e5eba0a-3639-4718-bcc1-e83a53d25b12" ] }, { "id" : "ITEM-4", "itemData" : { "DOI" : "10.1098/rsta.2014.0056", "abstract" : " We investigate the sensitivity of marine cloud brightening to the properties of the added salt particle distribution using a cloud parcel model, with an aim to address the question of, \u2018what is the most efficient particle size distribution that will produce a desired cooling effect?\u2019 We examine the effect that altering the aerosol particle size distribution has on the activation and growth of drops, i.e.\\&amp;nbsp;the Twomey effect alone, and do not consider macrophysical cloud responses that may enhance or mitigate the Twomey effect. For all four spray generation methods considered, Rayleigh jet; Taylor cone jet; supercritical fluid; and effervescent spray, salt particles within the median dry diameter range Dm=30\u2013100\u2009nm are the most effective range of sizes. The Rayleigh jet method is also the most energy efficient overall. We also find that care needs to be taken when using droplet activation parametrizations: for the concentrations considered, Aitken particles do not result in a decrease in the total albedo, as was found in a recent study, and such findings are likely to be a result of the parametrizations' inability to simulate the effect of swollen aerosol particles. Our findings suggest that interstitial aerosol particles play a role in controlling the albedo rather than just the activated cloud drops, which is an effect that the parametrization methods do not consider. ", "author" : [ { "dropping-particle" : "", "family" : "Connolly", "given" : "P J", "non-dropping-particle" : "", "parse-names" : false, "suffix" : "" }, { "dropping-particle" : "", "family" : "McFiggans", "given" : "G B", "non-dropping-particle" : "", "parse-names" : false, "suffix" : "" }, { "dropping-particle" : "", "family" : "Wood", "given" : "R", "non-dropping-particle" : "", "parse-names" : false, "suffix" : "" }, { "dropping-particle" : "", "family" : "Tsiamis", "given" : "A", "non-dropping-particle" : "", "parse-names" : false, "suffix" : "" } ], "container-title" : "Philosophical Transactions of the Royal Society A: Mathematical, Physical and Engineering Sciences", "id" : "ITEM-4", "issue" : "2031", "issued" : { "date-parts" : [ [ "2014" ] ] }, "page" : "20140056", "title" : "Factors determining the most efficient spray distribution for marine cloud brightening", "translator" : [ { "dropping-particle" : "", "family" : "K5069", "given" : "", "non-dropping-particle" : "", "parse-names" : false, "suffix" : "" } ], "type" : "article-journal", "volume" : "372" }, "uris" : [ "http://www.mendeley.com/documents/?uuid=6e6a66fe-74db-436c-ad73-570949c174d1", "http://www.mendeley.com/documents/?uuid=d0006872-2be2-4bd3-9e1b-7968086067cc", "http://www.mendeley.com/documents/?uuid=71046464-171a-4d6d-9968-0dc365487819" ] } ], "mendeley" : { "formattedCitation" : "(Alterskj\u00e6r and Kristj\u00e1nsson, 2013; Stuart et al., 2013; Connolly et al., 2014; Stjern et al., 2018)", "plainTextFormattedCitation" : "(Alterskj\u00e6r and Kristj\u00e1nsson, 2013; Stuart et al., 2013; Connolly et al., 2014; Stjern et al., 2018)", "previouslyFormattedCitation" : "(Alterskj\u00e6r and Kristj\u00e1nsson, 2013; Stuart et al., 2013; Connolly et al., 2014; Stjern et al., 2018)" }, "properties" : { "noteIndex" : 0 }, "schema" : "https://github.com/citation-style-language/schema/raw/master/csl-citation.json" }</w:instrText>
      </w:r>
      <w:ins w:id="4604" w:author="Robin Matthews" w:date="2021-06-16T18:13:00Z">
        <w:r w:rsidR="0033785F">
          <w:rPr>
            <w:rFonts w:eastAsia="SimSun"/>
            <w:lang w:eastAsia="zh-CN"/>
          </w:rPr>
          <w:fldChar w:fldCharType="separate"/>
        </w:r>
        <w:r w:rsidR="0033785F" w:rsidRPr="000D014A">
          <w:rPr>
            <w:rFonts w:eastAsia="SimSun"/>
            <w:noProof/>
            <w:lang w:eastAsia="zh-CN"/>
          </w:rPr>
          <w:t>(Alterskjær and Kristjánsson, 2013; Stuart et al., 2013; Connolly et al., 2014; Stjern et al., 2018)</w:t>
        </w:r>
        <w:r w:rsidR="0033785F">
          <w:rPr>
            <w:rFonts w:eastAsia="SimSun"/>
            <w:lang w:eastAsia="zh-CN"/>
          </w:rPr>
          <w:fldChar w:fldCharType="end"/>
        </w:r>
      </w:ins>
      <w:del w:id="4605" w:author="Robin Matthews" w:date="2021-06-16T18:13:00Z">
        <w:r w:rsidRPr="003862D0" w:rsidDel="0033785F">
          <w:rPr>
            <w:rFonts w:eastAsia="SimSun"/>
            <w:lang w:val="en-GB" w:eastAsia="zh-CN"/>
          </w:rPr>
          <w:fldChar w:fldCharType="begin" w:fldLock="1"/>
        </w:r>
        <w:r w:rsidR="00615634" w:rsidDel="0033785F">
          <w:rPr>
            <w:rFonts w:eastAsia="SimSun"/>
            <w:lang w:val="en-GB" w:eastAsia="zh-CN"/>
          </w:rPr>
          <w:delInstrText>ADDIN CSL_CITATION { "citationItems" : [ { "id" : "ITEM-1", "itemData" : { "DOI" : "10.5194/acp-18-621-2018", "author" : [ { "dropping-particle" : "", "family" : "Stjern", "given" : "C W", "non-dropping-particle" : "", "parse-names" : false, "suffix" : "" }, { "dropping-particle" : "", "family" : "Muri", "given" : "H", "non-dropping-particle" : "", "parse-names" : false, "suffix" : "" }, { "dropping-particle" : "", "family" : "Ahlm", "given" : "L", "non-dropping-particle" : "", "parse-names" : false, "suffix" : "" }, { "dropping-particle" : "", "family" : "Boucher", "given" : "O", "non-dropping-particle" : "", "parse-names" : false, "suffix" : "" }, { "dropping-particle" : "", "family" : "Cole", "given" : "J N S", "non-dropping-particle" : "", "parse-names" : false, "suffix" : "" }, { "dropping-particle" : "", "family" : "Ji", "given" : "D", "non-dropping-particle" : "", "parse-names" : false, "suffix" : "" }, { "dropping-particle" : "", "family" : "Jones", "given" : "A", "non-dropping-particle" : "", "parse-names" : false, "suffix" : "" }, { "dropping-particle" : "", "family" : "Haywood", "given" : "J", "non-dropping-particle" : "", "parse-names" : false, "suffix" : "" }, { "dropping-particle" : "", "family" : "Kravitz", "given" : "B", "non-dropping-particle" : "", "parse-names" : false, "suffix" : "" }, { "dropping-particle" : "", "family" : "Lenton", "given" : "A",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"Schmidt", "given" : "H", "non-dropping-particle" : "", "parse-names" : false, "suffix" : "" }, { "dropping-particle" : "", "family" : "Watanabe", "given" : "S", "non-dropping-particle" : "", "parse-names" : false, "suffix" : "" }, { "dropping-particle" : "", "family" : "Kristj\u00e1nsson", "given" : "J E", "non-dropping-particle" : "", "parse-names" : false, "suffix" : "" } ], "container-title" : "Atmospheric Chemistry and Physics", "id" : "ITEM-1", "issue" : "2", "issued" : { "date-parts" : [ [ "2018" ] ] }, "page" : "621-634", "title" : "Response to marine cloud brightening in a multi-model ensemble", "translator" : [ { "dropping-particle" : "", "family" : "K5067", "given" : "", "non-dropping-particle" : "", "parse-names" : false, "suffix" : "" } ], "type" : "article-journal", "volume" : "18" }, "uris" : [ "http://www.mendeley.com/documents/?uuid=73e54d4f-87d2-4f8a-a2a6-348ef5a7fc4d", "http://www.mendeley.com/documents/?uuid=a9f4a71b-74ab-4fd7-a81d-cef7dc5f5579" ] } ], "mendeley" : { "formattedCitation" : "(Stjern et al., 2018)", "plainTextFormattedCitation" : "(Stjern et al., 2018)", "previouslyFormattedCitation" : "(Stjern et al., 2018)"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(Stjern et al., 2018)</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"10.5194/acp-13-10385-2013", "author" : [ { "dropping-particle" : "", "family" : "Stuart", "given" : "G S", "non-dropping-particle" : "", "parse-names" : false, "suffix" : "" }, { "dropping-particle" : "", "family" : "Stevens", "given" : "R G", "non-dropping-particle" : "", "parse-names" : false, "suffix" : "" }, { "dropping-particle" : "", "family" : "Partanen", "given" : "A.-I.", "non-dropping-particle" : "", "parse-names" : false, "suffix" : "" }, { "dropping-particle" : "", "family" : "Jenkins", "given" : "A K L", "non-dropping-particle" : "", "parse-names" : false, "suffix" : "" }, { "dropping-particle" : "", "family" : "Korhonen", "given" : "H", "non-dropping-particle" : "", "parse-names" : false, "suffix" : "" }, { "dropping-particle" : "", "family" : "Forster", "given" : "P M", "non-dropping-particle" : "", "parse-names" : false, "suffix" : "" }, { "dropping-particle" : "V", "family" : "Spracklen", "given" : "D", "non-dropping-particle" : "", "parse-names" : false, "suffix" : "" }, { "dropping-particle" : "", "family" : "Pierce", "given" : "J R", "non-dropping-particle" : "", "parse-names" : false, "suffix" : "" } ], "container-title" : "Atmospheric Chemistry and Physics", "id" : "ITEM-1", "issue" : "20", "issued" : { "date-parts" : [ [ "2013" ] ] }, "page" : "10385-10396", "title" : "Reduced efficacy of marine cloud brightening geoengineering due to in-plume aerosol coagulation: parameterization and global implications", "translator" : [ { "dropping-particle" : "", "family" : "K5060", "given" : "", "non-dropping-particle" : "", "parse-names" : false, "suffix" : "" } ], "type" : "article-journal", "volume" : "13" }, "uris" : [ "http://www.mendeley.com/documents/?uuid=2d655f1f-5635-45cc-ac2e-79e661c73619", "http://www.mendeley.com/documents/?uuid=d985c122-0b12-4beb-a060-6b431030402d", "http://www.mendeley.com/documents/?uuid=3dfd740a-7eeb-424d-8ee6-cf9f490a2fc4" ] } ], "mendeley" : { "formattedCitation" : "(Stuart et al., 2013)", "plainTextFormattedCitation" : "(Stuart et al., 2013)", "previouslyFormattedCitation" : "(Stuart et al.,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(Stuart et al.,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"10.1029/2012GL054286",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(re\u2009=\u20090.04\u2009\u00b5m), accumulation (re\u2009=\u20090.22\u2009\u00b5m), or coarse (re\u2009=\u20092.46\u2009\u00b5m) mode sea salt emissions were increased uniformly by 10\u221211 to 10\u22128\u2009kg\u2009m\u22122\u2009s\u22121. As desired, accumulation mode particles had a negative radiative effect of down to \u22123.3\u2009W\u2009m\u22122. Conversely, for Aitken mode particles, injections of 10\u221210\u2009kg\u2009m\u22122\u2009s\u22121 or greater led to a positive forcing of up to 8.4\u2009W\u2009m\u22122, caused by a strong competition effect combined with the high critical supersaturation of Aitken mode sea salt. The coarse mode particles gave a positive forcing of up to 1.2\u2009W\u2009m\u22122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"author" : [ { "dropping-particle" : "", "family" : "Alterskj\u00e6r", "given" : "K", "non-dropping-particle" : "", "parse-names" : false, "suffix" : "" }, { "dropping-particle" : "", "family" : "Kristj\u00e1nsson", "given" : "J E", "non-dropping-particle" : "", "parse-names" : false, "suffix" : "" } ], "container-title" : "Geophysical Research Letters", "id" : "ITEM-1", "issue" : "1", "issued" : { "date-parts" : [ [ "2013" ] ] }, "page" : "210-215", "title" : "The sign of the radiative forcing from marine cloud brightening depends on both particle size and injection amount", "translator" : [ { "dropping-particle" : "", "family" : "K4899", "given" : "", "non-dropping-particle" : "", "parse-names" : false, "suffix" : "" } ], "type" : "article-journal", "volume" : "40" }, "uris" : [ "http://www.mendeley.com/documents/?uuid=302025ac-1585-4420-ae75-6d878a293634", "http://www.mendeley.com/documents/?uuid=4131fe58-72bc-407b-9526-a9e917e9c2a6", "http://www.mendeley.com/documents/?uuid=0e5eba0a-3639-4718-bcc1-e83a53d25b12" ] } ], "mendeley" : { "formattedCitation" : "(Alterskj\u00e6r and Kristj\u00e1nsson, 2013)", "plainTextFormattedCitation" : "(Alterskj\u00e6r and Kristj\u00e1nsson, 2013)", "previouslyFormattedCitation" : "(Alterskj\u00e6r and Kristj\u00e1nsson, 2013)"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de-DE" w:eastAsia="zh-CN"/>
          </w:rPr>
          <w:delText>(Alterskjær and Kristjánsson, 2013)</w:delText>
        </w:r>
        <w:r w:rsidRPr="003862D0" w:rsidDel="0033785F">
          <w:rPr>
            <w:rFonts w:eastAsia="SimSun"/>
            <w:lang w:val="en-GB" w:eastAsia="zh-CN"/>
          </w:rPr>
          <w:fldChar w:fldCharType="end"/>
        </w:r>
        <w:r w:rsidRPr="001F0AEC" w:rsidDel="0033785F">
          <w:rPr>
            <w:rFonts w:eastAsia="SimSun"/>
            <w:lang w:val="de-DE" w:eastAsia="zh-CN"/>
          </w:rPr>
          <w:delText xml:space="preserve"> </w:delText>
        </w:r>
        <w:r w:rsidRPr="003862D0" w:rsidDel="0033785F">
          <w:rPr>
            <w:rFonts w:eastAsia="SimSun"/>
            <w:lang w:val="en-GB" w:eastAsia="zh-CN"/>
          </w:rPr>
          <w:fldChar w:fldCharType="begin" w:fldLock="1"/>
        </w:r>
        <w:r w:rsidR="00615634" w:rsidDel="0033785F">
          <w:rPr>
            <w:rFonts w:eastAsia="SimSun"/>
            <w:lang w:val="de-DE" w:eastAsia="zh-CN"/>
          </w:rPr>
          <w:delInstrText>ADDIN CSL_CITATION { "citationItems" : [ { "id" : "ITEM-1", "itemData" : { "DOI" : "10.1098/rsta.2014.0056", "abstract" : " We investigate the sensitivity of marine cloud brightening to the properties of the added salt particle distribution using a cloud parcel model, with an aim to address the question of, \u2018what is the most efficient particle size distribution that will produce a desired cooling effect?\u2019 We examine the effect that altering the aerosol particle size distribution has on the activation and growth of drops, i.e.\\&amp;nbsp;the Twomey effect alone, and do not consider macrophysical cloud responses that may enhance or mitigate the Twomey effect. For all four spray generation methods considered, Rayleigh jet; Taylor cone jet; supercritical fluid; and effervescent spray, salt particles within the median dry diameter range Dm=30\u2013100\u2009nm are the most effective range of sizes. The Rayleigh jet method is also the most energy efficient overall. We also find that care needs to be taken when using droplet activation parametrizations: for the concentrations considered, Aitken particles do not result in a decrease in the total albedo, as was found in a recent study, and such findings are likely to be a result of the parametrizations' inability to simulate the effect of swollen aerosol particles. Our findings suggest that interstitial aerosol particles play a role in controlling the albedo rather than just the activated cloud drops, which is an effect that the parametrization methods do not consider. ", "author" : [ { "dropping-particle" : "", "family" : "Connolly", "given" : "P J", "non-dropping-particle" : "", "parse-names" : false, "suffix" : "" }, { "dropping-particle" : "", "family" : "McFiggans", "given" : "G B", "non-dropping-particle" : "", "parse-names" : false, "suffix" : "" }, { "dropping-particle" : "", "family" : "Wood", "given" : "R", "non-dropping-particle" : "", "parse-names" : false, "suffix" : "" }, { "dropping-particle" : "", "family" : "Tsiamis", "given" : "A", "non-dropping-particle" : "", "parse-names" : false, "suffix" : "" } ], "container-title" : "Philosophical Transactions of the Royal Society A: Mathematical, Physical and Engineering Sciences", "id" : "ITEM-1", "issue" : "2031", "issued" : { "date-parts" : [ [ "2014" ] ] }, "page" : "20140056", "title" : "Factors determining the most efficient spray distribution for marine cloud brightening", "translator" : [ { "dropping-particle" : "", "family" : "K5069", "given" : "", "non-dropping-particle" : "", "parse-names" : false, "suffix" : "" } ], "type" : "article-journal", "volume" : "372" }, "uris" : [ "http://www.mendeley.com/documents/?uuid=6e6a66fe-74db-436c-ad73-570949c174d1", "http://www.mendeley.com/documents/?uuid=d0006872-2be2-4bd3-9e1b-7968086067cc", "http://www.mendeley.com/documents/?uuid=71046464-171a-4d6d-9968-0dc365487819" ] } ], "mendeley" : { "formattedCitation" : "(Connolly et al., 2014)", "plainTextFormattedCitation" : "(Connolly et al., 2014)", "previouslyFormattedCitation" : "(Connolly et al., 2014)" }, "properties" : { "noteIndex" : 0 }, "schema" : "https://github.com/citation-style-language/schema/raw/master/csl-citation.json" }</w:delInstrText>
        </w:r>
        <w:r w:rsidRPr="003862D0" w:rsidDel="0033785F">
          <w:rPr>
            <w:rFonts w:eastAsia="SimSun"/>
            <w:lang w:val="en-GB" w:eastAsia="zh-CN"/>
          </w:rPr>
          <w:fldChar w:fldCharType="separate"/>
        </w:r>
        <w:r w:rsidR="00016735" w:rsidDel="0033785F">
          <w:rPr>
            <w:rFonts w:eastAsia="SimSun"/>
            <w:noProof/>
            <w:lang w:val="en-US" w:eastAsia="zh-CN"/>
          </w:rPr>
          <w:delText>(Connolly et al., 2014)</w:delText>
        </w:r>
        <w:r w:rsidRPr="003862D0" w:rsidDel="0033785F">
          <w:rPr>
            <w:rFonts w:eastAsia="SimSun"/>
            <w:lang w:val="en-GB" w:eastAsia="zh-CN"/>
          </w:rPr>
          <w:fldChar w:fldCharType="end"/>
        </w:r>
      </w:del>
      <w:bookmarkEnd w:id="4602"/>
      <w:r w:rsidRPr="00B9747B">
        <w:rPr>
          <w:rFonts w:eastAsia="SimSun"/>
          <w:lang w:val="en-US" w:eastAsia="zh-CN"/>
        </w:rPr>
        <w:t xml:space="preserve">. </w:t>
      </w:r>
      <w:r w:rsidRPr="00AC3D99">
        <w:rPr>
          <w:rFonts w:eastAsia="SimSun"/>
          <w:lang w:val="en-US" w:eastAsia="zh-CN"/>
        </w:rPr>
        <w:t xml:space="preserve">Sea salt deposition over land </w:t>
      </w:r>
      <w:r w:rsidRPr="003862D0">
        <w:rPr>
          <w:rFonts w:eastAsia="SimSun"/>
          <w:lang w:val="en-GB" w:eastAsia="zh-CN"/>
        </w:rPr>
        <w:fldChar w:fldCharType="begin" w:fldLock="1"/>
      </w:r>
      <w:r w:rsidR="00615634">
        <w:rPr>
          <w:rFonts w:eastAsia="SimSun"/>
          <w:lang w:val="en-US" w:eastAsia="zh-CN"/>
        </w:rPr>
        <w:instrText>ADDIN CSL_CITATION { "citationItems" : [ { "id" : "ITEM-1", "itemData" : { "DOI" : "10.1002/2015GL063363", "abstract" : "Abstract Tropical forests represent a major atmospheric carbon dioxide sink. Here the gross primary productivity (GPP) response of tropical rainforests to climate engineering via marine sky brightening under a future scenario is investigated in three Earth system models. The model response is diverse, and in two of the three models, the tropical GPP shows a decrease from the marine sky brightening climate engineering. Partial correlation analysis indicates precipitation to be important in one of those models, while precipitation and temperature are limiting factors in the other. One model experiences a reversal of its Amazon dieback under marine sky brightening. There, the strongest partial correlation of GPP is to temperature and incoming solar radiation at the surface. Carbon fertilization provides a higher future tropical rainforest GPP overall, both with and without climate engineering. Salt damage to plants and soils could be an important aspect of marine sky brightening.", "author" : [ { "dropping-particle" : "", "family" : "Muri", "given" : "Helene",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"Geophysical Research Letters", "id" : "ITEM-1", "issue" : "8", "issued" : { "date-parts" : [ [ "2015" ] ] }, "page" : "2951-2960", "title" : "Tropical rainforest response to marine sky brightening climate engineering", "translator" : [ { "dropping-particle" : "", "family" : "K5050", "given" : "", "non-dropping-particle" : "", "parse-names" : false, "suffix" : "" } ], "type" : "article-journal", "volume" : "42" }, "uris" : [ "http://www.mendeley.com/documents/?uuid=c3869c19-d36f-4fd2-8104-3678562171f9", "http://www.mendeley.com/documents/?uuid=4d807746-a8d7-40cb-8918-cbcf76188024", "http://www.mendeley.com/documents/?uuid=6d410414-c471-4702-aeed-cbed6638d0aa" ] } ], "mendeley" : { "formattedCitation" : "(Muri et al., 2015)", "plainTextFormattedCitation" : "(Muri et al., 2015)", "previouslyFormattedCitation" : "(Muri et al., 2015)"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(Muri et al., 2015)</w:t>
      </w:r>
      <w:r w:rsidRPr="003862D0">
        <w:rPr>
          <w:rFonts w:eastAsia="SimSun"/>
          <w:lang w:val="en-GB" w:eastAsia="zh-CN"/>
        </w:rPr>
        <w:fldChar w:fldCharType="end"/>
      </w:r>
      <w:r w:rsidRPr="003862D0">
        <w:rPr>
          <w:rFonts w:eastAsia="SimSun"/>
          <w:lang w:val="en-GB" w:eastAsia="zh-CN"/>
        </w:rPr>
        <w:t xml:space="preserve"> and </w:t>
      </w:r>
      <w:r w:rsidR="00C87F6B" w:rsidRPr="003862D0">
        <w:rPr>
          <w:rFonts w:eastAsia="SimSun"/>
          <w:lang w:val="en-GB" w:eastAsia="zh-CN"/>
        </w:rPr>
        <w:t xml:space="preserve">the </w:t>
      </w:r>
      <w:r w:rsidRPr="003862D0">
        <w:rPr>
          <w:rFonts w:eastAsia="SimSun"/>
          <w:lang w:val="en-GB" w:eastAsia="zh-CN"/>
        </w:rPr>
        <w:t xml:space="preserve">effect of sea salt emission on atmospheric chemistry </w:t>
      </w:r>
      <w:r w:rsidRPr="003862D0">
        <w:rPr>
          <w:rFonts w:eastAsia="SimSun"/>
          <w:lang w:val="en-GB" w:eastAsia="zh-CN"/>
        </w:rPr>
        <w:fldChar w:fldCharType="begin" w:fldLock="1"/>
      </w:r>
      <w:r w:rsidR="00615634">
        <w:rPr>
          <w:rFonts w:eastAsia="SimSun"/>
          <w:lang w:val="en-GB" w:eastAsia="zh-CN"/>
        </w:rPr>
        <w:instrText>ADDIN CSL_CITATION { "citationItems" : [ { "id" : "ITEM-1", "itemData" : { "DOI" : "10.1029/2019GL085838", "abstract" : "Abstract Marine cloud brightening (MCB) is proposed to offset global warming by emitting sea salt aerosols to the tropical marine boundary layer, which increases aerosol and cloud albedo. Sea salt aerosol is the main source of tropospheric reactive chlorine (Cly) and bromine (Bry). The effects of additional sea salt on atmospheric chemistry have not been explored. We simulate sea salt aerosol injections for MCB under two scenarios (212\u2013569 Tg/a) in the GEOS-Chem global chemical transport model, only considering their impacts as a halogen source. Globally, tropospheric Cly and Bry increase (20\u201340\\%), leading to decreased ozone (\u22123 to \u22126\\%). Consequently, OH decreases (\u22123 to \u22125\\%), which increases the methane lifetime (3\u20136\\%). Our results suggest that the chemistry of the additional sea salt leads to minor total radiative forcing compared to that of the sea salt aerosol itself (~2\\%) but may have potential implications for surface ozone pollution in tropical coastal regions.", "author" : [ { "dropping-particle" : "", "family" : "Horowitz", "given" : "Hannah M", "non-dropping-particle" : "", "parse-names" : false, "suffix" : "" }, { "dropping-particle" : "", "family" : "Holmes", "given" : "Christopher", "non-dropping-particle" : "", "parse-names" : false, "suffix" : "" }, { "dropping-particle" : "", "family" : "Wright", "given" : "Alicia", "non-dropping-particle" : "", "parse-names" : false, "suffix" : "" }, { "dropping-particle" : "", "family" : "Sherwen", "given" : "Tom\u00e1s", "non-dropping-particle" : "", "parse-names" : false, "suffix" : "" }, { "dropping-particle" : "", "family" : "Wang", "given" : "Xuan", "non-dropping-particle" : "", "parse-names" : false, "suffix" : "" }, { "dropping-particle" : "", "family" : "Evans", "given" : "Mat", "non-dropping-particle" : "", "parse-names" : false, "suffix" : "" }, { "dropping-particle" : "", "family" : "Huang", "given" : "Jiayue", "non-dropping-particle" : "", "parse-names" : false, "suffix" : "" }, { "dropping-particle" : "", "family" : "Jaegl\u00e9", "given" : "Lyatt", "non-dropping-particle" : "", "parse-names" : false, "suffix" : "" }, { "dropping-particle" : "", "family" : "Chen", "given" : "Qianjie", "non-dropping-particle" : "", "parse-names" : false, "suffix" : "" }, { "dropping-particle" : "", "family" : "Zhai", "given" : "Shuting", "non-dropping-particle" : "", "parse-names" : false, "suffix" : "" }, { "dropping-particle" : "", "family" : "Alexander", "given" : "Becky", "non-dropping-particle" : "", "parse-names" : false, "suffix" : "" } ], "container-title" : "Geophysical Research Letters", "id" : "ITEM-1", "issue" : "4", "issued" : { "date-parts" : [ [ "2020" ] ] }, "page" : "e2019GL085838", "title" : "Effects of Sea Salt Aerosol Emissions for Marine Cloud Brightening on Atmospheric Chemistry: Implications for Radiative Forcing", "translator" : [ { "dropping-particle" : "", "family" : "K5061", "given" : "", "non-dropping-particle" : "", "parse-names" : false, "suffix" : "" } ], "type" : "article-journal", "volume" : "47" }, "uris" : [ "http://www.mendeley.com/documents/?uuid=a83c98e3-3ffa-43a3-a20d-e051a5abd59c", "http://www.mendeley.com/documents/?uuid=6470abe3-96de-4534-acf2-ab9c4f5bf221" ] } ], "mendeley" : { "formattedCitation" : "(Horowitz et al., 2020)", "plainTextFormattedCitation" : "(Horowitz et al., 2020)", "previouslyFormattedCitation" : "(Horowitz et al., 2020)" }, "properties" : { "noteIndex" : 0 }, "schema" : "https://github.com/citation-style-language/schema/raw/master/csl-citation.json" }</w:instrText>
      </w:r>
      <w:r w:rsidRPr="003862D0">
        <w:rPr>
          <w:rFonts w:eastAsia="SimSun"/>
          <w:lang w:val="en-GB" w:eastAsia="zh-CN"/>
        </w:rPr>
        <w:fldChar w:fldCharType="separate"/>
      </w:r>
      <w:r w:rsidR="00016735">
        <w:rPr>
          <w:rFonts w:eastAsia="SimSun"/>
          <w:noProof/>
          <w:lang w:val="en-GB" w:eastAsia="zh-CN"/>
        </w:rPr>
        <w:t>(Horowitz et al., 2020)</w:t>
      </w:r>
      <w:r w:rsidRPr="003862D0">
        <w:rPr>
          <w:rFonts w:eastAsia="SimSun"/>
          <w:lang w:val="en-GB" w:eastAsia="zh-CN"/>
        </w:rPr>
        <w:fldChar w:fldCharType="end"/>
      </w:r>
      <w:r w:rsidRPr="003862D0">
        <w:rPr>
          <w:rFonts w:eastAsia="SimSun"/>
          <w:lang w:val="en-GB" w:eastAsia="zh-CN"/>
        </w:rPr>
        <w:t xml:space="preserve"> are some of the potential side effects of MCB. </w:t>
      </w:r>
    </w:p>
    <w:p w14:paraId="0C43753D" w14:textId="77777777" w:rsidR="003E7C11" w:rsidRPr="003862D0" w:rsidRDefault="003E7C11" w:rsidP="003E7C11">
      <w:pPr>
        <w:pStyle w:val="AR6BodyText"/>
        <w:rPr>
          <w:lang w:val="en-GB"/>
        </w:rPr>
      </w:pPr>
    </w:p>
    <w:p w14:paraId="12F560E2" w14:textId="34263970" w:rsidR="003E7C11" w:rsidRPr="003862D0" w:rsidRDefault="003E7C11">
      <w:pPr>
        <w:pStyle w:val="AR6Chap4Level441111"/>
        <w:rPr>
          <w:bCs/>
        </w:rPr>
        <w:pPrChange w:id="4606" w:author="Tom Maycock" w:date="2021-09-07T10:34:00Z">
          <w:pPr>
            <w:pStyle w:val="AR6BodyText"/>
          </w:pPr>
        </w:pPrChange>
      </w:pPr>
      <w:r w:rsidRPr="003862D0">
        <w:t xml:space="preserve">Cirrus </w:t>
      </w:r>
      <w:del w:id="4607" w:author="Ian Blenkinsop" w:date="2021-07-27T16:18:00Z">
        <w:r w:rsidRPr="003862D0" w:rsidDel="002A7B42">
          <w:delText xml:space="preserve">Cloud </w:delText>
        </w:r>
      </w:del>
      <w:ins w:id="4608" w:author="Ian Blenkinsop" w:date="2021-07-27T16:18:00Z">
        <w:r w:rsidR="002A7B42">
          <w:t>c</w:t>
        </w:r>
        <w:r w:rsidR="002A7B42" w:rsidRPr="003862D0">
          <w:t xml:space="preserve">loud </w:t>
        </w:r>
      </w:ins>
      <w:del w:id="4609" w:author="Ian Blenkinsop" w:date="2021-07-27T16:18:00Z">
        <w:r w:rsidRPr="003862D0" w:rsidDel="002A7B42">
          <w:delText xml:space="preserve">Thinning </w:delText>
        </w:r>
      </w:del>
      <w:ins w:id="4610" w:author="Ian Blenkinsop" w:date="2021-07-27T16:18:00Z">
        <w:r w:rsidR="002A7B42">
          <w:t>t</w:t>
        </w:r>
        <w:r w:rsidR="002A7B42" w:rsidRPr="003862D0">
          <w:t xml:space="preserve">hinning </w:t>
        </w:r>
      </w:ins>
      <w:del w:id="4611" w:author="Ian Blenkinsop" w:date="2021-07-27T16:18:00Z">
        <w:r w:rsidRPr="003862D0" w:rsidDel="002A7B42">
          <w:delText>(CCT)</w:delText>
        </w:r>
      </w:del>
    </w:p>
    <w:p w14:paraId="6A9268A9" w14:textId="0FA60B50" w:rsidR="003E7C11" w:rsidRPr="003862D0" w:rsidRDefault="003E7C11" w:rsidP="003E7C11">
      <w:pPr>
        <w:pStyle w:val="AR6BodyText"/>
        <w:rPr>
          <w:rFonts w:eastAsia="SimSun"/>
          <w:color w:val="000000" w:themeColor="text1"/>
          <w:lang w:val="en-GB" w:eastAsia="zh-CN"/>
        </w:rPr>
      </w:pPr>
      <w:r w:rsidRPr="003862D0">
        <w:rPr>
          <w:rFonts w:eastAsia="TimesNewRomanPSMT"/>
          <w:lang w:val="en-GB"/>
        </w:rPr>
        <w:t xml:space="preserve">Cirrus clouds trap more outgoing thermal radiation than they reflect incoming solar radiation and thus have an overall warming effect on the climate system </w:t>
      </w:r>
      <w:r w:rsidR="00C87F6B" w:rsidRPr="003862D0">
        <w:rPr>
          <w:rFonts w:eastAsia="TimesNewRomanPSMT"/>
          <w:lang w:val="en-GB"/>
        </w:rPr>
        <w:fldChar w:fldCharType="begin" w:fldLock="1"/>
      </w:r>
      <w:r w:rsidR="00615634">
        <w:rPr>
          <w:rFonts w:eastAsia="TimesNewRomanPSMT"/>
          <w:lang w:val="en-GB"/>
        </w:rPr>
        <w:instrText>ADDIN CSL_CITATION { "citationItems" : [ { "id" : "ITEM-1", "itemData" : { "DOI" : "10.1088/1748-9326/4/4/045102", "ISSN" : "1748-9326", "author" : [ { "dropping-particle" : "", "family" : "Mitchell", "given" : "David L", "non-dropping-particle" : "", "parse-names" : false, "suffix" : "" }, { "dropping-particle" : "", "family" : "Finnegan", "given" : "William", "non-dropping-particle" : "", "parse-names" : false, "suffix" : "" } ], "container-title" : "Environmental Research Letters", "id" : "ITEM-1", "issue" : "4", "issued" : { "date-parts" : [ [ "2009", "10" ] ] }, "page" : "045102", "title" : "Modification of cirrus clouds to reduce global warming", "translator" : [ { "dropping-particle" : "", "family" : "K3008", "given" : "", "non-dropping-particle" : "", "parse-names" : false, "suffix" : "" } ], "type" : "article-journal", "volume" : "4" }, "uris" : [ "http://www.mendeley.com/documents/?uuid=813441e5-e2a3-49bf-a182-c41a5165d9fb" ] } ], "mendeley" : { "formattedCitation" : "(Mitchell and Finnegan, 2009)", "plainTextFormattedCitation" : "(Mitchell and Finnegan, 2009)", "previouslyFormattedCitation" : "(Mitchell and Finnegan, 2009)" }, "properties" : { "noteIndex" : 0 }, "schema" : "https://github.com/citation-style-language/schema/raw/master/csl-citation.json" }</w:instrText>
      </w:r>
      <w:r w:rsidR="00C87F6B" w:rsidRPr="003862D0">
        <w:rPr>
          <w:rFonts w:eastAsia="TimesNewRomanPSMT"/>
          <w:lang w:val="en-GB"/>
        </w:rPr>
        <w:fldChar w:fldCharType="separate"/>
      </w:r>
      <w:r w:rsidR="00016735">
        <w:rPr>
          <w:rFonts w:eastAsia="TimesNewRomanPSMT"/>
          <w:noProof/>
          <w:lang w:val="en-GB"/>
        </w:rPr>
        <w:t>(Mitchell and Finnegan, 2009)</w:t>
      </w:r>
      <w:r w:rsidR="00C87F6B" w:rsidRPr="003862D0">
        <w:rPr>
          <w:rFonts w:eastAsia="TimesNewRomanPSMT"/>
          <w:lang w:val="en-GB"/>
        </w:rPr>
        <w:fldChar w:fldCharType="end"/>
      </w:r>
      <w:r w:rsidRPr="003862D0">
        <w:rPr>
          <w:rFonts w:eastAsia="TimesNewRomanPSMT"/>
          <w:lang w:val="en-GB"/>
        </w:rPr>
        <w:t>.</w:t>
      </w:r>
      <w:del w:id="4612" w:author="Sara M Tuson" w:date="2021-07-15T20:29:00Z">
        <w:r w:rsidRPr="003862D0" w:rsidDel="00092429">
          <w:rPr>
            <w:rFonts w:eastAsia="TimesNewRomanPSMT"/>
            <w:lang w:val="en-GB"/>
          </w:rPr>
          <w:delText xml:space="preserve">  </w:delText>
        </w:r>
      </w:del>
      <w:ins w:id="4613" w:author="Sara M Tuson" w:date="2021-07-15T20:29:00Z">
        <w:r w:rsidR="00092429">
          <w:rPr>
            <w:rFonts w:eastAsia="TimesNewRomanPSMT"/>
            <w:lang w:val="en-GB"/>
          </w:rPr>
          <w:t xml:space="preserve"> </w:t>
        </w:r>
      </w:ins>
      <w:r w:rsidRPr="003862D0">
        <w:rPr>
          <w:rFonts w:eastAsia="TimesNewRomanPSMT"/>
          <w:lang w:val="en-GB"/>
        </w:rPr>
        <w:t xml:space="preserve">The aim of </w:t>
      </w:r>
      <w:ins w:id="4614" w:author="Ian Blenkinsop" w:date="2021-07-27T16:18:00Z">
        <w:r w:rsidR="002A7B42">
          <w:rPr>
            <w:rFonts w:eastAsia="TimesNewRomanPSMT"/>
            <w:lang w:val="en-GB"/>
          </w:rPr>
          <w:t>cirrus cloud thinning (</w:t>
        </w:r>
      </w:ins>
      <w:r w:rsidRPr="003862D0">
        <w:rPr>
          <w:rFonts w:eastAsia="TimesNewRomanPSMT"/>
          <w:lang w:val="en-GB"/>
        </w:rPr>
        <w:t>CCT</w:t>
      </w:r>
      <w:ins w:id="4615" w:author="Ian Blenkinsop" w:date="2021-07-27T16:18:00Z">
        <w:r w:rsidR="002A7B42">
          <w:rPr>
            <w:rFonts w:eastAsia="TimesNewRomanPSMT"/>
            <w:lang w:val="en-GB"/>
          </w:rPr>
          <w:t>)</w:t>
        </w:r>
      </w:ins>
      <w:r w:rsidRPr="003862D0">
        <w:rPr>
          <w:rFonts w:eastAsia="TimesNewRomanPSMT"/>
          <w:lang w:val="en-GB"/>
        </w:rPr>
        <w:t xml:space="preserve"> is to reduce cirrus cloud optical depth by increasing the heterogeneous nucleation via seeding cirrus clouds with a</w:t>
      </w:r>
      <w:r w:rsidR="00196877">
        <w:rPr>
          <w:rFonts w:eastAsia="TimesNewRomanPSMT"/>
          <w:lang w:val="en-GB"/>
        </w:rPr>
        <w:t>n</w:t>
      </w:r>
      <w:r w:rsidRPr="003862D0">
        <w:rPr>
          <w:rFonts w:eastAsia="TimesNewRomanPSMT"/>
          <w:lang w:val="en-GB"/>
        </w:rPr>
        <w:t xml:space="preserve"> </w:t>
      </w:r>
      <w:r w:rsidR="00F72148" w:rsidRPr="003862D0">
        <w:rPr>
          <w:rFonts w:eastAsia="TimesNewRomanPSMT"/>
          <w:lang w:val="en-GB"/>
        </w:rPr>
        <w:t>optimal concentration</w:t>
      </w:r>
      <w:r w:rsidRPr="003862D0">
        <w:rPr>
          <w:rFonts w:eastAsia="TimesNewRomanPSMT"/>
          <w:lang w:val="en-GB"/>
        </w:rPr>
        <w:t xml:space="preserve"> of ice nucleating </w:t>
      </w:r>
      <w:r w:rsidR="001801A3" w:rsidRPr="003862D0">
        <w:rPr>
          <w:rFonts w:eastAsia="TimesNewRomanPSMT"/>
          <w:lang w:val="en-GB"/>
        </w:rPr>
        <w:t>particles</w:t>
      </w:r>
      <w:r w:rsidR="001801A3" w:rsidRPr="003862D0">
        <w:rPr>
          <w:rFonts w:ascii="SimSun" w:eastAsia="SimSun" w:hAnsi="SimSun" w:cs="SimSun"/>
          <w:lang w:val="en-GB" w:eastAsia="zh-CN"/>
        </w:rPr>
        <w:t>,</w:t>
      </w:r>
      <w:r w:rsidR="001801A3" w:rsidRPr="003862D0">
        <w:rPr>
          <w:rFonts w:eastAsia="SimSun"/>
          <w:lang w:val="en-GB" w:eastAsia="zh-CN"/>
        </w:rPr>
        <w:t>which</w:t>
      </w:r>
      <w:r w:rsidRPr="003862D0">
        <w:rPr>
          <w:rFonts w:eastAsia="TimesNewRomanPSMT"/>
          <w:lang w:val="en-GB"/>
        </w:rPr>
        <w:t xml:space="preserve"> might cause larger ice crystals and rapid fallout, resulting in reduced lifetime and coverage of cirrus clouds</w:t>
      </w:r>
      <w:del w:id="4616" w:author="Robin Matthews" w:date="2021-06-16T18:14:00Z">
        <w:r w:rsidRPr="003862D0" w:rsidDel="0033785F">
          <w:rPr>
            <w:rFonts w:eastAsia="TimesNewRomanPSMT"/>
            <w:lang w:val="en-GB"/>
          </w:rPr>
          <w:delText xml:space="preserve"> </w:delText>
        </w:r>
      </w:del>
      <w:bookmarkStart w:id="4617" w:name="_Hlk74759656"/>
      <w:ins w:id="4618" w:author="Robin Matthews" w:date="2021-06-16T18:14:00Z">
        <w:r w:rsidR="0033785F">
          <w:rPr>
            <w:rFonts w:eastAsia="TimesNewRomanPSMT"/>
            <w:lang w:val="en-GB"/>
          </w:rPr>
          <w:t xml:space="preserve"> </w:t>
        </w:r>
        <w:r w:rsidR="0033785F">
          <w:rPr>
            <w:rFonts w:eastAsia="TimesNewRomanPSMT"/>
          </w:rPr>
          <w:fldChar w:fldCharType="begin" w:fldLock="1"/>
        </w:r>
      </w:ins>
      <w:r w:rsidR="00CD3B49">
        <w:rPr>
          <w:rFonts w:eastAsia="TimesNewRomanPSMT"/>
          <w:lang w:val="en-US"/>
        </w:rPr>
        <w:instrText>ADDIN CSL_CITATION { "citationItems" : [ { "id" : "ITEM-1", "itemData" : { "DOI" : "10.1002/2013JD021063", "ISBN" : "2169-8996", "ISSN" : "21698996", "abstract" : "The climatic effects of climate engineering - or geoengineering - via cirrus cloud thinning are examined. Thinner cirrus clouds can allow more outgoing longwave radiation to escape to space, potentially cooling the climate. The cloud properties and climatic effects due to perturbing the ice crystal fall speed are investigated in a set of hemispheric-scale sensitivity experiments with the Community Earth System Model. It is found that increasing the ice crystal fall speed, as an analogue to cirrus cloud seeding, depletes high level clouds and reduces the longwave cloud forcing. Deliberate depletion of cirrus clouds increases outgoing longwave radiation, reduces the upper tropospheric water vapor and cools the climate. Global cirrus cloud thinning gave a net cloud forcing change of -1.55 Wm -2 and a global annual mean temperature change of -0.94 K. Though there is negligible change in the global annual mean precipitation (-0.001 mm/day), the spatially non-homogeneous forcing induces circulation changes, and hence remote climate changes. Climate engineering the Southern Hemisphere only results in a northwards shift of the Intertropical Convergence Zone and possible Sahelian drought alleviation, whilst targeting the Northern Hemisphere alone causes a greater cooling. It was found that targeting cirrus clouds everywhere outside of the tropics results in changes to the circulation and precipitation even in the non - climate engineered regions, underscoring the risks of remote side effects and indeed the complexity of the climate system.", "author" : [ { "dropping-particle" : "", "family" : "Muri", "given" : "H.", "non-dropping-particle" : "", "parse-names" : false, "suffix" : "" }, { "dropping-particle" : "", "family" : "Kristjansson", "given" : "J. E.", "non-dropping-particle" : "", "parse-names" : false, "suffix" : "" }, { "dropping-particle" : "", "family" : "Storelvmo", "given" : "T.", "non-dropping-particle" : "", "parse-names" : false, "suffix" : "" }, { "dropping-particle" : "", "family" : "Pfeffer", "given" : "M. A.", "non-dropping-particle" : "", "parse-names" : false, "suffix" : "" } ], "container-title" : "Journal of Geophysical Research: Atmospheres", "id" : "ITEM-1", "issue" : "7", "issued" : { "date-parts" : [ [ "2014" ] ] }, "page" : "4174-4191", "title" : "The climatic effects of modifying cirrus clouds in a climate engineering framework", "translator" : [ { "dropping-particle" : "", "family" : "K2832", "given" : "", "non-dropping-particle" : "", "parse-names" : false, "suffix" : "" } ], "type" : "article-journal", "volume" : "119" }, "uris" : [ "http://www.mendeley.com/documents/?uuid=9e10f580-f585-4af0-bd15-ccb097239729" ] }, { "id" : "ITEM-2", "itemData" : { "DOI" : "10.1126/science.aan3325", "ISSN" : "10959203", "abstract" : "Climate engineering is a potential means to offset the climate warming caused by anthropogenic greenhouse gases. Suggested methods broadly fall into two categories. Methods in the first category aim to remove carbon dioxide (CO2) from the atmosphere, whereas those in the second aim to alter Earth's radiation balance. The most prominent and best researched climate engineering approach in the second category is the injection of atmospheric aerosol particles or their precursor gases into the stratosphere (1), where these particles reflect solar radiation back to space. Climate engineering through cirrus cloud thinning, in contrast, mainly targets the long-wave radiation that is emitted from Earth.", "author" : [ { "dropping-particle" : "", "family" : "Lohmann", "given" : "Ulrike", "non-dropping-particle" : "", "parse-names" : false, "suffix" : "" }, { "dropping-particle" : "", "family" : "Gasparini", "given" : "Bla\u017e", "non-dropping-particle" : "", "parse-names" : false, "suffix" : "" } ], "container-title" : "Science", "id" : "ITEM-2", "issue" : "6348", "issued" : { "date-parts" : [ [ "2017" ] ] }, "page" : "248-249", "title" : "A cirrus cloud climate dial?", "translator" : [ { "dropping-particle" : "", "family" : "K4558", "given" : "", "non-dropping-particle" : "", "parse-names" : false, "suffix" : "" } ], "type" : "article-journal", "volume" : "357" }, "uris" : [ "http://www.mendeley.com/documents/?uuid=23466701-c06b-4205-802a-cf56e421c32b", "http://www.mendeley.com/documents/?uuid=c852b3f6-c4a3-4ff7-b728-96b95271b9b5" ] }, { "id" : "ITEM-3", "itemData" : { "DOI" : "10.5194/acp-17-4871-2017", "ISSN" : "16807324", "abstract" : "The complex microphysical details of cirrus seeding with ice nucleating particles (INPs) in numerical simulations are often mimicked by increasing ice crystal sedimentation velocities. So far it has not been tested whether these results are comparable to geoengineering simulations in which cirrus clouds are seeded with INPs. We compare simulations where the ice crystal sedimentation velocity is increased at temperatures colder than \u221235 \u00b0C with simulations of cirrus seeding with INPs using the ECHAM-HAM general circulation model. The radiative flux response of the two methods shows a similar behaviour in terms of annual and seasonal averages. Both methods decrease surface temperature but increase precipitation in response to a decreased atmospheric stability. Moreover, simulations of seeding with INPs lead to a decrease in liquid clouds, which counteracts part of the cooling due to changes in cirrus clouds. The liquid cloud response is largely avoided in a simulation where seeding occurs during night only. Simulations with increased ice crystal sedimentation velocity, however, lead to counteracting mixed-phase cloud responses. The increased sedimentation velocity simulations can counteract up to 60 % of the radiative effect of CO2 doubling with a maximum net top-of-the-atmosphere forcing of \u22122. 2 W m\u22122. They induce a 30 % larger surface temperature response, due to their lower altitude of maximum diabatic forcing compared with simulations of seeding with INPs.", "author" : [ { "dropping-particle" : "", "family" : "Gasparini", "given" : "Bla", "non-dropping-particle" : "", "parse-names" : false, "suffix" : "" }, { "dropping-particle" : "", "family" : "M\u00fcnch", "given" : "Steffen", "non-dropping-particle" : "", "parse-names" : false, "suffix" : "" }, { "dropping-particle" : "", "family" : "Poncet", "given" : "Laure", "non-dropping-particle" : "", "parse-names" : false, "suffix" : "" }, { "dropping-particle" : "", "family" : "Feldmann", "given" : "Monika", "non-dropping-particle" : "", "parse-names" : false, "suffix" : "" }, { "dropping-particle" : "", "family" : "Lohmann", "given" : "Ulrike", "non-dropping-particle" : "", "parse-names" : false, "suffix" : "" } ], "container-title" : "Atmospheric Chemistry and Physics", "id" : "ITEM-3", "issue" : "7", "issued" : { "date-parts" : [ [ "2017" ] ] }, "page" : "4871-4885", "title" : "Is increasing ice crystal sedimentation velocity in geoengineering simulations a good proxy for cirrus cloud seeding?", "translator" : [ { "dropping-particle" : "", "family" : "K4575", "given" : "", "non-dropping-particle" : "", "parse-names" : false, "suffix" : "" } ], "type" : "article-journal", "volume" : "17" }, "uris" : [ "http://www.mendeley.com/documents/?uuid=94167442-8b73-47fd-81a2-0d945d423960", "http://www.mendeley.com/documents/?uuid=9ee8d7c3-934b-44a4-9a75-43a839372f2d" ] }, { "id" : "ITEM-4",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"ITEM-4",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"(Muri et al., 2014; Gasparini et al., 2017; Lohmann and Gasparini, 2017; Gruber et al., 2019)", "plainTextFormattedCitation" : "(Muri et al., 2014; Gasparini et al., 2017; Lohmann and Gasparini, 2017; Gruber et al., 2019)", "previouslyFormattedCitation" : "(Muri et al., 2014; Gasparini et al., 2017; Lohmann and Gasparini, 2017; Gruber et al., 2019)" }, "properties" : { "noteIndex" : 0 }, "schema" : "https://github.com/citation-style-language/schema/raw/master/csl-citation.json" }</w:instrText>
      </w:r>
      <w:ins w:id="4619" w:author="Robin Matthews" w:date="2021-06-16T18:14:00Z">
        <w:r w:rsidR="0033785F">
          <w:rPr>
            <w:rFonts w:eastAsia="TimesNewRomanPSMT"/>
          </w:rPr>
          <w:fldChar w:fldCharType="separate"/>
        </w:r>
        <w:r w:rsidR="0033785F" w:rsidRPr="000D014A">
          <w:rPr>
            <w:rFonts w:eastAsia="TimesNewRomanPSMT"/>
            <w:noProof/>
          </w:rPr>
          <w:t>(Muri et al., 2014; Gasparini et al., 2017; Lohmann and Gasparini, 2017; Gruber et al., 2019)</w:t>
        </w:r>
        <w:r w:rsidR="0033785F">
          <w:rPr>
            <w:rFonts w:eastAsia="TimesNewRomanPSMT"/>
          </w:rPr>
          <w:fldChar w:fldCharType="end"/>
        </w:r>
      </w:ins>
      <w:del w:id="4620" w:author="Robin Matthews" w:date="2021-06-16T18:14:00Z">
        <w:r w:rsidRPr="003862D0" w:rsidDel="0033785F">
          <w:rPr>
            <w:rFonts w:eastAsia="TimesNewRomanPSMT"/>
            <w:lang w:val="en-GB"/>
          </w:rPr>
          <w:fldChar w:fldCharType="begin" w:fldLock="1"/>
        </w:r>
        <w:r w:rsidR="00615634" w:rsidRPr="003741E9" w:rsidDel="0033785F">
          <w:rPr>
            <w:rFonts w:eastAsia="TimesNewRomanPSMT"/>
          </w:rPr>
          <w:delInstrText xml:space="preserve">ADDIN CSL_CITATION { "citationItems" : [ { "id" : "ITEM-1", "itemData" : { "DOI" : "10.1002/2013JD021063", "ISBN" : "2169-8996", "ISSN" : "21698996", "abstract" : "The climatic effects of climate engineering - or geoengineering - via cirrus cloud thinning are examined. Thinner cirrus clouds can allow more outgoing longwave radiation to escape to space, potentially cooling the climate. The cloud properties and climatic effects due to perturbing the ice crystal fall speed are investigated in a set of hemispheric-scale sensitivity experiments with the Community Earth System Model. It is found that increasing the ice crystal fall speed, as an analogue to cirrus cloud seeding, depletes high level clouds and reduces the longwave cloud forcing. Deliberate depletion of cirrus clouds increases outgoing longwave radiation, reduces the upper tropospheric water vapor and cools the climate. Global cirrus cloud thinning gave a net cloud forcing change of -1.55 Wm -2 and a global annual mean temperature change of -0.94 K. Though there is negligible change in the global annual mean precipitation (-0.001 mm/day), the spatially non-homogeneous forcing induces circulation changes, and hence remote climate changes. Climate engineering the Southern Hemisphere only results in a northwards shift of the Intertropical Convergence Zone and possible Sahelian drought alleviation, whilst targeting the Northern </w:delInstrText>
        </w:r>
        <w:r w:rsidR="00615634" w:rsidDel="0033785F">
          <w:rPr>
            <w:rFonts w:eastAsia="TimesNewRomanPSMT"/>
            <w:lang w:val="en-GB"/>
          </w:rPr>
          <w:delInstrText>Hemisphere alone causes a greater cooling. It was found that targeting cirrus clouds everywhere outside of the tropics results in changes to the circulation and precipitation even in the non - climate engineered regions, underscoring the risks of remote side effects and indeed the complexity of the climate system.", "author" : [ { "dropping-particle" : "", "family" : "Muri", "given" : "H.", "non-dropping-particle" : "", "parse-names" : false, "suffix" : "" }, { "dropping-particle" : "", "family" : "Kristjansson", "given" : "J. E.", "non-dropping-particle" : "", "parse-names" : false, "suffix" : "" }, { "dropping-particle" : "", "family" : "Storelvmo", "given" : "T.", "non-dropping-particle" : "", "parse-names" : false, "suffix" : "" }, { "dropping-particle" : "", "family" : "Pfeffer", "given" : "M. A.", "non-dropping-particle" : "", "parse-names" : false, "suffix" : "" } ], "container-title" : "Journal of Geophysical Research: Atmospheres", "id" : "ITEM-1", "issue" : "7", "issued" : { "date-parts" : [ [ "2014" ] ] }, "page" : "4174-4191", "title" : "The climatic effects of modifying cirrus clouds in a climate engineering framework", "translator" : [ { "dropping-particle" : "", "family" : "K2832", "given" : "", "non-dropping-particle" : "", "parse-names" : false, "suffix" : "" } ], "type" : "article-journal", "volume" : "119" }, "uris" : [ "http://www.mendeley.com/documents/?uuid=9e10f580-f585-4af0-bd15-ccb097239729" ] } ], "mendeley" : { "formattedCitation" : "(Muri et al., 2014)", "plainTextFormattedCitation" : "(Muri et al., 2014)", "previouslyFormattedCitation" : "(Muri et al., 2014)" }, "properties" : { "noteIndex" : 0 }, "schema" : "https://github.com/citation-style-language/schema/raw/master/csl-citation.json" }</w:delInstrText>
        </w:r>
        <w:r w:rsidRPr="003862D0" w:rsidDel="0033785F">
          <w:rPr>
            <w:rFonts w:eastAsia="TimesNewRomanPSMT"/>
            <w:lang w:val="en-GB"/>
          </w:rPr>
          <w:fldChar w:fldCharType="separate"/>
        </w:r>
        <w:r w:rsidR="00016735" w:rsidDel="0033785F">
          <w:rPr>
            <w:rFonts w:eastAsia="TimesNewRomanPSMT"/>
            <w:noProof/>
            <w:lang w:val="en-GB"/>
          </w:rPr>
          <w:delText>(Muri et al., 2014)</w:delText>
        </w:r>
        <w:r w:rsidRPr="003862D0" w:rsidDel="0033785F">
          <w:rPr>
            <w:rFonts w:eastAsia="TimesNewRomanPSMT"/>
            <w:lang w:val="en-GB"/>
          </w:rPr>
          <w:fldChar w:fldCharType="end"/>
        </w:r>
        <w:r w:rsidRPr="003862D0" w:rsidDel="0033785F">
          <w:rPr>
            <w:rFonts w:eastAsia="TimesNewRomanPSMT"/>
            <w:lang w:val="en-GB"/>
          </w:rPr>
          <w:delText xml:space="preserve">, </w:delText>
        </w:r>
        <w:r w:rsidRPr="003862D0" w:rsidDel="0033785F">
          <w:rPr>
            <w:rFonts w:eastAsia="TimesNewRomanPSMT"/>
            <w:lang w:val="en-GB"/>
          </w:rPr>
          <w:fldChar w:fldCharType="begin" w:fldLock="1"/>
        </w:r>
        <w:r w:rsidR="00741A83" w:rsidDel="0033785F">
          <w:rPr>
            <w:rFonts w:eastAsia="TimesNewRomanPSMT"/>
            <w:lang w:val="en-GB"/>
          </w:rPr>
          <w:delInstrText>ADDIN CSL_CITATION { "citationItems" : [ { "id" : "ITEM-1", "itemData" : { "DOI" : "10.1126/science.aan3325", "ISSN" : "10959203", "abstract" : "Climate engineering is a potential means to offset the climate warming caused by anthropogenic greenhouse gases. Suggested methods broadly fall into two categories. Methods in the first category aim to remove carbon dioxide (CO2) from the atmosphere, whereas those in the second aim to alter Earth's radiation balance. The most prominent and best researched climate engineering approach in the second category is the injection of atmospheric aerosol particles or their precursor gases into the stratosphere (1), where these particles reflect solar radiation back to space. Climate engineering through cirrus cloud thinning, in contrast, mainly targets the long-wave radiation that is emitted from Earth.", "author" : [ { "dropping-particle" : "", "family" : "Lohmann", "given" : "Ulrike", "non-dropping-particle" : "", "parse-names" : false, "suffix" : "" }, { "dropping-particle" : "", "family" : "Gasparini", "given" : "Bla\u017e", "non-dropping-particle" : "", "parse-names" : false, "suffix" : "" } ], "container-title" : "Science", "id" : "ITEM-1", "issue" : "6348", "issued" : { "date-parts" : [ [ "2017" ] ] }, "page" : "248-249", "title" : "A cirrus cloud climate dial?", "translator" : [ { "dropping-particle" : "", "family" : "K4558", "given" : "", "non-dropping-particle" : "", "parse-names" : false, "suffix" : "" } ], "type" : "article-journal", "volume" : "357" }, "uris" : [ "http://www.mendeley.com/documents/?uuid=23466701-c06b-4205-802a-cf56e421c32b", "http://www.mendeley.com/documents/?uuid=c852b3f6-c4a3-4ff7-b728-96b95271b9b5" ] }, { "id" : "ITEM-2", "itemData" : { "DOI" : "10.5194/acp-17-4871-2017", "ISSN" : "16807324", "abstract" : "The complex microphysical details of cirrus seeding with ice nucleating particles (INPs) in numerical simulations are often mimicked by increasing ice crystal sedimentation velocities. So far it has not been tested whether these results are comparable to geoengineering simulations in which cirrus clouds are seeded with INPs. We compare simulations where the ice crystal sedimentation velocity is increased at temperatures colder than \u221235 \u00b0C with simulations of cirrus seeding with INPs using the ECHAM-HAM general circulation model. The radiative flux response of the two methods shows a similar behaviour in terms of annual and seasonal averages. Both methods decrease surface temperature but increase precipitation in response to a decreased atmospheric stability. Moreover, simulations of seeding with INPs lead to a decrease in liquid clouds, which counteracts part of the cooling due to changes in cirrus clouds. The liquid cloud response is largely avoided in a simulation where seeding occurs during night only. Simulations with increased ice crystal sedimentation velocity, however, lead to counteracting mixed-phase cloud responses. The increased sedimentation velocity simulations can counteract up to 60 % of the radiative effect of CO2 doubling with a maximum net top-of-the-atmosphere forcing of \u22122. 2 W m\u22122. They induce a 30 % larger surface temperature response, due to their lower altitude of maximum diabatic forcing compared with simulations of seeding with INPs.", "author" : [ { "dropping-particle" : "", "family" : "Gasparini", "given" : "Bla", "non-dropping-particle" : "", "parse-names" : false, "suffix" : "" }, { "dropping-particle" : "", "family" : "M\u00fcnch", "given" : "Steffen", "non-dropping-particle" : "", "parse-names" : false, "suffix" : "" }, { "dropping-particle" : "", "family" : "Poncet", "given" : "Laure", "non-dropping-particle" : "", "parse-names" : false, "suffix" : "" }, { "dropping-particle" : "", "family" : "Feldmann", "given" : "Monika", "non-dropping-particle" : "", "parse-names" : false, "suffix" : "" }, { "dropping-particle" : "", "family" : "Lohmann", "given" : "Ulrike", "non-dropping-particle" : "", "parse-names" : false, "suffix" : "" } ], "container-title" : "Atmospheric Chemistry and Physics", "id" : "ITEM-2", "issue" : "7", "issued" : { "date-parts" : [ [ "2017" ] ] }, "page" : "4871-4885", "title" : "Is increasing ice crystal sedimentation velocity in geoengineering simulations a good proxy for cirrus cloud seeding?", "translator" : [ { "dropping-particle" : "", "family" : "K4575", "given" : "", "non-dropping-particle" : "", "parse-names" : false, "suffix" : "" } ], "type" : "article-journal", "volume" : "17" }, "uris" : [ "http://www.mendeley.com/documents/?uuid=94167442-8b73-47fd-81a2-0d945d423960", "http://www.mendeley.com/documents/?uuid=9ee8d7c3-934b-44a4-9a75-43a839372f2d" ] }, { "id" : "ITEM-3",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"ITEM-3",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"(Gasparini et al., 2017; Lohmann and Gasparini, 2017; Gruber et al., 2019)", "plainTextFormattedCitation" : "(Gasparini et al., 2017; Lohmann and Gasparini, 2017; Gruber et al., 2019)", "previouslyFormattedCitation" : "(Gasparini et al., 2017; Lohmann and Gasparini, 2017; Gruber et al., 2019)" }, "properties" : { "noteIndex" : 0 }, "schema" : "https://github.com/citation-style-language/schema/raw/master/csl-citation.json" }</w:delInstrText>
        </w:r>
        <w:r w:rsidRPr="003862D0" w:rsidDel="0033785F">
          <w:rPr>
            <w:rFonts w:eastAsia="TimesNewRomanPSMT"/>
            <w:lang w:val="en-GB"/>
          </w:rPr>
          <w:fldChar w:fldCharType="separate"/>
        </w:r>
        <w:r w:rsidR="00016735" w:rsidRPr="003741E9" w:rsidDel="0033785F">
          <w:rPr>
            <w:rFonts w:eastAsia="TimesNewRomanPSMT"/>
            <w:noProof/>
            <w:lang w:val="en-US"/>
          </w:rPr>
          <w:delText>(Gasparini et al., 2017; Lohmann and Gasparini, 2017; Gruber et al., 2019)</w:delText>
        </w:r>
        <w:r w:rsidRPr="003862D0" w:rsidDel="0033785F">
          <w:rPr>
            <w:rFonts w:eastAsia="TimesNewRomanPSMT"/>
            <w:lang w:val="en-GB"/>
          </w:rPr>
          <w:fldChar w:fldCharType="end"/>
        </w:r>
      </w:del>
      <w:bookmarkEnd w:id="4617"/>
      <w:r w:rsidRPr="003741E9">
        <w:rPr>
          <w:rFonts w:eastAsia="TimesNewRomanPSMT"/>
          <w:lang w:val="en-US"/>
        </w:rPr>
        <w:t xml:space="preserve">. </w:t>
      </w:r>
      <w:r w:rsidRPr="003862D0">
        <w:rPr>
          <w:rFonts w:eastAsia="TimesNewRomanPSMT"/>
          <w:lang w:val="en-GB"/>
        </w:rPr>
        <w:t xml:space="preserve">CCT aims to achieve the opposite effect of contrails that increase cirrus cover and cause a small positive </w:t>
      </w:r>
      <w:r w:rsidR="004B38DE" w:rsidRPr="003862D0">
        <w:rPr>
          <w:rFonts w:eastAsia="TimesNewRomanPSMT"/>
          <w:lang w:val="en-GB"/>
        </w:rPr>
        <w:t xml:space="preserve">ERF </w:t>
      </w:r>
      <w:r w:rsidRPr="003862D0">
        <w:rPr>
          <w:rFonts w:eastAsia="TimesNewRomanPSMT"/>
          <w:lang w:val="en-GB"/>
        </w:rPr>
        <w:t>(</w:t>
      </w:r>
      <w:del w:id="4621" w:author="Ian Blenkinsop" w:date="2021-07-27T16:18:00Z">
        <w:r w:rsidRPr="003862D0" w:rsidDel="002A7B42">
          <w:rPr>
            <w:rFonts w:eastAsia="TimesNewRomanPSMT"/>
            <w:lang w:val="en-GB"/>
          </w:rPr>
          <w:delText xml:space="preserve">Chapter 7, </w:delText>
        </w:r>
      </w:del>
      <w:r w:rsidRPr="003862D0">
        <w:rPr>
          <w:rFonts w:eastAsia="TimesNewRomanPSMT"/>
          <w:lang w:val="en-GB"/>
        </w:rPr>
        <w:t xml:space="preserve">Section 7.3). </w:t>
      </w:r>
      <w:r w:rsidRPr="003862D0">
        <w:rPr>
          <w:rFonts w:eastAsia="TimesNewRomanPSMT"/>
          <w:color w:val="000000" w:themeColor="text1"/>
          <w:lang w:val="en-GB"/>
        </w:rPr>
        <w:t xml:space="preserve">A high-resolution modelling study of CCT over a limited area of </w:t>
      </w:r>
      <w:r w:rsidR="004B38DE" w:rsidRPr="003862D0">
        <w:rPr>
          <w:rFonts w:eastAsia="TimesNewRomanPSMT"/>
          <w:color w:val="000000" w:themeColor="text1"/>
          <w:lang w:val="en-GB"/>
        </w:rPr>
        <w:t xml:space="preserve">the </w:t>
      </w:r>
      <w:r w:rsidRPr="003862D0">
        <w:rPr>
          <w:rFonts w:eastAsia="TimesNewRomanPSMT"/>
          <w:color w:val="000000" w:themeColor="text1"/>
          <w:lang w:val="en-GB"/>
        </w:rPr>
        <w:t xml:space="preserve">Arctic </w:t>
      </w:r>
      <w:r w:rsidR="004B38DE" w:rsidRPr="003862D0">
        <w:rPr>
          <w:rFonts w:eastAsia="TimesNewRomanPSMT"/>
          <w:color w:val="000000" w:themeColor="text1"/>
          <w:lang w:val="en-GB"/>
        </w:rPr>
        <w:t xml:space="preserve">suggested </w:t>
      </w:r>
      <w:r w:rsidRPr="003862D0">
        <w:rPr>
          <w:rFonts w:eastAsia="TimesNewRomanPSMT"/>
          <w:color w:val="000000" w:themeColor="text1"/>
          <w:lang w:val="en-GB"/>
        </w:rPr>
        <w:t xml:space="preserve">that cirrus seeding causes a decrease in ice crystal number concentration and a reduction in mixed-phase cloud cover, both of which cause a cooling effect </w:t>
      </w:r>
      <w:r w:rsidRPr="003862D0">
        <w:rPr>
          <w:rFonts w:eastAsia="TimesNewRomanPSMT"/>
          <w:color w:val="000000" w:themeColor="text1"/>
          <w:lang w:val="en-GB"/>
        </w:rPr>
        <w:fldChar w:fldCharType="begin" w:fldLock="1"/>
      </w:r>
      <w:r w:rsidR="00741A83">
        <w:rPr>
          <w:rFonts w:eastAsia="TimesNewRomanPSMT"/>
          <w:color w:val="000000" w:themeColor="text1"/>
          <w:lang w:val="en-GB"/>
        </w:rPr>
        <w:instrText>ADDIN CSL_CITATION { "citationItems" : [ { "id" : "ITEM-1", "itemData" : { "DOI" : "10.1029/2018JD029815", "ISSN" : "2169-897X", "abstract" : "Abstract In this study, cloud-resolving simulations of a case study for a limited area of the hibernal Arctic were performed with the atmospheric modeling system ICON-ART (ICOsahedral Nonhydrostatic-Aerosol and Reactive Trace gases). A thorough comparison with data both from satellite as well as aircraft measurement is presented to validate the simulations. In addition, the model is applied to clarify the microphysical processes occurring when introducing artificial aerosol particles into the upper troposphere with the aim of modifying cirrus clouds in the framework of climate engineering. Former modeling studies investigating the climate effect of this method were performed with simplifying assumptions and much coarser resolution, reaching partly contradicting conclusions concerning the method's effectiveness. The primary effect of seeding is found to be a reduction of ice crystal number concentrations in cirrus clouds, leading to increased outgoing longwave radiative fluxes at the top of the atmosphere, thereby creating a cooling effect. Furthermore, a secondary effect is found, as ice crystals formed from the injected seeding aerosol particles lead to enhanced riming of cloud droplets within the planetary boundary layer. This effectively reduces the coverage of mixed-phase clouds, thus generating additional cooling by increased upward longwave radiative fluxes at the surface. The efficacy of seeding cirrus clouds proves to be relatively independent from the atmospheric background conditions, scales with the number concentrations of seeding particles, and is highest for large aerosol particles.", "author" : [ { "dropping-particle" : "", "family" : "Gruber", "given" : "Simon", "non-dropping-particle" : "", "parse-names" : false, "suffix" : "" }, { "dropping-particle" : "", "family" : "Blahak", "given" : "Ulrich", "non-dropping-particle" : "", "parse-names" : false, "suffix" : "" }, { "dropping-particle" : "", "family" : "Haenel", "given" : "Florian", "non-dropping-particle" : "", "parse-names" : false, "suffix" : "" }, { "dropping-particle" : "", "family" : "Kottmeier", "given" : "Christoph", "non-dropping-particle" : "", "parse-names" : false, "suffix" : "" }, { "dropping-particle" : "", "family" : "Leisner", "given" : "Thomas", "non-dropping-particle" : "", "parse-names" : false, "suffix" : "" }, { "dropping-particle" : "", "family" : "Muskatel", "given" : "Harel", "non-dropping-particle" : "", "parse-names" : false, "suffix" : "" }, { "dropping-particle" : "", "family" : "Storelvmo", "given" : "Trude", "non-dropping-particle" : "", "parse-names" : false, "suffix" : "" }, { "dropping-particle" : "", "family" : "Vogel", "given" : "Bernhard", "non-dropping-particle" : "", "parse-names" : false, "suffix" : "" } ], "container-title" : "Journal of Geophysical Research: Atmospheres", "id" : "ITEM-1", "issue" : "11", "issued" : { "date-parts" : [ [ "2019", "6", "16" ] ] }, "page" : "5860-5888", "title" : "A Process Study on Thinning of Arctic Winter Cirrus Clouds With High\u2010Resolution ICON\u2010ART Simulations", "translator" : [ { "dropping-particle" : "", "family" : "K4581", "given" : "", "non-dropping-particle" : "", "parse-names" : false, "suffix" : "" } ], "type" : "article-journal", "volume" : "124" }, "uris" : [ "http://www.mendeley.com/documents/?uuid=c94bd990-3f62-45ae-b554-c72d48a5cad5" ] } ], "mendeley" : { "formattedCitation" : "(Gruber et al., 2019)", "plainTextFormattedCitation" : "(Gruber et al., 2019)", "previouslyFormattedCitation" : "(Gruber et al., 2019)" }, "properties" : { "noteIndex" : 0 }, "schema" : "https://github.com/citation-style-language/schema/raw/master/csl-citation.json" }</w:instrText>
      </w:r>
      <w:r w:rsidRPr="003862D0">
        <w:rPr>
          <w:rFonts w:eastAsia="TimesNewRomanPSMT"/>
          <w:color w:val="000000" w:themeColor="text1"/>
          <w:lang w:val="en-GB"/>
        </w:rPr>
        <w:fldChar w:fldCharType="separate"/>
      </w:r>
      <w:r w:rsidR="00016735">
        <w:rPr>
          <w:rFonts w:eastAsia="TimesNewRomanPSMT"/>
          <w:noProof/>
          <w:color w:val="000000" w:themeColor="text1"/>
          <w:lang w:val="en-GB"/>
        </w:rPr>
        <w:t>(Gruber et al., 2019)</w:t>
      </w:r>
      <w:r w:rsidRPr="003862D0">
        <w:rPr>
          <w:rFonts w:eastAsia="TimesNewRomanPSMT"/>
          <w:color w:val="000000" w:themeColor="text1"/>
          <w:lang w:val="en-GB"/>
        </w:rPr>
        <w:fldChar w:fldCharType="end"/>
      </w:r>
      <w:r w:rsidRPr="003862D0">
        <w:rPr>
          <w:rFonts w:eastAsia="TimesNewRomanPSMT"/>
          <w:color w:val="000000" w:themeColor="text1"/>
          <w:lang w:val="en-GB"/>
        </w:rPr>
        <w:t>.</w:t>
      </w:r>
      <w:r w:rsidRPr="003862D0">
        <w:rPr>
          <w:rFonts w:eastAsia="SimSun"/>
          <w:color w:val="000000" w:themeColor="text1"/>
          <w:lang w:val="en-GB" w:eastAsia="zh-CN"/>
        </w:rPr>
        <w:t xml:space="preserve"> </w:t>
      </w:r>
    </w:p>
    <w:p w14:paraId="0DC5FBD5" w14:textId="77777777" w:rsidR="003E7C11" w:rsidRPr="003862D0" w:rsidRDefault="003E7C11" w:rsidP="003E7C11">
      <w:pPr>
        <w:pStyle w:val="AR6BodyText"/>
        <w:rPr>
          <w:rFonts w:eastAsia="TimesNewRomanPSMT"/>
          <w:lang w:val="en-GB"/>
        </w:rPr>
      </w:pPr>
    </w:p>
    <w:p w14:paraId="7F5AC516" w14:textId="4607F686" w:rsidR="003E7C11" w:rsidRPr="00AF47C0" w:rsidRDefault="003E7C11" w:rsidP="003E7C11">
      <w:pPr>
        <w:pStyle w:val="AR6BodyText"/>
        <w:rPr>
          <w:rFonts w:eastAsia="TimesNewRomanPSMT"/>
          <w:color w:val="000000" w:themeColor="text1"/>
          <w:lang w:val="en-GB"/>
        </w:rPr>
      </w:pPr>
      <w:r w:rsidRPr="003862D0">
        <w:rPr>
          <w:rFonts w:eastAsia="TimesNewRomanPSMT"/>
          <w:lang w:val="en-GB"/>
        </w:rPr>
        <w:t>Under present-day climate, cirrus cloud</w:t>
      </w:r>
      <w:r w:rsidR="004B38DE" w:rsidRPr="003862D0">
        <w:rPr>
          <w:rFonts w:eastAsia="TimesNewRomanPSMT"/>
          <w:lang w:val="en-GB"/>
        </w:rPr>
        <w:t>s</w:t>
      </w:r>
      <w:r w:rsidRPr="003862D0">
        <w:rPr>
          <w:rFonts w:eastAsia="TimesNewRomanPSMT"/>
          <w:lang w:val="en-GB"/>
        </w:rPr>
        <w:t xml:space="preserve"> exerts a net positive radiative forcing of about 5 W m</w:t>
      </w:r>
      <w:ins w:id="4622" w:author="Sara M Tuson" w:date="2021-07-18T07:29:00Z">
        <w:r w:rsidR="00E22E7B" w:rsidRPr="00E22E7B">
          <w:rPr>
            <w:color w:val="000000"/>
            <w:sz w:val="20"/>
            <w:szCs w:val="20"/>
            <w:vertAlign w:val="superscript"/>
            <w:rPrChange w:id="4623" w:author="Sara M Tuson" w:date="2021-07-18T07:29:00Z">
              <w:rPr>
                <w:color w:val="000000"/>
                <w:sz w:val="20"/>
                <w:szCs w:val="20"/>
              </w:rPr>
            </w:rPrChange>
          </w:rPr>
          <w:t>–</w:t>
        </w:r>
      </w:ins>
      <w:del w:id="4624" w:author="Sara M Tuson" w:date="2021-07-18T07:29:00Z">
        <w:r w:rsidRPr="003862D0" w:rsidDel="00E22E7B">
          <w:rPr>
            <w:rFonts w:eastAsia="TimesNewRomanPSMT"/>
            <w:vertAlign w:val="superscript"/>
            <w:lang w:val="en-GB"/>
          </w:rPr>
          <w:delText>-</w:delText>
        </w:r>
      </w:del>
      <w:r w:rsidRPr="003862D0">
        <w:rPr>
          <w:rFonts w:eastAsia="TimesNewRomanPSMT"/>
          <w:vertAlign w:val="superscript"/>
          <w:lang w:val="en-GB"/>
        </w:rPr>
        <w:t>2</w:t>
      </w:r>
      <w:ins w:id="4625" w:author="Robin Matthews" w:date="2021-06-16T18:14:00Z">
        <w:r w:rsidR="00A63DD7" w:rsidRPr="003862D0">
          <w:rPr>
            <w:rFonts w:eastAsia="TimesNewRomanPSMT"/>
            <w:lang w:val="en-GB"/>
          </w:rPr>
          <w:t xml:space="preserve"> </w:t>
        </w:r>
      </w:ins>
      <w:ins w:id="4626" w:author="Robin Matthews" w:date="2021-06-16T18:15:00Z">
        <w:r w:rsidR="00A63DD7">
          <w:rPr>
            <w:rFonts w:eastAsia="TimesNewRomanPSMT"/>
          </w:rPr>
          <w:fldChar w:fldCharType="begin" w:fldLock="1"/>
        </w:r>
      </w:ins>
      <w:r w:rsidR="00CD3B49">
        <w:rPr>
          <w:rFonts w:eastAsia="TimesNewRomanPSMT"/>
          <w:lang w:val="en-US"/>
        </w:rPr>
        <w: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"id" : "ITEM-2", "itemData" : { "DOI" : "10.1175/JCLI-D-15-0799.1", "ISSN" : "0894-8755", "abstract" : "Although it is well established that cirrus warms Earth, the radiative effect of the entire spectrum of ice clouds is not well understood. In this study, the role of all ice clouds in Earth\u2019s radiation budget is investigated by performing radiative transfer modeling using ice cloud properties retrieved from CloudSat and CALIPSO measurements as inputs. Results show that, for the 2008 period, the warming effect (~21.8 \u00b1 5.4 W m\u22122) induced by ice clouds trapping longwave radiation exceeds their cooling effect (~\u221216.7 \u00b1 1.7 W m\u22122) caused by shortwave reflection, resulting in a net warming effect (~5.1 \u00b1 3.8 W m\u22122) globally on the earth\u2013atmosphere system. The net warming is over 15 W m\u22122 in the tropical deep convective regions, whereas cooling occurs in the midlatitudes, which is less than 10 W m\u22122 in magnitude. Seasonal variations of ice cloud radiative effects are evident in the midlatitudes where the net effect changes from warming during winter to cooling during summer, whereas warming occurs all year-round in the tropics. Ice cloud optical depth \u03c4 is shown to be an important factor in determining the sign and magnitude of the net radiative effect. Ice clouds with \u03c4 \\\\&amp;lt; 4.6 display a warming effect with the largest contributions from those with \u03c4 \u2248 1.0. In addition, ice clouds cause vertically differential heating and cooling of the atmosphere, particularly with strong heating in the upper troposphere over the tropics. At Earth\u2019s surface, ice clouds produce a cooling effect no matter how small the \u03c4 value is.", "author" : [ { "dropping-particle" : "", "family" : "Hong", "given" : "Yulan", "non-dropping-particle" : "", "parse-names" : false, "suffix" : "" }, { "dropping-particle" : "", "family" : "Liu", "given" : "Guosheng", "non-dropping-particle" : "", "parse-names" : false, "suffix" : "" }, { "dropping-particle" : "", "family" : "Li", "given" : "J.-L. F", "non-dropping-particle" : "", "parse-names" : false, "suffix" : "" } ], "container-title" : "Journal of Climate", "id" : "ITEM-2", "issue" : "21", "issued" : { "date-parts" : [ [ "2016" ] ] }, "page" : "7651-7674", "title" : "Assessing the Radiative Effects of Global Ice Clouds Based on CloudSat and CALIPSO Measurements", "translator" : [ { "dropping-particle" : "", "family" : "K5043", "given" : "", "non-dropping-particle" : "", "parse-names" : false, "suffix" : "" } ], "type" : "article-journal", "volume" : "29" }, "uris" : [ "http://www.mendeley.com/documents/?uuid=a0e18ad7-e461-4502-af78-0033064d2a03", "http://www.mendeley.com/documents/?uuid=150faf33-959d-4139-8d5b-da3a5221b9d6", "http://www.mendeley.com/documents/?uuid=957664fe-1d37-4ac9-aeb6-4501975d7d34" ] } ], "mendeley" : { "formattedCitation" : "(Gasparini and Lohmann, 2016; Hong et al., 2016)", "plainTextFormattedCitation" : "(Gasparini and Lohmann, 2016; Hong et al., 2016)", "previouslyFormattedCitation" : "(Gasparini and Lohmann, 2016; Hong et al., 2016)" }, "properties" : { "noteIndex" : 0 }, "schema" : "https://github.com/citation-style-language/schema/raw/master/csl-citation.json" }</w:instrText>
      </w:r>
      <w:ins w:id="4627" w:author="Robin Matthews" w:date="2021-06-16T18:15:00Z">
        <w:r w:rsidR="00A63DD7">
          <w:rPr>
            <w:rFonts w:eastAsia="TimesNewRomanPSMT"/>
          </w:rPr>
          <w:fldChar w:fldCharType="separate"/>
        </w:r>
        <w:r w:rsidR="00A63DD7" w:rsidRPr="004904E1">
          <w:rPr>
            <w:rFonts w:eastAsia="TimesNewRomanPSMT"/>
            <w:noProof/>
          </w:rPr>
          <w:t>(Gasparini and Lohmann, 2016; Hong et al., 2016)</w:t>
        </w:r>
        <w:r w:rsidR="00A63DD7">
          <w:rPr>
            <w:rFonts w:eastAsia="TimesNewRomanPSMT"/>
          </w:rPr>
          <w:fldChar w:fldCharType="end"/>
        </w:r>
      </w:ins>
      <w:del w:id="4628" w:author="Robin Matthews" w:date="2021-06-16T18:14:00Z">
        <w:r w:rsidRPr="003862D0" w:rsidDel="0033785F">
          <w:rPr>
            <w:rFonts w:eastAsia="TimesNewRomanPSMT"/>
            <w:vertAlign w:val="superscript"/>
            <w:lang w:val="en-GB"/>
          </w:rPr>
          <w:delText xml:space="preserve"> </w:delText>
        </w:r>
      </w:del>
      <w:bookmarkStart w:id="4629" w:name="_Hlk74759714"/>
      <w:del w:id="4630" w:author="Robin Matthews" w:date="2021-06-16T18:15:00Z">
        <w:r w:rsidRPr="003862D0" w:rsidDel="00A63DD7">
          <w:rPr>
            <w:rFonts w:eastAsia="TimesNewRomanPSMT"/>
            <w:lang w:val="en-GB"/>
          </w:rPr>
          <w:fldChar w:fldCharType="begin" w:fldLock="1"/>
        </w:r>
        <w:r w:rsidR="00615634" w:rsidRPr="00A63DD7" w:rsidDel="00A63DD7">
          <w:rPr>
            <w:rFonts w:eastAsia="TimesNewRomanPSMT"/>
            <w:lang w:val="en-GB"/>
          </w:rPr>
          <w:del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"(Gasparini and Lohmann, 2016)", "plainTextFormattedCitation" : "(Gasparini and Lohmann, 2016)", "previouslyFormattedCitation" : "(Gasparini and Lohmann, 2016)" }, "properties" : { "noteIndex" : 0 }, "schema" : "https://github.com/citation-style-language/schema/raw/master/csl-citation.json" }</w:delInstrText>
        </w:r>
        <w:r w:rsidRPr="003862D0" w:rsidDel="00A63DD7">
          <w:rPr>
            <w:rFonts w:eastAsia="TimesNewRomanPSMT"/>
            <w:lang w:val="en-GB"/>
          </w:rPr>
          <w:fldChar w:fldCharType="separate"/>
        </w:r>
        <w:r w:rsidR="00016735" w:rsidRPr="00A63DD7" w:rsidDel="00A63DD7">
          <w:rPr>
            <w:rFonts w:eastAsia="TimesNewRomanPSMT"/>
            <w:noProof/>
            <w:lang w:val="en-GB"/>
          </w:rPr>
          <w:delText>(Gasparini and Lohmann, 2016)</w:delText>
        </w:r>
        <w:r w:rsidRPr="003862D0" w:rsidDel="00A63DD7">
          <w:rPr>
            <w:rFonts w:eastAsia="TimesNewRomanPSMT"/>
            <w:lang w:val="en-GB"/>
          </w:rPr>
          <w:fldChar w:fldCharType="end"/>
        </w:r>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"10.1175/JCLI-D-15-0799.1", "ISSN" : "0894-8755", "abstract" : "Although it is well established that cirrus warms Earth, the radiative effect of the entire spectrum of ice clouds is not well understood. In this study, the role of all ice clouds in Earth\u2019s radiation budget is investigated by performing radiative transfer modeling using ice cloud properties retrieved from CloudSat and CALIPSO measurements as inputs. Results show that, for the 2008 period, the warming effect (~21.8 \u00b1 5.4 W m\u22122) induced by ice clouds trapping longwave radiation exceeds their cooling effect (~\u221216.7 \u00b1 1.7 W m\u22122) caused by shortwave reflection, resulting in a net warming effect (~5.1 \u00b1 3.8 W m\u22122) globally on the earth\u2013atmosphere system. The net warming is over 15 W m\u22122 in the tropical deep convective regions, whereas cooling occurs in the midlatitudes, which is less than 10 W m\u22122 in magnitude. Seasonal variations of ice cloud radiative effects are evident in the midlatitudes where the net effect changes from warming during winter to cooling during summer, whereas warming occurs all year-round in the tropics. Ice cloud optical depth \u03c4 is shown to be an important factor in determining the sign and magnitude of the net radiative effect. Ice clouds with \u03c4 \\\\&amp;lt; 4.6 display a warming effect with the largest contributions from those with \u03c4 \u2248 1.0. In addition, ice clouds cause vertically differential heating and cooling of the atmosphere, particularly with strong heating in the upper troposphere over the tropics. At Earth\u2019s surface, ice clouds produce a cooling effect no matter how small the \u03c4 value is.", "author" : [ { "dropping-particle" : "", "family" : "Hong", "given" : "Yulan", "non-dropping-particle" : "", "parse-names" : false, "suffix" : "" }, { "dropping-particle" : "", "family" : "Liu", "given" : "Guosheng", "non-dropping-particle" : "", "parse-names" : false, "suffix" : "" }, { "dropping-particle" : "", "family" : "Li", "given" : "J.-L. F", "non-dropping-particle" : "", "parse-names" : false, "suffix" : "" } ], "container-title" : "Journal of Climate", "id" : "ITEM-1", "issue" : "21", "issued" : { "date-parts" : [ [ "2016" ] ] }, "page" : "7651-7674", "title" : "Assessing the Radiative Effects of Global Ice Clouds Based on CloudSat and CALIPSO Measurements", "translator" : [ { "dropping-particle" : "", "family" : "K5043", "given" : "", "non-dropping-particle" : "", "parse-names" : false, "suffix" : "" } ], "type" : "article-journal", "volume" : "29" }, "uris" : [ "http://www.mendeley.com/documents/?uuid=a0e18ad7-e461-4502-af78-0033064d2a03", "http://www.mendeley.com/documents/?uuid=150faf33-959d-4139-8d5b-da3a5221b9d6", "http://www.mendeley.com/documents/?uuid=957664fe-1d37-4ac9-aeb6-4501975d7d34" ] } ], "mendeley" : { "formattedCitation" : "(Hong et al., 2016)", "plainTextFormattedCitation" : "(Hong et al., 2016)", "previouslyFormattedCitation" : "(Hong et al., 2016)"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(Hong et al., 2016)</w:delText>
        </w:r>
        <w:r w:rsidRPr="003862D0" w:rsidDel="00A63DD7">
          <w:rPr>
            <w:rFonts w:eastAsia="TimesNewRomanPSMT"/>
            <w:lang w:val="en-GB"/>
          </w:rPr>
          <w:fldChar w:fldCharType="end"/>
        </w:r>
      </w:del>
      <w:bookmarkEnd w:id="4629"/>
      <w:r w:rsidRPr="003862D0">
        <w:rPr>
          <w:rFonts w:eastAsia="TimesNewRomanPSMT"/>
          <w:lang w:val="en-GB"/>
        </w:rPr>
        <w:t xml:space="preserve">, indicating </w:t>
      </w:r>
      <w:r w:rsidRPr="003862D0">
        <w:rPr>
          <w:rFonts w:eastAsia="SimSun"/>
          <w:lang w:val="en-GB" w:eastAsia="zh-CN"/>
        </w:rPr>
        <w:t xml:space="preserve">a </w:t>
      </w:r>
      <w:r w:rsidRPr="003862D0">
        <w:rPr>
          <w:rFonts w:eastAsia="TimesNewRomanPSMT"/>
          <w:lang w:val="en-GB"/>
        </w:rPr>
        <w:t xml:space="preserve">maximum cooling potential of the same magnitude if all cirrus cloud were removed from the climate system. However, modelling </w:t>
      </w:r>
      <w:r w:rsidR="00FA6D07">
        <w:rPr>
          <w:rFonts w:eastAsia="TimesNewRomanPSMT"/>
          <w:lang w:val="en-GB"/>
        </w:rPr>
        <w:t>results</w:t>
      </w:r>
      <w:r w:rsidR="00FA6D07" w:rsidRPr="003862D0">
        <w:rPr>
          <w:rFonts w:eastAsia="TimesNewRomanPSMT"/>
          <w:lang w:val="en-GB"/>
        </w:rPr>
        <w:t xml:space="preserve"> </w:t>
      </w:r>
      <w:r w:rsidRPr="003862D0">
        <w:rPr>
          <w:rFonts w:eastAsia="TimesNewRomanPSMT"/>
          <w:lang w:val="en-GB"/>
        </w:rPr>
        <w:t>show a much smaller cooling effect of CCT. For the optimal ice nuclei seeding concentration and globally non</w:t>
      </w:r>
      <w:r w:rsidR="00F72148" w:rsidRPr="003862D0">
        <w:rPr>
          <w:rFonts w:eastAsia="TimesNewRomanPSMT"/>
          <w:lang w:val="en-GB"/>
        </w:rPr>
        <w:t>-</w:t>
      </w:r>
      <w:r w:rsidRPr="003862D0">
        <w:rPr>
          <w:rFonts w:eastAsia="TimesNewRomanPSMT"/>
          <w:lang w:val="en-GB"/>
        </w:rPr>
        <w:t>uniform seeding strategy, a net negative cloud radiative forcing of about 1 to 2 W m</w:t>
      </w:r>
      <w:ins w:id="4631" w:author="Sara M Tuson" w:date="2021-07-18T07:30:00Z">
        <w:r w:rsidR="00E22E7B" w:rsidRPr="00E22E7B">
          <w:rPr>
            <w:color w:val="000000"/>
            <w:sz w:val="20"/>
            <w:szCs w:val="20"/>
            <w:vertAlign w:val="superscript"/>
            <w:rPrChange w:id="4632" w:author="Sara M Tuson" w:date="2021-07-18T07:30:00Z">
              <w:rPr>
                <w:color w:val="000000"/>
                <w:sz w:val="20"/>
                <w:szCs w:val="20"/>
              </w:rPr>
            </w:rPrChange>
          </w:rPr>
          <w:t>–</w:t>
        </w:r>
      </w:ins>
      <w:del w:id="4633" w:author="Sara M Tuson" w:date="2021-07-18T07:30:00Z">
        <w:r w:rsidRPr="003862D0" w:rsidDel="00E22E7B">
          <w:rPr>
            <w:rFonts w:eastAsia="TimesNewRomanPSMT"/>
            <w:vertAlign w:val="superscript"/>
            <w:lang w:val="en-GB"/>
          </w:rPr>
          <w:delText>-</w:delText>
        </w:r>
      </w:del>
      <w:r w:rsidRPr="003862D0">
        <w:rPr>
          <w:rFonts w:eastAsia="TimesNewRomanPSMT"/>
          <w:vertAlign w:val="superscript"/>
          <w:lang w:val="en-GB"/>
        </w:rPr>
        <w:t>2</w:t>
      </w:r>
      <w:r w:rsidRPr="003862D0">
        <w:rPr>
          <w:rFonts w:eastAsia="TimesNewRomanPSMT"/>
          <w:lang w:val="en-GB"/>
        </w:rPr>
        <w:t xml:space="preserve"> is achieved</w:t>
      </w:r>
      <w:del w:id="4634" w:author="Robin Matthews" w:date="2021-06-16T18:15:00Z">
        <w:r w:rsidRPr="003862D0" w:rsidDel="00A63DD7">
          <w:rPr>
            <w:rFonts w:eastAsia="TimesNewRomanPSMT"/>
            <w:lang w:val="en-GB"/>
          </w:rPr>
          <w:delText xml:space="preserve"> </w:delText>
        </w:r>
      </w:del>
      <w:bookmarkStart w:id="4635" w:name="_Hlk74759743"/>
      <w:ins w:id="4636" w:author="Robin Matthews" w:date="2021-06-16T18:15:00Z">
        <w:r w:rsidR="00A63DD7">
          <w:rPr>
            <w:rFonts w:eastAsia="TimesNewRomanPSMT"/>
            <w:lang w:val="en-GB"/>
          </w:rPr>
          <w:t xml:space="preserve"> </w:t>
        </w:r>
        <w:r w:rsidR="00A63DD7">
          <w:rPr>
            <w:rFonts w:eastAsia="TimesNewRomanPSMT"/>
          </w:rPr>
          <w:fldChar w:fldCharType="begin" w:fldLock="1"/>
        </w:r>
      </w:ins>
      <w:r w:rsidR="00CD3B49">
        <w:rPr>
          <w:rFonts w:eastAsia="TimesNewRomanPSMT"/>
          <w:lang w:val="en-US"/>
        </w:rPr>
        <w: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"http://www.mendeley.com/documents/?uuid=1823a9c2-0cd7-457f-b665-5fdb5457b86f", "http://www.mendeley.com/documents/?uuid=f0ad6eac-11b2-4048-ab65-82b59f994129", "http://www.mendeley.com/documents/?uuid=62a783e5-14fb-4b44-9176-473fb3f405af" ] }, { "id" : "ITEM-2",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"ITEM-2",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"http://www.mendeley.com/documents/?uuid=f02ef1c8-0373-4afa-8801-300c88dc928e", "http://www.mendeley.com/documents/?uuid=a2bddd3d-721d-468d-966c-a024b9d47c03" ] } ], "mendeley" : { "formattedCitation" : "(Storelvmo and Herger, 2014; Gasparini et al., 2020)", "plainTextFormattedCitation" : "(Storelvmo and Herger, 2014; Gasparini et al., 2020)", "previouslyFormattedCitation" : "(Storelvmo and Herger, 2014; Gasparini et al., 2020)" }, "properties" : { "noteIndex" : 0 }, "schema" : "https://github.com/citation-style-language/schema/raw/master/csl-citation.json" }</w:instrText>
      </w:r>
      <w:ins w:id="4637" w:author="Robin Matthews" w:date="2021-06-16T18:15:00Z">
        <w:r w:rsidR="00A63DD7">
          <w:rPr>
            <w:rFonts w:eastAsia="TimesNewRomanPSMT"/>
          </w:rPr>
          <w:fldChar w:fldCharType="separate"/>
        </w:r>
        <w:r w:rsidR="00A63DD7" w:rsidRPr="004904E1">
          <w:rPr>
            <w:rFonts w:eastAsia="TimesNewRomanPSMT"/>
            <w:noProof/>
          </w:rPr>
          <w:t>(Storelvmo and Herger, 2014; Gasparini et al., 2020)</w:t>
        </w:r>
        <w:r w:rsidR="00A63DD7">
          <w:rPr>
            <w:rFonts w:eastAsia="TimesNewRomanPSMT"/>
          </w:rPr>
          <w:fldChar w:fldCharType="end"/>
        </w:r>
      </w:ins>
      <w:del w:id="4638" w:author="Robin Matthews" w:date="2021-06-16T18:15:00Z">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"10.1002/2013JD020816", "abstract" : "AbstractDue to their net warming effect, cirrus clouds play a crucial role in the climate system. A recently proposed climate engineering mechanism (CEM) intends to reduce high cloud cover by seeding cirrus clouds with efficient ice nuclei (IN) and therefore cool climate. Here, the susceptibility of cirrus clouds to the injection of ice nuclei in the upper troposphere is investigated in the extended Community Atmospheric Model version 5 (CAM5). Due to large uncertainties associated with the dominant ice nucleation mechanism in cirrus clouds, different control cases were simulated. In addition to pure homogeneous and heterogeneous nucleation, cases with competition between homogeneous and heterogeneous nucleation and different fractions of mineral dust active as IN were considered. Whereas seeding in the pure heterogeneous case leads to a strong warming due to overseeding, an optimal seeding IN concentration of approximately 18 l\u22121 was found for the other cases. For the optimal seeding concentration, a reduction in the net cloud forcing (NCF) of up to 2 W m\u22122 was simulated, corresponding to a strong cooling effect. To optimize the cooling and minimize the amount of seeding material, globally nonuniform seeding strategies were tested, with minimal seeding in the summer hemisphere and in the tropics. With seeding applied to less than half the globe, an even stronger reduction in the NCF was achieved. This suggests that the CEM could work for an atmosphere even with considerable heterogeneous ice nucleation and that the desired cooling could be obtained without seeding the entire globe.", "author" : [ { "dropping-particle" : "", "family" : "Storelvmo", "given" : "T", "non-dropping-particle" : "", "parse-names" : false, "suffix" : "" }, { "dropping-particle" : "", "family" : "Herger", "given" : "N", "non-dropping-particle" : "", "parse-names" : false, "suffix" : "" } ], "container-title" : "Journal of Geophysical Research: Atmospheres", "id" : "ITEM-1", "issue" : "5", "issued" : { "date-parts" : [ [ "2014" ] ] }, "page" : "2375-2389", "title" : "Cirrus cloud susceptibility to the injection of ice nuclei in the upper troposphere", "translator" : [ { "dropping-particle" : "", "family" : "K5053", "given" : "", "non-dropping-particle" : "", "parse-names" : false, "suffix" : "" } ], "type" : "article-journal", "volume" : "119" }, "uris" : [ "http://www.mendeley.com/documents/?uuid=1823a9c2-0cd7-457f-b665-5fdb5457b86f", "http://www.mendeley.com/documents/?uuid=f0ad6eac-11b2-4048-ab65-82b59f994129", "http://www.mendeley.com/documents/?uuid=62a783e5-14fb-4b44-9176-473fb3f405af" ] } ], "mendeley" : { "formattedCitation" : "(Storelvmo and Herger, 2014)", "plainTextFormattedCitation" : "(Storelvmo and Herger, 2014)", "previouslyFormattedCitation" : "(Storelvmo and Herger, 2014)"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(Storelvmo and Herger, 2014)</w:delText>
        </w:r>
        <w:r w:rsidRPr="003862D0" w:rsidDel="00A63DD7">
          <w:rPr>
            <w:rFonts w:eastAsia="TimesNewRomanPSMT"/>
            <w:lang w:val="en-GB"/>
          </w:rPr>
          <w:fldChar w:fldCharType="end"/>
        </w:r>
        <w:r w:rsidRPr="003862D0" w:rsidDel="00A63DD7">
          <w:rPr>
            <w:rFonts w:eastAsia="TimesNewRomanPSMT"/>
            <w:lang w:val="en-GB"/>
          </w:rPr>
          <w:delText xml:space="preserve"> </w:delText>
        </w:r>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"10.1088/1748-9326/ab71a3", "abstract" : "The idea of modifying cirrus clouds to directly counteract greenhouse gas warming has gained momentum in recent years, despite disputes over its physical feasibility. Previous studies that analyzed modifications of cirrus clouds by seeding of ice nucleating particles showed large uncertainties in both cloud and surface climate responses, ranging from no effect or even a small warming to a globally averaged cooling of about 2.5 \u00b0C. We use two general circulation models that showed very different responses in previous studies, ECHAM6-HAM and CESM-CAM5, to determine which radiative and climatic responses to cirrus cloud seeding in a 1.5\u00a0\u00d7\u00a0CO2 world are common and which are not. Seeding reduces the net cirrus radiative effect for \u22121.8 W m\u22122 in CESM compared with only \u22120.8 W m\u22122 in ECHAM. Accordingly, the surface temperature decrease is larger in CESM, counteracting about 70% of the global mean temperature increase due to CO2 and only 30% in ECHAM. While seeding impacts on mean precipitation were addressed in past studies, we are the first to analyze extreme precipitation responses to cirrus seeding. Seeding decreases the frequency of the most extreme precipitation globally. However, the extreme precipitation events occur more frequently in the Sahel and Central America, following the mean precipitation increase due to a northward shift of the Intertropical Convergence Zone. In addition, we use a quadratic climate damage metric to evaluate the amount of CO2-induced damage cirrus seeding can counteract. Seeding decreases the damage by about 50% in ECHAM, and by 85% in CESM over the 21 selected land regions. Climate damage due to CO2 increase is significantly reduced as a result of seeding in all of the considered land regions.",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"ITEM-1", "issue" : "5", "issued" : { "date-parts" : [ [ "2020" ] ] }, "page" : "54002", "publisher" : "{IOP} Publishing", "title" : "To what extent can cirrus cloud seeding counteract global warming?", "translator" : [ { "dropping-particle" : "", "family" : "K5029", "given" : "", "non-dropping-particle" : "", "parse-names" : false, "suffix" : "" } ], "type" : "article-journal", "volume" : "15" }, "uris" : [ "http://www.mendeley.com/documents/?uuid=f02ef1c8-0373-4afa-8801-300c88dc928e", "http://www.mendeley.com/documents/?uuid=a2bddd3d-721d-468d-966c-a024b9d47c03" ] } ], "mendeley" : { "formattedCitation" : "(Gasparini et al., 2020)", "plainTextFormattedCitation" : "(Gasparini et al., 2020)", "previouslyFormattedCitation" : "(Gasparini et al., 2020)"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lang w:val="en-GB"/>
          </w:rPr>
          <w:delText>(Gasparini et al., 2020)</w:delText>
        </w:r>
        <w:r w:rsidRPr="003862D0" w:rsidDel="00A63DD7">
          <w:rPr>
            <w:rFonts w:eastAsia="TimesNewRomanPSMT"/>
            <w:lang w:val="en-GB"/>
          </w:rPr>
          <w:fldChar w:fldCharType="end"/>
        </w:r>
      </w:del>
      <w:bookmarkEnd w:id="4635"/>
      <w:r w:rsidRPr="003862D0">
        <w:rPr>
          <w:rFonts w:eastAsia="TimesNewRomanPSMT"/>
          <w:lang w:val="en-GB"/>
        </w:rPr>
        <w:t>. A few studies find that no seeding strategy could achieve a significant cooling effect</w:t>
      </w:r>
      <w:r w:rsidR="00DA0C8E" w:rsidRPr="003862D0">
        <w:rPr>
          <w:rFonts w:eastAsia="TimesNewRomanPSMT"/>
          <w:lang w:val="en-GB"/>
        </w:rPr>
        <w:t>, owing</w:t>
      </w:r>
      <w:r w:rsidRPr="003862D0">
        <w:rPr>
          <w:rFonts w:eastAsia="TimesNewRomanPSMT"/>
          <w:lang w:val="en-GB"/>
        </w:rPr>
        <w:t xml:space="preserve"> to complex microphysical mechanisms limiting robust climate responses to cirrus seeding </w:t>
      </w:r>
      <w:r w:rsidRPr="003862D0">
        <w:rPr>
          <w:rFonts w:eastAsia="TimesNewRomanPSMT"/>
          <w:lang w:val="en-GB"/>
        </w:rPr>
        <w:fldChar w:fldCharType="begin" w:fldLock="1"/>
      </w:r>
      <w:r w:rsidR="00615634">
        <w:rPr>
          <w:rFonts w:eastAsia="TimesNewRomanPSMT"/>
          <w:lang w:val="en-GB"/>
        </w:rPr>
        <w: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"id" : "ITEM-2", "itemData" : { "DOI" : "10.1002/2015GL065992", "ISBN" : "1944-8007", "ISSN" : "19448007", "abstract" : "Cirrus cloud seeding has been proposed as a possible technique that might thin cirrus clouds leading to reduced heating. The technique was shown to be viable in one model evaluation. Here we use an updated version of the Community Atmosphere Model version 5 (CAM5) and reevaluate whether seeding is a viable mechanism for cooling. We explore different model setups (with and without secondary organic aerosols acting as heterogeneous ice nuclei). None of the updated versions of the CAM5 lead to a significant amount of negative climate forcing and hence do not lead to cooling. We only calculate a net negative cloud forcing (\u22120.74\u2009\u00b1\u20090.25\u2009W\u2009m\u22122) if we restrict the modeled subgrid-scale updraft velocity during nucleation to &lt;0.2\u2009m\u2009s\u22121 and if the deposition of water vapor onto preexisting ice crystals during nucleation is not included. Hence, we do not find that cirrus cloud seeding is a viable climate intervention technique.", "author" : [ { "dropping-particle" : "", "family" : "Penner", "given" : "Joyce E.", "non-dropping-particle" : "", "parse-names" : false, "suffix" : "" }, { "dropping-particle" : "", "family" : "Zhou", "given" : "Cheng", "non-dropping-particle" : "", "parse-names" : false, "suffix" : "" }, { "dropping-particle" : "", "family" : "Liu", "given" : "Xiaohong", "non-dropping-particle" : "", "parse-names" : false, "suffix" : "" } ], "container-title" : "Geophysical Research Letters", "id" : "ITEM-2", "issue" : "20", "issued" : { "date-parts" : [ [ "2015" ] ] }, "page" : "8775-8782", "title" : "Can cirrus cloud seeding be used for geoengineering?", "translator" : [ { "dropping-particle" : "", "family" : "K4570", "given" : "", "non-dropping-particle" : "", "parse-names" : false, "suffix" : "" } ], "type" : "article-journal", "volume" : "42" }, "uris" : [ "http://www.mendeley.com/documents/?uuid=43fa90ae-ddb7-4929-b09e-58f94df05f63", "http://www.mendeley.com/documents/?uuid=c75186aa-8841-49df-8f73-b1215dc9c0e7" ] } ], "mendeley" : { "formattedCitation" : "(Penner et al., 2015; Gasparini and Lohmann, 2016)", "plainTextFormattedCitation" : "(Penner et al., 2015; Gasparini and Lohmann, 2016)", "previouslyFormattedCitation" : "(Penner et al., 2015; Gasparini and Lohmann, 2016)" }, "properties" : { "noteIndex" : 0 }, "schema" : "https://github.com/citation-style-language/schema/raw/master/csl-citation.json" }</w:instrText>
      </w:r>
      <w:r w:rsidRPr="003862D0">
        <w:rPr>
          <w:rFonts w:eastAsia="TimesNewRomanPSMT"/>
          <w:lang w:val="en-GB"/>
        </w:rPr>
        <w:fldChar w:fldCharType="separate"/>
      </w:r>
      <w:r w:rsidR="00016735">
        <w:rPr>
          <w:rFonts w:eastAsia="TimesNewRomanPSMT"/>
          <w:noProof/>
          <w:lang w:val="en-GB"/>
        </w:rPr>
        <w:t>(Penner et al., 2015; Gasparini and Lohmann, 2016)</w:t>
      </w:r>
      <w:r w:rsidRPr="003862D0">
        <w:rPr>
          <w:rFonts w:eastAsia="TimesNewRomanPSMT"/>
          <w:lang w:val="en-GB"/>
        </w:rPr>
        <w:fldChar w:fldCharType="end"/>
      </w:r>
      <w:r w:rsidRPr="003862D0">
        <w:rPr>
          <w:rFonts w:eastAsia="TimesNewRomanPSMT"/>
          <w:lang w:val="en-GB"/>
        </w:rPr>
        <w:t xml:space="preserve">. A higher than optimal concentration of ice nucleating particles could also result in over-seeding that increases </w:t>
      </w:r>
      <w:r w:rsidR="00DA0C8E" w:rsidRPr="003862D0">
        <w:rPr>
          <w:rFonts w:eastAsia="TimesNewRomanPSMT"/>
          <w:lang w:val="en-GB"/>
        </w:rPr>
        <w:t xml:space="preserve">rather than decreases </w:t>
      </w:r>
      <w:r w:rsidRPr="003862D0">
        <w:rPr>
          <w:rFonts w:eastAsia="TimesNewRomanPSMT"/>
          <w:lang w:val="en-GB"/>
        </w:rPr>
        <w:t>cirrus optical thickness</w:t>
      </w:r>
      <w:ins w:id="4639" w:author="Robin Matthews" w:date="2021-06-16T18:15:00Z">
        <w:r w:rsidR="00A63DD7">
          <w:rPr>
            <w:rFonts w:eastAsia="TimesNewRomanPSMT"/>
            <w:lang w:val="en-GB"/>
          </w:rPr>
          <w:t xml:space="preserve"> </w:t>
        </w:r>
        <w:r w:rsidR="00A63DD7">
          <w:rPr>
            <w:rFonts w:eastAsia="TimesNewRomanPSMT"/>
          </w:rPr>
          <w:fldChar w:fldCharType="begin" w:fldLock="1"/>
        </w:r>
      </w:ins>
      <w:r w:rsidR="00CD3B49">
        <w:rPr>
          <w:rFonts w:eastAsia="TimesNewRomanPSMT"/>
          <w:lang w:val="en-US"/>
        </w:rPr>
        <w:instrText>ADDIN CSL_CITATION { "citationItems" : [ { "id" : "ITEM-1", "itemData" : { "DOI" : "10.1029/2012GL054201", "ISBN" : "1944-8007",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 : "1", "issued" : { "date-parts" : [ [ "2013" ] ] }, "page" : "178-182", "title" : "Cirrus cloud seeding has potential to cool climate", "translator" : [ { "dropping-particle" : "", "family" : "K3015", "given" : "", "non-dropping-particle" : "", "parse-names" : false, "suffix" : "" } ], "type" : "article-journal", "volume" : "40" }, "uris" : [ "http://www.mendeley.com/documents/?uuid=affb3981-f97f-44e6-b2c7-4bd8f4aba430" ] }, { "id" : "ITEM-2",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"ITEM-2",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"(Storelvmo et al., 2013; Gasparini and Lohmann, 2016)", "plainTextFormattedCitation" : "(Storelvmo et al., 2013; Gasparini and Lohmann, 2016)", "previouslyFormattedCitation" : "(Storelvmo et al., 2013; Gasparini and Lohmann, 2016)" }, "properties" : { "noteIndex" : 0 }, "schema" : "https://github.com/citation-style-language/schema/raw/master/csl-citation.json" }</w:instrText>
      </w:r>
      <w:ins w:id="4640" w:author="Robin Matthews" w:date="2021-06-16T18:15:00Z">
        <w:r w:rsidR="00A63DD7">
          <w:rPr>
            <w:rFonts w:eastAsia="TimesNewRomanPSMT"/>
          </w:rPr>
          <w:fldChar w:fldCharType="separate"/>
        </w:r>
        <w:r w:rsidR="00A63DD7" w:rsidRPr="004904E1">
          <w:rPr>
            <w:rFonts w:eastAsia="TimesNewRomanPSMT"/>
            <w:noProof/>
          </w:rPr>
          <w:t>(Storelvmo et al., 2013; Gasparini and Lohmann, 2016)</w:t>
        </w:r>
        <w:r w:rsidR="00A63DD7">
          <w:rPr>
            <w:rFonts w:eastAsia="TimesNewRomanPSMT"/>
          </w:rPr>
          <w:fldChar w:fldCharType="end"/>
        </w:r>
      </w:ins>
      <w:del w:id="4641" w:author="Robin Matthews" w:date="2021-06-16T18:15:00Z">
        <w:r w:rsidRPr="003862D0" w:rsidDel="00A63DD7">
          <w:rPr>
            <w:rFonts w:eastAsia="TimesNewRomanPSMT"/>
            <w:lang w:val="en-GB"/>
          </w:rPr>
          <w:delText xml:space="preserve"> </w:delText>
        </w:r>
        <w:bookmarkStart w:id="4642" w:name="_Hlk74759758"/>
        <w:r w:rsidRPr="003862D0" w:rsidDel="00A63DD7">
          <w:rPr>
            <w:rFonts w:eastAsia="TimesNewRomanPSMT"/>
            <w:lang w:val="en-GB"/>
          </w:rPr>
          <w:fldChar w:fldCharType="begin" w:fldLock="1"/>
        </w:r>
        <w:r w:rsidR="00615634" w:rsidDel="00A63DD7">
          <w:rPr>
            <w:rFonts w:eastAsia="TimesNewRomanPSMT"/>
            <w:lang w:val="en-GB"/>
          </w:rPr>
          <w:delInstrText>ADDIN CSL_CITATION { "citationItems" : [ { "id" : "ITEM-1", "itemData" : { "DOI" : "10.1029/2012GL054201", "ISBN" : "1944-8007",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"author" : [ { "dropping-particle" : "", "family" : "Storelvmo", "given" : "T.", "non-dropping-particle" : "", "parse-names" : false, "suffix" : "" }, { "dropping</w:delInstrText>
        </w:r>
        <w:r w:rsidR="00615634" w:rsidRPr="00AF47C0" w:rsidDel="00A63DD7">
          <w:rPr>
            <w:rFonts w:eastAsia="TimesNewRomanPSMT"/>
            <w:lang w:val="en-GB"/>
          </w:rPr>
          <w:delInstrText>-particle" : "", "fami</w:delInstrText>
        </w:r>
        <w:r w:rsidR="00615634" w:rsidRPr="001A4DE9" w:rsidDel="00A63DD7">
          <w:rPr>
            <w:rFonts w:eastAsia="TimesNewRomanPSMT"/>
          </w:rPr>
          <w:delInstrText>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 : "1", "issued" : { "date-parts" : [ [ "2013" ] ] }, "page" : "178-182", "title" : "Cirrus cloud seeding has potential to cool climate", "translator" : [ { "dropping-particle" : "", "family" : "K3015", "given" : "", "non-dropping-particle" : "", "parse-names" : false, "suffix" : "" } ], "type" : "article-journal", "volume" : "40" }, "uris" : [ "http://www.mendeley.com/documents/?uuid=affb3981-f97f-44e6-b2c7-4bd8f4aba430" ] } ], "mendeley" : { "formattedCitation" : "(Storelvmo et al., 2013)", "plainTextFormattedCitation" : "(Storelvmo et al., 2013)", "previouslyFormattedCitation" : "(Storelvmo et al., 2013)" }, "properties" : { "noteIndex" : 0 }, "schema" : "https://github.com/citation-style-language/schema/raw/master/csl-citation.json" }</w:delInstrText>
        </w:r>
        <w:r w:rsidRPr="003862D0" w:rsidDel="00A63DD7">
          <w:rPr>
            <w:rFonts w:eastAsia="TimesNewRomanPSMT"/>
            <w:lang w:val="en-GB"/>
          </w:rPr>
          <w:fldChar w:fldCharType="separate"/>
        </w:r>
        <w:r w:rsidR="00016735" w:rsidDel="00A63DD7">
          <w:rPr>
            <w:rFonts w:eastAsia="TimesNewRomanPSMT"/>
            <w:noProof/>
          </w:rPr>
          <w:delText>(Storelvmo et al., 2013)</w:delText>
        </w:r>
        <w:r w:rsidRPr="003862D0" w:rsidDel="00A63DD7">
          <w:rPr>
            <w:rFonts w:eastAsia="TimesNewRomanPSMT"/>
            <w:lang w:val="en-GB"/>
          </w:rPr>
          <w:fldChar w:fldCharType="end"/>
        </w:r>
        <w:r w:rsidRPr="00903D51" w:rsidDel="00A63DD7">
          <w:rPr>
            <w:rFonts w:eastAsia="TimesNewRomanPSMT"/>
            <w:noProof/>
            <w:color w:val="000000" w:themeColor="text1"/>
          </w:rPr>
          <w:delText xml:space="preserve"> </w:delText>
        </w:r>
        <w:r w:rsidRPr="003862D0" w:rsidDel="00A63DD7">
          <w:rPr>
            <w:rFonts w:eastAsia="TimesNewRomanPSMT"/>
            <w:noProof/>
            <w:color w:val="000000" w:themeColor="text1"/>
            <w:lang w:val="en-GB"/>
          </w:rPr>
          <w:fldChar w:fldCharType="begin" w:fldLock="1"/>
        </w:r>
        <w:r w:rsidR="00615634" w:rsidDel="00A63DD7">
          <w:rPr>
            <w:rFonts w:eastAsia="TimesNewRomanPSMT"/>
            <w:noProof/>
            <w:color w:val="000000" w:themeColor="text1"/>
          </w:rPr>
          <w:delInstrText>ADDIN CSL_CITATION { "citationItems" : [ { "id" : "ITEM-1", "itemData" : { "DOI" : "10.1002/2015JD024666", "abstract" : "Abstract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w:delInstrText>
        </w:r>
        <w:r w:rsidR="00615634" w:rsidRPr="003741E9" w:rsidDel="00A63DD7">
          <w:rPr>
            <w:rFonts w:eastAsia="TimesNewRomanPSMT"/>
            <w:noProof/>
            <w:color w:val="000000" w:themeColor="text1"/>
            <w:lang w:val="en-US"/>
          </w:rPr>
          <w:delInstrText>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 ] }, "page" : "4877-4893", "title" : "Why cirrus cloud seeding cannot substantially cool the planet", "translator" : [ { "dropping-particle" : "", "family" : "K2843", "given" : "", "non-dropping-particle" : "", "parse-names" : false, "suffix" : "" } ], "type" : "article-journal", "volume" : "121" }, "uris" : [ "http://www.mendeley.com/documents/?uuid=164faac2-1b13-4aeb-9adf-b85272c9e9c4" ] } ], "mendeley" : { "formattedCitation" : "(Gasparini and Lohmann, 2016)", "plainTextFormattedCitation" : "(Gasparini and Lohmann, 2016)", "previouslyFormattedCitation" : "(Gasparini and Lohmann, 2016)" }, "properties" : { "noteIndex" : 0 }, "schema" : "https://github.com/citation-style-language/schema/raw/master/csl-citation.json" }</w:delInstrText>
        </w:r>
        <w:r w:rsidRPr="003862D0" w:rsidDel="00A63DD7">
          <w:rPr>
            <w:rFonts w:eastAsia="TimesNewRomanPSMT"/>
            <w:noProof/>
            <w:color w:val="000000" w:themeColor="text1"/>
            <w:lang w:val="en-GB"/>
          </w:rPr>
          <w:fldChar w:fldCharType="separate"/>
        </w:r>
        <w:r w:rsidR="00016735" w:rsidRPr="003741E9" w:rsidDel="00A63DD7">
          <w:rPr>
            <w:rFonts w:eastAsia="TimesNewRomanPSMT"/>
            <w:noProof/>
            <w:color w:val="000000" w:themeColor="text1"/>
            <w:lang w:val="en-US"/>
          </w:rPr>
          <w:delText>(Gasparini and Lohmann, 2016)</w:delText>
        </w:r>
        <w:r w:rsidRPr="003862D0" w:rsidDel="00A63DD7">
          <w:rPr>
            <w:rFonts w:eastAsia="TimesNewRomanPSMT"/>
            <w:noProof/>
            <w:color w:val="000000" w:themeColor="text1"/>
            <w:lang w:val="en-GB"/>
          </w:rPr>
          <w:fldChar w:fldCharType="end"/>
        </w:r>
      </w:del>
      <w:bookmarkEnd w:id="4642"/>
      <w:r w:rsidRPr="003741E9">
        <w:rPr>
          <w:rFonts w:eastAsia="TimesNewRomanPSMT"/>
          <w:lang w:val="en-US"/>
        </w:rPr>
        <w:t xml:space="preserve">. </w:t>
      </w:r>
      <w:r w:rsidR="005967A6" w:rsidRPr="00AF47C0">
        <w:rPr>
          <w:rFonts w:eastAsia="TimesNewRomanPSMT"/>
          <w:color w:val="000000" w:themeColor="text1"/>
          <w:lang w:val="en-GB"/>
        </w:rPr>
        <w:t>Thus</w:t>
      </w:r>
      <w:r w:rsidRPr="00AF47C0">
        <w:rPr>
          <w:rFonts w:eastAsia="TimesNewRomanPSMT"/>
          <w:color w:val="000000" w:themeColor="text1"/>
          <w:lang w:val="en-GB"/>
        </w:rPr>
        <w:t xml:space="preserve">, </w:t>
      </w:r>
      <w:r w:rsidR="00F72148" w:rsidRPr="00AF47C0">
        <w:rPr>
          <w:rFonts w:eastAsia="TimesNewRomanPSMT"/>
          <w:color w:val="000000" w:themeColor="text1"/>
          <w:lang w:val="en-GB"/>
        </w:rPr>
        <w:t>there is</w:t>
      </w:r>
      <w:r w:rsidRPr="00AF47C0">
        <w:rPr>
          <w:rFonts w:eastAsia="TimesNewRomanPSMT"/>
          <w:color w:val="000000" w:themeColor="text1"/>
          <w:lang w:val="en-GB"/>
        </w:rPr>
        <w:t xml:space="preserve"> </w:t>
      </w:r>
      <w:r w:rsidR="005967A6" w:rsidRPr="00AF47C0">
        <w:rPr>
          <w:rFonts w:eastAsia="TimesNewRomanPSMT"/>
          <w:i/>
          <w:color w:val="000000" w:themeColor="text1"/>
          <w:lang w:val="en-GB"/>
        </w:rPr>
        <w:t xml:space="preserve">low </w:t>
      </w:r>
      <w:r w:rsidRPr="00AF47C0">
        <w:rPr>
          <w:rFonts w:eastAsia="TimesNewRomanPSMT"/>
          <w:i/>
          <w:color w:val="000000" w:themeColor="text1"/>
          <w:lang w:val="en-GB"/>
        </w:rPr>
        <w:t>confidence</w:t>
      </w:r>
      <w:r w:rsidRPr="00AF47C0">
        <w:rPr>
          <w:rFonts w:eastAsia="TimesNewRomanPSMT"/>
          <w:color w:val="000000" w:themeColor="text1"/>
          <w:lang w:val="en-GB"/>
        </w:rPr>
        <w:t xml:space="preserve"> in the cooling effect of CCT</w:t>
      </w:r>
      <w:r w:rsidR="005967A6" w:rsidRPr="00AF47C0">
        <w:rPr>
          <w:rFonts w:eastAsia="TimesNewRomanPSMT"/>
          <w:color w:val="000000" w:themeColor="text1"/>
          <w:lang w:val="en-GB"/>
        </w:rPr>
        <w:t>,</w:t>
      </w:r>
      <w:r w:rsidRPr="00AF47C0">
        <w:rPr>
          <w:rFonts w:eastAsia="TimesNewRomanPSMT"/>
          <w:color w:val="000000" w:themeColor="text1"/>
          <w:lang w:val="en-GB"/>
        </w:rPr>
        <w:t xml:space="preserve"> due to limited understanding </w:t>
      </w:r>
      <w:r w:rsidR="005967A6" w:rsidRPr="00AF47C0">
        <w:rPr>
          <w:rFonts w:eastAsia="TimesNewRomanPSMT"/>
          <w:color w:val="000000" w:themeColor="text1"/>
          <w:lang w:val="en-GB"/>
        </w:rPr>
        <w:t xml:space="preserve">of </w:t>
      </w:r>
      <w:r w:rsidRPr="00AF47C0">
        <w:rPr>
          <w:rFonts w:eastAsia="TimesNewRomanPSMT"/>
          <w:color w:val="000000" w:themeColor="text1"/>
          <w:lang w:val="en-GB"/>
        </w:rPr>
        <w:t xml:space="preserve">cirrus microphysics, its interaction with aerosols, </w:t>
      </w:r>
      <w:r w:rsidRPr="00AF47C0">
        <w:rPr>
          <w:rFonts w:eastAsia="TimesNewRomanPSMT"/>
          <w:lang w:val="en-GB"/>
        </w:rPr>
        <w:t xml:space="preserve">and </w:t>
      </w:r>
      <w:r w:rsidR="005967A6" w:rsidRPr="00AF47C0">
        <w:rPr>
          <w:rFonts w:eastAsia="TimesNewRomanPSMT"/>
          <w:lang w:val="en-GB"/>
        </w:rPr>
        <w:t xml:space="preserve">the </w:t>
      </w:r>
      <w:r w:rsidRPr="00AF47C0">
        <w:rPr>
          <w:rFonts w:eastAsia="TimesNewRomanPSMT"/>
          <w:lang w:val="en-GB"/>
        </w:rPr>
        <w:t>complexity of seeding strategy</w:t>
      </w:r>
      <w:r w:rsidRPr="00AF47C0">
        <w:rPr>
          <w:rFonts w:eastAsia="TimesNewRomanPSMT"/>
          <w:color w:val="000000" w:themeColor="text1"/>
          <w:lang w:val="en-GB"/>
        </w:rPr>
        <w:t xml:space="preserve">. </w:t>
      </w:r>
    </w:p>
    <w:p w14:paraId="5847CB5C" w14:textId="77777777" w:rsidR="003E7C11" w:rsidRPr="00AF47C0" w:rsidRDefault="003E7C11" w:rsidP="003E7C11">
      <w:pPr>
        <w:pStyle w:val="AR6BodyText"/>
        <w:rPr>
          <w:rFonts w:eastAsia="TimesNewRomanPSMT"/>
          <w:color w:val="000000" w:themeColor="text1"/>
          <w:lang w:val="en-GB"/>
        </w:rPr>
      </w:pPr>
    </w:p>
    <w:p w14:paraId="555177B0" w14:textId="11CB70E5" w:rsidR="003E7C11" w:rsidRPr="003862D0" w:rsidRDefault="003E7C11" w:rsidP="003E7C11">
      <w:pPr>
        <w:pStyle w:val="AR6BodyText"/>
        <w:rPr>
          <w:rFonts w:eastAsiaTheme="minorEastAsia"/>
          <w:bCs/>
          <w:lang w:val="en-GB"/>
        </w:rPr>
      </w:pPr>
      <w:r w:rsidRPr="003862D0">
        <w:rPr>
          <w:rFonts w:eastAsia="TimesNewRomanPSMT"/>
          <w:color w:val="000000" w:themeColor="text1"/>
          <w:lang w:val="en-GB"/>
        </w:rPr>
        <w:t>Relative to the high-GHG climate</w:t>
      </w:r>
      <w:r w:rsidR="005967A6" w:rsidRPr="003862D0">
        <w:rPr>
          <w:rFonts w:eastAsia="TimesNewRomanPSMT"/>
          <w:color w:val="000000" w:themeColor="text1"/>
          <w:lang w:val="en-GB"/>
        </w:rPr>
        <w:t xml:space="preserve"> and</w:t>
      </w:r>
      <w:r w:rsidRPr="003862D0">
        <w:rPr>
          <w:rFonts w:eastAsia="TimesNewRomanPSMT"/>
          <w:color w:val="000000" w:themeColor="text1"/>
          <w:lang w:val="en-GB"/>
        </w:rPr>
        <w:t xml:space="preserve"> for the same amount of global cooling, CCT is </w:t>
      </w:r>
      <w:r w:rsidR="00C36788">
        <w:rPr>
          <w:rFonts w:eastAsia="TimesNewRomanPSMT"/>
          <w:color w:val="000000" w:themeColor="text1"/>
          <w:lang w:val="en-GB"/>
        </w:rPr>
        <w:t>simulated to</w:t>
      </w:r>
      <w:r w:rsidRPr="003862D0">
        <w:rPr>
          <w:rFonts w:eastAsia="TimesNewRomanPSMT"/>
          <w:color w:val="000000" w:themeColor="text1"/>
          <w:lang w:val="en-GB"/>
        </w:rPr>
        <w:t xml:space="preserve"> cause </w:t>
      </w:r>
      <w:commentRangeStart w:id="4643"/>
      <w:r w:rsidR="00CC7AA5" w:rsidRPr="00CC7AA5">
        <w:rPr>
          <w:rFonts w:eastAsia="TimesNewRomanPSMT" w:cs="Times New Roman"/>
          <w:kern w:val="2"/>
          <w:sz w:val="24"/>
          <w:szCs w:val="24"/>
          <w:lang w:val="en-GB"/>
        </w:rPr>
        <w:t>a</w:t>
      </w:r>
      <w:commentRangeEnd w:id="4643"/>
      <w:r w:rsidR="00BF4778">
        <w:rPr>
          <w:rStyle w:val="CommentReference"/>
        </w:rPr>
        <w:commentReference w:id="4643"/>
      </w:r>
      <w:r w:rsidR="00CC7AA5" w:rsidRPr="00CC7AA5">
        <w:rPr>
          <w:rFonts w:eastAsia="TimesNewRomanPSMT" w:cs="Times New Roman"/>
          <w:kern w:val="2"/>
          <w:sz w:val="24"/>
          <w:szCs w:val="24"/>
          <w:lang w:val="en-GB"/>
        </w:rPr>
        <w:t>n increase in global</w:t>
      </w:r>
      <w:r w:rsidR="00CC7AA5" w:rsidRPr="00CC7AA5">
        <w:rPr>
          <w:rFonts w:eastAsia="TimesNewRomanPSMT" w:cs="Times New Roman"/>
          <w:color w:val="FF0000"/>
          <w:kern w:val="2"/>
          <w:sz w:val="24"/>
          <w:szCs w:val="24"/>
          <w:lang w:val="en-GB"/>
        </w:rPr>
        <w:t xml:space="preserve"> </w:t>
      </w:r>
      <w:r w:rsidRPr="003862D0">
        <w:rPr>
          <w:rFonts w:eastAsia="TimesNewRomanPSMT"/>
          <w:color w:val="000000" w:themeColor="text1"/>
          <w:lang w:val="en-GB"/>
        </w:rPr>
        <w:t xml:space="preserve">precipitation compared to shortwave-based SRM </w:t>
      </w:r>
      <w:r w:rsidR="001801A3" w:rsidRPr="003862D0">
        <w:rPr>
          <w:rFonts w:eastAsia="TimesNewRomanPSMT"/>
          <w:color w:val="000000" w:themeColor="text1"/>
          <w:lang w:val="en-GB"/>
        </w:rPr>
        <w:t>options</w:t>
      </w:r>
      <w:r w:rsidRPr="003862D0">
        <w:rPr>
          <w:rFonts w:eastAsia="TimesNewRomanPSMT"/>
          <w:color w:val="000000" w:themeColor="text1"/>
          <w:lang w:val="en-GB"/>
        </w:rPr>
        <w:t xml:space="preserve"> such as SAI and MCB </w:t>
      </w:r>
      <w:bookmarkStart w:id="4644" w:name="_Hlk74759790"/>
      <w:commentRangeStart w:id="4645"/>
      <w:commentRangeStart w:id="4646"/>
      <w:r w:rsidRPr="003862D0">
        <w:rPr>
          <w:rFonts w:eastAsia="TimesNewRomanPSMT"/>
          <w:color w:val="000000" w:themeColor="text1"/>
          <w:lang w:val="en-GB"/>
        </w:rPr>
        <w:fldChar w:fldCharType="begin" w:fldLock="1"/>
      </w:r>
      <w:r w:rsidR="00CD3B49">
        <w:rPr>
          <w:rFonts w:eastAsia="TimesNewRomanPSMT"/>
          <w:color w:val="000000" w:themeColor="text1"/>
          <w:lang w:val="en-GB"/>
        </w:rPr>
        <w:instrText>ADDIN CSL_CITATION { "citationItems" : [ { "id" : "ITEM-1",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"ITEM-1",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"http://www.mendeley.com/documents/?uuid=fd5bbb36-9757-434a-8958-0a00af183b0d" ] } ], "mendeley" : { "formattedCitation" : "(Jackson et al., 2016; Muri et al., 2018)", "manualFormatting" : "(Muri et al., 2018;", "plainTextFormattedCitation" : "(Jackson et al., 2016; Muri et al., 2018)", "previouslyFormattedCitation" : "(Jackson et al., 2016; Muri et al., 2018)" }, "properties" : { "noteIndex" : 0 }, "schema" : "https://github.com/citation-style-language/schema/raw/master/csl-citation.json" }</w:instrText>
      </w:r>
      <w:r w:rsidRPr="003862D0">
        <w:rPr>
          <w:rFonts w:eastAsia="TimesNewRomanPSMT"/>
          <w:color w:val="000000" w:themeColor="text1"/>
          <w:lang w:val="en-GB"/>
        </w:rPr>
        <w:fldChar w:fldCharType="separate"/>
      </w:r>
      <w:r w:rsidR="00016735">
        <w:rPr>
          <w:rFonts w:eastAsia="TimesNewRomanPSMT"/>
          <w:noProof/>
          <w:color w:val="000000" w:themeColor="text1"/>
          <w:lang w:val="en-GB"/>
        </w:rPr>
        <w:t>(Muri et al., 2018</w:t>
      </w:r>
      <w:ins w:id="4647" w:author="Ian Blenkinsop" w:date="2021-07-27T16:19:00Z">
        <w:r w:rsidR="002A7B42">
          <w:rPr>
            <w:rFonts w:eastAsia="TimesNewRomanPSMT"/>
            <w:noProof/>
            <w:color w:val="000000" w:themeColor="text1"/>
            <w:lang w:val="en-GB"/>
          </w:rPr>
          <w:t>;</w:t>
        </w:r>
      </w:ins>
      <w:del w:id="4648" w:author="Ian Blenkinsop" w:date="2021-07-27T16:19:00Z">
        <w:r w:rsidR="00016735" w:rsidDel="002A7B42">
          <w:rPr>
            <w:rFonts w:eastAsia="TimesNewRomanPSMT"/>
            <w:noProof/>
            <w:color w:val="000000" w:themeColor="text1"/>
            <w:lang w:val="en-GB"/>
          </w:rPr>
          <w:delText>)</w:delText>
        </w:r>
      </w:del>
      <w:r w:rsidRPr="003862D0">
        <w:rPr>
          <w:rFonts w:eastAsia="TimesNewRomanPSMT"/>
          <w:color w:val="000000" w:themeColor="text1"/>
          <w:lang w:val="en-GB"/>
        </w:rPr>
        <w:fldChar w:fldCharType="end"/>
      </w:r>
      <w:commentRangeEnd w:id="4645"/>
      <w:r w:rsidR="00016735">
        <w:rPr>
          <w:rStyle w:val="CommentReference"/>
        </w:rPr>
        <w:commentReference w:id="4645"/>
      </w:r>
      <w:r w:rsidRPr="003862D0">
        <w:rPr>
          <w:rFonts w:eastAsia="TimesNewRomanPSMT"/>
          <w:noProof/>
          <w:color w:val="000000" w:themeColor="text1"/>
          <w:lang w:val="en-GB"/>
        </w:rPr>
        <w:t xml:space="preserve"> </w:t>
      </w:r>
      <w:commentRangeEnd w:id="4646"/>
      <w:r w:rsidR="00A63DD7">
        <w:rPr>
          <w:rStyle w:val="CommentReference"/>
        </w:rPr>
        <w:commentReference w:id="4646"/>
      </w:r>
      <w:r w:rsidRPr="003862D0">
        <w:rPr>
          <w:rFonts w:eastAsia="TimesNewRomanPSMT"/>
          <w:noProof/>
          <w:color w:val="000000" w:themeColor="text1"/>
          <w:lang w:val="en-GB"/>
        </w:rPr>
        <w:fldChar w:fldCharType="begin" w:fldLock="1"/>
      </w:r>
      <w:r w:rsidR="00CD3B49">
        <w:rPr>
          <w:rFonts w:eastAsia="TimesNewRomanPSMT"/>
          <w:noProof/>
          <w:color w:val="000000" w:themeColor="text1"/>
          <w:lang w:val="en-GB"/>
        </w:rPr>
        <w:instrText>ADDIN CSL_CITATION { "citationItems" : [ { "id" : "ITEM-1", "itemData" : { "DOI" : "10.1029/2018JD029034", "abstract" : "Abstract Geoengineering has been proposed as a backup approach to rapidly cool the Earth and avoid damages associated with anthropogenic climate change. In this study, we use the NCAR Community Earth System Model to conduct a series of slab-ocean and prescribed sea surface temperature simulations to investigate the climate response to three proposed radiation management geoengineering schemes: stratospheric aerosol increase (SAI), marine cloud brightening (MCB), and cirrus cloud thinning (CCT). Our simulations show that different amounts of radiative forcing are needed for these three schemes to compensate global mean warming induced by a doubling of atmospheric CO2. With radiative forcing defined in terms of top-of-atmosphere energy imbalances in prescribed sea surface temperature simulations with land temperature adjustments, radiative forcing efficacy for SAI is about 15% smaller than that of CO2, and the efficacy for MCB and CCT is about 10% larger than that of CO2. In our simulations, different forcing efficacies are associated with different feedback processes for these forcing agents. Also, these geoengineering schemes produce different land-ocean temperature change contrasts. The apparent hydrological sensitivity, that is, change in equilibrium global mean precipitation per degree of equilibrium temperature change, differs substantially between CO2, SAI, MCB, and CCT forcings, which is mainly a result of different precipitation responses during fast adjustment. After removing the component of fast adjustment, the northward movement of the Intertropical Convergence Zone in response to these forcing agents is tightly related with changes in the interhemispheric energy exchange and hemispheric temperature gradient.",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"21", "issued" : { "date-parts" : [ [ "2018" ] ] }, "page" : "1,11,912-980", "title" : "Comparison of the Fast and Slow Climate Response to Three Radiation Management Geoengineering Schemes", "translator" : [ { "dropping-particle" : "", "family" : "K4606", "given" : "", "non-dropping-particle" : "", "parse-names" : false, "suffix" : "" } ], "type" : "article-journal", "volume" : "123" }, "uris" : [ "http://www.mendeley.com/documents/?uuid=2852bc11-c95d-4397-aaeb-e7c6535e2ffb" ] } ], "mendeley" : { "formattedCitation" : "(Duan et al., 2018)", "manualFormatting" : "Duan et al., 2018)", "plainTextFormattedCitation" : "(Duan et al., 2018)", "previouslyFormattedCitation" : "(Duan et al., 2018)" }, "properties" : { "noteIndex" : 0 }, "schema" : "https://github.com/citation-style-language/schema/raw/master/csl-citation.json" }</w:instrText>
      </w:r>
      <w:r w:rsidRPr="003862D0">
        <w:rPr>
          <w:rFonts w:eastAsia="TimesNewRomanPSMT"/>
          <w:noProof/>
          <w:color w:val="000000" w:themeColor="text1"/>
          <w:lang w:val="en-GB"/>
        </w:rPr>
        <w:fldChar w:fldCharType="separate"/>
      </w:r>
      <w:del w:id="4649" w:author="Ian Blenkinsop" w:date="2021-07-27T16:19:00Z">
        <w:r w:rsidR="00016735" w:rsidDel="002A7B42">
          <w:rPr>
            <w:rFonts w:eastAsia="TimesNewRomanPSMT"/>
            <w:noProof/>
            <w:color w:val="000000" w:themeColor="text1"/>
            <w:lang w:val="en-GB"/>
          </w:rPr>
          <w:delText>(</w:delText>
        </w:r>
      </w:del>
      <w:r w:rsidR="00016735">
        <w:rPr>
          <w:rFonts w:eastAsia="TimesNewRomanPSMT"/>
          <w:noProof/>
          <w:color w:val="000000" w:themeColor="text1"/>
          <w:lang w:val="en-GB"/>
        </w:rPr>
        <w:t>Duan et al., 2018)</w:t>
      </w:r>
      <w:r w:rsidRPr="003862D0">
        <w:rPr>
          <w:rFonts w:eastAsia="TimesNewRomanPSMT"/>
          <w:noProof/>
          <w:color w:val="000000" w:themeColor="text1"/>
          <w:lang w:val="en-GB"/>
        </w:rPr>
        <w:fldChar w:fldCharType="end"/>
      </w:r>
      <w:bookmarkEnd w:id="4644"/>
      <w:r w:rsidR="00DD4165">
        <w:rPr>
          <w:rFonts w:eastAsia="TimesNewRomanPSMT"/>
          <w:noProof/>
          <w:color w:val="000000" w:themeColor="text1"/>
          <w:lang w:val="en-GB"/>
        </w:rPr>
        <w:t xml:space="preserve"> </w:t>
      </w:r>
      <w:r w:rsidRPr="003862D0">
        <w:rPr>
          <w:rFonts w:eastAsia="TimesNewRomanPSMT"/>
          <w:color w:val="000000" w:themeColor="text1"/>
          <w:lang w:val="en-GB"/>
        </w:rPr>
        <w:t>because of the opposing effects of CCT and increased CO</w:t>
      </w:r>
      <w:r w:rsidRPr="003862D0">
        <w:rPr>
          <w:rFonts w:eastAsia="TimesNewRomanPSMT"/>
          <w:color w:val="000000" w:themeColor="text1"/>
          <w:vertAlign w:val="subscript"/>
          <w:lang w:val="en-GB"/>
        </w:rPr>
        <w:t>2</w:t>
      </w:r>
      <w:r w:rsidRPr="003862D0">
        <w:rPr>
          <w:rFonts w:eastAsia="TimesNewRomanPSMT"/>
          <w:color w:val="000000" w:themeColor="text1"/>
          <w:lang w:val="en-GB"/>
        </w:rPr>
        <w:t xml:space="preserve"> on outgoing longwave radiation</w:t>
      </w:r>
      <w:ins w:id="4650" w:author="Robin Matthews" w:date="2021-06-16T18:17:00Z">
        <w:r w:rsidR="00A63DD7">
          <w:rPr>
            <w:rFonts w:eastAsia="TimesNewRomanPSMT"/>
            <w:color w:val="000000" w:themeColor="text1"/>
            <w:lang w:val="en-GB"/>
          </w:rPr>
          <w:t xml:space="preserve"> </w:t>
        </w:r>
        <w:r w:rsidR="00A63DD7">
          <w:rPr>
            <w:rFonts w:eastAsia="TimesNewRomanPSMT"/>
            <w:color w:val="000000" w:themeColor="text1"/>
          </w:rPr>
          <w:fldChar w:fldCharType="begin" w:fldLock="1"/>
        </w:r>
      </w:ins>
      <w:r w:rsidR="00CD3B49">
        <w:rPr>
          <w:rFonts w:eastAsia="TimesNewRomanPSMT"/>
          <w:color w:val="000000" w:themeColor="text1"/>
          <w:lang w:val="en-US"/>
        </w:rPr>
        <w:instrText>ADDIN CSL_CITATION { "citationItems" : [ { "id" : "ITEM-1",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\u2018cirrus cloud thinning (CCT)\u2019, which is a proposed climate engineering technique that seeks to enhance outgoing longwave radiation. Investigations of the \u2018fast response\u2019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 "author" : [ { "dropping-particle" : "", "family" : "Kristj\u00e1nsson", "given" : "J\u00f5n Egill", "non-dropping-particle" : "", "parse-names" : false, "suffix" : "" }, { "dropping-particle" : "", "family" : "Muri", "given" : "Helene", "non-dropping-particle" : "", "parse-names" : false, "suffix" : "" }, { "dropping-particle" : "", "family" : "Schmidt", "given" : "Hauke", "non-dropping-particle" : "", "parse-names" : false, "suffix" : "" } ], "container-title" : "Geophysical Research Letters", "id" : "ITEM-1", "issue" : "24", "issued" : { "date-parts" : [ [ "2015" ] ] }, "page" : "10807-10815", "title" : "The hydrological cycle response to cirrus cloud thinning", "translator" : [ { "dropping-particle" : "", "family" : "K3006", "given" : "", "non-dropping-particle" : "", "parse-names" : false, "suffix" : "" } ], "type" : "article-journal", "volume" : "42" }, "uris" : [ "http://www.mendeley.com/documents/?uuid=015d5153-a52d-4669-9f1d-9e85ab3dc8d4" ] }, { "id" : "ITEM-2",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"ITEM-2",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"mendeley" : { "formattedCitation" : "(Kristj\u00e1nsson et al., 2015; Jackson et al., 2016)", "plainTextFormattedCitation" : "(Kristj\u00e1nsson et al., 2015; Jackson et al., 2016)", "previouslyFormattedCitation" : "(Kristj\u00e1nsson et al., 2015; Jackson et al., 2016)" }, "properties" : { "noteIndex" : 0 }, "schema" : "https://github.com/citation-style-language/schema/raw/master/csl-citation.json" }</w:instrText>
      </w:r>
      <w:ins w:id="4651" w:author="Robin Matthews" w:date="2021-06-16T18:17:00Z">
        <w:r w:rsidR="00A63DD7">
          <w:rPr>
            <w:rFonts w:eastAsia="TimesNewRomanPSMT"/>
            <w:color w:val="000000" w:themeColor="text1"/>
          </w:rPr>
          <w:fldChar w:fldCharType="separate"/>
        </w:r>
        <w:r w:rsidR="00A63DD7" w:rsidRPr="004904E1">
          <w:rPr>
            <w:rFonts w:eastAsia="TimesNewRomanPSMT"/>
            <w:noProof/>
            <w:color w:val="000000" w:themeColor="text1"/>
          </w:rPr>
          <w:t>(Kristjánsson et al., 2015; Jackson et al., 2016)</w:t>
        </w:r>
        <w:r w:rsidR="00A63DD7">
          <w:rPr>
            <w:rFonts w:eastAsia="TimesNewRomanPSMT"/>
            <w:color w:val="000000" w:themeColor="text1"/>
          </w:rPr>
          <w:fldChar w:fldCharType="end"/>
        </w:r>
      </w:ins>
      <w:del w:id="4652" w:author="Robin Matthews" w:date="2021-06-16T18:17:00Z">
        <w:r w:rsidRPr="003862D0" w:rsidDel="00A63DD7">
          <w:rPr>
            <w:rFonts w:eastAsia="TimesNewRomanPSMT"/>
            <w:color w:val="000000" w:themeColor="text1"/>
            <w:lang w:val="en-GB"/>
          </w:rPr>
          <w:delText xml:space="preserve"> </w:delText>
        </w:r>
        <w:bookmarkStart w:id="4653" w:name="_Hlk74759860"/>
        <w:r w:rsidRPr="003862D0" w:rsidDel="00A63DD7">
          <w:rPr>
            <w:rFonts w:eastAsia="TimesNewRomanPSMT"/>
            <w:color w:val="000000" w:themeColor="text1"/>
            <w:lang w:val="en-GB"/>
          </w:rPr>
          <w:fldChar w:fldCharType="begin" w:fldLock="1"/>
        </w:r>
        <w:r w:rsidR="00615634" w:rsidDel="00A63DD7">
          <w:rPr>
            <w:rFonts w:eastAsia="TimesNewRomanPSMT"/>
            <w:color w:val="000000" w:themeColor="text1"/>
            <w:lang w:val="en-GB"/>
          </w:rPr>
          <w:delInstrText>ADDIN CSL_CITATION { "citationItems" : [ { "id" : "ITEM-1",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\u2018cirrus cloud thinning (CCT)\u2019, which is a proposed climate engineering technique that seeks to enhance outgoing longwave radiation. Investigations of the \u2018fast response\u2019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 "author" : [ { "dropping-particle" : "", "family" : "Kristj\u00e1nsson", "given" : "J\u00f5n Egill", "non-dropping-particle" : "", "parse-names" : false, "suffix" : "" }, { "dropping-particle" : "", "family" : "Muri", "given" : "Helene", "non-dropping-particle" : "", "parse-names" : false, "suffix" : "" }, { "dropping-particle" : "", "family" : "Schmidt", "given" : "Hauke", "non-dropping-particle" : "", "parse-names" : false, "suffix" : "" } ], "container-title" : "Geophysical Research Letters", "id" : "ITEM-1", "issue" : "24", "issued" : { "date-parts" : [ [ "2015" ] ] }, "page" : "10807-10815", "title" : "The hydrological cycle response to cirrus cloud thinning", "translator" : [ { "dropping-particle" : "", "family" : "K3006", "given" : "", "non-dropping-particle" : "", "parse-names" : false, "suffix" : "" } ], "type" : "article-journal", "volume" : "42" }, "uris" : [ "http://www.mendeley.com/documents/?uuid=015d5153-a52d-4669-9f1d-9e85ab3dc8d4" ] } ], "mendeley" : { "formattedCitation" : "(Kristj\u00e1nsson et al., 2015)", "plainTextFormattedCitation" : "(Kristj\u00e1nsson et al., 2015)", "previouslyFormattedCitation" : "(Kristj\u00e1nsson et al., 2015)" }, "properties" : { "noteIndex" : 0 }, "schema" : "https://github.com/citation-style-language/schema/raw/master/csl-citation.json" }</w:delInstrText>
        </w:r>
        <w:r w:rsidRPr="003862D0" w:rsidDel="00A63DD7">
          <w:rPr>
            <w:rFonts w:eastAsia="TimesNewRomanPSMT"/>
            <w:color w:val="000000" w:themeColor="text1"/>
            <w:lang w:val="en-GB"/>
          </w:rPr>
          <w:fldChar w:fldCharType="separate"/>
        </w:r>
        <w:r w:rsidR="00016735" w:rsidDel="00A63DD7">
          <w:rPr>
            <w:rFonts w:eastAsia="TimesNewRomanPSMT"/>
            <w:noProof/>
            <w:color w:val="000000" w:themeColor="text1"/>
            <w:lang w:val="en-GB"/>
          </w:rPr>
          <w:delText>(Kristjánsson et al., 2015)</w:delText>
        </w:r>
        <w:r w:rsidRPr="003862D0" w:rsidDel="00A63DD7">
          <w:rPr>
            <w:rFonts w:eastAsia="TimesNewRomanPSMT"/>
            <w:color w:val="000000" w:themeColor="text1"/>
            <w:lang w:val="en-GB"/>
          </w:rPr>
          <w:fldChar w:fldCharType="end"/>
        </w:r>
        <w:r w:rsidRPr="003862D0" w:rsidDel="00A63DD7">
          <w:rPr>
            <w:rFonts w:eastAsia="TimesNewRomanPSMT"/>
            <w:color w:val="000000" w:themeColor="text1"/>
            <w:lang w:val="en-GB"/>
          </w:rPr>
          <w:delText xml:space="preserve"> </w:delText>
        </w:r>
        <w:r w:rsidRPr="003862D0" w:rsidDel="00A63DD7">
          <w:rPr>
            <w:rFonts w:eastAsia="TimesNewRomanPSMT"/>
            <w:color w:val="000000" w:themeColor="text1"/>
            <w:lang w:val="en-GB"/>
          </w:rPr>
          <w:fldChar w:fldCharType="begin" w:fldLock="1"/>
        </w:r>
        <w:r w:rsidR="00615634" w:rsidDel="00A63DD7">
          <w:rPr>
            <w:rFonts w:eastAsia="TimesNewRomanPSMT"/>
            <w:color w:val="000000" w:themeColor="text1"/>
            <w:lang w:val="en-GB"/>
          </w:rPr>
          <w:delInstrText>ADDIN CSL_CITATION { "citationItems" : [ { "id" : "ITEM-1", "itemData" : { "DOI" : "10.1002/2015JD024304", "ISSN" : "2169897X", "abstract" : "?2016. The Authors.Proposals to geoengineer Earth's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 4?, and 8?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 ?2.0 Wm?2 for both 4? and 8?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"ITEM-1", "issue" : "12", "issued" : { "date-parts" : [ [ "2016", "6", "27" ] ] }, "page" : "6822-6840", "publisher" : "John Wiley &amp; Sons, Ltd", "title" : "An intensified hydrological cycle in the simulation of geoengineering by cirrus cloud thinning using ice crystal fall speed changes", "translator" : [ { "dropping-particle" : "", "family" : "K3776", "given" : "", "non-dropping-particle" : "", "parse-names" : false, "suffix" : "" } ], "type" : "article-journal", "volume" : "121" }, "uris" : [ "http://www.mendeley.com/documents/?uuid=2f07548e-ce4e-485e-8445-069b231f3959" ] } ], "mendeley" : { "formattedCitation" : "(Jackson et al., 2016)", "plainTextFormattedCitation" : "(Jackson et al., 2016)", "previouslyFormattedCitation" : "(Jackson et al., 2016)" }, "properties" : { "noteIndex" : 0 }, "schema" : "https://github.com/citation-style-language/schema/raw/master/csl-citation.json" }</w:delInstrText>
        </w:r>
        <w:r w:rsidRPr="003862D0" w:rsidDel="00A63DD7">
          <w:rPr>
            <w:rFonts w:eastAsia="TimesNewRomanPSMT"/>
            <w:color w:val="000000" w:themeColor="text1"/>
            <w:lang w:val="en-GB"/>
          </w:rPr>
          <w:fldChar w:fldCharType="separate"/>
        </w:r>
        <w:r w:rsidR="00016735" w:rsidDel="00A63DD7">
          <w:rPr>
            <w:rFonts w:eastAsia="TimesNewRomanPSMT"/>
            <w:noProof/>
            <w:color w:val="000000" w:themeColor="text1"/>
            <w:lang w:val="en-GB"/>
          </w:rPr>
          <w:delText>(Jackson et al., 2016)</w:delText>
        </w:r>
        <w:r w:rsidRPr="003862D0" w:rsidDel="00A63DD7">
          <w:rPr>
            <w:rFonts w:eastAsia="TimesNewRomanPSMT"/>
            <w:color w:val="000000" w:themeColor="text1"/>
            <w:lang w:val="en-GB"/>
          </w:rPr>
          <w:fldChar w:fldCharType="end"/>
        </w:r>
      </w:del>
      <w:bookmarkEnd w:id="4653"/>
      <w:r w:rsidRPr="003862D0">
        <w:rPr>
          <w:rFonts w:eastAsia="TimesNewRomanPSMT"/>
          <w:color w:val="000000" w:themeColor="text1"/>
          <w:lang w:val="en-GB"/>
        </w:rPr>
        <w:t>.</w:t>
      </w:r>
      <w:r w:rsidRPr="003862D0">
        <w:rPr>
          <w:rFonts w:eastAsiaTheme="minorEastAsia"/>
          <w:lang w:val="en-GB"/>
        </w:rPr>
        <w:t xml:space="preserve"> </w:t>
      </w:r>
      <w:r w:rsidR="00981CE8" w:rsidRPr="003862D0">
        <w:rPr>
          <w:rFonts w:eastAsiaTheme="minorEastAsia"/>
          <w:lang w:val="en-GB"/>
        </w:rPr>
        <w:t xml:space="preserve">Combining SAI and CCT </w:t>
      </w:r>
      <w:r w:rsidRPr="003862D0">
        <w:rPr>
          <w:rFonts w:eastAsiaTheme="minorEastAsia"/>
          <w:lang w:val="en-GB"/>
        </w:rPr>
        <w:t xml:space="preserve">has suggested that GHG-induced changes in global mean temperature and precipitation can be simultaneously offset </w:t>
      </w:r>
      <w:r w:rsidRPr="003862D0">
        <w:rPr>
          <w:rFonts w:eastAsiaTheme="minorEastAsia"/>
          <w:lang w:val="en-GB"/>
        </w:rPr>
        <w:fldChar w:fldCharType="begin" w:fldLock="1"/>
      </w:r>
      <w:r w:rsidR="00615634">
        <w:rPr>
          <w:rFonts w:eastAsiaTheme="minorEastAsia"/>
          <w:lang w:val="en-GB"/>
        </w:rPr>
        <w:instrText>ADDIN CSL_CITATION { "citationItems" : [ { "id" : "ITEM-1", "itemData" : { "DOI" : "10.1002/2017GL074281", "ISSN" : "19448007", "abstract" : "Solar geoengineering has been proposed as a backup plan to offset some aspects of anthropogenic climate change if timely CO2 emission reductions fail to materialize. Modeling studies have shown that there are trade-offs between changes in temperature and hydrological cycle in response to solar geoengineering. Here we investigate the possibility of stabilizing both global mean temperature and precipitation simultaneously by combining two geoengineering approaches: stratospheric sulfate aerosol increase (SAI) that deflects sunlight to space and cirrus cloud thinning (CCT) that enables more longwave radiation to escape to space. Using the slab ocean configuration of National Center for Atmospheric Research Community Earth System Model, we simulate SAI by uniformly adding sulfate aerosol in the upper stratosphere and CCT by uniformly increasing cirrus cloud ice particle falling speed. Under an idealized warming scenario of abrupt quadrupling of atmospheric CO2, we show that by combining appropriate amounts of SAI and CCT geoengineering, global mean (or land mean) temperature and precipitation can be restored simultaneously to preindustrial levels. However, compared to SAI, cocktail geoengineering by mixing SAI and CCT does not markedly improve the overall similarity between geoengineered climate and preindustrial climate on regional scales. Some optimal spatially nonuniform mixture of SAI with CCT might have the potential to better mitigate climate change at both the global and regional scales.",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"14", "issued" : { "date-parts" : [ [ "2017" ] ] }, "page" : "7429-7437", "title" : "Simultaneous stabilization of global temperature and precipitation through cocktail geoengineering", "translator" : [ { "dropping-particle" : "", "family" : "K2799", "given" : "", "non-dropping-particle" : "", "parse-names" : false, "suffix" : "" } ], "type" : "article-journal", "volume" : "44" }, "uris" : [ "http://www.mendeley.com/documents/?uuid=3efe4701-7e2d-47d4-bdb2-ed8fd40f6325", "http://www.mendeley.com/documents/?uuid=70ef47a5-8161-456f-a4e0-35c614d793a3", "http://www.mendeley.com/documents/?uuid=c76d587e-e038-47d5-837f-cf7c5f6be5db" ] } ], "mendeley" : { "formattedCitation" : "(Cao et al., 2017)", "plainTextFormattedCitation" : "(Cao et al., 2017)", "previouslyFormattedCitation" : "(Cao et al., 2017)" }, "properties" : { "noteIndex" : 0 }, "schema" : "https://github.com/citation-style-language/schema/raw/master/csl-citation.json" }</w:instrText>
      </w:r>
      <w:r w:rsidRPr="003862D0">
        <w:rPr>
          <w:rFonts w:eastAsiaTheme="minorEastAsia"/>
          <w:lang w:val="en-GB"/>
        </w:rPr>
        <w:fldChar w:fldCharType="separate"/>
      </w:r>
      <w:r w:rsidR="00016735">
        <w:rPr>
          <w:rFonts w:eastAsiaTheme="minorEastAsia"/>
          <w:noProof/>
          <w:lang w:val="en-GB"/>
        </w:rPr>
        <w:t>(Cao et al., 2017)</w:t>
      </w:r>
      <w:r w:rsidRPr="003862D0">
        <w:rPr>
          <w:rFonts w:eastAsiaTheme="minorEastAsia"/>
          <w:lang w:val="en-GB"/>
        </w:rPr>
        <w:fldChar w:fldCharType="end"/>
      </w:r>
      <w:r w:rsidR="00981CE8" w:rsidRPr="003862D0">
        <w:rPr>
          <w:rFonts w:eastAsiaTheme="minorEastAsia"/>
          <w:lang w:val="en-GB"/>
        </w:rPr>
        <w:t xml:space="preserve">, but </w:t>
      </w:r>
      <w:r w:rsidRPr="003862D0">
        <w:rPr>
          <w:rFonts w:eastAsiaTheme="minorEastAsia"/>
          <w:lang w:val="en-GB"/>
        </w:rPr>
        <w:t xml:space="preserve">there is </w:t>
      </w:r>
      <w:r w:rsidRPr="003862D0">
        <w:rPr>
          <w:rFonts w:eastAsiaTheme="minorEastAsia"/>
          <w:i/>
          <w:lang w:val="en-GB"/>
        </w:rPr>
        <w:t>low confidence</w:t>
      </w:r>
      <w:r w:rsidRPr="003862D0">
        <w:rPr>
          <w:rFonts w:eastAsiaTheme="minorEastAsia"/>
          <w:lang w:val="en-GB"/>
        </w:rPr>
        <w:t xml:space="preserve"> in the applicability of this result to the real world owing to the large uncertainty in simulating aerosol forcing and the complex cirrus microphysical processes.</w:t>
      </w:r>
    </w:p>
    <w:p w14:paraId="31699107" w14:textId="77777777" w:rsidR="003E7C11" w:rsidRPr="003862D0" w:rsidRDefault="003E7C11" w:rsidP="003E7C11">
      <w:pPr>
        <w:pStyle w:val="AR6BodyText"/>
        <w:rPr>
          <w:rFonts w:eastAsia="TimesNewRomanPSMT"/>
          <w:color w:val="000000" w:themeColor="text1"/>
          <w:lang w:val="en-GB"/>
        </w:rPr>
      </w:pPr>
    </w:p>
    <w:p w14:paraId="39ED7736" w14:textId="41B8D317" w:rsidR="003E7C11" w:rsidRPr="003862D0" w:rsidRDefault="003E7C11">
      <w:pPr>
        <w:pStyle w:val="AR6Chap4Level441111"/>
        <w:pPrChange w:id="4654" w:author="Tom Maycock" w:date="2021-09-07T10:34:00Z">
          <w:pPr>
            <w:pStyle w:val="AR6BodyText"/>
          </w:pPr>
        </w:pPrChange>
      </w:pPr>
      <w:r w:rsidRPr="003862D0">
        <w:t xml:space="preserve">Surface-based albedo modification </w:t>
      </w:r>
    </w:p>
    <w:p w14:paraId="660318E6" w14:textId="61935D10" w:rsidR="003E7C11" w:rsidRPr="003862D0" w:rsidRDefault="003E7C11" w:rsidP="003E7C11">
      <w:pPr>
        <w:pStyle w:val="AR6BodyText"/>
        <w:rPr>
          <w:rFonts w:eastAsia="SimSun"/>
          <w:color w:val="000000" w:themeColor="text1"/>
          <w:lang w:val="en-GB" w:eastAsia="zh-CN"/>
        </w:rPr>
      </w:pPr>
      <w:r w:rsidRPr="003862D0">
        <w:rPr>
          <w:rFonts w:eastAsia="SimSun"/>
          <w:color w:val="000000" w:themeColor="text1"/>
          <w:lang w:val="en-GB" w:eastAsia="zh-CN"/>
        </w:rPr>
        <w:t xml:space="preserve">Surface-based albedo modification </w:t>
      </w:r>
      <w:r w:rsidR="00462670" w:rsidRPr="003862D0">
        <w:rPr>
          <w:rFonts w:eastAsia="SimSun"/>
          <w:color w:val="000000" w:themeColor="text1"/>
          <w:lang w:val="en-GB" w:eastAsia="zh-CN"/>
        </w:rPr>
        <w:t>could, in principle, achieve</w:t>
      </w:r>
      <w:r w:rsidRPr="003862D0">
        <w:rPr>
          <w:rFonts w:eastAsia="SimSun"/>
          <w:color w:val="000000" w:themeColor="text1"/>
          <w:lang w:val="en-GB" w:eastAsia="zh-CN"/>
        </w:rPr>
        <w:t xml:space="preserve"> a negative radiative forcing of a few W m</w:t>
      </w:r>
      <w:ins w:id="4655" w:author="Sara M Tuson" w:date="2021-07-18T07:30:00Z">
        <w:r w:rsidR="00E22E7B" w:rsidRPr="00E22E7B">
          <w:rPr>
            <w:color w:val="000000"/>
            <w:sz w:val="20"/>
            <w:szCs w:val="20"/>
            <w:vertAlign w:val="superscript"/>
            <w:rPrChange w:id="4656" w:author="Sara M Tuson" w:date="2021-07-18T07:30:00Z">
              <w:rPr>
                <w:color w:val="000000"/>
                <w:sz w:val="20"/>
                <w:szCs w:val="20"/>
              </w:rPr>
            </w:rPrChange>
          </w:rPr>
          <w:t>–</w:t>
        </w:r>
      </w:ins>
      <w:del w:id="4657" w:author="Sara M Tuson" w:date="2021-07-18T07:30:00Z">
        <w:r w:rsidRPr="003862D0" w:rsidDel="00E22E7B">
          <w:rPr>
            <w:rFonts w:eastAsia="SimSun"/>
            <w:color w:val="000000" w:themeColor="text1"/>
            <w:vertAlign w:val="superscript"/>
            <w:lang w:val="en-GB" w:eastAsia="zh-CN"/>
          </w:rPr>
          <w:delText>-</w:delText>
        </w:r>
      </w:del>
      <w:r w:rsidRPr="003862D0">
        <w:rPr>
          <w:rFonts w:eastAsia="SimSun"/>
          <w:color w:val="000000" w:themeColor="text1"/>
          <w:vertAlign w:val="superscript"/>
          <w:lang w:val="en-GB" w:eastAsia="zh-CN"/>
        </w:rPr>
        <w:t>2</w:t>
      </w:r>
      <w:r w:rsidRPr="003862D0">
        <w:rPr>
          <w:rFonts w:eastAsia="SimSun"/>
          <w:color w:val="000000" w:themeColor="text1"/>
          <w:lang w:val="en-GB" w:eastAsia="zh-CN"/>
        </w:rPr>
        <w:t xml:space="preserve"> by enhancing the </w:t>
      </w:r>
      <w:r w:rsidR="00462670" w:rsidRPr="003862D0">
        <w:rPr>
          <w:rFonts w:eastAsia="SimSun"/>
          <w:color w:val="000000" w:themeColor="text1"/>
          <w:lang w:val="en-GB" w:eastAsia="zh-CN"/>
        </w:rPr>
        <w:t xml:space="preserve">albedo </w:t>
      </w:r>
      <w:r w:rsidRPr="003862D0">
        <w:rPr>
          <w:rFonts w:eastAsia="SimSun"/>
          <w:color w:val="000000" w:themeColor="text1"/>
          <w:lang w:val="en-GB" w:eastAsia="zh-CN"/>
        </w:rPr>
        <w:t>of the ocean surface</w:t>
      </w:r>
      <w:ins w:id="4658" w:author="Robin Matthews" w:date="2021-06-16T18:17:00Z">
        <w:r w:rsidR="00A63DD7">
          <w:rPr>
            <w:rFonts w:eastAsia="SimSun"/>
            <w:color w:val="000000" w:themeColor="text1"/>
            <w:lang w:val="en-GB" w:eastAsia="zh-CN"/>
          </w:rPr>
          <w:t xml:space="preserve"> </w:t>
        </w:r>
        <w:r w:rsidR="00A63DD7">
          <w:rPr>
            <w:rFonts w:eastAsia="SimSun"/>
            <w:color w:val="000000" w:themeColor="text1"/>
            <w:lang w:eastAsia="zh-CN"/>
          </w:rPr>
          <w:fldChar w:fldCharType="begin" w:fldLock="1"/>
        </w:r>
      </w:ins>
      <w:r w:rsidR="00CD3B49">
        <w:rPr>
          <w:rFonts w:eastAsia="SimSun"/>
          <w:color w:val="000000" w:themeColor="text1"/>
          <w:lang w:val="en-US" w:eastAsia="zh-CN"/>
        </w:rPr>
        <w:instrText>ADDIN CSL_CITATION { "citationItems" : [ { "id" : "ITEM-1",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"ITEM-1",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"http://www.mendeley.com/documents/?uuid=715534b8-b6af-4bea-8adc-f038e576317a" ] }, { "id" : "ITEM-2", "itemData" : { "DOI" : "10.5194/acp-17-595-2017", "ISSN" : "1680-7324", "abstract" : "Abstract. Reducing insolation has been proposed as a geoengineering response to global warming. Here we present the results of climate model simulations of a unique Geoengineering Model Intercomparison Project Testbed experiment to investigate the benefits and risks of a scheme that would brighten certain oceanic regions. The National Center for Atmospheric Research CESM CAM4-Chem global climate model was modified to simulate a scheme in which the albedo of the ocean surface is increased over the subtropical ocean gyres in the Southern Hemisphere. In theory, this could be accomplished using a stable, nondispersive foam, comprised of tiny, highly reflective microbubbles. Such a foam has been developed under idealized conditions, although deployment at a large scale is presently infeasible. We conducted three ensemble members of a simulation (G4Foam) from 2020 through to 2069 in which the albedo of the ocean surface is set to 0.15 (an increase of 150%) over the three subtropical ocean gyres in the Southern Hemisphere, against a background of the RCP6.0 (representative concentration pathway resulting in +6Wm\u22122 radiative forcing by 2100) scenario. After 2069, geoengineering is ceased, and the simulation is run for an additional 20 years. Global mean surface temperature in G4Foam is 0.6K lower than RCP6.0, with statistically significant cooling relative to RCP6.0 south of 30\u00b0N. There is an increase in rainfall over land, most pronouncedly in the tropics during the June\u2013July\u2013August season, relative to both G4SSA (specified stratospheric aerosols) and RCP6.0. Heavily populated and highly cultivated regions throughout the tropics, including the Sahel, southern Asia, the Maritime Continent, Central America, and much of the Amazon experience a statistically significant increase in precipitation minus evaporation. The temperature response to the relatively modest global average forcing of \u22121.5Wm\u22122 is amplified through a series of positive cloud feedbacks, in which more shortwave radiation is reflected. The precipitation response is primarily the result of the intensification of the southern Hadley cell, as its mean position migrates northward and away from the Equator in response to the asymmetric cooling.", "author" : [ { "dropping-particle" : "", "family" : "Gabriel", "given" : "Corey J",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"dropping-particle" : "", "family" : "Kravitz", "given" : "Ben", "non-dropping-particle" : "", "parse-names" : false, "suffix" : "" } ], "container-title" : "Atmospheric Chemistry and Physics", "id" : "ITEM-2", "issue" : "1", "issued" : { "date-parts" : [ [ "2017", "1", "12" ] ] }, "page" : "595-613", "title" : "The G4Foam Experiment: global climate impacts of regional ocean albedo modification", "translator" : [ { "dropping-particle" : "", "family" : "K3555", "given" : "", "non-dropping-particle" : "", "parse-names" : false, "suffix" : "" } ], "type" : "article-journal", "volume" : "17" }, "uris" : [ "http://www.mendeley.com/documents/?uuid=a6aac281-eaf1-4633-9a2a-19e453c0e100" ] } ], "mendeley" : { "formattedCitation" : "(Gabriel et al., 2017; Kravitz et al., 2018)", "plainTextFormattedCitation" : "(Gabriel et al., 2017; Kravitz et al., 2018)", "previouslyFormattedCitation" : "(Gabriel et al., 2017; Kravitz et al., 2018)" }, "properties" : { "noteIndex" : 0 }, "schema" : "https://github.com/citation-style-language/schema/raw/master/csl-citation.json" }</w:instrText>
      </w:r>
      <w:ins w:id="4659" w:author="Robin Matthews" w:date="2021-06-16T18:17:00Z">
        <w:r w:rsidR="00A63DD7">
          <w:rPr>
            <w:rFonts w:eastAsia="SimSun"/>
            <w:color w:val="000000" w:themeColor="text1"/>
            <w:lang w:eastAsia="zh-CN"/>
          </w:rPr>
          <w:fldChar w:fldCharType="separate"/>
        </w:r>
        <w:r w:rsidR="00A63DD7" w:rsidRPr="004904E1">
          <w:rPr>
            <w:rFonts w:eastAsia="SimSun"/>
            <w:noProof/>
            <w:color w:val="000000" w:themeColor="text1"/>
            <w:lang w:eastAsia="zh-CN"/>
          </w:rPr>
          <w:t>(Gabriel et al., 2017; Kravitz et al., 2018)</w:t>
        </w:r>
        <w:r w:rsidR="00A63DD7">
          <w:rPr>
            <w:rFonts w:eastAsia="SimSun"/>
            <w:color w:val="000000" w:themeColor="text1"/>
            <w:lang w:eastAsia="zh-CN"/>
          </w:rPr>
          <w:fldChar w:fldCharType="end"/>
        </w:r>
      </w:ins>
      <w:del w:id="4660" w:author="Robin Matthews" w:date="2021-06-16T18:17:00Z">
        <w:r w:rsidR="001D38E9" w:rsidRPr="003862D0" w:rsidDel="00A63DD7">
          <w:rPr>
            <w:rFonts w:eastAsia="SimSun"/>
            <w:color w:val="000000" w:themeColor="text1"/>
            <w:lang w:val="en-GB" w:eastAsia="zh-CN"/>
          </w:rPr>
          <w:delText xml:space="preserve"> </w:delText>
        </w:r>
        <w:bookmarkStart w:id="4661" w:name="_Hlk74759877"/>
        <w:r w:rsidR="001D38E9"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"10.5194/acp-18-13097-2018", "ISSN" : "1680-7324", "author" : [ { "dropping-particle" : "", "family" : "Kravitz", "given" : "Ben", "non-dropping-particle" : "", "parse-names" : false, "suffix" : "" }, { "dropping-particle" : "", "family" : "Rasch", "given" : "Philip J.", "non-dropping-particle" : "", "parse-names" : false, "suffix" : "" }, { "dropping-particle" : "", "family" : "Wang", "given" : "Hailong", "non-dropping-particle" : "", "parse-names" : false, "suffix" : "" }, { "dropping-particle" : "", "family" : "Robock", "given" : "Alan", "non-dropping-particle" : "", "parse-names" : false, "suffix" : "" }, { "dropping-particle" : "", "family" : "Gabriel", "given" : "Corey",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"Haywood", "given" : "Jim", "non-dropping-particle" : "", "parse-names" : false, "suffix" : "" }, { "dropping-particle" : "", "family" : "Ji", "given" : "Duoying", "non-dropping-particle" : "", "parse-names" : false, "suffix" : "" }, { "dropping-particle" : "", "family" : "Jones", "given" : "Andy", "non-dropping-particle" : "", "parse-names" : false, "suffix" : "" }, { "dropping-particle" : "", "family" : "Lenton", "given" : "Andrew",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"Phipps", "given" : "Steven", "non-dropping-particle" : "", "parse-names" : false, "suffix" : "" }, { "dropping-particle" : "", "family" : "Schmidt", "given" : "Hauke", "non-dropping-particle" : "", "parse-names" : false, "suffix" : "" }, { "dropping-particle" : "", "family" : "Watanabe", "given" : "Shingo", "non-dropping-particle" : "", "parse-names" : false, "suffix" : "" }, { "dropping-particle" : "", "family" : "Yang", "given" : "Shuting", "non-dropping-particle" : "", "parse-names" : false, "suffix" : "" }, { "dropping-particle" : "", "family" : "Yoon", "given" : "Jin-Ho", "non-dropping-particle" : "", "parse-names" : false, "suffix" : "" } ], "container-title" : "Atmospheric Chemistry and Physics", "id" : "ITEM-1", "issue" : "17", "issued" : { "date-parts" : [ [ "2018", "9", "12" ] ] }, "page" : "13097-13113", "title" : "The climate effects of increasing ocean albedo: an idealized representation of solar geoengineering", "translator" : [ { "dropping-particle" : "", "family" : "K5052", "given" : "", "non-dropping-particle" : "", "parse-names" : false, "suffix" : "" } ], "type" : "article-journal", "volume" : "18" }, "uris" : [ "http://www.mendeley.com/documents/?uuid=715534b8-b6af-4bea-8adc-f038e576317a" ] } ], "mendeley" : { "formattedCitation" : "(Kravitz et al., 2018)", "plainTextFormattedCitation" : "(Kravitz et al., 2018)", "previouslyFormattedCitation" : "(Kravitz et al., 2018)" }, "properties" : { "noteIndex" : 0 }, "schema" : "https://github.com/citation-style-language/schema/raw/master/csl-citation.json" }</w:delInstrText>
        </w:r>
        <w:r w:rsidR="001D38E9"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(Kravitz et al., 2018)</w:delText>
        </w:r>
        <w:r w:rsidR="001D38E9" w:rsidRPr="003862D0" w:rsidDel="00A63DD7">
          <w:rPr>
            <w:rFonts w:eastAsia="SimSun"/>
            <w:color w:val="000000" w:themeColor="text1"/>
            <w:lang w:val="en-GB" w:eastAsia="zh-CN"/>
          </w:rPr>
          <w:fldChar w:fldCharType="end"/>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"10.5194/acp-17-595-2017", "ISSN" : "1680-7324", "abstract" : "Abstract. Reducing insolation has been proposed as a geoengineering response to global warming. Here we present the results of climate model simulations of a unique Geoengineering Model Intercomparison Project Testbed experiment to investigate the benefits and risks of a scheme that would brighten certain oceanic regions. The National Center for Atmospheric Research CESM CAM4-Chem global climate model was modified to simulate a scheme in which the albedo of the ocean surface is increased over the subtropical ocean gyres in the Southern Hemisphere. In theory, this could be accomplished using a stable, nondispersive foam, comprised of tiny, highly reflective microbubbles. Such a foam has been developed under idealized conditions, although deployment at a large scale is presently infeasible. We conducted three ensemble members of a simulation (G4Foam) from 2020 through to 2069 in which the albedo of the ocean surface is set to 0.15 (an increase of 150%) over the three subtropical ocean gyres in the Southern Hemisphere, against a background of the RCP6.0 (representative concentration pathway resulting in +6Wm\u22122 radiative forcing by 2100) scenario. After 2069, geoengineering is ceased, and the simulation is run for an additional 20 years. Global mean surface temperature in G4Foam is 0.6K lower than RCP6.0, with statistically significant cooling relative to RCP6.0 south of 30\u00b0N. There is an increase in rainfall over land, most pronouncedly in the tropics during the June\u2013July\u2013August season, relative to both G4SSA (specified stratospheric aerosols) and RCP6.0. Heavily populated and highly cultivated regions throughout the tropics, including the Sahel, southern Asia, the Maritime Continent, Central America, and much of the Amazon experience a statistically significant increase in precipitation minus evaporation. The temperature response to the relatively modest global average forcing of \u22121.5Wm\u22122 is amplified through a series of positive cloud feedbacks, in which more shortwave radiation is reflected. The precipitation response is primarily the result of the intensification of the southern Hadley cell, as its mean position migrates northward and away from the Equator in response to the asymmetric cooling.", "author" : [ { "dropping-particle" : "", "family" : "Gabriel", "given" : "Corey J",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"dropping-particle" : "", "family" : "Kravitz", "given" : "Ben", "non-dropping-particle" : "", "parse-names" : false, "suffix" : "" } ], "container-title" : "Atmospheric Chemistry and Physics", "id" : "ITEM-1", "issue" : "1", "issued" : { "date-parts" : [ [ "2017", "1", "12" ] ] }, "page" : "595-613", "title" : "The G4Foam Experiment: global climate impacts of regional ocean albedo modification", "translator" : [ { "dropping-particle" : "", "family" : "K3555", "given" : "", "non-dropping-particle" : "", "parse-names" : false, "suffix" : "" } ], "type" : "article-journal", "volume" : "17" }, "uris" : [ "http://www.mendeley.com/documents/?uuid=a6aac281-eaf1-4633-9a2a-19e453c0e100" ] } ], "mendeley" : { "formattedCitation" : "(Gabriel et al., 2017)", "plainTextFormattedCitation" : "(Gabriel et al., 2017)", "previouslyFormattedCitation" : "(Gabriel et al., 2017)"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(Gabriel et al., 2017)</w:delText>
        </w:r>
        <w:r w:rsidRPr="003862D0" w:rsidDel="00A63DD7">
          <w:rPr>
            <w:rFonts w:eastAsia="SimSun"/>
            <w:color w:val="000000" w:themeColor="text1"/>
            <w:lang w:val="en-GB" w:eastAsia="zh-CN"/>
          </w:rPr>
          <w:fldChar w:fldCharType="end"/>
        </w:r>
      </w:del>
      <w:bookmarkEnd w:id="4661"/>
      <w:r w:rsidRPr="003862D0">
        <w:rPr>
          <w:rFonts w:eastAsia="SimSun"/>
          <w:color w:val="000000" w:themeColor="text1"/>
          <w:lang w:val="en-GB" w:eastAsia="zh-CN"/>
        </w:rPr>
        <w:t xml:space="preserve">. However, the technology does not exist today to increase ocean albedo at large scale. An increase in crop albedo or roof </w:t>
      </w:r>
      <w:r w:rsidRPr="003862D0">
        <w:rPr>
          <w:rFonts w:eastAsia="SimSun"/>
          <w:color w:val="000000" w:themeColor="text1"/>
          <w:lang w:val="en-GB" w:eastAsia="zh-CN"/>
        </w:rPr>
        <w:lastRenderedPageBreak/>
        <w:t>albedo in urban areas could help to reduce warming in densely populated and important agricultural regions, but the effect would be limited to local scales and ineffective at counteracting global warming</w:t>
      </w:r>
      <w:del w:id="4662" w:author="Robin Matthews" w:date="2021-06-16T18:18:00Z">
        <w:r w:rsidRPr="003862D0" w:rsidDel="00A63DD7">
          <w:rPr>
            <w:rFonts w:eastAsia="SimSun"/>
            <w:color w:val="000000" w:themeColor="text1"/>
            <w:lang w:val="en-GB" w:eastAsia="zh-CN"/>
          </w:rPr>
          <w:delText xml:space="preserve"> </w:delText>
        </w:r>
      </w:del>
      <w:bookmarkStart w:id="4663" w:name="_Hlk74759896"/>
      <w:ins w:id="4664" w:author="Robin Matthews" w:date="2021-06-16T18:18:00Z">
        <w:r w:rsidR="00A63DD7">
          <w:rPr>
            <w:rFonts w:eastAsia="SimSun"/>
            <w:color w:val="000000" w:themeColor="text1"/>
            <w:lang w:val="en-GB" w:eastAsia="zh-CN"/>
          </w:rPr>
          <w:t xml:space="preserve"> </w:t>
        </w:r>
        <w:r w:rsidR="00A63DD7">
          <w:rPr>
            <w:rFonts w:eastAsia="SimSun"/>
            <w:color w:val="000000" w:themeColor="text1"/>
            <w:lang w:eastAsia="zh-CN"/>
          </w:rPr>
          <w:fldChar w:fldCharType="begin" w:fldLock="1"/>
        </w:r>
      </w:ins>
      <w:r w:rsidR="00CD3B49">
        <w:rPr>
          <w:rFonts w:eastAsia="SimSun"/>
          <w:color w:val="000000" w:themeColor="text1"/>
          <w:lang w:val="en-US" w:eastAsia="zh-CN"/>
        </w:rPr>
        <w: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"id" : "ITEM-2",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"ITEM-2",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"http://www.mendeley.com/documents/?uuid=c01eaabb-257e-4614-bab1-62cab690bd21", "http://www.mendeley.com/documents/?uuid=f78d7bc9-07c1-4226-8bac-1e73d6f91aaf" ] } ], "mendeley" : { "formattedCitation" : "(Crook et al., 2015; Zhang et al., 2016)", "plainTextFormattedCitation" : "(Crook et al., 2015; Zhang et al., 2016)", "previouslyFormattedCitation" : "(Crook et al., 2015; Zhang et al., 2016)" }, "properties" : { "noteIndex" : 0 }, "schema" : "https://github.com/citation-style-language/schema/raw/master/csl-citation.json" }</w:instrText>
      </w:r>
      <w:ins w:id="4665" w:author="Robin Matthews" w:date="2021-06-16T18:18:00Z">
        <w:r w:rsidR="00A63DD7">
          <w:rPr>
            <w:rFonts w:eastAsia="SimSun"/>
            <w:color w:val="000000" w:themeColor="text1"/>
            <w:lang w:eastAsia="zh-CN"/>
          </w:rPr>
          <w:fldChar w:fldCharType="separate"/>
        </w:r>
        <w:r w:rsidR="00A63DD7" w:rsidRPr="004904E1">
          <w:rPr>
            <w:rFonts w:eastAsia="SimSun"/>
            <w:noProof/>
            <w:color w:val="000000" w:themeColor="text1"/>
            <w:lang w:eastAsia="zh-CN"/>
          </w:rPr>
          <w:t>(Crook et al., 2015; Zhang et al., 2016)</w:t>
        </w:r>
        <w:r w:rsidR="00A63DD7">
          <w:rPr>
            <w:rFonts w:eastAsia="SimSun"/>
            <w:color w:val="000000" w:themeColor="text1"/>
            <w:lang w:eastAsia="zh-CN"/>
          </w:rPr>
          <w:fldChar w:fldCharType="end"/>
        </w:r>
      </w:ins>
      <w:del w:id="4666" w:author="Robin Matthews" w:date="2021-06-16T18:18:00Z">
        <w:r w:rsidRPr="003862D0" w:rsidDel="00A63DD7">
          <w:rPr>
            <w:rFonts w:eastAsia="SimSun"/>
            <w:color w:val="000000" w:themeColor="text1"/>
            <w:lang w:val="en-GB" w:eastAsia="zh-CN"/>
          </w:rPr>
          <w:fldChar w:fldCharType="begin" w:fldLock="1"/>
        </w:r>
        <w:r w:rsidR="004B7E49" w:rsidDel="00A63DD7">
          <w:rPr>
            <w:rFonts w:eastAsia="SimSun"/>
            <w:color w:val="000000" w:themeColor="text1"/>
            <w:lang w:val="en-GB" w:eastAsia="zh-CN"/>
          </w:rPr>
          <w:del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"(Crook et al., 2015)", "plainTextFormattedCitation" : "(Crook et al., 2015)", "previouslyFormattedCitation" : "(Crook et al., 2015)"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(Crook et al., 2015)</w:delText>
        </w:r>
        <w:r w:rsidRPr="003862D0" w:rsidDel="00A63DD7">
          <w:rPr>
            <w:rFonts w:eastAsia="SimSun"/>
            <w:color w:val="000000" w:themeColor="text1"/>
            <w:lang w:val="en-GB" w:eastAsia="zh-CN"/>
          </w:rPr>
          <w:fldChar w:fldCharType="end"/>
        </w:r>
        <w:r w:rsidRPr="003862D0" w:rsidDel="00A63DD7">
          <w:rPr>
            <w:rFonts w:eastAsia="SimSun"/>
            <w:color w:val="000000" w:themeColor="text1"/>
            <w:lang w:val="en-GB" w:eastAsia="zh-CN"/>
          </w:rPr>
          <w:delText xml:space="preserve"> </w:delText>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"10.1088/1748-9326/11/8/084014", "abstract" : "Solar reflective \u2018cool roofs\u2019 absorb less sunlight than traditional dark roofs, reducing solar heat gain, and decreasing the amount of heat transferred to the atmosphere. Widespread adoption of cool roofs could therefore reduce temperatures in urban areas, partially mitigating the urban heat island effect, and contributing to reversing the local impacts of global climate change. The impacts of cool roofs on global climate remain debated by past research and are uncertain. Using a sophisticated Earth system model, the impacts of cool roofs on climate are investigated at urban, continental, and global scales. We find that global adoption of cool roofs in urban areas reduces urban heat islands everywhere, with an annual- and global-mean decrease from 1.6 to 1.2 K. Decreases are statistically significant, except for some areas in Africa and Mexico where urban fraction is low, and some high-latitude areas during wintertime. Analysis of the surface and TOA energy budget in urban regions at continental-scale shows cool roofs causing increases in solar radiation leaving the Earth\u2013atmosphere system in most regions around the globe, though the presence of aerosols and clouds are found to partially offset increases in upward radiation. Aerosols dampen cool roof-induced increases in upward solar radiation, ranging from 4% in the United States to 18% in more polluted China. Adoption of cool roofs also causes statistically significant reductions in surface air temperatures in urbanized regions of China (\u22120.11\u00a0\u00b1\u00a00.10 K) and the United States (\u22120.14\u00a0\u00b1\u00a00.12 K); India and Europe show statistically insignificant changes. Though past research has disagreed on whether widespread adoption of cool roofs would cool or warm global climate, these studies have lacked analysis on the statistical significance of global temperature changes. The research presented here indicates that adoption of cool roofs around the globe would lead to statistically insignificant reductions in global mean air temperature (\u22120.0021\u00a0\u00b1\u00a00.026 K). Thus, we suggest that while cool roofs are an effective tool for reducing building energy use in hot climates, urban heat islands, and regional air temperatures, their influence on global climate is likely negligible.", "author" : [ { "dropping-particle" : "", "family" : "Zhang", "given" : "Jiachen", "non-dropping-particle" : "", "parse-names" : false, "suffix" : "" }, { "dropping-particle" : "", "family" : "Zhang", "given" : "Kai", "non-dropping-particle" : "", "parse-names" : false, "suffix" : "" }, { "dropping-particle" : "", "family" : "Liu", "given" : "Junfeng", "non-dropping-particle" : "", "parse-names" : false, "suffix" : "" }, { "dropping-particle" : "", "family" : "Ban-Weiss", "given" : "George", "non-dropping-particle" : "", "parse-names" : false, "suffix" : "" } ], "container-title" : "Environmental Research Letters", "id" : "ITEM-1", "issue" : "8", "issued" : { "date-parts" : [ [ "2016" ] ] }, "page" : "84014", "publisher" : "{IOP} Publishing", "title" : "Revisiting the climate impacts of cool roofs around the globe using an Earth system model", "translator" : [ { "dropping-particle" : "", "family" : "K5025", "given" : "", "non-dropping-particle" : "", "parse-names" : false, "suffix" : "" } ], "type" : "article-journal", "volume" : "11" }, "uris" : [ "http://www.mendeley.com/documents/?uuid=c01eaabb-257e-4614-bab1-62cab690bd21", "http://www.mendeley.com/documents/?uuid=f78d7bc9-07c1-4226-8bac-1e73d6f91aaf" ] } ], "mendeley" : { "formattedCitation" : "(Zhang et al., 2016)", "plainTextFormattedCitation" : "(Zhang et al., 2016)", "previouslyFormattedCitation" : "(Zhang et al., 2016)"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val="en-GB" w:eastAsia="zh-CN"/>
          </w:rPr>
          <w:delText>(Zhang et al., 2016)</w:delText>
        </w:r>
        <w:r w:rsidRPr="003862D0" w:rsidDel="00A63DD7">
          <w:rPr>
            <w:rFonts w:eastAsia="SimSun"/>
            <w:color w:val="000000" w:themeColor="text1"/>
            <w:lang w:val="en-GB" w:eastAsia="zh-CN"/>
          </w:rPr>
          <w:fldChar w:fldCharType="end"/>
        </w:r>
      </w:del>
      <w:bookmarkEnd w:id="4663"/>
      <w:r w:rsidRPr="003862D0">
        <w:rPr>
          <w:rFonts w:eastAsia="SimSun"/>
          <w:color w:val="000000" w:themeColor="text1"/>
          <w:lang w:val="en-GB" w:eastAsia="zh-CN"/>
        </w:rPr>
        <w:t xml:space="preserve">. Large changes in desert albedo could in </w:t>
      </w:r>
      <w:r w:rsidR="00462670" w:rsidRPr="003862D0">
        <w:rPr>
          <w:rFonts w:eastAsia="SimSun"/>
          <w:color w:val="000000" w:themeColor="text1"/>
          <w:lang w:val="en-GB" w:eastAsia="zh-CN"/>
        </w:rPr>
        <w:t xml:space="preserve">principle </w:t>
      </w:r>
      <w:r w:rsidRPr="003862D0">
        <w:rPr>
          <w:rFonts w:eastAsia="SimSun"/>
          <w:color w:val="000000" w:themeColor="text1"/>
          <w:lang w:val="en-GB" w:eastAsia="zh-CN"/>
        </w:rPr>
        <w:t xml:space="preserve">result in substantial global cooling, but would severely alter the hydrological cycle </w:t>
      </w:r>
      <w:r w:rsidRPr="003862D0">
        <w:rPr>
          <w:rFonts w:eastAsia="SimSun"/>
          <w:color w:val="000000" w:themeColor="text1"/>
          <w:lang w:val="en-GB" w:eastAsia="zh-CN"/>
        </w:rPr>
        <w:fldChar w:fldCharType="begin" w:fldLock="1"/>
      </w:r>
      <w:r w:rsidR="004B7E49">
        <w:rPr>
          <w:rFonts w:eastAsia="SimSun"/>
          <w:color w:val="000000" w:themeColor="text1"/>
          <w:lang w:val="en-GB" w:eastAsia="zh-CN"/>
        </w:rPr>
        <w:instrText>ADDIN CSL_CITATION { "citationItems" : [ { "id" : "ITEM-1",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 }, { "dropping-particle" : "", "family" : "Forster", "given" : "P. M.", "non-dropping-particle" : "", "parse-names" : false, "suffix" : "" } ], "container-title" : "Journal of Geophysical Research: Atmospheres", "id" : "ITEM-1",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"(Crook et al., 2015)", "plainTextFormattedCitation" : "(Crook et al., 2015)", "previouslyFormattedCitation" : "(Crook et al., 2015)"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(Crook et al., 2015)</w:t>
      </w:r>
      <w:r w:rsidRPr="003862D0">
        <w:rPr>
          <w:rFonts w:eastAsia="SimSun"/>
          <w:color w:val="000000" w:themeColor="text1"/>
          <w:lang w:val="en-GB" w:eastAsia="zh-CN"/>
        </w:rPr>
        <w:fldChar w:fldCharType="end"/>
      </w:r>
      <w:r w:rsidRPr="003862D0">
        <w:rPr>
          <w:rFonts w:eastAsia="SimSun"/>
          <w:color w:val="000000" w:themeColor="text1"/>
          <w:lang w:val="en-GB" w:eastAsia="zh-CN"/>
        </w:rPr>
        <w:t>.</w:t>
      </w:r>
    </w:p>
    <w:p w14:paraId="1FDF17EF" w14:textId="77777777" w:rsidR="003E7C11" w:rsidRPr="003862D0" w:rsidRDefault="003E7C11" w:rsidP="003E7C11">
      <w:pPr>
        <w:pStyle w:val="AR6BodyText"/>
        <w:rPr>
          <w:rFonts w:eastAsia="SimSun"/>
          <w:color w:val="000000" w:themeColor="text1"/>
          <w:lang w:val="en-GB" w:eastAsia="zh-CN"/>
        </w:rPr>
      </w:pPr>
    </w:p>
    <w:p w14:paraId="4CA5E046" w14:textId="34DCF814" w:rsidR="003E7C11" w:rsidRPr="003862D0" w:rsidRDefault="003E7C11" w:rsidP="003E7C11">
      <w:pPr>
        <w:pStyle w:val="AR6BodyText"/>
        <w:rPr>
          <w:rFonts w:eastAsia="SimSun"/>
          <w:lang w:val="en-GB" w:eastAsia="zh-CN"/>
        </w:rPr>
      </w:pPr>
      <w:r w:rsidRPr="003862D0">
        <w:rPr>
          <w:rFonts w:eastAsia="SimSun"/>
          <w:lang w:val="en-GB" w:eastAsia="zh-CN"/>
        </w:rPr>
        <w:t xml:space="preserve">In addition to above-mentioned SRM methods, a number of local intervention methods have been proposed to limit the loss of cryosphere, such as applying reflective materials over sea ice </w:t>
      </w:r>
      <w:r w:rsidRPr="003862D0">
        <w:rPr>
          <w:rFonts w:eastAsia="SimSun"/>
          <w:color w:val="000000" w:themeColor="text1"/>
          <w:lang w:val="en-GB" w:eastAsia="zh-CN"/>
        </w:rPr>
        <w:fldChar w:fldCharType="begin" w:fldLock="1"/>
      </w:r>
      <w:r w:rsidR="00615634">
        <w:rPr>
          <w:rFonts w:eastAsia="SimSun"/>
          <w:color w:val="000000" w:themeColor="text1"/>
          <w:lang w:val="en-GB" w:eastAsia="zh-CN"/>
        </w:rPr>
        <w:instrText>ADDIN CSL_CITATION { "citationItems" : [ { "id" : "ITEM-1", "itemData" : { "DOI" : "10.1029/2018EF000820", "ISSN" : "23284277", "abstract" : "Abstract The rising costs of climate change merit serious evaluation of potential climate restoration solutions. The highest rate of change in climate is observed in the Arctic where the summer ice is diminishing at an accelerated rate. The loss of Arctic sea ice increases radiative forcing and contributes to global warming. Restoring reflectivity of Arctic ice could be a powerful lever to help in the effort to limit global warming to 1.5 \u00b0C. Polar ice restoration should be considered in planning of 1.5 \u00b0C pathways. In this paper, a novel localized surface albedo modification technique is presented that shows promise as a method to increase multi?year ice using reflective floating materials, chosen so as to have low subsidiary environmental impact. Detailed climate modeling studying the climate impact of such a method reveals more than 1.5 \u00b0C cooler temperatures over a large part of the Arctic when simulating global sea ice albedo modification. In a region north of Barents and Kara Seas temperatures have been reduced by 3 \u00b0C and in North Canada by almost 1 \u00b0C. Additionally, there are notable increases in sea ice thickness (20?50 cm Arctic wide) and ice concentration (&gt;15?20% across large parts of central Arctic). These results suggest that the geoengineering technology proposed in this study may be a viable instrument for restoring Arctic ice.", "author" : [ { "dropping-particle" : "", "family" : "Field", "given" : "L.", "non-dropping-particle" : "", "parse-names" : false, "suffix" : "" }, { "dropping-particle" : "", "family" : "Ivanova", "given" : "D.", "non-dropping-particle" : "", "parse-names" : false, "suffix" : "" }, { "dropping-particle" : "", "family" : "Bhattacharyya", "given" : "S.", "non-dropping-particle" : "", "parse-names" : false, "suffix" : "" }, { "dropping-particle" : "", "family" : "Mlaker", "given" : "V.", "non-dropping-particle" : "", "parse-names" : false, "suffix" : "" }, { "dropping-particle" : "", "family" : "Sholtz", "given" : "A.", "non-dropping-particle" : "", "parse-names" : false, "suffix" : "" }, { "dropping-particle" : "", "family" : "Decca", "given" : "R.", "non-dropping-particle" : "", "parse-names" : false, "suffix" : "" }, { "dropping-particle" : "", "family" : "Manzara", "given" : "A.", "non-dropping-particle" : "", "parse-names" : false, "suffix" : "" }, { "dropping-particle" : "", "family" : "Johnson", "given" : "D.", "non-dropping-particle" : "", "parse-names" : false, "suffix" : "" }, { "dropping-particle" : "", "family" : "Christodoulou", "given" : "E.", "non-dropping-particle" : "", "parse-names" : false, "suffix" : "" }, { "dropping-particle" : "", "family" : "Walter", "given" : "P.", "non-dropping-particle" : "", "parse-names" : false, "suffix" : "" }, { "dropping-particle" : "", "family" : "Katuri", "given" : "K.", "non-dropping-particle" : "", "parse-names" : false, "suffix" : "" } ], "container-title" : "Earth's Future", "id" : "ITEM-1", "issue" : "6", "issued" : { "date-parts" : [ [ "2018" ] ] }, "page" : "882-901", "title" : "Increasing Arctic Sea Ice Albedo Using Localized Reversible Geoengineering", "translator" : [ { "dropping-particle" : "", "family" : "K4875", "given" : "", "non-dropping-particle" : "", "parse-names" : false, "suffix" : "" } ], "type" : "article-journal", "volume" : "6" }, "uris" : [ "http://www.mendeley.com/documents/?uuid=d3eb9570-8c46-4dc3-9940-d0bc616de5e4" ] } ], "mendeley" : { "formattedCitation" : "(Field et al., 2018)", "plainTextFormattedCitation" : "(Field et al., 2018)", "previouslyFormattedCitation" : "(Field et al., 2018)"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(Field et al., 2018)</w:t>
      </w:r>
      <w:r w:rsidRPr="003862D0">
        <w:rPr>
          <w:rFonts w:eastAsia="SimSun"/>
          <w:color w:val="000000" w:themeColor="text1"/>
          <w:lang w:val="en-GB" w:eastAsia="zh-CN"/>
        </w:rPr>
        <w:fldChar w:fldCharType="end"/>
      </w:r>
      <w:r w:rsidRPr="003862D0">
        <w:rPr>
          <w:rFonts w:eastAsia="SimSun"/>
          <w:color w:val="000000" w:themeColor="text1"/>
          <w:lang w:val="en-GB" w:eastAsia="zh-CN"/>
        </w:rPr>
        <w:t xml:space="preserve">, pumping seawater on top of </w:t>
      </w:r>
      <w:r w:rsidR="008A316B" w:rsidRPr="003862D0">
        <w:rPr>
          <w:rFonts w:eastAsia="SimSun"/>
          <w:color w:val="000000" w:themeColor="text1"/>
          <w:lang w:val="en-GB" w:eastAsia="zh-CN"/>
        </w:rPr>
        <w:t xml:space="preserve">the </w:t>
      </w:r>
      <w:r w:rsidRPr="003862D0">
        <w:rPr>
          <w:rFonts w:eastAsia="SimSun"/>
          <w:color w:val="000000" w:themeColor="text1"/>
          <w:lang w:val="en-GB" w:eastAsia="zh-CN"/>
        </w:rPr>
        <w:t>ice surface</w:t>
      </w:r>
      <w:del w:id="4667" w:author="Robin Matthews" w:date="2021-06-16T18:18:00Z">
        <w:r w:rsidRPr="003862D0" w:rsidDel="00A63DD7">
          <w:rPr>
            <w:rFonts w:eastAsia="SimSun"/>
            <w:color w:val="000000" w:themeColor="text1"/>
            <w:lang w:val="en-GB" w:eastAsia="zh-CN"/>
          </w:rPr>
          <w:delText xml:space="preserve"> </w:delText>
        </w:r>
      </w:del>
      <w:r w:rsidRPr="003862D0">
        <w:rPr>
          <w:rFonts w:eastAsia="SimSun"/>
          <w:color w:val="000000" w:themeColor="text1"/>
          <w:lang w:val="en-GB" w:eastAsia="zh-CN"/>
        </w:rPr>
        <w:t xml:space="preserve"> </w:t>
      </w:r>
      <w:bookmarkStart w:id="4668" w:name="_Hlk74759919"/>
      <w:ins w:id="4669" w:author="Robin Matthews" w:date="2021-06-16T18:18:00Z">
        <w:r w:rsidR="00A63DD7">
          <w:rPr>
            <w:rFonts w:eastAsia="SimSun"/>
            <w:color w:val="000000" w:themeColor="text1"/>
            <w:lang w:eastAsia="zh-CN"/>
          </w:rPr>
          <w:fldChar w:fldCharType="begin" w:fldLock="1"/>
        </w:r>
      </w:ins>
      <w:r w:rsidR="00CD3B49">
        <w:rPr>
          <w:rFonts w:eastAsia="SimSun"/>
          <w:color w:val="000000" w:themeColor="text1"/>
          <w:lang w:val="en-US" w:eastAsia="zh-CN"/>
        </w:rPr>
        <w:instrText>ADDIN CSL_CITATION { "citationItems" : [ { "id" : "ITEM-1", "itemData" : { "DOI" : "10.1002/2016EF000410", "abstract" : "Abstract As the Earth's climate has changed, Arctic sea ice extent has decreased drastically. It is likely that the late-summer Arctic will be ice-free as soon as the 2030s. This loss of sea ice represents one of the most severe positive feedbacks in the climate system, as sunlight that would otherwise be reflected by sea ice is absorbed by open ocean. It is unlikely that CO2 levels and mean temperatures can be decreased in time to prevent this loss, so restoring sea ice artificially is an imperative. Here we investigate a means for enhancing Arctic sea ice production by using wind power during the Arctic winter to pump water to the surface, where it will freeze more rapidly. We show that where appropriate devices are employed, it is possible to increase ice thickness above natural levels, by about 1 m over the course of the winter. We examine the effects this has in the Arctic climate, concluding that deployment over 10\\% of the Arctic, especially where ice survival is marginal, could more than reverse current trends of ice loss in the Arctic, using existing industrial capacity. We propose that winter ice thickening by wind-powered pumps be considered and assessed as part of a multipronged strategy for restoring sea ice and arresting the strongest feedbacks in the climate system.", "author" : [ { "dropping-particle" : "", "family" : "Desch", "given" : "Steven J", "non-dropping-particle" : "", "parse-names" : false, "suffix" : "" }, { "dropping-particle" : "", "family" : "Smith", "given" : "Nathan", "non-dropping-particle" : "", "parse-names" : false, "suffix" : "" }, { "dropping-particle" : "", "family" : "Groppi", "given" : "Christopher", "non-dropping-particle" : "", "parse-names" : false, "suffix" : "" }, { "dropping-particle" : "", "family" : "Vargas", "given" : "Perry", "non-dropping-particle" : "", "parse-names" : false, "suffix" : "" }, { "dropping-particle" : "", "family" : "Jackson", "given" : "Rebecca", "non-dropping-particle" : "", "parse-names" : false, "suffix" : "" }, { "dropping-particle" : "", "family" : "Kalyaan", "given" : "Anusha", "non-dropping-particle" : "", "parse-names" : false, "suffix" : "" }, { "dropping-particle" : "", "family" : "Nguyen", "given" : "Peter", "non-dropping-particle" : "", "parse-names" : false, "suffix" : "" }, { "dropping-particle" : "", "family" : "Probst", "given" : "Luke", "non-dropping-particle" : "", "parse-names" : false, "suffix" : "" }, { "dropping-particle" : "", "family" : "Rubin", "given" : "Mark E", "non-dropping-particle" : "", "parse-names" : false, "suffix" : "" }, { "dropping-particle" : "", "family" : "Singleton", "given" : "Heather", "non-dropping-particle" : "", "parse-names" : false, "suffix" : "" }, { "dropping-particle" : "", "family" : "Spacek", "given" : "Alexander", "non-dropping-particle" : "", "parse-names" : false, "suffix" : "" }, { "dropping-particle" : "", "family" : "Truitt", "given" : "Amanda", "non-dropping-particle" : "", "parse-names" : false, "suffix" : "" }, { "dropping-particle" : "", "family" : "Zaw", "given" : "Pye Pye", "non-dropping-particle" : "", "parse-names" : false, "suffix" : "" }, { "dropping-particle" : "", "family" : "Hartnett", "given" : "Hilairy E", "non-dropping-particle" : "", "parse-names" : false, "suffix" : "" } ], "container-title" : "Earth's Future", "id" : "ITEM-1", "issue" : "1", "issued" : { "date-parts" : [ [ "2017" ] ] }, "page" : "107-127", "title" : "Arctic ice management", "translator" : [ { "dropping-particle" : "", "family" : "K4900", "given" : "", "non-dropping-particle" : "", "parse-names" : false, "suffix" : "" } ], "type" : "article-journal", "volume" : "5" }, "uris" : [ "http://www.mendeley.com/documents/?uuid=3d67ff49-1e5c-4f89-99ff-68c3a0173e49", "http://www.mendeley.com/documents/?uuid=0998c2eb-e9ef-4f81-b145-ffa7c065310f", "http://www.mendeley.com/documents/?uuid=21440e5b-40cf-41b7-b4d4-3e2c83e96db5" ] }, { "id" : "ITEM-2", "itemData" : { "DOI" : "10.1029/2019EF001230", "abstract" : "To counteract global warming, a geoengineering approach that aims at intervening in the Arctic ice-albedo feedback has been proposed. A large number of wind-driven pumps shall spread seawater on the surface in winter to enhance ice growth, allowing more ice to survive the summer melt. We test this idea with a coupled climate model by modifying the surface exchange processes such that the physical effect of the pumps is simulated. Based on experiments with RCP\u20098.5 scenario forcing, we find that it is possible to keep the late-summer sea ice cover at the current extent for the next \u223c60\u00a0years. The increased ice extent is accompanied by significant Arctic late-summer cooling by \u223c1.3\u2009K on average north of the polar circle (2021\u20132060). However, this cooling is not conveyed to lower latitudes. Moreover, the Arctic experiences substantial winter warming in regions with active pumps. The global annual-mean near-surface air temperature is reduced by only 0.02\u2009K (2021\u20132060). Our results cast doubt on the potential of sea ice targeted geoengineering to mitigate climate change.", "author" : [ { "dropping-particle" : "", "family" : "Zampieri", "given" : "Lorenzo", "non-dropping-particle" : "", "parse-names" : false, "suffix" : "" }, { "dropping-particle" : "", "family" : "Goessling", "given" : "Helge F", "non-dropping-particle" : "", "parse-names" : false, "suffix" : "" } ], "container-title" : "Earth's Future", "id" : "ITEM-2", "issue" : "12", "issued" : { "date-parts" : [ [ "2019" ] ] }, "page" : "1296-1306", "title" : "Sea Ice Targeted Geoengineering Can Delay Arctic Sea Ice Decline but not Global Warming", "translator" : [ { "dropping-particle" : "", "family" : "K5057", "given" : "", "non-dropping-particle" : "", "parse-names" : false, "suffix" : "" } ], "type" : "article-journal", "volume" : "7" }, "uris" : [ "http://www.mendeley.com/documents/?uuid=6976b6ba-12bb-471e-bae2-6a910ccf6aff", "http://www.mendeley.com/documents/?uuid=901f1fa6-9046-4f78-9fb8-dee4c2875fca" ] } ], "mendeley" : { "formattedCitation" : "(Desch et al., 2017; Zampieri and Goessling, 2019)", "plainTextFormattedCitation" : "(Desch et al., 2017; Zampieri and Goessling, 2019)", "previouslyFormattedCitation" : "(Desch et al., 2017; Zampieri and Goessling, 2019)" }, "properties" : { "noteIndex" : 0 }, "schema" : "https://github.com/citation-style-language/schema/raw/master/csl-citation.json" }</w:instrText>
      </w:r>
      <w:ins w:id="4670" w:author="Robin Matthews" w:date="2021-06-16T18:18:00Z">
        <w:r w:rsidR="00A63DD7">
          <w:rPr>
            <w:rFonts w:eastAsia="SimSun"/>
            <w:color w:val="000000" w:themeColor="text1"/>
            <w:lang w:eastAsia="zh-CN"/>
          </w:rPr>
          <w:fldChar w:fldCharType="separate"/>
        </w:r>
        <w:r w:rsidR="00A63DD7" w:rsidRPr="004904E1">
          <w:rPr>
            <w:rFonts w:eastAsia="SimSun"/>
            <w:noProof/>
            <w:color w:val="000000" w:themeColor="text1"/>
            <w:lang w:eastAsia="zh-CN"/>
          </w:rPr>
          <w:t>(Desch et al., 2017; Zampieri and Goessling, 2019)</w:t>
        </w:r>
        <w:r w:rsidR="00A63DD7">
          <w:rPr>
            <w:rFonts w:eastAsia="SimSun"/>
            <w:color w:val="000000" w:themeColor="text1"/>
            <w:lang w:eastAsia="zh-CN"/>
          </w:rPr>
          <w:fldChar w:fldCharType="end"/>
        </w:r>
      </w:ins>
      <w:del w:id="4671" w:author="Robin Matthews" w:date="2021-06-16T18:18:00Z">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val="en-GB" w:eastAsia="zh-CN"/>
          </w:rPr>
          <w:delInstrText>ADDIN CSL_CITATION { "citationItems" : [ { "id" : "ITEM-1", "itemData" : { "DOI" : "10.1002/2016EF000410", "abstract" : "Abstract As the Earth's climate has changed, Arctic sea ice extent has decreased drastically. It is likely that the late-summer Arctic will be ice-free as soon as the 2030s. This loss of sea ice represents one of the most severe positive feedbacks in the climate system, as sunlight that would otherwise be reflected by sea ice is absorbed by open ocean. It is unlikely that CO2 levels and mean temperatures can be decreased in time to prevent this loss, so restoring sea ice artificially is an imperative. Here we investigate a means for enhancing Arctic sea ice production by using wind power during the Arctic winter to pump water to the surface, where it will freeze more rapidly. We show that where appropriate devices are employed, it is possible to increase ice thickness above natural levels, by about 1 m over the course of the winter. We examine the effects this has in the Arctic climate, concluding that deployment over 10\\% of the Arctic, especially where ice survival is marginal, could more than reverse current trends of ice loss in the Arctic, using existing industrial capacity. We propose that winter ice thickening by wind-powered pumps be considered and assessed as part of a multipronged strategy for restoring sea ice and arresting the strongest feedbacks in the climate system.", "author" : [ { "dropping-particle" : "", "family" : "Desch", "given" : "Steven J", "non-dropping-particle" : "", "parse-names" : false, "suffix" : "" }, { "dropping-particle" : "", "family" : "Smith", "given" : "Nathan", "non-dropping-particle" : "", "parse-names" : false, "suffix" : "" }, { "dropping-particle" : "", "family" : "Groppi", "given" : "Christopher", "non-dropping-particle" : "", "parse-names" : false, "suffix" : "" }, { "dropping-particle" : "", "family" : "Vargas", "given" : "Perry", "non-dropping-particle" : "", "parse-names" : false, "suffix" : "" }, { "dropping-particle" : "", "family" : "Jackson", "given" : "Rebecca", "non-dropping-particle" : "", "parse-names" : false, "suffix" : "" }, { "dropping-particle" : "", "family" : "Kalyaan", "given" : "Anusha", "non-dropping-particle" : "", "parse-names" : false, "suffix" : "" }, { "dropping-particle" : "", "family" : "Nguyen", "given" : "Peter", "non-dropping-particle" : "", "parse-names" : false, "suffix" : "" }, { "dropping-particle" : "", "family" : "Probst", "given" : "Luke", "non-dropping-particle" : "", "parse-names" : false, "suffix" : "" }, { "dropping-particle" : "", "family" : "Rubin", "given" : "Mark E", "non-dropping-particle" : "", "parse-names" : false, "suffix" : "" }, { "dropping-particle" : "", "family" : "Singleton", "given" : "Heather", "non-dropping-particle" : "", "parse-names" : false, "suffix" :</w:delInstrText>
        </w:r>
        <w:r w:rsidR="00615634" w:rsidRPr="001A4DE9" w:rsidDel="00A63DD7">
          <w:rPr>
            <w:rFonts w:eastAsia="SimSun"/>
            <w:color w:val="000000" w:themeColor="text1"/>
            <w:lang w:eastAsia="zh-CN"/>
          </w:rPr>
          <w:delInstrText xml:space="preserve"> "" }, { "dropping-particle" : "", "family" : "Spacek", "given" : "Alexander", "non-dropping-particle" : "", "parse-names" : false, "suffix" : "" }, { "dropping-particle" : "", "family" : "Truitt", "given" : "Amanda", "non-dropping-particle" : "", "parse-names" : false, "suffix" : "" }, { "dropping-particle" : "", "family" : "Zaw", "given" : "Pye Pye", "non-dropping-particle" : "", "parse-names" : false, "suffix" : "" }, { "dropping-particle" : "", "family" : "Hartnett", "given" : "Hilairy E", "non-dropping-particle" : "", "parse-names" : false, "suffix" : "" } ], "container-title" : "Earth's Future", "id" : "ITEM-1", "issue" : "1", "issued" : { "date-parts" : [ [ "2017" ] ] }, "page" : "107-127", "title" : "Arctic ice management", "translator" : [ { "dropping-particle" : "", "family" : "K4900", "given" : "", "non-dropping-particle" : "", "parse-names" : false, "suffix" : "" } ], "type" : "article-journal", "volume" : "5" }, "uris" : [ "http://www.mendeley.com/documents/?uuid=3d67ff49-1e5c-4f89-99ff-68c3a0173e49", "http://www.mendeley.com/documents/?uuid=0998c2eb-e9ef-4f81-b145-ffa7c065310f", "http://www.mendeley.com/documents/?uuid=21440e5b-40cf-41b7-b4d4-3e2c83e96db5" ] } ], "mendeley" : { "formattedCitation" : "(Desch et al., 2017)", "plainTextFormattedCitation" : "(Desch et al., 2017)", "previouslyFormattedCitation" : "(Desch et al., 2017)"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Del="00A63DD7">
          <w:rPr>
            <w:rFonts w:eastAsia="SimSun"/>
            <w:noProof/>
            <w:color w:val="000000" w:themeColor="text1"/>
            <w:lang w:eastAsia="zh-CN"/>
          </w:rPr>
          <w:delText>(Desch et al., 2017)</w:delText>
        </w:r>
        <w:r w:rsidRPr="003862D0" w:rsidDel="00A63DD7">
          <w:rPr>
            <w:rFonts w:eastAsia="SimSun"/>
            <w:color w:val="000000" w:themeColor="text1"/>
            <w:lang w:val="en-GB" w:eastAsia="zh-CN"/>
          </w:rPr>
          <w:fldChar w:fldCharType="end"/>
        </w:r>
        <w:r w:rsidRPr="006C466A" w:rsidDel="00A63DD7">
          <w:rPr>
            <w:rFonts w:eastAsia="SimSun"/>
            <w:color w:val="000000" w:themeColor="text1"/>
            <w:lang w:eastAsia="zh-CN"/>
          </w:rPr>
          <w:delText xml:space="preserve"> </w:delText>
        </w:r>
        <w:r w:rsidRPr="003862D0" w:rsidDel="00A63DD7">
          <w:rPr>
            <w:rFonts w:eastAsia="SimSun"/>
            <w:color w:val="000000" w:themeColor="text1"/>
            <w:lang w:val="en-GB" w:eastAsia="zh-CN"/>
          </w:rPr>
          <w:fldChar w:fldCharType="begin" w:fldLock="1"/>
        </w:r>
        <w:r w:rsidR="00615634" w:rsidDel="00A63DD7">
          <w:rPr>
            <w:rFonts w:eastAsia="SimSun"/>
            <w:color w:val="000000" w:themeColor="text1"/>
            <w:lang w:eastAsia="zh-CN"/>
          </w:rPr>
          <w:delInstrText>ADDIN CSL_CITATION { "citationItems" : [ { "id" : "ITEM-1", "itemData" : { "DOI" : "10.1029/2019EF001230", "abstract" : "To counteract global warming, a geoengineering approach that aims at intervening in the Arctic ice-albedo feedback has been proposed. A large number of wind-driven pumps shall spread seawater on the surface in winter to enhance ice growth, allowing more ice to survive the summer melt. We test this idea with a coupled climate model by modifying the surface exchange processes such that the physical effect of the pumps is simulated. Based on experiments with RCP\u20098.5 scenario forcing, we find that it is possible to keep the late-summer sea ice cover at the current extent for the next \u223c60\u00a0years. The increased ice extent is accompanied by significant Arctic late-summer cooling by \u223c1.3\u2009K on average north of the polar circle (2021\u20132060). However, this cooling is not conveyed to lower latitudes. Moreover, the Arctic experiences substantial winter warming in regions with</w:delInstrText>
        </w:r>
        <w:r w:rsidR="00615634" w:rsidRPr="003741E9" w:rsidDel="00A63DD7">
          <w:rPr>
            <w:rFonts w:eastAsia="SimSun"/>
            <w:color w:val="000000" w:themeColor="text1"/>
            <w:lang w:val="en-US" w:eastAsia="zh-CN"/>
          </w:rPr>
          <w:delInstrText xml:space="preserve"> active pumps. The global annual-mean near-surface air temperature is reduced by only 0.02\u2009K (2021\u20132060). Our results cast doubt on the potential of sea ice targeted geoengineering to mitigate climate change.", "author" : [ { "dropping-particle" : "", "family" : "Zampieri", "given" : "Lorenzo", "non-dropping-particle" : "", "parse-names" : false, "suffix" : "" }, { "dropping-particle" : "", "family" : "Goessling", "given" : "Helge F", "non-dropping-particle" : "", "parse-names" : false, "suffix" : "" } ], "container-title" : "Earth's Future", "id" : "ITEM-1", "issue" : "12", "issued" : { "date-parts" : [ [ "2019" ] ] }, "page" : "1296-1306", "title" : "Sea Ice Targeted Geoengineering Can Delay Arctic Sea Ice Decline but not Global Warming", "translator" : [ { "dropping-particle" : "", "family" : "K5057", "given" : "", "non-dropping-particle" : "", "parse-names" : false, "suffix" : "" } ], "type" : "article-journal", "volume" : "7" }, "uris" : [ "http://www.mendeley.com/documents/?uuid=6976b6ba-12bb-471e-bae2-6a910ccf6aff", "http://www.mendeley.com/documents/?uuid=901f1fa6-9046-4f78-9fb8-dee4c2875fca" ] } ], "mendeley" : { "formattedCitation" : "(Zampieri and Goessling, 2019)", "plainTextFormattedCitation" : "(Zampieri and Goessling, 2019)", "previouslyFormattedCitation" : "(Zampieri and Goessling, 2019)" }, "properties" : { "noteIndex" : 0 }, "schema" : "https://github.com/citation-style-language/schema/raw/master/csl-citation.json" }</w:delInstrText>
        </w:r>
        <w:r w:rsidRPr="003862D0" w:rsidDel="00A63DD7">
          <w:rPr>
            <w:rFonts w:eastAsia="SimSun"/>
            <w:color w:val="000000" w:themeColor="text1"/>
            <w:lang w:val="en-GB" w:eastAsia="zh-CN"/>
          </w:rPr>
          <w:fldChar w:fldCharType="separate"/>
        </w:r>
        <w:r w:rsidR="00016735" w:rsidRPr="003741E9" w:rsidDel="00A63DD7">
          <w:rPr>
            <w:rFonts w:eastAsia="SimSun"/>
            <w:noProof/>
            <w:color w:val="000000" w:themeColor="text1"/>
            <w:lang w:val="en-US" w:eastAsia="zh-CN"/>
          </w:rPr>
          <w:delText>(Zampieri and Goessling, 2019)</w:delText>
        </w:r>
        <w:r w:rsidRPr="003862D0" w:rsidDel="00A63DD7">
          <w:rPr>
            <w:rFonts w:eastAsia="SimSun"/>
            <w:color w:val="000000" w:themeColor="text1"/>
            <w:lang w:val="en-GB" w:eastAsia="zh-CN"/>
          </w:rPr>
          <w:fldChar w:fldCharType="end"/>
        </w:r>
      </w:del>
      <w:bookmarkEnd w:id="4668"/>
      <w:r w:rsidRPr="003741E9">
        <w:rPr>
          <w:rFonts w:eastAsia="SimSun"/>
          <w:color w:val="000000" w:themeColor="text1"/>
          <w:lang w:val="en-US" w:eastAsia="zh-CN"/>
        </w:rPr>
        <w:t>,</w:t>
      </w:r>
      <w:r w:rsidR="008A316B" w:rsidRPr="003741E9">
        <w:rPr>
          <w:rFonts w:eastAsia="SimSun"/>
          <w:color w:val="000000" w:themeColor="text1"/>
          <w:lang w:val="en-US" w:eastAsia="zh-CN"/>
        </w:rPr>
        <w:t xml:space="preserve"> </w:t>
      </w:r>
      <w:r w:rsidRPr="003741E9">
        <w:rPr>
          <w:rFonts w:eastAsia="SimSun"/>
          <w:color w:val="000000" w:themeColor="text1"/>
          <w:lang w:val="en-US" w:eastAsia="zh-CN"/>
        </w:rPr>
        <w:t xml:space="preserve">depositing </w:t>
      </w:r>
      <w:ins w:id="4672" w:author="Sara M Tuson" w:date="2021-07-21T07:09:00Z">
        <w:r w:rsidR="009E356A">
          <w:rPr>
            <w:rFonts w:eastAsia="SimSun"/>
            <w:color w:val="000000" w:themeColor="text1"/>
            <w:lang w:val="en-US" w:eastAsia="zh-CN"/>
          </w:rPr>
          <w:t xml:space="preserve">a </w:t>
        </w:r>
      </w:ins>
      <w:r w:rsidRPr="003741E9">
        <w:rPr>
          <w:rFonts w:eastAsia="SimSun"/>
          <w:color w:val="000000" w:themeColor="text1"/>
          <w:lang w:val="en-US" w:eastAsia="zh-CN"/>
        </w:rPr>
        <w:t xml:space="preserve">massive amount of snow over ice sheets </w:t>
      </w:r>
      <w:r w:rsidRPr="003862D0">
        <w:rPr>
          <w:rFonts w:eastAsia="SimSun"/>
          <w:color w:val="000000" w:themeColor="text1"/>
          <w:lang w:val="en-GB" w:eastAsia="zh-CN"/>
        </w:rPr>
        <w:fldChar w:fldCharType="begin" w:fldLock="1"/>
      </w:r>
      <w:r w:rsidR="00615634" w:rsidRPr="003741E9">
        <w:rPr>
          <w:rFonts w:eastAsia="SimSun"/>
          <w:color w:val="000000" w:themeColor="text1"/>
          <w:lang w:val="en-US" w:eastAsia="zh-CN"/>
        </w:rPr>
        <w:instrText xml:space="preserve">ADDIN CSL_CITATION { "citationItems" : [ { "id" : "ITEM-1", "itemData" : { "DOI" : "10.1126/sciadv.aaw4132", "abstract" : "There is evidence that a self-sustaining ice discharge from the West Antarctic Ice Sheet (WAIS) has started, potentially leading to its disintegration. The associated sea level rise of more than 3m would pose a serious challenge to highly populated areas including metropolises such as Calcutta, Shanghai, New York City, and Tokyo. Here, we show that the WAIS may be stabilized through mass deposition in coastal regions around Pine Island and Thwaites glaciers. In our numerical simulations, a minimum of 7400 Gt of additional snowfall stabilizes the flow if applied over a short period of 10 years onto the region (-2 mm year-1 sea level equivalent). Mass deposition at a lower rate increases the intervention time and the required total amount of snow. We find that the precise conditions of such an operation are crucial, and potential benefits need to be weighed against environmental hazards, future risks, and enormous </w:instrText>
      </w:r>
      <w:r w:rsidR="00615634" w:rsidRPr="00AF47C0">
        <w:rPr>
          <w:rFonts w:eastAsia="SimSun"/>
          <w:color w:val="000000" w:themeColor="text1"/>
          <w:lang w:val="en-GB" w:eastAsia="zh-CN"/>
        </w:rPr>
        <w:instrText>technical challenges.", "author" : [ { "dropping-particle" : "", "family" : "Feldmann", "given" : "Johannes", "non-dropping-particle" : "", "parse-names" : false, "suffix" : "" }, { "dropping-particle" : "", "family" : "Levermann", "given" : "Anders", "non-dropping-particle" : "", "parse-names" : false, "suffix" : "" }, { "dropping-particle" : "", "family" : "Menge</w:instrText>
      </w:r>
      <w:r w:rsidR="00615634" w:rsidRPr="001A4DE9">
        <w:rPr>
          <w:rFonts w:eastAsia="SimSun"/>
          <w:color w:val="000000" w:themeColor="text1"/>
          <w:lang w:val="en-GB" w:eastAsia="zh-CN"/>
        </w:rPr>
        <w:instrText>l", "given" : "Matthias", "non-dropping-particle" : "", "parse-names" : false, "suffix" : "" } ], "container-title" : "Science Advances", "id" : "ITEM-1", "issue" : "7", "issued" : { "date-parts" : [ [ "2019" ] ] }, "publisher" : "American Association for the Advancement of Science", "title" : "Stabilizing the West Antarctic Ice Sheet by surface mass deposition", "translator" : [ { "dropping-particle" : "", "family" : "K5028", "given" : "", "non-dropping-particle" : "", "parse-names" : false, "suffix" : "" } ], "type" : "article-journal", "volume" : "5" }, "uris" : [ "http://www.mendeley.com/documents/?uuid=6b77c8c2-f57c-4e28-82fc-624ef54c7522", "http://www.mendeley.com/documents/?uuid=65c9af56-b038-4fd8-9f6b-73d8103f2737", "http://www.mendeley.com/documents/?uuid=c9410d41-fbf9-4cd3-a479-e055207a2010" ] } ], "mendeley" : { "formattedCitation" : "(Feldmann et al., 2019)", "plainTextFormattedCitation" : "(Feldmann et al., 2019)", "previouslyFormattedCitation" : "(Feldmann et al., 2019)" }, "properties" : { "noteIndex" : 0 }, "schema" : "https://github.com/citation-style-language/schema/raw/master/csl-citation.json" }</w:instrText>
      </w:r>
      <w:r w:rsidRPr="003862D0">
        <w:rPr>
          <w:rFonts w:eastAsia="SimSun"/>
          <w:color w:val="000000" w:themeColor="text1"/>
          <w:lang w:val="en-GB" w:eastAsia="zh-CN"/>
        </w:rPr>
        <w:fldChar w:fldCharType="separate"/>
      </w:r>
      <w:r w:rsidR="00016735">
        <w:rPr>
          <w:rFonts w:eastAsia="SimSun"/>
          <w:noProof/>
          <w:color w:val="000000" w:themeColor="text1"/>
          <w:lang w:val="en-GB" w:eastAsia="zh-CN"/>
        </w:rPr>
        <w:t>(Feldmann et al., 2019)</w:t>
      </w:r>
      <w:r w:rsidRPr="003862D0">
        <w:rPr>
          <w:rFonts w:eastAsia="SimSun"/>
          <w:color w:val="000000" w:themeColor="text1"/>
          <w:lang w:val="en-GB" w:eastAsia="zh-CN"/>
        </w:rPr>
        <w:fldChar w:fldCharType="end"/>
      </w:r>
      <w:r w:rsidRPr="003862D0">
        <w:rPr>
          <w:rFonts w:eastAsia="SimSun"/>
          <w:color w:val="000000" w:themeColor="text1"/>
          <w:lang w:val="en-GB" w:eastAsia="zh-CN"/>
        </w:rPr>
        <w:t xml:space="preserve">, and blocking warm seawater from reaching glaciers </w:t>
      </w:r>
      <w:commentRangeStart w:id="4673"/>
      <w:r w:rsidRPr="003862D0">
        <w:rPr>
          <w:rFonts w:eastAsia="SimSun"/>
          <w:color w:val="000000" w:themeColor="text1"/>
          <w:lang w:val="en-GB" w:eastAsia="zh-CN"/>
        </w:rPr>
        <w:fldChar w:fldCharType="begin" w:fldLock="1"/>
      </w:r>
      <w:ins w:id="4674" w:author="Robin Matthews" w:date="2021-06-16T18:18:00Z">
        <w:r w:rsidR="00A63DD7">
          <w:rPr>
            <w:rFonts w:eastAsia="SimSun"/>
            <w:color w:val="000000" w:themeColor="text1"/>
            <w:lang w:val="en-GB" w:eastAsia="zh-CN"/>
          </w:rPr>
          <w:instrText>ADDIN CSL_CITATION { "citationItems" : [ { "id" : "ITEM-1", "itemData" : { "DOI" : "10.1038/d41586-018-03036-4", "ISSN" : "0028-0836", "author" : [ { "dropping-particle" : "", "family" : "Moore", "given" : "John C", "non-dropping-particle" : "", "parse-names" : false, "suffix" : "" }, { "dropping-particle" : "", "family" : "Gladstone", "given" : "Rupert", "non-dropping-particle" : "", "parse-names" : false, "suffix" : "" }, { "dropping-particle" : "", "family" : "Zwinger", "given" : "Thomas", "non-dropping-particle" : "", "parse-names" : false, "suffix" : "" }, { "dropping-particle" : "", "family" : "Wolovick", "given" : "Michael", "non-dropping-particle" : "", "parse-names" : false, "suffix" : "" } ], "container-title" : "Nature", "id" : "ITEM-1", "issue" : "7696", "issued" : { "date-parts" : [ [ "2018", "3", "14" ] ] }, "page" : "303-305", "title" : "Geoengineer polar glaciers to slow sea-level rise", "translator" : [ { "dropping-particle" : "", "family" : "K5027", "given" : "", "non-dropping-particle" : "", "parse-names" : false, "suffix" : "" } ], "type" : "article-journal", "volume" : "555" }, "uris" : [ "http://www.mendeley.com/documents/?uuid=4ecbcf61-5d91-4bd4-9cd2-607147732526", "http://www.mendeley.com/documents/?uuid=c59b2ca0-7c46-4276-8070-2a95b6cb3fb9", "http://www.mendeley.com/documents/?uuid=0bf0f8ef-4d1f-4e8d-a18a-df5f1dbdeebd" ] } ], "mendeley" : { "formattedCitation" : "(Moore et al., 2018a)", "manualFormatting" : "(J.C. Moore et al., 2018)", "plainTextFormattedCitation" : "(Moore et al., 2018a)", "previouslyFormattedCitation" : "(Moore et al., 2018a)" }, "properties" : { "noteIndex" : 0 }, "schema" : "https://github.com/citation-style-language/schema/raw/master/csl-citation.json" }</w:instrText>
        </w:r>
      </w:ins>
      <w:del w:id="4675" w:author="Robin Matthews" w:date="2021-06-16T18:18:00Z">
        <w:r w:rsidR="00615634" w:rsidDel="00A63DD7">
          <w:rPr>
            <w:rFonts w:eastAsia="SimSun"/>
            <w:color w:val="000000" w:themeColor="text1"/>
            <w:lang w:val="en-GB" w:eastAsia="zh-CN"/>
          </w:rPr>
          <w:delInstrText>ADDIN CSL_CITATION { "citationItems" : [ { "id" : "ITEM-1", "itemData" : { "DOI" : "10.1038/d41586-018-03036-4", "ISSN" : "0028-0836", "author" : [ { "dropping-particle" : "", "family" : "Moore", "given" : "John C", "non-dropping-particle" : "", "parse-names" : false, "suffix" : "" }, { "dropping-particle" : "", "family" : "Gladstone", "given" : "Rupert", "non-dropping-particle" : "", "parse-names" : false, "suffix" : "" }, { "dropping-particle" : "", "family" : "Zwinger", "given" : "Thomas", "non-dropping-particle" : "", "parse-names" : false, "suffix" : "" }, { "dropping-particle" : "", "family" : "Wolovick", "given" : "Michael", "non-dropping-particle" : "", "parse-names" : false, "suffix" : "" } ], "container-title" : "Nature", "id" : "ITEM-1", "issue" : "7696", "issued" : { "date-parts" : [ [ "2018", "3", "14" ] ] }, "page" : "303-305", "title" : "Geoengineer polar glaciers to slow sea-level rise", "translator" : [ { "dropping-particle" : "", "family" : "K5027", "given" : "", "non-dropping-particle" : "", "parse-names" : false, "suffix" : "" } ], "type" : "article-journal", "volume" : "555" }, "uris" : [ "http://www.mendeley.com/documents/?uuid=4ecbcf61-5d91-4bd4-9cd2-607147732526", "http://www.mendeley.com/documents/?uuid=c59b2ca0-7c46-4276-8070-2a95b6cb3fb9", "http://www.mendeley.com/documents/?uuid=0bf0f8ef-4d1f-4e8d-a18a-df5f1dbdeebd" ] } ], "mendeley" : { "formattedCitation" : "(Moore et al., 2018a)", "plainTextFormattedCitation" : "(Moore et al., 2018a)", "previouslyFormattedCitation" : "(Moore et al., 2018a)" }, "properties" : { "noteIndex" : 0 }, "schema" : "https://github.com/citation-style-language/schema/raw/master/csl-citation.json" }</w:delInstrText>
        </w:r>
      </w:del>
      <w:r w:rsidRPr="003862D0">
        <w:rPr>
          <w:rFonts w:eastAsia="SimSun"/>
          <w:color w:val="000000" w:themeColor="text1"/>
          <w:lang w:val="en-GB" w:eastAsia="zh-CN"/>
        </w:rPr>
        <w:fldChar w:fldCharType="separate"/>
      </w:r>
      <w:r w:rsidR="00016735">
        <w:rPr>
          <w:rFonts w:eastAsia="SimSun"/>
          <w:noProof/>
          <w:color w:val="000000" w:themeColor="text1"/>
          <w:lang w:val="en-GB" w:eastAsia="zh-CN"/>
        </w:rPr>
        <w:t>(</w:t>
      </w:r>
      <w:ins w:id="4676" w:author="Robin Matthews" w:date="2021-06-16T18:18:00Z">
        <w:r w:rsidR="00A63DD7">
          <w:rPr>
            <w:rFonts w:eastAsia="SimSun"/>
            <w:noProof/>
            <w:color w:val="000000" w:themeColor="text1"/>
            <w:lang w:val="en-GB" w:eastAsia="zh-CN"/>
          </w:rPr>
          <w:t xml:space="preserve">J.C. </w:t>
        </w:r>
      </w:ins>
      <w:r w:rsidR="00016735">
        <w:rPr>
          <w:rFonts w:eastAsia="SimSun"/>
          <w:noProof/>
          <w:color w:val="000000" w:themeColor="text1"/>
          <w:lang w:val="en-GB" w:eastAsia="zh-CN"/>
        </w:rPr>
        <w:t>Moore et al., 2018</w:t>
      </w:r>
      <w:del w:id="4677" w:author="Robin Matthews" w:date="2021-06-16T18:18:00Z">
        <w:r w:rsidR="00016735" w:rsidDel="00A63DD7">
          <w:rPr>
            <w:rFonts w:eastAsia="SimSun"/>
            <w:noProof/>
            <w:color w:val="000000" w:themeColor="text1"/>
            <w:lang w:val="en-GB" w:eastAsia="zh-CN"/>
          </w:rPr>
          <w:delText>a</w:delText>
        </w:r>
      </w:del>
      <w:r w:rsidR="00016735">
        <w:rPr>
          <w:rFonts w:eastAsia="SimSun"/>
          <w:noProof/>
          <w:color w:val="000000" w:themeColor="text1"/>
          <w:lang w:val="en-GB" w:eastAsia="zh-CN"/>
        </w:rPr>
        <w:t>)</w:t>
      </w:r>
      <w:r w:rsidRPr="003862D0">
        <w:rPr>
          <w:rFonts w:eastAsia="SimSun"/>
          <w:color w:val="000000" w:themeColor="text1"/>
          <w:lang w:val="en-GB" w:eastAsia="zh-CN"/>
        </w:rPr>
        <w:fldChar w:fldCharType="end"/>
      </w:r>
      <w:commentRangeEnd w:id="4673"/>
      <w:r w:rsidR="00016735">
        <w:rPr>
          <w:rStyle w:val="CommentReference"/>
        </w:rPr>
        <w:commentReference w:id="4673"/>
      </w:r>
      <w:r w:rsidRPr="003862D0">
        <w:rPr>
          <w:rFonts w:eastAsia="SimSun"/>
          <w:color w:val="000000" w:themeColor="text1"/>
          <w:lang w:val="en-GB" w:eastAsia="zh-CN"/>
        </w:rPr>
        <w:t xml:space="preserve">. The stabilization of ice sheets through local intervention methods </w:t>
      </w:r>
      <w:r w:rsidR="008A316B" w:rsidRPr="003862D0">
        <w:rPr>
          <w:rFonts w:eastAsia="SimSun"/>
          <w:color w:val="000000" w:themeColor="text1"/>
          <w:lang w:val="en-GB" w:eastAsia="zh-CN"/>
        </w:rPr>
        <w:t xml:space="preserve">would </w:t>
      </w:r>
      <w:r w:rsidRPr="003862D0">
        <w:rPr>
          <w:rFonts w:eastAsia="SimSun"/>
          <w:color w:val="000000" w:themeColor="text1"/>
          <w:lang w:val="en-GB" w:eastAsia="zh-CN"/>
        </w:rPr>
        <w:t xml:space="preserve">reduce sea level </w:t>
      </w:r>
      <w:r w:rsidR="001801A3" w:rsidRPr="003862D0">
        <w:rPr>
          <w:rFonts w:eastAsia="SimSun"/>
          <w:color w:val="000000" w:themeColor="text1"/>
          <w:lang w:val="en-GB" w:eastAsia="zh-CN"/>
        </w:rPr>
        <w:t>commitment</w:t>
      </w:r>
      <w:r w:rsidRPr="003862D0">
        <w:rPr>
          <w:rFonts w:eastAsia="SimSun"/>
          <w:color w:val="000000" w:themeColor="text1"/>
          <w:lang w:val="en-GB" w:eastAsia="zh-CN"/>
        </w:rPr>
        <w:t xml:space="preserve"> (Section 9.6.3.5). However, these methods are subject to large uncertainty concerning their feasibility and effectiveness</w:t>
      </w:r>
      <w:r w:rsidR="008A316B" w:rsidRPr="003862D0">
        <w:rPr>
          <w:rFonts w:eastAsia="SimSun"/>
          <w:color w:val="000000" w:themeColor="text1"/>
          <w:lang w:val="en-GB" w:eastAsia="zh-CN"/>
        </w:rPr>
        <w:t>,</w:t>
      </w:r>
      <w:r w:rsidRPr="003862D0">
        <w:rPr>
          <w:rFonts w:eastAsia="SimSun"/>
          <w:color w:val="000000" w:themeColor="text1"/>
          <w:lang w:val="en-GB" w:eastAsia="zh-CN"/>
        </w:rPr>
        <w:t xml:space="preserve"> and their effects would be largely localized. </w:t>
      </w:r>
    </w:p>
    <w:bookmarkEnd w:id="4455"/>
    <w:p w14:paraId="1299BCF7" w14:textId="77777777" w:rsidR="003E7C11" w:rsidRPr="003862D0" w:rsidRDefault="003E7C11" w:rsidP="003E7C11">
      <w:pPr>
        <w:pStyle w:val="AR6BodyText"/>
        <w:rPr>
          <w:rFonts w:eastAsia="SimSun"/>
          <w:color w:val="000000" w:themeColor="text1"/>
          <w:lang w:val="en-GB" w:eastAsia="zh-CN"/>
        </w:rPr>
      </w:pPr>
    </w:p>
    <w:bookmarkEnd w:id="4456"/>
    <w:p w14:paraId="2EF319E9" w14:textId="65047D67" w:rsidR="003E7C11" w:rsidRPr="003862D0" w:rsidRDefault="003E7C11">
      <w:pPr>
        <w:pStyle w:val="AR6Chap4Level441111"/>
        <w:rPr>
          <w:bCs/>
        </w:rPr>
        <w:pPrChange w:id="4678" w:author="Tom Maycock" w:date="2021-09-07T10:35:00Z">
          <w:pPr>
            <w:pStyle w:val="AR6BodyText"/>
          </w:pPr>
        </w:pPrChange>
      </w:pPr>
      <w:r w:rsidRPr="003862D0">
        <w:t>Detectability of climate response to</w:t>
      </w:r>
      <w:ins w:id="4679" w:author="Ian Blenkinsop" w:date="2021-07-27T16:20:00Z">
        <w:r w:rsidR="002A7B42">
          <w:t xml:space="preserve"> solar radiation modification</w:t>
        </w:r>
      </w:ins>
      <w:r w:rsidRPr="003862D0">
        <w:t xml:space="preserve"> </w:t>
      </w:r>
      <w:del w:id="4680" w:author="Ian Blenkinsop" w:date="2021-07-27T16:20:00Z">
        <w:r w:rsidRPr="003862D0" w:rsidDel="002A7B42">
          <w:delText>SRM</w:delText>
        </w:r>
      </w:del>
    </w:p>
    <w:p w14:paraId="3F35D2BE" w14:textId="0CFD601C" w:rsidR="003E7C11" w:rsidRPr="003862D0" w:rsidRDefault="003E7C11" w:rsidP="003E7C11">
      <w:pPr>
        <w:pStyle w:val="AR6BodyText"/>
        <w:rPr>
          <w:lang w:val="en-GB"/>
        </w:rPr>
      </w:pPr>
      <w:r w:rsidRPr="003862D0">
        <w:rPr>
          <w:lang w:val="en-GB"/>
        </w:rPr>
        <w:t xml:space="preserve">Internal variability could mask the </w:t>
      </w:r>
      <w:r w:rsidR="00F72148" w:rsidRPr="003862D0">
        <w:rPr>
          <w:lang w:val="en-GB"/>
        </w:rPr>
        <w:t xml:space="preserve">response to </w:t>
      </w:r>
      <w:ins w:id="4681" w:author="Ian Blenkinsop" w:date="2021-07-27T16:20:00Z">
        <w:r w:rsidR="002A7B42">
          <w:rPr>
            <w:lang w:val="en-GB"/>
          </w:rPr>
          <w:t>solar radiation modification (</w:t>
        </w:r>
      </w:ins>
      <w:r w:rsidR="00F72148" w:rsidRPr="003862D0">
        <w:rPr>
          <w:lang w:val="en-GB"/>
        </w:rPr>
        <w:t>SRM</w:t>
      </w:r>
      <w:ins w:id="4682" w:author="Ian Blenkinsop" w:date="2021-07-27T16:20:00Z">
        <w:r w:rsidR="002A7B42">
          <w:rPr>
            <w:lang w:val="en-GB"/>
          </w:rPr>
          <w:t>)</w:t>
        </w:r>
      </w:ins>
      <w:r w:rsidR="00F72148" w:rsidRPr="003862D0">
        <w:rPr>
          <w:lang w:val="en-GB"/>
        </w:rPr>
        <w:t xml:space="preserve">-related </w:t>
      </w:r>
      <w:r w:rsidRPr="003862D0">
        <w:rPr>
          <w:lang w:val="en-GB"/>
        </w:rPr>
        <w:t>forcing in the near term (</w:t>
      </w:r>
      <w:del w:id="4683" w:author="Sara M Tuson" w:date="2021-07-15T14:47:00Z">
        <w:r w:rsidRPr="003862D0" w:rsidDel="00097141">
          <w:rPr>
            <w:lang w:val="en-GB"/>
          </w:rPr>
          <w:delText xml:space="preserve">see </w:delText>
        </w:r>
        <w:r w:rsidR="00F72148" w:rsidRPr="003862D0" w:rsidDel="00097141">
          <w:rPr>
            <w:lang w:val="en-GB"/>
          </w:rPr>
          <w:delText xml:space="preserve">also </w:delText>
        </w:r>
      </w:del>
      <w:r w:rsidR="00BA2347" w:rsidRPr="003862D0">
        <w:rPr>
          <w:lang w:val="en-GB"/>
        </w:rPr>
        <w:t>Section</w:t>
      </w:r>
      <w:r w:rsidRPr="003862D0">
        <w:rPr>
          <w:lang w:val="en-GB"/>
        </w:rPr>
        <w:t xml:space="preserve"> </w:t>
      </w:r>
      <w:r w:rsidR="00FA6D4F" w:rsidRPr="003862D0">
        <w:rPr>
          <w:lang w:val="en-GB"/>
        </w:rPr>
        <w:t>4.6.3.1</w:t>
      </w:r>
      <w:r w:rsidRPr="003862D0">
        <w:rPr>
          <w:lang w:val="en-GB"/>
        </w:rPr>
        <w:t xml:space="preserve">). A detection of the global scale climate system response to stratospheric </w:t>
      </w:r>
      <w:r w:rsidR="001801A3" w:rsidRPr="003862D0">
        <w:rPr>
          <w:lang w:val="en-GB"/>
        </w:rPr>
        <w:t>sulphate</w:t>
      </w:r>
      <w:r w:rsidRPr="003862D0">
        <w:rPr>
          <w:lang w:val="en-GB"/>
        </w:rPr>
        <w:t xml:space="preserve"> aerosol injection will</w:t>
      </w:r>
      <w:r w:rsidRPr="003862D0">
        <w:rPr>
          <w:i/>
          <w:lang w:val="en-GB"/>
        </w:rPr>
        <w:t xml:space="preserve"> likely</w:t>
      </w:r>
      <w:r w:rsidRPr="003862D0">
        <w:rPr>
          <w:lang w:val="en-GB"/>
        </w:rPr>
        <w:t xml:space="preserve"> require a forcing of the size produced by the 1991 Mount Pinatubo eruption </w:t>
      </w:r>
      <w:r w:rsidRPr="003862D0">
        <w:rPr>
          <w:lang w:val="en-GB"/>
        </w:rPr>
        <w:fldChar w:fldCharType="begin" w:fldLock="1"/>
      </w:r>
      <w:r w:rsidR="00615634">
        <w:rPr>
          <w:lang w:val="en-GB"/>
        </w:rPr>
        <w:instrText>ADDIN CSL_CITATION { "citationItems" : [ { "id" : "ITEM-1", "itemData" : { "DOI" : "10.1126/science.1186237", "ISSN" : "0036-8075", "author" : [ { "dropping-particle" : "", "family" : "Robock", "given" : "Alan", "non-dropping-particle" : "", "parse-names" : false, "suffix" : "" }, { "dropping-particle" : "", "family" : "Bunzl", "given" : "Martin", "non-dropping-particle" : "", "parse-names" : false, "suffix" : "" }, { "dropping-particle" : "", "family" : "Kravitz", "given" : "Ben", "non-dropping-particle" : "", "parse-names" : false, "suffix" : "" }, { "dropping-particle" : "", "family" : "Stenchikov", "given" : "Georgiy L", "non-dropping-particle" : "", "parse-names" : false, "suffix" : "" } ], "container-title" : "Science", "id" : "ITEM-1", "issue" : "5965", "issued" : { "date-parts" : [ [ "2010", "1", "29" ] ] }, "page" : "530-531", "title" : "A Test for Geoengineering?", "translator" : [ { "dropping-particle" : "", "family" : "K3009", "given" : "", "non-dropping-particle" : "", "parse-names" : false, "suffix" : "" } ], "type" : "article-journal", "volume" : "327" }, "uris" : [ "http://www.mendeley.com/documents/?uuid=18d28bda-ffc0-4a67-80d0-580c01e3212a" ] } ], "mendeley" : { "formattedCitation" : "(Robock et al., 2010)", "plainTextFormattedCitation" : "(Robock et al., 2010)", "previouslyFormattedCitation" : "(Robock et al., 2010)" }, "properties" : { "noteIndex" : 0 }, "schema" : "https://github.com/citation-style-language/schema/raw/master/csl-citation.json" }</w:instrText>
      </w:r>
      <w:r w:rsidRPr="003862D0">
        <w:rPr>
          <w:lang w:val="en-GB"/>
        </w:rPr>
        <w:fldChar w:fldCharType="separate"/>
      </w:r>
      <w:r w:rsidR="00016735">
        <w:rPr>
          <w:noProof/>
          <w:lang w:val="en-GB"/>
        </w:rPr>
        <w:t>(Robock et al., 2010)</w:t>
      </w:r>
      <w:r w:rsidRPr="003862D0">
        <w:rPr>
          <w:lang w:val="en-GB"/>
        </w:rPr>
        <w:fldChar w:fldCharType="end"/>
      </w:r>
      <w:r w:rsidRPr="003862D0">
        <w:rPr>
          <w:lang w:val="en-GB"/>
        </w:rPr>
        <w:t>. In model simulations of where 5 Tg SO</w:t>
      </w:r>
      <w:r w:rsidRPr="003862D0">
        <w:rPr>
          <w:vertAlign w:val="subscript"/>
          <w:lang w:val="en-GB"/>
        </w:rPr>
        <w:t>2</w:t>
      </w:r>
      <w:r w:rsidRPr="003862D0">
        <w:rPr>
          <w:lang w:val="en-GB"/>
        </w:rPr>
        <w:t xml:space="preserve"> is injected into the stratosphere continuously (roughly</w:t>
      </w:r>
      <w:r w:rsidRPr="003862D0">
        <w:rPr>
          <w:rFonts w:eastAsia="SimSun"/>
          <w:lang w:val="en-GB" w:eastAsia="zh-CN"/>
        </w:rPr>
        <w:t xml:space="preserve"> </w:t>
      </w:r>
      <w:r w:rsidRPr="003862D0">
        <w:rPr>
          <w:lang w:val="en-GB"/>
        </w:rPr>
        <w:t>one fourth of the 1991 Pinatubo eruption per year) under RCP 4.5,</w:t>
      </w:r>
      <w:r w:rsidRPr="003862D0">
        <w:rPr>
          <w:rFonts w:eastAsia="SimSun"/>
          <w:lang w:val="en-GB" w:eastAsia="zh-CN"/>
        </w:rPr>
        <w:t xml:space="preserve"> </w:t>
      </w:r>
      <w:r w:rsidRPr="003862D0">
        <w:rPr>
          <w:lang w:val="en-GB"/>
        </w:rPr>
        <w:t>it is shown that</w:t>
      </w:r>
      <w:r w:rsidR="00F72148" w:rsidRPr="003862D0">
        <w:rPr>
          <w:lang w:val="en-GB"/>
        </w:rPr>
        <w:t>,</w:t>
      </w:r>
      <w:r w:rsidRPr="003862D0">
        <w:rPr>
          <w:lang w:val="en-GB"/>
        </w:rPr>
        <w:t xml:space="preserve"> relative to the high-GHG world without SRM, the effect of SRM on global temperature and precipitation is detectable after one to two decades </w:t>
      </w:r>
      <w:commentRangeStart w:id="4684"/>
      <w:commentRangeStart w:id="4685"/>
      <w:r w:rsidR="00146E34" w:rsidRPr="003862D0">
        <w:rPr>
          <w:lang w:val="en-GB"/>
        </w:rPr>
        <w:fldChar w:fldCharType="begin" w:fldLock="1"/>
      </w:r>
      <w:r w:rsidR="004B7E49">
        <w:rPr>
          <w:lang w:val="en-GB"/>
        </w:rPr>
        <w:instrText>ADDIN CSL_CITATION { "citationItems" : [ { "id" : "ITEM-1", "itemData" : { "DOI" : "10.1002/2015JD023954", "ISSN" : "2169-897X", "abstract" : "We assess the detection and attribution (D&amp;A) of climate engineering (CE) as a function of their duration after initiation. We employ ``surrogate{''} climates where observations are mimicked by simulations. Unlike classical, stationary D&amp;A, the null hypothesis for this analysis is the nonstationary gradual warming caused by continued greenhouse gas (GHG) forcing, which creates a number of theoretical and technical complications. Adapting D&amp;A to this nonstationary setting requires several ad hoc assumptions whose validity is analyzed and discussed. We study the stratospheric sulfur injection scenarios G3 and G4 of the Geoengineering Model Intercomparison Project. For G3, which smoothly balances global warming with a corresponding cooling, the effect is smaller initially and harder to detect. Temperature and precipitation signals are detectable about a decade after commencing CE and attributable a few years later (details depending on model and scenario). The G4 scenario consists of a continuous injection of 5 Tg SO2 (roughly one fourth of the Pinatubo eruption per year), which represents a shock-like forcing that is easier and earlier detectable, just after a few years. Later into the century, uncertainty in GHG sensitivity increasingly dominates the background noise, hampering G4 detection. Spatiotemporal CE fingerprints produce more stable D&amp;A results, with smoother dependence on time. Spatial resolution (within the range of a few spherical harmonics) is less relevant. We argue that especially for early detectability, climate predictions (with proper initialization from observations) are more promising. Many details depend on the choice of climate model for observation and fingerprint. We discuss the potential and limitation of using multimodel ensembles.", "author" : [ { "dropping-particle" : "", "family" : "B\u00fcrger", "given" : "Gerd", "non-dropping-particle" : "", "parse-names" : false, "suffix" : "" }, { "dropping-particle" : "", "family" : "Cubasch", "given" : "Ulrich", "non-dropping-particle" : "", "parse-names" : false, "suffix" : "" } ], "container-title" : "Journal of Geophysical Research: Atmospheres", "id" : "ITEM-1", "issue" : "22", "issued" : { "date-parts" : [ [ "2015", "11", "27" ] ] }, "page" : "11404-11418", "title" : "The detectability of climate engineering", "translator" : [ { "dropping-particle" : "", "family" : "K3020", "given" : "", "non-dropping-particle" : "", "parse-names" : false, "suffix" : "" } ], "type" : "article-journal", "volume" : "120" }, "uris" : [ "http://www.mendeley.com/documents/?uuid=d5f00483-6997-482e-aea8-121db67340e2", "http://www.mendeley.com/documents/?uuid=ed254c5d-4790-466a-ab42-1ad2647e15c3", "http://www.mendeley.com/documents/?uuid=a9109540-f97e-4a97-a4d7-7a31ebf361d3" ] }, { "id" : "ITEM-2", "itemData" : { "DOI" : "10.1038/srep39169", "ISSN" : "20452322", "abstract" : "\u00a9 2016 The Author(s). Sulphate aerosol injection has been widely discussed as a possible way to engineer future climate. Monitoring it would require detecting its effects amidst internal variability and in the presence of other external forcings. We investigate how the use of different detection methods and filtering techniques affects the detectability of sulphate aerosol geoengineering in annual-mean global-mean near-surface air temperature. This is done by assuming a future scenario that injects 5 Tg yr -1 of sulphur dioxide into the stratosphere and cross-comparing simulations from 5 climate models. 64% of the studied comparisons would require 25 years or more for detection when no filter and the multi-variate method that has been extensively used for attributing climate change are used, while 66% of the same comparisons would require fewer than 10 years for detection using a trend-based filter. This highlights the high sensitivity of sulphate aerosol geoengineering detectability to the choice of filter. With the same trend-based filter but a non-stationary method, 80% of the comparisons would require fewer than 10 years for detection. This does not imply sulphate aerosol geoengineering should be deployed, but suggests that both detection methods could be used for monitoring geoengineering in global, annual mean temperature should it be needed.", "author" : [ { "dropping-particle" : "", "family" : "Lo", "given" : "Y. T.Eunice", "non-dropping-particle" : "", "parse-names" : false, "suffix" : "" }, { "dropping-particle" : "", "family" : "Charlton-Perez", "given" : "Andrew J.", "non-dropping-particle" : "", "parse-names" : false, "suffix" : "" }, { "dropping-particle" : "", "family" : "Lott", "given" : "Fraser C.", "non-dropping-particle" : "", "parse-names" : false, "suffix" : "" }, { "dropping-particle" : "", "family" : "Highwood", "given" : "Eleanor J.", "non-dropping-particle" : "", "parse-names" : false, "suffix" : "" } ], "container-title" : "Scientific Reports", "id" : "ITEM-2", "issue" : "July", "issued" : { "date-parts" : [ [ "2016" ] ] }, "page" : "1-10", "publisher" : "Nature Publishing Group", "title" : "Detecting sulphate aerosol geoengineering with different methods", "translator" : [ { "dropping-particle" : "", "family" : "K3019", "given" : "", "non-dropping-particle" : "", "parse-names" : false, "suffix" : "" } ], "type" : "article-journal", "volume" : "6" }, "uris" : [ "http://www.mendeley.com/documents/?uuid=1087b1d2-a6a9-470d-ab7e-ef34d4e6ec0e", "http://www.mendeley.com/documents/?uuid=66f16670-2ba9-4314-acb4-e0044916d7a6", "http://www.mendeley.com/documents/?uuid=a1527338-6743-4108-9a52-d4a7bb369fb0" ] }, { "id" : "ITEM-3", "itemData" : { "DOI" : "10.1038/nclimate3259", "ISSN" : "1758-678X", "abstract" : "It is unclear when the risk reduction benefits of mitigation will be detectable. This study shows for many regions a 50% reduction in the probability of extreme warm periods could be seen in 20 years, indicating near-term benefits of early mitigation.", "author" : [ { "dropping-particle" : "", "family" : "Ciavarella", "given" : "Andrew", "non-dropping-particle" : "", "parse-names" : false, "suffix" : "" }, { "dropping-particle" : "", "family" : "Stott", "given" : "Peter", "non-dropping-particle" : "", "parse-names" : false, "suffix" : "" }, { "dropping-particle" : "", "family" : "Lowe", "given" : "Jason", "non-dropping-particle" : "", "parse-names" : false, "suffix" : "" } ], "container-title" : "Nature Climate Change", "id" : "ITEM-3", "issue" : "5", "issued" : { "date-parts" : [ [ "2017", "5", "3" ] ] }, "page" : "326-330", "title" : "Early benefits of mitigation in risk of regional climate extremes", "translator" : [ { "dropping-particle" : "", "family" : "K3779", "given" : "", "non-dropping-particle" : "", "parse-names" : false, "suffix" : "" } ], "type" : "article-journal", "volume" : "7" }, "uris" : [ "http://www.mendeley.com/documents/?uuid=3dd359c7-2d89-4a5a-bda1-d96bccbfff76" ] } ], "mendeley" : { "formattedCitation" : "(B\u00fcrger and Cubasch, 2015; Lo et al., 2016; Ciavarella et al., 2017)", "manualFormatting" : "(B\u00fcrger and Cubasch, 2015; Lo et al., 2016)", "plainTextFormattedCitation" : "(B\u00fcrger and Cubasch, 2015; Lo et al., 2016; Ciavarella et al., 2017)", "previouslyFormattedCitation" : "(B\u00fcrger and Cubasch, 2015; Lo et al., 2016; Ciavarella et al., 2017)" }, "properties" : { "noteIndex" : 0 }, "schema" : "https://github.com/citation-style-language/schema/raw/master/csl-citation.json" }</w:instrText>
      </w:r>
      <w:r w:rsidR="00146E34" w:rsidRPr="003862D0">
        <w:rPr>
          <w:lang w:val="en-GB"/>
        </w:rPr>
        <w:fldChar w:fldCharType="separate"/>
      </w:r>
      <w:r w:rsidR="00016735">
        <w:rPr>
          <w:noProof/>
          <w:lang w:val="en-GB"/>
        </w:rPr>
        <w:t>(Bürger and Cubasch, 2015; Lo et al., 2016)</w:t>
      </w:r>
      <w:r w:rsidR="00146E34" w:rsidRPr="003862D0">
        <w:rPr>
          <w:lang w:val="en-GB"/>
        </w:rPr>
        <w:fldChar w:fldCharType="end"/>
      </w:r>
      <w:commentRangeEnd w:id="4684"/>
      <w:r w:rsidR="00016735">
        <w:rPr>
          <w:rStyle w:val="CommentReference"/>
        </w:rPr>
        <w:commentReference w:id="4684"/>
      </w:r>
      <w:r w:rsidR="00146E34" w:rsidRPr="003862D0">
        <w:rPr>
          <w:lang w:val="en-GB"/>
        </w:rPr>
        <w:t xml:space="preserve"> </w:t>
      </w:r>
      <w:commentRangeEnd w:id="4685"/>
      <w:r w:rsidR="00462AF2">
        <w:rPr>
          <w:rStyle w:val="CommentReference"/>
        </w:rPr>
        <w:commentReference w:id="4685"/>
      </w:r>
      <w:r w:rsidRPr="003862D0">
        <w:rPr>
          <w:lang w:val="en-GB"/>
        </w:rPr>
        <w:t>which is similar to the time</w:t>
      </w:r>
      <w:ins w:id="4686" w:author="Sara M Tuson" w:date="2021-07-15T20:33:00Z">
        <w:r w:rsidR="00367335">
          <w:rPr>
            <w:lang w:val="en-GB"/>
          </w:rPr>
          <w:t xml:space="preserve"> </w:t>
        </w:r>
      </w:ins>
      <w:r w:rsidRPr="003862D0">
        <w:rPr>
          <w:lang w:val="en-GB"/>
        </w:rPr>
        <w:t xml:space="preserve">scale for the emergence of GSAT trends due to strong mitigation (Section 4.6.3.1). The detection time is sensitive to detection methods and filtering techniques </w:t>
      </w:r>
      <w:commentRangeStart w:id="4687"/>
      <w:r w:rsidRPr="003862D0">
        <w:rPr>
          <w:lang w:val="en-GB"/>
        </w:rPr>
        <w:t>(Lo et al.</w:t>
      </w:r>
      <w:ins w:id="4688" w:author="Robin Matthews" w:date="2021-06-18T17:34:00Z">
        <w:r w:rsidR="009C076C">
          <w:rPr>
            <w:lang w:val="en-GB"/>
          </w:rPr>
          <w:t>,</w:t>
        </w:r>
      </w:ins>
      <w:r w:rsidRPr="003862D0">
        <w:rPr>
          <w:lang w:val="en-GB"/>
        </w:rPr>
        <w:t xml:space="preserve"> 2016)</w:t>
      </w:r>
      <w:commentRangeEnd w:id="4687"/>
      <w:r w:rsidR="009C076C">
        <w:rPr>
          <w:rStyle w:val="CommentReference"/>
        </w:rPr>
        <w:commentReference w:id="4687"/>
      </w:r>
      <w:r w:rsidRPr="003862D0">
        <w:rPr>
          <w:lang w:val="en-GB"/>
        </w:rPr>
        <w:t xml:space="preserve">. An analysis using GLENS simulation </w:t>
      </w:r>
      <w:r w:rsidRPr="003862D0">
        <w:rPr>
          <w:lang w:val="en-GB"/>
        </w:rPr>
        <w:fldChar w:fldCharType="begin" w:fldLock="1"/>
      </w:r>
      <w:r w:rsidR="00615634">
        <w:rPr>
          <w:lang w:val="en-GB"/>
        </w:rPr>
        <w:instrText>ADDIN CSL_CITATION { "citationItems" : [ { "id" : "ITEM-1", "itemData" : { "DOI" : "10.1029/2018JD028906", "ISSN" : "2169897X", "author" : [ { "dropping-particle" : "", "family" : "MacMartin", "given" : "Douglas G.", "non-dropping-particle" : "", "parse-names" : false, "suffix" : "" }, { "dropping-particle" : "", "family" : "Wang", "given" : "Wenli",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"container-title" : "Journal of Geophysical Research: Atmospheres", "id" : "ITEM-1", "issue" : "3", "issued" : { "date-parts" : [ [ "2019", "2", "16" ] ] }, "page" : "1233-1247", "title" : "Timescale for Detecting the Climate Response to Stratospheric Aerosol Geoengineering", "translator" : [ { "dropping-particle" : "", "family" : "K3258", "given" : "", "non-dropping-particle" : "", "parse-names" : false, "suffix" : "" } ], "type" : "article-journal", "volume" : "124" }, "uris" : [ "http://www.mendeley.com/documents/?uuid=4b3a1f02-d1d9-4d6d-80fc-6881f7a4b8c7" ] } ], "mendeley" : { "formattedCitation" : "(MacMartin et al., 2019)", "plainTextFormattedCitation" : "(MacMartin et al., 2019)", "previouslyFormattedCitation" : "(MacMartin et al., 2019)" }, "properties" : { "noteIndex" : 0 }, "schema" : "https://github.com/citation-style-language/schema/raw/master/csl-citation.json" }</w:instrText>
      </w:r>
      <w:r w:rsidRPr="003862D0">
        <w:rPr>
          <w:lang w:val="en-GB"/>
        </w:rPr>
        <w:fldChar w:fldCharType="separate"/>
      </w:r>
      <w:r w:rsidR="00016735">
        <w:rPr>
          <w:noProof/>
          <w:lang w:val="en-GB"/>
        </w:rPr>
        <w:t>(MacMartin et al., 2019)</w:t>
      </w:r>
      <w:r w:rsidRPr="003862D0">
        <w:rPr>
          <w:lang w:val="en-GB"/>
        </w:rPr>
        <w:fldChar w:fldCharType="end"/>
      </w:r>
      <w:r w:rsidRPr="003862D0">
        <w:rPr>
          <w:lang w:val="en-GB"/>
        </w:rPr>
        <w:t xml:space="preserve"> compares response in temperature, precipitation, and precipitation minus evapotranspiration (P-E) between a climate state with GHG-induced 1.5</w:t>
      </w:r>
      <w:r w:rsidR="00BA2347" w:rsidRPr="003862D0">
        <w:rPr>
          <w:lang w:val="en-GB"/>
        </w:rPr>
        <w:t>°</w:t>
      </w:r>
      <w:del w:id="4689" w:author="Sara M Tuson" w:date="2021-07-15T20:38:00Z">
        <w:r w:rsidRPr="003862D0" w:rsidDel="00B20A60">
          <w:rPr>
            <w:lang w:val="en-GB"/>
          </w:rPr>
          <w:delText xml:space="preserve"> </w:delText>
        </w:r>
      </w:del>
      <w:r w:rsidRPr="003862D0">
        <w:rPr>
          <w:lang w:val="en-GB"/>
        </w:rPr>
        <w:t>C global mean temperature change and that with the same global mean temperature but under RCP4.5 emissions and a limited deployment of SO</w:t>
      </w:r>
      <w:r w:rsidRPr="003862D0">
        <w:rPr>
          <w:vertAlign w:val="subscript"/>
          <w:lang w:val="en-GB"/>
        </w:rPr>
        <w:t>2</w:t>
      </w:r>
      <w:r w:rsidRPr="003862D0">
        <w:rPr>
          <w:lang w:val="en-GB"/>
        </w:rPr>
        <w:t xml:space="preserve"> injection. It is found that at grid-scale, difference in climate response between these two climate states are not detectable by the end of this century. However, for higher </w:t>
      </w:r>
      <w:r w:rsidR="005B1017" w:rsidRPr="003862D0">
        <w:rPr>
          <w:lang w:val="en-GB"/>
        </w:rPr>
        <w:t>emission scenario</w:t>
      </w:r>
      <w:r w:rsidRPr="003862D0">
        <w:rPr>
          <w:lang w:val="en-GB"/>
        </w:rPr>
        <w:t>s of the RCP8.5 and correspondingly larger SRM deployment for maintaining the same global mean temperature change of 1.5°C, the regional differences are detectable before the end of the century. In addition to surface temperature and precipitation, observations of aerosol burden and temperature in the stratosphere via the deployment of stratospheric aerosol observing system might facilitate the detection of climate response to SAI.</w:t>
      </w:r>
    </w:p>
    <w:p w14:paraId="0EE2875D" w14:textId="77777777" w:rsidR="003E7C11" w:rsidRPr="003862D0" w:rsidRDefault="003E7C11" w:rsidP="003E7C11">
      <w:pPr>
        <w:pStyle w:val="AR6BodyText"/>
        <w:rPr>
          <w:lang w:val="en-GB"/>
        </w:rPr>
      </w:pPr>
    </w:p>
    <w:p w14:paraId="236FA113" w14:textId="69B39CCB" w:rsidR="003E7C11" w:rsidRPr="003862D0" w:rsidRDefault="003E7C11">
      <w:pPr>
        <w:pStyle w:val="AR6Chap4Level441111"/>
        <w:rPr>
          <w:bCs/>
        </w:rPr>
        <w:pPrChange w:id="4690" w:author="Tom Maycock" w:date="2021-09-07T10:35:00Z">
          <w:pPr>
            <w:pStyle w:val="AR6BodyText"/>
          </w:pPr>
        </w:pPrChange>
      </w:pPr>
      <w:r w:rsidRPr="003862D0">
        <w:t xml:space="preserve">Climate response to termination of </w:t>
      </w:r>
      <w:ins w:id="4691" w:author="Ian Blenkinsop" w:date="2021-07-27T16:21:00Z">
        <w:r w:rsidR="002A7B42">
          <w:t>solar radiation modification</w:t>
        </w:r>
      </w:ins>
      <w:del w:id="4692" w:author="Ian Blenkinsop" w:date="2021-07-27T16:21:00Z">
        <w:r w:rsidRPr="003862D0" w:rsidDel="002A7B42">
          <w:delText>SRM</w:delText>
        </w:r>
      </w:del>
    </w:p>
    <w:p w14:paraId="0C8328C7" w14:textId="4E9349B9" w:rsidR="003E7C11" w:rsidRPr="003862D0" w:rsidRDefault="009F63D5" w:rsidP="003E7C11">
      <w:pPr>
        <w:pStyle w:val="AR6BodyText"/>
        <w:rPr>
          <w:rFonts w:eastAsia="CIDFont+F1"/>
          <w:lang w:val="en-GB"/>
        </w:rPr>
      </w:pPr>
      <w:r>
        <w:rPr>
          <w:lang w:val="en-GB"/>
        </w:rPr>
        <w:t>A</w:t>
      </w:r>
      <w:r w:rsidR="003E7C11" w:rsidRPr="003862D0">
        <w:rPr>
          <w:lang w:val="en-GB"/>
        </w:rPr>
        <w:t xml:space="preserve"> hypothetical, sudden and sustained termination of SRM i</w:t>
      </w:r>
      <w:r w:rsidR="001E4AF3" w:rsidRPr="003862D0">
        <w:rPr>
          <w:lang w:val="en-GB"/>
        </w:rPr>
        <w:t xml:space="preserve">n a world with </w:t>
      </w:r>
      <w:r w:rsidR="0041505C">
        <w:rPr>
          <w:lang w:val="en-GB"/>
        </w:rPr>
        <w:t>high</w:t>
      </w:r>
      <w:r w:rsidR="0041505C" w:rsidRPr="003862D0">
        <w:rPr>
          <w:lang w:val="en-GB"/>
        </w:rPr>
        <w:t xml:space="preserve"> </w:t>
      </w:r>
      <w:r w:rsidR="001E4AF3" w:rsidRPr="003862D0">
        <w:rPr>
          <w:lang w:val="en-GB"/>
        </w:rPr>
        <w:t>GHG conc</w:t>
      </w:r>
      <w:r w:rsidR="003E7C11" w:rsidRPr="003862D0">
        <w:rPr>
          <w:lang w:val="en-GB"/>
        </w:rPr>
        <w:t>entrations</w:t>
      </w:r>
      <w:r w:rsidR="004C4CAE">
        <w:rPr>
          <w:lang w:val="en-GB"/>
        </w:rPr>
        <w:t xml:space="preserve"> has been simulated to</w:t>
      </w:r>
      <w:r w:rsidR="003E7C11" w:rsidRPr="003862D0">
        <w:rPr>
          <w:lang w:val="en-GB"/>
        </w:rPr>
        <w:t xml:space="preserve"> cause climate rebound effect</w:t>
      </w:r>
      <w:r w:rsidR="00565165" w:rsidRPr="003862D0">
        <w:rPr>
          <w:lang w:val="en-GB"/>
        </w:rPr>
        <w:t>s</w:t>
      </w:r>
      <w:r w:rsidR="003E7C11" w:rsidRPr="003862D0">
        <w:rPr>
          <w:lang w:val="en-GB"/>
        </w:rPr>
        <w:t xml:space="preserve"> such as rapid increase in global temperature, precipitation</w:t>
      </w:r>
      <w:r>
        <w:rPr>
          <w:lang w:val="en-GB"/>
        </w:rPr>
        <w:t>,</w:t>
      </w:r>
      <w:r w:rsidR="003E7C11" w:rsidRPr="003862D0">
        <w:rPr>
          <w:lang w:val="en-GB"/>
        </w:rPr>
        <w:t xml:space="preserve"> and sea level, and rapid reduction in </w:t>
      </w:r>
      <w:r w:rsidR="00113CAF" w:rsidRPr="003862D0">
        <w:rPr>
          <w:lang w:val="en-GB"/>
        </w:rPr>
        <w:t>sea</w:t>
      </w:r>
      <w:ins w:id="4693" w:author="Sara M Tuson" w:date="2021-07-17T14:41:00Z">
        <w:r w:rsidR="00AE1927">
          <w:rPr>
            <w:lang w:val="en-GB"/>
          </w:rPr>
          <w:t xml:space="preserve"> </w:t>
        </w:r>
      </w:ins>
      <w:del w:id="4694" w:author="Sara M Tuson" w:date="2021-07-17T14:41:00Z">
        <w:r w:rsidR="00113CAF" w:rsidRPr="003862D0" w:rsidDel="00AE1927">
          <w:rPr>
            <w:lang w:val="en-GB"/>
          </w:rPr>
          <w:delText>-</w:delText>
        </w:r>
      </w:del>
      <w:r w:rsidR="00113CAF" w:rsidRPr="003862D0">
        <w:rPr>
          <w:lang w:val="en-GB"/>
        </w:rPr>
        <w:t>ice area</w:t>
      </w:r>
      <w:r w:rsidR="003E7C11" w:rsidRPr="003862D0">
        <w:rPr>
          <w:lang w:val="en-GB"/>
        </w:rPr>
        <w:t xml:space="preserve"> </w:t>
      </w:r>
      <w:commentRangeStart w:id="4695"/>
      <w:commentRangeStart w:id="4696"/>
      <w:r w:rsidR="003E7C11" w:rsidRPr="003862D0">
        <w:rPr>
          <w:lang w:val="en-GB"/>
        </w:rPr>
        <w:fldChar w:fldCharType="begin" w:fldLock="1"/>
      </w:r>
      <w:r w:rsidR="004B7E49">
        <w:rPr>
          <w:lang w:val="en-GB"/>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"id" : "ITEM-2",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"ITEM-2", "issue" : "17", "issued" : { "date-parts" : [ [ "2013", "9", "16" ] ] }, "page" : "9743-9752", "title" : "The impact of abrupt suspension of solar radiation management (termination effect) in experiment G2 of the Geoengineering Model Intercomparison Project (GeoMIP)", "translator" : [ { "dropping-particle" : "", "family" : "K3004", "given" : "", "non-dropping-particle" : "", "parse-names" : false, "suffix" : "" } ], "type" : "article-journal", "volume" : "118" }, "uris" : [ "http://www.mendeley.com/documents/?uuid=a128edd4-4fea-438e-9c5f-25c2d0e4fe7e" ] }, { "id" : "ITEM-3",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"ITEM-3", "issue" : "2", "issued" : { "date-parts" : [ [ "2014", "1", "1" ] ] }, "page" : "024005", "title" : "Rapid and extensive warming following cessation of solar radiation management", "translator" : [ { "dropping-particle" : "", "family" : "K3031", "given" : "", "non-dropping-particle" : "", "parse-names" : false, "suffix" : "" } ], "type" : "article-journal", "volume" : "9" }, "uris" : [ "http://www.mendeley.com/documents/?uuid=5af1186a-f3a4-408c-bd86-3c6180681ae7" ] }, { "id" : "ITEM-4", "itemData" : { "DOI" : "10.1029/2008JD010050", "ISBN" : "7329329800", "ISSN" : "0148-0227", "abstract" : "Anthropogenic stratospheric aerosol production, so as to reduce solar insolation and cool Earth, has been suggested as an emergency response to geoengineer the planet in response to global warming. While volcanic eruptions have been suggested as innocuous examples of stratospheric aerosols cooling the planet, the volcano analog actually argues against geoengineering because of ozone depletion and regional hydrologic and temperature responses. To further investigate the climate response, here we simulate the climate response to both tropical and Arctic stratospheric injection of sulfate aerosol precursors using a comprehensive atmosphere-ocean general circulation model, the National Aeronautics and Space Administration Goddard Institute for Space Studies ModelE. We inject SO and the model converts it to sulfate aerosols, transports the aerosols and removes them through dry and wet deposition, and calculates the climate response to the radiative forcing from the aerosols. We conduct simulations of future climate with the Intergovernmental Panel on Climate Change A1B business-as-usual scenario both with and without geoengineering, and compare the results. We find that 2 if there were a way to continuously inject SO 2 into the lower stratosphere, it would produce global cooling. Tropical SO 2 injection would produce sustained cooling over most of the world, with more cooling over continents. Arctic SO 2 injection would not just cool the Arctic. Both tropical and Arctic SO 2 injection would disrupt the Asian and African summer monsoons, reducing precipitation to the food supply for billions of people. These regional climate anomalies are but one of many reasons that argue against the implementation of this kind of geoengineering.",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Atmospheres", "id" : "ITEM-4", "issue" : "D16", "issued" : { "date-parts" : [ [ "2008", "8", "16" ] ] }, "page" : "D16101", "title" : "Regional climate responses to geoengineering with tropical and Arctic SO 2 injections", "translator" : [ { "dropping-particle" : "", "family" : "K4884", "given" : "", "non-dropping-particle" : "", "parse-names" : false, "suffix" : "" } ], "type" : "article-journal", "volume" : "113" }, "uris" : [ "http://www.mendeley.com/documents/?uuid=df8e8cfb-9c21-4d0f-8e2e-d3bac750909b", "http://www.mendeley.com/documents/?uuid=ee2632c4-0512-482b-b15d-af33dbda3643" ] }, { "id" : "ITEM-5",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"ITEM-5",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"http://www.mendeley.com/documents/?uuid=fd5bbb36-9757-434a-8958-0a00af183b0d", "http://www.mendeley.com/documents/?uuid=8dad24ed-6bad-4441-822b-436a64100d4e" ] }, { "id" : "ITEM-6", "itemData" : { "DOI" : "10.1002/2015JD023269", "ISBN" : "2169-8996", "ISSN" : "2169-897X", "abstract" : "Earth radiation management has been suggested as a way to rapidly counteract global warming in the face of a lack of mitigation efforts, buying time and avoiding potentially catastrophic warming. We compare six different radiation management schemes that use surface, troposphere and stratosphere interventions in a single climate model in which we projected future climate from 2020 to 2099 based on RCP4.5. We analyze the surface air temperature responses to determine how effective the schemes are at returning temperature to its 1986-2005 climatology and analyze precipitation responses to compare side effects. We find crop albedo enhancement is largely ineffective at returning temperature to its 1986-2005 climatology. Desert albedo enhancement causes excessive cooling in the deserts and severe shifts in tropical precipitation. Ocean albedo enhancement, sea-spray geoengineering, cirrus cloud thinning and stratospheric SO2 injection have the potential to cool more uniformly, but cirrus cloud thinning may not be able to cool by much more than 1 K globally. We find that of the schemes potentially able to return surface air temperature to 1986-2005 climatology under future greenhouse gas warming, none has significantly less severe precipitation side effects than other schemes. Despite different forcing patterns, ocean albedo enhancement, sea-spray geoengineering, cirrus cloud thinning and stratospheric SO2 injection all result in large scale tropical precipitation responses caused by Hadley cell changes and land precipitation changes largely driven by thermodynamic changes. Widespread regional scale changes in precipitation over land are significantly different from the 1986-2005 climatology and would likely necessitate significant adaptation despite geoengineering.", "author" : [ { "dropping-particle" : "", "family" : "Crook", "given" : "J. A.", "non-dropping-particle" : "", "parse-names" : false, "suffix" : "" }, { "dropping-particle" : "", "family" : "Jackson", "given" : "L. S.", "non-dropping-particle" : "", "parse-names" : false, "suffix" : "" }, { "dropping-particle" : "", "family" : "Osprey", "given" : "S. M.", "non-dropping-particle" : "", "parse-names" : false, "suffix" : ""</w:instrText>
      </w:r>
      <w:r w:rsidR="004B7E49" w:rsidRPr="003741E9">
        <w:instrText xml:space="preserve"> }, { "dropping-particle" : "", "family" : "Forster", "given" : "P. M.", "non-dropping-particle" : "", "parse-names" : false, "suffix" : "" } ], "container-title" : "Journal of Geophysical Research: Atmospheres", "id" : "ITEM-6", "issue" : "18", "issued" : { "date-parts" : [ [ "2015", "9", "27" ] ] }, "page" : "9352-9373", "title" : "A comparison of temperature and precipitation responses to different Earth radiation management geoengineering schemes", "translator" : [ { "dropping-particle" : "", "family" : "K4555", "given" : "", "non-dropping-particle" : "", "parse-names" : false, "suffix" : "" } ], "type" : "article-journal", "volume" : "120" }, "uris" : [ "http://www.mendeley.com/documents/?uuid=fab6f4f3-0213-424f-a341-f97a5b503414" ] } ], "mendeley" : { "formattedCitation" : "(Matthews and Caldeira, 2007; Robock et al., 2008; Jones et al., 2013; McCusker et al., 2014; Crook et al., 2015; Muri et al., 2018)", "manualFormatting" : "(Crook et al., 2015; Jones et al., 2013; McCusker et al., 2014; Muri et al., 2018)", "plainTextFormattedCitation" : "(Matthews and Caldeira, 2007; Robock et al., 2008; Jones et al., 2013; McCusker et al., 2014; Crook et al., 2015; Muri et al., 2018)", "previouslyFormattedCitation" : "(Matthews and Caldeira, 2007; Robock et al., 2008; Jones et al., 2013; McCusker et al., 2014; Crook et al., 2015; Muri et al., 2018)" }, "properties" : { "noteIndex" : 0 }, "schema" : "https://github.com/citation-style-language/schema/raw/master/csl-citation.json" }</w:instrText>
      </w:r>
      <w:r w:rsidR="003E7C11" w:rsidRPr="003862D0">
        <w:rPr>
          <w:lang w:val="en-GB"/>
        </w:rPr>
        <w:fldChar w:fldCharType="separate"/>
      </w:r>
      <w:r w:rsidR="00016735">
        <w:rPr>
          <w:noProof/>
        </w:rPr>
        <w:t>(Crook et al., 2015; Jones et al., 2013; McCusker et al., 2014; Muri et al., 2018)</w:t>
      </w:r>
      <w:r w:rsidR="003E7C11" w:rsidRPr="003862D0">
        <w:rPr>
          <w:lang w:val="en-GB"/>
        </w:rPr>
        <w:fldChar w:fldCharType="end"/>
      </w:r>
      <w:commentRangeEnd w:id="4695"/>
      <w:commentRangeEnd w:id="4696"/>
      <w:r w:rsidR="00462AF2">
        <w:rPr>
          <w:rStyle w:val="CommentReference"/>
        </w:rPr>
        <w:commentReference w:id="4695"/>
      </w:r>
      <w:r w:rsidR="00016735">
        <w:rPr>
          <w:rStyle w:val="CommentReference"/>
        </w:rPr>
        <w:commentReference w:id="4696"/>
      </w:r>
      <w:r w:rsidR="003E7C11" w:rsidRPr="00560680">
        <w:t xml:space="preserve">. </w:t>
      </w:r>
      <w:r w:rsidR="003E7C11" w:rsidRPr="00B9747B">
        <w:rPr>
          <w:rFonts w:eastAsia="SimSun"/>
          <w:lang w:val="en-US"/>
        </w:rPr>
        <w:t>Model simulations also show reduced precipitation over land areas in the first few years following termination</w:t>
      </w:r>
      <w:r w:rsidR="00C94BF1" w:rsidRPr="00B9747B">
        <w:rPr>
          <w:rFonts w:eastAsia="SimSun"/>
          <w:lang w:val="en-US"/>
        </w:rPr>
        <w:t>,</w:t>
      </w:r>
      <w:r w:rsidR="003E7C11" w:rsidRPr="00B9747B">
        <w:rPr>
          <w:rFonts w:eastAsia="SimSun"/>
          <w:lang w:val="en-US"/>
        </w:rPr>
        <w:t xml:space="preserve"> </w:t>
      </w:r>
      <w:r w:rsidR="003E7C11" w:rsidRPr="00B9747B">
        <w:rPr>
          <w:rFonts w:eastAsia="CIDFont+F1"/>
          <w:lang w:val="en-US"/>
        </w:rPr>
        <w:t>indicating general drying that would exacerbate the effects of rapid warming (McCusker et al., 2014).</w:t>
      </w:r>
      <w:r w:rsidR="003E7C11" w:rsidRPr="00B9747B">
        <w:rPr>
          <w:rFonts w:ascii="CIDFont+F1" w:eastAsia="CIDFont+F1" w:cs="CIDFont+F1"/>
          <w:sz w:val="21"/>
          <w:szCs w:val="21"/>
          <w:lang w:val="en-US"/>
        </w:rPr>
        <w:t xml:space="preserve"> </w:t>
      </w:r>
      <w:r w:rsidR="003E7C11" w:rsidRPr="003862D0">
        <w:rPr>
          <w:rFonts w:eastAsia="SimSun"/>
          <w:lang w:val="en-GB"/>
        </w:rPr>
        <w:t xml:space="preserve">A </w:t>
      </w:r>
      <w:r w:rsidR="003E7C11" w:rsidRPr="003862D0">
        <w:rPr>
          <w:lang w:val="en-GB"/>
        </w:rPr>
        <w:t>sudden and sustained t</w:t>
      </w:r>
      <w:r w:rsidR="003E7C11" w:rsidRPr="003862D0">
        <w:rPr>
          <w:rFonts w:eastAsia="SimSun"/>
          <w:lang w:val="en-GB" w:eastAsia="zh-CN"/>
        </w:rPr>
        <w:t xml:space="preserve">ermination of SRM is also </w:t>
      </w:r>
      <w:r w:rsidR="0057624F">
        <w:rPr>
          <w:rFonts w:eastAsia="SimSun"/>
          <w:lang w:val="en-GB" w:eastAsia="zh-CN"/>
        </w:rPr>
        <w:t>expected</w:t>
      </w:r>
      <w:r w:rsidR="0057624F" w:rsidRPr="003862D0">
        <w:rPr>
          <w:rFonts w:eastAsia="SimSun"/>
          <w:lang w:val="en-GB" w:eastAsia="zh-CN"/>
        </w:rPr>
        <w:t xml:space="preserve"> </w:t>
      </w:r>
      <w:r w:rsidR="003E7C11" w:rsidRPr="003862D0">
        <w:rPr>
          <w:rFonts w:eastAsia="SimSun"/>
          <w:lang w:val="en-GB" w:eastAsia="zh-CN"/>
        </w:rPr>
        <w:t>to weaken carbon sinks, accelerating atmospheric CO</w:t>
      </w:r>
      <w:r w:rsidR="003E7C11" w:rsidRPr="003862D0">
        <w:rPr>
          <w:rFonts w:eastAsia="SimSun"/>
          <w:vertAlign w:val="subscript"/>
          <w:lang w:val="en-GB" w:eastAsia="zh-CN"/>
        </w:rPr>
        <w:t>2</w:t>
      </w:r>
      <w:r w:rsidR="003E7C11" w:rsidRPr="003862D0">
        <w:rPr>
          <w:rFonts w:eastAsia="SimSun"/>
          <w:lang w:val="en-GB" w:eastAsia="zh-CN"/>
        </w:rPr>
        <w:t xml:space="preserve"> accumulation and warming </w:t>
      </w:r>
      <w:commentRangeStart w:id="4698"/>
      <w:commentRangeStart w:id="4699"/>
      <w:r w:rsidR="003E7C11" w:rsidRPr="003862D0">
        <w:rPr>
          <w:rFonts w:eastAsia="SimSun"/>
          <w:lang w:val="en-GB" w:eastAsia="zh-CN"/>
        </w:rPr>
        <w:fldChar w:fldCharType="begin" w:fldLock="1"/>
      </w:r>
      <w:r w:rsidR="00CD3B49">
        <w:rPr>
          <w:rFonts w:eastAsia="SimSun"/>
          <w:lang w:val="en-GB" w:eastAsia="zh-CN"/>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"K3250", "given" : "", "non-dropping-particle" : "", "parse-names" : false, "suffix" : "" } ], "type" : "article-journal", "volume" : "104" }, "uris" : [ "http://www.mendeley.com/documents/?uuid=6adc29a5-38d7-445c-90f6-f3c7628bdccb" ] }, { "id" : "ITEM-2", "itemData" : { "DOI" : "10.1002/2015JG003045", "ISBN" : "21698953", "ISSN" : "21698961", "abstract" :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yr\u22121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\u223c15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 ] }, "page" : "2-27", "title" : "Impact of idealized future stratospheric aerosol injection on the large-scale ocean and land carbon cycles", "translator" : [ { "dropping-particle" : "", "family" : "K4549", "given" : "", "non-dropping-particle" : "", "parse-names" : false, "suffix" : "" } ], "type" : "article-journal", "volume" : "121" }, "uris" : [ "http://www.mendeley.com/documents/?uuid=c1f94716-d8a1-4f80-bc64-ea4835d3ba4e", "http://www.mendeley.com/documents/?uuid=61beed8f-70a3-4b9f-9e7b-4ee6b7fe1b95" ] } ], "mendeley" : { "formattedCitation" : "(Matthews and Caldeira, 2007; Tjiputra et al., 2016)", "manualFormatting" : "(Tjiputra et al., 2016;", "plainTextFormattedCitation" : "(Matthews and Caldeira, 2007; Tjiputra et al., 2016)", "previouslyFormattedCitation" : "(Matthews and Caldeira, 2007; Tjiputra et al., 2016)" }, "properties" : { "noteIndex" : 0 }, "schema" : "https://github.com/citation-style-language/schema/raw/master/csl-citation.json" }</w:instrText>
      </w:r>
      <w:r w:rsidR="003E7C11" w:rsidRPr="003862D0">
        <w:rPr>
          <w:rFonts w:eastAsia="SimSun"/>
          <w:lang w:val="en-GB" w:eastAsia="zh-CN"/>
        </w:rPr>
        <w:fldChar w:fldCharType="separate"/>
      </w:r>
      <w:r w:rsidR="00016735">
        <w:rPr>
          <w:rFonts w:eastAsia="SimSun"/>
          <w:noProof/>
          <w:lang w:val="en-GB" w:eastAsia="zh-CN"/>
        </w:rPr>
        <w:t>(Tjiputra et al., 2016</w:t>
      </w:r>
      <w:ins w:id="4700" w:author="Ian Blenkinsop" w:date="2021-07-27T16:21:00Z">
        <w:r w:rsidR="002A7B42">
          <w:rPr>
            <w:rFonts w:eastAsia="SimSun"/>
            <w:noProof/>
            <w:lang w:val="en-GB" w:eastAsia="zh-CN"/>
          </w:rPr>
          <w:t>;</w:t>
        </w:r>
      </w:ins>
      <w:del w:id="4701" w:author="Ian Blenkinsop" w:date="2021-07-27T16:21:00Z">
        <w:r w:rsidR="00016735" w:rsidDel="002A7B42">
          <w:rPr>
            <w:rFonts w:eastAsia="SimSun"/>
            <w:noProof/>
            <w:lang w:val="en-GB" w:eastAsia="zh-CN"/>
          </w:rPr>
          <w:delText>)</w:delText>
        </w:r>
      </w:del>
      <w:r w:rsidR="003E7C11" w:rsidRPr="003862D0">
        <w:rPr>
          <w:rFonts w:eastAsia="SimSun"/>
          <w:lang w:val="en-GB" w:eastAsia="zh-CN"/>
        </w:rPr>
        <w:fldChar w:fldCharType="end"/>
      </w:r>
      <w:commentRangeEnd w:id="4698"/>
      <w:r w:rsidR="00016735">
        <w:rPr>
          <w:rStyle w:val="CommentReference"/>
        </w:rPr>
        <w:commentReference w:id="4698"/>
      </w:r>
      <w:commentRangeEnd w:id="4699"/>
      <w:r w:rsidR="00462AF2">
        <w:rPr>
          <w:rStyle w:val="CommentReference"/>
        </w:rPr>
        <w:commentReference w:id="4699"/>
      </w:r>
      <w:r w:rsidR="003E7C11" w:rsidRPr="003862D0">
        <w:rPr>
          <w:rFonts w:eastAsia="SimSun"/>
          <w:lang w:val="en-GB" w:eastAsia="zh-CN"/>
        </w:rPr>
        <w:t xml:space="preserve"> </w:t>
      </w:r>
      <w:r w:rsidR="003E7C11" w:rsidRPr="003862D0">
        <w:rPr>
          <w:rFonts w:eastAsia="SimSun"/>
          <w:lang w:val="en-GB" w:eastAsia="zh-CN"/>
        </w:rPr>
        <w:fldChar w:fldCharType="begin" w:fldLock="1"/>
      </w:r>
      <w:r w:rsidR="00CD3B49">
        <w:rPr>
          <w:rFonts w:eastAsia="SimSun"/>
          <w:lang w:val="en-GB" w:eastAsia="zh-CN"/>
        </w:rPr>
        <w:instrText>ADDIN CSL_CITATION { "citationItems" : [ { "id" : "ITEM-1",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"ITEM-1", "issue" : "16", "issued" : { "date-parts" : [ [ "2018" ] ] }, "page" : "6319-6340", "title" : "Climate response to aerosol geoengineering: A multimethod comparison", "translator" : [ { "dropping-particle" : "", "family" : "K4642", "given" : "", "non-dropping-particle" : "", "parse-names" : false, "suffix" : "" } ], "type" : "article-journal", "volume" : "31" }, "uris" : [ "http://www.mendeley.com/documents/?uuid=1d08bf31-0ff0-4b2c-8457-f2830b0c3e9a" ] } ], "mendeley" : { "formattedCitation" : "(Muri et al., 2018)", "manualFormatting" : "Muri et al., 2018;", "plainTextFormattedCitation" : "(Muri et al., 2018)", "previouslyFormattedCitation" : "(Muri et al., 2018)" }, "properties" : { "noteIndex" : 0 }, "schema" : "https://github.com/citation-style-language/schema/raw/master/csl-citation.json" }</w:instrText>
      </w:r>
      <w:r w:rsidR="003E7C11" w:rsidRPr="003862D0">
        <w:rPr>
          <w:rFonts w:eastAsia="SimSun"/>
          <w:lang w:val="en-GB" w:eastAsia="zh-CN"/>
        </w:rPr>
        <w:fldChar w:fldCharType="separate"/>
      </w:r>
      <w:del w:id="4702" w:author="Ian Blenkinsop" w:date="2021-07-27T16:21:00Z">
        <w:r w:rsidR="00016735" w:rsidDel="002A7B42">
          <w:rPr>
            <w:rFonts w:eastAsia="SimSun"/>
            <w:noProof/>
            <w:lang w:eastAsia="zh-CN"/>
          </w:rPr>
          <w:delText>(</w:delText>
        </w:r>
      </w:del>
      <w:r w:rsidR="00016735">
        <w:rPr>
          <w:rFonts w:eastAsia="SimSun"/>
          <w:noProof/>
          <w:lang w:eastAsia="zh-CN"/>
        </w:rPr>
        <w:t>Muri et al., 2018</w:t>
      </w:r>
      <w:ins w:id="4703" w:author="Ian Blenkinsop" w:date="2021-07-27T16:21:00Z">
        <w:r w:rsidR="002A7B42">
          <w:rPr>
            <w:rFonts w:eastAsia="SimSun"/>
            <w:noProof/>
            <w:lang w:eastAsia="zh-CN"/>
          </w:rPr>
          <w:t>;</w:t>
        </w:r>
      </w:ins>
      <w:del w:id="4704" w:author="Ian Blenkinsop" w:date="2021-07-27T16:21:00Z">
        <w:r w:rsidR="00016735" w:rsidDel="002A7B42">
          <w:rPr>
            <w:rFonts w:eastAsia="SimSun"/>
            <w:noProof/>
            <w:lang w:eastAsia="zh-CN"/>
          </w:rPr>
          <w:delText>)</w:delText>
        </w:r>
      </w:del>
      <w:r w:rsidR="003E7C11" w:rsidRPr="003862D0">
        <w:rPr>
          <w:rFonts w:eastAsia="SimSun"/>
          <w:lang w:val="en-GB" w:eastAsia="zh-CN"/>
        </w:rPr>
        <w:fldChar w:fldCharType="end"/>
      </w:r>
      <w:r w:rsidR="003E7C11" w:rsidRPr="00903D51">
        <w:rPr>
          <w:rFonts w:eastAsia="SimSun"/>
          <w:lang w:eastAsia="zh-CN"/>
        </w:rPr>
        <w:t xml:space="preserve"> </w:t>
      </w:r>
      <w:r w:rsidR="003E7C11" w:rsidRPr="003862D0">
        <w:rPr>
          <w:rFonts w:eastAsia="SimSun"/>
          <w:lang w:val="en-GB" w:eastAsia="zh-CN"/>
        </w:rPr>
        <w:fldChar w:fldCharType="begin" w:fldLock="1"/>
      </w:r>
      <w:r w:rsidR="00CD3B49">
        <w:rPr>
          <w:rFonts w:eastAsia="SimSun"/>
          <w:lang w:eastAsia="zh-CN"/>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5\u00a0Tg of sulfur dioxide per year between 2020 and 2069 under the representative concentration pathways 4.5 to investigate the impact of SRM on land and ocean carbon uptake. We find that 50\u00a0years of SRM under this protocol increases the allowable CO2 emissions by 40\u00a0\u00b1\u00a019\u00a0GtC; 85% of this additional uptake of carbon is stored in the land biosphere and 15% in the ocean. This increase in allowable CO2 emissions is however not sustainable after the stoppage of SRM. Earth system models predict a mean release of 8\u00a0\u00b1\u00a011\u00a0GtC of the carbon back to the atmosphere 20\u00a0years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"K4904", "given" : "", "non-dropping-particle" : "", "parse-names" : false, "suffix" : "" } ], "type" : "article-journal", "volume" : "7" }, "uris" : [ "http://www.mendeley.com/documents/?uuid=ea7d6812-bcdc-4196-9af4-df7e28633e75", "http://www.mendeley.com/documents/?uuid=8624637c-36ac-46fb-b613-957bef2bfac0" ] } ], "mendeley" : { "formattedCitation" : "(Plazzotta et al., 2019)", "manualFormatting" : "Plazzotta et al., 2019)", "plainTextFormattedCitation" : "(Plazzotta et al., 2019)", "previouslyFormattedCitation" : "(Plazzotta et al., 2019)" }, "properties" : { "noteIndex" : 0 }, "schema" : "https://github.com/citation-style-language/schema/raw/master/csl-citation.json" }</w:instrText>
      </w:r>
      <w:r w:rsidR="003E7C11" w:rsidRPr="003862D0">
        <w:rPr>
          <w:rFonts w:eastAsia="SimSun"/>
          <w:lang w:val="en-GB" w:eastAsia="zh-CN"/>
        </w:rPr>
        <w:fldChar w:fldCharType="separate"/>
      </w:r>
      <w:del w:id="4705" w:author="Ian Blenkinsop" w:date="2021-07-27T16:21:00Z">
        <w:r w:rsidR="00016735" w:rsidDel="002A7B42">
          <w:rPr>
            <w:rFonts w:eastAsia="SimSun"/>
            <w:noProof/>
            <w:lang w:val="en-GB" w:eastAsia="zh-CN"/>
          </w:rPr>
          <w:delText>(</w:delText>
        </w:r>
      </w:del>
      <w:r w:rsidR="00016735">
        <w:rPr>
          <w:rFonts w:eastAsia="SimSun"/>
          <w:noProof/>
          <w:lang w:val="en-GB" w:eastAsia="zh-CN"/>
        </w:rPr>
        <w:t>Plazzotta et al., 2019)</w:t>
      </w:r>
      <w:r w:rsidR="003E7C11" w:rsidRPr="003862D0">
        <w:rPr>
          <w:rFonts w:eastAsia="SimSun"/>
          <w:lang w:val="en-GB" w:eastAsia="zh-CN"/>
        </w:rPr>
        <w:fldChar w:fldCharType="end"/>
      </w:r>
      <w:r w:rsidR="003E7C11" w:rsidRPr="001A4DE9">
        <w:rPr>
          <w:rFonts w:eastAsia="SimSun"/>
          <w:lang w:val="en-GB" w:eastAsia="zh-CN"/>
        </w:rPr>
        <w:t xml:space="preserve">. </w:t>
      </w:r>
      <w:r w:rsidR="003E7C11" w:rsidRPr="006C466A">
        <w:rPr>
          <w:lang w:val="en-US"/>
        </w:rPr>
        <w:t>A gradual phase-out of SRM combined with mitigation and CDR could reduce the large warming rates from sudden SRM termination</w:t>
      </w:r>
      <w:del w:id="4706" w:author="Robin Matthews" w:date="2021-06-16T18:22:00Z">
        <w:r w:rsidR="003E7C11" w:rsidRPr="006C466A" w:rsidDel="00462AF2">
          <w:rPr>
            <w:lang w:val="en-US"/>
          </w:rPr>
          <w:delText xml:space="preserve"> </w:delText>
        </w:r>
      </w:del>
      <w:bookmarkStart w:id="4707" w:name="_Hlk74760153"/>
      <w:ins w:id="4708" w:author="Robin Matthews" w:date="2021-06-16T18:22:00Z">
        <w:r w:rsidR="00462AF2">
          <w:rPr>
            <w:lang w:val="en-US"/>
          </w:rPr>
          <w:t xml:space="preserve"> </w:t>
        </w:r>
        <w:r w:rsidR="00462AF2">
          <w:fldChar w:fldCharType="begin" w:fldLock="1"/>
        </w:r>
      </w:ins>
      <w:r w:rsidR="00CD3B49">
        <w:rPr>
          <w:lang w:val="en-US"/>
        </w:rPr>
        <w:instrText>ADDIN CSL_CITATION { "citationItems" : [ { "id" : "ITEM-1",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"2031", "issued" : { "date-parts" : [ [ "2014" ] ] }, "page" : "20140134", "title" : "Solar geoengineering to limit the rate of temperature change", "translator" : [ { "dropping-particle" : "", "family" : "K5080", "given" : "", "non-dropping-particle" : "", "parse-names" : false, "suffix" : "" } ], "type" : "article-journal", "volume" : "372" }, "uris" : [ "http://www.mendeley.com/documents/?uuid=74c5dd9f-5f04-4b6c-8110-76cc7e93c681", "http://www.mendeley.com/documents/?uuid=b5c17ee2-1ae3-4721-92ac-380842cef3a7" ] }, { "id" : "ITEM-2", "itemData" : { "DOI" : "10.1038/nclimate2493", "ISBN" : "1758-6798", "ISSN" : "1758-678X",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"ITEM-2", "issue" : "3", "issued" : { "date-parts" : [ [ "2015", "3", "16" ] ] }, "page" : "201-206", "title" : "A temporary, moderate and responsive scenario for solar geoengineering", "translator" : [ { "dropping-particle" : "", "family" : "K2793", "given" : "", "non-dropping-particle" : "", "parse-names" : false, "suffix" : "" } ], "type" : "article-journal", "volume" : "5" }, "uris" : [ "http://www.mendeley.com/documents/?uuid=89cb2063-1335-41ef-8c88-06cea22aa509" ] }, { "id" : "ITEM-3",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"ITEM-3",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"(MacMartin et al., 2014; Keith and MacMartin, 2015; Tilmes et al., 2016)", "plainTextFormattedCitation" : "(MacMartin et al., 2014; Keith and MacMartin, 2015; Tilmes et al., 2016)", "previouslyFormattedCitation" : "(MacMartin et al., 2014; Keith and MacMartin, 2015; Tilmes et al., 2016)" }, "properties" : { "noteIndex" : 0 }, "schema" : "https://github.com/citation-style-language/schema/raw/master/csl-citation.json" }</w:instrText>
      </w:r>
      <w:ins w:id="4709" w:author="Robin Matthews" w:date="2021-06-16T18:22:00Z">
        <w:r w:rsidR="00462AF2">
          <w:fldChar w:fldCharType="separate"/>
        </w:r>
        <w:r w:rsidR="00462AF2" w:rsidRPr="004904E1">
          <w:rPr>
            <w:noProof/>
          </w:rPr>
          <w:t>(MacMartin et al., 2014; Keith and MacMartin, 2015; Tilmes et al., 2016)</w:t>
        </w:r>
        <w:r w:rsidR="00462AF2">
          <w:fldChar w:fldCharType="end"/>
        </w:r>
      </w:ins>
      <w:del w:id="4710" w:author="Robin Matthews" w:date="2021-06-16T18:22:00Z">
        <w:r w:rsidR="003E7C11" w:rsidRPr="003862D0" w:rsidDel="00462AF2">
          <w:rPr>
            <w:lang w:val="en-GB"/>
          </w:rPr>
          <w:fldChar w:fldCharType="begin" w:fldLock="1"/>
        </w:r>
        <w:r w:rsidR="00615634" w:rsidDel="00462AF2">
          <w:rPr>
            <w:lang w:val="en-US"/>
          </w:rPr>
          <w:delInstrText>ADDIN CSL_CITATION { "citationItems" : [ { "id" : "ITEM-1",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"ITEM-1", "issue" : "2031", "issued" : { "date-parts" : [ [ "2014" ] ] }, "page" : "20140134", "title" : "Solar geoengineering to limit the rate of temperature change", "translator" : [ { "dropping-particle" : "", "family" : "K5080", "given" : "", "non-dropping-particle" : "", "parse-names" : false, "suffix" : "" } ], "type" : "article-journal", "volume" : "372" }, "uris" : [ "http://www.mendeley.com/documents/?uuid=74c5dd9f-5f04-4b6c-8110-76cc7e93c681", "http://www.mendeley.com/documents/?uuid=b5c17ee2-1ae3-4721-92ac-380842cef3a7" ] } ], "mendeley" : { "formattedCitation" : "(MacMartin et al., 2014)", "plainTextFormattedCitation" : "(MacMartin et al., 2014)", "previouslyFormattedCitation" : "(MacMartin et al., 2014)" }, "properties" : { "noteIndex" : 0 }, "schema" : "https://github.com/citation-style-language/schema/raw/master/csl-citation.json" }</w:delInstrText>
        </w:r>
        <w:r w:rsidR="003E7C11" w:rsidRPr="003862D0" w:rsidDel="00462AF2">
          <w:rPr>
            <w:lang w:val="en-GB"/>
          </w:rPr>
          <w:fldChar w:fldCharType="separate"/>
        </w:r>
        <w:r w:rsidR="00016735" w:rsidDel="00462AF2">
          <w:rPr>
            <w:noProof/>
            <w:lang w:val="en-GB"/>
          </w:rPr>
          <w:delText>(MacMartin et al., 2014)</w:delText>
        </w:r>
        <w:r w:rsidR="003E7C11" w:rsidRPr="003862D0" w:rsidDel="00462AF2">
          <w:rPr>
            <w:lang w:val="en-GB"/>
          </w:rPr>
          <w:fldChar w:fldCharType="end"/>
        </w:r>
        <w:r w:rsidR="003E7C11" w:rsidRPr="003862D0" w:rsidDel="00462AF2">
          <w:rPr>
            <w:lang w:val="en-GB"/>
          </w:rPr>
          <w:delText xml:space="preserve"> </w:delText>
        </w:r>
        <w:r w:rsidR="003E7C11" w:rsidRPr="003862D0" w:rsidDel="00462AF2">
          <w:rPr>
            <w:lang w:val="en-GB"/>
          </w:rPr>
          <w:fldChar w:fldCharType="begin" w:fldLock="1"/>
        </w:r>
        <w:r w:rsidR="00615634" w:rsidDel="00462AF2">
          <w:rPr>
            <w:lang w:val="en-GB"/>
          </w:rPr>
          <w:delInstrText>ADDIN CSL_CITATION { "citationItems" : [ { "id" : "ITEM-1", "itemData" : { "DOI" : "10.1038/nclimate2493", "ISBN" : "1758-6798", "ISSN" : "1758-678X",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"ITEM-1", "issue" : "3", "issued" : { "date-parts" : [ [ "2015", "3", "16" ] ] }, "page" : "201-206", "title" : "A temporary, moderate and responsive scenario for solar geoengineering", "translator" : [ { "dropping-particle" : "", "family" : "K2793", "given" : "", "non-dropping-particle" : "", "parse-names" : false, "suffix" : "" } ], "type" : "article-journal", "volume" : "5" }, "uris" : [ "http://www.mendeley.com/documents/?uuid=89cb2063-1335-41ef-8c88-06cea22aa509"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"K3002", "given" : "", "non-dropping-particle" : "", "parse-names" : false, "suffix" : "" } ], "type" : "article-journal", "volume" : "43" }, "uris" : [ "http://www.mendeley.com/documents/?uuid=73b805cb-8481-4251-bd3f-d14b56cbb2f4" ] } ], "mendeley" : { "formattedCitation" : "(Keith and MacMartin, 2015; Tilmes et al., 2016)", "plainTextFormattedCitation" : "(Keith and MacMartin, 2015; Tilmes et al., 2016)", "previouslyFormattedCitation" : "(Keith and MacMartin, 2015; Tilmes et al., 2016)" }, "properties" : { "noteIndex" : 0 }, "schema" : "https://github.com/citation-style-language/schema/raw/master/csl-citation.json" }</w:delInstrText>
        </w:r>
        <w:r w:rsidR="003E7C11" w:rsidRPr="003862D0" w:rsidDel="00462AF2">
          <w:rPr>
            <w:lang w:val="en-GB"/>
          </w:rPr>
          <w:fldChar w:fldCharType="separate"/>
        </w:r>
        <w:r w:rsidR="00016735" w:rsidDel="00462AF2">
          <w:rPr>
            <w:noProof/>
            <w:lang w:val="en-GB"/>
          </w:rPr>
          <w:delText>(Keith and MacMartin, 2015; Tilmes et al., 2016)</w:delText>
        </w:r>
        <w:r w:rsidR="003E7C11" w:rsidRPr="003862D0" w:rsidDel="00462AF2">
          <w:rPr>
            <w:lang w:val="en-GB"/>
          </w:rPr>
          <w:fldChar w:fldCharType="end"/>
        </w:r>
      </w:del>
      <w:bookmarkEnd w:id="4707"/>
      <w:r w:rsidR="003E7C11" w:rsidRPr="003862D0">
        <w:rPr>
          <w:lang w:val="en-GB"/>
        </w:rPr>
        <w:t xml:space="preserve">, </w:t>
      </w:r>
      <w:r w:rsidR="003E7C11" w:rsidRPr="003862D0">
        <w:rPr>
          <w:lang w:val="en-GB" w:eastAsia="zh-CN"/>
        </w:rPr>
        <w:t>though</w:t>
      </w:r>
      <w:r w:rsidR="003E7C11" w:rsidRPr="003862D0">
        <w:rPr>
          <w:lang w:val="en-GB"/>
        </w:rPr>
        <w:t xml:space="preserve"> </w:t>
      </w:r>
      <w:r w:rsidR="003E7C11" w:rsidRPr="003862D0">
        <w:rPr>
          <w:lang w:val="en-GB" w:eastAsia="zh-CN"/>
        </w:rPr>
        <w:t>this would be limited by how rapidly emission reductions can be scaled</w:t>
      </w:r>
      <w:r w:rsidR="008D73AA">
        <w:rPr>
          <w:lang w:val="en-GB" w:eastAsia="zh-CN"/>
        </w:rPr>
        <w:t xml:space="preserve"> </w:t>
      </w:r>
      <w:r w:rsidR="003E7C11" w:rsidRPr="003862D0">
        <w:rPr>
          <w:lang w:val="en-GB" w:eastAsia="zh-CN"/>
        </w:rPr>
        <w:t xml:space="preserve">up </w:t>
      </w:r>
      <w:r w:rsidR="003E7C11" w:rsidRPr="003862D0">
        <w:rPr>
          <w:lang w:val="en-GB" w:eastAsia="zh-CN"/>
        </w:rPr>
        <w:fldChar w:fldCharType="begin" w:fldLock="1"/>
      </w:r>
      <w:r w:rsidR="00615634">
        <w:rPr>
          <w:lang w:val="en-GB" w:eastAsia="zh-CN"/>
        </w:rPr>
        <w:instrText>ADDIN CSL_CITATION { "citationItems" : [ { "id" : "ITEM-1", "itemData" : { "DOI" : "10.1007/s10584-016-1828-5", "ISSN" : "1573-1480", "abstract" : "Solar radiation management (SRM) could provide a fast and low-cost option to mitigate global warming, but can also incur unwanted or unexpected climatic side-effects. As these side-effects involve substantial uncertainties, the optimal role of SRM cannot be yet determined. Here, we present probabilistic emission scenarios that limit global mean temperature increase to 2 \u00b0C under uncertainty on possible future SRM deployment. Three uncertainties relating to SRM deployment are covered: the start time, intensity and possible termination. We find that the uncertain SRM option allows very little additional GHG emissions before the SRM termination risk can be excluded, and the result proved robust over different hypothetical probability assumptions for SRM deployment. An additional CO2 concentration constraint, e.g. to mitigate ocean acidification, necessitates CO2 reductions even with strong SRM; but in such case SRM renders non-CO2 reductions unnecessary. This illustrates how the framing of climatic targets and available mitigation measures affect strongly the optimal mitigation strategies. The ability of SRM to decrease emission reduction costs is diminished by the uncertainty in SRM deployment and the possible concentration constraint, and also depends heavily on the assumed emission reduction costs. By holding SRM deployment time uncertain, we also find that carrying out safeguard emission reductions and delaying SRM deployment by 10 to 20 years increases reduction costs only moderately.", "author" : [ { "dropping-particle" : "", "family" : "Ekholm", "given" : "Tommi", "non-dropping-particle" : "", "parse-names" : false, "suffix" : "" }, { "dropping-particle" : "", "family" : "Korhonen", "given" : "Hannele", "non-dropping-particle" : "", "parse-names" : false, "suffix" : "" } ], "container-title" : "Climatic Change", "id" : "ITEM-1", "issue" : "3", "issued" : { "date-parts" : [ [ "2016" ] ] }, "page" : "503-515", "title" : "Climate change mitigation strategy under an uncertain Solar Radiation Management possibility", "translator" : [ { "dropping-particle" : "", "family" : "K5026", "given" : "", "non-dropping-particle" : "", "parse-names" : false, "suffix" : "" } ], "type" : "article-journal", "volume" : "139" }, "uris" : [ "http://www.mendeley.com/documents/?uuid=77e3fb39-e634-4046-a0f6-54f60f65d733", "http://www.mendeley.com/documents/?uuid=f3dab383-1ff3-46ec-8bf1-77742b8d51e9" ] } ], "mendeley" : { "formattedCitation" : "(Ekholm and Korhonen, 2016)", "plainTextFormattedCitation" : "(Ekholm and Korhonen, 2016)", "previouslyFormattedCitation" : "(Ekholm and Korhonen, 2016)" }, "properties" : { "noteIndex" : 0 }, "schema" : "https://github.com/citation-style-language/schema/raw/master/csl-citation.json" }</w:instrText>
      </w:r>
      <w:r w:rsidR="003E7C11" w:rsidRPr="003862D0">
        <w:rPr>
          <w:lang w:val="en-GB" w:eastAsia="zh-CN"/>
        </w:rPr>
        <w:fldChar w:fldCharType="separate"/>
      </w:r>
      <w:r w:rsidR="00016735">
        <w:rPr>
          <w:noProof/>
          <w:lang w:val="en-GB" w:eastAsia="zh-CN"/>
        </w:rPr>
        <w:t>(Ekholm and Korhonen, 2016)</w:t>
      </w:r>
      <w:r w:rsidR="003E7C11" w:rsidRPr="003862D0">
        <w:rPr>
          <w:lang w:val="en-GB" w:eastAsia="zh-CN"/>
        </w:rPr>
        <w:fldChar w:fldCharType="end"/>
      </w:r>
      <w:r w:rsidR="003E7C11" w:rsidRPr="003862D0">
        <w:rPr>
          <w:lang w:val="en-GB" w:eastAsia="zh-CN"/>
        </w:rPr>
        <w:t>.</w:t>
      </w:r>
      <w:r w:rsidR="003E7C11" w:rsidRPr="003862D0">
        <w:rPr>
          <w:lang w:val="en-GB"/>
        </w:rPr>
        <w:t xml:space="preserve"> </w:t>
      </w:r>
      <w:bookmarkStart w:id="4711" w:name="_Hlk55205963"/>
    </w:p>
    <w:bookmarkEnd w:id="4711"/>
    <w:p w14:paraId="1EC009BA" w14:textId="77777777" w:rsidR="003E7C11" w:rsidRPr="003862D0" w:rsidRDefault="003E7C11" w:rsidP="003E7C11">
      <w:pPr>
        <w:pStyle w:val="AR6BodyTextBold"/>
        <w:rPr>
          <w:rFonts w:asciiTheme="minorHAnsi" w:eastAsiaTheme="minorHAnsi" w:hAnsiTheme="minorHAnsi"/>
          <w:b w:val="0"/>
          <w:lang w:val="en-GB" w:eastAsia="en-US"/>
        </w:rPr>
      </w:pPr>
    </w:p>
    <w:p w14:paraId="4841D739" w14:textId="4850CABA" w:rsidR="003E7C11" w:rsidRPr="003862D0" w:rsidRDefault="003E7C11">
      <w:pPr>
        <w:pStyle w:val="AR6Chap4Level441111"/>
        <w:pPrChange w:id="4712" w:author="Tom Maycock" w:date="2021-09-07T10:35:00Z">
          <w:pPr>
            <w:pStyle w:val="AR6BodyText"/>
          </w:pPr>
        </w:pPrChange>
      </w:pPr>
      <w:bookmarkStart w:id="4713" w:name="_Hlk69487744"/>
      <w:r w:rsidRPr="003862D0">
        <w:t xml:space="preserve">Synthesis of </w:t>
      </w:r>
      <w:r w:rsidR="00C94BF1" w:rsidRPr="003862D0">
        <w:t xml:space="preserve">the </w:t>
      </w:r>
      <w:r w:rsidRPr="003862D0">
        <w:t xml:space="preserve">climate response to </w:t>
      </w:r>
      <w:ins w:id="4714" w:author="Ian Blenkinsop" w:date="2021-07-27T16:21:00Z">
        <w:r w:rsidR="002A7B42">
          <w:t>solar radiation modification</w:t>
        </w:r>
      </w:ins>
      <w:del w:id="4715" w:author="Ian Blenkinsop" w:date="2021-07-27T16:21:00Z">
        <w:r w:rsidRPr="003862D0" w:rsidDel="002A7B42">
          <w:delText>SRM</w:delText>
        </w:r>
      </w:del>
    </w:p>
    <w:p w14:paraId="5DF57D7F" w14:textId="77777777" w:rsidR="003E7C11" w:rsidRPr="003862D0" w:rsidDel="006049E7" w:rsidRDefault="003E7C11" w:rsidP="003E7C11">
      <w:pPr>
        <w:pStyle w:val="AR6BodyText"/>
        <w:rPr>
          <w:del w:id="4716" w:author="Tom Maycock" w:date="2021-09-07T10:35:00Z"/>
          <w:rFonts w:eastAsia="SimSun"/>
          <w:lang w:val="en-GB"/>
        </w:rPr>
      </w:pPr>
    </w:p>
    <w:p w14:paraId="2DDC619B" w14:textId="396BB461" w:rsidR="003E7C11" w:rsidRPr="009A4FF7" w:rsidRDefault="001E4AF3" w:rsidP="003E7C11">
      <w:pPr>
        <w:pStyle w:val="AR6BodyText"/>
        <w:rPr>
          <w:rFonts w:eastAsia="SimSun"/>
          <w:lang w:val="en-GB" w:eastAsia="zh-CN"/>
        </w:rPr>
      </w:pPr>
      <w:r w:rsidRPr="003862D0">
        <w:rPr>
          <w:rFonts w:eastAsia="SimSun"/>
          <w:lang w:val="en-GB"/>
        </w:rPr>
        <w:t>Modelling</w:t>
      </w:r>
      <w:r w:rsidR="003E7C11" w:rsidRPr="003862D0">
        <w:rPr>
          <w:rFonts w:eastAsia="SimSun"/>
          <w:lang w:val="en-GB"/>
        </w:rPr>
        <w:t xml:space="preserve"> studies have consistently shown that SRM has the potential to offset some effect of increasing GHGs on global and regional climate (</w:t>
      </w:r>
      <w:r w:rsidR="003E7C11" w:rsidRPr="003862D0">
        <w:rPr>
          <w:rFonts w:eastAsia="SimSun"/>
          <w:i/>
          <w:lang w:val="en-GB"/>
        </w:rPr>
        <w:t>high confidence</w:t>
      </w:r>
      <w:r w:rsidR="003E7C11" w:rsidRPr="003862D0">
        <w:rPr>
          <w:rFonts w:eastAsia="SimSun"/>
          <w:lang w:val="en-GB"/>
        </w:rPr>
        <w:t xml:space="preserve">), but there </w:t>
      </w:r>
      <w:r w:rsidR="002C2C6C">
        <w:rPr>
          <w:rFonts w:eastAsia="SimSun"/>
          <w:lang w:val="en-GB"/>
        </w:rPr>
        <w:t>would</w:t>
      </w:r>
      <w:r w:rsidR="002C2C6C" w:rsidRPr="003862D0">
        <w:rPr>
          <w:rFonts w:eastAsia="SimSun"/>
          <w:lang w:val="en-GB"/>
        </w:rPr>
        <w:t xml:space="preserve"> </w:t>
      </w:r>
      <w:r w:rsidR="003E7C11" w:rsidRPr="003862D0">
        <w:rPr>
          <w:rFonts w:eastAsia="SimSun"/>
          <w:lang w:val="en-GB"/>
        </w:rPr>
        <w:t>be substantial residual or overcompensating climate change at the regional scale</w:t>
      </w:r>
      <w:r w:rsidR="0006181C">
        <w:rPr>
          <w:rFonts w:eastAsia="SimSun"/>
          <w:lang w:val="en-GB"/>
        </w:rPr>
        <w:t xml:space="preserve"> and seasonal time</w:t>
      </w:r>
      <w:ins w:id="4717" w:author="Sara M Tuson" w:date="2021-07-15T20:33:00Z">
        <w:r w:rsidR="00367335">
          <w:rPr>
            <w:rFonts w:eastAsia="SimSun"/>
            <w:lang w:val="en-GB"/>
          </w:rPr>
          <w:t xml:space="preserve"> </w:t>
        </w:r>
      </w:ins>
      <w:r w:rsidR="0006181C">
        <w:rPr>
          <w:rFonts w:eastAsia="SimSun"/>
          <w:lang w:val="en-GB"/>
        </w:rPr>
        <w:t>scale</w:t>
      </w:r>
      <w:r w:rsidR="003E7C11" w:rsidRPr="003862D0">
        <w:rPr>
          <w:rFonts w:eastAsia="SimSun"/>
          <w:lang w:val="en-GB"/>
        </w:rPr>
        <w:t xml:space="preserve"> (</w:t>
      </w:r>
      <w:r w:rsidR="003E7C11" w:rsidRPr="003862D0">
        <w:rPr>
          <w:rFonts w:eastAsia="SimSun"/>
          <w:i/>
          <w:iCs/>
          <w:lang w:val="en-GB"/>
        </w:rPr>
        <w:t>high confidence</w:t>
      </w:r>
      <w:r w:rsidR="003E7C11" w:rsidRPr="003862D0">
        <w:rPr>
          <w:rFonts w:eastAsia="SimSun"/>
          <w:lang w:val="en-GB"/>
        </w:rPr>
        <w:t xml:space="preserve">). </w:t>
      </w:r>
      <w:r w:rsidR="00A37EA2">
        <w:rPr>
          <w:rFonts w:eastAsia="SimSun"/>
          <w:lang w:val="en-GB" w:eastAsia="zh-CN"/>
        </w:rPr>
        <w:t>L</w:t>
      </w:r>
      <w:r w:rsidR="00A37EA2" w:rsidRPr="003862D0">
        <w:rPr>
          <w:rFonts w:eastAsia="SimSun"/>
          <w:lang w:val="en-GB" w:eastAsia="zh-CN"/>
        </w:rPr>
        <w:t xml:space="preserve">arge uncertainties associated with </w:t>
      </w:r>
      <w:commentRangeStart w:id="4718"/>
      <w:commentRangeStart w:id="4719"/>
      <w:r w:rsidR="00A37EA2" w:rsidRPr="003862D0">
        <w:rPr>
          <w:rFonts w:eastAsia="SimSun"/>
          <w:lang w:val="en-GB" w:eastAsia="zh-CN"/>
        </w:rPr>
        <w:t>aerosol</w:t>
      </w:r>
      <w:r w:rsidR="00A37EA2" w:rsidRPr="003862D0">
        <w:rPr>
          <w:lang w:val="en-GB"/>
        </w:rPr>
        <w:t>–</w:t>
      </w:r>
      <w:r w:rsidR="00A37EA2" w:rsidRPr="003862D0">
        <w:rPr>
          <w:rFonts w:eastAsia="SimSun"/>
          <w:lang w:val="en-GB" w:eastAsia="zh-CN"/>
        </w:rPr>
        <w:t>cloud</w:t>
      </w:r>
      <w:ins w:id="4720" w:author="Sara M Tuson" w:date="2021-07-21T07:21:00Z">
        <w:r w:rsidR="007B6E84">
          <w:rPr>
            <w:lang w:val="en-GB"/>
          </w:rPr>
          <w:t>-</w:t>
        </w:r>
      </w:ins>
      <w:del w:id="4721" w:author="Sara M Tuson" w:date="2021-07-21T07:21:00Z">
        <w:r w:rsidR="00A37EA2" w:rsidRPr="003862D0" w:rsidDel="007B6E84">
          <w:rPr>
            <w:lang w:val="en-GB"/>
          </w:rPr>
          <w:delText>–</w:delText>
        </w:r>
      </w:del>
      <w:r w:rsidR="00A37EA2" w:rsidRPr="003862D0">
        <w:rPr>
          <w:rFonts w:eastAsia="SimSun"/>
          <w:lang w:val="en-GB" w:eastAsia="zh-CN"/>
        </w:rPr>
        <w:t xml:space="preserve">radiation interactions </w:t>
      </w:r>
      <w:commentRangeEnd w:id="4718"/>
      <w:r w:rsidR="002A7B42">
        <w:rPr>
          <w:rStyle w:val="CommentReference"/>
        </w:rPr>
        <w:commentReference w:id="4718"/>
      </w:r>
      <w:commentRangeEnd w:id="4719"/>
      <w:r w:rsidR="006049E7">
        <w:rPr>
          <w:rStyle w:val="CommentReference"/>
        </w:rPr>
        <w:commentReference w:id="4719"/>
      </w:r>
      <w:r w:rsidR="00A37EA2" w:rsidRPr="003862D0">
        <w:rPr>
          <w:rFonts w:eastAsia="SimSun"/>
          <w:lang w:val="en-GB" w:eastAsia="zh-CN"/>
        </w:rPr>
        <w:t>persist in our understanding of climate response to aerosol-based SRM options.</w:t>
      </w:r>
      <w:r w:rsidR="00A37EA2">
        <w:rPr>
          <w:rFonts w:eastAsia="SimSun"/>
          <w:lang w:val="en-GB" w:eastAsia="zh-CN"/>
        </w:rPr>
        <w:t xml:space="preserve"> </w:t>
      </w:r>
      <w:r w:rsidR="003E7C11" w:rsidRPr="003862D0">
        <w:rPr>
          <w:rFonts w:eastAsia="SimSun"/>
          <w:lang w:val="en-GB"/>
        </w:rPr>
        <w:t>For the same amount of global mean cooling, different SRM options would cause different pattern</w:t>
      </w:r>
      <w:r w:rsidR="0090322E">
        <w:rPr>
          <w:rFonts w:eastAsia="SimSun"/>
          <w:lang w:val="en-GB"/>
        </w:rPr>
        <w:t>s</w:t>
      </w:r>
      <w:r w:rsidR="003E7C11" w:rsidRPr="003862D0">
        <w:rPr>
          <w:rFonts w:eastAsia="SimSun"/>
          <w:lang w:val="en-GB"/>
        </w:rPr>
        <w:t xml:space="preserve"> of climate change (</w:t>
      </w:r>
      <w:r w:rsidR="0053575C">
        <w:rPr>
          <w:rFonts w:eastAsia="SimSun"/>
          <w:i/>
          <w:lang w:val="en-GB"/>
        </w:rPr>
        <w:t>medium</w:t>
      </w:r>
      <w:r w:rsidR="0053575C" w:rsidRPr="003862D0">
        <w:rPr>
          <w:rFonts w:eastAsia="SimSun"/>
          <w:i/>
          <w:lang w:val="en-GB"/>
        </w:rPr>
        <w:t xml:space="preserve"> </w:t>
      </w:r>
      <w:r w:rsidR="003E7C11" w:rsidRPr="003862D0">
        <w:rPr>
          <w:rFonts w:eastAsia="SimSun"/>
          <w:i/>
          <w:lang w:val="en-GB"/>
        </w:rPr>
        <w:t>confidence</w:t>
      </w:r>
      <w:r w:rsidR="003E7C11" w:rsidRPr="003862D0">
        <w:rPr>
          <w:rFonts w:eastAsia="SimSun"/>
          <w:lang w:val="en-GB"/>
        </w:rPr>
        <w:t>).</w:t>
      </w:r>
      <w:r w:rsidR="00F72148" w:rsidRPr="003862D0">
        <w:rPr>
          <w:rFonts w:eastAsia="SimSun"/>
          <w:lang w:val="en-GB"/>
        </w:rPr>
        <w:t xml:space="preserve"> </w:t>
      </w:r>
      <w:r w:rsidRPr="003862D0">
        <w:rPr>
          <w:rFonts w:eastAsia="SimSun"/>
          <w:lang w:val="en-GB"/>
        </w:rPr>
        <w:t>Modelling</w:t>
      </w:r>
      <w:r w:rsidR="003E7C11" w:rsidRPr="003862D0">
        <w:rPr>
          <w:rFonts w:eastAsia="SimSun"/>
          <w:lang w:val="en-GB"/>
        </w:rPr>
        <w:t xml:space="preserve"> studies </w:t>
      </w:r>
      <w:r w:rsidR="00EB2078" w:rsidRPr="003862D0">
        <w:rPr>
          <w:rFonts w:eastAsia="SimSun"/>
          <w:lang w:val="en-GB"/>
        </w:rPr>
        <w:t xml:space="preserve">suggest </w:t>
      </w:r>
      <w:r w:rsidR="003E7C11" w:rsidRPr="003862D0">
        <w:rPr>
          <w:rFonts w:eastAsia="SimSun"/>
          <w:lang w:val="en-GB"/>
        </w:rPr>
        <w:t>that it is</w:t>
      </w:r>
      <w:r w:rsidR="00F72148" w:rsidRPr="003862D0">
        <w:rPr>
          <w:rFonts w:eastAsia="SimSun"/>
          <w:lang w:val="en-GB"/>
        </w:rPr>
        <w:t xml:space="preserve"> conceptually</w:t>
      </w:r>
      <w:r w:rsidR="003E7C11" w:rsidRPr="003862D0">
        <w:rPr>
          <w:rFonts w:eastAsia="SimSun"/>
          <w:lang w:val="en-GB"/>
        </w:rPr>
        <w:t xml:space="preserve"> possible to </w:t>
      </w:r>
      <w:r w:rsidR="00F72148" w:rsidRPr="003862D0">
        <w:rPr>
          <w:rFonts w:eastAsia="SimSun"/>
          <w:lang w:val="en-GB"/>
        </w:rPr>
        <w:t xml:space="preserve">achieve </w:t>
      </w:r>
      <w:r w:rsidR="00E177DE">
        <w:rPr>
          <w:rFonts w:eastAsia="SimSun"/>
          <w:lang w:val="en-GB"/>
        </w:rPr>
        <w:t>multiple</w:t>
      </w:r>
      <w:r w:rsidR="00FA6D07">
        <w:rPr>
          <w:rFonts w:eastAsia="SimSun"/>
          <w:lang w:val="en-GB"/>
        </w:rPr>
        <w:t xml:space="preserve"> climate p</w:t>
      </w:r>
      <w:r w:rsidR="00F72148" w:rsidRPr="003862D0">
        <w:rPr>
          <w:rFonts w:eastAsia="SimSun"/>
          <w:lang w:val="en-GB"/>
        </w:rPr>
        <w:t>olicy goals</w:t>
      </w:r>
      <w:r w:rsidR="003E7C11" w:rsidRPr="003862D0">
        <w:rPr>
          <w:rFonts w:eastAsia="SimSun"/>
          <w:lang w:val="en-GB"/>
        </w:rPr>
        <w:t xml:space="preserve"> by optimally designed SRM strategies. </w:t>
      </w:r>
    </w:p>
    <w:p w14:paraId="7A99436F" w14:textId="77777777" w:rsidR="003E7C11" w:rsidRPr="003862D0" w:rsidRDefault="003E7C11" w:rsidP="003E7C11">
      <w:pPr>
        <w:pStyle w:val="AR6BodyText"/>
        <w:rPr>
          <w:lang w:val="en-GB"/>
        </w:rPr>
      </w:pPr>
    </w:p>
    <w:p w14:paraId="64BCE824" w14:textId="5D49CDF2" w:rsidR="003E7C11" w:rsidRPr="003862D0" w:rsidRDefault="003E7C11" w:rsidP="003E7C11">
      <w:pPr>
        <w:pStyle w:val="AR6BodyText"/>
        <w:rPr>
          <w:lang w:val="en-GB"/>
        </w:rPr>
      </w:pPr>
      <w:r w:rsidRPr="003862D0">
        <w:rPr>
          <w:lang w:val="en-GB"/>
        </w:rPr>
        <w:t xml:space="preserve">The effect of SRM options on global temperature and precipitation response </w:t>
      </w:r>
      <w:r w:rsidR="00EB2078" w:rsidRPr="003862D0">
        <w:rPr>
          <w:lang w:val="en-GB"/>
        </w:rPr>
        <w:t xml:space="preserve">would </w:t>
      </w:r>
      <w:ins w:id="4722" w:author="Sara M Tuson" w:date="2021-07-21T07:23:00Z">
        <w:r w:rsidR="007B6E84">
          <w:rPr>
            <w:lang w:val="en-GB"/>
          </w:rPr>
          <w:t xml:space="preserve">be </w:t>
        </w:r>
      </w:ins>
      <w:r w:rsidRPr="003862D0">
        <w:rPr>
          <w:lang w:val="en-GB"/>
        </w:rPr>
        <w:t>detectable after one or two decades</w:t>
      </w:r>
      <w:r w:rsidR="00EB2078" w:rsidRPr="003862D0">
        <w:rPr>
          <w:lang w:val="en-GB"/>
        </w:rPr>
        <w:t>,</w:t>
      </w:r>
      <w:r w:rsidRPr="003862D0">
        <w:rPr>
          <w:lang w:val="en-GB"/>
        </w:rPr>
        <w:t xml:space="preserve"> which is similar to the time</w:t>
      </w:r>
      <w:ins w:id="4723" w:author="Sara M Tuson" w:date="2021-07-15T20:33:00Z">
        <w:r w:rsidR="00367335">
          <w:rPr>
            <w:lang w:val="en-GB"/>
          </w:rPr>
          <w:t xml:space="preserve"> </w:t>
        </w:r>
      </w:ins>
      <w:r w:rsidRPr="003862D0">
        <w:rPr>
          <w:lang w:val="en-GB"/>
        </w:rPr>
        <w:t xml:space="preserve">scale for the detection of </w:t>
      </w:r>
      <w:r w:rsidR="002F1E97">
        <w:rPr>
          <w:lang w:val="en-GB"/>
        </w:rPr>
        <w:t xml:space="preserve">strong </w:t>
      </w:r>
      <w:r w:rsidRPr="003862D0">
        <w:rPr>
          <w:lang w:val="en-GB"/>
        </w:rPr>
        <w:t xml:space="preserve">mitigation. There is </w:t>
      </w:r>
      <w:r w:rsidRPr="003862D0">
        <w:rPr>
          <w:i/>
          <w:lang w:val="en-GB"/>
        </w:rPr>
        <w:t xml:space="preserve">high confidence </w:t>
      </w:r>
      <w:r w:rsidRPr="003862D0">
        <w:rPr>
          <w:lang w:val="en-GB"/>
        </w:rPr>
        <w:t xml:space="preserve">that a sudden and sustained termination of </w:t>
      </w:r>
      <w:r w:rsidR="00D60589">
        <w:rPr>
          <w:lang w:val="en-GB"/>
        </w:rPr>
        <w:t>a high level</w:t>
      </w:r>
      <w:r w:rsidRPr="003862D0">
        <w:rPr>
          <w:lang w:val="en-GB"/>
        </w:rPr>
        <w:t xml:space="preserve"> </w:t>
      </w:r>
      <w:r w:rsidR="00BE0D86">
        <w:rPr>
          <w:lang w:val="en-GB"/>
        </w:rPr>
        <w:t xml:space="preserve">of </w:t>
      </w:r>
      <w:r w:rsidRPr="003862D0">
        <w:rPr>
          <w:lang w:val="en-GB"/>
        </w:rPr>
        <w:t xml:space="preserve">SRM </w:t>
      </w:r>
      <w:r w:rsidR="00D60589">
        <w:rPr>
          <w:lang w:val="en-GB"/>
        </w:rPr>
        <w:t>against</w:t>
      </w:r>
      <w:r w:rsidR="00D60589" w:rsidRPr="003862D0">
        <w:rPr>
          <w:lang w:val="en-GB"/>
        </w:rPr>
        <w:t xml:space="preserve"> </w:t>
      </w:r>
      <w:r w:rsidRPr="003862D0">
        <w:rPr>
          <w:lang w:val="en-GB"/>
        </w:rPr>
        <w:t>a high</w:t>
      </w:r>
      <w:r w:rsidR="00D60589">
        <w:rPr>
          <w:lang w:val="en-GB"/>
        </w:rPr>
        <w:t>-</w:t>
      </w:r>
      <w:r w:rsidRPr="003862D0">
        <w:rPr>
          <w:lang w:val="en-GB"/>
        </w:rPr>
        <w:t xml:space="preserve">GHG background would cause a rapid increase in temperature at a rate that far exceeds that </w:t>
      </w:r>
      <w:r w:rsidR="00EB33AA">
        <w:rPr>
          <w:lang w:val="en-GB"/>
        </w:rPr>
        <w:t>projected</w:t>
      </w:r>
      <w:r w:rsidR="00EB33AA" w:rsidRPr="003862D0">
        <w:rPr>
          <w:lang w:val="en-GB"/>
        </w:rPr>
        <w:t xml:space="preserve"> </w:t>
      </w:r>
      <w:r w:rsidRPr="003862D0">
        <w:rPr>
          <w:lang w:val="en-GB"/>
        </w:rPr>
        <w:t xml:space="preserve">for climate change without SRM. However, a gradual phase-out of SRM combined with mitigation and CDR </w:t>
      </w:r>
      <w:r w:rsidR="008D73AA">
        <w:rPr>
          <w:lang w:val="en-GB"/>
        </w:rPr>
        <w:t>would</w:t>
      </w:r>
      <w:r w:rsidR="008D73AA" w:rsidRPr="003862D0">
        <w:rPr>
          <w:lang w:val="en-GB"/>
        </w:rPr>
        <w:t xml:space="preserve"> </w:t>
      </w:r>
      <w:r w:rsidR="008D73AA">
        <w:rPr>
          <w:i/>
          <w:lang w:val="en-GB"/>
        </w:rPr>
        <w:t>more likely than not</w:t>
      </w:r>
      <w:r w:rsidR="008D73AA" w:rsidRPr="003862D0">
        <w:rPr>
          <w:lang w:val="en-GB"/>
        </w:rPr>
        <w:t xml:space="preserve"> </w:t>
      </w:r>
      <w:r w:rsidRPr="003862D0">
        <w:rPr>
          <w:lang w:val="en-GB"/>
        </w:rPr>
        <w:t>avoid large rates of warming</w:t>
      </w:r>
      <w:r w:rsidRPr="003862D0">
        <w:rPr>
          <w:b/>
          <w:lang w:val="en-GB"/>
        </w:rPr>
        <w:t>.</w:t>
      </w:r>
      <w:r w:rsidRPr="003862D0">
        <w:rPr>
          <w:lang w:val="en-GB"/>
        </w:rPr>
        <w:t xml:space="preserve"> </w:t>
      </w:r>
    </w:p>
    <w:bookmarkEnd w:id="4713"/>
    <w:p w14:paraId="09D21161" w14:textId="4C6CA8B8" w:rsidR="002D21A9" w:rsidRPr="003862D0" w:rsidRDefault="002D21A9">
      <w:pPr>
        <w:rPr>
          <w:lang w:val="en-GB"/>
        </w:rPr>
      </w:pPr>
    </w:p>
    <w:p w14:paraId="34DCD322" w14:textId="77777777" w:rsidR="005D5F52" w:rsidRPr="003862D0" w:rsidRDefault="005D5F52" w:rsidP="005D5F52">
      <w:pPr>
        <w:pStyle w:val="AR6BodyText"/>
        <w:rPr>
          <w:lang w:val="en-GB"/>
        </w:rPr>
      </w:pPr>
    </w:p>
    <w:p w14:paraId="169C8A22" w14:textId="77777777" w:rsidR="005D5F52" w:rsidRPr="003862D0" w:rsidRDefault="005D5F52" w:rsidP="005D5F52">
      <w:pPr>
        <w:pStyle w:val="AR6Chap4Level141"/>
        <w:rPr>
          <w:lang w:val="en-GB"/>
        </w:rPr>
      </w:pPr>
      <w:bookmarkStart w:id="4724" w:name="_Ref5462289"/>
      <w:bookmarkStart w:id="4725" w:name="_Toc5498104"/>
      <w:bookmarkStart w:id="4726" w:name="_Toc5498138"/>
      <w:bookmarkStart w:id="4727" w:name="_Toc5498427"/>
      <w:bookmarkStart w:id="4728" w:name="_Toc5498910"/>
      <w:bookmarkStart w:id="4729" w:name="_Toc5500962"/>
      <w:bookmarkStart w:id="4730" w:name="_Toc5778520"/>
      <w:bookmarkStart w:id="4731" w:name="_Ref5025484"/>
      <w:bookmarkStart w:id="4732" w:name="_Ref29550248"/>
      <w:bookmarkStart w:id="4733" w:name="_Toc29748296"/>
      <w:bookmarkStart w:id="4734" w:name="_Toc29748482"/>
      <w:bookmarkStart w:id="4735" w:name="_Toc29749235"/>
      <w:bookmarkStart w:id="4736" w:name="_Toc29751049"/>
      <w:bookmarkStart w:id="4737" w:name="_Toc33523324"/>
      <w:bookmarkStart w:id="4738" w:name="_Toc56878755"/>
      <w:bookmarkStart w:id="4739" w:name="_Toc56879176"/>
      <w:bookmarkStart w:id="4740" w:name="_Toc56879718"/>
      <w:bookmarkStart w:id="4741" w:name="_Toc56880384"/>
      <w:bookmarkStart w:id="4742" w:name="_Toc56880480"/>
      <w:bookmarkStart w:id="4743" w:name="_Toc56880550"/>
      <w:bookmarkStart w:id="4744" w:name="_Toc56880674"/>
      <w:bookmarkStart w:id="4745" w:name="_Toc56881948"/>
      <w:bookmarkStart w:id="4746" w:name="_Toc57156900"/>
      <w:bookmarkStart w:id="4747" w:name="_Toc65519606"/>
      <w:bookmarkStart w:id="4748" w:name="_Toc66099790"/>
      <w:bookmarkStart w:id="4749" w:name="_Toc66379320"/>
      <w:bookmarkStart w:id="4750" w:name="_Toc66467021"/>
      <w:bookmarkStart w:id="4751" w:name="_Toc66467305"/>
      <w:bookmarkStart w:id="4752" w:name="_Toc66574560"/>
      <w:bookmarkStart w:id="4753" w:name="_Toc66574731"/>
      <w:bookmarkStart w:id="4754" w:name="_Toc66646078"/>
      <w:bookmarkStart w:id="4755" w:name="_Toc69752548"/>
      <w:r w:rsidRPr="003862D0">
        <w:rPr>
          <w:lang w:val="en-GB"/>
        </w:rPr>
        <w:t>Climate Change</w:t>
      </w:r>
      <w:bookmarkEnd w:id="4724"/>
      <w:bookmarkEnd w:id="4725"/>
      <w:bookmarkEnd w:id="4726"/>
      <w:bookmarkEnd w:id="4727"/>
      <w:bookmarkEnd w:id="4728"/>
      <w:bookmarkEnd w:id="4729"/>
      <w:bookmarkEnd w:id="4730"/>
      <w:bookmarkEnd w:id="4731"/>
      <w:r w:rsidRPr="003862D0">
        <w:rPr>
          <w:lang w:val="en-GB"/>
        </w:rPr>
        <w:t xml:space="preserve"> Beyond 2100</w:t>
      </w:r>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0E6BF878" w14:textId="77777777" w:rsidR="005D5F52" w:rsidRPr="003862D0" w:rsidRDefault="005D5F52" w:rsidP="005D5F52">
      <w:pPr>
        <w:pStyle w:val="AR6BodyText"/>
        <w:rPr>
          <w:lang w:val="en-GB"/>
        </w:rPr>
      </w:pPr>
    </w:p>
    <w:p w14:paraId="5F27DD52" w14:textId="56C6B0D3" w:rsidR="005D5F52" w:rsidRPr="003862D0" w:rsidRDefault="005D5F52" w:rsidP="005D5F52">
      <w:pPr>
        <w:pStyle w:val="AR6BodyText"/>
        <w:rPr>
          <w:lang w:val="en-GB"/>
        </w:rPr>
      </w:pPr>
      <w:r w:rsidRPr="003862D0">
        <w:rPr>
          <w:lang w:val="en-GB"/>
        </w:rPr>
        <w:t xml:space="preserve">This section assesses changes in climate beyond 2100. </w:t>
      </w:r>
      <w:r w:rsidRPr="003862D0">
        <w:rPr>
          <w:lang w:val="en-GB" w:eastAsia="en-US"/>
        </w:rPr>
        <w:t xml:space="preserve">An advance since AR5 is the availability of </w:t>
      </w:r>
      <w:r w:rsidR="00EF7A11">
        <w:rPr>
          <w:lang w:val="en-GB" w:eastAsia="en-US"/>
        </w:rPr>
        <w:t>ESM</w:t>
      </w:r>
      <w:r w:rsidRPr="003862D0">
        <w:rPr>
          <w:lang w:val="en-GB" w:eastAsia="en-US"/>
        </w:rPr>
        <w:t xml:space="preserve"> results for scenarios beyond 2100 and for much longer stabilisation simulations compared with analysis predominantly</w:t>
      </w:r>
      <w:r w:rsidR="00F72148" w:rsidRPr="003862D0">
        <w:rPr>
          <w:lang w:val="en-GB" w:eastAsia="en-US"/>
        </w:rPr>
        <w:t xml:space="preserve"> based</w:t>
      </w:r>
      <w:r w:rsidRPr="003862D0">
        <w:rPr>
          <w:lang w:val="en-GB" w:eastAsia="en-US"/>
        </w:rPr>
        <w:t xml:space="preserve"> on </w:t>
      </w:r>
      <w:r w:rsidRPr="003862D0">
        <w:rPr>
          <w:lang w:val="en-GB"/>
        </w:rPr>
        <w:t>Earth system models of intermediate complexity</w:t>
      </w:r>
      <w:r w:rsidRPr="003862D0">
        <w:rPr>
          <w:lang w:val="en-GB" w:eastAsia="en-US"/>
        </w:rPr>
        <w:t xml:space="preserve"> (EMICs) at the time of AR5 (e.g.</w:t>
      </w:r>
      <w:ins w:id="4756" w:author="Robin Matthews" w:date="2021-06-16T18:22:00Z">
        <w:r w:rsidR="00462AF2">
          <w:rPr>
            <w:lang w:val="en-GB" w:eastAsia="en-US"/>
          </w:rPr>
          <w:t>,</w:t>
        </w:r>
      </w:ins>
      <w:r w:rsidRPr="003862D0">
        <w:rPr>
          <w:lang w:val="en-GB" w:eastAsia="en-US"/>
        </w:rPr>
        <w:t xml:space="preserve"> </w:t>
      </w:r>
      <w:commentRangeStart w:id="4757"/>
      <w:r w:rsidRPr="003862D0">
        <w:rPr>
          <w:lang w:val="en-GB" w:eastAsia="en-US"/>
        </w:rPr>
        <w:fldChar w:fldCharType="begin" w:fldLock="1"/>
      </w:r>
      <w:r w:rsidR="00615634">
        <w:rPr>
          <w:lang w:val="en-GB" w:eastAsia="en-US"/>
        </w:rPr>
        <w:instrText>ADDIN CSL_CITATION { "citationItems" : [ { "id" : "ITEM-1", "itemData" : { "DOI" : "10.1175/JCLI-D-12-00584.1", "ISBN" : "0894-8755", "ISSN" : "0894-8755", "abstract" : "This paper summarizes the results of an intercomparison projectwithEarth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scales.All commitment simulations follow the four representative concentration pathways (RCPs) and their extensions to year 2300.MostEMICs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2.6\u20136.0. The MOC weakening is more persistent for RCP8.5. Elimination of anthropogenic CO2 emissions after 2300 results in slowly decreasing atmospheric CO2 concentrations.At year 3000 atmospheric CO2 is still at more than half its year-2300 level in allEMICs forRCPs 4.5\u20138.5. Surface air temperature remains constant or decreases slightly and thermosteric sea level rise continues for centuries after elimination ofCO2 emissions in allEMICs.Restoration of atmosphericCO2 fromRCPto preindustrial levels over 100\u20131000 years requires large artificial removal of CO2 from the atmosphere and does not result in the simultaneous return to preindustrial climate conditions, as surface air temperature and sea level response exhibit a substantial time lag relative to atmospheric CO2.",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"K3116", "given" : "", "non-dropping-particle" : "", "parse-names" : false, "suffix" : "" } ], "type" : "article-journal", "volume" : "26" }, "uris" : [ "http://www.mendeley.com/documents/?uuid=9261fd74-43d6-4e93-8eb8-127f80a09c29" ] }, { "id" : "ITEM-2", "itemData" : { "DOI" : "10.5194/cp-9-1111-2013", "ISSN" : "1814-9332", "abstract" : "Abstract.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CO2,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CO2 and/or nitrogen fertilization is underestimated. Several one thousand year long, idealized, 2 \u00d7 and 4 \u00d7 CO2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CO2 forcings for some models. Finally, the preindustrial portions of the last millennium simulations are used to assess historical model carbon-climate feedbacks. Given the specified forcing, there is a tendency for the EMICs to underestimate the drop in surface air temperature and CO2 between the Medieval Climate Anomaly and the Little Ice Age estimated from palaeoclimate reconstructions. This in turn could be a result of unforced variability within the climate system, uncertainty in the reconstructions of temperature and CO2, errors in the reconstructions of forcing used to drive the models, or the incomplete representation of certain processes within the models. Given the forcing datasets used in thi\u2026",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"ITEM-2", "issue" : "3", "issued" : { "date-parts" : [ [ "2013", "5", "16" ] ] }, "page" : "1111-1140", "title" : "Historical and idealized climate model experiments: an intercomparison of Earth system models of intermediate complexity", "translator" : [ { "dropping-particle" : "", "family" : "K2995", "given" : "", "non-dropping-particle" : "", "parse-names" : false, "suffix" : "" } ], "type" : "article-journal", "volume" : "9" }, "uris" : [ "http://www.mendeley.com/documents/?uuid=a50e3e24-19e3-4c42-8857-c7ecdae0e3c7" ] } ], "mendeley" : { "formattedCitation" : "(Eby et al., 2013; Zickfeld et al., 2013)", "manualFormatting" : "Eby et al., 2013; Zickfeld et al., 2013)", "plainTextFormattedCitation" : "(Eby et al., 2013; Zickfeld et al., 2013)", "previouslyFormattedCitation" : "(Eby et al., 2013; Zickfeld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Eby et al., 2013; Zickfeld et al., 2013)</w:t>
      </w:r>
      <w:r w:rsidRPr="003862D0">
        <w:rPr>
          <w:lang w:val="en-GB" w:eastAsia="en-US"/>
        </w:rPr>
        <w:fldChar w:fldCharType="end"/>
      </w:r>
      <w:commentRangeEnd w:id="4757"/>
      <w:r w:rsidR="00016735">
        <w:rPr>
          <w:rStyle w:val="CommentReference"/>
        </w:rPr>
        <w:commentReference w:id="4757"/>
      </w:r>
      <w:r w:rsidRPr="003862D0">
        <w:rPr>
          <w:lang w:val="en-GB" w:eastAsia="en-US"/>
        </w:rPr>
        <w:t xml:space="preserve">. </w:t>
      </w:r>
      <w:r w:rsidR="00F72148" w:rsidRPr="003862D0">
        <w:rPr>
          <w:lang w:val="en-GB"/>
        </w:rPr>
        <w:t>L</w:t>
      </w:r>
      <w:r w:rsidRPr="003862D0">
        <w:rPr>
          <w:lang w:val="en-GB"/>
        </w:rPr>
        <w:t>ong-term commitment</w:t>
      </w:r>
      <w:r w:rsidR="00864081" w:rsidRPr="003862D0">
        <w:rPr>
          <w:lang w:val="en-GB"/>
        </w:rPr>
        <w:t xml:space="preserve"> </w:t>
      </w:r>
      <w:r w:rsidR="00F72148" w:rsidRPr="003862D0">
        <w:rPr>
          <w:lang w:val="en-GB"/>
        </w:rPr>
        <w:t xml:space="preserve">of </w:t>
      </w:r>
      <w:r w:rsidRPr="003862D0">
        <w:rPr>
          <w:lang w:val="en-GB"/>
        </w:rPr>
        <w:t>sea</w:t>
      </w:r>
      <w:del w:id="4758" w:author="Ian Blenkinsop" w:date="2021-07-27T16:43:00Z">
        <w:r w:rsidRPr="003862D0" w:rsidDel="00414255">
          <w:rPr>
            <w:lang w:val="en-GB"/>
          </w:rPr>
          <w:delText>-</w:delText>
        </w:r>
      </w:del>
      <w:ins w:id="4759" w:author="Ian Blenkinsop" w:date="2021-07-27T16:43:00Z">
        <w:r w:rsidR="00414255">
          <w:rPr>
            <w:lang w:val="en-GB"/>
          </w:rPr>
          <w:t xml:space="preserve"> </w:t>
        </w:r>
      </w:ins>
      <w:r w:rsidRPr="003862D0">
        <w:rPr>
          <w:lang w:val="en-GB"/>
        </w:rPr>
        <w:t xml:space="preserve">level rise due to thermal expansion and ice-sheet loss </w:t>
      </w:r>
      <w:r w:rsidR="00F72148" w:rsidRPr="003862D0">
        <w:rPr>
          <w:lang w:val="en-GB"/>
        </w:rPr>
        <w:t xml:space="preserve">is </w:t>
      </w:r>
      <w:r w:rsidRPr="003862D0">
        <w:rPr>
          <w:lang w:val="en-GB"/>
        </w:rPr>
        <w:t xml:space="preserve">assessed in </w:t>
      </w:r>
      <w:r w:rsidR="00F01261" w:rsidRPr="003862D0">
        <w:rPr>
          <w:lang w:val="en-GB"/>
        </w:rPr>
        <w:t>C</w:t>
      </w:r>
      <w:r w:rsidRPr="003862D0">
        <w:rPr>
          <w:lang w:val="en-GB"/>
        </w:rPr>
        <w:t>hapter 9 (</w:t>
      </w:r>
      <w:ins w:id="4760" w:author="Sara M Tuson" w:date="2021-07-21T07:25:00Z">
        <w:r w:rsidR="007B6E84">
          <w:rPr>
            <w:lang w:val="en-GB"/>
          </w:rPr>
          <w:t xml:space="preserve">Section </w:t>
        </w:r>
      </w:ins>
      <w:r w:rsidRPr="003862D0">
        <w:rPr>
          <w:lang w:val="en-GB"/>
        </w:rPr>
        <w:t>9.6.3.5</w:t>
      </w:r>
      <w:del w:id="4761" w:author="Ian Blenkinsop" w:date="2021-07-27T16:22:00Z">
        <w:r w:rsidRPr="00832623" w:rsidDel="002A7B42">
          <w:rPr>
            <w:lang w:val="en-GB"/>
          </w:rPr>
          <w:delText xml:space="preserve">; </w:delText>
        </w:r>
      </w:del>
      <w:ins w:id="4762" w:author="Ian Blenkinsop" w:date="2021-07-27T16:22:00Z">
        <w:r w:rsidR="002A7B42" w:rsidRPr="00832623">
          <w:rPr>
            <w:lang w:val="en-GB"/>
          </w:rPr>
          <w:t xml:space="preserve"> and </w:t>
        </w:r>
      </w:ins>
      <w:del w:id="4763" w:author="Ian Blenkinsop" w:date="2021-07-27T16:22:00Z">
        <w:r w:rsidRPr="00832623" w:rsidDel="002A7B42">
          <w:rPr>
            <w:highlight w:val="yellow"/>
            <w:lang w:val="en-GB"/>
            <w:rPrChange w:id="4764" w:author="Tom Maycock" w:date="2021-09-07T10:56:00Z">
              <w:rPr>
                <w:lang w:val="en-GB"/>
              </w:rPr>
            </w:rPrChange>
          </w:rPr>
          <w:delText>f</w:delText>
        </w:r>
      </w:del>
      <w:ins w:id="4765" w:author="Ian Blenkinsop" w:date="2021-07-27T16:22:00Z">
        <w:r w:rsidR="002A7B42" w:rsidRPr="00832623">
          <w:rPr>
            <w:highlight w:val="yellow"/>
            <w:lang w:val="en-GB"/>
            <w:rPrChange w:id="4766" w:author="Tom Maycock" w:date="2021-09-07T10:56:00Z">
              <w:rPr>
                <w:lang w:val="en-GB"/>
              </w:rPr>
            </w:rPrChange>
          </w:rPr>
          <w:t>F</w:t>
        </w:r>
      </w:ins>
      <w:r w:rsidRPr="00832623">
        <w:rPr>
          <w:highlight w:val="yellow"/>
          <w:lang w:val="en-GB"/>
          <w:rPrChange w:id="4767" w:author="Tom Maycock" w:date="2021-09-07T10:56:00Z">
            <w:rPr>
              <w:lang w:val="en-GB"/>
            </w:rPr>
          </w:rPrChange>
        </w:rPr>
        <w:t xml:space="preserve">igure </w:t>
      </w:r>
      <w:commentRangeStart w:id="4768"/>
      <w:commentRangeStart w:id="4769"/>
      <w:r w:rsidRPr="00832623">
        <w:rPr>
          <w:highlight w:val="yellow"/>
          <w:lang w:val="en-GB"/>
          <w:rPrChange w:id="4770" w:author="Tom Maycock" w:date="2021-09-07T10:56:00Z">
            <w:rPr>
              <w:highlight w:val="red"/>
              <w:lang w:val="en-GB"/>
            </w:rPr>
          </w:rPrChange>
        </w:rPr>
        <w:t>9.</w:t>
      </w:r>
      <w:ins w:id="4771" w:author="Tom Maycock" w:date="2021-09-07T10:55:00Z">
        <w:r w:rsidR="00832623" w:rsidRPr="00832623">
          <w:rPr>
            <w:highlight w:val="yellow"/>
            <w:lang w:val="en-GB"/>
            <w:rPrChange w:id="4772" w:author="Tom Maycock" w:date="2021-09-07T10:56:00Z">
              <w:rPr>
                <w:highlight w:val="red"/>
                <w:lang w:val="en-GB"/>
              </w:rPr>
            </w:rPrChange>
          </w:rPr>
          <w:t>3</w:t>
        </w:r>
      </w:ins>
      <w:r w:rsidR="007160E7" w:rsidRPr="00832623">
        <w:rPr>
          <w:highlight w:val="yellow"/>
          <w:lang w:val="en-GB"/>
          <w:rPrChange w:id="4773" w:author="Tom Maycock" w:date="2021-09-07T10:56:00Z">
            <w:rPr>
              <w:lang w:val="en-GB"/>
            </w:rPr>
          </w:rPrChange>
        </w:rPr>
        <w:t>0</w:t>
      </w:r>
      <w:commentRangeEnd w:id="4768"/>
      <w:r w:rsidR="002A7B42" w:rsidRPr="00832623">
        <w:rPr>
          <w:rStyle w:val="CommentReference"/>
          <w:highlight w:val="yellow"/>
          <w:rPrChange w:id="4774" w:author="Tom Maycock" w:date="2021-09-07T10:56:00Z">
            <w:rPr>
              <w:rStyle w:val="CommentReference"/>
            </w:rPr>
          </w:rPrChange>
        </w:rPr>
        <w:commentReference w:id="4768"/>
      </w:r>
      <w:commentRangeEnd w:id="4769"/>
      <w:r w:rsidR="006049E7" w:rsidRPr="00832623">
        <w:rPr>
          <w:rStyle w:val="CommentReference"/>
          <w:highlight w:val="yellow"/>
          <w:rPrChange w:id="4775" w:author="Tom Maycock" w:date="2021-09-07T10:56:00Z">
            <w:rPr>
              <w:rStyle w:val="CommentReference"/>
            </w:rPr>
          </w:rPrChange>
        </w:rPr>
        <w:commentReference w:id="4769"/>
      </w:r>
      <w:r w:rsidRPr="00832623">
        <w:rPr>
          <w:highlight w:val="yellow"/>
          <w:lang w:val="en-GB"/>
          <w:rPrChange w:id="4776" w:author="Tom Maycock" w:date="2021-09-07T10:56:00Z">
            <w:rPr>
              <w:lang w:val="en-GB"/>
            </w:rPr>
          </w:rPrChange>
        </w:rPr>
        <w:t>). Here</w:t>
      </w:r>
      <w:r w:rsidRPr="003862D0">
        <w:rPr>
          <w:lang w:val="en-GB"/>
        </w:rPr>
        <w:t xml:space="preserve"> we assess projections of </w:t>
      </w:r>
      <w:r w:rsidR="00A419F9" w:rsidRPr="003862D0">
        <w:rPr>
          <w:lang w:val="en-GB"/>
        </w:rPr>
        <w:t xml:space="preserve">GSAT, </w:t>
      </w:r>
      <w:r w:rsidRPr="003862D0">
        <w:rPr>
          <w:lang w:val="en-GB"/>
        </w:rPr>
        <w:t>global precipitation</w:t>
      </w:r>
      <w:r w:rsidR="00A419F9" w:rsidRPr="003862D0">
        <w:rPr>
          <w:lang w:val="en-GB"/>
        </w:rPr>
        <w:t>,</w:t>
      </w:r>
      <w:r w:rsidRPr="003862D0">
        <w:rPr>
          <w:lang w:val="en-GB"/>
        </w:rPr>
        <w:t xml:space="preserve"> and Arctic </w:t>
      </w:r>
      <w:r w:rsidR="00A419F9" w:rsidRPr="003862D0">
        <w:rPr>
          <w:lang w:val="en-GB"/>
        </w:rPr>
        <w:t>s</w:t>
      </w:r>
      <w:r w:rsidRPr="003862D0">
        <w:rPr>
          <w:lang w:val="en-GB"/>
        </w:rPr>
        <w:t xml:space="preserve">ea </w:t>
      </w:r>
      <w:r w:rsidR="00A419F9" w:rsidRPr="003862D0">
        <w:rPr>
          <w:lang w:val="en-GB"/>
        </w:rPr>
        <w:t>i</w:t>
      </w:r>
      <w:r w:rsidRPr="003862D0">
        <w:rPr>
          <w:lang w:val="en-GB"/>
        </w:rPr>
        <w:t xml:space="preserve">ce. </w:t>
      </w:r>
      <w:r w:rsidRPr="003862D0">
        <w:rPr>
          <w:lang w:val="en-GB" w:eastAsia="en-US"/>
        </w:rPr>
        <w:t xml:space="preserve">Uncertainties relating to potential long-term changes in </w:t>
      </w:r>
      <w:r w:rsidR="00A419F9" w:rsidRPr="003862D0">
        <w:rPr>
          <w:lang w:val="en-GB" w:eastAsia="en-US"/>
        </w:rPr>
        <w:t>AMOC</w:t>
      </w:r>
      <w:r w:rsidRPr="003862D0">
        <w:rPr>
          <w:lang w:val="en-GB" w:eastAsia="en-US"/>
        </w:rPr>
        <w:t xml:space="preserve"> are treated in </w:t>
      </w:r>
      <w:ins w:id="4777" w:author="Sara M Tuson" w:date="2021-07-21T07:25:00Z">
        <w:r w:rsidR="007B6E84">
          <w:rPr>
            <w:lang w:val="en-GB" w:eastAsia="en-US"/>
          </w:rPr>
          <w:t xml:space="preserve">Section </w:t>
        </w:r>
      </w:ins>
      <w:r w:rsidRPr="003862D0">
        <w:rPr>
          <w:lang w:val="en-GB" w:eastAsia="en-US"/>
        </w:rPr>
        <w:t>9.2.3.1.</w:t>
      </w:r>
    </w:p>
    <w:p w14:paraId="176288CE" w14:textId="77777777" w:rsidR="005D5F52" w:rsidRPr="003862D0" w:rsidRDefault="005D5F52" w:rsidP="005D5F52">
      <w:pPr>
        <w:pStyle w:val="AR6BodyText"/>
        <w:rPr>
          <w:lang w:val="en-GB"/>
        </w:rPr>
      </w:pPr>
    </w:p>
    <w:p w14:paraId="3A26FD89" w14:textId="3BA17F1E" w:rsidR="005D5F52" w:rsidRPr="00EF7A11" w:rsidRDefault="005D5F52" w:rsidP="005D5F52">
      <w:pPr>
        <w:pStyle w:val="AR6BodyText"/>
        <w:rPr>
          <w:lang w:val="en-GB"/>
        </w:rPr>
      </w:pPr>
      <w:r w:rsidRPr="003862D0">
        <w:rPr>
          <w:lang w:val="en-GB"/>
        </w:rPr>
        <w:t>On multi-century time</w:t>
      </w:r>
      <w:ins w:id="4778" w:author="Sara M Tuson" w:date="2021-07-15T20:33:00Z">
        <w:r w:rsidR="00367335">
          <w:rPr>
            <w:lang w:val="en-GB"/>
          </w:rPr>
          <w:t xml:space="preserve"> </w:t>
        </w:r>
      </w:ins>
      <w:r w:rsidRPr="003862D0">
        <w:rPr>
          <w:lang w:val="en-GB"/>
        </w:rPr>
        <w:t xml:space="preserve">scales it is common to explore changes that are due to long-term </w:t>
      </w:r>
      <w:del w:id="4779" w:author="Sara M Tuson" w:date="2021-07-15T20:57:00Z">
        <w:r w:rsidRPr="003862D0" w:rsidDel="00971BDE">
          <w:rPr>
            <w:lang w:val="en-GB"/>
          </w:rPr>
          <w:delText>commitment.Here</w:delText>
        </w:r>
      </w:del>
      <w:ins w:id="4780" w:author="Sara M Tuson" w:date="2021-07-15T20:57:00Z">
        <w:r w:rsidR="00971BDE" w:rsidRPr="003862D0">
          <w:rPr>
            <w:lang w:val="en-GB"/>
          </w:rPr>
          <w:t>commitment. Here</w:t>
        </w:r>
      </w:ins>
      <w:r w:rsidRPr="003862D0">
        <w:rPr>
          <w:lang w:val="en-GB"/>
        </w:rPr>
        <w:t xml:space="preserve"> we differentiate between</w:t>
      </w:r>
      <w:commentRangeStart w:id="4781"/>
      <w:r w:rsidRPr="003862D0">
        <w:rPr>
          <w:lang w:val="en-GB"/>
        </w:rPr>
        <w:t>:</w:t>
      </w:r>
      <w:commentRangeEnd w:id="4781"/>
      <w:r w:rsidR="00070541">
        <w:rPr>
          <w:rStyle w:val="CommentReference"/>
        </w:rPr>
        <w:commentReference w:id="4781"/>
      </w:r>
    </w:p>
    <w:p w14:paraId="04D93B2D" w14:textId="79778B86" w:rsidR="005D5F52" w:rsidRPr="003862D0" w:rsidRDefault="005D5F52" w:rsidP="0069659A">
      <w:pPr>
        <w:pStyle w:val="AR6BodyText"/>
        <w:numPr>
          <w:ilvl w:val="0"/>
          <w:numId w:val="9"/>
        </w:numPr>
        <w:rPr>
          <w:lang w:val="en-GB"/>
        </w:rPr>
      </w:pPr>
      <w:r w:rsidRPr="00070541">
        <w:rPr>
          <w:b/>
          <w:bCs/>
          <w:lang w:val="en-GB"/>
          <w:rPrChange w:id="4782" w:author="Ian Blenkinsop" w:date="2021-07-27T16:23:00Z">
            <w:rPr>
              <w:i/>
              <w:iCs/>
              <w:lang w:val="en-GB"/>
            </w:rPr>
          </w:rPrChange>
        </w:rPr>
        <w:t>Committed emissions due to infrastructure</w:t>
      </w:r>
      <w:r w:rsidRPr="00070541">
        <w:rPr>
          <w:b/>
          <w:bCs/>
          <w:lang w:val="en-GB"/>
          <w:rPrChange w:id="4783" w:author="Ian Blenkinsop" w:date="2021-07-27T16:23:00Z">
            <w:rPr>
              <w:lang w:val="en-GB"/>
            </w:rPr>
          </w:rPrChange>
        </w:rPr>
        <w:t>.</w:t>
      </w:r>
      <w:r w:rsidRPr="003862D0">
        <w:rPr>
          <w:lang w:val="en-GB"/>
        </w:rPr>
        <w:t xml:space="preserve"> Infrastructure that causes greenhouse gas emissions cannot be changed straight away leading to a commitment from existing infrastructure that some emissions will continue for a number of years into the future </w:t>
      </w:r>
      <w:commentRangeStart w:id="4784"/>
      <w:r w:rsidRPr="003862D0">
        <w:rPr>
          <w:lang w:val="en-GB"/>
        </w:rPr>
        <w:fldChar w:fldCharType="begin" w:fldLock="1"/>
      </w:r>
      <w:ins w:id="4785" w:author="Robin Matthews" w:date="2021-06-16T18:22:00Z">
        <w:r w:rsidR="00462AF2">
          <w:rPr>
            <w:lang w:val="en-GB"/>
          </w:rPr>
          <w:instrText>ADDIN CSL_CITATION { "citationItems" : [ { "id" : "ITEM-1", "itemData" : { "DOI" : "10.1088/1748-9326/9/8/084018", "ISSN" : "1748-9326", "abstract" : "The world not only continues to build new coal-fired power plants, but built more new coal plants in the past decade than in any previous decade. Worldwide, an average of 89 gigawatts per year (GW yr\u20131) of new coal generating capacity was added between 2010 and 2012, 23 GW yr\u20131 more than in the 2000\u20132009 time period and 56 GW yr\u20131 more than in the 1990\u20131999 time period. Natural gas plants show a similar pattern. Assuming these plants operate for 40 years, the fossil-fuel burning plants built in 2012 will emit approximately 19 billion tons of CO2 (Gt CO2) over their lifetimes, versus 14 Gt CO2 actually emitted by all operating fossil fuel power plants in 2012. We find that total committed emissions related to the power sector are growing at a rate of about 4% per year, and reached 307 (with an estimated uncertainty of 192\u2013439) Gt CO2 in 2012. These facts are not well known in the energy policy community, where annual emissions receive far more attention than future emissions related to new capital investments. This paper demonstrates the potential for \u2018commitment accounting\u2019 to inform public policy by quantifying future emissions implied by current investments.", "author" : [ { "dropping-particle" : "", "family" : "Davis", "given" : "Steven J", "non-dropping-particle" : "", "parse-names" : false, "suffix" : "" }, { "dropping-particle" : "", "family" : "Socolow", "given" : "Robert H", "non-dropping-particle" : "", "parse-names" : false, "suffix" : "" } ], "container-title" : "Environmental Research Letters", "id" : "ITEM-1", "issue" : "8", "issued" : { "date-parts" : [ [ "2014" ] ] }, "page" : "84018", "publisher" : "IOP Publishing", "title" : "Commitment accounting of CO2emissions", "translator" : [ { "dropping-particle" : "", "family" : "K4589", "given" : "", "non-dropping-particle" : "", "parse-names" : false, "suffix" : "" } ], "type" : "article-journal", "volume" : "9" }, "uris" : [ "http://www.mendeley.com/documents/?uuid=e0d0648e-fd38-4164-8420-f4631b62469c", "http://www.mendeley.com/documents/?uuid=97fae448-f603-4cfe-bf58-bcca254e55d2"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"12", "15" ] ] }, "page" : "101", "title" : "Current fossil fuel infrastructure does not yet commit us to 1.5 \u00b0C warming", "translator" : [ { "dropping-particle" : "", "family" : "K4308", "given" : "", "non-dropping-particle" : "", "parse-names" : false, "suffix" : "" } ], "type" : "article-journal", "volume" : "10" }, "uris" : [ "http://www.mendeley.com/documents/?uuid=fa7cdfc6-f6d4-3950-bd1e-a2cf70e7ab5b", "http://www.mendeley.com/documents/?uuid=41e241ae-29ce-41eb-bd47-31ab6be82807" ] } ], "mendeley" : { "formattedCitation" : "(Davis and Socolow, 2014; Smith et al., 2019a)", "manualFormatting" : "(Davis and Socolow, 2014; C.J. Smith et al., 2019)", "plainTextFormattedCitation" : "(Davis and Socolow, 2014; Smith et al., 2019a)", "previouslyFormattedCitation" : "(Davis and Socolow, 2014; Smith et al., 2019a)" }, "properties" : { "noteIndex" : 0 }, "schema" : "https://github.com/citation-style-language/schema/raw/master/csl-citation.json" }</w:instrText>
        </w:r>
      </w:ins>
      <w:del w:id="4786" w:author="Robin Matthews" w:date="2021-06-16T18:22:00Z">
        <w:r w:rsidR="00615634" w:rsidDel="00462AF2">
          <w:rPr>
            <w:lang w:val="en-GB"/>
          </w:rPr>
          <w:delInstrText>ADDIN CSL_CITATION { "citationItems" : [ { "id" : "ITEM-1", "itemData" : { "DOI" : "10.1088/1748-9326/9/8/084018", "ISSN" : "1748-9326", "abstract" : "The world not only continues to build new coal-fired power plants, but built more new coal plants in the past decade than in any previous decade. Worldwide, an average of 89 gigawatts per year (GW yr\u20131) of new coal generating capacity was added between 2010 and 2012, 23 GW yr\u20131 more than in the 2000\u20132009 time period and 56 GW yr\u20131 more than in the 1990\u20131999 time period. Natural gas plants show a similar pattern. Assuming these plants operate for 40 years, the fossil-fuel burning plants built in 2012 will emit approximately 19 billion tons of CO2 (Gt CO2) over their lifetimes, versus 14 Gt CO2 actually emitted by all operating fossil fuel power plants in 2012. We find that total committed emissions related to the power sector are growing at a rate of about 4% per year, and reached 307 (with an estimated uncertainty of 192\u2013439) Gt CO2 in 2012. These facts are not well known in the energy policy community, where annual emissions receive far more attention than future emissions related to new capital investments. This paper demonstrates the potential for \u2018commitment accounting\u2019 to inform public policy by quantifying future emissions implied by current investments.", "author" : [ { "dropping-particle" : "", "family" : "Davis", "given" : "Steven J", "non-dropping-particle" : "", "parse-names" : false, "suffix" : "" }, { "dropping-particle" : "", "family" : "Socolow", "given" : "Robert H", "non-dropping-particle" : "", "parse-names" : false, "suffix" : "" } ], "container-title" : "Environmental Research Letters", "id" : "ITEM-1", "issue" : "8", "issued" : { "date-parts" : [ [ "2014" ] ] }, "page" : "84018", "publisher" : "IOP Publishing", "title" : "Commitment accounting of CO2emissions", "translator" : [ { "dropping-particle" : "", "family" : "K4589", "given" : "", "non-dropping-particle" : "", "parse-names" : false, "suffix" : "" } ], "type" : "article-journal", "volume" : "9" }, "uris" : [ "http://www.mendeley.com/documents/?uuid=e0d0648e-fd38-4164-8420-f4631b62469c", "http://www.mendeley.com/documents/?uuid=97fae448-f603-4cfe-bf58-bcca254e55d2"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"12", "15" ] ] }, "page" : "101", "title" : "Current fossil fuel infrastructure does not yet commit us to 1.5 \u00b0C warming", "translator" : [ { "dropping-particle" : "", "family" : "K4308", "given" : "", "non-dropping-particle" : "", "parse-names" : false, "suffix" : "" } ], "type" : "article-journal", "volume" : "10" }, "uris" : [ "http://www.mendeley.com/documents/?uuid=fa7cdfc6-f6d4-3950-bd1e-a2cf70e7ab5b", "http://www.mendeley.com/documents/?uuid=41e241ae-29ce-41eb-bd47-31ab6be82807" ] } ], "mendeley" : { "formattedCitation" : "(Davis and Socolow, 2014; Smith et al., 2019a)", "plainTextFormattedCitation" : "(Davis and Socolow, 2014; Smith et al., 2019a)", "previouslyFormattedCitation" : "(Davis and Socolow, 2014; Smith et al., 2019a)" }, "properties" : { "noteIndex" : 0 }, "schema" : "https://github.com/citation-style-language/schema/raw/master/csl-citation.json" }</w:delInstrText>
        </w:r>
      </w:del>
      <w:r w:rsidRPr="003862D0">
        <w:rPr>
          <w:lang w:val="en-GB"/>
        </w:rPr>
        <w:fldChar w:fldCharType="separate"/>
      </w:r>
      <w:r w:rsidR="00016735">
        <w:rPr>
          <w:noProof/>
          <w:lang w:val="en-GB"/>
        </w:rPr>
        <w:t xml:space="preserve">(Davis and Socolow, 2014; </w:t>
      </w:r>
      <w:ins w:id="4787" w:author="Robin Matthews" w:date="2021-06-16T18:22:00Z">
        <w:r w:rsidR="00462AF2">
          <w:rPr>
            <w:noProof/>
            <w:lang w:val="en-GB"/>
          </w:rPr>
          <w:t xml:space="preserve">C.J. </w:t>
        </w:r>
      </w:ins>
      <w:r w:rsidR="00016735">
        <w:rPr>
          <w:noProof/>
          <w:lang w:val="en-GB"/>
        </w:rPr>
        <w:t>Smith et al., 2019</w:t>
      </w:r>
      <w:del w:id="4788" w:author="Robin Matthews" w:date="2021-06-16T18:22:00Z">
        <w:r w:rsidR="00016735" w:rsidDel="00462AF2">
          <w:rPr>
            <w:noProof/>
            <w:lang w:val="en-GB"/>
          </w:rPr>
          <w:delText>a</w:delText>
        </w:r>
      </w:del>
      <w:r w:rsidR="00016735">
        <w:rPr>
          <w:noProof/>
          <w:lang w:val="en-GB"/>
        </w:rPr>
        <w:t>)</w:t>
      </w:r>
      <w:r w:rsidRPr="003862D0">
        <w:rPr>
          <w:lang w:val="en-GB"/>
        </w:rPr>
        <w:fldChar w:fldCharType="end"/>
      </w:r>
      <w:commentRangeEnd w:id="4784"/>
      <w:r w:rsidR="00016735">
        <w:rPr>
          <w:rStyle w:val="CommentReference"/>
        </w:rPr>
        <w:commentReference w:id="4784"/>
      </w:r>
      <w:r w:rsidRPr="003862D0">
        <w:rPr>
          <w:lang w:val="en-GB"/>
        </w:rPr>
        <w:t xml:space="preserve">. Further consideration of this aspect of commitment will be assessed by </w:t>
      </w:r>
      <w:r w:rsidR="00F471C9" w:rsidRPr="003862D0">
        <w:rPr>
          <w:lang w:val="en-GB"/>
        </w:rPr>
        <w:t>WGIII</w:t>
      </w:r>
      <w:r w:rsidRPr="003862D0">
        <w:rPr>
          <w:lang w:val="en-GB"/>
        </w:rPr>
        <w:t>.</w:t>
      </w:r>
    </w:p>
    <w:p w14:paraId="1CBFEEFD" w14:textId="6F420945" w:rsidR="005D5F52" w:rsidRPr="003862D0" w:rsidRDefault="005D5F52" w:rsidP="0069659A">
      <w:pPr>
        <w:pStyle w:val="AR6BodyText"/>
        <w:numPr>
          <w:ilvl w:val="0"/>
          <w:numId w:val="9"/>
        </w:numPr>
        <w:rPr>
          <w:lang w:val="en-GB"/>
        </w:rPr>
      </w:pPr>
      <w:r w:rsidRPr="00070541">
        <w:rPr>
          <w:b/>
          <w:bCs/>
          <w:lang w:val="en-GB"/>
          <w:rPrChange w:id="4789" w:author="Ian Blenkinsop" w:date="2021-07-27T16:23:00Z">
            <w:rPr>
              <w:i/>
              <w:iCs/>
              <w:lang w:val="en-GB"/>
            </w:rPr>
          </w:rPrChange>
        </w:rPr>
        <w:t>Climate response to constant emissions</w:t>
      </w:r>
      <w:r w:rsidRPr="00070541">
        <w:rPr>
          <w:b/>
          <w:bCs/>
          <w:lang w:val="en-GB"/>
          <w:rPrChange w:id="4790" w:author="Ian Blenkinsop" w:date="2021-07-27T16:23:00Z">
            <w:rPr>
              <w:lang w:val="en-GB"/>
            </w:rPr>
          </w:rPrChange>
        </w:rPr>
        <w:t>.</w:t>
      </w:r>
      <w:r w:rsidRPr="003862D0">
        <w:rPr>
          <w:lang w:val="en-GB"/>
        </w:rPr>
        <w:t xml:space="preserve"> Some of the scenario extensions beyond 2100 make assumptions about constant emissions (either positive or negative). Section </w:t>
      </w:r>
      <w:r w:rsidR="009C1046" w:rsidRPr="003862D0">
        <w:rPr>
          <w:lang w:val="en-GB"/>
        </w:rPr>
        <w:t xml:space="preserve">4.7.1 </w:t>
      </w:r>
      <w:r w:rsidRPr="003862D0">
        <w:rPr>
          <w:lang w:val="en-GB"/>
        </w:rPr>
        <w:t>will assess changes in climate under scenario extensions beyond 2100.</w:t>
      </w:r>
    </w:p>
    <w:p w14:paraId="0A4017E3" w14:textId="2C95C4A0" w:rsidR="005D5F52" w:rsidRPr="003862D0" w:rsidRDefault="005D5F52" w:rsidP="0069659A">
      <w:pPr>
        <w:pStyle w:val="AR6BodyText"/>
        <w:numPr>
          <w:ilvl w:val="0"/>
          <w:numId w:val="9"/>
        </w:numPr>
        <w:rPr>
          <w:lang w:val="en-GB"/>
        </w:rPr>
      </w:pPr>
      <w:r w:rsidRPr="00070541">
        <w:rPr>
          <w:b/>
          <w:bCs/>
          <w:lang w:val="en-GB"/>
          <w:rPrChange w:id="4791" w:author="Ian Blenkinsop" w:date="2021-07-27T16:24:00Z">
            <w:rPr>
              <w:i/>
              <w:iCs/>
              <w:lang w:val="en-GB"/>
            </w:rPr>
          </w:rPrChange>
        </w:rPr>
        <w:t>Committed climate change to constant atmospheric composition</w:t>
      </w:r>
      <w:r w:rsidRPr="00070541">
        <w:rPr>
          <w:b/>
          <w:bCs/>
          <w:lang w:val="en-GB"/>
          <w:rPrChange w:id="4792" w:author="Ian Blenkinsop" w:date="2021-07-27T16:24:00Z">
            <w:rPr>
              <w:lang w:val="en-GB"/>
            </w:rPr>
          </w:rPrChange>
        </w:rPr>
        <w:t xml:space="preserve">. </w:t>
      </w:r>
      <w:r w:rsidRPr="003862D0">
        <w:rPr>
          <w:lang w:val="en-GB"/>
        </w:rPr>
        <w:t>There is widespread literature on how the climate continues to change after stabilisation of radiative forcing. This includes diagnosing the long-term climate response to a doubling of CO</w:t>
      </w:r>
      <w:r w:rsidRPr="003862D0">
        <w:rPr>
          <w:vertAlign w:val="subscript"/>
          <w:lang w:val="en-GB" w:eastAsia="en-US"/>
        </w:rPr>
        <w:t>2</w:t>
      </w:r>
      <w:r w:rsidRPr="003862D0">
        <w:rPr>
          <w:lang w:val="en-GB"/>
        </w:rPr>
        <w:t xml:space="preserve"> (</w:t>
      </w:r>
      <w:r w:rsidR="00EB123A" w:rsidRPr="003862D0">
        <w:rPr>
          <w:lang w:val="en-GB"/>
        </w:rPr>
        <w:t xml:space="preserve">ECS, </w:t>
      </w:r>
      <w:r w:rsidRPr="003862D0">
        <w:rPr>
          <w:lang w:val="en-GB"/>
        </w:rPr>
        <w:t>Chapter 7). Since AR5</w:t>
      </w:r>
      <w:r w:rsidR="00FE66DD" w:rsidRPr="003862D0">
        <w:rPr>
          <w:lang w:val="en-GB"/>
        </w:rPr>
        <w:t>,</w:t>
      </w:r>
      <w:r w:rsidRPr="003862D0">
        <w:rPr>
          <w:lang w:val="en-GB"/>
        </w:rPr>
        <w:t xml:space="preserve"> more GCMs have run stabili</w:t>
      </w:r>
      <w:ins w:id="4793" w:author="Sara M Tuson" w:date="2021-07-15T15:41:00Z">
        <w:r w:rsidR="00451E23">
          <w:rPr>
            <w:lang w:val="en-GB"/>
          </w:rPr>
          <w:t>z</w:t>
        </w:r>
      </w:ins>
      <w:del w:id="4794" w:author="Sara M Tuson" w:date="2021-07-15T15:41:00Z">
        <w:r w:rsidRPr="003862D0" w:rsidDel="00451E23">
          <w:rPr>
            <w:lang w:val="en-GB"/>
          </w:rPr>
          <w:delText>s</w:delText>
        </w:r>
      </w:del>
      <w:r w:rsidRPr="003862D0">
        <w:rPr>
          <w:lang w:val="en-GB"/>
        </w:rPr>
        <w:t>ed forcing simulations for many centuries allowing new insights into their very long-term behaviour (</w:t>
      </w:r>
      <w:r w:rsidR="009C1046" w:rsidRPr="003862D0">
        <w:rPr>
          <w:lang w:val="en-GB"/>
        </w:rPr>
        <w:t xml:space="preserve">Section </w:t>
      </w:r>
      <w:r w:rsidRPr="003862D0">
        <w:rPr>
          <w:lang w:val="en-GB"/>
        </w:rPr>
        <w:t xml:space="preserve">7.4.3). </w:t>
      </w:r>
    </w:p>
    <w:p w14:paraId="57E106E0" w14:textId="56BBC785" w:rsidR="005D5F52" w:rsidRPr="003862D0" w:rsidRDefault="005D5F52" w:rsidP="0069659A">
      <w:pPr>
        <w:pStyle w:val="AR6BodyText"/>
        <w:numPr>
          <w:ilvl w:val="0"/>
          <w:numId w:val="9"/>
        </w:numPr>
        <w:rPr>
          <w:lang w:val="en-GB"/>
        </w:rPr>
      </w:pPr>
      <w:r w:rsidRPr="00070541">
        <w:rPr>
          <w:b/>
          <w:bCs/>
          <w:lang w:val="en-GB"/>
          <w:rPrChange w:id="4795" w:author="Ian Blenkinsop" w:date="2021-07-27T16:24:00Z">
            <w:rPr>
              <w:i/>
              <w:iCs/>
              <w:lang w:val="en-GB"/>
            </w:rPr>
          </w:rPrChange>
        </w:rPr>
        <w:t>Committed response to zero emissions</w:t>
      </w:r>
      <w:r w:rsidRPr="00070541">
        <w:rPr>
          <w:b/>
          <w:bCs/>
          <w:lang w:val="en-GB"/>
          <w:rPrChange w:id="4796" w:author="Ian Blenkinsop" w:date="2021-07-27T16:24:00Z">
            <w:rPr>
              <w:lang w:val="en-GB"/>
            </w:rPr>
          </w:rPrChange>
        </w:rPr>
        <w:t xml:space="preserve">. </w:t>
      </w:r>
      <w:r w:rsidR="00F72148" w:rsidRPr="003862D0">
        <w:rPr>
          <w:lang w:val="en-GB"/>
        </w:rPr>
        <w:t>H</w:t>
      </w:r>
      <w:r w:rsidRPr="003862D0">
        <w:rPr>
          <w:lang w:val="en-GB"/>
        </w:rPr>
        <w:t xml:space="preserve">ow climate would continue to evolve if all emissions ceased. </w:t>
      </w:r>
      <w:ins w:id="4797" w:author="Sara M Tuson" w:date="2021-07-16T15:39:00Z">
        <w:r w:rsidR="00251F60">
          <w:rPr>
            <w:lang w:val="en-GB"/>
          </w:rPr>
          <w:t xml:space="preserve">The </w:t>
        </w:r>
      </w:ins>
      <w:r w:rsidRPr="003862D0">
        <w:rPr>
          <w:lang w:val="en-GB"/>
        </w:rPr>
        <w:t>SR1</w:t>
      </w:r>
      <w:r w:rsidR="00EB123A" w:rsidRPr="003862D0">
        <w:rPr>
          <w:lang w:val="en-GB"/>
        </w:rPr>
        <w:t>.</w:t>
      </w:r>
      <w:r w:rsidRPr="003862D0">
        <w:rPr>
          <w:lang w:val="en-GB"/>
        </w:rPr>
        <w:t xml:space="preserve">5 assessed changes in climate if emissions of all greenhouse gases and aerosols ceased. Section </w:t>
      </w:r>
      <w:r w:rsidR="00FA6D4F" w:rsidRPr="003862D0">
        <w:rPr>
          <w:lang w:val="en-GB"/>
        </w:rPr>
        <w:t>4.7.2</w:t>
      </w:r>
      <w:r w:rsidRPr="003862D0">
        <w:rPr>
          <w:lang w:val="en-GB"/>
        </w:rPr>
        <w:t xml:space="preserve"> assesses new results considering cessation of CO</w:t>
      </w:r>
      <w:r w:rsidRPr="003862D0">
        <w:rPr>
          <w:vertAlign w:val="subscript"/>
          <w:lang w:val="en-GB" w:eastAsia="en-US"/>
        </w:rPr>
        <w:t>2</w:t>
      </w:r>
      <w:r w:rsidRPr="003862D0">
        <w:rPr>
          <w:lang w:val="en-GB"/>
        </w:rPr>
        <w:t>-only emissions which forms a significant term in calculating remaining carbon budgets.</w:t>
      </w:r>
    </w:p>
    <w:p w14:paraId="6ED1AE0B" w14:textId="4A942CD5" w:rsidR="005D5F52" w:rsidRPr="003862D0" w:rsidRDefault="005D5F52" w:rsidP="0069659A">
      <w:pPr>
        <w:pStyle w:val="AR6BodyText"/>
        <w:numPr>
          <w:ilvl w:val="0"/>
          <w:numId w:val="9"/>
        </w:numPr>
        <w:rPr>
          <w:lang w:val="en-GB"/>
        </w:rPr>
      </w:pPr>
      <w:r w:rsidRPr="00070541">
        <w:rPr>
          <w:b/>
          <w:bCs/>
          <w:lang w:val="en-GB"/>
          <w:rPrChange w:id="4798" w:author="Ian Blenkinsop" w:date="2021-07-27T16:24:00Z">
            <w:rPr>
              <w:i/>
              <w:iCs/>
              <w:lang w:val="en-GB"/>
            </w:rPr>
          </w:rPrChange>
        </w:rPr>
        <w:t>Irreversibility</w:t>
      </w:r>
      <w:r w:rsidRPr="00070541">
        <w:rPr>
          <w:b/>
          <w:bCs/>
          <w:lang w:val="en-GB"/>
          <w:rPrChange w:id="4799" w:author="Ian Blenkinsop" w:date="2021-07-27T16:24:00Z">
            <w:rPr>
              <w:lang w:val="en-GB"/>
            </w:rPr>
          </w:rPrChange>
        </w:rPr>
        <w:t xml:space="preserve">. </w:t>
      </w:r>
      <w:r w:rsidRPr="003862D0">
        <w:rPr>
          <w:lang w:val="en-GB"/>
        </w:rPr>
        <w:t xml:space="preserve">Some changes do not revert if the forcing is removed, leaving a committed change to the system. Section </w:t>
      </w:r>
      <w:r w:rsidR="00FA6D4F" w:rsidRPr="003862D0">
        <w:rPr>
          <w:lang w:val="en-GB"/>
        </w:rPr>
        <w:t>4.7.2</w:t>
      </w:r>
      <w:r w:rsidRPr="003862D0">
        <w:rPr>
          <w:lang w:val="en-GB"/>
        </w:rPr>
        <w:t xml:space="preserve"> assess</w:t>
      </w:r>
      <w:r w:rsidR="00066E1C" w:rsidRPr="003862D0">
        <w:rPr>
          <w:lang w:val="en-GB"/>
        </w:rPr>
        <w:t>es</w:t>
      </w:r>
      <w:r w:rsidRPr="003862D0">
        <w:rPr>
          <w:lang w:val="en-GB"/>
        </w:rPr>
        <w:t xml:space="preserve"> changes in the Earth system which may be irreversible.</w:t>
      </w:r>
    </w:p>
    <w:p w14:paraId="7D0EC0B2" w14:textId="07F342A1" w:rsidR="005D5F52" w:rsidRPr="003862D0" w:rsidRDefault="005D5F52" w:rsidP="0069659A">
      <w:pPr>
        <w:pStyle w:val="AR6BodyText"/>
        <w:numPr>
          <w:ilvl w:val="0"/>
          <w:numId w:val="9"/>
        </w:numPr>
        <w:rPr>
          <w:lang w:val="en-GB"/>
        </w:rPr>
      </w:pPr>
      <w:r w:rsidRPr="00D448C6">
        <w:rPr>
          <w:b/>
          <w:bCs/>
          <w:lang w:val="en-GB"/>
          <w:rPrChange w:id="4800" w:author="Tom Maycock" w:date="2021-09-07T10:57:00Z">
            <w:rPr>
              <w:i/>
              <w:iCs/>
              <w:lang w:val="en-GB"/>
            </w:rPr>
          </w:rPrChange>
        </w:rPr>
        <w:t>Abrupt changes</w:t>
      </w:r>
      <w:r w:rsidRPr="00D448C6">
        <w:rPr>
          <w:b/>
          <w:bCs/>
          <w:lang w:val="en-GB"/>
          <w:rPrChange w:id="4801" w:author="Tom Maycock" w:date="2021-09-07T10:57:00Z">
            <w:rPr>
              <w:lang w:val="en-GB"/>
            </w:rPr>
          </w:rPrChange>
        </w:rPr>
        <w:t>.</w:t>
      </w:r>
      <w:r w:rsidRPr="003862D0">
        <w:rPr>
          <w:lang w:val="en-GB"/>
        </w:rPr>
        <w:t xml:space="preserve"> If a tipping point in the climate system is passed, then some elements may continue to respond if the forcing which caused them is removed. Section </w:t>
      </w:r>
      <w:r w:rsidR="00FA6D4F" w:rsidRPr="003862D0">
        <w:rPr>
          <w:lang w:val="en-GB"/>
        </w:rPr>
        <w:t>4.7.2</w:t>
      </w:r>
      <w:r w:rsidR="00066E1C" w:rsidRPr="003862D0">
        <w:rPr>
          <w:lang w:val="en-GB"/>
        </w:rPr>
        <w:t xml:space="preserve"> </w:t>
      </w:r>
      <w:r w:rsidRPr="003862D0">
        <w:rPr>
          <w:lang w:val="en-GB"/>
        </w:rPr>
        <w:t>assess</w:t>
      </w:r>
      <w:r w:rsidR="00066E1C" w:rsidRPr="003862D0">
        <w:rPr>
          <w:lang w:val="en-GB"/>
        </w:rPr>
        <w:t>es</w:t>
      </w:r>
      <w:r w:rsidRPr="003862D0">
        <w:rPr>
          <w:lang w:val="en-GB"/>
        </w:rPr>
        <w:t xml:space="preserve"> the potential for abrupt changes in the Earth system.</w:t>
      </w:r>
    </w:p>
    <w:p w14:paraId="3A0371AA" w14:textId="77777777" w:rsidR="005D5F52" w:rsidRPr="003862D0" w:rsidRDefault="005D5F52" w:rsidP="005D5F52">
      <w:pPr>
        <w:pStyle w:val="AR6BodyText"/>
        <w:rPr>
          <w:lang w:val="en-GB"/>
        </w:rPr>
      </w:pPr>
    </w:p>
    <w:p w14:paraId="31B73174" w14:textId="77777777" w:rsidR="00AD6CC8" w:rsidRPr="003862D0" w:rsidRDefault="00AD6CC8" w:rsidP="005D5F52">
      <w:pPr>
        <w:pStyle w:val="AR6BodyText"/>
        <w:rPr>
          <w:lang w:val="en-GB"/>
        </w:rPr>
      </w:pPr>
    </w:p>
    <w:p w14:paraId="312C4A1F" w14:textId="16DE781D" w:rsidR="005D5F52" w:rsidRPr="003862D0" w:rsidRDefault="005D5F52" w:rsidP="005D5F52">
      <w:pPr>
        <w:pStyle w:val="AR6Chap4Level2411"/>
        <w:rPr>
          <w:lang w:val="en-GB"/>
        </w:rPr>
      </w:pPr>
      <w:bookmarkStart w:id="4802" w:name="_Toc65519607"/>
      <w:bookmarkStart w:id="4803" w:name="_Toc66099791"/>
      <w:bookmarkStart w:id="4804" w:name="_Ref66204148"/>
      <w:bookmarkStart w:id="4805" w:name="_Toc66646079"/>
      <w:bookmarkStart w:id="4806" w:name="_Toc69752549"/>
      <w:bookmarkStart w:id="4807" w:name="_Toc66379321"/>
      <w:bookmarkStart w:id="4808" w:name="_Toc66467022"/>
      <w:bookmarkStart w:id="4809" w:name="_Toc66467306"/>
      <w:bookmarkStart w:id="4810" w:name="_Toc66574561"/>
      <w:bookmarkStart w:id="4811" w:name="_Toc66574732"/>
      <w:r w:rsidRPr="003862D0">
        <w:rPr>
          <w:lang w:val="en-GB"/>
        </w:rPr>
        <w:t>Commitment and Climate Change Beyond 2100</w:t>
      </w:r>
      <w:bookmarkEnd w:id="4802"/>
      <w:bookmarkEnd w:id="4803"/>
      <w:bookmarkEnd w:id="4804"/>
      <w:bookmarkEnd w:id="4805"/>
      <w:bookmarkEnd w:id="4806"/>
      <w:r w:rsidR="008D3F32" w:rsidRPr="003862D0">
        <w:rPr>
          <w:lang w:val="en-GB"/>
        </w:rPr>
        <w:t xml:space="preserve"> </w:t>
      </w:r>
      <w:bookmarkEnd w:id="4807"/>
      <w:bookmarkEnd w:id="4808"/>
      <w:bookmarkEnd w:id="4809"/>
      <w:bookmarkEnd w:id="4810"/>
      <w:bookmarkEnd w:id="4811"/>
    </w:p>
    <w:p w14:paraId="0B24460E" w14:textId="77777777" w:rsidR="005D5F52" w:rsidRPr="003862D0" w:rsidRDefault="005D5F52" w:rsidP="005D5F52">
      <w:pPr>
        <w:pStyle w:val="AR6BodyText"/>
        <w:rPr>
          <w:lang w:val="en-GB"/>
        </w:rPr>
      </w:pPr>
    </w:p>
    <w:p w14:paraId="09A042CF" w14:textId="4152E90F" w:rsidR="005D5F52" w:rsidRPr="003862D0" w:rsidRDefault="005D5F52" w:rsidP="005D5F52">
      <w:pPr>
        <w:pStyle w:val="AR6Chap4Level34111"/>
        <w:rPr>
          <w:lang w:val="en-GB"/>
        </w:rPr>
      </w:pPr>
      <w:bookmarkStart w:id="4812" w:name="_Ref29568574"/>
      <w:bookmarkStart w:id="4813" w:name="_Toc33523333"/>
      <w:bookmarkStart w:id="4814" w:name="_Toc66467023"/>
      <w:bookmarkStart w:id="4815" w:name="_Toc66467307"/>
      <w:bookmarkStart w:id="4816" w:name="_Toc66574562"/>
      <w:bookmarkStart w:id="4817" w:name="_Toc66574733"/>
      <w:bookmarkStart w:id="4818" w:name="_Toc66646080"/>
      <w:bookmarkStart w:id="4819" w:name="_Toc69752550"/>
      <w:r w:rsidRPr="003862D0">
        <w:rPr>
          <w:lang w:val="en-GB"/>
        </w:rPr>
        <w:t xml:space="preserve">Climate </w:t>
      </w:r>
      <w:ins w:id="4820" w:author="Sara M Tuson" w:date="2021-07-21T07:28:00Z">
        <w:r w:rsidR="007B6E84">
          <w:rPr>
            <w:lang w:val="en-GB"/>
          </w:rPr>
          <w:t>C</w:t>
        </w:r>
      </w:ins>
      <w:del w:id="4821" w:author="Sara M Tuson" w:date="2021-07-21T07:28:00Z">
        <w:r w:rsidRPr="003862D0" w:rsidDel="007B6E84">
          <w:rPr>
            <w:lang w:val="en-GB"/>
          </w:rPr>
          <w:delText>c</w:delText>
        </w:r>
      </w:del>
      <w:r w:rsidRPr="003862D0">
        <w:rPr>
          <w:lang w:val="en-GB"/>
        </w:rPr>
        <w:t xml:space="preserve">hange </w:t>
      </w:r>
      <w:ins w:id="4822" w:author="Sara M Tuson" w:date="2021-07-21T07:28:00Z">
        <w:r w:rsidR="007B6E84">
          <w:rPr>
            <w:lang w:val="en-GB"/>
          </w:rPr>
          <w:t>F</w:t>
        </w:r>
      </w:ins>
      <w:del w:id="4823" w:author="Sara M Tuson" w:date="2021-07-21T07:28:00Z">
        <w:r w:rsidRPr="003862D0" w:rsidDel="007B6E84">
          <w:rPr>
            <w:lang w:val="en-GB"/>
          </w:rPr>
          <w:delText>f</w:delText>
        </w:r>
      </w:del>
      <w:r w:rsidRPr="003862D0">
        <w:rPr>
          <w:lang w:val="en-GB"/>
        </w:rPr>
        <w:t xml:space="preserve">ollowing </w:t>
      </w:r>
      <w:ins w:id="4824" w:author="Sara M Tuson" w:date="2021-07-21T07:28:00Z">
        <w:r w:rsidR="007B6E84">
          <w:rPr>
            <w:lang w:val="en-GB"/>
          </w:rPr>
          <w:t>Z</w:t>
        </w:r>
      </w:ins>
      <w:del w:id="4825" w:author="Sara M Tuson" w:date="2021-07-21T07:28:00Z">
        <w:r w:rsidRPr="003862D0" w:rsidDel="007B6E84">
          <w:rPr>
            <w:lang w:val="en-GB"/>
          </w:rPr>
          <w:delText>z</w:delText>
        </w:r>
      </w:del>
      <w:r w:rsidRPr="003862D0">
        <w:rPr>
          <w:lang w:val="en-GB"/>
        </w:rPr>
        <w:t xml:space="preserve">ero </w:t>
      </w:r>
      <w:ins w:id="4826" w:author="Sara M Tuson" w:date="2021-07-21T07:28:00Z">
        <w:r w:rsidR="007B6E84">
          <w:rPr>
            <w:lang w:val="en-GB"/>
          </w:rPr>
          <w:t>E</w:t>
        </w:r>
      </w:ins>
      <w:del w:id="4827" w:author="Sara M Tuson" w:date="2021-07-21T07:28:00Z">
        <w:r w:rsidRPr="003862D0" w:rsidDel="007B6E84">
          <w:rPr>
            <w:lang w:val="en-GB"/>
          </w:rPr>
          <w:delText>e</w:delText>
        </w:r>
      </w:del>
      <w:r w:rsidRPr="003862D0">
        <w:rPr>
          <w:lang w:val="en-GB"/>
        </w:rPr>
        <w:t>missions</w:t>
      </w:r>
      <w:bookmarkEnd w:id="4812"/>
      <w:bookmarkEnd w:id="4813"/>
      <w:bookmarkEnd w:id="4814"/>
      <w:bookmarkEnd w:id="4815"/>
      <w:bookmarkEnd w:id="4816"/>
      <w:bookmarkEnd w:id="4817"/>
      <w:bookmarkEnd w:id="4818"/>
      <w:bookmarkEnd w:id="4819"/>
    </w:p>
    <w:p w14:paraId="642FA9C2" w14:textId="77777777" w:rsidR="005D5F52" w:rsidRPr="003862D0" w:rsidRDefault="005D5F52" w:rsidP="005D5F52">
      <w:pPr>
        <w:pStyle w:val="AR6BodyText"/>
        <w:rPr>
          <w:lang w:val="en-GB"/>
        </w:rPr>
      </w:pPr>
    </w:p>
    <w:p w14:paraId="046B867F" w14:textId="381A14FE" w:rsidR="00F96787" w:rsidRPr="003862D0" w:rsidRDefault="005D5F52" w:rsidP="005D5F52">
      <w:pPr>
        <w:pStyle w:val="AR6BodyText"/>
        <w:rPr>
          <w:lang w:val="en-GB" w:eastAsia="en-US"/>
        </w:rPr>
      </w:pPr>
      <w:r w:rsidRPr="003862D0">
        <w:rPr>
          <w:lang w:val="en-GB"/>
        </w:rPr>
        <w:t xml:space="preserve">The zero emissions commitment (ZEC) is the </w:t>
      </w:r>
      <w:del w:id="4828" w:author="Sara M Tuson" w:date="2021-07-15T20:58:00Z">
        <w:r w:rsidR="00971BDE" w:rsidRPr="003862D0" w:rsidDel="00B40783">
          <w:rPr>
            <w:lang w:val="en-GB"/>
          </w:rPr>
          <w:delText>the</w:delText>
        </w:r>
      </w:del>
      <w:r w:rsidR="00F72148" w:rsidRPr="003862D0">
        <w:rPr>
          <w:lang w:val="en-GB"/>
        </w:rPr>
        <w:t xml:space="preserve"> climate change commitment that would result, in terms of projected GSAT, from setting carbon dioxide (CO</w:t>
      </w:r>
      <w:r w:rsidR="00F72148" w:rsidRPr="00A65461">
        <w:rPr>
          <w:vertAlign w:val="subscript"/>
          <w:lang w:val="en-GB"/>
        </w:rPr>
        <w:t>2</w:t>
      </w:r>
      <w:r w:rsidR="00F72148" w:rsidRPr="003862D0">
        <w:rPr>
          <w:lang w:val="en-GB"/>
        </w:rPr>
        <w:t>) emissions to zero. It is determined by both inertia in physical climate system components (ocean, cryosphere, land surface) and carbon cycle inertia (see Annex VII)</w:t>
      </w:r>
      <w:r w:rsidRPr="003862D0">
        <w:rPr>
          <w:lang w:val="en-GB"/>
        </w:rPr>
        <w:t xml:space="preserve">. In its widest sense it refers to emissions of all </w:t>
      </w:r>
      <w:r w:rsidR="00F72148" w:rsidRPr="003862D0">
        <w:rPr>
          <w:lang w:val="en-GB"/>
        </w:rPr>
        <w:t xml:space="preserve">compounds </w:t>
      </w:r>
      <w:r w:rsidRPr="003862D0">
        <w:rPr>
          <w:lang w:val="en-GB"/>
        </w:rPr>
        <w:t xml:space="preserve">including greenhouses gases, aerosols and their pre-cursors. A specific sub-category of zero emissions commitment is the </w:t>
      </w:r>
      <w:r w:rsidR="00FE66DD" w:rsidRPr="003862D0">
        <w:rPr>
          <w:lang w:val="en-GB"/>
        </w:rPr>
        <w:t>z</w:t>
      </w:r>
      <w:r w:rsidRPr="003862D0">
        <w:rPr>
          <w:lang w:val="en-GB"/>
        </w:rPr>
        <w:t>ero CO</w:t>
      </w:r>
      <w:r w:rsidRPr="003862D0">
        <w:rPr>
          <w:vertAlign w:val="subscript"/>
          <w:lang w:val="en-GB"/>
        </w:rPr>
        <w:t>2</w:t>
      </w:r>
      <w:r w:rsidRPr="003862D0">
        <w:rPr>
          <w:lang w:val="en-GB"/>
        </w:rPr>
        <w:t xml:space="preserve"> </w:t>
      </w:r>
      <w:r w:rsidR="00FE66DD" w:rsidRPr="003862D0">
        <w:rPr>
          <w:lang w:val="en-GB"/>
        </w:rPr>
        <w:t>e</w:t>
      </w:r>
      <w:r w:rsidRPr="003862D0">
        <w:rPr>
          <w:lang w:val="en-GB"/>
        </w:rPr>
        <w:t xml:space="preserve">missions </w:t>
      </w:r>
      <w:r w:rsidR="00FE66DD" w:rsidRPr="003862D0">
        <w:rPr>
          <w:lang w:val="en-GB"/>
        </w:rPr>
        <w:t>c</w:t>
      </w:r>
      <w:r w:rsidRPr="003862D0">
        <w:rPr>
          <w:lang w:val="en-GB"/>
        </w:rPr>
        <w:t>ommitment</w:t>
      </w:r>
      <w:r w:rsidR="00C8156C" w:rsidRPr="003862D0">
        <w:rPr>
          <w:lang w:val="en-GB"/>
        </w:rPr>
        <w:t>,</w:t>
      </w:r>
      <w:r w:rsidRPr="003862D0">
        <w:rPr>
          <w:lang w:val="en-GB"/>
        </w:rPr>
        <w:t xml:space="preserve"> which refers to the climate system response to a cessation of anthropogenic CO</w:t>
      </w:r>
      <w:r w:rsidRPr="003862D0">
        <w:rPr>
          <w:vertAlign w:val="subscript"/>
          <w:lang w:val="en-GB"/>
        </w:rPr>
        <w:t>2</w:t>
      </w:r>
      <w:r w:rsidRPr="003862D0">
        <w:rPr>
          <w:lang w:val="en-GB"/>
        </w:rPr>
        <w:t xml:space="preserve"> emissions </w:t>
      </w:r>
      <w:r w:rsidRPr="003862D0">
        <w:rPr>
          <w:lang w:val="en-GB"/>
        </w:rPr>
        <w:lastRenderedPageBreak/>
        <w:t>excluding the impact of non-CO</w:t>
      </w:r>
      <w:r w:rsidRPr="003862D0">
        <w:rPr>
          <w:vertAlign w:val="subscript"/>
          <w:lang w:val="en-GB"/>
        </w:rPr>
        <w:t>2</w:t>
      </w:r>
      <w:r w:rsidRPr="003862D0">
        <w:rPr>
          <w:lang w:val="en-GB"/>
        </w:rPr>
        <w:t xml:space="preserve"> forcers. Assessment of remaining carbon budgets requires an assessment of </w:t>
      </w:r>
      <w:r w:rsidR="00FE66DD" w:rsidRPr="003862D0">
        <w:rPr>
          <w:lang w:val="en-GB"/>
        </w:rPr>
        <w:t>z</w:t>
      </w:r>
      <w:r w:rsidRPr="003862D0">
        <w:rPr>
          <w:lang w:val="en-GB"/>
        </w:rPr>
        <w:t>ero CO</w:t>
      </w:r>
      <w:r w:rsidRPr="003862D0">
        <w:rPr>
          <w:vertAlign w:val="subscript"/>
          <w:lang w:val="en-GB"/>
        </w:rPr>
        <w:t>2</w:t>
      </w:r>
      <w:r w:rsidRPr="003862D0">
        <w:rPr>
          <w:lang w:val="en-GB"/>
        </w:rPr>
        <w:t xml:space="preserve"> </w:t>
      </w:r>
      <w:r w:rsidR="00FE66DD" w:rsidRPr="003862D0">
        <w:rPr>
          <w:lang w:val="en-GB"/>
        </w:rPr>
        <w:t>e</w:t>
      </w:r>
      <w:r w:rsidRPr="003862D0">
        <w:rPr>
          <w:lang w:val="en-GB"/>
        </w:rPr>
        <w:t xml:space="preserve">missions </w:t>
      </w:r>
      <w:r w:rsidR="00FE66DD" w:rsidRPr="003862D0">
        <w:rPr>
          <w:lang w:val="en-GB"/>
        </w:rPr>
        <w:t>c</w:t>
      </w:r>
      <w:r w:rsidRPr="003862D0">
        <w:rPr>
          <w:lang w:val="en-GB"/>
        </w:rPr>
        <w:t xml:space="preserve">ommitment as well as of the </w:t>
      </w:r>
      <w:r w:rsidR="00FE66DD" w:rsidRPr="003862D0">
        <w:rPr>
          <w:lang w:val="en-GB"/>
        </w:rPr>
        <w:t>t</w:t>
      </w:r>
      <w:r w:rsidRPr="003862D0">
        <w:rPr>
          <w:lang w:val="en-GB"/>
        </w:rPr>
        <w:t xml:space="preserve">ransient </w:t>
      </w:r>
      <w:r w:rsidR="00FE66DD" w:rsidRPr="003862D0">
        <w:rPr>
          <w:lang w:val="en-GB"/>
        </w:rPr>
        <w:t>c</w:t>
      </w:r>
      <w:r w:rsidRPr="003862D0">
        <w:rPr>
          <w:lang w:val="en-GB"/>
        </w:rPr>
        <w:t xml:space="preserve">limate </w:t>
      </w:r>
      <w:r w:rsidR="00FE66DD" w:rsidRPr="003862D0">
        <w:rPr>
          <w:lang w:val="en-GB"/>
        </w:rPr>
        <w:t>r</w:t>
      </w:r>
      <w:r w:rsidRPr="003862D0">
        <w:rPr>
          <w:lang w:val="en-GB"/>
        </w:rPr>
        <w:t xml:space="preserve">esponse to cumulative carbon </w:t>
      </w:r>
      <w:r w:rsidR="00FE66DD" w:rsidRPr="003862D0">
        <w:rPr>
          <w:lang w:val="en-GB"/>
        </w:rPr>
        <w:t>e</w:t>
      </w:r>
      <w:r w:rsidRPr="003862D0">
        <w:rPr>
          <w:lang w:val="en-GB"/>
        </w:rPr>
        <w:t>missions (TCRE</w:t>
      </w:r>
      <w:del w:id="4829" w:author="Ian Blenkinsop" w:date="2021-07-27T16:25:00Z">
        <w:r w:rsidR="00C8156C" w:rsidRPr="003862D0" w:rsidDel="00070541">
          <w:rPr>
            <w:lang w:val="en-GB"/>
          </w:rPr>
          <w:delText xml:space="preserve">, </w:delText>
        </w:r>
      </w:del>
      <w:ins w:id="4830" w:author="Ian Blenkinsop" w:date="2021-07-27T16:25:00Z">
        <w:r w:rsidR="00070541">
          <w:rPr>
            <w:lang w:val="en-GB"/>
          </w:rPr>
          <w:t>;</w:t>
        </w:r>
        <w:r w:rsidR="00070541" w:rsidRPr="003862D0">
          <w:rPr>
            <w:lang w:val="en-GB"/>
          </w:rPr>
          <w:t xml:space="preserve"> </w:t>
        </w:r>
      </w:ins>
      <w:del w:id="4831" w:author="Sara M Tuson" w:date="2021-07-21T07:30:00Z">
        <w:r w:rsidR="00C8156C" w:rsidRPr="003862D0" w:rsidDel="007B6E84">
          <w:rPr>
            <w:lang w:val="en-GB"/>
          </w:rPr>
          <w:delText xml:space="preserve">Chapter 5 </w:delText>
        </w:r>
      </w:del>
      <w:r w:rsidR="00C8156C" w:rsidRPr="003862D0">
        <w:rPr>
          <w:lang w:val="en-GB"/>
        </w:rPr>
        <w:t>Section 5.5.2).</w:t>
      </w:r>
    </w:p>
    <w:p w14:paraId="3670C6BE" w14:textId="62E92FF1" w:rsidR="00F96787" w:rsidRPr="003862D0" w:rsidRDefault="00F96787" w:rsidP="005D5F52">
      <w:pPr>
        <w:pStyle w:val="AR6BodyText"/>
        <w:rPr>
          <w:lang w:val="en-GB" w:eastAsia="en-US"/>
        </w:rPr>
      </w:pPr>
    </w:p>
    <w:p w14:paraId="66D098D9" w14:textId="49D5985D" w:rsidR="005D5F52" w:rsidRPr="003862D0" w:rsidRDefault="005D5F52" w:rsidP="00F96787">
      <w:pPr>
        <w:pStyle w:val="AR6BodyText"/>
        <w:rPr>
          <w:lang w:val="en-GB"/>
        </w:rPr>
      </w:pPr>
      <w:r w:rsidRPr="003862D0">
        <w:rPr>
          <w:lang w:val="en-GB"/>
        </w:rPr>
        <w:t>There is an offset of continued warming following cessation of emissions by continued CO</w:t>
      </w:r>
      <w:r w:rsidRPr="003862D0">
        <w:rPr>
          <w:vertAlign w:val="subscript"/>
          <w:lang w:val="en-GB"/>
        </w:rPr>
        <w:t>2</w:t>
      </w:r>
      <w:r w:rsidRPr="003862D0">
        <w:rPr>
          <w:lang w:val="en-GB"/>
        </w:rPr>
        <w:t xml:space="preserve"> removal by natural sinks</w:t>
      </w:r>
      <w:ins w:id="4832" w:author="Ian Blenkinsop" w:date="2021-07-27T16:25:00Z">
        <w:r w:rsidR="00070541">
          <w:rPr>
            <w:lang w:val="en-GB"/>
          </w:rPr>
          <w:t xml:space="preserve"> </w:t>
        </w:r>
        <w:r w:rsidR="00070541" w:rsidRPr="003862D0">
          <w:rPr>
            <w:lang w:val="en-GB"/>
          </w:rPr>
          <w:t>(</w:t>
        </w:r>
        <w:r w:rsidR="00070541" w:rsidRPr="003862D0">
          <w:rPr>
            <w:i/>
            <w:iCs/>
            <w:lang w:val="en-GB"/>
          </w:rPr>
          <w:t>high confidence</w:t>
        </w:r>
        <w:r w:rsidR="00070541" w:rsidRPr="003862D0">
          <w:rPr>
            <w:lang w:val="en-GB"/>
          </w:rPr>
          <w:t>)</w:t>
        </w:r>
      </w:ins>
      <w:r w:rsidRPr="003862D0">
        <w:rPr>
          <w:lang w:val="en-GB"/>
        </w:rPr>
        <w:t xml:space="preserve"> </w:t>
      </w:r>
      <w:bookmarkStart w:id="4833" w:name="_Hlk74760233"/>
      <w:ins w:id="4834" w:author="Robin Matthews" w:date="2021-06-16T18:24:00Z">
        <w:r w:rsidR="00462AF2">
          <w:fldChar w:fldCharType="begin" w:fldLock="1"/>
        </w:r>
      </w:ins>
      <w:r w:rsidR="00CD3B49">
        <w:rPr>
          <w:lang w:val="en-US"/>
        </w:rPr>
        <w:instrText>ADDIN CSL_CITATION { "citationItems" : [ { "id" : "ITEM-1", "itemData" : { "DOI" : "10.1029/2007GL032388", "ISSN" : "0094-8276", "abstract" : "Current international climate mitigation efforts aim to stabilize levels of greenhouse gases in the atmosphere. However, human-induced climate warming will continue for many centuries, even after atmospheric CO2 levels are stabilized. In this paper, we assess the CO2 emissions requirements for global temperature stabilization within the next several centuries, using an Earth system model of intermediate complexity. We show first that a single pulse of carbon released into the atmosphere increases globally averaged surface temperature by an amount that remains approximately constant for several centuries, even in the absence of additional emissions. We then show that to hold climate constant at a given global temperature requires near-zero future carbon emissions. Our results suggest that future anthropogenic emissions would need to be eliminated in order to stabilize global-mean temperatures. As a consequence, any future anthropogenic emissions will commit the climate system to warming that is essentially irreversible on centennial timescales.", "author" : [ { "dropping-particle" : "", "family" : "Matthews", "given" : "H Damon", "non-dropping-particle" : "", "parse-names" : false, "suffix" : "" }, { "dropping-particle" : "", "family" : "Caldeira", "given" : "Ken", "non-dropping-particle" : "", "parse-names" : false, "suffix" : "" } ], "container-title" : "Geophysical Research Letters", "id" : "ITEM-1", "issue" : "4", "issued" : { "date-parts" : [ [ "2008", "2", "27" ] ] }, "note" : "doi: 10.1029/2007GL032388", "page" : "L04705", "publisher" : "Wiley-Blackwell", "title" : "Stabilizing climate requires near-zero emissions", "translator" : [ { "dropping-particle" : "", "family" : "K2977", "given" : "", "non-dropping-particle" : "", "parse-names" : false, "suffix" : "" } ], "type" : "article-journal", "volume" : "35" }, "uris" : [ "http://www.mendeley.com/documents/?uuid=8994f58b-e907-4a56-9c5e-da9594465c51" ] }, { "id" : "ITEM-2", "itemData" : { "DOI" : "10.1073/pnas.0812721106", "ISBN" : "0027-8424", "ISSN" : "0027-8424", "PMID" : "19179281", "abstract" : "The severity of damaging human-induced climate change depends not only on the magnitude of the change but also on the potential for irreversibility. This paper shows that the climate change that takes place due to increases in carbon dioxide concentration is largely irreversible for 1,000 years after emissions stop. Following cessation of emissions, removal of atmospheric carbon dioxide decreases radiative forcing, but is largely compensated by slower loss of heat to the ocean, so that atmospheric temperatures do not drop significantly for at least 1,000 years. Among illustrative irreversible impacts that should be expected if atmospheric carbon dioxide concentrations increase from current levels near 385 parts per million by volume (ppmv) to a peak of 450-600 ppmv over the coming century are irreversible dry-season rainfall reductions in several regions comparable to those of the \"dust bowl\" era and inexorable sea level rise. Thermal expansion of the warming ocean provides a conservative lower limit to irreversible global average sea level rise of at least 0.4-1.0 m if 21st century CO(2) concentrations exceed 600 ppmv and 0.6-1.9 m for peak CO(2) concentrations exceeding approximately 1,000 ppmv. Additional contributions from glaciers and ice sheet contributions to future sea level rise are uncertain but may equal or exceed several meters over the next millennium or longer.", "author" : [ { "dropping-particle" : "", "family" : "Solomon", "given" : "Susan", "non-dropping-particle" : "", "parse-names" : false, "suffix" : "" }, { "dropping-particle" : "", "family" : "Plattner", "given" : "Gian-Kasper", "non-dropping-particle" : "", "parse-names" : false, "suffix" : "" }, { "dropping-particle" : "", "family" : "Knutti", "given" : "Reto", "non-dropping-particle" : "", "parse-names" : false, "suffix" : "" }, { "dropping-particle" : "", "family" : "Friedlingstein", "given" : "Pierre", "non-dropping-particle" : "", "parse-names" : false, "suffix" : "" } ], "container-title" : "Proceedings of the National Academy of Sciences", "id" : "ITEM-2", "issue" : "6", "issued" : { "date-parts" : [ [ "2009", "2", "10" ] ] }, "page" : "1704-1709", "publisher" : "National Academy of Sciences", "title" : "Irreversible climate change due to carbon dioxide emissions", "translator" : [ { "dropping-particle" : "", "family" : "K3667", "given" : "", "non-dropping-particle" : "", "parse-names" : false, "suffix" : "" } ], "type" : "article-journal", "volume" : "106" }, "uris" : [ "http://www.mendeley.com/documents/?uuid=219e0d29-ef03-315e-a0f0-167acbe1e812" ] }, { "id" : "ITEM-3", "itemData" : { "DOI" : "10.5194/acp-13-2793-2013", "ISBN" : "1680-7324",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"K3730", "given" : "", "non-dropping-particle" : "", "parse-names" : false, "suffix" : "" } ], "type" : "article-journal", "volume" : "13" }, "uris" : [ "http://www.mendeley.com/documents/?uuid=b74cfe37-384b-3602-a1ba-a69c4dbe4315" ] }, { "id" : "ITEM-4",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"ITEM-4",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"mendeley" : { "formattedCitation" : "(Matthews and Caldeira, 2008; Solomon et al., 2009; Joos et al., 2013; Ricke and Caldeira, 2014)", "manualFormatting" : "(e.g., Matthews and Caldeira, 2008; Solomon et al., 2009; Joos et al., 2013; Ricke and Caldeira, 2014)", "plainTextFormattedCitation" : "(Matthews and Caldeira, 2008; Solomon et al., 2009; Joos et al., 2013; Ricke and Caldeira, 2014)", "previouslyFormattedCitation" : "(Matthews and Caldeira, 2008; Solomon et al., 2009; Joos et al., 2013; Ricke and Caldeira, 2014)" }, "properties" : { "noteIndex" : 0 }, "schema" : "https://github.com/citation-style-language/schema/raw/master/csl-citation.json" }</w:instrText>
      </w:r>
      <w:ins w:id="4835" w:author="Robin Matthews" w:date="2021-06-16T18:24:00Z">
        <w:r w:rsidR="00462AF2">
          <w:fldChar w:fldCharType="separate"/>
        </w:r>
        <w:r w:rsidR="00462AF2" w:rsidRPr="003741E9">
          <w:rPr>
            <w:noProof/>
            <w:lang w:val="en-US"/>
          </w:rPr>
          <w:t>(e.g., Matthews and Caldeira, 2008; Solomon et al., 2009; Joos et al., 2013; Ricke and Caldeira, 2014)</w:t>
        </w:r>
        <w:r w:rsidR="00462AF2">
          <w:fldChar w:fldCharType="end"/>
        </w:r>
        <w:del w:id="4836" w:author="Ian Blenkinsop" w:date="2021-07-27T16:25:00Z">
          <w:r w:rsidR="00462AF2" w:rsidRPr="003741E9" w:rsidDel="00070541">
            <w:rPr>
              <w:lang w:val="en-US"/>
            </w:rPr>
            <w:delText xml:space="preserve"> </w:delText>
          </w:r>
        </w:del>
      </w:ins>
      <w:commentRangeStart w:id="4837"/>
      <w:del w:id="4838" w:author="Robin Matthews" w:date="2021-06-16T18:24:00Z">
        <w:r w:rsidRPr="003862D0" w:rsidDel="00462AF2">
          <w:rPr>
            <w:lang w:val="en-GB"/>
          </w:rPr>
          <w:fldChar w:fldCharType="begin" w:fldLock="1"/>
        </w:r>
      </w:del>
      <w:del w:id="4839" w:author="Robin Matthews" w:date="2021-06-16T18:23:00Z">
        <w:r w:rsidR="00615634" w:rsidDel="00462AF2">
          <w:rPr>
            <w:lang w:val="en-GB"/>
          </w:rPr>
          <w:delInstrText>ADDIN CSL_CITATION { "citationItems" : [ { "id" : "ITEM-1", "itemData" : { "DOI" : "10.1029/2007GL032388", "ISSN" : "0094-8276", "abstract" : "Current international climate mitigation efforts aim to stabilize levels of greenhouse gases in the atmosphere. However, human-induced climate warming will continue for many centuries, even after atmospheric CO2 levels are stabilized. In this paper, we assess the CO2 emissions requirements for global temperature stabilization within the next several centuries, using an Earth system model of intermediate complexity. We show first that a single pulse of carbon released into the atmosphere increases globally averaged surface temperature by an amount that remains approximately constant for several centuries, even in the absence of additional emissions. We then show that to hold climate constant at a given global temperature requires near-zero future carbon emissions. Our results suggest that future anthropogenic emissions would need to be eliminated in order to stabilize global-mean temperatures. As a consequence, any future anthropogenic emissions will commit the climate system to warming that is essentially irreversible on centennial timescales.", "author" : [ { "dropping-particle" : "", "family" : "Matthews", "given" : "H Damon", "non-dropping-particle" : "", "parse-names" : false, "suffix" : "" }, { "dropping-particle" : "", "family" : "Caldeira", "given" : "Ken", "non-dropping-particle" : "", "parse-names" : false, "suffix" : "" } ], "container-title" : "Geophysical Research Letters", "id" : "ITEM-1", "issue" : "4", "issued" : { "date-parts" : [ [ "2008", "2", "27" ] ] }, "note" : "doi: 10.1029/2007GL032388", "page" : "L04705", "publisher" : "Wiley-Blackwell", "title" : "Stabilizing climate requires near-zero emissions", "translator" : [ { "dropping-particle" : "", "family" : "K2977", "given" : "", "non-dropping-particle" : "", "parse-names" : false, "suffix" : "" } ], "type" : "article-journal", "volume" : "35" }, "uris" : [ "http://www.mendeley.com/documents/?uuid=8994f58b-e907-4a56-9c5e-da9594465c51" ] }, { "id" : "ITEM-2", "itemData" : { "DOI" : "10.1073/pnas.0812721106", "ISBN" : "0027-8424", "ISSN" : "0027-8424", "PMID" : "19179281", "abstract" : "The severity of damaging human-induced climate change depends not only on the magnitude of the change but also on the potential for irreversibility. This paper shows that the climate change that takes place due to increases in carbon dioxide concentration is largely irreversible for 1,000 years after emissions stop. Following cessation of emissions, removal of atmospheric carbon dioxide decreases radiative forcing, but is largely compensated by slower loss of heat to the ocean, so that atmospheric temperatures do not drop significantly for at least 1,000 years. Among illustrative irreversible impacts that should be expected if atmospheric carbon dioxide concentrations increase from current levels near 385 parts per million by volume (ppmv) to a peak of 450-600 ppmv over the coming century are irreversible dry-season rainfall reductions in several regions comparable to those of the \"dust bowl\" era and inexorable sea level rise. Thermal expansion of the warming ocean provides a conservative lower limit to irreversible global average sea level rise of at least 0.4-1.0 m if 21st century CO(2) concentrations exceed 600 ppmv and 0.6-1.9 m for peak CO(2) concentrations exceeding approximately 1,000 ppmv. Additional contributions from glaciers and ice sheet contributions to future sea level rise are uncertain but may equal or exceed several meters over the next millennium or longer.", "author" : [ { "dropping-particle" : "", "family" : "Solomon", "given" : "Susan", "non-dropping-particle" : "", "parse-names" : false, "suffix" : "" }, { "dropping-particle" : "", "family" : "Plattner", "given" : "Gian-Kasper", "non-dropping-particle" : "", "parse-names" : false, "suffix" : "" }, { "dropping-particle" : "", "family" : "Knutti", "given" : "Reto", "non-dropping-particle" : "", "parse-names" : false, "suffix" : "" }, { "dropping-particle" : "", "family" : "Friedlingstein", "given" : "Pierre", "non-dropping-particle" : "", "parse-names" : false, "suffix" : "" } ], "container-title" : "Proceedings of the National Academy of Sciences", "id" : "ITEM-2", "issue" : "6", "issued" : { "date-parts" : [ [ "2009", "2", "10" ] ] }, "page" : "1704-1709", "publisher" : "National Academy of Sciences", "title" : "Irreversible climate change due to carbon dioxide emissions", "translator" : [ { "dropping-particle" : "", "family" : "K3667", "given" : "", "non-dropping-particle" : "", "parse-names" : false, "suffix" : "" } ], "type" : "article-journal", "volume" : "106" }, "uris" : [ "http://www.mendeley.com/documents/?uuid=219e0d29-ef03-315e-a0f0-167acbe1e812" ] }, { "id" : "ITEM-3", "itemData" : { "DOI" : "10.5194/acp-13-2793-2013", "ISBN" : "1680-7324",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"K3730", "given" : "", "non-dropping-particle" : "", "parse-names" : false, "suffix" : "" } ], "type" : "article-journal", "volume" : "13" }, "uris" : [ "http://www.mendeley.com/documents/?uuid=b74cfe37-384b-3602-a1ba-a69c4dbe4315" ] } ], "mendeley" : { "formattedCitation" : "(Matthews and Caldeira, 2008; Solomon et al., 2009; Joos et al., 2013)", "manualFormatting" : "(e.g. Joos et al., 2013; Matthews and Caldeira, 2008; Solomon et al., 2009; ", "plainTextFormattedCitation" : "(Matthews and Caldeira, 2008; Solomon et al., 2009; Joos et al., 2013)", "previouslyFormattedCitation" : "(Matthews and Caldeira, 2008; Solomon et al., 2009; Joos et al., 2013)" }, "properties" : { "noteIndex" : 0 }, "schema" : "https://github.com/citation-style-language/schema/raw/master/csl-citation.json" }</w:delInstrText>
        </w:r>
      </w:del>
      <w:del w:id="4840" w:author="Robin Matthews" w:date="2021-06-16T18:24:00Z">
        <w:r w:rsidRPr="003862D0" w:rsidDel="00462AF2">
          <w:rPr>
            <w:lang w:val="en-GB"/>
          </w:rPr>
          <w:fldChar w:fldCharType="separate"/>
        </w:r>
        <w:r w:rsidR="00016735" w:rsidDel="00462AF2">
          <w:rPr>
            <w:noProof/>
            <w:lang w:val="en-GB"/>
          </w:rPr>
          <w:delText xml:space="preserve">(e.g. Joos et al., 2013; Matthews and Caldeira, 2008; Solomon et al., 2009; </w:delText>
        </w:r>
        <w:r w:rsidRPr="003862D0" w:rsidDel="00462AF2">
          <w:rPr>
            <w:lang w:val="en-GB"/>
          </w:rPr>
          <w:fldChar w:fldCharType="end"/>
        </w:r>
        <w:commentRangeStart w:id="4841"/>
        <w:commentRangeEnd w:id="4837"/>
        <w:r w:rsidR="00016735" w:rsidDel="00462AF2">
          <w:rPr>
            <w:rStyle w:val="CommentReference"/>
          </w:rPr>
          <w:commentReference w:id="4837"/>
        </w:r>
        <w:r w:rsidRPr="003862D0" w:rsidDel="00462AF2">
          <w:rPr>
            <w:lang w:val="en-GB"/>
          </w:rPr>
          <w:fldChar w:fldCharType="begin" w:fldLock="1"/>
        </w:r>
        <w:r w:rsidR="00615634" w:rsidDel="00462AF2">
          <w:rPr>
            <w:lang w:val="en-GB"/>
          </w:rPr>
          <w:delInstrText>ADDIN CSL_CITATION { "citationItems" : [ { "id" : "ITEM-1", "itemData" : { "DOI" : "10.1088/1748-9326/9/12/124002", "ISBN" : "1748-9326", "ISSN" : "1748-9326", "abstract" : "It is known that carbon dioxide emissions cause the Earth to warm, but no previous study has focused\\r on examining how long it takes to reach maximum warming following a particular CO 2 emission. Using\\r conjoined results of carbon-cycle and physical-climate model intercomparison projects (Taylor et al\\r 2012, Joos et al 2013), we find the median time between an emission and maximum warming is 10.1\\r years, with a 90% probability range of 6.6\u201330.7 years. We evaluate uncertainties in timing and\\r amount of warming, partitioning them into three contributing factors: carbon cycle, climate\\r sensitivity and ocean thermal inertia. If uncertainty in any one factor is reduced to zero without\\r reducing uncertainty in the other factors, the majority of overall uncertainty remains. Thus,\\r narrowing uncertainty in century-scale warming depends on narrowing uncertainty in all contributing\\r factors. Our results indicate that benefit from avoided climate damage from avoided CO 2 emissions\\r will be manifested within the lifetimes of people who acted to avoid that emission. While such\\r avoidance could be expected to benefit future generations, there is potential for emissions\\r avoidance to provide substantial benefit to current generations.",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"K3138", "given" : "", "non-dropping-particle" : "", "parse-names" : false, "suffix" : "" } ], "type" : "article-journal", "volume" : "9" }, "uris" : [ "http://www.mendeley.com/documents/?uuid=fdae5a2f-b6c8-40fd-980f-536406058bdc" ] } ], "mendeley" : { "formattedCitation" : "(Ricke and Caldeira, 2014)", "manualFormatting" : "Ricke and Caldeira, 2014)", "plainTextFormattedCitation" : "(Ricke and Caldeira, 2014)", "previouslyFormattedCitation" : "(Ricke and Caldeira, 2014)" }, "properties" : { "noteIndex" : 0 }, "schema" : "https://github.com/citation-style-language/schema/raw/master/csl-citation.json" }</w:delInstrText>
        </w:r>
        <w:r w:rsidRPr="003862D0" w:rsidDel="00462AF2">
          <w:rPr>
            <w:lang w:val="en-GB"/>
          </w:rPr>
          <w:fldChar w:fldCharType="separate"/>
        </w:r>
        <w:r w:rsidR="00016735" w:rsidDel="00462AF2">
          <w:rPr>
            <w:noProof/>
            <w:lang w:val="en-GB"/>
          </w:rPr>
          <w:delText>Ricke and Caldeira, 2014)</w:delText>
        </w:r>
        <w:r w:rsidRPr="003862D0" w:rsidDel="00462AF2">
          <w:rPr>
            <w:lang w:val="en-GB"/>
          </w:rPr>
          <w:fldChar w:fldCharType="end"/>
        </w:r>
        <w:commentRangeEnd w:id="4841"/>
        <w:r w:rsidR="00016735" w:rsidDel="00462AF2">
          <w:rPr>
            <w:rStyle w:val="CommentReference"/>
          </w:rPr>
          <w:commentReference w:id="4841"/>
        </w:r>
      </w:del>
      <w:bookmarkEnd w:id="4833"/>
      <w:del w:id="4842" w:author="Ian Blenkinsop" w:date="2021-07-27T16:25:00Z">
        <w:r w:rsidRPr="003862D0" w:rsidDel="00070541">
          <w:rPr>
            <w:lang w:val="en-GB"/>
          </w:rPr>
          <w:delText xml:space="preserve"> (</w:delText>
        </w:r>
        <w:r w:rsidRPr="003862D0" w:rsidDel="00070541">
          <w:rPr>
            <w:i/>
            <w:iCs/>
            <w:lang w:val="en-GB"/>
          </w:rPr>
          <w:delText>high confidence</w:delText>
        </w:r>
        <w:r w:rsidRPr="003862D0" w:rsidDel="00070541">
          <w:rPr>
            <w:lang w:val="en-GB"/>
          </w:rPr>
          <w:delText>)</w:delText>
        </w:r>
      </w:del>
      <w:r w:rsidRPr="003862D0">
        <w:rPr>
          <w:lang w:val="en-GB"/>
        </w:rPr>
        <w:t xml:space="preserve">. Some models continue warming by up to 0.5°C after emissions cease at 2°C of warming </w:t>
      </w:r>
      <w:commentRangeStart w:id="4843"/>
      <w:r w:rsidR="00F96787" w:rsidRPr="003862D0">
        <w:rPr>
          <w:lang w:val="en-GB"/>
        </w:rPr>
        <w:fldChar w:fldCharType="begin" w:fldLock="1"/>
      </w:r>
      <w:ins w:id="4844" w:author="Robin Matthews" w:date="2021-06-16T18:25:00Z">
        <w:r w:rsidR="00462AF2">
          <w:rPr>
            <w:lang w:val="en-GB"/>
          </w:rPr>
          <w: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"(Fr\u00f6licher et al., 2014; Fr\u00f6licher and Paynter, 2015; Williams et al., 2017)",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instrText>
        </w:r>
      </w:ins>
      <w:del w:id="4845" w:author="Robin Matthews" w:date="2021-06-16T18:25:00Z">
        <w:r w:rsidR="00615634" w:rsidDel="00462AF2">
          <w:rPr>
            <w:lang w:val="en-GB"/>
          </w:rPr>
          <w:del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"(Fr\u00f6licher &amp; Paynter, 2015; Fr\u00f6licher et al., 2014; Williams et al., 2017)",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delInstrText>
        </w:r>
      </w:del>
      <w:r w:rsidR="00F96787" w:rsidRPr="003862D0">
        <w:rPr>
          <w:lang w:val="en-GB"/>
        </w:rPr>
        <w:fldChar w:fldCharType="separate"/>
      </w:r>
      <w:r w:rsidR="00016735">
        <w:rPr>
          <w:noProof/>
          <w:lang w:val="en-GB"/>
        </w:rPr>
        <w:t>(</w:t>
      </w:r>
      <w:ins w:id="4846" w:author="Robin Matthews" w:date="2021-06-16T18:25:00Z">
        <w:r w:rsidR="00462AF2" w:rsidRPr="003741E9">
          <w:rPr>
            <w:noProof/>
            <w:lang w:val="en-US"/>
          </w:rPr>
          <w:t>Frölicher et al., 2014; Frölicher and Paynter, 2015; Williams et al., 2017</w:t>
        </w:r>
      </w:ins>
      <w:del w:id="4847" w:author="Robin Matthews" w:date="2021-06-16T18:25:00Z">
        <w:r w:rsidR="00016735" w:rsidDel="00462AF2">
          <w:rPr>
            <w:noProof/>
            <w:lang w:val="en-GB"/>
          </w:rPr>
          <w:delText>Frölicher &amp; Paynter, 2015; Frölicher et al., 2014; Williams et al., 2017</w:delText>
        </w:r>
      </w:del>
      <w:r w:rsidR="00016735">
        <w:rPr>
          <w:noProof/>
          <w:lang w:val="en-GB"/>
        </w:rPr>
        <w:t>)</w:t>
      </w:r>
      <w:r w:rsidR="00F96787" w:rsidRPr="003862D0">
        <w:rPr>
          <w:lang w:val="en-GB"/>
        </w:rPr>
        <w:fldChar w:fldCharType="end"/>
      </w:r>
      <w:commentRangeEnd w:id="4843"/>
      <w:r w:rsidR="00016735">
        <w:rPr>
          <w:rStyle w:val="CommentReference"/>
        </w:rPr>
        <w:commentReference w:id="4843"/>
      </w:r>
      <w:r w:rsidRPr="003862D0">
        <w:rPr>
          <w:lang w:val="en-GB"/>
        </w:rPr>
        <w:t xml:space="preserve">, while others simulate little to no additional warming </w:t>
      </w:r>
      <w:r w:rsidRPr="003862D0">
        <w:rPr>
          <w:lang w:val="en-GB"/>
        </w:rPr>
        <w:fldChar w:fldCharType="begin" w:fldLock="1"/>
      </w:r>
      <w:r w:rsidR="00615634">
        <w:rPr>
          <w:lang w:val="en-GB"/>
        </w:rPr>
        <w:instrText>ADDIN CSL_CITATION { "citationItems" : [ { "id" : "ITEM-1", "itemData" : { "DOI" : "10.1088/1748-9326/10/9/095005", "ISSN" : "1748-9326", "author" : [ { "dropping-particle" : "", "family" : "Nohara", "given" : "Daisuke", "non-dropping-particle" : "", "parse-names" : false, "suffix" : "" }, { "dropping-particle" : "", "family" : "Tsutsui", "given" : "J", "non-dropping-particle" : "", "parse-names" : false, "suffix" : "" }, { "dropping-particle" : "", "family" : "Watanabe", "given" : "S", "non-dropping-particle" : "", "parse-names" : false, "suffix" : "" }, { "dropping-particle" : "", "family" : "Tachiiri", "given" : "K", "non-dropping-particle" : "", "parse-names" : false, "suffix" : "" }, { "dropping-particle" : "", "family" : "Hajima", "given" : "T", "non-dropping-particle" : "", "parse-names" : false, "suffix" : "" }, { "dropping-particle" : "", "family" : "Okajima", "given" : "H", "non-dropping-particle" : "", "parse-names" : false, "suffix" : "" }, { "dropping-particle" : "", "family" : "Matsuno", "given" : "T", "non-dropping-particle" : "", "parse-names" : false, "suffix" : "" } ], "container-title" : "Environmental Research Letters", "id" : "ITEM-1", "issue" : "9", "issued" : { "date-parts" : [ [ "2015", "9", "1" ] ] }, "page" : "095005", "title" : "Examination of a climate stabilization pathway via zero-emissions using Earth system models", "translator" : [ { "dropping-particle" : "", "family" : "K3158", "given" : "", "non-dropping-particle" : "", "parse-names" : false, "suffix" : "" } ], "type" : "article-journal", "volume" : "10" }, "uris" : [ "http://www.mendeley.com/documents/?uuid=070859c0-275d-4874-97a1-39c5891f8bb8", "http://www.mendeley.com/documents/?uuid=bdc7bd08-64df-4e95-8461-023c0c964064", "http://www.mendeley.com/documents/?uuid=0888fae9-0267-45fb-bb05-ec11b9e2ead3" ] } ], "mendeley" : { "formattedCitation" : "(Nohara et al., 2015)", "plainTextFormattedCitation" : "(Nohara et al., 2015)", "previouslyFormattedCitation" : "(Nohara et al., 2015)" }, "properties" : { "noteIndex" : 0 }, "schema" : "https://github.com/citation-style-language/schema/raw/master/csl-citation.json" }</w:instrText>
      </w:r>
      <w:r w:rsidRPr="003862D0">
        <w:rPr>
          <w:lang w:val="en-GB"/>
        </w:rPr>
        <w:fldChar w:fldCharType="separate"/>
      </w:r>
      <w:r w:rsidR="00016735">
        <w:rPr>
          <w:noProof/>
          <w:lang w:val="en-GB"/>
        </w:rPr>
        <w:t>(Nohara et al., 2015)</w:t>
      </w:r>
      <w:r w:rsidRPr="003862D0">
        <w:rPr>
          <w:lang w:val="en-GB"/>
        </w:rPr>
        <w:fldChar w:fldCharType="end"/>
      </w:r>
      <w:r w:rsidRPr="003862D0">
        <w:rPr>
          <w:lang w:val="en-GB"/>
        </w:rPr>
        <w:t>. In SR1.5, the available evidence indicated that past CO</w:t>
      </w:r>
      <w:r w:rsidRPr="003862D0">
        <w:rPr>
          <w:vertAlign w:val="subscript"/>
          <w:lang w:val="en-GB"/>
        </w:rPr>
        <w:t>2</w:t>
      </w:r>
      <w:r w:rsidRPr="003862D0">
        <w:rPr>
          <w:lang w:val="en-GB"/>
        </w:rPr>
        <w:t xml:space="preserve"> emissions do not commit to substantial further warming </w:t>
      </w:r>
      <w:r w:rsidRPr="003862D0">
        <w:rPr>
          <w:lang w:val="en-GB"/>
        </w:rPr>
        <w:fldChar w:fldCharType="begin" w:fldLock="1"/>
      </w:r>
      <w:r w:rsidR="00D90EAC">
        <w:rPr>
          <w:lang w:val="en-GB"/>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"K583", "given" : "Rt13", "non-dropping-particle" : "", "parse-names" : false, "suffix" : "" } ], "type" : "chapter" }, "uris" : [ "http://www.mendeley.com/documents/?uuid=ba458b46-9c81-42dd-ad05-a129e620762a" ] } ], "mendeley" : { "formattedCitation" : "(Allen et al., 2018)", "plainTextFormattedCitation" : "(Allen et al., 2018)", "previouslyFormattedCitation" : "(Allen et al., 2018)" }, "properties" : { "noteIndex" : 0 }, "schema" : "https://github.com/citation-style-language/schema/raw/master/csl-citation.json" }</w:instrText>
      </w:r>
      <w:r w:rsidRPr="003862D0">
        <w:rPr>
          <w:lang w:val="en-GB"/>
        </w:rPr>
        <w:fldChar w:fldCharType="separate"/>
      </w:r>
      <w:r w:rsidR="00016735">
        <w:rPr>
          <w:noProof/>
          <w:lang w:val="en-GB"/>
        </w:rPr>
        <w:t>(Allen et al., 2018)</w:t>
      </w:r>
      <w:r w:rsidRPr="003862D0">
        <w:rPr>
          <w:lang w:val="en-GB"/>
        </w:rPr>
        <w:fldChar w:fldCharType="end"/>
      </w:r>
      <w:r w:rsidRPr="003862D0">
        <w:rPr>
          <w:lang w:val="en-GB"/>
        </w:rPr>
        <w:t xml:space="preserve">. A ZEC close to zero was thus applied for the computation of the remaining carbon budget for the </w:t>
      </w:r>
      <w:r w:rsidRPr="003862D0">
        <w:rPr>
          <w:lang w:val="en-GB"/>
        </w:rPr>
        <w:fldChar w:fldCharType="begin" w:fldLock="1"/>
      </w:r>
      <w:r w:rsidR="00615634">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"K4054", "given" : "Rt13", "non-dropping-particle" : "", "parse-names" : false, "suffix" : "" } ], "type" : "chapter" }, "uris" : [ "http://www.mendeley.com/documents/?uuid=8ec36631-13c0-4b39-b88c-dab81c0eed26" ] } ], "mendeley" : { "formattedCitation" : "(Rogelj et al., 2018b)", "plainTextFormattedCitation" : "(Rogelj et al., 2018b)", "previouslyFormattedCitation" : "(Rogelj et al., 2018b)" }, "properties" : { "noteIndex" : 0 }, "schema" : "https://github.com/citation-style-language/schema/raw/master/csl-citation.json" }</w:instrText>
      </w:r>
      <w:r w:rsidRPr="003862D0">
        <w:rPr>
          <w:lang w:val="en-GB"/>
        </w:rPr>
        <w:fldChar w:fldCharType="separate"/>
      </w:r>
      <w:r w:rsidR="00016735">
        <w:rPr>
          <w:noProof/>
          <w:lang w:val="en-GB"/>
        </w:rPr>
        <w:t>(Rogelj et al., 2018b)</w:t>
      </w:r>
      <w:r w:rsidRPr="003862D0">
        <w:rPr>
          <w:lang w:val="en-GB"/>
        </w:rPr>
        <w:fldChar w:fldCharType="end"/>
      </w:r>
      <w:r w:rsidRPr="003862D0">
        <w:rPr>
          <w:lang w:val="en-GB"/>
        </w:rPr>
        <w:t>. However, the available literature consisted of simulations from a small number of models using a variety of experimental designs, with some simulations showing a complex evolution of temperature following cessation of emissions</w:t>
      </w:r>
      <w:r w:rsidR="00F96787" w:rsidRPr="003862D0">
        <w:rPr>
          <w:rFonts w:eastAsia="Malgun Gothic"/>
          <w:noProof/>
          <w:lang w:val="en-GB"/>
        </w:rPr>
        <w:t xml:space="preserve"> </w:t>
      </w:r>
      <w:commentRangeStart w:id="4849"/>
      <w:commentRangeStart w:id="4850"/>
      <w:r w:rsidR="00F96787" w:rsidRPr="003862D0">
        <w:rPr>
          <w:lang w:val="en-GB"/>
        </w:rPr>
        <w:fldChar w:fldCharType="begin" w:fldLock="1"/>
      </w:r>
      <w:r w:rsidR="00CD3B49">
        <w:rPr>
          <w:lang w:val="en-GB"/>
        </w:rPr>
        <w:instrText>ADDIN CSL_CITATION { "citationItems" : [ { "id" : "ITEM-1", "itemData" : { "DOI" : "10.1038/nclimate2060", "ISSN" : "1758-678X", "author" : [ { "dropping-particle" : "", "family" : "Fr\u00f6licher", "given" : "Thomas Lukas", "non-dropping-particle" : "", "parse-names" : false, "suffix" : "" }, { "dropping-particle" : "", "family" : "Winton", "given" : "Michael", "non-dropping-particle" : "", "parse-names" : false, "suffix" : "" }, { "dropping-particle" : "", "family" : "Sarmiento", "given" : "Jorge Louis", "non-dropping-particle" : "", "parse-names" : false, "suffix" : "" } ], "container-title" : "Nature Climate Change", "id" : "ITEM-1", "issue" : "1", "issued" : { "date-parts" : [ [ "2014", "11", "24" ] ] }, "page" : "40-44", "publisher" : "Nature Publishing Group", "title" : "Continued global warming after CO2 emissions stoppage", "translator" : [ { "dropping-particle" : "", "family" : "K3982", "given" : "", "non-dropping-particle" : "", "parse-names" : false, "suffix" : "" } ], "type" : "article-journal", "volume" : "4" }, "uris" : [ "http://www.mendeley.com/documents/?uuid=b8a78681-ef6a-4b9f-9b4b-f569e48f87ef" ] }, { "id" : "ITEM-2", "itemData" : { "DOI" : "10.1088/1748-9326/10/7/075002", "ISBN" : "1748-9326", "ISSN" : "17489326", "abstract" : "The transient climate response to cumulative carbon emissions (TCRE) is a highly policy-relevant\\nquantity in climate science. The TCRE suggests that peak warming is linearly proportional to\\ncumulative carbon emissions and nearly independent of the emissions scenario. Here, we use\\nsimulations of the Earth System Model (ESM) from the Geophysical Fluid Dynamics Laboratory (GFDL) to\\nshow that global mean surface temperature may increase by 0.5 \u00b0C after carbon emissions are stopped\\nat 2 \u00b0C global warming, implying an increase in the coefficient relating global warming to\\ncumulative carbon emissions on multi-centennial timescales. The simulations also suggest a 20% lower\\nquota on cumulative carbon emissions allowed to achieve a policy-driven limit on global warming. ESM\\nestimates from the Coupled Model Intercomparison Project Phase 5 (CMIP5\u2013ESMs) qualitatively agree on\\nthis result, whereas Earth System Models of Intermediate Complexity (EMICs) simulations, used in the\\nIPCC 5th assessment report to assess the robustness of TCRE on multi-centennial timescales, suggest\\na post-emissions decrease in temperature. The reason for this discrepancy lies in the smaller\\nsimulated realized warming fraction in CMIP5\u2013ESMs, including GFDL ESM2M, than in EMICs when carbon\\nemissions increase. The temperature response to cumulative carbon emissions can be characterized by\\nthree different phases and the linear TCRE framework is only valid during the first phase when\\ncarbon emissions increase. For longer timescales, when emissions tape off, two new metrics are\\nintroduced that better characterize the time-dependent temperature response to cumulative carbon\\nemissions: the equilibrium climate response to cumulative carbon emissions and the multi-millennial\\nclimate response to cumulative carbon emissions.", "author" : [ { "dropping-particle" : "", "family" : "Fr\u00f6licher", "given" : "Thomas L", "non-dropping-particle" : "", "parse-names" : false, "suffix" : "" }, { "dropping-particle" : "", "family" : "Paynter", "given" : "David J", "non-dropping-particle" : "", "parse-names" : false, "suffix" : "" } ], "container-title" : "Environmental Research Letters", "id" : "ITEM-2", "issue" : "7", "issued" : { "date-parts" : [ [ "2015", "7", "1" ] ] }, "page" : "075002", "title" : "Extending the relationship between global warming and cumulative carbon emissions to multi-millennial timescales", "translator" : [ { "dropping-particle" : "", "family" : "K2969", "given" : "", "non-dropping-particle" : "", "parse-names" : false, "suffix" : "" } ], "type" : "article-journal", "volume" : "10" }, "uris" : [ "http://www.mendeley.com/documents/?uuid=dcb1993c-6ca9-4812-8c1c-30025e3df02d", "http://www.mendeley.com/documents/?uuid=65284c27-aafd-4283-9894-8a366d281ef9", "http://www.mendeley.com/documents/?uuid=c77bc61a-ca0e-4370-bbf1-5c6ef84d42f9" ] }, { "id" : "ITEM-3", "itemData" : { "DOI" : "10.1002/2017GL075080", "ISSN" : "0094-8276", "abstract" : "Abstract The climate response after cessation of carbon emissions is examined here, exploiting a single equation connecting surface warming to cumulative carbon emissions. The multicentennial response to an idealized pulse of carbon is considered by diagnosing a 1,000\u00a0year integration of an Earth system model (Geophysical Fluid Dynamics Laboratory ESM2M) and an ensemble of efficient Earth system model simulations. After emissions cease, surface temperature evolves according to (i) how much of the emitted carbon remains in the atmosphere and (ii) how much of the additional radiative forcing warms the surface rather than the ocean interior. The peak in surface temperature is delayed in time after carbon emissions cease through the decline in ocean heat uptake, which in turn increases the proportion of radiative forcing warming the surface. Eventually, after many centuries, surface temperature declines as the radiative forcing decreases through the excess atmospheric CO2 being taken up by the ocean and land.",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"ITEM-3", "issue" : "20", "issued" : { "date-parts" : [ [ "2017", "10", "9" ] ] }, "note" : "doi: 10.1002/2017GL075080", "page" : "10,610-633,642", "publisher" : "Wiley-Blackwell", "title" : "Drivers of Continued Surface Warming After Cessation of Carbon Emissions", "translator" : [ { "dropping-particle" : "", "family" : "K2966", "given" : "", "non-dropping-particle" : "", "parse-names" : false, "suffix" : "" } ], "type" : "article-journal", "volume" : "44" }, "uris" : [ "http://www.mendeley.com/documents/?uuid=4d56ad22-e41f-4138-b28a-3621d2ea7987", "http://www.mendeley.com/documents/?uuid=7b552286-b0df-4a26-b90b-7bb84d43b2b3", "http://www.mendeley.com/documents/?uuid=4d71d389-e5e6-476b-a30f-affbb87917b7" ] } ], "mendeley" : { "formattedCitation" : "(Fr\u00f6licher et al., 2014; Fr\u00f6licher and Paynter, 2015; Williams et al., 2017)", "manualFormatting" : "(e.g., Fr\u00f6licher and Paynter, 2015; Fr\u00f6licher et al., 2014)", "plainTextFormattedCitation" : "(Fr\u00f6licher et al., 2014; Fr\u00f6licher and Paynter, 2015; Williams et al., 2017)", "previouslyFormattedCitation" : "(Fr\u00f6licher et al., 2014; Fr\u00f6licher and Paynter, 2015; Williams et al., 2017)" }, "properties" : { "noteIndex" : 0 }, "schema" : "https://github.com/citation-style-language/schema/raw/master/csl-citation.json" }</w:instrText>
      </w:r>
      <w:r w:rsidR="00F96787" w:rsidRPr="003862D0">
        <w:rPr>
          <w:lang w:val="en-GB"/>
        </w:rPr>
        <w:fldChar w:fldCharType="separate"/>
      </w:r>
      <w:r w:rsidR="00016735">
        <w:rPr>
          <w:noProof/>
          <w:lang w:val="en-GB"/>
        </w:rPr>
        <w:t xml:space="preserve">(e.g., Frölicher </w:t>
      </w:r>
      <w:del w:id="4851" w:author="Ian Blenkinsop" w:date="2021-07-27T16:25:00Z">
        <w:r w:rsidR="00016735" w:rsidDel="00070541">
          <w:rPr>
            <w:noProof/>
            <w:lang w:val="en-GB"/>
          </w:rPr>
          <w:delText xml:space="preserve">&amp; </w:delText>
        </w:r>
      </w:del>
      <w:ins w:id="4852" w:author="Ian Blenkinsop" w:date="2021-07-27T16:25:00Z">
        <w:r w:rsidR="00070541">
          <w:rPr>
            <w:noProof/>
            <w:lang w:val="en-GB"/>
          </w:rPr>
          <w:t xml:space="preserve">and </w:t>
        </w:r>
      </w:ins>
      <w:r w:rsidR="00016735">
        <w:rPr>
          <w:noProof/>
          <w:lang w:val="en-GB"/>
        </w:rPr>
        <w:t>Paynter, 2015; Frölicher et al., 2014)</w:t>
      </w:r>
      <w:r w:rsidR="00F96787" w:rsidRPr="003862D0">
        <w:rPr>
          <w:lang w:val="en-GB"/>
        </w:rPr>
        <w:fldChar w:fldCharType="end"/>
      </w:r>
      <w:commentRangeEnd w:id="4849"/>
      <w:r w:rsidR="00016735">
        <w:rPr>
          <w:rStyle w:val="CommentReference"/>
        </w:rPr>
        <w:commentReference w:id="4849"/>
      </w:r>
      <w:commentRangeEnd w:id="4850"/>
      <w:r w:rsidR="00263E2D">
        <w:rPr>
          <w:rStyle w:val="CommentReference"/>
        </w:rPr>
        <w:commentReference w:id="4850"/>
      </w:r>
      <w:r w:rsidRPr="003862D0">
        <w:rPr>
          <w:lang w:val="en-GB"/>
        </w:rPr>
        <w:t>.</w:t>
      </w:r>
    </w:p>
    <w:p w14:paraId="6B84AC06" w14:textId="77777777" w:rsidR="005D5F52" w:rsidRPr="003862D0" w:rsidRDefault="005D5F52" w:rsidP="005D5F52">
      <w:pPr>
        <w:pStyle w:val="AR6BodyText"/>
        <w:rPr>
          <w:lang w:val="en-GB"/>
        </w:rPr>
      </w:pPr>
    </w:p>
    <w:p w14:paraId="5BC8514C" w14:textId="36C20B09" w:rsidR="005D5F52" w:rsidRPr="003862D0" w:rsidRDefault="005D5F52" w:rsidP="005D5F52">
      <w:pPr>
        <w:pStyle w:val="AR6BodyText"/>
        <w:rPr>
          <w:lang w:val="en-GB"/>
        </w:rPr>
      </w:pPr>
      <w:r w:rsidRPr="003862D0">
        <w:rPr>
          <w:lang w:val="en-GB"/>
        </w:rPr>
        <w:t>Here we draw on new simulations to provide an assessment of ZEC using multiple ESMs</w:t>
      </w:r>
      <w:r w:rsidR="00F72148" w:rsidRPr="003862D0">
        <w:rPr>
          <w:lang w:val="en-GB"/>
        </w:rPr>
        <w:t xml:space="preserve"> </w:t>
      </w:r>
      <w:r w:rsidR="00F72148" w:rsidRPr="003862D0">
        <w:rPr>
          <w:lang w:val="en-GB"/>
        </w:rPr>
        <w:fldChar w:fldCharType="begin" w:fldLock="1"/>
      </w:r>
      <w:r w:rsidR="0022544F">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"plainTextFormattedCitation" : "(Jones et al., 2019)", "previouslyFormattedCitation" : "(Jones et al., 2019)" }, "properties" : { "noteIndex" : 0 }, "schema" : "https://github.com/citation-style-language/schema/raw/master/csl-citation.json" }</w:instrText>
      </w:r>
      <w:r w:rsidR="00F72148" w:rsidRPr="003862D0">
        <w:rPr>
          <w:lang w:val="en-GB"/>
        </w:rPr>
        <w:fldChar w:fldCharType="separate"/>
      </w:r>
      <w:r w:rsidR="00016735">
        <w:rPr>
          <w:noProof/>
          <w:lang w:val="en-GB"/>
        </w:rPr>
        <w:t>(Jones et al., 2019)</w:t>
      </w:r>
      <w:r w:rsidR="00F72148" w:rsidRPr="003862D0">
        <w:rPr>
          <w:lang w:val="en-GB"/>
        </w:rPr>
        <w:fldChar w:fldCharType="end"/>
      </w:r>
      <w:r w:rsidRPr="003862D0">
        <w:rPr>
          <w:lang w:val="en-GB"/>
        </w:rPr>
        <w:t xml:space="preserve"> and EMICs </w:t>
      </w:r>
      <w:r w:rsidRPr="003862D0">
        <w:rPr>
          <w:lang w:val="en-GB"/>
        </w:rPr>
        <w:fldChar w:fldCharType="begin" w:fldLock="1"/>
      </w:r>
      <w:r w:rsidR="00615634">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862D0">
        <w:rPr>
          <w:lang w:val="en-GB"/>
        </w:rPr>
        <w:fldChar w:fldCharType="separate"/>
      </w:r>
      <w:r w:rsidR="00016735">
        <w:rPr>
          <w:noProof/>
          <w:lang w:val="en-GB"/>
        </w:rPr>
        <w:t>(MacDougall et al., 2020)</w:t>
      </w:r>
      <w:r w:rsidRPr="003862D0">
        <w:rPr>
          <w:lang w:val="en-GB"/>
        </w:rPr>
        <w:fldChar w:fldCharType="end"/>
      </w:r>
      <w:r w:rsidRPr="003862D0">
        <w:rPr>
          <w:lang w:val="en-GB"/>
        </w:rPr>
        <w:t xml:space="preserve">. </w:t>
      </w:r>
      <w:r w:rsidR="00FA6D4F" w:rsidRPr="003862D0">
        <w:rPr>
          <w:lang w:val="en-GB"/>
        </w:rPr>
        <w:t>Figure 4.39</w:t>
      </w:r>
      <w:r w:rsidRPr="003862D0">
        <w:rPr>
          <w:lang w:val="en-GB"/>
        </w:rPr>
        <w:t xml:space="preserve"> shows results from 20 models that simulate the evolution of CO</w:t>
      </w:r>
      <w:r w:rsidRPr="003862D0">
        <w:rPr>
          <w:vertAlign w:val="subscript"/>
          <w:lang w:val="en-GB"/>
        </w:rPr>
        <w:t>2</w:t>
      </w:r>
      <w:r w:rsidRPr="003862D0">
        <w:rPr>
          <w:lang w:val="en-GB"/>
        </w:rPr>
        <w:t xml:space="preserve"> and the GSAT response following cessation of CO</w:t>
      </w:r>
      <w:r w:rsidRPr="003862D0">
        <w:rPr>
          <w:vertAlign w:val="subscript"/>
          <w:lang w:val="en-GB"/>
        </w:rPr>
        <w:t>2</w:t>
      </w:r>
      <w:r w:rsidRPr="003862D0">
        <w:rPr>
          <w:lang w:val="en-GB"/>
        </w:rPr>
        <w:t xml:space="preserve"> emissions for an experiment where 1000 PgC is emitted during a 1% per year CO</w:t>
      </w:r>
      <w:r w:rsidRPr="003862D0">
        <w:rPr>
          <w:vertAlign w:val="subscript"/>
          <w:lang w:val="en-GB"/>
        </w:rPr>
        <w:t>2</w:t>
      </w:r>
      <w:r w:rsidRPr="003862D0">
        <w:rPr>
          <w:lang w:val="en-GB"/>
        </w:rPr>
        <w:t xml:space="preserve"> increase. All simulations show a strong reduction in atmospheric CO</w:t>
      </w:r>
      <w:r w:rsidRPr="003862D0">
        <w:rPr>
          <w:vertAlign w:val="subscript"/>
          <w:lang w:val="en-GB"/>
        </w:rPr>
        <w:t>2</w:t>
      </w:r>
      <w:r w:rsidRPr="003862D0">
        <w:rPr>
          <w:lang w:val="en-GB"/>
        </w:rPr>
        <w:t xml:space="preserve"> concentration following cessation of CO</w:t>
      </w:r>
      <w:r w:rsidRPr="003862D0">
        <w:rPr>
          <w:vertAlign w:val="subscript"/>
          <w:lang w:val="en-GB"/>
        </w:rPr>
        <w:t>2</w:t>
      </w:r>
      <w:r w:rsidRPr="003862D0">
        <w:rPr>
          <w:lang w:val="en-GB"/>
        </w:rPr>
        <w:t xml:space="preserve"> emissions in agreement with previous studies and basic theory that natural carbon sinks will persist. Therefore, </w:t>
      </w:r>
      <w:r w:rsidR="00F72148" w:rsidRPr="003862D0">
        <w:rPr>
          <w:lang w:val="en-GB"/>
        </w:rPr>
        <w:t>there is</w:t>
      </w:r>
      <w:r w:rsidRPr="003862D0">
        <w:rPr>
          <w:lang w:val="en-GB"/>
        </w:rPr>
        <w:t xml:space="preserve"> </w:t>
      </w:r>
      <w:r w:rsidRPr="003862D0">
        <w:rPr>
          <w:i/>
          <w:lang w:val="en-GB"/>
        </w:rPr>
        <w:t xml:space="preserve">very high confidence </w:t>
      </w:r>
      <w:r w:rsidRPr="003862D0">
        <w:rPr>
          <w:lang w:val="en-GB"/>
        </w:rPr>
        <w:t>that atmospheric CO</w:t>
      </w:r>
      <w:r w:rsidRPr="003862D0">
        <w:rPr>
          <w:vertAlign w:val="subscript"/>
          <w:lang w:val="en-GB"/>
        </w:rPr>
        <w:t>2</w:t>
      </w:r>
      <w:r w:rsidRPr="003862D0">
        <w:rPr>
          <w:lang w:val="en-GB"/>
        </w:rPr>
        <w:t xml:space="preserve"> concentrations would decline for decades if CO</w:t>
      </w:r>
      <w:r w:rsidRPr="003862D0">
        <w:rPr>
          <w:vertAlign w:val="subscript"/>
          <w:lang w:val="en-GB"/>
        </w:rPr>
        <w:t>2</w:t>
      </w:r>
      <w:r w:rsidRPr="003862D0">
        <w:rPr>
          <w:lang w:val="en-GB"/>
        </w:rPr>
        <w:t xml:space="preserve"> emissions cease.</w:t>
      </w:r>
      <w:r w:rsidRPr="003862D0">
        <w:rPr>
          <w:i/>
          <w:lang w:val="en-GB"/>
        </w:rPr>
        <w:t xml:space="preserve"> </w:t>
      </w:r>
      <w:r w:rsidRPr="003862D0">
        <w:rPr>
          <w:lang w:val="en-GB"/>
        </w:rPr>
        <w:t>Temperature evolution in the 100 years following cessation of emissions varies by model and across time</w:t>
      </w:r>
      <w:ins w:id="4853" w:author="Sara M Tuson" w:date="2021-07-15T20:33:00Z">
        <w:r w:rsidR="00367335">
          <w:rPr>
            <w:lang w:val="en-GB"/>
          </w:rPr>
          <w:t xml:space="preserve"> </w:t>
        </w:r>
      </w:ins>
      <w:r w:rsidRPr="003862D0">
        <w:rPr>
          <w:lang w:val="en-GB"/>
        </w:rPr>
        <w:t>scales, with some models showing declining temperature, others having ZEC close to zero, and others showing continued warming following cessation of emissions (</w:t>
      </w:r>
      <w:r w:rsidR="00FA6D4F" w:rsidRPr="003862D0">
        <w:rPr>
          <w:lang w:val="en-GB"/>
        </w:rPr>
        <w:t>Figure 4.39</w:t>
      </w:r>
      <w:r w:rsidRPr="003862D0">
        <w:rPr>
          <w:lang w:val="en-GB"/>
        </w:rPr>
        <w:t xml:space="preserve">). The </w:t>
      </w:r>
      <w:r w:rsidR="00F72148" w:rsidRPr="003862D0">
        <w:rPr>
          <w:lang w:val="en-GB"/>
        </w:rPr>
        <w:t xml:space="preserve">GSAT </w:t>
      </w:r>
      <w:r w:rsidRPr="003862D0">
        <w:rPr>
          <w:lang w:val="en-GB"/>
        </w:rPr>
        <w:t xml:space="preserve">response depends on the balance of carbon sinks and ocean heat uptake </w:t>
      </w:r>
      <w:del w:id="4854" w:author="Robin Matthews" w:date="2021-06-16T18:26:00Z">
        <w:r w:rsidRPr="003862D0" w:rsidDel="00263E2D">
          <w:rPr>
            <w:lang w:val="en-GB"/>
          </w:rPr>
          <w:delText>(</w:delText>
        </w:r>
      </w:del>
      <w:commentRangeStart w:id="4855"/>
      <w:r w:rsidRPr="003862D0">
        <w:rPr>
          <w:lang w:val="en-GB"/>
        </w:rPr>
        <w:fldChar w:fldCharType="begin" w:fldLock="1"/>
      </w:r>
      <w:ins w:id="4856" w:author="Robin Matthews" w:date="2021-06-16T18:26:00Z">
        <w:r w:rsidR="00263E2D">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ins>
      <w:del w:id="4857" w:author="Robin Matthews" w:date="2021-06-16T18:26:00Z">
        <w:r w:rsidR="00615634" w:rsidDel="00263E2D">
          <w:rPr>
            <w:lang w:val="en-GB"/>
          </w:rPr>
          <w:del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delInstrText>
        </w:r>
      </w:del>
      <w:r w:rsidRPr="003862D0">
        <w:rPr>
          <w:lang w:val="en-GB"/>
        </w:rPr>
        <w:fldChar w:fldCharType="separate"/>
      </w:r>
      <w:del w:id="4858" w:author="Robin Matthews" w:date="2021-06-16T18:26:00Z">
        <w:r w:rsidR="00016735" w:rsidDel="00263E2D">
          <w:rPr>
            <w:noProof/>
            <w:lang w:val="en-GB"/>
          </w:rPr>
          <w:delText>M</w:delText>
        </w:r>
      </w:del>
      <w:ins w:id="4859" w:author="Robin Matthews" w:date="2021-06-16T18:26:00Z">
        <w:r w:rsidR="00263E2D">
          <w:rPr>
            <w:noProof/>
            <w:lang w:val="en-GB"/>
          </w:rPr>
          <w:t>(M</w:t>
        </w:r>
      </w:ins>
      <w:r w:rsidR="00016735">
        <w:rPr>
          <w:noProof/>
          <w:lang w:val="en-GB"/>
        </w:rPr>
        <w:t>acDougall et al., 2020)</w:t>
      </w:r>
      <w:r w:rsidRPr="003862D0">
        <w:rPr>
          <w:lang w:val="en-GB"/>
        </w:rPr>
        <w:fldChar w:fldCharType="end"/>
      </w:r>
      <w:commentRangeEnd w:id="4855"/>
      <w:r w:rsidR="00016735">
        <w:rPr>
          <w:rStyle w:val="CommentReference"/>
        </w:rPr>
        <w:commentReference w:id="4855"/>
      </w:r>
      <w:r w:rsidRPr="003862D0">
        <w:rPr>
          <w:lang w:val="en-GB"/>
        </w:rPr>
        <w:t>. The 20-year average GSAT change 50 years after the cessation of emissions (ZEC</w:t>
      </w:r>
      <w:r w:rsidRPr="003862D0">
        <w:rPr>
          <w:vertAlign w:val="subscript"/>
          <w:lang w:val="en-GB"/>
        </w:rPr>
        <w:t>50</w:t>
      </w:r>
      <w:r w:rsidRPr="003862D0">
        <w:rPr>
          <w:lang w:val="en-GB"/>
        </w:rPr>
        <w:t>) is summari</w:t>
      </w:r>
      <w:ins w:id="4860" w:author="Sara M Tuson" w:date="2021-07-15T15:42:00Z">
        <w:r w:rsidR="00451E23">
          <w:rPr>
            <w:lang w:val="en-GB"/>
          </w:rPr>
          <w:t>z</w:t>
        </w:r>
      </w:ins>
      <w:del w:id="4861" w:author="Sara M Tuson" w:date="2021-07-15T15:42:00Z">
        <w:r w:rsidRPr="003862D0" w:rsidDel="00451E23">
          <w:rPr>
            <w:lang w:val="en-GB"/>
          </w:rPr>
          <w:delText>s</w:delText>
        </w:r>
      </w:del>
      <w:r w:rsidRPr="003862D0">
        <w:rPr>
          <w:lang w:val="en-GB"/>
        </w:rPr>
        <w:t xml:space="preserve">ed in </w:t>
      </w:r>
      <w:r w:rsidR="00FA6D4F" w:rsidRPr="003862D0">
        <w:rPr>
          <w:lang w:val="en-GB"/>
        </w:rPr>
        <w:t>Table 4.8</w:t>
      </w:r>
      <w:r w:rsidRPr="003862D0">
        <w:rPr>
          <w:lang w:val="en-GB"/>
        </w:rPr>
        <w:t>. The mean value of ZEC</w:t>
      </w:r>
      <w:r w:rsidRPr="003862D0">
        <w:rPr>
          <w:vertAlign w:val="subscript"/>
          <w:lang w:val="en-GB"/>
        </w:rPr>
        <w:t>50</w:t>
      </w:r>
      <w:r w:rsidRPr="003862D0">
        <w:rPr>
          <w:lang w:val="en-GB"/>
        </w:rPr>
        <w:t xml:space="preserve"> is</w:t>
      </w:r>
      <w:r w:rsidR="007B5CD1" w:rsidRPr="003862D0">
        <w:rPr>
          <w:lang w:val="en-GB"/>
        </w:rPr>
        <w:t xml:space="preserve"> –</w:t>
      </w:r>
      <w:r w:rsidRPr="003862D0">
        <w:rPr>
          <w:lang w:val="en-GB"/>
        </w:rPr>
        <w:t>0.079</w:t>
      </w:r>
      <w:r w:rsidR="001E4AF3" w:rsidRPr="003862D0">
        <w:rPr>
          <w:lang w:val="en-GB"/>
        </w:rPr>
        <w:t>°C</w:t>
      </w:r>
      <w:r w:rsidRPr="003862D0">
        <w:rPr>
          <w:lang w:val="en-GB"/>
        </w:rPr>
        <w:t xml:space="preserve">, with </w:t>
      </w:r>
      <w:r w:rsidR="00263D75" w:rsidRPr="003862D0">
        <w:rPr>
          <w:lang w:val="en-GB"/>
        </w:rPr>
        <w:t>5–95%</w:t>
      </w:r>
      <w:r w:rsidRPr="003862D0">
        <w:rPr>
          <w:lang w:val="en-GB"/>
        </w:rPr>
        <w:t xml:space="preserve"> range</w:t>
      </w:r>
      <w:r w:rsidR="007B5CD1" w:rsidRPr="003862D0">
        <w:rPr>
          <w:lang w:val="en-GB"/>
        </w:rPr>
        <w:t xml:space="preserve"> –</w:t>
      </w:r>
      <w:r w:rsidRPr="003862D0">
        <w:rPr>
          <w:lang w:val="en-GB"/>
        </w:rPr>
        <w:t>0.34</w:t>
      </w:r>
      <w:ins w:id="4862" w:author="Ian Blenkinsop" w:date="2021-07-27T16:25:00Z">
        <w:r w:rsidR="00070541" w:rsidRPr="003862D0">
          <w:rPr>
            <w:lang w:val="en-GB"/>
          </w:rPr>
          <w:t>°C</w:t>
        </w:r>
      </w:ins>
      <w:del w:id="4863" w:author="Ian Blenkinsop" w:date="2021-07-27T16:25:00Z">
        <w:r w:rsidRPr="003862D0" w:rsidDel="00070541">
          <w:rPr>
            <w:lang w:val="en-GB"/>
          </w:rPr>
          <w:delText xml:space="preserve"> to </w:delText>
        </w:r>
      </w:del>
      <w:ins w:id="4864" w:author="Ian Blenkinsop" w:date="2021-07-27T16:25:00Z">
        <w:r w:rsidR="00070541">
          <w:rPr>
            <w:lang w:val="en-GB"/>
          </w:rPr>
          <w:t>–</w:t>
        </w:r>
      </w:ins>
      <w:r w:rsidRPr="003862D0">
        <w:rPr>
          <w:lang w:val="en-GB"/>
        </w:rPr>
        <w:t>0.28</w:t>
      </w:r>
      <w:del w:id="4865" w:author="Sara M Tuson" w:date="2021-07-15T18:56:00Z">
        <w:r w:rsidRPr="003862D0" w:rsidDel="00320CD7">
          <w:rPr>
            <w:lang w:val="en-GB"/>
          </w:rPr>
          <w:delText xml:space="preserve"> </w:delText>
        </w:r>
      </w:del>
      <w:r w:rsidR="00BA2347" w:rsidRPr="003862D0">
        <w:rPr>
          <w:lang w:val="en-GB"/>
        </w:rPr>
        <w:t>°</w:t>
      </w:r>
      <w:r w:rsidRPr="003862D0">
        <w:rPr>
          <w:lang w:val="en-GB"/>
        </w:rPr>
        <w:t>C. There is no strong relationship between ZEC</w:t>
      </w:r>
      <w:r w:rsidRPr="003862D0">
        <w:rPr>
          <w:vertAlign w:val="subscript"/>
          <w:lang w:val="en-GB"/>
        </w:rPr>
        <w:t>50</w:t>
      </w:r>
      <w:r w:rsidRPr="003862D0">
        <w:rPr>
          <w:lang w:val="en-GB"/>
        </w:rPr>
        <w:t xml:space="preserve"> and modelled climate sensitivity (neither ECS nor TCR; </w:t>
      </w:r>
      <w:commentRangeStart w:id="4866"/>
      <w:r w:rsidRPr="003862D0">
        <w:rPr>
          <w:lang w:val="en-GB"/>
        </w:rPr>
        <w:fldChar w:fldCharType="begin" w:fldLock="1"/>
      </w:r>
      <w:r w:rsidR="00615634">
        <w:rPr>
          <w:lang w:val="en-GB"/>
        </w:rPr>
        <w:instrText>ADDIN CSL_CITATION { "citationItems" : [ { "id" : "ITEM-1", "itemData" : { "DOI" : "10.5194/bg-17-2987-2020", "ISSN" : "1726-4189", "author" : [ { "dropping-particle" : "", "family" : "MacDougall", "given" : "A H", "non-dropping-particle" : "", "parse-names" : false, "suffix" : "" }, { "dropping-particle" : "", "family" : "Fr\u00f6licher", "given" : "T L", "non-dropping-particle" : "", "parse-names" : false, "suffix" : "" }, { "dropping-particle" : "", "family" : "Jones", "given" : "C D", "non-dropping-particle" : "", "parse-names" : false, "suffix" : "" }, { "dropping-particle" : "", "family" : "Rogelj", "given" : "J", "non-dropping-particle" : "", "parse-names" : false, "suffix" : "" }, { "dropping-particle" : "", "family" : "Matthews", "given" : "H D", "non-dropping-particle" : "", "parse-names" : false, "suffix" : "" }, { "dropping-particle" : "", "family" : "Zickfeld", "given" : "K", "non-dropping-particle" : "", "parse-names" : false, "suffix" : "" }, { "dropping-particle" : "", "family" : "Arora", "given" : "V K", "non-dropping-particle" : "", "parse-names" : false, "suffix" : "" }, { "dropping-particle" : "", "family" : "Barrett", "given" : "N J", "non-dropping-particle" : "", "parse-names" : false, "suffix" : "" }, { "dropping-particle" : "", "family" : "Brovkin", "given" : "V", "non-dropping-particle" : "", "parse-names" : false, "suffix" : "" }, { "dropping-particle" : "", "family" : "Burger", "given" : "F A", "non-dropping-particle" : "", "parse-names" : false, "suffix" : "" }, { "dropping-particle" : "", "family" : "Eby", "given" : "M", "non-dropping-particle" : "", "parse-names" : false, "suffix" : "" }, { "dropping-particle" : "V", "family" : "Eliseev", "given" : "A", "non-dropping-particle" : "", "parse-names" : false, "suffix" : "" }, { "dropping-particle" : "", "family" : "Hajima", "given" : "T", "non-dropping-particle" : "", "parse-names" : false, "suffix" : "" }, { "dropping-particle" : "", "family" : "Holden", "given" : "P B", "non-dropping-particle" : "", "parse-names" : false, "suffix" : "" }, { "dropping-particle" : "", "family" : "Jeltsch-Th\u00f6mmes", "given" : "A", "non-dropping-particle" : "", "parse-names" : false, "suffix" : "" }, { "dropping-particle" : "", "family" : "Koven", "given" : "C", "non-dropping-particle" : "", "parse-names" : false, "suffix" : "" }, { "dropping-particle" : "", "family" : "Mengis", "given" : "N", "non-dropping-particle" : "", "parse-names" : false, "suffix" : "" }, { "dropping-particle" : "", "family" : "Menviel", "given" : "L", "non-dropping-particle" : "", "parse-names" : false, "suffix" : "" }, { "dropping-particle" : "", "family" : "Michou", "given" : "M", "non-dropping-particle" : "", "parse-names" : false, "suffix" : "" }, { "dropping-particle" : "", "family" : "Mokhov", "given" : "I I", "non-dropping-particle" : "", "parse-names" : false, "suffix" : "" }, { "dropping-particle" : "", "family" : "Oka", "given" : "A", "non-dropping-particle" : "", "parse-names" : false, "suffix" : "" }, { "dropping-particle" : "", "family" : "Schwinger", "given" : "J", "non-dropping-particle" : "", "parse-names" : false, "suffix" : "" }, { "dropping-particle" : "", "family" : "S\u00e9f\u00e9rian", "given" : "R", "non-dropping-particle" : "", "parse-names" : false, "suffix" : "" }, { "dropping-particle" : "", "family" : "Shaffer", "given" : "G", "non-dropping-particle" : "", "parse-names" : false, "suffix" : "" }, { "dropping-particle" : "", "family" : "Sokolov", "given" : "A", "non-dropping-particle" : "", "parse-names" : false, "suffix" : "" }, { "dropping-particle" : "", "family" : "Tachiiri", "given" : "K", "non-dropping-particle" : "", "parse-names" : false, "suffix" : "" }, { "dropping-particle" : "", "family" : "Tjiputra", "given" : "J", "non-dropping-particle" : "", "parse-names" : false, "suffix" : "" }, { "dropping-particle" : "", "family" : "Wiltshire", "given" : "A", "non-dropping-particle" : "", "parse-names" : false, "suffix" : "" }, { "dropping-particle" : "", "family" : "Ziehn", "given" : "T", "non-dropping-particle" : "", "parse-names" : false, "suffix" : "" } ], "container-title" : "Biogeosciences", "id" : "ITEM-1", "issue" : "11", "issued" : { "date-parts" : [ [ "2020", "6", "15" ] ] }, "page" : "2987-3016", "publisher" : "Copernicus Publications", "title" : "Is there warming in the pipeline? A multi-model analysis of the Zero Emissions Commitment from CO2", "translator" : [ { "dropping-particle" : "", "family" : "K4850", "given" : "", "non-dropping-particle" : "", "parse-names" : false, "suffix" : "" } ], "type" : "article-journal", "volume" : "17" }, "uris" : [ "http://www.mendeley.com/documents/?uuid=3838d730-2ad5-4532-aef4-dc11456404ef"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862D0">
        <w:rPr>
          <w:lang w:val="en-GB"/>
        </w:rPr>
        <w:fldChar w:fldCharType="separate"/>
      </w:r>
      <w:r w:rsidR="00016735">
        <w:rPr>
          <w:noProof/>
          <w:lang w:val="en-GB"/>
        </w:rPr>
        <w:t>MacDougall et al., 2020)</w:t>
      </w:r>
      <w:r w:rsidRPr="003862D0">
        <w:rPr>
          <w:lang w:val="en-GB"/>
        </w:rPr>
        <w:fldChar w:fldCharType="end"/>
      </w:r>
      <w:commentRangeEnd w:id="4866"/>
      <w:r w:rsidR="00016735">
        <w:rPr>
          <w:rStyle w:val="CommentReference"/>
        </w:rPr>
        <w:commentReference w:id="4866"/>
      </w:r>
      <w:r w:rsidRPr="003862D0">
        <w:rPr>
          <w:lang w:val="en-GB"/>
        </w:rPr>
        <w:t>. It is therefore</w:t>
      </w:r>
      <w:r w:rsidRPr="003862D0">
        <w:rPr>
          <w:i/>
          <w:lang w:val="en-GB"/>
        </w:rPr>
        <w:t xml:space="preserve"> likely</w:t>
      </w:r>
      <w:r w:rsidRPr="003862D0">
        <w:rPr>
          <w:lang w:val="en-GB"/>
        </w:rPr>
        <w:t xml:space="preserve"> that the absolute magnitude of ZEC</w:t>
      </w:r>
      <w:r w:rsidRPr="003862D0">
        <w:rPr>
          <w:vertAlign w:val="subscript"/>
          <w:lang w:val="en-GB"/>
        </w:rPr>
        <w:t>50</w:t>
      </w:r>
      <w:r w:rsidRPr="003862D0">
        <w:rPr>
          <w:lang w:val="en-GB"/>
        </w:rPr>
        <w:t xml:space="preserve"> is less than 0.3</w:t>
      </w:r>
      <w:del w:id="4867" w:author="Sara M Tuson" w:date="2021-07-15T18:56:00Z">
        <w:r w:rsidRPr="003862D0" w:rsidDel="00320CD7">
          <w:rPr>
            <w:vertAlign w:val="superscript"/>
            <w:lang w:val="en-GB"/>
          </w:rPr>
          <w:delText xml:space="preserve"> </w:delText>
        </w:r>
      </w:del>
      <w:r w:rsidR="00BA2347" w:rsidRPr="003862D0">
        <w:rPr>
          <w:lang w:val="en-GB"/>
        </w:rPr>
        <w:t>°</w:t>
      </w:r>
      <w:r w:rsidRPr="003862D0">
        <w:rPr>
          <w:lang w:val="en-GB"/>
        </w:rPr>
        <w:t xml:space="preserve">C, but we assess </w:t>
      </w:r>
      <w:r w:rsidRPr="003862D0">
        <w:rPr>
          <w:i/>
          <w:lang w:val="en-GB"/>
        </w:rPr>
        <w:t>low</w:t>
      </w:r>
      <w:r w:rsidRPr="003862D0">
        <w:rPr>
          <w:lang w:val="en-GB"/>
        </w:rPr>
        <w:t xml:space="preserve"> </w:t>
      </w:r>
      <w:r w:rsidRPr="003862D0">
        <w:rPr>
          <w:i/>
          <w:lang w:val="en-GB"/>
        </w:rPr>
        <w:t xml:space="preserve">confidence </w:t>
      </w:r>
      <w:r w:rsidRPr="003862D0">
        <w:rPr>
          <w:lang w:val="en-GB"/>
        </w:rPr>
        <w:t>in the sign of ZEC on 50-year time</w:t>
      </w:r>
      <w:ins w:id="4868" w:author="Sara M Tuson" w:date="2021-07-15T20:33:00Z">
        <w:r w:rsidR="00367335">
          <w:rPr>
            <w:lang w:val="en-GB"/>
          </w:rPr>
          <w:t xml:space="preserve"> </w:t>
        </w:r>
      </w:ins>
      <w:r w:rsidRPr="003862D0">
        <w:rPr>
          <w:lang w:val="en-GB"/>
        </w:rPr>
        <w:t xml:space="preserve">scales. This is small compared with natural variability in GSAT. </w:t>
      </w:r>
    </w:p>
    <w:p w14:paraId="2EE3B8D6" w14:textId="77777777" w:rsidR="005D5F52" w:rsidRPr="003862D0" w:rsidRDefault="005D5F52" w:rsidP="005D5F52">
      <w:pPr>
        <w:pStyle w:val="AR6BodyText"/>
        <w:rPr>
          <w:lang w:val="en-GB"/>
        </w:rPr>
      </w:pPr>
    </w:p>
    <w:p w14:paraId="6ECB2246" w14:textId="77777777" w:rsidR="00AD6CC8" w:rsidRPr="003862D0" w:rsidRDefault="00AD6CC8" w:rsidP="005D5F52">
      <w:pPr>
        <w:pStyle w:val="AR6BodyText"/>
        <w:rPr>
          <w:lang w:val="en-GB"/>
        </w:rPr>
      </w:pPr>
    </w:p>
    <w:p w14:paraId="7124F981" w14:textId="438222EB" w:rsidR="005D5F52" w:rsidRPr="003862D0" w:rsidRDefault="005D5F52" w:rsidP="005D5F52">
      <w:pPr>
        <w:pStyle w:val="AR6BodyText"/>
        <w:rPr>
          <w:b/>
          <w:lang w:val="en-GB"/>
        </w:rPr>
      </w:pPr>
      <w:r w:rsidRPr="003862D0">
        <w:rPr>
          <w:b/>
          <w:lang w:val="en-GB"/>
        </w:rPr>
        <w:t>[START FIGURE 4.</w:t>
      </w:r>
      <w:r w:rsidR="00AD6CC8" w:rsidRPr="003862D0">
        <w:rPr>
          <w:b/>
          <w:lang w:val="en-GB"/>
        </w:rPr>
        <w:t>39</w:t>
      </w:r>
      <w:r w:rsidR="009C1046" w:rsidRPr="003862D0">
        <w:rPr>
          <w:b/>
          <w:lang w:val="en-GB"/>
        </w:rPr>
        <w:t xml:space="preserve"> </w:t>
      </w:r>
      <w:r w:rsidRPr="003862D0">
        <w:rPr>
          <w:b/>
          <w:lang w:val="en-GB"/>
        </w:rPr>
        <w:t>HERE]</w:t>
      </w:r>
    </w:p>
    <w:p w14:paraId="77CE8ED9" w14:textId="653B4029" w:rsidR="005D5F52" w:rsidRPr="003862D0" w:rsidRDefault="005D5F52" w:rsidP="005D5F52">
      <w:pPr>
        <w:pStyle w:val="AR6BodyText"/>
        <w:rPr>
          <w:lang w:val="en-GB" w:eastAsia="en-US"/>
        </w:rPr>
      </w:pPr>
    </w:p>
    <w:p w14:paraId="4A4B224D" w14:textId="532C3A45" w:rsidR="005D5F52" w:rsidRPr="003862D0" w:rsidRDefault="005D5F52" w:rsidP="005D5F52">
      <w:pPr>
        <w:pStyle w:val="AR6Chap4Figure"/>
        <w:rPr>
          <w:lang w:val="en-GB"/>
        </w:rPr>
      </w:pPr>
      <w:bookmarkStart w:id="4869" w:name="_Ref3230505"/>
      <w:bookmarkStart w:id="4870" w:name="_Ref29571085"/>
      <w:r w:rsidRPr="003862D0">
        <w:rPr>
          <w:b/>
          <w:bCs/>
          <w:lang w:val="en-GB"/>
        </w:rPr>
        <w:t>Zero Emissions Commitment</w:t>
      </w:r>
      <w:r w:rsidR="008C30C4" w:rsidRPr="003862D0">
        <w:rPr>
          <w:b/>
          <w:bCs/>
          <w:lang w:val="en-GB"/>
        </w:rPr>
        <w:t xml:space="preserve"> (ZEC)</w:t>
      </w:r>
      <w:r w:rsidR="00954478" w:rsidRPr="003862D0">
        <w:rPr>
          <w:b/>
          <w:bCs/>
          <w:lang w:val="en-GB"/>
        </w:rPr>
        <w:t>.</w:t>
      </w:r>
      <w:r w:rsidRPr="003862D0">
        <w:rPr>
          <w:lang w:val="en-GB"/>
        </w:rPr>
        <w:t xml:space="preserve"> </w:t>
      </w:r>
      <w:r w:rsidR="00954478" w:rsidRPr="003862D0">
        <w:rPr>
          <w:lang w:val="en-GB"/>
        </w:rPr>
        <w:t>C</w:t>
      </w:r>
      <w:r w:rsidRPr="003862D0">
        <w:rPr>
          <w:lang w:val="en-GB"/>
        </w:rPr>
        <w:t>hange</w:t>
      </w:r>
      <w:r w:rsidR="00954478" w:rsidRPr="003862D0">
        <w:rPr>
          <w:lang w:val="en-GB"/>
        </w:rPr>
        <w:t>s</w:t>
      </w:r>
      <w:r w:rsidRPr="003862D0">
        <w:rPr>
          <w:lang w:val="en-GB"/>
        </w:rPr>
        <w:t xml:space="preserve"> in </w:t>
      </w:r>
      <w:r w:rsidR="0073241C" w:rsidRPr="003862D0">
        <w:rPr>
          <w:lang w:val="en-GB"/>
        </w:rPr>
        <w:t xml:space="preserve">(a) </w:t>
      </w:r>
      <w:r w:rsidRPr="003862D0">
        <w:rPr>
          <w:lang w:val="en-GB"/>
        </w:rPr>
        <w:t xml:space="preserve">atmospheric </w:t>
      </w:r>
      <w:r w:rsidR="00D323E5" w:rsidRPr="003862D0">
        <w:rPr>
          <w:lang w:val="en-GB"/>
        </w:rPr>
        <w:t>CO</w:t>
      </w:r>
      <w:r w:rsidR="00D323E5" w:rsidRPr="003862D0">
        <w:rPr>
          <w:vertAlign w:val="subscript"/>
          <w:lang w:val="en-GB"/>
        </w:rPr>
        <w:t>2</w:t>
      </w:r>
      <w:r w:rsidRPr="003862D0">
        <w:rPr>
          <w:rFonts w:ascii="CMR6" w:hAnsi="CMR6" w:cs="CMR6"/>
          <w:sz w:val="12"/>
          <w:szCs w:val="12"/>
          <w:lang w:val="en-GB"/>
        </w:rPr>
        <w:t xml:space="preserve"> </w:t>
      </w:r>
      <w:r w:rsidRPr="003862D0">
        <w:rPr>
          <w:lang w:val="en-GB"/>
        </w:rPr>
        <w:t xml:space="preserve">concentration and </w:t>
      </w:r>
      <w:r w:rsidR="0073241C" w:rsidRPr="003862D0">
        <w:rPr>
          <w:lang w:val="en-GB"/>
        </w:rPr>
        <w:t xml:space="preserve">(b) </w:t>
      </w:r>
      <w:r w:rsidRPr="003862D0">
        <w:rPr>
          <w:lang w:val="en-GB"/>
        </w:rPr>
        <w:t>evolution of GSAT  following cessation of CO</w:t>
      </w:r>
      <w:r w:rsidRPr="003862D0">
        <w:rPr>
          <w:vertAlign w:val="subscript"/>
          <w:lang w:val="en-GB"/>
        </w:rPr>
        <w:t>2</w:t>
      </w:r>
      <w:r w:rsidRPr="003862D0">
        <w:rPr>
          <w:lang w:val="en-GB"/>
        </w:rPr>
        <w:t xml:space="preserve"> emissions branched from the 1% p</w:t>
      </w:r>
      <w:r w:rsidR="008C30C4" w:rsidRPr="003862D0">
        <w:rPr>
          <w:lang w:val="en-GB"/>
        </w:rPr>
        <w:t>er year</w:t>
      </w:r>
      <w:r w:rsidRPr="003862D0">
        <w:rPr>
          <w:lang w:val="en-GB"/>
        </w:rPr>
        <w:t xml:space="preserve"> experiment after emission of 1000 PgC </w:t>
      </w:r>
      <w:r w:rsidRPr="003862D0">
        <w:rPr>
          <w:lang w:val="en-GB"/>
        </w:rPr>
        <w:fldChar w:fldCharType="begin" w:fldLock="1"/>
      </w:r>
      <w:r w:rsidR="0022544F">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"K4524", "given" : "", "non-dropping-particle" : "", "parse-names" : false, "suffix" : "" } ], "type" : "article-journal", "volume" : "12" }, "uris" : [ "http://www.mendeley.com/documents/?uuid=ea4984fb-4367-493b-874f-dd7c9c237c22" ] } ], "mendeley" : { "formattedCitation" : "(Jones et al., 2019)", "plainTextFormattedCitation" : "(Jones et al., 2019)", "previouslyFormattedCitation" : "(Jones et al., 2019)" }, "properties" : { "noteIndex" : 0 }, "schema" : "https://github.com/citation-style-language/schema/raw/master/csl-citation.json" }</w:instrText>
      </w:r>
      <w:r w:rsidRPr="003862D0">
        <w:rPr>
          <w:lang w:val="en-GB"/>
        </w:rPr>
        <w:fldChar w:fldCharType="separate"/>
      </w:r>
      <w:r w:rsidR="00016735">
        <w:rPr>
          <w:noProof/>
          <w:lang w:val="en-GB"/>
        </w:rPr>
        <w:t>(Jones et al., 2019)</w:t>
      </w:r>
      <w:r w:rsidRPr="003862D0">
        <w:rPr>
          <w:lang w:val="en-GB"/>
        </w:rPr>
        <w:fldChar w:fldCharType="end"/>
      </w:r>
      <w:r w:rsidRPr="003862D0">
        <w:rPr>
          <w:lang w:val="en-GB"/>
        </w:rPr>
        <w:t>. ZEC is the temperature anomaly relative to the estimated temperature at the year of cessation. ZEC</w:t>
      </w:r>
      <w:r w:rsidRPr="003862D0">
        <w:rPr>
          <w:vertAlign w:val="subscript"/>
          <w:lang w:val="en-GB"/>
        </w:rPr>
        <w:t>50</w:t>
      </w:r>
      <w:r w:rsidRPr="003862D0">
        <w:rPr>
          <w:lang w:val="en-GB"/>
        </w:rPr>
        <w:t xml:space="preserve"> is the 20-year mean GSAT change centred on 50 years after the time of cessation (see </w:t>
      </w:r>
      <w:r w:rsidR="00FA6D4F" w:rsidRPr="003862D0">
        <w:rPr>
          <w:lang w:val="en-GB"/>
        </w:rPr>
        <w:t>Table 4.8</w:t>
      </w:r>
      <w:r w:rsidRPr="003862D0">
        <w:rPr>
          <w:lang w:val="en-GB"/>
        </w:rPr>
        <w:t>) – this period is marked with the vertical dotted lines.</w:t>
      </w:r>
      <w:bookmarkEnd w:id="4869"/>
      <w:r w:rsidRPr="003862D0">
        <w:rPr>
          <w:lang w:val="en-GB"/>
        </w:rPr>
        <w:t xml:space="preserve"> Multi-model mean </w:t>
      </w:r>
      <w:r w:rsidR="008C30C4" w:rsidRPr="003862D0">
        <w:rPr>
          <w:lang w:val="en-GB"/>
        </w:rPr>
        <w:t xml:space="preserve">is </w:t>
      </w:r>
      <w:r w:rsidRPr="003862D0">
        <w:rPr>
          <w:lang w:val="en-GB"/>
        </w:rPr>
        <w:t xml:space="preserve">shown as thick black line, individual model simulations </w:t>
      </w:r>
      <w:r w:rsidR="008C30C4" w:rsidRPr="003862D0">
        <w:rPr>
          <w:lang w:val="en-GB"/>
        </w:rPr>
        <w:t xml:space="preserve">are </w:t>
      </w:r>
      <w:r w:rsidRPr="003862D0">
        <w:rPr>
          <w:lang w:val="en-GB"/>
        </w:rPr>
        <w:t>in grey.</w:t>
      </w:r>
      <w:bookmarkEnd w:id="4870"/>
      <w:r w:rsidRPr="003862D0">
        <w:rPr>
          <w:lang w:val="en-GB" w:eastAsia="en-US"/>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F6FCD66" w14:textId="77777777" w:rsidR="005D5F52" w:rsidRPr="003862D0" w:rsidRDefault="005D5F52" w:rsidP="005D5F52">
      <w:pPr>
        <w:pStyle w:val="AR6BodyText"/>
        <w:rPr>
          <w:b/>
          <w:lang w:val="en-GB"/>
        </w:rPr>
      </w:pPr>
    </w:p>
    <w:p w14:paraId="39810DC3" w14:textId="3E362651" w:rsidR="005D5F52" w:rsidRPr="003862D0" w:rsidRDefault="005D5F52" w:rsidP="005D5F52">
      <w:pPr>
        <w:pStyle w:val="AR6BodyText"/>
        <w:rPr>
          <w:b/>
          <w:lang w:val="en-GB"/>
        </w:rPr>
      </w:pPr>
      <w:r w:rsidRPr="003862D0">
        <w:rPr>
          <w:b/>
          <w:lang w:val="en-GB"/>
        </w:rPr>
        <w:t>[END FIGURE 4.</w:t>
      </w:r>
      <w:r w:rsidR="00AD6CC8" w:rsidRPr="003862D0">
        <w:rPr>
          <w:b/>
          <w:lang w:val="en-GB"/>
        </w:rPr>
        <w:t>39</w:t>
      </w:r>
      <w:r w:rsidR="009C1046" w:rsidRPr="003862D0">
        <w:rPr>
          <w:b/>
          <w:lang w:val="en-GB"/>
        </w:rPr>
        <w:t xml:space="preserve"> </w:t>
      </w:r>
      <w:r w:rsidRPr="003862D0">
        <w:rPr>
          <w:b/>
          <w:lang w:val="en-GB"/>
        </w:rPr>
        <w:t>HERE]</w:t>
      </w:r>
    </w:p>
    <w:p w14:paraId="3F278B56" w14:textId="77777777" w:rsidR="005D5F52" w:rsidRPr="003862D0" w:rsidRDefault="005D5F52" w:rsidP="005D5F52">
      <w:pPr>
        <w:pStyle w:val="AR6BodyText"/>
        <w:rPr>
          <w:b/>
          <w:lang w:val="en-GB"/>
        </w:rPr>
      </w:pPr>
    </w:p>
    <w:p w14:paraId="0C721A48" w14:textId="77777777" w:rsidR="00AD6CC8" w:rsidRPr="003862D0" w:rsidRDefault="00AD6CC8" w:rsidP="005D5F52">
      <w:pPr>
        <w:pStyle w:val="AR6BodyText"/>
        <w:rPr>
          <w:b/>
          <w:lang w:val="en-GB"/>
        </w:rPr>
      </w:pPr>
    </w:p>
    <w:p w14:paraId="6B192E71" w14:textId="77777777" w:rsidR="005D5F52" w:rsidRPr="003862D0" w:rsidRDefault="005D5F52" w:rsidP="005D5F52">
      <w:pPr>
        <w:pStyle w:val="AR6BodyText"/>
        <w:rPr>
          <w:b/>
          <w:lang w:val="en-GB"/>
        </w:rPr>
      </w:pPr>
      <w:r w:rsidRPr="003862D0">
        <w:rPr>
          <w:b/>
          <w:lang w:val="en-GB"/>
        </w:rPr>
        <w:t>[START TABLE 4.8 HERE]</w:t>
      </w:r>
    </w:p>
    <w:p w14:paraId="40179AD7" w14:textId="77777777" w:rsidR="005D5F52" w:rsidRPr="003862D0" w:rsidRDefault="005D5F52" w:rsidP="005D5F52">
      <w:pPr>
        <w:pStyle w:val="AR6BodyText"/>
        <w:rPr>
          <w:b/>
          <w:lang w:val="en-GB"/>
        </w:rPr>
      </w:pPr>
    </w:p>
    <w:p w14:paraId="649BF242" w14:textId="42360148" w:rsidR="005D5F52" w:rsidRPr="003862D0" w:rsidRDefault="00265D26" w:rsidP="005D5F52">
      <w:pPr>
        <w:pStyle w:val="AR6Chap4Table"/>
        <w:rPr>
          <w:rFonts w:eastAsiaTheme="minorEastAsia"/>
          <w:lang w:val="en-GB"/>
        </w:rPr>
      </w:pPr>
      <w:bookmarkStart w:id="4871" w:name="_Ref29401019"/>
      <w:r w:rsidRPr="003862D0">
        <w:rPr>
          <w:rFonts w:eastAsiaTheme="minorEastAsia"/>
          <w:b/>
          <w:bCs/>
          <w:lang w:val="en-GB"/>
        </w:rPr>
        <w:t>The 20-year average GSAT change 50 years after the cessation of emission (ZEC</w:t>
      </w:r>
      <w:r w:rsidRPr="003862D0">
        <w:rPr>
          <w:rFonts w:ascii="CMR6" w:eastAsiaTheme="minorEastAsia" w:hAnsi="CMR6" w:cs="CMR6"/>
          <w:b/>
          <w:bCs/>
          <w:sz w:val="12"/>
          <w:szCs w:val="12"/>
          <w:lang w:val="en-GB"/>
        </w:rPr>
        <w:t>50</w:t>
      </w:r>
      <w:r w:rsidRPr="003862D0">
        <w:rPr>
          <w:rFonts w:eastAsiaTheme="minorEastAsia"/>
          <w:b/>
          <w:bCs/>
          <w:lang w:val="en-GB"/>
        </w:rPr>
        <w:t xml:space="preserve">). </w:t>
      </w:r>
      <w:r w:rsidRPr="003862D0">
        <w:rPr>
          <w:rFonts w:eastAsiaTheme="minorEastAsia"/>
          <w:lang w:val="en-GB"/>
        </w:rPr>
        <w:t>Displayed are ZEC</w:t>
      </w:r>
      <w:r w:rsidRPr="003862D0">
        <w:rPr>
          <w:rFonts w:ascii="CMR6" w:eastAsiaTheme="minorEastAsia" w:hAnsi="CMR6" w:cs="CMR6"/>
          <w:sz w:val="12"/>
          <w:szCs w:val="12"/>
          <w:lang w:val="en-GB"/>
        </w:rPr>
        <w:t>50</w:t>
      </w:r>
      <w:r w:rsidRPr="003862D0">
        <w:rPr>
          <w:rFonts w:eastAsiaTheme="minorEastAsia"/>
          <w:lang w:val="en-GB"/>
        </w:rPr>
        <w:t xml:space="preserve"> estimated from e</w:t>
      </w:r>
      <w:r w:rsidR="005D5F52" w:rsidRPr="003862D0">
        <w:rPr>
          <w:rFonts w:eastAsiaTheme="minorEastAsia"/>
          <w:lang w:val="en-GB"/>
        </w:rPr>
        <w:t>leven ESMs (top) and nine EMICs (bottom).</w:t>
      </w:r>
      <w:bookmarkEnd w:id="4871"/>
    </w:p>
    <w:p w14:paraId="4DA9CB1B" w14:textId="77777777" w:rsidR="005D5F52" w:rsidRPr="003862D0" w:rsidRDefault="005D5F52" w:rsidP="005D5F52">
      <w:pPr>
        <w:pStyle w:val="AR6BodyText"/>
        <w:rPr>
          <w:lang w:val="en-GB"/>
        </w:rPr>
      </w:pPr>
    </w:p>
    <w:tbl>
      <w:tblPr>
        <w:tblStyle w:val="PlainTable3"/>
        <w:tblW w:w="0" w:type="auto"/>
        <w:jc w:val="center"/>
        <w:tblLook w:val="04A0" w:firstRow="1" w:lastRow="0" w:firstColumn="1" w:lastColumn="0" w:noHBand="0" w:noVBand="1"/>
      </w:tblPr>
      <w:tblGrid>
        <w:gridCol w:w="2410"/>
        <w:gridCol w:w="2410"/>
      </w:tblGrid>
      <w:tr w:rsidR="005D5F52" w:rsidRPr="003862D0" w14:paraId="14435A30" w14:textId="77777777" w:rsidTr="00F95D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0" w:type="dxa"/>
            <w:tcBorders>
              <w:top w:val="single" w:sz="4" w:space="0" w:color="000000" w:themeColor="text1"/>
            </w:tcBorders>
            <w:shd w:val="clear" w:color="auto" w:fill="D0CECE" w:themeFill="background2" w:themeFillShade="E6"/>
          </w:tcPr>
          <w:p w14:paraId="05E1B1B0" w14:textId="77777777" w:rsidR="005D5F52" w:rsidRPr="003862D0" w:rsidRDefault="005D5F52" w:rsidP="004C4B4A">
            <w:pPr>
              <w:pStyle w:val="AR6BodyText"/>
              <w:rPr>
                <w:b w:val="0"/>
                <w:sz w:val="18"/>
                <w:szCs w:val="18"/>
                <w:lang w:val="en-GB"/>
              </w:rPr>
            </w:pPr>
            <w:r w:rsidRPr="003862D0">
              <w:rPr>
                <w:b w:val="0"/>
                <w:sz w:val="18"/>
                <w:szCs w:val="18"/>
                <w:lang w:val="en-GB"/>
              </w:rPr>
              <w:t>M</w:t>
            </w:r>
            <w:commentRangeStart w:id="4872"/>
            <w:r w:rsidRPr="003862D0">
              <w:rPr>
                <w:b w:val="0"/>
                <w:sz w:val="18"/>
                <w:szCs w:val="18"/>
                <w:lang w:val="en-GB"/>
              </w:rPr>
              <w:t>odel</w:t>
            </w:r>
            <w:commentRangeEnd w:id="4872"/>
            <w:r w:rsidR="00070541">
              <w:rPr>
                <w:rStyle w:val="CommentReference"/>
                <w:b w:val="0"/>
                <w:bCs w:val="0"/>
                <w:caps w:val="0"/>
              </w:rPr>
              <w:commentReference w:id="4872"/>
            </w:r>
          </w:p>
        </w:tc>
        <w:tc>
          <w:tcPr>
            <w:tcW w:w="2410" w:type="dxa"/>
            <w:tcBorders>
              <w:top w:val="single" w:sz="4" w:space="0" w:color="000000" w:themeColor="text1"/>
            </w:tcBorders>
            <w:shd w:val="clear" w:color="auto" w:fill="D0CECE" w:themeFill="background2" w:themeFillShade="E6"/>
          </w:tcPr>
          <w:p w14:paraId="3E6A6F79" w14:textId="7ED64444" w:rsidR="005D5F52" w:rsidRPr="003862D0" w:rsidRDefault="005D5F52" w:rsidP="004C4B4A">
            <w:pPr>
              <w:pStyle w:val="AR6BodyText"/>
              <w:cnfStyle w:val="100000000000" w:firstRow="1" w:lastRow="0" w:firstColumn="0" w:lastColumn="0" w:oddVBand="0" w:evenVBand="0" w:oddHBand="0" w:evenHBand="0" w:firstRowFirstColumn="0" w:firstRowLastColumn="0" w:lastRowFirstColumn="0" w:lastRowLastColumn="0"/>
              <w:rPr>
                <w:b w:val="0"/>
                <w:sz w:val="18"/>
                <w:szCs w:val="18"/>
                <w:lang w:val="en-GB"/>
              </w:rPr>
            </w:pPr>
            <w:r w:rsidRPr="003862D0">
              <w:rPr>
                <w:b w:val="0"/>
                <w:sz w:val="18"/>
                <w:szCs w:val="18"/>
                <w:lang w:val="en-GB"/>
              </w:rPr>
              <w:t>ZEC</w:t>
            </w:r>
            <w:r w:rsidRPr="003862D0">
              <w:rPr>
                <w:b w:val="0"/>
                <w:sz w:val="18"/>
                <w:szCs w:val="18"/>
                <w:vertAlign w:val="subscript"/>
                <w:lang w:val="en-GB"/>
              </w:rPr>
              <w:t>50</w:t>
            </w:r>
            <w:r w:rsidRPr="003862D0">
              <w:rPr>
                <w:b w:val="0"/>
                <w:sz w:val="18"/>
                <w:szCs w:val="18"/>
                <w:lang w:val="en-GB"/>
              </w:rPr>
              <w:t xml:space="preserve"> (</w:t>
            </w:r>
            <w:r w:rsidR="00BA2347" w:rsidRPr="003862D0">
              <w:rPr>
                <w:b w:val="0"/>
                <w:sz w:val="18"/>
                <w:szCs w:val="18"/>
                <w:lang w:val="en-GB"/>
              </w:rPr>
              <w:t>°</w:t>
            </w:r>
            <w:r w:rsidRPr="003862D0">
              <w:rPr>
                <w:b w:val="0"/>
                <w:sz w:val="18"/>
                <w:szCs w:val="18"/>
                <w:lang w:val="en-GB"/>
              </w:rPr>
              <w:t>C)</w:t>
            </w:r>
          </w:p>
        </w:tc>
      </w:tr>
      <w:tr w:rsidR="005D5F52" w:rsidRPr="003862D0" w14:paraId="4880C47B"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F7F7F" w:themeColor="text1" w:themeTint="80"/>
            </w:tcBorders>
            <w:shd w:val="clear" w:color="auto" w:fill="FFF2CC" w:themeFill="accent4" w:themeFillTint="33"/>
          </w:tcPr>
          <w:p w14:paraId="76E7A61F" w14:textId="77777777" w:rsidR="005D5F52" w:rsidRPr="003862D0" w:rsidRDefault="005D5F52" w:rsidP="004C4B4A">
            <w:pPr>
              <w:pStyle w:val="AR6BodyText"/>
              <w:rPr>
                <w:b w:val="0"/>
                <w:sz w:val="18"/>
                <w:szCs w:val="18"/>
                <w:lang w:val="en-GB"/>
              </w:rPr>
            </w:pPr>
            <w:r w:rsidRPr="003862D0">
              <w:rPr>
                <w:b w:val="0"/>
                <w:sz w:val="18"/>
                <w:szCs w:val="18"/>
                <w:lang w:val="en-GB"/>
              </w:rPr>
              <w:t>ACCESS-ESM1.5</w:t>
            </w:r>
          </w:p>
        </w:tc>
        <w:tc>
          <w:tcPr>
            <w:tcW w:w="2410" w:type="dxa"/>
            <w:tcBorders>
              <w:top w:val="single" w:sz="4" w:space="0" w:color="7F7F7F" w:themeColor="text1" w:themeTint="80"/>
            </w:tcBorders>
            <w:shd w:val="clear" w:color="auto" w:fill="FFF2CC" w:themeFill="accent4" w:themeFillTint="33"/>
          </w:tcPr>
          <w:p w14:paraId="2FDCE66E"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6E05E1D8"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0EFE7735" w14:textId="77777777" w:rsidR="005D5F52" w:rsidRPr="003862D0" w:rsidRDefault="005D5F52" w:rsidP="004C4B4A">
            <w:pPr>
              <w:pStyle w:val="AR6BodyText"/>
              <w:rPr>
                <w:b w:val="0"/>
                <w:sz w:val="18"/>
                <w:szCs w:val="18"/>
                <w:lang w:val="en-GB"/>
              </w:rPr>
            </w:pPr>
            <w:r w:rsidRPr="003862D0">
              <w:rPr>
                <w:b w:val="0"/>
                <w:sz w:val="18"/>
                <w:szCs w:val="18"/>
                <w:lang w:val="en-GB"/>
              </w:rPr>
              <w:t>CanESM5</w:t>
            </w:r>
          </w:p>
        </w:tc>
        <w:tc>
          <w:tcPr>
            <w:tcW w:w="2410" w:type="dxa"/>
          </w:tcPr>
          <w:p w14:paraId="532FDB88" w14:textId="2EEFD05F"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73" w:author="Sara M Tuson" w:date="2021-07-21T07:37:00Z">
              <w:r w:rsidRPr="004F7540">
                <w:rPr>
                  <w:bCs/>
                  <w:sz w:val="18"/>
                  <w:szCs w:val="18"/>
                  <w:lang w:val="en-GB"/>
                </w:rPr>
                <w:t>–</w:t>
              </w:r>
            </w:ins>
            <w:del w:id="4874" w:author="Sara M Tuson" w:date="2021-07-21T07:37:00Z">
              <w:r w:rsidR="005D5F52" w:rsidRPr="003862D0" w:rsidDel="004F7540">
                <w:rPr>
                  <w:bCs/>
                  <w:sz w:val="18"/>
                  <w:szCs w:val="18"/>
                  <w:lang w:val="en-GB"/>
                </w:rPr>
                <w:delText>-</w:delText>
              </w:r>
            </w:del>
            <w:r w:rsidR="005D5F52" w:rsidRPr="003862D0">
              <w:rPr>
                <w:bCs/>
                <w:sz w:val="18"/>
                <w:szCs w:val="18"/>
                <w:lang w:val="en-GB"/>
              </w:rPr>
              <w:t>0.14</w:t>
            </w:r>
          </w:p>
        </w:tc>
      </w:tr>
      <w:tr w:rsidR="005D5F52" w:rsidRPr="003862D0" w14:paraId="3721F6A6"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72B61BD1"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CESM2</w:t>
            </w:r>
          </w:p>
        </w:tc>
        <w:tc>
          <w:tcPr>
            <w:tcW w:w="2410" w:type="dxa"/>
            <w:shd w:val="clear" w:color="auto" w:fill="FFF2CC" w:themeFill="accent4" w:themeFillTint="33"/>
          </w:tcPr>
          <w:p w14:paraId="4F5626F9" w14:textId="3F35F32F"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875" w:author="Sara M Tuson" w:date="2021-07-21T07:37:00Z">
              <w:r w:rsidRPr="004F7540">
                <w:rPr>
                  <w:bCs/>
                  <w:sz w:val="18"/>
                  <w:szCs w:val="18"/>
                  <w:lang w:val="en-GB"/>
                </w:rPr>
                <w:t>–</w:t>
              </w:r>
            </w:ins>
            <w:del w:id="4876" w:author="Sara M Tuson" w:date="2021-07-21T07:37:00Z">
              <w:r w:rsidR="005D5F52" w:rsidRPr="003862D0" w:rsidDel="004F7540">
                <w:rPr>
                  <w:bCs/>
                  <w:sz w:val="18"/>
                  <w:szCs w:val="18"/>
                  <w:lang w:val="en-GB"/>
                </w:rPr>
                <w:delText>-</w:delText>
              </w:r>
            </w:del>
            <w:r w:rsidR="005D5F52" w:rsidRPr="003862D0">
              <w:rPr>
                <w:bCs/>
                <w:sz w:val="18"/>
                <w:szCs w:val="18"/>
                <w:lang w:val="en-GB"/>
              </w:rPr>
              <w:t>0.31</w:t>
            </w:r>
          </w:p>
        </w:tc>
      </w:tr>
      <w:tr w:rsidR="005D5F52" w:rsidRPr="003862D0" w14:paraId="61E7909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D001021" w14:textId="77777777" w:rsidR="005D5F52" w:rsidRPr="003862D0" w:rsidRDefault="005D5F52" w:rsidP="004C4B4A">
            <w:pPr>
              <w:pStyle w:val="AR6BodyText"/>
              <w:rPr>
                <w:b w:val="0"/>
                <w:sz w:val="18"/>
                <w:szCs w:val="18"/>
                <w:lang w:val="en-GB"/>
              </w:rPr>
            </w:pPr>
            <w:r w:rsidRPr="003862D0">
              <w:rPr>
                <w:b w:val="0"/>
                <w:sz w:val="18"/>
                <w:szCs w:val="18"/>
                <w:lang w:val="en-GB"/>
              </w:rPr>
              <w:t>CNRM-ESM2-1</w:t>
            </w:r>
          </w:p>
        </w:tc>
        <w:tc>
          <w:tcPr>
            <w:tcW w:w="2410" w:type="dxa"/>
          </w:tcPr>
          <w:p w14:paraId="767782F3"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0.06</w:t>
            </w:r>
          </w:p>
        </w:tc>
      </w:tr>
      <w:tr w:rsidR="005D5F52" w:rsidRPr="003862D0" w14:paraId="0022580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0BA416C8" w14:textId="77777777" w:rsidR="005D5F52" w:rsidRPr="003862D0" w:rsidRDefault="005D5F52" w:rsidP="004C4B4A">
            <w:pPr>
              <w:pStyle w:val="AR6BodyText"/>
              <w:rPr>
                <w:b w:val="0"/>
                <w:sz w:val="18"/>
                <w:szCs w:val="18"/>
                <w:lang w:val="en-GB"/>
              </w:rPr>
            </w:pPr>
            <w:r w:rsidRPr="003862D0">
              <w:rPr>
                <w:b w:val="0"/>
                <w:sz w:val="18"/>
                <w:szCs w:val="18"/>
                <w:lang w:val="en-GB"/>
              </w:rPr>
              <w:t>GFDL-ESM2M</w:t>
            </w:r>
          </w:p>
        </w:tc>
        <w:tc>
          <w:tcPr>
            <w:tcW w:w="2410" w:type="dxa"/>
            <w:shd w:val="clear" w:color="auto" w:fill="FFF2CC" w:themeFill="accent4" w:themeFillTint="33"/>
          </w:tcPr>
          <w:p w14:paraId="310AA32A" w14:textId="7A796905"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877" w:author="Sara M Tuson" w:date="2021-07-21T07:37:00Z">
              <w:r w:rsidRPr="004F7540">
                <w:rPr>
                  <w:bCs/>
                  <w:sz w:val="18"/>
                  <w:szCs w:val="18"/>
                  <w:lang w:val="en-GB"/>
                </w:rPr>
                <w:t>–</w:t>
              </w:r>
            </w:ins>
            <w:del w:id="4878" w:author="Sara M Tuson" w:date="2021-07-21T07:37:00Z">
              <w:r w:rsidR="005D5F52" w:rsidRPr="003862D0" w:rsidDel="004F7540">
                <w:rPr>
                  <w:bCs/>
                  <w:sz w:val="18"/>
                  <w:szCs w:val="18"/>
                  <w:lang w:val="en-GB"/>
                </w:rPr>
                <w:delText>-</w:delText>
              </w:r>
            </w:del>
            <w:r w:rsidR="005D5F52" w:rsidRPr="003862D0">
              <w:rPr>
                <w:bCs/>
                <w:sz w:val="18"/>
                <w:szCs w:val="18"/>
                <w:lang w:val="en-GB"/>
              </w:rPr>
              <w:t>0.27</w:t>
            </w:r>
          </w:p>
        </w:tc>
      </w:tr>
      <w:tr w:rsidR="005D5F52" w:rsidRPr="003862D0" w14:paraId="114EB387"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098C3BD"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lastRenderedPageBreak/>
              <w:t>GFDL-ESM4</w:t>
            </w:r>
          </w:p>
        </w:tc>
        <w:tc>
          <w:tcPr>
            <w:tcW w:w="2410" w:type="dxa"/>
          </w:tcPr>
          <w:p w14:paraId="3F99FB69" w14:textId="078F5754"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79" w:author="Sara M Tuson" w:date="2021-07-21T07:37:00Z">
              <w:r w:rsidRPr="004F7540">
                <w:rPr>
                  <w:bCs/>
                  <w:sz w:val="18"/>
                  <w:szCs w:val="18"/>
                  <w:lang w:val="en-GB"/>
                </w:rPr>
                <w:t>–</w:t>
              </w:r>
            </w:ins>
            <w:del w:id="4880" w:author="Sara M Tuson" w:date="2021-07-21T07:37:00Z">
              <w:r w:rsidR="005D5F52" w:rsidRPr="003862D0" w:rsidDel="004F7540">
                <w:rPr>
                  <w:bCs/>
                  <w:sz w:val="18"/>
                  <w:szCs w:val="18"/>
                  <w:lang w:val="en-GB"/>
                </w:rPr>
                <w:delText>-</w:delText>
              </w:r>
            </w:del>
            <w:r w:rsidR="005D5F52" w:rsidRPr="003862D0">
              <w:rPr>
                <w:bCs/>
                <w:sz w:val="18"/>
                <w:szCs w:val="18"/>
                <w:lang w:val="en-GB"/>
              </w:rPr>
              <w:t>0.21</w:t>
            </w:r>
          </w:p>
        </w:tc>
      </w:tr>
      <w:tr w:rsidR="005D5F52" w:rsidRPr="003862D0" w14:paraId="61DAF547"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134A075B"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GISS-E2-1-G</w:t>
            </w:r>
          </w:p>
        </w:tc>
        <w:tc>
          <w:tcPr>
            <w:tcW w:w="2410" w:type="dxa"/>
            <w:shd w:val="clear" w:color="auto" w:fill="FFF2CC" w:themeFill="accent4" w:themeFillTint="33"/>
          </w:tcPr>
          <w:p w14:paraId="1A08E236" w14:textId="07C3DA89"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881" w:author="Sara M Tuson" w:date="2021-07-21T07:37:00Z">
              <w:r w:rsidRPr="004F7540">
                <w:rPr>
                  <w:bCs/>
                  <w:sz w:val="18"/>
                  <w:szCs w:val="18"/>
                  <w:lang w:val="en-GB"/>
                </w:rPr>
                <w:t>–</w:t>
              </w:r>
            </w:ins>
            <w:del w:id="4882" w:author="Sara M Tuson" w:date="2021-07-21T07:37:00Z">
              <w:r w:rsidR="005D5F52" w:rsidRPr="003862D0" w:rsidDel="004F7540">
                <w:rPr>
                  <w:bCs/>
                  <w:sz w:val="18"/>
                  <w:szCs w:val="18"/>
                  <w:lang w:val="en-GB"/>
                </w:rPr>
                <w:delText>-</w:delText>
              </w:r>
            </w:del>
            <w:r w:rsidR="005D5F52" w:rsidRPr="003862D0">
              <w:rPr>
                <w:bCs/>
                <w:sz w:val="18"/>
                <w:szCs w:val="18"/>
                <w:lang w:val="en-GB"/>
              </w:rPr>
              <w:t>0.15</w:t>
            </w:r>
          </w:p>
        </w:tc>
      </w:tr>
      <w:tr w:rsidR="005D5F52" w:rsidRPr="003862D0" w14:paraId="7D9A20DD"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8007F75" w14:textId="77777777" w:rsidR="005D5F52" w:rsidRPr="003862D0" w:rsidRDefault="005D5F52" w:rsidP="004C4B4A">
            <w:pPr>
              <w:pStyle w:val="AR6BodyText"/>
              <w:rPr>
                <w:b w:val="0"/>
                <w:sz w:val="18"/>
                <w:szCs w:val="18"/>
                <w:lang w:val="en-GB"/>
              </w:rPr>
            </w:pPr>
            <w:r w:rsidRPr="003862D0">
              <w:rPr>
                <w:b w:val="0"/>
                <w:sz w:val="18"/>
                <w:szCs w:val="18"/>
                <w:lang w:val="en-GB"/>
              </w:rPr>
              <w:t>MIROC-ES2L</w:t>
            </w:r>
          </w:p>
        </w:tc>
        <w:tc>
          <w:tcPr>
            <w:tcW w:w="2410" w:type="dxa"/>
          </w:tcPr>
          <w:p w14:paraId="36267D1A" w14:textId="5A2F59FF"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83" w:author="Sara M Tuson" w:date="2021-07-21T07:37:00Z">
              <w:r w:rsidRPr="004F7540">
                <w:rPr>
                  <w:bCs/>
                  <w:sz w:val="18"/>
                  <w:szCs w:val="18"/>
                  <w:lang w:val="en-GB"/>
                </w:rPr>
                <w:t>–</w:t>
              </w:r>
            </w:ins>
            <w:del w:id="4884" w:author="Sara M Tuson" w:date="2021-07-21T07:37:00Z">
              <w:r w:rsidR="005D5F52" w:rsidRPr="003862D0" w:rsidDel="004F7540">
                <w:rPr>
                  <w:bCs/>
                  <w:sz w:val="18"/>
                  <w:szCs w:val="18"/>
                  <w:lang w:val="en-GB"/>
                </w:rPr>
                <w:delText>-</w:delText>
              </w:r>
            </w:del>
            <w:r w:rsidR="005D5F52" w:rsidRPr="003862D0">
              <w:rPr>
                <w:bCs/>
                <w:sz w:val="18"/>
                <w:szCs w:val="18"/>
                <w:lang w:val="en-GB"/>
              </w:rPr>
              <w:t>0.08</w:t>
            </w:r>
          </w:p>
        </w:tc>
      </w:tr>
      <w:tr w:rsidR="005D5F52" w:rsidRPr="003862D0" w14:paraId="1353E8D3"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1CEBB6FF" w14:textId="77777777" w:rsidR="005D5F52" w:rsidRPr="003862D0" w:rsidRDefault="005D5F52" w:rsidP="004C4B4A">
            <w:pPr>
              <w:pStyle w:val="AR6BodyText"/>
              <w:rPr>
                <w:b w:val="0"/>
                <w:sz w:val="18"/>
                <w:szCs w:val="18"/>
                <w:lang w:val="en-GB"/>
              </w:rPr>
            </w:pPr>
            <w:r w:rsidRPr="003862D0">
              <w:rPr>
                <w:b w:val="0"/>
                <w:sz w:val="18"/>
                <w:szCs w:val="18"/>
                <w:lang w:val="en-GB"/>
              </w:rPr>
              <w:t>MPI-ESM1.2-LR</w:t>
            </w:r>
          </w:p>
        </w:tc>
        <w:tc>
          <w:tcPr>
            <w:tcW w:w="2410" w:type="dxa"/>
            <w:shd w:val="clear" w:color="auto" w:fill="FFF2CC" w:themeFill="accent4" w:themeFillTint="33"/>
          </w:tcPr>
          <w:p w14:paraId="19D82018" w14:textId="5D5B52FE"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885" w:author="Sara M Tuson" w:date="2021-07-21T07:37:00Z">
              <w:r w:rsidRPr="004F7540">
                <w:rPr>
                  <w:bCs/>
                  <w:sz w:val="18"/>
                  <w:szCs w:val="18"/>
                  <w:lang w:val="en-GB"/>
                </w:rPr>
                <w:t>–</w:t>
              </w:r>
            </w:ins>
            <w:del w:id="4886" w:author="Sara M Tuson" w:date="2021-07-21T07:37:00Z">
              <w:r w:rsidR="005D5F52" w:rsidRPr="003862D0" w:rsidDel="004F7540">
                <w:rPr>
                  <w:bCs/>
                  <w:sz w:val="18"/>
                  <w:szCs w:val="18"/>
                  <w:lang w:val="en-GB"/>
                </w:rPr>
                <w:delText>-</w:delText>
              </w:r>
            </w:del>
            <w:r w:rsidR="005D5F52" w:rsidRPr="003862D0">
              <w:rPr>
                <w:bCs/>
                <w:sz w:val="18"/>
                <w:szCs w:val="18"/>
                <w:lang w:val="en-GB"/>
              </w:rPr>
              <w:t>0.27</w:t>
            </w:r>
          </w:p>
        </w:tc>
      </w:tr>
      <w:tr w:rsidR="005D5F52" w:rsidRPr="003862D0" w14:paraId="3823CF74"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517B1A9"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NorESM2-LM</w:t>
            </w:r>
          </w:p>
        </w:tc>
        <w:tc>
          <w:tcPr>
            <w:tcW w:w="2410" w:type="dxa"/>
          </w:tcPr>
          <w:p w14:paraId="49074D0D" w14:textId="22391EAA"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87" w:author="Sara M Tuson" w:date="2021-07-21T07:37:00Z">
              <w:r w:rsidRPr="004F7540">
                <w:rPr>
                  <w:bCs/>
                  <w:sz w:val="18"/>
                  <w:szCs w:val="18"/>
                  <w:lang w:val="en-GB"/>
                </w:rPr>
                <w:t>–</w:t>
              </w:r>
            </w:ins>
            <w:del w:id="4888" w:author="Sara M Tuson" w:date="2021-07-21T07:37:00Z">
              <w:r w:rsidR="005D5F52" w:rsidRPr="003862D0" w:rsidDel="004F7540">
                <w:rPr>
                  <w:bCs/>
                  <w:sz w:val="18"/>
                  <w:szCs w:val="18"/>
                  <w:lang w:val="en-GB"/>
                </w:rPr>
                <w:delText>-</w:delText>
              </w:r>
            </w:del>
            <w:r w:rsidR="005D5F52" w:rsidRPr="003862D0">
              <w:rPr>
                <w:bCs/>
                <w:sz w:val="18"/>
                <w:szCs w:val="18"/>
                <w:lang w:val="en-GB"/>
              </w:rPr>
              <w:t>0.33</w:t>
            </w:r>
          </w:p>
        </w:tc>
      </w:tr>
      <w:tr w:rsidR="005D5F52" w:rsidRPr="003862D0" w14:paraId="2A41F22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2CC" w:themeFill="accent4" w:themeFillTint="33"/>
          </w:tcPr>
          <w:p w14:paraId="50DA65EA" w14:textId="77777777" w:rsidR="005D5F52" w:rsidRPr="003862D0" w:rsidRDefault="005D5F52" w:rsidP="004C4B4A">
            <w:pPr>
              <w:pStyle w:val="AR6BodyText"/>
              <w:rPr>
                <w:b w:val="0"/>
                <w:sz w:val="18"/>
                <w:szCs w:val="18"/>
                <w:lang w:val="en-GB"/>
              </w:rPr>
            </w:pPr>
            <w:r w:rsidRPr="003862D0">
              <w:rPr>
                <w:b w:val="0"/>
                <w:sz w:val="18"/>
                <w:szCs w:val="18"/>
                <w:lang w:val="en-GB"/>
              </w:rPr>
              <w:t>UKESM1-0-LL</w:t>
            </w:r>
          </w:p>
        </w:tc>
        <w:tc>
          <w:tcPr>
            <w:tcW w:w="2410" w:type="dxa"/>
            <w:tcBorders>
              <w:bottom w:val="single" w:sz="4" w:space="0" w:color="auto"/>
            </w:tcBorders>
            <w:shd w:val="clear" w:color="auto" w:fill="FFF2CC" w:themeFill="accent4" w:themeFillTint="33"/>
          </w:tcPr>
          <w:p w14:paraId="65849480"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0.28</w:t>
            </w:r>
          </w:p>
        </w:tc>
      </w:tr>
      <w:tr w:rsidR="005D5F52" w:rsidRPr="003862D0" w14:paraId="125967B3"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3EF495F8" w14:textId="77777777" w:rsidR="005D5F52" w:rsidRPr="003862D0" w:rsidRDefault="005D5F52" w:rsidP="004C4B4A">
            <w:pPr>
              <w:pStyle w:val="AR6BodyText"/>
              <w:rPr>
                <w:b w:val="0"/>
                <w:sz w:val="18"/>
                <w:szCs w:val="18"/>
                <w:lang w:val="en-GB"/>
              </w:rPr>
            </w:pPr>
            <w:r w:rsidRPr="003862D0">
              <w:rPr>
                <w:b w:val="0"/>
                <w:sz w:val="18"/>
                <w:szCs w:val="18"/>
                <w:lang w:val="en-GB"/>
              </w:rPr>
              <w:t>Bern3D-LPX</w:t>
            </w:r>
          </w:p>
        </w:tc>
        <w:tc>
          <w:tcPr>
            <w:tcW w:w="2410" w:type="dxa"/>
            <w:tcBorders>
              <w:top w:val="single" w:sz="4" w:space="0" w:color="auto"/>
            </w:tcBorders>
          </w:tcPr>
          <w:p w14:paraId="482A1AF8"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0B68BABF"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0AEBFC12" w14:textId="77777777" w:rsidR="005D5F52" w:rsidRPr="003862D0" w:rsidRDefault="005D5F52" w:rsidP="004C4B4A">
            <w:pPr>
              <w:pStyle w:val="AR6BodyText"/>
              <w:rPr>
                <w:b w:val="0"/>
                <w:sz w:val="18"/>
                <w:szCs w:val="18"/>
                <w:lang w:val="en-GB"/>
              </w:rPr>
            </w:pPr>
            <w:r w:rsidRPr="003862D0">
              <w:rPr>
                <w:b w:val="0"/>
                <w:sz w:val="18"/>
                <w:szCs w:val="18"/>
                <w:lang w:val="en-GB"/>
              </w:rPr>
              <w:t>DCESS1.0</w:t>
            </w:r>
          </w:p>
        </w:tc>
        <w:tc>
          <w:tcPr>
            <w:tcW w:w="2410" w:type="dxa"/>
            <w:shd w:val="clear" w:color="auto" w:fill="FFF2CC" w:themeFill="accent4" w:themeFillTint="33"/>
          </w:tcPr>
          <w:p w14:paraId="1A32014E"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0.06</w:t>
            </w:r>
          </w:p>
        </w:tc>
      </w:tr>
      <w:tr w:rsidR="005D5F52" w:rsidRPr="003862D0" w14:paraId="06261F3E"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BD0E7B6" w14:textId="77777777" w:rsidR="005D5F52" w:rsidRPr="003862D0" w:rsidRDefault="005D5F52" w:rsidP="004C4B4A">
            <w:pPr>
              <w:pStyle w:val="AR6BodyText"/>
              <w:rPr>
                <w:b w:val="0"/>
                <w:sz w:val="18"/>
                <w:szCs w:val="18"/>
                <w:lang w:val="en-GB"/>
              </w:rPr>
            </w:pPr>
            <w:r w:rsidRPr="003862D0">
              <w:rPr>
                <w:b w:val="0"/>
                <w:sz w:val="18"/>
                <w:szCs w:val="18"/>
                <w:lang w:val="en-GB"/>
              </w:rPr>
              <w:t>CLIMBER-2</w:t>
            </w:r>
          </w:p>
        </w:tc>
        <w:tc>
          <w:tcPr>
            <w:tcW w:w="2410" w:type="dxa"/>
          </w:tcPr>
          <w:p w14:paraId="2855FF0B" w14:textId="70210640"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89" w:author="Sara M Tuson" w:date="2021-07-21T07:37:00Z">
              <w:r w:rsidRPr="004F7540">
                <w:rPr>
                  <w:bCs/>
                  <w:sz w:val="18"/>
                  <w:szCs w:val="18"/>
                  <w:lang w:val="en-GB"/>
                </w:rPr>
                <w:t>–</w:t>
              </w:r>
            </w:ins>
            <w:del w:id="4890" w:author="Sara M Tuson" w:date="2021-07-21T07:37:00Z">
              <w:r w:rsidR="005D5F52" w:rsidRPr="003862D0" w:rsidDel="004F7540">
                <w:rPr>
                  <w:bCs/>
                  <w:sz w:val="18"/>
                  <w:szCs w:val="18"/>
                  <w:lang w:val="en-GB"/>
                </w:rPr>
                <w:delText>-</w:delText>
              </w:r>
            </w:del>
            <w:r w:rsidR="005D5F52" w:rsidRPr="003862D0">
              <w:rPr>
                <w:bCs/>
                <w:sz w:val="18"/>
                <w:szCs w:val="18"/>
                <w:lang w:val="en-GB"/>
              </w:rPr>
              <w:t>0.07</w:t>
            </w:r>
          </w:p>
        </w:tc>
      </w:tr>
      <w:tr w:rsidR="005D5F52" w:rsidRPr="003862D0" w14:paraId="6036101F"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7F89439E" w14:textId="77777777" w:rsidR="005D5F52" w:rsidRPr="003862D0" w:rsidRDefault="005D5F52" w:rsidP="004C4B4A">
            <w:pPr>
              <w:pStyle w:val="AR6BodyText"/>
              <w:rPr>
                <w:b w:val="0"/>
                <w:sz w:val="18"/>
                <w:szCs w:val="18"/>
                <w:lang w:val="en-GB"/>
              </w:rPr>
            </w:pPr>
            <w:r w:rsidRPr="003862D0">
              <w:rPr>
                <w:b w:val="0"/>
                <w:sz w:val="18"/>
                <w:szCs w:val="18"/>
                <w:lang w:val="en-GB"/>
              </w:rPr>
              <w:t>IAPRAS</w:t>
            </w:r>
          </w:p>
        </w:tc>
        <w:tc>
          <w:tcPr>
            <w:tcW w:w="2410" w:type="dxa"/>
            <w:shd w:val="clear" w:color="auto" w:fill="FFF2CC" w:themeFill="accent4" w:themeFillTint="33"/>
          </w:tcPr>
          <w:p w14:paraId="4FF40A25"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0.28</w:t>
            </w:r>
          </w:p>
        </w:tc>
      </w:tr>
      <w:tr w:rsidR="005D5F52" w:rsidRPr="003862D0" w14:paraId="527097E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5155792" w14:textId="77777777" w:rsidR="005D5F52" w:rsidRPr="003862D0" w:rsidRDefault="005D5F52" w:rsidP="004C4B4A">
            <w:pPr>
              <w:pStyle w:val="AR6BodyText"/>
              <w:rPr>
                <w:b w:val="0"/>
                <w:sz w:val="18"/>
                <w:szCs w:val="18"/>
                <w:lang w:val="en-GB"/>
              </w:rPr>
            </w:pPr>
            <w:r w:rsidRPr="003862D0">
              <w:rPr>
                <w:b w:val="0"/>
                <w:sz w:val="18"/>
                <w:szCs w:val="18"/>
                <w:lang w:val="en-GB"/>
              </w:rPr>
              <w:t>LOVECLIM 1.2</w:t>
            </w:r>
          </w:p>
        </w:tc>
        <w:tc>
          <w:tcPr>
            <w:tcW w:w="2410" w:type="dxa"/>
          </w:tcPr>
          <w:p w14:paraId="6ECD3B80" w14:textId="3EAA26B1"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91" w:author="Sara M Tuson" w:date="2021-07-21T07:37:00Z">
              <w:r w:rsidRPr="004F7540">
                <w:rPr>
                  <w:bCs/>
                  <w:sz w:val="18"/>
                  <w:szCs w:val="18"/>
                  <w:lang w:val="en-GB"/>
                </w:rPr>
                <w:t>–</w:t>
              </w:r>
            </w:ins>
            <w:del w:id="4892" w:author="Sara M Tuson" w:date="2021-07-21T07:37:00Z">
              <w:r w:rsidR="005D5F52" w:rsidRPr="003862D0" w:rsidDel="004F7540">
                <w:rPr>
                  <w:bCs/>
                  <w:sz w:val="18"/>
                  <w:szCs w:val="18"/>
                  <w:lang w:val="en-GB"/>
                </w:rPr>
                <w:delText>-</w:delText>
              </w:r>
            </w:del>
            <w:r w:rsidR="005D5F52" w:rsidRPr="003862D0">
              <w:rPr>
                <w:bCs/>
                <w:sz w:val="18"/>
                <w:szCs w:val="18"/>
                <w:lang w:val="en-GB"/>
              </w:rPr>
              <w:t>0.04</w:t>
            </w:r>
          </w:p>
        </w:tc>
      </w:tr>
      <w:tr w:rsidR="005D5F52" w:rsidRPr="003862D0" w14:paraId="3789A449"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44817E2C" w14:textId="77777777" w:rsidR="005D5F52" w:rsidRPr="003862D0" w:rsidRDefault="005D5F52" w:rsidP="004C4B4A">
            <w:pPr>
              <w:pStyle w:val="AR6BodyText"/>
              <w:rPr>
                <w:b w:val="0"/>
                <w:sz w:val="18"/>
                <w:szCs w:val="18"/>
                <w:lang w:val="en-GB"/>
              </w:rPr>
            </w:pPr>
            <w:r w:rsidRPr="003862D0">
              <w:rPr>
                <w:b w:val="0"/>
                <w:sz w:val="18"/>
                <w:szCs w:val="18"/>
                <w:lang w:val="en-GB"/>
              </w:rPr>
              <w:t>MESM</w:t>
            </w:r>
          </w:p>
        </w:tc>
        <w:tc>
          <w:tcPr>
            <w:tcW w:w="2410" w:type="dxa"/>
            <w:shd w:val="clear" w:color="auto" w:fill="FFF2CC" w:themeFill="accent4" w:themeFillTint="33"/>
          </w:tcPr>
          <w:p w14:paraId="36D2295D" w14:textId="77777777" w:rsidR="005D5F52" w:rsidRPr="003862D0" w:rsidRDefault="005D5F52"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862D0">
              <w:rPr>
                <w:bCs/>
                <w:sz w:val="18"/>
                <w:szCs w:val="18"/>
                <w:lang w:val="en-GB"/>
              </w:rPr>
              <w:t>0.01</w:t>
            </w:r>
          </w:p>
        </w:tc>
      </w:tr>
      <w:tr w:rsidR="005D5F52" w:rsidRPr="003862D0" w14:paraId="230768BF"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7053A5" w14:textId="77777777" w:rsidR="005D5F52" w:rsidRPr="003862D0" w:rsidRDefault="005D5F52" w:rsidP="004C4B4A">
            <w:pPr>
              <w:pStyle w:val="AR6BodyText"/>
              <w:rPr>
                <w:b w:val="0"/>
                <w:bCs w:val="0"/>
                <w:sz w:val="18"/>
                <w:szCs w:val="18"/>
                <w:lang w:val="en-GB"/>
              </w:rPr>
            </w:pPr>
            <w:r w:rsidRPr="003862D0">
              <w:rPr>
                <w:b w:val="0"/>
                <w:bCs w:val="0"/>
                <w:sz w:val="18"/>
                <w:szCs w:val="18"/>
                <w:lang w:val="en-GB"/>
              </w:rPr>
              <w:t>MIROC-lite</w:t>
            </w:r>
          </w:p>
        </w:tc>
        <w:tc>
          <w:tcPr>
            <w:tcW w:w="2410" w:type="dxa"/>
          </w:tcPr>
          <w:p w14:paraId="0E45B397" w14:textId="772E8E0D" w:rsidR="005D5F52" w:rsidRPr="003862D0" w:rsidRDefault="004F7540"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ins w:id="4893" w:author="Sara M Tuson" w:date="2021-07-21T07:37:00Z">
              <w:r w:rsidRPr="004F7540">
                <w:rPr>
                  <w:bCs/>
                  <w:sz w:val="18"/>
                  <w:szCs w:val="18"/>
                  <w:lang w:val="en-GB"/>
                </w:rPr>
                <w:t>–</w:t>
              </w:r>
            </w:ins>
            <w:del w:id="4894" w:author="Sara M Tuson" w:date="2021-07-21T07:37:00Z">
              <w:r w:rsidR="005D5F52" w:rsidRPr="003862D0" w:rsidDel="004F7540">
                <w:rPr>
                  <w:bCs/>
                  <w:sz w:val="18"/>
                  <w:szCs w:val="18"/>
                  <w:lang w:val="en-GB"/>
                </w:rPr>
                <w:delText>-</w:delText>
              </w:r>
            </w:del>
            <w:r w:rsidR="005D5F52" w:rsidRPr="003862D0">
              <w:rPr>
                <w:bCs/>
                <w:sz w:val="18"/>
                <w:szCs w:val="18"/>
                <w:lang w:val="en-GB"/>
              </w:rPr>
              <w:t>0.06</w:t>
            </w:r>
          </w:p>
        </w:tc>
      </w:tr>
      <w:tr w:rsidR="005D5F52" w:rsidRPr="003862D0" w14:paraId="5617808E" w14:textId="77777777" w:rsidTr="00F95D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F2CC" w:themeFill="accent4" w:themeFillTint="33"/>
          </w:tcPr>
          <w:p w14:paraId="6E4A2666" w14:textId="77777777" w:rsidR="005D5F52" w:rsidRPr="003862D0" w:rsidRDefault="005D5F52" w:rsidP="004C4B4A">
            <w:pPr>
              <w:pStyle w:val="AR6BodyText"/>
              <w:rPr>
                <w:b w:val="0"/>
                <w:sz w:val="18"/>
                <w:szCs w:val="18"/>
                <w:lang w:val="en-GB"/>
              </w:rPr>
            </w:pPr>
            <w:r w:rsidRPr="003862D0">
              <w:rPr>
                <w:b w:val="0"/>
                <w:sz w:val="18"/>
                <w:szCs w:val="18"/>
                <w:lang w:val="en-GB"/>
              </w:rPr>
              <w:t>PLASM-GENIE</w:t>
            </w:r>
          </w:p>
        </w:tc>
        <w:tc>
          <w:tcPr>
            <w:tcW w:w="2410" w:type="dxa"/>
            <w:shd w:val="clear" w:color="auto" w:fill="FFF2CC" w:themeFill="accent4" w:themeFillTint="33"/>
          </w:tcPr>
          <w:p w14:paraId="2DB00E0B" w14:textId="58E0D6CD" w:rsidR="005D5F52" w:rsidRPr="003862D0" w:rsidRDefault="004F7540" w:rsidP="004C4B4A">
            <w:pPr>
              <w:pStyle w:val="AR6BodyText"/>
              <w:jc w:val="center"/>
              <w:cnfStyle w:val="000000100000" w:firstRow="0" w:lastRow="0" w:firstColumn="0" w:lastColumn="0" w:oddVBand="0" w:evenVBand="0" w:oddHBand="1" w:evenHBand="0" w:firstRowFirstColumn="0" w:firstRowLastColumn="0" w:lastRowFirstColumn="0" w:lastRowLastColumn="0"/>
              <w:rPr>
                <w:bCs/>
                <w:sz w:val="18"/>
                <w:szCs w:val="18"/>
                <w:lang w:val="en-GB"/>
              </w:rPr>
            </w:pPr>
            <w:ins w:id="4895" w:author="Sara M Tuson" w:date="2021-07-21T07:37:00Z">
              <w:r w:rsidRPr="004F7540">
                <w:rPr>
                  <w:bCs/>
                  <w:sz w:val="18"/>
                  <w:szCs w:val="18"/>
                  <w:lang w:val="en-GB"/>
                </w:rPr>
                <w:t>–</w:t>
              </w:r>
            </w:ins>
            <w:del w:id="4896" w:author="Sara M Tuson" w:date="2021-07-21T07:37:00Z">
              <w:r w:rsidR="005D5F52" w:rsidRPr="003862D0" w:rsidDel="004F7540">
                <w:rPr>
                  <w:bCs/>
                  <w:sz w:val="18"/>
                  <w:szCs w:val="18"/>
                  <w:lang w:val="en-GB"/>
                </w:rPr>
                <w:delText>-</w:delText>
              </w:r>
            </w:del>
            <w:r w:rsidR="005D5F52" w:rsidRPr="003862D0">
              <w:rPr>
                <w:bCs/>
                <w:sz w:val="18"/>
                <w:szCs w:val="18"/>
                <w:lang w:val="en-GB"/>
              </w:rPr>
              <w:t>0.36</w:t>
            </w:r>
          </w:p>
        </w:tc>
      </w:tr>
      <w:tr w:rsidR="005D5F52" w:rsidRPr="003862D0" w14:paraId="506B5F32" w14:textId="77777777" w:rsidTr="00F95D64">
        <w:trPr>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tcPr>
          <w:p w14:paraId="5EABA924" w14:textId="77777777" w:rsidR="005D5F52" w:rsidRPr="003862D0" w:rsidRDefault="005D5F52" w:rsidP="004C4B4A">
            <w:pPr>
              <w:pStyle w:val="AR6BodyText"/>
              <w:rPr>
                <w:b w:val="0"/>
                <w:sz w:val="18"/>
                <w:szCs w:val="18"/>
                <w:lang w:val="en-GB"/>
              </w:rPr>
            </w:pPr>
            <w:r w:rsidRPr="003862D0">
              <w:rPr>
                <w:b w:val="0"/>
                <w:sz w:val="18"/>
                <w:szCs w:val="18"/>
                <w:lang w:val="en-GB"/>
              </w:rPr>
              <w:t>UVic ESCM 2.10</w:t>
            </w:r>
          </w:p>
        </w:tc>
        <w:tc>
          <w:tcPr>
            <w:tcW w:w="2410" w:type="dxa"/>
            <w:tcBorders>
              <w:bottom w:val="single" w:sz="4" w:space="0" w:color="auto"/>
            </w:tcBorders>
          </w:tcPr>
          <w:p w14:paraId="7A84B6F2" w14:textId="77777777" w:rsidR="005D5F52" w:rsidRPr="003862D0" w:rsidRDefault="005D5F52" w:rsidP="004C4B4A">
            <w:pPr>
              <w:pStyle w:val="AR6BodyText"/>
              <w:jc w:val="center"/>
              <w:cnfStyle w:val="000000000000" w:firstRow="0" w:lastRow="0" w:firstColumn="0" w:lastColumn="0" w:oddVBand="0" w:evenVBand="0" w:oddHBand="0" w:evenHBand="0" w:firstRowFirstColumn="0" w:firstRowLastColumn="0" w:lastRowFirstColumn="0" w:lastRowLastColumn="0"/>
              <w:rPr>
                <w:bCs/>
                <w:sz w:val="18"/>
                <w:szCs w:val="18"/>
                <w:lang w:val="en-GB"/>
              </w:rPr>
            </w:pPr>
            <w:r w:rsidRPr="003862D0">
              <w:rPr>
                <w:bCs/>
                <w:sz w:val="18"/>
                <w:szCs w:val="18"/>
                <w:lang w:val="en-GB"/>
              </w:rPr>
              <w:t>0.03</w:t>
            </w:r>
          </w:p>
        </w:tc>
      </w:tr>
    </w:tbl>
    <w:p w14:paraId="422FCF9D" w14:textId="77777777" w:rsidR="005D5F52" w:rsidRPr="003862D0" w:rsidRDefault="005D5F52" w:rsidP="005D5F52">
      <w:pPr>
        <w:pStyle w:val="AR6BodyText"/>
        <w:rPr>
          <w:b/>
          <w:lang w:val="en-GB"/>
        </w:rPr>
      </w:pPr>
    </w:p>
    <w:p w14:paraId="3F3C9AB1" w14:textId="77777777" w:rsidR="005D5F52" w:rsidRPr="003862D0" w:rsidRDefault="005D5F52" w:rsidP="005D5F52">
      <w:pPr>
        <w:pStyle w:val="AR6BodyText"/>
        <w:rPr>
          <w:b/>
          <w:lang w:val="en-GB"/>
        </w:rPr>
      </w:pPr>
      <w:r w:rsidRPr="003862D0">
        <w:rPr>
          <w:b/>
          <w:lang w:val="en-GB"/>
        </w:rPr>
        <w:t>[END TABLE 4.8 HERE]</w:t>
      </w:r>
    </w:p>
    <w:p w14:paraId="13075E48" w14:textId="77777777" w:rsidR="005D5F52" w:rsidRPr="003862D0" w:rsidRDefault="005D5F52" w:rsidP="005D5F52">
      <w:pPr>
        <w:pStyle w:val="AR6BodyText"/>
        <w:rPr>
          <w:lang w:val="en-GB"/>
        </w:rPr>
      </w:pPr>
    </w:p>
    <w:p w14:paraId="33ACF499" w14:textId="77777777" w:rsidR="00AD6CC8" w:rsidRPr="003862D0" w:rsidRDefault="00AD6CC8" w:rsidP="005D5F52">
      <w:pPr>
        <w:pStyle w:val="AR6BodyText"/>
        <w:rPr>
          <w:lang w:val="en-GB"/>
        </w:rPr>
      </w:pPr>
    </w:p>
    <w:p w14:paraId="1CB8ABCD" w14:textId="77777777" w:rsidR="005D5F52" w:rsidRPr="003862D0" w:rsidRDefault="005D5F52" w:rsidP="005D5F52">
      <w:pPr>
        <w:pStyle w:val="AR6Chap4Level34111"/>
        <w:rPr>
          <w:lang w:val="en-GB"/>
        </w:rPr>
      </w:pPr>
      <w:bookmarkStart w:id="4897" w:name="_Toc66467024"/>
      <w:bookmarkStart w:id="4898" w:name="_Toc66467308"/>
      <w:bookmarkStart w:id="4899" w:name="_Toc66574563"/>
      <w:bookmarkStart w:id="4900" w:name="_Toc66574734"/>
      <w:bookmarkStart w:id="4901" w:name="_Toc66646081"/>
      <w:bookmarkStart w:id="4902" w:name="_Toc69752551"/>
      <w:r w:rsidRPr="003862D0">
        <w:rPr>
          <w:lang w:val="en-GB"/>
        </w:rPr>
        <w:t>Change in Global Climate Indices Beyond 2100</w:t>
      </w:r>
      <w:bookmarkEnd w:id="4897"/>
      <w:bookmarkEnd w:id="4898"/>
      <w:bookmarkEnd w:id="4899"/>
      <w:bookmarkEnd w:id="4900"/>
      <w:bookmarkEnd w:id="4901"/>
      <w:bookmarkEnd w:id="4902"/>
    </w:p>
    <w:p w14:paraId="73A3A16D" w14:textId="77777777" w:rsidR="005D5F52" w:rsidRPr="003862D0" w:rsidRDefault="005D5F52" w:rsidP="005D5F52">
      <w:pPr>
        <w:pStyle w:val="AR6BodyText"/>
        <w:rPr>
          <w:lang w:val="en-GB" w:eastAsia="en-US"/>
        </w:rPr>
      </w:pPr>
    </w:p>
    <w:p w14:paraId="6774B726" w14:textId="24EFF309" w:rsidR="005D5F52" w:rsidRPr="003862D0" w:rsidRDefault="005D5F52" w:rsidP="005D5F52">
      <w:pPr>
        <w:pStyle w:val="AR6BodyText"/>
        <w:rPr>
          <w:lang w:val="en-GB" w:eastAsia="en-US"/>
        </w:rPr>
      </w:pPr>
      <w:r w:rsidRPr="003862D0">
        <w:rPr>
          <w:lang w:val="en-GB" w:eastAsia="en-US"/>
        </w:rPr>
        <w:t xml:space="preserve">This subsection assesses changes in global climate indices out to 2300 using extensions of the SSP scenarios </w:t>
      </w:r>
      <w:r w:rsidRPr="003862D0">
        <w:rPr>
          <w:lang w:val="en-GB" w:eastAsia="en-US"/>
        </w:rPr>
        <w:fldChar w:fldCharType="begin" w:fldLock="1"/>
      </w:r>
      <w:r w:rsidR="00615634">
        <w:rPr>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2020)</w:t>
      </w:r>
      <w:r w:rsidRPr="003862D0">
        <w:rPr>
          <w:lang w:val="en-GB" w:eastAsia="en-US"/>
        </w:rPr>
        <w:fldChar w:fldCharType="end"/>
      </w:r>
      <w:r w:rsidRPr="003862D0">
        <w:rPr>
          <w:lang w:val="en-GB" w:eastAsia="en-US"/>
        </w:rPr>
        <w:t xml:space="preserve"> and literature based on extensions to the RCP scenarios from CMIP5 </w:t>
      </w:r>
      <w:r w:rsidRPr="003862D0">
        <w:rPr>
          <w:lang w:val="en-GB" w:eastAsia="en-US"/>
        </w:rPr>
        <w:fldChar w:fldCharType="begin" w:fldLock="1"/>
      </w:r>
      <w:r w:rsidR="00615634">
        <w:rPr>
          <w:lang w:val="en-GB" w:eastAsia="en-US"/>
        </w:rPr>
        <w:instrText>ADDIN CSL_CITATION { "citationItems" : [ { "id" : "ITEM-1", "itemData" : { "DOI" : "10.1007/s10584-011-0156-z", "ISBN" : "0165-0009", "ISSN" : "0165-0009", "PMID" : "10102984",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(1750-2005) with harmonized emissions projected by four different Integrated Assessment Models for 2005-2100.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'best-estimate' global-mean surface temperature increases (using inter alia a climate sensitivity of 3 degrees C) range from 1.5 degrees C by 2100 for the lowest of the four RCPs, called both RCP3-PD and RCP2.6, to 4.5 degrees 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"K2757", "given" : "", "non-dropping-particle" : "", "parse-names" : false, "suffix" : "" } ], "type" : "article-journal", "volume" : "109" }, "uris" : [ "http://www.mendeley.com/documents/?uuid=0661d8a4-b684-41f1-991d-90403133e36b" ] } ], "mendeley" : { "formattedCitation" : "(Meinshausen et al., 2011)", "plainTextFormattedCitation" : "(Meinshausen et al., 2011)", "previouslyFormattedCitation" : "(Meinshausen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2011)</w:t>
      </w:r>
      <w:r w:rsidRPr="003862D0">
        <w:rPr>
          <w:lang w:val="en-GB" w:eastAsia="en-US"/>
        </w:rPr>
        <w:fldChar w:fldCharType="end"/>
      </w:r>
      <w:r w:rsidRPr="003862D0">
        <w:rPr>
          <w:lang w:val="en-GB" w:eastAsia="en-US"/>
        </w:rPr>
        <w:t>, which differ from the SSPs despite similar labelling of global radiative forcing levels (</w:t>
      </w:r>
      <w:r w:rsidR="00BA2347" w:rsidRPr="003862D0">
        <w:rPr>
          <w:lang w:val="en-GB" w:eastAsia="en-US"/>
        </w:rPr>
        <w:t>Section</w:t>
      </w:r>
      <w:r w:rsidRPr="003862D0">
        <w:rPr>
          <w:lang w:val="en-GB" w:eastAsia="en-US"/>
        </w:rPr>
        <w:t xml:space="preserve"> 4.6.2). </w:t>
      </w:r>
      <w:r w:rsidRPr="003862D0">
        <w:rPr>
          <w:lang w:val="en-GB" w:eastAsia="en-US"/>
        </w:rPr>
        <w:fldChar w:fldCharType="begin" w:fldLock="1"/>
      </w:r>
      <w:r w:rsidR="00615634">
        <w:rPr>
          <w:lang w:val="en-GB" w:eastAsia="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GmbH", "title" : "The shared socio-economic pathway (SSP) greenhouse gas concentrations and their extensions to 2500", "translator" : [ { "dropping-particle" : "", "family" : "K4842", "given" : "", "non-dropping-particle" : "", "parse-names" : false, "suffix" : "" } ], "type" : "article-journal", "volume" : "13" }, "uris" : [ "http://www.mendeley.com/documents/?uuid=73c6b0dd-f3cd-3be0-b0b6-164a5c014969"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Meinshausen et al. (2020)</w:t>
      </w:r>
      <w:r w:rsidRPr="003862D0">
        <w:rPr>
          <w:lang w:val="en-GB" w:eastAsia="en-US"/>
        </w:rPr>
        <w:fldChar w:fldCharType="end"/>
      </w:r>
      <w:r w:rsidRPr="003862D0">
        <w:rPr>
          <w:lang w:val="en-GB" w:eastAsia="en-US"/>
        </w:rPr>
        <w:t xml:space="preserve"> describe the extensions to the SSP scenarios, which differ slightly from the ScenarioMIP documentation </w:t>
      </w:r>
      <w:r w:rsidRPr="003862D0">
        <w:rPr>
          <w:lang w:val="en-GB" w:eastAsia="en-US"/>
        </w:rPr>
        <w:fldChar w:fldCharType="begin" w:fldLock="1"/>
      </w:r>
      <w:r w:rsidR="00615634">
        <w:rPr>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"K2758", "given" : "", "non-dropping-particle" : "", "parse-names" : false, "suffix" : "" } ], "type" : "article-journal", "volume" : "9" }, "uris" : [ "http://www.mendeley.com/documents/?uuid=acabdf7e-9369-3c8c-8e9c-391dfc4ed051"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2016)</w:t>
      </w:r>
      <w:r w:rsidRPr="003862D0">
        <w:rPr>
          <w:lang w:val="en-GB" w:eastAsia="en-US"/>
        </w:rPr>
        <w:fldChar w:fldCharType="end"/>
      </w:r>
      <w:r w:rsidRPr="003862D0">
        <w:rPr>
          <w:lang w:val="en-GB" w:eastAsia="en-US"/>
        </w:rPr>
        <w:t>. A simplified approach across scenarios reduces emissions such that after 2100, land</w:t>
      </w:r>
      <w:ins w:id="4903" w:author="Sara M Tuson" w:date="2021-07-21T07:40:00Z">
        <w:r w:rsidR="004F7540">
          <w:rPr>
            <w:lang w:val="en-GB" w:eastAsia="en-US"/>
          </w:rPr>
          <w:t>-</w:t>
        </w:r>
      </w:ins>
      <w:del w:id="4904" w:author="Sara M Tuson" w:date="2021-07-21T07:40:00Z">
        <w:r w:rsidRPr="003862D0" w:rsidDel="004F7540">
          <w:rPr>
            <w:lang w:val="en-GB" w:eastAsia="en-US"/>
          </w:rPr>
          <w:delText xml:space="preserve"> </w:delText>
        </w:r>
      </w:del>
      <w:r w:rsidRPr="003862D0">
        <w:rPr>
          <w:lang w:val="en-GB" w:eastAsia="en-US"/>
        </w:rPr>
        <w:t>use CO</w:t>
      </w:r>
      <w:r w:rsidRPr="003862D0">
        <w:rPr>
          <w:vertAlign w:val="subscript"/>
          <w:lang w:val="en-GB" w:eastAsia="en-US"/>
        </w:rPr>
        <w:t>2</w:t>
      </w:r>
      <w:r w:rsidRPr="003862D0">
        <w:rPr>
          <w:lang w:val="en-GB" w:eastAsia="en-US"/>
        </w:rPr>
        <w:t xml:space="preserve"> emissions are reduced to zero by 2150; any net negative fossil CO</w:t>
      </w:r>
      <w:r w:rsidRPr="003862D0">
        <w:rPr>
          <w:vertAlign w:val="subscript"/>
          <w:lang w:val="en-GB" w:eastAsia="en-US"/>
        </w:rPr>
        <w:t>2</w:t>
      </w:r>
      <w:r w:rsidRPr="003862D0">
        <w:rPr>
          <w:lang w:val="en-GB" w:eastAsia="en-US"/>
        </w:rPr>
        <w:t xml:space="preserve"> emissions are reduced to zero by 2200</w:t>
      </w:r>
      <w:r w:rsidR="00331A76" w:rsidRPr="003862D0">
        <w:rPr>
          <w:lang w:val="en-GB" w:eastAsia="en-US"/>
        </w:rPr>
        <w:t>,</w:t>
      </w:r>
      <w:r w:rsidRPr="003862D0">
        <w:rPr>
          <w:lang w:val="en-GB" w:eastAsia="en-US"/>
        </w:rPr>
        <w:t xml:space="preserve"> and positive fossil CO</w:t>
      </w:r>
      <w:r w:rsidRPr="003862D0">
        <w:rPr>
          <w:vertAlign w:val="subscript"/>
          <w:lang w:val="en-GB" w:eastAsia="en-US"/>
        </w:rPr>
        <w:t>2</w:t>
      </w:r>
      <w:r w:rsidRPr="003862D0">
        <w:rPr>
          <w:lang w:val="en-GB" w:eastAsia="en-US"/>
        </w:rPr>
        <w:t xml:space="preserve"> emissions are reduced to zero by 2250. Non-CO</w:t>
      </w:r>
      <w:r w:rsidRPr="003862D0">
        <w:rPr>
          <w:vertAlign w:val="subscript"/>
          <w:lang w:val="en-GB" w:eastAsia="en-US"/>
        </w:rPr>
        <w:t>2</w:t>
      </w:r>
      <w:r w:rsidRPr="003862D0">
        <w:rPr>
          <w:lang w:val="en-GB" w:eastAsia="en-US"/>
        </w:rPr>
        <w:t xml:space="preserve"> fossil fuel emissions are also reduced to zero by 2250 while land-use-related non-CO</w:t>
      </w:r>
      <w:r w:rsidRPr="003862D0">
        <w:rPr>
          <w:vertAlign w:val="subscript"/>
          <w:lang w:val="en-GB" w:eastAsia="en-US"/>
        </w:rPr>
        <w:t>2</w:t>
      </w:r>
      <w:r w:rsidRPr="003862D0">
        <w:rPr>
          <w:lang w:val="en-GB" w:eastAsia="en-US"/>
        </w:rPr>
        <w:t xml:space="preserve"> emissions are held constant at 2100 levels. The extensions are created up to the year 2500, but ESM simulations have only been requested</w:t>
      </w:r>
      <w:r w:rsidR="00B542A5">
        <w:rPr>
          <w:lang w:val="en-GB" w:eastAsia="en-US"/>
        </w:rPr>
        <w:t>, as part of the CMIP6 protocol,</w:t>
      </w:r>
      <w:r w:rsidRPr="003862D0">
        <w:rPr>
          <w:lang w:val="en-GB" w:eastAsia="en-US"/>
        </w:rPr>
        <w:t xml:space="preserve"> to run to 2300. As a result, unlike the RCP8.5 extension, SSP5-8.5 sees a decline in CO</w:t>
      </w:r>
      <w:r w:rsidRPr="003862D0">
        <w:rPr>
          <w:vertAlign w:val="subscript"/>
          <w:lang w:val="en-GB" w:eastAsia="en-US"/>
        </w:rPr>
        <w:t>2</w:t>
      </w:r>
      <w:r w:rsidRPr="003862D0">
        <w:rPr>
          <w:lang w:val="en-GB" w:eastAsia="en-US"/>
        </w:rPr>
        <w:t xml:space="preserve"> concentration after 2250, but the radiative forcing level is similar, reaching approximately 12 W</w:t>
      </w:r>
      <w:ins w:id="4905" w:author="Ian Blenkinsop" w:date="2021-07-27T16:27:00Z">
        <w:r w:rsidR="00890DDA">
          <w:rPr>
            <w:lang w:val="en-GB" w:eastAsia="en-US"/>
          </w:rPr>
          <w:t xml:space="preserve"> </w:t>
        </w:r>
      </w:ins>
      <w:r w:rsidRPr="003862D0">
        <w:rPr>
          <w:lang w:val="en-GB" w:eastAsia="en-US"/>
        </w:rPr>
        <w:t>m</w:t>
      </w:r>
      <w:ins w:id="4906" w:author="Sara M Tuson" w:date="2021-07-18T07:30:00Z">
        <w:r w:rsidR="00E22E7B" w:rsidRPr="00E22E7B">
          <w:rPr>
            <w:color w:val="000000"/>
            <w:sz w:val="20"/>
            <w:szCs w:val="20"/>
            <w:vertAlign w:val="superscript"/>
            <w:rPrChange w:id="4907" w:author="Sara M Tuson" w:date="2021-07-18T07:30:00Z">
              <w:rPr>
                <w:color w:val="000000"/>
                <w:sz w:val="20"/>
                <w:szCs w:val="20"/>
              </w:rPr>
            </w:rPrChange>
          </w:rPr>
          <w:t>–</w:t>
        </w:r>
      </w:ins>
      <w:del w:id="4908" w:author="Sara M Tuson" w:date="2021-07-18T07:30:00Z">
        <w:r w:rsidRPr="003862D0" w:rsidDel="00E22E7B">
          <w:rPr>
            <w:vertAlign w:val="superscript"/>
            <w:lang w:val="en-GB" w:eastAsia="en-US"/>
          </w:rPr>
          <w:delText>-</w:delText>
        </w:r>
      </w:del>
      <w:r w:rsidRPr="003862D0">
        <w:rPr>
          <w:vertAlign w:val="superscript"/>
          <w:lang w:val="en-GB" w:eastAsia="en-US"/>
        </w:rPr>
        <w:t>2</w:t>
      </w:r>
      <w:r w:rsidRPr="003862D0">
        <w:rPr>
          <w:lang w:val="en-GB" w:eastAsia="en-US"/>
        </w:rPr>
        <w:t xml:space="preserve"> during most of the extension. Both SSP1-2.6 and SSP5-3.4-OS decrease radiative forcing after 2100. SSP5-3.4-OS is designed to return to the same level of forcing as SSP1-2.6 during the first half of the 22nd century.</w:t>
      </w:r>
      <w:r w:rsidRPr="003862D0">
        <w:rPr>
          <w:lang w:val="en-GB"/>
        </w:rPr>
        <w:t xml:space="preserve"> Because relatively few CMIP6 ESMs have submitted results beyond 2100, GSAT projections using the MAGICC7 emulator (see </w:t>
      </w:r>
      <w:r w:rsidR="007160E7">
        <w:rPr>
          <w:lang w:val="en-GB"/>
        </w:rPr>
        <w:t xml:space="preserve">Cross-Chapter </w:t>
      </w:r>
      <w:r w:rsidRPr="003862D0">
        <w:rPr>
          <w:lang w:val="en-GB"/>
        </w:rPr>
        <w:t>Box 7.1) are also shown here.</w:t>
      </w:r>
    </w:p>
    <w:p w14:paraId="03A32405" w14:textId="77777777" w:rsidR="005D5F52" w:rsidRPr="003862D0" w:rsidRDefault="005D5F52" w:rsidP="005D5F52">
      <w:pPr>
        <w:pStyle w:val="AR6BodyText"/>
        <w:rPr>
          <w:lang w:val="en-GB" w:eastAsia="en-US"/>
        </w:rPr>
      </w:pPr>
      <w:r w:rsidRPr="003862D0">
        <w:rPr>
          <w:lang w:val="en-GB" w:eastAsia="en-US"/>
        </w:rPr>
        <w:t xml:space="preserve"> </w:t>
      </w:r>
    </w:p>
    <w:p w14:paraId="24A986EB" w14:textId="7FCEC815" w:rsidR="005D5F52" w:rsidRPr="003862D0" w:rsidRDefault="005D5F52" w:rsidP="005D5F52">
      <w:pPr>
        <w:pStyle w:val="AR6BodyText"/>
        <w:rPr>
          <w:noProof/>
          <w:lang w:val="en-GB" w:eastAsia="en-US"/>
        </w:rPr>
      </w:pPr>
      <w:r w:rsidRPr="003862D0">
        <w:rPr>
          <w:lang w:val="en-GB" w:eastAsia="en-US"/>
        </w:rPr>
        <w:t>Changes in climate at 2300 have impacts and commitments beyond this timeframe (</w:t>
      </w:r>
      <w:r w:rsidRPr="003862D0">
        <w:rPr>
          <w:i/>
          <w:iCs/>
          <w:lang w:val="en-GB" w:eastAsia="en-US"/>
        </w:rPr>
        <w:t>high confidence</w:t>
      </w:r>
      <w:r w:rsidRPr="003862D0">
        <w:rPr>
          <w:lang w:val="en-GB" w:eastAsia="en-US"/>
        </w:rPr>
        <w:t>). Sea</w:t>
      </w:r>
      <w:del w:id="4909" w:author="Ian Blenkinsop" w:date="2021-07-27T16:27:00Z">
        <w:r w:rsidRPr="003862D0" w:rsidDel="00890DDA">
          <w:rPr>
            <w:lang w:val="en-GB" w:eastAsia="en-US"/>
          </w:rPr>
          <w:delText>-</w:delText>
        </w:r>
      </w:del>
      <w:ins w:id="4910" w:author="Ian Blenkinsop" w:date="2021-07-27T16:27:00Z">
        <w:r w:rsidR="00890DDA">
          <w:rPr>
            <w:lang w:val="en-GB" w:eastAsia="en-US"/>
          </w:rPr>
          <w:t xml:space="preserve"> </w:t>
        </w:r>
      </w:ins>
      <w:r w:rsidRPr="003862D0">
        <w:rPr>
          <w:lang w:val="en-GB" w:eastAsia="en-US"/>
        </w:rPr>
        <w:t>level rise may exceed 2</w:t>
      </w:r>
      <w:r w:rsidR="004B1758" w:rsidRPr="003862D0">
        <w:rPr>
          <w:lang w:val="en-GB" w:eastAsia="en-US"/>
        </w:rPr>
        <w:t xml:space="preserve"> </w:t>
      </w:r>
      <w:r w:rsidRPr="003862D0">
        <w:rPr>
          <w:lang w:val="en-GB" w:eastAsia="en-US"/>
        </w:rPr>
        <w:t>m on millennial time</w:t>
      </w:r>
      <w:ins w:id="4911" w:author="Sara M Tuson" w:date="2021-07-15T20:33:00Z">
        <w:r w:rsidR="00367335">
          <w:rPr>
            <w:lang w:val="en-GB" w:eastAsia="en-US"/>
          </w:rPr>
          <w:t xml:space="preserve"> </w:t>
        </w:r>
      </w:ins>
      <w:r w:rsidRPr="003862D0">
        <w:rPr>
          <w:lang w:val="en-GB" w:eastAsia="en-US"/>
        </w:rPr>
        <w:t xml:space="preserve">scales even </w:t>
      </w:r>
      <w:r w:rsidR="00F72148" w:rsidRPr="003862D0">
        <w:rPr>
          <w:lang w:val="en-GB" w:eastAsia="en-US"/>
        </w:rPr>
        <w:t xml:space="preserve">when </w:t>
      </w:r>
      <w:r w:rsidRPr="003862D0">
        <w:rPr>
          <w:lang w:val="en-GB" w:eastAsia="en-US"/>
        </w:rPr>
        <w:t>warming</w:t>
      </w:r>
      <w:r w:rsidR="00F72148" w:rsidRPr="003862D0">
        <w:rPr>
          <w:lang w:val="en-GB" w:eastAsia="en-US"/>
        </w:rPr>
        <w:t xml:space="preserve"> is limited</w:t>
      </w:r>
      <w:r w:rsidRPr="003862D0">
        <w:rPr>
          <w:lang w:val="en-GB" w:eastAsia="en-US"/>
        </w:rPr>
        <w:t xml:space="preserve"> to 1.5</w:t>
      </w:r>
      <w:ins w:id="4912" w:author="Sara M Tuson" w:date="2021-07-15T15:06:00Z">
        <w:r w:rsidR="00AE0623" w:rsidRPr="00E457C1">
          <w:rPr>
            <w:rFonts w:cs="Times New Roman"/>
            <w:noProof/>
            <w:lang w:val="en-US"/>
          </w:rPr>
          <w:t>°</w:t>
        </w:r>
        <w:r w:rsidR="00AE0623" w:rsidRPr="00E457C1">
          <w:rPr>
            <w:noProof/>
            <w:lang w:val="en-US"/>
          </w:rPr>
          <w:t>C</w:t>
        </w:r>
        <w:del w:id="4913" w:author="Ian Blenkinsop" w:date="2021-07-27T16:27:00Z">
          <w:r w:rsidR="00AE0623" w:rsidRPr="003862D0" w:rsidDel="00890DDA">
            <w:rPr>
              <w:lang w:val="en-GB" w:eastAsia="en-US"/>
            </w:rPr>
            <w:delText xml:space="preserve"> </w:delText>
          </w:r>
        </w:del>
      </w:ins>
      <w:ins w:id="4914" w:author="Sara M Tuson" w:date="2021-07-15T15:07:00Z">
        <w:del w:id="4915" w:author="Ian Blenkinsop" w:date="2021-07-27T16:27:00Z">
          <w:r w:rsidR="00AE0623" w:rsidDel="00890DDA">
            <w:rPr>
              <w:lang w:val="en-GB" w:eastAsia="en-US"/>
            </w:rPr>
            <w:delText xml:space="preserve">to </w:delText>
          </w:r>
        </w:del>
      </w:ins>
      <w:ins w:id="4916" w:author="Ian Blenkinsop" w:date="2021-07-27T16:27:00Z">
        <w:r w:rsidR="00890DDA">
          <w:rPr>
            <w:lang w:val="en-GB" w:eastAsia="en-US"/>
          </w:rPr>
          <w:t>–</w:t>
        </w:r>
      </w:ins>
      <w:del w:id="4917" w:author="Sara M Tuson" w:date="2021-07-15T15:06:00Z">
        <w:r w:rsidR="004B1758" w:rsidRPr="003862D0" w:rsidDel="00AE0623">
          <w:rPr>
            <w:lang w:val="en-GB" w:eastAsia="en-US"/>
          </w:rPr>
          <w:delText>–</w:delText>
        </w:r>
      </w:del>
      <w:r w:rsidRPr="003862D0">
        <w:rPr>
          <w:lang w:val="en-GB" w:eastAsia="en-US"/>
        </w:rPr>
        <w:t>2</w:t>
      </w:r>
      <w:r w:rsidR="00BA2347" w:rsidRPr="003862D0">
        <w:rPr>
          <w:lang w:val="en-GB" w:eastAsia="en-US"/>
        </w:rPr>
        <w:t>°</w:t>
      </w:r>
      <w:r w:rsidRPr="003862D0">
        <w:rPr>
          <w:lang w:val="en-GB" w:eastAsia="en-US"/>
        </w:rPr>
        <w:t xml:space="preserve">C, and </w:t>
      </w:r>
      <w:r w:rsidR="002E053E" w:rsidRPr="003862D0">
        <w:rPr>
          <w:lang w:val="en-GB" w:eastAsia="en-US"/>
        </w:rPr>
        <w:t xml:space="preserve">tens of </w:t>
      </w:r>
      <w:del w:id="4918" w:author="Ian Blenkinsop" w:date="2021-07-27T18:14:00Z">
        <w:r w:rsidR="002E053E" w:rsidRPr="003862D0" w:rsidDel="00E26528">
          <w:rPr>
            <w:lang w:val="en-GB" w:eastAsia="en-US"/>
          </w:rPr>
          <w:delText>meters</w:delText>
        </w:r>
        <w:r w:rsidRPr="003862D0" w:rsidDel="00E26528">
          <w:rPr>
            <w:lang w:val="en-GB" w:eastAsia="en-US"/>
          </w:rPr>
          <w:delText xml:space="preserve"> </w:delText>
        </w:r>
      </w:del>
      <w:ins w:id="4919" w:author="Ian Blenkinsop" w:date="2021-07-27T18:14:00Z">
        <w:r w:rsidR="00E26528" w:rsidRPr="003862D0">
          <w:rPr>
            <w:lang w:val="en-GB" w:eastAsia="en-US"/>
          </w:rPr>
          <w:t>met</w:t>
        </w:r>
        <w:r w:rsidR="00E26528">
          <w:rPr>
            <w:lang w:val="en-GB" w:eastAsia="en-US"/>
          </w:rPr>
          <w:t>re</w:t>
        </w:r>
        <w:r w:rsidR="00E26528" w:rsidRPr="003862D0">
          <w:rPr>
            <w:lang w:val="en-GB" w:eastAsia="en-US"/>
          </w:rPr>
          <w:t xml:space="preserve">s </w:t>
        </w:r>
      </w:ins>
      <w:r w:rsidRPr="003862D0">
        <w:rPr>
          <w:lang w:val="en-GB" w:eastAsia="en-US"/>
        </w:rPr>
        <w:t>for higher warming levels (</w:t>
      </w:r>
      <w:del w:id="4920" w:author="Sara M Tuson" w:date="2021-07-21T07:44:00Z">
        <w:r w:rsidR="004B1758" w:rsidRPr="003862D0" w:rsidDel="00657038">
          <w:rPr>
            <w:lang w:val="en-GB" w:eastAsia="en-US"/>
          </w:rPr>
          <w:delText>C</w:delText>
        </w:r>
        <w:r w:rsidRPr="003862D0" w:rsidDel="00657038">
          <w:rPr>
            <w:lang w:val="en-GB" w:eastAsia="en-US"/>
          </w:rPr>
          <w:delText>hapter 9</w:delText>
        </w:r>
        <w:r w:rsidR="004B1758" w:rsidRPr="003862D0" w:rsidDel="00657038">
          <w:rPr>
            <w:lang w:val="en-GB" w:eastAsia="en-US"/>
          </w:rPr>
          <w:delText xml:space="preserve">, </w:delText>
        </w:r>
      </w:del>
      <w:del w:id="4921" w:author="Ian Blenkinsop" w:date="2021-07-27T16:27:00Z">
        <w:r w:rsidR="004B1758" w:rsidRPr="003862D0" w:rsidDel="00890DDA">
          <w:rPr>
            <w:lang w:val="en-GB" w:eastAsia="en-US"/>
          </w:rPr>
          <w:delText>Section</w:delText>
        </w:r>
        <w:r w:rsidRPr="003862D0" w:rsidDel="00890DDA">
          <w:rPr>
            <w:lang w:val="en-GB" w:eastAsia="en-US"/>
          </w:rPr>
          <w:delText xml:space="preserve"> 9.6.3.5, </w:delText>
        </w:r>
      </w:del>
      <w:r w:rsidR="004B1758" w:rsidRPr="003862D0">
        <w:rPr>
          <w:lang w:val="en-GB" w:eastAsia="en-US"/>
        </w:rPr>
        <w:t>T</w:t>
      </w:r>
      <w:r w:rsidRPr="003862D0">
        <w:rPr>
          <w:lang w:val="en-GB" w:eastAsia="en-US"/>
        </w:rPr>
        <w:t>able 9.</w:t>
      </w:r>
      <w:r w:rsidR="007160E7">
        <w:rPr>
          <w:lang w:val="en-GB" w:eastAsia="en-US"/>
        </w:rPr>
        <w:t>10</w:t>
      </w:r>
      <w:r w:rsidRPr="003862D0">
        <w:rPr>
          <w:lang w:val="en-GB" w:eastAsia="en-US"/>
        </w:rPr>
        <w:t xml:space="preserve">). </w:t>
      </w:r>
      <w:r w:rsidRPr="003862D0">
        <w:rPr>
          <w:lang w:val="en-GB" w:eastAsia="en-US"/>
        </w:rPr>
        <w:fldChar w:fldCharType="begin" w:fldLock="1"/>
      </w:r>
      <w:r w:rsidR="00741A83">
        <w:rPr>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"(Randerson et al., 2015)", "manualFormatting" : "Randerson et al. (2015)", "plainTextFormattedCitation" : "(Randerson et al., 2015)", "previouslyFormattedCitation" : "(Randerson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Randerson et al. (2015)</w:t>
      </w:r>
      <w:r w:rsidRPr="003862D0">
        <w:rPr>
          <w:lang w:val="en-GB" w:eastAsia="en-US"/>
        </w:rPr>
        <w:fldChar w:fldCharType="end"/>
      </w:r>
      <w:r w:rsidRPr="003862D0">
        <w:rPr>
          <w:lang w:val="en-GB" w:eastAsia="en-US"/>
        </w:rPr>
        <w:t xml:space="preserve"> showed increasing importance on carbon cycle feedbacks of slow ocean processes, </w:t>
      </w:r>
      <w:r w:rsidRPr="003862D0">
        <w:rPr>
          <w:lang w:val="en-GB" w:eastAsia="en-US"/>
        </w:rPr>
        <w:fldChar w:fldCharType="begin" w:fldLock="1"/>
      </w:r>
      <w:r w:rsidR="00615634">
        <w:rPr>
          <w:lang w:val="en-GB" w:eastAsia="en-US"/>
        </w:rPr>
        <w:instrText>ADDIN CSL_CITATION { "citationItems" : [ { "id" : "ITEM-1", "itemData" : { "DOI" : "10.1002/2016GB005374", "ISSN" : "08866236", "abstract" : "Human land use and land cover change (LULCC) contributes to anthropogenic climate change, accounting for approximately 10\u201315% of the atmospheric increase in CO2 concentrations and for about 40% of the total radiative forcing including other heat-trapping gases. In addition to the effects of deforestation and harvesting on CO2 emissions, LULCC also changes the surface albedo and biophysical properties of the land surface, increases emissions of methane and nitrous oxide, and alters aerosol emissions. For the first time, we used simulations from a full-complexity ESM to isolate the influence of LULCC on the evolution of the land carbon flux in simulations that extended from 1850 to 2300. Using a business-as-usual scenario, our simulations accounted for effects of LULCC and interactions with the climate system. Because of the multi-century carbon cycle legacy of current land use decisions, a globally averaged amplification factor of 2.6 was found to be required to apply to 2015 land use carbon losses to adjust for indirect effects. This estimate was 30% higher when considering the carbon cycle evolution after 2100. Since terrestrial uptake of anthropogenic carbon in the model occurred from the influence of rising atmospheric CO2 on photosynthesis in trees, we found that model- projected carbon feedbacks were especially sensitive to deforestation.", "author" : [ { "dropping-particle" : "", "family" : "Mahowald", "given" : "Natalie M.;", "non-dropping-particle" : "", "parse-names" : false, "suffix" : "" }, { "dropping-particle" : "", "family" : "Randerson", "given" : "James T.;", "non-dropping-particle" : "", "parse-names" : false, "suffix" : "" }, { "dropping-particle" : "", "family" : "Lindsay", "given" : "Keith;", "non-dropping-particle" : "", "parse-names" : false, "suffix" : "" }, { "dropping-particle" : "", "family" : "Munoz", "given" : "Ernesto", "non-dropping-particle" : "", "parse-names" : false, "suffix" : "" }, { "dropping-particle" : "", "family" : "Doney", "given" : "Scott C.;", "non-dropping-particle" : "", "parse-names" : false, "suffix" : "" }, { "dropping-particle" : "", "family" : "Lawrence", "given" : "Peter", "non-dropping-particle" : "", "parse-names" : false, "suffix" : "" }, { "dropping-particle" : "", "family" : "Schlunegger", "given" : "Sarah;", "non-dropping-particle" : "", "parse-names" : false, "suffix" : "" }, { "dropping-particle" : "", "family" : "Ward", "given" : "Daniel S.;", "non-dropping-particle" : "", "parse-names" : false, "suffix" : "" }, { "dropping-particle" : "", "family" : "Lawrence", "given" : "David", "non-dropping-particle" : "", "parse-names" : false, "suffix" : "" }, { "dropping-particle" : "", "family" : "Hoffman", "given" : "Forrest M.", "non-dropping-particle" : "", "parse-names" : false, "suffix" : "" } ], "container-title" : "Global Biogeochemical Cycles", "id" : "ITEM-1", "issue" : "1", "issued" : { "date-parts" : [ [ "2017", "1" ] ] }, "page" : "96-113", "title" : "Interactions between land use change and carbon cycle feedbacks", "translator" : [ { "dropping-particle" : "", "family" : "K4304", "given" : "", "non-dropping-particle" : "", "parse-names" : false, "suffix" : "" } ], "type" : "article-journal", "volume" : "31" }, "uris" : [ "http://www.mendeley.com/documents/?uuid=4a3988b3-1d1a-3fc4-bc48-b2dbc78bc4cf", "http://www.mendeley.com/documents/?uuid=11bf2cd9-2a45-4fd3-b6bf-902624574969" ] } ], "mendeley" : { "formattedCitation" : "(Mahowald et al., 2017)", "manualFormatting" : "Mahowald et al. (2017)", "plainTextFormattedCitation" : "(Mahowald et al., 2017)", "previouslyFormattedCitation" : "(Mahowald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Mahowald et al. (2017)</w:t>
      </w:r>
      <w:r w:rsidRPr="003862D0">
        <w:rPr>
          <w:lang w:val="en-GB" w:eastAsia="en-US"/>
        </w:rPr>
        <w:fldChar w:fldCharType="end"/>
      </w:r>
      <w:r w:rsidRPr="003862D0">
        <w:rPr>
          <w:lang w:val="en-GB" w:eastAsia="en-US"/>
        </w:rPr>
        <w:t xml:space="preserve"> showed the long-lasting legacy of land-use effects and </w:t>
      </w:r>
      <w:commentRangeStart w:id="4922"/>
      <w:r w:rsidRPr="003862D0">
        <w:rPr>
          <w:lang w:val="en-GB" w:eastAsia="en-US"/>
        </w:rPr>
        <w:fldChar w:fldCharType="begin" w:fldLock="1"/>
      </w:r>
      <w:ins w:id="4923" w:author="Robin Matthews" w:date="2021-06-16T18:26:00Z">
        <w:r w:rsidR="00263E2D">
          <w:rPr>
            <w:lang w:val="en-GB" w:eastAsia="en-US"/>
          </w:rPr>
          <w:instrText>ADDIN CSL_CITATION { "citationItems" : [ { "id" : "ITEM-1", "itemData" : { "DOI" : "10.1126/science.aao6379", "ISSN" : "0036-8075", "abstract" : "Climate change projections to the year 2100 may miss physical-biogeochemical feedbacks that emerge later from the cumulative effects of climate warming. In a coupled climate simulation to the year 2300, the westerly winds strengthen and shift poleward, surface waters warm, and sea ice disappears, leading to intense nutrient trapping in the Southern Ocean. The trapping drives a global-scale nutrient redistribution, with net transfer to the deep ocean. Ensuing surface nutrient reductions north of 30\u00b0S drive steady declines in primary production and carbon export (decreases of 24 and 41%, respectively, by 2300). Potential fishery yields, constrained by lower\u2013trophic-level productivity, decrease by more than 20% globally and by nearly 60% in the North Atlantic. Continued high levels of greenhouse gas emissions could suppress marine biological productivity for a millennium.", "author" : [ { "dropping-particle" : "", "family" : "Moore", "given" : "J. Keith", "non-dropping-particle" : "", "parse-names" : false, "suffix" : "" }, { "dropping-particle" : "", "family" : "Fu", "given" : "Weiwei", "non-dropping-particle" : "", "parse-names" : false, "suffix" : "" }, { "dropping-particle" : "", "family" : "Primeau", "given" : "Francois", "non-dropping-particle" : "", "parse-names" : false, "suffix" : "" }, { "dropping-particle" : "", "family" : "Britten", "given" : "Gregory L.", "non-dropping-particle" : "", "parse-names" : false, "suffix" : "" }, { "dropping-particle" : "", "family" : "Lindsay", "given" : "Keith", "non-dropping-particle" : "", "parse-names" : false, "suffix" : "" }, { "dropping-particle" : "", "family" : "Long", "given" : "Matthew", "non-dropping-particle" : "", "parse-names" : false, "suffix" : "" }, { "dropping-particle" : "", "family" : "Doney", "given" : "Scott C.", "non-dropping-particle" : "", "parse-names" : false, "suffix" : "" }, { "dropping-particle" : "", "family" : "Mahowald", "given" : "Natalie", "non-dropping-particle" : "", "parse-names" : false, "suffix" : "" }, { "dropping-particle" : "", "family" : "Hoffman", "given" : "Forrest", "non-dropping-particle" : "", "parse-names" : false, "suffix" : "" }, { "dropping-particle" : "", "family" : "Randerson", "given" : "James T.", "non-dropping-particle" : "", "parse-names" : false, "suffix" : "" } ], "container-title" : "Science", "id" : "ITEM-1", "issue" : "6380", "issued" : { "date-parts" : [ [ "2018", "3", "9" ] ] }, "page" : "1139-1143", "title" : "Sustained climate warming drives declining marine biological productivity", "translator" : [ { "dropping-particle" : "", "family" : "K4647", "given" : "", "non-dropping-particle" : "", "parse-names" : false, "suffix" : "" } ], "type" : "article-journal", "volume" : "359" }, "uris" : [ "http://www.mendeley.com/documents/?uuid=f73d9216-5860-4494-9f3d-5d098474f84d" ] } ], "mendeley" : { "formattedCitation" : "(Moore et al., 2018b)", "manualFormatting" : "J.K. Moore et al. (2018)", "plainTextFormattedCitation" : "(Moore et al., 2018b)", "previouslyFormattedCitation" : "(Moore et al., 2018b)" }, "properties" : { "noteIndex" : 0 }, "schema" : "https://github.com/citation-style-language/schema/raw/master/csl-citation.json" }</w:instrText>
        </w:r>
      </w:ins>
      <w:del w:id="4924" w:author="Robin Matthews" w:date="2021-06-16T18:26:00Z">
        <w:r w:rsidR="00615634" w:rsidDel="00263E2D">
          <w:rPr>
            <w:lang w:val="en-GB" w:eastAsia="en-US"/>
          </w:rPr>
          <w:delInstrText>ADDIN CSL_CITATION { "citationItems" : [ { "id" : "ITEM-1", "itemData" : { "DOI" : "10.1126/science.aao6379", "ISSN" : "0036-8075", "abstract" : "Climate change projections to the year 2100 may miss physical-biogeochemical feedbacks that emerge later from the cumulative effects of climate warming. In a coupled climate simulation to the year 2300, the westerly winds strengthen and shift poleward, surface waters warm, and sea ice disappears, leading to intense nutrient trapping in the Southern Ocean. The trapping drives a global-scale nutrient redistribution, with net transfer to the deep ocean. Ensuing surface nutrient reductions north of 30\u00b0S drive steady declines in primary production and carbon export (decreases of 24 and 41%, respectively, by 2300). Potential fishery yields, constrained by lower\u2013trophic-level productivity, decrease by more than 20% globally and by nearly 60% in the North Atlantic. Continued high levels of greenhouse gas emissions could suppress marine biological productivity for a millennium.", "author" : [ { "dropping-particle" : "", "family" : "Moore", "given" : "J. Keith", "non-dropping-particle" : "", "parse-names" : false, "suffix" : "" }, { "dropping-particle" : "", "family" : "Fu", "given" : "Weiwei", "non-dropping-particle" : "", "parse-names" : false, "suffix" : "" }, { "dropping-particle" : "", "family" : "Primeau", "given" : "Francois", "non-dropping-particle" : "", "parse-names" : false, "suffix" : "" }, { "dropping-particle" : "", "family" : "Britten", "given" : "Gregory L.", "non-dropping-particle" : "", "parse-names" : false, "suffix" : "" }, { "dropping-particle" : "", "family" : "Lindsay", "given" : "Keith", "non-dropping-particle" : "", "parse-names" : false, "suffix" : "" }, { "dropping-particle" : "", "family" : "Long", "given" : "Matthew", "non-dropping-particle" : "", "parse-names" : false, "suffix" : "" }, { "dropping-particle" : "", "family" : "Doney", "given" : "Scott C.", "non-dropping-particle" : "", "parse-names" : false, "suffix" : "" }, { "dropping-particle" : "", "family" : "Mahowald", "given" : "Natalie", "non-dropping-particle" : "", "parse-names" : false, "suffix" : "" }, { "dropping-particle" : "", "family" : "Hoffman", "given" : "Forrest", "non-dropping-particle" : "", "parse-names" : false, "suffix" : "" }, { "dropping-particle" : "", "family" : "Randerson", "given" : "James T.", "non-dropping-particle" : "", "parse-names" : false, "suffix" : "" } ], "container-title" : "Science", "id" : "ITEM-1", "issue" : "6380", "issued" : { "date-parts" : [ [ "2018", "3", "9" ] ] }, "page" : "1139-1143", "title" : "Sustained climate warming drives declining marine biological productivity", "translator" : [ { "dropping-particle" : "", "family" : "K4647", "given" : "", "non-dropping-particle" : "", "parse-names" : false, "suffix" : "" } ], "type" : "article-journal", "volume" : "359" }, "uris" : [ "http://www.mendeley.com/documents/?uuid=f73d9216-5860-4494-9f3d-5d098474f84d" ] } ], "mendeley" : { "formattedCitation" : "(Moore et al., 2018b)", "manualFormatting" : "Moore et al., (2018)", "plainTextFormattedCitation" : "(Moore et al., 2018b)", "previouslyFormattedCitation" : "(Moore et al., 2018b)" }, "properties" : { "noteIndex" : 0 }, "schema" : "https://github.com/citation-style-language/schema/raw/master/csl-citation.json" }</w:delInstrText>
        </w:r>
      </w:del>
      <w:r w:rsidRPr="003862D0">
        <w:rPr>
          <w:lang w:val="en-GB" w:eastAsia="en-US"/>
        </w:rPr>
        <w:fldChar w:fldCharType="separate"/>
      </w:r>
      <w:del w:id="4925" w:author="Robin Matthews" w:date="2021-06-16T18:26:00Z">
        <w:r w:rsidR="00016735" w:rsidDel="00263E2D">
          <w:rPr>
            <w:noProof/>
            <w:lang w:val="en-GB" w:eastAsia="en-US"/>
          </w:rPr>
          <w:delText>M</w:delText>
        </w:r>
      </w:del>
      <w:ins w:id="4926" w:author="Robin Matthews" w:date="2021-06-16T18:26:00Z">
        <w:r w:rsidR="00263E2D">
          <w:rPr>
            <w:noProof/>
            <w:lang w:val="en-GB" w:eastAsia="en-US"/>
          </w:rPr>
          <w:t>J.K. M</w:t>
        </w:r>
      </w:ins>
      <w:r w:rsidR="00016735">
        <w:rPr>
          <w:noProof/>
          <w:lang w:val="en-GB" w:eastAsia="en-US"/>
        </w:rPr>
        <w:t>oore et al.</w:t>
      </w:r>
      <w:ins w:id="4927" w:author="Robin Matthews" w:date="2021-06-16T18:26:00Z">
        <w:r w:rsidR="00263E2D">
          <w:rPr>
            <w:noProof/>
            <w:lang w:val="en-GB" w:eastAsia="en-US"/>
          </w:rPr>
          <w:t xml:space="preserve"> </w:t>
        </w:r>
      </w:ins>
      <w:del w:id="4928" w:author="Robin Matthews" w:date="2021-06-16T18:26:00Z">
        <w:r w:rsidR="00016735" w:rsidDel="00263E2D">
          <w:rPr>
            <w:noProof/>
            <w:lang w:val="en-GB" w:eastAsia="en-US"/>
          </w:rPr>
          <w:delText xml:space="preserve">, </w:delText>
        </w:r>
      </w:del>
      <w:r w:rsidR="00016735">
        <w:rPr>
          <w:noProof/>
          <w:lang w:val="en-GB" w:eastAsia="en-US"/>
        </w:rPr>
        <w:t>(2018)</w:t>
      </w:r>
      <w:r w:rsidRPr="003862D0">
        <w:rPr>
          <w:lang w:val="en-GB" w:eastAsia="en-US"/>
        </w:rPr>
        <w:fldChar w:fldCharType="end"/>
      </w:r>
      <w:commentRangeEnd w:id="4922"/>
      <w:r w:rsidR="00016735">
        <w:rPr>
          <w:rStyle w:val="CommentReference"/>
        </w:rPr>
        <w:commentReference w:id="4922"/>
      </w:r>
      <w:r w:rsidRPr="003862D0">
        <w:rPr>
          <w:lang w:val="en-GB" w:eastAsia="en-US"/>
        </w:rPr>
        <w:t xml:space="preserve"> show how changes in Southern Ocean winds affect nutrients and marine productivity well beyond 2300. </w:t>
      </w:r>
      <w:r w:rsidRPr="003862D0">
        <w:rPr>
          <w:lang w:val="en-GB" w:eastAsia="en-US"/>
        </w:rPr>
        <w:fldChar w:fldCharType="begin" w:fldLock="1"/>
      </w:r>
      <w:r w:rsidR="00615634">
        <w:rPr>
          <w:lang w:val="en-GB" w:eastAsia="en-US"/>
        </w:rPr>
        <w:instrText>ADDIN CSL_CITATION { "citationItems" : [ { "id" : "ITEM-1", "itemData" : { "DOI" : "10.1038/nclimate2923", "ISBN" : "1758-6798", "ISSN" : "17586798", "PMID" : "1780952935", "abstract" : "Most of the policy debate surrounding the actions needed to mitigate and adapt to anthropogenic climate change has been framed by observations of the past 150 years as well as climate and sea-level projections for the twenty-first century. The focus on this 250-year window, however, obscures some of the most profound problems associated with climate change. Here, we argue that the twentieth and twenty-first centuries, a period during which the overwhelming majority of human-caused carbon emissions are likely to occur, need to be placed into a long-term context that includes the past 20 millennia, when the last Ice Age ended and human civilization developed, and the next ten millennia, over which time the projected impacts of anthropogenic climate change will grow and persist. This long-term perspective illustrates that policy decisions made in the next few years to decades will have profound impacts on global climate, ecosystems and human societies \u2014 not just for this century, but for the next ten millennia and beyond.",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Kasper", "non-dropping-particle" : "", "parse-names" : false, "suffix" : "" } ], "container-title" : "Nature Climate Change", "id" : "ITEM-1", "issued" : { "date-parts" : [ [ "2016", "2", "8" ] ] }, "page" : "360-369", "publisher" : "Nature Publishing Group, a division of Macmillan Publishers Limited. All Rights Reserved.", "title" : "Consequences of twenty-first-century policy for multi-millennial climate and sea-level change", "translator" : [ { "dropping-particle" : "", "family" : "K4013", "given" : "", "non-dropping-particle" : "", "parse-names" : false, "suffix" : "" } ], "type" : "article-journal", "volume" : "6" }, "uris" : [ "http://www.mendeley.com/documents/?uuid=0fe25bab-cf17-4257-97dd-77b76f202cca" ] } ], "mendeley" : { "formattedCitation" : "(Clark et al., 2016)", "manualFormatting" : "Clark et al. (2016)", "plainTextFormattedCitation" : "(Clark et al., 2016)", "previouslyFormattedCitation" : "(Clark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Clark et al. (2016)</w:t>
      </w:r>
      <w:r w:rsidRPr="003862D0">
        <w:rPr>
          <w:lang w:val="en-GB" w:eastAsia="en-US"/>
        </w:rPr>
        <w:fldChar w:fldCharType="end"/>
      </w:r>
      <w:r w:rsidRPr="003862D0">
        <w:rPr>
          <w:lang w:val="en-GB" w:eastAsia="en-US"/>
        </w:rPr>
        <w:t xml:space="preserve"> show that physical and biogeochemical impacts of 21st century emissions have a potential committed legacy of at least 10,000 years. </w:t>
      </w:r>
    </w:p>
    <w:p w14:paraId="16A9BA91" w14:textId="77777777" w:rsidR="005D5F52" w:rsidRPr="003862D0" w:rsidRDefault="005D5F52" w:rsidP="005D5F52">
      <w:pPr>
        <w:pStyle w:val="AR6BodyText"/>
        <w:rPr>
          <w:b/>
          <w:lang w:val="en-GB"/>
        </w:rPr>
      </w:pPr>
    </w:p>
    <w:p w14:paraId="6E47C545" w14:textId="77777777" w:rsidR="00AD6CC8" w:rsidRPr="003862D0" w:rsidRDefault="00AD6CC8" w:rsidP="005D5F52">
      <w:pPr>
        <w:pStyle w:val="AR6BodyText"/>
        <w:rPr>
          <w:b/>
          <w:lang w:val="en-GB"/>
        </w:rPr>
      </w:pPr>
    </w:p>
    <w:p w14:paraId="08671450" w14:textId="784F77E3" w:rsidR="005D5F52" w:rsidRPr="003862D0" w:rsidRDefault="005D5F52" w:rsidP="005D5F52">
      <w:pPr>
        <w:pStyle w:val="AR6BodyText"/>
        <w:rPr>
          <w:b/>
          <w:color w:val="000000"/>
          <w:lang w:val="en-GB"/>
        </w:rPr>
      </w:pPr>
      <w:r w:rsidRPr="003862D0">
        <w:rPr>
          <w:b/>
          <w:color w:val="000000"/>
          <w:lang w:val="en-GB"/>
        </w:rPr>
        <w:t>[START FIGURE 4.</w:t>
      </w:r>
      <w:r w:rsidR="003C0DF2" w:rsidRPr="003862D0">
        <w:rPr>
          <w:b/>
          <w:color w:val="000000"/>
          <w:lang w:val="en-GB"/>
        </w:rPr>
        <w:t xml:space="preserve">40 </w:t>
      </w:r>
      <w:r w:rsidRPr="003862D0">
        <w:rPr>
          <w:b/>
          <w:color w:val="000000"/>
          <w:lang w:val="en-GB"/>
        </w:rPr>
        <w:t>HERE]</w:t>
      </w:r>
    </w:p>
    <w:p w14:paraId="39E6BB16" w14:textId="5203BD09" w:rsidR="005D5F52" w:rsidRPr="003862D0" w:rsidRDefault="005D5F52" w:rsidP="005D5F52">
      <w:pPr>
        <w:pStyle w:val="AR6BodyText"/>
        <w:rPr>
          <w:b/>
          <w:lang w:val="en-GB"/>
        </w:rPr>
      </w:pPr>
    </w:p>
    <w:p w14:paraId="63A3FB0E" w14:textId="72C1304E" w:rsidR="005D5F52" w:rsidRPr="003862D0" w:rsidRDefault="005D5F52" w:rsidP="005D5F52">
      <w:pPr>
        <w:pStyle w:val="AR6Chap4Figure"/>
        <w:rPr>
          <w:lang w:val="en-GB"/>
        </w:rPr>
      </w:pPr>
      <w:bookmarkStart w:id="4929" w:name="_Ref526851671"/>
      <w:bookmarkStart w:id="4930" w:name="_Ref520205560"/>
      <w:bookmarkStart w:id="4931" w:name="_Ref29398640"/>
      <w:bookmarkStart w:id="4932" w:name="_Ref29570668"/>
      <w:bookmarkStart w:id="4933" w:name="_Ref65508709"/>
      <w:bookmarkStart w:id="4934" w:name="_Ref56758156"/>
      <w:r w:rsidRPr="003862D0">
        <w:rPr>
          <w:b/>
          <w:bCs/>
          <w:color w:val="000000" w:themeColor="text1"/>
          <w:lang w:val="en-GB" w:eastAsia="en-US"/>
        </w:rPr>
        <w:t xml:space="preserve">Simulated climate changes up to 2300 under the </w:t>
      </w:r>
      <w:r w:rsidR="002E053E" w:rsidRPr="003862D0">
        <w:rPr>
          <w:b/>
          <w:bCs/>
          <w:color w:val="000000" w:themeColor="text1"/>
          <w:lang w:val="en-GB" w:eastAsia="en-US"/>
        </w:rPr>
        <w:t>e</w:t>
      </w:r>
      <w:r w:rsidRPr="003862D0">
        <w:rPr>
          <w:b/>
          <w:bCs/>
          <w:color w:val="000000" w:themeColor="text1"/>
          <w:lang w:val="en-GB" w:eastAsia="en-US"/>
        </w:rPr>
        <w:t>xtended SSP scenarios.</w:t>
      </w:r>
      <w:r w:rsidRPr="003862D0">
        <w:rPr>
          <w:lang w:val="en-GB" w:eastAsia="en-US"/>
        </w:rPr>
        <w:t xml:space="preserve"> </w:t>
      </w:r>
      <w:r w:rsidR="00AC7B0A" w:rsidRPr="003862D0">
        <w:rPr>
          <w:lang w:val="en-GB" w:eastAsia="en-US"/>
        </w:rPr>
        <w:t xml:space="preserve">Displayed are </w:t>
      </w:r>
      <w:r w:rsidRPr="003862D0">
        <w:rPr>
          <w:lang w:val="en-GB" w:eastAsia="en-US"/>
        </w:rPr>
        <w:t xml:space="preserve">(a) projected GSAT change, relative to </w:t>
      </w:r>
      <w:r w:rsidR="00327F6B" w:rsidRPr="003862D0">
        <w:rPr>
          <w:lang w:val="en-GB" w:eastAsia="en-US"/>
        </w:rPr>
        <w:t>1850–1900</w:t>
      </w:r>
      <w:r w:rsidRPr="003862D0">
        <w:rPr>
          <w:lang w:val="en-GB" w:eastAsia="en-US"/>
        </w:rPr>
        <w:t>, from CMIP6 models (individual lines) and MAGICC7 (shaded plumes)</w:t>
      </w:r>
      <w:r w:rsidR="00AC7B0A" w:rsidRPr="003862D0">
        <w:rPr>
          <w:lang w:val="en-GB" w:eastAsia="en-US"/>
        </w:rPr>
        <w:t xml:space="preserve">, </w:t>
      </w:r>
      <w:r w:rsidRPr="003862D0">
        <w:rPr>
          <w:lang w:val="en-GB" w:eastAsia="en-US"/>
        </w:rPr>
        <w:t xml:space="preserve">(b) as </w:t>
      </w:r>
      <w:r w:rsidR="00BD15A7" w:rsidRPr="003862D0">
        <w:rPr>
          <w:lang w:val="en-GB" w:eastAsia="en-US"/>
        </w:rPr>
        <w:t>(a)</w:t>
      </w:r>
      <w:r w:rsidRPr="003862D0">
        <w:rPr>
          <w:lang w:val="en-GB" w:eastAsia="en-US"/>
        </w:rPr>
        <w:t xml:space="preserve"> but zoomed in to show low</w:t>
      </w:r>
      <w:r w:rsidR="002E053E" w:rsidRPr="003862D0">
        <w:rPr>
          <w:lang w:val="en-GB" w:eastAsia="en-US"/>
        </w:rPr>
        <w:t>-emission</w:t>
      </w:r>
      <w:r w:rsidRPr="003862D0">
        <w:rPr>
          <w:lang w:val="en-GB" w:eastAsia="en-US"/>
        </w:rPr>
        <w:t xml:space="preserve"> scenarios</w:t>
      </w:r>
      <w:r w:rsidR="00AC7B0A" w:rsidRPr="003862D0">
        <w:rPr>
          <w:lang w:val="en-GB" w:eastAsia="en-US"/>
        </w:rPr>
        <w:t>,</w:t>
      </w:r>
      <w:r w:rsidRPr="003862D0">
        <w:rPr>
          <w:lang w:val="en-GB" w:eastAsia="en-US"/>
        </w:rPr>
        <w:t xml:space="preserve"> (c) global land precipitation change</w:t>
      </w:r>
      <w:r w:rsidR="00AC7B0A" w:rsidRPr="003862D0">
        <w:rPr>
          <w:lang w:val="en-GB" w:eastAsia="en-US"/>
        </w:rPr>
        <w:t>, and</w:t>
      </w:r>
      <w:r w:rsidRPr="003862D0">
        <w:rPr>
          <w:lang w:val="en-GB" w:eastAsia="en-US"/>
        </w:rPr>
        <w:t xml:space="preserve"> (d) September Arctic sea-ice area</w:t>
      </w:r>
      <w:bookmarkEnd w:id="4929"/>
      <w:bookmarkEnd w:id="4930"/>
      <w:bookmarkEnd w:id="4931"/>
      <w:bookmarkEnd w:id="4932"/>
      <w:r w:rsidRPr="003862D0">
        <w:rPr>
          <w:lang w:val="en-GB" w:eastAsia="en-US"/>
        </w:rPr>
        <w:t>.</w:t>
      </w:r>
      <w:bookmarkEnd w:id="4933"/>
      <w:r w:rsidRPr="003862D0">
        <w:rPr>
          <w:lang w:val="en-GB" w:eastAsia="en-US"/>
        </w:rPr>
        <w:t xml:space="preserve"> </w:t>
      </w:r>
      <w:bookmarkEnd w:id="4934"/>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24E32D8A" w14:textId="77777777" w:rsidR="005D5F52" w:rsidRPr="003862D0" w:rsidRDefault="005D5F52" w:rsidP="005D5F52">
      <w:pPr>
        <w:pStyle w:val="AR6BodyText"/>
        <w:rPr>
          <w:b/>
          <w:lang w:val="en-GB"/>
        </w:rPr>
      </w:pPr>
    </w:p>
    <w:p w14:paraId="3A56DEBA" w14:textId="1BB7394B" w:rsidR="005D5F52" w:rsidRPr="003862D0" w:rsidRDefault="005D5F52" w:rsidP="005D5F52">
      <w:pPr>
        <w:pStyle w:val="AR6BodyText"/>
        <w:rPr>
          <w:b/>
          <w:color w:val="000000"/>
          <w:lang w:val="en-GB"/>
        </w:rPr>
      </w:pPr>
      <w:r w:rsidRPr="003862D0">
        <w:rPr>
          <w:b/>
          <w:color w:val="000000"/>
          <w:lang w:val="en-GB"/>
        </w:rPr>
        <w:t>[END FIGURE 4.</w:t>
      </w:r>
      <w:r w:rsidR="003C0DF2" w:rsidRPr="003862D0">
        <w:rPr>
          <w:b/>
          <w:color w:val="000000"/>
          <w:lang w:val="en-GB"/>
        </w:rPr>
        <w:t xml:space="preserve">40 </w:t>
      </w:r>
      <w:r w:rsidRPr="003862D0">
        <w:rPr>
          <w:b/>
          <w:color w:val="000000"/>
          <w:lang w:val="en-GB"/>
        </w:rPr>
        <w:t>HERE]</w:t>
      </w:r>
    </w:p>
    <w:p w14:paraId="31AB4603" w14:textId="77777777" w:rsidR="005D5F52" w:rsidRPr="003862D0" w:rsidRDefault="005D5F52" w:rsidP="005D5F52">
      <w:pPr>
        <w:pStyle w:val="AR6BodyText"/>
        <w:rPr>
          <w:b/>
          <w:lang w:val="en-GB"/>
        </w:rPr>
      </w:pPr>
    </w:p>
    <w:p w14:paraId="12A99CA9" w14:textId="77777777" w:rsidR="005D5F52" w:rsidRPr="003862D0" w:rsidRDefault="005D5F52" w:rsidP="005D5F52">
      <w:pPr>
        <w:pStyle w:val="AR6BodyText"/>
        <w:rPr>
          <w:b/>
          <w:lang w:val="en-GB"/>
        </w:rPr>
      </w:pPr>
    </w:p>
    <w:p w14:paraId="628CEBE9" w14:textId="25E4816A" w:rsidR="005D5F52" w:rsidRPr="003862D0" w:rsidRDefault="005D5F52" w:rsidP="005D5F52">
      <w:pPr>
        <w:pStyle w:val="AR6Chap4Level441111"/>
        <w:rPr>
          <w:lang w:val="en-GB"/>
        </w:rPr>
      </w:pPr>
      <w:bookmarkStart w:id="4935" w:name="_Toc5778522"/>
      <w:bookmarkStart w:id="4936" w:name="_Toc33523326"/>
      <w:bookmarkStart w:id="4937" w:name="_Ref56758148"/>
      <w:bookmarkStart w:id="4938" w:name="_Toc57156902"/>
      <w:bookmarkStart w:id="4939" w:name="_Toc66037174"/>
      <w:bookmarkStart w:id="4940" w:name="_Toc66099792"/>
      <w:bookmarkStart w:id="4941" w:name="_Toc69752552"/>
      <w:r w:rsidRPr="003862D0">
        <w:rPr>
          <w:lang w:val="en-GB"/>
        </w:rPr>
        <w:lastRenderedPageBreak/>
        <w:t xml:space="preserve">Global </w:t>
      </w:r>
      <w:del w:id="4942" w:author="Ian Blenkinsop" w:date="2021-07-27T16:28:00Z">
        <w:r w:rsidRPr="003862D0" w:rsidDel="00890DDA">
          <w:rPr>
            <w:lang w:val="en-GB"/>
          </w:rPr>
          <w:delText xml:space="preserve">Surface </w:delText>
        </w:r>
      </w:del>
      <w:ins w:id="4943" w:author="Ian Blenkinsop" w:date="2021-07-27T16:28:00Z">
        <w:r w:rsidR="00890DDA">
          <w:rPr>
            <w:lang w:val="en-GB"/>
          </w:rPr>
          <w:t>s</w:t>
        </w:r>
        <w:r w:rsidR="00890DDA" w:rsidRPr="003862D0">
          <w:rPr>
            <w:lang w:val="en-GB"/>
          </w:rPr>
          <w:t xml:space="preserve">urface </w:t>
        </w:r>
      </w:ins>
      <w:del w:id="4944" w:author="Ian Blenkinsop" w:date="2021-07-27T16:28:00Z">
        <w:r w:rsidRPr="003862D0" w:rsidDel="00890DDA">
          <w:rPr>
            <w:lang w:val="en-GB"/>
          </w:rPr>
          <w:delText xml:space="preserve">Air </w:delText>
        </w:r>
      </w:del>
      <w:ins w:id="4945" w:author="Ian Blenkinsop" w:date="2021-07-27T16:28:00Z">
        <w:r w:rsidR="00890DDA">
          <w:rPr>
            <w:lang w:val="en-GB"/>
          </w:rPr>
          <w:t>a</w:t>
        </w:r>
        <w:r w:rsidR="00890DDA" w:rsidRPr="003862D0">
          <w:rPr>
            <w:lang w:val="en-GB"/>
          </w:rPr>
          <w:t xml:space="preserve">ir </w:t>
        </w:r>
      </w:ins>
      <w:del w:id="4946" w:author="Ian Blenkinsop" w:date="2021-07-27T16:28:00Z">
        <w:r w:rsidRPr="003862D0" w:rsidDel="00890DDA">
          <w:rPr>
            <w:lang w:val="en-GB"/>
          </w:rPr>
          <w:delText>Temperature</w:delText>
        </w:r>
        <w:bookmarkStart w:id="4947" w:name="_Toc528252770"/>
        <w:bookmarkEnd w:id="4935"/>
        <w:bookmarkEnd w:id="4936"/>
        <w:bookmarkEnd w:id="4937"/>
        <w:bookmarkEnd w:id="4938"/>
        <w:bookmarkEnd w:id="4939"/>
        <w:bookmarkEnd w:id="4940"/>
        <w:bookmarkEnd w:id="4941"/>
        <w:r w:rsidRPr="003862D0" w:rsidDel="00890DDA">
          <w:rPr>
            <w:lang w:val="en-GB"/>
          </w:rPr>
          <w:delText xml:space="preserve"> </w:delText>
        </w:r>
      </w:del>
      <w:bookmarkStart w:id="4948" w:name="_Hlk53414866"/>
      <w:bookmarkEnd w:id="4947"/>
      <w:ins w:id="4949" w:author="Ian Blenkinsop" w:date="2021-07-27T16:28:00Z">
        <w:r w:rsidR="00890DDA">
          <w:rPr>
            <w:lang w:val="en-GB"/>
          </w:rPr>
          <w:t>t</w:t>
        </w:r>
        <w:r w:rsidR="00890DDA" w:rsidRPr="003862D0">
          <w:rPr>
            <w:lang w:val="en-GB"/>
          </w:rPr>
          <w:t xml:space="preserve">emperature </w:t>
        </w:r>
      </w:ins>
    </w:p>
    <w:p w14:paraId="53434055" w14:textId="32D9D130" w:rsidR="005D5F52" w:rsidRPr="003862D0" w:rsidRDefault="005D5F52" w:rsidP="005D5F52">
      <w:pPr>
        <w:pStyle w:val="AR6BodyText"/>
        <w:rPr>
          <w:lang w:val="en-GB" w:eastAsia="en-US"/>
        </w:rPr>
      </w:pPr>
      <w:r w:rsidRPr="003862D0">
        <w:rPr>
          <w:lang w:val="en-GB"/>
        </w:rPr>
        <w:t>Both CMIP6 and CMIP5 results show that global temperature beyond 2100 is strongly dependent on scenario, and the difference in GSAT projections between high</w:t>
      </w:r>
      <w:r w:rsidR="008E58EE" w:rsidRPr="003862D0">
        <w:rPr>
          <w:lang w:val="en-GB"/>
        </w:rPr>
        <w:t>-</w:t>
      </w:r>
      <w:r w:rsidRPr="003862D0">
        <w:rPr>
          <w:lang w:val="en-GB"/>
        </w:rPr>
        <w:t xml:space="preserve"> and low</w:t>
      </w:r>
      <w:r w:rsidR="008E58EE" w:rsidRPr="003862D0">
        <w:rPr>
          <w:lang w:val="en-GB"/>
        </w:rPr>
        <w:t>-</w:t>
      </w:r>
      <w:r w:rsidR="005B1017" w:rsidRPr="003862D0">
        <w:rPr>
          <w:lang w:val="en-GB"/>
        </w:rPr>
        <w:t>emission</w:t>
      </w:r>
      <w:ins w:id="4950" w:author="Sara M Tuson" w:date="2021-07-21T07:45:00Z">
        <w:r w:rsidR="00657038">
          <w:rPr>
            <w:lang w:val="en-GB"/>
          </w:rPr>
          <w:t>s</w:t>
        </w:r>
      </w:ins>
      <w:r w:rsidR="005B1017" w:rsidRPr="003862D0">
        <w:rPr>
          <w:lang w:val="en-GB"/>
        </w:rPr>
        <w:t xml:space="preserve"> scenario</w:t>
      </w:r>
      <w:r w:rsidRPr="003862D0">
        <w:rPr>
          <w:lang w:val="en-GB"/>
        </w:rPr>
        <w:t>s continues to increase (</w:t>
      </w:r>
      <w:r w:rsidRPr="003862D0">
        <w:rPr>
          <w:i/>
          <w:iCs/>
          <w:lang w:val="en-GB"/>
        </w:rPr>
        <w:t>high confidence</w:t>
      </w:r>
      <w:r w:rsidRPr="003862D0">
        <w:rPr>
          <w:lang w:val="en-GB"/>
        </w:rPr>
        <w:t xml:space="preserve">). Under the extended RCP2.6 </w:t>
      </w:r>
      <w:del w:id="4951" w:author="Robin Matthews" w:date="2021-06-16T18:26:00Z">
        <w:r w:rsidRPr="003862D0" w:rsidDel="00263E2D">
          <w:rPr>
            <w:lang w:val="en-GB"/>
          </w:rPr>
          <w:delText>(</w:delText>
        </w:r>
      </w:del>
      <w:commentRangeStart w:id="4952"/>
      <w:r w:rsidRPr="003862D0">
        <w:rPr>
          <w:lang w:val="en-GB"/>
        </w:rPr>
        <w:fldChar w:fldCharType="begin" w:fldLock="1"/>
      </w:r>
      <w:ins w:id="4953" w:author="Robin Matthews" w:date="2021-06-16T18:26:00Z">
        <w:r w:rsidR="00263E2D">
          <w:rPr>
            <w:lang w:val="en-GB"/>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instrText>
        </w:r>
      </w:ins>
      <w:del w:id="4954" w:author="Robin Matthews" w:date="2021-06-16T18:26:00Z">
        <w:r w:rsidR="00615634" w:rsidDel="00263E2D">
          <w:rPr>
            <w:lang w:val="en-GB"/>
          </w:rPr>
          <w:del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delInstrText>
        </w:r>
      </w:del>
      <w:r w:rsidRPr="003862D0">
        <w:rPr>
          <w:lang w:val="en-GB"/>
        </w:rPr>
        <w:fldChar w:fldCharType="separate"/>
      </w:r>
      <w:del w:id="4955" w:author="Robin Matthews" w:date="2021-06-16T18:26:00Z">
        <w:r w:rsidR="00016735" w:rsidDel="00263E2D">
          <w:rPr>
            <w:noProof/>
            <w:lang w:val="en-GB"/>
          </w:rPr>
          <w:delText>C</w:delText>
        </w:r>
      </w:del>
      <w:ins w:id="4956" w:author="Robin Matthews" w:date="2021-06-16T18:26:00Z">
        <w:r w:rsidR="00263E2D">
          <w:rPr>
            <w:noProof/>
            <w:lang w:val="en-GB"/>
          </w:rPr>
          <w:t>(C</w:t>
        </w:r>
      </w:ins>
      <w:r w:rsidR="00016735">
        <w:rPr>
          <w:noProof/>
          <w:lang w:val="en-GB"/>
        </w:rPr>
        <w:t>aesar et al., 2013)</w:t>
      </w:r>
      <w:r w:rsidRPr="003862D0">
        <w:rPr>
          <w:lang w:val="en-GB"/>
        </w:rPr>
        <w:fldChar w:fldCharType="end"/>
      </w:r>
      <w:commentRangeEnd w:id="4952"/>
      <w:r w:rsidR="00016735">
        <w:rPr>
          <w:rStyle w:val="CommentReference"/>
        </w:rPr>
        <w:commentReference w:id="4952"/>
      </w:r>
      <w:r w:rsidRPr="003862D0">
        <w:rPr>
          <w:lang w:val="en-GB"/>
        </w:rPr>
        <w:t xml:space="preserve"> and SSP1-2.6 scenarios, where CO</w:t>
      </w:r>
      <w:r w:rsidRPr="003862D0">
        <w:rPr>
          <w:vertAlign w:val="subscript"/>
          <w:lang w:val="en-GB"/>
        </w:rPr>
        <w:t>2</w:t>
      </w:r>
      <w:r w:rsidRPr="003862D0">
        <w:rPr>
          <w:lang w:val="en-GB"/>
        </w:rPr>
        <w:t xml:space="preserve"> concentration and radiative forcing continue to decline beyond 2100, GSAT </w:t>
      </w:r>
      <w:del w:id="4957" w:author="Ian Blenkinsop" w:date="2021-07-27T18:14:00Z">
        <w:r w:rsidRPr="003862D0" w:rsidDel="009817E3">
          <w:rPr>
            <w:lang w:val="en-GB"/>
          </w:rPr>
          <w:delText xml:space="preserve">stabilises </w:delText>
        </w:r>
      </w:del>
      <w:ins w:id="4958" w:author="Ian Blenkinsop" w:date="2021-07-27T18:14:00Z">
        <w:r w:rsidR="009817E3" w:rsidRPr="003862D0">
          <w:rPr>
            <w:lang w:val="en-GB"/>
          </w:rPr>
          <w:t>stabili</w:t>
        </w:r>
        <w:r w:rsidR="009817E3">
          <w:rPr>
            <w:lang w:val="en-GB"/>
          </w:rPr>
          <w:t>z</w:t>
        </w:r>
        <w:r w:rsidR="009817E3" w:rsidRPr="003862D0">
          <w:rPr>
            <w:lang w:val="en-GB"/>
          </w:rPr>
          <w:t xml:space="preserve">es </w:t>
        </w:r>
      </w:ins>
      <w:r w:rsidRPr="003862D0">
        <w:rPr>
          <w:lang w:val="en-GB"/>
        </w:rPr>
        <w:t>during the 21st century before decreasing and remaining below 2°C until 2300</w:t>
      </w:r>
      <w:ins w:id="4959" w:author="Sara M Tuson" w:date="2021-07-21T07:47:00Z">
        <w:r w:rsidR="00657038">
          <w:rPr>
            <w:lang w:val="en-GB"/>
          </w:rPr>
          <w:t>,</w:t>
        </w:r>
      </w:ins>
      <w:r w:rsidRPr="003862D0">
        <w:rPr>
          <w:lang w:val="en-GB"/>
        </w:rPr>
        <w:t xml:space="preserve"> except in some of the very high climate-sensitivity ESMs</w:t>
      </w:r>
      <w:r w:rsidR="008E58EE" w:rsidRPr="003862D0">
        <w:rPr>
          <w:lang w:val="en-GB"/>
        </w:rPr>
        <w:t>,</w:t>
      </w:r>
      <w:r w:rsidRPr="003862D0">
        <w:rPr>
          <w:lang w:val="en-GB"/>
        </w:rPr>
        <w:t xml:space="preserve"> which project GSAT to stay above 2°C by 2300 (</w:t>
      </w:r>
      <w:r w:rsidR="00FA6D4F" w:rsidRPr="003862D0">
        <w:rPr>
          <w:lang w:val="en-GB"/>
        </w:rPr>
        <w:t>Figure 4.40</w:t>
      </w:r>
      <w:r w:rsidRPr="003862D0">
        <w:rPr>
          <w:lang w:val="en-GB"/>
        </w:rPr>
        <w:t>). Under RCP8.5, regional temperature changes above 20°C have been reported in multiple models over high</w:t>
      </w:r>
      <w:r w:rsidR="00342D6C" w:rsidRPr="003862D0">
        <w:rPr>
          <w:lang w:val="en-GB"/>
        </w:rPr>
        <w:t>-</w:t>
      </w:r>
      <w:r w:rsidRPr="003862D0">
        <w:rPr>
          <w:lang w:val="en-GB"/>
        </w:rPr>
        <w:t xml:space="preserve">latitude land areas </w:t>
      </w:r>
      <w:r w:rsidRPr="003862D0">
        <w:rPr>
          <w:lang w:val="en-GB"/>
        </w:rPr>
        <w:fldChar w:fldCharType="begin" w:fldLock="1"/>
      </w:r>
      <w:r w:rsidR="00741A83">
        <w:rPr>
          <w:lang w:val="en-GB"/>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"id" : "ITEM-2",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"ITEM-2",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"(Caesar et al., 2013; Randerson et al., 2015)", "plainTextFormattedCitation" : "(Caesar et al., 2013; Randerson et al., 2015)", "previouslyFormattedCitation" : "(Caesar et al., 2013; Randerson et al., 2015)" }, "properties" : { "noteIndex" : 0 }, "schema" : "https://github.com/citation-style-language/schema/raw/master/csl-citation.json" }</w:instrText>
      </w:r>
      <w:r w:rsidRPr="003862D0">
        <w:rPr>
          <w:lang w:val="en-GB"/>
        </w:rPr>
        <w:fldChar w:fldCharType="separate"/>
      </w:r>
      <w:r w:rsidR="00016735">
        <w:rPr>
          <w:noProof/>
          <w:lang w:val="en-GB"/>
        </w:rPr>
        <w:t>(Caesar et al., 2013; Randerson et al., 2015)</w:t>
      </w:r>
      <w:r w:rsidRPr="003862D0">
        <w:rPr>
          <w:lang w:val="en-GB"/>
        </w:rPr>
        <w:fldChar w:fldCharType="end"/>
      </w:r>
      <w:r w:rsidRPr="003862D0">
        <w:rPr>
          <w:lang w:val="en-GB"/>
        </w:rPr>
        <w:t>. Non-CO</w:t>
      </w:r>
      <w:r w:rsidRPr="003862D0">
        <w:rPr>
          <w:vertAlign w:val="subscript"/>
          <w:lang w:val="en-GB"/>
        </w:rPr>
        <w:t>2</w:t>
      </w:r>
      <w:r w:rsidRPr="003862D0">
        <w:rPr>
          <w:lang w:val="en-GB"/>
        </w:rPr>
        <w:t xml:space="preserve"> forcing and feedbacks remain important by 2300 (</w:t>
      </w:r>
      <w:r w:rsidRPr="003862D0">
        <w:rPr>
          <w:i/>
          <w:iCs/>
          <w:lang w:val="en-GB"/>
        </w:rPr>
        <w:t>high confidence</w:t>
      </w:r>
      <w:r w:rsidRPr="003862D0">
        <w:rPr>
          <w:lang w:val="en-GB"/>
        </w:rPr>
        <w:t xml:space="preserve">). </w:t>
      </w:r>
      <w:r w:rsidRPr="003862D0">
        <w:rPr>
          <w:lang w:val="en-GB"/>
        </w:rPr>
        <w:fldChar w:fldCharType="begin" w:fldLock="1"/>
      </w:r>
      <w:r w:rsidR="00741A83">
        <w:rPr>
          <w:lang w:val="en-GB"/>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"K4305", "given" : "", "non-dropping-particle" : "", "parse-names" : false, "suffix" : "" } ], "type" : "article-journal", "volume" : "29" }, "uris" : [ "http://www.mendeley.com/documents/?uuid=fb399c64-026b-4da0-a39f-43a9d6c3fd5a" ] } ], "mendeley" : { "formattedCitation" : "(Randerson et al., 2015)", "manualFormatting" : "Randerson et al. (2015)", "plainTextFormattedCitation" : "(Randerson et al., 2015)", "previouslyFormattedCitation" : "(Randerson et al., 2015)" }, "properties" : { "noteIndex" : 0 }, "schema" : "https://github.com/citation-style-language/schema/raw/master/csl-citation.json" }</w:instrText>
      </w:r>
      <w:r w:rsidRPr="003862D0">
        <w:rPr>
          <w:lang w:val="en-GB"/>
        </w:rPr>
        <w:fldChar w:fldCharType="separate"/>
      </w:r>
      <w:r w:rsidR="00016735">
        <w:rPr>
          <w:noProof/>
          <w:lang w:val="en-GB"/>
        </w:rPr>
        <w:t>Randerson et al. (2015)</w:t>
      </w:r>
      <w:r w:rsidRPr="003862D0">
        <w:rPr>
          <w:lang w:val="en-GB"/>
        </w:rPr>
        <w:fldChar w:fldCharType="end"/>
      </w:r>
      <w:r w:rsidRPr="003862D0">
        <w:rPr>
          <w:lang w:val="en-GB"/>
        </w:rPr>
        <w:t xml:space="preserve"> found that 1.6°C of warming by 2300 came from non-CO</w:t>
      </w:r>
      <w:r w:rsidRPr="003862D0">
        <w:rPr>
          <w:vertAlign w:val="subscript"/>
          <w:lang w:val="en-GB"/>
        </w:rPr>
        <w:t>2</w:t>
      </w:r>
      <w:r w:rsidRPr="003862D0">
        <w:rPr>
          <w:lang w:val="en-GB"/>
        </w:rPr>
        <w:t xml:space="preserve"> forcing alone in RCP8.5</w:t>
      </w:r>
      <w:r w:rsidRPr="003862D0">
        <w:rPr>
          <w:lang w:val="en-GB" w:eastAsia="en-US"/>
        </w:rPr>
        <w:t xml:space="preserve">, and </w:t>
      </w:r>
      <w:r w:rsidRPr="003862D0">
        <w:rPr>
          <w:lang w:val="en-GB" w:eastAsia="en-US"/>
        </w:rPr>
        <w:fldChar w:fldCharType="begin" w:fldLock="1"/>
      </w:r>
      <w:r w:rsidR="00615634">
        <w:rPr>
          <w:lang w:val="en-GB" w:eastAsia="en-US"/>
        </w:rPr>
        <w:instrText>ADDIN CSL_CITATION { "citationItems" : [ { "id" : "ITEM-1", "itemData" : { "DOI" : "10.1029/2017JD027149", "ISSN" : "21698996", "abstract" : "In multimillennial global warming simulations with the GISS-E2-R climate model, we observe multicentennial shutdowns with restoration and fast overshooting in North Atlantic Deep Water production despite the absence of exogenous freshwater input. AMOC (Atlantic Meridional Overturning Circulation) cessation is associated with a sea surface salinity reduction, initiated by increases in precipitation over evaporation as the climate warms. These multicentury shutdowns are the direct result of cooling in the North Atlantic associated with an aerosol indirect effect on cloud cover. The local cooling reduces evaporation within the North Atlantic, while warming elsewhere provides moisture to maintain nearly unperturbed precipitation in this region. As global warming continues, warm temperature (low density) anomalies spread northward at depth in the North Atlantic eventually destabilizing the water column, even though precipitation input at the surface is initially unchanged. Internal ocean freshwater transports do not play an important role in initiating this behavior, as assumed by some standard metrics of AMOC stability. The importance of the aerosol indirect effect in these runs is due to its role in strengthening the sea surface temperature-evaporation feedback; this suggests a renewed focus on surface flux observations to help assess overturning stability. The length of the AMOC reduction, and its rapid recovery, may be relevant to the onset and end of the Younger Dryas, which occurred within a warming climate during the last deglaciation.", "author" : [ { "dropping-particle" : "", "family" : "Rind", "given" : "David", "non-dropping-particle" : "", "parse-names" : false, "suffix" : "" }, { "dropping-particle" : "", "family" : "Schmidt", "given" : "Gavin A.", "non-dropping-particle" : "", "parse-names" : false, "suffix" : "" }, { "dropping-particle" : "", "family" : "Jonas", "given" : "Jeff", "non-dropping-particle" : "", "parse-names" : false, "suffix" : "" }, { "dropping-particle" : "", "family" : "Miller", "given" : "Ron", "non-dropping-particle" : "", "parse-names" : false, "suffix" : "" }, { "dropping-particle" : "", "family" : "Nazarenko", "given" : "Larissa", "non-dropping-particle" : "", "parse-names" : false, "suffix" : "" }, { "dropping-particle" : "", "family" : "Kelly", "given" : "Max", "non-dropping-particle" : "", "parse-names" : false, "suffix" : "" }, { "dropping-particle" : "", "family" : "Romanski", "given" : "Joy", "non-dropping-particle" : "", "parse-names" : false, "suffix" : "" } ], "container-title" : "Journal of Geophysical Research: Atmospheres", "id" : "ITEM-1", "issue" : "12", "issued" : { "date-parts" : [ [ "2018", "6", "27" ] ] }, "page" : "6331-6355", "publisher" : "Blackwell Publishing Ltd", "title" : "Multicentury Instability of the Atlantic Meridional Circulation in Rapid Warming Simulations With GISS ModelE2", "translator" : [ { "dropping-particle" : "", "family" : "K4966", "given" : "", "non-dropping-particle" : "", "parse-names" : false, "suffix" : "" } ], "type" : "article-journal", "volume" : "123" }, "uris" : [ "http://www.mendeley.com/documents/?uuid=8bad6058-87c5-3f0e-b3dd-166b3d4a2128" ] } ], "mendeley" : { "formattedCitation" : "(Rind et al., 2018)", "manualFormatting" : "Rind et al. (2018)", "plainTextFormattedCitation" : "(Rind et al., 2018)", "previouslyFormattedCitation" : "(Rind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Rind et al. (2018)</w:t>
      </w:r>
      <w:r w:rsidRPr="003862D0">
        <w:rPr>
          <w:lang w:val="en-GB" w:eastAsia="en-US"/>
        </w:rPr>
        <w:fldChar w:fldCharType="end"/>
      </w:r>
      <w:r w:rsidRPr="003862D0">
        <w:rPr>
          <w:lang w:val="en-GB" w:eastAsia="en-US"/>
        </w:rPr>
        <w:t xml:space="preserve"> show that regional forcing from aerosols can have notable effects on ocean circulation on centennial time</w:t>
      </w:r>
      <w:ins w:id="4960" w:author="Sara M Tuson" w:date="2021-07-15T20:33:00Z">
        <w:r w:rsidR="00367335">
          <w:rPr>
            <w:lang w:val="en-GB" w:eastAsia="en-US"/>
          </w:rPr>
          <w:t xml:space="preserve"> </w:t>
        </w:r>
      </w:ins>
      <w:r w:rsidRPr="003862D0">
        <w:rPr>
          <w:lang w:val="en-GB" w:eastAsia="en-US"/>
        </w:rPr>
        <w:t>scales</w:t>
      </w:r>
      <w:r w:rsidRPr="003862D0">
        <w:rPr>
          <w:lang w:val="en-GB"/>
        </w:rPr>
        <w:t xml:space="preserve">. High latitude warming led to longer growing seasons and increased vegetation growth in the CESM1 model </w:t>
      </w:r>
      <w:r w:rsidRPr="003862D0">
        <w:rPr>
          <w:lang w:val="en-GB"/>
        </w:rPr>
        <w:fldChar w:fldCharType="begin" w:fldLock="1"/>
      </w:r>
      <w:r w:rsidR="00615634">
        <w:rPr>
          <w:lang w:val="en-GB"/>
        </w:rPr>
        <w:instrText>ADDIN CSL_CITATION { "citationItems" : [ { "id" : "ITEM-1", "itemData" : { "DOI" : "10.5194/bg-14-1383-2017", "ISSN" : "1726-4189", "abstract" : "Abstract. The amplitude of the mean annual cycle of atmospheric CO2 is a diagnostic of seasonal surface\u2013atmosphere carbon exchange. Atmospheric observations show that this quantity has increased over most of the Northern Hemisphere (NH) extratropics during the last 3 decades, likely from a combination of enhanced atmospheric CO2, climate change, and anthropogenic land use change. Accurate climate prediction requires accounting for long-term interactions between the environment and carbon cycling; thus, analysis of the evolution of the mean annual cycle in a fully prognostic Earth system model may provide insight into the multi-decadal influence of environmental change on the carbon cycle. We analyzed the evolution of the mean annual cycle in atmospheric CO2 simulated by the Community Earth System Model (CESM) from 1950 to 2300 under three scenarios designed to separate the effects of climate change, atmospheric CO2 fertilization, and land use change. The NH CO2 seasonal amplitude increase in the CESM mainly reflected enhanced primary productivity during the growing season due to climate change and the combined effects of CO2 fertilization and nitrogen deposition over the mid- and high latitudes. However, the simulations revealed shifts in key climate drivers of the atmospheric CO2 seasonality that were not apparent before 2100. CO2 fertilization and nitrogen deposition in boreal and temperate ecosystems were the largest contributors to mean annual cycle amplification over the midlatitudes for the duration of the simulation (1950\u20132300). Climate change from boreal ecosystems was the main driver of Arctic CO2 annual cycle amplification between 1950 and 2100, but CO2 fertilization had a stronger effect on the Arctic CO2 annual cycle amplitude during 2100\u20132300. Prior to 2100, the NH CO2 annual cycle amplitude increased in conjunction with an increase in the NH land carbon sink. However, these trends decoupled after 2100, underscoring that an increasing atmospheric CO2 annual cycle amplitude does not necessarily imply a strengthened terrestrial carbon sink.", "author" : [ { "dropping-particle" : "", "family" : "Liptak", "given" : "Jessica", "non-dropping-particle" : "", "parse-names" : false, "suffix" : "" }, { "dropping-particle" : "", "family" : "Keppel-Aleks", "given" : "Gretchen", "non-dropping-particle" : "", "parse-names" : false, "suffix" : "" }, { "dropping-particle" : "", "family" : "Lindsay", "given" : "Keith", "non-dropping-particle" : "", "parse-names" : false, "suffix" : "" } ], "container-title" : "Biogeosciences", "id" : "ITEM-1", "issue" : "6", "issued" : { "date-parts" : [ [ "2017", "3", "20" ] ] }, "page" : "1383-1401", "publisher" : "Copernicus GmbH", "title" : "Drivers of multi-century trends in the atmospheric CO2 mean annual cycle in a prognostic ESM", "translator" : [ { "dropping-particle" : "", "family" : "K4962", "given" : "", "non-dropping-particle" : "", "parse-names" : false, "suffix" : "" } ], "type" : "article-journal", "volume" : "14" }, "uris" : [ "http://www.mendeley.com/documents/?uuid=eda1219b-348f-35b6-bdae-f8ba94be1494" ] } ], "mendeley" : { "formattedCitation" : "(Liptak et al., 2017)", "plainTextFormattedCitation" : "(Liptak et al., 2017)", "previouslyFormattedCitation" : "(Liptak et al., 2017)" }, "properties" : { "noteIndex" : 0 }, "schema" : "https://github.com/citation-style-language/schema/raw/master/csl-citation.json" }</w:instrText>
      </w:r>
      <w:r w:rsidRPr="003862D0">
        <w:rPr>
          <w:lang w:val="en-GB"/>
        </w:rPr>
        <w:fldChar w:fldCharType="separate"/>
      </w:r>
      <w:r w:rsidR="00016735">
        <w:rPr>
          <w:noProof/>
          <w:lang w:val="en-GB"/>
        </w:rPr>
        <w:t>(Liptak et al., 2017)</w:t>
      </w:r>
      <w:r w:rsidRPr="003862D0">
        <w:rPr>
          <w:lang w:val="en-GB"/>
        </w:rPr>
        <w:fldChar w:fldCharType="end"/>
      </w:r>
      <w:r w:rsidRPr="003862D0">
        <w:rPr>
          <w:lang w:val="en-GB"/>
        </w:rPr>
        <w:t xml:space="preserve">, and </w:t>
      </w:r>
      <w:r w:rsidRPr="003862D0">
        <w:rPr>
          <w:lang w:val="en-GB"/>
        </w:rPr>
        <w:fldChar w:fldCharType="begin" w:fldLock="1"/>
      </w:r>
      <w:r w:rsidR="00615634">
        <w:rPr>
          <w:lang w:val="en-GB"/>
        </w:rPr>
        <w:instrText>ADDIN CSL_CITATION { "citationItems" : [ { "id" : "ITEM-1",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 of the change in the global mean temperature (\u0394T) by the year 2100 and 0.5 and 17 %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"ITEM-1", "issue" : "12", "issued" : { "date-parts" : [ [ "2017", "6", "22" ] ] }, "page" : "3051-3066", "publisher" : "Copernicus GmbH", "title" : "Quantifying uncertainties of permafrost carbon\u2013climate feedbacks", "translator" : [ { "dropping-particle" : "", "family" : "K4963", "given" : "", "non-dropping-particle" : "", "parse-names" : false, "suffix" : "" } ], "type" : "article-journal", "volume" : "14" }, "uris" : [ "http://www.mendeley.com/documents/?uuid=0a7dc244-f805-327b-9c6b-6e0a811cafd3" ] } ], "mendeley" : { "formattedCitation" : "(Burke et al., 2017)", "manualFormatting" : "Burke et al. (2017)", "plainTextFormattedCitation" : "(Burke et al., 2017)", "previouslyFormattedCitation" : "(Burke et al., 2017)" }, "properties" : { "noteIndex" : 0 }, "schema" : "https://github.com/citation-style-language/schema/raw/master/csl-citation.json" }</w:instrText>
      </w:r>
      <w:r w:rsidRPr="003862D0">
        <w:rPr>
          <w:lang w:val="en-GB"/>
        </w:rPr>
        <w:fldChar w:fldCharType="separate"/>
      </w:r>
      <w:r w:rsidR="00016735">
        <w:rPr>
          <w:noProof/>
          <w:lang w:val="en-GB"/>
        </w:rPr>
        <w:t>Burke et al. (2017)</w:t>
      </w:r>
      <w:r w:rsidRPr="003862D0">
        <w:rPr>
          <w:lang w:val="en-GB"/>
        </w:rPr>
        <w:fldChar w:fldCharType="end"/>
      </w:r>
      <w:r w:rsidRPr="003862D0">
        <w:rPr>
          <w:lang w:val="en-GB"/>
        </w:rPr>
        <w:t xml:space="preserve"> found that carbon release from permafrost areas susceptible to this warming may amplify future climate change by up to 17% by 2300.</w:t>
      </w:r>
      <w:r w:rsidRPr="003862D0">
        <w:rPr>
          <w:lang w:val="en-GB" w:eastAsia="en-US"/>
        </w:rPr>
        <w:t xml:space="preserve"> </w:t>
      </w:r>
    </w:p>
    <w:p w14:paraId="5607CBED" w14:textId="77777777" w:rsidR="005D5F52" w:rsidRPr="003862D0" w:rsidRDefault="005D5F52" w:rsidP="005D5F52">
      <w:pPr>
        <w:pStyle w:val="AR6BodyText"/>
        <w:rPr>
          <w:lang w:val="en-GB" w:eastAsia="en-US"/>
        </w:rPr>
      </w:pPr>
    </w:p>
    <w:p w14:paraId="04273524" w14:textId="12E1D0D0" w:rsidR="005D5F52" w:rsidRPr="003862D0" w:rsidRDefault="005D5F52" w:rsidP="005D5F52">
      <w:pPr>
        <w:pStyle w:val="AR6BodyText"/>
        <w:rPr>
          <w:lang w:val="en-GB"/>
        </w:rPr>
      </w:pPr>
      <w:r w:rsidRPr="003862D0">
        <w:rPr>
          <w:lang w:val="en-GB"/>
        </w:rPr>
        <w:t xml:space="preserve">Too few CMIP6 models performed the extension simulations to allow a robust assessment of GSAT projection, and some of those which did had higher than average climate sensitivity values. Therefore, we base our assessment of GSAT projections (Table 4.9) on the MAGICC7 emulator </w:t>
      </w:r>
      <w:r w:rsidR="00342D6C" w:rsidRPr="003862D0">
        <w:rPr>
          <w:lang w:val="en-GB"/>
        </w:rPr>
        <w:t>calibrated against assessed GSAT</w:t>
      </w:r>
      <w:r w:rsidRPr="003862D0">
        <w:rPr>
          <w:lang w:val="en-GB"/>
        </w:rPr>
        <w:t xml:space="preserve"> to 2100</w:t>
      </w:r>
      <w:r w:rsidR="00342D6C" w:rsidRPr="003862D0">
        <w:rPr>
          <w:lang w:val="en-GB"/>
        </w:rPr>
        <w:t xml:space="preserve"> (Section </w:t>
      </w:r>
      <w:r w:rsidR="00FA6D4F" w:rsidRPr="003862D0">
        <w:rPr>
          <w:lang w:val="en-GB"/>
        </w:rPr>
        <w:t>4.3.4</w:t>
      </w:r>
      <w:r w:rsidR="00342D6C" w:rsidRPr="003862D0">
        <w:rPr>
          <w:lang w:val="en-GB"/>
        </w:rPr>
        <w:t>, Cross-Chapter Box 7.1)</w:t>
      </w:r>
      <w:r w:rsidRPr="003862D0">
        <w:rPr>
          <w:lang w:val="en-GB"/>
        </w:rPr>
        <w:t>. Because the emulator approach has not been evaluated in depth up to 2300 in the same way as it has up to 2100 (</w:t>
      </w:r>
      <w:r w:rsidR="00A15D48" w:rsidRPr="003862D0">
        <w:rPr>
          <w:lang w:val="en-GB"/>
        </w:rPr>
        <w:t>Cross-Chapter Box 7.1</w:t>
      </w:r>
      <w:r w:rsidRPr="003862D0">
        <w:rPr>
          <w:lang w:val="en-GB"/>
        </w:rPr>
        <w:t xml:space="preserve">) we account for possible additional uncertainty by assessing the </w:t>
      </w:r>
      <w:r w:rsidR="00263D75" w:rsidRPr="003862D0">
        <w:rPr>
          <w:lang w:val="en-GB"/>
        </w:rPr>
        <w:t>5–95%</w:t>
      </w:r>
      <w:r w:rsidRPr="003862D0">
        <w:rPr>
          <w:lang w:val="en-GB"/>
        </w:rPr>
        <w:t xml:space="preserve"> range from MAGICC as </w:t>
      </w:r>
      <w:r w:rsidRPr="003862D0">
        <w:rPr>
          <w:i/>
          <w:iCs/>
          <w:lang w:val="en-GB"/>
        </w:rPr>
        <w:t>likely</w:t>
      </w:r>
      <w:r w:rsidRPr="003862D0">
        <w:rPr>
          <w:lang w:val="en-GB"/>
        </w:rPr>
        <w:t xml:space="preserve"> instead of </w:t>
      </w:r>
      <w:r w:rsidRPr="003862D0">
        <w:rPr>
          <w:i/>
          <w:iCs/>
          <w:lang w:val="en-GB"/>
        </w:rPr>
        <w:t>very likely</w:t>
      </w:r>
      <w:r w:rsidRPr="003862D0">
        <w:rPr>
          <w:lang w:val="en-GB"/>
        </w:rPr>
        <w:t xml:space="preserve">. It is therefore </w:t>
      </w:r>
      <w:r w:rsidRPr="003862D0">
        <w:rPr>
          <w:i/>
          <w:lang w:val="en-GB"/>
        </w:rPr>
        <w:t>likely</w:t>
      </w:r>
      <w:r w:rsidRPr="003862D0">
        <w:rPr>
          <w:lang w:val="en-GB"/>
        </w:rPr>
        <w:t xml:space="preserve"> that GSAT will exceed 2°C above that of the period 1850–1900 at the year 2300 in the extended SSP scenarios SSP2-4.5, SSP3-7.0 and SSP5-8.5 (</w:t>
      </w:r>
      <w:r w:rsidR="00FA6D4F" w:rsidRPr="003862D0">
        <w:rPr>
          <w:lang w:val="en-GB"/>
        </w:rPr>
        <w:t>Figure 4.40</w:t>
      </w:r>
      <w:r w:rsidRPr="003862D0">
        <w:rPr>
          <w:lang w:val="en-GB"/>
        </w:rPr>
        <w:t>). For SSP1-2.6 and SSP1-1.9, mean warming at 2300 is 1.5°C and 0.9°C respectively. GSAT differences between SSP5-3.4-overshoot and SSP1-2.6 peak during the 21</w:t>
      </w:r>
      <w:r w:rsidR="00B57D58" w:rsidRPr="003862D0">
        <w:rPr>
          <w:lang w:val="en-GB"/>
        </w:rPr>
        <w:t>st</w:t>
      </w:r>
      <w:r w:rsidRPr="003862D0">
        <w:rPr>
          <w:lang w:val="en-GB"/>
        </w:rPr>
        <w:t xml:space="preserve"> century but decline to less than about 0.25°C after 2150 (</w:t>
      </w:r>
      <w:r w:rsidRPr="003862D0">
        <w:rPr>
          <w:i/>
          <w:iCs/>
          <w:lang w:val="en-GB"/>
        </w:rPr>
        <w:t>medium confidence</w:t>
      </w:r>
      <w:r w:rsidRPr="003862D0">
        <w:rPr>
          <w:lang w:val="en-GB"/>
        </w:rPr>
        <w:t>).</w:t>
      </w:r>
    </w:p>
    <w:p w14:paraId="6F2E6B16" w14:textId="77777777" w:rsidR="005D5F52" w:rsidRPr="003862D0" w:rsidRDefault="005D5F52" w:rsidP="005D5F52">
      <w:pPr>
        <w:pStyle w:val="AR6BodyText"/>
        <w:rPr>
          <w:lang w:val="en-GB"/>
        </w:rPr>
      </w:pPr>
    </w:p>
    <w:p w14:paraId="62CF0FFE" w14:textId="410F00EF" w:rsidR="005D5F52" w:rsidRPr="003862D0" w:rsidRDefault="005D5F52" w:rsidP="005D5F52">
      <w:pPr>
        <w:pStyle w:val="AR6BodyText"/>
        <w:rPr>
          <w:lang w:val="en-GB" w:eastAsia="en-US"/>
        </w:rPr>
      </w:pPr>
      <w:r w:rsidRPr="003862D0">
        <w:rPr>
          <w:lang w:val="en-GB" w:eastAsia="en-US"/>
        </w:rPr>
        <w:t xml:space="preserve">To place the temperature projections for the end of the 23rd century into </w:t>
      </w:r>
      <w:r w:rsidR="008E77A9" w:rsidRPr="003862D0">
        <w:rPr>
          <w:lang w:val="en-GB" w:eastAsia="en-US"/>
        </w:rPr>
        <w:t xml:space="preserve">the </w:t>
      </w:r>
      <w:r w:rsidRPr="003862D0">
        <w:rPr>
          <w:lang w:val="en-GB" w:eastAsia="en-US"/>
        </w:rPr>
        <w:t>context of paleo temperatures, GSAT under SSP2-4.5 (2.</w:t>
      </w:r>
      <w:r w:rsidR="004D2F07" w:rsidRPr="003862D0">
        <w:rPr>
          <w:lang w:val="en-GB" w:eastAsia="en-US"/>
        </w:rPr>
        <w:t>3</w:t>
      </w:r>
      <w:r w:rsidR="008E77A9" w:rsidRPr="003862D0">
        <w:rPr>
          <w:lang w:val="en-GB" w:eastAsia="en-US"/>
        </w:rPr>
        <w:t>°C</w:t>
      </w:r>
      <w:r w:rsidR="008E77A9" w:rsidRPr="003862D0">
        <w:rPr>
          <w:lang w:val="en-GB"/>
        </w:rPr>
        <w:t>–</w:t>
      </w:r>
      <w:r w:rsidRPr="003862D0">
        <w:rPr>
          <w:lang w:val="en-GB" w:eastAsia="en-US"/>
        </w:rPr>
        <w:t xml:space="preserve">4.6°C) has not been experienced since the Mid Pliocene, about </w:t>
      </w:r>
      <w:ins w:id="4961" w:author="Sara M Tuson" w:date="2021-07-15T18:30:00Z">
        <w:r w:rsidR="00347B93">
          <w:rPr>
            <w:lang w:val="en-GB" w:eastAsia="en-US"/>
          </w:rPr>
          <w:t>three</w:t>
        </w:r>
      </w:ins>
      <w:del w:id="4962" w:author="Sara M Tuson" w:date="2021-07-15T18:30:00Z">
        <w:r w:rsidRPr="003862D0" w:rsidDel="00347B93">
          <w:rPr>
            <w:lang w:val="en-GB" w:eastAsia="en-US"/>
          </w:rPr>
          <w:delText>3</w:delText>
        </w:r>
      </w:del>
      <w:r w:rsidRPr="003862D0">
        <w:rPr>
          <w:lang w:val="en-GB" w:eastAsia="en-US"/>
        </w:rPr>
        <w:t xml:space="preserve"> million years ago. GSAT projected for the end of the 23rd century under SSP5-8.5 </w:t>
      </w:r>
      <w:bookmarkStart w:id="4963" w:name="_Hlk63614393"/>
      <w:commentRangeStart w:id="4964"/>
      <w:r w:rsidRPr="003862D0">
        <w:rPr>
          <w:lang w:val="en-GB" w:eastAsia="en-US"/>
        </w:rPr>
        <w:t>(6.6</w:t>
      </w:r>
      <w:r w:rsidR="008E77A9" w:rsidRPr="003862D0">
        <w:rPr>
          <w:lang w:val="en-GB" w:eastAsia="en-US"/>
        </w:rPr>
        <w:t>°C</w:t>
      </w:r>
      <w:r w:rsidR="00890DDA">
        <w:rPr>
          <w:lang w:val="en-GB"/>
        </w:rPr>
        <w:t>–</w:t>
      </w:r>
      <w:del w:id="4965" w:author="Sara M Tuson" w:date="2021-07-15T15:07:00Z">
        <w:r w:rsidR="008E77A9" w:rsidRPr="003862D0" w:rsidDel="00AE0623">
          <w:rPr>
            <w:lang w:val="en-GB"/>
          </w:rPr>
          <w:delText>–</w:delText>
        </w:r>
      </w:del>
      <w:r w:rsidRPr="003862D0">
        <w:rPr>
          <w:lang w:val="en-GB" w:eastAsia="en-US"/>
        </w:rPr>
        <w:t>14.1°C)</w:t>
      </w:r>
      <w:commentRangeEnd w:id="4964"/>
      <w:r w:rsidR="00890DDA">
        <w:rPr>
          <w:rStyle w:val="CommentReference"/>
        </w:rPr>
        <w:commentReference w:id="4964"/>
      </w:r>
      <w:r w:rsidRPr="003862D0">
        <w:rPr>
          <w:lang w:val="en-GB" w:eastAsia="en-US"/>
        </w:rPr>
        <w:t xml:space="preserve"> </w:t>
      </w:r>
      <w:bookmarkEnd w:id="4963"/>
      <w:r w:rsidRPr="003862D0">
        <w:rPr>
          <w:lang w:val="en-GB" w:eastAsia="en-US"/>
        </w:rPr>
        <w:t>overlaps with the range estimated for the Miocene Climatic Optimum (5</w:t>
      </w:r>
      <w:ins w:id="4966" w:author="Sara M Tuson" w:date="2021-07-15T15:07:00Z">
        <w:r w:rsidR="00AE0623" w:rsidRPr="00E457C1">
          <w:rPr>
            <w:rFonts w:cs="Times New Roman"/>
            <w:noProof/>
            <w:lang w:val="en-US"/>
          </w:rPr>
          <w:t>°</w:t>
        </w:r>
        <w:r w:rsidR="00AE0623" w:rsidRPr="00E457C1">
          <w:rPr>
            <w:noProof/>
            <w:lang w:val="en-US"/>
          </w:rPr>
          <w:t>C</w:t>
        </w:r>
      </w:ins>
      <w:r w:rsidR="00890DDA">
        <w:rPr>
          <w:lang w:val="en-GB" w:eastAsia="en-US"/>
        </w:rPr>
        <w:t>–</w:t>
      </w:r>
      <w:del w:id="4967" w:author="Sara M Tuson" w:date="2021-07-15T15:07:00Z">
        <w:r w:rsidRPr="003862D0" w:rsidDel="00AE0623">
          <w:rPr>
            <w:lang w:val="en-GB" w:eastAsia="en-US"/>
          </w:rPr>
          <w:delText>-</w:delText>
        </w:r>
      </w:del>
      <w:r w:rsidRPr="003862D0">
        <w:rPr>
          <w:lang w:val="en-GB" w:eastAsia="en-US"/>
        </w:rPr>
        <w:t>10°C) and Early Eocene Climatic Optimum (10</w:t>
      </w:r>
      <w:r w:rsidR="008E77A9" w:rsidRPr="003862D0">
        <w:rPr>
          <w:lang w:val="en-GB" w:eastAsia="en-US"/>
        </w:rPr>
        <w:t>°C</w:t>
      </w:r>
      <w:r w:rsidR="00890DDA">
        <w:rPr>
          <w:lang w:val="en-GB"/>
        </w:rPr>
        <w:t>–</w:t>
      </w:r>
      <w:del w:id="4968" w:author="Sara M Tuson" w:date="2021-07-15T15:07:00Z">
        <w:r w:rsidR="008E77A9" w:rsidRPr="003862D0" w:rsidDel="00AE0623">
          <w:rPr>
            <w:lang w:val="en-GB"/>
          </w:rPr>
          <w:delText>–</w:delText>
        </w:r>
      </w:del>
      <w:r w:rsidRPr="003862D0">
        <w:rPr>
          <w:lang w:val="en-GB" w:eastAsia="en-US"/>
        </w:rPr>
        <w:t>18°C), about 15 and 50 million years ago, respectively (</w:t>
      </w:r>
      <w:r w:rsidRPr="003862D0">
        <w:rPr>
          <w:i/>
          <w:iCs/>
          <w:lang w:val="en-GB" w:eastAsia="en-US"/>
        </w:rPr>
        <w:t>medium confidence</w:t>
      </w:r>
      <w:del w:id="4969" w:author="Ian Blenkinsop" w:date="2021-07-27T16:29:00Z">
        <w:r w:rsidRPr="00890DDA" w:rsidDel="00890DDA">
          <w:rPr>
            <w:lang w:val="en-GB" w:eastAsia="en-US"/>
            <w:rPrChange w:id="4970" w:author="Ian Blenkinsop" w:date="2021-07-27T16:29:00Z">
              <w:rPr>
                <w:i/>
                <w:iCs/>
                <w:lang w:val="en-GB" w:eastAsia="en-US"/>
              </w:rPr>
            </w:rPrChange>
          </w:rPr>
          <w:delText xml:space="preserve">; </w:delText>
        </w:r>
      </w:del>
      <w:ins w:id="4971" w:author="Ian Blenkinsop" w:date="2021-07-27T16:29:00Z">
        <w:r w:rsidR="00890DDA" w:rsidRPr="00890DDA">
          <w:rPr>
            <w:lang w:val="en-GB" w:eastAsia="en-US"/>
            <w:rPrChange w:id="4972" w:author="Ian Blenkinsop" w:date="2021-07-27T16:29:00Z">
              <w:rPr>
                <w:i/>
                <w:iCs/>
                <w:lang w:val="en-GB" w:eastAsia="en-US"/>
              </w:rPr>
            </w:rPrChange>
          </w:rPr>
          <w:t>)</w:t>
        </w:r>
        <w:r w:rsidR="00890DDA" w:rsidRPr="003862D0">
          <w:rPr>
            <w:i/>
            <w:iCs/>
            <w:lang w:val="en-GB" w:eastAsia="en-US"/>
          </w:rPr>
          <w:t xml:space="preserve"> </w:t>
        </w:r>
        <w:r w:rsidR="00890DDA">
          <w:rPr>
            <w:lang w:val="en-GB" w:eastAsia="en-US"/>
          </w:rPr>
          <w:t>(</w:t>
        </w:r>
      </w:ins>
      <w:r w:rsidR="00741F1E" w:rsidRPr="003862D0">
        <w:rPr>
          <w:lang w:val="en-GB" w:eastAsia="en-US"/>
        </w:rPr>
        <w:t>C</w:t>
      </w:r>
      <w:r w:rsidRPr="003862D0">
        <w:rPr>
          <w:lang w:val="en-GB" w:eastAsia="en-US"/>
        </w:rPr>
        <w:t>hapter 2).</w:t>
      </w:r>
    </w:p>
    <w:p w14:paraId="3CA57DC8" w14:textId="77777777" w:rsidR="005D5F52" w:rsidRPr="003862D0" w:rsidRDefault="005D5F52" w:rsidP="005D5F52">
      <w:pPr>
        <w:pStyle w:val="AR6BodyText"/>
        <w:rPr>
          <w:lang w:val="en-GB"/>
        </w:rPr>
      </w:pPr>
    </w:p>
    <w:p w14:paraId="3C099D60" w14:textId="77777777" w:rsidR="00AD6CC8" w:rsidRPr="003862D0" w:rsidRDefault="00AD6CC8" w:rsidP="005D5F52">
      <w:pPr>
        <w:pStyle w:val="AR6BodyText"/>
        <w:rPr>
          <w:lang w:val="en-GB"/>
        </w:rPr>
      </w:pPr>
    </w:p>
    <w:p w14:paraId="33D73AD2" w14:textId="77777777" w:rsidR="005D5F52" w:rsidRPr="003862D0" w:rsidRDefault="005D5F52" w:rsidP="005D5F52">
      <w:pPr>
        <w:pStyle w:val="AR6BodyText"/>
        <w:rPr>
          <w:b/>
          <w:color w:val="000000"/>
          <w:lang w:val="en-GB"/>
        </w:rPr>
      </w:pPr>
      <w:r w:rsidRPr="003862D0">
        <w:rPr>
          <w:b/>
          <w:color w:val="000000"/>
          <w:lang w:val="en-GB"/>
        </w:rPr>
        <w:t>[START TABLE 4.9 HERE]</w:t>
      </w:r>
    </w:p>
    <w:p w14:paraId="62F869F8" w14:textId="77777777" w:rsidR="005D5F52" w:rsidRPr="003862D0" w:rsidRDefault="005D5F52" w:rsidP="005D5F52">
      <w:pPr>
        <w:pStyle w:val="AR6BodyText"/>
        <w:rPr>
          <w:lang w:val="en-GB"/>
        </w:rPr>
      </w:pPr>
    </w:p>
    <w:p w14:paraId="6F064D92" w14:textId="718100D4" w:rsidR="005D5F52" w:rsidRPr="003862D0" w:rsidRDefault="00AC7B0A" w:rsidP="005D5F52">
      <w:pPr>
        <w:pStyle w:val="AR6Chap4Table"/>
        <w:rPr>
          <w:lang w:val="en-GB" w:eastAsia="en-US"/>
        </w:rPr>
      </w:pPr>
      <w:bookmarkStart w:id="4973" w:name="_Ref56765092"/>
      <w:bookmarkStart w:id="4974" w:name="_Ref56864565"/>
      <w:r w:rsidRPr="003862D0">
        <w:rPr>
          <w:b/>
          <w:bCs/>
          <w:lang w:val="en-GB" w:eastAsia="en-US"/>
        </w:rPr>
        <w:t xml:space="preserve">Change of global surface air temperature at 2300. </w:t>
      </w:r>
      <w:r w:rsidRPr="003862D0">
        <w:rPr>
          <w:bCs/>
          <w:lang w:val="en-GB" w:eastAsia="en-US"/>
        </w:rPr>
        <w:t>Displayed are</w:t>
      </w:r>
      <w:r w:rsidR="009C1046" w:rsidRPr="003862D0">
        <w:rPr>
          <w:lang w:val="en-GB" w:eastAsia="en-US"/>
        </w:rPr>
        <w:t xml:space="preserve"> </w:t>
      </w:r>
      <w:r w:rsidRPr="003862D0">
        <w:rPr>
          <w:lang w:val="en-GB" w:eastAsia="en-US"/>
        </w:rPr>
        <w:t>the m</w:t>
      </w:r>
      <w:r w:rsidR="005D5F52" w:rsidRPr="003862D0">
        <w:rPr>
          <w:lang w:val="en-GB" w:eastAsia="en-US"/>
        </w:rPr>
        <w:t xml:space="preserve">edian and </w:t>
      </w:r>
      <w:r w:rsidR="00263D75" w:rsidRPr="003862D0">
        <w:rPr>
          <w:lang w:val="en-GB" w:eastAsia="en-US"/>
        </w:rPr>
        <w:t>5–95%</w:t>
      </w:r>
      <w:r w:rsidRPr="003862D0">
        <w:rPr>
          <w:lang w:val="en-GB" w:eastAsia="en-US"/>
        </w:rPr>
        <w:t xml:space="preserve"> </w:t>
      </w:r>
      <w:r w:rsidR="005D5F52" w:rsidRPr="003862D0">
        <w:rPr>
          <w:lang w:val="en-GB" w:eastAsia="en-US"/>
        </w:rPr>
        <w:t>range</w:t>
      </w:r>
      <w:r w:rsidRPr="003862D0">
        <w:rPr>
          <w:lang w:val="en-GB" w:eastAsia="en-US"/>
        </w:rPr>
        <w:t xml:space="preserve"> of</w:t>
      </w:r>
      <w:del w:id="4975" w:author="Sara M Tuson" w:date="2021-07-15T20:29:00Z">
        <w:r w:rsidRPr="003862D0" w:rsidDel="00092429">
          <w:rPr>
            <w:lang w:val="en-GB" w:eastAsia="en-US"/>
          </w:rPr>
          <w:delText xml:space="preserve"> </w:delText>
        </w:r>
        <w:r w:rsidR="005D5F52" w:rsidRPr="003862D0" w:rsidDel="00092429">
          <w:rPr>
            <w:lang w:val="en-GB" w:eastAsia="en-US"/>
          </w:rPr>
          <w:delText xml:space="preserve"> </w:delText>
        </w:r>
      </w:del>
      <w:ins w:id="4976" w:author="Sara M Tuson" w:date="2021-07-15T20:29:00Z">
        <w:r w:rsidR="00092429">
          <w:rPr>
            <w:lang w:val="en-GB" w:eastAsia="en-US"/>
          </w:rPr>
          <w:t xml:space="preserve"> </w:t>
        </w:r>
      </w:ins>
      <w:r w:rsidR="005D5F52" w:rsidRPr="003862D0">
        <w:rPr>
          <w:lang w:val="en-GB" w:eastAsia="en-US"/>
        </w:rPr>
        <w:t xml:space="preserve">GSAT change at 2300 relative to </w:t>
      </w:r>
      <w:r w:rsidR="00327F6B" w:rsidRPr="003862D0">
        <w:rPr>
          <w:lang w:val="en-GB" w:eastAsia="en-US"/>
        </w:rPr>
        <w:t>1850–1900</w:t>
      </w:r>
      <w:r w:rsidR="005D5F52" w:rsidRPr="003862D0">
        <w:rPr>
          <w:lang w:val="en-GB" w:eastAsia="en-US"/>
        </w:rPr>
        <w:t xml:space="preserve"> for </w:t>
      </w:r>
      <w:r w:rsidRPr="003862D0">
        <w:rPr>
          <w:lang w:val="en-GB" w:eastAsia="en-US"/>
        </w:rPr>
        <w:t>the</w:t>
      </w:r>
      <w:del w:id="4977" w:author="Sara M Tuson" w:date="2021-07-15T20:29:00Z">
        <w:r w:rsidRPr="003862D0" w:rsidDel="00092429">
          <w:rPr>
            <w:lang w:val="en-GB" w:eastAsia="en-US"/>
          </w:rPr>
          <w:delText xml:space="preserve"> </w:delText>
        </w:r>
        <w:r w:rsidR="005D5F52" w:rsidRPr="003862D0" w:rsidDel="00092429">
          <w:rPr>
            <w:lang w:val="en-GB" w:eastAsia="en-US"/>
          </w:rPr>
          <w:delText xml:space="preserve"> </w:delText>
        </w:r>
      </w:del>
      <w:ins w:id="4978" w:author="Sara M Tuson" w:date="2021-07-15T20:29:00Z">
        <w:r w:rsidR="00092429">
          <w:rPr>
            <w:lang w:val="en-GB" w:eastAsia="en-US"/>
          </w:rPr>
          <w:t xml:space="preserve"> </w:t>
        </w:r>
      </w:ins>
      <w:r w:rsidR="00741F1E" w:rsidRPr="003862D0">
        <w:rPr>
          <w:lang w:val="en-GB" w:eastAsia="en-US"/>
        </w:rPr>
        <w:t>six s</w:t>
      </w:r>
      <w:r w:rsidR="005D5F52" w:rsidRPr="003862D0">
        <w:rPr>
          <w:lang w:val="en-GB" w:eastAsia="en-US"/>
        </w:rPr>
        <w:t xml:space="preserve">cenarios </w:t>
      </w:r>
      <w:r w:rsidR="00741F1E" w:rsidRPr="003862D0">
        <w:rPr>
          <w:lang w:val="en-GB" w:eastAsia="en-US"/>
        </w:rPr>
        <w:t xml:space="preserve">used with </w:t>
      </w:r>
      <w:r w:rsidR="005D5F52" w:rsidRPr="003862D0">
        <w:rPr>
          <w:lang w:val="en-GB" w:eastAsia="en-US"/>
        </w:rPr>
        <w:t>MAGICC7.</w:t>
      </w:r>
      <w:bookmarkEnd w:id="4973"/>
      <w:r w:rsidR="005D5F52" w:rsidRPr="003862D0">
        <w:rPr>
          <w:lang w:val="en-GB" w:eastAsia="en-US"/>
        </w:rPr>
        <w:t xml:space="preserve"> </w:t>
      </w:r>
      <w:bookmarkEnd w:id="4974"/>
    </w:p>
    <w:tbl>
      <w:tblPr>
        <w:tblStyle w:val="TableGrid"/>
        <w:tblW w:w="0" w:type="auto"/>
        <w:tblLook w:val="04A0" w:firstRow="1" w:lastRow="0" w:firstColumn="1" w:lastColumn="0" w:noHBand="0" w:noVBand="1"/>
      </w:tblPr>
      <w:tblGrid>
        <w:gridCol w:w="3207"/>
        <w:gridCol w:w="3207"/>
        <w:gridCol w:w="3207"/>
      </w:tblGrid>
      <w:tr w:rsidR="005D5F52" w:rsidRPr="003862D0" w14:paraId="53B5B026" w14:textId="77777777" w:rsidTr="00F95D64">
        <w:tc>
          <w:tcPr>
            <w:tcW w:w="3207" w:type="dxa"/>
            <w:tcBorders>
              <w:bottom w:val="single" w:sz="4" w:space="0" w:color="auto"/>
            </w:tcBorders>
            <w:shd w:val="clear" w:color="auto" w:fill="D0CECE" w:themeFill="background2" w:themeFillShade="E6"/>
          </w:tcPr>
          <w:p w14:paraId="5FDACB41" w14:textId="77777777" w:rsidR="005D5F52" w:rsidRPr="003862D0" w:rsidRDefault="005D5F52" w:rsidP="004C4B4A">
            <w:pPr>
              <w:pStyle w:val="AR6BodyText"/>
              <w:rPr>
                <w:lang w:val="en-GB" w:eastAsia="en-US"/>
              </w:rPr>
            </w:pPr>
            <w:bookmarkStart w:id="4979" w:name="_Hlk63614321"/>
            <w:r w:rsidRPr="003862D0">
              <w:rPr>
                <w:lang w:val="en-GB" w:eastAsia="en-US"/>
              </w:rPr>
              <w:t>Scenario</w:t>
            </w:r>
          </w:p>
        </w:tc>
        <w:tc>
          <w:tcPr>
            <w:tcW w:w="3207" w:type="dxa"/>
            <w:tcBorders>
              <w:bottom w:val="single" w:sz="4" w:space="0" w:color="auto"/>
            </w:tcBorders>
            <w:shd w:val="clear" w:color="auto" w:fill="D0CECE" w:themeFill="background2" w:themeFillShade="E6"/>
          </w:tcPr>
          <w:p w14:paraId="67B46822" w14:textId="00C929A6" w:rsidR="005D5F52" w:rsidRPr="003862D0" w:rsidRDefault="005D5F52" w:rsidP="004C4B4A">
            <w:pPr>
              <w:pStyle w:val="AR6BodyText"/>
              <w:rPr>
                <w:lang w:val="en-GB" w:eastAsia="en-US"/>
              </w:rPr>
            </w:pPr>
            <w:r w:rsidRPr="003862D0">
              <w:rPr>
                <w:lang w:val="en-GB" w:eastAsia="en-US"/>
              </w:rPr>
              <w:t>Median (</w:t>
            </w:r>
            <w:r w:rsidR="00866D31" w:rsidRPr="003862D0">
              <w:rPr>
                <w:lang w:val="en-GB" w:eastAsia="en-US"/>
              </w:rPr>
              <w:t>°C</w:t>
            </w:r>
            <w:r w:rsidRPr="003862D0">
              <w:rPr>
                <w:lang w:val="en-GB" w:eastAsia="en-US"/>
              </w:rPr>
              <w:t>)</w:t>
            </w:r>
          </w:p>
        </w:tc>
        <w:tc>
          <w:tcPr>
            <w:tcW w:w="3207" w:type="dxa"/>
            <w:tcBorders>
              <w:bottom w:val="single" w:sz="4" w:space="0" w:color="auto"/>
            </w:tcBorders>
            <w:shd w:val="clear" w:color="auto" w:fill="D0CECE" w:themeFill="background2" w:themeFillShade="E6"/>
          </w:tcPr>
          <w:p w14:paraId="0F0BD34B" w14:textId="35A14726" w:rsidR="005D5F52" w:rsidRPr="003862D0" w:rsidRDefault="00263D75" w:rsidP="004C4B4A">
            <w:pPr>
              <w:pStyle w:val="AR6BodyText"/>
              <w:rPr>
                <w:lang w:val="en-GB" w:eastAsia="en-US"/>
              </w:rPr>
            </w:pPr>
            <w:r w:rsidRPr="003862D0">
              <w:rPr>
                <w:lang w:val="en-GB" w:eastAsia="en-US"/>
              </w:rPr>
              <w:t>5–95%</w:t>
            </w:r>
            <w:del w:id="4980" w:author="Sara M Tuson" w:date="2021-07-15T20:29:00Z">
              <w:r w:rsidR="00AC7B0A" w:rsidRPr="003862D0" w:rsidDel="00092429">
                <w:rPr>
                  <w:lang w:val="en-GB" w:eastAsia="en-US"/>
                </w:rPr>
                <w:delText xml:space="preserve"> </w:delText>
              </w:r>
              <w:r w:rsidR="005D5F52" w:rsidRPr="003862D0" w:rsidDel="00092429">
                <w:rPr>
                  <w:lang w:val="en-GB" w:eastAsia="en-US"/>
                </w:rPr>
                <w:delText xml:space="preserve"> </w:delText>
              </w:r>
            </w:del>
            <w:ins w:id="4981" w:author="Sara M Tuson" w:date="2021-07-15T20:29:00Z">
              <w:r w:rsidR="00092429">
                <w:rPr>
                  <w:lang w:val="en-GB" w:eastAsia="en-US"/>
                </w:rPr>
                <w:t xml:space="preserve"> </w:t>
              </w:r>
            </w:ins>
            <w:del w:id="4982" w:author="Ian Blenkinsop" w:date="2021-07-27T16:29:00Z">
              <w:r w:rsidR="005D5F52" w:rsidRPr="003862D0" w:rsidDel="00890DDA">
                <w:rPr>
                  <w:lang w:val="en-GB" w:eastAsia="en-US"/>
                </w:rPr>
                <w:delText xml:space="preserve">range </w:delText>
              </w:r>
            </w:del>
            <w:ins w:id="4983" w:author="Ian Blenkinsop" w:date="2021-07-27T16:29:00Z">
              <w:r w:rsidR="00890DDA">
                <w:rPr>
                  <w:lang w:val="en-GB" w:eastAsia="en-US"/>
                </w:rPr>
                <w:t>R</w:t>
              </w:r>
              <w:r w:rsidR="00890DDA" w:rsidRPr="003862D0">
                <w:rPr>
                  <w:lang w:val="en-GB" w:eastAsia="en-US"/>
                </w:rPr>
                <w:t xml:space="preserve">ange </w:t>
              </w:r>
            </w:ins>
            <w:r w:rsidR="005D5F52" w:rsidRPr="003862D0">
              <w:rPr>
                <w:lang w:val="en-GB" w:eastAsia="en-US"/>
              </w:rPr>
              <w:t>(</w:t>
            </w:r>
            <w:r w:rsidR="00741F1E" w:rsidRPr="003862D0">
              <w:rPr>
                <w:lang w:val="en-GB" w:eastAsia="en-US"/>
              </w:rPr>
              <w:t>°C</w:t>
            </w:r>
            <w:r w:rsidR="005D5F52" w:rsidRPr="003862D0">
              <w:rPr>
                <w:lang w:val="en-GB" w:eastAsia="en-US"/>
              </w:rPr>
              <w:t>)</w:t>
            </w:r>
          </w:p>
        </w:tc>
      </w:tr>
      <w:tr w:rsidR="005D5F52" w:rsidRPr="003862D0" w14:paraId="2415BDE6" w14:textId="77777777" w:rsidTr="00F95D64">
        <w:tc>
          <w:tcPr>
            <w:tcW w:w="3207" w:type="dxa"/>
            <w:shd w:val="clear" w:color="auto" w:fill="FFF2CC" w:themeFill="accent4" w:themeFillTint="33"/>
          </w:tcPr>
          <w:p w14:paraId="7C337BB7" w14:textId="77777777" w:rsidR="005D5F52" w:rsidRPr="003862D0" w:rsidRDefault="005D5F52" w:rsidP="004C4B4A">
            <w:pPr>
              <w:pStyle w:val="AR6BodyText"/>
              <w:rPr>
                <w:lang w:val="en-GB" w:eastAsia="en-US"/>
              </w:rPr>
            </w:pPr>
            <w:r w:rsidRPr="003862D0">
              <w:rPr>
                <w:lang w:val="en-GB" w:eastAsia="en-US"/>
              </w:rPr>
              <w:t>SSP5-8.5</w:t>
            </w:r>
          </w:p>
        </w:tc>
        <w:tc>
          <w:tcPr>
            <w:tcW w:w="3207" w:type="dxa"/>
            <w:shd w:val="clear" w:color="auto" w:fill="FFF2CC" w:themeFill="accent4" w:themeFillTint="33"/>
          </w:tcPr>
          <w:p w14:paraId="5E1E1A7B" w14:textId="77777777" w:rsidR="005D5F52" w:rsidRPr="003862D0" w:rsidRDefault="005D5F52" w:rsidP="004C4B4A">
            <w:pPr>
              <w:pStyle w:val="AR6BodyText"/>
              <w:rPr>
                <w:lang w:val="en-GB" w:eastAsia="en-US"/>
              </w:rPr>
            </w:pPr>
            <w:r w:rsidRPr="003862D0">
              <w:rPr>
                <w:lang w:val="en-GB" w:eastAsia="en-US"/>
              </w:rPr>
              <w:t>9.6</w:t>
            </w:r>
          </w:p>
        </w:tc>
        <w:tc>
          <w:tcPr>
            <w:tcW w:w="3207" w:type="dxa"/>
            <w:shd w:val="clear" w:color="auto" w:fill="FFF2CC" w:themeFill="accent4" w:themeFillTint="33"/>
          </w:tcPr>
          <w:p w14:paraId="43EADC64" w14:textId="68A9D11F" w:rsidR="005D5F52" w:rsidRPr="003862D0" w:rsidRDefault="005D5F52" w:rsidP="004C4B4A">
            <w:pPr>
              <w:pStyle w:val="AR6BodyText"/>
              <w:rPr>
                <w:lang w:val="en-GB" w:eastAsia="en-US"/>
              </w:rPr>
            </w:pPr>
            <w:r w:rsidRPr="003862D0">
              <w:rPr>
                <w:lang w:val="en-GB" w:eastAsia="en-US"/>
              </w:rPr>
              <w:t>6.6–14.1</w:t>
            </w:r>
          </w:p>
        </w:tc>
      </w:tr>
      <w:tr w:rsidR="005D5F52" w:rsidRPr="003862D0" w14:paraId="40472CC5" w14:textId="77777777" w:rsidTr="00F95D64">
        <w:tc>
          <w:tcPr>
            <w:tcW w:w="3207" w:type="dxa"/>
            <w:tcBorders>
              <w:bottom w:val="single" w:sz="4" w:space="0" w:color="auto"/>
            </w:tcBorders>
          </w:tcPr>
          <w:p w14:paraId="7122E4A9" w14:textId="77777777" w:rsidR="005D5F52" w:rsidRPr="003862D0" w:rsidRDefault="005D5F52" w:rsidP="004C4B4A">
            <w:pPr>
              <w:pStyle w:val="AR6BodyText"/>
              <w:rPr>
                <w:lang w:val="en-GB" w:eastAsia="en-US"/>
              </w:rPr>
            </w:pPr>
            <w:r w:rsidRPr="003862D0">
              <w:rPr>
                <w:lang w:val="en-GB" w:eastAsia="en-US"/>
              </w:rPr>
              <w:t>SSP3-7.0</w:t>
            </w:r>
          </w:p>
        </w:tc>
        <w:tc>
          <w:tcPr>
            <w:tcW w:w="3207" w:type="dxa"/>
            <w:tcBorders>
              <w:bottom w:val="single" w:sz="4" w:space="0" w:color="auto"/>
            </w:tcBorders>
          </w:tcPr>
          <w:p w14:paraId="62AB2BDE" w14:textId="77777777" w:rsidR="005D5F52" w:rsidRPr="003862D0" w:rsidRDefault="005D5F52" w:rsidP="004C4B4A">
            <w:pPr>
              <w:pStyle w:val="AR6BodyText"/>
              <w:rPr>
                <w:lang w:val="en-GB" w:eastAsia="en-US"/>
              </w:rPr>
            </w:pPr>
            <w:r w:rsidRPr="003862D0">
              <w:rPr>
                <w:lang w:val="en-GB" w:eastAsia="en-US"/>
              </w:rPr>
              <w:t>8.2</w:t>
            </w:r>
          </w:p>
        </w:tc>
        <w:tc>
          <w:tcPr>
            <w:tcW w:w="3207" w:type="dxa"/>
            <w:tcBorders>
              <w:bottom w:val="single" w:sz="4" w:space="0" w:color="auto"/>
            </w:tcBorders>
          </w:tcPr>
          <w:p w14:paraId="5BBEC2E2" w14:textId="07045ACF" w:rsidR="005D5F52" w:rsidRPr="003862D0" w:rsidRDefault="005D5F52" w:rsidP="004C4B4A">
            <w:pPr>
              <w:pStyle w:val="AR6BodyText"/>
              <w:rPr>
                <w:lang w:val="en-GB" w:eastAsia="en-US"/>
              </w:rPr>
            </w:pPr>
            <w:r w:rsidRPr="003862D0">
              <w:rPr>
                <w:lang w:val="en-GB" w:eastAsia="en-US"/>
              </w:rPr>
              <w:t>5.7–11.8</w:t>
            </w:r>
          </w:p>
        </w:tc>
      </w:tr>
      <w:tr w:rsidR="005D5F52" w:rsidRPr="003862D0" w14:paraId="44D1FEFE" w14:textId="77777777" w:rsidTr="00F95D64">
        <w:tc>
          <w:tcPr>
            <w:tcW w:w="3207" w:type="dxa"/>
            <w:shd w:val="clear" w:color="auto" w:fill="FFF2CC" w:themeFill="accent4" w:themeFillTint="33"/>
          </w:tcPr>
          <w:p w14:paraId="058D6526" w14:textId="77777777" w:rsidR="005D5F52" w:rsidRPr="003862D0" w:rsidRDefault="005D5F52" w:rsidP="004C4B4A">
            <w:pPr>
              <w:pStyle w:val="AR6BodyText"/>
              <w:rPr>
                <w:lang w:val="en-GB" w:eastAsia="en-US"/>
              </w:rPr>
            </w:pPr>
            <w:r w:rsidRPr="003862D0">
              <w:rPr>
                <w:lang w:val="en-GB" w:eastAsia="en-US"/>
              </w:rPr>
              <w:t>SSP2-4.5</w:t>
            </w:r>
          </w:p>
        </w:tc>
        <w:tc>
          <w:tcPr>
            <w:tcW w:w="3207" w:type="dxa"/>
            <w:shd w:val="clear" w:color="auto" w:fill="FFF2CC" w:themeFill="accent4" w:themeFillTint="33"/>
          </w:tcPr>
          <w:p w14:paraId="1C6E25A5" w14:textId="77777777" w:rsidR="005D5F52" w:rsidRPr="003862D0" w:rsidRDefault="005D5F52" w:rsidP="004C4B4A">
            <w:pPr>
              <w:pStyle w:val="AR6BodyText"/>
              <w:rPr>
                <w:lang w:val="en-GB" w:eastAsia="en-US"/>
              </w:rPr>
            </w:pPr>
            <w:r w:rsidRPr="003862D0">
              <w:rPr>
                <w:lang w:val="en-GB" w:eastAsia="en-US"/>
              </w:rPr>
              <w:t>3.3</w:t>
            </w:r>
          </w:p>
        </w:tc>
        <w:tc>
          <w:tcPr>
            <w:tcW w:w="3207" w:type="dxa"/>
            <w:shd w:val="clear" w:color="auto" w:fill="FFF2CC" w:themeFill="accent4" w:themeFillTint="33"/>
          </w:tcPr>
          <w:p w14:paraId="48A6DF51" w14:textId="55048E3A" w:rsidR="005D5F52" w:rsidRPr="003862D0" w:rsidRDefault="005D5F52" w:rsidP="00741F1E">
            <w:pPr>
              <w:pStyle w:val="AR6BodyText"/>
              <w:rPr>
                <w:lang w:val="en-GB" w:eastAsia="en-US"/>
              </w:rPr>
            </w:pPr>
            <w:r w:rsidRPr="003862D0">
              <w:rPr>
                <w:lang w:val="en-GB" w:eastAsia="en-US"/>
              </w:rPr>
              <w:t>2.3–4.6</w:t>
            </w:r>
          </w:p>
        </w:tc>
      </w:tr>
      <w:tr w:rsidR="005D5F52" w:rsidRPr="003862D0" w14:paraId="67B394F0" w14:textId="77777777" w:rsidTr="00F95D64">
        <w:tc>
          <w:tcPr>
            <w:tcW w:w="3207" w:type="dxa"/>
            <w:tcBorders>
              <w:bottom w:val="single" w:sz="4" w:space="0" w:color="auto"/>
            </w:tcBorders>
          </w:tcPr>
          <w:p w14:paraId="47302493" w14:textId="77777777" w:rsidR="005D5F52" w:rsidRPr="003862D0" w:rsidRDefault="005D5F52" w:rsidP="004C4B4A">
            <w:pPr>
              <w:pStyle w:val="AR6BodyText"/>
              <w:rPr>
                <w:lang w:val="en-GB" w:eastAsia="en-US"/>
              </w:rPr>
            </w:pPr>
            <w:r w:rsidRPr="003862D0">
              <w:rPr>
                <w:lang w:val="en-GB" w:eastAsia="en-US"/>
              </w:rPr>
              <w:t>SSP5-3.4-OS</w:t>
            </w:r>
          </w:p>
        </w:tc>
        <w:tc>
          <w:tcPr>
            <w:tcW w:w="3207" w:type="dxa"/>
            <w:tcBorders>
              <w:bottom w:val="single" w:sz="4" w:space="0" w:color="auto"/>
            </w:tcBorders>
          </w:tcPr>
          <w:p w14:paraId="1CF7EE20" w14:textId="77777777" w:rsidR="005D5F52" w:rsidRPr="003862D0" w:rsidRDefault="005D5F52" w:rsidP="004C4B4A">
            <w:pPr>
              <w:pStyle w:val="AR6BodyText"/>
              <w:rPr>
                <w:lang w:val="en-GB" w:eastAsia="en-US"/>
              </w:rPr>
            </w:pPr>
            <w:r w:rsidRPr="003862D0">
              <w:rPr>
                <w:lang w:val="en-GB" w:eastAsia="en-US"/>
              </w:rPr>
              <w:t>1.6</w:t>
            </w:r>
          </w:p>
        </w:tc>
        <w:tc>
          <w:tcPr>
            <w:tcW w:w="3207" w:type="dxa"/>
            <w:tcBorders>
              <w:bottom w:val="single" w:sz="4" w:space="0" w:color="auto"/>
            </w:tcBorders>
          </w:tcPr>
          <w:p w14:paraId="6E77097B" w14:textId="3610437D" w:rsidR="005D5F52" w:rsidRPr="003862D0" w:rsidRDefault="005D5F52" w:rsidP="004C4B4A">
            <w:pPr>
              <w:pStyle w:val="AR6BodyText"/>
              <w:rPr>
                <w:lang w:val="en-GB" w:eastAsia="en-US"/>
              </w:rPr>
            </w:pPr>
            <w:r w:rsidRPr="003862D0">
              <w:rPr>
                <w:lang w:val="en-GB" w:eastAsia="en-US"/>
              </w:rPr>
              <w:t>1.1–2.2</w:t>
            </w:r>
          </w:p>
        </w:tc>
      </w:tr>
      <w:tr w:rsidR="005D5F52" w:rsidRPr="003862D0" w14:paraId="226D6CC7" w14:textId="77777777" w:rsidTr="00F95D64">
        <w:tc>
          <w:tcPr>
            <w:tcW w:w="3207" w:type="dxa"/>
            <w:shd w:val="clear" w:color="auto" w:fill="FFF2CC" w:themeFill="accent4" w:themeFillTint="33"/>
          </w:tcPr>
          <w:p w14:paraId="6F65B2B2" w14:textId="77777777" w:rsidR="005D5F52" w:rsidRPr="003862D0" w:rsidRDefault="005D5F52" w:rsidP="004C4B4A">
            <w:pPr>
              <w:pStyle w:val="AR6BodyText"/>
              <w:rPr>
                <w:lang w:val="en-GB" w:eastAsia="en-US"/>
              </w:rPr>
            </w:pPr>
            <w:r w:rsidRPr="003862D0">
              <w:rPr>
                <w:lang w:val="en-GB" w:eastAsia="en-US"/>
              </w:rPr>
              <w:t>SSP1-2.6</w:t>
            </w:r>
          </w:p>
        </w:tc>
        <w:tc>
          <w:tcPr>
            <w:tcW w:w="3207" w:type="dxa"/>
            <w:shd w:val="clear" w:color="auto" w:fill="FFF2CC" w:themeFill="accent4" w:themeFillTint="33"/>
          </w:tcPr>
          <w:p w14:paraId="2B854C01" w14:textId="77777777" w:rsidR="005D5F52" w:rsidRPr="003862D0" w:rsidRDefault="005D5F52" w:rsidP="004C4B4A">
            <w:pPr>
              <w:pStyle w:val="AR6BodyText"/>
              <w:rPr>
                <w:lang w:val="en-GB" w:eastAsia="en-US"/>
              </w:rPr>
            </w:pPr>
            <w:r w:rsidRPr="003862D0">
              <w:rPr>
                <w:lang w:val="en-GB" w:eastAsia="en-US"/>
              </w:rPr>
              <w:t>1.5</w:t>
            </w:r>
          </w:p>
        </w:tc>
        <w:tc>
          <w:tcPr>
            <w:tcW w:w="3207" w:type="dxa"/>
            <w:shd w:val="clear" w:color="auto" w:fill="FFF2CC" w:themeFill="accent4" w:themeFillTint="33"/>
          </w:tcPr>
          <w:p w14:paraId="33C18739" w14:textId="13400F16" w:rsidR="005D5F52" w:rsidRPr="003862D0" w:rsidRDefault="005D5F52" w:rsidP="004C4B4A">
            <w:pPr>
              <w:pStyle w:val="AR6BodyText"/>
              <w:rPr>
                <w:lang w:val="en-GB" w:eastAsia="en-US"/>
              </w:rPr>
            </w:pPr>
            <w:r w:rsidRPr="003862D0">
              <w:rPr>
                <w:lang w:val="en-GB" w:eastAsia="en-US"/>
              </w:rPr>
              <w:t>1.0–2.2</w:t>
            </w:r>
          </w:p>
        </w:tc>
      </w:tr>
      <w:tr w:rsidR="005D5F52" w:rsidRPr="003862D0" w14:paraId="25CE9358" w14:textId="77777777" w:rsidTr="004C4B4A">
        <w:tc>
          <w:tcPr>
            <w:tcW w:w="3207" w:type="dxa"/>
          </w:tcPr>
          <w:p w14:paraId="5AF2C451" w14:textId="77777777" w:rsidR="005D5F52" w:rsidRPr="003862D0" w:rsidRDefault="005D5F52" w:rsidP="004C4B4A">
            <w:pPr>
              <w:pStyle w:val="AR6BodyText"/>
              <w:rPr>
                <w:lang w:val="en-GB" w:eastAsia="en-US"/>
              </w:rPr>
            </w:pPr>
            <w:r w:rsidRPr="003862D0">
              <w:rPr>
                <w:lang w:val="en-GB" w:eastAsia="en-US"/>
              </w:rPr>
              <w:t>SSP1-1.9</w:t>
            </w:r>
          </w:p>
        </w:tc>
        <w:tc>
          <w:tcPr>
            <w:tcW w:w="3207" w:type="dxa"/>
          </w:tcPr>
          <w:p w14:paraId="2E622FD8" w14:textId="77777777" w:rsidR="005D5F52" w:rsidRPr="003862D0" w:rsidRDefault="005D5F52" w:rsidP="004C4B4A">
            <w:pPr>
              <w:pStyle w:val="AR6BodyText"/>
              <w:rPr>
                <w:lang w:val="en-GB" w:eastAsia="en-US"/>
              </w:rPr>
            </w:pPr>
            <w:r w:rsidRPr="003862D0">
              <w:rPr>
                <w:lang w:val="en-GB" w:eastAsia="en-US"/>
              </w:rPr>
              <w:t>0.9</w:t>
            </w:r>
          </w:p>
        </w:tc>
        <w:tc>
          <w:tcPr>
            <w:tcW w:w="3207" w:type="dxa"/>
          </w:tcPr>
          <w:p w14:paraId="07D231D6" w14:textId="6932B6BF" w:rsidR="005D5F52" w:rsidRPr="003862D0" w:rsidRDefault="005D5F52" w:rsidP="004C4B4A">
            <w:pPr>
              <w:pStyle w:val="AR6BodyText"/>
              <w:rPr>
                <w:lang w:val="en-GB" w:eastAsia="en-US"/>
              </w:rPr>
            </w:pPr>
            <w:commentRangeStart w:id="4984"/>
            <w:r w:rsidRPr="003862D0">
              <w:rPr>
                <w:lang w:val="en-GB" w:eastAsia="en-US"/>
              </w:rPr>
              <w:t>0.6– .4</w:t>
            </w:r>
            <w:commentRangeEnd w:id="4984"/>
            <w:r w:rsidR="00F36161">
              <w:rPr>
                <w:rStyle w:val="CommentReference"/>
              </w:rPr>
              <w:commentReference w:id="4984"/>
            </w:r>
          </w:p>
        </w:tc>
      </w:tr>
      <w:bookmarkEnd w:id="4979"/>
    </w:tbl>
    <w:p w14:paraId="00F75E14" w14:textId="77777777" w:rsidR="005D5F52" w:rsidRPr="003862D0" w:rsidRDefault="005D5F52" w:rsidP="005D5F52">
      <w:pPr>
        <w:pStyle w:val="AR6BodyTextBold"/>
        <w:rPr>
          <w:rFonts w:asciiTheme="minorHAnsi" w:eastAsiaTheme="minorHAnsi" w:hAnsiTheme="minorHAnsi"/>
          <w:b w:val="0"/>
          <w:lang w:val="en-GB" w:eastAsia="en-US"/>
        </w:rPr>
      </w:pPr>
    </w:p>
    <w:p w14:paraId="2CE0E734" w14:textId="77777777" w:rsidR="005D5F52" w:rsidRPr="003862D0" w:rsidRDefault="005D5F52" w:rsidP="005D5F52">
      <w:pPr>
        <w:pStyle w:val="AR6BodyText"/>
        <w:rPr>
          <w:b/>
          <w:color w:val="000000"/>
          <w:lang w:val="en-GB"/>
        </w:rPr>
      </w:pPr>
      <w:r w:rsidRPr="003862D0">
        <w:rPr>
          <w:b/>
          <w:color w:val="000000"/>
          <w:lang w:val="en-GB"/>
        </w:rPr>
        <w:t>[END TABLE 4.9 HERE]</w:t>
      </w:r>
    </w:p>
    <w:p w14:paraId="4B1289BC" w14:textId="77777777" w:rsidR="005D5F52" w:rsidRPr="003862D0" w:rsidRDefault="005D5F52" w:rsidP="005D5F52">
      <w:pPr>
        <w:pStyle w:val="AR6BodyText"/>
        <w:rPr>
          <w:lang w:val="en-GB"/>
        </w:rPr>
      </w:pPr>
    </w:p>
    <w:p w14:paraId="7745267B" w14:textId="77777777" w:rsidR="00AD6CC8" w:rsidRPr="003862D0" w:rsidRDefault="00AD6CC8" w:rsidP="005D5F52">
      <w:pPr>
        <w:pStyle w:val="AR6BodyText"/>
        <w:rPr>
          <w:lang w:val="en-GB"/>
        </w:rPr>
      </w:pPr>
    </w:p>
    <w:p w14:paraId="213AE075" w14:textId="2D58D213" w:rsidR="005D5F52" w:rsidRPr="003862D0" w:rsidRDefault="005D5F52" w:rsidP="005D5F52">
      <w:pPr>
        <w:pStyle w:val="AR6Chap4Level441111"/>
        <w:rPr>
          <w:lang w:val="en-GB"/>
        </w:rPr>
      </w:pPr>
      <w:bookmarkStart w:id="4985" w:name="_Toc5778523"/>
      <w:bookmarkStart w:id="4986" w:name="_Toc33523327"/>
      <w:bookmarkStart w:id="4987" w:name="_Toc57156903"/>
      <w:bookmarkStart w:id="4988" w:name="_Toc66037175"/>
      <w:bookmarkStart w:id="4989" w:name="_Toc66099793"/>
      <w:bookmarkStart w:id="4990" w:name="_Toc69752553"/>
      <w:bookmarkEnd w:id="4948"/>
      <w:r w:rsidRPr="003862D0">
        <w:rPr>
          <w:lang w:val="en-GB"/>
        </w:rPr>
        <w:t xml:space="preserve">Global </w:t>
      </w:r>
      <w:del w:id="4991" w:author="Ian Blenkinsop" w:date="2021-07-27T16:30:00Z">
        <w:r w:rsidRPr="003862D0" w:rsidDel="004B458E">
          <w:rPr>
            <w:lang w:val="en-GB"/>
          </w:rPr>
          <w:delText xml:space="preserve">Land </w:delText>
        </w:r>
      </w:del>
      <w:ins w:id="4992" w:author="Ian Blenkinsop" w:date="2021-07-27T16:30:00Z">
        <w:r w:rsidR="004B458E">
          <w:rPr>
            <w:lang w:val="en-GB"/>
          </w:rPr>
          <w:t>l</w:t>
        </w:r>
        <w:r w:rsidR="004B458E" w:rsidRPr="003862D0">
          <w:rPr>
            <w:lang w:val="en-GB"/>
          </w:rPr>
          <w:t xml:space="preserve">and </w:t>
        </w:r>
      </w:ins>
      <w:del w:id="4993" w:author="Ian Blenkinsop" w:date="2021-07-27T16:30:00Z">
        <w:r w:rsidRPr="003862D0" w:rsidDel="004B458E">
          <w:rPr>
            <w:lang w:val="en-GB"/>
          </w:rPr>
          <w:delText>Precipitation</w:delText>
        </w:r>
      </w:del>
      <w:bookmarkEnd w:id="4985"/>
      <w:bookmarkEnd w:id="4986"/>
      <w:bookmarkEnd w:id="4987"/>
      <w:bookmarkEnd w:id="4988"/>
      <w:bookmarkEnd w:id="4989"/>
      <w:bookmarkEnd w:id="4990"/>
      <w:ins w:id="4994" w:author="Ian Blenkinsop" w:date="2021-07-27T16:30:00Z">
        <w:r w:rsidR="004B458E">
          <w:rPr>
            <w:lang w:val="en-GB"/>
          </w:rPr>
          <w:t>p</w:t>
        </w:r>
        <w:r w:rsidR="004B458E" w:rsidRPr="003862D0">
          <w:rPr>
            <w:lang w:val="en-GB"/>
          </w:rPr>
          <w:t>recipitation</w:t>
        </w:r>
      </w:ins>
    </w:p>
    <w:p w14:paraId="6AC19A8E" w14:textId="11B0C6DB" w:rsidR="005D5F52" w:rsidRPr="003862D0" w:rsidRDefault="005D5F52" w:rsidP="005D5F52">
      <w:pPr>
        <w:pStyle w:val="AR6BodyText"/>
        <w:rPr>
          <w:lang w:val="en-GB" w:eastAsia="en-US"/>
        </w:rPr>
      </w:pPr>
      <w:r w:rsidRPr="003862D0">
        <w:rPr>
          <w:lang w:val="en-GB" w:eastAsia="en-US"/>
        </w:rPr>
        <w:t xml:space="preserve">Global land precipitation will continue to increase in line with GSAT under high </w:t>
      </w:r>
      <w:r w:rsidR="005B1017" w:rsidRPr="003862D0">
        <w:rPr>
          <w:lang w:val="en-GB" w:eastAsia="en-US"/>
        </w:rPr>
        <w:t>emission scenario</w:t>
      </w:r>
      <w:r w:rsidRPr="003862D0">
        <w:rPr>
          <w:lang w:val="en-GB" w:eastAsia="en-US"/>
        </w:rPr>
        <w:t>s (</w:t>
      </w:r>
      <w:r w:rsidRPr="003862D0">
        <w:rPr>
          <w:i/>
          <w:iCs/>
          <w:lang w:val="en-GB" w:eastAsia="en-US"/>
        </w:rPr>
        <w:t>medium confidence</w:t>
      </w:r>
      <w:r w:rsidRPr="003862D0">
        <w:rPr>
          <w:lang w:val="en-GB" w:eastAsia="en-US"/>
        </w:rPr>
        <w:t xml:space="preserve">). Precipitation changes over land show larger variability and a less clear signal than global total precipitation. </w:t>
      </w:r>
      <w:r w:rsidRPr="003862D0">
        <w:rPr>
          <w:lang w:val="en-GB" w:eastAsia="en-US"/>
        </w:rPr>
        <w:fldChar w:fldCharType="begin" w:fldLock="1"/>
      </w:r>
      <w:r w:rsidR="00615634">
        <w:rPr>
          <w:lang w:val="en-GB" w:eastAsia="en-US"/>
        </w:rPr>
        <w:instrText>ADDIN CSL_CITATION { "citationItems" : [ { "id" : "ITEM-1", "itemData" : { "DOI" : "10.1175/JCLI-D-12-00577.1", "author" : [ { "dropping-particle" : "", "family" : "Caesar", "given" : "John", "non-dropping-particle" : "", "parse-names" : false, "suffix" : "" }, { "dropping-particle" : "", "family" : "Palin", "given" : "Erika", "non-dropping-particle" : "", "parse-names" : false, "suffix" : "" }, { "dropping-particle" : "", "family" : "Liddicoat", "given" : "Spencer", "non-dropping-particle" : "", "parse-names" : false, "suffix" : "" }, { "dropping-particle" : "", "family" : "Lowe", "given" : "Jason", "non-dropping-particle" : "", "parse-names" : false, "suffix" : "" }, { "dropping-particle" : "", "family" : "Burke", "given" : "Eleanor", "non-dropping-particle" : "", "parse-names" : false, "suffix" : "" }, { "dropping-particle" : "", "family" : "Pardaens", "given" : "Anne", "non-dropping-particle" : "", "parse-names" : false, "suffix" : "" }, { "dropping-particle" : "", "family" : "Sanderson", "given" : "Michael", "non-dropping-particle" : "", "parse-names" : false, "suffix" : "" }, { "dropping-particle" : "", "family" : "Kahana", "given" : "Ron", "non-dropping-particle" : "", "parse-names" : false, "suffix" : "" } ], "container-title" : "Journal of Climate", "id" : "ITEM-1", "issue" : "10", "issued" : { "date-parts" : [ [ "2013" ] ] }, "page" : "3275-3284", "title" : "Response of the HadGEM2 Earth System Model to future greenhouse gas emissions pathways to the year 2300", "translator" : [ { "dropping-particle" : "", "family" : "K5245", "given" : "", "non-dropping-particle" : "", "parse-names" : false, "suffix" : "" } ], "type" : "article-journal", "volume" : "26" }, "uris" : [ "http://www.mendeley.com/documents/?uuid=bed54126-0c65-41bd-bdfc-b4823445be92" ] } ], "mendeley" : { "formattedCitation" : "(Caesar et al., 2013)", "manualFormatting" : "Caesar et al. (2013)", "plainTextFormattedCitation" : "(Caesar et al., 2013)", "previouslyFormattedCitation" : "(Caesar et al., 2013)" }, "properties" : { "noteIndex" : 0 }, "schema" : "https://github.com/citation-style-language/schema/raw/master/csl-citation.json" }</w:instrText>
      </w:r>
      <w:r w:rsidRPr="003862D0">
        <w:rPr>
          <w:lang w:val="en-GB" w:eastAsia="en-US"/>
        </w:rPr>
        <w:fldChar w:fldCharType="separate"/>
      </w:r>
      <w:r w:rsidR="00016735">
        <w:rPr>
          <w:noProof/>
          <w:lang w:val="en-GB" w:eastAsia="en-US"/>
        </w:rPr>
        <w:t>Caesar et al. (2013)</w:t>
      </w:r>
      <w:r w:rsidRPr="003862D0">
        <w:rPr>
          <w:lang w:val="en-GB" w:eastAsia="en-US"/>
        </w:rPr>
        <w:fldChar w:fldCharType="end"/>
      </w:r>
      <w:r w:rsidRPr="003862D0">
        <w:rPr>
          <w:lang w:val="en-GB" w:eastAsia="en-US"/>
        </w:rPr>
        <w:t xml:space="preserve"> showed that under the CMIP5 extension simulations, HadGEM2-ES projected global land precipitation to remain roughly the same in RCP2.6, to increase by about 4% in RCP4.5 and to increase by about 7% in RCP8.5. Their results showed global precipitation </w:t>
      </w:r>
      <w:r w:rsidRPr="003862D0">
        <w:rPr>
          <w:lang w:val="en-GB" w:eastAsia="en-US"/>
        </w:rPr>
        <w:lastRenderedPageBreak/>
        <w:t>increasing linearly with temperature while radiative forcing increases, but then more quickly if forcing is stabili</w:t>
      </w:r>
      <w:ins w:id="4995" w:author="Sara M Tuson" w:date="2021-07-15T15:42:00Z">
        <w:r w:rsidR="00451E23">
          <w:rPr>
            <w:lang w:val="en-GB" w:eastAsia="en-US"/>
          </w:rPr>
          <w:t>z</w:t>
        </w:r>
      </w:ins>
      <w:del w:id="4996" w:author="Sara M Tuson" w:date="2021-07-15T15:42:00Z">
        <w:r w:rsidRPr="003862D0" w:rsidDel="00451E23">
          <w:rPr>
            <w:lang w:val="en-GB" w:eastAsia="en-US"/>
          </w:rPr>
          <w:delText>s</w:delText>
        </w:r>
      </w:del>
      <w:r w:rsidRPr="003862D0">
        <w:rPr>
          <w:lang w:val="en-GB" w:eastAsia="en-US"/>
        </w:rPr>
        <w:t>ed or reduced. This backs up findings of an intensification of the hydrological cycle following CO</w:t>
      </w:r>
      <w:r w:rsidRPr="003862D0">
        <w:rPr>
          <w:vertAlign w:val="subscript"/>
          <w:lang w:val="en-GB" w:eastAsia="en-US"/>
        </w:rPr>
        <w:t>2</w:t>
      </w:r>
      <w:r w:rsidRPr="003862D0">
        <w:rPr>
          <w:lang w:val="en-GB" w:eastAsia="en-US"/>
        </w:rPr>
        <w:t xml:space="preserve"> decrease which has been attributed to a </w:t>
      </w:r>
      <w:r w:rsidR="005C5C57" w:rsidRPr="003862D0">
        <w:rPr>
          <w:lang w:val="en-GB" w:eastAsia="en-US"/>
        </w:rPr>
        <w:t>build-up</w:t>
      </w:r>
      <w:r w:rsidRPr="003862D0">
        <w:rPr>
          <w:lang w:val="en-GB" w:eastAsia="en-US"/>
        </w:rPr>
        <w:t xml:space="preserve"> of ocean heat </w:t>
      </w:r>
      <w:r w:rsidRPr="003862D0">
        <w:rPr>
          <w:lang w:val="en-GB" w:eastAsia="en-US"/>
        </w:rPr>
        <w:fldChar w:fldCharType="begin" w:fldLock="1"/>
      </w:r>
      <w:r w:rsidR="00615634">
        <w:rPr>
          <w:lang w:val="en-GB" w:eastAsia="en-US"/>
        </w:rPr>
        <w:instrText>ADDIN CSL_CITATION { "citationItems" : [ { "id" : "ITEM-1", "itemData" : { "DOI" : "10.1029/2010GL043730", "ISSN" : "00948276", "abstract" : "Current studies of the impact of climate change mitigation options tend to scale patterns of precipitation change linearly with surface temperature. Using climate model simulations, we show a nonlinear hydrological response to transient global warming and a substantial side effect of climate mitigation. In an idealised representation of mitigation action, where we reverse the trend of global warming, the precipitation response shows significant hysteresis behaviour due to heat previously accumulated in the ocean. Stabilising or reducing CO2 concentrations in the atmosphere is found temporarily to strengthen the global hydrological cycle, while reducing rainfall over some tropical and subtropical regions. The drying trend under global warming over The Amazon, Australia and western Africa may intensify for decades after CO 2 reductions. The inertia due to accumulated heat in the ocean implies a commitment to hydrological cycle changes long after stabilisation or reduction of atmospheric CO2concentration. Copyright 2010 by the American Geophysical Union.", "author" : [ { "dropping-particle" : "", "family" : "Wu", "given" : "Peili", "non-dropping-particle" : "", "parse-names" : false, "suffix" : "" }, { "dropping-particle" : "", "family" : "Wood", "given" : "Richard", "non-dropping-particle" : "", "parse-names" : false, "suffix" : "" }, { "dropping-particle" : "", "family" : "Ridley", "given" : "Jeff", "non-dropping-particle" : "", "parse-names" : false, "suffix" : "" }, { "dropping-particle" : "", "family" : "Lowe", "given" : "Jason", "non-dropping-particle" : "", "parse-names" : false, "suffix" : "" } ], "container-title" : "Geophysical Research Letters", "id" : "ITEM-1", "issue" : "12", "issued" : { "date-parts" : [ [ "2010", "6" ] ] }, "page" : "L12705", "title" : "Temporary acceleration of the hydrological cycle in response to a CO2 rampdown", "translator" : [ { "dropping-particle" : "", "family" : "K4303", "given" : "", "non-dropping-particle" : "", "parse-names" : false, "suffix" : "" } ], "type" : "article-journal", "volume" : "37" }, "uris" : [ "http://www.mendeley.com/documents/?uuid=5b857e2e-78ce-379c-b60a-70c2569038a8" ] } ], "mendeley" : { "formattedCitation" : "(Wu et al., 2010)", "plainTextFormattedCitation" : "(Wu et al., 2010)", "previouslyFormattedCitation" : "(Wu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(Wu et al., 2010)</w:t>
      </w:r>
      <w:r w:rsidRPr="003862D0">
        <w:rPr>
          <w:lang w:val="en-GB" w:eastAsia="en-US"/>
        </w:rPr>
        <w:fldChar w:fldCharType="end"/>
      </w:r>
      <w:r w:rsidRPr="003862D0">
        <w:rPr>
          <w:lang w:val="en-GB" w:eastAsia="en-US"/>
        </w:rPr>
        <w:t>, and to a fast atmospheric adjustment to CO</w:t>
      </w:r>
      <w:r w:rsidRPr="003862D0">
        <w:rPr>
          <w:vertAlign w:val="subscript"/>
          <w:lang w:val="en-GB" w:eastAsia="en-US"/>
        </w:rPr>
        <w:t>2</w:t>
      </w:r>
      <w:r w:rsidRPr="003862D0">
        <w:rPr>
          <w:lang w:val="en-GB" w:eastAsia="en-US"/>
        </w:rPr>
        <w:t xml:space="preserve"> radiative forcing </w:t>
      </w:r>
      <w:r w:rsidRPr="003862D0">
        <w:rPr>
          <w:lang w:val="en-GB" w:eastAsia="en-US"/>
        </w:rPr>
        <w:fldChar w:fldCharType="begin" w:fldLock="1"/>
      </w:r>
      <w:r w:rsidR="00741A83">
        <w:rPr>
          <w:lang w:val="en-GB" w:eastAsia="en-US"/>
        </w:rPr>
        <w:instrText>ADDIN CSL_CITATION { "citationItems" : [ { "id" : "ITEM-1", "itemData" : { "DOI" : "10.1029/2011GL046713", "ISBN" : "0094-8276", "ISSN" : "00948276", "abstract" : "Recently, it was found that a reduction in atmo- spheric CO2 concentration leads to a temporary increase in global precipitation. We use the Hadley Center coupled atmosphereocean model, HadCM3L, to demonstrate that this precipitation increase is a consequence of precipitation sensitivity to changes in atmospheric CO2 concentrations through fast tropospheric adjustment processes. Slow ocean cooling explains the longerterm decrease in precipitation. Increased CO2 tends to suppress evaporation/precipitation whereas increased temperatures tend to increase evaporation/ precipitation. When the enhanced CO2 forcing is removed, global precipitation increases temporarily, but this increase is not observed when a similar negative radiative forcing is applied as a reduction of solar intensity. Therefore, transient precipitation increase following a reduction in CO2radiative forcing is a consequence of the specific character ofCO2 forc- ing and is not a general feature associated with decreases in radiative forcing. Citation: Cao, L., G. Bala, and K. Caldeira (2011), Why is there a shortterm increase in global precipitation in response to diminished CO2 forcing?", "author"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"6", "issued" : { "date-parts" : [ [ "2011", "3" ] ] }, "title" : "Why is there a short-term increase in global precipitation in response to diminished CO2 forcing?", "translator" : [ { "dropping-particle" : "", "family" : "K2992", "given" : "", "non-dropping-particle" : "", "parse-names" : false, "suffix" : "" } ], "type" : "article-journal", "volume" : "38" }, "uris" : [ "http://www.mendeley.com/documents/?uuid=316affef-6796-4149-b635-489d565dc7a4" ] } ], "mendeley" : { "formattedCitation" : "(Cao et al., 2011)", "plainTextFormattedCitation" : "(Cao et al., 2011)", "previouslyFormattedCitation" : "(Cao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(Cao et al., 2011)</w:t>
      </w:r>
      <w:r w:rsidRPr="003862D0">
        <w:rPr>
          <w:lang w:val="en-GB" w:eastAsia="en-US"/>
        </w:rPr>
        <w:fldChar w:fldCharType="end"/>
      </w:r>
      <w:r w:rsidRPr="003862D0">
        <w:rPr>
          <w:lang w:val="en-GB" w:eastAsia="en-US"/>
        </w:rPr>
        <w:t xml:space="preserve">. </w:t>
      </w:r>
      <w:r w:rsidR="00FA6D4F" w:rsidRPr="003862D0">
        <w:rPr>
          <w:lang w:val="en-GB"/>
        </w:rPr>
        <w:t>Figure 4.40</w:t>
      </w:r>
      <w:r w:rsidR="00DA5F30" w:rsidRPr="003862D0">
        <w:rPr>
          <w:lang w:val="en-GB"/>
        </w:rPr>
        <w:t xml:space="preserve"> </w:t>
      </w:r>
      <w:r w:rsidRPr="003862D0">
        <w:rPr>
          <w:lang w:val="en-GB" w:eastAsia="en-US"/>
        </w:rPr>
        <w:t xml:space="preserve">shows that global land precipitation increases in CMIP6 models </w:t>
      </w:r>
      <w:r w:rsidR="00B10D7E" w:rsidRPr="003862D0">
        <w:rPr>
          <w:lang w:val="en-GB" w:eastAsia="en-US"/>
        </w:rPr>
        <w:t xml:space="preserve">until 2300 </w:t>
      </w:r>
      <w:r w:rsidRPr="003862D0">
        <w:rPr>
          <w:lang w:val="en-GB" w:eastAsia="en-US"/>
        </w:rPr>
        <w:t xml:space="preserve">for SSP5-8.5 but </w:t>
      </w:r>
      <w:del w:id="4997" w:author="Ian Blenkinsop" w:date="2021-07-27T18:15:00Z">
        <w:r w:rsidRPr="003862D0" w:rsidDel="009817E3">
          <w:rPr>
            <w:lang w:val="en-GB" w:eastAsia="en-US"/>
          </w:rPr>
          <w:delText xml:space="preserve">stabilises </w:delText>
        </w:r>
      </w:del>
      <w:ins w:id="4998" w:author="Ian Blenkinsop" w:date="2021-07-27T18:15:00Z">
        <w:r w:rsidR="009817E3" w:rsidRPr="003862D0">
          <w:rPr>
            <w:lang w:val="en-GB" w:eastAsia="en-US"/>
          </w:rPr>
          <w:t>stabili</w:t>
        </w:r>
        <w:r w:rsidR="009817E3">
          <w:rPr>
            <w:lang w:val="en-GB" w:eastAsia="en-US"/>
          </w:rPr>
          <w:t>z</w:t>
        </w:r>
        <w:r w:rsidR="009817E3" w:rsidRPr="003862D0">
          <w:rPr>
            <w:lang w:val="en-GB" w:eastAsia="en-US"/>
          </w:rPr>
          <w:t xml:space="preserve">es </w:t>
        </w:r>
      </w:ins>
      <w:r w:rsidRPr="003862D0">
        <w:rPr>
          <w:lang w:val="en-GB" w:eastAsia="en-US"/>
        </w:rPr>
        <w:t>in SSP1-2.6 and SSP5-3.4-OS. SSP1-2.6 and SSP5-3.4-OS are not distinguishable in behaviour of projected global land precipitation after 2100.</w:t>
      </w:r>
    </w:p>
    <w:p w14:paraId="20532051" w14:textId="77777777" w:rsidR="005D5F52" w:rsidRPr="003862D0" w:rsidRDefault="005D5F52" w:rsidP="005D5F52">
      <w:pPr>
        <w:pStyle w:val="AR6BodyText"/>
        <w:rPr>
          <w:lang w:val="en-GB" w:eastAsia="en-US"/>
        </w:rPr>
      </w:pPr>
      <w:r w:rsidRPr="003862D0">
        <w:rPr>
          <w:lang w:val="en-GB" w:eastAsia="en-US"/>
        </w:rPr>
        <w:br/>
      </w:r>
    </w:p>
    <w:p w14:paraId="300B7807" w14:textId="02A5EA99" w:rsidR="005D5F52" w:rsidRPr="003862D0" w:rsidRDefault="005D5F52" w:rsidP="005D5F52">
      <w:pPr>
        <w:pStyle w:val="AR6Chap4Level441111"/>
        <w:rPr>
          <w:lang w:val="en-GB"/>
        </w:rPr>
      </w:pPr>
      <w:bookmarkStart w:id="4999" w:name="_Toc5778524"/>
      <w:bookmarkStart w:id="5000" w:name="_Toc33523328"/>
      <w:bookmarkStart w:id="5001" w:name="_Toc57156904"/>
      <w:bookmarkStart w:id="5002" w:name="_Toc66037176"/>
      <w:bookmarkStart w:id="5003" w:name="_Toc66099794"/>
      <w:bookmarkStart w:id="5004" w:name="_Toc69752554"/>
      <w:r w:rsidRPr="003862D0">
        <w:rPr>
          <w:lang w:val="en-GB"/>
        </w:rPr>
        <w:t xml:space="preserve">Arctic </w:t>
      </w:r>
      <w:del w:id="5005" w:author="Ian Blenkinsop" w:date="2021-07-27T16:31:00Z">
        <w:r w:rsidRPr="003862D0" w:rsidDel="004B458E">
          <w:rPr>
            <w:lang w:val="en-GB"/>
          </w:rPr>
          <w:delText xml:space="preserve">Sea </w:delText>
        </w:r>
      </w:del>
      <w:ins w:id="5006" w:author="Ian Blenkinsop" w:date="2021-07-27T16:31:00Z">
        <w:r w:rsidR="004B458E">
          <w:rPr>
            <w:lang w:val="en-GB"/>
          </w:rPr>
          <w:t>s</w:t>
        </w:r>
        <w:r w:rsidR="004B458E" w:rsidRPr="003862D0">
          <w:rPr>
            <w:lang w:val="en-GB"/>
          </w:rPr>
          <w:t xml:space="preserve">ea </w:t>
        </w:r>
      </w:ins>
      <w:del w:id="5007" w:author="Ian Blenkinsop" w:date="2021-07-27T16:31:00Z">
        <w:r w:rsidRPr="003862D0" w:rsidDel="004B458E">
          <w:rPr>
            <w:lang w:val="en-GB"/>
          </w:rPr>
          <w:delText>Ice</w:delText>
        </w:r>
      </w:del>
      <w:bookmarkEnd w:id="4999"/>
      <w:bookmarkEnd w:id="5000"/>
      <w:bookmarkEnd w:id="5001"/>
      <w:bookmarkEnd w:id="5002"/>
      <w:bookmarkEnd w:id="5003"/>
      <w:bookmarkEnd w:id="5004"/>
      <w:ins w:id="5008" w:author="Ian Blenkinsop" w:date="2021-07-27T16:31:00Z">
        <w:r w:rsidR="004B458E">
          <w:rPr>
            <w:lang w:val="en-GB"/>
          </w:rPr>
          <w:t>i</w:t>
        </w:r>
        <w:r w:rsidR="004B458E" w:rsidRPr="003862D0">
          <w:rPr>
            <w:lang w:val="en-GB"/>
          </w:rPr>
          <w:t>ce</w:t>
        </w:r>
      </w:ins>
    </w:p>
    <w:p w14:paraId="43086BA6" w14:textId="31A9A071" w:rsidR="005D5F52" w:rsidRPr="003862D0" w:rsidRDefault="005D5F52" w:rsidP="005D5F52">
      <w:pPr>
        <w:pStyle w:val="AR6BodyText"/>
        <w:rPr>
          <w:lang w:val="en-GB" w:eastAsia="en-US"/>
        </w:rPr>
      </w:pPr>
      <w:r w:rsidRPr="003862D0">
        <w:rPr>
          <w:lang w:val="en-GB" w:eastAsia="en-US"/>
        </w:rPr>
        <w:t xml:space="preserve">Chapter 9 assesses with </w:t>
      </w:r>
      <w:r w:rsidRPr="003862D0">
        <w:rPr>
          <w:i/>
          <w:iCs/>
          <w:lang w:val="en-GB" w:eastAsia="en-US"/>
        </w:rPr>
        <w:t>high confidence</w:t>
      </w:r>
      <w:r w:rsidRPr="003862D0">
        <w:rPr>
          <w:lang w:val="en-GB" w:eastAsia="en-US"/>
        </w:rPr>
        <w:t xml:space="preserve"> that on decadal and longer </w:t>
      </w:r>
      <w:r w:rsidR="002418DC" w:rsidRPr="003862D0">
        <w:rPr>
          <w:lang w:val="en-GB" w:eastAsia="en-US"/>
        </w:rPr>
        <w:t>time</w:t>
      </w:r>
      <w:ins w:id="5009" w:author="Sara M Tuson" w:date="2021-07-15T20:33:00Z">
        <w:r w:rsidR="00367335">
          <w:rPr>
            <w:lang w:val="en-GB" w:eastAsia="en-US"/>
          </w:rPr>
          <w:t xml:space="preserve"> </w:t>
        </w:r>
      </w:ins>
      <w:r w:rsidR="002418DC" w:rsidRPr="003862D0">
        <w:rPr>
          <w:lang w:val="en-GB" w:eastAsia="en-US"/>
        </w:rPr>
        <w:t>scale</w:t>
      </w:r>
      <w:r w:rsidRPr="003862D0">
        <w:rPr>
          <w:lang w:val="en-GB" w:eastAsia="en-US"/>
        </w:rPr>
        <w:t xml:space="preserve">s, Arctic summer </w:t>
      </w:r>
      <w:r w:rsidR="00113CAF" w:rsidRPr="003862D0">
        <w:rPr>
          <w:lang w:val="en-GB" w:eastAsia="en-US"/>
        </w:rPr>
        <w:t>sea</w:t>
      </w:r>
      <w:ins w:id="5010" w:author="Sara M Tuson" w:date="2021-07-17T14:41:00Z">
        <w:r w:rsidR="00AE1927">
          <w:rPr>
            <w:lang w:val="en-GB" w:eastAsia="en-US"/>
          </w:rPr>
          <w:t xml:space="preserve"> </w:t>
        </w:r>
      </w:ins>
      <w:del w:id="5011" w:author="Sara M Tuson" w:date="2021-07-17T14:41:00Z">
        <w:r w:rsidR="00113CAF" w:rsidRPr="003862D0" w:rsidDel="00AE1927">
          <w:rPr>
            <w:lang w:val="en-GB" w:eastAsia="en-US"/>
          </w:rPr>
          <w:delText>-</w:delText>
        </w:r>
      </w:del>
      <w:r w:rsidR="00113CAF" w:rsidRPr="003862D0">
        <w:rPr>
          <w:lang w:val="en-GB" w:eastAsia="en-US"/>
        </w:rPr>
        <w:t>ice area</w:t>
      </w:r>
      <w:r w:rsidRPr="003862D0">
        <w:rPr>
          <w:lang w:val="en-GB" w:eastAsia="en-US"/>
        </w:rPr>
        <w:t xml:space="preserve"> will remain highly correlated with global mean temperature until the summer sea ice has vanished (</w:t>
      </w:r>
      <w:r w:rsidR="00BA2347" w:rsidRPr="003862D0">
        <w:rPr>
          <w:lang w:val="en-GB" w:eastAsia="en-US"/>
        </w:rPr>
        <w:t>Section</w:t>
      </w:r>
      <w:r w:rsidRPr="003862D0">
        <w:rPr>
          <w:lang w:val="en-GB" w:eastAsia="en-US"/>
        </w:rPr>
        <w:t xml:space="preserve"> 9.3.1.1). This means that Arctic sea ice will continue to decline in scenarios of continued warming but will begin to recover in scenarios where GSAT begins to decrease. </w:t>
      </w:r>
      <w:r w:rsidR="00DE1935">
        <w:rPr>
          <w:lang w:val="en-GB" w:eastAsia="en-US"/>
        </w:rPr>
        <w:t>Under</w:t>
      </w:r>
      <w:r w:rsidRPr="003862D0">
        <w:rPr>
          <w:lang w:val="en-GB" w:eastAsia="en-US"/>
        </w:rPr>
        <w:t xml:space="preserve"> the CMIP5 extension simulations, minimum (September) Arctic </w:t>
      </w:r>
      <w:r w:rsidR="00113CAF" w:rsidRPr="003862D0">
        <w:rPr>
          <w:lang w:val="en-GB" w:eastAsia="en-US"/>
        </w:rPr>
        <w:t>sea</w:t>
      </w:r>
      <w:ins w:id="5012" w:author="Sara M Tuson" w:date="2021-07-17T14:41:00Z">
        <w:r w:rsidR="00AE1927">
          <w:rPr>
            <w:lang w:val="en-GB" w:eastAsia="en-US"/>
          </w:rPr>
          <w:t xml:space="preserve"> </w:t>
        </w:r>
      </w:ins>
      <w:del w:id="5013" w:author="Sara M Tuson" w:date="2021-07-17T14:41:00Z">
        <w:r w:rsidR="00113CAF" w:rsidRPr="003862D0" w:rsidDel="00AE1927">
          <w:rPr>
            <w:lang w:val="en-GB" w:eastAsia="en-US"/>
          </w:rPr>
          <w:delText>-</w:delText>
        </w:r>
      </w:del>
      <w:r w:rsidR="00113CAF" w:rsidRPr="003862D0">
        <w:rPr>
          <w:lang w:val="en-GB" w:eastAsia="en-US"/>
        </w:rPr>
        <w:t>ice area</w:t>
      </w:r>
      <w:r w:rsidRPr="003862D0">
        <w:rPr>
          <w:lang w:val="en-GB" w:eastAsia="en-US"/>
        </w:rPr>
        <w:t xml:space="preserve"> began to recover</w:t>
      </w:r>
      <w:r w:rsidR="00F72148" w:rsidRPr="003862D0">
        <w:rPr>
          <w:lang w:val="en-GB" w:eastAsia="en-US"/>
        </w:rPr>
        <w:t xml:space="preserve"> for most models</w:t>
      </w:r>
      <w:r w:rsidRPr="003862D0">
        <w:rPr>
          <w:lang w:val="en-GB" w:eastAsia="en-US"/>
        </w:rPr>
        <w:t xml:space="preserve"> under RCP2.6 out to 2300, while RCP4.5 and RCP8.5 extensions became ice</w:t>
      </w:r>
      <w:r w:rsidR="002656FC" w:rsidRPr="003862D0">
        <w:rPr>
          <w:lang w:val="en-GB" w:eastAsia="en-US"/>
        </w:rPr>
        <w:t>-</w:t>
      </w:r>
      <w:r w:rsidRPr="003862D0">
        <w:rPr>
          <w:lang w:val="en-GB" w:eastAsia="en-US"/>
        </w:rPr>
        <w:t xml:space="preserve">free in September </w:t>
      </w:r>
      <w:r w:rsidRPr="003862D0">
        <w:rPr>
          <w:lang w:val="en-GB" w:eastAsia="en-US"/>
        </w:rPr>
        <w:fldChar w:fldCharType="begin" w:fldLock="1"/>
      </w:r>
      <w:r w:rsidR="00615634">
        <w:rPr>
          <w:lang w:val="en-GB" w:eastAsia="en-US"/>
        </w:rPr>
        <w:instrText>ADDIN CSL_CITATION { "citationItems" : [ { "id" : "ITEM-1", "itemData" : { "DOI" : "10.5194/tc-8-1195-2014", "author" : [ { "dropping-particle" : "", "family" : "Hezel", "given" : "P J", "non-dropping-particle" : "", "parse-names" : false, "suffix" : "" }, { "dropping-particle" : "", "family" : "Fichefet", "given" : "Thierry", "non-dropping-particle" : "", "parse-names" : false, "suffix" : "" }, { "dropping-particle" : "", "family" : "Massonnet", "given" : "Fran\u00e7ois", "non-dropping-particle" : "", "parse-names" : false, "suffix" : "" } ], "container-title" : "The Cryosphere", "id" : "ITEM-1", "issue" : "4", "issued" : { "date-parts" : [ [ "2014" ] ] }, "page" : "1195-1204", "publisher" : "Copernicus GmbH", "title" : "Modeled Arctic sea ice evolution through 2300 in CMIP5 extended RCPs", "translator" : [ { "dropping-particle" : "", "family" : "K1364", "given" : "", "non-dropping-particle" : "", "parse-names" : false, "suffix" : "" } ], "type" : "article-journal", "volume" : "8" }, "uris" : [ "http://www.mendeley.com/documents/?uuid=18ebb6db-79f1-43d6-8f3e-27b751e01e46", "http://www.mendeley.com/documents/?uuid=c7bc0d8c-7fd0-4033-af03-f53695f3c01e" ] }, { "id" : "ITEM-2", "itemData" : { "DOI" : "10.1175/JCLI-D-15-0466.1", "ISSN" : "08948755", "abstract" : "The authors examine the transition from a seasonally ice-covered Arctic to an Arctic Ocean that is sea ice free all year round under increasing atmospheric CO2 levels. It is shown that in comprehensive climate models, such loss of Arctic winter sea ice area is faster than the preceding loss of summer sea ice area for the same rate of warming. In two of the models, several million square kilometers of winter sea ice are lost within only one decade. It is shown that neither surface albedo nor cloud feedbacks can explain the rapid winter ice loss in the climate model MPI-ESM by suppressing both feedbacks in the model. The authors argue that the large sensitivity of winter sea ice area in the models is caused by the asymmetry between melting and freezing: an ice-free summer requires the complete melt of even the thickest sea ice, which is why the perennial ice coverage decreases only gradually as more and more of the thinner ice melts away. In winter, however, sea ice areal coverage remains high as long as sea ice still forms, and then drops to zero wherever the ocean warms sufficiently to no longer form ice during winter. The loss of basinwide Arctic winter sea ice area, however, is still gradual in most models since the threshold mechanism proposed here is reversible and not associated with the existence of multiple steady states. As this occurs in every model analyzed here and is independent of any specific parameterization, it is likely to be relevant in the real world.", "author" : [ { "dropping-particle" : "", "family" : "Bathiany", "given" : "S.", "non-dropping-particle" : "", "parse-names" : false, "suffix" : "" }, { "dropping-particle" : "", "family" : "Notz", "given" : "D.", "non-dropping-particle" : "", "parse-names" : false, "suffix" : "" }, { "dropping-particle" : "", "family" : "Mauritsen", "given" : "T.", "non-dropping-particle" : "", "parse-names" : false, "suffix" : "" }, { "dropping-particle" : "", "family" : "Raedel", "given" : "G.", "non-dropping-particle" : "", "parse-names" : false, "suffix" : "" }, { "dropping-particle" : "", "family" : "Brovkin", "given" : "V.", "non-dropping-particle" : "", "parse-names" : false, "suffix" : "" } ], "container-title" : "Journal of Climate", "id" : "ITEM-2", "issue" : "7", "issued" : { "date-parts" : [ [ "2016", "4", "1" ] ] }, "page" : "2703-2719", "publisher" : "American Meteorological Society", "title" : "On the potential for abrupt Arctic winter sea ice loss", "translator" : [ { "dropping-particle" : "", "family" : "K4971", "given" : "", "non-dropping-particle" : "", "parse-names" : false, "suffix" : "" } ], "type" : "article-journal", "volume" : "29" }, "uris" : [ "http://www.mendeley.com/documents/?uuid=9efdd4f1-8c92-3038-961b-5c433004a1b1" ] } ], "mendeley" : { "formattedCitation" : "(Hezel et al., 2014; Bathiany et al., 2016)", "plainTextFormattedCitation" : "(Hezel et al., 2014; Bathiany et al., 2016)", "previouslyFormattedCitation" : "(Hezel et al., 2014; Bathiany et al., 2016)" }, "properties" : { "noteIndex" : 0 }, "schema" : "https://github.com/citation-style-language/schema/raw/master/csl-citation.json" }</w:instrText>
      </w:r>
      <w:r w:rsidRPr="003862D0">
        <w:rPr>
          <w:lang w:val="en-GB" w:eastAsia="en-US"/>
        </w:rPr>
        <w:fldChar w:fldCharType="separate"/>
      </w:r>
      <w:r w:rsidR="00016735">
        <w:rPr>
          <w:noProof/>
          <w:lang w:val="en-GB" w:eastAsia="en-US"/>
        </w:rPr>
        <w:t>(Hezel et al., 2014; Bathiany et al., 2016)</w:t>
      </w:r>
      <w:r w:rsidRPr="003862D0">
        <w:rPr>
          <w:lang w:val="en-GB" w:eastAsia="en-US"/>
        </w:rPr>
        <w:fldChar w:fldCharType="end"/>
      </w:r>
      <w:r w:rsidRPr="003862D0">
        <w:rPr>
          <w:lang w:val="en-GB" w:eastAsia="en-US"/>
        </w:rPr>
        <w:t xml:space="preserve">. They also found increasingly strong winter responses under continued warming such that under the RCP8.5 extension, the Arctic became ice-free nearly year-round by 2300. </w:t>
      </w:r>
      <w:r w:rsidRPr="003862D0">
        <w:rPr>
          <w:lang w:val="en-GB"/>
        </w:rPr>
        <w:t xml:space="preserve">Consistent with the assessment in </w:t>
      </w:r>
      <w:r w:rsidR="00BA2347" w:rsidRPr="003862D0">
        <w:rPr>
          <w:lang w:val="en-GB"/>
        </w:rPr>
        <w:t>Section</w:t>
      </w:r>
      <w:r w:rsidRPr="003862D0">
        <w:rPr>
          <w:lang w:val="en-GB"/>
        </w:rPr>
        <w:t xml:space="preserve"> 9.3.1.1 that Arctic </w:t>
      </w:r>
      <w:r w:rsidR="00113CAF" w:rsidRPr="003862D0">
        <w:rPr>
          <w:lang w:val="en-GB"/>
        </w:rPr>
        <w:t>sea</w:t>
      </w:r>
      <w:ins w:id="5014" w:author="Sara M Tuson" w:date="2021-07-17T14:44:00Z">
        <w:r w:rsidR="00AE1927">
          <w:rPr>
            <w:lang w:val="en-GB"/>
          </w:rPr>
          <w:t xml:space="preserve"> </w:t>
        </w:r>
      </w:ins>
      <w:del w:id="5015" w:author="Sara M Tuson" w:date="2021-07-17T14:44:00Z">
        <w:r w:rsidR="00113CAF" w:rsidRPr="003862D0" w:rsidDel="00AE1927">
          <w:rPr>
            <w:lang w:val="en-GB"/>
          </w:rPr>
          <w:delText>-</w:delText>
        </w:r>
      </w:del>
      <w:r w:rsidR="00113CAF" w:rsidRPr="003862D0">
        <w:rPr>
          <w:lang w:val="en-GB"/>
        </w:rPr>
        <w:t>ice area</w:t>
      </w:r>
      <w:r w:rsidRPr="003862D0">
        <w:rPr>
          <w:lang w:val="en-GB"/>
        </w:rPr>
        <w:t xml:space="preserve"> is correlated with GSAT, CMIP6 projections to 2300 </w:t>
      </w:r>
      <w:r w:rsidRPr="003862D0">
        <w:rPr>
          <w:lang w:val="en-GB" w:eastAsia="en-US"/>
        </w:rPr>
        <w:t>show partial sea ice recovery by 2300 in SSP1-2.6 in line with GSAT</w:t>
      </w:r>
      <w:r w:rsidRPr="003862D0">
        <w:rPr>
          <w:lang w:val="en-GB"/>
        </w:rPr>
        <w:t xml:space="preserve"> (</w:t>
      </w:r>
      <w:r w:rsidR="00FA6D4F" w:rsidRPr="003862D0">
        <w:rPr>
          <w:lang w:val="en-GB"/>
        </w:rPr>
        <w:t>Figure 4.40</w:t>
      </w:r>
      <w:r w:rsidRPr="003862D0">
        <w:rPr>
          <w:lang w:val="en-GB"/>
        </w:rPr>
        <w:t>)</w:t>
      </w:r>
      <w:r w:rsidRPr="003862D0">
        <w:rPr>
          <w:lang w:val="en-GB" w:eastAsia="en-US"/>
        </w:rPr>
        <w:t>, with one model (MRI-ESM2-0) showing near complete recovery to present</w:t>
      </w:r>
      <w:r w:rsidR="002656FC" w:rsidRPr="003862D0">
        <w:rPr>
          <w:lang w:val="en-GB" w:eastAsia="en-US"/>
        </w:rPr>
        <w:t>-</w:t>
      </w:r>
      <w:r w:rsidRPr="003862D0">
        <w:rPr>
          <w:lang w:val="en-GB" w:eastAsia="en-US"/>
        </w:rPr>
        <w:t>day values. SSP1-2.6 and SSP5-3.4-OS are not distinguishable in behaviour of Arctic sea</w:t>
      </w:r>
      <w:ins w:id="5016" w:author="Sara M Tuson" w:date="2021-07-17T14:44:00Z">
        <w:r w:rsidR="00AE1927">
          <w:rPr>
            <w:lang w:val="en-GB" w:eastAsia="en-US"/>
          </w:rPr>
          <w:t xml:space="preserve"> </w:t>
        </w:r>
      </w:ins>
      <w:del w:id="5017" w:author="Sara M Tuson" w:date="2021-07-17T14:44:00Z">
        <w:r w:rsidRPr="003862D0" w:rsidDel="00AE1927">
          <w:rPr>
            <w:lang w:val="en-GB" w:eastAsia="en-US"/>
          </w:rPr>
          <w:delText>-</w:delText>
        </w:r>
      </w:del>
      <w:r w:rsidRPr="003862D0">
        <w:rPr>
          <w:lang w:val="en-GB" w:eastAsia="en-US"/>
        </w:rPr>
        <w:t>ice in these models after 2100. SSP5-8.5 remains ice-free in September up to 2300.</w:t>
      </w:r>
      <w:r w:rsidRPr="003862D0">
        <w:rPr>
          <w:lang w:val="en-GB"/>
        </w:rPr>
        <w:t xml:space="preserve"> </w:t>
      </w:r>
    </w:p>
    <w:p w14:paraId="3516A79B" w14:textId="77777777" w:rsidR="005D5F52" w:rsidRPr="003862D0" w:rsidRDefault="005D5F52" w:rsidP="005D5F52">
      <w:pPr>
        <w:pStyle w:val="AR6BodyText"/>
        <w:rPr>
          <w:rFonts w:asciiTheme="minorHAnsi" w:eastAsiaTheme="minorHAnsi" w:hAnsiTheme="minorHAnsi"/>
          <w:lang w:val="en-GB" w:eastAsia="en-US"/>
        </w:rPr>
      </w:pPr>
    </w:p>
    <w:p w14:paraId="48500D9F" w14:textId="77777777" w:rsidR="004C4B4A" w:rsidRPr="003862D0" w:rsidRDefault="004C4B4A" w:rsidP="00377ACF">
      <w:pPr>
        <w:pStyle w:val="AR6BodyText"/>
        <w:rPr>
          <w:lang w:val="en-GB"/>
        </w:rPr>
      </w:pPr>
    </w:p>
    <w:p w14:paraId="4227736A" w14:textId="39E932D2" w:rsidR="004C4B4A" w:rsidRPr="003862D0" w:rsidRDefault="004C4B4A" w:rsidP="004C4B4A">
      <w:pPr>
        <w:pStyle w:val="AR6Chap4Level2411"/>
        <w:rPr>
          <w:lang w:val="en-GB"/>
        </w:rPr>
      </w:pPr>
      <w:bookmarkStart w:id="5018" w:name="_Ref5278358"/>
      <w:bookmarkStart w:id="5019" w:name="_Toc5498106"/>
      <w:bookmarkStart w:id="5020" w:name="_Toc5498140"/>
      <w:bookmarkStart w:id="5021" w:name="_Toc5498429"/>
      <w:bookmarkStart w:id="5022" w:name="_Toc5498912"/>
      <w:bookmarkStart w:id="5023" w:name="_Toc5500964"/>
      <w:bookmarkStart w:id="5024" w:name="_Toc5778527"/>
      <w:bookmarkStart w:id="5025" w:name="_Ref29549216"/>
      <w:bookmarkStart w:id="5026" w:name="_Toc29748298"/>
      <w:bookmarkStart w:id="5027" w:name="_Toc29748484"/>
      <w:bookmarkStart w:id="5028" w:name="_Toc29749237"/>
      <w:bookmarkStart w:id="5029" w:name="_Toc29751051"/>
      <w:bookmarkStart w:id="5030" w:name="_Toc33523331"/>
      <w:bookmarkStart w:id="5031" w:name="_Toc56878757"/>
      <w:bookmarkStart w:id="5032" w:name="_Toc56879178"/>
      <w:bookmarkStart w:id="5033" w:name="_Toc56879720"/>
      <w:bookmarkStart w:id="5034" w:name="_Toc56880386"/>
      <w:bookmarkStart w:id="5035" w:name="_Toc56880482"/>
      <w:bookmarkStart w:id="5036" w:name="_Toc56880552"/>
      <w:bookmarkStart w:id="5037" w:name="_Toc56880676"/>
      <w:bookmarkStart w:id="5038" w:name="_Toc56881950"/>
      <w:bookmarkStart w:id="5039" w:name="_Toc57156905"/>
      <w:bookmarkStart w:id="5040" w:name="_Toc65519608"/>
      <w:bookmarkStart w:id="5041" w:name="_Toc66099795"/>
      <w:bookmarkStart w:id="5042" w:name="_Toc66646082"/>
      <w:bookmarkStart w:id="5043" w:name="_Toc69752555"/>
      <w:bookmarkStart w:id="5044" w:name="_Toc66379322"/>
      <w:bookmarkStart w:id="5045" w:name="_Toc66467025"/>
      <w:bookmarkStart w:id="5046" w:name="_Toc66467309"/>
      <w:bookmarkStart w:id="5047" w:name="_Toc66574564"/>
      <w:bookmarkStart w:id="5048" w:name="_Toc66574735"/>
      <w:r w:rsidRPr="003862D0">
        <w:rPr>
          <w:lang w:val="en-GB"/>
        </w:rPr>
        <w:t>Potential for Abrupt and Irreversib</w:t>
      </w:r>
      <w:bookmarkStart w:id="5049" w:name="_Toc5498107"/>
      <w:bookmarkStart w:id="5050" w:name="_Toc5498141"/>
      <w:bookmarkStart w:id="5051" w:name="_Toc5498430"/>
      <w:bookmarkStart w:id="5052" w:name="_Toc5498913"/>
      <w:bookmarkStart w:id="5053" w:name="_Toc5500965"/>
      <w:bookmarkStart w:id="5054" w:name="_Toc5778528"/>
      <w:bookmarkStart w:id="5055" w:name="_Ref29570587"/>
      <w:bookmarkStart w:id="5056" w:name="_Toc29748299"/>
      <w:bookmarkStart w:id="5057" w:name="_Toc29748485"/>
      <w:bookmarkStart w:id="5058" w:name="_Toc29749238"/>
      <w:bookmarkStart w:id="5059" w:name="_Toc29751052"/>
      <w:bookmarkStart w:id="5060" w:name="_Toc33523339"/>
      <w:bookmarkStart w:id="5061" w:name="_Toc56878758"/>
      <w:bookmarkStart w:id="5062" w:name="_Toc56879179"/>
      <w:bookmarkStart w:id="5063" w:name="_Toc56879721"/>
      <w:bookmarkStart w:id="5064" w:name="_Toc56880387"/>
      <w:bookmarkStart w:id="5065" w:name="_Toc56880483"/>
      <w:bookmarkStart w:id="5066" w:name="_Toc56880553"/>
      <w:bookmarkStart w:id="5067" w:name="_Toc56880677"/>
      <w:bookmarkStart w:id="5068" w:name="_Toc56881951"/>
      <w:bookmarkStart w:id="5069" w:name="_Toc57156911"/>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r w:rsidRPr="003862D0">
        <w:rPr>
          <w:lang w:val="en-GB"/>
        </w:rPr>
        <w:t>le Climate Change</w:t>
      </w:r>
      <w:bookmarkEnd w:id="5040"/>
      <w:bookmarkEnd w:id="5041"/>
      <w:bookmarkEnd w:id="5042"/>
      <w:bookmarkEnd w:id="5043"/>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r w:rsidRPr="003862D0">
        <w:rPr>
          <w:lang w:val="en-GB"/>
        </w:rPr>
        <w:t xml:space="preserve"> </w:t>
      </w:r>
      <w:bookmarkEnd w:id="5044"/>
      <w:bookmarkEnd w:id="5045"/>
      <w:bookmarkEnd w:id="5046"/>
      <w:bookmarkEnd w:id="5047"/>
      <w:bookmarkEnd w:id="5048"/>
    </w:p>
    <w:p w14:paraId="7E837D80" w14:textId="77777777" w:rsidR="004C4B4A" w:rsidRPr="003862D0" w:rsidRDefault="004C4B4A" w:rsidP="004C4B4A">
      <w:pPr>
        <w:pStyle w:val="AR6BodyTextBold"/>
        <w:rPr>
          <w:lang w:val="en-GB"/>
        </w:rPr>
      </w:pPr>
    </w:p>
    <w:p w14:paraId="15728918" w14:textId="20C8E4E6" w:rsidR="004C4B4A" w:rsidRPr="003862D0" w:rsidRDefault="004C4B4A" w:rsidP="004C4B4A">
      <w:pPr>
        <w:pStyle w:val="AR6BodyText"/>
        <w:rPr>
          <w:lang w:val="en-GB"/>
        </w:rPr>
      </w:pPr>
      <w:r w:rsidRPr="003862D0">
        <w:rPr>
          <w:lang w:val="en-GB"/>
        </w:rPr>
        <w:t xml:space="preserve">Similar to AR5 and SROCC, AR6 defines an </w:t>
      </w:r>
      <w:r w:rsidRPr="003862D0">
        <w:rPr>
          <w:iCs/>
          <w:lang w:val="en-GB"/>
        </w:rPr>
        <w:t>abrupt climate change</w:t>
      </w:r>
      <w:r w:rsidRPr="003862D0">
        <w:rPr>
          <w:lang w:val="en-GB"/>
        </w:rPr>
        <w:t xml:space="preserve"> as a large-scale </w:t>
      </w:r>
      <w:r w:rsidRPr="003862D0">
        <w:rPr>
          <w:iCs/>
          <w:lang w:val="en-GB"/>
        </w:rPr>
        <w:t>abrupt change</w:t>
      </w:r>
      <w:r w:rsidRPr="003862D0">
        <w:rPr>
          <w:lang w:val="en-GB"/>
        </w:rPr>
        <w:t> in the </w:t>
      </w:r>
      <w:r w:rsidRPr="003862D0">
        <w:rPr>
          <w:iCs/>
          <w:lang w:val="en-GB"/>
        </w:rPr>
        <w:t>climate system </w:t>
      </w:r>
      <w:r w:rsidRPr="003862D0">
        <w:rPr>
          <w:lang w:val="en-GB"/>
        </w:rPr>
        <w:t>that takes place over a few decades or less, persists (or is anticipated to persist) for at least a few decades and causes substantial impacts in human and/or natural systems</w:t>
      </w:r>
      <w:r w:rsidR="00F72148" w:rsidRPr="003862D0">
        <w:rPr>
          <w:lang w:val="en-GB"/>
        </w:rPr>
        <w:t xml:space="preserve"> (</w:t>
      </w:r>
      <w:del w:id="5070" w:author="Ian Blenkinsop" w:date="2021-07-27T16:31:00Z">
        <w:r w:rsidR="00F72148" w:rsidRPr="003862D0" w:rsidDel="004B458E">
          <w:rPr>
            <w:lang w:val="en-GB"/>
          </w:rPr>
          <w:delText xml:space="preserve">Annex VII: </w:delText>
        </w:r>
      </w:del>
      <w:r w:rsidR="00F72148" w:rsidRPr="003862D0">
        <w:rPr>
          <w:lang w:val="en-GB"/>
        </w:rPr>
        <w:t>Glossary)</w:t>
      </w:r>
      <w:r w:rsidRPr="003862D0">
        <w:rPr>
          <w:lang w:val="en-GB"/>
        </w:rPr>
        <w:t>. Further, AR6 considers such a perturbed state of a dynamical system as irreversible on a given time</w:t>
      </w:r>
      <w:ins w:id="5071" w:author="Sara M Tuson" w:date="2021-07-15T20:33:00Z">
        <w:r w:rsidR="00367335">
          <w:rPr>
            <w:lang w:val="en-GB"/>
          </w:rPr>
          <w:t xml:space="preserve"> </w:t>
        </w:r>
      </w:ins>
      <w:r w:rsidRPr="003862D0">
        <w:rPr>
          <w:lang w:val="en-GB"/>
        </w:rPr>
        <w:t xml:space="preserve">scale, if the recovery </w:t>
      </w:r>
      <w:r w:rsidR="002418DC" w:rsidRPr="003862D0">
        <w:rPr>
          <w:lang w:val="en-GB"/>
        </w:rPr>
        <w:t>time</w:t>
      </w:r>
      <w:ins w:id="5072" w:author="Sara M Tuson" w:date="2021-07-15T20:34:00Z">
        <w:r w:rsidR="00367335">
          <w:rPr>
            <w:lang w:val="en-GB"/>
          </w:rPr>
          <w:t xml:space="preserve"> </w:t>
        </w:r>
      </w:ins>
      <w:r w:rsidR="002418DC" w:rsidRPr="003862D0">
        <w:rPr>
          <w:lang w:val="en-GB"/>
        </w:rPr>
        <w:t>scale</w:t>
      </w:r>
      <w:r w:rsidRPr="003862D0">
        <w:rPr>
          <w:lang w:val="en-GB"/>
        </w:rPr>
        <w:t xml:space="preserve"> from this state due to natural processes takes substantially longer than the time</w:t>
      </w:r>
      <w:ins w:id="5073" w:author="Sara M Tuson" w:date="2021-07-15T20:34:00Z">
        <w:r w:rsidR="00367335">
          <w:rPr>
            <w:lang w:val="en-GB"/>
          </w:rPr>
          <w:t xml:space="preserve"> </w:t>
        </w:r>
      </w:ins>
      <w:r w:rsidRPr="003862D0">
        <w:rPr>
          <w:lang w:val="en-GB"/>
        </w:rPr>
        <w:t>scale of interest</w:t>
      </w:r>
      <w:r w:rsidR="00F72148" w:rsidRPr="003862D0">
        <w:rPr>
          <w:lang w:val="en-GB"/>
        </w:rPr>
        <w:t xml:space="preserve"> (</w:t>
      </w:r>
      <w:del w:id="5074" w:author="Ian Blenkinsop" w:date="2021-07-27T16:31:00Z">
        <w:r w:rsidR="00F72148" w:rsidRPr="003862D0" w:rsidDel="004B458E">
          <w:rPr>
            <w:lang w:val="en-GB"/>
          </w:rPr>
          <w:delText xml:space="preserve">Annex VII: </w:delText>
        </w:r>
      </w:del>
      <w:r w:rsidR="00F72148" w:rsidRPr="003862D0">
        <w:rPr>
          <w:lang w:val="en-GB"/>
        </w:rPr>
        <w:t>Glossary)</w:t>
      </w:r>
      <w:r w:rsidRPr="003862D0">
        <w:rPr>
          <w:lang w:val="en-GB"/>
        </w:rPr>
        <w:t xml:space="preserve">. The AR6 adopts the related definition of a </w:t>
      </w:r>
      <w:r w:rsidRPr="003862D0">
        <w:rPr>
          <w:iCs/>
          <w:lang w:val="en-GB"/>
        </w:rPr>
        <w:t>tipping point</w:t>
      </w:r>
      <w:r w:rsidRPr="003862D0">
        <w:rPr>
          <w:lang w:val="en-GB"/>
        </w:rPr>
        <w:t xml:space="preserve"> as a critical threshold beyond which a system reorganizes, often abruptly and/or irreversibly, and a </w:t>
      </w:r>
      <w:r w:rsidRPr="003862D0">
        <w:rPr>
          <w:iCs/>
          <w:lang w:val="en-GB"/>
        </w:rPr>
        <w:t>tipping element</w:t>
      </w:r>
      <w:r w:rsidRPr="003862D0">
        <w:rPr>
          <w:lang w:val="en-GB"/>
        </w:rPr>
        <w:t xml:space="preserve"> as a component of the </w:t>
      </w:r>
      <w:r w:rsidR="009E78C2" w:rsidRPr="003862D0">
        <w:rPr>
          <w:iCs/>
          <w:lang w:val="en-GB"/>
        </w:rPr>
        <w:t>Earth s</w:t>
      </w:r>
      <w:r w:rsidRPr="003862D0">
        <w:rPr>
          <w:iCs/>
          <w:lang w:val="en-GB"/>
        </w:rPr>
        <w:t>ystem</w:t>
      </w:r>
      <w:r w:rsidRPr="003862D0">
        <w:rPr>
          <w:lang w:val="en-GB"/>
        </w:rPr>
        <w:t> that is susceptible to a </w:t>
      </w:r>
      <w:r w:rsidR="009E78C2" w:rsidRPr="003862D0">
        <w:rPr>
          <w:iCs/>
          <w:lang w:val="en-GB"/>
        </w:rPr>
        <w:t>tipping p</w:t>
      </w:r>
      <w:r w:rsidRPr="003862D0">
        <w:rPr>
          <w:iCs/>
          <w:lang w:val="en-GB"/>
        </w:rPr>
        <w:t>oint</w:t>
      </w:r>
      <w:r w:rsidR="00F72148" w:rsidRPr="003862D0">
        <w:rPr>
          <w:iCs/>
          <w:lang w:val="en-GB"/>
        </w:rPr>
        <w:t xml:space="preserve"> (</w:t>
      </w:r>
      <w:del w:id="5075" w:author="Ian Blenkinsop" w:date="2021-07-27T16:31:00Z">
        <w:r w:rsidR="00F72148" w:rsidRPr="003862D0" w:rsidDel="004B458E">
          <w:rPr>
            <w:iCs/>
            <w:lang w:val="en-GB"/>
          </w:rPr>
          <w:delText xml:space="preserve">Annex VII: </w:delText>
        </w:r>
      </w:del>
      <w:r w:rsidR="00F72148" w:rsidRPr="003862D0">
        <w:rPr>
          <w:iCs/>
          <w:lang w:val="en-GB"/>
        </w:rPr>
        <w:t>Glossary)</w:t>
      </w:r>
      <w:r w:rsidRPr="003862D0">
        <w:rPr>
          <w:lang w:val="en-GB"/>
        </w:rPr>
        <w:t xml:space="preserve">. </w:t>
      </w:r>
      <w:r w:rsidR="009E78C2" w:rsidRPr="003862D0">
        <w:rPr>
          <w:iCs/>
          <w:lang w:val="en-GB"/>
        </w:rPr>
        <w:t>Tipping p</w:t>
      </w:r>
      <w:r w:rsidRPr="003862D0">
        <w:rPr>
          <w:iCs/>
          <w:lang w:val="en-GB"/>
        </w:rPr>
        <w:t>oints</w:t>
      </w:r>
      <w:r w:rsidRPr="003862D0">
        <w:rPr>
          <w:lang w:val="en-GB"/>
        </w:rPr>
        <w:t xml:space="preserve"> may involve global or regional climate changes from one stable state to another stable state or to changes that occur faster than the rate of change of forcing </w:t>
      </w:r>
      <w:r w:rsidRPr="003862D0">
        <w:rPr>
          <w:lang w:val="en-GB"/>
        </w:rPr>
        <w:fldChar w:fldCharType="begin" w:fldLock="1"/>
      </w:r>
      <w:r w:rsidR="003B032B">
        <w:rPr>
          <w:lang w:val="en-GB"/>
        </w:rPr>
        <w:instrText>ADDIN CSL_CITATION { "citationItems" : [ { "id" : "ITEM-1", "itemData" : { "DOI" : "10.1126/science.1081056", "ISSN" : "00368075", "author" : [ { "dropping-particle" : "", "family" : "Alley", "given" : "R. B.", "non-dropping-particle" : "", "parse-names" : false, "suffix" : "" }, { "dropping-particle" : "", "family" : "Marotzke", "given" : "J.", "non-dropping-particle" : "", "parse-names" : false, "suffix" : "" }, { "dropping-particle" : "", "family" : "Nordhaus", "given" : "W. D.", "non-dropping-particle" : "", "parse-names" : false, "suffix" : "" }, { "dropping-particle" : "", "family" : "Overpeck", "given" : "J. T.", "non-dropping-particle" : "", "parse-names" : false, "suffix" : "" }, { "dropping-particle" : "", "family" : "Peteet", "given" : "D. M.", "non-dropping-particle" : "", "parse-names" : false, "suffix" : "" }, { "dropping-particle" : "", "family" : "Jr.", "given" : "R. A. Pielke", "non-dropping-particle" : "", "parse-names" : false, "suffix" : "" }, { "dropping-particle" : "", "family" : "Pierrehumbert", "given" : "R. T.", "non-dropping-particle" : "", "parse-names" : false, "suffix" : "" }, { "dropping-particle" : "", "family" : "Rhines", "given" : "P. B.", "non-dropping-particle" : "", "parse-names" : false, "suffix" : "" }, { "dropping-particle" : "", "family" : "Stocker", "given" : "T. F.", "non-dropping-particle" : "", "parse-names" : false, "suffix" : "" }, { "dropping-particle" : "", "family" : "Talley", "given" : "L. D.", "non-dropping-particle" : "", "parse-names" : false, "suffix" : "" }, { "dropping-particle" : "", "family" : "Wallace", "given" : "J. M.", "non-dropping-particle" : "", "parse-names" : false, "suffix" : "" } ], "container-title" : "Science", "id" : "ITEM-1", "issue" : "5615", "issued" : { "date-parts" : [ [ "2003", "3", "28" ] ] }, "page" : "2005-2010", "title" : "Abrupt Climate Change", "translator" : [ { "dropping-particle" : "", "family" : "K1600", "given" : "", "non-dropping-particle" : "", "parse-names" : false, "suffix" : "" } ], "type" : "article-journal", "volume" : "299" }, "uris" : [ "http://www.mendeley.com/documents/?uuid=1506ef44-d23d-432f-8ab1-dbecd47d0730", "http://www.mendeley.com/documents/?uuid=68b460d8-75c9-4c2e-948d-5e3706d9fd4a" ] } ], "mendeley" : { "formattedCitation" : "(Alley et al., 2003)", "plainTextFormattedCitation" : "(Alley et al., 2003)", "previouslyFormattedCitation" : "(Alley et al., 2003)" }, "properties" : { "noteIndex" : 0 }, "schema" : "https://github.com/citation-style-language/schema/raw/master/csl-citation.json" }</w:instrText>
      </w:r>
      <w:r w:rsidRPr="003862D0">
        <w:rPr>
          <w:lang w:val="en-GB"/>
        </w:rPr>
        <w:fldChar w:fldCharType="separate"/>
      </w:r>
      <w:r w:rsidR="00016735">
        <w:rPr>
          <w:noProof/>
          <w:lang w:val="en-GB"/>
        </w:rPr>
        <w:t>(Alley et al., 2003)</w:t>
      </w:r>
      <w:r w:rsidRPr="003862D0">
        <w:rPr>
          <w:lang w:val="en-GB"/>
        </w:rPr>
        <w:fldChar w:fldCharType="end"/>
      </w:r>
      <w:r w:rsidRPr="003862D0">
        <w:rPr>
          <w:lang w:val="en-GB"/>
        </w:rPr>
        <w:t xml:space="preserve"> and include shifts from one equilibrium state to another and other responses of the climate system to external forcing (</w:t>
      </w:r>
      <w:del w:id="5076" w:author="Ian Blenkinsop" w:date="2021-07-27T16:31:00Z">
        <w:r w:rsidRPr="003862D0" w:rsidDel="004B458E">
          <w:rPr>
            <w:lang w:val="en-GB"/>
          </w:rPr>
          <w:delText xml:space="preserve">see </w:delText>
        </w:r>
      </w:del>
      <w:r w:rsidRPr="003862D0">
        <w:rPr>
          <w:lang w:val="en-GB"/>
        </w:rPr>
        <w:t>Section 1.2.4.2</w:t>
      </w:r>
      <w:del w:id="5077" w:author="Sara M Tuson" w:date="2021-07-21T08:02:00Z">
        <w:r w:rsidRPr="003862D0" w:rsidDel="00925A9E">
          <w:rPr>
            <w:lang w:val="en-GB"/>
          </w:rPr>
          <w:delText xml:space="preserve"> in Chapter 1</w:delText>
        </w:r>
      </w:del>
      <w:r w:rsidRPr="003862D0">
        <w:rPr>
          <w:lang w:val="en-GB"/>
        </w:rPr>
        <w:t>). While reversibility has been defined alternatively in the literature with respect to the response specifically to idealized CO</w:t>
      </w:r>
      <w:r w:rsidRPr="003862D0">
        <w:rPr>
          <w:vertAlign w:val="subscript"/>
          <w:lang w:val="en-GB"/>
        </w:rPr>
        <w:t>2</w:t>
      </w:r>
      <w:r w:rsidRPr="003862D0">
        <w:rPr>
          <w:lang w:val="en-GB"/>
        </w:rPr>
        <w:t xml:space="preserve"> forcing and generally GSAT change, </w:t>
      </w:r>
      <w:r w:rsidR="001317F4" w:rsidRPr="003862D0">
        <w:rPr>
          <w:lang w:val="en-GB"/>
        </w:rPr>
        <w:t xml:space="preserve">AR6 considers </w:t>
      </w:r>
      <w:r w:rsidR="00214C7B">
        <w:rPr>
          <w:lang w:val="en-GB"/>
        </w:rPr>
        <w:t>both definitions</w:t>
      </w:r>
      <w:r w:rsidR="001317F4" w:rsidRPr="003862D0">
        <w:rPr>
          <w:lang w:val="en-GB"/>
        </w:rPr>
        <w:t xml:space="preserve"> synonymous</w:t>
      </w:r>
      <w:r w:rsidR="00214C7B">
        <w:rPr>
          <w:lang w:val="en-GB"/>
        </w:rPr>
        <w:t>, because</w:t>
      </w:r>
      <w:r w:rsidR="001317F4">
        <w:rPr>
          <w:lang w:val="en-GB"/>
        </w:rPr>
        <w:t xml:space="preserve"> </w:t>
      </w:r>
      <w:r w:rsidRPr="003862D0">
        <w:rPr>
          <w:lang w:val="en-GB"/>
        </w:rPr>
        <w:t>it has been widely demonstrated that the GSAT change is reversible in models with respect to CO</w:t>
      </w:r>
      <w:r w:rsidRPr="003862D0">
        <w:rPr>
          <w:vertAlign w:val="subscript"/>
          <w:lang w:val="en-GB"/>
        </w:rPr>
        <w:t>2</w:t>
      </w:r>
      <w:r w:rsidRPr="003862D0">
        <w:rPr>
          <w:lang w:val="en-GB"/>
        </w:rPr>
        <w:t xml:space="preserve"> with a several</w:t>
      </w:r>
      <w:r w:rsidR="00214C7B">
        <w:rPr>
          <w:lang w:val="en-GB"/>
        </w:rPr>
        <w:t>-</w:t>
      </w:r>
      <w:r w:rsidRPr="003862D0">
        <w:rPr>
          <w:lang w:val="en-GB"/>
        </w:rPr>
        <w:t xml:space="preserve">year lag </w:t>
      </w:r>
      <w:r w:rsidRPr="003862D0">
        <w:rPr>
          <w:lang w:val="en-GB"/>
        </w:rPr>
        <w:fldChar w:fldCharType="begin" w:fldLock="1"/>
      </w:r>
      <w:r w:rsidR="003B032B">
        <w:rPr>
          <w:lang w:val="en-GB"/>
        </w:rPr>
        <w:instrText>ADDIN CSL_CITATION { "citationItems" : [ { "id" : "ITEM-1", "itemData" : { "DOI" : "10.1088/1748-9326/7/2/024013", "ISSN" : "1748-9326", "author" : [ { "dropping-particle" : "", "family" : "Boucher", "given" : "O", "non-dropping-particle" : "", "parse-names" : false, "suffix" : "" }, { "dropping-particle" : "", "family" : "Halloran", "given" : "P R", "non-dropping-particle" : "", "parse-names" : false, "suffix" : "" }, { "dropping-particle" : "", "family" : "Burke", "given" : "E J", "non-dropping-particle" : "", "parse-names" : false, "suffix" : "" }, { "dropping-particle" : "", "family" : "Doutriaux-Boucher", "given" : "M", "non-dropping-particle" : "", "parse-names" : false, "suffix" : "" }, { "dropping-particle" : "", "family" : "Jones", "given" : "C D", "non-dropping-particle" : "", "parse-names" : false, "suffix" : "" }, { "dropping-particle" : "", "family" : "Lowe", "given" : "J", "non-dropping-particle" : "", "parse-names" : false, "suffix" : "" }, { "dropping-particle" : "", "family" : "Ringer", "given" : "M A", "non-dropping-particle" : "", "parse-names" : false, "suffix" : "" }, { "dropping-particle" : "", "family" : "Robertson", "given" : "E", "non-dropping-particle" : "", "parse-names" : false, "suffix" : "" }, { "dropping-particle" : "", "family" : "Wu", "given" : "P", "non-dropping-particle" : "", "parse-names" : false, "suffix" : "" } ], "container-title" : "Environmental Research Letters", "id" : "ITEM-1", "issue" : "2", "issued" : { "date-parts" : [ [ "2012", "6", "1" ] ] }, "page" : "024013", "title" : "Reversibility in an Earth System model in response to CO2 concentration changes", "translator" : [ { "dropping-particle" : "", "family" : "K71", "given" : "", "non-dropping-particle" : "", "parse-names" : false, "suffix" : "" } ], "type" : "article-journal", "volume" : "7" }, "uris" : [ "http://www.mendeley.com/documents/?uuid=58b6bf81-35d1-4ddf-a6c6-bef8c61b63af" ] } ], "mendeley" : { "formattedCitation" : "(Boucher et al., 2012)", "plainTextFormattedCitation" : "(Boucher et al., 2012)", "previouslyFormattedCitation" : "(Boucher et al., 2012)" }, "properties" : { "noteIndex" : 0 }, "schema" : "https://github.com/citation-style-language/schema/raw/master/csl-citation.json" }</w:instrText>
      </w:r>
      <w:r w:rsidRPr="003862D0">
        <w:rPr>
          <w:lang w:val="en-GB"/>
        </w:rPr>
        <w:fldChar w:fldCharType="separate"/>
      </w:r>
      <w:r w:rsidR="00016735">
        <w:rPr>
          <w:noProof/>
          <w:lang w:val="en-GB"/>
        </w:rPr>
        <w:t>(Boucher et al., 2012)</w:t>
      </w:r>
      <w:r w:rsidRPr="003862D0">
        <w:rPr>
          <w:lang w:val="en-GB"/>
        </w:rPr>
        <w:fldChar w:fldCharType="end"/>
      </w:r>
      <w:r w:rsidRPr="003862D0">
        <w:rPr>
          <w:lang w:val="en-GB"/>
        </w:rPr>
        <w:t xml:space="preserve">. </w:t>
      </w:r>
    </w:p>
    <w:p w14:paraId="66021F47" w14:textId="77777777" w:rsidR="004C4B4A" w:rsidRPr="003862D0" w:rsidRDefault="004C4B4A" w:rsidP="004C4B4A">
      <w:pPr>
        <w:pStyle w:val="AR6BodyText"/>
        <w:rPr>
          <w:lang w:val="en-GB"/>
        </w:rPr>
      </w:pPr>
    </w:p>
    <w:p w14:paraId="7A76E485" w14:textId="2E6D538A" w:rsidR="004C4B4A" w:rsidRPr="003862D0" w:rsidRDefault="004C4B4A" w:rsidP="004C4B4A">
      <w:pPr>
        <w:pStyle w:val="AR6BodyText"/>
        <w:rPr>
          <w:lang w:val="en-GB"/>
        </w:rPr>
      </w:pPr>
      <w:r w:rsidRPr="003862D0">
        <w:rPr>
          <w:lang w:val="en-GB"/>
        </w:rPr>
        <w:t xml:space="preserve">Abrupt and irreversible changes in the climate system are assessed across multiple chapters in AR6. This section provides a cross-chapter synthesis of these </w:t>
      </w:r>
      <w:r w:rsidR="005C5C57" w:rsidRPr="003862D0">
        <w:rPr>
          <w:lang w:val="en-GB"/>
        </w:rPr>
        <w:t>assessments</w:t>
      </w:r>
      <w:r w:rsidRPr="003862D0">
        <w:rPr>
          <w:lang w:val="en-GB"/>
        </w:rPr>
        <w:t xml:space="preserve"> as an update to </w:t>
      </w:r>
      <w:ins w:id="5078" w:author="Ian Blenkinsop" w:date="2021-07-27T16:32:00Z">
        <w:r w:rsidR="004B458E" w:rsidRPr="003862D0">
          <w:rPr>
            <w:lang w:val="en-GB"/>
          </w:rPr>
          <w:t>Table 12.4</w:t>
        </w:r>
        <w:r w:rsidR="004B458E">
          <w:rPr>
            <w:lang w:val="en-GB"/>
          </w:rPr>
          <w:t xml:space="preserve"> in </w:t>
        </w:r>
      </w:ins>
      <w:del w:id="5079" w:author="Ian Blenkinsop" w:date="2021-07-27T16:32:00Z">
        <w:r w:rsidRPr="003862D0" w:rsidDel="004B458E">
          <w:rPr>
            <w:lang w:val="en-GB"/>
          </w:rPr>
          <w:delText xml:space="preserve">the </w:delText>
        </w:r>
      </w:del>
      <w:r w:rsidRPr="003862D0">
        <w:rPr>
          <w:lang w:val="en-GB"/>
        </w:rPr>
        <w:t xml:space="preserve">AR5 </w:t>
      </w:r>
      <w:del w:id="5080" w:author="Ian Blenkinsop" w:date="2021-07-27T16:32:00Z">
        <w:r w:rsidRPr="003862D0" w:rsidDel="004B458E">
          <w:rPr>
            <w:lang w:val="en-GB"/>
          </w:rPr>
          <w:delText xml:space="preserve">Table 12.4 </w:delText>
        </w:r>
      </w:del>
      <w:r w:rsidRPr="003862D0">
        <w:rPr>
          <w:lang w:val="en-GB"/>
        </w:rPr>
        <w:t>and</w:t>
      </w:r>
      <w:ins w:id="5081" w:author="Ian Blenkinsop" w:date="2021-07-27T16:32:00Z">
        <w:r w:rsidR="004B458E">
          <w:rPr>
            <w:lang w:val="en-GB"/>
          </w:rPr>
          <w:t xml:space="preserve"> </w:t>
        </w:r>
        <w:r w:rsidR="004B458E" w:rsidRPr="003862D0">
          <w:rPr>
            <w:lang w:val="en-GB"/>
          </w:rPr>
          <w:t>Table 6.1</w:t>
        </w:r>
        <w:r w:rsidR="004B458E">
          <w:rPr>
            <w:lang w:val="en-GB"/>
          </w:rPr>
          <w:t xml:space="preserve"> in</w:t>
        </w:r>
      </w:ins>
      <w:r w:rsidRPr="003862D0">
        <w:rPr>
          <w:lang w:val="en-GB"/>
        </w:rPr>
        <w:t xml:space="preserve"> SROCC</w:t>
      </w:r>
      <w:del w:id="5082" w:author="Ian Blenkinsop" w:date="2021-07-27T16:32:00Z">
        <w:r w:rsidRPr="003862D0" w:rsidDel="004B458E">
          <w:rPr>
            <w:lang w:val="en-GB"/>
          </w:rPr>
          <w:delText xml:space="preserve"> Table 6.1</w:delText>
        </w:r>
      </w:del>
      <w:r w:rsidRPr="003862D0">
        <w:rPr>
          <w:lang w:val="en-GB"/>
        </w:rPr>
        <w:t xml:space="preserve">. Understanding of </w:t>
      </w:r>
      <w:r w:rsidRPr="003862D0">
        <w:rPr>
          <w:iCs/>
          <w:lang w:val="en-GB"/>
        </w:rPr>
        <w:t>abrupt climate change</w:t>
      </w:r>
      <w:r w:rsidRPr="003862D0">
        <w:rPr>
          <w:lang w:val="en-GB"/>
        </w:rPr>
        <w:t xml:space="preserve"> and </w:t>
      </w:r>
      <w:r w:rsidR="005C5C57" w:rsidRPr="003862D0">
        <w:rPr>
          <w:iCs/>
          <w:lang w:val="en-GB"/>
        </w:rPr>
        <w:t>irreversibility</w:t>
      </w:r>
      <w:r w:rsidRPr="003862D0">
        <w:rPr>
          <w:lang w:val="en-GB"/>
        </w:rPr>
        <w:t xml:space="preserve"> has advanced considerably since AR5 with many of the projected changes in proposed Tipping Elements having grown more confident (</w:t>
      </w:r>
      <w:r w:rsidR="00FA6D4F" w:rsidRPr="003862D0">
        <w:rPr>
          <w:lang w:val="en-GB"/>
        </w:rPr>
        <w:t>Table 4.10</w:t>
      </w:r>
      <w:r w:rsidRPr="003862D0">
        <w:rPr>
          <w:lang w:val="en-GB"/>
        </w:rPr>
        <w:t xml:space="preserve">). Many aspects of the physical climate changes induced by GHG warming previously demonstrated to be reversible in a single model have been confirmed in multiple models </w:t>
      </w:r>
      <w:r w:rsidRPr="003862D0">
        <w:rPr>
          <w:lang w:val="en-GB"/>
        </w:rPr>
        <w:fldChar w:fldCharType="begin" w:fldLock="1"/>
      </w:r>
      <w:r w:rsidR="00615634">
        <w:rPr>
          <w:lang w:val="en-GB"/>
        </w:rPr>
        <w:instrText>ADDIN CSL_CITATION { "citationItems" : [ { "id" : "ITEM-1", "itemData" : { "DOI" : "10.1088/1748-9326/7/2/024013", "ISSN" : "1748-9326", "author" : [ { "dropping-particle" : "", "family" : "Boucher", "given" : "O", "non-dropping-particle" : "", "parse-names" : false, "suffix" : "" }, { "dropping-particle" : "", "family" : "Halloran", "given" : "P R", "non-dropping-particle" : "", "parse-names" : false, "suffix" : "" }, { "dropping-particle" : "", "family" : "Burke", "given" : "E J", "non-dropping-particle" : "", "parse-names" : false, "suffix" : "" }, { "dropping-particle" : "", "family" : "Doutriaux-Boucher", "given" : "M", "non-dropping-particle" : "", "parse-names" : false, "suffix" : "" }, { "dropping-particle" : "", "family" : "Jones", "given" : "C D", "non-dropping-particle" : "", "parse-names" : false, "suffix" : "" }, { "dropping-particle" : "", "family" : "Lowe", "given" : "J", "non-dropping-particle" : "", "parse-names" : false, "suffix" : "" }, { "dropping-particle" : "", "family" : "Ringer", "given" : "M A", "non-dropping-particle" : "", "parse-names" : false, "suffix" : "" }, { "dropping-particle" : "", "family" : "Robertson", "given" : "E", "non-dropping-particle" : "", "parse-names" : false, "suffix" : "" }, { "dropping-particle" : "", "family" : "Wu", "given" : "P", "non-dropping-particle" : "", "parse-names" : false, "suffix" : "" } ], "container-title" : "Environmental Research Letters", "id" : "ITEM-1", "issue" : "2", "issued" : { "date-parts" : [ [ "2012", "6", "1" ] ] }, "page" : "024013", "title" : "Reversibility in an Earth System model in response to CO2 concentration changes", "translator" : [ { "dropping-particle" : "", "family" : "K71", "given" : "", "non-dropping-particle" : "", "parse-names" : false, "suffix" : "" } ], "type" : "article-journal", "volume" : "7" }, "uris" : [ "http://www.mendeley.com/documents/?uuid=58b6bf81-35d1-4ddf-a6c6-bef8c61b63af" ] }, { "id" : "ITEM-2", "itemData" : { "DOI" : "10.1088/1748-9326/10/9/094013", "ISSN" : "1748-9326",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"title" : "The effectiveness of net negative carbon dioxide emissions in reversing anthropogenic climate change", "translator" : [ { "dropping-particle" : "", "family" : "K3159", "given" : "", "non-dropping-particle" : "", "parse-names" : false, "suffix" : "" } ], "type" : "article-journal", "volume" : "10" }, "uris" : [ "http://www.mendeley.com/documents/?uuid=d5e555e2-9cd3-41b9-9bcc-914edf067e04" ] } ], "mendeley" : { "formattedCitation" : "(Boucher et al., 2012; Tokarska and Zickfeld, 2015)", "plainTextFormattedCitation" : "(Boucher et al., 2012; Tokarska and Zickfeld, 2015)", "previouslyFormattedCitation" : "(Boucher et al., 2012; Tokarska and Zickfeld, 2015)" }, "properties" : { "noteIndex" : 0 }, "schema" : "https://github.com/citation-style-language/schema/raw/master/csl-citation.json" }</w:instrText>
      </w:r>
      <w:r w:rsidRPr="003862D0">
        <w:rPr>
          <w:lang w:val="en-GB"/>
        </w:rPr>
        <w:fldChar w:fldCharType="separate"/>
      </w:r>
      <w:r w:rsidR="00016735">
        <w:rPr>
          <w:noProof/>
          <w:lang w:val="en-GB"/>
        </w:rPr>
        <w:t>(Boucher et al., 2012; Tokarska and Zickfeld, 2015)</w:t>
      </w:r>
      <w:r w:rsidRPr="003862D0">
        <w:rPr>
          <w:lang w:val="en-GB"/>
        </w:rPr>
        <w:fldChar w:fldCharType="end"/>
      </w:r>
      <w:r w:rsidRPr="003862D0">
        <w:rPr>
          <w:lang w:val="en-GB"/>
        </w:rPr>
        <w:t xml:space="preserve"> with others such as sea</w:t>
      </w:r>
      <w:del w:id="5083" w:author="Ian Blenkinsop" w:date="2021-07-27T16:44:00Z">
        <w:r w:rsidRPr="003862D0" w:rsidDel="00414255">
          <w:rPr>
            <w:lang w:val="en-GB"/>
          </w:rPr>
          <w:delText>-</w:delText>
        </w:r>
      </w:del>
      <w:ins w:id="5084" w:author="Ian Blenkinsop" w:date="2021-07-27T16:44:00Z">
        <w:r w:rsidR="00414255">
          <w:rPr>
            <w:lang w:val="en-GB"/>
          </w:rPr>
          <w:t xml:space="preserve"> </w:t>
        </w:r>
      </w:ins>
      <w:r w:rsidRPr="003862D0">
        <w:rPr>
          <w:lang w:val="en-GB"/>
        </w:rPr>
        <w:t>level rise or terrestrial ecosystems confirmed to continue to respond on long time</w:t>
      </w:r>
      <w:ins w:id="5085" w:author="Sara M Tuson" w:date="2021-07-15T20:34:00Z">
        <w:r w:rsidR="00367335">
          <w:rPr>
            <w:lang w:val="en-GB"/>
          </w:rPr>
          <w:t xml:space="preserve"> </w:t>
        </w:r>
      </w:ins>
      <w:r w:rsidRPr="003862D0">
        <w:rPr>
          <w:lang w:val="en-GB"/>
        </w:rPr>
        <w:t xml:space="preserve">scales </w:t>
      </w:r>
      <w:r w:rsidRPr="003862D0">
        <w:rPr>
          <w:lang w:val="en-GB"/>
        </w:rPr>
        <w:fldChar w:fldCharType="begin" w:fldLock="1"/>
      </w:r>
      <w:r w:rsidR="00615634">
        <w:rPr>
          <w:lang w:val="en-GB"/>
        </w:rPr>
        <w:instrText>ADDIN CSL_CITATION { "citationItems" : [ { "id" : "ITEM-1", "itemData" : { "DOI" : "10.1038/nclimate2923", "ISBN" : "1758-6798", "ISSN" : "17586798", "PMID" : "1780952935", "abstract" : "Most of the policy debate surrounding the actions needed to mitigate and adapt to anthropogenic climate change has been framed by observations of the past 150 years as well as climate and sea-level projections for the twenty-first century. The focus on this 250-year window, however, obscures some of the most profound problems associated with climate change. Here, we argue that the twentieth and twenty-first centuries, a period during which the overwhelming majority of human-caused carbon emissions are likely to occur, need to be placed into a long-term context that includes the past 20 millennia, when the last Ice Age ended and human civilization developed, and the next ten millennia, over which time the projected impacts of anthropogenic climate change will grow and persist. This long-term perspective illustrates that policy decisions made in the next few years to decades will have profound impacts on global climate, ecosystems and human societies \u2014 not just for this century, but for the next ten millennia and beyond.",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Kasper", "non-dropping-particle" : "", "parse-names" : false, "suffix" : "" } ], "container-title" : "Nature Climate Change", "id" : "ITEM-1", "issued" : { "date-parts" : [ [ "2016", "2", "8" ] ] }, "page" : "360-369", "publisher" : "Nature Publishing Group, a division of Macmillan Publishers Limited. All Rights Reserved.", "title" : "Consequences of twenty-first-century policy for multi-millennial climate and sea-level change", "translator" : [ { "dropping-particle" : "", "family" : "K4013", "given" : "", "non-dropping-particle" : "", "parse-names" : false, "suffix" : "" } ], "type" : "article-journal", "volume" : "6" }, "uris" : [ "http://www.mendeley.com/documents/?uuid=0fe25bab-cf17-4257-97dd-77b76f202cca" ] }, { "id" : "ITEM-2", "itemData" : { "DOI" : "10.1073/pnas.1612066114", "ISSN" : "0027-8424", "abstract" : "Human activities such as fossil-fuel burning have increased emissions of greenhouse gases (GHGs), which have warmed the Earth\u2019s atmosphere and ocean and caused sea levels to rise. Some of these GHGs (e.g., methane) have atmospheric lifetimes of decades or less, whereas others (e.g., carbon dioxide) persist for centuries to millennia. As policy seeks to reduce climate changes, it is important to understand how mitigation of different gases each contributes to this goal. Our study shows that short-lived GHGs contribute to thermal expansion of the ocean over much longer time scales than their atmospheric lifetimes. Actions taken to reduce emissions of short-lived gases could mitigate centuries of additional future sea-level rise.Mitigation of anthropogenic greenhouse gases with short lifetimes (order of a year to decades) can contribute to limiting warming, but less attention has been paid to their impacts on longer-term sea-level rise. We show that short-lived greenhouse gases contribute to sea-level rise through thermal expansion (TSLR) over much longer time scales than their atmospheric lifetimes. For example, at least half of the TSLR due to increases in methane is expected to remain present for more than 200 y, even if anthropogenic emissions cease altogether, despite the 10-y atmospheric lifetime of this gas. Chlorofluorocarbons and hydrochlorofluorocarbons have already been phased out under the Montreal Protocol due to concerns about ozone depletion and provide an illustration of how emission reductions avoid multiple centuries of future TSLR. We examine the \u201cworld avoided\u201d by the Montreal Protocol by showing that if these gases had instead been eliminated in 2050, additional TSLR of up to about 14 cm would be expected in the 21st century, with continuing contributions lasting more than 500 y. Emissions of the hydrofluorocarbon substitutes in the next half-century would also contribute to centuries of future TSLR. Consideration of the time scales of reversibility of TSLR due to short-lived substances provides insights into physical processes: sea-level rise is often assumed to follow air temperature, but this assumption holds only for TSLR when temperatures are increasing. We present a more complete formulation that is accurate even when atmospheric temperatures are stable or decreasing due to reductions in short-lived gases or net radiative forcing.", "author" : [ { "dropping-particle" : "", "family" : "Zickfeld", "given" : "Kirsten", "non-dropping-particle" : "", "parse-names" : false, "suffix" : "" }, { "dropping-particle" : "", "family" : "Solomon", "given" : "Susan", "non-dropping-particle" : "", "parse-names" : false, "suffix" : "" }, { "dropping-particle" : "", "family" : "Gilford", "given" : "Daniel M", "non-dropping-particle" : "", "parse-names" : false, "suffix" : "" } ], "container-title" : "Proceedings of the National Academy of Sciences", "id" : "ITEM-2", "issue" : "4", "issued" : { "date-parts" : [ [ "2017", "1", "24" ] ] }, "page" : "657-662", "title" : "Centuries of thermal sea-level rise due to anthropogenic emissions of short-lived greenhouse gases", "translator" : [ { "dropping-particle" : "", "family" : "K3160", "given" : "", "non-dropping-particle" : "", "parse-names" : false, "suffix" : "" } ], "type" : "article-journal", "volume" : "114" }, "uris" : [ "http://www.mendeley.com/documents/?uuid=1f7fba11-7e76-437a-843d-d2d57a1d92d9", "http://www.mendeley.com/documents/?uuid=ed4e4549-5cdc-4119-9f23-68a45a2fa383", "http://www.mendeley.com/documents/?uuid=9fe94735-e5ae-4fc7-b80d-7bd82785a22b" ] }, { "id" : "ITEM-3", "itemData" : { "DOI" : "10.1029/2018EF000935", "ISSN" : "23284277", "author" : [ { "dropping-particle" : "", "family" : "Pugh", "given" : "T. A. M.", "non-dropping-particle" : "", "parse-names" : false, "suffix" : "" }, { "dropping-particle" : "", "family" : "Jones", "given" : "C. D.", "non-dropping-particle" : "", "parse-names" : false, "suffix" : "" }, { "dropping-particle" : "", "family" : "Huntingford", "given" : "C.", "non-dropping-particle" : "", "parse-names" : false, "suffix" : "" }, { "dropping-particle" : "", "family" : "Burton", "given" : "C.", "non-dropping-particle" : "", "parse-names" : false, "suffix" : "" }, { "dropping-particle" : "", "family" : "Arneth", "given" : "A.", "non-dropping-particle" : "", "parse-names" : false, "suffix" : "" }, { "dropping-particle" : "", "family" : "Brovkin", "given" : "V.", "non-dropping-particle" : "", "parse-names" : false, "suffix" : "" }, { "dropping-particle" : "", "family" : "Ciais", "given" : "P.", "non-dropping-particle" : "", "parse-names" : false, "suffix" : "" }, { "dropping-particle" : "", "family" : "Lomas", "given" : "M.", "non-dropping-particle" : "", "parse-names" : false, "suffix" : "" }, { "dropping-particle" : "", "family" : "Robertson", "given" : "E.", "non-dropping-particle" : "", "parse-names" : false, "suffix" : "" }, { "dropping-particle" : "", "family" : "Piao", "given" : "S. L.", "non-dropping-particle" : "", "parse-names" : false, "suffix" : "" }, { "dropping-particle" : "", "family" : "Sitch", "given" : "S.", "non-dropping-particle" : "", "parse-names" : false, "suffix" : "" } ], "container-title" : "Earth's Future", "id" : "ITEM-3", "issue" : "10", "issued" : { "date-parts" : [ [ "2018", "10" ] ] }, "page" : "1413-1432", "title" : "A Large Committed Long-Term Sink of Carbon due to Vegetation Dynamics", "translator" : [ { "dropping-particle" : "", "family" : "K3814", "given" : "", "non-dropping-particle" : "", "parse-names" : false, "suffix" : "" } ], "type" : "article-journal", "volume" : "6" }, "uris" : [ "http://www.mendeley.com/documents/?uuid=c0ffa15e-04e1-4bea-80f7-d6c9c2b26db6", "http://www.mendeley.com/documents/?uuid=df1c439f-0969-47b7-9f83-eb3a4ed7ca1f" ] } ], "mendeley" : { "formattedCitation" : "(Clark et al., 2016; Zickfeld et al., 2017; Pugh et al., 2018)", "plainTextFormattedCitation" : "(Clark et al., 2016; Zickfeld et al., 2017; Pugh et al., 2018)", "previouslyFormattedCitation" : "(Clark et al., 2016; Zickfeld et al., 2017; Pugh et al., 2018)" }, "properties" : { "noteIndex" : 0 }, "schema" : "https://github.com/citation-style-language/schema/raw/master/csl-citation.json" }</w:instrText>
      </w:r>
      <w:r w:rsidRPr="003862D0">
        <w:rPr>
          <w:lang w:val="en-GB"/>
        </w:rPr>
        <w:fldChar w:fldCharType="separate"/>
      </w:r>
      <w:r w:rsidR="00016735">
        <w:rPr>
          <w:noProof/>
          <w:lang w:val="en-GB"/>
        </w:rPr>
        <w:t>(Clark et al., 2016; Zickfeld et al., 2017; Pugh et al., 2018)</w:t>
      </w:r>
      <w:r w:rsidRPr="003862D0">
        <w:rPr>
          <w:lang w:val="en-GB"/>
        </w:rPr>
        <w:fldChar w:fldCharType="end"/>
      </w:r>
      <w:r w:rsidRPr="003862D0">
        <w:rPr>
          <w:lang w:val="en-GB"/>
        </w:rPr>
        <w:t>.</w:t>
      </w:r>
    </w:p>
    <w:p w14:paraId="3E29BA94" w14:textId="77777777" w:rsidR="004C4B4A" w:rsidRPr="003862D0" w:rsidRDefault="004C4B4A" w:rsidP="004C4B4A">
      <w:pPr>
        <w:pStyle w:val="AR6BodyText"/>
        <w:rPr>
          <w:lang w:val="en-GB"/>
        </w:rPr>
      </w:pPr>
    </w:p>
    <w:p w14:paraId="61E787C5" w14:textId="005C6CDD" w:rsidR="004C4B4A" w:rsidRPr="003862D0" w:rsidRDefault="004C4B4A" w:rsidP="004C4B4A">
      <w:pPr>
        <w:pStyle w:val="AR6BodyText"/>
        <w:rPr>
          <w:lang w:val="en-GB"/>
        </w:rPr>
      </w:pPr>
      <w:r w:rsidRPr="003862D0">
        <w:rPr>
          <w:lang w:val="en-GB"/>
        </w:rPr>
        <w:t>The Carbon Dioxide Removal Model Intercomparison Project (CDR-MIP</w:t>
      </w:r>
      <w:del w:id="5086" w:author="Ian Blenkinsop" w:date="2021-07-27T16:32:00Z">
        <w:r w:rsidRPr="003862D0" w:rsidDel="004B458E">
          <w:rPr>
            <w:lang w:val="en-GB"/>
          </w:rPr>
          <w:delText xml:space="preserve">) </w:delText>
        </w:r>
      </w:del>
      <w:ins w:id="5087" w:author="Ian Blenkinsop" w:date="2021-07-27T16:32:00Z">
        <w:r w:rsidR="004B458E">
          <w:rPr>
            <w:lang w:val="en-GB"/>
          </w:rPr>
          <w:t>;</w:t>
        </w:r>
        <w:r w:rsidR="004B458E" w:rsidRPr="003862D0">
          <w:rPr>
            <w:lang w:val="en-GB"/>
          </w:rPr>
          <w:t xml:space="preserve"> </w:t>
        </w:r>
      </w:ins>
      <w:r w:rsidRPr="003862D0">
        <w:rPr>
          <w:lang w:val="en-GB"/>
        </w:rPr>
        <w:fldChar w:fldCharType="begin" w:fldLock="1"/>
      </w:r>
      <w:r w:rsidR="00CD3B49">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2\u00b0C, and all emission scenarios that do not exceed 1.5\u00b0C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"K2748", "given" : "", "non-dropping-particle" : "", "parse-names" : false, "suffix" : "" } ], "type" : "article-journal", "volume" : "11" }, "uris" : [ "http://www.mendeley.com/documents/?uuid=3f35759d-87f1-3107-9274-3b985afe9762" ] } ], "mendeley" : { "formattedCitation" : "(Keller et al., 2018)", "manualFormatting" : "Keller et al., 2018)", "plainTextFormattedCitation" : "(Keller et al., 2018)", "previouslyFormattedCitation" : "(Keller et al., 2018)" }, "properties" : { "noteIndex" : 0 }, "schema" : "https://github.com/citation-style-language/schema/raw/master/csl-citation.json" }</w:instrText>
      </w:r>
      <w:r w:rsidRPr="003862D0">
        <w:rPr>
          <w:lang w:val="en-GB"/>
        </w:rPr>
        <w:fldChar w:fldCharType="separate"/>
      </w:r>
      <w:del w:id="5088" w:author="Ian Blenkinsop" w:date="2021-07-27T16:32:00Z">
        <w:r w:rsidR="00016735" w:rsidDel="004B458E">
          <w:rPr>
            <w:noProof/>
            <w:lang w:val="en-GB"/>
          </w:rPr>
          <w:delText>(</w:delText>
        </w:r>
      </w:del>
      <w:r w:rsidR="00016735">
        <w:rPr>
          <w:noProof/>
          <w:lang w:val="en-GB"/>
        </w:rPr>
        <w:t>Keller et al., 2018)</w:t>
      </w:r>
      <w:r w:rsidRPr="003862D0">
        <w:rPr>
          <w:lang w:val="en-GB"/>
        </w:rPr>
        <w:fldChar w:fldCharType="end"/>
      </w:r>
      <w:r w:rsidRPr="003862D0">
        <w:rPr>
          <w:lang w:val="en-GB"/>
        </w:rPr>
        <w:t xml:space="preserve"> comprises a set of 1% </w:t>
      </w:r>
      <w:r w:rsidR="009E78C2" w:rsidRPr="003862D0">
        <w:rPr>
          <w:lang w:val="en-GB"/>
        </w:rPr>
        <w:t>ramp-up</w:t>
      </w:r>
      <w:ins w:id="5089" w:author="Sara M Tuson" w:date="2021-07-21T08:05:00Z">
        <w:r w:rsidR="00925A9E">
          <w:rPr>
            <w:lang w:val="en-GB"/>
          </w:rPr>
          <w:t>,</w:t>
        </w:r>
      </w:ins>
      <w:r w:rsidR="00292CCF" w:rsidRPr="003862D0">
        <w:rPr>
          <w:lang w:val="en-GB"/>
        </w:rPr>
        <w:t xml:space="preserve"> </w:t>
      </w:r>
      <w:r w:rsidRPr="003862D0">
        <w:rPr>
          <w:lang w:val="en-GB"/>
        </w:rPr>
        <w:t xml:space="preserve">ramp-down simulations aimed at establishing a multi-model assessment of reversibility of Earth system components. Preliminary results from CDRMIP are presented in Section </w:t>
      </w:r>
      <w:r w:rsidR="00FA6D4F" w:rsidRPr="003862D0">
        <w:rPr>
          <w:lang w:val="en-GB"/>
        </w:rPr>
        <w:t>4.6.3</w:t>
      </w:r>
      <w:r w:rsidRPr="003862D0">
        <w:rPr>
          <w:lang w:val="en-GB"/>
        </w:rPr>
        <w:t>. Results from the SSP5-3.4-Overshoot scenario and other quantities of climate change at the same CO</w:t>
      </w:r>
      <w:r w:rsidRPr="003862D0">
        <w:rPr>
          <w:vertAlign w:val="subscript"/>
          <w:lang w:val="en-GB"/>
        </w:rPr>
        <w:t>2</w:t>
      </w:r>
      <w:r w:rsidRPr="003862D0">
        <w:rPr>
          <w:lang w:val="en-GB"/>
        </w:rPr>
        <w:t xml:space="preserve"> level before and after overshoot are assessed in </w:t>
      </w:r>
      <w:r w:rsidR="00E43FB9" w:rsidRPr="003862D0">
        <w:rPr>
          <w:lang w:val="en-GB"/>
        </w:rPr>
        <w:t>S</w:t>
      </w:r>
      <w:r w:rsidRPr="003862D0">
        <w:rPr>
          <w:lang w:val="en-GB"/>
        </w:rPr>
        <w:t xml:space="preserve">ection </w:t>
      </w:r>
      <w:r w:rsidR="00FA6D4F" w:rsidRPr="003862D0">
        <w:rPr>
          <w:lang w:val="en-GB"/>
        </w:rPr>
        <w:t>4.6.2</w:t>
      </w:r>
      <w:r w:rsidRPr="003862D0">
        <w:rPr>
          <w:lang w:val="en-GB"/>
        </w:rPr>
        <w:t xml:space="preserve">. </w:t>
      </w:r>
      <w:r w:rsidR="00292CCF" w:rsidRPr="003862D0">
        <w:rPr>
          <w:lang w:val="en-GB"/>
        </w:rPr>
        <w:t>Forcing r</w:t>
      </w:r>
      <w:r w:rsidRPr="003862D0">
        <w:rPr>
          <w:lang w:val="en-GB"/>
        </w:rPr>
        <w:t xml:space="preserve">eversal is followed by </w:t>
      </w:r>
      <w:r w:rsidR="00E43FB9" w:rsidRPr="003862D0">
        <w:rPr>
          <w:lang w:val="en-GB"/>
        </w:rPr>
        <w:t xml:space="preserve">reversal of </w:t>
      </w:r>
      <w:r w:rsidRPr="003862D0">
        <w:rPr>
          <w:lang w:val="en-GB"/>
        </w:rPr>
        <w:t xml:space="preserve">ocean surface and land temperature along with land and ocean precipitation, snow cover, and Arctic </w:t>
      </w:r>
      <w:r w:rsidR="00B26210" w:rsidRPr="003862D0">
        <w:rPr>
          <w:lang w:val="en-GB"/>
        </w:rPr>
        <w:t>s</w:t>
      </w:r>
      <w:r w:rsidRPr="003862D0">
        <w:rPr>
          <w:lang w:val="en-GB"/>
        </w:rPr>
        <w:t xml:space="preserve">ea </w:t>
      </w:r>
      <w:r w:rsidR="00B26210" w:rsidRPr="003862D0">
        <w:rPr>
          <w:lang w:val="en-GB"/>
        </w:rPr>
        <w:t>i</w:t>
      </w:r>
      <w:r w:rsidRPr="003862D0">
        <w:rPr>
          <w:lang w:val="en-GB"/>
        </w:rPr>
        <w:t xml:space="preserve">ce with a lag of a few </w:t>
      </w:r>
      <w:r w:rsidRPr="003862D0">
        <w:rPr>
          <w:lang w:val="en-GB"/>
        </w:rPr>
        <w:lastRenderedPageBreak/>
        <w:t>years to decades (</w:t>
      </w:r>
      <w:r w:rsidR="00FA6D4F" w:rsidRPr="003862D0">
        <w:rPr>
          <w:lang w:val="en-GB"/>
        </w:rPr>
        <w:t>Table 4.10</w:t>
      </w:r>
      <w:r w:rsidRPr="003862D0">
        <w:rPr>
          <w:lang w:val="en-GB"/>
        </w:rPr>
        <w:t>). Other tipping elements have much longer time</w:t>
      </w:r>
      <w:ins w:id="5090" w:author="Sara M Tuson" w:date="2021-07-15T20:34:00Z">
        <w:r w:rsidR="00367335">
          <w:rPr>
            <w:lang w:val="en-GB"/>
          </w:rPr>
          <w:t xml:space="preserve"> </w:t>
        </w:r>
      </w:ins>
      <w:r w:rsidRPr="003862D0">
        <w:rPr>
          <w:lang w:val="en-GB"/>
        </w:rPr>
        <w:t xml:space="preserve">scales of reversibility from decades to </w:t>
      </w:r>
      <w:r w:rsidR="005C5C57" w:rsidRPr="003862D0">
        <w:rPr>
          <w:lang w:val="en-GB"/>
        </w:rPr>
        <w:t>millennia</w:t>
      </w:r>
      <w:r w:rsidRPr="003862D0">
        <w:rPr>
          <w:lang w:val="en-GB"/>
        </w:rPr>
        <w:t>. </w:t>
      </w:r>
      <w:r w:rsidRPr="003862D0">
        <w:rPr>
          <w:lang w:val="en-GB"/>
        </w:rPr>
        <w:fldChar w:fldCharType="begin" w:fldLock="1"/>
      </w:r>
      <w:r w:rsidR="00CD3B49">
        <w:rPr>
          <w:lang w:val="en-GB"/>
        </w:rPr>
        <w:instrText>ADDIN CSL_CITATION { "citationItems" : [ { "id" : "ITEM-1", "itemData" : { "DOI" : "10.1073/pnas.1511451112", "ISSN" : "1091-6490",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 more often for 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"publisher" : "National Academy of Sciences", "title" : "Catalogue of abrupt shifts in Intergovernmental Panel on Climate Change climate models.", "translator" : [ { "dropping-particle" : "", "family" : "K2865", "given" : "", "non-dropping-particle" : "", "parse-names" : false, "suffix" : "" } ], "type" : "article-journal", "volume" : "112" }, "uris" : [ "http://www.mendeley.com/documents/?uuid=03a03a8f-9ea1-33d7-b2ae-7935f668356b" ] } ], "mendeley" : { "formattedCitation" : "(Drijfhout et al., 2015)", "manualFormatting" : "Drijfhout et al. (2015)", "plainTextFormattedCitation" : "(Drijfhout et al., 2015)", "previouslyFormattedCitation" : "(Drijfhout et al., 2015)" }, "properties" : { "noteIndex" : 0 }, "schema" : "https://github.com/citation-style-language/schema/raw/master/csl-citation.json" }</w:instrText>
      </w:r>
      <w:r w:rsidRPr="003862D0">
        <w:rPr>
          <w:lang w:val="en-GB"/>
        </w:rPr>
        <w:fldChar w:fldCharType="separate"/>
      </w:r>
      <w:del w:id="5091" w:author="Robin Matthews" w:date="2021-06-16T19:21:00Z">
        <w:r w:rsidR="00016735" w:rsidDel="004A2C5B">
          <w:rPr>
            <w:noProof/>
            <w:lang w:val="en-GB"/>
          </w:rPr>
          <w:delText>(</w:delText>
        </w:r>
      </w:del>
      <w:r w:rsidR="00016735">
        <w:rPr>
          <w:noProof/>
          <w:lang w:val="en-GB"/>
        </w:rPr>
        <w:t>Drijfhout et al.</w:t>
      </w:r>
      <w:del w:id="5092" w:author="Robin Matthews" w:date="2021-06-16T19:21:00Z">
        <w:r w:rsidR="00016735" w:rsidDel="004A2C5B">
          <w:rPr>
            <w:noProof/>
            <w:lang w:val="en-GB"/>
          </w:rPr>
          <w:delText>,</w:delText>
        </w:r>
      </w:del>
      <w:r w:rsidR="00016735">
        <w:rPr>
          <w:noProof/>
          <w:lang w:val="en-GB"/>
        </w:rPr>
        <w:t xml:space="preserve"> </w:t>
      </w:r>
      <w:ins w:id="5093" w:author="Robin Matthews" w:date="2021-06-16T19:21:00Z">
        <w:r w:rsidR="004A2C5B">
          <w:rPr>
            <w:noProof/>
            <w:lang w:val="en-GB"/>
          </w:rPr>
          <w:t>(</w:t>
        </w:r>
      </w:ins>
      <w:r w:rsidR="00016735">
        <w:rPr>
          <w:noProof/>
          <w:lang w:val="en-GB"/>
        </w:rPr>
        <w:t>2015)</w:t>
      </w:r>
      <w:r w:rsidRPr="003862D0">
        <w:rPr>
          <w:lang w:val="en-GB"/>
        </w:rPr>
        <w:fldChar w:fldCharType="end"/>
      </w:r>
      <w:r w:rsidRPr="003862D0">
        <w:rPr>
          <w:lang w:val="en-GB"/>
        </w:rPr>
        <w:t xml:space="preserve"> provided an assessment of 13 regional mechanisms of abrupt change, finding abrupt changes in sea ice, oceanic flows, land ice, and terrestrial ecosystem response, although with little consistency among the models. The potential for abrupt changes in ice sheets, the AMOC, tropical forests</w:t>
      </w:r>
      <w:r w:rsidR="00B26210" w:rsidRPr="003862D0">
        <w:rPr>
          <w:lang w:val="en-GB"/>
        </w:rPr>
        <w:t>,</w:t>
      </w:r>
      <w:r w:rsidRPr="003862D0">
        <w:rPr>
          <w:lang w:val="en-GB"/>
        </w:rPr>
        <w:t xml:space="preserve"> and ecosystem responses to ocean acidification were also recently reviewed by </w:t>
      </w:r>
      <w:r w:rsidRPr="003862D0">
        <w:rPr>
          <w:lang w:val="en-GB"/>
        </w:rPr>
        <w:fldChar w:fldCharType="begin" w:fldLock="1"/>
      </w:r>
      <w:r w:rsidR="00615634">
        <w:rPr>
          <w:lang w:val="en-GB"/>
        </w:rPr>
        <w:instrText>ADDIN CSL_CITATION { "citationItems" : [ { "id" : "ITEM-1", "itemData" : { "DOI" : "10.1177/0309133317751843", "ISSN" : "0309-1333", "abstract" : "This article reviews recent scientific progress, relating to four major systems that could exhibit threshold behaviour: ice sheets, the Atlantic meridional overturning circulation (AMOC), tropical forests and ecosystem responses to ocean acidification. The focus is on advances since the Intergovernmental Panel on Climate Change Fifth Assessment Report (IPCC AR5). The most significant developments in each component are identified by synthesizing input from multiple experts from each field. For ice sheets, some degree of irreversible loss (timescales of millennia) of part of the West Antarctic Ice Sheet (WAIS) may have already begun, but the rate and eventual magnitude of this irreversible loss is uncertain. The observed AMOC overturning has decreased from 2004\u20132014, but it is unclear at this stage whether this is forced or is internal variability. New evidence from experimental and natural droughts has given greater confidence that tropical forests are adversely affected by drought. The ecological and socio-economic impacts of ocean acidification are expected to greatly increase over the range from today\u2019s annual value of around 400, up to 650 ppm CO 2 in the atmosphere (reached around 2070 under RCP8.5), with the rapid development of aragonite undersaturation at high latitudes affecting calcifying organisms. Tropical coral reefs are vulnerable to the interaction of ocean acidification and temperature rise, and the rapidity of those changes, with severe losses and risks to survival at 2 \u00b0C warming above pre-industrial levels. Across the four systems studied, however, quantitative evidence for a difference in risk between 1.5 and 2 \u00b0C warming above pre-industrial levels is limited.", "author" : [ { "dropping-particle" : "", "family" : "Good", "given" : "Peter", "non-dropping-particle" : "", "parse-names" : false, "suffix" : "" }, { "dropping-particle" : "", "family" : "Bamber", "given" : "Jonathan", "non-dropping-particle" : "", "parse-names" : false, "suffix" : "" }, { "dropping-particle" : "", "family" : "Halladay", "given" : "Kate", "non-dropping-particle" : "", "parse-names" : false, "suffix" : "" }, { "dropping-particle" : "", "family" : "Harper", "given" : "Anna B", "non-dropping-particle" : "", "parse-names" : false, "suffix" : "" }, { "dropping-particle" : "", "family" : "Jackson", "given" : "Laura C", "non-dropping-particle" : "", "parse-names" : false, "suffix" : "" }, { "dropping-particle" : "", "family" : "Kay", "given" : "Gillian", "non-dropping-particle" : "", "parse-names" : false, "suffix" : "" }, { "dropping-particle" : "", "family" : "Kruijt", "given" : "Bart", "non-dropping-particle" : "", "parse-names" : false, "suffix" : "" }, { "dropping-particle" : "", "family" : "Lowe", "given" : "Jason A", "non-dropping-particle" : "", "parse-names" : false, "suffix" : "" }, { "dropping-particle" : "", "family" : "Phillips", "given" : "Oliver L", "non-dropping-particle" : "", "parse-names" : false, "suffix" : "" }, { "dropping-particle" : "", "family" : "Ridley", "given" : "Jeff", "non-dropping-particle" : "", "parse-names" : false, "suffix" : "" }, { "dropping-particle" : "", "family" : "Srokosz", "given" : "Meric", "non-dropping-particle" : "", "parse-names" : false, "suffix" : "" }, { "dropping-particle" : "", "family" : "Turley", "given" : "Carol", "non-dropping-particle" : "", "parse-names" : false, "suffix" : "" }, { "dropping-particle" : "", "family" : "Williamson", "given" : "Phillip", "non-dropping-particle" : "", "parse-names" : false, "suffix" : "" } ], "container-title" : "Progress in Physical Geography: Earth and Environment", "id" : "ITEM-1", "issue" : "1", "issued" : { "date-parts" : [ [ "2018", "2", "7" ] ] }, "page" : "24-60", "publisher" : "SAGE Publications Sage UK: London, England", "title" : "Recent progress in understanding climate thresholds", "translator" : [ { "dropping-particle" : "", "family" : "K4348", "given" : "", "non-dropping-particle" : "", "parse-names" : false, "suffix" : "" } ], "type" : "article-journal", "volume" : "42" }, "uris" : [ "http://www.mendeley.com/documents/?uuid=d8372805-d37f-4a87-b69a-4a9e0d4f7dbc", "http://www.mendeley.com/documents/?uuid=ae20abf1-f99f-4ac1-8fa0-5568a98b05a3" ] } ], "mendeley" : { "formattedCitation" : "(Good et al., 2018)", "plainTextFormattedCitation" : "(Good et al., 2018)", "previouslyFormattedCitation" : "(Good et al., 2018)" }, "properties" : { "noteIndex" : 0 }, "schema" : "https://github.com/citation-style-language/schema/raw/master/csl-citation.json" }</w:instrText>
      </w:r>
      <w:r w:rsidRPr="003862D0">
        <w:rPr>
          <w:lang w:val="en-GB"/>
        </w:rPr>
        <w:fldChar w:fldCharType="separate"/>
      </w:r>
      <w:r w:rsidR="00016735">
        <w:rPr>
          <w:noProof/>
          <w:lang w:val="en-GB"/>
        </w:rPr>
        <w:t>(Good et al., 2018)</w:t>
      </w:r>
      <w:r w:rsidRPr="003862D0">
        <w:rPr>
          <w:lang w:val="en-GB"/>
        </w:rPr>
        <w:fldChar w:fldCharType="end"/>
      </w:r>
      <w:r w:rsidRPr="003862D0">
        <w:rPr>
          <w:lang w:val="en-GB"/>
        </w:rPr>
        <w:t>. They found that some degree of irreversible loss of the West Antarctic Ice Sheet (WAIS) may have already begun, that tropical forests are adversely affected by drought, and rapid development of aragonite undersaturation at high latitudes affecting calcifying organisms.</w:t>
      </w:r>
    </w:p>
    <w:p w14:paraId="0A507FC3" w14:textId="77777777" w:rsidR="004C4B4A" w:rsidRPr="003862D0" w:rsidRDefault="004C4B4A" w:rsidP="004C4B4A">
      <w:pPr>
        <w:pStyle w:val="AR6BodyText"/>
        <w:rPr>
          <w:lang w:val="en-GB"/>
        </w:rPr>
      </w:pPr>
    </w:p>
    <w:p w14:paraId="4D422498" w14:textId="12894977" w:rsidR="004C4B4A" w:rsidRPr="00903D51" w:rsidRDefault="004C4B4A" w:rsidP="004C4B4A">
      <w:pPr>
        <w:pStyle w:val="AR6BodyText"/>
        <w:rPr>
          <w:lang w:eastAsia="en-US"/>
        </w:rPr>
      </w:pPr>
      <w:r w:rsidRPr="003862D0">
        <w:rPr>
          <w:lang w:val="en-GB"/>
        </w:rPr>
        <w:t>N</w:t>
      </w:r>
      <w:r w:rsidRPr="003862D0">
        <w:rPr>
          <w:lang w:val="en-GB" w:eastAsia="en-US"/>
        </w:rPr>
        <w:t xml:space="preserve">ew since AR5 is the fundamental recognition in SRCCL and </w:t>
      </w:r>
      <w:r w:rsidR="00F72148" w:rsidRPr="003862D0">
        <w:rPr>
          <w:lang w:val="en-GB" w:eastAsia="en-US"/>
        </w:rPr>
        <w:t>in this Report (</w:t>
      </w:r>
      <w:r w:rsidRPr="003862D0">
        <w:rPr>
          <w:lang w:val="en-GB" w:eastAsia="en-US"/>
        </w:rPr>
        <w:t>Chapter 5</w:t>
      </w:r>
      <w:r w:rsidR="00F72148" w:rsidRPr="003862D0">
        <w:rPr>
          <w:lang w:val="en-GB" w:eastAsia="en-US"/>
        </w:rPr>
        <w:t>)</w:t>
      </w:r>
      <w:r w:rsidRPr="003862D0">
        <w:rPr>
          <w:lang w:val="en-GB" w:eastAsia="en-US"/>
        </w:rPr>
        <w:t xml:space="preserve"> </w:t>
      </w:r>
      <w:r w:rsidR="000019DF">
        <w:rPr>
          <w:lang w:val="en-GB" w:eastAsia="en-US"/>
        </w:rPr>
        <w:t>that</w:t>
      </w:r>
      <w:r w:rsidRPr="003862D0">
        <w:rPr>
          <w:lang w:val="en-GB" w:eastAsia="en-US"/>
        </w:rPr>
        <w:t xml:space="preserve"> projected changes in forests </w:t>
      </w:r>
      <w:r w:rsidR="000019DF">
        <w:rPr>
          <w:lang w:val="en-GB" w:eastAsia="en-US"/>
        </w:rPr>
        <w:t xml:space="preserve">strongly depend </w:t>
      </w:r>
      <w:r w:rsidRPr="003862D0">
        <w:rPr>
          <w:lang w:val="en-GB" w:eastAsia="en-US"/>
        </w:rPr>
        <w:t>on the human disturbance and that tropical forest dieback in the absence of disturbance is largely driven by the increased potential for drought</w:t>
      </w:r>
      <w:r w:rsidR="00B11355">
        <w:rPr>
          <w:lang w:val="en-GB" w:eastAsia="en-US"/>
        </w:rPr>
        <w:t>,</w:t>
      </w:r>
      <w:r w:rsidRPr="003862D0">
        <w:rPr>
          <w:lang w:val="en-GB" w:eastAsia="en-US"/>
        </w:rPr>
        <w:t xml:space="preserve"> while that in boreal forests includes both thermal and hydrological factors </w:t>
      </w:r>
      <w:r w:rsidRPr="003862D0">
        <w:rPr>
          <w:lang w:val="en-GB" w:eastAsia="en-US"/>
        </w:rPr>
        <w:fldChar w:fldCharType="begin" w:fldLock="1"/>
      </w:r>
      <w:r w:rsidR="004B7E49">
        <w:rPr>
          <w:lang w:val="en-GB" w:eastAsia="en-US"/>
        </w:rPr>
        <w:instrText>ADDIN CSL_CITATION { "citationItems" : [ { "id" : "ITEM-1", "itemData" : { "DOI" : "10.1073/pnas.1511451112", "ISSN" : "1091-6490",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 more often for 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"publisher" : "National Academy of Sciences", "title" : "Catalogue of abrupt shifts in Intergovernmental Panel on Climate Change climate models.", "translator" : [ { "dropping-particle" : "", "family" : "K2865", "given" : "", "non-dropping-particle" : "", "parse-names" : false, "suffix" : "" } ], "type" : "article-journal", "volume" : "112" }, "uris" : [ "http://www.mendeley.com/documents/?uuid=03a03a8f-9ea1-33d7-b2ae-7935f668356b"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(Drijfhout et al., 2015)</w:t>
      </w:r>
      <w:r w:rsidRPr="003862D0">
        <w:rPr>
          <w:lang w:val="en-GB" w:eastAsia="en-US"/>
        </w:rPr>
        <w:fldChar w:fldCharType="end"/>
      </w:r>
      <w:r w:rsidRPr="003862D0">
        <w:rPr>
          <w:lang w:val="en-GB" w:eastAsia="en-US"/>
        </w:rPr>
        <w:t xml:space="preserve">. For some </w:t>
      </w:r>
      <w:r w:rsidR="00BA729A">
        <w:rPr>
          <w:lang w:val="en-GB" w:eastAsia="en-US"/>
        </w:rPr>
        <w:t>proposed</w:t>
      </w:r>
      <w:r w:rsidR="00B11355">
        <w:rPr>
          <w:lang w:val="en-GB" w:eastAsia="en-US"/>
        </w:rPr>
        <w:t xml:space="preserve"> </w:t>
      </w:r>
      <w:r w:rsidRPr="003862D0">
        <w:rPr>
          <w:iCs/>
          <w:lang w:val="en-GB" w:eastAsia="en-US"/>
        </w:rPr>
        <w:t>tipping elements</w:t>
      </w:r>
      <w:r w:rsidRPr="003862D0">
        <w:rPr>
          <w:lang w:val="en-GB" w:eastAsia="en-US"/>
        </w:rPr>
        <w:t>, the role of seasonal change has become better understood. For</w:t>
      </w:r>
      <w:del w:id="5094" w:author="Sara M Tuson" w:date="2021-07-15T20:29:00Z">
        <w:r w:rsidRPr="003862D0" w:rsidDel="00092429">
          <w:rPr>
            <w:lang w:val="en-GB" w:eastAsia="en-US"/>
          </w:rPr>
          <w:delText xml:space="preserve">  </w:delText>
        </w:r>
      </w:del>
      <w:ins w:id="5095" w:author="Sara M Tuson" w:date="2021-07-15T20:29:00Z">
        <w:r w:rsidR="00092429">
          <w:rPr>
            <w:lang w:val="en-GB" w:eastAsia="en-US"/>
          </w:rPr>
          <w:t xml:space="preserve"> </w:t>
        </w:r>
      </w:ins>
      <w:r w:rsidRPr="003862D0">
        <w:rPr>
          <w:lang w:val="en-GB" w:eastAsia="en-US"/>
        </w:rPr>
        <w:t xml:space="preserve">example, the lack of </w:t>
      </w:r>
      <w:r w:rsidR="003829A7" w:rsidRPr="003862D0">
        <w:rPr>
          <w:lang w:val="en-GB" w:eastAsia="en-US"/>
        </w:rPr>
        <w:t xml:space="preserve">a </w:t>
      </w:r>
      <w:r w:rsidRPr="003862D0">
        <w:rPr>
          <w:lang w:val="en-GB" w:eastAsia="en-US"/>
        </w:rPr>
        <w:t>tipping point in</w:t>
      </w:r>
      <w:r w:rsidR="003829A7" w:rsidRPr="003862D0">
        <w:rPr>
          <w:lang w:val="en-GB" w:eastAsia="en-US"/>
        </w:rPr>
        <w:t xml:space="preserve"> the</w:t>
      </w:r>
      <w:r w:rsidRPr="003862D0">
        <w:rPr>
          <w:lang w:val="en-GB" w:eastAsia="en-US"/>
        </w:rPr>
        <w:t xml:space="preserve"> reduction of summer Arctic </w:t>
      </w:r>
      <w:r w:rsidR="003829A7" w:rsidRPr="003862D0">
        <w:rPr>
          <w:lang w:val="en-GB" w:eastAsia="en-US"/>
        </w:rPr>
        <w:t>s</w:t>
      </w:r>
      <w:r w:rsidRPr="003862D0">
        <w:rPr>
          <w:lang w:val="en-GB" w:eastAsia="en-US"/>
        </w:rPr>
        <w:t>ea</w:t>
      </w:r>
      <w:ins w:id="5096" w:author="Sara M Tuson" w:date="2021-07-17T14:44:00Z">
        <w:r w:rsidR="00AE1927">
          <w:rPr>
            <w:lang w:val="en-GB" w:eastAsia="en-US"/>
          </w:rPr>
          <w:t xml:space="preserve"> </w:t>
        </w:r>
      </w:ins>
      <w:del w:id="5097" w:author="Sara M Tuson" w:date="2021-07-17T14:44:00Z">
        <w:r w:rsidR="003829A7" w:rsidRPr="003862D0" w:rsidDel="00AE1927">
          <w:rPr>
            <w:lang w:val="en-GB" w:eastAsia="en-US"/>
          </w:rPr>
          <w:delText>-</w:delText>
        </w:r>
      </w:del>
      <w:r w:rsidR="003829A7" w:rsidRPr="003862D0">
        <w:rPr>
          <w:lang w:val="en-GB" w:eastAsia="en-US"/>
        </w:rPr>
        <w:t>i</w:t>
      </w:r>
      <w:r w:rsidRPr="003862D0">
        <w:rPr>
          <w:lang w:val="en-GB" w:eastAsia="en-US"/>
        </w:rPr>
        <w:t>ce</w:t>
      </w:r>
      <w:r w:rsidR="003829A7" w:rsidRPr="003862D0">
        <w:rPr>
          <w:lang w:val="en-GB" w:eastAsia="en-US"/>
        </w:rPr>
        <w:t xml:space="preserve"> area</w:t>
      </w:r>
      <w:r w:rsidRPr="003862D0">
        <w:rPr>
          <w:lang w:val="en-GB" w:eastAsia="en-US"/>
        </w:rPr>
        <w:t xml:space="preserve"> </w:t>
      </w:r>
      <w:r w:rsidRPr="003862D0">
        <w:rPr>
          <w:lang w:val="en-GB" w:eastAsia="en-US"/>
        </w:rPr>
        <w:fldChar w:fldCharType="begin" w:fldLock="1"/>
      </w:r>
      <w:r w:rsidR="00615634">
        <w:rPr>
          <w:lang w:val="en-GB" w:eastAsia="en-US"/>
        </w:rPr>
        <w:instrText>ADDIN CSL_CITATION { "citationItems" : [ { "id" : "ITEM-1", "itemData" : { "DOI" : "10.1016/J.GLOPLACHA.2015.10.011", "ISSN" : "0921-8181", "abstract" : "We discuss the current understanding of past and future sea-ice evolution as inferred from combining model simulations and observations. In such combined analysis, the models allow us to enhance our understanding behind the observed evolution of sea ice, while the observations allow us to assess how realistically the models represent the processes that govern sea-ice evolution in the real world. Combined, observations and models thus provide robust insights into the functioning of sea ice in the Earth's climate system, and can inform policy decisions related to the future evolution of the ice cover. We find that models and observations agree well on the sensitivity of Arctic sea ice to global warming and on the main drivers for the observed retreat. In contrast, a robust reduction of the uncertainty range of future sea-ice evolution remains difficult, in particular since the observational record is often too short to robustly examine the impact of internal variability on model biases. Process-based model evaluation and model evaluation based on seasonal-prediction systems provide promising ways to overcome these limitations.", "author" : [ { "dropping-particle" : "", "family" : "Stroeve", "given" : "Julienne", "non-dropping-particle" : "", "parse-names" : false, "suffix" : "" }, { "dropping-particle" : "", "family" : "Notz", "given" : "Dirk", "non-dropping-particle" : "", "parse-names" : false, "suffix" : "" } ], "container-title" : "Global and Planetary Change", "id" : "ITEM-1", "issued" : { "date-parts" : [ [ "2015", "12", "1" ] ] }, "page" : "119-132", "publisher" : "Elsevier", "title" : "Insights on past and future sea-ice evolution from combining observations and models", "translator" : [ { "dropping-particle" : "", "family" : "K2888", "given" : "", "non-dropping-particle" : "", "parse-names" : false, "suffix" : "" } ], "type" : "article-journal", "volume" : "135" }, "uris" : [ "http://www.mendeley.com/documents/?uuid=d0aeb4da-0760-378b-b04a-04acedc38618" ] } ], "mendeley" : { "formattedCitation" : "(Stroeve and Notz, 2015)", "plainTextFormattedCitation" : "(Stroeve and Notz, 2015)", "previouslyFormattedCitation" : "(Stroeve and Notz, 2015)" }, "properties" : { "noteIndex" : 0 }, "schema" : "https://github.com/citation-style-language/schema/raw/master/csl-citation.json" }</w:instrText>
      </w:r>
      <w:r w:rsidRPr="003862D0">
        <w:rPr>
          <w:lang w:val="en-GB" w:eastAsia="en-US"/>
        </w:rPr>
        <w:fldChar w:fldCharType="separate"/>
      </w:r>
      <w:r w:rsidR="00016735">
        <w:rPr>
          <w:noProof/>
          <w:lang w:val="en-GB" w:eastAsia="en-US"/>
        </w:rPr>
        <w:t>(Stroeve and Notz, 2015)</w:t>
      </w:r>
      <w:r w:rsidRPr="003862D0">
        <w:rPr>
          <w:lang w:val="en-GB" w:eastAsia="en-US"/>
        </w:rPr>
        <w:fldChar w:fldCharType="end"/>
      </w:r>
      <w:r w:rsidRPr="003862D0">
        <w:rPr>
          <w:lang w:val="en-GB" w:eastAsia="en-US"/>
        </w:rPr>
        <w:t xml:space="preserve"> has been further substantiated</w:t>
      </w:r>
      <w:r w:rsidR="00ED03F5" w:rsidRPr="003862D0">
        <w:rPr>
          <w:lang w:val="en-GB" w:eastAsia="en-US"/>
        </w:rPr>
        <w:t>. T</w:t>
      </w:r>
      <w:r w:rsidRPr="003862D0">
        <w:rPr>
          <w:lang w:val="en-GB" w:eastAsia="en-US"/>
        </w:rPr>
        <w:t xml:space="preserve">he role of abrupt change at the edges </w:t>
      </w:r>
      <w:r w:rsidRPr="003862D0">
        <w:rPr>
          <w:lang w:val="en-GB" w:eastAsia="en-US"/>
        </w:rPr>
        <w:fldChar w:fldCharType="begin" w:fldLock="1"/>
      </w:r>
      <w:r w:rsidR="00615634">
        <w:rPr>
          <w:lang w:val="en-GB" w:eastAsia="en-US"/>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"6" ] ] }, "page" : "6399-6421", "title" : "Edge Detection Reveals Abrupt and Extreme Climate Events", "translator" : [ { "dropping-particle" : "", "family" : "K5002", "given" : "", "non-dropping-particle" : "", "parse-names" : false, "suffix" : "" } ], "type" : "article-journal", "volume" : "33" }, "uris" : [ "http://www.mendeley.com/documents/?uuid=cf6cf07c-613b-4b21-a27f-c804ecb64318", "http://www.mendeley.com/documents/?uuid=6e92deab-4256-436e-b2b5-0ccab348a233"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3862D0">
        <w:rPr>
          <w:lang w:val="en-GB" w:eastAsia="en-US"/>
        </w:rPr>
        <w:fldChar w:fldCharType="separate"/>
      </w:r>
      <w:r w:rsidR="00016735">
        <w:rPr>
          <w:noProof/>
          <w:lang w:val="en-GB" w:eastAsia="en-US"/>
        </w:rPr>
        <w:t>(Bathiany et al., 2020)</w:t>
      </w:r>
      <w:r w:rsidRPr="003862D0">
        <w:rPr>
          <w:lang w:val="en-GB" w:eastAsia="en-US"/>
        </w:rPr>
        <w:fldChar w:fldCharType="end"/>
      </w:r>
      <w:r w:rsidRPr="003862D0">
        <w:rPr>
          <w:lang w:val="en-GB" w:eastAsia="en-US"/>
        </w:rPr>
        <w:t xml:space="preserve"> </w:t>
      </w:r>
      <w:r w:rsidR="00ED03F5" w:rsidRPr="003862D0">
        <w:rPr>
          <w:lang w:val="en-GB" w:eastAsia="en-US"/>
        </w:rPr>
        <w:t xml:space="preserve">has also been clarified, as has been the </w:t>
      </w:r>
      <w:r w:rsidRPr="003862D0">
        <w:rPr>
          <w:lang w:val="en-GB" w:eastAsia="en-US"/>
        </w:rPr>
        <w:t>importance of distinguishing summer from winter mechanisms and associated abruptness</w:t>
      </w:r>
      <w:r w:rsidR="00570E85" w:rsidRPr="003862D0">
        <w:rPr>
          <w:lang w:val="en-GB" w:eastAsia="en-US"/>
        </w:rPr>
        <w:t>, because</w:t>
      </w:r>
      <w:r w:rsidRPr="003862D0">
        <w:rPr>
          <w:lang w:val="en-GB" w:eastAsia="en-US"/>
        </w:rPr>
        <w:t xml:space="preserve"> ice area reduces gradually in summer, but not necessarily in winter</w:t>
      </w:r>
      <w:r w:rsidR="00766590" w:rsidRPr="003862D0">
        <w:rPr>
          <w:lang w:val="en-GB" w:eastAsia="en-US"/>
        </w:rPr>
        <w:t xml:space="preserve"> </w:t>
      </w:r>
      <w:r w:rsidR="00766590" w:rsidRPr="003862D0">
        <w:rPr>
          <w:lang w:val="en-GB" w:eastAsia="en-US"/>
        </w:rPr>
        <w:fldChar w:fldCharType="begin" w:fldLock="1"/>
      </w:r>
      <w:r w:rsidR="00615634">
        <w:rPr>
          <w:lang w:val="en-GB" w:eastAsia="en-US"/>
        </w:rPr>
        <w:instrText>ADDIN CSL_CITATION { "citationItems" : [ { "id" : "ITEM-1", "itemData" : { "DOI" : "10.1175/JCLI-D-15-0466.1", "ISSN" : "08948755", "abstract" : "The authors examine the transition from a seasonally ice-covered Arctic to an Arctic Ocean that is sea ice free all year round under increasing atmospheric CO2 levels. It is shown that in comprehensive climate models, such loss of Arctic winter sea ice area is faster than the preceding loss of summer sea ice area for the same rate of warming. In two of the models, several million square kilometers of winter sea ice are lost within only one decade. It is shown that neither surface albedo nor cloud feedbacks can explain the rapid winter ice loss in the climate model MPI-ESM by suppressing both feedbacks in the model. The authors argue that the large sensitivity of winter sea ice area in the models is caused by the asymmetry between melting and freezing: an ice-free summer requires the complete melt of even the thickest sea ice, which is why the perennial ice coverage decreases only gradually as more and more of the thinner ice melts away. In winter, however, sea ice areal coverage remains high as long as sea ice still forms, and then drops to zero wherever the ocean warms sufficiently to no longer form ice during winter. The loss of basinwide Arctic winter sea ice area, however, is still gradual in most models since the threshold mechanism proposed here is reversible and not associated with the existence of multiple steady states. As this occurs in every model analyzed here and is independent of any specific parameterization, it is likely to be relevant in the real world.", "author" : [ { "dropping-particle" : "", "family" : "Bathiany", "given" : "S.", "non-dropping-particle" : "", "parse-names" : false, "suffix" : "" }, { "dropping-particle" : "", "family" : "Notz", "given" : "D.", "non-dropping-particle" : "", "parse-names" : false, "suffix" : "" }, { "dropping-particle" : "", "family" : "Mauritsen", "given" : "T.", "non-dropping-particle" : "", "parse-names" : false, "suffix" : "" }, { "dropping-particle" : "", "family" : "Raedel", "given" : "G.", "non-dropping-particle" : "", "parse-names" : false, "suffix" : "" }, { "dropping-particle" : "", "family" : "Brovkin", "given" : "V.", "non-dropping-particle" : "", "parse-names" : false, "suffix" : "" } ], "container-title" : "Journal of Climate", "id" : "ITEM-1", "issue" : "7", "issued" : { "date-parts" : [ [ "2016", "4", "1" ] ] }, "page" : "2703-2719", "publisher" : "American Meteorological Society", "title" : "On the potential for abrupt Arctic winter sea ice loss", "translator" : [ { "dropping-particle" : "", "family" : "K4971", "given" : "", "non-dropping-particle" : "", "parse-names" : false, "suffix" : "" } ], "type" : "article-journal", "volume" : "29" }, "uris" : [ "http://www.mendeley.com/documents/?uuid=9efdd4f1-8c92-3038-961b-5c433004a1b1" ] } ], "mendeley" : { "formattedCitation" : "(Bathiany et al., 2016)", "plainTextFormattedCitation" : "(Bathiany et al., 2016)", "previouslyFormattedCitation" : "(Bathiany et al., 2016)" }, "properties" : { "noteIndex" : 0 }, "schema" : "https://github.com/citation-style-language/schema/raw/master/csl-citation.json" }</w:instrText>
      </w:r>
      <w:r w:rsidR="00766590" w:rsidRPr="003862D0">
        <w:rPr>
          <w:lang w:val="en-GB" w:eastAsia="en-US"/>
        </w:rPr>
        <w:fldChar w:fldCharType="separate"/>
      </w:r>
      <w:r w:rsidR="00016735">
        <w:rPr>
          <w:noProof/>
          <w:lang w:val="en-GB" w:eastAsia="en-US"/>
        </w:rPr>
        <w:t>(Bathiany et al., 2016)</w:t>
      </w:r>
      <w:r w:rsidR="00766590" w:rsidRPr="003862D0">
        <w:rPr>
          <w:lang w:val="en-GB" w:eastAsia="en-US"/>
        </w:rPr>
        <w:fldChar w:fldCharType="end"/>
      </w:r>
      <w:r w:rsidRPr="003862D0">
        <w:rPr>
          <w:lang w:val="en-GB" w:eastAsia="en-US"/>
        </w:rPr>
        <w:t>. For other</w:t>
      </w:r>
      <w:r w:rsidRPr="003862D0">
        <w:rPr>
          <w:iCs/>
          <w:lang w:val="en-GB" w:eastAsia="en-US"/>
        </w:rPr>
        <w:t xml:space="preserve"> tipping elements</w:t>
      </w:r>
      <w:r w:rsidRPr="003862D0">
        <w:rPr>
          <w:lang w:val="en-GB" w:eastAsia="en-US"/>
        </w:rPr>
        <w:t xml:space="preserve"> including AMOC (Section 9.2.3.1), mixed layer depth (</w:t>
      </w:r>
      <w:ins w:id="5098" w:author="Ian Blenkinsop" w:date="2021-07-27T16:33:00Z">
        <w:r w:rsidR="004B458E">
          <w:rPr>
            <w:lang w:val="en-GB" w:eastAsia="en-US"/>
          </w:rPr>
          <w:t xml:space="preserve">Section </w:t>
        </w:r>
      </w:ins>
      <w:r w:rsidRPr="003862D0">
        <w:rPr>
          <w:lang w:val="en-GB" w:eastAsia="en-US"/>
        </w:rPr>
        <w:t xml:space="preserve">9.2.1.3), and </w:t>
      </w:r>
      <w:r w:rsidR="008A7C64" w:rsidRPr="003862D0">
        <w:rPr>
          <w:lang w:val="en-GB" w:eastAsia="en-US"/>
        </w:rPr>
        <w:t>sea</w:t>
      </w:r>
      <w:del w:id="5099" w:author="Ian Blenkinsop" w:date="2021-07-27T16:33:00Z">
        <w:r w:rsidR="008A7C64" w:rsidRPr="003862D0" w:rsidDel="004B458E">
          <w:rPr>
            <w:lang w:val="en-GB" w:eastAsia="en-US"/>
          </w:rPr>
          <w:delText>-</w:delText>
        </w:r>
      </w:del>
      <w:ins w:id="5100" w:author="Ian Blenkinsop" w:date="2021-07-27T16:33:00Z">
        <w:r w:rsidR="004B458E">
          <w:rPr>
            <w:lang w:val="en-GB" w:eastAsia="en-US"/>
          </w:rPr>
          <w:t xml:space="preserve"> </w:t>
        </w:r>
      </w:ins>
      <w:r w:rsidR="008A7C64" w:rsidRPr="003862D0">
        <w:rPr>
          <w:lang w:val="en-GB" w:eastAsia="en-US"/>
        </w:rPr>
        <w:t>level rise</w:t>
      </w:r>
      <w:r w:rsidRPr="003862D0">
        <w:rPr>
          <w:lang w:val="en-GB" w:eastAsia="en-US"/>
        </w:rPr>
        <w:t xml:space="preserve"> (</w:t>
      </w:r>
      <w:ins w:id="5101" w:author="Ian Blenkinsop" w:date="2021-07-27T16:33:00Z">
        <w:r w:rsidR="004B458E">
          <w:rPr>
            <w:lang w:val="en-GB" w:eastAsia="en-US"/>
          </w:rPr>
          <w:t xml:space="preserve">Section </w:t>
        </w:r>
      </w:ins>
      <w:r w:rsidRPr="003862D0">
        <w:rPr>
          <w:lang w:val="en-GB" w:eastAsia="en-US"/>
        </w:rPr>
        <w:t>9.6.3.5), an increase in the diversity of model structure and sensitivity to multiple factors has led to a better understanding of the complexity of the problem</w:t>
      </w:r>
      <w:r w:rsidR="00570E85" w:rsidRPr="003862D0">
        <w:rPr>
          <w:lang w:val="en-GB" w:eastAsia="en-US"/>
        </w:rPr>
        <w:t>,</w:t>
      </w:r>
      <w:r w:rsidRPr="003862D0">
        <w:rPr>
          <w:lang w:val="en-GB" w:eastAsia="en-US"/>
        </w:rPr>
        <w:t xml:space="preserve"> with some </w:t>
      </w:r>
      <w:r w:rsidR="00570E85" w:rsidRPr="003862D0">
        <w:rPr>
          <w:lang w:val="en-GB" w:eastAsia="en-US"/>
        </w:rPr>
        <w:t xml:space="preserve">increase </w:t>
      </w:r>
      <w:r w:rsidRPr="003862D0">
        <w:rPr>
          <w:lang w:val="en-GB" w:eastAsia="en-US"/>
        </w:rPr>
        <w:t xml:space="preserve">in assessed </w:t>
      </w:r>
      <w:r w:rsidR="00570E85" w:rsidRPr="003862D0">
        <w:rPr>
          <w:lang w:val="en-GB" w:eastAsia="en-US"/>
        </w:rPr>
        <w:t>un</w:t>
      </w:r>
      <w:r w:rsidRPr="003862D0">
        <w:rPr>
          <w:lang w:val="en-GB" w:eastAsia="en-US"/>
        </w:rPr>
        <w:t xml:space="preserve">certainty </w:t>
      </w:r>
      <w:r w:rsidR="00570E85" w:rsidRPr="003862D0">
        <w:rPr>
          <w:lang w:val="en-GB" w:eastAsia="en-US"/>
        </w:rPr>
        <w:t xml:space="preserve">and </w:t>
      </w:r>
      <w:r w:rsidRPr="003862D0">
        <w:rPr>
          <w:lang w:val="en-GB" w:eastAsia="en-US"/>
        </w:rPr>
        <w:t xml:space="preserve">an assessed </w:t>
      </w:r>
      <w:r w:rsidRPr="003862D0">
        <w:rPr>
          <w:iCs/>
          <w:lang w:val="en-GB" w:eastAsia="en-US"/>
        </w:rPr>
        <w:t>deep uncertainty</w:t>
      </w:r>
      <w:r w:rsidRPr="003862D0">
        <w:rPr>
          <w:lang w:val="en-GB" w:eastAsia="en-US"/>
        </w:rPr>
        <w:t xml:space="preserve"> </w:t>
      </w:r>
      <w:r w:rsidR="00F72148" w:rsidRPr="003862D0">
        <w:rPr>
          <w:lang w:val="en-GB" w:eastAsia="en-US"/>
        </w:rPr>
        <w:t>(</w:t>
      </w:r>
      <w:del w:id="5102" w:author="Ian Blenkinsop" w:date="2021-07-27T16:33:00Z">
        <w:r w:rsidR="00F72148" w:rsidRPr="003862D0" w:rsidDel="004B458E">
          <w:rPr>
            <w:lang w:val="en-GB" w:eastAsia="en-US"/>
          </w:rPr>
          <w:delText xml:space="preserve">see Annex VII: </w:delText>
        </w:r>
      </w:del>
      <w:r w:rsidR="00F72148" w:rsidRPr="003862D0">
        <w:rPr>
          <w:lang w:val="en-GB" w:eastAsia="en-US"/>
        </w:rPr>
        <w:t xml:space="preserve">Glossary) related </w:t>
      </w:r>
      <w:r w:rsidRPr="003862D0">
        <w:rPr>
          <w:lang w:val="en-GB" w:eastAsia="en-US"/>
        </w:rPr>
        <w:t xml:space="preserve">to projected </w:t>
      </w:r>
      <w:r w:rsidR="008A7C64" w:rsidRPr="003862D0">
        <w:rPr>
          <w:lang w:val="en-GB" w:eastAsia="en-US"/>
        </w:rPr>
        <w:t>sea</w:t>
      </w:r>
      <w:del w:id="5103" w:author="Ian Blenkinsop" w:date="2021-07-27T16:33:00Z">
        <w:r w:rsidR="008A7C64" w:rsidRPr="003862D0" w:rsidDel="004B458E">
          <w:rPr>
            <w:lang w:val="en-GB" w:eastAsia="en-US"/>
          </w:rPr>
          <w:delText>-</w:delText>
        </w:r>
      </w:del>
      <w:ins w:id="5104" w:author="Ian Blenkinsop" w:date="2021-07-27T16:33:00Z">
        <w:r w:rsidR="004B458E">
          <w:rPr>
            <w:lang w:val="en-GB" w:eastAsia="en-US"/>
          </w:rPr>
          <w:t xml:space="preserve"> </w:t>
        </w:r>
      </w:ins>
      <w:r w:rsidR="008A7C64" w:rsidRPr="003862D0">
        <w:rPr>
          <w:lang w:val="en-GB" w:eastAsia="en-US"/>
        </w:rPr>
        <w:t>level rise</w:t>
      </w:r>
      <w:r w:rsidRPr="003862D0">
        <w:rPr>
          <w:lang w:val="en-GB" w:eastAsia="en-US"/>
        </w:rPr>
        <w:t xml:space="preserve"> with global warming levels above 3</w:t>
      </w:r>
      <w:r w:rsidR="00B73C09" w:rsidRPr="003862D0">
        <w:rPr>
          <w:lang w:val="en-GB" w:eastAsia="en-US"/>
        </w:rPr>
        <w:t>°</w:t>
      </w:r>
      <w:r w:rsidRPr="003862D0">
        <w:rPr>
          <w:lang w:val="en-GB" w:eastAsia="en-US"/>
        </w:rPr>
        <w:t xml:space="preserve">C (Section 9.6.3.5). In still other cases such as Antarctic </w:t>
      </w:r>
      <w:ins w:id="5105" w:author="Sara M Tuson" w:date="2021-07-21T08:17:00Z">
        <w:r w:rsidR="00CE6FD8">
          <w:rPr>
            <w:lang w:val="en-GB" w:eastAsia="en-US"/>
          </w:rPr>
          <w:t>s</w:t>
        </w:r>
      </w:ins>
      <w:del w:id="5106" w:author="Sara M Tuson" w:date="2021-07-21T08:17:00Z">
        <w:r w:rsidRPr="003862D0" w:rsidDel="00CE6FD8">
          <w:rPr>
            <w:lang w:val="en-GB" w:eastAsia="en-US"/>
          </w:rPr>
          <w:delText>S</w:delText>
        </w:r>
      </w:del>
      <w:r w:rsidRPr="003862D0">
        <w:rPr>
          <w:lang w:val="en-GB" w:eastAsia="en-US"/>
        </w:rPr>
        <w:t xml:space="preserve">ea </w:t>
      </w:r>
      <w:ins w:id="5107" w:author="Sara M Tuson" w:date="2021-07-21T08:17:00Z">
        <w:r w:rsidR="00CE6FD8">
          <w:rPr>
            <w:lang w:val="en-GB" w:eastAsia="en-US"/>
          </w:rPr>
          <w:t>i</w:t>
        </w:r>
      </w:ins>
      <w:del w:id="5108" w:author="Sara M Tuson" w:date="2021-07-21T08:17:00Z">
        <w:r w:rsidRPr="003862D0" w:rsidDel="00CE6FD8">
          <w:rPr>
            <w:lang w:val="en-GB" w:eastAsia="en-US"/>
          </w:rPr>
          <w:delText>I</w:delText>
        </w:r>
      </w:del>
      <w:r w:rsidRPr="003862D0">
        <w:rPr>
          <w:lang w:val="en-GB" w:eastAsia="en-US"/>
        </w:rPr>
        <w:t xml:space="preserve">ce (Section 9.3.2) and Southern Ocean Meridional </w:t>
      </w:r>
      <w:r w:rsidR="00B73C09" w:rsidRPr="003862D0">
        <w:rPr>
          <w:lang w:val="en-GB" w:eastAsia="en-US"/>
        </w:rPr>
        <w:t xml:space="preserve">Overturning </w:t>
      </w:r>
      <w:r w:rsidRPr="003862D0">
        <w:rPr>
          <w:lang w:val="en-GB" w:eastAsia="en-US"/>
        </w:rPr>
        <w:t xml:space="preserve">Circulation (MOC; Section 9.2.3.1), uncertainty remains high. Finally, it has also been postulated that models may be prone to being too stable </w:t>
      </w:r>
      <w:r w:rsidRPr="003862D0">
        <w:rPr>
          <w:lang w:val="en-GB" w:eastAsia="en-US"/>
        </w:rPr>
        <w:fldChar w:fldCharType="begin" w:fldLock="1"/>
      </w:r>
      <w:r w:rsidR="00615634">
        <w:rPr>
          <w:lang w:val="en-GB" w:eastAsia="en-US"/>
        </w:rPr>
        <w:instrText>ADDIN CSL_CITATION { "citationItems" : [ { "id" : "ITEM-1", "itemData" : { "DOI" : "10.1038/ngeo1200", "ISSN" : "1752-0894", "author" : [ { "dropping-particle" : "", "family" : "Valdes", "given" : "Paul", "non-dropping-particle" : "", "parse-names" : false, "suffix" : "" } ], "container-title" : "Nature Geoscience", "id" : "ITEM-1", "issue" : "7", "issued" : { "date-parts" : [ [ "2011", "7", "26" ] ] }, "page" : "414-416", "publisher" : "Nature Publishing Group, a division of Macmillan Publishers Limited. All Rights Reserved.", "title" : "Built for stability", "translator" : [ { "dropping-particle" : "", "family" : "K2856", "given" : "", "non-dropping-particle" : "", "parse-names" : false, "suffix" : "" } ], "type" : "article-journal", "volume" : "4" }, "uris" : [ "http://www.mendeley.com/documents/?uuid=2063803e-6ecd-42c4-9737-6ea9f6539ba5" ] } ], "mendeley" : { "formattedCitation" : "(Valdes, 2011)", "plainTextFormattedCitation" : "(Valdes, 2011)", "previouslyFormattedCitation" : "(Valdes,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(Valdes, 2011)</w:t>
      </w:r>
      <w:r w:rsidRPr="003862D0">
        <w:rPr>
          <w:lang w:val="en-GB" w:eastAsia="en-US"/>
        </w:rPr>
        <w:fldChar w:fldCharType="end"/>
      </w:r>
      <w:r w:rsidRPr="003862D0">
        <w:rPr>
          <w:lang w:val="en-GB" w:eastAsia="en-US"/>
        </w:rPr>
        <w:t xml:space="preserve"> based on the limitations of models as well as other lines of evidence such paleo-evidence of abrupt events </w:t>
      </w:r>
      <w:r w:rsidRPr="003862D0">
        <w:rPr>
          <w:lang w:val="en-GB" w:eastAsia="en-US"/>
        </w:rPr>
        <w:fldChar w:fldCharType="begin" w:fldLock="1"/>
      </w:r>
      <w:r w:rsidR="004B7E49">
        <w:rPr>
          <w:lang w:val="en-GB" w:eastAsia="en-US"/>
        </w:rPr>
        <w:instrText>ADDIN CSL_CITATION { "citationItems" : [ { "id" : "ITEM-1", "itemData" : { "DOI" : "10.1073/PNAS.0802430105", "ISSN" : "0027-8424", "PMID" : "18787119", "abstract" : "In the Earth's history, periods of relatively stable climate have often been interrupted by sharp transitions to a contrasting state. One explanation for such events of abrupt change is that they happened when the earth system reached a critical tipping point. However, this remains hard to prove for events in the remote past, and it is even more difficult to predict if and when we might reach a tipping point for abrupt climate change in the future. Here, we analyze eight ancient abrupt climate shifts and show that they were all preceded by a characteristic slowing down of the fluctuations starting well before the actual shift. Such slowing down, measured as increased autocorrelation, can be mathematically shown to be a hallmark of tipping points. Therefore, our results imply independent empirical evidence for the idea that past abrupt shifts were associated with the passing of critical thresholds. Because the mechanism causing slowing down is fundamentally inherent to tipping points, it follows that our way to detect slowing down might be used as a universal early warning signal for upcoming catastrophic change. Because tipping points in ecosystems and other complex systems are notoriously hard to predict in other ways, this is a promising perspective.", "author" : [ { "dropping-particle" : "", "family" : "Dakos", "given" : "Vasilis", "non-dropping-particle" : "", "parse-names" : false, "suffix" : "" }, { "dropping-particle" : "", "family" : "Scheffer", "given" : "Marten", "non-dropping-particle" : "", "parse-names" : false, "suffix" : "" }, { "dropping-particle" : "van", "family" : "Nes", "given" : "Egbert H.", "non-dropping-particle" : "", "parse-names" : false, "suffix" : "" }, { "dropping-particle" : "", "family" : "Brovkin", "given" : "Victor", "non-dropping-particle" : "", "parse-names" : false, "suffix" : "" }, { "dropping-particle" : "", "family" : "Petoukhov", "given" : "Vladimir", "non-dropping-particle" : "", "parse-names" : false, "suffix" : "" }, { "dropping-particle" : "", "family" : "Held", "given" : "Hermann", "non-dropping-particle" : "", "parse-names" : false, "suffix" : "" } ], "container-title" : "Proceedings of the National Academy of Sciences", "id" : "ITEM-1", "issue" : "38", "issued" : { "date-parts" : [ [ "2008", "9", "23" ] ] }, "page" : "14308-14312", "publisher" : "National Academy of Sciences", "title" : "Slowing down as an early warning signal for abrupt climate change", "translator" : [ { "dropping-particle" : "", "family" : "K4033", "given" : "", "non-dropping-particle" : "", "parse-names" : false, "suffix" : "" } ], "type" : "article-journal", "volume" : "105" }, "uris" : [ "http://www.mendeley.com/documents/?uuid=7cf54d8f-d224-43fa-9496-ec9f504746ce", "http://www.mendeley.com/documents/?uuid=c9eedb53-7e18-4154-9e47-b39be70614cb" ] }, { "id" : "ITEM-2", "itemData" : { "DOI" : "10.5194/cp-14-1165-2018", "ISSN" : "1814-9332", "abstract" : "Abstract. Abrupt cold events have been detected in numerous North Atlantic climate records from the Holocene. Several mechanisms have been discussed as possible triggers for these climate shifts persisting decades to centuries. Here, we describe two abrupt cold events that occurred during an orbitally forced transient Holocene simulation using the Community Climate System Model version 3. Both events occurred during the late Holocene (4305\u20134267 BP and 3046\u20133018BP for event 1 and event 2, respectively). They were characterized by substantial surface cooling (\u22122.3 and \u22121.8\u2218C, respectively) and freshening (\u22120.6 and \u22120.5PSU, respectively) as well as severe sea ice advance east of Newfoundland and south of Greenland, reaching as far as the Iceland Basin in the northeastern Atlantic at the climaxes of the cold events. Convection and deep-water formation in the northwestern Atlantic collapsed during the events, while the Atlantic Meridional Overturning Circulation was not substantially affected (weakening by only about 10% and 5%, respectively). The events were triggered by prolonged phases of a positive North Atlantic Oscillation that caused substantial changes in the subpolar ocean circulation and associated freshwater transports, resulting in a weakening of the subpolar gyre. Our results suggest a possible mechanism by which abrupt cold events in the North Atlantic region may be triggered by internal climate variability without the need of an external (e.g., solar or volcanic) forcing. ]]&gt;", "author" : [ { "dropping-particle" : "", "family" : "Klus", "given" : "Andrea", "non-dropping-particle" : "", "parse-names" : false, "suffix" : "" }, { "dropping-particle" : "", "family" : "Prange", "given" : "Matthias", "non-dropping-particle" : "", "parse-names" : false, "suffix" : "" }, { "dropping-particle" : "", "family" : "Varma", "given" : "Vidya", "non-dropping-particle" : "", "parse-names" : false, "suffix" : "" }, { "dropping-particle" : "", "family" : "Tremblay", "given" : "Louis Bruno", "non-dropping-particle" : "", "parse-names" : false, "suffix" : "" }, { "dropping-particle" : "", "family" : "Schulz", "given" : "Michael", "non-dropping-particle" : "", "parse-names" : false, "suffix" : "" } ], "container-title" : "Climate of the Past", "id" : "ITEM-2", "issue" : "8", "issued" : { "date-parts" : [ [ "2018", "8", "14" ] ] }, "page" : "1165-1178", "title" : "Abrupt cold events in the North Atlantic Ocean in a transient Holocene simulation", "translator" : [ { "dropping-particle" : "", "family" : "K4034", "given" : "", "non-dropping-particle" : "", "parse-names" : false, "suffix" : "" } ], "type" : "article-journal", "volume" : "14" }, "uris" : [ "http://www.mendeley.com/documents/?uuid=99090a26-fe00-4dc7-8799-19763c8b5b08", "http://www.mendeley.com/documents/?uuid=91b184dd-911d-4ce5-9f4d-cbddfc378809" ] }, { "id" : "ITEM-3", "itemData" : { "DOI" : "10.1073/pnas.1807261116", "ISSN" : "1091-6490", "PMID" : "30760586", "abstract" : "Greenland ice cores provide excellent evidence of past abrupt climate changes. However, there is no universally accepted theory of how and why these Dansgaard-Oeschger (DO) events occur. Several mechanisms have been proposed to explain DO events, including sea ice, ice shelf buildup, ice sheets, atmospheric circulation, and meltwater changes. DO event temperature reconstructions depend on the stable water isotope ([Formula: see text]O) and nitrogen isotope measurements from Greenland ice cores: interpretation of these measurements holds the key to understanding the nature of DO events. Here, we demonstrate the primary importance of sea ice as a control on Greenland ice core [Formula: see text]O: 95% of the variability in [Formula: see text]O in southern Greenland is explained by DO event sea ice changes. Our suite of DO events, simulated using a general circulation model, accurately captures the amplitude of [Formula: see text]O enrichment during the abrupt DO event onsets. Simulated geographical variability is broadly consistent with available ice core evidence. We find an hitherto unknown sensitivity of the [Formula: see text]O paleothermometer to the magnitude of DO event temperature increase: the change in [Formula: see text]O per Kelvin temperature increase reduces with DO event amplitude. We show that this effect is controlled by precipitation seasonality.", "author" : [ { "dropping-particle" : "", "family" : "Sime", "giv</w:instrText>
      </w:r>
      <w:r w:rsidR="004B7E49" w:rsidRPr="003741E9">
        <w:rPr>
          <w:lang w:eastAsia="en-US"/>
        </w:rPr>
        <w:instrText>en" : "Louise C", "non-dropping-particle" : "", "parse-names" : false, "suffix" : "" }, { "dropping-particle" : "", "family" : "Hopcroft", "given" : "Peter O", "non-dropping-particle" : "", "parse-names" : false, "suffix" : "" }, { "dropping-particle" : "", "family" : "Rhodes", "given" : "Rachael H", "non-dropping-particle" : "", "parse-names" : false, "suffix" : "" } ], "container-title" : "Proceedings of the National Academy of Sciences", "id" : "ITEM-3", "issue" : "10", "issued" : { "date-parts" : [ [ "2019", "2", "13" ] ] }, "page" : "4099-4104", "publisher" : "National Academy of Sciences", "title" : "Impact of abrupt sea ice loss on Greenland water isotopes during the last glacial period.", "translator" : [ { "dropping-particle" : "", "family" : "K4035", "given" : "", "non-dropping-particle" : "", "parse-names" : false, "suffix" : "" } ], "type" : "article-journal", "volume" : "116" }, "uris" : [ "http://www.mendeley.com/documents/?uuid=f9055028-a276-3464-826f-9f74fc926658", "http://www.mendeley.com/documents/?uuid=ffc207c8-277a-4449-9ddb-f9fef784ac68" ] } ], "mendeley" : { "formattedCitation" : "(Dakos et al., 2008; Klus et al., 2018; Sime et al., 2019)", "plainTextFormattedCitation" : "(Dakos et al., 2008; Klus et al., 2018; Sime et al., 2019)", "previouslyFormattedCitation" : "(Dakos et al., 2008; Klus et al., 2018; Sime et al., 2019)" }, "properties" : { "noteIndex" : 0 }, "schema" : "https://github.com/citation-style-language/schema/raw/master/csl-citation.json" }</w:instrText>
      </w:r>
      <w:r w:rsidRPr="003862D0">
        <w:rPr>
          <w:lang w:val="en-GB" w:eastAsia="en-US"/>
        </w:rPr>
        <w:fldChar w:fldCharType="separate"/>
      </w:r>
      <w:r w:rsidR="00016735">
        <w:rPr>
          <w:noProof/>
          <w:lang w:eastAsia="en-US"/>
        </w:rPr>
        <w:t>(Dakos et al., 2008; Klus et al., 2018; Sime et al., 2019)</w:t>
      </w:r>
      <w:r w:rsidRPr="003862D0">
        <w:rPr>
          <w:lang w:val="en-GB" w:eastAsia="en-US"/>
        </w:rPr>
        <w:fldChar w:fldCharType="end"/>
      </w:r>
      <w:r w:rsidRPr="00903D51">
        <w:rPr>
          <w:lang w:eastAsia="en-US"/>
        </w:rPr>
        <w:t xml:space="preserve">. </w:t>
      </w:r>
    </w:p>
    <w:p w14:paraId="7D82C35E" w14:textId="77777777" w:rsidR="004C4B4A" w:rsidRPr="00903D51" w:rsidRDefault="004C4B4A" w:rsidP="004C4B4A">
      <w:pPr>
        <w:pStyle w:val="AR6BodyText"/>
        <w:rPr>
          <w:lang w:eastAsia="en-US"/>
        </w:rPr>
      </w:pPr>
    </w:p>
    <w:p w14:paraId="1C8DD96C" w14:textId="77777777" w:rsidR="004C4B4A" w:rsidRPr="00903D51" w:rsidRDefault="004C4B4A" w:rsidP="004C4B4A">
      <w:pPr>
        <w:pStyle w:val="AR6BodyText"/>
        <w:rPr>
          <w:lang w:eastAsia="en-US"/>
        </w:rPr>
      </w:pPr>
    </w:p>
    <w:p w14:paraId="08DAC9D9" w14:textId="09379982" w:rsidR="004C4B4A" w:rsidRPr="00903D51" w:rsidRDefault="004C4B4A" w:rsidP="004C4B4A">
      <w:pPr>
        <w:pStyle w:val="AR6BodyText"/>
        <w:rPr>
          <w:b/>
          <w:color w:val="000000"/>
        </w:rPr>
      </w:pPr>
      <w:r w:rsidRPr="00903D51">
        <w:rPr>
          <w:b/>
          <w:color w:val="000000"/>
        </w:rPr>
        <w:t>[START TABLE 4.10 HERE]</w:t>
      </w:r>
    </w:p>
    <w:p w14:paraId="4C7E337E" w14:textId="77777777" w:rsidR="004C4B4A" w:rsidRPr="00903D51" w:rsidRDefault="004C4B4A" w:rsidP="004C4B4A">
      <w:pPr>
        <w:pStyle w:val="AR6BodyText"/>
        <w:rPr>
          <w:lang w:eastAsia="en-US"/>
        </w:rPr>
      </w:pPr>
    </w:p>
    <w:p w14:paraId="208A4251" w14:textId="5CFA5A60" w:rsidR="004C4B4A" w:rsidRPr="003862D0" w:rsidRDefault="004C4B4A" w:rsidP="004C4B4A">
      <w:pPr>
        <w:pStyle w:val="AR6Chap4Table"/>
        <w:rPr>
          <w:lang w:val="en-GB"/>
        </w:rPr>
      </w:pPr>
      <w:bookmarkStart w:id="5109" w:name="_Ref29571676"/>
      <w:bookmarkStart w:id="5110" w:name="_Ref56865729"/>
      <w:bookmarkStart w:id="5111" w:name="_Ref5116945"/>
      <w:r w:rsidRPr="003862D0">
        <w:rPr>
          <w:lang w:val="en-GB"/>
        </w:rPr>
        <w:t>Cross-chapter assessment updating AR5 and SROCC of components in the Earth system that have been proposed as susceptible to tipping points/abrupt change, irreversibility, projected 21</w:t>
      </w:r>
      <w:r w:rsidR="00F30027" w:rsidRPr="003862D0">
        <w:rPr>
          <w:lang w:val="en-GB"/>
        </w:rPr>
        <w:t>st</w:t>
      </w:r>
      <w:r w:rsidRPr="003862D0">
        <w:rPr>
          <w:lang w:val="en-GB"/>
        </w:rPr>
        <w:t xml:space="preserve"> century change, and overall change in assessment from previous IPCC reports.</w:t>
      </w:r>
      <w:del w:id="5112" w:author="Sara M Tuson" w:date="2021-07-15T20:29:00Z">
        <w:r w:rsidRPr="003862D0" w:rsidDel="00092429">
          <w:rPr>
            <w:lang w:val="en-GB"/>
          </w:rPr>
          <w:delText xml:space="preserve">  </w:delText>
        </w:r>
      </w:del>
      <w:ins w:id="5113" w:author="Sara M Tuson" w:date="2021-07-15T20:29:00Z">
        <w:r w:rsidR="00092429">
          <w:rPr>
            <w:lang w:val="en-GB"/>
          </w:rPr>
          <w:t xml:space="preserve"> </w:t>
        </w:r>
      </w:ins>
      <w:r w:rsidRPr="003862D0">
        <w:rPr>
          <w:lang w:val="en-GB"/>
        </w:rPr>
        <w:t>Also provided are confidence levels and</w:t>
      </w:r>
      <w:r w:rsidR="00477727" w:rsidRPr="003862D0">
        <w:rPr>
          <w:lang w:val="en-GB"/>
        </w:rPr>
        <w:t>,</w:t>
      </w:r>
      <w:r w:rsidRPr="003862D0">
        <w:rPr>
          <w:lang w:val="en-GB"/>
        </w:rPr>
        <w:t xml:space="preserve"> </w:t>
      </w:r>
      <w:r w:rsidR="00477727" w:rsidRPr="003862D0">
        <w:rPr>
          <w:lang w:val="en-GB"/>
        </w:rPr>
        <w:t xml:space="preserve">in parentheses, </w:t>
      </w:r>
      <w:r w:rsidRPr="003862D0">
        <w:rPr>
          <w:lang w:val="en-GB"/>
        </w:rPr>
        <w:t xml:space="preserve">the main section(s) of this </w:t>
      </w:r>
      <w:ins w:id="5114" w:author="Sara M Tuson" w:date="2021-07-15T14:40:00Z">
        <w:r w:rsidR="00097141">
          <w:rPr>
            <w:lang w:val="en-GB"/>
          </w:rPr>
          <w:t>R</w:t>
        </w:r>
      </w:ins>
      <w:del w:id="5115" w:author="Sara M Tuson" w:date="2021-07-15T14:40:00Z">
        <w:r w:rsidRPr="003862D0" w:rsidDel="00097141">
          <w:rPr>
            <w:lang w:val="en-GB"/>
          </w:rPr>
          <w:delText>r</w:delText>
        </w:r>
      </w:del>
      <w:r w:rsidRPr="003862D0">
        <w:rPr>
          <w:lang w:val="en-GB"/>
        </w:rPr>
        <w:t xml:space="preserve">eport in which </w:t>
      </w:r>
      <w:r w:rsidR="001C5F2B" w:rsidRPr="003862D0">
        <w:rPr>
          <w:lang w:val="en-GB"/>
        </w:rPr>
        <w:t xml:space="preserve">proposed tipping elements </w:t>
      </w:r>
      <w:r w:rsidRPr="003862D0">
        <w:rPr>
          <w:lang w:val="en-GB"/>
        </w:rPr>
        <w:t xml:space="preserve">are </w:t>
      </w:r>
      <w:r w:rsidR="001C5F2B" w:rsidRPr="003862D0">
        <w:rPr>
          <w:lang w:val="en-GB"/>
        </w:rPr>
        <w:t>assessed</w:t>
      </w:r>
      <w:r w:rsidRPr="003862D0">
        <w:rPr>
          <w:lang w:val="en-GB"/>
        </w:rPr>
        <w:t>.</w:t>
      </w:r>
      <w:bookmarkEnd w:id="5109"/>
      <w:bookmarkEnd w:id="5110"/>
      <w:bookmarkEnd w:id="5111"/>
    </w:p>
    <w:p w14:paraId="731ED339" w14:textId="417379DD" w:rsidR="004C4B4A" w:rsidRPr="003862D0" w:rsidRDefault="004C4B4A" w:rsidP="004C4B4A">
      <w:pPr>
        <w:pStyle w:val="AR6BodyText"/>
        <w:rPr>
          <w:lang w:val="en-GB"/>
        </w:rPr>
      </w:pPr>
    </w:p>
    <w:tbl>
      <w:tblPr>
        <w:tblW w:w="11340" w:type="dxa"/>
        <w:tblInd w:w="-640" w:type="dxa"/>
        <w:tblCellMar>
          <w:top w:w="15" w:type="dxa"/>
          <w:left w:w="15" w:type="dxa"/>
          <w:bottom w:w="15" w:type="dxa"/>
          <w:right w:w="15" w:type="dxa"/>
        </w:tblCellMar>
        <w:tblLook w:val="04A0" w:firstRow="1" w:lastRow="0" w:firstColumn="1" w:lastColumn="0" w:noHBand="0" w:noVBand="1"/>
      </w:tblPr>
      <w:tblGrid>
        <w:gridCol w:w="2138"/>
        <w:gridCol w:w="1327"/>
        <w:gridCol w:w="2268"/>
        <w:gridCol w:w="3686"/>
        <w:gridCol w:w="1921"/>
      </w:tblGrid>
      <w:tr w:rsidR="007C231C" w:rsidRPr="003862D0" w14:paraId="08F3B7AD" w14:textId="77777777" w:rsidTr="00BA729A">
        <w:trPr>
          <w:trHeight w:val="669"/>
        </w:trPr>
        <w:tc>
          <w:tcPr>
            <w:tcW w:w="2138"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35B74794" w14:textId="77777777" w:rsidR="0012629A" w:rsidRPr="003862D0" w:rsidRDefault="0012629A" w:rsidP="00E411D4">
            <w:pPr>
              <w:pStyle w:val="AR6BodyText"/>
              <w:rPr>
                <w:sz w:val="18"/>
                <w:szCs w:val="18"/>
                <w:lang w:val="en-GB"/>
              </w:rPr>
            </w:pPr>
            <w:r w:rsidRPr="003862D0">
              <w:rPr>
                <w:sz w:val="18"/>
                <w:szCs w:val="18"/>
                <w:lang w:val="en-GB"/>
              </w:rPr>
              <w:t>Earth System Component/Tipping Element</w:t>
            </w:r>
          </w:p>
        </w:tc>
        <w:tc>
          <w:tcPr>
            <w:tcW w:w="1327"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5341BF33" w14:textId="77777777" w:rsidR="0012629A" w:rsidRPr="003862D0" w:rsidRDefault="0012629A" w:rsidP="00E411D4">
            <w:pPr>
              <w:pStyle w:val="AR6BodyText"/>
              <w:rPr>
                <w:sz w:val="18"/>
                <w:szCs w:val="18"/>
                <w:lang w:val="en-GB"/>
              </w:rPr>
            </w:pPr>
            <w:r w:rsidRPr="003862D0">
              <w:rPr>
                <w:sz w:val="18"/>
                <w:szCs w:val="18"/>
                <w:lang w:val="en-GB"/>
              </w:rPr>
              <w:t>Potential Abrupt Climate Change?</w:t>
            </w:r>
          </w:p>
        </w:tc>
        <w:tc>
          <w:tcPr>
            <w:tcW w:w="2268" w:type="dxa"/>
            <w:tcBorders>
              <w:top w:val="single" w:sz="8" w:space="0" w:color="000000"/>
              <w:left w:val="single" w:sz="8" w:space="0" w:color="000000"/>
              <w:bottom w:val="single" w:sz="4" w:space="0" w:color="auto"/>
              <w:right w:val="single" w:sz="8" w:space="0" w:color="000000"/>
            </w:tcBorders>
            <w:shd w:val="clear" w:color="auto" w:fill="DEEAF6"/>
            <w:tcMar>
              <w:top w:w="100" w:type="dxa"/>
              <w:left w:w="60" w:type="dxa"/>
              <w:bottom w:w="100" w:type="dxa"/>
              <w:right w:w="60" w:type="dxa"/>
            </w:tcMar>
            <w:hideMark/>
          </w:tcPr>
          <w:p w14:paraId="1C50D77A" w14:textId="3B3F0A01" w:rsidR="0012629A" w:rsidRPr="003862D0" w:rsidRDefault="0012629A" w:rsidP="00E411D4">
            <w:pPr>
              <w:pStyle w:val="AR6BodyText"/>
              <w:rPr>
                <w:sz w:val="18"/>
                <w:szCs w:val="18"/>
                <w:lang w:val="en-GB"/>
              </w:rPr>
            </w:pPr>
            <w:r w:rsidRPr="003862D0">
              <w:rPr>
                <w:sz w:val="18"/>
                <w:szCs w:val="18"/>
                <w:lang w:val="en-GB"/>
              </w:rPr>
              <w:t>Irreversibility if forcing reversed (time</w:t>
            </w:r>
            <w:ins w:id="5116" w:author="Sara M Tuson" w:date="2021-07-15T20:34:00Z">
              <w:r w:rsidR="00367335">
                <w:rPr>
                  <w:sz w:val="18"/>
                  <w:szCs w:val="18"/>
                  <w:lang w:val="en-GB"/>
                </w:rPr>
                <w:t xml:space="preserve"> </w:t>
              </w:r>
            </w:ins>
            <w:r w:rsidRPr="003862D0">
              <w:rPr>
                <w:sz w:val="18"/>
                <w:szCs w:val="18"/>
                <w:lang w:val="en-GB"/>
              </w:rPr>
              <w:t>scales indicated)</w:t>
            </w:r>
          </w:p>
        </w:tc>
        <w:tc>
          <w:tcPr>
            <w:tcW w:w="3686" w:type="dxa"/>
            <w:tcBorders>
              <w:top w:val="single" w:sz="8" w:space="0" w:color="000000"/>
              <w:left w:val="single" w:sz="8" w:space="0" w:color="000000"/>
              <w:bottom w:val="single" w:sz="4" w:space="0" w:color="auto"/>
              <w:right w:val="single" w:sz="8" w:space="0" w:color="000000"/>
            </w:tcBorders>
            <w:shd w:val="clear" w:color="auto" w:fill="DEEAF6"/>
            <w:tcMar>
              <w:top w:w="20" w:type="dxa"/>
              <w:left w:w="20" w:type="dxa"/>
              <w:bottom w:w="20" w:type="dxa"/>
              <w:right w:w="20" w:type="dxa"/>
            </w:tcMar>
            <w:hideMark/>
          </w:tcPr>
          <w:p w14:paraId="646735E4" w14:textId="77777777" w:rsidR="0012629A" w:rsidRPr="003862D0" w:rsidRDefault="0012629A" w:rsidP="00E411D4">
            <w:pPr>
              <w:pStyle w:val="AR6BodyText"/>
              <w:rPr>
                <w:sz w:val="18"/>
                <w:szCs w:val="18"/>
                <w:lang w:val="en-GB"/>
              </w:rPr>
            </w:pPr>
            <w:r w:rsidRPr="003862D0">
              <w:rPr>
                <w:sz w:val="18"/>
                <w:szCs w:val="18"/>
                <w:lang w:val="en-GB"/>
              </w:rPr>
              <w:t>Projected 21st century change under continued warming</w:t>
            </w:r>
          </w:p>
        </w:tc>
        <w:tc>
          <w:tcPr>
            <w:tcW w:w="1921" w:type="dxa"/>
            <w:tcBorders>
              <w:top w:val="single" w:sz="8" w:space="0" w:color="000000"/>
              <w:left w:val="single" w:sz="8" w:space="0" w:color="000000"/>
              <w:bottom w:val="single" w:sz="4" w:space="0" w:color="auto"/>
              <w:right w:val="single" w:sz="8" w:space="0" w:color="000000"/>
            </w:tcBorders>
            <w:shd w:val="clear" w:color="auto" w:fill="DEEAF6"/>
            <w:tcMar>
              <w:top w:w="100" w:type="dxa"/>
              <w:left w:w="60" w:type="dxa"/>
              <w:bottom w:w="100" w:type="dxa"/>
              <w:right w:w="60" w:type="dxa"/>
            </w:tcMar>
            <w:hideMark/>
          </w:tcPr>
          <w:p w14:paraId="668B4C1C" w14:textId="77777777" w:rsidR="0012629A" w:rsidRPr="003862D0" w:rsidRDefault="0012629A" w:rsidP="00E411D4">
            <w:pPr>
              <w:pStyle w:val="AR6BodyText"/>
              <w:rPr>
                <w:sz w:val="18"/>
                <w:szCs w:val="18"/>
                <w:lang w:val="en-GB"/>
              </w:rPr>
            </w:pPr>
            <w:r w:rsidRPr="003862D0">
              <w:rPr>
                <w:sz w:val="18"/>
                <w:szCs w:val="18"/>
                <w:lang w:val="en-GB"/>
              </w:rPr>
              <w:t>Change in Assessment</w:t>
            </w:r>
          </w:p>
        </w:tc>
      </w:tr>
      <w:tr w:rsidR="00BA729A" w:rsidRPr="003741E9" w14:paraId="2DA0C0D2" w14:textId="77777777" w:rsidTr="00BA729A">
        <w:trPr>
          <w:trHeight w:val="375"/>
        </w:trPr>
        <w:tc>
          <w:tcPr>
            <w:tcW w:w="2138"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08DA11BC" w14:textId="0756EF0A" w:rsidR="00BA729A" w:rsidRPr="003862D0" w:rsidRDefault="00BA729A" w:rsidP="00E411D4">
            <w:pPr>
              <w:pStyle w:val="AR6BodyText"/>
              <w:rPr>
                <w:sz w:val="18"/>
                <w:szCs w:val="18"/>
                <w:lang w:val="en-GB"/>
              </w:rPr>
            </w:pPr>
            <w:r w:rsidRPr="003862D0">
              <w:rPr>
                <w:sz w:val="18"/>
                <w:szCs w:val="18"/>
                <w:lang w:val="en-GB"/>
              </w:rPr>
              <w:t>Global Monsoon (4.5.1.5; 8.6)</w:t>
            </w:r>
          </w:p>
        </w:tc>
        <w:tc>
          <w:tcPr>
            <w:tcW w:w="1327"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30E72161" w14:textId="078A4AAB" w:rsidR="00BA729A" w:rsidRPr="003862D0" w:rsidRDefault="00BA729A" w:rsidP="00E411D4">
            <w:pPr>
              <w:pStyle w:val="AR6BodyText"/>
              <w:rPr>
                <w:sz w:val="18"/>
                <w:szCs w:val="18"/>
                <w:lang w:val="en-GB"/>
              </w:rPr>
            </w:pPr>
            <w:del w:id="5117" w:author="Sara M Tuson" w:date="2021-07-15T20:58:00Z">
              <w:r w:rsidRPr="003862D0" w:rsidDel="00971BDE">
                <w:rPr>
                  <w:sz w:val="18"/>
                  <w:szCs w:val="18"/>
                  <w:lang w:val="en-GB"/>
                </w:rPr>
                <w:delText>Yes</w:delText>
              </w:r>
            </w:del>
            <w:ins w:id="5118" w:author="Sara M Tuson" w:date="2021-07-15T20:58:00Z">
              <w:r w:rsidR="00971BDE" w:rsidRPr="003862D0">
                <w:rPr>
                  <w:sz w:val="18"/>
                  <w:szCs w:val="18"/>
                  <w:lang w:val="en-GB"/>
                </w:rPr>
                <w:t>Yes,</w:t>
              </w:r>
            </w:ins>
            <w:r w:rsidRPr="003862D0">
              <w:rPr>
                <w:sz w:val="18"/>
                <w:szCs w:val="18"/>
                <w:lang w:val="en-GB"/>
              </w:rPr>
              <w:t xml:space="preserve"> under AMOC collapse, </w:t>
            </w:r>
            <w:r w:rsidRPr="003862D0">
              <w:rPr>
                <w:i/>
                <w:iCs/>
                <w:sz w:val="18"/>
                <w:szCs w:val="18"/>
                <w:lang w:val="en-GB"/>
              </w:rPr>
              <w:t>medium confidence</w:t>
            </w:r>
          </w:p>
        </w:tc>
        <w:tc>
          <w:tcPr>
            <w:tcW w:w="2268"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100" w:type="dxa"/>
              <w:left w:w="60" w:type="dxa"/>
              <w:bottom w:w="100" w:type="dxa"/>
              <w:right w:w="60" w:type="dxa"/>
            </w:tcMar>
            <w:hideMark/>
          </w:tcPr>
          <w:p w14:paraId="2DF8560A" w14:textId="0A7EDA93" w:rsidR="00BA729A" w:rsidRPr="003862D0" w:rsidRDefault="00BA729A" w:rsidP="00E411D4">
            <w:pPr>
              <w:pStyle w:val="AR6BodyText"/>
              <w:rPr>
                <w:sz w:val="18"/>
                <w:szCs w:val="18"/>
                <w:lang w:val="en-GB"/>
              </w:rPr>
            </w:pPr>
            <w:r w:rsidRPr="003862D0">
              <w:rPr>
                <w:sz w:val="18"/>
                <w:szCs w:val="18"/>
                <w:lang w:val="en-GB"/>
              </w:rPr>
              <w:t xml:space="preserve">Reversible within years to decades, </w:t>
            </w:r>
            <w:ins w:id="5119" w:author="Sara M Tuson" w:date="2021-07-21T08:22:00Z">
              <w:r w:rsidR="00CE6FD8">
                <w:rPr>
                  <w:i/>
                  <w:iCs/>
                  <w:sz w:val="18"/>
                  <w:szCs w:val="18"/>
                  <w:lang w:val="en-GB"/>
                </w:rPr>
                <w:t>m</w:t>
              </w:r>
            </w:ins>
            <w:del w:id="5120" w:author="Sara M Tuson" w:date="2021-07-21T08:22: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20" w:type="dxa"/>
              <w:left w:w="20" w:type="dxa"/>
              <w:bottom w:w="20" w:type="dxa"/>
              <w:right w:w="20" w:type="dxa"/>
            </w:tcMar>
            <w:hideMark/>
          </w:tcPr>
          <w:p w14:paraId="2B098245" w14:textId="23F8DF26"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global monsoon increase; </w:t>
            </w:r>
            <w:ins w:id="5121" w:author="Sara M Tuson" w:date="2021-07-21T08:22:00Z">
              <w:r w:rsidR="00CE6FD8">
                <w:rPr>
                  <w:i/>
                  <w:iCs/>
                  <w:sz w:val="18"/>
                  <w:szCs w:val="18"/>
                  <w:lang w:val="en-GB"/>
                </w:rPr>
                <w:t>m</w:t>
              </w:r>
            </w:ins>
            <w:del w:id="5122" w:author="Sara M Tuson" w:date="2021-07-21T08:22:00Z">
              <w:r w:rsidRPr="003862D0" w:rsidDel="00CE6FD8">
                <w:rPr>
                  <w:i/>
                  <w:iCs/>
                  <w:sz w:val="18"/>
                  <w:szCs w:val="18"/>
                  <w:lang w:val="en-GB"/>
                </w:rPr>
                <w:delText>M</w:delText>
              </w:r>
            </w:del>
            <w:r w:rsidRPr="003862D0">
              <w:rPr>
                <w:i/>
                <w:iCs/>
                <w:sz w:val="18"/>
                <w:szCs w:val="18"/>
                <w:lang w:val="en-GB"/>
              </w:rPr>
              <w:t>edium confidence</w:t>
            </w:r>
            <w:r w:rsidRPr="003862D0">
              <w:rPr>
                <w:sz w:val="18"/>
                <w:szCs w:val="18"/>
                <w:lang w:val="en-GB"/>
              </w:rPr>
              <w:t xml:space="preserve"> in Asian-African strengthening and North American weakening</w:t>
            </w:r>
          </w:p>
        </w:tc>
        <w:tc>
          <w:tcPr>
            <w:tcW w:w="1921" w:type="dxa"/>
            <w:tcBorders>
              <w:top w:val="single" w:sz="4" w:space="0" w:color="auto"/>
              <w:left w:val="single" w:sz="8" w:space="0" w:color="000000"/>
              <w:bottom w:val="single" w:sz="4" w:space="0" w:color="auto"/>
              <w:right w:val="single" w:sz="8" w:space="0" w:color="000000"/>
            </w:tcBorders>
            <w:shd w:val="clear" w:color="auto" w:fill="FFF2CC" w:themeFill="accent4" w:themeFillTint="33"/>
            <w:tcMar>
              <w:top w:w="100" w:type="dxa"/>
              <w:left w:w="60" w:type="dxa"/>
              <w:bottom w:w="100" w:type="dxa"/>
              <w:right w:w="60" w:type="dxa"/>
            </w:tcMar>
            <w:hideMark/>
          </w:tcPr>
          <w:p w14:paraId="26D7533B" w14:textId="4C764FDF" w:rsidR="00BA729A" w:rsidRPr="003862D0" w:rsidRDefault="00BA729A" w:rsidP="00E411D4">
            <w:pPr>
              <w:pStyle w:val="AR6BodyText"/>
              <w:rPr>
                <w:sz w:val="18"/>
                <w:szCs w:val="18"/>
                <w:lang w:val="en-GB"/>
              </w:rPr>
            </w:pPr>
            <w:r w:rsidRPr="003862D0">
              <w:rPr>
                <w:sz w:val="18"/>
                <w:szCs w:val="18"/>
                <w:lang w:val="en-GB"/>
              </w:rPr>
              <w:t>More lines of evidence than AR5</w:t>
            </w:r>
          </w:p>
        </w:tc>
      </w:tr>
      <w:tr w:rsidR="00BA729A" w:rsidRPr="003741E9" w14:paraId="784016BC" w14:textId="77777777" w:rsidTr="00BA729A">
        <w:trPr>
          <w:trHeight w:val="455"/>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B120F96" w14:textId="620BAAB9" w:rsidR="00BA729A" w:rsidRPr="003862D0" w:rsidRDefault="00BA729A" w:rsidP="00E411D4">
            <w:pPr>
              <w:pStyle w:val="AR6BodyText"/>
              <w:rPr>
                <w:sz w:val="18"/>
                <w:szCs w:val="18"/>
                <w:lang w:val="en-GB"/>
              </w:rPr>
            </w:pPr>
            <w:r w:rsidRPr="003862D0">
              <w:rPr>
                <w:sz w:val="18"/>
                <w:szCs w:val="18"/>
                <w:lang w:val="en-GB"/>
              </w:rPr>
              <w:t>Tropical Forest (5.4.8; 8.6.2)</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EEC920E" w14:textId="2F9988F2" w:rsidR="00BA729A" w:rsidRPr="003862D0" w:rsidRDefault="00BA729A" w:rsidP="00F22D1C">
            <w:pPr>
              <w:pStyle w:val="AR6BodyText"/>
              <w:rPr>
                <w:sz w:val="18"/>
                <w:szCs w:val="18"/>
                <w:lang w:val="en-GB"/>
              </w:rPr>
            </w:pPr>
            <w:r w:rsidRPr="003862D0">
              <w:rPr>
                <w:sz w:val="18"/>
                <w:szCs w:val="18"/>
                <w:lang w:val="en-GB"/>
              </w:rPr>
              <w:t xml:space="preserve">Yes, </w:t>
            </w:r>
            <w:ins w:id="5123" w:author="Sara M Tuson" w:date="2021-07-21T08:23:00Z">
              <w:r w:rsidR="00CE6FD8">
                <w:rPr>
                  <w:i/>
                  <w:iCs/>
                  <w:sz w:val="18"/>
                  <w:szCs w:val="18"/>
                  <w:lang w:val="en-GB"/>
                </w:rPr>
                <w:t>l</w:t>
              </w:r>
            </w:ins>
            <w:del w:id="5124"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64AC1580" w14:textId="73A8584C" w:rsidR="00BA729A" w:rsidRPr="003862D0" w:rsidRDefault="00BA729A" w:rsidP="00E411D4">
            <w:pPr>
              <w:pStyle w:val="AR6BodyText"/>
              <w:rPr>
                <w:sz w:val="18"/>
                <w:szCs w:val="18"/>
                <w:lang w:val="en-GB"/>
              </w:rPr>
            </w:pPr>
            <w:r w:rsidRPr="003862D0">
              <w:rPr>
                <w:sz w:val="18"/>
                <w:szCs w:val="18"/>
                <w:lang w:val="en-GB"/>
              </w:rPr>
              <w:t>Irreversible for multi-decades,</w:t>
            </w:r>
            <w:r w:rsidRPr="003862D0">
              <w:rPr>
                <w:i/>
                <w:iCs/>
                <w:sz w:val="18"/>
                <w:szCs w:val="18"/>
                <w:lang w:val="en-GB"/>
              </w:rPr>
              <w:t xml:space="preserve"> </w:t>
            </w:r>
            <w:ins w:id="5125" w:author="Sara M Tuson" w:date="2021-07-21T08:23:00Z">
              <w:r w:rsidR="00CE6FD8">
                <w:rPr>
                  <w:i/>
                  <w:iCs/>
                  <w:sz w:val="18"/>
                  <w:szCs w:val="18"/>
                  <w:lang w:val="en-GB"/>
                </w:rPr>
                <w:t>m</w:t>
              </w:r>
            </w:ins>
            <w:del w:id="5126" w:author="Sara M Tuson" w:date="2021-07-21T08:23: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38C1B75A" w14:textId="1BB7385D"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of increasing vegetation carbon storage depending on human disturbance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7AA3C817" w14:textId="37096C6F" w:rsidR="00BA729A" w:rsidRPr="003862D0" w:rsidRDefault="00BA729A" w:rsidP="00E411D4">
            <w:pPr>
              <w:pStyle w:val="AR6BodyText"/>
              <w:rPr>
                <w:sz w:val="18"/>
                <w:szCs w:val="18"/>
                <w:lang w:val="en-GB"/>
              </w:rPr>
            </w:pPr>
            <w:r w:rsidRPr="003862D0">
              <w:rPr>
                <w:sz w:val="18"/>
                <w:szCs w:val="18"/>
                <w:lang w:val="en-GB"/>
              </w:rPr>
              <w:t>More confident rates than AR5</w:t>
            </w:r>
          </w:p>
        </w:tc>
      </w:tr>
      <w:tr w:rsidR="00BA729A" w:rsidRPr="003741E9" w14:paraId="41735FB4" w14:textId="77777777" w:rsidTr="00BA729A">
        <w:trPr>
          <w:trHeight w:val="480"/>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DB51837" w14:textId="154D09AE" w:rsidR="00BA729A" w:rsidRPr="003862D0" w:rsidRDefault="00BA729A" w:rsidP="00E411D4">
            <w:pPr>
              <w:pStyle w:val="AR6BodyText"/>
              <w:rPr>
                <w:sz w:val="18"/>
                <w:szCs w:val="18"/>
                <w:lang w:val="en-GB"/>
              </w:rPr>
            </w:pPr>
            <w:r w:rsidRPr="003862D0">
              <w:rPr>
                <w:sz w:val="18"/>
                <w:szCs w:val="18"/>
                <w:lang w:val="en-GB"/>
              </w:rPr>
              <w:t>Boreal Forest (5.4.8)</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76EE1CE" w14:textId="4ED40F48" w:rsidR="00BA729A" w:rsidRPr="003862D0" w:rsidRDefault="00BA729A" w:rsidP="00E411D4">
            <w:pPr>
              <w:pStyle w:val="AR6BodyText"/>
              <w:rPr>
                <w:sz w:val="18"/>
                <w:szCs w:val="18"/>
                <w:lang w:val="en-GB"/>
              </w:rPr>
            </w:pPr>
            <w:r w:rsidRPr="003862D0">
              <w:rPr>
                <w:sz w:val="18"/>
                <w:szCs w:val="18"/>
                <w:lang w:val="en-GB"/>
              </w:rPr>
              <w:t xml:space="preserve">Yes, </w:t>
            </w:r>
            <w:ins w:id="5127" w:author="Sara M Tuson" w:date="2021-07-21T08:23:00Z">
              <w:r w:rsidR="00CE6FD8">
                <w:rPr>
                  <w:i/>
                  <w:iCs/>
                  <w:sz w:val="18"/>
                  <w:szCs w:val="18"/>
                  <w:lang w:val="en-GB"/>
                </w:rPr>
                <w:t>l</w:t>
              </w:r>
            </w:ins>
            <w:del w:id="5128"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3D95DEC" w14:textId="385B1AD1" w:rsidR="00BA729A" w:rsidRPr="003862D0" w:rsidRDefault="00BA729A" w:rsidP="00E411D4">
            <w:pPr>
              <w:pStyle w:val="AR6BodyText"/>
              <w:rPr>
                <w:sz w:val="18"/>
                <w:szCs w:val="18"/>
                <w:lang w:val="en-GB"/>
              </w:rPr>
            </w:pPr>
            <w:r w:rsidRPr="003862D0">
              <w:rPr>
                <w:sz w:val="18"/>
                <w:szCs w:val="18"/>
                <w:lang w:val="en-GB"/>
              </w:rPr>
              <w:t>Irreversible for multi-decades,</w:t>
            </w:r>
            <w:r w:rsidRPr="003862D0">
              <w:rPr>
                <w:i/>
                <w:iCs/>
                <w:sz w:val="18"/>
                <w:szCs w:val="18"/>
                <w:lang w:val="en-GB"/>
              </w:rPr>
              <w:t xml:space="preserve"> </w:t>
            </w:r>
            <w:ins w:id="5129" w:author="Sara M Tuson" w:date="2021-07-21T08:23:00Z">
              <w:r w:rsidR="00CE6FD8">
                <w:rPr>
                  <w:i/>
                  <w:iCs/>
                  <w:sz w:val="18"/>
                  <w:szCs w:val="18"/>
                  <w:lang w:val="en-GB"/>
                </w:rPr>
                <w:t>m</w:t>
              </w:r>
            </w:ins>
            <w:del w:id="5130" w:author="Sara M Tuson" w:date="2021-07-21T08:23:00Z">
              <w:r w:rsidRPr="003862D0" w:rsidDel="00CE6FD8">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4F50884" w14:textId="62734624"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offsetting lower latitude dieback and poleward extension depending on human disturbance</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7548B5E" w14:textId="49F4C55C" w:rsidR="00BA729A" w:rsidRPr="003862D0" w:rsidRDefault="00BA729A" w:rsidP="00E411D4">
            <w:pPr>
              <w:pStyle w:val="AR6BodyText"/>
              <w:rPr>
                <w:sz w:val="18"/>
                <w:szCs w:val="18"/>
                <w:lang w:val="en-GB"/>
              </w:rPr>
            </w:pPr>
            <w:r w:rsidRPr="003862D0">
              <w:rPr>
                <w:sz w:val="18"/>
                <w:szCs w:val="18"/>
                <w:lang w:val="en-GB"/>
              </w:rPr>
              <w:t>More confident rates than AR5</w:t>
            </w:r>
          </w:p>
        </w:tc>
      </w:tr>
      <w:tr w:rsidR="00BA729A" w:rsidRPr="003741E9" w14:paraId="499F62E1" w14:textId="77777777" w:rsidTr="00BA729A">
        <w:trPr>
          <w:trHeight w:val="365"/>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22B4BF8" w14:textId="27B2D5BE" w:rsidR="00BA729A" w:rsidRPr="003862D0" w:rsidRDefault="00BA729A" w:rsidP="00E411D4">
            <w:pPr>
              <w:pStyle w:val="AR6BodyText"/>
              <w:rPr>
                <w:sz w:val="18"/>
                <w:szCs w:val="18"/>
                <w:lang w:val="en-GB"/>
              </w:rPr>
            </w:pPr>
            <w:r w:rsidRPr="003862D0">
              <w:rPr>
                <w:sz w:val="18"/>
                <w:szCs w:val="18"/>
                <w:lang w:val="en-GB"/>
              </w:rPr>
              <w:t>Permafrost Carbon (5.4.8)</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20E18D3" w14:textId="161DD408" w:rsidR="00BA729A" w:rsidRPr="003862D0" w:rsidRDefault="00BA729A" w:rsidP="00E411D4">
            <w:pPr>
              <w:pStyle w:val="AR6BodyText"/>
              <w:rPr>
                <w:sz w:val="18"/>
                <w:szCs w:val="18"/>
                <w:lang w:val="en-GB"/>
              </w:rPr>
            </w:pPr>
            <w:r w:rsidRPr="003862D0">
              <w:rPr>
                <w:sz w:val="18"/>
                <w:szCs w:val="18"/>
                <w:lang w:val="en-GB"/>
              </w:rPr>
              <w:t xml:space="preserve">Yes, </w:t>
            </w:r>
            <w:ins w:id="5131" w:author="Sara M Tuson" w:date="2021-07-21T08:23:00Z">
              <w:r w:rsidR="00CE6FD8">
                <w:rPr>
                  <w:i/>
                  <w:iCs/>
                  <w:sz w:val="18"/>
                  <w:szCs w:val="18"/>
                  <w:lang w:val="en-GB"/>
                </w:rPr>
                <w:t>h</w:t>
              </w:r>
            </w:ins>
            <w:del w:id="5132"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01DB252F" w14:textId="4C923C3D"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5133" w:author="Sara M Tuson" w:date="2021-07-21T08:23:00Z">
              <w:r w:rsidR="00CE6FD8">
                <w:rPr>
                  <w:i/>
                  <w:iCs/>
                  <w:sz w:val="18"/>
                  <w:szCs w:val="18"/>
                  <w:lang w:val="en-GB"/>
                </w:rPr>
                <w:t>h</w:t>
              </w:r>
            </w:ins>
            <w:del w:id="5134"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F2E2DFA" w14:textId="3488C3CF"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decline in frozen carbon; </w:t>
            </w:r>
            <w:ins w:id="5135" w:author="Sara M Tuson" w:date="2021-07-21T08:23:00Z">
              <w:r w:rsidR="00CE6FD8">
                <w:rPr>
                  <w:i/>
                  <w:iCs/>
                  <w:sz w:val="18"/>
                  <w:szCs w:val="18"/>
                  <w:lang w:val="en-GB"/>
                </w:rPr>
                <w:t>l</w:t>
              </w:r>
            </w:ins>
            <w:del w:id="5136" w:author="Sara M Tuson" w:date="2021-07-21T08:23:00Z">
              <w:r w:rsidRPr="003862D0" w:rsidDel="00CE6FD8">
                <w:rPr>
                  <w:i/>
                  <w:iCs/>
                  <w:sz w:val="18"/>
                  <w:szCs w:val="18"/>
                  <w:lang w:val="en-GB"/>
                </w:rPr>
                <w:delText>L</w:delText>
              </w:r>
            </w:del>
            <w:r w:rsidRPr="003862D0">
              <w:rPr>
                <w:i/>
                <w:iCs/>
                <w:sz w:val="18"/>
                <w:szCs w:val="18"/>
                <w:lang w:val="en-GB"/>
              </w:rPr>
              <w:t>ow confidence</w:t>
            </w:r>
            <w:r w:rsidRPr="003862D0">
              <w:rPr>
                <w:sz w:val="18"/>
                <w:szCs w:val="18"/>
                <w:lang w:val="en-GB"/>
              </w:rPr>
              <w:t xml:space="preserve"> in net carbon change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9A6A89D" w14:textId="269CE9CD" w:rsidR="00BA729A" w:rsidRPr="003862D0" w:rsidRDefault="00BA729A" w:rsidP="00E411D4">
            <w:pPr>
              <w:pStyle w:val="AR6BodyText"/>
              <w:rPr>
                <w:sz w:val="18"/>
                <w:szCs w:val="18"/>
                <w:lang w:val="en-GB"/>
              </w:rPr>
            </w:pPr>
            <w:r w:rsidRPr="003862D0">
              <w:rPr>
                <w:sz w:val="18"/>
                <w:szCs w:val="18"/>
                <w:lang w:val="en-GB"/>
              </w:rPr>
              <w:t>More confident rates than SROCC</w:t>
            </w:r>
          </w:p>
        </w:tc>
      </w:tr>
      <w:tr w:rsidR="00BA729A" w:rsidRPr="003862D0" w14:paraId="1435A017" w14:textId="77777777" w:rsidTr="00BA729A">
        <w:trPr>
          <w:trHeight w:val="755"/>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02A13566" w14:textId="6E94EEFA" w:rsidR="00BA729A" w:rsidRPr="003862D0" w:rsidRDefault="00BA729A" w:rsidP="00E411D4">
            <w:pPr>
              <w:pStyle w:val="AR6BodyText"/>
              <w:rPr>
                <w:sz w:val="18"/>
                <w:szCs w:val="18"/>
                <w:lang w:val="en-GB"/>
              </w:rPr>
            </w:pPr>
            <w:r w:rsidRPr="003862D0">
              <w:rPr>
                <w:sz w:val="18"/>
                <w:szCs w:val="18"/>
                <w:lang w:val="en-GB"/>
              </w:rPr>
              <w:lastRenderedPageBreak/>
              <w:t>Arctic Summer Sea Ice (4.3.2; 4.6.2.1; 9.3.1)</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7D8A2D7E" w14:textId="524A5595" w:rsidR="00BA729A" w:rsidRPr="003862D0" w:rsidRDefault="00BA729A" w:rsidP="00E411D4">
            <w:pPr>
              <w:pStyle w:val="AR6BodyText"/>
              <w:rPr>
                <w:sz w:val="18"/>
                <w:szCs w:val="18"/>
                <w:lang w:val="en-GB"/>
              </w:rPr>
            </w:pPr>
            <w:r w:rsidRPr="003862D0">
              <w:rPr>
                <w:sz w:val="18"/>
                <w:szCs w:val="18"/>
                <w:lang w:val="en-GB"/>
              </w:rPr>
              <w:t xml:space="preserve">No, </w:t>
            </w:r>
            <w:r w:rsidRPr="003862D0">
              <w:rPr>
                <w:i/>
                <w:iCs/>
                <w:sz w:val="18"/>
                <w:szCs w:val="18"/>
                <w:lang w:val="en-GB"/>
              </w:rPr>
              <w:t>high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390037C2" w14:textId="7DCC9D9C" w:rsidR="00BA729A" w:rsidRPr="003862D0" w:rsidRDefault="00BA729A" w:rsidP="00E411D4">
            <w:pPr>
              <w:pStyle w:val="AR6BodyText"/>
              <w:rPr>
                <w:sz w:val="18"/>
                <w:szCs w:val="18"/>
                <w:lang w:val="en-GB"/>
              </w:rPr>
            </w:pPr>
            <w:r w:rsidRPr="003862D0">
              <w:rPr>
                <w:sz w:val="18"/>
                <w:szCs w:val="18"/>
                <w:lang w:val="en-GB"/>
              </w:rPr>
              <w:t>Reversible within years to decades,</w:t>
            </w:r>
            <w:r w:rsidRPr="003862D0">
              <w:rPr>
                <w:i/>
                <w:iCs/>
                <w:sz w:val="18"/>
                <w:szCs w:val="18"/>
                <w:lang w:val="en-GB"/>
              </w:rPr>
              <w:t xml:space="preserve"> </w:t>
            </w:r>
            <w:ins w:id="5137" w:author="Sara M Tuson" w:date="2021-07-21T08:23:00Z">
              <w:r w:rsidR="00CE6FD8">
                <w:rPr>
                  <w:i/>
                  <w:iCs/>
                  <w:sz w:val="18"/>
                  <w:szCs w:val="18"/>
                  <w:lang w:val="en-GB"/>
                </w:rPr>
                <w:t>h</w:t>
              </w:r>
            </w:ins>
            <w:del w:id="5138"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867D721" w14:textId="52BB3A4C" w:rsidR="00BA729A" w:rsidRPr="003862D0" w:rsidRDefault="00BA729A" w:rsidP="00E411D4">
            <w:pPr>
              <w:pStyle w:val="AR6BodyText"/>
              <w:rPr>
                <w:sz w:val="18"/>
                <w:szCs w:val="18"/>
                <w:lang w:val="en-GB"/>
              </w:rPr>
            </w:pPr>
            <w:r w:rsidRPr="003862D0">
              <w:rPr>
                <w:i/>
                <w:iCs/>
                <w:sz w:val="18"/>
                <w:szCs w:val="18"/>
                <w:lang w:val="en-GB"/>
              </w:rPr>
              <w:t>Likely complete loss</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2B4FC09" w14:textId="0028E7D3" w:rsidR="00BA729A" w:rsidRPr="003862D0" w:rsidRDefault="00BA729A" w:rsidP="00E411D4">
            <w:pPr>
              <w:pStyle w:val="AR6BodyText"/>
              <w:rPr>
                <w:sz w:val="18"/>
                <w:szCs w:val="18"/>
                <w:lang w:val="en-GB"/>
              </w:rPr>
            </w:pPr>
            <w:r w:rsidRPr="003862D0">
              <w:rPr>
                <w:sz w:val="18"/>
                <w:szCs w:val="18"/>
                <w:lang w:val="en-GB"/>
              </w:rPr>
              <w:t>More specificity than SROCC</w:t>
            </w:r>
          </w:p>
        </w:tc>
      </w:tr>
      <w:tr w:rsidR="00BA729A" w:rsidRPr="003862D0" w14:paraId="5E56B208" w14:textId="77777777" w:rsidTr="00BA729A">
        <w:trPr>
          <w:trHeight w:val="471"/>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84B5C62" w14:textId="3AA6A529" w:rsidR="00BA729A" w:rsidRPr="003862D0" w:rsidRDefault="00BA729A" w:rsidP="00E411D4">
            <w:pPr>
              <w:pStyle w:val="AR6BodyText"/>
              <w:rPr>
                <w:sz w:val="18"/>
                <w:szCs w:val="18"/>
                <w:lang w:val="en-GB"/>
              </w:rPr>
            </w:pPr>
            <w:r w:rsidRPr="003862D0">
              <w:rPr>
                <w:sz w:val="18"/>
                <w:szCs w:val="18"/>
                <w:lang w:val="en-GB"/>
              </w:rPr>
              <w:t>Arctic Winter Sea Ice (4.3.2; 9.3.1)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E240720" w14:textId="5977EB3E" w:rsidR="00BA729A" w:rsidRPr="003862D0" w:rsidRDefault="00BA729A" w:rsidP="00E411D4">
            <w:pPr>
              <w:pStyle w:val="AR6BodyText"/>
              <w:rPr>
                <w:sz w:val="18"/>
                <w:szCs w:val="18"/>
                <w:lang w:val="en-GB"/>
              </w:rPr>
            </w:pPr>
            <w:r w:rsidRPr="003862D0">
              <w:rPr>
                <w:sz w:val="18"/>
                <w:szCs w:val="18"/>
                <w:lang w:val="en-GB"/>
              </w:rPr>
              <w:t xml:space="preserve">Yes, </w:t>
            </w:r>
            <w:ins w:id="5139" w:author="Sara M Tuson" w:date="2021-07-21T08:23:00Z">
              <w:r w:rsidR="00CE6FD8">
                <w:rPr>
                  <w:i/>
                  <w:iCs/>
                  <w:sz w:val="18"/>
                  <w:szCs w:val="18"/>
                  <w:lang w:val="en-GB"/>
                </w:rPr>
                <w:t>h</w:t>
              </w:r>
            </w:ins>
            <w:del w:id="5140"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7322334" w14:textId="68889A23" w:rsidR="00BA729A" w:rsidRPr="003862D0" w:rsidRDefault="00BA729A" w:rsidP="00E411D4">
            <w:pPr>
              <w:pStyle w:val="AR6BodyText"/>
              <w:rPr>
                <w:sz w:val="18"/>
                <w:szCs w:val="18"/>
                <w:lang w:val="en-GB"/>
              </w:rPr>
            </w:pPr>
            <w:r w:rsidRPr="003862D0">
              <w:rPr>
                <w:sz w:val="18"/>
                <w:szCs w:val="18"/>
                <w:lang w:val="en-GB"/>
              </w:rPr>
              <w:t>Reversible within years to decades,</w:t>
            </w:r>
            <w:r w:rsidRPr="003862D0">
              <w:rPr>
                <w:i/>
                <w:iCs/>
                <w:sz w:val="18"/>
                <w:szCs w:val="18"/>
                <w:lang w:val="en-GB"/>
              </w:rPr>
              <w:t xml:space="preserve"> </w:t>
            </w:r>
            <w:ins w:id="5141" w:author="Sara M Tuson" w:date="2021-07-21T08:23:00Z">
              <w:r w:rsidR="00CE6FD8">
                <w:rPr>
                  <w:i/>
                  <w:iCs/>
                  <w:sz w:val="18"/>
                  <w:szCs w:val="18"/>
                  <w:lang w:val="en-GB"/>
                </w:rPr>
                <w:t>h</w:t>
              </w:r>
            </w:ins>
            <w:del w:id="5142" w:author="Sara M Tuson" w:date="2021-07-21T08:23: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197D4DCC" w14:textId="43950573" w:rsidR="00BA729A" w:rsidRPr="003862D0" w:rsidRDefault="00BA729A" w:rsidP="00E411D4">
            <w:pPr>
              <w:pStyle w:val="AR6BodyText"/>
              <w:rPr>
                <w:sz w:val="18"/>
                <w:szCs w:val="18"/>
                <w:lang w:val="en-GB"/>
              </w:rPr>
            </w:pPr>
            <w:r w:rsidRPr="003862D0">
              <w:rPr>
                <w:i/>
                <w:iCs/>
                <w:sz w:val="18"/>
                <w:szCs w:val="18"/>
                <w:lang w:val="en-GB"/>
              </w:rPr>
              <w:t>High confidence</w:t>
            </w:r>
            <w:r w:rsidRPr="003862D0">
              <w:rPr>
                <w:sz w:val="18"/>
                <w:szCs w:val="18"/>
                <w:lang w:val="en-GB"/>
              </w:rPr>
              <w:t xml:space="preserve"> in moderate winter declines</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771E3EA8" w14:textId="3E37F22C" w:rsidR="00BA729A" w:rsidRPr="003862D0" w:rsidRDefault="00BA729A" w:rsidP="00E411D4">
            <w:pPr>
              <w:pStyle w:val="AR6BodyText"/>
              <w:rPr>
                <w:sz w:val="18"/>
                <w:szCs w:val="18"/>
                <w:lang w:val="en-GB"/>
              </w:rPr>
            </w:pPr>
            <w:r w:rsidRPr="003862D0">
              <w:rPr>
                <w:sz w:val="18"/>
                <w:szCs w:val="18"/>
                <w:lang w:val="en-GB"/>
              </w:rPr>
              <w:t>More specificity than SROCC</w:t>
            </w:r>
          </w:p>
        </w:tc>
      </w:tr>
      <w:tr w:rsidR="00BA729A" w:rsidRPr="003862D0" w14:paraId="4777F36E" w14:textId="77777777" w:rsidTr="00BA729A">
        <w:trPr>
          <w:trHeight w:val="354"/>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EF8D89D" w14:textId="078E56DE" w:rsidR="00BA729A" w:rsidRPr="003862D0" w:rsidRDefault="00BA729A" w:rsidP="00E411D4">
            <w:pPr>
              <w:pStyle w:val="AR6BodyText"/>
              <w:rPr>
                <w:sz w:val="18"/>
                <w:szCs w:val="18"/>
                <w:lang w:val="en-GB"/>
              </w:rPr>
            </w:pPr>
            <w:r w:rsidRPr="003862D0">
              <w:rPr>
                <w:sz w:val="18"/>
                <w:szCs w:val="18"/>
                <w:lang w:val="en-GB"/>
              </w:rPr>
              <w:t>Antarctic Sea Ice (9.3.2)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6B9AD49A" w14:textId="3761BC74" w:rsidR="00BA729A" w:rsidRPr="003862D0" w:rsidRDefault="00BA729A" w:rsidP="00E411D4">
            <w:pPr>
              <w:pStyle w:val="AR6BodyText"/>
              <w:rPr>
                <w:sz w:val="18"/>
                <w:szCs w:val="18"/>
                <w:lang w:val="en-GB"/>
              </w:rPr>
            </w:pPr>
            <w:r w:rsidRPr="003862D0">
              <w:rPr>
                <w:i/>
                <w:iCs/>
                <w:sz w:val="18"/>
                <w:szCs w:val="18"/>
                <w:lang w:val="en-GB"/>
              </w:rPr>
              <w:t xml:space="preserve">Yes, </w:t>
            </w:r>
            <w:ins w:id="5143" w:author="Sara M Tuson" w:date="2021-07-21T08:23:00Z">
              <w:r w:rsidR="00CE6FD8">
                <w:rPr>
                  <w:i/>
                  <w:iCs/>
                  <w:sz w:val="18"/>
                  <w:szCs w:val="18"/>
                  <w:lang w:val="en-GB"/>
                </w:rPr>
                <w:t>l</w:t>
              </w:r>
            </w:ins>
            <w:del w:id="5144"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DDB026B" w14:textId="53505F88" w:rsidR="00BA729A" w:rsidRPr="003862D0" w:rsidRDefault="00BA729A" w:rsidP="00E411D4">
            <w:pPr>
              <w:pStyle w:val="AR6BodyText"/>
              <w:rPr>
                <w:sz w:val="18"/>
                <w:szCs w:val="18"/>
                <w:lang w:val="en-GB"/>
              </w:rPr>
            </w:pPr>
            <w:r w:rsidRPr="003862D0">
              <w:rPr>
                <w:sz w:val="18"/>
                <w:szCs w:val="18"/>
                <w:lang w:val="en-GB"/>
              </w:rPr>
              <w:t>Unknown,</w:t>
            </w:r>
            <w:r w:rsidRPr="003862D0">
              <w:rPr>
                <w:i/>
                <w:iCs/>
                <w:sz w:val="18"/>
                <w:szCs w:val="18"/>
                <w:lang w:val="en-GB"/>
              </w:rPr>
              <w:t xml:space="preserve"> </w:t>
            </w:r>
            <w:ins w:id="5145" w:author="Sara M Tuson" w:date="2021-07-21T08:23:00Z">
              <w:r w:rsidR="00CE6FD8">
                <w:rPr>
                  <w:i/>
                  <w:iCs/>
                  <w:sz w:val="18"/>
                  <w:szCs w:val="18"/>
                  <w:lang w:val="en-GB"/>
                </w:rPr>
                <w:t>l</w:t>
              </w:r>
            </w:ins>
            <w:del w:id="5146" w:author="Sara M Tuson" w:date="2021-07-21T08:23:00Z">
              <w:r w:rsidRPr="003862D0" w:rsidDel="00CE6FD8">
                <w:rPr>
                  <w:i/>
                  <w:iCs/>
                  <w:sz w:val="18"/>
                  <w:szCs w:val="18"/>
                  <w:lang w:val="en-GB"/>
                </w:rPr>
                <w:delText>L</w:delText>
              </w:r>
            </w:del>
            <w:r w:rsidRPr="003862D0">
              <w:rPr>
                <w:i/>
                <w:iCs/>
                <w:sz w:val="18"/>
                <w:szCs w:val="18"/>
                <w:lang w:val="en-GB"/>
              </w:rPr>
              <w:t>ow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5F8A10E" w14:textId="73CA09F5" w:rsidR="00BA729A" w:rsidRPr="003862D0" w:rsidRDefault="00BA729A" w:rsidP="00E411D4">
            <w:pPr>
              <w:pStyle w:val="AR6BodyText"/>
              <w:rPr>
                <w:sz w:val="18"/>
                <w:szCs w:val="18"/>
                <w:lang w:val="en-GB"/>
              </w:rPr>
            </w:pPr>
            <w:r w:rsidRPr="003862D0">
              <w:rPr>
                <w:i/>
                <w:iCs/>
                <w:sz w:val="18"/>
                <w:szCs w:val="18"/>
                <w:lang w:val="en-GB"/>
              </w:rPr>
              <w:t>Low confidence</w:t>
            </w:r>
            <w:r w:rsidRPr="003862D0">
              <w:rPr>
                <w:sz w:val="18"/>
                <w:szCs w:val="18"/>
                <w:lang w:val="en-GB"/>
              </w:rPr>
              <w:t xml:space="preserve"> in moderate winter and summer declines</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6E477C49" w14:textId="2294FD0B" w:rsidR="00BA729A" w:rsidRPr="003862D0" w:rsidRDefault="00BA729A" w:rsidP="00E411D4">
            <w:pPr>
              <w:pStyle w:val="AR6BodyText"/>
              <w:rPr>
                <w:sz w:val="18"/>
                <w:szCs w:val="18"/>
                <w:lang w:val="en-GB"/>
              </w:rPr>
            </w:pPr>
            <w:r w:rsidRPr="003862D0">
              <w:rPr>
                <w:sz w:val="18"/>
                <w:szCs w:val="18"/>
                <w:lang w:val="en-GB"/>
              </w:rPr>
              <w:t>Improved CMIP6 simulation</w:t>
            </w:r>
          </w:p>
        </w:tc>
      </w:tr>
      <w:tr w:rsidR="00BA729A" w:rsidRPr="003741E9" w14:paraId="06573612" w14:textId="77777777" w:rsidTr="00BA729A">
        <w:trPr>
          <w:trHeight w:val="150"/>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FC2A6FD" w14:textId="7BAD7256" w:rsidR="00BA729A" w:rsidRPr="003862D0" w:rsidRDefault="00BA729A" w:rsidP="00E411D4">
            <w:pPr>
              <w:pStyle w:val="AR6BodyText"/>
              <w:rPr>
                <w:sz w:val="18"/>
                <w:szCs w:val="18"/>
                <w:lang w:val="en-GB"/>
              </w:rPr>
            </w:pPr>
            <w:r w:rsidRPr="003862D0">
              <w:rPr>
                <w:sz w:val="18"/>
                <w:szCs w:val="18"/>
                <w:lang w:val="en-GB"/>
              </w:rPr>
              <w:t>Greenland Ice Sheet (9.4.1)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498D248E" w14:textId="1E3E2A10" w:rsidR="00BA729A" w:rsidRPr="003862D0" w:rsidRDefault="00BA729A" w:rsidP="00E411D4">
            <w:pPr>
              <w:pStyle w:val="AR6BodyText"/>
              <w:rPr>
                <w:sz w:val="18"/>
                <w:szCs w:val="18"/>
                <w:lang w:val="en-GB"/>
              </w:rPr>
            </w:pPr>
            <w:r w:rsidRPr="003862D0">
              <w:rPr>
                <w:sz w:val="18"/>
                <w:szCs w:val="18"/>
                <w:lang w:val="en-GB"/>
              </w:rPr>
              <w:t xml:space="preserve">No, </w:t>
            </w:r>
            <w:ins w:id="5147" w:author="Sara M Tuson" w:date="2021-07-21T08:24:00Z">
              <w:r w:rsidR="00CE6FD8">
                <w:rPr>
                  <w:i/>
                  <w:iCs/>
                  <w:sz w:val="18"/>
                  <w:szCs w:val="18"/>
                  <w:lang w:val="en-GB"/>
                </w:rPr>
                <w:t>h</w:t>
              </w:r>
            </w:ins>
            <w:del w:id="5148"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46C043F6" w14:textId="54369176" w:rsidR="00BA729A" w:rsidRPr="003862D0" w:rsidRDefault="00BA729A" w:rsidP="00E411D4">
            <w:pPr>
              <w:pStyle w:val="AR6BodyText"/>
              <w:rPr>
                <w:sz w:val="18"/>
                <w:szCs w:val="18"/>
                <w:lang w:val="en-GB"/>
              </w:rPr>
            </w:pPr>
            <w:r w:rsidRPr="003862D0">
              <w:rPr>
                <w:sz w:val="18"/>
                <w:szCs w:val="18"/>
                <w:lang w:val="en-GB"/>
              </w:rPr>
              <w:t>Irreversible for millennia,</w:t>
            </w:r>
            <w:r w:rsidRPr="003862D0">
              <w:rPr>
                <w:i/>
                <w:iCs/>
                <w:sz w:val="18"/>
                <w:szCs w:val="18"/>
                <w:lang w:val="en-GB"/>
              </w:rPr>
              <w:t xml:space="preserve"> </w:t>
            </w:r>
            <w:ins w:id="5149" w:author="Sara M Tuson" w:date="2021-07-21T08:24:00Z">
              <w:r w:rsidR="00CE6FD8">
                <w:rPr>
                  <w:i/>
                  <w:iCs/>
                  <w:sz w:val="18"/>
                  <w:szCs w:val="18"/>
                  <w:lang w:val="en-GB"/>
                </w:rPr>
                <w:t>h</w:t>
              </w:r>
            </w:ins>
            <w:del w:id="5150"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8FC0F2E" w14:textId="65507F1B"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mass loss under all scenarios</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8DF373E" w14:textId="2E9F2A12"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28B11721" w14:textId="77777777" w:rsidTr="00BA729A">
        <w:trPr>
          <w:trHeight w:val="385"/>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AC1FD45" w14:textId="30389FC9" w:rsidR="00BA729A" w:rsidRPr="003862D0" w:rsidRDefault="00BA729A" w:rsidP="00E411D4">
            <w:pPr>
              <w:pStyle w:val="AR6BodyText"/>
              <w:rPr>
                <w:sz w:val="18"/>
                <w:szCs w:val="18"/>
                <w:lang w:val="en-GB"/>
              </w:rPr>
            </w:pPr>
            <w:r w:rsidRPr="003862D0">
              <w:rPr>
                <w:sz w:val="18"/>
                <w:szCs w:val="18"/>
                <w:lang w:val="en-GB"/>
              </w:rPr>
              <w:t>West Antarctic Ice Sheet and Shelves (9.4.2; Box 9.4)</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5F1E2AC3" w14:textId="7310A7AD" w:rsidR="00BA729A" w:rsidRPr="003862D0" w:rsidRDefault="00BA729A" w:rsidP="00E411D4">
            <w:pPr>
              <w:pStyle w:val="AR6BodyText"/>
              <w:rPr>
                <w:sz w:val="18"/>
                <w:szCs w:val="18"/>
                <w:lang w:val="en-GB"/>
              </w:rPr>
            </w:pPr>
            <w:r w:rsidRPr="003862D0">
              <w:rPr>
                <w:i/>
                <w:iCs/>
                <w:sz w:val="18"/>
                <w:szCs w:val="18"/>
                <w:lang w:val="en-GB"/>
              </w:rPr>
              <w:t xml:space="preserve">Yes, </w:t>
            </w:r>
            <w:ins w:id="5151" w:author="Sara M Tuson" w:date="2021-07-21T08:24:00Z">
              <w:r w:rsidR="00CE6FD8">
                <w:rPr>
                  <w:i/>
                  <w:iCs/>
                  <w:sz w:val="18"/>
                  <w:szCs w:val="18"/>
                  <w:lang w:val="en-GB"/>
                </w:rPr>
                <w:t>h</w:t>
              </w:r>
            </w:ins>
            <w:del w:id="5152"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35B6DDB" w14:textId="4E83346A" w:rsidR="00BA729A" w:rsidRPr="003862D0" w:rsidRDefault="00BA729A" w:rsidP="00E411D4">
            <w:pPr>
              <w:pStyle w:val="AR6BodyText"/>
              <w:rPr>
                <w:sz w:val="18"/>
                <w:szCs w:val="18"/>
                <w:lang w:val="en-GB"/>
              </w:rPr>
            </w:pPr>
            <w:r w:rsidRPr="003862D0">
              <w:rPr>
                <w:sz w:val="18"/>
                <w:szCs w:val="18"/>
                <w:lang w:val="en-GB"/>
              </w:rPr>
              <w:t xml:space="preserve">Irreversible for decades to millennia, </w:t>
            </w:r>
            <w:ins w:id="5153" w:author="Sara M Tuson" w:date="2021-07-21T08:24:00Z">
              <w:r w:rsidR="00CE6FD8">
                <w:rPr>
                  <w:i/>
                  <w:iCs/>
                  <w:sz w:val="18"/>
                  <w:szCs w:val="18"/>
                  <w:lang w:val="en-GB"/>
                </w:rPr>
                <w:t>h</w:t>
              </w:r>
            </w:ins>
            <w:del w:id="5154" w:author="Sara M Tuson" w:date="2021-07-21T08:24:00Z">
              <w:r w:rsidRPr="003862D0" w:rsidDel="00CE6FD8">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05923D6F" w14:textId="20327165" w:rsidR="00BA729A" w:rsidRPr="003862D0" w:rsidRDefault="00BA729A" w:rsidP="00E411D4">
            <w:pPr>
              <w:pStyle w:val="AR6BodyText"/>
              <w:rPr>
                <w:sz w:val="18"/>
                <w:szCs w:val="18"/>
                <w:lang w:val="en-GB"/>
              </w:rPr>
            </w:pPr>
            <w:r w:rsidRPr="003862D0">
              <w:rPr>
                <w:i/>
                <w:iCs/>
                <w:sz w:val="18"/>
                <w:szCs w:val="18"/>
                <w:lang w:val="en-GB"/>
              </w:rPr>
              <w:t>Likely</w:t>
            </w:r>
            <w:r w:rsidRPr="003862D0">
              <w:rPr>
                <w:sz w:val="18"/>
                <w:szCs w:val="18"/>
                <w:lang w:val="en-GB"/>
              </w:rPr>
              <w:t xml:space="preserve"> mass loss under all scenarios; </w:t>
            </w:r>
            <w:ins w:id="5155" w:author="Sara M Tuson" w:date="2021-07-21T08:25:00Z">
              <w:r w:rsidR="00D53F57">
                <w:rPr>
                  <w:i/>
                  <w:iCs/>
                  <w:sz w:val="18"/>
                  <w:szCs w:val="18"/>
                  <w:lang w:val="en-GB"/>
                </w:rPr>
                <w:t>d</w:t>
              </w:r>
            </w:ins>
            <w:del w:id="5156" w:author="Sara M Tuson" w:date="2021-07-21T08:25:00Z">
              <w:r w:rsidRPr="003862D0" w:rsidDel="00D53F57">
                <w:rPr>
                  <w:i/>
                  <w:iCs/>
                  <w:sz w:val="18"/>
                  <w:szCs w:val="18"/>
                  <w:lang w:val="en-GB"/>
                </w:rPr>
                <w:delText>D</w:delText>
              </w:r>
            </w:del>
            <w:r w:rsidRPr="003862D0">
              <w:rPr>
                <w:i/>
                <w:iCs/>
                <w:sz w:val="18"/>
                <w:szCs w:val="18"/>
                <w:lang w:val="en-GB"/>
              </w:rPr>
              <w:t>eep uncertainty</w:t>
            </w:r>
            <w:r w:rsidRPr="003862D0">
              <w:rPr>
                <w:sz w:val="18"/>
                <w:szCs w:val="18"/>
                <w:lang w:val="en-GB"/>
              </w:rPr>
              <w:t xml:space="preserve"> in projections for above 3°C</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564B7AC1" w14:textId="15B02793" w:rsidR="00BA729A" w:rsidRPr="003862D0" w:rsidRDefault="00BA729A" w:rsidP="00E411D4">
            <w:pPr>
              <w:pStyle w:val="AR6BodyText"/>
              <w:rPr>
                <w:sz w:val="18"/>
                <w:szCs w:val="18"/>
                <w:lang w:val="en-GB"/>
              </w:rPr>
            </w:pPr>
            <w:r w:rsidRPr="003862D0">
              <w:rPr>
                <w:sz w:val="18"/>
                <w:szCs w:val="18"/>
                <w:lang w:val="en-GB"/>
              </w:rPr>
              <w:t>Added deep uncertainty at GWL &gt;</w:t>
            </w:r>
            <w:del w:id="5157" w:author="Sara M Tuson" w:date="2021-07-21T08:25:00Z">
              <w:r w:rsidRPr="003862D0" w:rsidDel="00CE6FD8">
                <w:rPr>
                  <w:sz w:val="18"/>
                  <w:szCs w:val="18"/>
                  <w:lang w:val="en-GB"/>
                </w:rPr>
                <w:delText xml:space="preserve"> </w:delText>
              </w:r>
            </w:del>
            <w:r w:rsidRPr="003862D0">
              <w:rPr>
                <w:sz w:val="18"/>
                <w:szCs w:val="18"/>
                <w:lang w:val="en-GB"/>
              </w:rPr>
              <w:t>3°C</w:t>
            </w:r>
          </w:p>
        </w:tc>
      </w:tr>
      <w:tr w:rsidR="00BA729A" w:rsidRPr="003741E9" w14:paraId="0EBAC745" w14:textId="77777777" w:rsidTr="00BA729A">
        <w:trPr>
          <w:trHeight w:val="182"/>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CD11EBD" w14:textId="4A84C5CA" w:rsidR="00BA729A" w:rsidRPr="003862D0" w:rsidRDefault="00BA729A" w:rsidP="00E411D4">
            <w:pPr>
              <w:pStyle w:val="AR6BodyText"/>
              <w:rPr>
                <w:sz w:val="18"/>
                <w:szCs w:val="18"/>
                <w:lang w:val="en-GB"/>
              </w:rPr>
            </w:pPr>
            <w:r w:rsidRPr="003862D0">
              <w:rPr>
                <w:sz w:val="18"/>
                <w:szCs w:val="18"/>
                <w:lang w:val="en-GB"/>
              </w:rPr>
              <w:t>Global Ocean Heat Content (4.5.2.1; 4.6.2.1; 9.2.2; CCBox 7.1)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D94F2A7" w14:textId="157FC5BB" w:rsidR="00BA729A" w:rsidRPr="003862D0" w:rsidRDefault="00BA729A" w:rsidP="00E411D4">
            <w:pPr>
              <w:pStyle w:val="AR6BodyText"/>
              <w:rPr>
                <w:sz w:val="18"/>
                <w:szCs w:val="18"/>
                <w:lang w:val="en-GB"/>
              </w:rPr>
            </w:pPr>
            <w:r w:rsidRPr="003862D0">
              <w:rPr>
                <w:sz w:val="18"/>
                <w:szCs w:val="18"/>
                <w:lang w:val="en-GB"/>
              </w:rPr>
              <w:t xml:space="preserve">No, </w:t>
            </w:r>
            <w:ins w:id="5158" w:author="Sara M Tuson" w:date="2021-07-21T08:27:00Z">
              <w:r w:rsidR="00D53F57">
                <w:rPr>
                  <w:i/>
                  <w:iCs/>
                  <w:sz w:val="18"/>
                  <w:szCs w:val="18"/>
                  <w:lang w:val="en-GB"/>
                </w:rPr>
                <w:t>h</w:t>
              </w:r>
            </w:ins>
            <w:del w:id="5159" w:author="Sara M Tuson" w:date="2021-07-21T08:27: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062DE124" w14:textId="3EBA57DF"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5160" w:author="Sara M Tuson" w:date="2021-07-21T08:27:00Z">
              <w:r w:rsidR="00D53F57">
                <w:rPr>
                  <w:i/>
                  <w:iCs/>
                  <w:sz w:val="18"/>
                  <w:szCs w:val="18"/>
                  <w:lang w:val="en-GB"/>
                </w:rPr>
                <w:t>v</w:t>
              </w:r>
            </w:ins>
            <w:del w:id="5161" w:author="Sara M Tuson" w:date="2021-07-21T08:27: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922C7EB" w14:textId="4B4206A1" w:rsidR="00BA729A" w:rsidRPr="003862D0" w:rsidRDefault="00BA729A" w:rsidP="00E411D4">
            <w:pPr>
              <w:pStyle w:val="AR6BodyText"/>
              <w:rPr>
                <w:sz w:val="18"/>
                <w:szCs w:val="18"/>
                <w:lang w:val="en-GB"/>
              </w:rPr>
            </w:pPr>
            <w:r w:rsidRPr="003862D0">
              <w:rPr>
                <w:i/>
                <w:iCs/>
                <w:sz w:val="18"/>
                <w:szCs w:val="18"/>
                <w:lang w:val="en-GB"/>
              </w:rPr>
              <w:t>Very high confidence</w:t>
            </w:r>
            <w:r w:rsidRPr="003862D0">
              <w:rPr>
                <w:sz w:val="18"/>
                <w:szCs w:val="18"/>
                <w:lang w:val="en-GB"/>
              </w:rPr>
              <w:t xml:space="preserve"> oceans will continue to warm</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365C51CC" w14:textId="452AE1B4" w:rsidR="00BA729A" w:rsidRPr="003862D0" w:rsidRDefault="00BA729A" w:rsidP="00E411D4">
            <w:pPr>
              <w:pStyle w:val="AR6BodyText"/>
              <w:rPr>
                <w:sz w:val="18"/>
                <w:szCs w:val="18"/>
                <w:lang w:val="en-GB"/>
              </w:rPr>
            </w:pPr>
            <w:r w:rsidRPr="003862D0">
              <w:rPr>
                <w:sz w:val="18"/>
                <w:szCs w:val="18"/>
                <w:lang w:val="en-GB"/>
              </w:rPr>
              <w:t>Better consistency with ECS/TCR</w:t>
            </w:r>
          </w:p>
        </w:tc>
      </w:tr>
      <w:tr w:rsidR="00BA729A" w:rsidRPr="003741E9" w14:paraId="4F758386" w14:textId="77777777" w:rsidTr="00BA729A">
        <w:trPr>
          <w:trHeight w:val="800"/>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E7B5279" w14:textId="3767BBF4" w:rsidR="00BA729A" w:rsidRPr="003862D0" w:rsidRDefault="00BA729A" w:rsidP="00E411D4">
            <w:pPr>
              <w:pStyle w:val="AR6BodyText"/>
              <w:rPr>
                <w:sz w:val="18"/>
                <w:szCs w:val="18"/>
                <w:lang w:val="en-GB"/>
              </w:rPr>
            </w:pPr>
            <w:r w:rsidRPr="003862D0">
              <w:rPr>
                <w:sz w:val="18"/>
                <w:szCs w:val="18"/>
                <w:lang w:val="en-GB"/>
              </w:rPr>
              <w:t>Global Sea-Level Rise (4.6.2.1; 4.6.3.2; 9.6.3.5; Box 9.4)</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4C17AC78" w14:textId="6D662309" w:rsidR="00BA729A" w:rsidRPr="003862D0" w:rsidRDefault="00BA729A" w:rsidP="00E411D4">
            <w:pPr>
              <w:pStyle w:val="AR6BodyText"/>
              <w:rPr>
                <w:sz w:val="18"/>
                <w:szCs w:val="18"/>
                <w:lang w:val="en-GB"/>
              </w:rPr>
            </w:pPr>
            <w:r w:rsidRPr="003862D0">
              <w:rPr>
                <w:sz w:val="18"/>
                <w:szCs w:val="18"/>
                <w:lang w:val="en-GB"/>
              </w:rPr>
              <w:t xml:space="preserve">Yes, </w:t>
            </w:r>
            <w:ins w:id="5162" w:author="Sara M Tuson" w:date="2021-07-21T08:27:00Z">
              <w:r w:rsidR="00D53F57">
                <w:rPr>
                  <w:i/>
                  <w:iCs/>
                  <w:sz w:val="18"/>
                  <w:szCs w:val="18"/>
                  <w:lang w:val="en-GB"/>
                </w:rPr>
                <w:t>h</w:t>
              </w:r>
            </w:ins>
            <w:del w:id="5163" w:author="Sara M Tuson" w:date="2021-07-21T08:27: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4340607E" w14:textId="43FB95D2" w:rsidR="00BA729A" w:rsidRPr="003862D0" w:rsidRDefault="00BA729A" w:rsidP="00E411D4">
            <w:pPr>
              <w:pStyle w:val="AR6BodyText"/>
              <w:rPr>
                <w:sz w:val="18"/>
                <w:szCs w:val="18"/>
                <w:lang w:val="en-GB"/>
              </w:rPr>
            </w:pPr>
            <w:r w:rsidRPr="003862D0">
              <w:rPr>
                <w:sz w:val="18"/>
                <w:szCs w:val="18"/>
                <w:lang w:val="en-GB"/>
              </w:rPr>
              <w:t>Irreversible for centuries,</w:t>
            </w:r>
            <w:r w:rsidRPr="003862D0">
              <w:rPr>
                <w:i/>
                <w:iCs/>
                <w:sz w:val="18"/>
                <w:szCs w:val="18"/>
                <w:lang w:val="en-GB"/>
              </w:rPr>
              <w:t xml:space="preserve"> </w:t>
            </w:r>
            <w:ins w:id="5164" w:author="Sara M Tuson" w:date="2021-07-21T08:27:00Z">
              <w:r w:rsidR="00D53F57">
                <w:rPr>
                  <w:i/>
                  <w:iCs/>
                  <w:sz w:val="18"/>
                  <w:szCs w:val="18"/>
                  <w:lang w:val="en-GB"/>
                </w:rPr>
                <w:t>v</w:t>
              </w:r>
            </w:ins>
            <w:del w:id="5165" w:author="Sara M Tuson" w:date="2021-07-21T08:27: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17C2A701" w14:textId="2B19E577" w:rsidR="00BA729A" w:rsidRPr="003862D0" w:rsidRDefault="00BA729A" w:rsidP="00E411D4">
            <w:pPr>
              <w:pStyle w:val="AR6BodyText"/>
              <w:rPr>
                <w:sz w:val="18"/>
                <w:szCs w:val="18"/>
                <w:lang w:val="en-GB"/>
              </w:rPr>
            </w:pPr>
            <w:r w:rsidRPr="003862D0">
              <w:rPr>
                <w:i/>
                <w:iCs/>
                <w:sz w:val="18"/>
                <w:szCs w:val="18"/>
                <w:lang w:val="en-GB"/>
              </w:rPr>
              <w:t>Very high confidence</w:t>
            </w:r>
            <w:r w:rsidRPr="003862D0">
              <w:rPr>
                <w:sz w:val="18"/>
                <w:szCs w:val="18"/>
                <w:lang w:val="en-GB"/>
              </w:rPr>
              <w:t xml:space="preserve"> in continued rise; </w:t>
            </w:r>
            <w:ins w:id="5166" w:author="Sara M Tuson" w:date="2021-07-21T08:28:00Z">
              <w:r w:rsidR="00D53F57">
                <w:rPr>
                  <w:i/>
                  <w:iCs/>
                  <w:sz w:val="18"/>
                  <w:szCs w:val="18"/>
                  <w:lang w:val="en-GB"/>
                </w:rPr>
                <w:t>d</w:t>
              </w:r>
            </w:ins>
            <w:del w:id="5167" w:author="Sara M Tuson" w:date="2021-07-21T08:28:00Z">
              <w:r w:rsidRPr="003862D0" w:rsidDel="00D53F57">
                <w:rPr>
                  <w:i/>
                  <w:iCs/>
                  <w:sz w:val="18"/>
                  <w:szCs w:val="18"/>
                  <w:lang w:val="en-GB"/>
                </w:rPr>
                <w:delText>D</w:delText>
              </w:r>
            </w:del>
            <w:r w:rsidRPr="003862D0">
              <w:rPr>
                <w:i/>
                <w:iCs/>
                <w:sz w:val="18"/>
                <w:szCs w:val="18"/>
                <w:lang w:val="en-GB"/>
              </w:rPr>
              <w:t>eep uncertainty</w:t>
            </w:r>
            <w:r w:rsidRPr="003862D0">
              <w:rPr>
                <w:sz w:val="18"/>
                <w:szCs w:val="18"/>
                <w:lang w:val="en-GB"/>
              </w:rPr>
              <w:t xml:space="preserve"> in projections </w:t>
            </w:r>
            <w:del w:id="5168" w:author="Sara M Tuson" w:date="2021-07-21T08:28:00Z">
              <w:r w:rsidRPr="003862D0" w:rsidDel="00D53F57">
                <w:rPr>
                  <w:sz w:val="18"/>
                  <w:szCs w:val="18"/>
                  <w:lang w:val="en-GB"/>
                </w:rPr>
                <w:delText xml:space="preserve">for </w:delText>
              </w:r>
            </w:del>
            <w:r w:rsidRPr="003862D0">
              <w:rPr>
                <w:sz w:val="18"/>
                <w:szCs w:val="18"/>
                <w:lang w:val="en-GB"/>
              </w:rPr>
              <w:t>above 3°C</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218D940D" w14:textId="4E0A3706" w:rsidR="00BA729A" w:rsidRPr="003862D0" w:rsidRDefault="00BA729A" w:rsidP="00E411D4">
            <w:pPr>
              <w:pStyle w:val="AR6BodyText"/>
              <w:rPr>
                <w:sz w:val="18"/>
                <w:szCs w:val="18"/>
                <w:lang w:val="en-GB"/>
              </w:rPr>
            </w:pPr>
            <w:r w:rsidRPr="003862D0">
              <w:rPr>
                <w:sz w:val="18"/>
                <w:szCs w:val="18"/>
                <w:lang w:val="en-GB"/>
              </w:rPr>
              <w:t>Added deep uncertainty at GWL &gt;</w:t>
            </w:r>
            <w:del w:id="5169" w:author="Sara M Tuson" w:date="2021-07-21T08:25:00Z">
              <w:r w:rsidRPr="003862D0" w:rsidDel="00CE6FD8">
                <w:rPr>
                  <w:sz w:val="18"/>
                  <w:szCs w:val="18"/>
                  <w:lang w:val="en-GB"/>
                </w:rPr>
                <w:delText xml:space="preserve"> </w:delText>
              </w:r>
            </w:del>
            <w:r w:rsidRPr="003862D0">
              <w:rPr>
                <w:sz w:val="18"/>
                <w:szCs w:val="18"/>
                <w:lang w:val="en-GB"/>
              </w:rPr>
              <w:t>3°C</w:t>
            </w:r>
          </w:p>
        </w:tc>
      </w:tr>
      <w:tr w:rsidR="00BA729A" w:rsidRPr="003741E9" w14:paraId="26788B6F" w14:textId="77777777" w:rsidTr="00BA729A">
        <w:trPr>
          <w:trHeight w:val="173"/>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6A438C7C" w14:textId="5600DFE6" w:rsidR="00BA729A" w:rsidRPr="003862D0" w:rsidRDefault="00BA729A" w:rsidP="00E411D4">
            <w:pPr>
              <w:pStyle w:val="AR6BodyText"/>
              <w:rPr>
                <w:sz w:val="18"/>
                <w:szCs w:val="18"/>
                <w:lang w:val="en-GB"/>
              </w:rPr>
            </w:pPr>
            <w:r w:rsidRPr="003862D0">
              <w:rPr>
                <w:sz w:val="18"/>
                <w:szCs w:val="18"/>
                <w:lang w:val="en-GB"/>
              </w:rPr>
              <w:t>AMOC (4.6.3.2; 8.6.1; 9.2.3.1)</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3C7164F6" w14:textId="1523739C" w:rsidR="00BA729A" w:rsidRPr="003862D0" w:rsidRDefault="00BA729A" w:rsidP="00E411D4">
            <w:pPr>
              <w:pStyle w:val="AR6BodyText"/>
              <w:rPr>
                <w:sz w:val="18"/>
                <w:szCs w:val="18"/>
                <w:lang w:val="en-GB"/>
              </w:rPr>
            </w:pPr>
            <w:r w:rsidRPr="003862D0">
              <w:rPr>
                <w:sz w:val="18"/>
                <w:szCs w:val="18"/>
                <w:lang w:val="en-GB"/>
              </w:rPr>
              <w:t xml:space="preserve">Yes, </w:t>
            </w:r>
            <w:ins w:id="5170" w:author="Sara M Tuson" w:date="2021-07-21T08:28:00Z">
              <w:r w:rsidR="00D53F57">
                <w:rPr>
                  <w:i/>
                  <w:iCs/>
                  <w:sz w:val="18"/>
                  <w:szCs w:val="18"/>
                  <w:lang w:val="en-GB"/>
                </w:rPr>
                <w:t>m</w:t>
              </w:r>
            </w:ins>
            <w:del w:id="5171" w:author="Sara M Tuson" w:date="2021-07-21T08:28:00Z">
              <w:r w:rsidRPr="003862D0" w:rsidDel="00D53F57">
                <w:rPr>
                  <w:i/>
                  <w:iCs/>
                  <w:sz w:val="18"/>
                  <w:szCs w:val="18"/>
                  <w:lang w:val="en-GB"/>
                </w:rPr>
                <w:delText>M</w:delText>
              </w:r>
            </w:del>
            <w:r w:rsidRPr="003862D0">
              <w:rPr>
                <w:i/>
                <w:iCs/>
                <w:sz w:val="18"/>
                <w:szCs w:val="18"/>
                <w:lang w:val="en-GB"/>
              </w:rPr>
              <w:t>edium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653B0B21" w14:textId="1FDADA91" w:rsidR="00BA729A" w:rsidRPr="003862D0" w:rsidRDefault="00BA729A" w:rsidP="00E411D4">
            <w:pPr>
              <w:pStyle w:val="AR6BodyText"/>
              <w:rPr>
                <w:sz w:val="18"/>
                <w:szCs w:val="18"/>
                <w:lang w:val="en-GB"/>
              </w:rPr>
            </w:pPr>
            <w:r w:rsidRPr="003862D0">
              <w:rPr>
                <w:sz w:val="18"/>
                <w:szCs w:val="18"/>
                <w:lang w:val="en-GB"/>
              </w:rPr>
              <w:t xml:space="preserve">Reversible within centuries, </w:t>
            </w:r>
            <w:ins w:id="5172" w:author="Sara M Tuson" w:date="2021-07-21T08:28:00Z">
              <w:r w:rsidR="00D53F57">
                <w:rPr>
                  <w:i/>
                  <w:iCs/>
                  <w:sz w:val="18"/>
                  <w:szCs w:val="18"/>
                  <w:lang w:val="en-GB"/>
                </w:rPr>
                <w:t>h</w:t>
              </w:r>
            </w:ins>
            <w:del w:id="5173" w:author="Sara M Tuson" w:date="2021-07-21T08:28:00Z">
              <w:r w:rsidRPr="003862D0" w:rsidDel="00D53F57">
                <w:rPr>
                  <w:i/>
                  <w:iCs/>
                  <w:sz w:val="18"/>
                  <w:szCs w:val="18"/>
                  <w:lang w:val="en-GB"/>
                </w:rPr>
                <w:delText>H</w:delText>
              </w:r>
            </w:del>
            <w:r w:rsidRPr="003862D0">
              <w:rPr>
                <w:i/>
                <w:iCs/>
                <w:sz w:val="18"/>
                <w:szCs w:val="18"/>
                <w:lang w:val="en-GB"/>
              </w:rPr>
              <w:t>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526E20F" w14:textId="4D4AEF06" w:rsidR="00BA729A" w:rsidRPr="003862D0" w:rsidRDefault="00BA729A" w:rsidP="00E411D4">
            <w:pPr>
              <w:pStyle w:val="AR6BodyText"/>
              <w:rPr>
                <w:sz w:val="18"/>
                <w:szCs w:val="18"/>
                <w:lang w:val="en-GB"/>
              </w:rPr>
            </w:pPr>
            <w:r w:rsidRPr="003862D0">
              <w:rPr>
                <w:i/>
                <w:iCs/>
                <w:sz w:val="18"/>
                <w:szCs w:val="18"/>
                <w:lang w:val="en-GB"/>
              </w:rPr>
              <w:t xml:space="preserve">Very likely decline; </w:t>
            </w:r>
            <w:ins w:id="5174" w:author="Sara M Tuson" w:date="2021-07-21T08:28:00Z">
              <w:r w:rsidR="00D53F57">
                <w:rPr>
                  <w:i/>
                  <w:iCs/>
                  <w:sz w:val="18"/>
                  <w:szCs w:val="18"/>
                  <w:lang w:val="en-GB"/>
                </w:rPr>
                <w:t>m</w:t>
              </w:r>
            </w:ins>
            <w:del w:id="5175" w:author="Sara M Tuson" w:date="2021-07-21T08:28:00Z">
              <w:r w:rsidRPr="003862D0" w:rsidDel="00D53F57">
                <w:rPr>
                  <w:i/>
                  <w:iCs/>
                  <w:sz w:val="18"/>
                  <w:szCs w:val="18"/>
                  <w:lang w:val="en-GB"/>
                </w:rPr>
                <w:delText>M</w:delText>
              </w:r>
            </w:del>
            <w:r w:rsidRPr="003862D0">
              <w:rPr>
                <w:i/>
                <w:iCs/>
                <w:sz w:val="18"/>
                <w:szCs w:val="18"/>
                <w:lang w:val="en-GB"/>
              </w:rPr>
              <w:t>edium confidence of no collapse</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FBB1098" w14:textId="3E7DC5A8"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3A11C948" w14:textId="77777777" w:rsidTr="00BA729A">
        <w:trPr>
          <w:trHeight w:val="462"/>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7989F098" w14:textId="00BA52B8" w:rsidR="00BA729A" w:rsidRPr="003862D0" w:rsidRDefault="00BA729A" w:rsidP="00E411D4">
            <w:pPr>
              <w:pStyle w:val="AR6BodyText"/>
              <w:rPr>
                <w:sz w:val="18"/>
                <w:szCs w:val="18"/>
                <w:lang w:val="en-GB"/>
              </w:rPr>
            </w:pPr>
            <w:r w:rsidRPr="003862D0">
              <w:rPr>
                <w:sz w:val="18"/>
                <w:szCs w:val="18"/>
                <w:lang w:val="en-GB"/>
              </w:rPr>
              <w:t>Southern MOC (9.2.3.2)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BDFFE2A" w14:textId="22101F3E" w:rsidR="00BA729A" w:rsidRPr="003862D0" w:rsidRDefault="00BA729A" w:rsidP="00E411D4">
            <w:pPr>
              <w:pStyle w:val="AR6BodyText"/>
              <w:rPr>
                <w:sz w:val="18"/>
                <w:szCs w:val="18"/>
                <w:lang w:val="en-GB"/>
              </w:rPr>
            </w:pPr>
            <w:r w:rsidRPr="003862D0">
              <w:rPr>
                <w:sz w:val="18"/>
                <w:szCs w:val="18"/>
                <w:lang w:val="en-GB"/>
              </w:rPr>
              <w:t xml:space="preserve">Yes, </w:t>
            </w:r>
            <w:ins w:id="5176" w:author="Sara M Tuson" w:date="2021-07-21T08:28:00Z">
              <w:r w:rsidR="00D53F57">
                <w:rPr>
                  <w:i/>
                  <w:iCs/>
                  <w:sz w:val="18"/>
                  <w:szCs w:val="18"/>
                  <w:lang w:val="en-GB"/>
                </w:rPr>
                <w:t>m</w:t>
              </w:r>
            </w:ins>
            <w:del w:id="5177" w:author="Sara M Tuson" w:date="2021-07-21T08:28:00Z">
              <w:r w:rsidRPr="003862D0" w:rsidDel="00D53F57">
                <w:rPr>
                  <w:i/>
                  <w:iCs/>
                  <w:sz w:val="18"/>
                  <w:szCs w:val="18"/>
                  <w:lang w:val="en-GB"/>
                </w:rPr>
                <w:delText>M</w:delText>
              </w:r>
            </w:del>
            <w:r w:rsidRPr="003862D0">
              <w:rPr>
                <w:i/>
                <w:iCs/>
                <w:sz w:val="18"/>
                <w:szCs w:val="18"/>
                <w:lang w:val="en-GB"/>
              </w:rPr>
              <w:t>edium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1B267058" w14:textId="6C9CFA2F" w:rsidR="00BA729A" w:rsidRPr="003862D0" w:rsidRDefault="00BA729A" w:rsidP="00E411D4">
            <w:pPr>
              <w:pStyle w:val="AR6BodyText"/>
              <w:rPr>
                <w:sz w:val="18"/>
                <w:szCs w:val="18"/>
                <w:lang w:val="en-GB"/>
              </w:rPr>
            </w:pPr>
            <w:r w:rsidRPr="003862D0">
              <w:rPr>
                <w:sz w:val="18"/>
                <w:szCs w:val="18"/>
                <w:lang w:val="en-GB"/>
              </w:rPr>
              <w:t>Reversible within decades to centuries,</w:t>
            </w:r>
            <w:r w:rsidRPr="003862D0">
              <w:rPr>
                <w:i/>
                <w:iCs/>
                <w:sz w:val="18"/>
                <w:szCs w:val="18"/>
                <w:lang w:val="en-GB"/>
              </w:rPr>
              <w:t xml:space="preserve"> </w:t>
            </w:r>
            <w:ins w:id="5178" w:author="Sara M Tuson" w:date="2021-07-21T08:28:00Z">
              <w:r w:rsidR="00D53F57">
                <w:rPr>
                  <w:i/>
                  <w:iCs/>
                  <w:sz w:val="18"/>
                  <w:szCs w:val="18"/>
                  <w:lang w:val="en-GB"/>
                </w:rPr>
                <w:t>l</w:t>
              </w:r>
            </w:ins>
            <w:del w:id="5179" w:author="Sara M Tuson" w:date="2021-07-21T08:28:00Z">
              <w:r w:rsidRPr="003862D0" w:rsidDel="00D53F57">
                <w:rPr>
                  <w:i/>
                  <w:iCs/>
                  <w:sz w:val="18"/>
                  <w:szCs w:val="18"/>
                  <w:lang w:val="en-GB"/>
                </w:rPr>
                <w:delText>L</w:delText>
              </w:r>
            </w:del>
            <w:r w:rsidRPr="003862D0">
              <w:rPr>
                <w:i/>
                <w:iCs/>
                <w:sz w:val="18"/>
                <w:szCs w:val="18"/>
                <w:lang w:val="en-GB"/>
              </w:rPr>
              <w:t>ow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CB0A6B4" w14:textId="5103957D"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decrease in strength</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0FF80CDA" w14:textId="1105CC5B"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741E9" w14:paraId="0B64612B" w14:textId="77777777" w:rsidTr="00BA729A">
        <w:trPr>
          <w:trHeight w:val="332"/>
        </w:trPr>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5763B0F0" w14:textId="387FA256" w:rsidR="00BA729A" w:rsidRPr="003862D0" w:rsidRDefault="00BA729A" w:rsidP="00E411D4">
            <w:pPr>
              <w:pStyle w:val="AR6BodyText"/>
              <w:rPr>
                <w:sz w:val="18"/>
                <w:szCs w:val="18"/>
                <w:lang w:val="en-GB"/>
              </w:rPr>
            </w:pPr>
            <w:r w:rsidRPr="003862D0">
              <w:rPr>
                <w:sz w:val="18"/>
                <w:szCs w:val="18"/>
                <w:lang w:val="en-GB"/>
              </w:rPr>
              <w:t>Ocean Acidification (4.3.2.5; 5.4.2 ; 5.4.4)</w:t>
            </w:r>
          </w:p>
        </w:tc>
        <w:tc>
          <w:tcPr>
            <w:tcW w:w="1327"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2687C29A" w14:textId="0769B73E" w:rsidR="00BA729A" w:rsidRPr="003862D0" w:rsidRDefault="00BA729A" w:rsidP="00E411D4">
            <w:pPr>
              <w:pStyle w:val="AR6BodyText"/>
              <w:rPr>
                <w:sz w:val="18"/>
                <w:szCs w:val="18"/>
                <w:lang w:val="en-GB"/>
              </w:rPr>
            </w:pPr>
            <w:r w:rsidRPr="003862D0">
              <w:rPr>
                <w:sz w:val="18"/>
                <w:szCs w:val="18"/>
                <w:lang w:val="en-GB"/>
              </w:rPr>
              <w:t xml:space="preserve">Yes, </w:t>
            </w:r>
            <w:ins w:id="5180" w:author="Sara M Tuson" w:date="2021-07-21T08:28:00Z">
              <w:r w:rsidR="00D53F57">
                <w:rPr>
                  <w:i/>
                  <w:iCs/>
                  <w:sz w:val="18"/>
                  <w:szCs w:val="18"/>
                  <w:lang w:val="en-GB"/>
                </w:rPr>
                <w:t>h</w:t>
              </w:r>
            </w:ins>
            <w:del w:id="5181" w:author="Sara M Tuson" w:date="2021-07-21T08:28: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41415880" w14:textId="4DFC21F4" w:rsidR="00BA729A" w:rsidRPr="003862D0" w:rsidRDefault="00BA729A" w:rsidP="00E411D4">
            <w:pPr>
              <w:pStyle w:val="AR6BodyText"/>
              <w:rPr>
                <w:sz w:val="18"/>
                <w:szCs w:val="18"/>
                <w:lang w:val="en-GB"/>
              </w:rPr>
            </w:pPr>
            <w:r w:rsidRPr="003862D0">
              <w:rPr>
                <w:sz w:val="18"/>
                <w:szCs w:val="18"/>
                <w:lang w:val="en-GB"/>
              </w:rPr>
              <w:t xml:space="preserve">Reversible at surface; irreversible for centuries to millennia at depth, </w:t>
            </w:r>
            <w:ins w:id="5182" w:author="Sara M Tuson" w:date="2021-07-21T08:28:00Z">
              <w:r w:rsidR="00D53F57">
                <w:rPr>
                  <w:i/>
                  <w:iCs/>
                  <w:sz w:val="18"/>
                  <w:szCs w:val="18"/>
                  <w:lang w:val="en-GB"/>
                </w:rPr>
                <w:t>v</w:t>
              </w:r>
            </w:ins>
            <w:del w:id="5183" w:author="Sara M Tuson" w:date="2021-07-21T08:28:00Z">
              <w:r w:rsidRPr="003862D0" w:rsidDel="00D53F57">
                <w:rPr>
                  <w:i/>
                  <w:iCs/>
                  <w:sz w:val="18"/>
                  <w:szCs w:val="18"/>
                  <w:lang w:val="en-GB"/>
                </w:rPr>
                <w:delText>V</w:delText>
              </w:r>
            </w:del>
            <w:r w:rsidRPr="003862D0">
              <w:rPr>
                <w:i/>
                <w:iCs/>
                <w:sz w:val="18"/>
                <w:szCs w:val="18"/>
                <w:lang w:val="en-GB"/>
              </w:rPr>
              <w:t>ery high confidence</w:t>
            </w:r>
          </w:p>
        </w:tc>
        <w:tc>
          <w:tcPr>
            <w:tcW w:w="3686" w:type="dxa"/>
            <w:tcBorders>
              <w:top w:val="single" w:sz="4" w:space="0" w:color="auto"/>
              <w:left w:val="single" w:sz="4" w:space="0" w:color="auto"/>
              <w:bottom w:val="single" w:sz="4" w:space="0" w:color="auto"/>
              <w:right w:val="single" w:sz="4" w:space="0" w:color="auto"/>
            </w:tcBorders>
            <w:shd w:val="clear" w:color="auto" w:fill="FFFFFF" w:themeFill="background1"/>
            <w:tcMar>
              <w:top w:w="20" w:type="dxa"/>
              <w:left w:w="20" w:type="dxa"/>
              <w:bottom w:w="20" w:type="dxa"/>
              <w:right w:w="20" w:type="dxa"/>
            </w:tcMar>
            <w:hideMark/>
          </w:tcPr>
          <w:p w14:paraId="02ECF614" w14:textId="4C23D815" w:rsidR="00BA729A" w:rsidRPr="003862D0" w:rsidRDefault="00BA729A" w:rsidP="00E411D4">
            <w:pPr>
              <w:pStyle w:val="AR6BodyText"/>
              <w:rPr>
                <w:sz w:val="18"/>
                <w:szCs w:val="18"/>
                <w:lang w:val="en-GB"/>
              </w:rPr>
            </w:pPr>
            <w:r w:rsidRPr="003862D0">
              <w:rPr>
                <w:i/>
                <w:iCs/>
                <w:sz w:val="18"/>
                <w:szCs w:val="18"/>
                <w:lang w:val="en-GB"/>
              </w:rPr>
              <w:t>Virtually certain</w:t>
            </w:r>
            <w:r w:rsidRPr="003862D0">
              <w:rPr>
                <w:sz w:val="18"/>
                <w:szCs w:val="18"/>
                <w:lang w:val="en-GB"/>
              </w:rPr>
              <w:t xml:space="preserve"> to continue with increasing CO</w:t>
            </w:r>
            <w:r w:rsidRPr="003862D0">
              <w:rPr>
                <w:sz w:val="18"/>
                <w:szCs w:val="18"/>
                <w:vertAlign w:val="subscript"/>
                <w:lang w:val="en-GB"/>
              </w:rPr>
              <w:t>2</w:t>
            </w:r>
            <w:r w:rsidRPr="003862D0">
              <w:rPr>
                <w:sz w:val="18"/>
                <w:szCs w:val="18"/>
                <w:lang w:val="en-GB"/>
              </w:rPr>
              <w:t xml:space="preserve">; </w:t>
            </w:r>
            <w:ins w:id="5184" w:author="Sara M Tuson" w:date="2021-07-21T08:28:00Z">
              <w:r w:rsidR="00D53F57">
                <w:rPr>
                  <w:sz w:val="18"/>
                  <w:szCs w:val="18"/>
                  <w:lang w:val="en-GB"/>
                </w:rPr>
                <w:t>l</w:t>
              </w:r>
            </w:ins>
            <w:del w:id="5185" w:author="Sara M Tuson" w:date="2021-07-21T08:28:00Z">
              <w:r w:rsidRPr="003862D0" w:rsidDel="00D53F57">
                <w:rPr>
                  <w:sz w:val="18"/>
                  <w:szCs w:val="18"/>
                  <w:lang w:val="en-GB"/>
                </w:rPr>
                <w:delText>L</w:delText>
              </w:r>
            </w:del>
            <w:r w:rsidRPr="003862D0">
              <w:rPr>
                <w:sz w:val="18"/>
                <w:szCs w:val="18"/>
                <w:lang w:val="en-GB"/>
              </w:rPr>
              <w:t>ikely polar aragonite undersaturation</w:t>
            </w:r>
          </w:p>
        </w:tc>
        <w:tc>
          <w:tcPr>
            <w:tcW w:w="1921"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60" w:type="dxa"/>
              <w:bottom w:w="100" w:type="dxa"/>
              <w:right w:w="60" w:type="dxa"/>
            </w:tcMar>
            <w:hideMark/>
          </w:tcPr>
          <w:p w14:paraId="57A90CFE" w14:textId="24D0135A" w:rsidR="00BA729A" w:rsidRPr="003862D0" w:rsidRDefault="00BA729A" w:rsidP="00E411D4">
            <w:pPr>
              <w:pStyle w:val="AR6BodyText"/>
              <w:rPr>
                <w:sz w:val="18"/>
                <w:szCs w:val="18"/>
                <w:lang w:val="en-GB"/>
              </w:rPr>
            </w:pPr>
            <w:r w:rsidRPr="003862D0">
              <w:rPr>
                <w:sz w:val="18"/>
                <w:szCs w:val="18"/>
                <w:lang w:val="en-GB"/>
              </w:rPr>
              <w:t>More lines of evidence than SROCC</w:t>
            </w:r>
          </w:p>
        </w:tc>
      </w:tr>
      <w:tr w:rsidR="00BA729A" w:rsidRPr="003862D0" w14:paraId="2D8E84FC" w14:textId="77777777" w:rsidTr="00BA729A">
        <w:trPr>
          <w:trHeight w:val="357"/>
        </w:trPr>
        <w:tc>
          <w:tcPr>
            <w:tcW w:w="2138"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24F06086" w14:textId="0D0DB744" w:rsidR="00BA729A" w:rsidRPr="003862D0" w:rsidRDefault="00BA729A" w:rsidP="00E411D4">
            <w:pPr>
              <w:pStyle w:val="AR6BodyText"/>
              <w:rPr>
                <w:sz w:val="18"/>
                <w:szCs w:val="18"/>
                <w:lang w:val="en-GB"/>
              </w:rPr>
            </w:pPr>
            <w:r w:rsidRPr="003862D0">
              <w:rPr>
                <w:sz w:val="18"/>
                <w:szCs w:val="18"/>
                <w:lang w:val="en-GB"/>
              </w:rPr>
              <w:t>Ocean Deoxygenation (5.3.3.2)</w:t>
            </w:r>
          </w:p>
        </w:tc>
        <w:tc>
          <w:tcPr>
            <w:tcW w:w="1327"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34B3CD79" w14:textId="331D385B" w:rsidR="00BA729A" w:rsidRPr="003862D0" w:rsidRDefault="00BA729A" w:rsidP="00E411D4">
            <w:pPr>
              <w:pStyle w:val="AR6BodyText"/>
              <w:rPr>
                <w:sz w:val="18"/>
                <w:szCs w:val="18"/>
                <w:lang w:val="en-GB"/>
              </w:rPr>
            </w:pPr>
            <w:r w:rsidRPr="003862D0">
              <w:rPr>
                <w:sz w:val="18"/>
                <w:szCs w:val="18"/>
                <w:lang w:val="en-GB"/>
              </w:rPr>
              <w:t xml:space="preserve">Yes, </w:t>
            </w:r>
            <w:ins w:id="5186" w:author="Sara M Tuson" w:date="2021-07-21T08:29:00Z">
              <w:r w:rsidR="00D53F57">
                <w:rPr>
                  <w:i/>
                  <w:iCs/>
                  <w:sz w:val="18"/>
                  <w:szCs w:val="18"/>
                  <w:lang w:val="en-GB"/>
                </w:rPr>
                <w:t>h</w:t>
              </w:r>
            </w:ins>
            <w:del w:id="5187" w:author="Sara M Tuson" w:date="2021-07-21T08:29:00Z">
              <w:r w:rsidRPr="003862D0" w:rsidDel="00D53F57">
                <w:rPr>
                  <w:i/>
                  <w:iCs/>
                  <w:sz w:val="18"/>
                  <w:szCs w:val="18"/>
                  <w:lang w:val="en-GB"/>
                </w:rPr>
                <w:delText>H</w:delText>
              </w:r>
            </w:del>
            <w:r w:rsidRPr="003862D0">
              <w:rPr>
                <w:i/>
                <w:iCs/>
                <w:sz w:val="18"/>
                <w:szCs w:val="18"/>
                <w:lang w:val="en-GB"/>
              </w:rPr>
              <w:t>igh confidence</w:t>
            </w:r>
          </w:p>
        </w:tc>
        <w:tc>
          <w:tcPr>
            <w:tcW w:w="2268"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70DE57CC" w14:textId="2FEDEBEF" w:rsidR="00BA729A" w:rsidRPr="003862D0" w:rsidRDefault="00BA729A" w:rsidP="00E411D4">
            <w:pPr>
              <w:pStyle w:val="AR6BodyText"/>
              <w:rPr>
                <w:sz w:val="18"/>
                <w:szCs w:val="18"/>
                <w:lang w:val="en-GB"/>
              </w:rPr>
            </w:pPr>
            <w:r w:rsidRPr="003862D0">
              <w:rPr>
                <w:sz w:val="18"/>
                <w:szCs w:val="18"/>
                <w:lang w:val="en-GB"/>
              </w:rPr>
              <w:t xml:space="preserve">Reversible at surface; irreversible for centuries to millennia at depth, </w:t>
            </w:r>
            <w:ins w:id="5188" w:author="Sara M Tuson" w:date="2021-07-21T08:29:00Z">
              <w:r w:rsidR="00D53F57">
                <w:rPr>
                  <w:i/>
                  <w:iCs/>
                  <w:sz w:val="18"/>
                  <w:szCs w:val="18"/>
                  <w:lang w:val="en-GB"/>
                </w:rPr>
                <w:t>m</w:t>
              </w:r>
            </w:ins>
            <w:del w:id="5189" w:author="Sara M Tuson" w:date="2021-07-21T08:29:00Z">
              <w:r w:rsidRPr="003862D0" w:rsidDel="00D53F57">
                <w:rPr>
                  <w:i/>
                  <w:iCs/>
                  <w:sz w:val="18"/>
                  <w:szCs w:val="18"/>
                  <w:lang w:val="en-GB"/>
                </w:rPr>
                <w:delText>M</w:delText>
              </w:r>
            </w:del>
            <w:r w:rsidRPr="003862D0">
              <w:rPr>
                <w:i/>
                <w:iCs/>
                <w:sz w:val="18"/>
                <w:szCs w:val="18"/>
                <w:lang w:val="en-GB"/>
              </w:rPr>
              <w:t>edium confidence</w:t>
            </w:r>
          </w:p>
        </w:tc>
        <w:tc>
          <w:tcPr>
            <w:tcW w:w="3686" w:type="dxa"/>
            <w:tcBorders>
              <w:top w:val="single" w:sz="4" w:space="0" w:color="auto"/>
              <w:left w:val="single" w:sz="4" w:space="0" w:color="auto"/>
              <w:bottom w:val="single" w:sz="4" w:space="0" w:color="auto"/>
              <w:right w:val="single" w:sz="4" w:space="0" w:color="auto"/>
            </w:tcBorders>
            <w:shd w:val="clear" w:color="auto" w:fill="FFF2CC"/>
            <w:tcMar>
              <w:top w:w="20" w:type="dxa"/>
              <w:left w:w="20" w:type="dxa"/>
              <w:bottom w:w="20" w:type="dxa"/>
              <w:right w:w="20" w:type="dxa"/>
            </w:tcMar>
            <w:hideMark/>
          </w:tcPr>
          <w:p w14:paraId="1CDB19D5" w14:textId="0655C007" w:rsidR="00BA729A" w:rsidRPr="003862D0" w:rsidRDefault="00BA729A" w:rsidP="00E411D4">
            <w:pPr>
              <w:pStyle w:val="AR6BodyText"/>
              <w:rPr>
                <w:sz w:val="18"/>
                <w:szCs w:val="18"/>
                <w:lang w:val="en-GB"/>
              </w:rPr>
            </w:pPr>
            <w:r w:rsidRPr="003862D0">
              <w:rPr>
                <w:i/>
                <w:iCs/>
                <w:sz w:val="18"/>
                <w:szCs w:val="18"/>
                <w:lang w:val="en-GB"/>
              </w:rPr>
              <w:t>Medium confidence</w:t>
            </w:r>
            <w:r w:rsidRPr="003862D0">
              <w:rPr>
                <w:sz w:val="18"/>
                <w:szCs w:val="18"/>
                <w:lang w:val="en-GB"/>
              </w:rPr>
              <w:t xml:space="preserve"> in deoxygenation rates and increased hypoxia</w:t>
            </w:r>
          </w:p>
        </w:tc>
        <w:tc>
          <w:tcPr>
            <w:tcW w:w="1921" w:type="dxa"/>
            <w:tcBorders>
              <w:top w:val="single" w:sz="4" w:space="0" w:color="auto"/>
              <w:left w:val="single" w:sz="4" w:space="0" w:color="auto"/>
              <w:bottom w:val="single" w:sz="4" w:space="0" w:color="auto"/>
              <w:right w:val="single" w:sz="4" w:space="0" w:color="auto"/>
            </w:tcBorders>
            <w:shd w:val="clear" w:color="auto" w:fill="FFF2CC"/>
            <w:tcMar>
              <w:top w:w="100" w:type="dxa"/>
              <w:left w:w="60" w:type="dxa"/>
              <w:bottom w:w="100" w:type="dxa"/>
              <w:right w:w="60" w:type="dxa"/>
            </w:tcMar>
            <w:hideMark/>
          </w:tcPr>
          <w:p w14:paraId="1C7AC970" w14:textId="03242009" w:rsidR="00BA729A" w:rsidRPr="003862D0" w:rsidRDefault="00BA729A" w:rsidP="00E411D4">
            <w:pPr>
              <w:pStyle w:val="AR6BodyText"/>
              <w:rPr>
                <w:sz w:val="18"/>
                <w:szCs w:val="18"/>
                <w:lang w:val="en-GB"/>
              </w:rPr>
            </w:pPr>
            <w:r w:rsidRPr="003862D0">
              <w:rPr>
                <w:sz w:val="18"/>
                <w:szCs w:val="18"/>
                <w:lang w:val="en-GB"/>
              </w:rPr>
              <w:t>Improved CMIP6 simulation</w:t>
            </w:r>
          </w:p>
        </w:tc>
      </w:tr>
    </w:tbl>
    <w:p w14:paraId="2F4F6703" w14:textId="586B3EC9" w:rsidR="004C4B4A" w:rsidRPr="003862D0" w:rsidRDefault="004C4B4A" w:rsidP="004C4B4A">
      <w:pPr>
        <w:pStyle w:val="AR6BodyText"/>
        <w:rPr>
          <w:b/>
          <w:lang w:val="en-GB"/>
        </w:rPr>
      </w:pPr>
      <w:r w:rsidRPr="003862D0">
        <w:rPr>
          <w:lang w:val="en-GB" w:eastAsia="en-US"/>
        </w:rPr>
        <w:br/>
      </w:r>
      <w:r w:rsidRPr="003862D0">
        <w:rPr>
          <w:b/>
          <w:lang w:val="en-GB"/>
        </w:rPr>
        <w:t>[END TABLE 4.10 HERE]</w:t>
      </w:r>
    </w:p>
    <w:p w14:paraId="3C6E347B" w14:textId="2B6186DD" w:rsidR="00E6172A" w:rsidRPr="003862D0" w:rsidRDefault="00E6172A">
      <w:pPr>
        <w:rPr>
          <w:lang w:val="en-GB"/>
        </w:rPr>
      </w:pPr>
    </w:p>
    <w:p w14:paraId="3D5D4DD6" w14:textId="77777777" w:rsidR="004C4B4A" w:rsidRPr="003862D0" w:rsidRDefault="004C4B4A" w:rsidP="004C4B4A">
      <w:pPr>
        <w:pStyle w:val="AR6BodyText"/>
        <w:rPr>
          <w:lang w:val="en-GB" w:eastAsia="en-US"/>
        </w:rPr>
      </w:pPr>
    </w:p>
    <w:p w14:paraId="3F7FE46F" w14:textId="369F6C5C" w:rsidR="004C4B4A" w:rsidRPr="003862D0" w:rsidRDefault="004C4B4A" w:rsidP="004C4B4A">
      <w:pPr>
        <w:pStyle w:val="AR6Chap4Level141"/>
        <w:rPr>
          <w:lang w:val="en-GB"/>
        </w:rPr>
      </w:pPr>
      <w:bookmarkStart w:id="5190" w:name="_Ref29558567"/>
      <w:bookmarkStart w:id="5191" w:name="_Toc29748300"/>
      <w:bookmarkStart w:id="5192" w:name="_Toc29748486"/>
      <w:bookmarkStart w:id="5193" w:name="_Toc29749239"/>
      <w:bookmarkStart w:id="5194" w:name="_Toc29751053"/>
      <w:bookmarkStart w:id="5195" w:name="_Toc33523340"/>
      <w:bookmarkStart w:id="5196" w:name="_Toc56878759"/>
      <w:bookmarkStart w:id="5197" w:name="_Toc56879180"/>
      <w:bookmarkStart w:id="5198" w:name="_Toc56879722"/>
      <w:bookmarkStart w:id="5199" w:name="_Toc56880388"/>
      <w:bookmarkStart w:id="5200" w:name="_Toc56880484"/>
      <w:bookmarkStart w:id="5201" w:name="_Toc56880554"/>
      <w:bookmarkStart w:id="5202" w:name="_Toc56880678"/>
      <w:bookmarkStart w:id="5203" w:name="_Toc56881952"/>
      <w:bookmarkStart w:id="5204" w:name="_Toc57156912"/>
      <w:bookmarkStart w:id="5205" w:name="_Toc65519609"/>
      <w:bookmarkStart w:id="5206" w:name="_Toc66099796"/>
      <w:bookmarkStart w:id="5207" w:name="_Toc66646083"/>
      <w:bookmarkStart w:id="5208" w:name="_Toc69752556"/>
      <w:bookmarkStart w:id="5209" w:name="_Toc66379323"/>
      <w:bookmarkStart w:id="5210" w:name="_Toc66467026"/>
      <w:bookmarkStart w:id="5211" w:name="_Toc66467310"/>
      <w:bookmarkStart w:id="5212" w:name="_Toc66574565"/>
      <w:bookmarkStart w:id="5213" w:name="_Toc66574736"/>
      <w:r w:rsidRPr="003862D0">
        <w:rPr>
          <w:lang w:val="en-GB"/>
        </w:rPr>
        <w:t>Low-Likelihood</w:t>
      </w:r>
      <w:ins w:id="5214" w:author="Sara M Tuson" w:date="2021-07-19T20:13:00Z">
        <w:r w:rsidR="008F2E1D">
          <w:rPr>
            <w:lang w:val="en-GB"/>
          </w:rPr>
          <w:t>,</w:t>
        </w:r>
      </w:ins>
      <w:r w:rsidRPr="003862D0">
        <w:rPr>
          <w:lang w:val="en-GB"/>
        </w:rPr>
        <w:t xml:space="preserve"> High-Warming Storylines</w:t>
      </w:r>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r w:rsidR="00B74D02" w:rsidRPr="003862D0">
        <w:rPr>
          <w:lang w:val="en-GB"/>
        </w:rPr>
        <w:t xml:space="preserve"> </w:t>
      </w:r>
      <w:bookmarkEnd w:id="5209"/>
      <w:bookmarkEnd w:id="5210"/>
      <w:bookmarkEnd w:id="5211"/>
      <w:bookmarkEnd w:id="5212"/>
      <w:bookmarkEnd w:id="5213"/>
    </w:p>
    <w:p w14:paraId="286B3A10" w14:textId="4C27D75A" w:rsidR="004C4B4A" w:rsidRPr="003862D0" w:rsidRDefault="004C4B4A" w:rsidP="004C4B4A">
      <w:pPr>
        <w:pStyle w:val="AR6BodyText"/>
        <w:rPr>
          <w:lang w:val="en-GB"/>
        </w:rPr>
      </w:pPr>
      <w:r w:rsidRPr="003862D0">
        <w:rPr>
          <w:lang w:val="en-GB"/>
        </w:rPr>
        <w:br/>
      </w:r>
      <w:r w:rsidRPr="003862D0">
        <w:rPr>
          <w:lang w:val="en-GB" w:eastAsia="en-US"/>
        </w:rPr>
        <w:t xml:space="preserve">Previous IPCC assessments have primarily assessed the projected </w:t>
      </w:r>
      <w:r w:rsidRPr="003862D0">
        <w:rPr>
          <w:i/>
          <w:lang w:val="en-GB" w:eastAsia="en-US"/>
        </w:rPr>
        <w:t>likely</w:t>
      </w:r>
      <w:r w:rsidRPr="003862D0">
        <w:rPr>
          <w:lang w:val="en-GB" w:eastAsia="en-US"/>
        </w:rPr>
        <w:t xml:space="preserve"> range of changes (e.g.,</w:t>
      </w:r>
      <w:r w:rsidR="004E3771" w:rsidRPr="003862D0">
        <w:rPr>
          <w:lang w:val="en-GB" w:eastAsia="en-US"/>
        </w:rPr>
        <w:t xml:space="preserve"> </w:t>
      </w:r>
      <w:r w:rsidR="004E3771" w:rsidRPr="003862D0">
        <w:rPr>
          <w:lang w:val="en-GB"/>
        </w:rPr>
        <w:fldChar w:fldCharType="begin" w:fldLock="1"/>
      </w:r>
      <w:r w:rsidR="00CD3B49">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"Jean-Louis -L.",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J.",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"K4226", "given" : "Rt13", "non-dropping-particle" : "", "parse-names" : false, "suffix" : "" } ], "type" : "chapter" }, "uris" : [ "http://www.mendeley.com/documents/?uuid=1ed24c88-e83b-4d0b-9e4b-4a09d103615c" ] } ], "mendeley" : { "formattedCitation" : "(Collins et al., 2013)", "manualFormatting" : "Collins et al., (2013)", "plainTextFormattedCitation" : "(Collins et al., 2013)", "previouslyFormattedCitation" : "(Collins et al., 2013)" }, "properties" : { "noteIndex" : 0 }, "schema" : "https://github.com/citation-style-language/schema/raw/master/csl-citation.json" }</w:instrText>
      </w:r>
      <w:r w:rsidR="004E3771" w:rsidRPr="003862D0">
        <w:rPr>
          <w:lang w:val="en-GB"/>
        </w:rPr>
        <w:fldChar w:fldCharType="separate"/>
      </w:r>
      <w:del w:id="5215" w:author="Ian Blenkinsop" w:date="2021-07-27T16:35:00Z">
        <w:r w:rsidR="00016735" w:rsidDel="004B458E">
          <w:rPr>
            <w:noProof/>
            <w:lang w:val="en-GB"/>
          </w:rPr>
          <w:delText>(</w:delText>
        </w:r>
      </w:del>
      <w:r w:rsidR="00016735">
        <w:rPr>
          <w:noProof/>
          <w:lang w:val="en-GB"/>
        </w:rPr>
        <w:t xml:space="preserve">Collins et al., </w:t>
      </w:r>
      <w:ins w:id="5216" w:author="Ian Blenkinsop" w:date="2021-07-27T16:35:00Z">
        <w:r w:rsidR="004B458E">
          <w:rPr>
            <w:noProof/>
            <w:lang w:val="en-GB"/>
          </w:rPr>
          <w:t>(</w:t>
        </w:r>
      </w:ins>
      <w:r w:rsidR="00016735">
        <w:rPr>
          <w:noProof/>
          <w:lang w:val="en-GB"/>
        </w:rPr>
        <w:t>2013)</w:t>
      </w:r>
      <w:r w:rsidR="004E3771" w:rsidRPr="003862D0">
        <w:rPr>
          <w:lang w:val="en-GB"/>
        </w:rPr>
        <w:fldChar w:fldCharType="end"/>
      </w:r>
      <w:del w:id="5217" w:author="Ian Blenkinsop" w:date="2021-07-27T16:35:00Z">
        <w:r w:rsidRPr="003862D0" w:rsidDel="004B458E">
          <w:rPr>
            <w:lang w:val="en-GB" w:eastAsia="en-US"/>
          </w:rPr>
          <w:delText>,</w:delText>
        </w:r>
      </w:del>
      <w:ins w:id="5218" w:author="Ian Blenkinsop" w:date="2021-07-27T16:35:00Z">
        <w:r w:rsidR="004B458E">
          <w:rPr>
            <w:lang w:val="en-GB" w:eastAsia="en-US"/>
          </w:rPr>
          <w:t>;</w:t>
        </w:r>
      </w:ins>
      <w:r w:rsidRPr="003862D0">
        <w:rPr>
          <w:lang w:val="en-GB" w:eastAsia="en-US"/>
        </w:rPr>
        <w:t xml:space="preserve"> see also </w:t>
      </w:r>
      <w:del w:id="5219" w:author="Ian Blenkinsop" w:date="2021-07-27T16:35:00Z">
        <w:r w:rsidRPr="003862D0" w:rsidDel="004B458E">
          <w:rPr>
            <w:lang w:val="en-GB" w:eastAsia="en-US"/>
          </w:rPr>
          <w:delText xml:space="preserve">BOX </w:delText>
        </w:r>
      </w:del>
      <w:ins w:id="5220" w:author="Ian Blenkinsop" w:date="2021-07-27T16:35:00Z">
        <w:r w:rsidR="004B458E" w:rsidRPr="003862D0">
          <w:rPr>
            <w:lang w:val="en-GB" w:eastAsia="en-US"/>
          </w:rPr>
          <w:t>B</w:t>
        </w:r>
        <w:r w:rsidR="004B458E">
          <w:rPr>
            <w:lang w:val="en-GB" w:eastAsia="en-US"/>
          </w:rPr>
          <w:t>ox</w:t>
        </w:r>
        <w:r w:rsidR="004B458E" w:rsidRPr="003862D0">
          <w:rPr>
            <w:lang w:val="en-GB" w:eastAsia="en-US"/>
          </w:rPr>
          <w:t xml:space="preserve"> </w:t>
        </w:r>
      </w:ins>
      <w:r w:rsidRPr="003862D0">
        <w:rPr>
          <w:lang w:val="en-GB" w:eastAsia="en-US"/>
        </w:rPr>
        <w:t xml:space="preserve">1.1). The focus on the </w:t>
      </w:r>
      <w:r w:rsidRPr="003862D0">
        <w:rPr>
          <w:i/>
          <w:lang w:val="en-GB" w:eastAsia="en-US"/>
        </w:rPr>
        <w:t>likely</w:t>
      </w:r>
      <w:r w:rsidRPr="003862D0">
        <w:rPr>
          <w:lang w:val="en-GB" w:eastAsia="en-US"/>
        </w:rPr>
        <w:t xml:space="preserve"> range partly results from the design of model intercomparison projects that are not targeted to systematically assess the upper and lower bounds of projections, which in principle would require a systematic sampling of structural and parametric model uncertainties. The upper and lower bounds of model projections may further be sensitive to the missing representation of processes and to deep uncertainties about aspects of the climate system (Section 1.2.3.1). </w:t>
      </w:r>
    </w:p>
    <w:p w14:paraId="349F3315" w14:textId="77777777" w:rsidR="004C4B4A" w:rsidRPr="003862D0" w:rsidRDefault="004C4B4A" w:rsidP="004C4B4A">
      <w:pPr>
        <w:pStyle w:val="AR6BodyText"/>
        <w:rPr>
          <w:lang w:val="en-GB" w:eastAsia="en-US"/>
        </w:rPr>
      </w:pPr>
    </w:p>
    <w:p w14:paraId="5A777A1A" w14:textId="5E68206F" w:rsidR="004C4B4A" w:rsidRPr="003862D0" w:rsidRDefault="004C4B4A" w:rsidP="004C4B4A">
      <w:pPr>
        <w:pStyle w:val="AR6BodyText"/>
        <w:rPr>
          <w:lang w:val="en-GB" w:eastAsia="en-US"/>
        </w:rPr>
      </w:pPr>
      <w:r w:rsidRPr="003862D0">
        <w:rPr>
          <w:lang w:val="en-GB" w:eastAsia="en-US"/>
        </w:rPr>
        <w:t xml:space="preserve">However, a comprehensive risk assessment requires taking into account </w:t>
      </w:r>
      <w:del w:id="5221" w:author="Sara M Tuson" w:date="2021-07-21T08:31:00Z">
        <w:r w:rsidRPr="003862D0" w:rsidDel="00D53F57">
          <w:rPr>
            <w:lang w:val="en-GB" w:eastAsia="en-US"/>
          </w:rPr>
          <w:delText xml:space="preserve">also </w:delText>
        </w:r>
      </w:del>
      <w:r w:rsidRPr="003862D0">
        <w:rPr>
          <w:lang w:val="en-GB" w:eastAsia="en-US"/>
        </w:rPr>
        <w:t xml:space="preserve">high potential levels of warming whose likelihood is low, but potential impacts on society and ecosystems are high </w:t>
      </w:r>
      <w:r w:rsidRPr="003862D0">
        <w:rPr>
          <w:lang w:val="en-GB" w:eastAsia="en-US"/>
        </w:rPr>
        <w:fldChar w:fldCharType="begin" w:fldLock="1"/>
      </w:r>
      <w:r w:rsidR="00CD3B49">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"id" : "ITEM-2", "itemData" : { "DOI" : "10.1073/pnas.1618481114", "ISSN" : "0027-8424", "abstract" : "The historic Paris Agreement calls for limiting global temperature rise to \u201cwell below 2 \u00b0C.\u201d Because of uncertainties in emission scenarios, climate, and carbon cycle feedback, we interpret the Paris Agreement in terms of three climate risk categories and bring in considerations of low-probability (5%) high-impact (LPHI) warming in addition to the central (\u223c50% probability) value. The current risk category of dangerous warming is extended to more categories, which are defined by us here as follows: &gt;1.5 \u00b0C as dangerous; &gt;3 \u00b0C as catastrophic; and &gt;5 \u00b0C as unknown, implying beyond catastrophic, including existential threats. With unchecked emissions, the central warming can reach the dangerous level within three decades, with the LPHI warming becoming catastrophic by 2050. We outline a three-lever strategy to limit the central warming below the dangerous level and the LPHI below the catastrophic level, both in the near term (&lt;2050) and in the long term (2100): the carbon neutral (CN) lever to achieve zero net emissions of CO 2 , the super pollutant (SP) lever to mitigate short-lived climate pollutants, and the carbon extraction and sequestration (CES) lever to thin the atmospheric CO 2 blanket. Pulling on both CN and SP levers and bending the emissions curve by 2020 can keep the central warming below dangerous levels. To limit the LPHI warming below dangerous levels, the CES lever must be pulled as well to extract as much as 1 trillion tons of CO 2 before 2100 to both limit the preindustrial to 2100 cumulative net CO 2 emissions to 2.2 trillion tons and bend the warming curve to a cooling trend.", "author" : [ { "dropping-particle" : "", "family" : "Xu", "given" : "Yangyang", "non-dropping-particle" : "", "parse-names" : false, "suffix" : "" }, { "dropping-particle" : "", "family" : "Ramanathan", "given" : "Veerabhadran", "non-dropping-particle" : "", "parse-names" : false, "suffix" : "" } ], "container-title" : "Proceedings of the National Academy of Sciences", "id" : "ITEM-2", "issue" : "39", "issued" : { "date-parts" : [ [ "2017", "9", "26" ] ] }, "page" : "10315-10323", "title" : "Well below 2 \u00b0C: Mitigation strategies for avoiding dangerous to catastrophic climate changes", "translator" : [ { "dropping-particle" : "", "family" : "K4411", "given" : "", "non-dropping-particle" : "", "parse-names" : false, "suffix" : "" } ], "type" : "article-journal", "volume" : "114" }, "uris" : [ "http://www.mendeley.com/documents/?uuid=5d76dda8-04ed-4d48-ae4e-c279cf794443" ] } ], "mendeley" : { "formattedCitation" : "(Xu and Ramanathan, 2017; Sutton, 2018)", "plainTextFormattedCitation" : "(Xu and Ramanathan, 2017; Sutton, 2018)", "previouslyFormattedCitation" : "(Xu and Ramanathan, 2017; Sutton,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(Xu and Ramanathan, 2017; Sutton, 2018)</w:t>
      </w:r>
      <w:r w:rsidRPr="003862D0">
        <w:rPr>
          <w:lang w:val="en-GB" w:eastAsia="en-US"/>
        </w:rPr>
        <w:fldChar w:fldCharType="end"/>
      </w:r>
      <w:r w:rsidRPr="003862D0">
        <w:rPr>
          <w:lang w:val="en-GB" w:eastAsia="en-US"/>
        </w:rPr>
        <w:t xml:space="preserve">. </w:t>
      </w:r>
      <w:r w:rsidR="00F72148" w:rsidRPr="003862D0">
        <w:rPr>
          <w:lang w:val="en-GB" w:eastAsia="en-US"/>
        </w:rPr>
        <w:t>C</w:t>
      </w:r>
      <w:r w:rsidRPr="003862D0">
        <w:rPr>
          <w:lang w:val="en-GB" w:eastAsia="en-US"/>
        </w:rPr>
        <w:t xml:space="preserve">limate-related risks have been argued to increase with increasing levels of global warming even if their likelihood decreases </w:t>
      </w:r>
      <w:r w:rsidRPr="003862D0">
        <w:rPr>
          <w:lang w:val="en-GB" w:eastAsia="en-US"/>
        </w:rPr>
        <w:fldChar w:fldCharType="begin" w:fldLock="1"/>
      </w:r>
      <w:r w:rsidR="00615634">
        <w:rPr>
          <w:lang w:val="en-GB" w:eastAsia="en-US"/>
        </w:rPr>
        <w:instrText>ADDIN CSL_CITATION { "citationItems" : [ { "id" : "ITEM-1", "itemData" : { "DOI" : "10.1038/nclimate3179", "ISBN" : "1758-678X", "ISSN" : "1758-678X", "abstract" : "The reasons for concern framework communicates scientific understanding about risks in relation to varying levels of climate change. The framework, now a cornerstone of the IPCC assessments, aggregates global risks into five categories as a function of global mean temperature change. We review the framework's conceptual basis and the risk judgments made in the most recent IPCC report, confirming those judgments in most cases in the light of more recent literature and identifying their limitations. We point to extensions of the framework that offer complementary climate change metrics to global mean temperature change and better account for possible changes in social and ecological system vulnerability. Further research should systematically evaluate risks under alternative scenarios of future climatic and societal conditions.", "author" : [ { "dropping-particle" : "", "family" : "O'Neill", "given" : "Brian C.", "non-dropping-particle" : "", "parse-names" : false, "suffix" : "" }, { "dropping-particle" : "", "family" : "Oppenheimer", "given" : "Michael", "non-dropping-particle" : "", "parse-names" : false, "suffix" : "" }, { "dropping-particle" : "", "family" : "Warren", "given" : "Rachel", "non-dropping-particle" : "", "parse-names" : false, "suffix" : "" }, { "dropping-particle" : "", "family" : "Hallegatte", "given" : "Stephane", "non-dropping-particle" : "", "parse-names" : false, "suffix" : "" }, { "dropping-particle" : "", "family" : "Kopp", "given" : "Robert E.", "non-dropping-particle" : "", "parse-names" : false, "suffix" : "" }, { "dropping-particle" : "", "family" : "P\u00f6rtner", "given" : "Hans O.", "non-dropping-particle" : "", "parse-names" : false, "suffix" : "" }, { "dropping-particle" : "", "family" : "Scholes", "given" : "Robert", "non-dropping-particle" : "", "parse-names" : false, "suffix" : "" }, { "dropping-particle" : "", "family" : "Birkmann", "given" : "Joern", "non-dropping-particle" : "", "parse-names" : false, "suffix" : "" }, { "dropping-particle" : "", "family" : "Foden", "given" : "Wendy", "non-dropping-particle" : "", "parse-names" : false, "suffix" : "" }, { "dropping-particle" : "", "family" : "Licker", "given" : "Rachel", "non-dropping-particle" : "", "parse-names" : false, "suffix" : "" }, { "dropping-particle" : "", "family" : "Mach", "given" : "Katharine J.", "non-dropping-particle" : "", "parse-names" : false, "suffix" : "" }, { "dropping-particle" : "", "family" : "Marbaix", "given" : "Phillippe", "non-dropping-particle" : "", "parse-names" : false, "suffix" : "" }, { "dropping-particle" : "", "family" : "Mastrandrea", "given" : "Michael D.", "non-dropping-particle" : "", "parse-names" : false, "suffix" : "" }, { "dropping-particle" : "", "family" : "Price", "given" : "Jeff", "non-dropping-particle" : "", "parse-names" : false, "suffix" : "" }, { "dropping-particle" : "", "family" : "Takahashi", "given" : "Kiyoshi", "non-dropping-particle" : "", "parse-names" : false, "suffix" : "" }, { "dropping-particle" : "", "family" : "Ypersele", "given" : "Jean-Pascal", "non-dropping-particle" : "van", "parse-names" : false, "suffix" : "" }, { "dropping-particle" : "", "family" : "Yohe", "given" : "Gary", "non-dropping-particle" : "", "parse-names" : false, "suffix" : "" } ], "container-title" : "Nature Climate Change", "id" : "ITEM-1", "issue" : "1", "issued" : { "date-parts" : [ [ "2017", "1", "1" ] ] }, "page" : "28-37", "title" : "IPCC reasons for concern regarding climate change risks", "translator" : [ { "dropping-particle" : "", "family" : "K3966", "given" : "", "non-dropping-particle" : "", "parse-names" : false, "suffix" : "" } ], "type" : "article-journal", "volume" : "7" }, "uris" : [ "http://www.mendeley.com/documents/?uuid=b8b652df-beb7-4405-aad3-213a4615c388" ] } ], "mendeley" : { "formattedCitation" : "(O\u2019Neill et al., 2017)", "plainTextFormattedCitation" : "(O\u2019Neill et al., 2017)", "previouslyFormattedCitation" : "(O\u2019Neill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(O’Neill et al., 2017)</w:t>
      </w:r>
      <w:r w:rsidRPr="003862D0">
        <w:rPr>
          <w:lang w:val="en-GB" w:eastAsia="en-US"/>
        </w:rPr>
        <w:fldChar w:fldCharType="end"/>
      </w:r>
      <w:r w:rsidRPr="003862D0">
        <w:rPr>
          <w:lang w:val="en-GB" w:eastAsia="en-US"/>
        </w:rPr>
        <w:t xml:space="preserve">. Thus, it has recently been argued that an assessment that is too narrowly focused on the </w:t>
      </w:r>
      <w:r w:rsidRPr="003862D0">
        <w:rPr>
          <w:i/>
          <w:lang w:val="en-GB" w:eastAsia="en-US"/>
        </w:rPr>
        <w:t>likely</w:t>
      </w:r>
      <w:r w:rsidRPr="003862D0">
        <w:rPr>
          <w:lang w:val="en-GB" w:eastAsia="en-US"/>
        </w:rPr>
        <w:t xml:space="preserve"> range potentially ignores the changes in the physical climate system associated with the highest risks </w:t>
      </w:r>
      <w:del w:id="5222" w:author="Robin Matthews" w:date="2021-06-16T19:22:00Z">
        <w:r w:rsidRPr="003862D0" w:rsidDel="004A2C5B">
          <w:rPr>
            <w:lang w:val="en-GB" w:eastAsia="en-US"/>
          </w:rPr>
          <w:delText>(</w:delText>
        </w:r>
      </w:del>
      <w:r w:rsidRPr="003862D0">
        <w:rPr>
          <w:lang w:val="en-GB" w:eastAsia="en-US"/>
        </w:rPr>
        <w:fldChar w:fldCharType="begin" w:fldLock="1"/>
      </w:r>
      <w:ins w:id="5223" w:author="Robin Matthews" w:date="2021-06-16T19:22:00Z">
        <w:r w:rsidR="004A2C5B">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instrText>
        </w:r>
      </w:ins>
      <w:del w:id="5224" w:author="Robin Matthews" w:date="2021-06-16T19:22:00Z">
        <w:r w:rsidR="00615634" w:rsidDel="004A2C5B">
          <w:rPr>
            <w:lang w:val="en-GB" w:eastAsia="en-US"/>
          </w:rPr>
          <w:del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"plainTextFormattedCitation" : "(Sutton, 2018)", "previouslyFormattedCitation" : "(Sutton, 2018)"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(Sutton, 2018</w:t>
      </w:r>
      <w:del w:id="5225" w:author="Robin Matthews" w:date="2021-06-16T19:22:00Z">
        <w:r w:rsidR="00016735" w:rsidDel="004A2C5B">
          <w:rPr>
            <w:noProof/>
            <w:lang w:val="en-GB" w:eastAsia="en-US"/>
          </w:rPr>
          <w:delText>)</w:delText>
        </w:r>
      </w:del>
      <w:r w:rsidRPr="003862D0">
        <w:rPr>
          <w:lang w:val="en-GB" w:eastAsia="en-US"/>
        </w:rPr>
        <w:fldChar w:fldCharType="end"/>
      </w:r>
      <w:ins w:id="5226" w:author="Sara M Tuson" w:date="2021-07-21T08:32:00Z">
        <w:r w:rsidR="00D53F57">
          <w:rPr>
            <w:lang w:val="en-GB" w:eastAsia="en-US"/>
          </w:rPr>
          <w:t>;</w:t>
        </w:r>
      </w:ins>
      <w:del w:id="5227" w:author="Sara M Tuson" w:date="2021-07-21T08:32:00Z">
        <w:r w:rsidRPr="003862D0" w:rsidDel="00D53F57">
          <w:rPr>
            <w:lang w:val="en-GB" w:eastAsia="en-US"/>
          </w:rPr>
          <w:delText>,</w:delText>
        </w:r>
      </w:del>
      <w:r w:rsidRPr="003862D0">
        <w:rPr>
          <w:lang w:val="en-GB" w:eastAsia="en-US"/>
        </w:rPr>
        <w:t xml:space="preserve"> see Section 1.4.4.1). </w:t>
      </w:r>
    </w:p>
    <w:p w14:paraId="3494309B" w14:textId="77777777" w:rsidR="004C4B4A" w:rsidRPr="003862D0" w:rsidRDefault="004C4B4A" w:rsidP="004C4B4A">
      <w:pPr>
        <w:pStyle w:val="AR6BodyText"/>
        <w:rPr>
          <w:lang w:val="en-GB" w:eastAsia="en-US"/>
        </w:rPr>
      </w:pPr>
    </w:p>
    <w:p w14:paraId="34197922" w14:textId="024C8D8F" w:rsidR="004C4B4A" w:rsidRPr="003862D0" w:rsidRDefault="004C4B4A" w:rsidP="004C4B4A">
      <w:pPr>
        <w:pStyle w:val="AR6BodyText"/>
        <w:rPr>
          <w:lang w:val="en-GB" w:eastAsia="en-US"/>
        </w:rPr>
      </w:pPr>
      <w:r w:rsidRPr="003862D0">
        <w:rPr>
          <w:lang w:val="en-GB" w:eastAsia="en-US"/>
        </w:rPr>
        <w:lastRenderedPageBreak/>
        <w:t xml:space="preserve">Given that the CMIP experiments can be considered ensembles of opportunity that are not designed for probabilistic assessments, alternative approaches such as physically plausible high-impact scenarios </w:t>
      </w:r>
      <w:r w:rsidRPr="003862D0">
        <w:rPr>
          <w:lang w:val="en-GB" w:eastAsia="en-US"/>
        </w:rPr>
        <w:fldChar w:fldCharType="begin" w:fldLock="1"/>
      </w:r>
      <w:r w:rsidR="00615634">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"plainTextFormattedCitation" : "(Sutton, 2018)", "previouslyFormattedCitation" : "(Sutton,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(Sutton, 2018)</w:t>
      </w:r>
      <w:r w:rsidRPr="003862D0">
        <w:rPr>
          <w:lang w:val="en-GB" w:eastAsia="en-US"/>
        </w:rPr>
        <w:fldChar w:fldCharType="end"/>
      </w:r>
      <w:r w:rsidRPr="003862D0">
        <w:rPr>
          <w:lang w:val="en-GB" w:eastAsia="en-US"/>
        </w:rPr>
        <w:t xml:space="preserve"> or storylines have been suggested to investigate the tail of the distribution </w:t>
      </w:r>
      <w:r w:rsidRPr="003862D0">
        <w:rPr>
          <w:lang w:val="en-GB" w:eastAsia="en-US"/>
        </w:rPr>
        <w:fldChar w:fldCharType="begin" w:fldLock="1"/>
      </w:r>
      <w:r w:rsidR="00CD3B49">
        <w:rPr>
          <w:lang w:val="en-GB" w:eastAsia="en-US"/>
        </w:rPr>
        <w:instrText>ADDIN CSL_CITATION { "citationItems" : [ { "id" : "ITEM-1",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"K3583", "given" : "", "non-dropping-particle" : "", "parse-names" : false, "suffix" : "" } ], "type" : "article-journal", "volume" : "9" }, "uris" : [ "http://www.mendeley.com/documents/?uuid=3cc6814e-b4c9-460a-b314-f4e1ef32caf8" ] }, { "id" : "ITEM-2", "itemData" : { "DOI" : "10.1088/1748-9326/9/11/115008", "ISSN" : "1748-9326", "abstract" : "A method to prepare a set of four climate scenarios for the Netherlands is presented. These scenarios for climate change in 2050 and 2085 (compared to present-day) are intended for general use in climate change adaptation in the Netherlands. An ensemble of eight simulations with the global model EC-Earth and the regional climate model RACMO2 (run at 12 km resolution) is used. For each scenario time horizon, two target values of the global mean temperature rise are chosen based on the spread in the CMIP5 simulations. Next, the corresponding time periods in the EC-Earth/RACMO2 simulations are selected in which these target values of the global temperature rise are reached. The model output for these periods is then resampled using blocks of 5 yr periods. The rationale of resampling is that natural variations in the EC-Earth/RACMO2 ensemble are used to represent (part of the) uncertainty in the CMIP5 projections. Samples are then chosen with the aim of reconstructing the spread in seasonal temperature and precipitation changes in CMIP5 for the Netherlands. These selected samples form the basis of the scenarios. The resulting four scenarios represent 50--80% of the CMIP5 spread for summer and winter changes in seasonal means as well as a limited number of monthly statistics (warm, cold, wet and dry months). The strong point of the method ---also in relation to the previous set of the climate scenarios for the Netherlands issued in 2006--- is that it preserves nearly all physical inter-variable consistencies as they exist in the original model output in both space and time.", "author" : [ { "dropping-particle" : "", "family" : "Lenderink", "given" : "G.", "non-dropping-particle" : "", "parse-names" : false, "suffix" : "" }, { "dropping-particle" : "", "family" : "Hurk", "given" : "B J J M", "non-dropping-particle" : "van den", "parse-names" : false, "suffix" : "" }, { "dropping-particle" : "", "family" : "Klein Tank", "given" : "A M G", "non-dropping-particle" : "", "parse-names" : false, "suffix" : "" }, { "dropping-particle" : "", "family" : "Oldenborgh", "given" : "G J", "non-dropping-particle" : "van", "parse-names" : false, "suffix" : "" }, { "dropping-particle" : "", "family" : "Meijgaard", "given" : "E", "non-dropping-particle" : "van", "parse-names" : false, "suffix" : "" }, { "dropping-particle" : "", "family" : "Vries", "given" : "H", "non-dropping-particle" : "de", "parse-names" : false, "suffix" : "" }, { "dropping-particle" : "", "family" : "Beersma", "given" : "J. J.", "non-dropping-particle" : "", "parse-names" : false, "suffix" : "" } ], "container-title" : "Environmental Research Letters", "id" : "ITEM-2", "issue" : "11", "issued" : { "date-parts" : [ [ "2014", "11", "1" ] ] }, "page" : "115008", "title" : "Preparing local climate change scenarios for the Netherlands using resampling of climate model output", "translator" : [ { "dropping-particle" : "", "family" : "K4103", "given" : "", "non-dropping-particle" : "", "parse-names" : false, "suffix" : "" } ], "type" : "article-journal", "volume" : "9" }, "uris" : [ "http://www.mendeley.com/documents/?uuid=71b73153-3873-4349-a1cb-2f148f495bdd" ] }, { "id" : "ITEM-3", "itemData" : { "DOI" : "10.1007/s10584-018-2317-9", "ISBN" : "1058401823",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"K3963", "given" : "", "non-dropping-particle" : "", "parse-names" : false, "suffix" : "" } ], "type" : "article-journal", "volume" : "151" }, "uris" : [ "http://www.mendeley.com/documents/?uuid=a62e560c-d56e-4d60-8436-2690d066c401" ] }, { "id" : "ITEM-4",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"ITEM-4",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"mendeley" : { "formattedCitation" : "(Lenderink et al., 2014; Zappa and Shepherd, 2017; Kjellstr\u00f6m et al., 2018; Shepherd et al., 2018)", "manualFormatting" : "(Lenderink et al., 2014; Zappa and Shepherd, 2017; Kjellstr\u00f6m et al., 2018; Shepherd et al., 2018", "plainTextFormattedCitation" : "(Lenderink et al., 2014; Zappa and Shepherd, 2017; Kjellstr\u00f6m et al., 2018; Shepherd et al., 2018)", "previouslyFormattedCitation" : "(Lenderink et al., 2014; Zappa and Shepherd, 2017; Kjellstr\u00f6m et al., 2018; Shepherd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(Lenderink et al., 2014; Zappa and Shepherd, 2017; Kjellström et al., 2018; Shepherd et al., 2018</w:t>
      </w:r>
      <w:del w:id="5228" w:author="Ian Blenkinsop" w:date="2021-07-27T16:36:00Z">
        <w:r w:rsidR="00016735" w:rsidDel="004B458E">
          <w:rPr>
            <w:noProof/>
            <w:lang w:val="en-GB" w:eastAsia="en-US"/>
          </w:rPr>
          <w:delText>)</w:delText>
        </w:r>
      </w:del>
      <w:r w:rsidRPr="003862D0">
        <w:rPr>
          <w:lang w:val="en-GB" w:eastAsia="en-US"/>
        </w:rPr>
        <w:fldChar w:fldCharType="end"/>
      </w:r>
      <w:del w:id="5229" w:author="Ian Blenkinsop" w:date="2021-07-27T16:36:00Z">
        <w:r w:rsidRPr="003862D0" w:rsidDel="004B458E">
          <w:rPr>
            <w:lang w:val="en-GB" w:eastAsia="en-US"/>
          </w:rPr>
          <w:delText xml:space="preserve"> </w:delText>
        </w:r>
      </w:del>
      <w:del w:id="5230" w:author="Ian Blenkinsop" w:date="2021-07-27T16:35:00Z">
        <w:r w:rsidRPr="003862D0" w:rsidDel="004B458E">
          <w:rPr>
            <w:lang w:val="en-GB" w:eastAsia="en-US"/>
          </w:rPr>
          <w:delText>(</w:delText>
        </w:r>
      </w:del>
      <w:ins w:id="5231" w:author="Ian Blenkinsop" w:date="2021-07-27T16:35:00Z">
        <w:r w:rsidR="004B458E">
          <w:rPr>
            <w:lang w:val="en-GB" w:eastAsia="en-US"/>
          </w:rPr>
          <w:t xml:space="preserve">; </w:t>
        </w:r>
      </w:ins>
      <w:r w:rsidRPr="003862D0">
        <w:rPr>
          <w:lang w:val="en-GB" w:eastAsia="en-US"/>
        </w:rPr>
        <w:t xml:space="preserve">see Section 1.4.4). Such storylines informed by a combination of process understanding, model evidence, and paleo information can be used for risk assessment and adaptation planning to test how well adaptation strategies would cope if the impacts of climate change were more severe than suggested by the </w:t>
      </w:r>
      <w:r w:rsidRPr="003862D0">
        <w:rPr>
          <w:i/>
          <w:lang w:val="en-GB" w:eastAsia="en-US"/>
        </w:rPr>
        <w:t>likely</w:t>
      </w:r>
      <w:r w:rsidRPr="003862D0">
        <w:rPr>
          <w:lang w:val="en-GB" w:eastAsia="en-US"/>
        </w:rPr>
        <w:t xml:space="preserve"> model range (</w:t>
      </w:r>
      <w:del w:id="5232" w:author="Ian Blenkinsop" w:date="2021-07-27T16:36:00Z">
        <w:r w:rsidRPr="003862D0" w:rsidDel="004B458E">
          <w:rPr>
            <w:lang w:val="en-GB" w:eastAsia="en-US"/>
          </w:rPr>
          <w:delText xml:space="preserve">see </w:delText>
        </w:r>
      </w:del>
      <w:del w:id="5233" w:author="Sara M Tuson" w:date="2021-07-21T08:33:00Z">
        <w:r w:rsidRPr="003862D0" w:rsidDel="00D53F57">
          <w:rPr>
            <w:lang w:val="en-GB" w:eastAsia="en-US"/>
          </w:rPr>
          <w:delText xml:space="preserve">Chapter 1 </w:delText>
        </w:r>
      </w:del>
      <w:r w:rsidRPr="003862D0">
        <w:rPr>
          <w:lang w:val="en-GB" w:eastAsia="en-US"/>
        </w:rPr>
        <w:t xml:space="preserve">Section 1.4.4). Note that by definition the lower bound of the </w:t>
      </w:r>
      <w:r w:rsidRPr="003862D0">
        <w:rPr>
          <w:i/>
          <w:lang w:val="en-GB" w:eastAsia="en-US"/>
        </w:rPr>
        <w:t>likely</w:t>
      </w:r>
      <w:r w:rsidRPr="003862D0">
        <w:rPr>
          <w:lang w:val="en-GB" w:eastAsia="en-US"/>
        </w:rPr>
        <w:t xml:space="preserve"> model range (</w:t>
      </w:r>
      <w:del w:id="5234" w:author="Ian Blenkinsop" w:date="2021-07-27T16:36:00Z">
        <w:r w:rsidRPr="003862D0" w:rsidDel="004B458E">
          <w:rPr>
            <w:lang w:val="en-GB" w:eastAsia="en-US"/>
          </w:rPr>
          <w:delText xml:space="preserve">see </w:delText>
        </w:r>
      </w:del>
      <w:r w:rsidR="00FA6D4F" w:rsidRPr="003862D0">
        <w:rPr>
          <w:lang w:val="en-GB" w:eastAsia="en-US"/>
        </w:rPr>
        <w:t>B</w:t>
      </w:r>
      <w:r w:rsidR="00D45B9F">
        <w:rPr>
          <w:lang w:val="en-GB" w:eastAsia="en-US"/>
        </w:rPr>
        <w:t>ox</w:t>
      </w:r>
      <w:r w:rsidR="00FA6D4F" w:rsidRPr="003862D0">
        <w:rPr>
          <w:lang w:val="en-GB" w:eastAsia="en-US"/>
        </w:rPr>
        <w:t xml:space="preserve"> 4.1</w:t>
      </w:r>
      <w:r w:rsidRPr="003862D0">
        <w:rPr>
          <w:lang w:val="en-GB" w:eastAsia="en-US"/>
        </w:rPr>
        <w:t>) is equally likely as the upper bound. However, low-warming storylines are not specifically assessed in this section to focus on storylines associated with highest risks. This section further focuses on storylines of high and very high global warming levels along with their manifestation in global patterns of temperature and precipitation changes. However, this does not account for the largest potential changes at regional levels, which would require taking into account storylines of regional changes dependent on changes in atmospheric circulation, land</w:t>
      </w:r>
      <w:ins w:id="5235" w:author="Sara M Tuson" w:date="2021-07-19T18:38:00Z">
        <w:r w:rsidR="00F625C3" w:rsidRPr="00F625C3">
          <w:rPr>
            <w:lang w:val="en-GB" w:eastAsia="en-US"/>
          </w:rPr>
          <w:t>–</w:t>
        </w:r>
      </w:ins>
      <w:del w:id="5236" w:author="Sara M Tuson" w:date="2021-07-19T18:38:00Z">
        <w:r w:rsidRPr="003862D0" w:rsidDel="00F625C3">
          <w:rPr>
            <w:lang w:val="en-GB" w:eastAsia="en-US"/>
          </w:rPr>
          <w:delText>-</w:delText>
        </w:r>
      </w:del>
      <w:r w:rsidRPr="003862D0">
        <w:rPr>
          <w:lang w:val="en-GB" w:eastAsia="en-US"/>
        </w:rPr>
        <w:t xml:space="preserve">atmosphere interactions, and regional to local feedbacks.  </w:t>
      </w:r>
    </w:p>
    <w:p w14:paraId="5048EA7D" w14:textId="77777777" w:rsidR="004C4B4A" w:rsidRPr="003862D0" w:rsidRDefault="004C4B4A" w:rsidP="004C4B4A">
      <w:pPr>
        <w:pStyle w:val="AR6BodyText"/>
        <w:rPr>
          <w:lang w:val="en-GB" w:eastAsia="en-US"/>
        </w:rPr>
      </w:pPr>
    </w:p>
    <w:p w14:paraId="18588EC9" w14:textId="21BDF8A6" w:rsidR="004C4B4A" w:rsidRPr="003862D0" w:rsidRDefault="004C4B4A" w:rsidP="004C4B4A">
      <w:pPr>
        <w:pStyle w:val="AR6BodyText"/>
        <w:rPr>
          <w:lang w:val="en-GB" w:eastAsia="en-US"/>
        </w:rPr>
      </w:pPr>
      <w:r w:rsidRPr="003862D0">
        <w:rPr>
          <w:lang w:val="en-GB" w:eastAsia="en-US"/>
        </w:rPr>
        <w:t>This section ad</w:t>
      </w:r>
      <w:r w:rsidR="00361BB7" w:rsidRPr="003862D0">
        <w:rPr>
          <w:lang w:val="en-GB" w:eastAsia="en-US"/>
        </w:rPr>
        <w:t>o</w:t>
      </w:r>
      <w:r w:rsidRPr="003862D0">
        <w:rPr>
          <w:lang w:val="en-GB" w:eastAsia="en-US"/>
        </w:rPr>
        <w:t xml:space="preserve">pts an approach suggested in </w:t>
      </w:r>
      <w:commentRangeStart w:id="5237"/>
      <w:r w:rsidRPr="003862D0">
        <w:rPr>
          <w:lang w:val="en-GB" w:eastAsia="en-US"/>
        </w:rPr>
        <w:fldChar w:fldCharType="begin" w:fldLock="1"/>
      </w:r>
      <w:ins w:id="5238" w:author="Robin Matthews" w:date="2021-06-16T18:27:00Z">
        <w:r w:rsidR="00263E2D">
          <w:rPr>
            <w:lang w:val="en-GB" w:eastAsia="en-US"/>
          </w:rPr>
          <w: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instrText>
        </w:r>
      </w:ins>
      <w:del w:id="5239" w:author="Robin Matthews" w:date="2021-06-16T18:27:00Z">
        <w:r w:rsidR="00615634" w:rsidDel="00263E2D">
          <w:rPr>
            <w:lang w:val="en-GB" w:eastAsia="en-US"/>
          </w:rPr>
          <w:delInstrText>ADDIN CSL_CITATION { "citationItems" : [ { "id" : "ITEM-1", "itemData" : { "DOI" : "10.5194/esd-9-1155-2018", "ISSN" : "2190-4987", "abstract" : "Abstract. The purpose of the Intergovernmental Panel on Climate Change (IPCC) is to provide policy-relevant assessments of the scientific evidence about climate change. Policymaking necessarily involves risk assessments, so it is important that IPCC reports are designed accordingly. This paper proposes a specific idea, illustrated with examples, to improve the contribution of IPCC Working Group I to informing climate risk assessments. ]]&gt;",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"K3972", "given" : "", "non-dropping-particle" : "", "parse-names" : false, "suffix" : "" } ], "type" : "article-journal", "volume" : "9" }, "uris" : [ "http://www.mendeley.com/documents/?uuid=e57c1252-b909-4946-ad9c-35b52ec10c8d" ] } ], "mendeley" : { "formattedCitation" : "(Sutton, 2018)", "manualFormatting" : "Sutton (2018", "plainTextFormattedCitation" : "(Sutton, 2018)", "previouslyFormattedCitation" : "(Sutton, 2018)" }, "properties" : { "noteIndex" : 0 }, "schema" : "https://github.com/citation-style-language/schema/raw/master/csl-citation.json" }</w:delInstrText>
        </w:r>
      </w:del>
      <w:r w:rsidRPr="003862D0">
        <w:rPr>
          <w:lang w:val="en-GB" w:eastAsia="en-US"/>
        </w:rPr>
        <w:fldChar w:fldCharType="separate"/>
      </w:r>
      <w:r w:rsidR="00016735">
        <w:rPr>
          <w:noProof/>
          <w:lang w:val="en-GB" w:eastAsia="en-US"/>
        </w:rPr>
        <w:t>Sutton (201</w:t>
      </w:r>
      <w:ins w:id="5240" w:author="Robin Matthews" w:date="2021-06-16T18:27:00Z">
        <w:r w:rsidR="00263E2D">
          <w:rPr>
            <w:noProof/>
            <w:lang w:val="en-GB" w:eastAsia="en-US"/>
          </w:rPr>
          <w:t>8)</w:t>
        </w:r>
      </w:ins>
      <w:del w:id="5241" w:author="Robin Matthews" w:date="2021-06-16T18:27:00Z">
        <w:r w:rsidR="00016735" w:rsidDel="00263E2D">
          <w:rPr>
            <w:noProof/>
            <w:lang w:val="en-GB" w:eastAsia="en-US"/>
          </w:rPr>
          <w:delText>8</w:delText>
        </w:r>
      </w:del>
      <w:r w:rsidRPr="003862D0">
        <w:rPr>
          <w:lang w:val="en-GB" w:eastAsia="en-US"/>
        </w:rPr>
        <w:fldChar w:fldCharType="end"/>
      </w:r>
      <w:commentRangeEnd w:id="5237"/>
      <w:r w:rsidR="00016735">
        <w:rPr>
          <w:rStyle w:val="CommentReference"/>
        </w:rPr>
        <w:commentReference w:id="5237"/>
      </w:r>
      <w:del w:id="5242" w:author="Robin Matthews" w:date="2021-06-16T18:27:00Z">
        <w:r w:rsidRPr="003862D0" w:rsidDel="00263E2D">
          <w:rPr>
            <w:lang w:val="en-GB" w:eastAsia="en-US"/>
          </w:rPr>
          <w:delText>)</w:delText>
        </w:r>
      </w:del>
      <w:r w:rsidRPr="003862D0">
        <w:rPr>
          <w:lang w:val="en-GB" w:eastAsia="en-US"/>
        </w:rPr>
        <w:t xml:space="preserve">. Since changes in temperature and precipitation tend to increase with the level of warming (Section </w:t>
      </w:r>
      <w:r w:rsidR="00FA6D4F" w:rsidRPr="003862D0">
        <w:rPr>
          <w:lang w:val="en-GB" w:eastAsia="en-US"/>
        </w:rPr>
        <w:t>4.6.1</w:t>
      </w:r>
      <w:r w:rsidRPr="003862D0">
        <w:rPr>
          <w:lang w:val="en-GB" w:eastAsia="en-US"/>
        </w:rPr>
        <w:t>), low-likelihood</w:t>
      </w:r>
      <w:ins w:id="5243" w:author="Sara M Tuson" w:date="2021-07-19T20:14:00Z">
        <w:r w:rsidR="008F2E1D">
          <w:rPr>
            <w:lang w:val="en-GB" w:eastAsia="en-US"/>
          </w:rPr>
          <w:t>,</w:t>
        </w:r>
      </w:ins>
      <w:r w:rsidRPr="003862D0">
        <w:rPr>
          <w:lang w:val="en-GB" w:eastAsia="en-US"/>
        </w:rPr>
        <w:t xml:space="preserve"> high-warming storylines are here illustrated for a level of warming consistent with the upper bound of the assessed </w:t>
      </w:r>
      <w:r w:rsidRPr="003862D0">
        <w:rPr>
          <w:i/>
          <w:lang w:val="en-GB" w:eastAsia="en-US"/>
        </w:rPr>
        <w:t>very likely</w:t>
      </w:r>
      <w:r w:rsidRPr="003862D0">
        <w:rPr>
          <w:lang w:val="en-GB" w:eastAsia="en-US"/>
        </w:rPr>
        <w:t xml:space="preserve"> range (</w:t>
      </w:r>
      <w:del w:id="5244" w:author="Ian Blenkinsop" w:date="2021-07-27T16:36:00Z">
        <w:r w:rsidRPr="003862D0" w:rsidDel="004B458E">
          <w:rPr>
            <w:lang w:val="en-GB" w:eastAsia="en-US"/>
          </w:rPr>
          <w:delText xml:space="preserve">see </w:delText>
        </w:r>
      </w:del>
      <w:r w:rsidRPr="003862D0">
        <w:rPr>
          <w:lang w:val="en-GB" w:eastAsia="en-US"/>
        </w:rPr>
        <w:t xml:space="preserve">Section </w:t>
      </w:r>
      <w:r w:rsidR="00FA6D4F" w:rsidRPr="003862D0">
        <w:rPr>
          <w:lang w:val="en-GB" w:eastAsia="en-US"/>
        </w:rPr>
        <w:t>4.3.4</w:t>
      </w:r>
      <w:r w:rsidRPr="003862D0">
        <w:rPr>
          <w:lang w:val="en-GB" w:eastAsia="en-US"/>
        </w:rPr>
        <w:t xml:space="preserve">) and for a level of warming above the </w:t>
      </w:r>
      <w:r w:rsidRPr="003862D0">
        <w:rPr>
          <w:i/>
          <w:lang w:val="en-GB" w:eastAsia="en-US"/>
        </w:rPr>
        <w:t>very likely</w:t>
      </w:r>
      <w:r w:rsidRPr="003862D0">
        <w:rPr>
          <w:lang w:val="en-GB" w:eastAsia="en-US"/>
        </w:rPr>
        <w:t xml:space="preserve"> range. </w:t>
      </w:r>
      <w:r w:rsidRPr="003862D0">
        <w:rPr>
          <w:lang w:val="en-GB"/>
        </w:rPr>
        <w:t xml:space="preserve">ECS and TCR are the dominant sources of uncertainty in projections of future warming under moderate to strong </w:t>
      </w:r>
      <w:r w:rsidR="005B1017" w:rsidRPr="003862D0">
        <w:rPr>
          <w:lang w:val="en-GB"/>
        </w:rPr>
        <w:t>emission scenario</w:t>
      </w:r>
      <w:r w:rsidRPr="003862D0">
        <w:rPr>
          <w:lang w:val="en-GB"/>
        </w:rPr>
        <w:t xml:space="preserve">s (Section 7.5.7). Thus, a very high level of warming may occur if ECS and TCR are close to or above the upper bound of the assessed </w:t>
      </w:r>
      <w:r w:rsidRPr="003862D0">
        <w:rPr>
          <w:i/>
          <w:lang w:val="en-GB"/>
        </w:rPr>
        <w:t>very likely</w:t>
      </w:r>
      <w:r w:rsidRPr="003862D0">
        <w:rPr>
          <w:lang w:val="en-GB"/>
        </w:rPr>
        <w:t xml:space="preserve"> range, which, to agree with historical trends, would require a strong historical aerosol cooling and/or strong SST pattern effects, combined with strong positive cloud feedback and substantial biases in paleoclimate temperature reconstructions, each of which are assessed as either </w:t>
      </w:r>
      <w:r w:rsidRPr="003862D0">
        <w:rPr>
          <w:i/>
          <w:lang w:val="en-GB"/>
        </w:rPr>
        <w:t>unlikely</w:t>
      </w:r>
      <w:r w:rsidRPr="003862D0">
        <w:rPr>
          <w:lang w:val="en-GB"/>
        </w:rPr>
        <w:t xml:space="preserve"> or </w:t>
      </w:r>
      <w:r w:rsidRPr="003862D0">
        <w:rPr>
          <w:i/>
          <w:lang w:val="en-GB"/>
        </w:rPr>
        <w:t>very unlikely</w:t>
      </w:r>
      <w:r w:rsidRPr="003862D0">
        <w:rPr>
          <w:lang w:val="en-GB"/>
        </w:rPr>
        <w:t>, though not ruled out (Section 7.5.5).</w:t>
      </w:r>
    </w:p>
    <w:p w14:paraId="186A728A" w14:textId="77777777" w:rsidR="004C4B4A" w:rsidRPr="003862D0" w:rsidRDefault="004C4B4A" w:rsidP="004C4B4A">
      <w:pPr>
        <w:pStyle w:val="AR6BodyText"/>
        <w:rPr>
          <w:lang w:val="en-GB" w:eastAsia="en-US"/>
        </w:rPr>
      </w:pPr>
    </w:p>
    <w:p w14:paraId="46B8D07B" w14:textId="0D2C3D3E" w:rsidR="004C4B4A" w:rsidRPr="003862D0" w:rsidRDefault="004C4B4A" w:rsidP="004C4B4A">
      <w:pPr>
        <w:pStyle w:val="AR6BodyText"/>
        <w:rPr>
          <w:lang w:val="en-GB" w:eastAsia="en-US"/>
        </w:rPr>
      </w:pPr>
      <w:r w:rsidRPr="003862D0">
        <w:rPr>
          <w:lang w:val="en-GB" w:eastAsia="en-US"/>
        </w:rPr>
        <w:t xml:space="preserve">For SSP1-2.6, the warming consistent with the upper bound of the assessed </w:t>
      </w:r>
      <w:r w:rsidRPr="003862D0">
        <w:rPr>
          <w:i/>
          <w:lang w:val="en-GB" w:eastAsia="en-US"/>
        </w:rPr>
        <w:t>very likely</w:t>
      </w:r>
      <w:r w:rsidRPr="003862D0">
        <w:rPr>
          <w:lang w:val="en-GB" w:eastAsia="en-US"/>
        </w:rPr>
        <w:t xml:space="preserve"> range corresponds to a warming of 1.5°C in 2081–2100 relative </w:t>
      </w:r>
      <w:r w:rsidR="00361BB7" w:rsidRPr="003862D0">
        <w:rPr>
          <w:lang w:val="en-GB" w:eastAsia="en-US"/>
        </w:rPr>
        <w:t xml:space="preserve">to </w:t>
      </w:r>
      <w:r w:rsidRPr="003862D0">
        <w:rPr>
          <w:lang w:val="en-GB" w:eastAsia="en-US"/>
        </w:rPr>
        <w:t>1995–2014 and 2</w:t>
      </w:r>
      <w:r w:rsidR="00A15BD8" w:rsidRPr="003862D0">
        <w:rPr>
          <w:lang w:val="en-GB" w:eastAsia="en-US"/>
        </w:rPr>
        <w:t>.4</w:t>
      </w:r>
      <w:r w:rsidRPr="003862D0">
        <w:rPr>
          <w:lang w:val="en-GB" w:eastAsia="en-US"/>
        </w:rPr>
        <w:t xml:space="preserve">°C relative to 1850–1900 (Section </w:t>
      </w:r>
      <w:r w:rsidR="00FA6D4F" w:rsidRPr="003862D0">
        <w:rPr>
          <w:lang w:val="en-GB" w:eastAsia="en-US"/>
        </w:rPr>
        <w:t>4.3.4</w:t>
      </w:r>
      <w:r w:rsidRPr="003862D0">
        <w:rPr>
          <w:lang w:val="en-GB" w:eastAsia="en-US"/>
        </w:rPr>
        <w:t xml:space="preserve">), a warming well above the 2°C warming level even in SSP1-2.6. Based on different lines of evidence, </w:t>
      </w:r>
      <w:r w:rsidR="00FA6D4F" w:rsidRPr="003862D0">
        <w:rPr>
          <w:lang w:val="en-GB" w:eastAsia="en-US"/>
        </w:rPr>
        <w:t>Figure 4.41</w:t>
      </w:r>
      <w:r w:rsidRPr="003862D0">
        <w:rPr>
          <w:lang w:val="en-GB" w:eastAsia="en-US"/>
        </w:rPr>
        <w:t xml:space="preserve"> illustrates by how much such a low-likelihood</w:t>
      </w:r>
      <w:ins w:id="5245" w:author="Sara M Tuson" w:date="2021-07-19T20:14:00Z">
        <w:r w:rsidR="008F2E1D">
          <w:rPr>
            <w:lang w:val="en-GB" w:eastAsia="en-US"/>
          </w:rPr>
          <w:t>,</w:t>
        </w:r>
      </w:ins>
      <w:r w:rsidRPr="003862D0">
        <w:rPr>
          <w:lang w:val="en-GB" w:eastAsia="en-US"/>
        </w:rPr>
        <w:t xml:space="preserve"> high-warming storyline exceeds the warming pattern consistent with the assessed best estimate GSAT warming of 0.9°C relative to 1995–2014. The first estimate (</w:t>
      </w:r>
      <w:r w:rsidR="00FA6D4F" w:rsidRPr="003862D0">
        <w:rPr>
          <w:lang w:val="en-GB" w:eastAsia="en-US"/>
        </w:rPr>
        <w:t>Figure 4.41</w:t>
      </w:r>
      <w:r w:rsidRPr="003862D0">
        <w:rPr>
          <w:lang w:val="en-GB" w:eastAsia="en-US"/>
        </w:rPr>
        <w:t xml:space="preserve">, second row) is based on the assumption that the multi-model mean temperature pattern scales linearly with global mean warming. While linear scaling provides an appropriate approximation for changes in temperatures patterns at lower levels of warming (Section </w:t>
      </w:r>
      <w:r w:rsidR="00FA6D4F" w:rsidRPr="003862D0">
        <w:rPr>
          <w:lang w:val="en-GB" w:eastAsia="en-US"/>
        </w:rPr>
        <w:t>4.2.4</w:t>
      </w:r>
      <w:r w:rsidRPr="003862D0">
        <w:rPr>
          <w:lang w:val="en-GB" w:eastAsia="en-US"/>
        </w:rPr>
        <w:t>), this assumption cannot easily be tested for an extrapolation to higher levels of warming. Thus, a second estimate (</w:t>
      </w:r>
      <w:r w:rsidR="00FA6D4F" w:rsidRPr="003862D0">
        <w:rPr>
          <w:lang w:val="en-GB" w:eastAsia="en-US"/>
        </w:rPr>
        <w:t>Figure 4.41</w:t>
      </w:r>
      <w:r w:rsidRPr="003862D0">
        <w:rPr>
          <w:lang w:val="en-GB" w:eastAsia="en-US"/>
        </w:rPr>
        <w:t>, third row) is based on the average of the five models that simulate a GSAT warming most consistent with the upper bound of the assessed</w:t>
      </w:r>
      <w:r w:rsidRPr="003862D0">
        <w:rPr>
          <w:i/>
          <w:lang w:val="en-GB" w:eastAsia="en-US"/>
        </w:rPr>
        <w:t xml:space="preserve"> very likely</w:t>
      </w:r>
      <w:r w:rsidRPr="003862D0">
        <w:rPr>
          <w:lang w:val="en-GB" w:eastAsia="en-US"/>
        </w:rPr>
        <w:t xml:space="preserve"> range (</w:t>
      </w:r>
      <w:ins w:id="5246" w:author="Ian Blenkinsop" w:date="2021-07-27T16:36:00Z">
        <w:r w:rsidR="00B875FC" w:rsidRPr="003862D0">
          <w:rPr>
            <w:lang w:val="en-GB" w:eastAsia="en-US"/>
          </w:rPr>
          <w:t>Section 4.3.4</w:t>
        </w:r>
        <w:r w:rsidR="00B875FC">
          <w:rPr>
            <w:lang w:val="en-GB" w:eastAsia="en-US"/>
          </w:rPr>
          <w:t xml:space="preserve"> and </w:t>
        </w:r>
      </w:ins>
      <w:del w:id="5247" w:author="Ian Blenkinsop" w:date="2021-07-27T16:36:00Z">
        <w:r w:rsidRPr="003862D0" w:rsidDel="00B875FC">
          <w:rPr>
            <w:lang w:val="en-GB" w:eastAsia="en-US"/>
          </w:rPr>
          <w:delText xml:space="preserve">see </w:delText>
        </w:r>
      </w:del>
      <w:r w:rsidR="00FA6D4F" w:rsidRPr="003862D0">
        <w:rPr>
          <w:lang w:val="en-GB" w:eastAsia="en-US"/>
        </w:rPr>
        <w:t>B</w:t>
      </w:r>
      <w:r w:rsidR="00D45B9F">
        <w:rPr>
          <w:lang w:val="en-GB" w:eastAsia="en-US"/>
        </w:rPr>
        <w:t>ox</w:t>
      </w:r>
      <w:r w:rsidR="00FA6D4F" w:rsidRPr="003862D0">
        <w:rPr>
          <w:lang w:val="en-GB" w:eastAsia="en-US"/>
        </w:rPr>
        <w:t xml:space="preserve"> 4.1</w:t>
      </w:r>
      <w:del w:id="5248" w:author="Ian Blenkinsop" w:date="2021-07-27T16:36:00Z">
        <w:r w:rsidRPr="003862D0" w:rsidDel="00B875FC">
          <w:rPr>
            <w:lang w:val="en-GB" w:eastAsia="en-US"/>
          </w:rPr>
          <w:delText xml:space="preserve"> and Section </w:delText>
        </w:r>
        <w:r w:rsidR="00FA6D4F" w:rsidRPr="003862D0" w:rsidDel="00B875FC">
          <w:rPr>
            <w:lang w:val="en-GB" w:eastAsia="en-US"/>
          </w:rPr>
          <w:delText>4.3.4</w:delText>
        </w:r>
      </w:del>
      <w:r w:rsidRPr="003862D0">
        <w:rPr>
          <w:lang w:val="en-GB" w:eastAsia="en-US"/>
        </w:rPr>
        <w:t>; note some of the models share components). The two estimates for the annual mean temperature pattern for a low-likelihood</w:t>
      </w:r>
      <w:ins w:id="5249" w:author="Sara M Tuson" w:date="2021-07-19T20:14:00Z">
        <w:r w:rsidR="008F2E1D">
          <w:rPr>
            <w:lang w:val="en-GB" w:eastAsia="en-US"/>
          </w:rPr>
          <w:t>,</w:t>
        </w:r>
      </w:ins>
      <w:r w:rsidRPr="003862D0">
        <w:rPr>
          <w:lang w:val="en-GB" w:eastAsia="en-US"/>
        </w:rPr>
        <w:t xml:space="preserve"> high-warming storyline consistently show a warming pattern that substantially exceeds the best estimate warming pattern in most regions except around the North Atlantic and the parts of the Arctic. </w:t>
      </w:r>
      <w:r w:rsidR="00F72148" w:rsidRPr="003862D0">
        <w:rPr>
          <w:lang w:val="en-GB" w:eastAsia="en-US"/>
        </w:rPr>
        <w:t>P</w:t>
      </w:r>
      <w:r w:rsidRPr="003862D0">
        <w:rPr>
          <w:lang w:val="en-GB" w:eastAsia="en-US"/>
        </w:rPr>
        <w:t>attern scaling suggests more than 50% warming above the best estimate, with 2</w:t>
      </w:r>
      <w:ins w:id="5250" w:author="Sara M Tuson" w:date="2021-07-15T15:08:00Z">
        <w:r w:rsidR="00AE0623" w:rsidRPr="00E457C1">
          <w:rPr>
            <w:rFonts w:cs="Times New Roman"/>
            <w:noProof/>
            <w:lang w:val="en-US"/>
          </w:rPr>
          <w:t>°</w:t>
        </w:r>
        <w:r w:rsidR="00AE0623" w:rsidRPr="00E457C1">
          <w:rPr>
            <w:noProof/>
            <w:lang w:val="en-US"/>
          </w:rPr>
          <w:t>C</w:t>
        </w:r>
      </w:ins>
      <w:r w:rsidR="00B875FC">
        <w:rPr>
          <w:lang w:val="en-GB" w:eastAsia="en-US"/>
        </w:rPr>
        <w:t>–</w:t>
      </w:r>
      <w:r w:rsidRPr="003862D0">
        <w:rPr>
          <w:lang w:val="en-GB" w:eastAsia="en-US"/>
        </w:rPr>
        <w:t>3°C warming over much of Eurasia and North America and more than 4°C warming relative to 1995–2014 over the Arctic (</w:t>
      </w:r>
      <w:r w:rsidR="00FA6D4F" w:rsidRPr="003862D0">
        <w:rPr>
          <w:lang w:val="en-GB" w:eastAsia="en-US"/>
        </w:rPr>
        <w:t>Figure 4.41</w:t>
      </w:r>
      <w:r w:rsidRPr="003862D0">
        <w:rPr>
          <w:lang w:val="en-GB" w:eastAsia="en-US"/>
        </w:rPr>
        <w:t>c). The other approach based on five models shows less warming than the best estimate and even larger area of cooling in the North Atlantic but more warming than the best estimate over much of the tropical Pacific, Atlantic, around Antarctica and other the land regions (</w:t>
      </w:r>
      <w:r w:rsidR="00FA6D4F" w:rsidRPr="003862D0">
        <w:rPr>
          <w:lang w:val="en-GB" w:eastAsia="en-US"/>
        </w:rPr>
        <w:t>Figure 4.41</w:t>
      </w:r>
      <w:r w:rsidRPr="003862D0">
        <w:rPr>
          <w:lang w:val="en-GB" w:eastAsia="en-US"/>
        </w:rPr>
        <w:t xml:space="preserve">e). </w:t>
      </w:r>
    </w:p>
    <w:p w14:paraId="3B22C8F0" w14:textId="77777777" w:rsidR="004C4B4A" w:rsidRPr="003862D0" w:rsidRDefault="004C4B4A" w:rsidP="004C4B4A">
      <w:pPr>
        <w:pStyle w:val="AR6BodyText"/>
        <w:rPr>
          <w:lang w:val="en-GB" w:eastAsia="en-US"/>
        </w:rPr>
      </w:pPr>
    </w:p>
    <w:p w14:paraId="40837940" w14:textId="6883041A" w:rsidR="004C4B4A" w:rsidRPr="003862D0" w:rsidRDefault="004C4B4A" w:rsidP="004C4B4A">
      <w:pPr>
        <w:pStyle w:val="AR6BodyText"/>
        <w:rPr>
          <w:lang w:val="en-GB" w:eastAsia="en-US"/>
        </w:rPr>
      </w:pPr>
      <w:r w:rsidRPr="003862D0">
        <w:rPr>
          <w:lang w:val="en-GB" w:eastAsia="en-US"/>
        </w:rPr>
        <w:t>For the high-emission</w:t>
      </w:r>
      <w:ins w:id="5251" w:author="Sara M Tuson" w:date="2021-07-21T15:25:00Z">
        <w:r w:rsidR="00EC570A">
          <w:rPr>
            <w:lang w:val="en-GB" w:eastAsia="en-US"/>
          </w:rPr>
          <w:t>s</w:t>
        </w:r>
      </w:ins>
      <w:r w:rsidRPr="003862D0">
        <w:rPr>
          <w:lang w:val="en-GB" w:eastAsia="en-US"/>
        </w:rPr>
        <w:t xml:space="preserve"> scenarios SSP3-7.0 and SSP5-8.5, a high-warming storyline is associated with wide-spread warming that exceeds the already high best-estimate warming by another 35</w:t>
      </w:r>
      <w:r w:rsidRPr="003862D0">
        <w:rPr>
          <w:lang w:val="en-GB" w:eastAsia="en-US"/>
        </w:rPr>
        <w:sym w:font="Symbol" w:char="F02D"/>
      </w:r>
      <w:r w:rsidRPr="003862D0">
        <w:rPr>
          <w:lang w:val="en-GB" w:eastAsia="en-US"/>
        </w:rPr>
        <w:t>50%. For SSP5-8.5, this corresponds to a warming of 1</w:t>
      </w:r>
      <w:r w:rsidR="00A41D5E" w:rsidRPr="003862D0">
        <w:rPr>
          <w:lang w:val="en-GB" w:eastAsia="en-US"/>
        </w:rPr>
        <w:t>°C</w:t>
      </w:r>
      <w:r w:rsidR="00B875FC">
        <w:rPr>
          <w:lang w:val="en-GB" w:eastAsia="en-US"/>
        </w:rPr>
        <w:t>–3</w:t>
      </w:r>
      <w:r w:rsidRPr="003862D0">
        <w:rPr>
          <w:lang w:val="en-GB" w:eastAsia="en-US"/>
        </w:rPr>
        <w:t>°C in addition to the best estimate over most land regions, which implies more than 6°C relative to 1995–2014 over most extra</w:t>
      </w:r>
      <w:del w:id="5252" w:author="Sara M Tuson" w:date="2021-07-19T15:04:00Z">
        <w:r w:rsidRPr="003862D0" w:rsidDel="00021F17">
          <w:rPr>
            <w:lang w:val="en-GB" w:eastAsia="en-US"/>
          </w:rPr>
          <w:delText>-</w:delText>
        </w:r>
      </w:del>
      <w:r w:rsidRPr="003862D0">
        <w:rPr>
          <w:lang w:val="en-GB" w:eastAsia="en-US"/>
        </w:rPr>
        <w:t>tropical land regions and Amazon</w:t>
      </w:r>
      <w:r w:rsidR="00A41D5E" w:rsidRPr="003862D0">
        <w:rPr>
          <w:lang w:val="en-GB" w:eastAsia="en-US"/>
        </w:rPr>
        <w:t>ia</w:t>
      </w:r>
      <w:r w:rsidRPr="003862D0">
        <w:rPr>
          <w:lang w:val="en-GB" w:eastAsia="en-US"/>
        </w:rPr>
        <w:t>. Over large parts of the Arctic, annual mean temperatures increase by more than 10°C relative to 1995–2014 in such a high-warming storyline under SSP5-8.5. The two lines of evidence yield more consistent patterns for SSP5-8.5 than for SSP1-2.6, but there are substantial differences concerning whether the strongest warming above the best estimate occurs over the tropics or extratropical land regions.</w:t>
      </w:r>
    </w:p>
    <w:p w14:paraId="0ECF72D5" w14:textId="77777777" w:rsidR="004C4B4A" w:rsidRPr="003862D0" w:rsidRDefault="004C4B4A" w:rsidP="004C4B4A">
      <w:pPr>
        <w:pStyle w:val="AR6BodyText"/>
        <w:rPr>
          <w:lang w:val="en-GB" w:eastAsia="en-US"/>
        </w:rPr>
      </w:pPr>
    </w:p>
    <w:p w14:paraId="4774FC0B" w14:textId="094A2E04" w:rsidR="004C4B4A" w:rsidRPr="003862D0" w:rsidRDefault="004C4B4A" w:rsidP="004C4B4A">
      <w:pPr>
        <w:pStyle w:val="AR6BodyText"/>
        <w:rPr>
          <w:lang w:val="en-GB" w:eastAsia="en-US"/>
        </w:rPr>
      </w:pPr>
      <w:r w:rsidRPr="003862D0">
        <w:rPr>
          <w:lang w:val="en-GB" w:eastAsia="en-US"/>
        </w:rPr>
        <w:lastRenderedPageBreak/>
        <w:t>While individual models project even stronger warming over extratropical land regions (</w:t>
      </w:r>
      <w:r w:rsidR="00FA6D4F" w:rsidRPr="003862D0">
        <w:rPr>
          <w:lang w:val="en-GB" w:eastAsia="en-US"/>
        </w:rPr>
        <w:t>Figure 4.41</w:t>
      </w:r>
      <w:r w:rsidR="00DA5F30" w:rsidRPr="003862D0">
        <w:rPr>
          <w:lang w:val="en-GB" w:eastAsia="en-US"/>
        </w:rPr>
        <w:t xml:space="preserve"> </w:t>
      </w:r>
      <w:r w:rsidRPr="003862D0">
        <w:rPr>
          <w:lang w:val="en-GB" w:eastAsia="en-US"/>
        </w:rPr>
        <w:t xml:space="preserve">bottom row), their projected GSAT warming exceeds the assessed </w:t>
      </w:r>
      <w:r w:rsidRPr="003862D0">
        <w:rPr>
          <w:i/>
          <w:lang w:val="en-GB" w:eastAsia="en-US"/>
        </w:rPr>
        <w:t>very likely</w:t>
      </w:r>
      <w:r w:rsidRPr="003862D0">
        <w:rPr>
          <w:lang w:val="en-GB" w:eastAsia="en-US"/>
        </w:rPr>
        <w:t xml:space="preserve"> 5–95% range and thus correspond to an </w:t>
      </w:r>
      <w:r w:rsidRPr="003862D0">
        <w:rPr>
          <w:i/>
          <w:lang w:val="en-GB" w:eastAsia="en-US"/>
        </w:rPr>
        <w:t>extremely unlikely</w:t>
      </w:r>
      <w:r w:rsidRPr="003862D0">
        <w:rPr>
          <w:lang w:val="en-GB" w:eastAsia="en-US"/>
        </w:rPr>
        <w:t xml:space="preserve"> (</w:t>
      </w:r>
      <w:r w:rsidR="00A41D5E" w:rsidRPr="003862D0">
        <w:rPr>
          <w:lang w:val="en-GB" w:eastAsia="en-US"/>
        </w:rPr>
        <w:t xml:space="preserve">below </w:t>
      </w:r>
      <w:r w:rsidRPr="003862D0">
        <w:rPr>
          <w:lang w:val="en-GB" w:eastAsia="en-US"/>
        </w:rPr>
        <w:t>5% likelihood) storyline. While all the models consistent with such a storyline tend to overestimate the observed warming trend over the historical period</w:t>
      </w:r>
      <w:r w:rsidR="00E547DF" w:rsidRPr="003862D0">
        <w:rPr>
          <w:lang w:val="en-GB" w:eastAsia="en-US"/>
        </w:rPr>
        <w:t xml:space="preserve"> </w:t>
      </w:r>
      <w:r w:rsidR="00E547DF" w:rsidRPr="003862D0">
        <w:rPr>
          <w:color w:val="000000" w:themeColor="text1"/>
          <w:lang w:val="en-GB"/>
        </w:rPr>
        <w:fldChar w:fldCharType="begin" w:fldLock="1"/>
      </w:r>
      <w:r w:rsidR="00615634">
        <w:rPr>
          <w:color w:val="000000" w:themeColor="text1"/>
          <w:lang w:val="en-GB"/>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1995\u20132014.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"3", "18" ] ] }, "note" : "Times Cited: 16\nFischer, Erich/B-6067-2011; Tokarska, Kasia/AAD-9665-2020; Knutti, Reto/B-8763-2008; Sippel, Sebastian/; Smith, Christopher/\nFischer, Erich/0000-0003-1931-6737; Tokarska, Kasia/0000-0001-8887-8798; Knutti, Reto/0000-0001-8303-6700; Sippel, Sebastian/0000-0002-4510-4458; Smith, Christopher/0000-0003-0599-4633\n0\n16", "page" : "eaaz9549", "title" : "Past warming trend constrains future warming in CMIP6 models", "translator" : [ { "dropping-particle" : "", "family" : "K4832", "given" : "", "non-dropping-particle" : "", "parse-names" : false, "suffix" : "" } ], "type" : "article-journal", "volume" : "6" }, "uris" : [ "http://www.mendeley.com/documents/?uuid=f29ac704-a088-4b9b-8109-dfb24e644f3d" ] }, { "id" : "ITEM-2", "itemData" : { "DOI" : "10.1029/2019GL086757", "ISSN" : "0094-8276",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"6", "28" ] ] }, "note" : "Times Cited: 0\nLiang, Yongxiao/0000-0003-3162-1494\n0\n1944-8007", "page" : "e2019GL086757", "title" : "Climate Model Projections of 21st Century Global Warming Constrained Using the Observed Warming Trend", "translator" : [ { "dropping-particle" : "", "family" : "K4831", "given" : "", "non-dropping-particle" : "", "parse-names" : false, "suffix" : "" } ], "type" : "article-journal", "volume" : "47" }, "uris" : [ "http://www.mendeley.com/documents/?uuid=33e867a4-5f60-4fad-aa10-05ad44ab4b8c"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 ] }, "page" : "eabc0671", "title" : "Making climate projections conditional on historical observations", "translator" : [ { "dropping-particle" : "", "family" : "K5134", "given" : "", "non-dropping-particle" : "", "parse-names" : false, "suffix" : "" } ], "type" : "article-journal", "volume" : "7" }, "uris" : [ "http://www.mendeley.com/documents/?uuid=21921997-6cb0-49f6-bdaf-ed9e794648e0" ] }, { "id" : "ITEM-4", "itemData" : { "DOI" : "10.5194/esd-11-995-2020", "ISSN" : "2190-4987", "abstract" : "Abstract. The sixth Coupled Model Intercomparison Project (CMIP6) constitutes the latest update on expected future climate change based on a new generation of climate models. To extract reliable estimates of future warming and related uncertainties from these models, the spread in their projections is often translated into probabilistic estimates such as the mean and likely range. Here, we use a model weighting approach, which accounts for the models' historical performance based on several diagnostics as well as model interdependence within the CMIP6 ensemble, to calculate constrained distributions of global mean temperature change. We investigate the skill of our approach in a perfect model test, where we use previous-generation CMIP5 models as pseudo-observations in the historical period. The performance of the distribution weighted in the abovementioned manner with respect to matching the pseudo-observations in the future is then evaluated, and we find a mean increase in skill of about 17 % compared with the unweighted distribution. In addition, we show that our independence metric correctly clusters models known to be similar based on a CMIP6 \u201cfamily tree\u201d, which enables the application of a weighting based on the degree of inter-model dependence. We then apply the weighting approach, based on two observational estimates (the fifth generation of the European Centre for Medium-Range Weather Forecasts Retrospective Analysis \u2013 ERA5, and the Modern-Era Retrospective analysis for Research and Applications, version 2 \u2013 MERRA-2), to constrain CMIP6 projections under weak (SSP1-2.6) and strong (SSP5-8.5) climate change scenarios (SSP refers to the Shared Socioeconomic Pathways). Our results show a reduction in the projected mean warming for both scenarios because some CMIP6 models with high future warming receive systematically lower performance weights. The mean of end-of-century warming (2081\u20132100 relative to 1995\u20132014) for SSP5-8.5 with weighting is 3.7 \u2218C, compared with 4.1 \u2218C without weighting; the likely (66%) uncertainty range is 3.1 to 4.6 \u2218C, which equates to a 13 % decrease in spread. For SSP1-2.6, the weighted end-of-century warming is 1 \u2218C (0.7 to 1.4 \u2218C), which results in a reduction of \u22120.1 \u2218C in the mean and \u221224 % in the likely range compared with the unweighted case.", "author" : [ { "dropping-particle" : "", "family" : "Brunner", "given" : "Lukas", "non-dropping-particle" : "", "parse-names" : false, "suffix" : "" }, { "dropping-particle" : "", "family" : "Pendergrass", "given" : "Angeline G.", "non-dropping-particle" : "", "parse-names" : false, "suffix" : "" }, { "dropping-particle" : "", "family" : "Lehner", "given" : "Flavio", "non-dropping-particle" : "", "parse-names" : false, "suffix" : "" }, { "dropping-particle" : "", "family" : "Merrifield", "given" : "Anna L.", "non-dropping-particle" : "", "parse-names" : false, "suffix" : "" }, { "dropping-particle" : "", "family" : "Lorenz", "given" : "Ruth", "non-dropping-particle" : "", "parse-names" : false, "suffix" : "" }, { "dropping-particle" : "", "family" : "Knutti", "given" : "Reto", "non-dropping-particle" : "", "parse-names" : false, "suffix" : "" } ], "container-title" : "Earth System Dynamics", "id" : "ITEM-4", "issue" : "4", "issued" : { "date-parts" : [ [ "2020", "11", "13" ] ] }, "page" : "995-1012", "title" : "Reduced global warming from CMIP6 projections when weighting models by performance and independence", "translator" : [ { "dropping-particle" : "", "family" : "K4999", "given" : "", "non-dropping-particle" : "", "parse-names" : false, "suffix" : "" } ], "type" : "article-journal", "volume" : "11" }, "uris" : [ "http://www.mendeley.com/documents/?uuid=9db83e35-a6db-41de-bfbf-c43e6ccdfb3b", "http://www.mendeley.com/documents/?uuid=5bc0971c-ebc9-4048-9f57-630288f007c5" ] }, { "id" : "ITEM-5", "itemData" : { "DOI" : "10.5194/esd-11-737-2020", "ISSN" : "2190-4987", "abstract" : "Abstract. Climate sensitivity to CO2 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\u201clikely\u201d ranges (16 %\u201384 % confidence) of TCR (1.0\u20132.5 K) and ECS (1.5\u20134.5 K) were broadly consistent with the ensemble of CMIP5 Earth system models (ESMs) available at the time. However, many of the latest CMIP6 ESMs have larger climate sensitivities, with 5 of 34 models having TCR values above 2.5 K and an ensemble mean TCR of 2.0\u00b10.4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1.3\u20132.1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1.9\u20133.4 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 M 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"ITEM-5", "issue" : "3", "issued" : { "date-parts" : [ [ "2020", "8", "17" ] ] }, "note" : "ESD", "page" : "737-750", "title" : "Emergent constraints on transient climate response (TCR) and equilibrium climate sensitivity (ECS) from historical warming in CMIP5 and CMIP6 models", "translator" : [ { "dropping-particle" : "", "family" : "K4834", "given" : "", "non-dropping-particle" : "", "parse-names" : false, "suffix" : "" } ], "type" : "article-journal", "volume" : "11" }, "uris" : [ "http://www.mendeley.com/documents/?uuid=2d5e365e-16b1-44f8-bd8f-b4a965c61e6d" ] } ], "mendeley" : { "formattedCitation" : "(Brunner et al., 2020; Liang et al., 2020; Nijsse et al., 2020; Tokarska et al., 2020; Ribes et al., 2021)", "plainTextFormattedCitation" : "(Brunner et al., 2020; Liang et al., 2020; Nijsse et al., 2020; Tokarska et al., 2020; Ribes et al., 2021)", "previouslyFormattedCitation" : "(Brunner et al., 2020; Liang et al., 2020; Nijsse et al., 2020; Tokarska et al., 2020; Ribes et al., 2021)" }, "properties" : { "noteIndex" : 0 }, "schema" : "https://github.com/citation-style-language/schema/raw/master/csl-citation.json" }</w:instrText>
      </w:r>
      <w:r w:rsidR="00E547DF" w:rsidRPr="003862D0">
        <w:rPr>
          <w:color w:val="000000" w:themeColor="text1"/>
          <w:lang w:val="en-GB"/>
        </w:rPr>
        <w:fldChar w:fldCharType="separate"/>
      </w:r>
      <w:r w:rsidR="00016735">
        <w:rPr>
          <w:noProof/>
          <w:color w:val="000000" w:themeColor="text1"/>
          <w:lang w:val="en-GB"/>
        </w:rPr>
        <w:t>(Brunner et al., 2020; Liang et al., 2020; Nijsse et al., 2020; Tokarska et al., 2020; Ribes et al., 2021)</w:t>
      </w:r>
      <w:r w:rsidR="00E547DF" w:rsidRPr="003862D0">
        <w:rPr>
          <w:color w:val="000000" w:themeColor="text1"/>
          <w:lang w:val="en-GB"/>
        </w:rPr>
        <w:fldChar w:fldCharType="end"/>
      </w:r>
      <w:r w:rsidRPr="003862D0">
        <w:rPr>
          <w:lang w:val="en-GB" w:eastAsia="en-US"/>
        </w:rPr>
        <w:t xml:space="preserve">, some of them show a good representation of several aspects of the present-day climate </w:t>
      </w:r>
      <w:r w:rsidRPr="003862D0">
        <w:rPr>
          <w:lang w:val="en-GB" w:eastAsia="en-US"/>
        </w:rPr>
        <w:fldChar w:fldCharType="begin" w:fldLock="1"/>
      </w:r>
      <w:r w:rsidR="00615634">
        <w:rPr>
          <w:lang w:val="en-GB" w:eastAsia="en-US"/>
        </w:rPr>
        <w:instrText>ADDIN CSL_CITATION { "citationItems" : [ { "id" : "ITEM-1", "itemData" : { "DOI" : "10.1029/2019MS001739", "ISSN" : "1942-2466", "abstract" : "We document the development of the first version of the United Kingdom Earth System Model UKESM1. The model represents a major advance on its predecessor HadGEM2\u2010ES, with enhancements to all component models and new feedback mechanisms. These include: a new core physical model with a well\u2010resolved stratosphere; terrestrial biogeochemistry with coupled carbon and nitrogen cycles and enhanced land management; tropospheric\u2010stratospheric chemistry allowing the holistic simulation of radiative forcing from ozone, methane and nitrous oxide; two\u2010moment, five\u2010species, modal aerosol; and ocean biogeochemistry with two\u2010way coupling to the carbon cycle and atmospheric aerosols. The complexity of coupling between the ocean, land and atmosphere physical climate and biogeochemical cycles in UKESM1 is unprecedented for an Earth system model. We describe in detail the process by which the coupled model was developed and tuned to achieve acceptable performance in key physical and Earth system quantities, and discuss the challenges involved in mitigating biases in a model with complex connections between its components. Overall the model performs well, with a stable pre\u2010industrial state, and good agreement with observations in the latter period of its historical simulations. However, global mean surface temperature exhibits stronger\u2010than\u2010observed cooling from 1950 to 1970, followed by rapid warming from 1980 to 2014. Metrics from idealised simulations show a high climate sensitivity relative to previous generations of models: equilibrium climate sensitivity (ECS) is 5.4 K, transient climate response (TCR) ranges from 2.68 K to 2.85 K, and transient climate response to cumulative emissions (TCRE) is 2.49 K/TtC to 2.66 K/TtC. Plain Language Summary --------------------------- We describe the development and behaviour of UKESM1, a novel climate model that includes improved representations of processes in the atmosphere, ocean and on land. These processes are inter\u2010related: for example, dust is produced on the land and blown up into the atmosphere where it affects the amount of sunlight falling on the Earth. Dust can also be dissolved in the ocean, where it affects marine life. This in turn changes both the amount of carbon dioxide absorbed by the ocean and the material emitted from the surface into the atmosphere, which has an affect on the formation of clouds. UKESM1 includes many processes and interactions such as these, giving it a high level of complexity. Ensuring real\u2026",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"ITEM-1", "issue" : "12", "issued" : { "date-parts" : [ [ "2019", "12", "21" ] ] }, "page" : "4513-4558", "title" : "UKESM1: Description and Evaluation of the U.K. Earth System Model", "translator" : [ { "dropping-particle" : "", "family" : "K4412", "given" : "", "non-dropping-particle" : "", "parse-names" : false, "suffix" : "" } ], "type" : "article-journal", "volume" : "11" }, "uris" : [ "http://www.mendeley.com/documents/?uuid=fdea4067-5f56-454d-8c81-3ab8f5b69649", "http://www.mendeley.com/documents/?uuid=74b29d62-4645-4140-89e9-18598f4a8868" ] }, { "id" : "ITEM-2",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"ITEM-2", "issue" : "11", "issued" : { "date-parts" : [ [ "2019", "11", "25" ] ] }, "page" : "4823-4873", "title" : "The Canadian Earth System Model version 5 (CanESM5.0.3)", "translator" : [ { "dropping-particle" : "", "family" : "K4413", "given" : "", "non-dropping-particle" : "", "parse-names" : false, "suffix" : "" } ], "type" : "article-journal", "volume" : "12" }, "uris" : [ "http://www.mendeley.com/documents/?uuid=eb21acd0-2093-41cc-97d8-0fbcb812c013", "http://www.mendeley.com/documents/?uuid=929df163-6d0d-4486-b4ab-736270f31efa" ] }, { "id" : "ITEM-3", "itemData" : { "DOI" : "10.1029/2019MS001866", "ISSN" : "1942-2466", "abstract" : "Climate forcing, sensitivity and feedback metrics are evaluated in both the UK's physical climate model HadGEM3\u2010GC3.1 at low (\u2010LL) and medium (\u2010MM) resolution and the UK's Earth System Model UKESM1. The Effective Climate Sensitivity (EffCS) to a doubling of CO2 is 5.5K for HadGEM3.1\u2010GC3.1\u2010LL and 5.4K for UKESM1. The transient climate response is 2.5K and 2.8K respectively. Whilst the EffCS is larger than that seen in the previous generation of models, none of the model's forcing or feedback processes are found to be atypical of models, though the cloud feedback is at the high end. The relatively large EffCS results from an unusual combination of a typical CO2 forcing with a relatively small feedback parameter. Compared to the previous UK climate model, HadGEM3\u2010GC2.0, the EffCS has increased from 3.2K to 5.5K due to an increase in CO2 forcing, surface albedo feedback and mid\u2010latitude cloud feedback. All changes are well understood and due to physical improvements in the model. At higher atmospheric and ocean resolution (HadGEM3\u2010GC3.1\u2010MM), there is a compensation between increased marine stratocumulous cloud feedback and reduced Antarctic sea\u2010ice feedback. In UKESM1 a CO2 fertilization effect induces a land surface vegetation change and albedo radiative effect. Historical aerosol forcing in HadGEM3\u2010GC3.1\u2010LL is \u20101.1 Wm\u20102. In HadGEM3\u2010GC3.1\u2010LL historical simulations cloud feedback is found to be less positive than in abrupt\u20104xCO2, in agreement with atmosphere\u2010only experiments forced with observed historical sea\u2010surface\u2010temperature and sea\u2010ice variations. However variability in the coupled model's historical sea\u2010ice trends hampers accurate diagnosis of the model's total historical feedback.", "author" : [ { "dropping-particle" : "", "family" : "Andrews", "given" : "Timothy", "non-dropping-particle" : "", "parse-names" : false, "suffix" : "" }, { "dropping-particle" : "", "family" : "Andrews", "given" : "Martin B.", "non-dropping-particle" : "", "parse-names" : false, "suffix" : "" }, { "dropping-particle" : "", "family" : "Bodas\u2010Salcedo", "given" : "Alejandro", "non-dropping-particle" : "", "parse-names" : false, "suffix" : "" }, { "dropping-particle" : "", "family" : "Jones", "given" : "Gareth S.", "non-dropping-particle" : "", "parse-names" : false, "suffix" : "" }, { "dropping-particle" : "", "family" : "Kuhlbrodt", "given" : "Till", "non-dropping-particle" : "", "parse-names" : false, "suffix" : "" }, { "dropping-particle" : "", "family" : "Manners", "given" : "James", "non-dropping-particle" : "", "parse-names" : false, "suffix" : "" }, { "dropping-particle" : "", "family" : "Menary", "given" : "Matthew B.", "non-dropping-particle" : "", "parse-names" : false, "suffix" : "" }, { "dropping-particle" : "", "family" : "Ridley", "given" : "Jeff", "non-dropping-particle" : "", "parse-names" : false, "suffix" : "" }, { "dropping-particle" : "", "family" : "Ringer", "given" : "Mark A.", "non-dropping-particle" : "", "parse-names" : false, "suffix" : "" }, { "dropping-particle" : "", "family" : "Sellar", "given" : "Alistair A.", "non-dropping-particle" : "", "parse-names" : false, "suffix" : "" }, { "dropping-particle" : "", "family" : "Senior", "given" : "Catherine A.", "non-dropping-particle" : "", "parse-names" : false, "suffix" : "" }, { "dropping-particle" : "", "family" : "Tang", "given" : "Yongming", "non-dropping-particle" : "", "parse-names" : false, "suffix" : "" } ], "container-title" : "Journal of Advances in Modeling Earth Systems", "id" : "ITEM-3", "issue" : "12", "issued" : { "date-parts" : [ [ "2019", "12", "17" ] ] }, "page" : "4377-4394", "title" : "Forcings, Feedbacks, and Climate Sensitivity in HadGEM3\u2010GC3.1 and UKESM1", "translator" : [ { "dropping-particle" : "", "family" : "K4414", "given" : "", "non-dropping-particle" : "", "parse-names" : false, "suffix" : "" } ], "type" : "article-journal", "volume" : "11" }, "uris" : [ "http://www.mendeley.com/documents/?uuid=e485d022-e792-4625-928c-0b995e47fc3d", "http://www.mendeley.com/documents/?uuid=b279e7e6-96fb-4386-a43f-fb13ab8ffb1b" ] } ], "mendeley" : { "formattedCitation" : "(Andrews et al., 2019; Sellar et al., 2019; Swart et al., 2019)", "plainTextFormattedCitation" : "(Andrews et al., 2019; Sellar et al., 2019; Swart et al., 2019)", "previouslyFormattedCitation" : "(Andrews et al., 2019; Sellar et al., 2019; Swart et al., 2019)" }, "properties" : { "noteIndex" : 0 }, "schema" : "https://github.com/citation-style-language/schema/raw/master/csl-citation.json" }</w:instrText>
      </w:r>
      <w:r w:rsidRPr="003862D0">
        <w:rPr>
          <w:lang w:val="en-GB" w:eastAsia="en-US"/>
        </w:rPr>
        <w:fldChar w:fldCharType="separate"/>
      </w:r>
      <w:r w:rsidR="00016735">
        <w:rPr>
          <w:noProof/>
          <w:lang w:val="en-GB" w:eastAsia="en-US"/>
        </w:rPr>
        <w:t>(Andrews et al., 2019; Sellar et al., 2019; Swart et al., 2019)</w:t>
      </w:r>
      <w:r w:rsidRPr="003862D0">
        <w:rPr>
          <w:lang w:val="en-GB" w:eastAsia="en-US"/>
        </w:rPr>
        <w:fldChar w:fldCharType="end"/>
      </w:r>
      <w:r w:rsidRPr="003862D0">
        <w:rPr>
          <w:lang w:val="en-GB" w:eastAsia="en-US"/>
        </w:rPr>
        <w:t>. Such a very high</w:t>
      </w:r>
      <w:r w:rsidR="005D4A6A" w:rsidRPr="003862D0">
        <w:rPr>
          <w:lang w:val="en-GB" w:eastAsia="en-US"/>
        </w:rPr>
        <w:t>-</w:t>
      </w:r>
      <w:r w:rsidRPr="003862D0">
        <w:rPr>
          <w:lang w:val="en-GB" w:eastAsia="en-US"/>
        </w:rPr>
        <w:t>warming storyline implies widespread warming of more than 1.5°C and 3°C above the best</w:t>
      </w:r>
      <w:r w:rsidR="005D4A6A" w:rsidRPr="003862D0">
        <w:rPr>
          <w:lang w:val="en-GB" w:eastAsia="en-US"/>
        </w:rPr>
        <w:t>-</w:t>
      </w:r>
      <w:r w:rsidRPr="003862D0">
        <w:rPr>
          <w:lang w:val="en-GB" w:eastAsia="en-US"/>
        </w:rPr>
        <w:t>estimate warming pattern under SSP1-2.6 and SSP5-8.5, respectively. Under SSP1-2.6, this corresponds to more than 3°C warming relative to 1995–2014 over land regions in the northern mid- to high latitudes and more than 6°C in the Arctic (</w:t>
      </w:r>
      <w:r w:rsidR="00FA6D4F" w:rsidRPr="003862D0">
        <w:rPr>
          <w:lang w:val="en-GB" w:eastAsia="en-US"/>
        </w:rPr>
        <w:t>Figure 4.41</w:t>
      </w:r>
      <w:r w:rsidRPr="003862D0">
        <w:rPr>
          <w:lang w:val="en-GB" w:eastAsia="en-US"/>
        </w:rPr>
        <w:t xml:space="preserve">g). </w:t>
      </w:r>
      <w:r w:rsidR="005D4A6A" w:rsidRPr="003862D0">
        <w:rPr>
          <w:lang w:val="en-GB" w:eastAsia="en-US"/>
        </w:rPr>
        <w:t xml:space="preserve">Under </w:t>
      </w:r>
      <w:r w:rsidRPr="003862D0">
        <w:rPr>
          <w:lang w:val="en-GB" w:eastAsia="en-US"/>
        </w:rPr>
        <w:t>SSP5-8.5, such a very high</w:t>
      </w:r>
      <w:r w:rsidR="005D4A6A" w:rsidRPr="003862D0">
        <w:rPr>
          <w:lang w:val="en-GB" w:eastAsia="en-US"/>
        </w:rPr>
        <w:t>-</w:t>
      </w:r>
      <w:r w:rsidRPr="003862D0">
        <w:rPr>
          <w:lang w:val="en-GB" w:eastAsia="en-US"/>
        </w:rPr>
        <w:t>warming storyline implies more than 8°C warming over parts of Amazon</w:t>
      </w:r>
      <w:r w:rsidR="005D4A6A" w:rsidRPr="003862D0">
        <w:rPr>
          <w:lang w:val="en-GB" w:eastAsia="en-US"/>
        </w:rPr>
        <w:t>ia</w:t>
      </w:r>
      <w:r w:rsidRPr="003862D0">
        <w:rPr>
          <w:lang w:val="en-GB" w:eastAsia="en-US"/>
        </w:rPr>
        <w:t xml:space="preserve"> and more than 6°C over most other tropical land regions (</w:t>
      </w:r>
      <w:r w:rsidR="00FA6D4F" w:rsidRPr="003862D0">
        <w:rPr>
          <w:lang w:val="en-GB" w:eastAsia="en-US"/>
        </w:rPr>
        <w:t>Figure 4.41</w:t>
      </w:r>
      <w:r w:rsidRPr="003862D0">
        <w:rPr>
          <w:lang w:val="en-GB" w:eastAsia="en-US"/>
        </w:rPr>
        <w:t xml:space="preserve">h). </w:t>
      </w:r>
    </w:p>
    <w:p w14:paraId="6DF60158" w14:textId="77777777" w:rsidR="004C4B4A" w:rsidRPr="003862D0" w:rsidRDefault="004C4B4A" w:rsidP="004C4B4A">
      <w:pPr>
        <w:pStyle w:val="AR6BodyText"/>
        <w:rPr>
          <w:lang w:val="en-GB" w:eastAsia="en-US"/>
        </w:rPr>
      </w:pPr>
    </w:p>
    <w:p w14:paraId="119E7486" w14:textId="77777777" w:rsidR="004C4B4A" w:rsidRPr="003862D0" w:rsidRDefault="004C4B4A" w:rsidP="004C4B4A">
      <w:pPr>
        <w:pStyle w:val="AR6BodyText"/>
        <w:rPr>
          <w:lang w:val="en-GB" w:eastAsia="en-US"/>
        </w:rPr>
      </w:pPr>
    </w:p>
    <w:p w14:paraId="06E8ED5C" w14:textId="4A356497" w:rsidR="004C4B4A" w:rsidRPr="003862D0" w:rsidRDefault="004C4B4A" w:rsidP="004C4B4A">
      <w:pPr>
        <w:pStyle w:val="AR6BodyText"/>
        <w:rPr>
          <w:b/>
          <w:color w:val="000000"/>
          <w:lang w:val="en-GB"/>
        </w:rPr>
      </w:pPr>
      <w:r w:rsidRPr="003862D0">
        <w:rPr>
          <w:b/>
          <w:color w:val="000000"/>
          <w:lang w:val="en-GB"/>
        </w:rPr>
        <w:t>[START FIGURE 4.</w:t>
      </w:r>
      <w:r w:rsidR="003C0DF2" w:rsidRPr="003862D0">
        <w:rPr>
          <w:b/>
          <w:color w:val="000000"/>
          <w:lang w:val="en-GB"/>
        </w:rPr>
        <w:t xml:space="preserve">41 </w:t>
      </w:r>
      <w:r w:rsidRPr="003862D0">
        <w:rPr>
          <w:b/>
          <w:color w:val="000000"/>
          <w:lang w:val="en-GB"/>
        </w:rPr>
        <w:t>HERE]</w:t>
      </w:r>
    </w:p>
    <w:p w14:paraId="4140385A" w14:textId="77777777" w:rsidR="002C78E6" w:rsidRPr="003862D0" w:rsidRDefault="002C78E6" w:rsidP="002C78E6">
      <w:pPr>
        <w:pStyle w:val="AR6BodyText"/>
        <w:rPr>
          <w:lang w:val="en-GB" w:eastAsia="en-US"/>
        </w:rPr>
      </w:pPr>
    </w:p>
    <w:p w14:paraId="57BEBABF" w14:textId="315277CA" w:rsidR="002C78E6" w:rsidRPr="003862D0" w:rsidRDefault="005D4A6A" w:rsidP="002C78E6">
      <w:pPr>
        <w:pStyle w:val="AR6Chap4Figure"/>
        <w:rPr>
          <w:lang w:val="en-GB"/>
        </w:rPr>
      </w:pPr>
      <w:bookmarkStart w:id="5253" w:name="_Ref519508026"/>
      <w:bookmarkStart w:id="5254" w:name="_Ref29571922"/>
      <w:r w:rsidRPr="003862D0">
        <w:rPr>
          <w:b/>
          <w:bCs/>
          <w:lang w:val="en-GB" w:eastAsia="en-US"/>
        </w:rPr>
        <w:t>High-warming storylines for</w:t>
      </w:r>
      <w:r w:rsidR="00CC0EA8" w:rsidRPr="003862D0">
        <w:rPr>
          <w:b/>
          <w:bCs/>
          <w:lang w:val="en-GB" w:eastAsia="en-US"/>
        </w:rPr>
        <w:t xml:space="preserve"> </w:t>
      </w:r>
      <w:r w:rsidR="00CC0EA8" w:rsidRPr="003862D0">
        <w:rPr>
          <w:b/>
          <w:bCs/>
          <w:lang w:val="en-GB"/>
        </w:rPr>
        <w:t>c</w:t>
      </w:r>
      <w:r w:rsidR="002C78E6" w:rsidRPr="003862D0">
        <w:rPr>
          <w:b/>
          <w:bCs/>
          <w:lang w:val="en-GB"/>
        </w:rPr>
        <w:t>hanges in annual mean temperature</w:t>
      </w:r>
      <w:r w:rsidR="002C78E6" w:rsidRPr="003862D0">
        <w:rPr>
          <w:lang w:val="en-GB"/>
        </w:rPr>
        <w:t>. (a,</w:t>
      </w:r>
      <w:r w:rsidR="00F95D64" w:rsidRPr="003862D0">
        <w:rPr>
          <w:lang w:val="en-GB"/>
        </w:rPr>
        <w:t xml:space="preserve"> </w:t>
      </w:r>
      <w:r w:rsidR="002C78E6" w:rsidRPr="003862D0">
        <w:rPr>
          <w:lang w:val="en-GB"/>
        </w:rPr>
        <w:t>b) Changes in 2081–2100 relative to 1995–2014 consistent with the assessed best GSAT estimate (0.9°C and 3.5°C relative to 1995–2014 for SSP1-2.6 and SSP5-8.5, respectively). The CMIP6 multi-model mean is linearly pattern</w:t>
      </w:r>
      <w:r w:rsidR="00E41E46" w:rsidRPr="003862D0">
        <w:rPr>
          <w:lang w:val="en-GB"/>
        </w:rPr>
        <w:t>-</w:t>
      </w:r>
      <w:r w:rsidR="002C78E6" w:rsidRPr="003862D0">
        <w:rPr>
          <w:lang w:val="en-GB"/>
        </w:rPr>
        <w:t>scaled to the best GSAT estimate. (c</w:t>
      </w:r>
      <w:r w:rsidR="00440186" w:rsidRPr="003862D0">
        <w:rPr>
          <w:lang w:val="en-GB"/>
        </w:rPr>
        <w:t>–</w:t>
      </w:r>
      <w:r w:rsidR="002C78E6" w:rsidRPr="003862D0">
        <w:rPr>
          <w:lang w:val="en-GB"/>
        </w:rPr>
        <w:t xml:space="preserve">h) Annual mean warming above the best estimate (relative to panels a and b, respectively, note the different </w:t>
      </w:r>
      <w:r w:rsidR="00303315" w:rsidRPr="003862D0">
        <w:rPr>
          <w:lang w:val="en-GB"/>
        </w:rPr>
        <w:t>colour bar) in a h</w:t>
      </w:r>
      <w:r w:rsidR="002C78E6" w:rsidRPr="003862D0">
        <w:rPr>
          <w:lang w:val="en-GB"/>
        </w:rPr>
        <w:t>igh and very high-warming storyline for 2081–2100.</w:t>
      </w:r>
      <w:bookmarkEnd w:id="5253"/>
      <w:r w:rsidR="002C78E6" w:rsidRPr="003862D0">
        <w:rPr>
          <w:lang w:val="en-GB"/>
        </w:rPr>
        <w:t xml:space="preserve"> (c,</w:t>
      </w:r>
      <w:r w:rsidR="00F95D64" w:rsidRPr="003862D0">
        <w:rPr>
          <w:lang w:val="en-GB"/>
        </w:rPr>
        <w:t xml:space="preserve"> </w:t>
      </w:r>
      <w:r w:rsidR="002C78E6" w:rsidRPr="003862D0">
        <w:rPr>
          <w:lang w:val="en-GB"/>
        </w:rPr>
        <w:t xml:space="preserve">d) Multi-model mean warming pattern scaled to very high GSAT level corresponding to the upper bound of the assessed </w:t>
      </w:r>
      <w:r w:rsidR="002C78E6" w:rsidRPr="003862D0">
        <w:rPr>
          <w:i/>
          <w:lang w:val="en-GB"/>
        </w:rPr>
        <w:t>very likely</w:t>
      </w:r>
      <w:r w:rsidR="002C78E6" w:rsidRPr="003862D0">
        <w:rPr>
          <w:lang w:val="en-GB"/>
        </w:rPr>
        <w:t xml:space="preserve"> range (4.8°C for SSP5-8.5 and 1.5°C for SSP1-2.6, see Section 4.3.4). (e,</w:t>
      </w:r>
      <w:r w:rsidR="00F95D64" w:rsidRPr="003862D0">
        <w:rPr>
          <w:lang w:val="en-GB"/>
        </w:rPr>
        <w:t xml:space="preserve"> </w:t>
      </w:r>
      <w:r w:rsidR="002C78E6" w:rsidRPr="003862D0">
        <w:rPr>
          <w:lang w:val="en-GB"/>
        </w:rPr>
        <w:t xml:space="preserve">f) Average of five models with high GSAT warming nearest to the upper estimate of the </w:t>
      </w:r>
      <w:r w:rsidR="002C78E6" w:rsidRPr="003862D0">
        <w:rPr>
          <w:i/>
          <w:lang w:val="en-GB"/>
        </w:rPr>
        <w:t xml:space="preserve">very likely </w:t>
      </w:r>
      <w:r w:rsidR="002C78E6" w:rsidRPr="003862D0">
        <w:rPr>
          <w:lang w:val="en-GB"/>
        </w:rPr>
        <w:t>range (CESM2, CESM2-WACCM, CNRM-CM6-1, CNRM-CM6-1-HR, EC-Earth3 for SSP1-2.6 and ACCESS-CM2, CESM2, CESM2-WACCM, CNRM-CM6-1, CNRM-CM6-1-HRfor SSP5-8.5), (g,</w:t>
      </w:r>
      <w:r w:rsidR="00F95D64" w:rsidRPr="003862D0">
        <w:rPr>
          <w:lang w:val="en-GB"/>
        </w:rPr>
        <w:t xml:space="preserve"> </w:t>
      </w:r>
      <w:r w:rsidR="002C78E6" w:rsidRPr="003862D0">
        <w:rPr>
          <w:lang w:val="en-GB"/>
        </w:rPr>
        <w:t xml:space="preserve">h) Average of four and five models, respectively (ACCESS-CM2, HadGEM3-GC31-LL, HadGEM3-GC31-MM, UKESM1-0-LL for SSP1-2.6 and CanESM5, CanESM5-CanOE, HadGEM3-GC31-LL: HadGEM3-GC31-MM, UKESM1-0-LL for SSP5-8.5) projecting very high GSAT warming exceeding the </w:t>
      </w:r>
      <w:r w:rsidR="002C78E6" w:rsidRPr="003862D0">
        <w:rPr>
          <w:i/>
          <w:lang w:val="en-GB"/>
        </w:rPr>
        <w:t>very likely</w:t>
      </w:r>
      <w:r w:rsidR="002C78E6" w:rsidRPr="003862D0">
        <w:rPr>
          <w:lang w:val="en-GB"/>
        </w:rPr>
        <w:t xml:space="preserve"> range.</w:t>
      </w:r>
      <w:bookmarkEnd w:id="5254"/>
      <w:r w:rsidR="00EE098D">
        <w:rPr>
          <w:lang w:val="en-GB"/>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3E8EA942" w14:textId="77777777" w:rsidR="004C4B4A" w:rsidRPr="003862D0" w:rsidRDefault="004C4B4A" w:rsidP="004C4B4A">
      <w:pPr>
        <w:pStyle w:val="AR6BodyText"/>
        <w:rPr>
          <w:lang w:val="en-GB" w:eastAsia="en-US"/>
        </w:rPr>
      </w:pPr>
    </w:p>
    <w:p w14:paraId="0200248B" w14:textId="7D60D56F" w:rsidR="004C4B4A" w:rsidRPr="003862D0" w:rsidRDefault="004C4B4A" w:rsidP="004C4B4A">
      <w:pPr>
        <w:pStyle w:val="AR6BodyText"/>
        <w:rPr>
          <w:b/>
          <w:color w:val="000000"/>
          <w:lang w:val="en-GB"/>
        </w:rPr>
      </w:pPr>
      <w:r w:rsidRPr="003862D0">
        <w:rPr>
          <w:b/>
          <w:color w:val="000000"/>
          <w:lang w:val="en-GB"/>
        </w:rPr>
        <w:t>[END FIGURE 4.</w:t>
      </w:r>
      <w:r w:rsidR="003C0DF2" w:rsidRPr="003862D0">
        <w:rPr>
          <w:b/>
          <w:color w:val="000000"/>
          <w:lang w:val="en-GB"/>
        </w:rPr>
        <w:t xml:space="preserve">41 </w:t>
      </w:r>
      <w:r w:rsidRPr="003862D0">
        <w:rPr>
          <w:b/>
          <w:color w:val="000000"/>
          <w:lang w:val="en-GB"/>
        </w:rPr>
        <w:t>HERE]</w:t>
      </w:r>
    </w:p>
    <w:p w14:paraId="5A869A9F" w14:textId="77777777" w:rsidR="004C4B4A" w:rsidRPr="003862D0" w:rsidRDefault="004C4B4A" w:rsidP="004C4B4A">
      <w:pPr>
        <w:pStyle w:val="AR6BodyText"/>
        <w:rPr>
          <w:lang w:val="en-GB" w:eastAsia="en-US"/>
        </w:rPr>
      </w:pPr>
    </w:p>
    <w:p w14:paraId="6796BA6E" w14:textId="77777777" w:rsidR="00AD6CC8" w:rsidRPr="003862D0" w:rsidRDefault="00AD6CC8" w:rsidP="004C4B4A">
      <w:pPr>
        <w:pStyle w:val="AR6BodyText"/>
        <w:rPr>
          <w:lang w:val="en-GB" w:eastAsia="en-US"/>
        </w:rPr>
      </w:pPr>
    </w:p>
    <w:p w14:paraId="78E6B375" w14:textId="53ABC342" w:rsidR="004C4B4A" w:rsidRPr="003862D0" w:rsidRDefault="004C4B4A" w:rsidP="004C4B4A">
      <w:pPr>
        <w:pStyle w:val="AR6BodyText"/>
        <w:rPr>
          <w:lang w:val="en-GB" w:eastAsia="en-US"/>
        </w:rPr>
      </w:pPr>
      <w:r w:rsidRPr="003862D0">
        <w:rPr>
          <w:lang w:val="en-GB" w:eastAsia="en-US"/>
        </w:rPr>
        <w:t xml:space="preserve">High-warming storylines are </w:t>
      </w:r>
      <w:r w:rsidRPr="003862D0">
        <w:rPr>
          <w:i/>
          <w:lang w:val="en-GB" w:eastAsia="en-US"/>
        </w:rPr>
        <w:t>very likely</w:t>
      </w:r>
      <w:r w:rsidRPr="003862D0">
        <w:rPr>
          <w:lang w:val="en-GB" w:eastAsia="en-US"/>
        </w:rPr>
        <w:t xml:space="preserve"> also associated with substantial changes in the hydrological cycle due to strong thermodynamic changes, which can be amplified or offset by dynamical changes </w:t>
      </w:r>
      <w:r w:rsidRPr="003862D0">
        <w:rPr>
          <w:lang w:val="en-GB" w:eastAsia="en-US"/>
        </w:rPr>
        <w:fldChar w:fldCharType="begin" w:fldLock="1"/>
      </w:r>
      <w:r w:rsidR="0022544F">
        <w:rPr>
          <w:lang w:val="en-GB" w:eastAsia="en-US"/>
        </w:rPr>
        <w:instrText>ADDIN CSL_CITATION { "citationItems" : [ { "id" : "ITEM-1", "itemData" : { "DOI" : "10.1175/JAS-D-18-0067.1", "ISSN" : "0022-4928", "abstract" : "Precipitation changes in a warming climate have been examined with a focus on either mean precipitation or precipitation extremes, but changes in the full probability distribution of precipitation have not been well studied. This paper develops a methodology for the quantile-conditional column moisture budget of the atmosphere for the full probability distribution of precipitation. Analysis is performed on idealized aquaplanet model simulations under 3-K uniform SST warming across different horizontal resolutions. Because the covariance of specific humidity and horizontal mass convergence is much reduced when conditioned onto a given precipitation percentile range, their conditional averages yield a clear separation between the moisture (thermodynamic) and circulation (dynamic) effects of vertical moisture transport on precipitation. The thermodynamic response to idealized climate warming can be understood as a generalized \u201cwet get wetter\u201d mechanism, in which the heaviest precipitation of the probability distribution is enhanced most from increased gross moisture stratification, at a rate controlled by the change in lower-tropospheric moisture rather than column moisture. The dynamic effect, in contrast, can be interpreted by shifts in large-scale atmospheric circulations such as the Hadley cell circulation or midlatitude storm tracks. Furthermore, horizontal moisture advection, albeit of secondary role, is important for regional precipitation change. Although similar mechanisms are at play for changes in both mean precipitation and precipitation extremes, the thermodynamic contributions of moisture transport to increases in high percentiles of precipitation tend to be more widespread across a wide range of latitudes than increases in the mean, especially in the subtropics.", "author" : [ { "dropping-particle" : "", "family" : "Chen", "given" : "Gang", "non-dropping-particle" : "", "parse-names" : false, "suffix" : "" }, { "dropping-particle" : "", "family" : "Norris", "given" : "Jesse", "non-dropping-particle" : "", "parse-names" : false, "suffix" : "" }, { "dropping-particle" : "", "family" : "Neelin", "given" : "J. David", "non-dropping-particle" : "", "parse-names" : false, "suffix" : "" }, { "dropping-particle" : "", "family" : "Lu", "given" : "Jian", "non-dropping-particle" : "", "parse-names" : false, "suffix" : "" }, { "dropping-particle" : "", "family" : "Leung", "given" : "L. Ruby", "non-dropping-particle" : "", "parse-names" : false, "suffix" : "" }, { "dropping-particle" : "", "family" : "Sakaguchi", "given" : "Koichi", "non-dropping-particle" : "", "parse-names" : false, "suffix" : "" } ], "container-title" : "Journal of the Atmospheric Sciences", "id" : "ITEM-1", "issue" : "2", "issued" : { "date-parts" : [ [ "2019", "2", "1" ] ] }, "page" : "497-516", "title" : "Thermodynamic and Dynamic Mechanisms for Hydrological Cycle Intensification over the Full Probability Distribution of Precipitation Events", "translator" : [ { "dropping-particle" : "", "family" : "K4424", "given" : "", "non-dropping-particle" : "", "parse-names" : false, "suffix" : "" } ], "type" : "article-journal", "volume" : "76" }, "uris" : [ "http://www.mendeley.com/documents/?uuid=aef471a5-01c8-418a-b4d9-a65076d79abe", "http://www.mendeley.com/documents/?uuid=1d36c734-49fd-4570-af78-dc9b9deb73b2" ] }, { "id" : "ITEM-2", "itemData" : { "DOI" : "10.1007/s00382-016-3276-3", "ISSN" : "0930-7575", "abstract" :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"ITEM-2", "issue" : "9-10", "issued" : { "date-parts" : [ [ "2017", "5", "26" ] ] }, "page" : "3425-3440", "title" : "Separating climate change signals into thermodynamic, lapse-rate and circulation effects: theory and application to the European summer climate", "translator" : [ { "dropping-particle" : "", "family" : "K3947", "given" : "", "non-dropping-particle" : "", "parse-names" : false, "suffix" : "" } ], "type" : "article-journal", "volume" : "48" }, "uris" : [ "http://www.mendeley.com/documents/?uuid=acd70b64-5b36-4a23-9855-82acc95306b6" ] }, { "id" : "ITEM-3", "itemData" : { "DOI" : "10.1029/2005GL023272", "ISSN" : "00948276", "abstract" : "Extreme precipitation has been projected to increase more than the mean under future changed climate, but its mechanism is not clear. We have separated the 'dynamic' and 'thermodynamic' components of the mean and extreme precipitation changes projected in 6 climate model experiments. The dynamic change is due to the change in atmospheric motion, while the thermodynamic change is due to the change in atmospheric moisture content. The model results consistently show that there are areas with small change or decreases in the thermodynamic change for mean precipitation mainly over subtropics, while the thermodynamic change for extreme precipitation is an overall increase as a result of increased atmospheric moisture. The dynamic changes play a secondary role in the difference between mean and extreme and are limited to lower latitudes. Over many parts of mid- to high latitudes, mean and extreme precipitation increase in comparable magnitude due to a comparable thermodynamic increase.", "author" : [ { "dropping-particle" : "", "family" : "Emori", "given" : "S.", "non-dropping-particle" : "", "parse-names" : false, "suffix" : "" }, { "dropping-particle" : "", "family" : "Brown", "given" : "Simon J.", "non-dropping-particle" : "", "parse-names" : false, "suffix" : "" } ], "container-title" : "Geophysical Research Letters", "id" : "ITEM-3", "issue" : "17", "issued" : { "date-parts" : [ [ "2005", "9" ] ] }, "title" : "Dynamic and thermodynamic changes in mean and extreme precipitation under changed climate", "translator" : [ { "dropping-particle" : "", "family" : "K4426", "given" : "", "non-dropping-particle" : "", "parse-names" : false, "suffix" : "" } ], "type" : "article-journal", "volume" : "32" }, "uris" : [ "http://www.mendeley.com/documents/?uuid=6673be1b-2b79-4fd7-8487-a2ac521b3275", "http://www.mendeley.com/documents/?uuid=46fc28e8-df4e-41b0-93bc-80c3c747d6f8" ] }, { "id" : "ITEM-4", "itemData" : { "DOI" : "10.1175/JCLI-D-14-00153.1", "ISSN" : "0894-8755", "abstract" : "The mechanisms of model-projected atmospheric moisture budget change across North America are examined in simulations conducted with 22 models from phase 5 of the Coupled Model Intercomparison Project. Modern-day model budgets are validated against the European Centre for Medium-Range Weather Forecasts Interim Re-Analysis. In the winter half year transient eddies converge moisture across the continent while the mean flow wets the west from central California northward and dries the southwest. In the summer half year there is widespread mean flow moisture divergence across the west and convergence over the Great Plains that is offset by transient eddy divergence. In the winter half year the models project drying for the southwest and wetting to the north. Changes in the mean flow moisture convergence are largely responsible across the west but intensified transient eddy moisture convergence wets the northeast. In the summer half year widespread declines in precipitation minus evaporation (P \u2212 E) are supported by mean flow moisture divergence across the west and transient eddy divergence in the Great Plains. The changes in mean flow convergence are related to increases in specific humidity but also depend on changes in the mean flow including increased low-level divergence in the U.S. Southwest and a zonally varying wave that wets the North American west and east coasts in winter and dries the U.S. Southwest. Increased transient eddy fluxes occur even as low-level eddy activity weakens and arise from strengthened humidity gradients. A full explanation of North American hydroclimate changes will require explanation of mean and transient circulation changes and the coupling between the moisture and circulation fields.", "author" : [ { "dropping-particle" : "", "family" : "Seager", "given" : "Richard", "non-dropping-particle" : "", "parse-names" : false, "suffix" : "" }, { "dropping-particle" : "", "family" : "Neelin", "given" : "David", "non-dropping-particle" : "", "parse-names" : false, "suffix" : "" }, { "dropping-particle" : "", "family" : "Simpson", "given" : "Isla", "non-dropping-particle" : "", "parse-names" : false, "suffix" : "" }, { "dropping-particle" : "", "family" : "Liu", "given" : "Haibo", "non-dropping-particle" : "", "parse-names" : false, "suffix" : "" }, { "dropping-particle" : "", "family" : "Henderson", "given" : "Naomi", "non-dropping-particle" : "", "parse-names" : false, "suffix" : "" }, { "dropping-particle" : "", "family" : "Shaw", "given" : "Tiffany", "non-dropping-particle" : "", "parse-names" : false, "suffix" : "" }, { "dropping-particle" : "", "family" : "Kushnir", "given" : "Yochanan", "non-dropping-particle" : "", "parse-names" : false, "suffix" : "" }, { "dropping-particle" : "", "family" : "Ting", "given" : "Mingfang", "non-dropping-particle" : "", "parse-names" : false, "suffix" : "" }, { "dropping-particle" : "", "family" : "Cook", "given" : "Benjamin", "non-dropping-particle" : "", "parse-names" : false, "suffix" : "" } ], "container-title" : "Journal of Climate", "id" : "ITEM-4", "issue" : "20", "issued" : { "date-parts" : [ [ "2014", "10", "15" ] ] }, "page" : "7921-7948", "title" : "Dynamical and Thermodynamical Causes of Large-Scale Changes in the Hydrological Cycle over North America in Response to Global Warming", "translator" : [ { "dropping-particle" : "", "family" : "K3401", "given" : "", "non-dropping-particle" : "", "parse-names" : false, "suffix" : "" } ], "type" : "article-journal", "volume" : "27" }, "uris" : [ "http://www.mendeley.com/documents/?uuid=bfa0d193-5f18-48df-a81a-f3ab9231346e" ] }, { "id" : "ITEM-5", "itemData" : { "DOI" : "10.1007/s00382-015-2882-9", "ISSN" : "0930-7575", "abstract" : "Precipitation projections are usually presented as the change in precipitation between a fixed current baseline and a particular time in the future. However, upcoming generations will be affected in a way probably more related to the moving trend in precipitation patterns, i.e. to the rate and the persistence of regional precipitation changes from one generation to the next, than to changes relative to afixed current baseline. In this perspective, we propose an alternative characterization of the future precipitation changes predicted by general circulation models, focusing on the precipitation difference between two subsequent 20-year periods. We show that in a business-as-usual emission pathway, the moistening and drying rates increase by 30--40 %, both over land and ocean. As we move further over the twenty-first century, more regions exhibit a significant rate of precipitation change, while the patterns become geographically stationary and the trends persistent. The stabilization of the geographical rate patterns that occurs despite the acceleration of global warming can be physically explained: it results from the increasing contribution of thermodynamic processes compared to dynamic processes in the control of precipitation change. We show that such an evolution is already noticeable over the last decades, and that it could be reversed if strong mitigation policies were quickly implemented. The combination of intensification and increasing persistence of precipitation rate patterns may affect the way human societies and natural ecosystems adapt to climate change, especially in the Mediterranean basin, in Central America, in South Asia and in the Arctic.", "author" : [ { "dropping-particle" : "", "family" : "Chavaillaz", "given" : "Yann", "non-dropping-particle" : "", "parse-names" : false, "suffix" : "" }, { "dropping-particle" : "", "family" : "Joussaume", "given" : "Sylvie", "non-droppi</w:instrText>
      </w:r>
      <w:r w:rsidR="0022544F" w:rsidRPr="003741E9">
        <w:rPr>
          <w:lang w:eastAsia="en-US"/>
        </w:rPr>
        <w:instrText>ng-particle" : "", "parse-names" : false, "suffix" : "" }, { "dropping-particle" : "", "family" : "Bony", "given" : "Sandrine", "non-dropping-particle" : "", "parse-names" : false, "suffix" : "" }, { "dropping-particle" : "", "family" : "Braconnot", "given" : "Pascale", "non-dropping-particle" : "", "parse-names" : false, "suffix" : "" } ], "container-title" : "Climate Dynamics", "id" : "ITEM-5", "issue" : "3-4", "issued" : { "date-parts" : [ [ "2016", "8", "26" ] ] }, "page" : "951-965", "title" : "Spatial stabilization and intensification of moistening and drying rate patterns under future climate change", "translator" : [ { "dropping-particle" : "", "family" : "K4246", "given" : "", "non-dropping-particle" : "", "parse-names" : false, "suffix" : "" } ], "type" : "article-journal", "volume" : "47" }, "uris" : [ "http://www.mendeley.com/documents/?uuid=c7368dd0-660c-4157-9349-7063b2f87153" ] } ], "mendeley" : { "formattedCitation" : "(Emori and Brown, 2005; Seager et al., 2014b; Chavaillaz et al., 2016; Kr\u00f6ner et al., 2017; Chen et al., 2019)", "plainTextFormattedCitation" : "(Emori and Brown, 2005; Seager et al., 2014b; Chavaillaz et al., 2016; Kr\u00f6ner et al., 2017; Chen et al., 2019)", "previouslyFormattedCitation" : "(Emori and Brown, 2005; Seager et al., 2014b; Chavaillaz et al., 2016; Kr\u00f6ner et al., 2017; Chen et al., 2019)" }, "properties" : { "noteIndex" : 0 }, "schema" : "https://github.com/citation-style-language/schema/raw/master/csl-citation.json" }</w:instrText>
      </w:r>
      <w:r w:rsidRPr="003862D0">
        <w:rPr>
          <w:lang w:val="en-GB" w:eastAsia="en-US"/>
        </w:rPr>
        <w:fldChar w:fldCharType="separate"/>
      </w:r>
      <w:r w:rsidR="00016735">
        <w:rPr>
          <w:noProof/>
          <w:lang w:eastAsia="en-US"/>
        </w:rPr>
        <w:t>(Emori and Brown, 2005; Seager et al., 2014b; Chavaillaz et al., 2016; Kröner et al., 2017; Chen et al., 2019)</w:t>
      </w:r>
      <w:r w:rsidRPr="003862D0">
        <w:rPr>
          <w:lang w:val="en-GB" w:eastAsia="en-US"/>
        </w:rPr>
        <w:fldChar w:fldCharType="end"/>
      </w:r>
      <w:r w:rsidRPr="00560680">
        <w:rPr>
          <w:lang w:eastAsia="en-US"/>
        </w:rPr>
        <w:t xml:space="preserve">. </w:t>
      </w:r>
      <w:r w:rsidRPr="003862D0">
        <w:rPr>
          <w:lang w:val="en-GB" w:eastAsia="en-US"/>
        </w:rPr>
        <w:t>Here the assessment of the hydrological cycle in high-warming storylines is limited to changes in annual mean precipitation, but changes in seasonal mean precipitation can be even stronger due to enhanced seasonality in many regions (</w:t>
      </w:r>
      <w:del w:id="5255" w:author="Ian Blenkinsop" w:date="2021-07-27T16:37:00Z">
        <w:r w:rsidR="00E41E46" w:rsidRPr="003862D0" w:rsidDel="00B875FC">
          <w:rPr>
            <w:lang w:val="en-GB" w:eastAsia="en-US"/>
          </w:rPr>
          <w:delText xml:space="preserve">Chapter 8, </w:delText>
        </w:r>
      </w:del>
      <w:r w:rsidRPr="003862D0">
        <w:rPr>
          <w:lang w:val="en-GB" w:eastAsia="en-US"/>
        </w:rPr>
        <w:t xml:space="preserve">Box 8.2). </w:t>
      </w:r>
    </w:p>
    <w:p w14:paraId="457F7D59" w14:textId="77777777" w:rsidR="004C4B4A" w:rsidRPr="003862D0" w:rsidRDefault="004C4B4A" w:rsidP="004C4B4A">
      <w:pPr>
        <w:pStyle w:val="AR6BodyText"/>
        <w:rPr>
          <w:lang w:val="en-GB" w:eastAsia="en-US"/>
        </w:rPr>
      </w:pPr>
    </w:p>
    <w:p w14:paraId="46F8A443" w14:textId="628E5889" w:rsidR="004C4B4A" w:rsidRPr="003862D0" w:rsidRDefault="004C4B4A" w:rsidP="004C4B4A">
      <w:pPr>
        <w:pStyle w:val="AR6BodyText"/>
        <w:rPr>
          <w:lang w:val="en-GB" w:eastAsia="en-US"/>
        </w:rPr>
      </w:pPr>
      <w:r w:rsidRPr="003862D0">
        <w:rPr>
          <w:lang w:val="en-GB" w:eastAsia="en-US"/>
        </w:rPr>
        <w:t>Quantifying precipitation changes associated with high-warming storylines is challenging since models show the largest changes in precipitation over different regions (Section</w:t>
      </w:r>
      <w:r w:rsidR="00E41E46" w:rsidRPr="003862D0">
        <w:rPr>
          <w:lang w:val="en-GB" w:eastAsia="en-US"/>
        </w:rPr>
        <w:t>s</w:t>
      </w:r>
      <w:r w:rsidRPr="003862D0">
        <w:rPr>
          <w:lang w:val="en-GB" w:eastAsia="en-US"/>
        </w:rPr>
        <w:t xml:space="preserve"> </w:t>
      </w:r>
      <w:r w:rsidR="00FA6D4F" w:rsidRPr="003862D0">
        <w:rPr>
          <w:lang w:val="en-GB" w:eastAsia="en-US"/>
        </w:rPr>
        <w:t>4.5.1</w:t>
      </w:r>
      <w:r w:rsidRPr="003862D0">
        <w:rPr>
          <w:lang w:val="en-GB" w:eastAsia="en-US"/>
        </w:rPr>
        <w:t xml:space="preserve"> and </w:t>
      </w:r>
      <w:r w:rsidR="00FA6D4F" w:rsidRPr="003862D0">
        <w:rPr>
          <w:lang w:val="en-GB" w:eastAsia="en-US"/>
        </w:rPr>
        <w:t>4.6.1</w:t>
      </w:r>
      <w:r w:rsidRPr="003862D0">
        <w:rPr>
          <w:lang w:val="en-GB" w:eastAsia="en-US"/>
        </w:rPr>
        <w:t xml:space="preserve">). In some areas, models project opposing signals in different seasons or a combination of decreasing mean and increasing extreme precipitation </w:t>
      </w:r>
      <w:r w:rsidRPr="003862D0">
        <w:rPr>
          <w:lang w:val="en-GB" w:eastAsia="en-US"/>
        </w:rPr>
        <w:fldChar w:fldCharType="begin" w:fldLock="1"/>
      </w:r>
      <w:r w:rsidR="00615634">
        <w:rPr>
          <w:lang w:val="en-GB" w:eastAsia="en-US"/>
        </w:rPr>
        <w:instrText>ADDIN CSL_CITATION { "citationItems" : [ { "id" : "ITEM-1", "itemData" : { "DOI" : "10.1038/ngeo2761", "ISSN" : "1752-0894", "abstract" : "Global climate projections consistently indicate a future decrease in summer precipitation over the European Alps. However, topography can substantially modulate precipitation change signals. For example, the shadowing effect by topographic barriers can modify winter precipitation change patterns, and orographic convection might also play an important role. Here we analyse summer precipitation over the Alpine region in an ensemble of twenty-first-century projections with high-resolution (\u223c12 km) regional climate models driven by recent global climate model simulations.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the statistical significance of the signal and the consistency with some observed trends. Our results challenge the picture of a ubiquitous decrease of summer precipitation over the Alps found in coarse-scale projections.",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"K4423", "given" : "", "non-dropping-particle" : "", "parse-names" : false, "suffix" : "" } ], "type" : "article-journal", "volume" : "9" }, "uris" : [ "http://www.mendeley.com/documents/?uuid=8330e6c9-8c75-4075-98f4-487eb7a86f39", "http://www.mendeley.com/documents/?uuid=e1e648b7-4cb5-4c78-b2e1-3ea2a461c5e0" ] }, { "id" : "ITEM-2", "itemData" : { "DOI" : "10.1002/2014GL062588", "ISSN" : "00948276", "abstract" : "Climate models project that heavy precipitation events intensify with climate change. It is generally accepted that extreme day-long events will increase at a rate of about 6-7% per degree warming, consistent with the Clausius-Clapeyron relation. However, recent studies suggest that subdaily (e.g., hourly) precipitation extremes may increase at about twice this rate. Conventional climate models are not suited to assess such events, due to the limited spatial resolution and the need to parametrize convective precipitation (i.e., thunderstorms and rain showers). Here we employ a convection-resolving model using a horizontal grid spacing of 2.2 km across an extended region covering the Alps and its larger-scale surrounding from northern Italy to northern Germany. Consistent with previous results, projections using a Representative Concentration Pathways version 8.5 greenhouse gas scenario reveal a significant decrease of mean summer precipitation. However, unlike previous studies, we find that both extreme day-long and hour-long precipitation events asymptotically intensify with the Clausius-Clapeyron relation. Differences to previous studies might be due to the model or region considered, but we also show that it is inconsistent to extrapolate from present-day precipitation scaling into the future. Key Point Extreme hourly precipitation intensifies with the Clausius-Clapeyron scaling",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"Geophysical Research Letters", "id" : "ITEM-2", "issue" : "4", "issued" : { "date-parts" : [ [ "2015", "2", "28" ] ] }, "page" : "1165-1172", "title" : "Heavy precipitation in a changing climate: Does short-term summer precipitation increase faster?", "translator" : [ { "dropping-particle" : "", "family" : "K4416", "given" : "", "non-dropping-particle" : "", "parse-names" : false, "suffix" : "" } ], "type" : "article-journal", "volume" : "42" }, "uris" : [ "http://www.mendeley.com/documents/?uuid=fd8040ef-b72d-466a-a9fc-dc50a5f7fd8f", "http://www.mendeley.com/documents/?uuid=da76e26a-2ba0-4bbd-bb02-5212a632927c" ] }, { "id" : "ITEM-3", "itemData" : { "DOI" : "10.1038/nclimate2258", "ISSN" : "1758-678X", "abstract" : "The intensification of precipitation extremes with climate change1 is of key importance to society as a result of the large impact through flooding. Observations show that heavy rainfall is increasing on daily timescales in many regions2, but how changes will manifest themselves on sub-daily timescales remains highly uncertain. Here we perform the first climate change experiments with a very high resolution (1.5 km grid spacing) model more typically used for weather forecasting, in this instance for a region of the UK. The model simulates realistic hourly rainfall characteristics, including extremes3,4, unlike coarser resolution climate models5,6, giving us confidence in its ability to project future changes at this timescale.We find the 1.5 km model shows increases in hourly rainfall intensities in winter, consistent with projections from a coarser 12 km resolution model and previous studies at the daily timescale7. However, the 1.5 km model also shows a future intensification of short-duration rain in summer, with significantly more events exceeding the high thresholds indicative of serious flash flooding.We conclude that accurate representation of the local storm dynamics is an essential requirement for predicting changes to convective extremes; when included we find for the model here that summer downpours intensify with warming. \u00a9 2014 Macmillan Publishers Limited. All rights reserved.", "author" : [ { "dropping-particle" : "", "family" : "Kendon", "given" : "Elizabeth J.",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"Senior", "given" : "Catherine A.", "non-dropping-particle" : "", "parse-names" : false, "suffix" : "" } ], "container-title" : "Nature Climate Change", "id" : "ITEM-3", "issue" : "7", "issued" : { "date-parts" : [ [ "2014", "7", "1" ] ] }, "page" : "570-576", "title" : "Heavier summer downpours with climate change revealed by weather forecast resolution model", "translator" : [ { "dropping-particle" : "", "family" : "K4419", "given" : "", "non-dropping-particle" : "", "parse-names" : false, "suffix" : "" } ], "type" : "article-journal", "volume" : "4" }, "uris" : [ "http://www.mendeley.com/documents/?uuid=c41734a1-3ae3-4faf-9a69-2eb878ad94dc", "http://www.mendeley.com/documents/?uuid=88e6674f-8273-4b4d-a23f-ee09cd3a9309" ] }, { "id" : "ITEM-4", "itemData" : { "DOI" : "10.1038/s41598-017-17966-y", "ISSN" : "2045-2322", "abstract" : "Understanding changes in precipitation variability is essential for a complete explanation of the hydrologic cycle's response to warming and its impacts. While changes in mean and extreme precipitation have been studied intensively, precipitation variability has received less attention, despite its theoretical and practical importance. Here, we show that precipitation variability in most climate models increases over a majority of global land area in response to warming (66% of land has a robust increase in variability of seasonal-mean precipitation). Comparing recent decades to RCP8.5 projections for the end of the 21st century, we find that in the global, multi-model mean, precipitation variability increases 3-4% K-1 globally, 4-5% K-1 over land and 2-4% K-1 over ocean, and is remarkably robust on a range of timescales from daily to decadal. Precipitation variability increases by at least as much as mean precipitation and less than moisture and extreme precipitation for most models, regions, and timescales. We interpret this as being related to an increase in moisture which is partially mitigated by weakening circulation. We show that changes in observed daily variability in station data are consistent with increased variability.", "author" : [ { "dropping-particle" : "", "family" : "Pendergrass", "given" : "Angeline G.", "non-dropping-particle" : "", "parse-names" : false, "suffix" : "" }, { "dropping-particle" : "", "family" : "Knutti", "given" : "Reto", "non-dropping-particle" : "", "parse-names" : false, "suffix" : "" }, { "dropping-particle</w:instrText>
      </w:r>
      <w:r w:rsidR="00615634" w:rsidRPr="001A4DE9">
        <w:rPr>
          <w:lang w:eastAsia="en-US"/>
        </w:rPr>
        <w:instrText>"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"ITEM-4", "issue" : "1", "issued" : { "date-parts" : [ [ "2017", "12", "21" ] ] }, "page" : "17966", "title" : "Precipitation variability increases in a warmer climate", "translator" : [ { "dropping-particle" : "", "family" : "K4776", "given" : "", "non-dropping-particle" : "", "parse-names" : false, "suffix" : "" } ], "type" : "article-journal", "volume" : "7" }, "uris" : [ "http://www.mendeley.com/documents/?uuid=55b1a905-da3e-445a-944d-422f66d4149e", "http://www.mendeley.com/documents/?uuid=ba7b0c7d-ca26-4c0c-bf77-2a9bf9ef4355" ] } ], "mendeley" : { "formattedCitation" : "(Kendon et al., 2014; Ban et al., 2015; Giorgi et al., 2016; Pendergrass et al., 2017)", "plainTextFormattedCitation" : "(Kendon et al., 2014; Ban et al., 2015; Giorgi et al., 2016; Pendergrass et al., 2017)", "previouslyFormattedCitation" : "(Kendon et al., 2014; Ban et al., 2015; Giorgi et al., 2016; Pendergrass et al., 2017)" }, "properties" : { "noteIndex" : 0 }, "schema" : "https://github.com/citation-style-language/schema/raw/master/csl-citation.json" }</w:instrText>
      </w:r>
      <w:r w:rsidRPr="003862D0">
        <w:rPr>
          <w:lang w:val="en-GB" w:eastAsia="en-US"/>
        </w:rPr>
        <w:fldChar w:fldCharType="separate"/>
      </w:r>
      <w:r w:rsidR="00016735">
        <w:rPr>
          <w:noProof/>
          <w:lang w:eastAsia="en-US"/>
        </w:rPr>
        <w:t>(Kendon et al., 2014; Ban et al., 2015; Giorgi et al., 2016; Pendergrass et al., 2017)</w:t>
      </w:r>
      <w:r w:rsidRPr="003862D0">
        <w:rPr>
          <w:lang w:val="en-GB" w:eastAsia="en-US"/>
        </w:rPr>
        <w:fldChar w:fldCharType="end"/>
      </w:r>
      <w:r w:rsidRPr="00560680">
        <w:rPr>
          <w:lang w:eastAsia="en-US"/>
        </w:rPr>
        <w:t xml:space="preserve">. </w:t>
      </w:r>
      <w:r w:rsidRPr="003862D0">
        <w:rPr>
          <w:lang w:val="en-GB" w:eastAsia="en-US"/>
        </w:rPr>
        <w:t xml:space="preserve">Models with the most pronounced GSAT warming are not necessarily associated with the strongest precipitation response in all regions, in part due to projected changes in atmospheric dynamics </w:t>
      </w:r>
      <w:r w:rsidRPr="003862D0">
        <w:rPr>
          <w:lang w:val="en-GB" w:eastAsia="en-US"/>
        </w:rPr>
        <w:fldChar w:fldCharType="begin" w:fldLock="1"/>
      </w:r>
      <w:r w:rsidR="00615634">
        <w:rPr>
          <w:lang w:val="en-GB" w:eastAsia="en-US"/>
        </w:rPr>
        <w:instrText>ADDIN CSL_CITATION { "citationItems" : [ { "id" : "ITEM-1", "itemData" : { "DOI" : "10.5194/esd-9-359-2018", "ISSN" : "2190-4987", "abstract" : "Abstract. This study investigates the global response of the midlatitude atmospheric circulation to 1.5 and 2.0\u00b0C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1.5\u00b0C experiment are a weakening of storm activity over North America, an inland shift of the North American stationary ridge, an equatorward shift of the North Pacific jet exit, and an equatorward intensification of the South Pacific jet. Signals that emerge under an additional 0.5\u00b0C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"K2750", "given" : "", "non-dropping-particle" : "", "parse-names" : false, "suffix" : "" } ], "type" : "article-journal", "volume" : "9" }, "uris" : [ "http://www.mendeley.com/documents/?uuid=6a5d7fe3-0669-46f0-899a-92dc049cfd44" ] }, { "id" : "ITEM-2",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"8" ] ] }, "page" : "6561-6577", "title" : "Storylines of Atmospheric Circulation Change for European Regional Climate Impact Assessment", "translator" : [ { "dropping-particle" : "", "family" : "K2917", "given" : "", "non-dropping-particle" : "", "parse-names" : false, "suffix" : "" } ], "type" : "article-journal", "volume" : "30" }, "uris" : [ "http://www.mendeley.com/documents/?uuid=d42809da-c780-41c1-8584-e22d49e3cd73" ] }, { "id" : "ITEM-3", "itemData" : { "DOI" : "10.1002/2017GL075627", "ISSN" : "0094-8276", "abstract" : "Multimodel ensembles are widely analyzed to estimate the range of future regional climate change projections. For an ensemble of climate models, the result is often portrayed by showing maps of the geographical distribution of the multimodel mean results and associated uncertainties represented by model spread at the grid point scale. Here we use a set of CMIP5 models to show that presenting statistics this way results in an overestimation of the projected range leading to physically implausible patterns of change on global but also on regional scales. We point out that similar inconsistencies occur in impact analyses relying on multimodel information extracted using statistics at the regional scale, for example, when a subset of CMIP models is selected to represent regional model spread. Consequently, the risk of unwanted impacts may be overestimated at larger scales as climate change impacts will never be realized as the worst (or best) case everywhere.",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"ITEM-3", "issue" : "22", "issued" : { "date-parts" : [ [ "2017", "11", "28" ] ] }, "page" : "11,606-11,613", "title" : "Inflated Uncertainty in Multimodel\u2010Based Regional Climate Projections", "translator" : [ { "dropping-particle" : "", "family" : "K4656", "given" : "", "non-dropping-particle" : "", "parse-names" : false, "suffix" : "" } ], "type" : "article-journal", "volume" : "44" }, "uris" : [ "http://www.mendeley.com/documents/?uuid=d684483a-06f6-4b34-acab-8fc2f185e84b", "http://www.mendeley.com/documents/?uuid=4c96fc2b-0264-4827-9430-0dff89f73ad2" ] } ], "mendeley" : { "formattedCitation" : "(Madsen et al., 2017; Zappa and Shepherd, 2017; Li et al., 2018)", "plainTextFormattedCitation" : "(Madsen et al., 2017; Zappa and Shepherd, 2017; Li et al., 2018)", "previouslyFormattedCitation" : "(Madsen et al., 2017; Zappa and Shepherd, 2017; Li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(Madsen et al., 2017; Zappa and Shepherd, 2017; Li et al., 2018)</w:t>
      </w:r>
      <w:r w:rsidRPr="003862D0">
        <w:rPr>
          <w:lang w:val="en-GB" w:eastAsia="en-US"/>
        </w:rPr>
        <w:fldChar w:fldCharType="end"/>
      </w:r>
      <w:r w:rsidRPr="003862D0">
        <w:rPr>
          <w:lang w:val="en-GB" w:eastAsia="en-US"/>
        </w:rPr>
        <w:t>.</w:t>
      </w:r>
    </w:p>
    <w:p w14:paraId="4BC26B84" w14:textId="77777777" w:rsidR="004C4B4A" w:rsidRPr="003862D0" w:rsidRDefault="004C4B4A" w:rsidP="004C4B4A">
      <w:pPr>
        <w:pStyle w:val="AR6BodyText"/>
        <w:rPr>
          <w:lang w:val="en-GB" w:eastAsia="en-US"/>
        </w:rPr>
      </w:pPr>
    </w:p>
    <w:p w14:paraId="7CA3843C" w14:textId="2540F14C" w:rsidR="004C4B4A" w:rsidRPr="003862D0" w:rsidRDefault="004C4B4A" w:rsidP="004C4B4A">
      <w:pPr>
        <w:pStyle w:val="AR6BodyText"/>
        <w:rPr>
          <w:lang w:val="en-GB" w:eastAsia="en-US"/>
        </w:rPr>
      </w:pPr>
      <w:r w:rsidRPr="003862D0">
        <w:rPr>
          <w:lang w:val="en-GB" w:eastAsia="en-US"/>
        </w:rPr>
        <w:t>Different alternative estimates of changes in annual mean precipitation patterns consistent with high-warming levels are compared here. The first estimate (</w:t>
      </w:r>
      <w:r w:rsidR="00FA6D4F" w:rsidRPr="003862D0">
        <w:rPr>
          <w:lang w:val="en-GB" w:eastAsia="en-US"/>
        </w:rPr>
        <w:t>Figure 4.42</w:t>
      </w:r>
      <w:r w:rsidRPr="003862D0">
        <w:rPr>
          <w:lang w:val="en-GB" w:eastAsia="en-US"/>
        </w:rPr>
        <w:t>b) is based on a linear pattern scaling of the multi-model mean precipitation pattern for SSP5-8.5 (</w:t>
      </w:r>
      <w:r w:rsidR="00FA6D4F" w:rsidRPr="003862D0">
        <w:rPr>
          <w:lang w:val="en-GB" w:eastAsia="en-US"/>
        </w:rPr>
        <w:t>Figure 4.42</w:t>
      </w:r>
      <w:r w:rsidRPr="003862D0">
        <w:rPr>
          <w:lang w:val="en-GB" w:eastAsia="en-US"/>
        </w:rPr>
        <w:t xml:space="preserve">a) to be consistent with the upper bound of the assessed </w:t>
      </w:r>
      <w:r w:rsidRPr="003862D0">
        <w:rPr>
          <w:i/>
          <w:lang w:val="en-GB" w:eastAsia="en-US"/>
        </w:rPr>
        <w:t>very likely</w:t>
      </w:r>
      <w:r w:rsidRPr="003862D0">
        <w:rPr>
          <w:lang w:val="en-GB" w:eastAsia="en-US"/>
        </w:rPr>
        <w:t xml:space="preserve"> GSAT range (see above). This estimate is reasonably consistent with the average response of the five models with GSAT warming most consistent with the upper bound of the </w:t>
      </w:r>
      <w:r w:rsidRPr="003862D0">
        <w:rPr>
          <w:i/>
          <w:lang w:val="en-GB" w:eastAsia="en-US"/>
        </w:rPr>
        <w:t>very likely</w:t>
      </w:r>
      <w:r w:rsidRPr="003862D0">
        <w:rPr>
          <w:lang w:val="en-GB" w:eastAsia="en-US"/>
        </w:rPr>
        <w:t xml:space="preserve"> warming range (</w:t>
      </w:r>
      <w:r w:rsidR="00FA6D4F" w:rsidRPr="003862D0">
        <w:rPr>
          <w:lang w:val="en-GB" w:eastAsia="en-US"/>
        </w:rPr>
        <w:t>Figure 4.42</w:t>
      </w:r>
      <w:r w:rsidRPr="003862D0">
        <w:rPr>
          <w:lang w:val="en-GB" w:eastAsia="en-US"/>
        </w:rPr>
        <w:t>c) except for Australia. Both estimates show about 30</w:t>
      </w:r>
      <w:r w:rsidRPr="003862D0">
        <w:rPr>
          <w:lang w:val="en-GB" w:eastAsia="en-US"/>
        </w:rPr>
        <w:sym w:font="Symbol" w:char="F02D"/>
      </w:r>
      <w:r w:rsidRPr="003862D0">
        <w:rPr>
          <w:lang w:val="en-GB" w:eastAsia="en-US"/>
        </w:rPr>
        <w:t xml:space="preserve">40% larger changes </w:t>
      </w:r>
      <w:r w:rsidRPr="003862D0">
        <w:rPr>
          <w:lang w:val="en-GB" w:eastAsia="en-US"/>
        </w:rPr>
        <w:lastRenderedPageBreak/>
        <w:t xml:space="preserve">in annual mean precipitation than the response pattern consistent with the best GSAT estimate. In a high-warming storyline, widespread increases of more than 30% occur in many regions north of 50°N and over parts of the tropics. Around the Mediterranean and other parts of the subtropics, a high-warming storyline is associated with a reduction in annual mean precipitation of more than 30% depending on the season. </w:t>
      </w:r>
    </w:p>
    <w:p w14:paraId="2814F779" w14:textId="77777777" w:rsidR="004C4B4A" w:rsidRPr="003862D0" w:rsidRDefault="004C4B4A" w:rsidP="004C4B4A">
      <w:pPr>
        <w:pStyle w:val="AR6BodyText"/>
        <w:rPr>
          <w:lang w:val="en-GB" w:eastAsia="en-US"/>
        </w:rPr>
      </w:pPr>
    </w:p>
    <w:p w14:paraId="4766923B" w14:textId="27472066" w:rsidR="004C4B4A" w:rsidRPr="003862D0" w:rsidRDefault="004C4B4A" w:rsidP="004C4B4A">
      <w:pPr>
        <w:pStyle w:val="AR6BodyText"/>
        <w:rPr>
          <w:lang w:val="en-GB" w:eastAsia="en-US"/>
        </w:rPr>
      </w:pPr>
      <w:r w:rsidRPr="003862D0">
        <w:rPr>
          <w:lang w:val="en-GB" w:eastAsia="en-US"/>
        </w:rPr>
        <w:t xml:space="preserve">Both the multi-model mean and the pattern-scaled responses show a smoother pattern than in individual simulations </w:t>
      </w:r>
      <w:r w:rsidRPr="003862D0">
        <w:rPr>
          <w:lang w:val="en-GB" w:eastAsia="en-US"/>
        </w:rPr>
        <w:fldChar w:fldCharType="begin" w:fldLock="1"/>
      </w:r>
      <w:r w:rsidR="00615634">
        <w:rPr>
          <w:lang w:val="en-GB" w:eastAsia="en-US"/>
        </w:rPr>
        <w:instrText>ADDIN CSL_CITATION { "citationItems" : [ { "id" : "ITEM-1", "itemData" : { "DOI" : "10.1098/rsta.2007.2076", "ISSN" : "1364-503X", "abstract" : "Recent coordinated efforts, in which numerous climate models have been run for a common set of experiments, have produced large datasets of projections of future climate for various scenarios. Those multi-model ensembles sample initial condition, parameter as well as structural uncertainties in the model design, and they have prompted a variety of approaches to quantify uncertainty in future climate in a probabilistic way. This paper outlines the motivation for using multi-model ensembles, reviews the methodologies published so far and compares their results for regional temperature projections. The challenges in interpreting multi-model results, caused by the lack of verification of climate projections, the problem of model dependence, bias and tuning as well as the difficulty in making sense of an \u2018ensemble of opportunity\u2019, are discussed in detail.",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"15" ] ] }, "page" : "2053-2075", "title" : "The use of the multi-model ensemble in probabilistic climate projections", "translator" : [ { "dropping-particle" : "", "family" : "K4421", "given" : "", "non-dropping-particle" : "", "parse-names" : false, "suffix" : "" } ], "type" : "article-journal", "volume" : "365" }, "uris" : [ "http://www.mendeley.com/documents/?uuid=2d32f68f-e184-4baf-8fc4-8e16146c105b", "http://www.mendeley.com/documents/?uuid=0a9f0014-edc3-4553-bf81-e8b2afc55e27"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"(Tebaldi and Knutti, 2007; Knutti et al., 2010)", "plainTextFormattedCitation" : "(Tebaldi and Knutti, 2007; Knutti et al., 2010)", "previouslyFormattedCitation" : "(Tebaldi and Knutti, 2007; Knutti et al., 2010)" }, "properties" : { "noteIndex" : 0 }, "schema" : "https://github.com/citation-style-language/schema/raw/master/csl-citation.json" }</w:instrText>
      </w:r>
      <w:r w:rsidRPr="003862D0">
        <w:rPr>
          <w:lang w:val="en-GB" w:eastAsia="en-US"/>
        </w:rPr>
        <w:fldChar w:fldCharType="separate"/>
      </w:r>
      <w:r w:rsidR="00016735">
        <w:rPr>
          <w:noProof/>
          <w:lang w:val="en-GB" w:eastAsia="en-US"/>
        </w:rPr>
        <w:t>(Tebaldi and Knutti, 2007; Knutti et al., 2010)</w:t>
      </w:r>
      <w:r w:rsidRPr="003862D0">
        <w:rPr>
          <w:lang w:val="en-GB" w:eastAsia="en-US"/>
        </w:rPr>
        <w:fldChar w:fldCharType="end"/>
      </w:r>
      <w:r w:rsidRPr="003862D0">
        <w:rPr>
          <w:lang w:val="en-GB" w:eastAsia="en-US"/>
        </w:rPr>
        <w:t>, because the multi-model mean filters out internal variability and because model differences in the location of the largest change tend to cancel. Individual model simulations show opposing signs in precipitation change such as over parts of Australia, the west coast of North America, parts of West Africa and India (</w:t>
      </w:r>
      <w:r w:rsidR="00FA6D4F" w:rsidRPr="003862D0">
        <w:rPr>
          <w:lang w:val="en-GB" w:eastAsia="en-US"/>
        </w:rPr>
        <w:t>Figure 4.42</w:t>
      </w:r>
      <w:r w:rsidRPr="003862D0">
        <w:rPr>
          <w:lang w:val="en-GB" w:eastAsia="en-US"/>
        </w:rPr>
        <w:t>d), which tend to offset in the multi-model mean response. The spatial probability distribution of precipitation changes shows that areas of strong precipitation increase or decrease occur in all models (</w:t>
      </w:r>
      <w:r w:rsidR="00FA6D4F" w:rsidRPr="003862D0">
        <w:rPr>
          <w:lang w:val="en-GB" w:eastAsia="en-US"/>
        </w:rPr>
        <w:t>Figure 4.42</w:t>
      </w:r>
      <w:r w:rsidRPr="003862D0">
        <w:rPr>
          <w:lang w:val="en-GB" w:eastAsia="en-US"/>
        </w:rPr>
        <w:t xml:space="preserve">g, see also </w:t>
      </w:r>
      <w:r w:rsidR="00E41E46" w:rsidRPr="003862D0">
        <w:rPr>
          <w:lang w:val="en-GB" w:eastAsia="en-US"/>
        </w:rPr>
        <w:t xml:space="preserve">Section </w:t>
      </w:r>
      <w:r w:rsidRPr="003862D0">
        <w:rPr>
          <w:lang w:val="en-GB" w:eastAsia="en-US"/>
        </w:rPr>
        <w:t xml:space="preserve">4.6.1). However, due to the spatial smoothing, the multi-model mean response shows a lower area fraction of drying than most of the individual models </w:t>
      </w:r>
      <w:r w:rsidR="00372466" w:rsidRPr="003862D0">
        <w:rPr>
          <w:lang w:val="en-GB" w:eastAsia="en-US"/>
        </w:rPr>
        <w:fldChar w:fldCharType="begin" w:fldLock="1"/>
      </w:r>
      <w:r w:rsidR="00615634">
        <w:rPr>
          <w:lang w:val="en-GB" w:eastAsia="en-US"/>
        </w:rPr>
        <w:instrText>ADDIN CSL_CITATION { "citationItems" : [ { "id" : "ITEM-1", "itemData" : { "DOI" : "10.1098/rsta.2007.2076", "ISSN" : "1364-503X", "abstract" : "Recent coordinated efforts, in which numerous climate models have been run for a common set of experiments, have produced large datasets of projections of future climate for various scenarios. Those multi-model ensembles sample initial condition, parameter as well as structural uncertainties in the model design, and they have prompted a variety of approaches to quantify uncertainty in future climate in a probabilistic way. This paper outlines the motivation for using multi-model ensembles, reviews the methodologies published so far and compares their results for regional temperature projections. The challenges in interpreting multi-model results, caused by the lack of verification of climate projections, the problem of model dependence, bias and tuning as well as the difficulty in making sense of an \u2018ensemble of opportunity\u2019, are discussed in detail.",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"15" ] ] }, "page" : "2053-2075", "title" : "The use of the multi-model ensemble in probabilistic climate projections", "translator" : [ { "dropping-particle" : "", "family" : "K4421", "given" : "", "non-dropping-particle" : "", "parse-names" : false, "suffix" : "" } ], "type" : "article-journal", "volume" : "365" }, "uris" : [ "http://www.mendeley.com/documents/?uuid=2d32f68f-e184-4baf-8fc4-8e16146c105b", "http://www.mendeley.com/documents/?uuid=0a9f0014-edc3-4553-bf81-e8b2afc55e27"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"K2751", "given" : "", "non-dropping-particle" : "", "parse-names" : false, "suffix" : "" } ], "type" : "article-journal", "volume" : "23" }, "uris" : [ "http://www.mendeley.com/documents/?uuid=06b48876-6935-453b-8278-e1038c700e85" ] } ], "mendeley" : { "formattedCitation" : "(Tebaldi and Knutti, 2007; Knutti et al., 2010)", "plainTextFormattedCitation" : "(Tebaldi and Knutti, 2007; Knutti et al., 2010)", "previouslyFormattedCitation" : "(Tebaldi and Knutti, 2007; Knutti et al., 2010)" }, "properties" : { "noteIndex" : 0 }, "schema" : "https://github.com/citation-style-language/schema/raw/master/csl-citation.json" }</w:instrText>
      </w:r>
      <w:r w:rsidR="00372466" w:rsidRPr="003862D0">
        <w:rPr>
          <w:lang w:val="en-GB" w:eastAsia="en-US"/>
        </w:rPr>
        <w:fldChar w:fldCharType="separate"/>
      </w:r>
      <w:r w:rsidR="00016735">
        <w:rPr>
          <w:noProof/>
          <w:lang w:val="en-GB" w:eastAsia="en-US"/>
        </w:rPr>
        <w:t>(Tebaldi and Knutti, 2007; Knutti et al., 2010)</w:t>
      </w:r>
      <w:r w:rsidR="00372466" w:rsidRPr="003862D0">
        <w:rPr>
          <w:lang w:val="en-GB" w:eastAsia="en-US"/>
        </w:rPr>
        <w:fldChar w:fldCharType="end"/>
      </w:r>
      <w:r w:rsidRPr="003862D0">
        <w:rPr>
          <w:lang w:val="en-GB" w:eastAsia="en-US"/>
        </w:rPr>
        <w:t xml:space="preserve">. The five models with GSAT warming consistent with a high-warming storyline and the two models projecting GSAT warming exceeding the </w:t>
      </w:r>
      <w:r w:rsidRPr="003862D0">
        <w:rPr>
          <w:i/>
          <w:lang w:val="en-GB" w:eastAsia="en-US"/>
        </w:rPr>
        <w:t>very likely</w:t>
      </w:r>
      <w:r w:rsidRPr="003862D0">
        <w:rPr>
          <w:lang w:val="en-GB" w:eastAsia="en-US"/>
        </w:rPr>
        <w:t xml:space="preserve"> GSAT warming range show a much larger area fraction of drying and somewhat larger fraction of strong precipitation increases than the multi-model mean (</w:t>
      </w:r>
      <w:r w:rsidR="00FA6D4F" w:rsidRPr="003862D0">
        <w:rPr>
          <w:lang w:val="en-GB" w:eastAsia="en-US"/>
        </w:rPr>
        <w:t>Figure 4.42</w:t>
      </w:r>
      <w:del w:id="5256" w:author="Sara M Tuson" w:date="2021-07-21T15:33:00Z">
        <w:r w:rsidR="00433273" w:rsidRPr="003862D0" w:rsidDel="00EC570A">
          <w:rPr>
            <w:lang w:val="en-GB" w:eastAsia="en-US"/>
          </w:rPr>
          <w:delText xml:space="preserve"> </w:delText>
        </w:r>
      </w:del>
      <w:r w:rsidRPr="003862D0">
        <w:rPr>
          <w:lang w:val="en-GB" w:eastAsia="en-US"/>
        </w:rPr>
        <w:t xml:space="preserve">b–d). </w:t>
      </w:r>
    </w:p>
    <w:p w14:paraId="4504C0E4" w14:textId="77777777" w:rsidR="004C4B4A" w:rsidRPr="003862D0" w:rsidRDefault="004C4B4A" w:rsidP="004C4B4A">
      <w:pPr>
        <w:pStyle w:val="AR6BodyText"/>
        <w:rPr>
          <w:lang w:val="en-GB" w:eastAsia="en-US"/>
        </w:rPr>
      </w:pPr>
    </w:p>
    <w:p w14:paraId="6268D466" w14:textId="34FE1C4B" w:rsidR="004C4B4A" w:rsidRPr="003862D0" w:rsidRDefault="004C4B4A" w:rsidP="004C4B4A">
      <w:pPr>
        <w:pStyle w:val="AR6BodyText"/>
        <w:rPr>
          <w:lang w:val="en-GB" w:eastAsia="en-US"/>
        </w:rPr>
      </w:pPr>
      <w:r w:rsidRPr="003862D0">
        <w:rPr>
          <w:lang w:val="en-GB" w:eastAsia="en-US"/>
        </w:rPr>
        <w:t>The high-warming storyline shown in</w:t>
      </w:r>
      <w:r w:rsidRPr="003862D0">
        <w:rPr>
          <w:color w:val="FF0000"/>
          <w:lang w:val="en-GB" w:eastAsia="en-US"/>
        </w:rPr>
        <w:t xml:space="preserve"> </w:t>
      </w:r>
      <w:r w:rsidR="00FA6D4F" w:rsidRPr="003862D0">
        <w:rPr>
          <w:lang w:val="en-GB" w:eastAsia="en-US"/>
        </w:rPr>
        <w:t>Figure 4.42</w:t>
      </w:r>
      <w:r w:rsidRPr="003862D0">
        <w:rPr>
          <w:color w:val="000000" w:themeColor="text1"/>
          <w:lang w:val="en-GB" w:eastAsia="en-US"/>
        </w:rPr>
        <w:t>b</w:t>
      </w:r>
      <w:ins w:id="5257" w:author="Sara M Tuson" w:date="2021-07-22T17:08:00Z">
        <w:r w:rsidR="00ED0B38">
          <w:rPr>
            <w:lang w:val="en-GB" w:eastAsia="en-US"/>
          </w:rPr>
          <w:t>,</w:t>
        </w:r>
      </w:ins>
      <w:del w:id="5258" w:author="Sara M Tuson" w:date="2021-07-21T15:33:00Z">
        <w:r w:rsidRPr="003862D0" w:rsidDel="00EC570A">
          <w:rPr>
            <w:color w:val="000000" w:themeColor="text1"/>
            <w:lang w:val="en-GB" w:eastAsia="en-US"/>
          </w:rPr>
          <w:delText xml:space="preserve">, </w:delText>
        </w:r>
      </w:del>
      <w:r w:rsidRPr="003862D0">
        <w:rPr>
          <w:color w:val="000000" w:themeColor="text1"/>
          <w:lang w:val="en-GB" w:eastAsia="en-US"/>
        </w:rPr>
        <w:t xml:space="preserve">c </w:t>
      </w:r>
      <w:r w:rsidRPr="003862D0">
        <w:rPr>
          <w:lang w:val="en-GB" w:eastAsia="en-US"/>
        </w:rPr>
        <w:t>does not correspond to an upper or lower estimate of annual precipitation increase and decrease over individual locations, which in many regions may differ in the sign of the response (</w:t>
      </w:r>
      <w:r w:rsidR="00FA6D4F" w:rsidRPr="003862D0">
        <w:rPr>
          <w:lang w:val="en-GB" w:eastAsia="en-US"/>
        </w:rPr>
        <w:t>Figure 4.42</w:t>
      </w:r>
      <w:r w:rsidRPr="003862D0">
        <w:rPr>
          <w:lang w:val="en-GB" w:eastAsia="en-US"/>
        </w:rPr>
        <w:t>e</w:t>
      </w:r>
      <w:ins w:id="5259" w:author="Sara M Tuson" w:date="2021-07-22T17:08:00Z">
        <w:r w:rsidR="00ED0B38">
          <w:rPr>
            <w:lang w:val="en-GB" w:eastAsia="en-US"/>
          </w:rPr>
          <w:t>,</w:t>
        </w:r>
      </w:ins>
      <w:del w:id="5260" w:author="Sara M Tuson" w:date="2021-07-21T15:35:00Z">
        <w:r w:rsidRPr="003862D0" w:rsidDel="00945A2B">
          <w:rPr>
            <w:lang w:val="en-GB" w:eastAsia="en-US"/>
          </w:rPr>
          <w:delText xml:space="preserve">, </w:delText>
        </w:r>
      </w:del>
      <w:r w:rsidRPr="003862D0">
        <w:rPr>
          <w:lang w:val="en-GB" w:eastAsia="en-US"/>
        </w:rPr>
        <w:t xml:space="preserve">f) due to differences in the model response and internal variability </w:t>
      </w:r>
      <w:r w:rsidRPr="003862D0">
        <w:rPr>
          <w:lang w:val="en-GB" w:eastAsia="en-US"/>
        </w:rPr>
        <w:fldChar w:fldCharType="begin" w:fldLock="1"/>
      </w:r>
      <w:r w:rsidR="00615634">
        <w:rPr>
          <w:lang w:val="en-GB" w:eastAsia="en-US"/>
        </w:rPr>
        <w:instrText>ADDIN CSL_CITATION { "citationItems" : [ { "id" : "ITEM-1", "itemData" : { "DOI" : "10.1002/2017GL075627", "ISSN" : "0094-8276", "abstract" : "Multimodel ensembles are widely analyzed to estimate the range of future regional climate change projections. For an ensemble of climate models, the result is often portrayed by showing maps of the geographical distribution of the multimodel mean results and associated uncertainties represented by model spread at the grid point scale. Here we use a set of CMIP5 models to show that presenting statistics this way results in an overestimation of the projected range leading to physically implausible patterns of change on global but also on regional scales. We point out that similar inconsistencies occur in impact analyses relying on multimodel information extracted using statistics at the regional scale, for example, when a subset of CMIP models is selected to represent regional model spread. Consequently, the risk of unwanted impacts may be overestimated at larger scales as climate change impacts will never be realized as the worst (or best) case everywhere.",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"ITEM-1", "issue" : "22", "issued" : { "date-parts" : [ [ "2017", "11", "28" ] ] }, "page" : "11,606-11,613", "title" : "Inflated Uncertainty in Multimodel\u2010Based Regional Climate Projections", "translator" : [ { "dropping-particle" : "", "family" : "K4656", "given" : "", "non-dropping-particle" : "", "parse-names" : false, "suffix" : "" } ], "type" : "article-journal", "volume" : "44" }, "uris" : [ "http://www.mendeley.com/documents/?uuid=d684483a-06f6-4b34-acab-8fc2f185e84b", "http://www.mendeley.com/documents/?uuid=4c96fc2b-0264-4827-9430-0dff89f73ad2" ] } ], "mendeley" : { "formattedCitation" : "(Madsen et al., 2017)", "plainTextFormattedCitation" : "(Madsen et al., 2017)", "previouslyFormattedCitation" : "(Madsen et al., 2017)" }, "properties" : { "noteIndex" : 0 }, "schema" : "https://github.com/citation-style-language/schema/raw/master/csl-citation.json" }</w:instrText>
      </w:r>
      <w:r w:rsidRPr="003862D0">
        <w:rPr>
          <w:lang w:val="en-GB" w:eastAsia="en-US"/>
        </w:rPr>
        <w:fldChar w:fldCharType="separate"/>
      </w:r>
      <w:r w:rsidR="00016735">
        <w:rPr>
          <w:noProof/>
          <w:lang w:val="en-GB" w:eastAsia="en-US"/>
        </w:rPr>
        <w:t>(Madsen et al., 2017)</w:t>
      </w:r>
      <w:r w:rsidRPr="003862D0">
        <w:rPr>
          <w:lang w:val="en-GB" w:eastAsia="en-US"/>
        </w:rPr>
        <w:fldChar w:fldCharType="end"/>
      </w:r>
      <w:r w:rsidRPr="003862D0">
        <w:rPr>
          <w:lang w:val="en-GB" w:eastAsia="en-US"/>
        </w:rPr>
        <w:t xml:space="preserve">. </w:t>
      </w:r>
      <w:r w:rsidR="00FA6D4F" w:rsidRPr="003862D0">
        <w:rPr>
          <w:lang w:val="en-GB" w:eastAsia="en-US"/>
        </w:rPr>
        <w:t>Figure 4.42</w:t>
      </w:r>
      <w:r w:rsidRPr="003862D0">
        <w:rPr>
          <w:lang w:val="en-GB" w:eastAsia="en-US"/>
        </w:rPr>
        <w:t>e</w:t>
      </w:r>
      <w:ins w:id="5261" w:author="Sara M Tuson" w:date="2021-07-22T17:08:00Z">
        <w:r w:rsidR="00ED0B38">
          <w:rPr>
            <w:lang w:val="en-GB" w:eastAsia="en-US"/>
          </w:rPr>
          <w:t>,</w:t>
        </w:r>
      </w:ins>
      <w:del w:id="5262" w:author="Sara M Tuson" w:date="2021-07-21T15:35:00Z">
        <w:r w:rsidRPr="003862D0" w:rsidDel="00945A2B">
          <w:rPr>
            <w:lang w:val="en-GB" w:eastAsia="en-US"/>
          </w:rPr>
          <w:delText xml:space="preserve">, </w:delText>
        </w:r>
      </w:del>
      <w:r w:rsidRPr="003862D0">
        <w:rPr>
          <w:lang w:val="en-GB" w:eastAsia="en-US"/>
        </w:rPr>
        <w:t xml:space="preserve">f illustrates upper and lower local estimates corresponding to the 5–95% model range of local uncertainties as opposed to the global-warming storylines. Note, however, that </w:t>
      </w:r>
      <w:r w:rsidR="00FA6D4F" w:rsidRPr="003862D0">
        <w:rPr>
          <w:lang w:val="en-GB" w:eastAsia="en-US"/>
        </w:rPr>
        <w:t>Figure 4.42</w:t>
      </w:r>
      <w:r w:rsidRPr="003862D0">
        <w:rPr>
          <w:lang w:val="en-GB" w:eastAsia="en-US"/>
        </w:rPr>
        <w:t>e</w:t>
      </w:r>
      <w:ins w:id="5263" w:author="Sara M Tuson" w:date="2021-07-22T17:08:00Z">
        <w:r w:rsidR="00ED0B38">
          <w:rPr>
            <w:lang w:val="en-GB" w:eastAsia="en-US"/>
          </w:rPr>
          <w:t>,</w:t>
        </w:r>
      </w:ins>
      <w:del w:id="5264" w:author="Sara M Tuson" w:date="2021-07-21T15:36:00Z">
        <w:r w:rsidRPr="003862D0" w:rsidDel="00945A2B">
          <w:rPr>
            <w:lang w:val="en-GB" w:eastAsia="en-US"/>
          </w:rPr>
          <w:delText xml:space="preserve">, </w:delText>
        </w:r>
      </w:del>
      <w:r w:rsidRPr="003862D0">
        <w:rPr>
          <w:lang w:val="en-GB" w:eastAsia="en-US"/>
        </w:rPr>
        <w:t xml:space="preserve">f does not show a physically plausible global precipitation response pattern, because information at the different grid points is taken from different model simulations. </w:t>
      </w:r>
    </w:p>
    <w:p w14:paraId="6AA94AA2" w14:textId="77777777" w:rsidR="004C4B4A" w:rsidRPr="003862D0" w:rsidRDefault="004C4B4A" w:rsidP="004C4B4A">
      <w:pPr>
        <w:pStyle w:val="AR6BodyText"/>
        <w:rPr>
          <w:lang w:val="en-GB" w:eastAsia="en-US"/>
        </w:rPr>
      </w:pPr>
    </w:p>
    <w:p w14:paraId="7BA1132C" w14:textId="77777777" w:rsidR="004C4B4A" w:rsidRPr="003862D0" w:rsidRDefault="004C4B4A" w:rsidP="004C4B4A">
      <w:pPr>
        <w:pStyle w:val="AR6BodyText"/>
        <w:rPr>
          <w:lang w:val="en-GB" w:eastAsia="en-US"/>
        </w:rPr>
      </w:pPr>
      <w:r w:rsidRPr="003862D0">
        <w:rPr>
          <w:lang w:val="en-GB" w:eastAsia="en-US"/>
        </w:rPr>
        <w:t>Again, the manifestation of changes in the hydrological cycle for a high-warming storyline is not limited to precipitation, but would substantially affect other variables such as soil moisture, runoff, atmospheric humidity, and evapotranspiration. The changes are also not limited to annual mean precipitation but may be stronger or weaker for individual seasons and for precipitation extremes and dry spells.</w:t>
      </w:r>
    </w:p>
    <w:p w14:paraId="6D697585" w14:textId="77777777" w:rsidR="004C4B4A" w:rsidRPr="003862D0" w:rsidRDefault="004C4B4A" w:rsidP="004C4B4A">
      <w:pPr>
        <w:pStyle w:val="AR6BodyText"/>
        <w:rPr>
          <w:lang w:val="en-GB" w:eastAsia="en-US"/>
        </w:rPr>
      </w:pPr>
    </w:p>
    <w:p w14:paraId="01CE56F2" w14:textId="60BC1D90" w:rsidR="004C4B4A" w:rsidRPr="003862D0" w:rsidRDefault="004C4B4A" w:rsidP="004C4B4A">
      <w:pPr>
        <w:pStyle w:val="AR6BodyText"/>
        <w:rPr>
          <w:lang w:val="en-GB"/>
        </w:rPr>
      </w:pPr>
      <w:r w:rsidRPr="003862D0">
        <w:rPr>
          <w:lang w:val="en-GB" w:eastAsia="en-US"/>
        </w:rPr>
        <w:t xml:space="preserve">While this assessment is limited to temperature and precipitation, such a high-warming storyline would manifest itself also in other climate variables </w:t>
      </w:r>
      <w:r w:rsidRPr="003862D0">
        <w:rPr>
          <w:lang w:val="en-GB" w:eastAsia="en-US"/>
        </w:rPr>
        <w:fldChar w:fldCharType="begin" w:fldLock="1"/>
      </w:r>
      <w:r w:rsidR="00615634">
        <w:rPr>
          <w:lang w:val="en-GB" w:eastAsia="en-US"/>
        </w:rPr>
        <w:instrText>ADDIN CSL_CITATION { "citationItems" : [ { "id" : "ITEM-1", "itemData" : { "DOI" : "10.1088/1748-9326/6/3/034005", "ISSN" : "1748-9326", "abstract" : "Well informed decisions on climate policy necessitate simulation of the climate system for a sufficiently wide range of emissions scenarios. While recent literature has been devoted to low emissions futures, the potential for very high emissions has not been thoroughly explored. We specify two illustrative emissions scenarios that are significantly higher than the A1FI scenario, the highest scenario considered in past IPCC reports, and simulate them in a global climate model to investigate their climate change implications. Relative to the A1FI scenario, our highest scenario results in an additional 2K of global mean warming above A1FI levels by 2100, a complete loss of arctic summer sea-ice by 2070 and an additional 43% sea level rise due to thermal expansion above A1FI levels by 2100. Regional maximum temperature increases from late 20th century values are 50-100% greater than A1FI increases, with some regions such as the Central US, the Tibetan plateau and Alaska showing a 300-400% increase above A1FI levels. \u00a9 2011 IOP Publishing Ltd.", "author" : [ { "dropping-particle" : "", "family" : "Sanderson", "given" : "Benjamin M.", "non-dropping-particle" : "", "parse-names" : false, "suffix" : "" }, { "dropping-particle" : "", "family" : "O\u2019Neill", "given" : "Brian C", "non-dropping-particle" : "", "parse-names" : false, "suffix" : "" }, { "dropping-particle" : "", "family" : "Kiehl", "given" : "Jeffrey T.", "non-dropping-particle" : "", "parse-names" : false, "suffix" : "" }, { "dropping-particle" : "", "family" : "Meehl", "given" : "Gerald A.", "non-dropping-particle" : "", "parse-names" : false, "suffix" : "" }, { "dropping-particle" : "", "family" : "Knutti", "given" : "Reto", "non-dropping-particle" : "", "parse-names" : false, "suffix" : "" }, { "dropping-particle" : "", "family" : "Washington", "given" : "Warren M.", "non-dropping-particle" : "", "parse-names" : false, "suffix" : "" } ], "container-title" : "Environmental Research Letters", "id" : "ITEM-1", "issue" : "3", "issued" : { "date-parts" : [ [ "2011", "7", "1" ] ] }, "page" : "034005", "title" : "The response of the climate system to very high greenhouse gas emission scenarios", "translator" : [ { "dropping-particle" : "", "family" : "K4417", "given" : "", "non-dropping-particle" : "", "parse-names" : false, "suffix" : "" } ], "type" : "article-journal", "volume" : "6" }, "uris" : [ "http://www.mendeley.com/documents/?uuid=68830b18-0687-4b53-bad1-7b5814dcdfd5", "http://www.mendeley.com/documents/?uuid=5824d0eb-ea05-41c3-9fa0-e09dace3557d" ] } ], "mendeley" : { "formattedCitation" : "(Sanderson et al., 2011)", "plainTextFormattedCitation" : "(Sanderson et al., 2011)", "previouslyFormattedCitation" : "(Sanderson et al., 2011)" }, "properties" : { "noteIndex" : 0 }, "schema" : "https://github.com/citation-style-language/schema/raw/master/csl-citation.json" }</w:instrText>
      </w:r>
      <w:r w:rsidRPr="003862D0">
        <w:rPr>
          <w:lang w:val="en-GB" w:eastAsia="en-US"/>
        </w:rPr>
        <w:fldChar w:fldCharType="separate"/>
      </w:r>
      <w:r w:rsidR="00016735">
        <w:rPr>
          <w:noProof/>
          <w:lang w:val="en-GB" w:eastAsia="en-US"/>
        </w:rPr>
        <w:t>(Sanderson et al., 2011)</w:t>
      </w:r>
      <w:r w:rsidRPr="003862D0">
        <w:rPr>
          <w:lang w:val="en-GB" w:eastAsia="en-US"/>
        </w:rPr>
        <w:fldChar w:fldCharType="end"/>
      </w:r>
      <w:r w:rsidRPr="003862D0">
        <w:rPr>
          <w:lang w:val="en-GB" w:eastAsia="en-US"/>
        </w:rPr>
        <w:t xml:space="preserve"> assessed in this chapter such as Arctic sea ice, atmospheric circulation changes, and </w:t>
      </w:r>
      <w:r w:rsidR="008A7C64" w:rsidRPr="003862D0">
        <w:rPr>
          <w:lang w:val="en-GB" w:eastAsia="en-US"/>
        </w:rPr>
        <w:t>sea</w:t>
      </w:r>
      <w:del w:id="5265" w:author="Ian Blenkinsop" w:date="2021-07-27T16:44:00Z">
        <w:r w:rsidR="008A7C64" w:rsidRPr="003862D0" w:rsidDel="00414255">
          <w:rPr>
            <w:lang w:val="en-GB" w:eastAsia="en-US"/>
          </w:rPr>
          <w:delText>-</w:delText>
        </w:r>
      </w:del>
      <w:ins w:id="5266" w:author="Ian Blenkinsop" w:date="2021-07-27T16:44:00Z">
        <w:r w:rsidR="00414255">
          <w:rPr>
            <w:lang w:val="en-GB" w:eastAsia="en-US"/>
          </w:rPr>
          <w:t xml:space="preserve"> </w:t>
        </w:r>
      </w:ins>
      <w:r w:rsidR="008A7C64" w:rsidRPr="003862D0">
        <w:rPr>
          <w:lang w:val="en-GB" w:eastAsia="en-US"/>
        </w:rPr>
        <w:t>level rise</w:t>
      </w:r>
      <w:r w:rsidRPr="003862D0">
        <w:rPr>
          <w:lang w:val="en-GB" w:eastAsia="en-US"/>
        </w:rPr>
        <w:t xml:space="preserve"> </w:t>
      </w:r>
      <w:r w:rsidRPr="003862D0">
        <w:rPr>
          <w:lang w:val="en-GB" w:eastAsia="en-US"/>
        </w:rPr>
        <w:fldChar w:fldCharType="begin" w:fldLock="1"/>
      </w:r>
      <w:r w:rsidR="00CD3B49">
        <w:rPr>
          <w:lang w:val="en-GB" w:eastAsia="en-US"/>
        </w:rPr>
        <w:instrText>ADDIN CSL_CITATION { "citationItems" : [ { "id" : "ITEM-1", "itemData" : { "DOI" : "10.1073/pnas.1810141115", "ISSN" : "0027-8424",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"ITEM-1", "issue" : "33", "issued" : { "date-parts" : [ [ "2018", "8", "14" ] ] }, "page" : "8252-8259", "title" : "Trajectories of the Earth System in the Anthropocene", "translator" : [ { "dropping-particle" : "", "family" : "K2982", "given" : "", "non-dropping-particle" : "", "parse-names" : false, "suffix" : "" } ], "type" : "article-journal", "volume" : "115" }, "uris" : [ "http://www.mendeley.com/documents/?uuid=d72be2c7-cad9-465b-bf02-747acc7f6258" ] }, { "id" : "ITEM-2", "itemData" : { "DOI" : "10.1073/pnas.0803838105", "ISSN" : "0027-8424", "abstract" : "The observed increase in the concentration of greenhouse gases (GHGs) since the preindustrial era has most likely committed the world to a warming of 2.4\u00b0C (1.4\u00b0C to 4.3\u00b0C) above the preindustrial surface temperatures. The committed warming is inferred from the most recent Intergovernmental Panel on Climate Change (IPCC) estimates of the greenhouse forcing and climate sensitivity. The estimated warming of 2.4\u00b0C is the equilibrium warming above preindustrial temperatures that the world will observe even if GHG concentrations are held fixed at their 2005 concentration levels but without any other anthropogenic forcing such as the cooling effect of aerosols. The range of 1.4\u00b0C to 4.3\u00b0C in the committed warming overlaps and surpasses the currently perceived threshold range of 1\u00b0C to 3\u00b0C for dangerous anthropogenic interference with many of the climate-tipping elements such as the summer arctic sea ice, Himalayan-Tibetan glaciers, and the Greenland Ice Sheet. IPCC models suggest that \u224825% (0.6\u00b0C) of the committed warming has been realized as of now. About 90% or more of the rest of the committed warming of 1.6\u00b0C will unfold during the 21st century, determined by the rate of the unmasking of the aerosol cooling effect by air pollution abatement laws and by the rate of release of the GHGs-forcing stored in the oceans. The accompanying sea-level rise can continue for more than several centuries. Lastly, even the most aggressive CO2 mitigation steps as envisioned now can only limit further additions to the committed warming, but not reduce the already committed GHGs warming of 2.4\u00b0C. \u00a9 2008 by The National Academy of Sciences of the USA.", "author" : [ { "dropping-particle" : "", "family" : "Ramanathan", "given" : "V.", "non-dropping-particle" : "", "parse-names" : false, "suffix" : "" }, { "dropping-particle" : "", "family" : "Feng", "given" : "Y.", "non-dropping-particle" : "", "parse-names" : false, "suffix" : "" } ], "container-title" : "Proceedings of the National Academy of Sciences", "id" : "ITEM-2", "issue" : "38", "issued" : { "date-parts" : [ [ "2008", "9", "23" ] ] }, "page" : "14245-14250", "title" : "On avoiding dangerous anthropogenic interference with the climate system: Formidable challenges ahead", "translator" : [ { "dropping-particle" : "", "family" : "K4410", "given" : "", "non-dropping-particle" : "", "parse-names" : false, "suffix" : "" } ], "type" : "article-journal", "volume" : "105" }, "uris" : [ "http://www.mendeley.com/documents/?uuid=c52e25c5-1f51-4d8e-8873-73db63715105", "http://www.mendeley.com/documents/?uuid=4ba3bf76-bd41-499b-b58b-69cd51a63c95" ] }, { "id" : "ITEM-3", "itemData" : { "DOI" : "10.1073/pnas.1618481114", "ISSN" : "0027-8424", "abstract" : "The historic Paris Agreement calls for limiting global temperature rise to \u201cwell below 2 \u00b0C.\u201d Because of uncertainties in emission scenarios, climate, and carbon cycle feedback, we interpret the Paris Agreement in terms of three climate risk categories and bring in considerations of low-probability (5%) high-impact (LPHI) warming in addition to the central (\u223c50% probability) value. The current risk category of dangerous warming is extended to more categories, which are defined by us here as follows: &gt;1.5 \u00b0C as dangerous; &gt;3 \u00b0C as catastrophic; and &gt;5 \u00b0C as unknown, implying beyond catastrophic, including existential threats. With unchecked emissions, the central warming can reach the dangerous level within three decades, with the LPHI warming becoming catastrophic by 2050. We outline a three-lever strategy to limit the central warming below the dangerous level and the LPHI below the catastrophic level, both in the near term (&lt;2050) and in the long term (2100): the carbon neutral (CN) lever to achieve zero net emissions of CO 2 , the super pollutant (SP) lever to mitigate short-lived climate pollutants, and the carbon extraction and sequestration (CES) lever to thin the atmospheric CO 2 blanket. Pulling on both CN and SP levers and bending the emissions curve by 2020 can keep the central warming below dangerous levels. To limit the LPHI warming below dangerous levels, the CES lever must be pulled as well to extract as much as 1 trillion tons of CO 2 before 2100 to both limit the preindustrial to 2100 cumulative net CO 2 emissions to 2.2 trillion tons and bend the warming curve to a cooling trend.", "author" : [ { "dropping-particle" : "", "family" : "Xu", "given" : "Yangyang", "non-dropping-particle" : "", "parse-names" : false, "suffix" : "" }, { "dropping-particle" : "", "family" : "Ramanathan", "given" : "Veerabhadran", "non-dropping-particle" : "", "parse-names" : false, "suffix" : "" } ], "container-title" : "Proceedings of the National Academy of Sciences", "id" : "ITEM-3", "issue" : "39", "issued" : { "date-parts" : [ [ "2017", "9", "26" ] ] }, "page" : "10315-10323", "title" : "Well below 2 \u00b0C: Mitigation strategies for avoiding dangerous to catastrophic climate changes", "translator" : [ { "dropping-particle" : "", "family" : "K4411", "given" : "", "non-dropping-particle" : "", "parse-names" : false, "suffix" : "" } ], "type" : "article-journal", "volume" : "114" }, "uris" : [ "http://www.mendeley.com/documents/?uuid=5d76dda8-04ed-4d48-ae4e-c279cf794443" ] } ], "mendeley" : { "formattedCitation" : "(Ramanathan and Feng, 2008; Xu and Ramanathan, 2017; Steffen et al., 2018)", "plainTextFormattedCitation" : "(Ramanathan and Feng, 2008; Xu and Ramanathan, 2017; Steffen et al., 2018)", "previouslyFormattedCitation" : "(Ramanathan and Feng, 2008; Xu and Ramanathan, 2017; Steffen et al., 2018)" }, "properties" : { "noteIndex" : 0 }, "schema" : "https://github.com/citation-style-language/schema/raw/master/csl-citation.json" }</w:instrText>
      </w:r>
      <w:r w:rsidRPr="003862D0">
        <w:rPr>
          <w:lang w:val="en-GB" w:eastAsia="en-US"/>
        </w:rPr>
        <w:fldChar w:fldCharType="separate"/>
      </w:r>
      <w:r w:rsidR="00016735">
        <w:rPr>
          <w:noProof/>
          <w:lang w:val="en-GB" w:eastAsia="en-US"/>
        </w:rPr>
        <w:t>(Ramanathan and Feng, 2008; Xu and Ramanathan, 2017; Steffen et al., 2018)</w:t>
      </w:r>
      <w:r w:rsidRPr="003862D0">
        <w:rPr>
          <w:lang w:val="en-GB" w:eastAsia="en-US"/>
        </w:rPr>
        <w:fldChar w:fldCharType="end"/>
      </w:r>
      <w:r w:rsidRPr="003862D0">
        <w:rPr>
          <w:lang w:val="en-GB" w:eastAsia="en-US"/>
        </w:rPr>
        <w:t xml:space="preserve">. </w:t>
      </w:r>
    </w:p>
    <w:p w14:paraId="63EA3D7B" w14:textId="77777777" w:rsidR="004C4B4A" w:rsidRPr="003862D0" w:rsidRDefault="004C4B4A" w:rsidP="004C4B4A">
      <w:pPr>
        <w:pStyle w:val="AR6BodyText"/>
        <w:rPr>
          <w:lang w:val="en-GB"/>
        </w:rPr>
      </w:pPr>
    </w:p>
    <w:p w14:paraId="2C458109" w14:textId="77777777" w:rsidR="004C4B4A" w:rsidRPr="003862D0" w:rsidRDefault="004C4B4A" w:rsidP="004C4B4A">
      <w:pPr>
        <w:pStyle w:val="AR6BodyText"/>
        <w:rPr>
          <w:lang w:val="en-GB" w:eastAsia="en-US"/>
        </w:rPr>
      </w:pPr>
      <w:r w:rsidRPr="003862D0">
        <w:rPr>
          <w:lang w:val="en-GB"/>
        </w:rPr>
        <w:t xml:space="preserve">In summary, while high-warming storylines – those associated with global warming levels above the upper bound of the assessed </w:t>
      </w:r>
      <w:r w:rsidRPr="003862D0">
        <w:rPr>
          <w:i/>
          <w:lang w:val="en-GB"/>
        </w:rPr>
        <w:t xml:space="preserve">very likely </w:t>
      </w:r>
      <w:r w:rsidRPr="003862D0">
        <w:rPr>
          <w:lang w:val="en-GB"/>
        </w:rPr>
        <w:t xml:space="preserve">range – are by definition </w:t>
      </w:r>
      <w:r w:rsidRPr="003862D0">
        <w:rPr>
          <w:i/>
          <w:lang w:val="en-GB"/>
        </w:rPr>
        <w:t>extremely unlikely</w:t>
      </w:r>
      <w:r w:rsidRPr="003862D0">
        <w:rPr>
          <w:lang w:val="en-GB"/>
        </w:rPr>
        <w:t>, they cannot be ruled out. For SSP1-2.6, such a high-warming storyline implies warming well above rather than well below 2°C (</w:t>
      </w:r>
      <w:r w:rsidRPr="003862D0">
        <w:rPr>
          <w:i/>
          <w:lang w:val="en-GB"/>
        </w:rPr>
        <w:t>high confidence</w:t>
      </w:r>
      <w:r w:rsidRPr="003862D0">
        <w:rPr>
          <w:lang w:val="en-GB"/>
        </w:rPr>
        <w:t>). Irrespective of scenario, high-warming storylines imply changes in many aspects of the climate system that exceed the patterns associated with the best estimate of GSAT changes by up to more than 50% (</w:t>
      </w:r>
      <w:r w:rsidRPr="003862D0">
        <w:rPr>
          <w:i/>
          <w:lang w:val="en-GB"/>
        </w:rPr>
        <w:t>high confidence</w:t>
      </w:r>
      <w:r w:rsidRPr="003862D0">
        <w:rPr>
          <w:lang w:val="en-GB"/>
        </w:rPr>
        <w:t>).</w:t>
      </w:r>
    </w:p>
    <w:p w14:paraId="01740F97" w14:textId="77777777" w:rsidR="004C4B4A" w:rsidRPr="003862D0" w:rsidRDefault="004C4B4A" w:rsidP="004C4B4A">
      <w:pPr>
        <w:pStyle w:val="AR6BodyText"/>
        <w:rPr>
          <w:lang w:val="en-GB" w:eastAsia="en-US"/>
        </w:rPr>
      </w:pPr>
    </w:p>
    <w:p w14:paraId="5C86B4BF" w14:textId="77777777" w:rsidR="004C4B4A" w:rsidRPr="003862D0" w:rsidRDefault="004C4B4A" w:rsidP="004C4B4A">
      <w:pPr>
        <w:pStyle w:val="AR6BodyText"/>
        <w:rPr>
          <w:lang w:val="en-GB" w:eastAsia="en-US"/>
        </w:rPr>
      </w:pPr>
    </w:p>
    <w:p w14:paraId="36D0F9A0" w14:textId="447478CA" w:rsidR="004C4B4A" w:rsidRPr="003862D0" w:rsidRDefault="004C4B4A" w:rsidP="004C4B4A">
      <w:pPr>
        <w:pStyle w:val="AR6BodyText"/>
        <w:rPr>
          <w:b/>
          <w:color w:val="000000"/>
          <w:lang w:val="en-GB"/>
        </w:rPr>
      </w:pPr>
      <w:r w:rsidRPr="003862D0">
        <w:rPr>
          <w:b/>
          <w:color w:val="000000"/>
          <w:lang w:val="en-GB"/>
        </w:rPr>
        <w:t>[START FIGURE 4.</w:t>
      </w:r>
      <w:r w:rsidR="003C0DF2" w:rsidRPr="003862D0">
        <w:rPr>
          <w:b/>
          <w:color w:val="000000"/>
          <w:lang w:val="en-GB"/>
        </w:rPr>
        <w:t xml:space="preserve">42 </w:t>
      </w:r>
      <w:r w:rsidRPr="003862D0">
        <w:rPr>
          <w:b/>
          <w:color w:val="000000"/>
          <w:lang w:val="en-GB"/>
        </w:rPr>
        <w:t>HERE]</w:t>
      </w:r>
    </w:p>
    <w:p w14:paraId="1F8CBB74" w14:textId="77777777" w:rsidR="002C78E6" w:rsidRPr="003862D0" w:rsidRDefault="004C4B4A" w:rsidP="002C78E6">
      <w:pPr>
        <w:pStyle w:val="AR6BodyText"/>
        <w:rPr>
          <w:lang w:val="en-GB" w:eastAsia="en-US"/>
        </w:rPr>
      </w:pPr>
      <w:r w:rsidRPr="003862D0">
        <w:rPr>
          <w:lang w:val="en-GB" w:eastAsia="en-US"/>
        </w:rPr>
        <w:t xml:space="preserve"> </w:t>
      </w:r>
    </w:p>
    <w:p w14:paraId="75002715" w14:textId="262305A3" w:rsidR="002C78E6" w:rsidRPr="003862D0" w:rsidRDefault="00E50C2D" w:rsidP="002C78E6">
      <w:pPr>
        <w:pStyle w:val="AR6Chap4Figure"/>
        <w:rPr>
          <w:lang w:val="en-GB"/>
        </w:rPr>
      </w:pPr>
      <w:bookmarkStart w:id="5267" w:name="_Ref29572152"/>
      <w:r w:rsidRPr="003862D0">
        <w:rPr>
          <w:b/>
          <w:bCs/>
          <w:lang w:val="en-GB" w:eastAsia="en-US"/>
        </w:rPr>
        <w:t xml:space="preserve">High-warming storylines for changes in </w:t>
      </w:r>
      <w:r w:rsidR="002C78E6" w:rsidRPr="003862D0">
        <w:rPr>
          <w:b/>
          <w:bCs/>
          <w:lang w:val="en-GB"/>
        </w:rPr>
        <w:t>annual mean precipitation</w:t>
      </w:r>
      <w:r w:rsidR="002C78E6" w:rsidRPr="003862D0">
        <w:rPr>
          <w:lang w:val="en-GB"/>
        </w:rPr>
        <w:t>. (a) Estimates for annual mean precipitation changes</w:t>
      </w:r>
      <w:r w:rsidR="000B4FD7" w:rsidRPr="003862D0">
        <w:rPr>
          <w:lang w:val="en-GB"/>
        </w:rPr>
        <w:t xml:space="preserve"> in 2081–2100 relative 1995–2014,</w:t>
      </w:r>
      <w:r w:rsidR="002C78E6" w:rsidRPr="003862D0">
        <w:rPr>
          <w:lang w:val="en-GB"/>
        </w:rPr>
        <w:t xml:space="preserve"> consistent with the best GSAT estimate derived by linearly scaling the CMIP6 multi-model mean changes to a GSAT change of 3.5°C. (b, c) Estimates for annual mean precipitation changes in 2081–2100 relative 1995–2014 in a storyline representing a physically plausible high-global-warming level. (b) Multi-model mean precipitation scaled to high-global-warming level (corresponding to 4.8°C, the upper bound of the </w:t>
      </w:r>
      <w:r w:rsidR="002C78E6" w:rsidRPr="003862D0">
        <w:rPr>
          <w:i/>
          <w:lang w:val="en-GB"/>
        </w:rPr>
        <w:t>very likely</w:t>
      </w:r>
      <w:r w:rsidR="002C78E6" w:rsidRPr="003862D0">
        <w:rPr>
          <w:lang w:val="en-GB"/>
        </w:rPr>
        <w:t xml:space="preserve"> range, see Section 4.3.4). (c) Average of five models with GSAT warming nearest to the high level of warming (ACCESS-CM2, CESM2, CESM2-WACCM, CNRM-CM6-1, CNRM-CM6-1-HR) (d) Annual mean precipitation changes in four of the five individual model simulations averaged in (c). (e, f) Local upper estimate (95% quantile across models) and lower estimate (5% quantile across models) at each grid point. Information at </w:t>
      </w:r>
      <w:r w:rsidR="002C78E6" w:rsidRPr="003862D0">
        <w:rPr>
          <w:lang w:val="en-GB"/>
        </w:rPr>
        <w:lastRenderedPageBreak/>
        <w:t>individual grid points comes from different model simulations and illustrates local uncertainty range but should not be interpreted as a pattern. (g) Area fraction of changes in annual mean precipitation 2081–2100 relative to 1995–2014 for all CMIP6 model simulations (thin black lines), models shown in (c) (red lines), and models showing very high warming above the models shown in (c). The grey range illustrates the 5–95% range across CMIP6 models and the solid black line the area fraction of the multi-model mean pattern shown in (a).</w:t>
      </w:r>
      <w:bookmarkEnd w:id="5267"/>
      <w:r w:rsidR="002C78E6" w:rsidRPr="003862D0">
        <w:rPr>
          <w:lang w:val="en-GB"/>
        </w:rPr>
        <w:t xml:space="preserve"> </w:t>
      </w:r>
      <w:r w:rsidR="00EE098D" w:rsidRPr="004369BC">
        <w:rPr>
          <w:rFonts w:cs="Times New Roman"/>
          <w:szCs w:val="20"/>
        </w:rPr>
        <w:t xml:space="preserve">Further details on data sources and processing are available in the chapter data table (Table </w:t>
      </w:r>
      <w:r w:rsidR="00EE098D">
        <w:rPr>
          <w:rFonts w:cs="Times New Roman"/>
          <w:szCs w:val="20"/>
        </w:rPr>
        <w:t>4.SM.1</w:t>
      </w:r>
      <w:r w:rsidR="00EE098D" w:rsidRPr="004369BC">
        <w:rPr>
          <w:rFonts w:cs="Times New Roman"/>
          <w:szCs w:val="20"/>
        </w:rPr>
        <w:t>).</w:t>
      </w:r>
    </w:p>
    <w:p w14:paraId="66D608EC" w14:textId="77777777" w:rsidR="004C4B4A" w:rsidRPr="003862D0" w:rsidRDefault="004C4B4A" w:rsidP="002C78E6">
      <w:pPr>
        <w:pStyle w:val="AR6BodyText"/>
        <w:rPr>
          <w:lang w:val="en-GB"/>
        </w:rPr>
      </w:pPr>
    </w:p>
    <w:p w14:paraId="52397C8B" w14:textId="434AB280" w:rsidR="004C4B4A" w:rsidRPr="003862D0" w:rsidRDefault="004C4B4A" w:rsidP="00E83E02">
      <w:pPr>
        <w:pStyle w:val="AR6BodyText"/>
        <w:rPr>
          <w:b/>
          <w:color w:val="000000"/>
          <w:lang w:val="en-GB"/>
        </w:rPr>
      </w:pPr>
      <w:r w:rsidRPr="003862D0">
        <w:rPr>
          <w:b/>
          <w:color w:val="000000"/>
          <w:lang w:val="en-GB"/>
        </w:rPr>
        <w:t>[END FIGURE 4.</w:t>
      </w:r>
      <w:r w:rsidR="003C0DF2" w:rsidRPr="003862D0">
        <w:rPr>
          <w:b/>
          <w:color w:val="000000"/>
          <w:lang w:val="en-GB"/>
        </w:rPr>
        <w:t xml:space="preserve">42 </w:t>
      </w:r>
      <w:r w:rsidRPr="003862D0">
        <w:rPr>
          <w:b/>
          <w:color w:val="000000"/>
          <w:lang w:val="en-GB"/>
        </w:rPr>
        <w:t>HERE]</w:t>
      </w:r>
    </w:p>
    <w:p w14:paraId="2D3DFE21" w14:textId="048A889D" w:rsidR="00941182" w:rsidRPr="003862D0" w:rsidRDefault="00941182">
      <w:pPr>
        <w:rPr>
          <w:lang w:val="en-GB"/>
        </w:rPr>
      </w:pPr>
      <w:r w:rsidRPr="003862D0">
        <w:rPr>
          <w:lang w:val="en-GB" w:eastAsia="en-US"/>
        </w:rPr>
        <w:br w:type="page"/>
      </w:r>
    </w:p>
    <w:p w14:paraId="0BBEE757" w14:textId="44F41080" w:rsidR="001B5AD3" w:rsidRPr="003862D0" w:rsidRDefault="004B0DDE" w:rsidP="006C466A">
      <w:pPr>
        <w:pStyle w:val="AR6BodyTextBold"/>
      </w:pPr>
      <w:bookmarkStart w:id="5268" w:name="_Toc66574566"/>
      <w:bookmarkStart w:id="5269" w:name="_Toc66574737"/>
      <w:bookmarkStart w:id="5270" w:name="_Toc66646084"/>
      <w:bookmarkStart w:id="5271" w:name="_Toc69752557"/>
      <w:r w:rsidRPr="003862D0">
        <w:lastRenderedPageBreak/>
        <w:t>Frequently Asked Questions</w:t>
      </w:r>
      <w:bookmarkEnd w:id="5268"/>
      <w:bookmarkEnd w:id="5269"/>
      <w:bookmarkEnd w:id="5270"/>
      <w:bookmarkEnd w:id="5271"/>
    </w:p>
    <w:p w14:paraId="58629D17" w14:textId="77777777" w:rsidR="004B0DDE" w:rsidRPr="003862D0" w:rsidRDefault="004B0DDE" w:rsidP="004B0DDE">
      <w:pPr>
        <w:pStyle w:val="AR6BodyText"/>
        <w:rPr>
          <w:rFonts w:eastAsia="+mn-ea"/>
          <w:lang w:val="en-GB"/>
        </w:rPr>
      </w:pPr>
    </w:p>
    <w:p w14:paraId="00265797" w14:textId="77777777" w:rsidR="00E54351" w:rsidRPr="003862D0" w:rsidRDefault="00E54351" w:rsidP="00313878">
      <w:pPr>
        <w:pStyle w:val="AR6Chap4FAQ"/>
        <w:rPr>
          <w:rFonts w:eastAsia="+mn-ea"/>
          <w:lang w:val="en-GB"/>
        </w:rPr>
      </w:pPr>
      <w:bookmarkStart w:id="5272" w:name="_Toc5778532"/>
      <w:bookmarkStart w:id="5273" w:name="_Toc29748302"/>
      <w:bookmarkStart w:id="5274" w:name="_Toc29748488"/>
      <w:bookmarkStart w:id="5275" w:name="_Toc29749242"/>
      <w:bookmarkStart w:id="5276" w:name="_Toc29751056"/>
      <w:bookmarkStart w:id="5277" w:name="_Toc33523343"/>
      <w:bookmarkStart w:id="5278" w:name="_Toc66574567"/>
      <w:bookmarkStart w:id="5279" w:name="_Toc66574738"/>
      <w:bookmarkStart w:id="5280" w:name="_Toc66646085"/>
      <w:bookmarkStart w:id="5281" w:name="_Toc69752558"/>
      <w:r w:rsidRPr="003862D0">
        <w:rPr>
          <w:rFonts w:eastAsia="+mn-ea"/>
          <w:lang w:val="en-GB"/>
        </w:rPr>
        <w:t>How Will the Climate Change over the Next Twenty Years?</w:t>
      </w:r>
      <w:bookmarkEnd w:id="5272"/>
      <w:bookmarkEnd w:id="5273"/>
      <w:bookmarkEnd w:id="5274"/>
      <w:bookmarkEnd w:id="5275"/>
      <w:bookmarkEnd w:id="5276"/>
      <w:bookmarkEnd w:id="5277"/>
      <w:bookmarkEnd w:id="5278"/>
      <w:bookmarkEnd w:id="5279"/>
      <w:bookmarkEnd w:id="5280"/>
      <w:bookmarkEnd w:id="5281"/>
      <w:r w:rsidRPr="003862D0">
        <w:rPr>
          <w:rFonts w:eastAsia="+mn-ea"/>
          <w:lang w:val="en-GB"/>
        </w:rPr>
        <w:t xml:space="preserve"> </w:t>
      </w:r>
    </w:p>
    <w:p w14:paraId="59FAFB2B" w14:textId="77777777" w:rsidR="00E54351" w:rsidRPr="003862D0" w:rsidRDefault="00E54351" w:rsidP="00E54351">
      <w:pPr>
        <w:pStyle w:val="AR6BodyText"/>
        <w:rPr>
          <w:i/>
          <w:lang w:val="en-GB"/>
        </w:rPr>
      </w:pPr>
    </w:p>
    <w:p w14:paraId="078FEDB1" w14:textId="77777777" w:rsidR="00B85ED6" w:rsidRPr="003862D0" w:rsidRDefault="00B85ED6" w:rsidP="00B85ED6">
      <w:pPr>
        <w:pStyle w:val="AR6BodyText"/>
        <w:rPr>
          <w:i/>
          <w:lang w:val="en-GB" w:eastAsia="en-US"/>
        </w:rPr>
      </w:pPr>
      <w:r w:rsidRPr="003862D0">
        <w:rPr>
          <w:i/>
          <w:lang w:val="en-GB"/>
        </w:rPr>
        <w:t>The parts of the climate system that have shown clear increasing or decreasing trends in recent decades will continue these trends for at least the next twenty years. Examples include changes in global surface temperature, Arctic sea ice cover, and global average sea level. However, over a period as short as twenty years, these trends are substantially influenced by natural climate variability, which can either amplify or attenuate the trend expected from the further increase in greenhouse gas concentrations.</w:t>
      </w:r>
    </w:p>
    <w:p w14:paraId="379E454A" w14:textId="77777777" w:rsidR="00B85ED6" w:rsidRPr="003862D0" w:rsidRDefault="00B85ED6" w:rsidP="00B85ED6">
      <w:pPr>
        <w:pStyle w:val="AR6BodyText"/>
        <w:rPr>
          <w:lang w:val="en-GB"/>
        </w:rPr>
      </w:pPr>
    </w:p>
    <w:p w14:paraId="4DD5053E" w14:textId="4CA26134" w:rsidR="00B85ED6" w:rsidRPr="003862D0" w:rsidRDefault="00B85ED6" w:rsidP="00B85ED6">
      <w:pPr>
        <w:pStyle w:val="AR6BodyText"/>
        <w:rPr>
          <w:lang w:val="en-GB"/>
        </w:rPr>
      </w:pPr>
      <w:r w:rsidRPr="003862D0">
        <w:rPr>
          <w:lang w:val="en-GB"/>
        </w:rPr>
        <w:t xml:space="preserve">Twenty years are a long time by human standards but a short time from a climate point of view. Emissions of greenhouse gases will continue over the next twenty years, as assumed </w:t>
      </w:r>
      <w:r w:rsidR="00B9747B" w:rsidRPr="0060452D">
        <w:rPr>
          <w:rFonts w:cs="Times New Roman"/>
          <w:kern w:val="2"/>
          <w:lang w:val="en-US"/>
        </w:rPr>
        <w:t xml:space="preserve">in all the scenarios considered in this </w:t>
      </w:r>
      <w:ins w:id="5282" w:author="Sara M Tuson" w:date="2021-07-15T14:40:00Z">
        <w:r w:rsidR="00097141">
          <w:rPr>
            <w:rFonts w:cs="Times New Roman"/>
            <w:kern w:val="2"/>
            <w:lang w:val="en-US"/>
          </w:rPr>
          <w:t>R</w:t>
        </w:r>
      </w:ins>
      <w:del w:id="5283" w:author="Sara M Tuson" w:date="2021-07-15T14:40:00Z">
        <w:r w:rsidR="00B9747B" w:rsidRPr="0060452D" w:rsidDel="00097141">
          <w:rPr>
            <w:rFonts w:cs="Times New Roman"/>
            <w:kern w:val="2"/>
            <w:lang w:val="en-US"/>
          </w:rPr>
          <w:delText>r</w:delText>
        </w:r>
      </w:del>
      <w:r w:rsidR="00B9747B" w:rsidRPr="0060452D">
        <w:rPr>
          <w:rFonts w:cs="Times New Roman"/>
          <w:kern w:val="2"/>
          <w:lang w:val="en-US"/>
        </w:rPr>
        <w:t>eport, albeit with varying rates</w:t>
      </w:r>
      <w:r w:rsidR="00B9747B">
        <w:rPr>
          <w:rFonts w:cs="Times New Roman"/>
          <w:kern w:val="2"/>
          <w:lang w:val="en-US"/>
        </w:rPr>
        <w:t>.</w:t>
      </w:r>
      <w:r w:rsidR="00B9747B" w:rsidRPr="0060452D">
        <w:rPr>
          <w:rFonts w:cs="Times New Roman"/>
          <w:kern w:val="2"/>
          <w:lang w:val="en-US"/>
        </w:rPr>
        <w:t xml:space="preserve"> </w:t>
      </w:r>
      <w:r w:rsidRPr="003862D0">
        <w:rPr>
          <w:lang w:val="en-GB"/>
        </w:rPr>
        <w:t>These emissions will further increase concentrations of greenhouse gases in the atmosphere (see FAQ 4.2), leading to continued trends in global surface warming and other parts of the climate system, including Arctic sea ice and global average sea level (see FAQ 9.2). FAQ 4.1, Figure 1 shows that both global surface temperature rise and the shrinking of sea ice in the Arctic will continue, with little difference between high- and low-emission scenarios over the next 20 years (that is, between the red and blue lines).</w:t>
      </w:r>
    </w:p>
    <w:p w14:paraId="003701CE" w14:textId="77777777" w:rsidR="00B85ED6" w:rsidRPr="003862D0" w:rsidRDefault="00B85ED6" w:rsidP="00B85ED6">
      <w:pPr>
        <w:pStyle w:val="AR6BodyText"/>
        <w:rPr>
          <w:lang w:val="en-GB"/>
        </w:rPr>
      </w:pPr>
    </w:p>
    <w:p w14:paraId="594CECFD" w14:textId="22CA7DC0" w:rsidR="00B85ED6" w:rsidRPr="003862D0" w:rsidRDefault="00B85ED6" w:rsidP="00B85ED6">
      <w:pPr>
        <w:pStyle w:val="AR6BodyText"/>
        <w:rPr>
          <w:lang w:val="en-GB"/>
        </w:rPr>
      </w:pPr>
      <w:r w:rsidRPr="003862D0">
        <w:rPr>
          <w:lang w:val="en-GB"/>
        </w:rPr>
        <w:t>However, these expected trends will be overlain by natural climate variability (see FAQ 3.2). First, a major volcanic eruption might occur, such as the 1991 eruption of Mt. Pinatubo on the Philippines; such an eruption might cause a global surface cooling of a few tenths of a degree Celsius lasting several years. Second, both atmosphere and ocean show variations that occur spontaneously, without any external influence. These variations range from localized weather systems to continent- and ocean-wide patterns and oscillations that change over months, years, or decades. Over a period of twenty years, natural climate variability strongly influences many climate quantities, when compared to the response to the increase in greenhouse gas concentrations from human activities. The effect of natural variability is illustrated by the very different trajectories that individual black, red or blue lines can take in FAQ 4.</w:t>
      </w:r>
      <w:r w:rsidR="00EB4870" w:rsidRPr="003862D0">
        <w:rPr>
          <w:lang w:val="en-GB"/>
        </w:rPr>
        <w:t>1</w:t>
      </w:r>
      <w:r w:rsidRPr="003862D0">
        <w:rPr>
          <w:lang w:val="en-GB"/>
        </w:rPr>
        <w:t xml:space="preserve">, Figure 1. Whether natural variability would amplify or attenuate the human influence cannot generally be predicted out to twenty years into the future. Natural climate variability over the next twenty years thus constitutes an uncertainty that at best can be quantified accurately but that cannot be reduced. </w:t>
      </w:r>
    </w:p>
    <w:p w14:paraId="772C85BE" w14:textId="77777777" w:rsidR="00B85ED6" w:rsidRPr="003862D0" w:rsidRDefault="00B85ED6" w:rsidP="00B85ED6">
      <w:pPr>
        <w:pStyle w:val="AR6BodyText"/>
        <w:rPr>
          <w:lang w:val="en-GB"/>
        </w:rPr>
      </w:pPr>
    </w:p>
    <w:p w14:paraId="0213BE77" w14:textId="42151E96" w:rsidR="00B85ED6" w:rsidRPr="003862D0" w:rsidRDefault="00B85ED6" w:rsidP="00B85ED6">
      <w:pPr>
        <w:pStyle w:val="AR6BodyText"/>
        <w:rPr>
          <w:strike/>
          <w:lang w:val="en-GB"/>
        </w:rPr>
      </w:pPr>
      <w:r w:rsidRPr="003862D0">
        <w:rPr>
          <w:lang w:val="en-GB"/>
        </w:rPr>
        <w:t xml:space="preserve">Locally, the effect of natural variability would be much larger still. Simulations (not shown here) indicate that, locally, </w:t>
      </w:r>
      <w:r w:rsidRPr="003862D0">
        <w:rPr>
          <w:rFonts w:eastAsiaTheme="minorEastAsia"/>
          <w:lang w:val="en-GB"/>
        </w:rPr>
        <w:t>a cooling trend over the next twenty year</w:t>
      </w:r>
      <w:ins w:id="5284" w:author="Sara M Tuson" w:date="2021-07-21T19:57:00Z">
        <w:r w:rsidR="00795BCC">
          <w:rPr>
            <w:rFonts w:eastAsiaTheme="minorEastAsia"/>
            <w:lang w:val="en-GB"/>
          </w:rPr>
          <w:t>s</w:t>
        </w:r>
      </w:ins>
      <w:r w:rsidRPr="003862D0">
        <w:rPr>
          <w:rFonts w:eastAsiaTheme="minorEastAsia"/>
          <w:lang w:val="en-GB"/>
        </w:rPr>
        <w:t xml:space="preserve"> cannot be ruled out, even under the high-emission</w:t>
      </w:r>
      <w:ins w:id="5285" w:author="Sara M Tuson" w:date="2021-07-21T19:57:00Z">
        <w:r w:rsidR="00795BCC">
          <w:rPr>
            <w:rFonts w:eastAsiaTheme="minorEastAsia"/>
            <w:lang w:val="en-GB"/>
          </w:rPr>
          <w:t>s</w:t>
        </w:r>
      </w:ins>
      <w:r w:rsidRPr="003862D0">
        <w:rPr>
          <w:rFonts w:eastAsiaTheme="minorEastAsia"/>
          <w:lang w:val="en-GB"/>
        </w:rPr>
        <w:t xml:space="preserve"> scenario – at a small number of locations on Earth, but these might lie anywhere. Globally, though, temperatures would rise under all scenarios.</w:t>
      </w:r>
      <w:r w:rsidRPr="003862D0">
        <w:rPr>
          <w:rFonts w:eastAsiaTheme="minorEastAsia"/>
          <w:strike/>
          <w:lang w:val="en-GB"/>
        </w:rPr>
        <w:t xml:space="preserve"> </w:t>
      </w:r>
    </w:p>
    <w:p w14:paraId="4A7E9932" w14:textId="77777777" w:rsidR="00B85ED6" w:rsidRPr="003862D0" w:rsidRDefault="00B85ED6" w:rsidP="00B85ED6">
      <w:pPr>
        <w:pStyle w:val="AR6BodyText"/>
        <w:rPr>
          <w:lang w:val="en-GB"/>
        </w:rPr>
      </w:pPr>
    </w:p>
    <w:p w14:paraId="75C7F552" w14:textId="34B628DF" w:rsidR="00B85ED6" w:rsidRPr="003862D0" w:rsidRDefault="00B85ED6" w:rsidP="00B85ED6">
      <w:pPr>
        <w:pStyle w:val="AR6BodyText"/>
        <w:rPr>
          <w:lang w:val="en-GB"/>
        </w:rPr>
      </w:pPr>
      <w:r w:rsidRPr="003862D0">
        <w:rPr>
          <w:lang w:val="en-GB"/>
        </w:rPr>
        <w:t xml:space="preserve">In summary, while the direction of future change is clear for the two important climate quantities shown here </w:t>
      </w:r>
      <w:r w:rsidRPr="003862D0">
        <w:rPr>
          <w:lang w:val="en-GB"/>
        </w:rPr>
        <w:sym w:font="Symbol" w:char="F02D"/>
      </w:r>
      <w:r w:rsidRPr="003862D0">
        <w:rPr>
          <w:lang w:val="en-GB"/>
        </w:rPr>
        <w:t xml:space="preserve"> the global surface temperature and the Arctic </w:t>
      </w:r>
      <w:r w:rsidR="00113CAF" w:rsidRPr="003862D0">
        <w:rPr>
          <w:lang w:val="en-GB"/>
        </w:rPr>
        <w:t>sea</w:t>
      </w:r>
      <w:ins w:id="5286" w:author="Sara M Tuson" w:date="2021-07-17T14:44:00Z">
        <w:r w:rsidR="00AE1927">
          <w:rPr>
            <w:lang w:val="en-GB"/>
          </w:rPr>
          <w:t xml:space="preserve"> </w:t>
        </w:r>
      </w:ins>
      <w:del w:id="5287" w:author="Sara M Tuson" w:date="2021-07-17T14:44:00Z">
        <w:r w:rsidR="00113CAF" w:rsidRPr="003862D0" w:rsidDel="00AE1927">
          <w:rPr>
            <w:lang w:val="en-GB"/>
          </w:rPr>
          <w:delText>-</w:delText>
        </w:r>
      </w:del>
      <w:r w:rsidR="00113CAF" w:rsidRPr="003862D0">
        <w:rPr>
          <w:lang w:val="en-GB"/>
        </w:rPr>
        <w:t>ice area</w:t>
      </w:r>
      <w:r w:rsidRPr="003862D0">
        <w:rPr>
          <w:lang w:val="en-GB"/>
        </w:rPr>
        <w:t xml:space="preserve"> in September </w:t>
      </w:r>
      <w:r w:rsidRPr="003862D0">
        <w:rPr>
          <w:lang w:val="en-GB"/>
        </w:rPr>
        <w:sym w:font="Symbol" w:char="F02D"/>
      </w:r>
      <w:r w:rsidRPr="003862D0">
        <w:rPr>
          <w:lang w:val="en-GB"/>
        </w:rPr>
        <w:t xml:space="preserve"> the magnitude of the change is much less clear because of natural variability. </w:t>
      </w:r>
    </w:p>
    <w:p w14:paraId="0884CE8B" w14:textId="77777777" w:rsidR="00BB087D" w:rsidRPr="003862D0" w:rsidRDefault="00BB087D" w:rsidP="00BB087D">
      <w:pPr>
        <w:pStyle w:val="AR6BodyText"/>
        <w:rPr>
          <w:lang w:val="en-GB"/>
        </w:rPr>
      </w:pPr>
    </w:p>
    <w:p w14:paraId="1FA957F7" w14:textId="77777777" w:rsidR="001B5AD3" w:rsidRPr="003862D0" w:rsidRDefault="001B5AD3" w:rsidP="001B5AD3">
      <w:pPr>
        <w:pStyle w:val="AR6BodyText"/>
        <w:rPr>
          <w:lang w:val="en-GB"/>
        </w:rPr>
      </w:pPr>
    </w:p>
    <w:p w14:paraId="6A592812" w14:textId="0933AF3A" w:rsidR="001B5AD3" w:rsidRPr="003862D0" w:rsidRDefault="001B5AD3" w:rsidP="001B5AD3">
      <w:pPr>
        <w:pStyle w:val="AR6BodyText"/>
        <w:rPr>
          <w:b/>
          <w:color w:val="000000"/>
          <w:lang w:val="en-GB"/>
        </w:rPr>
      </w:pPr>
      <w:r w:rsidRPr="003862D0">
        <w:rPr>
          <w:b/>
          <w:color w:val="000000"/>
          <w:lang w:val="en-GB"/>
        </w:rPr>
        <w:t>[START FAQ 4.1, FIGURE 1 HERE]</w:t>
      </w:r>
    </w:p>
    <w:p w14:paraId="79631A72" w14:textId="77777777" w:rsidR="001B5AD3" w:rsidRPr="003862D0" w:rsidRDefault="001B5AD3" w:rsidP="001B5AD3">
      <w:pPr>
        <w:pStyle w:val="AR6BodyText"/>
        <w:rPr>
          <w:b/>
          <w:szCs w:val="20"/>
          <w:lang w:val="en-GB"/>
        </w:rPr>
      </w:pPr>
    </w:p>
    <w:p w14:paraId="678C558D" w14:textId="31B789F6" w:rsidR="00B9747B" w:rsidRPr="0060452D" w:rsidRDefault="003B0CA9" w:rsidP="00B9747B">
      <w:pPr>
        <w:ind w:left="1701" w:hanging="1701"/>
        <w:rPr>
          <w:rFonts w:cs="Times New Roman"/>
          <w:kern w:val="2"/>
          <w:sz w:val="20"/>
          <w:szCs w:val="20"/>
          <w:lang w:val="en-US"/>
        </w:rPr>
      </w:pPr>
      <w:r w:rsidRPr="003862D0">
        <w:rPr>
          <w:b/>
          <w:sz w:val="20"/>
          <w:szCs w:val="20"/>
          <w:lang w:val="en-GB"/>
        </w:rPr>
        <w:t>FAQ 4.1, Figure 1:</w:t>
      </w:r>
      <w:del w:id="5288" w:author="Sara M Tuson" w:date="2021-07-15T20:29:00Z">
        <w:r w:rsidRPr="003862D0" w:rsidDel="00092429">
          <w:rPr>
            <w:sz w:val="20"/>
            <w:szCs w:val="20"/>
            <w:lang w:val="en-GB"/>
          </w:rPr>
          <w:delText xml:space="preserve">  </w:delText>
        </w:r>
      </w:del>
      <w:ins w:id="5289" w:author="Sara M Tuson" w:date="2021-07-15T20:29:00Z">
        <w:r w:rsidR="00092429">
          <w:rPr>
            <w:sz w:val="20"/>
            <w:szCs w:val="20"/>
            <w:lang w:val="en-GB"/>
          </w:rPr>
          <w:t xml:space="preserve"> </w:t>
        </w:r>
      </w:ins>
      <w:r w:rsidR="00B9747B" w:rsidRPr="005B052E">
        <w:rPr>
          <w:b/>
          <w:sz w:val="20"/>
          <w:szCs w:val="20"/>
          <w:lang w:val="en-US"/>
        </w:rPr>
        <w:t xml:space="preserve">Simulations over the period 1995–2040, encompassing the recent past and the next twenty years, of two important indicators of global climate change, </w:t>
      </w:r>
      <w:r w:rsidR="00B9747B" w:rsidRPr="005B052E">
        <w:rPr>
          <w:sz w:val="20"/>
          <w:szCs w:val="20"/>
          <w:lang w:val="en-US"/>
        </w:rPr>
        <w:t>(top) global surface temperature, and (bottom), the area of Arctic sea ice in September. Both quantities are shown as deviations from the average over the period 1995–2014. The black curves are for the historical period ending in 2014; the blue curves represent a low-emission scenario (SSP1-2.6) and the red curves one high-emission scenario (SSP3-7.0).</w:t>
      </w:r>
    </w:p>
    <w:p w14:paraId="19BDDEFC" w14:textId="7A0D8E18" w:rsidR="003B0CA9" w:rsidRPr="003862D0" w:rsidRDefault="003B0CA9" w:rsidP="003B0CA9">
      <w:pPr>
        <w:pStyle w:val="AR6BodyText"/>
        <w:ind w:left="1701" w:hanging="1701"/>
        <w:rPr>
          <w:sz w:val="20"/>
          <w:szCs w:val="20"/>
          <w:lang w:val="en-GB"/>
        </w:rPr>
      </w:pPr>
    </w:p>
    <w:p w14:paraId="0023A9CB" w14:textId="77777777" w:rsidR="001B5AD3" w:rsidRPr="003862D0" w:rsidRDefault="001B5AD3" w:rsidP="001B5AD3">
      <w:pPr>
        <w:rPr>
          <w:lang w:val="en-GB"/>
        </w:rPr>
      </w:pPr>
    </w:p>
    <w:p w14:paraId="721BD81A" w14:textId="0E1945CA" w:rsidR="001B5AD3" w:rsidRPr="003862D0" w:rsidRDefault="001B5AD3" w:rsidP="001B5AD3">
      <w:pPr>
        <w:pStyle w:val="AR6BodyText"/>
        <w:rPr>
          <w:b/>
          <w:color w:val="000000"/>
          <w:lang w:val="en-GB"/>
        </w:rPr>
      </w:pPr>
      <w:r w:rsidRPr="003862D0">
        <w:rPr>
          <w:b/>
          <w:color w:val="000000"/>
          <w:lang w:val="en-GB"/>
        </w:rPr>
        <w:t>[END FAQ 4.1, FIGURE 1 HERE]</w:t>
      </w:r>
    </w:p>
    <w:p w14:paraId="00E2AE92" w14:textId="5091D9A9" w:rsidR="001B5AD3" w:rsidRPr="003862D0" w:rsidRDefault="001B5AD3" w:rsidP="00941182">
      <w:pPr>
        <w:rPr>
          <w:lang w:val="en-GB"/>
        </w:rPr>
      </w:pPr>
    </w:p>
    <w:p w14:paraId="548D3F07" w14:textId="77777777" w:rsidR="00295022" w:rsidRPr="003862D0" w:rsidRDefault="00295022" w:rsidP="00941182">
      <w:pPr>
        <w:pStyle w:val="AR6BodyText"/>
        <w:rPr>
          <w:rFonts w:eastAsia="+mn-ea"/>
          <w:lang w:val="en-GB"/>
        </w:rPr>
      </w:pPr>
    </w:p>
    <w:p w14:paraId="644CB054" w14:textId="63A4A1A3" w:rsidR="001062B6" w:rsidRPr="003862D0" w:rsidRDefault="001062B6" w:rsidP="00B075B6">
      <w:pPr>
        <w:pStyle w:val="AR6Chap4FAQ"/>
        <w:rPr>
          <w:rFonts w:eastAsia="+mn-ea"/>
          <w:lang w:val="en-GB"/>
        </w:rPr>
      </w:pPr>
      <w:bookmarkStart w:id="5290" w:name="_Toc66574568"/>
      <w:bookmarkStart w:id="5291" w:name="_Toc66574739"/>
      <w:bookmarkStart w:id="5292" w:name="_Toc66646086"/>
      <w:bookmarkStart w:id="5293" w:name="_Toc69752559"/>
      <w:r w:rsidRPr="003862D0">
        <w:rPr>
          <w:rFonts w:eastAsia="+mn-ea"/>
          <w:lang w:val="en-GB"/>
        </w:rPr>
        <w:t xml:space="preserve">How Quickly Would We See the Effects of Reducing </w:t>
      </w:r>
      <w:r w:rsidR="00B9747B">
        <w:rPr>
          <w:rFonts w:eastAsia="+mn-ea"/>
          <w:lang w:val="en-GB"/>
        </w:rPr>
        <w:t>Carbon Dioxide</w:t>
      </w:r>
      <w:r w:rsidRPr="003862D0">
        <w:rPr>
          <w:rFonts w:eastAsia="+mn-ea"/>
          <w:lang w:val="en-GB"/>
        </w:rPr>
        <w:t xml:space="preserve"> Emissions?</w:t>
      </w:r>
      <w:bookmarkEnd w:id="5290"/>
      <w:bookmarkEnd w:id="5291"/>
      <w:bookmarkEnd w:id="5292"/>
      <w:bookmarkEnd w:id="5293"/>
      <w:r w:rsidRPr="003862D0">
        <w:rPr>
          <w:rFonts w:eastAsia="+mn-ea"/>
          <w:lang w:val="en-GB"/>
        </w:rPr>
        <w:t xml:space="preserve"> </w:t>
      </w:r>
    </w:p>
    <w:p w14:paraId="4AC6E248" w14:textId="311D2823" w:rsidR="008958AE" w:rsidRPr="003862D0" w:rsidRDefault="008958AE" w:rsidP="008958AE">
      <w:pPr>
        <w:pStyle w:val="AR6BodyText"/>
        <w:rPr>
          <w:i/>
          <w:lang w:val="en-GB"/>
        </w:rPr>
      </w:pPr>
    </w:p>
    <w:p w14:paraId="45C4A467" w14:textId="4BC2E400" w:rsidR="008958AE" w:rsidRPr="003862D0" w:rsidRDefault="008958AE" w:rsidP="008958AE">
      <w:pPr>
        <w:pStyle w:val="AR6BodyText"/>
        <w:rPr>
          <w:i/>
          <w:lang w:val="en-GB"/>
        </w:rPr>
      </w:pPr>
      <w:r w:rsidRPr="003862D0">
        <w:rPr>
          <w:i/>
          <w:lang w:val="en-GB"/>
        </w:rPr>
        <w:t>The effects of substantial reductions in carbon dioxide emissions would not be apparent immediately, and the time required to detect the effects would depend on the scale and pace of emissions reductions. Under the lower-</w:t>
      </w:r>
      <w:r w:rsidR="005B1017" w:rsidRPr="003862D0">
        <w:rPr>
          <w:i/>
          <w:lang w:val="en-GB"/>
        </w:rPr>
        <w:t>emission</w:t>
      </w:r>
      <w:ins w:id="5294" w:author="Sara M Tuson" w:date="2021-07-21T19:59:00Z">
        <w:r w:rsidR="00795BCC">
          <w:rPr>
            <w:i/>
            <w:lang w:val="en-GB"/>
          </w:rPr>
          <w:t>s</w:t>
        </w:r>
      </w:ins>
      <w:r w:rsidR="005B1017" w:rsidRPr="003862D0">
        <w:rPr>
          <w:i/>
          <w:lang w:val="en-GB"/>
        </w:rPr>
        <w:t xml:space="preserve"> scenario</w:t>
      </w:r>
      <w:r w:rsidRPr="003862D0">
        <w:rPr>
          <w:i/>
          <w:lang w:val="en-GB"/>
        </w:rPr>
        <w:t xml:space="preserve">s considered in this </w:t>
      </w:r>
      <w:ins w:id="5295" w:author="Sara M Tuson" w:date="2021-07-15T14:40:00Z">
        <w:r w:rsidR="00097141">
          <w:rPr>
            <w:i/>
            <w:lang w:val="en-GB"/>
          </w:rPr>
          <w:t>R</w:t>
        </w:r>
      </w:ins>
      <w:del w:id="5296" w:author="Sara M Tuson" w:date="2021-07-15T14:40:00Z">
        <w:r w:rsidRPr="003862D0" w:rsidDel="00097141">
          <w:rPr>
            <w:i/>
            <w:lang w:val="en-GB"/>
          </w:rPr>
          <w:delText>r</w:delText>
        </w:r>
      </w:del>
      <w:r w:rsidRPr="003862D0">
        <w:rPr>
          <w:i/>
          <w:lang w:val="en-GB"/>
        </w:rPr>
        <w:t>eport, the increase in atmospheric carbon dioxide concentrations would slow visibly after about five to ten years, while the slowing down of global surface warming would be detectable after about twenty to thirty years. The effects on regional precipitation trends would only become apparent after several decades.</w:t>
      </w:r>
    </w:p>
    <w:p w14:paraId="23E3DA56" w14:textId="77777777" w:rsidR="008958AE" w:rsidRPr="003862D0" w:rsidRDefault="008958AE" w:rsidP="008958AE">
      <w:pPr>
        <w:pStyle w:val="AR6BodyText"/>
        <w:rPr>
          <w:lang w:val="en-GB"/>
        </w:rPr>
      </w:pPr>
    </w:p>
    <w:p w14:paraId="773BE3B0" w14:textId="3EF84136" w:rsidR="008958AE" w:rsidRPr="003862D0" w:rsidRDefault="008958AE" w:rsidP="008958AE">
      <w:pPr>
        <w:pStyle w:val="AR6BodyText"/>
        <w:rPr>
          <w:lang w:val="en-GB"/>
        </w:rPr>
      </w:pPr>
      <w:r w:rsidRPr="003862D0">
        <w:rPr>
          <w:lang w:val="en-GB"/>
        </w:rPr>
        <w:t>Reducing emissions of carbon dioxide (CO</w:t>
      </w:r>
      <w:r w:rsidRPr="003862D0">
        <w:rPr>
          <w:vertAlign w:val="subscript"/>
          <w:lang w:val="en-GB"/>
        </w:rPr>
        <w:t>2</w:t>
      </w:r>
      <w:r w:rsidRPr="003862D0">
        <w:rPr>
          <w:lang w:val="en-GB"/>
        </w:rPr>
        <w:t>) – the most important greenhouse gas emitted by human activities – would slow down the rate of increase in atmospheric CO</w:t>
      </w:r>
      <w:r w:rsidRPr="003862D0">
        <w:rPr>
          <w:vertAlign w:val="subscript"/>
          <w:lang w:val="en-GB"/>
        </w:rPr>
        <w:t>2</w:t>
      </w:r>
      <w:r w:rsidRPr="003862D0">
        <w:rPr>
          <w:lang w:val="en-GB"/>
        </w:rPr>
        <w:t xml:space="preserve"> concentration. However, concentrations would only begin to decrease when net emissions approach zero, that is, when most or all of the CO</w:t>
      </w:r>
      <w:r w:rsidRPr="003862D0">
        <w:rPr>
          <w:vertAlign w:val="subscript"/>
          <w:lang w:val="en-GB"/>
        </w:rPr>
        <w:t xml:space="preserve">2 </w:t>
      </w:r>
      <w:r w:rsidRPr="003862D0">
        <w:rPr>
          <w:lang w:val="en-GB"/>
        </w:rPr>
        <w:t>emitted into the atmosphere each year is removed by natural and human processes (see FAQ 5.1</w:t>
      </w:r>
      <w:del w:id="5297" w:author="Ian Blenkinsop" w:date="2021-07-27T16:41:00Z">
        <w:r w:rsidRPr="003862D0" w:rsidDel="00B875FC">
          <w:rPr>
            <w:lang w:val="en-GB"/>
          </w:rPr>
          <w:delText xml:space="preserve">, </w:delText>
        </w:r>
      </w:del>
      <w:ins w:id="5298" w:author="Ian Blenkinsop" w:date="2021-07-27T16:41:00Z">
        <w:r w:rsidR="00B875FC">
          <w:rPr>
            <w:lang w:val="en-GB"/>
          </w:rPr>
          <w:t xml:space="preserve"> and</w:t>
        </w:r>
        <w:r w:rsidR="00B875FC" w:rsidRPr="003862D0">
          <w:rPr>
            <w:lang w:val="en-GB"/>
          </w:rPr>
          <w:t xml:space="preserve"> </w:t>
        </w:r>
      </w:ins>
      <w:r w:rsidRPr="003862D0">
        <w:rPr>
          <w:lang w:val="en-GB"/>
        </w:rPr>
        <w:t>FAQ 5.3). This delay between a peak in emissions and a decrease in concentration is a manifestation of the very long lifetime of CO</w:t>
      </w:r>
      <w:r w:rsidRPr="003862D0">
        <w:rPr>
          <w:vertAlign w:val="subscript"/>
          <w:lang w:val="en-GB"/>
        </w:rPr>
        <w:t>2</w:t>
      </w:r>
      <w:r w:rsidRPr="003862D0">
        <w:rPr>
          <w:lang w:val="en-GB"/>
        </w:rPr>
        <w:t xml:space="preserve"> in the atmosphere; part of the CO</w:t>
      </w:r>
      <w:r w:rsidRPr="003862D0">
        <w:rPr>
          <w:vertAlign w:val="subscript"/>
          <w:lang w:val="en-GB"/>
        </w:rPr>
        <w:t xml:space="preserve">2 </w:t>
      </w:r>
      <w:r w:rsidRPr="003862D0">
        <w:rPr>
          <w:lang w:val="en-GB"/>
        </w:rPr>
        <w:t>emitted by humans remains in the atmosphere for centuries to millennia.</w:t>
      </w:r>
    </w:p>
    <w:p w14:paraId="4F9ADDF5" w14:textId="77777777" w:rsidR="008958AE" w:rsidRPr="003862D0" w:rsidRDefault="008958AE" w:rsidP="008958AE">
      <w:pPr>
        <w:pStyle w:val="AR6BodyText"/>
        <w:rPr>
          <w:lang w:val="en-GB"/>
        </w:rPr>
      </w:pPr>
    </w:p>
    <w:p w14:paraId="0341E623" w14:textId="3C4AC4AB" w:rsidR="008958AE" w:rsidRPr="003862D0" w:rsidRDefault="008958AE" w:rsidP="008958AE">
      <w:pPr>
        <w:pStyle w:val="AR6BodyText"/>
        <w:rPr>
          <w:lang w:val="en-GB"/>
        </w:rPr>
      </w:pPr>
      <w:r w:rsidRPr="003862D0">
        <w:rPr>
          <w:lang w:val="en-GB"/>
        </w:rPr>
        <w:t>Reducing the rate of increase in CO</w:t>
      </w:r>
      <w:r w:rsidRPr="003862D0">
        <w:rPr>
          <w:vertAlign w:val="subscript"/>
          <w:lang w:val="en-GB"/>
        </w:rPr>
        <w:t>2</w:t>
      </w:r>
      <w:r w:rsidRPr="003862D0">
        <w:rPr>
          <w:lang w:val="en-GB"/>
        </w:rPr>
        <w:t xml:space="preserve"> concentration would slow down global surface warming within a decade. But this reduction in the rate of warming would initially be masked by natural climate variability and might not be detected for a few decades (see FAQ 1.2, FAQ 3.2</w:t>
      </w:r>
      <w:ins w:id="5299" w:author="Ian Blenkinsop" w:date="2021-07-27T16:41:00Z">
        <w:r w:rsidR="00B875FC">
          <w:rPr>
            <w:lang w:val="en-GB"/>
          </w:rPr>
          <w:t xml:space="preserve"> and</w:t>
        </w:r>
      </w:ins>
      <w:del w:id="5300" w:author="Ian Blenkinsop" w:date="2021-07-27T16:41:00Z">
        <w:r w:rsidRPr="003862D0" w:rsidDel="00B875FC">
          <w:rPr>
            <w:lang w:val="en-GB"/>
          </w:rPr>
          <w:delText>,</w:delText>
        </w:r>
      </w:del>
      <w:r w:rsidRPr="003862D0">
        <w:rPr>
          <w:lang w:val="en-GB"/>
        </w:rPr>
        <w:t xml:space="preserve"> FAQ 4.1). Detecting whether surface warming has indeed slowed down would thus be difficult in the years right after emissions reductions begin. </w:t>
      </w:r>
      <w:r w:rsidRPr="003862D0">
        <w:rPr>
          <w:rFonts w:eastAsiaTheme="minorEastAsia"/>
          <w:color w:val="131413"/>
          <w:lang w:val="en-GB"/>
        </w:rPr>
        <w:t xml:space="preserve"> </w:t>
      </w:r>
    </w:p>
    <w:p w14:paraId="12266FEF" w14:textId="77777777" w:rsidR="008958AE" w:rsidRPr="003862D0" w:rsidRDefault="008958AE" w:rsidP="008958AE">
      <w:pPr>
        <w:pStyle w:val="AR6BodyText"/>
        <w:rPr>
          <w:lang w:val="en-GB"/>
        </w:rPr>
      </w:pPr>
    </w:p>
    <w:p w14:paraId="67A0E589" w14:textId="14EFD5E7" w:rsidR="008958AE" w:rsidRPr="003862D0" w:rsidRDefault="008958AE" w:rsidP="008958AE">
      <w:pPr>
        <w:pStyle w:val="AR6BodyText"/>
        <w:rPr>
          <w:lang w:val="en-GB"/>
        </w:rPr>
      </w:pPr>
      <w:r w:rsidRPr="003862D0">
        <w:rPr>
          <w:lang w:val="en-GB"/>
        </w:rPr>
        <w:t>The time needed to detect the effect of emissions reductions is illustrated by comparing low- and high-emission</w:t>
      </w:r>
      <w:ins w:id="5301" w:author="Sara M Tuson" w:date="2021-07-21T20:00:00Z">
        <w:r w:rsidR="00C802DD">
          <w:rPr>
            <w:lang w:val="en-GB"/>
          </w:rPr>
          <w:t>s</w:t>
        </w:r>
      </w:ins>
      <w:r w:rsidRPr="003862D0">
        <w:rPr>
          <w:lang w:val="en-GB"/>
        </w:rPr>
        <w:t xml:space="preserve"> scenarios (FAQ 4.2, Figure 1). In the low-emission</w:t>
      </w:r>
      <w:ins w:id="5302" w:author="Sara M Tuson" w:date="2021-07-21T20:00:00Z">
        <w:r w:rsidR="00C802DD">
          <w:rPr>
            <w:lang w:val="en-GB"/>
          </w:rPr>
          <w:t>s</w:t>
        </w:r>
      </w:ins>
      <w:r w:rsidRPr="003862D0">
        <w:rPr>
          <w:lang w:val="en-GB"/>
        </w:rPr>
        <w:t xml:space="preserve"> scenario (SSP1-2.6), CO</w:t>
      </w:r>
      <w:r w:rsidRPr="003862D0">
        <w:rPr>
          <w:vertAlign w:val="subscript"/>
          <w:lang w:val="en-GB"/>
        </w:rPr>
        <w:t>2</w:t>
      </w:r>
      <w:r w:rsidRPr="003862D0">
        <w:rPr>
          <w:lang w:val="en-GB"/>
        </w:rPr>
        <w:t xml:space="preserve"> emissions level off after 2015 and begin to fall in 2020, while they keep increasing throughout the 21st century in the high-emission</w:t>
      </w:r>
      <w:ins w:id="5303" w:author="Sara M Tuson" w:date="2021-07-21T20:00:00Z">
        <w:r w:rsidR="00C802DD">
          <w:rPr>
            <w:lang w:val="en-GB"/>
          </w:rPr>
          <w:t>s</w:t>
        </w:r>
      </w:ins>
      <w:r w:rsidRPr="003862D0">
        <w:rPr>
          <w:lang w:val="en-GB"/>
        </w:rPr>
        <w:t xml:space="preserve"> scenario (SSP3-7.0). The uncertainty arising from natural internal variability in the climate system is represented by simulating each scenario ten times with the same climate model but starting from slightly different initial states back in 1850 (thin lines). For each scenario, the differences between individual simulations are caused entirely by simulated natural internal variability. The average of all simulations represents the climate response expected for a given scenario. The climate history that would actually unfold under each scenario would consist of this expected response combined with the contribution from natural internal variability and the contribution from potential future volcanic eruptions (the latter effect is not represented here). </w:t>
      </w:r>
    </w:p>
    <w:p w14:paraId="2292B514" w14:textId="77777777" w:rsidR="008958AE" w:rsidRPr="003862D0" w:rsidRDefault="008958AE" w:rsidP="008958AE">
      <w:pPr>
        <w:pStyle w:val="AR6BodyText"/>
        <w:rPr>
          <w:lang w:val="en-GB"/>
        </w:rPr>
      </w:pPr>
    </w:p>
    <w:p w14:paraId="713980DA" w14:textId="13588855" w:rsidR="008958AE" w:rsidRPr="003862D0" w:rsidRDefault="008958AE" w:rsidP="008958AE">
      <w:pPr>
        <w:pStyle w:val="AR6BodyText"/>
        <w:rPr>
          <w:lang w:val="en-GB"/>
        </w:rPr>
      </w:pPr>
      <w:r w:rsidRPr="003862D0">
        <w:rPr>
          <w:lang w:val="en-GB"/>
        </w:rPr>
        <w:t>FAQ 4.2, Figure 1 shows that the atmospheric CO</w:t>
      </w:r>
      <w:r w:rsidRPr="003862D0">
        <w:rPr>
          <w:vertAlign w:val="subscript"/>
          <w:lang w:val="en-GB"/>
        </w:rPr>
        <w:t>2</w:t>
      </w:r>
      <w:r w:rsidRPr="003862D0">
        <w:rPr>
          <w:lang w:val="en-GB"/>
        </w:rPr>
        <w:t xml:space="preserve"> concentrations differ noticeably between the two scenarios about five to ten years after the emissions have begun to diverge in year 2015. In contrast, the difference in global surface temperatures between the two scenarios does not become apparent until later – about two to three decades after the emissions histories have begun to diverge in this example. This time would be longer if emissions were reduced more slowly than in the low-emission</w:t>
      </w:r>
      <w:ins w:id="5304" w:author="Sara M Tuson" w:date="2021-07-21T20:02:00Z">
        <w:r w:rsidR="00C802DD">
          <w:rPr>
            <w:lang w:val="en-GB"/>
          </w:rPr>
          <w:t>s</w:t>
        </w:r>
      </w:ins>
      <w:r w:rsidRPr="003862D0">
        <w:rPr>
          <w:lang w:val="en-GB"/>
        </w:rPr>
        <w:t xml:space="preserve"> scenario illustrated here and shorter in the case of stronger reductions. Detection would take longer for regional quantities and for precipitation changes, which vary more strongly from natural causes. For instance, even in the low-emission</w:t>
      </w:r>
      <w:ins w:id="5305" w:author="Sara M Tuson" w:date="2021-07-21T20:02:00Z">
        <w:r w:rsidR="00C802DD">
          <w:rPr>
            <w:lang w:val="en-GB"/>
          </w:rPr>
          <w:t>s</w:t>
        </w:r>
      </w:ins>
      <w:r w:rsidRPr="003862D0">
        <w:rPr>
          <w:lang w:val="en-GB"/>
        </w:rPr>
        <w:t xml:space="preserve"> scenario, the effect of reduced CO</w:t>
      </w:r>
      <w:r w:rsidRPr="003862D0">
        <w:rPr>
          <w:vertAlign w:val="subscript"/>
          <w:lang w:val="en-GB"/>
        </w:rPr>
        <w:t>2</w:t>
      </w:r>
      <w:r w:rsidRPr="003862D0">
        <w:rPr>
          <w:lang w:val="en-GB"/>
        </w:rPr>
        <w:t xml:space="preserve"> emissions would not become visible in regional precipitation until late in the 21st century. </w:t>
      </w:r>
    </w:p>
    <w:p w14:paraId="46111B10" w14:textId="77777777" w:rsidR="008958AE" w:rsidRPr="003862D0" w:rsidRDefault="008958AE" w:rsidP="008958AE">
      <w:pPr>
        <w:pStyle w:val="AR6BodyText"/>
        <w:rPr>
          <w:lang w:val="en-GB"/>
        </w:rPr>
      </w:pPr>
    </w:p>
    <w:p w14:paraId="194815FF" w14:textId="4972FEA1" w:rsidR="008958AE" w:rsidRPr="003862D0" w:rsidRDefault="008958AE" w:rsidP="008958AE">
      <w:pPr>
        <w:pStyle w:val="AR6BodyText"/>
        <w:rPr>
          <w:lang w:val="en-GB"/>
        </w:rPr>
      </w:pPr>
      <w:r w:rsidRPr="003862D0">
        <w:rPr>
          <w:lang w:val="en-GB"/>
        </w:rPr>
        <w:t>In summary, it is only after a few decades of reducing CO</w:t>
      </w:r>
      <w:r w:rsidRPr="003862D0">
        <w:rPr>
          <w:vertAlign w:val="subscript"/>
          <w:lang w:val="en-GB"/>
        </w:rPr>
        <w:t>2</w:t>
      </w:r>
      <w:r w:rsidRPr="003862D0">
        <w:rPr>
          <w:lang w:val="en-GB"/>
        </w:rPr>
        <w:t xml:space="preserve"> emissions that we would clearly see global temperatures starting to </w:t>
      </w:r>
      <w:del w:id="5306" w:author="Ian Blenkinsop" w:date="2021-07-27T18:15:00Z">
        <w:r w:rsidRPr="003862D0" w:rsidDel="009817E3">
          <w:rPr>
            <w:lang w:val="en-GB"/>
          </w:rPr>
          <w:delText>stabilise</w:delText>
        </w:r>
      </w:del>
      <w:ins w:id="5307" w:author="Ian Blenkinsop" w:date="2021-07-27T18:15:00Z">
        <w:r w:rsidR="009817E3" w:rsidRPr="003862D0">
          <w:rPr>
            <w:lang w:val="en-GB"/>
          </w:rPr>
          <w:t>stabili</w:t>
        </w:r>
        <w:r w:rsidR="009817E3">
          <w:rPr>
            <w:lang w:val="en-GB"/>
          </w:rPr>
          <w:t>z</w:t>
        </w:r>
        <w:r w:rsidR="009817E3" w:rsidRPr="003862D0">
          <w:rPr>
            <w:lang w:val="en-GB"/>
          </w:rPr>
          <w:t>e</w:t>
        </w:r>
      </w:ins>
      <w:r w:rsidRPr="003862D0">
        <w:rPr>
          <w:lang w:val="en-GB"/>
        </w:rPr>
        <w:t>. By contrast, short-term reductions in CO</w:t>
      </w:r>
      <w:r w:rsidRPr="003862D0">
        <w:rPr>
          <w:vertAlign w:val="subscript"/>
          <w:lang w:val="en-GB"/>
        </w:rPr>
        <w:t>2</w:t>
      </w:r>
      <w:r w:rsidRPr="003862D0">
        <w:rPr>
          <w:lang w:val="en-GB"/>
        </w:rPr>
        <w:t xml:space="preserve"> emissions, such as during the COVID-19 pandemic, do not have detectable effects on either CO</w:t>
      </w:r>
      <w:r w:rsidRPr="003862D0">
        <w:rPr>
          <w:vertAlign w:val="subscript"/>
          <w:lang w:val="en-GB"/>
        </w:rPr>
        <w:t>2</w:t>
      </w:r>
      <w:r w:rsidRPr="003862D0">
        <w:rPr>
          <w:lang w:val="en-GB"/>
        </w:rPr>
        <w:t xml:space="preserve"> concentration or global temperature. Only sustained emission</w:t>
      </w:r>
      <w:ins w:id="5308" w:author="Sara M Tuson" w:date="2021-07-21T20:02:00Z">
        <w:r w:rsidR="00C802DD">
          <w:rPr>
            <w:lang w:val="en-GB"/>
          </w:rPr>
          <w:t>s</w:t>
        </w:r>
      </w:ins>
      <w:r w:rsidRPr="003862D0">
        <w:rPr>
          <w:lang w:val="en-GB"/>
        </w:rPr>
        <w:t xml:space="preserve"> reductions over decades would have a widespread effect across the climate system.</w:t>
      </w:r>
    </w:p>
    <w:p w14:paraId="0B9CC14D" w14:textId="16F58A02" w:rsidR="001062B6" w:rsidRPr="003862D0" w:rsidRDefault="001062B6" w:rsidP="001062B6">
      <w:pPr>
        <w:pStyle w:val="AR6BodyText"/>
        <w:rPr>
          <w:lang w:val="en-GB"/>
        </w:rPr>
      </w:pPr>
    </w:p>
    <w:p w14:paraId="64BC2E0A" w14:textId="77777777" w:rsidR="001062B6" w:rsidRPr="003862D0" w:rsidRDefault="001062B6" w:rsidP="001062B6">
      <w:pPr>
        <w:pStyle w:val="AR6BodyText"/>
        <w:rPr>
          <w:lang w:val="en-GB"/>
        </w:rPr>
      </w:pPr>
    </w:p>
    <w:p w14:paraId="0DE1D8B6" w14:textId="5558B08D" w:rsidR="00295022" w:rsidRPr="003862D0" w:rsidRDefault="00295022" w:rsidP="001062B6">
      <w:pPr>
        <w:pStyle w:val="AR6BodyText"/>
        <w:rPr>
          <w:b/>
          <w:color w:val="000000"/>
          <w:lang w:val="en-GB"/>
        </w:rPr>
      </w:pPr>
      <w:r w:rsidRPr="003862D0">
        <w:rPr>
          <w:b/>
          <w:color w:val="000000"/>
          <w:lang w:val="en-GB"/>
        </w:rPr>
        <w:t>[START FAQ 4.2, FIGURE 1 HERE]</w:t>
      </w:r>
    </w:p>
    <w:p w14:paraId="4679EE5C" w14:textId="77777777" w:rsidR="007D3E9F" w:rsidRPr="003862D0" w:rsidRDefault="007D3E9F" w:rsidP="001062B6">
      <w:pPr>
        <w:pStyle w:val="AR6BodyText"/>
        <w:rPr>
          <w:b/>
          <w:color w:val="000000"/>
          <w:lang w:val="en-GB"/>
        </w:rPr>
      </w:pPr>
    </w:p>
    <w:p w14:paraId="54868EE2" w14:textId="7E3D0E55" w:rsidR="007D3E9F" w:rsidRPr="003862D0" w:rsidRDefault="007D3E9F" w:rsidP="00A305B9">
      <w:pPr>
        <w:pStyle w:val="AR6BodyText"/>
        <w:ind w:left="1004" w:hangingChars="500" w:hanging="1004"/>
        <w:rPr>
          <w:sz w:val="20"/>
          <w:szCs w:val="20"/>
          <w:lang w:val="en-GB"/>
        </w:rPr>
      </w:pPr>
      <w:r w:rsidRPr="003862D0">
        <w:rPr>
          <w:b/>
          <w:sz w:val="20"/>
          <w:szCs w:val="20"/>
          <w:lang w:val="en-GB"/>
        </w:rPr>
        <w:t xml:space="preserve">FAQ 4.2, Figure 1: </w:t>
      </w:r>
      <w:r w:rsidR="00B9747B" w:rsidRPr="000B4145">
        <w:rPr>
          <w:rFonts w:cs="Times New Roman"/>
          <w:b/>
          <w:bCs/>
          <w:kern w:val="2"/>
          <w:sz w:val="20"/>
          <w:szCs w:val="20"/>
          <w:lang w:val="en-US"/>
        </w:rPr>
        <w:t>Observing the benefits of emission reductions</w:t>
      </w:r>
      <w:r w:rsidR="00B9747B" w:rsidRPr="00184739">
        <w:rPr>
          <w:rFonts w:cs="Times New Roman"/>
          <w:bCs/>
          <w:kern w:val="2"/>
          <w:sz w:val="20"/>
          <w:szCs w:val="20"/>
          <w:lang w:val="en-US"/>
        </w:rPr>
        <w:t>. (top) Carbon dioxide (CO</w:t>
      </w:r>
      <w:r w:rsidR="00B9747B" w:rsidRPr="00184739">
        <w:rPr>
          <w:rFonts w:cs="Times New Roman"/>
          <w:bCs/>
          <w:kern w:val="2"/>
          <w:sz w:val="20"/>
          <w:szCs w:val="20"/>
          <w:vertAlign w:val="subscript"/>
          <w:lang w:val="en-US"/>
        </w:rPr>
        <w:t>2</w:t>
      </w:r>
      <w:r w:rsidR="00B9747B" w:rsidRPr="00184739">
        <w:rPr>
          <w:rFonts w:cs="Times New Roman"/>
          <w:bCs/>
          <w:kern w:val="2"/>
          <w:sz w:val="20"/>
          <w:szCs w:val="20"/>
          <w:lang w:val="en-US"/>
        </w:rPr>
        <w:t>) emissions, (middle) CO</w:t>
      </w:r>
      <w:r w:rsidR="00B9747B" w:rsidRPr="00184739">
        <w:rPr>
          <w:rFonts w:cs="Times New Roman"/>
          <w:bCs/>
          <w:kern w:val="2"/>
          <w:sz w:val="20"/>
          <w:szCs w:val="20"/>
          <w:vertAlign w:val="subscript"/>
          <w:lang w:val="en-US"/>
        </w:rPr>
        <w:t>2</w:t>
      </w:r>
      <w:r w:rsidR="00B9747B" w:rsidRPr="00184739">
        <w:rPr>
          <w:rFonts w:cs="Times New Roman"/>
          <w:bCs/>
          <w:kern w:val="2"/>
          <w:sz w:val="20"/>
          <w:szCs w:val="20"/>
          <w:lang w:val="en-US"/>
        </w:rPr>
        <w:t xml:space="preserve"> concentration in the atmosphere and (bottom) effect on global surface temperature for two scenarios: a low-emission scenario (SSP1-2.6, blue) and a high-emission scenario (SSP3-7.0).</w:t>
      </w:r>
      <w:r w:rsidR="00B9747B" w:rsidRPr="00184739">
        <w:rPr>
          <w:rFonts w:cs="Times New Roman"/>
          <w:kern w:val="2"/>
          <w:sz w:val="20"/>
          <w:szCs w:val="20"/>
          <w:lang w:val="en-US"/>
        </w:rPr>
        <w:t xml:space="preserve"> In the low-emission scenario, CO</w:t>
      </w:r>
      <w:r w:rsidR="00B9747B" w:rsidRPr="00184739">
        <w:rPr>
          <w:rFonts w:cs="Times New Roman"/>
          <w:kern w:val="2"/>
          <w:sz w:val="20"/>
          <w:szCs w:val="20"/>
          <w:vertAlign w:val="subscript"/>
          <w:lang w:val="en-US"/>
        </w:rPr>
        <w:t>2</w:t>
      </w:r>
      <w:r w:rsidR="00B9747B" w:rsidRPr="00184739">
        <w:rPr>
          <w:rFonts w:cs="Times New Roman"/>
          <w:kern w:val="2"/>
          <w:sz w:val="20"/>
          <w:szCs w:val="20"/>
          <w:lang w:val="en-US"/>
        </w:rPr>
        <w:t xml:space="preserve"> emissions begin to decrease in 2020 whereas they keep increasing throughout the 21st </w:t>
      </w:r>
      <w:r w:rsidR="00B9747B" w:rsidRPr="00184739">
        <w:rPr>
          <w:rFonts w:cs="Times New Roman"/>
          <w:kern w:val="2"/>
          <w:sz w:val="20"/>
          <w:szCs w:val="20"/>
          <w:lang w:val="en-US"/>
        </w:rPr>
        <w:lastRenderedPageBreak/>
        <w:t>century in the high-emission scenario. The thick lines are the average of the ten individual simulations (thin line) for each scenario. Differences between individual simulations reflect natural variability.</w:t>
      </w:r>
    </w:p>
    <w:p w14:paraId="1EC4208C" w14:textId="77F345AD" w:rsidR="001B5AD3" w:rsidRPr="003862D0" w:rsidRDefault="001B5AD3" w:rsidP="00941182">
      <w:pPr>
        <w:rPr>
          <w:lang w:val="en-GB"/>
        </w:rPr>
      </w:pPr>
    </w:p>
    <w:p w14:paraId="39B89252" w14:textId="50D0CECC" w:rsidR="00295022" w:rsidRPr="003862D0" w:rsidRDefault="00295022" w:rsidP="00295022">
      <w:pPr>
        <w:pStyle w:val="AR6BodyText"/>
        <w:rPr>
          <w:b/>
          <w:color w:val="000000"/>
          <w:lang w:val="en-GB"/>
        </w:rPr>
      </w:pPr>
      <w:r w:rsidRPr="003862D0">
        <w:rPr>
          <w:b/>
          <w:color w:val="000000"/>
          <w:lang w:val="en-GB"/>
        </w:rPr>
        <w:t>[END FAQ 4.2, FIGURE 1 HERE]</w:t>
      </w:r>
    </w:p>
    <w:p w14:paraId="11088924" w14:textId="44E207FF" w:rsidR="00295022" w:rsidRPr="003862D0" w:rsidRDefault="00295022" w:rsidP="00295022">
      <w:pPr>
        <w:pStyle w:val="AR6BodyText"/>
        <w:rPr>
          <w:i/>
          <w:lang w:val="en-GB"/>
        </w:rPr>
      </w:pPr>
    </w:p>
    <w:p w14:paraId="3FA78715" w14:textId="77777777" w:rsidR="00C17C57" w:rsidRPr="003862D0" w:rsidRDefault="00C17C57" w:rsidP="00C17C57">
      <w:pPr>
        <w:pStyle w:val="AR6BodyText"/>
        <w:rPr>
          <w:lang w:val="en-GB" w:eastAsia="en-US"/>
        </w:rPr>
      </w:pPr>
      <w:bookmarkStart w:id="5309" w:name="_Toc5778534"/>
    </w:p>
    <w:p w14:paraId="18F5FBC9" w14:textId="0F4663F4" w:rsidR="00C17C57" w:rsidRPr="003862D0" w:rsidRDefault="00C17C57" w:rsidP="00C17C57">
      <w:pPr>
        <w:pStyle w:val="AR6Chap4FAQ"/>
        <w:rPr>
          <w:rFonts w:eastAsia="+mn-ea"/>
          <w:lang w:val="en-GB" w:eastAsia="en-US"/>
        </w:rPr>
      </w:pPr>
      <w:bookmarkStart w:id="5310" w:name="_Toc66574569"/>
      <w:bookmarkStart w:id="5311" w:name="_Toc66574740"/>
      <w:bookmarkStart w:id="5312" w:name="_Toc66646087"/>
      <w:bookmarkStart w:id="5313" w:name="_Toc69752560"/>
      <w:bookmarkEnd w:id="5309"/>
      <w:r w:rsidRPr="003862D0">
        <w:rPr>
          <w:rFonts w:eastAsia="+mn-ea"/>
          <w:lang w:val="en-GB" w:eastAsia="en-US"/>
        </w:rPr>
        <w:t xml:space="preserve">At a </w:t>
      </w:r>
      <w:ins w:id="5314" w:author="Sara M Tuson" w:date="2021-07-21T20:03:00Z">
        <w:r w:rsidR="00C802DD">
          <w:rPr>
            <w:rFonts w:eastAsia="+mn-ea"/>
            <w:lang w:val="en-GB" w:eastAsia="en-US"/>
          </w:rPr>
          <w:t>G</w:t>
        </w:r>
      </w:ins>
      <w:del w:id="5315" w:author="Sara M Tuson" w:date="2021-07-21T20:03:00Z">
        <w:r w:rsidRPr="003862D0" w:rsidDel="00C802DD">
          <w:rPr>
            <w:rFonts w:eastAsia="+mn-ea"/>
            <w:lang w:val="en-GB" w:eastAsia="en-US"/>
          </w:rPr>
          <w:delText>g</w:delText>
        </w:r>
      </w:del>
      <w:r w:rsidRPr="003862D0">
        <w:rPr>
          <w:rFonts w:eastAsia="+mn-ea"/>
          <w:lang w:val="en-GB" w:eastAsia="en-US"/>
        </w:rPr>
        <w:t xml:space="preserve">iven </w:t>
      </w:r>
      <w:ins w:id="5316" w:author="Sara M Tuson" w:date="2021-07-21T20:03:00Z">
        <w:r w:rsidR="00C802DD">
          <w:rPr>
            <w:rFonts w:eastAsia="+mn-ea"/>
            <w:lang w:val="en-GB" w:eastAsia="en-US"/>
          </w:rPr>
          <w:t>L</w:t>
        </w:r>
      </w:ins>
      <w:del w:id="5317" w:author="Sara M Tuson" w:date="2021-07-21T20:03:00Z">
        <w:r w:rsidRPr="003862D0" w:rsidDel="00C802DD">
          <w:rPr>
            <w:rFonts w:eastAsia="+mn-ea"/>
            <w:lang w:val="en-GB" w:eastAsia="en-US"/>
          </w:rPr>
          <w:delText>l</w:delText>
        </w:r>
      </w:del>
      <w:r w:rsidRPr="003862D0">
        <w:rPr>
          <w:rFonts w:eastAsia="+mn-ea"/>
          <w:lang w:val="en-GB" w:eastAsia="en-US"/>
        </w:rPr>
        <w:t xml:space="preserve">evel of </w:t>
      </w:r>
      <w:ins w:id="5318" w:author="Sara M Tuson" w:date="2021-07-21T20:03:00Z">
        <w:r w:rsidR="00C802DD">
          <w:rPr>
            <w:rFonts w:eastAsia="+mn-ea"/>
            <w:lang w:val="en-GB" w:eastAsia="en-US"/>
          </w:rPr>
          <w:t>G</w:t>
        </w:r>
      </w:ins>
      <w:del w:id="5319" w:author="Sara M Tuson" w:date="2021-07-21T20:03:00Z">
        <w:r w:rsidRPr="003862D0" w:rsidDel="00C802DD">
          <w:rPr>
            <w:rFonts w:eastAsia="+mn-ea"/>
            <w:lang w:val="en-GB" w:eastAsia="en-US"/>
          </w:rPr>
          <w:delText>g</w:delText>
        </w:r>
      </w:del>
      <w:r w:rsidRPr="003862D0">
        <w:rPr>
          <w:rFonts w:eastAsia="+mn-ea"/>
          <w:lang w:val="en-GB" w:eastAsia="en-US"/>
        </w:rPr>
        <w:t xml:space="preserve">lobal </w:t>
      </w:r>
      <w:ins w:id="5320" w:author="Sara M Tuson" w:date="2021-07-21T20:03:00Z">
        <w:r w:rsidR="00C802DD">
          <w:rPr>
            <w:rFonts w:eastAsia="+mn-ea"/>
            <w:lang w:val="en-GB" w:eastAsia="en-US"/>
          </w:rPr>
          <w:t>W</w:t>
        </w:r>
      </w:ins>
      <w:del w:id="5321" w:author="Sara M Tuson" w:date="2021-07-21T20:03:00Z">
        <w:r w:rsidRPr="003862D0" w:rsidDel="00C802DD">
          <w:rPr>
            <w:rFonts w:eastAsia="+mn-ea"/>
            <w:lang w:val="en-GB" w:eastAsia="en-US"/>
          </w:rPr>
          <w:delText>w</w:delText>
        </w:r>
      </w:del>
      <w:r w:rsidRPr="003862D0">
        <w:rPr>
          <w:rFonts w:eastAsia="+mn-ea"/>
          <w:lang w:val="en-GB" w:eastAsia="en-US"/>
        </w:rPr>
        <w:t xml:space="preserve">arming, </w:t>
      </w:r>
      <w:ins w:id="5322" w:author="Sara M Tuson" w:date="2021-07-21T20:03:00Z">
        <w:r w:rsidR="00C802DD">
          <w:rPr>
            <w:rFonts w:eastAsia="+mn-ea"/>
            <w:lang w:val="en-GB" w:eastAsia="en-US"/>
          </w:rPr>
          <w:t>W</w:t>
        </w:r>
      </w:ins>
      <w:del w:id="5323" w:author="Sara M Tuson" w:date="2021-07-21T20:03:00Z">
        <w:r w:rsidRPr="003862D0" w:rsidDel="00C802DD">
          <w:rPr>
            <w:rFonts w:eastAsia="+mn-ea"/>
            <w:lang w:val="en-GB" w:eastAsia="en-US"/>
          </w:rPr>
          <w:delText>w</w:delText>
        </w:r>
      </w:del>
      <w:r w:rsidRPr="003862D0">
        <w:rPr>
          <w:rFonts w:eastAsia="+mn-ea"/>
          <w:lang w:val="en-GB" w:eastAsia="en-US"/>
        </w:rPr>
        <w:t xml:space="preserve">hat </w:t>
      </w:r>
      <w:ins w:id="5324" w:author="Sara M Tuson" w:date="2021-07-21T20:03:00Z">
        <w:r w:rsidR="00C802DD">
          <w:rPr>
            <w:rFonts w:eastAsia="+mn-ea"/>
            <w:lang w:val="en-GB" w:eastAsia="en-US"/>
          </w:rPr>
          <w:t>A</w:t>
        </w:r>
      </w:ins>
      <w:del w:id="5325" w:author="Sara M Tuson" w:date="2021-07-21T20:03:00Z">
        <w:r w:rsidRPr="003862D0" w:rsidDel="00C802DD">
          <w:rPr>
            <w:rFonts w:eastAsia="+mn-ea"/>
            <w:lang w:val="en-GB" w:eastAsia="en-US"/>
          </w:rPr>
          <w:delText>a</w:delText>
        </w:r>
      </w:del>
      <w:r w:rsidRPr="003862D0">
        <w:rPr>
          <w:rFonts w:eastAsia="+mn-ea"/>
          <w:lang w:val="en-GB" w:eastAsia="en-US"/>
        </w:rPr>
        <w:t xml:space="preserve">re the </w:t>
      </w:r>
      <w:ins w:id="5326" w:author="Sara M Tuson" w:date="2021-07-21T20:03:00Z">
        <w:r w:rsidR="00C802DD">
          <w:rPr>
            <w:rFonts w:eastAsia="+mn-ea"/>
            <w:lang w:val="en-GB" w:eastAsia="en-US"/>
          </w:rPr>
          <w:t>S</w:t>
        </w:r>
      </w:ins>
      <w:del w:id="5327" w:author="Sara M Tuson" w:date="2021-07-21T20:03:00Z">
        <w:r w:rsidRPr="003862D0" w:rsidDel="00C802DD">
          <w:rPr>
            <w:rFonts w:eastAsia="+mn-ea"/>
            <w:lang w:val="en-GB" w:eastAsia="en-US"/>
          </w:rPr>
          <w:delText>s</w:delText>
        </w:r>
      </w:del>
      <w:r w:rsidRPr="003862D0">
        <w:rPr>
          <w:rFonts w:eastAsia="+mn-ea"/>
          <w:lang w:val="en-GB" w:eastAsia="en-US"/>
        </w:rPr>
        <w:t xml:space="preserve">patial </w:t>
      </w:r>
      <w:ins w:id="5328" w:author="Sara M Tuson" w:date="2021-07-21T20:03:00Z">
        <w:r w:rsidR="00C802DD">
          <w:rPr>
            <w:rFonts w:eastAsia="+mn-ea"/>
            <w:lang w:val="en-GB" w:eastAsia="en-US"/>
          </w:rPr>
          <w:t>P</w:t>
        </w:r>
      </w:ins>
      <w:del w:id="5329" w:author="Sara M Tuson" w:date="2021-07-21T20:03:00Z">
        <w:r w:rsidRPr="003862D0" w:rsidDel="00C802DD">
          <w:rPr>
            <w:rFonts w:eastAsia="+mn-ea"/>
            <w:lang w:val="en-GB" w:eastAsia="en-US"/>
          </w:rPr>
          <w:delText>p</w:delText>
        </w:r>
      </w:del>
      <w:r w:rsidRPr="003862D0">
        <w:rPr>
          <w:rFonts w:eastAsia="+mn-ea"/>
          <w:lang w:val="en-GB" w:eastAsia="en-US"/>
        </w:rPr>
        <w:t xml:space="preserve">atterns of </w:t>
      </w:r>
      <w:ins w:id="5330" w:author="Sara M Tuson" w:date="2021-07-21T20:03:00Z">
        <w:r w:rsidR="00C802DD">
          <w:rPr>
            <w:rFonts w:eastAsia="+mn-ea"/>
            <w:lang w:val="en-GB" w:eastAsia="en-US"/>
          </w:rPr>
          <w:t>C</w:t>
        </w:r>
      </w:ins>
      <w:del w:id="5331" w:author="Sara M Tuson" w:date="2021-07-21T20:03:00Z">
        <w:r w:rsidRPr="003862D0" w:rsidDel="00C802DD">
          <w:rPr>
            <w:rFonts w:eastAsia="+mn-ea"/>
            <w:lang w:val="en-GB" w:eastAsia="en-US"/>
          </w:rPr>
          <w:delText>c</w:delText>
        </w:r>
      </w:del>
      <w:r w:rsidRPr="003862D0">
        <w:rPr>
          <w:rFonts w:eastAsia="+mn-ea"/>
          <w:lang w:val="en-GB" w:eastAsia="en-US"/>
        </w:rPr>
        <w:t xml:space="preserve">limate </w:t>
      </w:r>
      <w:ins w:id="5332" w:author="Sara M Tuson" w:date="2021-07-21T20:03:00Z">
        <w:r w:rsidR="00C802DD">
          <w:rPr>
            <w:rFonts w:eastAsia="+mn-ea"/>
            <w:lang w:val="en-GB" w:eastAsia="en-US"/>
          </w:rPr>
          <w:t>C</w:t>
        </w:r>
      </w:ins>
      <w:del w:id="5333" w:author="Sara M Tuson" w:date="2021-07-21T20:03:00Z">
        <w:r w:rsidRPr="003862D0" w:rsidDel="00C802DD">
          <w:rPr>
            <w:rFonts w:eastAsia="+mn-ea"/>
            <w:lang w:val="en-GB" w:eastAsia="en-US"/>
          </w:rPr>
          <w:delText>c</w:delText>
        </w:r>
      </w:del>
      <w:r w:rsidRPr="003862D0">
        <w:rPr>
          <w:rFonts w:eastAsia="+mn-ea"/>
          <w:lang w:val="en-GB" w:eastAsia="en-US"/>
        </w:rPr>
        <w:t>hange?</w:t>
      </w:r>
      <w:bookmarkEnd w:id="5310"/>
      <w:bookmarkEnd w:id="5311"/>
      <w:bookmarkEnd w:id="5312"/>
      <w:bookmarkEnd w:id="5313"/>
      <w:r w:rsidRPr="003862D0">
        <w:rPr>
          <w:rFonts w:eastAsia="+mn-ea"/>
          <w:lang w:val="en-GB" w:eastAsia="en-US"/>
        </w:rPr>
        <w:t xml:space="preserve"> </w:t>
      </w:r>
    </w:p>
    <w:p w14:paraId="4E5C4A86" w14:textId="77777777" w:rsidR="00C17C57" w:rsidRPr="003862D0" w:rsidRDefault="00C17C57" w:rsidP="00C17C57">
      <w:pPr>
        <w:pStyle w:val="AR6BodyText"/>
        <w:rPr>
          <w:i/>
          <w:lang w:val="en-GB"/>
        </w:rPr>
      </w:pPr>
    </w:p>
    <w:p w14:paraId="00F95734" w14:textId="73F99358" w:rsidR="008958AE" w:rsidRPr="003862D0" w:rsidRDefault="008958AE" w:rsidP="008958AE">
      <w:pPr>
        <w:pStyle w:val="AR6BodyText"/>
        <w:rPr>
          <w:i/>
          <w:lang w:val="en-GB"/>
        </w:rPr>
      </w:pPr>
      <w:r w:rsidRPr="003862D0">
        <w:rPr>
          <w:i/>
          <w:lang w:val="en-GB"/>
        </w:rPr>
        <w:t>As the planet warms, climate change does not unfold uniformly across the globe, but some patterns of regional change show clear, direct and consistent relationships to increases in global surface temperature. The Arctic warms more than other regions, land areas warm more than the ocean surface, and the Northern Hemisphere more than the Southern Hemisphere. Precipitation increases over high latitudes, tropics and large parts of the monsoon regions, but decreases over the subtropics.</w:t>
      </w:r>
      <w:del w:id="5334" w:author="Sara M Tuson" w:date="2021-07-15T20:29:00Z">
        <w:r w:rsidRPr="003862D0" w:rsidDel="00092429">
          <w:rPr>
            <w:i/>
            <w:lang w:val="en-GB"/>
          </w:rPr>
          <w:delText xml:space="preserve">  </w:delText>
        </w:r>
      </w:del>
      <w:ins w:id="5335" w:author="Sara M Tuson" w:date="2021-07-15T20:29:00Z">
        <w:r w:rsidR="00092429">
          <w:rPr>
            <w:i/>
            <w:lang w:val="en-GB"/>
          </w:rPr>
          <w:t xml:space="preserve"> </w:t>
        </w:r>
      </w:ins>
      <w:r w:rsidRPr="003862D0">
        <w:rPr>
          <w:i/>
          <w:lang w:val="en-GB"/>
        </w:rPr>
        <w:t xml:space="preserve">For cases like these, we can infer the direction and magnitude of some regional changes – particularly temperature and precipitation changes – for any given level of global warming.  </w:t>
      </w:r>
    </w:p>
    <w:p w14:paraId="78931A6A" w14:textId="77777777" w:rsidR="008958AE" w:rsidRPr="003862D0" w:rsidRDefault="008958AE" w:rsidP="008958AE">
      <w:pPr>
        <w:pStyle w:val="AR6BodyText"/>
        <w:rPr>
          <w:lang w:val="en-GB"/>
        </w:rPr>
      </w:pPr>
    </w:p>
    <w:p w14:paraId="3E693B03" w14:textId="035209B5" w:rsidR="008958AE" w:rsidRPr="003862D0" w:rsidRDefault="008958AE" w:rsidP="008958AE">
      <w:pPr>
        <w:pStyle w:val="AR6BodyText"/>
        <w:rPr>
          <w:lang w:val="en-GB"/>
        </w:rPr>
      </w:pPr>
      <w:r w:rsidRPr="003862D0">
        <w:rPr>
          <w:lang w:val="en-GB"/>
        </w:rPr>
        <w:t xml:space="preserve">The intensity of climate change will depend on the level of global warming. It is possible to identify certain patterns of regional climate change that occur consistently, but increase in amplitude, across increasing levels of global warming. Such robust spatial patterns of climate change are largely independent of the specific scenario (and pathway in time) that results in a given level of global warming. That is, as long as different scenarios result in the same global warming level, irrespective of the time when this level is attained in each scenario, we can infer the patterns of regional change that would result from this warming. When patterns of changes are robust, </w:t>
      </w:r>
      <w:r w:rsidR="00B9747B">
        <w:rPr>
          <w:lang w:val="en-GB"/>
        </w:rPr>
        <w:t>regional consequences</w:t>
      </w:r>
      <w:r w:rsidRPr="003862D0">
        <w:rPr>
          <w:lang w:val="en-GB"/>
        </w:rPr>
        <w:t xml:space="preserve"> can be assessed for all levels of global warming, for all future time periods, and for all scenarios. Temperature and precipitation show such robust patterns of changes that are particularly striking. </w:t>
      </w:r>
    </w:p>
    <w:p w14:paraId="6609B3AF" w14:textId="77777777" w:rsidR="008958AE" w:rsidRPr="003862D0" w:rsidRDefault="008958AE" w:rsidP="008958AE">
      <w:pPr>
        <w:pStyle w:val="AR6BodyText"/>
        <w:rPr>
          <w:lang w:val="en-GB"/>
        </w:rPr>
      </w:pPr>
    </w:p>
    <w:p w14:paraId="1D3F395C" w14:textId="3DF252F8" w:rsidR="008958AE" w:rsidRPr="003862D0" w:rsidRDefault="008958AE" w:rsidP="008958AE">
      <w:pPr>
        <w:pStyle w:val="AR6BodyText"/>
        <w:rPr>
          <w:lang w:val="en-GB"/>
        </w:rPr>
      </w:pPr>
      <w:r w:rsidRPr="003862D0">
        <w:rPr>
          <w:lang w:val="en-GB"/>
        </w:rPr>
        <w:t>The high latitudes of the Northern Hemisphere are projected to warm the most, by two to four times the level of global warming – a phenomenon referred to as Arctic amplification (FAQ 4.3</w:t>
      </w:r>
      <w:ins w:id="5336" w:author="Sara M Tuson" w:date="2021-07-21T20:06:00Z">
        <w:r w:rsidR="00C802DD">
          <w:rPr>
            <w:lang w:val="en-GB"/>
          </w:rPr>
          <w:t>,</w:t>
        </w:r>
      </w:ins>
      <w:r w:rsidRPr="003862D0">
        <w:rPr>
          <w:lang w:val="en-GB"/>
        </w:rPr>
        <w:t xml:space="preserve"> Figure 1, left). Several processes contribute to this high rate of warming, including increases in the absorption of solar radiation due to the loss of reflective sea ice and snow in a warmer world. In the Southern Hemisphere, Antarctica is projected to warm faster than the mid-latitude Southern Ocean, but the Southern Hemisphere high latitudes are projected to warm at a reduced amplitude compared to the level of global warming (FAQ 4.3</w:t>
      </w:r>
      <w:ins w:id="5337" w:author="Sara M Tuson" w:date="2021-07-21T20:06:00Z">
        <w:r w:rsidR="00C802DD">
          <w:rPr>
            <w:lang w:val="en-GB"/>
          </w:rPr>
          <w:t>,</w:t>
        </w:r>
      </w:ins>
      <w:r w:rsidRPr="003862D0">
        <w:rPr>
          <w:lang w:val="en-GB"/>
        </w:rPr>
        <w:t xml:space="preserve"> Figure 1, left). An important reason for the relatively slower warming of the Southern Hemisphere high latitudes is the upwelling of Antarctic deep waters that drives a large surface heat uptake in the Southern Ocean.</w:t>
      </w:r>
    </w:p>
    <w:p w14:paraId="1D8850C5" w14:textId="77777777" w:rsidR="008958AE" w:rsidRPr="003862D0" w:rsidRDefault="008958AE" w:rsidP="008958AE">
      <w:pPr>
        <w:pStyle w:val="AR6BodyText"/>
        <w:rPr>
          <w:lang w:val="en-GB"/>
        </w:rPr>
      </w:pPr>
    </w:p>
    <w:p w14:paraId="118F60F3" w14:textId="77777777" w:rsidR="008958AE" w:rsidRPr="003862D0" w:rsidRDefault="008958AE" w:rsidP="008958AE">
      <w:pPr>
        <w:pStyle w:val="AR6BodyText"/>
        <w:rPr>
          <w:lang w:val="en-GB"/>
        </w:rPr>
      </w:pPr>
      <w:r w:rsidRPr="003862D0">
        <w:rPr>
          <w:lang w:val="en-GB"/>
        </w:rPr>
        <w:t xml:space="preserve">The warming is generally stronger over land than over the ocean, and in the Northern Hemisphere compared to the Southern Hemisphere, and with less warming over the central subpolar North Atlantic and the southernmost Pacific. The differences are the result of several factors, including differences in how land and ocean areas absorb and retain heat, the fact that there is more land area in the Northern Hemisphere than in the Southern Hemisphere, and the influence of ocean circulation. In the Southern Hemisphere, robust patterns of relatively high warming are projected for subtropical South America, southern Africa, and Australia. The relatively strong warming in subtropical southern Africa arises from strong interactions between soil moisture and temperature and from increased solar radiation as a consequence of enhanced subsidence. </w:t>
      </w:r>
    </w:p>
    <w:p w14:paraId="4486F36A" w14:textId="77777777" w:rsidR="008958AE" w:rsidRPr="003862D0" w:rsidRDefault="008958AE" w:rsidP="008958AE">
      <w:pPr>
        <w:pStyle w:val="AR6BodyText"/>
        <w:rPr>
          <w:lang w:val="en-GB"/>
        </w:rPr>
      </w:pPr>
    </w:p>
    <w:p w14:paraId="659A9BED" w14:textId="2EC52D40" w:rsidR="00B9747B" w:rsidRDefault="008958AE" w:rsidP="00B9747B">
      <w:pPr>
        <w:rPr>
          <w:rFonts w:cs="Times New Roman"/>
          <w:kern w:val="2"/>
          <w:lang w:val="en-US"/>
        </w:rPr>
      </w:pPr>
      <w:r w:rsidRPr="003862D0">
        <w:rPr>
          <w:lang w:val="en-GB"/>
        </w:rPr>
        <w:t>Precipitation changes are also proportional to the level of global warming (FAQ 4.3</w:t>
      </w:r>
      <w:ins w:id="5338" w:author="Sara M Tuson" w:date="2021-07-21T20:06:00Z">
        <w:r w:rsidR="00C802DD">
          <w:rPr>
            <w:lang w:val="en-GB"/>
          </w:rPr>
          <w:t>,</w:t>
        </w:r>
      </w:ins>
      <w:r w:rsidRPr="003862D0">
        <w:rPr>
          <w:lang w:val="en-GB"/>
        </w:rPr>
        <w:t xml:space="preserve"> Figure 1, right), although uncertainties are larger than for the temperature change. In the high latitudes of both the Southern and Northern Hemispheres, increases in precipitation are expected as the planet continues to warm, with larger changes expected at higher levels of global warming (FAQ 4.3</w:t>
      </w:r>
      <w:ins w:id="5339" w:author="Sara M Tuson" w:date="2021-07-21T20:07:00Z">
        <w:r w:rsidR="00C802DD">
          <w:rPr>
            <w:lang w:val="en-GB"/>
          </w:rPr>
          <w:t>,</w:t>
        </w:r>
      </w:ins>
      <w:r w:rsidRPr="003862D0">
        <w:rPr>
          <w:lang w:val="en-GB"/>
        </w:rPr>
        <w:t xml:space="preserve"> Figure 1, right). The same holds true for the projected precipitation increases over the tropics and large parts of the monsoon regions. General drying is expected over the subtropical regions, particularly over the Mediterranean, southern Africa and parts of Australia, South America, and southwest North America, as well as over the subtropical Atlantic and parts of the subtropical Indian and Pacific Oceans. </w:t>
      </w:r>
      <w:r w:rsidR="00B9747B" w:rsidRPr="00BE3A50">
        <w:rPr>
          <w:rFonts w:cs="Times New Roman"/>
          <w:kern w:val="2"/>
          <w:lang w:val="en-US"/>
        </w:rPr>
        <w:t xml:space="preserve">Increases in precipitation over the tropics and decreases over the subtropics amplify with higher levels of global warming. </w:t>
      </w:r>
    </w:p>
    <w:p w14:paraId="30C4ABE0" w14:textId="77777777" w:rsidR="00B9747B" w:rsidRDefault="00B9747B" w:rsidP="00B9747B">
      <w:pPr>
        <w:rPr>
          <w:rFonts w:cs="Times New Roman"/>
          <w:kern w:val="2"/>
          <w:lang w:val="en-US"/>
        </w:rPr>
      </w:pPr>
    </w:p>
    <w:p w14:paraId="494DC992" w14:textId="6BFBAA64" w:rsidR="00B9747B" w:rsidRPr="00BE3A50" w:rsidRDefault="00B9747B" w:rsidP="00B9747B">
      <w:pPr>
        <w:rPr>
          <w:rFonts w:cs="Times New Roman"/>
          <w:kern w:val="2"/>
          <w:lang w:val="en-US"/>
        </w:rPr>
      </w:pPr>
      <w:r w:rsidRPr="00BE3A50">
        <w:rPr>
          <w:rFonts w:cs="Times New Roman"/>
          <w:kern w:val="2"/>
          <w:lang w:val="en-US"/>
        </w:rPr>
        <w:lastRenderedPageBreak/>
        <w:t xml:space="preserve">Some regions that are already dry and warm, such as southern Africa and the Mediterranean, are expected to become progressively drier and drastically warmer at higher levels of global warming. </w:t>
      </w:r>
    </w:p>
    <w:p w14:paraId="008E077F" w14:textId="77777777" w:rsidR="008958AE" w:rsidRPr="003862D0" w:rsidRDefault="008958AE" w:rsidP="008958AE">
      <w:pPr>
        <w:pStyle w:val="AR6BodyText"/>
        <w:rPr>
          <w:lang w:val="en-GB"/>
        </w:rPr>
      </w:pPr>
    </w:p>
    <w:p w14:paraId="6D5F885A" w14:textId="04D16458" w:rsidR="00C17C57" w:rsidRPr="003862D0" w:rsidRDefault="008958AE" w:rsidP="00C17C57">
      <w:pPr>
        <w:pStyle w:val="AR6BodyText"/>
        <w:rPr>
          <w:lang w:val="en-GB"/>
        </w:rPr>
      </w:pPr>
      <w:r w:rsidRPr="003862D0">
        <w:rPr>
          <w:lang w:val="en-GB"/>
        </w:rPr>
        <w:t>In summary, climate change will not affect all the parts of the globe evenly. Rather, distinct regional patterns of temperature and precipitation change can be identified, and these changes are projected to amplify as the level of global warming increases.</w:t>
      </w:r>
    </w:p>
    <w:p w14:paraId="04FECE33" w14:textId="77777777" w:rsidR="00C17C57" w:rsidRPr="003862D0" w:rsidRDefault="00C17C57" w:rsidP="00C17C57">
      <w:pPr>
        <w:pStyle w:val="AR6BodyText"/>
        <w:rPr>
          <w:lang w:val="en-GB"/>
        </w:rPr>
      </w:pPr>
    </w:p>
    <w:p w14:paraId="5865AFB1" w14:textId="77777777" w:rsidR="00C17C57" w:rsidRPr="003862D0" w:rsidRDefault="00C17C57" w:rsidP="00295022">
      <w:pPr>
        <w:pStyle w:val="AR6BodyText"/>
        <w:rPr>
          <w:lang w:val="en-GB"/>
        </w:rPr>
      </w:pPr>
    </w:p>
    <w:p w14:paraId="54B270F4" w14:textId="2980BAAA" w:rsidR="00295022" w:rsidRPr="003862D0" w:rsidRDefault="00295022" w:rsidP="00295022">
      <w:pPr>
        <w:pStyle w:val="AR6BodyText"/>
        <w:rPr>
          <w:b/>
          <w:color w:val="000000"/>
          <w:lang w:val="en-GB"/>
        </w:rPr>
      </w:pPr>
      <w:r w:rsidRPr="003862D0">
        <w:rPr>
          <w:b/>
          <w:color w:val="000000"/>
          <w:lang w:val="en-GB"/>
        </w:rPr>
        <w:t>[START FAQ 4.3, FIGURE 1 HERE]</w:t>
      </w:r>
    </w:p>
    <w:p w14:paraId="1332FC01" w14:textId="77777777" w:rsidR="00C17C57" w:rsidRPr="003862D0" w:rsidRDefault="00C17C57" w:rsidP="00A305B9">
      <w:pPr>
        <w:pStyle w:val="AR6BodyText"/>
        <w:rPr>
          <w:b/>
          <w:sz w:val="20"/>
          <w:szCs w:val="20"/>
          <w:lang w:val="en-GB"/>
        </w:rPr>
      </w:pPr>
    </w:p>
    <w:p w14:paraId="25FA61CB" w14:textId="77777777" w:rsidR="00C17C57" w:rsidRPr="003862D0" w:rsidRDefault="00C17C57" w:rsidP="00C17C57">
      <w:pPr>
        <w:pStyle w:val="AR6BodyText"/>
        <w:ind w:left="1701" w:hanging="1701"/>
        <w:rPr>
          <w:sz w:val="20"/>
          <w:szCs w:val="20"/>
          <w:lang w:val="en-GB"/>
        </w:rPr>
      </w:pPr>
      <w:r w:rsidRPr="003862D0">
        <w:rPr>
          <w:b/>
          <w:sz w:val="20"/>
          <w:szCs w:val="20"/>
          <w:lang w:val="en-GB"/>
        </w:rPr>
        <w:t>FAQ 4.3, Figure 1:</w:t>
      </w:r>
      <w:r w:rsidRPr="003862D0">
        <w:rPr>
          <w:sz w:val="20"/>
          <w:szCs w:val="20"/>
          <w:lang w:val="en-GB"/>
        </w:rPr>
        <w:t xml:space="preserve">  </w:t>
      </w:r>
      <w:r w:rsidRPr="00B9747B">
        <w:rPr>
          <w:b/>
          <w:sz w:val="20"/>
          <w:szCs w:val="20"/>
          <w:lang w:val="en-GB"/>
        </w:rPr>
        <w:t>Regional changes in temperature (left) and precipitation (right) are proportional to the level of global warming</w:t>
      </w:r>
      <w:r w:rsidRPr="003862D0">
        <w:rPr>
          <w:sz w:val="20"/>
          <w:szCs w:val="20"/>
          <w:lang w:val="en-GB"/>
        </w:rPr>
        <w:t>, irrespective of the scenario through which the level of global warming is reached. Surface warming and precipitation change are shown relative to the 1850–1900 climate, and for time periods over which the globally averaged surface warming is 1.5°C (top) and 3°C (bottom), respectively. Changes presented here are based on thirty-one CMIP6 models using the high-emission scenario SSP3-7.0.</w:t>
      </w:r>
    </w:p>
    <w:p w14:paraId="52631BAD" w14:textId="0EEA0F67" w:rsidR="00295022" w:rsidRPr="003862D0" w:rsidRDefault="00295022">
      <w:pPr>
        <w:rPr>
          <w:lang w:val="en-GB"/>
        </w:rPr>
      </w:pPr>
    </w:p>
    <w:p w14:paraId="6A6A19A5" w14:textId="4D61C931" w:rsidR="00295022" w:rsidRPr="003862D0" w:rsidRDefault="00295022" w:rsidP="00295022">
      <w:pPr>
        <w:pStyle w:val="AR6BodyText"/>
        <w:rPr>
          <w:b/>
          <w:color w:val="000000"/>
          <w:lang w:val="en-GB"/>
        </w:rPr>
      </w:pPr>
      <w:r w:rsidRPr="003862D0">
        <w:rPr>
          <w:b/>
          <w:color w:val="000000"/>
          <w:lang w:val="en-GB"/>
        </w:rPr>
        <w:t>[END FAQ 4.3, FIGURE 1 HERE]</w:t>
      </w:r>
    </w:p>
    <w:p w14:paraId="445D9226" w14:textId="6E1D01E3" w:rsidR="00295022" w:rsidRPr="003862D0" w:rsidRDefault="00295022">
      <w:pPr>
        <w:rPr>
          <w:lang w:val="en-GB"/>
        </w:rPr>
      </w:pPr>
    </w:p>
    <w:p w14:paraId="69DE4BB6" w14:textId="108C6E13" w:rsidR="00DC1551" w:rsidRPr="003862D0" w:rsidRDefault="00DC1551">
      <w:pPr>
        <w:rPr>
          <w:lang w:val="en-GB"/>
        </w:rPr>
      </w:pPr>
    </w:p>
    <w:p w14:paraId="7667976E" w14:textId="4C5749C2" w:rsidR="00F85130" w:rsidRPr="003862D0" w:rsidRDefault="00F85130">
      <w:pPr>
        <w:rPr>
          <w:lang w:val="en-GB"/>
        </w:rPr>
      </w:pPr>
      <w:r w:rsidRPr="003862D0">
        <w:rPr>
          <w:lang w:val="en-GB"/>
        </w:rPr>
        <w:br w:type="page"/>
      </w:r>
    </w:p>
    <w:p w14:paraId="65C91A80" w14:textId="5169F427" w:rsidR="00DC1551" w:rsidRPr="003862D0" w:rsidRDefault="00DC1551" w:rsidP="006C466A">
      <w:pPr>
        <w:pStyle w:val="AR6BodyTextBold"/>
      </w:pPr>
      <w:bookmarkStart w:id="5340" w:name="_Toc66379324"/>
      <w:bookmarkStart w:id="5341" w:name="_Toc66467027"/>
      <w:bookmarkStart w:id="5342" w:name="_Toc66467311"/>
      <w:bookmarkStart w:id="5343" w:name="_Toc66574570"/>
      <w:bookmarkStart w:id="5344" w:name="_Toc66574741"/>
      <w:bookmarkStart w:id="5345" w:name="_Toc66646088"/>
      <w:bookmarkStart w:id="5346" w:name="_Toc69752561"/>
      <w:r w:rsidRPr="003862D0">
        <w:lastRenderedPageBreak/>
        <w:t>Acknowledgement</w:t>
      </w:r>
      <w:bookmarkEnd w:id="5340"/>
      <w:bookmarkEnd w:id="5341"/>
      <w:bookmarkEnd w:id="5342"/>
      <w:bookmarkEnd w:id="5343"/>
      <w:bookmarkEnd w:id="5344"/>
      <w:bookmarkEnd w:id="5345"/>
      <w:bookmarkEnd w:id="5346"/>
      <w:r w:rsidR="00C11647">
        <w:t>s</w:t>
      </w:r>
    </w:p>
    <w:p w14:paraId="3946F602" w14:textId="77777777" w:rsidR="00F85130" w:rsidRPr="003862D0" w:rsidRDefault="00F85130" w:rsidP="00F85130">
      <w:pPr>
        <w:pStyle w:val="AR6BodyText"/>
        <w:rPr>
          <w:lang w:val="en-GB" w:eastAsia="en-US"/>
        </w:rPr>
      </w:pPr>
    </w:p>
    <w:p w14:paraId="574CDCE0" w14:textId="3E1FC2C0" w:rsidR="00F537D7" w:rsidRPr="003862D0" w:rsidRDefault="00997B77" w:rsidP="00941182">
      <w:pPr>
        <w:pStyle w:val="AR6BodyText"/>
        <w:rPr>
          <w:rFonts w:ascii="Batang" w:eastAsia="Batang" w:hAnsi="Batang" w:cs="Batang"/>
          <w:lang w:val="en-GB" w:eastAsia="ko-KR"/>
        </w:rPr>
      </w:pPr>
      <w:r w:rsidRPr="003862D0">
        <w:rPr>
          <w:lang w:val="en-GB"/>
        </w:rPr>
        <w:t xml:space="preserve">The authors </w:t>
      </w:r>
      <w:r w:rsidR="00185D1D" w:rsidRPr="003862D0">
        <w:rPr>
          <w:lang w:val="en-GB"/>
        </w:rPr>
        <w:t>are deep</w:t>
      </w:r>
      <w:r w:rsidRPr="003862D0">
        <w:rPr>
          <w:lang w:val="en-GB"/>
        </w:rPr>
        <w:t xml:space="preserve">ly grateful to the WGI Bureau and Technical Support Unit for their </w:t>
      </w:r>
      <w:r w:rsidR="00185D1D" w:rsidRPr="003862D0">
        <w:rPr>
          <w:lang w:val="en-GB"/>
        </w:rPr>
        <w:t>support through</w:t>
      </w:r>
      <w:r w:rsidRPr="003862D0">
        <w:rPr>
          <w:lang w:val="en-GB"/>
        </w:rPr>
        <w:t xml:space="preserve">out the writing process. Special thanks </w:t>
      </w:r>
      <w:r w:rsidR="00185D1D" w:rsidRPr="003862D0">
        <w:rPr>
          <w:lang w:val="en-GB"/>
        </w:rPr>
        <w:t xml:space="preserve">go </w:t>
      </w:r>
      <w:r w:rsidRPr="003862D0">
        <w:rPr>
          <w:lang w:val="en-GB"/>
        </w:rPr>
        <w:t>to Anna Pirani, Sarah Connors, Clotilde Pean, and Elisabeth Lonnoy for their organi</w:t>
      </w:r>
      <w:ins w:id="5347" w:author="Sara M Tuson" w:date="2021-07-15T15:44:00Z">
        <w:r w:rsidR="00451E23">
          <w:rPr>
            <w:lang w:val="en-GB"/>
          </w:rPr>
          <w:t>z</w:t>
        </w:r>
      </w:ins>
      <w:del w:id="5348" w:author="Sara M Tuson" w:date="2021-07-15T15:44:00Z">
        <w:r w:rsidRPr="003862D0" w:rsidDel="00451E23">
          <w:rPr>
            <w:lang w:val="en-GB"/>
          </w:rPr>
          <w:delText>s</w:delText>
        </w:r>
      </w:del>
      <w:r w:rsidRPr="003862D0">
        <w:rPr>
          <w:lang w:val="en-GB"/>
        </w:rPr>
        <w:t xml:space="preserve">ational support. Special thanks </w:t>
      </w:r>
      <w:r w:rsidR="000B3D9D" w:rsidRPr="003862D0">
        <w:rPr>
          <w:lang w:val="en-GB"/>
        </w:rPr>
        <w:t xml:space="preserve">go </w:t>
      </w:r>
      <w:r w:rsidRPr="003862D0">
        <w:rPr>
          <w:lang w:val="en-GB"/>
        </w:rPr>
        <w:t xml:space="preserve">to </w:t>
      </w:r>
      <w:r w:rsidR="004C5E02" w:rsidRPr="003862D0">
        <w:rPr>
          <w:lang w:val="en-GB"/>
        </w:rPr>
        <w:t xml:space="preserve">Michael Sigmond, </w:t>
      </w:r>
      <w:r w:rsidRPr="003862D0">
        <w:rPr>
          <w:lang w:val="en-GB"/>
        </w:rPr>
        <w:t>Sophi</w:t>
      </w:r>
      <w:r w:rsidR="00185D1D" w:rsidRPr="003862D0">
        <w:rPr>
          <w:lang w:val="en-GB"/>
        </w:rPr>
        <w:t>e</w:t>
      </w:r>
      <w:r w:rsidRPr="003862D0">
        <w:rPr>
          <w:lang w:val="en-GB"/>
        </w:rPr>
        <w:t xml:space="preserve"> Berger, </w:t>
      </w:r>
      <w:r w:rsidR="00EF746C" w:rsidRPr="003862D0">
        <w:rPr>
          <w:lang w:val="en-GB"/>
        </w:rPr>
        <w:t xml:space="preserve">Paolo Davini, </w:t>
      </w:r>
      <w:r w:rsidRPr="003862D0">
        <w:rPr>
          <w:lang w:val="en-GB"/>
        </w:rPr>
        <w:t xml:space="preserve">Melissa Gomis and Tom Maycock for their contributions to figures and FAQs. We acknowledge outstanding contributions from our two chapter scientists, Sebastian Milinski and Kyung-Sook Yun. We thank Ziming Chen for contributing the analysis of CMIP6 models. Finally, we would like to thank all reviewers for their constructive comments. </w:t>
      </w:r>
      <w:r w:rsidR="00F537D7" w:rsidRPr="003862D0">
        <w:rPr>
          <w:lang w:val="en-GB"/>
        </w:rPr>
        <w:br w:type="page"/>
      </w:r>
    </w:p>
    <w:p w14:paraId="0F0D3A1B" w14:textId="7FF87C3A" w:rsidR="00DC1551" w:rsidRPr="00B9747B" w:rsidRDefault="00DC1551" w:rsidP="001A4DE9">
      <w:pPr>
        <w:pStyle w:val="AR6BodyTextBold"/>
      </w:pPr>
      <w:bookmarkStart w:id="5349" w:name="_Toc66379325"/>
      <w:bookmarkStart w:id="5350" w:name="_Toc66467028"/>
      <w:bookmarkStart w:id="5351" w:name="_Toc66467312"/>
      <w:bookmarkStart w:id="5352" w:name="_Toc66574571"/>
      <w:bookmarkStart w:id="5353" w:name="_Toc66574742"/>
      <w:bookmarkStart w:id="5354" w:name="_Toc66646089"/>
      <w:bookmarkStart w:id="5355" w:name="_Toc69752562"/>
      <w:r w:rsidRPr="00B9747B">
        <w:lastRenderedPageBreak/>
        <w:t>References</w:t>
      </w:r>
      <w:bookmarkEnd w:id="5349"/>
      <w:bookmarkEnd w:id="5350"/>
      <w:bookmarkEnd w:id="5351"/>
      <w:bookmarkEnd w:id="5352"/>
      <w:bookmarkEnd w:id="5353"/>
      <w:bookmarkEnd w:id="5354"/>
      <w:bookmarkEnd w:id="5355"/>
    </w:p>
    <w:p w14:paraId="212D9AA5" w14:textId="6F8A3F0E" w:rsidR="00094968" w:rsidRDefault="00094968" w:rsidP="00313E87">
      <w:pPr>
        <w:adjustRightInd w:val="0"/>
        <w:ind w:left="480" w:hanging="480"/>
        <w:rPr>
          <w:lang w:val="en-GB" w:eastAsia="ko-KR"/>
        </w:rPr>
      </w:pPr>
    </w:p>
    <w:p w14:paraId="7FAD9925" w14:textId="3A1BEB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Abramowitz, G. et al., 2019: ESD Reviews: Model dependence in multi-model climate ensembles: weighting, sub-selection and out-of-sample testing. </w:t>
      </w:r>
      <w:r w:rsidRPr="001A4DE9">
        <w:rPr>
          <w:rFonts w:cs="Times New Roman"/>
          <w:i/>
          <w:sz w:val="20"/>
          <w:szCs w:val="20"/>
          <w:lang w:val="en-GB" w:eastAsia="ko-KR"/>
        </w:rPr>
        <w:t>Earth Syst. Dynam.</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91–105, doi:</w:t>
      </w:r>
      <w:hyperlink r:id="rId14" w:history="1">
        <w:r w:rsidRPr="001A4DE9">
          <w:rPr>
            <w:rStyle w:val="Hyperlink"/>
            <w:rFonts w:cs="Times New Roman"/>
            <w:sz w:val="20"/>
            <w:szCs w:val="20"/>
            <w:lang w:val="en-GB"/>
          </w:rPr>
          <w:t>10.5194/esd-10-91-2019</w:t>
        </w:r>
      </w:hyperlink>
      <w:r w:rsidRPr="001A4DE9">
        <w:rPr>
          <w:rFonts w:cs="Times New Roman"/>
          <w:sz w:val="20"/>
          <w:szCs w:val="20"/>
          <w:lang w:val="en-GB" w:eastAsia="ko-KR"/>
        </w:rPr>
        <w:t>.</w:t>
      </w:r>
    </w:p>
    <w:p w14:paraId="5C1561A9" w14:textId="18A41D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Acosta Navarro, J.C. et al., 2016: Amplification of Arctic warming by past air pollution reductions in Europe.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277–281, doi:</w:t>
      </w:r>
      <w:hyperlink r:id="rId15" w:history="1">
        <w:r w:rsidRPr="001A4DE9">
          <w:rPr>
            <w:rStyle w:val="Hyperlink"/>
            <w:rFonts w:cs="Times New Roman"/>
            <w:sz w:val="20"/>
            <w:szCs w:val="20"/>
            <w:lang w:val="en-GB"/>
          </w:rPr>
          <w:t>10.1038/ngeo2673</w:t>
        </w:r>
      </w:hyperlink>
      <w:r w:rsidRPr="001A4DE9">
        <w:rPr>
          <w:rFonts w:cs="Times New Roman"/>
          <w:sz w:val="20"/>
          <w:szCs w:val="20"/>
          <w:lang w:val="en-GB" w:eastAsia="ko-KR"/>
        </w:rPr>
        <w:t>.</w:t>
      </w:r>
    </w:p>
    <w:p w14:paraId="6B190D67" w14:textId="0250D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Acosta Navarro, J.C. et al., 2017: Future Response of Temperature and Precipitation to Reduced Aerosol Emissions as Compared with Increased Greenhouse Gas Concentrations.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30(3)</w:t>
      </w:r>
      <w:r w:rsidRPr="001A4DE9">
        <w:rPr>
          <w:rFonts w:cs="Times New Roman"/>
          <w:sz w:val="20"/>
          <w:szCs w:val="20"/>
          <w:lang w:val="en-GB" w:eastAsia="ko-KR"/>
        </w:rPr>
        <w:t>, 939–954, doi:</w:t>
      </w:r>
      <w:hyperlink r:id="rId16" w:history="1">
        <w:r w:rsidRPr="001A4DE9">
          <w:rPr>
            <w:rStyle w:val="Hyperlink"/>
            <w:rFonts w:cs="Times New Roman"/>
            <w:sz w:val="20"/>
            <w:szCs w:val="20"/>
            <w:lang w:val="en-GB"/>
          </w:rPr>
          <w:t>10.1175/jcli-d-16-0466.1</w:t>
        </w:r>
      </w:hyperlink>
      <w:r w:rsidRPr="001A4DE9">
        <w:rPr>
          <w:rFonts w:cs="Times New Roman"/>
          <w:sz w:val="20"/>
          <w:szCs w:val="20"/>
          <w:lang w:val="en-GB" w:eastAsia="ko-KR"/>
        </w:rPr>
        <w:t>.</w:t>
      </w:r>
    </w:p>
    <w:p w14:paraId="730AD319" w14:textId="51E5B3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Adams, J.B., M.E. Mann, and C.M. Ammann, 2003: Proxy evidence for an El Niño-like response to volcanic forcing.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426(6964)</w:t>
      </w:r>
      <w:r w:rsidRPr="001A4DE9">
        <w:rPr>
          <w:rFonts w:cs="Times New Roman"/>
          <w:sz w:val="20"/>
          <w:szCs w:val="20"/>
          <w:lang w:val="en-GB" w:eastAsia="ko-KR"/>
        </w:rPr>
        <w:t>, 274–278, doi:</w:t>
      </w:r>
      <w:hyperlink r:id="rId17" w:history="1">
        <w:r w:rsidRPr="001A4DE9">
          <w:rPr>
            <w:rStyle w:val="Hyperlink"/>
            <w:rFonts w:cs="Times New Roman"/>
            <w:sz w:val="20"/>
            <w:szCs w:val="20"/>
            <w:lang w:val="en-GB"/>
          </w:rPr>
          <w:t>10.1038/nature02101</w:t>
        </w:r>
      </w:hyperlink>
      <w:r w:rsidRPr="001A4DE9">
        <w:rPr>
          <w:rFonts w:cs="Times New Roman"/>
          <w:sz w:val="20"/>
          <w:szCs w:val="20"/>
          <w:lang w:val="en-GB" w:eastAsia="ko-KR"/>
        </w:rPr>
        <w:t>.</w:t>
      </w:r>
    </w:p>
    <w:p w14:paraId="742C5BA1" w14:textId="4A9E8E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Ahlm, L. et al., 2017: Marine cloud brightening – as effective without clouds.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17(21)</w:t>
      </w:r>
      <w:r w:rsidRPr="001A4DE9">
        <w:rPr>
          <w:rFonts w:cs="Times New Roman"/>
          <w:sz w:val="20"/>
          <w:szCs w:val="20"/>
          <w:lang w:val="en-GB" w:eastAsia="ko-KR"/>
        </w:rPr>
        <w:t>, 13071–13087, doi:</w:t>
      </w:r>
      <w:hyperlink r:id="rId18" w:history="1">
        <w:r w:rsidRPr="001A4DE9">
          <w:rPr>
            <w:rStyle w:val="Hyperlink"/>
            <w:rFonts w:cs="Times New Roman"/>
            <w:sz w:val="20"/>
            <w:szCs w:val="20"/>
            <w:lang w:val="en-GB"/>
          </w:rPr>
          <w:t>10.5194/acp-17-13071-2017</w:t>
        </w:r>
      </w:hyperlink>
      <w:r w:rsidRPr="001A4DE9">
        <w:rPr>
          <w:rFonts w:cs="Times New Roman"/>
          <w:sz w:val="20"/>
          <w:szCs w:val="20"/>
          <w:lang w:val="en-GB" w:eastAsia="ko-KR"/>
        </w:rPr>
        <w:t>.</w:t>
      </w:r>
    </w:p>
    <w:p w14:paraId="3FBC5DEB" w14:textId="4F0660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Akimoto, K., F. Sano, and T. Tomoda, 2018: GHG emission pathways until 2300 for the 1.5°C temperature rise target and the mitigation costs achieving the pathways. </w:t>
      </w:r>
      <w:r w:rsidRPr="001A4DE9">
        <w:rPr>
          <w:rFonts w:cs="Times New Roman"/>
          <w:i/>
          <w:sz w:val="20"/>
          <w:szCs w:val="20"/>
          <w:lang w:val="en-GB" w:eastAsia="ko-KR"/>
        </w:rPr>
        <w:t>Mitigation and Adaptation Strategies for Global Change</w:t>
      </w:r>
      <w:r w:rsidRPr="001A4DE9">
        <w:rPr>
          <w:rFonts w:cs="Times New Roman"/>
          <w:sz w:val="20"/>
          <w:szCs w:val="20"/>
          <w:lang w:val="en-GB" w:eastAsia="ko-KR"/>
        </w:rPr>
        <w:t xml:space="preserve">, </w:t>
      </w:r>
      <w:r w:rsidRPr="001A4DE9">
        <w:rPr>
          <w:rFonts w:cs="Times New Roman"/>
          <w:b/>
          <w:sz w:val="20"/>
          <w:szCs w:val="20"/>
          <w:lang w:val="en-GB" w:eastAsia="ko-KR"/>
        </w:rPr>
        <w:t>23(6)</w:t>
      </w:r>
      <w:r w:rsidRPr="001A4DE9">
        <w:rPr>
          <w:rFonts w:cs="Times New Roman"/>
          <w:sz w:val="20"/>
          <w:szCs w:val="20"/>
          <w:lang w:val="en-GB" w:eastAsia="ko-KR"/>
        </w:rPr>
        <w:t>, 839–852, doi:</w:t>
      </w:r>
      <w:hyperlink r:id="rId19" w:history="1">
        <w:r w:rsidRPr="001A4DE9">
          <w:rPr>
            <w:rStyle w:val="Hyperlink"/>
            <w:rFonts w:cs="Times New Roman"/>
            <w:sz w:val="20"/>
            <w:szCs w:val="20"/>
            <w:lang w:val="en-GB"/>
          </w:rPr>
          <w:t>10.1007/s11027-017-9762-z</w:t>
        </w:r>
      </w:hyperlink>
      <w:r w:rsidRPr="001A4DE9">
        <w:rPr>
          <w:rFonts w:cs="Times New Roman"/>
          <w:sz w:val="20"/>
          <w:szCs w:val="20"/>
          <w:lang w:val="en-GB" w:eastAsia="ko-KR"/>
        </w:rPr>
        <w:t>.</w:t>
      </w:r>
    </w:p>
    <w:p w14:paraId="42A83FE3" w14:textId="7F9BB5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Albern, N., A. Voigt, and J.G. Pinto, 2019: Cloud-Radiative Impact on the Regional Responses of the Midlatitude Jet Streams and Storm Tracks to Global Warming.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1940–1958, doi:</w:t>
      </w:r>
      <w:hyperlink r:id="rId20" w:history="1">
        <w:r w:rsidRPr="001A4DE9">
          <w:rPr>
            <w:rStyle w:val="Hyperlink"/>
            <w:rFonts w:cs="Times New Roman"/>
            <w:sz w:val="20"/>
            <w:szCs w:val="20"/>
            <w:lang w:val="en-GB"/>
          </w:rPr>
          <w:t>10.1029/2018ms001592</w:t>
        </w:r>
      </w:hyperlink>
      <w:r w:rsidRPr="001A4DE9">
        <w:rPr>
          <w:rFonts w:cs="Times New Roman"/>
          <w:sz w:val="20"/>
          <w:szCs w:val="20"/>
          <w:lang w:val="en-GB" w:eastAsia="ko-KR"/>
        </w:rPr>
        <w:t>.</w:t>
      </w:r>
    </w:p>
    <w:p w14:paraId="138F9C1E" w14:textId="0B8C97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Alessandri, A. et al., 2014: Multi-scale enhancement of climate prediction over land by increasing the model sensitivity to vegetation variability in EC-Earth.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49(4)</w:t>
      </w:r>
      <w:r w:rsidRPr="001A4DE9">
        <w:rPr>
          <w:rFonts w:cs="Times New Roman"/>
          <w:sz w:val="20"/>
          <w:szCs w:val="20"/>
          <w:lang w:val="en-GB" w:eastAsia="ko-KR"/>
        </w:rPr>
        <w:t>, 8563–8577, doi:</w:t>
      </w:r>
      <w:hyperlink r:id="rId21" w:history="1">
        <w:r w:rsidRPr="001A4DE9">
          <w:rPr>
            <w:rStyle w:val="Hyperlink"/>
            <w:rFonts w:cs="Times New Roman"/>
            <w:sz w:val="20"/>
            <w:szCs w:val="20"/>
            <w:lang w:val="en-GB"/>
          </w:rPr>
          <w:t>10.1007/s00382-016-3372-4</w:t>
        </w:r>
      </w:hyperlink>
      <w:r w:rsidRPr="001A4DE9">
        <w:rPr>
          <w:rFonts w:cs="Times New Roman"/>
          <w:sz w:val="20"/>
          <w:szCs w:val="20"/>
          <w:lang w:val="en-GB" w:eastAsia="ko-KR"/>
        </w:rPr>
        <w:t>.</w:t>
      </w:r>
    </w:p>
    <w:p w14:paraId="2B96B887" w14:textId="2EF5606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Alexeev, V.A. and C.H. Jackson, 2013: Polar amplification: is atmospheric heat transport important?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41(2)</w:t>
      </w:r>
      <w:r w:rsidRPr="001A4DE9">
        <w:rPr>
          <w:rFonts w:cs="Times New Roman"/>
          <w:sz w:val="20"/>
          <w:szCs w:val="20"/>
          <w:lang w:val="en-GB" w:eastAsia="ko-KR"/>
        </w:rPr>
        <w:t>, 533–547, doi:</w:t>
      </w:r>
      <w:hyperlink r:id="rId22" w:history="1">
        <w:r w:rsidRPr="001A4DE9">
          <w:rPr>
            <w:rStyle w:val="Hyperlink"/>
            <w:rFonts w:cs="Times New Roman"/>
            <w:sz w:val="20"/>
            <w:szCs w:val="20"/>
            <w:lang w:val="en-GB"/>
          </w:rPr>
          <w:t>10.1007/s00382-012-1601-z</w:t>
        </w:r>
      </w:hyperlink>
      <w:r w:rsidRPr="001A4DE9">
        <w:rPr>
          <w:rFonts w:cs="Times New Roman"/>
          <w:sz w:val="20"/>
          <w:szCs w:val="20"/>
          <w:lang w:val="en-GB" w:eastAsia="ko-KR"/>
        </w:rPr>
        <w:t>.</w:t>
      </w:r>
    </w:p>
    <w:p w14:paraId="167FF170" w14:textId="261237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M.R. and W.J. Ingram, 2002: Constraints on future changes in climate and the hydrologic cycle.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419(6903)</w:t>
      </w:r>
      <w:r w:rsidRPr="001A4DE9">
        <w:rPr>
          <w:rFonts w:cs="Times New Roman"/>
          <w:sz w:val="20"/>
          <w:szCs w:val="20"/>
          <w:lang w:val="en-GB" w:eastAsia="ko-KR"/>
        </w:rPr>
        <w:t>, 224–232, doi:</w:t>
      </w:r>
      <w:hyperlink r:id="rId23" w:history="1">
        <w:r w:rsidRPr="001A4DE9">
          <w:rPr>
            <w:rStyle w:val="Hyperlink"/>
            <w:rFonts w:cs="Times New Roman"/>
            <w:sz w:val="20"/>
            <w:szCs w:val="20"/>
            <w:lang w:val="en-GB"/>
          </w:rPr>
          <w:t>10.1038/nature01092</w:t>
        </w:r>
      </w:hyperlink>
      <w:r w:rsidRPr="001A4DE9">
        <w:rPr>
          <w:rFonts w:cs="Times New Roman"/>
          <w:sz w:val="20"/>
          <w:szCs w:val="20"/>
          <w:lang w:val="en-GB" w:eastAsia="ko-KR"/>
        </w:rPr>
        <w:t>.</w:t>
      </w:r>
    </w:p>
    <w:p w14:paraId="23D7175D" w14:textId="43EB38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M.R. et al., 2018: Framing and Context.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[Masson-Delmotte, V., P. Zhai, H.-O. Pörtner, D. Roberts, J. Skea, P.R. Shukla, A. Pirani, W. Moufouma-Okia, C. Péan, R. Pidcock, S. Connors, J.B.R. Matthews, Y. Chen, X. Zhou, M.I. Gomis, E. Lonnoy, T. Maycock, M. Tignor, and T. Waterfield (eds.)]. In Press, pp. 49–91.</w:t>
      </w:r>
    </w:p>
    <w:p w14:paraId="31E6BF5D" w14:textId="33BC53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R.J. et al., 2020: Climate and air quality impacts due to mitigation of non-methane near-term climate forcers.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20(16)</w:t>
      </w:r>
      <w:r w:rsidRPr="001A4DE9">
        <w:rPr>
          <w:rFonts w:cs="Times New Roman"/>
          <w:sz w:val="20"/>
          <w:szCs w:val="20"/>
          <w:lang w:val="en-GB" w:eastAsia="ko-KR"/>
        </w:rPr>
        <w:t>, 9641–9663, doi:</w:t>
      </w:r>
      <w:hyperlink r:id="rId24" w:history="1">
        <w:r w:rsidRPr="001A4DE9">
          <w:rPr>
            <w:rStyle w:val="Hyperlink"/>
            <w:rFonts w:cs="Times New Roman"/>
            <w:sz w:val="20"/>
            <w:szCs w:val="20"/>
            <w:lang w:val="en-GB"/>
          </w:rPr>
          <w:t>10.5194/acp-20-9641-2020</w:t>
        </w:r>
      </w:hyperlink>
      <w:r w:rsidRPr="001A4DE9">
        <w:rPr>
          <w:rFonts w:cs="Times New Roman"/>
          <w:sz w:val="20"/>
          <w:szCs w:val="20"/>
          <w:lang w:val="en-GB" w:eastAsia="ko-KR"/>
        </w:rPr>
        <w:t>.</w:t>
      </w:r>
    </w:p>
    <w:p w14:paraId="5AD2F5AC" w14:textId="310709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Allen, R.J. et al., 2021: Significant climate benefits from near-term climate forcer mitigation in spite of aerosol reductions.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16(3)</w:t>
      </w:r>
      <w:r w:rsidRPr="001A4DE9">
        <w:rPr>
          <w:rFonts w:cs="Times New Roman"/>
          <w:sz w:val="20"/>
          <w:szCs w:val="20"/>
          <w:lang w:val="en-GB" w:eastAsia="ko-KR"/>
        </w:rPr>
        <w:t>, 034010, doi:</w:t>
      </w:r>
      <w:hyperlink r:id="rId25" w:history="1">
        <w:r w:rsidRPr="001A4DE9">
          <w:rPr>
            <w:rStyle w:val="Hyperlink"/>
            <w:rFonts w:cs="Times New Roman"/>
            <w:sz w:val="20"/>
            <w:szCs w:val="20"/>
            <w:lang w:val="en-GB"/>
          </w:rPr>
          <w:t>10.1088/1748-9326/abe06b</w:t>
        </w:r>
      </w:hyperlink>
      <w:r w:rsidRPr="001A4DE9">
        <w:rPr>
          <w:rFonts w:cs="Times New Roman"/>
          <w:sz w:val="20"/>
          <w:szCs w:val="20"/>
          <w:lang w:val="en-GB" w:eastAsia="ko-KR"/>
        </w:rPr>
        <w:t>.</w:t>
      </w:r>
    </w:p>
    <w:p w14:paraId="760D66DB" w14:textId="725B2B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Alley, R.B. et al., 2003: Abrupt Climate Change.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299(5615)</w:t>
      </w:r>
      <w:r w:rsidRPr="001A4DE9">
        <w:rPr>
          <w:rFonts w:cs="Times New Roman"/>
          <w:sz w:val="20"/>
          <w:szCs w:val="20"/>
          <w:lang w:val="en-GB" w:eastAsia="ko-KR"/>
        </w:rPr>
        <w:t>, 2005–2010, doi:</w:t>
      </w:r>
      <w:hyperlink r:id="rId26" w:history="1">
        <w:r w:rsidRPr="001A4DE9">
          <w:rPr>
            <w:rStyle w:val="Hyperlink"/>
            <w:rFonts w:cs="Times New Roman"/>
            <w:sz w:val="20"/>
            <w:szCs w:val="20"/>
            <w:lang w:val="en-GB"/>
          </w:rPr>
          <w:t>10.1126/science.1081056</w:t>
        </w:r>
      </w:hyperlink>
      <w:r w:rsidRPr="001A4DE9">
        <w:rPr>
          <w:rFonts w:cs="Times New Roman"/>
          <w:sz w:val="20"/>
          <w:szCs w:val="20"/>
          <w:lang w:val="en-GB" w:eastAsia="ko-KR"/>
        </w:rPr>
        <w:t>.</w:t>
      </w:r>
    </w:p>
    <w:p w14:paraId="2EA385CA" w14:textId="1F4294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Alterskjær, K. and J.E. Kristjánsson, 2013: The sign of the radiative forcing from marine cloud brightening depends on both particle size and injection amount.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w:t>
      </w:r>
      <w:r w:rsidRPr="001A4DE9">
        <w:rPr>
          <w:rFonts w:cs="Times New Roman"/>
          <w:sz w:val="20"/>
          <w:szCs w:val="20"/>
          <w:lang w:val="en-GB" w:eastAsia="ko-KR"/>
        </w:rPr>
        <w:t>, 210–215, doi:</w:t>
      </w:r>
      <w:hyperlink r:id="rId27" w:history="1">
        <w:r w:rsidRPr="001A4DE9">
          <w:rPr>
            <w:rStyle w:val="Hyperlink"/>
            <w:rFonts w:cs="Times New Roman"/>
            <w:sz w:val="20"/>
            <w:szCs w:val="20"/>
            <w:lang w:val="en-GB"/>
          </w:rPr>
          <w:t>10.1029/2012gl054286</w:t>
        </w:r>
      </w:hyperlink>
      <w:r w:rsidRPr="001A4DE9">
        <w:rPr>
          <w:rFonts w:cs="Times New Roman"/>
          <w:sz w:val="20"/>
          <w:szCs w:val="20"/>
          <w:lang w:val="en-GB" w:eastAsia="ko-KR"/>
        </w:rPr>
        <w:t>.</w:t>
      </w:r>
    </w:p>
    <w:p w14:paraId="5837E2C9" w14:textId="0761D9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Alterskjær, K. et al., 2013: Sea-salt injections into the low-latitude marine boundary layer: The transient response in three Earth system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118(21)</w:t>
      </w:r>
      <w:r w:rsidRPr="001A4DE9">
        <w:rPr>
          <w:rFonts w:cs="Times New Roman"/>
          <w:sz w:val="20"/>
          <w:szCs w:val="20"/>
          <w:lang w:val="en-GB" w:eastAsia="ko-KR"/>
        </w:rPr>
        <w:t>, 12,112–195,206, doi:</w:t>
      </w:r>
      <w:hyperlink r:id="rId28" w:history="1">
        <w:r w:rsidRPr="001A4DE9">
          <w:rPr>
            <w:rStyle w:val="Hyperlink"/>
            <w:rFonts w:cs="Times New Roman"/>
            <w:sz w:val="20"/>
            <w:szCs w:val="20"/>
            <w:lang w:val="en-GB"/>
          </w:rPr>
          <w:t>10.1002/2013jd020432</w:t>
        </w:r>
      </w:hyperlink>
      <w:r w:rsidRPr="001A4DE9">
        <w:rPr>
          <w:rFonts w:cs="Times New Roman"/>
          <w:sz w:val="20"/>
          <w:szCs w:val="20"/>
          <w:lang w:val="en-GB" w:eastAsia="ko-KR"/>
        </w:rPr>
        <w:t>.</w:t>
      </w:r>
    </w:p>
    <w:p w14:paraId="4FE8B7EF" w14:textId="7DB6B3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Amann, M., Z. Klimont, and F. Wagner, 2013: Regional and Global Emissions of Air Pollutants: Recent Trends and Future Scenarios. </w:t>
      </w:r>
      <w:r w:rsidRPr="001A4DE9">
        <w:rPr>
          <w:rFonts w:cs="Times New Roman"/>
          <w:i/>
          <w:sz w:val="20"/>
          <w:szCs w:val="20"/>
          <w:lang w:val="en-GB" w:eastAsia="ko-KR"/>
        </w:rPr>
        <w:t>Annual Review of Environment and Resources</w:t>
      </w:r>
      <w:r w:rsidRPr="001A4DE9">
        <w:rPr>
          <w:rFonts w:cs="Times New Roman"/>
          <w:sz w:val="20"/>
          <w:szCs w:val="20"/>
          <w:lang w:val="en-GB" w:eastAsia="ko-KR"/>
        </w:rPr>
        <w:t xml:space="preserve">, </w:t>
      </w:r>
      <w:r w:rsidRPr="001A4DE9">
        <w:rPr>
          <w:rFonts w:cs="Times New Roman"/>
          <w:b/>
          <w:sz w:val="20"/>
          <w:szCs w:val="20"/>
          <w:lang w:val="en-GB" w:eastAsia="ko-KR"/>
        </w:rPr>
        <w:t>38(1)</w:t>
      </w:r>
      <w:r w:rsidRPr="001A4DE9">
        <w:rPr>
          <w:rFonts w:cs="Times New Roman"/>
          <w:sz w:val="20"/>
          <w:szCs w:val="20"/>
          <w:lang w:val="en-GB" w:eastAsia="ko-KR"/>
        </w:rPr>
        <w:t>, 31–55, doi:</w:t>
      </w:r>
      <w:hyperlink r:id="rId29" w:history="1">
        <w:r w:rsidRPr="001A4DE9">
          <w:rPr>
            <w:rStyle w:val="Hyperlink"/>
            <w:rFonts w:cs="Times New Roman"/>
            <w:sz w:val="20"/>
            <w:szCs w:val="20"/>
            <w:lang w:val="en-GB"/>
          </w:rPr>
          <w:t>10.1146/annurev-environ-052912-173303</w:t>
        </w:r>
      </w:hyperlink>
      <w:r w:rsidRPr="001A4DE9">
        <w:rPr>
          <w:rFonts w:cs="Times New Roman"/>
          <w:sz w:val="20"/>
          <w:szCs w:val="20"/>
          <w:lang w:val="en-GB" w:eastAsia="ko-KR"/>
        </w:rPr>
        <w:t>.</w:t>
      </w:r>
    </w:p>
    <w:p w14:paraId="651CAC6B" w14:textId="3940500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M.B. et al., 2020: Historical Simulations With HadGEM3-GC3.1 for CMIP6.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12(6)</w:t>
      </w:r>
      <w:r w:rsidRPr="001A4DE9">
        <w:rPr>
          <w:rFonts w:cs="Times New Roman"/>
          <w:sz w:val="20"/>
          <w:szCs w:val="20"/>
          <w:lang w:val="en-GB" w:eastAsia="ko-KR"/>
        </w:rPr>
        <w:t>, doi:</w:t>
      </w:r>
      <w:hyperlink r:id="rId30" w:history="1">
        <w:r w:rsidRPr="001A4DE9">
          <w:rPr>
            <w:rStyle w:val="Hyperlink"/>
            <w:rFonts w:cs="Times New Roman"/>
            <w:sz w:val="20"/>
            <w:szCs w:val="20"/>
            <w:lang w:val="en-GB"/>
          </w:rPr>
          <w:t>10.1029/2019ms001995</w:t>
        </w:r>
      </w:hyperlink>
      <w:r w:rsidRPr="001A4DE9">
        <w:rPr>
          <w:rFonts w:cs="Times New Roman"/>
          <w:sz w:val="20"/>
          <w:szCs w:val="20"/>
          <w:lang w:val="en-GB" w:eastAsia="ko-KR"/>
        </w:rPr>
        <w:t>.</w:t>
      </w:r>
    </w:p>
    <w:p w14:paraId="734A9B0B" w14:textId="719DD7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and P.M. Forster, 2010: The transient response of global-mean precipitation to increasing carbon dioxide levels.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5(2)</w:t>
      </w:r>
      <w:r w:rsidRPr="001A4DE9">
        <w:rPr>
          <w:rFonts w:cs="Times New Roman"/>
          <w:sz w:val="20"/>
          <w:szCs w:val="20"/>
          <w:lang w:val="en-GB" w:eastAsia="ko-KR"/>
        </w:rPr>
        <w:t>, 1–6, doi:</w:t>
      </w:r>
      <w:hyperlink r:id="rId31" w:history="1">
        <w:r w:rsidRPr="001A4DE9">
          <w:rPr>
            <w:rStyle w:val="Hyperlink"/>
            <w:rFonts w:cs="Times New Roman"/>
            <w:sz w:val="20"/>
            <w:szCs w:val="20"/>
            <w:lang w:val="en-GB"/>
          </w:rPr>
          <w:t>10.1088/1748-9326/5/2/025212</w:t>
        </w:r>
      </w:hyperlink>
      <w:r w:rsidRPr="001A4DE9">
        <w:rPr>
          <w:rFonts w:cs="Times New Roman"/>
          <w:sz w:val="20"/>
          <w:szCs w:val="20"/>
          <w:lang w:val="en-GB" w:eastAsia="ko-KR"/>
        </w:rPr>
        <w:t>.</w:t>
      </w:r>
    </w:p>
    <w:p w14:paraId="4F585EB6" w14:textId="62B4CB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P.M. Forster, and J.M. Gregory, 2009: A surface energy perspective on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22(10)</w:t>
      </w:r>
      <w:r w:rsidRPr="001A4DE9">
        <w:rPr>
          <w:rFonts w:cs="Times New Roman"/>
          <w:sz w:val="20"/>
          <w:szCs w:val="20"/>
          <w:lang w:val="en-GB" w:eastAsia="ko-KR"/>
        </w:rPr>
        <w:t>, 2557–2570, doi:</w:t>
      </w:r>
      <w:hyperlink r:id="rId32" w:history="1">
        <w:r w:rsidRPr="001A4DE9">
          <w:rPr>
            <w:rStyle w:val="Hyperlink"/>
            <w:rFonts w:cs="Times New Roman"/>
            <w:sz w:val="20"/>
            <w:szCs w:val="20"/>
            <w:lang w:val="en-GB"/>
          </w:rPr>
          <w:t>10.1175/2008jcli2759.1</w:t>
        </w:r>
      </w:hyperlink>
      <w:r w:rsidRPr="001A4DE9">
        <w:rPr>
          <w:rFonts w:cs="Times New Roman"/>
          <w:sz w:val="20"/>
          <w:szCs w:val="20"/>
          <w:lang w:val="en-GB" w:eastAsia="ko-KR"/>
        </w:rPr>
        <w:t>.</w:t>
      </w:r>
    </w:p>
    <w:p w14:paraId="4CF09218" w14:textId="733729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Andrews, T. et al., 2019: Forcings, Feedbacks, and Climate Sensitivity in HadGEM3-GC3.1 and UKESM1.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4377–4394, doi:</w:t>
      </w:r>
      <w:hyperlink r:id="rId33" w:history="1">
        <w:r w:rsidRPr="001A4DE9">
          <w:rPr>
            <w:rStyle w:val="Hyperlink"/>
            <w:rFonts w:cs="Times New Roman"/>
            <w:sz w:val="20"/>
            <w:szCs w:val="20"/>
            <w:lang w:val="en-GB"/>
          </w:rPr>
          <w:t>10.1029/2019ms001866</w:t>
        </w:r>
      </w:hyperlink>
      <w:r w:rsidRPr="001A4DE9">
        <w:rPr>
          <w:rFonts w:cs="Times New Roman"/>
          <w:sz w:val="20"/>
          <w:szCs w:val="20"/>
          <w:lang w:val="en-GB" w:eastAsia="ko-KR"/>
        </w:rPr>
        <w:t>.</w:t>
      </w:r>
    </w:p>
    <w:p w14:paraId="2650A35F" w14:textId="21376F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Annan, J.D. and J.C. Hargreaves, 2017: On the meaning of independence in climate science.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8</w:t>
      </w:r>
      <w:r w:rsidRPr="001A4DE9">
        <w:rPr>
          <w:rFonts w:cs="Times New Roman"/>
          <w:sz w:val="20"/>
          <w:szCs w:val="20"/>
          <w:lang w:val="en-GB" w:eastAsia="ko-KR"/>
        </w:rPr>
        <w:t>, 211–224, doi:</w:t>
      </w:r>
      <w:hyperlink r:id="rId34" w:history="1">
        <w:r w:rsidRPr="001A4DE9">
          <w:rPr>
            <w:rStyle w:val="Hyperlink"/>
            <w:rFonts w:cs="Times New Roman"/>
            <w:sz w:val="20"/>
            <w:szCs w:val="20"/>
            <w:lang w:val="en-GB"/>
          </w:rPr>
          <w:t>10.5194/esd-8-211-2017</w:t>
        </w:r>
      </w:hyperlink>
      <w:r w:rsidRPr="001A4DE9">
        <w:rPr>
          <w:rFonts w:cs="Times New Roman"/>
          <w:sz w:val="20"/>
          <w:szCs w:val="20"/>
          <w:lang w:val="en-GB" w:eastAsia="ko-KR"/>
        </w:rPr>
        <w:t>.</w:t>
      </w:r>
    </w:p>
    <w:p w14:paraId="66B83F2A" w14:textId="65CF579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Aquila, V., C.I. Garfinkel, P.A. Newman, L.D. Oman, and D.W. Waugh, 2014: Modifications of the quasi-biennial oscillation by a geoengineering perturbation of the stratospheric aerosol layer.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41(5)</w:t>
      </w:r>
      <w:r w:rsidRPr="001A4DE9">
        <w:rPr>
          <w:rFonts w:cs="Times New Roman"/>
          <w:sz w:val="20"/>
          <w:szCs w:val="20"/>
          <w:lang w:val="en-GB" w:eastAsia="ko-KR"/>
        </w:rPr>
        <w:t>, 1738–1744, doi:</w:t>
      </w:r>
      <w:hyperlink r:id="rId35" w:history="1">
        <w:r w:rsidRPr="001A4DE9">
          <w:rPr>
            <w:rStyle w:val="Hyperlink"/>
            <w:rFonts w:cs="Times New Roman"/>
            <w:sz w:val="20"/>
            <w:szCs w:val="20"/>
            <w:lang w:val="en-GB"/>
          </w:rPr>
          <w:t>10.1002/2013gl058818</w:t>
        </w:r>
      </w:hyperlink>
      <w:r w:rsidRPr="001A4DE9">
        <w:rPr>
          <w:rFonts w:cs="Times New Roman"/>
          <w:sz w:val="20"/>
          <w:szCs w:val="20"/>
          <w:lang w:val="en-GB" w:eastAsia="ko-KR"/>
        </w:rPr>
        <w:t>.</w:t>
      </w:r>
    </w:p>
    <w:p w14:paraId="5E5FF16D" w14:textId="337835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Armour, K.C., N. Siler, A. Donohoe, and G.H. Roe, 2019: Meridional Atmospheric Heat Transport Constrained by Energetics and Mediated by Large-Scale Diffusion.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32(12)</w:t>
      </w:r>
      <w:r w:rsidRPr="001A4DE9">
        <w:rPr>
          <w:rFonts w:cs="Times New Roman"/>
          <w:sz w:val="20"/>
          <w:szCs w:val="20"/>
          <w:lang w:val="en-GB" w:eastAsia="ko-KR"/>
        </w:rPr>
        <w:t>, 3655–3680, doi:</w:t>
      </w:r>
      <w:hyperlink r:id="rId36" w:history="1">
        <w:r w:rsidRPr="001A4DE9">
          <w:rPr>
            <w:rStyle w:val="Hyperlink"/>
            <w:rFonts w:cs="Times New Roman"/>
            <w:sz w:val="20"/>
            <w:szCs w:val="20"/>
            <w:lang w:val="en-GB"/>
          </w:rPr>
          <w:t>10.1175/jcli-d-</w:t>
        </w:r>
        <w:r w:rsidRPr="001A4DE9">
          <w:rPr>
            <w:rStyle w:val="Hyperlink"/>
            <w:rFonts w:cs="Times New Roman"/>
            <w:sz w:val="20"/>
            <w:szCs w:val="20"/>
            <w:lang w:val="en-GB"/>
          </w:rPr>
          <w:lastRenderedPageBreak/>
          <w:t>18-0563.1</w:t>
        </w:r>
      </w:hyperlink>
      <w:r w:rsidRPr="001A4DE9">
        <w:rPr>
          <w:rFonts w:cs="Times New Roman"/>
          <w:sz w:val="20"/>
          <w:szCs w:val="20"/>
          <w:lang w:val="en-GB" w:eastAsia="ko-KR"/>
        </w:rPr>
        <w:t>.</w:t>
      </w:r>
    </w:p>
    <w:p w14:paraId="25AD851B" w14:textId="33159DE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Armour, K.C., J. Marshall, J.R. Scott, A. Donohoe, and E.R. Newsom, 2016: Southern Ocean warming delayed by circumpolar upwelling and equatorward transport.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w:t>
      </w:r>
      <w:r w:rsidRPr="001A4DE9">
        <w:rPr>
          <w:rFonts w:cs="Times New Roman"/>
          <w:sz w:val="20"/>
          <w:szCs w:val="20"/>
          <w:lang w:val="en-GB" w:eastAsia="ko-KR"/>
        </w:rPr>
        <w:t>, 549–554, doi:</w:t>
      </w:r>
      <w:hyperlink r:id="rId37" w:history="1">
        <w:r w:rsidRPr="001A4DE9">
          <w:rPr>
            <w:rStyle w:val="Hyperlink"/>
            <w:rFonts w:cs="Times New Roman"/>
            <w:sz w:val="20"/>
            <w:szCs w:val="20"/>
            <w:lang w:val="en-GB"/>
          </w:rPr>
          <w:t>10.1038/ngeo2731</w:t>
        </w:r>
      </w:hyperlink>
      <w:r w:rsidRPr="001A4DE9">
        <w:rPr>
          <w:rFonts w:cs="Times New Roman"/>
          <w:sz w:val="20"/>
          <w:szCs w:val="20"/>
          <w:lang w:val="en-GB" w:eastAsia="ko-KR"/>
        </w:rPr>
        <w:t>.</w:t>
      </w:r>
    </w:p>
    <w:p w14:paraId="5F581809" w14:textId="6F7A08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Arora, V.K. et al., 2020: Carbon–concentration and carbon–climate feedbacks in CMIP6 models and their comparison to CMIP5 models.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17(16)</w:t>
      </w:r>
      <w:r w:rsidRPr="001A4DE9">
        <w:rPr>
          <w:rFonts w:cs="Times New Roman"/>
          <w:sz w:val="20"/>
          <w:szCs w:val="20"/>
          <w:lang w:val="en-GB" w:eastAsia="ko-KR"/>
        </w:rPr>
        <w:t>, 4173–4222, doi:</w:t>
      </w:r>
      <w:hyperlink r:id="rId38" w:history="1">
        <w:r w:rsidRPr="001A4DE9">
          <w:rPr>
            <w:rStyle w:val="Hyperlink"/>
            <w:rFonts w:cs="Times New Roman"/>
            <w:sz w:val="20"/>
            <w:szCs w:val="20"/>
            <w:lang w:val="en-GB"/>
          </w:rPr>
          <w:t>10.5194/bg-17-4173-2020</w:t>
        </w:r>
      </w:hyperlink>
      <w:r w:rsidRPr="001A4DE9">
        <w:rPr>
          <w:rFonts w:cs="Times New Roman"/>
          <w:sz w:val="20"/>
          <w:szCs w:val="20"/>
          <w:lang w:val="en-GB" w:eastAsia="ko-KR"/>
        </w:rPr>
        <w:t>.</w:t>
      </w:r>
    </w:p>
    <w:p w14:paraId="37A63B99" w14:textId="3EA3FFD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Arrhenius, S., 1896: On the influence of carbonic acid in the air upon the temperature of the ground. </w:t>
      </w:r>
      <w:r w:rsidRPr="001A4DE9">
        <w:rPr>
          <w:rFonts w:cs="Times New Roman"/>
          <w:i/>
          <w:sz w:val="20"/>
          <w:szCs w:val="20"/>
          <w:lang w:val="en-GB" w:eastAsia="ko-KR"/>
        </w:rPr>
        <w:t>The London, Edinburgh, and Dublin Philosophical Magazine and Journal of Science</w:t>
      </w:r>
      <w:r w:rsidRPr="001A4DE9">
        <w:rPr>
          <w:rFonts w:cs="Times New Roman"/>
          <w:sz w:val="20"/>
          <w:szCs w:val="20"/>
          <w:lang w:val="en-GB" w:eastAsia="ko-KR"/>
        </w:rPr>
        <w:t xml:space="preserve">, </w:t>
      </w:r>
      <w:r w:rsidRPr="001A4DE9">
        <w:rPr>
          <w:rFonts w:cs="Times New Roman"/>
          <w:b/>
          <w:sz w:val="20"/>
          <w:szCs w:val="20"/>
          <w:lang w:val="en-GB" w:eastAsia="ko-KR"/>
        </w:rPr>
        <w:t>41(251)</w:t>
      </w:r>
      <w:r w:rsidRPr="001A4DE9">
        <w:rPr>
          <w:rFonts w:cs="Times New Roman"/>
          <w:sz w:val="20"/>
          <w:szCs w:val="20"/>
          <w:lang w:val="en-GB" w:eastAsia="ko-KR"/>
        </w:rPr>
        <w:t>, 237–276, doi:</w:t>
      </w:r>
      <w:hyperlink r:id="rId39" w:history="1">
        <w:r w:rsidRPr="001A4DE9">
          <w:rPr>
            <w:rStyle w:val="Hyperlink"/>
            <w:rFonts w:cs="Times New Roman"/>
            <w:sz w:val="20"/>
            <w:szCs w:val="20"/>
            <w:lang w:val="en-GB"/>
          </w:rPr>
          <w:t>10.1080/14786449608620846</w:t>
        </w:r>
      </w:hyperlink>
      <w:r w:rsidRPr="001A4DE9">
        <w:rPr>
          <w:rFonts w:cs="Times New Roman"/>
          <w:sz w:val="20"/>
          <w:szCs w:val="20"/>
          <w:lang w:val="en-GB" w:eastAsia="ko-KR"/>
        </w:rPr>
        <w:t>.</w:t>
      </w:r>
    </w:p>
    <w:p w14:paraId="349AD46A" w14:textId="1605B1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Årthun, M., K.E. W., T. Eldevik, and K.N. S., 2018: Time Scales and Sources of European Temperature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45(8)</w:t>
      </w:r>
      <w:r w:rsidRPr="001A4DE9">
        <w:rPr>
          <w:rFonts w:cs="Times New Roman"/>
          <w:sz w:val="20"/>
          <w:szCs w:val="20"/>
          <w:lang w:val="en-GB" w:eastAsia="ko-KR"/>
        </w:rPr>
        <w:t>, 3597–3604, doi:</w:t>
      </w:r>
      <w:hyperlink r:id="rId40" w:history="1">
        <w:r w:rsidRPr="001A4DE9">
          <w:rPr>
            <w:rStyle w:val="Hyperlink"/>
            <w:rFonts w:cs="Times New Roman"/>
            <w:sz w:val="20"/>
            <w:szCs w:val="20"/>
            <w:lang w:val="en-GB"/>
          </w:rPr>
          <w:t>10.1002/2018gl077401</w:t>
        </w:r>
      </w:hyperlink>
      <w:r w:rsidRPr="001A4DE9">
        <w:rPr>
          <w:rFonts w:cs="Times New Roman"/>
          <w:sz w:val="20"/>
          <w:szCs w:val="20"/>
          <w:lang w:val="en-GB" w:eastAsia="ko-KR"/>
        </w:rPr>
        <w:t>.</w:t>
      </w:r>
    </w:p>
    <w:p w14:paraId="73693107" w14:textId="583E37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Årthun, M. et al., 2017: Skillful prediction of northern climate provided by the ocean.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15875, doi:</w:t>
      </w:r>
      <w:hyperlink r:id="rId41" w:history="1">
        <w:r w:rsidRPr="001A4DE9">
          <w:rPr>
            <w:rStyle w:val="Hyperlink"/>
            <w:rFonts w:cs="Times New Roman"/>
            <w:sz w:val="20"/>
            <w:szCs w:val="20"/>
            <w:lang w:val="en-GB"/>
          </w:rPr>
          <w:t>10.1038/ncomms15875</w:t>
        </w:r>
      </w:hyperlink>
      <w:r w:rsidRPr="001A4DE9">
        <w:rPr>
          <w:rFonts w:cs="Times New Roman"/>
          <w:sz w:val="20"/>
          <w:szCs w:val="20"/>
          <w:lang w:val="en-GB" w:eastAsia="ko-KR"/>
        </w:rPr>
        <w:t>.</w:t>
      </w:r>
    </w:p>
    <w:p w14:paraId="65D7F21E" w14:textId="075AF1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Athanasiadis, P.J. et al., 2020: Decadal predictability of North Atlantic blocking and the NAO. </w:t>
      </w:r>
      <w:r w:rsidRPr="001A4DE9">
        <w:rPr>
          <w:rFonts w:cs="Times New Roman"/>
          <w:i/>
          <w:sz w:val="20"/>
          <w:szCs w:val="20"/>
          <w:lang w:val="en-GB" w:eastAsia="ko-KR"/>
        </w:rPr>
        <w:t>npj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doi:</w:t>
      </w:r>
      <w:hyperlink r:id="rId42" w:history="1">
        <w:r w:rsidRPr="001A4DE9">
          <w:rPr>
            <w:rStyle w:val="Hyperlink"/>
            <w:rFonts w:cs="Times New Roman"/>
            <w:sz w:val="20"/>
            <w:szCs w:val="20"/>
            <w:lang w:val="en-GB"/>
          </w:rPr>
          <w:t>10.1038/s41612-020-0120-6</w:t>
        </w:r>
      </w:hyperlink>
      <w:r w:rsidRPr="001A4DE9">
        <w:rPr>
          <w:rFonts w:cs="Times New Roman"/>
          <w:sz w:val="20"/>
          <w:szCs w:val="20"/>
          <w:lang w:val="en-GB" w:eastAsia="ko-KR"/>
        </w:rPr>
        <w:t>.</w:t>
      </w:r>
    </w:p>
    <w:p w14:paraId="46F54BCA" w14:textId="55B5A4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Baker, L.H., L.C. Shaffrey, R.T. Sutton, A. Weisheimer, and A.A. Scaife, 2018: An Intercomparison of Skill and Overconfidence/Underconfidence of the Wintertime North Atlantic Oscillation in Multimodel Seasonal Forecasts.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45(15)</w:t>
      </w:r>
      <w:r w:rsidRPr="001A4DE9">
        <w:rPr>
          <w:rFonts w:cs="Times New Roman"/>
          <w:sz w:val="20"/>
          <w:szCs w:val="20"/>
          <w:lang w:val="en-GB" w:eastAsia="ko-KR"/>
        </w:rPr>
        <w:t>, 7808–7817, doi:</w:t>
      </w:r>
      <w:hyperlink r:id="rId43" w:history="1">
        <w:r w:rsidRPr="001A4DE9">
          <w:rPr>
            <w:rStyle w:val="Hyperlink"/>
            <w:rFonts w:cs="Times New Roman"/>
            <w:sz w:val="20"/>
            <w:szCs w:val="20"/>
            <w:lang w:val="en-GB"/>
          </w:rPr>
          <w:t>10.1029/2018gl078838</w:t>
        </w:r>
      </w:hyperlink>
      <w:r w:rsidRPr="001A4DE9">
        <w:rPr>
          <w:rFonts w:cs="Times New Roman"/>
          <w:sz w:val="20"/>
          <w:szCs w:val="20"/>
          <w:lang w:val="en-GB" w:eastAsia="ko-KR"/>
        </w:rPr>
        <w:t>.</w:t>
      </w:r>
    </w:p>
    <w:p w14:paraId="3487B051" w14:textId="7E7342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Bala, G., K. Caldeira, and R. Nemani, 2010: Fast versus slow response in climate change: Implications for the global hydrological cycle.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35(2–3)</w:t>
      </w:r>
      <w:r w:rsidRPr="001A4DE9">
        <w:rPr>
          <w:rFonts w:cs="Times New Roman"/>
          <w:sz w:val="20"/>
          <w:szCs w:val="20"/>
          <w:lang w:val="en-GB" w:eastAsia="ko-KR"/>
        </w:rPr>
        <w:t>, 423–434, doi:</w:t>
      </w:r>
      <w:hyperlink r:id="rId44" w:history="1">
        <w:r w:rsidRPr="001A4DE9">
          <w:rPr>
            <w:rStyle w:val="Hyperlink"/>
            <w:rFonts w:cs="Times New Roman"/>
            <w:sz w:val="20"/>
            <w:szCs w:val="20"/>
            <w:lang w:val="en-GB"/>
          </w:rPr>
          <w:t>10.1007/s00382-009-0583-y</w:t>
        </w:r>
      </w:hyperlink>
      <w:r w:rsidRPr="001A4DE9">
        <w:rPr>
          <w:rFonts w:cs="Times New Roman"/>
          <w:sz w:val="20"/>
          <w:szCs w:val="20"/>
          <w:lang w:val="en-GB" w:eastAsia="ko-KR"/>
        </w:rPr>
        <w:t>.</w:t>
      </w:r>
    </w:p>
    <w:p w14:paraId="26CDAF56" w14:textId="55CDF8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Bala, G. et al., 2011: Albedo enhancement of marine clouds to counteract global warming: impacts on the hydrological cycle.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37(5)</w:t>
      </w:r>
      <w:r w:rsidRPr="001A4DE9">
        <w:rPr>
          <w:rFonts w:cs="Times New Roman"/>
          <w:sz w:val="20"/>
          <w:szCs w:val="20"/>
          <w:lang w:val="en-GB" w:eastAsia="ko-KR"/>
        </w:rPr>
        <w:t>, 915–931, doi:</w:t>
      </w:r>
      <w:hyperlink r:id="rId45" w:history="1">
        <w:r w:rsidRPr="001A4DE9">
          <w:rPr>
            <w:rStyle w:val="Hyperlink"/>
            <w:rFonts w:cs="Times New Roman"/>
            <w:sz w:val="20"/>
            <w:szCs w:val="20"/>
            <w:lang w:val="en-GB"/>
          </w:rPr>
          <w:t>10.1007/s00382-010-0868-1</w:t>
        </w:r>
      </w:hyperlink>
      <w:r w:rsidRPr="001A4DE9">
        <w:rPr>
          <w:rFonts w:cs="Times New Roman"/>
          <w:sz w:val="20"/>
          <w:szCs w:val="20"/>
          <w:lang w:val="en-GB" w:eastAsia="ko-KR"/>
        </w:rPr>
        <w:t>.</w:t>
      </w:r>
    </w:p>
    <w:p w14:paraId="59C957E4" w14:textId="48145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Balaji, V. et al., 2018: Requirements for a global data infrastructure in support of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11(9)</w:t>
      </w:r>
      <w:r w:rsidRPr="001A4DE9">
        <w:rPr>
          <w:rFonts w:cs="Times New Roman"/>
          <w:sz w:val="20"/>
          <w:szCs w:val="20"/>
          <w:lang w:val="en-GB" w:eastAsia="ko-KR"/>
        </w:rPr>
        <w:t>, 3659–3680, doi:</w:t>
      </w:r>
      <w:hyperlink r:id="rId46" w:history="1">
        <w:r w:rsidRPr="001A4DE9">
          <w:rPr>
            <w:rStyle w:val="Hyperlink"/>
            <w:rFonts w:cs="Times New Roman"/>
            <w:sz w:val="20"/>
            <w:szCs w:val="20"/>
            <w:lang w:val="en-GB"/>
          </w:rPr>
          <w:t>10.5194/gmd-11-3659-2018</w:t>
        </w:r>
      </w:hyperlink>
      <w:r w:rsidRPr="001A4DE9">
        <w:rPr>
          <w:rFonts w:cs="Times New Roman"/>
          <w:sz w:val="20"/>
          <w:szCs w:val="20"/>
          <w:lang w:val="en-GB" w:eastAsia="ko-KR"/>
        </w:rPr>
        <w:t>.</w:t>
      </w:r>
    </w:p>
    <w:p w14:paraId="4EB97AF5" w14:textId="210EAC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 N., J. Schmidli, and C. Schär, 2015: Heavy precipitation in a changing climate: Does short-term summer precipitation increase faster?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42(4)</w:t>
      </w:r>
      <w:r w:rsidRPr="001A4DE9">
        <w:rPr>
          <w:rFonts w:cs="Times New Roman"/>
          <w:sz w:val="20"/>
          <w:szCs w:val="20"/>
          <w:lang w:val="en-GB" w:eastAsia="ko-KR"/>
        </w:rPr>
        <w:t>, 1165–1172, doi:</w:t>
      </w:r>
      <w:hyperlink r:id="rId47" w:history="1">
        <w:r w:rsidRPr="001A4DE9">
          <w:rPr>
            <w:rStyle w:val="Hyperlink"/>
            <w:rFonts w:cs="Times New Roman"/>
            <w:sz w:val="20"/>
            <w:szCs w:val="20"/>
            <w:lang w:val="en-GB"/>
          </w:rPr>
          <w:t>10.1002/2014gl062588</w:t>
        </w:r>
      </w:hyperlink>
      <w:r w:rsidRPr="001A4DE9">
        <w:rPr>
          <w:rFonts w:cs="Times New Roman"/>
          <w:sz w:val="20"/>
          <w:szCs w:val="20"/>
          <w:lang w:val="en-GB" w:eastAsia="ko-KR"/>
        </w:rPr>
        <w:t>.</w:t>
      </w:r>
    </w:p>
    <w:p w14:paraId="4AED9AE4" w14:textId="3552A45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A.C. Maycock, and J.A. Pyle, 2018: Chemical and climatic drivers of radiative forcing due to changes in stratospheric and tropospheric ozone over the 21st century.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2899–2911, doi:</w:t>
      </w:r>
      <w:hyperlink r:id="rId48" w:history="1">
        <w:r w:rsidRPr="001A4DE9">
          <w:rPr>
            <w:rStyle w:val="Hyperlink"/>
            <w:rFonts w:cs="Times New Roman"/>
            <w:sz w:val="20"/>
            <w:szCs w:val="20"/>
            <w:lang w:val="en-GB"/>
          </w:rPr>
          <w:t>10.5194/acp-18-2899-2018</w:t>
        </w:r>
      </w:hyperlink>
      <w:r w:rsidRPr="001A4DE9">
        <w:rPr>
          <w:rFonts w:cs="Times New Roman"/>
          <w:sz w:val="20"/>
          <w:szCs w:val="20"/>
          <w:lang w:val="en-GB" w:eastAsia="ko-KR"/>
        </w:rPr>
        <w:t>.</w:t>
      </w:r>
    </w:p>
    <w:p w14:paraId="3E76F705" w14:textId="2801D8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J.C. Fyfe, L.M. Polvani, D. Waugh, and K.-L. Chang, 2020: A pause in Southern Hemisphere circulation trends due to the Montreal Protocol.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579(7800)</w:t>
      </w:r>
      <w:r w:rsidRPr="001A4DE9">
        <w:rPr>
          <w:rFonts w:cs="Times New Roman"/>
          <w:sz w:val="20"/>
          <w:szCs w:val="20"/>
          <w:lang w:val="en-GB" w:eastAsia="ko-KR"/>
        </w:rPr>
        <w:t>, 544–548, doi:</w:t>
      </w:r>
      <w:hyperlink r:id="rId49" w:history="1">
        <w:r w:rsidRPr="001A4DE9">
          <w:rPr>
            <w:rStyle w:val="Hyperlink"/>
            <w:rFonts w:cs="Times New Roman"/>
            <w:sz w:val="20"/>
            <w:szCs w:val="20"/>
            <w:lang w:val="en-GB"/>
          </w:rPr>
          <w:t>10.1038/s41586-020-2120-4</w:t>
        </w:r>
      </w:hyperlink>
      <w:r w:rsidRPr="001A4DE9">
        <w:rPr>
          <w:rFonts w:cs="Times New Roman"/>
          <w:sz w:val="20"/>
          <w:szCs w:val="20"/>
          <w:lang w:val="en-GB" w:eastAsia="ko-KR"/>
        </w:rPr>
        <w:t>.</w:t>
      </w:r>
    </w:p>
    <w:p w14:paraId="69E9A386" w14:textId="5A7E8F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Banerjee, A. et al., 2014: Lightning NOx, a key chemistry-climate interaction: Impacts of future climate change and consequences for tropospheric oxidising capacity.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14(18)</w:t>
      </w:r>
      <w:r w:rsidRPr="001A4DE9">
        <w:rPr>
          <w:rFonts w:cs="Times New Roman"/>
          <w:sz w:val="20"/>
          <w:szCs w:val="20"/>
          <w:lang w:val="en-GB" w:eastAsia="ko-KR"/>
        </w:rPr>
        <w:t>, 9871–9881, doi:</w:t>
      </w:r>
      <w:hyperlink r:id="rId50" w:history="1">
        <w:r w:rsidRPr="001A4DE9">
          <w:rPr>
            <w:rStyle w:val="Hyperlink"/>
            <w:rFonts w:cs="Times New Roman"/>
            <w:sz w:val="20"/>
            <w:szCs w:val="20"/>
            <w:lang w:val="en-GB"/>
          </w:rPr>
          <w:t>10.5194/acp-14-9871-2014</w:t>
        </w:r>
      </w:hyperlink>
      <w:r w:rsidRPr="001A4DE9">
        <w:rPr>
          <w:rFonts w:cs="Times New Roman"/>
          <w:sz w:val="20"/>
          <w:szCs w:val="20"/>
          <w:lang w:val="en-GB" w:eastAsia="ko-KR"/>
        </w:rPr>
        <w:t>.</w:t>
      </w:r>
    </w:p>
    <w:p w14:paraId="445313F6" w14:textId="7500B4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Barcikowska, M.J. et al., 2018: Euro-Atlantic winter storminess and precipitation extremes under 1.5°C vs. 2°C warming scenarios.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679–699, doi:</w:t>
      </w:r>
      <w:hyperlink r:id="rId51" w:history="1">
        <w:r w:rsidRPr="001A4DE9">
          <w:rPr>
            <w:rStyle w:val="Hyperlink"/>
            <w:rFonts w:cs="Times New Roman"/>
            <w:sz w:val="20"/>
            <w:szCs w:val="20"/>
            <w:lang w:val="en-GB"/>
          </w:rPr>
          <w:t>10.5194/esd-9-679-2018</w:t>
        </w:r>
      </w:hyperlink>
      <w:r w:rsidRPr="001A4DE9">
        <w:rPr>
          <w:rFonts w:cs="Times New Roman"/>
          <w:sz w:val="20"/>
          <w:szCs w:val="20"/>
          <w:lang w:val="en-GB" w:eastAsia="ko-KR"/>
        </w:rPr>
        <w:t>.</w:t>
      </w:r>
    </w:p>
    <w:p w14:paraId="371754C1" w14:textId="7C5EB1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and L. Polvani, 2013: Response of the Midlatitude Jets, and of Their Variability, to Increased Greenhouse Gases in the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7117–7135, doi:</w:t>
      </w:r>
      <w:hyperlink r:id="rId52" w:history="1">
        <w:r w:rsidRPr="001A4DE9">
          <w:rPr>
            <w:rStyle w:val="Hyperlink"/>
            <w:rFonts w:cs="Times New Roman"/>
            <w:sz w:val="20"/>
            <w:szCs w:val="20"/>
            <w:lang w:val="en-GB"/>
          </w:rPr>
          <w:t>10.1175/jcli-d-12-00536.1</w:t>
        </w:r>
      </w:hyperlink>
      <w:r w:rsidRPr="001A4DE9">
        <w:rPr>
          <w:rFonts w:cs="Times New Roman"/>
          <w:sz w:val="20"/>
          <w:szCs w:val="20"/>
          <w:lang w:val="en-GB" w:eastAsia="ko-KR"/>
        </w:rPr>
        <w:t>.</w:t>
      </w:r>
    </w:p>
    <w:p w14:paraId="57BF6EA6" w14:textId="26008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and L.M. Polvani, 2015: CMIP5 projections of arctic amplification, of the North American/North Atlantic circulation, and of their relationship.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w:t>
      </w:r>
      <w:r w:rsidRPr="001A4DE9">
        <w:rPr>
          <w:rFonts w:cs="Times New Roman"/>
          <w:sz w:val="20"/>
          <w:szCs w:val="20"/>
          <w:lang w:val="en-GB" w:eastAsia="ko-KR"/>
        </w:rPr>
        <w:t>, 5254–5271, doi:</w:t>
      </w:r>
      <w:hyperlink r:id="rId53" w:history="1">
        <w:r w:rsidRPr="001A4DE9">
          <w:rPr>
            <w:rStyle w:val="Hyperlink"/>
            <w:rFonts w:cs="Times New Roman"/>
            <w:sz w:val="20"/>
            <w:szCs w:val="20"/>
            <w:lang w:val="en-GB"/>
          </w:rPr>
          <w:t>10.1175/jcli-d-14-00589.1</w:t>
        </w:r>
      </w:hyperlink>
      <w:r w:rsidRPr="001A4DE9">
        <w:rPr>
          <w:rFonts w:cs="Times New Roman"/>
          <w:sz w:val="20"/>
          <w:szCs w:val="20"/>
          <w:lang w:val="en-GB" w:eastAsia="ko-KR"/>
        </w:rPr>
        <w:t>.</w:t>
      </w:r>
    </w:p>
    <w:p w14:paraId="7DCE4935" w14:textId="457A57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Barnes, E.A., N.W. Barnes, and L.M. Polvani, 2014: Delayed southern hemisphere climate change induced by stratospheric ozone recovery, as projected by the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w:t>
      </w:r>
      <w:r w:rsidRPr="001A4DE9">
        <w:rPr>
          <w:rFonts w:cs="Times New Roman"/>
          <w:sz w:val="20"/>
          <w:szCs w:val="20"/>
          <w:lang w:val="en-GB" w:eastAsia="ko-KR"/>
        </w:rPr>
        <w:t>, 852–867, doi:</w:t>
      </w:r>
      <w:hyperlink r:id="rId54" w:history="1">
        <w:r w:rsidRPr="001A4DE9">
          <w:rPr>
            <w:rStyle w:val="Hyperlink"/>
            <w:rFonts w:cs="Times New Roman"/>
            <w:sz w:val="20"/>
            <w:szCs w:val="20"/>
            <w:lang w:val="en-GB"/>
          </w:rPr>
          <w:t>10.1175/jcli-d-13-00246.1</w:t>
        </w:r>
      </w:hyperlink>
      <w:r w:rsidRPr="001A4DE9">
        <w:rPr>
          <w:rFonts w:cs="Times New Roman"/>
          <w:sz w:val="20"/>
          <w:szCs w:val="20"/>
          <w:lang w:val="en-GB" w:eastAsia="ko-KR"/>
        </w:rPr>
        <w:t>.</w:t>
      </w:r>
    </w:p>
    <w:p w14:paraId="0185143B" w14:textId="43C93F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Barriopedro, D., R. García-Herrera, and R.M. Trigo, 2010: Application of blocking diagnosis methods to General Circulation Models. Part I: a novel detection scheme.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35(7–8)</w:t>
      </w:r>
      <w:r w:rsidRPr="001A4DE9">
        <w:rPr>
          <w:rFonts w:cs="Times New Roman"/>
          <w:sz w:val="20"/>
          <w:szCs w:val="20"/>
          <w:lang w:val="en-GB" w:eastAsia="ko-KR"/>
        </w:rPr>
        <w:t>, 1373–1391, doi:</w:t>
      </w:r>
      <w:hyperlink r:id="rId55" w:history="1">
        <w:r w:rsidRPr="001A4DE9">
          <w:rPr>
            <w:rStyle w:val="Hyperlink"/>
            <w:rFonts w:cs="Times New Roman"/>
            <w:sz w:val="20"/>
            <w:szCs w:val="20"/>
            <w:lang w:val="en-GB"/>
          </w:rPr>
          <w:t>10.1007/s00382-010-0767-5</w:t>
        </w:r>
      </w:hyperlink>
      <w:r w:rsidRPr="001A4DE9">
        <w:rPr>
          <w:rFonts w:cs="Times New Roman"/>
          <w:sz w:val="20"/>
          <w:szCs w:val="20"/>
          <w:lang w:val="en-GB" w:eastAsia="ko-KR"/>
        </w:rPr>
        <w:t>.</w:t>
      </w:r>
    </w:p>
    <w:p w14:paraId="1A9FBD8F" w14:textId="0B09098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Bathiany, S., J. Hidding, and M. Scheffer, 2020: Edge Detection Reveals Abrupt and Extreme Climate Events.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6399–6421, doi:</w:t>
      </w:r>
      <w:hyperlink r:id="rId56" w:history="1">
        <w:r w:rsidRPr="001A4DE9">
          <w:rPr>
            <w:rStyle w:val="Hyperlink"/>
            <w:rFonts w:cs="Times New Roman"/>
            <w:sz w:val="20"/>
            <w:szCs w:val="20"/>
            <w:lang w:val="en-GB"/>
          </w:rPr>
          <w:t>10.1175/jcli-d-19-0449.1</w:t>
        </w:r>
      </w:hyperlink>
      <w:r w:rsidRPr="001A4DE9">
        <w:rPr>
          <w:rFonts w:cs="Times New Roman"/>
          <w:sz w:val="20"/>
          <w:szCs w:val="20"/>
          <w:lang w:val="en-GB" w:eastAsia="ko-KR"/>
        </w:rPr>
        <w:t>.</w:t>
      </w:r>
    </w:p>
    <w:p w14:paraId="74BF87BC" w14:textId="373B67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Bathiany, S., V. Dakos, M. Scheffer, and T.M. Lenton, 2018: Climate models predict increasing temperature variability in poor countries.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eaar5809, doi:</w:t>
      </w:r>
      <w:hyperlink r:id="rId57" w:history="1">
        <w:r w:rsidRPr="001A4DE9">
          <w:rPr>
            <w:rStyle w:val="Hyperlink"/>
            <w:rFonts w:cs="Times New Roman"/>
            <w:sz w:val="20"/>
            <w:szCs w:val="20"/>
            <w:lang w:val="en-GB"/>
          </w:rPr>
          <w:t>10.1126/sciadv.aar5809</w:t>
        </w:r>
      </w:hyperlink>
      <w:r w:rsidRPr="001A4DE9">
        <w:rPr>
          <w:rFonts w:cs="Times New Roman"/>
          <w:sz w:val="20"/>
          <w:szCs w:val="20"/>
          <w:lang w:val="en-GB" w:eastAsia="ko-KR"/>
        </w:rPr>
        <w:t>.</w:t>
      </w:r>
    </w:p>
    <w:p w14:paraId="7D080364" w14:textId="361F66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Bathiany, S., D. Notz, T. Mauritsen, G. Raedel, and V. Brovkin, 2016: On the potential for abrupt Arctic winter sea ice loss.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29(7)</w:t>
      </w:r>
      <w:r w:rsidRPr="001A4DE9">
        <w:rPr>
          <w:rFonts w:cs="Times New Roman"/>
          <w:sz w:val="20"/>
          <w:szCs w:val="20"/>
          <w:lang w:val="en-GB" w:eastAsia="ko-KR"/>
        </w:rPr>
        <w:t>, 2703–2719, doi:</w:t>
      </w:r>
      <w:hyperlink r:id="rId58" w:history="1">
        <w:r w:rsidRPr="001A4DE9">
          <w:rPr>
            <w:rStyle w:val="Hyperlink"/>
            <w:rFonts w:cs="Times New Roman"/>
            <w:sz w:val="20"/>
            <w:szCs w:val="20"/>
            <w:lang w:val="en-GB"/>
          </w:rPr>
          <w:t>10.1175/jcli-d-15-0466.1</w:t>
        </w:r>
      </w:hyperlink>
      <w:r w:rsidRPr="001A4DE9">
        <w:rPr>
          <w:rFonts w:cs="Times New Roman"/>
          <w:sz w:val="20"/>
          <w:szCs w:val="20"/>
          <w:lang w:val="en-GB" w:eastAsia="ko-KR"/>
        </w:rPr>
        <w:t>.</w:t>
      </w:r>
    </w:p>
    <w:p w14:paraId="6DA975C8" w14:textId="39A725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Batté, L. and F.J. Doblas-Reyes, 2015: Stochastic atmospheric perturbations in the EC-Earth3 global coupled model: impact of SPPT on seasonal forecast quality.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45(11)</w:t>
      </w:r>
      <w:r w:rsidRPr="001A4DE9">
        <w:rPr>
          <w:rFonts w:cs="Times New Roman"/>
          <w:sz w:val="20"/>
          <w:szCs w:val="20"/>
          <w:lang w:val="en-GB" w:eastAsia="ko-KR"/>
        </w:rPr>
        <w:t>, 3419–3439, doi:</w:t>
      </w:r>
      <w:hyperlink r:id="rId59" w:history="1">
        <w:r w:rsidRPr="001A4DE9">
          <w:rPr>
            <w:rStyle w:val="Hyperlink"/>
            <w:rFonts w:cs="Times New Roman"/>
            <w:sz w:val="20"/>
            <w:szCs w:val="20"/>
            <w:lang w:val="en-GB"/>
          </w:rPr>
          <w:t>10.1007/s00382-015-2548-7</w:t>
        </w:r>
      </w:hyperlink>
      <w:r w:rsidRPr="001A4DE9">
        <w:rPr>
          <w:rFonts w:cs="Times New Roman"/>
          <w:sz w:val="20"/>
          <w:szCs w:val="20"/>
          <w:lang w:val="en-GB" w:eastAsia="ko-KR"/>
        </w:rPr>
        <w:t>.</w:t>
      </w:r>
    </w:p>
    <w:p w14:paraId="5C4424CE" w14:textId="42765F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Baumberger, C., R. Knutti, and G. Hirsch Hadorn, 2017: Building confidence in climate model projections: an analysis of inferences from fit.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e454, doi:</w:t>
      </w:r>
      <w:hyperlink r:id="rId60" w:history="1">
        <w:r w:rsidRPr="001A4DE9">
          <w:rPr>
            <w:rStyle w:val="Hyperlink"/>
            <w:rFonts w:cs="Times New Roman"/>
            <w:sz w:val="20"/>
            <w:szCs w:val="20"/>
            <w:lang w:val="en-GB"/>
          </w:rPr>
          <w:t>10.1002/wcc.454</w:t>
        </w:r>
      </w:hyperlink>
      <w:r w:rsidRPr="001A4DE9">
        <w:rPr>
          <w:rFonts w:cs="Times New Roman"/>
          <w:sz w:val="20"/>
          <w:szCs w:val="20"/>
          <w:lang w:val="en-GB" w:eastAsia="ko-KR"/>
        </w:rPr>
        <w:t>.</w:t>
      </w:r>
    </w:p>
    <w:p w14:paraId="52419E5B" w14:textId="4B2161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Bayr, T. and D. Dommenget, 2013: The Tropospheric Land–Sea Warming Contrast as the Driver of Tropical Sea Level Pressure Changes.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26(4)</w:t>
      </w:r>
      <w:r w:rsidRPr="001A4DE9">
        <w:rPr>
          <w:rFonts w:cs="Times New Roman"/>
          <w:sz w:val="20"/>
          <w:szCs w:val="20"/>
          <w:lang w:val="en-GB" w:eastAsia="ko-KR"/>
        </w:rPr>
        <w:t>, 1387–1402, doi:</w:t>
      </w:r>
      <w:hyperlink r:id="rId61" w:history="1">
        <w:r w:rsidRPr="001A4DE9">
          <w:rPr>
            <w:rStyle w:val="Hyperlink"/>
            <w:rFonts w:cs="Times New Roman"/>
            <w:sz w:val="20"/>
            <w:szCs w:val="20"/>
            <w:lang w:val="en-GB"/>
          </w:rPr>
          <w:t>10.1175/jcli-d-11-00731.1</w:t>
        </w:r>
      </w:hyperlink>
      <w:r w:rsidRPr="001A4DE9">
        <w:rPr>
          <w:rFonts w:cs="Times New Roman"/>
          <w:sz w:val="20"/>
          <w:szCs w:val="20"/>
          <w:lang w:val="en-GB" w:eastAsia="ko-KR"/>
        </w:rPr>
        <w:t>.</w:t>
      </w:r>
    </w:p>
    <w:p w14:paraId="5AAAC210" w14:textId="6AE8819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Beer, E., I. Eisenman, and T.J.W. Wagner, 2020: Polar Amplification Due to Enhanced Heat Flux Across the Halocline.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doi:</w:t>
      </w:r>
      <w:hyperlink r:id="rId62" w:history="1">
        <w:r w:rsidRPr="001A4DE9">
          <w:rPr>
            <w:rStyle w:val="Hyperlink"/>
            <w:rFonts w:cs="Times New Roman"/>
            <w:sz w:val="20"/>
            <w:szCs w:val="20"/>
            <w:lang w:val="en-GB"/>
          </w:rPr>
          <w:t>10.1029/2019gl086706</w:t>
        </w:r>
      </w:hyperlink>
      <w:r w:rsidRPr="001A4DE9">
        <w:rPr>
          <w:rFonts w:cs="Times New Roman"/>
          <w:sz w:val="20"/>
          <w:szCs w:val="20"/>
          <w:lang w:val="en-GB" w:eastAsia="ko-KR"/>
        </w:rPr>
        <w:t>.</w:t>
      </w:r>
    </w:p>
    <w:p w14:paraId="74C0A04C" w14:textId="1669A1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Befort, D.J., C.H. O’Reilly, and A. Weisheimer, 2020: Constraining Projections Using Decadal Predictions. </w:t>
      </w:r>
      <w:r w:rsidRPr="001A4DE9">
        <w:rPr>
          <w:rFonts w:cs="Times New Roman"/>
          <w:i/>
          <w:sz w:val="20"/>
          <w:szCs w:val="20"/>
          <w:lang w:val="en-GB" w:eastAsia="ko-KR"/>
        </w:rPr>
        <w:lastRenderedPageBreak/>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47(18)</w:t>
      </w:r>
      <w:r w:rsidRPr="001A4DE9">
        <w:rPr>
          <w:rFonts w:cs="Times New Roman"/>
          <w:sz w:val="20"/>
          <w:szCs w:val="20"/>
          <w:lang w:val="en-GB" w:eastAsia="ko-KR"/>
        </w:rPr>
        <w:t>, e2020GL087900, doi:</w:t>
      </w:r>
      <w:hyperlink r:id="rId63" w:history="1">
        <w:r w:rsidRPr="001A4DE9">
          <w:rPr>
            <w:rStyle w:val="Hyperlink"/>
            <w:rFonts w:cs="Times New Roman"/>
            <w:sz w:val="20"/>
            <w:szCs w:val="20"/>
            <w:lang w:val="en-GB"/>
          </w:rPr>
          <w:t>10.1029/2020gl087900</w:t>
        </w:r>
      </w:hyperlink>
      <w:r w:rsidRPr="001A4DE9">
        <w:rPr>
          <w:rFonts w:cs="Times New Roman"/>
          <w:sz w:val="20"/>
          <w:szCs w:val="20"/>
          <w:lang w:val="en-GB" w:eastAsia="ko-KR"/>
        </w:rPr>
        <w:t>.</w:t>
      </w:r>
    </w:p>
    <w:p w14:paraId="6D6A3AC8" w14:textId="575411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Bellomo, K., L.N. Murphy, M.A. Cane, A.C. Clement, and L.M. Polvani, 2018: Historical forcings as main drivers of the Atlantic multidecadal variability in the CESM large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50(9)</w:t>
      </w:r>
      <w:r w:rsidRPr="001A4DE9">
        <w:rPr>
          <w:rFonts w:cs="Times New Roman"/>
          <w:sz w:val="20"/>
          <w:szCs w:val="20"/>
          <w:lang w:val="en-GB" w:eastAsia="ko-KR"/>
        </w:rPr>
        <w:t>, 3687–3698, doi:</w:t>
      </w:r>
      <w:hyperlink r:id="rId64" w:history="1">
        <w:r w:rsidRPr="001A4DE9">
          <w:rPr>
            <w:rStyle w:val="Hyperlink"/>
            <w:rFonts w:cs="Times New Roman"/>
            <w:sz w:val="20"/>
            <w:szCs w:val="20"/>
            <w:lang w:val="en-GB"/>
          </w:rPr>
          <w:t>10.1007/s00382-017-3834-3</w:t>
        </w:r>
      </w:hyperlink>
      <w:r w:rsidRPr="001A4DE9">
        <w:rPr>
          <w:rFonts w:cs="Times New Roman"/>
          <w:sz w:val="20"/>
          <w:szCs w:val="20"/>
          <w:lang w:val="en-GB" w:eastAsia="ko-KR"/>
        </w:rPr>
        <w:t>.</w:t>
      </w:r>
    </w:p>
    <w:p w14:paraId="4F25A3D4" w14:textId="76A6FA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A. Mariotti, and S. Gualdi, 2017: The Role of Forcings in the Twentieth-Century North Atlantic Multidecadal Variability: The 1940–75 North Atlantic Cooling Case Study.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30(18)</w:t>
      </w:r>
      <w:r w:rsidRPr="001A4DE9">
        <w:rPr>
          <w:rFonts w:cs="Times New Roman"/>
          <w:sz w:val="20"/>
          <w:szCs w:val="20"/>
          <w:lang w:val="en-GB" w:eastAsia="ko-KR"/>
        </w:rPr>
        <w:t>, 7317–7337, doi:</w:t>
      </w:r>
      <w:hyperlink r:id="rId65" w:history="1">
        <w:r w:rsidRPr="001A4DE9">
          <w:rPr>
            <w:rStyle w:val="Hyperlink"/>
            <w:rFonts w:cs="Times New Roman"/>
            <w:sz w:val="20"/>
            <w:szCs w:val="20"/>
            <w:lang w:val="en-GB"/>
          </w:rPr>
          <w:t>10.1175/jcli-d-16-0301.1</w:t>
        </w:r>
      </w:hyperlink>
      <w:r w:rsidRPr="001A4DE9">
        <w:rPr>
          <w:rFonts w:cs="Times New Roman"/>
          <w:sz w:val="20"/>
          <w:szCs w:val="20"/>
          <w:lang w:val="en-GB" w:eastAsia="ko-KR"/>
        </w:rPr>
        <w:t>.</w:t>
      </w:r>
    </w:p>
    <w:p w14:paraId="7EF02F42" w14:textId="03FB89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2015a: Advancements in decadal climate predictability: The role of nonoceanic drivers.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53(2)</w:t>
      </w:r>
      <w:r w:rsidRPr="001A4DE9">
        <w:rPr>
          <w:rFonts w:cs="Times New Roman"/>
          <w:sz w:val="20"/>
          <w:szCs w:val="20"/>
          <w:lang w:val="en-GB" w:eastAsia="ko-KR"/>
        </w:rPr>
        <w:t>, 165–202, doi:</w:t>
      </w:r>
      <w:hyperlink r:id="rId66" w:history="1">
        <w:r w:rsidRPr="001A4DE9">
          <w:rPr>
            <w:rStyle w:val="Hyperlink"/>
            <w:rFonts w:cs="Times New Roman"/>
            <w:sz w:val="20"/>
            <w:szCs w:val="20"/>
            <w:lang w:val="en-GB"/>
          </w:rPr>
          <w:t>10.1002/2014rg000473</w:t>
        </w:r>
      </w:hyperlink>
      <w:r w:rsidRPr="001A4DE9">
        <w:rPr>
          <w:rFonts w:cs="Times New Roman"/>
          <w:sz w:val="20"/>
          <w:szCs w:val="20"/>
          <w:lang w:val="en-GB" w:eastAsia="ko-KR"/>
        </w:rPr>
        <w:t>.</w:t>
      </w:r>
    </w:p>
    <w:p w14:paraId="63E62993" w14:textId="58E18A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2015b: Advancements in decadal climate predictability: The role of nonoceanic drivers.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53(2)</w:t>
      </w:r>
      <w:r w:rsidRPr="001A4DE9">
        <w:rPr>
          <w:rFonts w:cs="Times New Roman"/>
          <w:sz w:val="20"/>
          <w:szCs w:val="20"/>
          <w:lang w:val="en-GB" w:eastAsia="ko-KR"/>
        </w:rPr>
        <w:t>, 165–202, doi:</w:t>
      </w:r>
      <w:hyperlink r:id="rId67" w:history="1">
        <w:r w:rsidRPr="001A4DE9">
          <w:rPr>
            <w:rStyle w:val="Hyperlink"/>
            <w:rFonts w:cs="Times New Roman"/>
            <w:sz w:val="20"/>
            <w:szCs w:val="20"/>
            <w:lang w:val="en-GB"/>
          </w:rPr>
          <w:t>10.1002/2014rg000473</w:t>
        </w:r>
      </w:hyperlink>
      <w:r w:rsidRPr="001A4DE9">
        <w:rPr>
          <w:rFonts w:cs="Times New Roman"/>
          <w:sz w:val="20"/>
          <w:szCs w:val="20"/>
          <w:lang w:val="en-GB" w:eastAsia="ko-KR"/>
        </w:rPr>
        <w:t>.</w:t>
      </w:r>
    </w:p>
    <w:p w14:paraId="5F85FD75" w14:textId="39165E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Bellucci, A. et al., 2015c: An assessment of a multi-model ensemble of decadal climate predictions.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2787–2806, doi:</w:t>
      </w:r>
      <w:hyperlink r:id="rId68" w:history="1">
        <w:r w:rsidRPr="001A4DE9">
          <w:rPr>
            <w:rStyle w:val="Hyperlink"/>
            <w:rFonts w:cs="Times New Roman"/>
            <w:sz w:val="20"/>
            <w:szCs w:val="20"/>
            <w:lang w:val="en-GB"/>
          </w:rPr>
          <w:t>10.1007/s00382-014-2164-y</w:t>
        </w:r>
      </w:hyperlink>
      <w:r w:rsidRPr="001A4DE9">
        <w:rPr>
          <w:rFonts w:cs="Times New Roman"/>
          <w:sz w:val="20"/>
          <w:szCs w:val="20"/>
          <w:lang w:val="en-GB" w:eastAsia="ko-KR"/>
        </w:rPr>
        <w:t>.</w:t>
      </w:r>
    </w:p>
    <w:p w14:paraId="2A3BBA5E" w14:textId="1ED959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Bengtsson, L. and K.I. Hodges, 2019: Can an ensemble climate simulation be used to separate climate change signals from internal unforced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52(5–6)</w:t>
      </w:r>
      <w:r w:rsidRPr="001A4DE9">
        <w:rPr>
          <w:rFonts w:cs="Times New Roman"/>
          <w:sz w:val="20"/>
          <w:szCs w:val="20"/>
          <w:lang w:val="en-GB" w:eastAsia="ko-KR"/>
        </w:rPr>
        <w:t>, 3553–3573, doi:</w:t>
      </w:r>
      <w:hyperlink r:id="rId69" w:history="1">
        <w:r w:rsidRPr="001A4DE9">
          <w:rPr>
            <w:rStyle w:val="Hyperlink"/>
            <w:rFonts w:cs="Times New Roman"/>
            <w:sz w:val="20"/>
            <w:szCs w:val="20"/>
            <w:lang w:val="en-GB"/>
          </w:rPr>
          <w:t>10.1007/s00382-018-4343-8</w:t>
        </w:r>
      </w:hyperlink>
      <w:r w:rsidRPr="001A4DE9">
        <w:rPr>
          <w:rFonts w:cs="Times New Roman"/>
          <w:sz w:val="20"/>
          <w:szCs w:val="20"/>
          <w:lang w:val="en-GB" w:eastAsia="ko-KR"/>
        </w:rPr>
        <w:t>.</w:t>
      </w:r>
    </w:p>
    <w:p w14:paraId="133E997F" w14:textId="763E2FB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Berdahl, M. et al., 2014: Arctic cryosphere response in the geoengineering model intercomparison project G3 and G4 scenarios.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119(3)</w:t>
      </w:r>
      <w:r w:rsidRPr="001A4DE9">
        <w:rPr>
          <w:rFonts w:cs="Times New Roman"/>
          <w:sz w:val="20"/>
          <w:szCs w:val="20"/>
          <w:lang w:val="en-GB" w:eastAsia="ko-KR"/>
        </w:rPr>
        <w:t>, 1308–1321, doi:</w:t>
      </w:r>
      <w:hyperlink r:id="rId70" w:history="1">
        <w:r w:rsidRPr="001A4DE9">
          <w:rPr>
            <w:rStyle w:val="Hyperlink"/>
            <w:rFonts w:cs="Times New Roman"/>
            <w:sz w:val="20"/>
            <w:szCs w:val="20"/>
            <w:lang w:val="en-GB"/>
          </w:rPr>
          <w:t>10.1002/2013jd020627</w:t>
        </w:r>
      </w:hyperlink>
      <w:r w:rsidRPr="001A4DE9">
        <w:rPr>
          <w:rFonts w:cs="Times New Roman"/>
          <w:sz w:val="20"/>
          <w:szCs w:val="20"/>
          <w:lang w:val="en-GB" w:eastAsia="ko-KR"/>
        </w:rPr>
        <w:t>.</w:t>
      </w:r>
    </w:p>
    <w:p w14:paraId="4AB9D194" w14:textId="46CC72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Berg, A. et al., 2016: Land–atmosphere feedbacks amplify aridity increase over land under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6(9)</w:t>
      </w:r>
      <w:r w:rsidRPr="001A4DE9">
        <w:rPr>
          <w:rFonts w:cs="Times New Roman"/>
          <w:sz w:val="20"/>
          <w:szCs w:val="20"/>
          <w:lang w:val="en-GB" w:eastAsia="ko-KR"/>
        </w:rPr>
        <w:t>, 869–874, doi:</w:t>
      </w:r>
      <w:hyperlink r:id="rId71" w:history="1">
        <w:r w:rsidRPr="001A4DE9">
          <w:rPr>
            <w:rStyle w:val="Hyperlink"/>
            <w:rFonts w:cs="Times New Roman"/>
            <w:sz w:val="20"/>
            <w:szCs w:val="20"/>
            <w:lang w:val="en-GB"/>
          </w:rPr>
          <w:t>10.1038/nclimate3029</w:t>
        </w:r>
      </w:hyperlink>
      <w:r w:rsidRPr="001A4DE9">
        <w:rPr>
          <w:rFonts w:cs="Times New Roman"/>
          <w:sz w:val="20"/>
          <w:szCs w:val="20"/>
          <w:lang w:val="en-GB" w:eastAsia="ko-KR"/>
        </w:rPr>
        <w:t>.</w:t>
      </w:r>
    </w:p>
    <w:p w14:paraId="2C54DF3A" w14:textId="7EF423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Berner, J. et al., 2017: Stochastic Parameterization: Toward a New View of Weather and Climate Models.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98(3)</w:t>
      </w:r>
      <w:r w:rsidRPr="001A4DE9">
        <w:rPr>
          <w:rFonts w:cs="Times New Roman"/>
          <w:sz w:val="20"/>
          <w:szCs w:val="20"/>
          <w:lang w:val="en-GB" w:eastAsia="ko-KR"/>
        </w:rPr>
        <w:t>, 565–588, doi:</w:t>
      </w:r>
      <w:hyperlink r:id="rId72" w:history="1">
        <w:r w:rsidRPr="001A4DE9">
          <w:rPr>
            <w:rStyle w:val="Hyperlink"/>
            <w:rFonts w:cs="Times New Roman"/>
            <w:sz w:val="20"/>
            <w:szCs w:val="20"/>
            <w:lang w:val="en-GB"/>
          </w:rPr>
          <w:t>10.1175/bams-d-15-00268.1</w:t>
        </w:r>
      </w:hyperlink>
      <w:r w:rsidRPr="001A4DE9">
        <w:rPr>
          <w:rFonts w:cs="Times New Roman"/>
          <w:sz w:val="20"/>
          <w:szCs w:val="20"/>
          <w:lang w:val="en-GB" w:eastAsia="ko-KR"/>
        </w:rPr>
        <w:t>.</w:t>
      </w:r>
    </w:p>
    <w:p w14:paraId="770F9817" w14:textId="0FA594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Bethke, I. et al., 2017: Potential volcanic impacts on future climate variability.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7(11)</w:t>
      </w:r>
      <w:r w:rsidRPr="001A4DE9">
        <w:rPr>
          <w:rFonts w:cs="Times New Roman"/>
          <w:sz w:val="20"/>
          <w:szCs w:val="20"/>
          <w:lang w:val="en-GB" w:eastAsia="ko-KR"/>
        </w:rPr>
        <w:t>, 799–805, doi:</w:t>
      </w:r>
      <w:hyperlink r:id="rId73" w:history="1">
        <w:r w:rsidRPr="001A4DE9">
          <w:rPr>
            <w:rStyle w:val="Hyperlink"/>
            <w:rFonts w:cs="Times New Roman"/>
            <w:sz w:val="20"/>
            <w:szCs w:val="20"/>
            <w:lang w:val="en-GB"/>
          </w:rPr>
          <w:t>10.1038/nclimate3394</w:t>
        </w:r>
      </w:hyperlink>
      <w:r w:rsidRPr="001A4DE9">
        <w:rPr>
          <w:rFonts w:cs="Times New Roman"/>
          <w:sz w:val="20"/>
          <w:szCs w:val="20"/>
          <w:lang w:val="en-GB" w:eastAsia="ko-KR"/>
        </w:rPr>
        <w:t>.</w:t>
      </w:r>
    </w:p>
    <w:p w14:paraId="5E30E372" w14:textId="158772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Bilbao, R. et al., 2021: Assessment of a full-field initialized decadal climate prediction system with the CMIP6 version of EC-Earth.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173–196, doi:</w:t>
      </w:r>
      <w:hyperlink r:id="rId74" w:history="1">
        <w:r w:rsidRPr="001A4DE9">
          <w:rPr>
            <w:rStyle w:val="Hyperlink"/>
            <w:rFonts w:cs="Times New Roman"/>
            <w:sz w:val="20"/>
            <w:szCs w:val="20"/>
            <w:lang w:val="en-GB"/>
          </w:rPr>
          <w:t>10.5194/esd-12-173-2021</w:t>
        </w:r>
      </w:hyperlink>
      <w:r w:rsidRPr="001A4DE9">
        <w:rPr>
          <w:rFonts w:cs="Times New Roman"/>
          <w:sz w:val="20"/>
          <w:szCs w:val="20"/>
          <w:lang w:val="en-GB" w:eastAsia="ko-KR"/>
        </w:rPr>
        <w:t>.</w:t>
      </w:r>
    </w:p>
    <w:p w14:paraId="082D3CA6" w14:textId="1A33AB1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Bindoff, N.L. et al., 2013: Detection and Attribution of Climate Change: from Global to Regional.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867–952, doi:</w:t>
      </w:r>
      <w:hyperlink r:id="rId75" w:history="1">
        <w:r w:rsidRPr="001A4DE9">
          <w:rPr>
            <w:rStyle w:val="Hyperlink"/>
            <w:rFonts w:cs="Times New Roman"/>
            <w:sz w:val="20"/>
            <w:szCs w:val="20"/>
            <w:lang w:val="en-GB"/>
          </w:rPr>
          <w:t>10.1017/cbo9781107415324.022</w:t>
        </w:r>
      </w:hyperlink>
      <w:r w:rsidRPr="001A4DE9">
        <w:rPr>
          <w:rFonts w:cs="Times New Roman"/>
          <w:sz w:val="20"/>
          <w:szCs w:val="20"/>
          <w:lang w:val="en-GB" w:eastAsia="ko-KR"/>
        </w:rPr>
        <w:t>.</w:t>
      </w:r>
    </w:p>
    <w:p w14:paraId="4B371062" w14:textId="218D60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Bitz, C.M., P.R. Gent, R.A. Woodgate, M.M. Holland, and R. Lindsay, 2006: The influence of sea ice on ocean heat uptake in response to increasing CO2.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19(11)</w:t>
      </w:r>
      <w:r w:rsidRPr="001A4DE9">
        <w:rPr>
          <w:rFonts w:cs="Times New Roman"/>
          <w:sz w:val="20"/>
          <w:szCs w:val="20"/>
          <w:lang w:val="en-GB" w:eastAsia="ko-KR"/>
        </w:rPr>
        <w:t>, 2437–2450, doi:</w:t>
      </w:r>
      <w:hyperlink r:id="rId76" w:history="1">
        <w:r w:rsidRPr="001A4DE9">
          <w:rPr>
            <w:rStyle w:val="Hyperlink"/>
            <w:rFonts w:cs="Times New Roman"/>
            <w:sz w:val="20"/>
            <w:szCs w:val="20"/>
            <w:lang w:val="en-GB"/>
          </w:rPr>
          <w:t>10.1175/jcli3756.1</w:t>
        </w:r>
      </w:hyperlink>
      <w:r w:rsidRPr="001A4DE9">
        <w:rPr>
          <w:rFonts w:cs="Times New Roman"/>
          <w:sz w:val="20"/>
          <w:szCs w:val="20"/>
          <w:lang w:val="en-GB" w:eastAsia="ko-KR"/>
        </w:rPr>
        <w:t>.</w:t>
      </w:r>
    </w:p>
    <w:p w14:paraId="47BEB614" w14:textId="6439E8F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 J., 2018: Interdependency in multimodel climate projections: Component replication and result similarity.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45(6)</w:t>
      </w:r>
      <w:r w:rsidRPr="001A4DE9">
        <w:rPr>
          <w:rFonts w:cs="Times New Roman"/>
          <w:sz w:val="20"/>
          <w:szCs w:val="20"/>
          <w:lang w:val="en-GB" w:eastAsia="ko-KR"/>
        </w:rPr>
        <w:t>, 2771–2779, doi:</w:t>
      </w:r>
      <w:hyperlink r:id="rId77" w:history="1">
        <w:r w:rsidRPr="001A4DE9">
          <w:rPr>
            <w:rStyle w:val="Hyperlink"/>
            <w:rFonts w:cs="Times New Roman"/>
            <w:sz w:val="20"/>
            <w:szCs w:val="20"/>
            <w:lang w:val="en-GB"/>
          </w:rPr>
          <w:t>10.1002/2017gl076829</w:t>
        </w:r>
      </w:hyperlink>
      <w:r w:rsidRPr="001A4DE9">
        <w:rPr>
          <w:rFonts w:cs="Times New Roman"/>
          <w:sz w:val="20"/>
          <w:szCs w:val="20"/>
          <w:lang w:val="en-GB" w:eastAsia="ko-KR"/>
        </w:rPr>
        <w:t>.</w:t>
      </w:r>
    </w:p>
    <w:p w14:paraId="1CAAF445" w14:textId="6F6DA5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and R. Sospedra-Alfonso, 2019: Assessing the skill of the Pacific Decadal Oscillation (PDO) in a decadal prediction experiment.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53(9)</w:t>
      </w:r>
      <w:r w:rsidRPr="001A4DE9">
        <w:rPr>
          <w:rFonts w:cs="Times New Roman"/>
          <w:sz w:val="20"/>
          <w:szCs w:val="20"/>
          <w:lang w:val="en-GB" w:eastAsia="ko-KR"/>
        </w:rPr>
        <w:t>, 5763–5775, doi:</w:t>
      </w:r>
      <w:hyperlink r:id="rId78" w:history="1">
        <w:r w:rsidRPr="001A4DE9">
          <w:rPr>
            <w:rStyle w:val="Hyperlink"/>
            <w:rFonts w:cs="Times New Roman"/>
            <w:sz w:val="20"/>
            <w:szCs w:val="20"/>
            <w:lang w:val="en-GB"/>
          </w:rPr>
          <w:t>10.1007/s00382-019-04896-w</w:t>
        </w:r>
      </w:hyperlink>
      <w:r w:rsidRPr="001A4DE9">
        <w:rPr>
          <w:rFonts w:cs="Times New Roman"/>
          <w:sz w:val="20"/>
          <w:szCs w:val="20"/>
          <w:lang w:val="en-GB" w:eastAsia="ko-KR"/>
        </w:rPr>
        <w:t>.</w:t>
      </w:r>
    </w:p>
    <w:p w14:paraId="5C7C158E" w14:textId="22FF4A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V. Kharin, and W.J. Merryfield, 2013: Decadal predictability and forecast skill.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41(7–8)</w:t>
      </w:r>
      <w:r w:rsidRPr="001A4DE9">
        <w:rPr>
          <w:rFonts w:cs="Times New Roman"/>
          <w:sz w:val="20"/>
          <w:szCs w:val="20"/>
          <w:lang w:val="en-GB" w:eastAsia="ko-KR"/>
        </w:rPr>
        <w:t>, 1817–1833, doi:</w:t>
      </w:r>
      <w:hyperlink r:id="rId79" w:history="1">
        <w:r w:rsidRPr="001A4DE9">
          <w:rPr>
            <w:rStyle w:val="Hyperlink"/>
            <w:rFonts w:cs="Times New Roman"/>
            <w:sz w:val="20"/>
            <w:szCs w:val="20"/>
            <w:lang w:val="en-GB"/>
          </w:rPr>
          <w:t>10.1007/s00382-013-1705-0</w:t>
        </w:r>
      </w:hyperlink>
      <w:r w:rsidRPr="001A4DE9">
        <w:rPr>
          <w:rFonts w:cs="Times New Roman"/>
          <w:sz w:val="20"/>
          <w:szCs w:val="20"/>
          <w:lang w:val="en-GB" w:eastAsia="ko-KR"/>
        </w:rPr>
        <w:t>.</w:t>
      </w:r>
    </w:p>
    <w:p w14:paraId="36CDC14B" w14:textId="5A352F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Boer, G.J. et al., 2016: The Decadal Climate Prediction Project (DCPP) contribution to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9(10)</w:t>
      </w:r>
      <w:r w:rsidRPr="001A4DE9">
        <w:rPr>
          <w:rFonts w:cs="Times New Roman"/>
          <w:sz w:val="20"/>
          <w:szCs w:val="20"/>
          <w:lang w:val="en-GB" w:eastAsia="ko-KR"/>
        </w:rPr>
        <w:t>, 3751–3777, doi:</w:t>
      </w:r>
      <w:hyperlink r:id="rId80" w:history="1">
        <w:r w:rsidRPr="001A4DE9">
          <w:rPr>
            <w:rStyle w:val="Hyperlink"/>
            <w:rFonts w:cs="Times New Roman"/>
            <w:sz w:val="20"/>
            <w:szCs w:val="20"/>
            <w:lang w:val="en-GB"/>
          </w:rPr>
          <w:t>10.5194/gmd-9-3751-2016</w:t>
        </w:r>
      </w:hyperlink>
      <w:r w:rsidRPr="001A4DE9">
        <w:rPr>
          <w:rFonts w:cs="Times New Roman"/>
          <w:sz w:val="20"/>
          <w:szCs w:val="20"/>
          <w:lang w:val="en-GB" w:eastAsia="ko-KR"/>
        </w:rPr>
        <w:t>.</w:t>
      </w:r>
    </w:p>
    <w:p w14:paraId="455F2AE9" w14:textId="317029A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Bollasina, M.A., Y. Ming, and V. Ramaswamy, 2011: Anthropogenic Aerosols and the Weakening of the South Asian Summer Monsoon.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334(6055)</w:t>
      </w:r>
      <w:r w:rsidRPr="001A4DE9">
        <w:rPr>
          <w:rFonts w:cs="Times New Roman"/>
          <w:sz w:val="20"/>
          <w:szCs w:val="20"/>
          <w:lang w:val="en-GB" w:eastAsia="ko-KR"/>
        </w:rPr>
        <w:t>, 502 – 505, doi:</w:t>
      </w:r>
      <w:hyperlink r:id="rId81" w:history="1">
        <w:r w:rsidRPr="001A4DE9">
          <w:rPr>
            <w:rStyle w:val="Hyperlink"/>
            <w:rFonts w:cs="Times New Roman"/>
            <w:sz w:val="20"/>
            <w:szCs w:val="20"/>
            <w:lang w:val="en-GB"/>
          </w:rPr>
          <w:t>10.1126/science.1204994</w:t>
        </w:r>
      </w:hyperlink>
      <w:r w:rsidRPr="001A4DE9">
        <w:rPr>
          <w:rFonts w:cs="Times New Roman"/>
          <w:sz w:val="20"/>
          <w:szCs w:val="20"/>
          <w:lang w:val="en-GB" w:eastAsia="ko-KR"/>
        </w:rPr>
        <w:t>.</w:t>
      </w:r>
    </w:p>
    <w:p w14:paraId="36FBC311" w14:textId="6A4211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Bonan, D.B., K.C. Armour, G.H. Roe, N. Siler, and N. Feldl, 2018: Sources of Uncertainty in the Meridional Pattern of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9131–9140, doi:</w:t>
      </w:r>
      <w:hyperlink r:id="rId82" w:history="1">
        <w:r w:rsidRPr="001A4DE9">
          <w:rPr>
            <w:rStyle w:val="Hyperlink"/>
            <w:rFonts w:cs="Times New Roman"/>
            <w:sz w:val="20"/>
            <w:szCs w:val="20"/>
            <w:lang w:val="en-GB"/>
          </w:rPr>
          <w:t>10.1029/2018gl079429</w:t>
        </w:r>
      </w:hyperlink>
      <w:r w:rsidRPr="001A4DE9">
        <w:rPr>
          <w:rFonts w:cs="Times New Roman"/>
          <w:sz w:val="20"/>
          <w:szCs w:val="20"/>
          <w:lang w:val="en-GB" w:eastAsia="ko-KR"/>
        </w:rPr>
        <w:t>.</w:t>
      </w:r>
    </w:p>
    <w:p w14:paraId="03A34643" w14:textId="2C811F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Bony, S. et al., 2013: Robust direct effect of carbon dioxide on tropical circulation and regional precipitation.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447–451, doi:</w:t>
      </w:r>
      <w:hyperlink r:id="rId83" w:history="1">
        <w:r w:rsidRPr="001A4DE9">
          <w:rPr>
            <w:rStyle w:val="Hyperlink"/>
            <w:rFonts w:cs="Times New Roman"/>
            <w:sz w:val="20"/>
            <w:szCs w:val="20"/>
            <w:lang w:val="en-GB"/>
          </w:rPr>
          <w:t>10.1038/ngeo1799</w:t>
        </w:r>
      </w:hyperlink>
      <w:r w:rsidRPr="001A4DE9">
        <w:rPr>
          <w:rFonts w:cs="Times New Roman"/>
          <w:sz w:val="20"/>
          <w:szCs w:val="20"/>
          <w:lang w:val="en-GB" w:eastAsia="ko-KR"/>
        </w:rPr>
        <w:t>.</w:t>
      </w:r>
    </w:p>
    <w:p w14:paraId="7096B620" w14:textId="47BD29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Borchert, L.F. et al., 2019: Decadal Predictions of the Probability of Occurrence for Warm Summer Temperature Extremes.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14042–14051, doi:</w:t>
      </w:r>
      <w:hyperlink r:id="rId84" w:history="1">
        <w:r w:rsidRPr="001A4DE9">
          <w:rPr>
            <w:rStyle w:val="Hyperlink"/>
            <w:rFonts w:cs="Times New Roman"/>
            <w:sz w:val="20"/>
            <w:szCs w:val="20"/>
            <w:lang w:val="en-GB"/>
          </w:rPr>
          <w:t>10.1029/2019gl085385</w:t>
        </w:r>
      </w:hyperlink>
      <w:r w:rsidRPr="001A4DE9">
        <w:rPr>
          <w:rFonts w:cs="Times New Roman"/>
          <w:sz w:val="20"/>
          <w:szCs w:val="20"/>
          <w:lang w:val="en-GB" w:eastAsia="ko-KR"/>
        </w:rPr>
        <w:t>.</w:t>
      </w:r>
    </w:p>
    <w:p w14:paraId="3EE0C0AB" w14:textId="5C7321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Borchert, L.F. et al., 2021: Improved Decadal Predictions of North Atlantic Subpolar Gyre SST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48(3)</w:t>
      </w:r>
      <w:r w:rsidRPr="001A4DE9">
        <w:rPr>
          <w:rFonts w:cs="Times New Roman"/>
          <w:sz w:val="20"/>
          <w:szCs w:val="20"/>
          <w:lang w:val="en-GB" w:eastAsia="ko-KR"/>
        </w:rPr>
        <w:t>, e2020GL091307, doi:</w:t>
      </w:r>
      <w:hyperlink r:id="rId85" w:history="1">
        <w:r w:rsidRPr="001A4DE9">
          <w:rPr>
            <w:rStyle w:val="Hyperlink"/>
            <w:rFonts w:cs="Times New Roman"/>
            <w:sz w:val="20"/>
            <w:szCs w:val="20"/>
            <w:lang w:val="en-GB"/>
          </w:rPr>
          <w:t>10.1029/2020gl091307</w:t>
        </w:r>
      </w:hyperlink>
      <w:r w:rsidRPr="001A4DE9">
        <w:rPr>
          <w:rFonts w:cs="Times New Roman"/>
          <w:sz w:val="20"/>
          <w:szCs w:val="20"/>
          <w:lang w:val="en-GB" w:eastAsia="ko-KR"/>
        </w:rPr>
        <w:t>.</w:t>
      </w:r>
    </w:p>
    <w:p w14:paraId="47DF127B" w14:textId="02CAD3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Bordbar, M.H. et al., 2019: Uncertainty in near-term global surface warming linked to tropical Pacific climate variability.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1990, doi:</w:t>
      </w:r>
      <w:hyperlink r:id="rId86" w:history="1">
        <w:r w:rsidRPr="001A4DE9">
          <w:rPr>
            <w:rStyle w:val="Hyperlink"/>
            <w:rFonts w:cs="Times New Roman"/>
            <w:sz w:val="20"/>
            <w:szCs w:val="20"/>
            <w:lang w:val="en-GB"/>
          </w:rPr>
          <w:t>10.1038/s41467-019-09761-2</w:t>
        </w:r>
      </w:hyperlink>
      <w:r w:rsidRPr="001A4DE9">
        <w:rPr>
          <w:rFonts w:cs="Times New Roman"/>
          <w:sz w:val="20"/>
          <w:szCs w:val="20"/>
          <w:lang w:val="en-GB" w:eastAsia="ko-KR"/>
        </w:rPr>
        <w:t>.</w:t>
      </w:r>
    </w:p>
    <w:p w14:paraId="3A2C65AB" w14:textId="24BF9B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Borodina, A., E.M. Fischer, and R. Knutti, 2017: Emergent constraints in climate projections: A case study of changes in high-latitude temperature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w:t>
      </w:r>
      <w:r w:rsidRPr="001A4DE9">
        <w:rPr>
          <w:rFonts w:cs="Times New Roman"/>
          <w:sz w:val="20"/>
          <w:szCs w:val="20"/>
          <w:lang w:val="en-GB" w:eastAsia="ko-KR"/>
        </w:rPr>
        <w:t>, 3655–3670, doi:</w:t>
      </w:r>
      <w:hyperlink r:id="rId87" w:history="1">
        <w:r w:rsidRPr="001A4DE9">
          <w:rPr>
            <w:rStyle w:val="Hyperlink"/>
            <w:rFonts w:cs="Times New Roman"/>
            <w:sz w:val="20"/>
            <w:szCs w:val="20"/>
            <w:lang w:val="en-GB"/>
          </w:rPr>
          <w:t>10.1175/jcli-d-16-0662.1</w:t>
        </w:r>
      </w:hyperlink>
      <w:r w:rsidRPr="001A4DE9">
        <w:rPr>
          <w:rFonts w:cs="Times New Roman"/>
          <w:sz w:val="20"/>
          <w:szCs w:val="20"/>
          <w:lang w:val="en-GB" w:eastAsia="ko-KR"/>
        </w:rPr>
        <w:t>.</w:t>
      </w:r>
    </w:p>
    <w:p w14:paraId="65AF1A13" w14:textId="70674D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Boucher, O., C. Kleinschmitt, and G. Myhre, 2017: Quasi-Additivity of the Radiative Effects of Marine Cloud Brightening and Stratospheric Sulfate Aerosol Injection.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44(21)</w:t>
      </w:r>
      <w:r w:rsidRPr="001A4DE9">
        <w:rPr>
          <w:rFonts w:cs="Times New Roman"/>
          <w:sz w:val="20"/>
          <w:szCs w:val="20"/>
          <w:lang w:val="en-GB" w:eastAsia="ko-KR"/>
        </w:rPr>
        <w:t>, 11,111–158,165, doi:</w:t>
      </w:r>
      <w:hyperlink r:id="rId88" w:history="1">
        <w:r w:rsidRPr="001A4DE9">
          <w:rPr>
            <w:rStyle w:val="Hyperlink"/>
            <w:rFonts w:cs="Times New Roman"/>
            <w:sz w:val="20"/>
            <w:szCs w:val="20"/>
            <w:lang w:val="en-GB"/>
          </w:rPr>
          <w:t>10.1002/2017gl074647</w:t>
        </w:r>
      </w:hyperlink>
      <w:r w:rsidRPr="001A4DE9">
        <w:rPr>
          <w:rFonts w:cs="Times New Roman"/>
          <w:sz w:val="20"/>
          <w:szCs w:val="20"/>
          <w:lang w:val="en-GB" w:eastAsia="ko-KR"/>
        </w:rPr>
        <w:t>.</w:t>
      </w:r>
    </w:p>
    <w:p w14:paraId="46109A91" w14:textId="7F1010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Boucher, O. et al., 2012: Reversibility in an Earth System model in response to CO2 concentration changes.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024013, doi:</w:t>
      </w:r>
      <w:hyperlink r:id="rId89" w:history="1">
        <w:r w:rsidRPr="001A4DE9">
          <w:rPr>
            <w:rStyle w:val="Hyperlink"/>
            <w:rFonts w:cs="Times New Roman"/>
            <w:sz w:val="20"/>
            <w:szCs w:val="20"/>
            <w:lang w:val="en-GB"/>
          </w:rPr>
          <w:t>10.1088/1748-9326/7/2/024013</w:t>
        </w:r>
      </w:hyperlink>
      <w:r w:rsidRPr="001A4DE9">
        <w:rPr>
          <w:rFonts w:cs="Times New Roman"/>
          <w:sz w:val="20"/>
          <w:szCs w:val="20"/>
          <w:lang w:val="en-GB" w:eastAsia="ko-KR"/>
        </w:rPr>
        <w:t>.</w:t>
      </w:r>
    </w:p>
    <w:p w14:paraId="264A7149" w14:textId="08936F34" w:rsidR="00DB3A74" w:rsidRPr="001A4DE9" w:rsidRDefault="00DB3A74" w:rsidP="00DB3A74">
      <w:pPr>
        <w:adjustRightInd w:val="0"/>
        <w:ind w:left="550" w:hanging="550"/>
        <w:rPr>
          <w:rFonts w:cs="Times New Roman"/>
          <w:sz w:val="20"/>
          <w:szCs w:val="20"/>
          <w:lang w:val="en-GB" w:eastAsia="ko-KR"/>
        </w:rPr>
      </w:pPr>
      <w:r w:rsidRPr="00B71BA8">
        <w:rPr>
          <w:rFonts w:cs="Times New Roman"/>
          <w:sz w:val="20"/>
          <w:szCs w:val="20"/>
          <w:lang w:val="en-GB" w:eastAsia="ko-KR"/>
        </w:rPr>
        <w:t xml:space="preserve">Boucher, O. et al., 2013: Clouds and Aerosols. </w:t>
      </w:r>
      <w:r w:rsidRPr="001A4DE9">
        <w:rPr>
          <w:rFonts w:cs="Times New Roman"/>
          <w:sz w:val="20"/>
          <w:szCs w:val="20"/>
          <w:lang w:val="en-GB" w:eastAsia="ko-KR"/>
        </w:rPr>
        <w:t xml:space="preserve">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w:t>
      </w:r>
      <w:r w:rsidRPr="001A4DE9">
        <w:rPr>
          <w:rFonts w:cs="Times New Roman"/>
          <w:sz w:val="20"/>
          <w:szCs w:val="20"/>
          <w:lang w:val="en-GB" w:eastAsia="ko-KR"/>
        </w:rPr>
        <w:lastRenderedPageBreak/>
        <w:t>T.F., D. Qin, G.-K. Plattner, M. Tignor, S.K. Allen, J. Boschung, A. Nauels, Y. Xia, V. Bex, and P.M. Midgley (eds.)]. Cambridge University Press, Cambridge, United Kingdom and New York, NY, USA, pp. 571–657, doi:</w:t>
      </w:r>
      <w:hyperlink r:id="rId90" w:history="1">
        <w:r w:rsidRPr="001A4DE9">
          <w:rPr>
            <w:rStyle w:val="Hyperlink"/>
            <w:rFonts w:cs="Times New Roman"/>
            <w:sz w:val="20"/>
            <w:szCs w:val="20"/>
            <w:lang w:val="en-GB"/>
          </w:rPr>
          <w:t>10.1017/cbo9781107415324.016</w:t>
        </w:r>
      </w:hyperlink>
      <w:r w:rsidRPr="001A4DE9">
        <w:rPr>
          <w:rFonts w:cs="Times New Roman"/>
          <w:sz w:val="20"/>
          <w:szCs w:val="20"/>
          <w:lang w:val="en-GB" w:eastAsia="ko-KR"/>
        </w:rPr>
        <w:t>.</w:t>
      </w:r>
    </w:p>
    <w:p w14:paraId="1B1DDBB6" w14:textId="594F24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H. Lu, R. Eade, and T. Woollings, 2018: Do CMIP5 Models Reproduce Observed Low-Frequency North Atlantic Jet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45(14)</w:t>
      </w:r>
      <w:r w:rsidRPr="001A4DE9">
        <w:rPr>
          <w:rFonts w:cs="Times New Roman"/>
          <w:sz w:val="20"/>
          <w:szCs w:val="20"/>
          <w:lang w:val="en-GB" w:eastAsia="ko-KR"/>
        </w:rPr>
        <w:t>, 7204–7212, doi:</w:t>
      </w:r>
      <w:hyperlink r:id="rId91" w:history="1">
        <w:r w:rsidRPr="001A4DE9">
          <w:rPr>
            <w:rStyle w:val="Hyperlink"/>
            <w:rFonts w:cs="Times New Roman"/>
            <w:sz w:val="20"/>
            <w:szCs w:val="20"/>
            <w:lang w:val="en-GB"/>
          </w:rPr>
          <w:t>10.1029/2018gl078965</w:t>
        </w:r>
      </w:hyperlink>
      <w:r w:rsidRPr="001A4DE9">
        <w:rPr>
          <w:rFonts w:cs="Times New Roman"/>
          <w:sz w:val="20"/>
          <w:szCs w:val="20"/>
          <w:lang w:val="en-GB" w:eastAsia="ko-KR"/>
        </w:rPr>
        <w:t>.</w:t>
      </w:r>
    </w:p>
    <w:p w14:paraId="4C480AAF" w14:textId="0311CB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et al., 2020a: Improvements in Circumpolar Southern Hemisphere Extratropical Atmospheric Circulation in CMIP6 Compared to CMIP5. </w:t>
      </w:r>
      <w:r w:rsidRPr="001A4DE9">
        <w:rPr>
          <w:rFonts w:cs="Times New Roman"/>
          <w:i/>
          <w:sz w:val="20"/>
          <w:szCs w:val="20"/>
          <w:lang w:val="en-GB" w:eastAsia="ko-KR"/>
        </w:rPr>
        <w:t>Earth and Space Science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e2019EA001065, doi:</w:t>
      </w:r>
      <w:hyperlink r:id="rId92" w:history="1">
        <w:r w:rsidRPr="001A4DE9">
          <w:rPr>
            <w:rStyle w:val="Hyperlink"/>
            <w:rFonts w:cs="Times New Roman"/>
            <w:sz w:val="20"/>
            <w:szCs w:val="20"/>
            <w:lang w:val="en-GB"/>
          </w:rPr>
          <w:t>10.1029/2019ea001065</w:t>
        </w:r>
      </w:hyperlink>
      <w:r w:rsidRPr="001A4DE9">
        <w:rPr>
          <w:rFonts w:cs="Times New Roman"/>
          <w:sz w:val="20"/>
          <w:szCs w:val="20"/>
          <w:lang w:val="en-GB" w:eastAsia="ko-KR"/>
        </w:rPr>
        <w:t>.</w:t>
      </w:r>
    </w:p>
    <w:p w14:paraId="5CAA4CDC" w14:textId="77A1EE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Bracegirdle, T.J. et al., 2020b: Twenty first century changes in Antarctic and Southern Ocean surface climate in CMIP6.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21(9)</w:t>
      </w:r>
      <w:r w:rsidRPr="001A4DE9">
        <w:rPr>
          <w:rFonts w:cs="Times New Roman"/>
          <w:sz w:val="20"/>
          <w:szCs w:val="20"/>
          <w:lang w:val="en-GB" w:eastAsia="ko-KR"/>
        </w:rPr>
        <w:t>, e984, doi:</w:t>
      </w:r>
      <w:hyperlink r:id="rId93" w:history="1">
        <w:r w:rsidRPr="001A4DE9">
          <w:rPr>
            <w:rStyle w:val="Hyperlink"/>
            <w:rFonts w:cs="Times New Roman"/>
            <w:sz w:val="20"/>
            <w:szCs w:val="20"/>
            <w:lang w:val="en-GB"/>
          </w:rPr>
          <w:t>10.1002/asl.984</w:t>
        </w:r>
      </w:hyperlink>
      <w:r w:rsidRPr="001A4DE9">
        <w:rPr>
          <w:rFonts w:cs="Times New Roman"/>
          <w:sz w:val="20"/>
          <w:szCs w:val="20"/>
          <w:lang w:val="en-GB" w:eastAsia="ko-KR"/>
        </w:rPr>
        <w:t>.</w:t>
      </w:r>
    </w:p>
    <w:p w14:paraId="1A4F8301" w14:textId="397084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Bradley, R.S., K.R. Briffa, J. Cole, M.K. Hughes, and T.J. Osborn, 2003: The Climate of the Last Millennium. In: </w:t>
      </w:r>
      <w:r w:rsidRPr="001A4DE9">
        <w:rPr>
          <w:rFonts w:cs="Times New Roman"/>
          <w:i/>
          <w:sz w:val="20"/>
          <w:szCs w:val="20"/>
          <w:lang w:val="en-GB" w:eastAsia="ko-KR"/>
        </w:rPr>
        <w:t>Paleoclimate, Global Change and the Future</w:t>
      </w:r>
      <w:r w:rsidRPr="001A4DE9">
        <w:rPr>
          <w:rFonts w:cs="Times New Roman"/>
          <w:sz w:val="20"/>
          <w:szCs w:val="20"/>
          <w:lang w:val="en-GB" w:eastAsia="ko-KR"/>
        </w:rPr>
        <w:t xml:space="preserve"> [Alverson, K.D., T.F. Pedersen, and R.S. Bradley (eds.)]. Global Change – The IGBP Series, Springer, Berlin and Heidelberg, Germany, pp. 105–141, doi:</w:t>
      </w:r>
      <w:hyperlink r:id="rId94" w:history="1">
        <w:r w:rsidRPr="001A4DE9">
          <w:rPr>
            <w:rStyle w:val="Hyperlink"/>
            <w:rFonts w:cs="Times New Roman"/>
            <w:sz w:val="20"/>
            <w:szCs w:val="20"/>
            <w:lang w:val="en-GB"/>
          </w:rPr>
          <w:t>10.1007/978-3-642-55828-3_6</w:t>
        </w:r>
      </w:hyperlink>
      <w:r w:rsidRPr="001A4DE9">
        <w:rPr>
          <w:rFonts w:cs="Times New Roman"/>
          <w:sz w:val="20"/>
          <w:szCs w:val="20"/>
          <w:lang w:val="en-GB" w:eastAsia="ko-KR"/>
        </w:rPr>
        <w:t>.</w:t>
      </w:r>
    </w:p>
    <w:p w14:paraId="2C863ECA" w14:textId="223568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Branstator, G. and H.Y. Teng, 2010: Two limits of initial-value decadal predictability in a CGCM.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23(23)</w:t>
      </w:r>
      <w:r w:rsidRPr="001A4DE9">
        <w:rPr>
          <w:rFonts w:cs="Times New Roman"/>
          <w:sz w:val="20"/>
          <w:szCs w:val="20"/>
          <w:lang w:val="en-GB" w:eastAsia="ko-KR"/>
        </w:rPr>
        <w:t>, 6292–6311, doi:</w:t>
      </w:r>
      <w:hyperlink r:id="rId95" w:history="1">
        <w:r w:rsidRPr="001A4DE9">
          <w:rPr>
            <w:rStyle w:val="Hyperlink"/>
            <w:rFonts w:cs="Times New Roman"/>
            <w:sz w:val="20"/>
            <w:szCs w:val="20"/>
            <w:lang w:val="en-GB"/>
          </w:rPr>
          <w:t>10.1175/2010jcli3678.1</w:t>
        </w:r>
      </w:hyperlink>
      <w:r w:rsidRPr="001A4DE9">
        <w:rPr>
          <w:rFonts w:cs="Times New Roman"/>
          <w:sz w:val="20"/>
          <w:szCs w:val="20"/>
          <w:lang w:val="en-GB" w:eastAsia="ko-KR"/>
        </w:rPr>
        <w:t>.</w:t>
      </w:r>
    </w:p>
    <w:p w14:paraId="75F18C3A" w14:textId="7733C6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Brient, F., 2020: Reducing Uncertainties in Climate Projections with Emergent Constraints: Concepts, Examples and Prospects. </w:t>
      </w:r>
      <w:r w:rsidRPr="001A4DE9">
        <w:rPr>
          <w:rFonts w:cs="Times New Roman"/>
          <w:i/>
          <w:sz w:val="20"/>
          <w:szCs w:val="20"/>
          <w:lang w:val="en-GB" w:eastAsia="ko-KR"/>
        </w:rPr>
        <w:t>Advances in Atmospheric Sciences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1–15, doi:</w:t>
      </w:r>
      <w:hyperlink r:id="rId96" w:history="1">
        <w:r w:rsidRPr="001A4DE9">
          <w:rPr>
            <w:rStyle w:val="Hyperlink"/>
            <w:rFonts w:cs="Times New Roman"/>
            <w:sz w:val="20"/>
            <w:szCs w:val="20"/>
            <w:lang w:val="en-GB"/>
          </w:rPr>
          <w:t>10.1007/s00376-019-9140-8</w:t>
        </w:r>
      </w:hyperlink>
      <w:r w:rsidRPr="001A4DE9">
        <w:rPr>
          <w:rFonts w:cs="Times New Roman"/>
          <w:sz w:val="20"/>
          <w:szCs w:val="20"/>
          <w:lang w:val="en-GB" w:eastAsia="ko-KR"/>
        </w:rPr>
        <w:t>.</w:t>
      </w:r>
    </w:p>
    <w:p w14:paraId="184A7719" w14:textId="13D127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Bright, R.M. et al., 2017: Local temperature response to land cover and management change driven by non-radiative processes.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296–302, doi:</w:t>
      </w:r>
      <w:hyperlink r:id="rId97" w:history="1">
        <w:r w:rsidRPr="001A4DE9">
          <w:rPr>
            <w:rStyle w:val="Hyperlink"/>
            <w:rFonts w:cs="Times New Roman"/>
            <w:sz w:val="20"/>
            <w:szCs w:val="20"/>
            <w:lang w:val="en-GB"/>
          </w:rPr>
          <w:t>10.1038/nclimate3250</w:t>
        </w:r>
      </w:hyperlink>
      <w:r w:rsidRPr="001A4DE9">
        <w:rPr>
          <w:rFonts w:cs="Times New Roman"/>
          <w:sz w:val="20"/>
          <w:szCs w:val="20"/>
          <w:lang w:val="en-GB" w:eastAsia="ko-KR"/>
        </w:rPr>
        <w:t>.</w:t>
      </w:r>
    </w:p>
    <w:p w14:paraId="59F21382" w14:textId="4FA0EF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Brogli, R., N. Kröner, S.L. Sørland, D. Lüthi, and C. Schär, 2019: The Role of Hadley Circulation and Lapse-Rate Changes for the Future European Summer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32(2)</w:t>
      </w:r>
      <w:r w:rsidRPr="001A4DE9">
        <w:rPr>
          <w:rFonts w:cs="Times New Roman"/>
          <w:sz w:val="20"/>
          <w:szCs w:val="20"/>
          <w:lang w:val="en-GB" w:eastAsia="ko-KR"/>
        </w:rPr>
        <w:t>, 385–404, doi:</w:t>
      </w:r>
      <w:hyperlink r:id="rId98" w:history="1">
        <w:r w:rsidRPr="001A4DE9">
          <w:rPr>
            <w:rStyle w:val="Hyperlink"/>
            <w:rFonts w:cs="Times New Roman"/>
            <w:sz w:val="20"/>
            <w:szCs w:val="20"/>
            <w:lang w:val="en-GB"/>
          </w:rPr>
          <w:t>10.1175/jcli-d-18-0431.1</w:t>
        </w:r>
      </w:hyperlink>
      <w:r w:rsidRPr="001A4DE9">
        <w:rPr>
          <w:rFonts w:cs="Times New Roman"/>
          <w:sz w:val="20"/>
          <w:szCs w:val="20"/>
          <w:lang w:val="en-GB" w:eastAsia="ko-KR"/>
        </w:rPr>
        <w:t>.</w:t>
      </w:r>
    </w:p>
    <w:p w14:paraId="6C00F049" w14:textId="585AEB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Brönnimann, S. et al., 2019: Last phase of the Little Ice Age forced by volcanic eruptions.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650–656, doi:</w:t>
      </w:r>
      <w:hyperlink r:id="rId99" w:history="1">
        <w:r w:rsidRPr="001A4DE9">
          <w:rPr>
            <w:rStyle w:val="Hyperlink"/>
            <w:rFonts w:cs="Times New Roman"/>
            <w:sz w:val="20"/>
            <w:szCs w:val="20"/>
            <w:lang w:val="en-GB"/>
          </w:rPr>
          <w:t>10.1038/s41561-019-0402-y</w:t>
        </w:r>
      </w:hyperlink>
      <w:r w:rsidRPr="001A4DE9">
        <w:rPr>
          <w:rFonts w:cs="Times New Roman"/>
          <w:sz w:val="20"/>
          <w:szCs w:val="20"/>
          <w:lang w:val="en-GB" w:eastAsia="ko-KR"/>
        </w:rPr>
        <w:t>.</w:t>
      </w:r>
    </w:p>
    <w:p w14:paraId="32F8852D" w14:textId="648C1D8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Bronselaer, B. et al., 2018: Change in future climate due to Antarctic meltwater.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564</w:t>
      </w:r>
      <w:r w:rsidRPr="001A4DE9">
        <w:rPr>
          <w:rFonts w:cs="Times New Roman"/>
          <w:sz w:val="20"/>
          <w:szCs w:val="20"/>
          <w:lang w:val="en-GB" w:eastAsia="ko-KR"/>
        </w:rPr>
        <w:t>, 55–58, doi:</w:t>
      </w:r>
      <w:hyperlink r:id="rId100" w:history="1">
        <w:r w:rsidRPr="001A4DE9">
          <w:rPr>
            <w:rStyle w:val="Hyperlink"/>
            <w:rFonts w:cs="Times New Roman"/>
            <w:sz w:val="20"/>
            <w:szCs w:val="20"/>
            <w:lang w:val="en-GB"/>
          </w:rPr>
          <w:t>10.1038/s41586-018-0712-z</w:t>
        </w:r>
      </w:hyperlink>
      <w:r w:rsidRPr="001A4DE9">
        <w:rPr>
          <w:rFonts w:cs="Times New Roman"/>
          <w:sz w:val="20"/>
          <w:szCs w:val="20"/>
          <w:lang w:val="en-GB" w:eastAsia="ko-KR"/>
        </w:rPr>
        <w:t>.</w:t>
      </w:r>
    </w:p>
    <w:p w14:paraId="6E561730" w14:textId="0FE388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J.R. et al., 2020: Comparison of past and future simulations of ENSO in CMIP5/PMIP3 and CMIP6/PMIP4 models.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16(5)</w:t>
      </w:r>
      <w:r w:rsidRPr="001A4DE9">
        <w:rPr>
          <w:rFonts w:cs="Times New Roman"/>
          <w:sz w:val="20"/>
          <w:szCs w:val="20"/>
          <w:lang w:val="en-GB" w:eastAsia="ko-KR"/>
        </w:rPr>
        <w:t>, 1777–1805, doi:</w:t>
      </w:r>
      <w:hyperlink r:id="rId101" w:history="1">
        <w:r w:rsidRPr="001A4DE9">
          <w:rPr>
            <w:rStyle w:val="Hyperlink"/>
            <w:rFonts w:cs="Times New Roman"/>
            <w:sz w:val="20"/>
            <w:szCs w:val="20"/>
            <w:lang w:val="en-GB"/>
          </w:rPr>
          <w:t>10.5194/cp-16-1777-2020</w:t>
        </w:r>
      </w:hyperlink>
      <w:r w:rsidRPr="001A4DE9">
        <w:rPr>
          <w:rFonts w:cs="Times New Roman"/>
          <w:sz w:val="20"/>
          <w:szCs w:val="20"/>
          <w:lang w:val="en-GB" w:eastAsia="ko-KR"/>
        </w:rPr>
        <w:t>.</w:t>
      </w:r>
    </w:p>
    <w:p w14:paraId="270A583A" w14:textId="153006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P.T., M.S. Lozier, R. Zhang, and W. Li, 2016: The necessity of cloud feedback for a basin-scale Atlantic Multidecadal Oscillation.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43(8)</w:t>
      </w:r>
      <w:r w:rsidRPr="001A4DE9">
        <w:rPr>
          <w:rFonts w:cs="Times New Roman"/>
          <w:sz w:val="20"/>
          <w:szCs w:val="20"/>
          <w:lang w:val="en-GB" w:eastAsia="ko-KR"/>
        </w:rPr>
        <w:t>, 3955–3963, doi:</w:t>
      </w:r>
      <w:hyperlink r:id="rId102" w:history="1">
        <w:r w:rsidRPr="001A4DE9">
          <w:rPr>
            <w:rStyle w:val="Hyperlink"/>
            <w:rFonts w:cs="Times New Roman"/>
            <w:sz w:val="20"/>
            <w:szCs w:val="20"/>
            <w:lang w:val="en-GB"/>
          </w:rPr>
          <w:t>10.1002/2016gl068303</w:t>
        </w:r>
      </w:hyperlink>
      <w:r w:rsidRPr="001A4DE9">
        <w:rPr>
          <w:rFonts w:cs="Times New Roman"/>
          <w:sz w:val="20"/>
          <w:szCs w:val="20"/>
          <w:lang w:val="en-GB" w:eastAsia="ko-KR"/>
        </w:rPr>
        <w:t>.</w:t>
      </w:r>
    </w:p>
    <w:p w14:paraId="6E687036" w14:textId="54E6EC5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Brown, P.T., Y. Ming, W. Li, and S.A. Hill, 2017: Change in the magnitude and mechanisms of global temperature variability with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743–748, doi:</w:t>
      </w:r>
      <w:hyperlink r:id="rId103" w:history="1">
        <w:r w:rsidRPr="001A4DE9">
          <w:rPr>
            <w:rStyle w:val="Hyperlink"/>
            <w:rFonts w:cs="Times New Roman"/>
            <w:sz w:val="20"/>
            <w:szCs w:val="20"/>
            <w:lang w:val="en-GB"/>
          </w:rPr>
          <w:t>10.1038/nclimate3381</w:t>
        </w:r>
      </w:hyperlink>
      <w:r w:rsidRPr="001A4DE9">
        <w:rPr>
          <w:rFonts w:cs="Times New Roman"/>
          <w:sz w:val="20"/>
          <w:szCs w:val="20"/>
          <w:lang w:val="en-GB" w:eastAsia="ko-KR"/>
        </w:rPr>
        <w:t>.</w:t>
      </w:r>
    </w:p>
    <w:p w14:paraId="3A04C900" w14:textId="6E5C43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Brune, S. and J. Baehr, 2020: Preserving the coupled atmosphere–ocean feedback in initializations of decadal climate predictions. </w:t>
      </w:r>
      <w:r w:rsidRPr="001A4DE9">
        <w:rPr>
          <w:rFonts w:cs="Times New Roman"/>
          <w:i/>
          <w:sz w:val="20"/>
          <w:szCs w:val="20"/>
          <w:lang w:val="en-GB" w:eastAsia="ko-KR"/>
        </w:rPr>
        <w:t>WIREs Climate Change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e637, doi:</w:t>
      </w:r>
      <w:hyperlink r:id="rId104" w:history="1">
        <w:r w:rsidRPr="001A4DE9">
          <w:rPr>
            <w:rStyle w:val="Hyperlink"/>
            <w:rFonts w:cs="Times New Roman"/>
            <w:sz w:val="20"/>
            <w:szCs w:val="20"/>
            <w:lang w:val="en-GB"/>
          </w:rPr>
          <w:t>10.1002/wcc.637</w:t>
        </w:r>
      </w:hyperlink>
      <w:r w:rsidRPr="001A4DE9">
        <w:rPr>
          <w:rFonts w:cs="Times New Roman"/>
          <w:sz w:val="20"/>
          <w:szCs w:val="20"/>
          <w:lang w:val="en-GB" w:eastAsia="ko-KR"/>
        </w:rPr>
        <w:t>.</w:t>
      </w:r>
    </w:p>
    <w:p w14:paraId="64A61D21" w14:textId="492946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Brune, S., A. Düsterhus, H. Pohlmann, W.A. Müller, and J. Baehr, 2018: Time dependency of the prediction skill for the North Atlantic subpolar gyre in initialized decadal hindcasts.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51(5)</w:t>
      </w:r>
      <w:r w:rsidRPr="001A4DE9">
        <w:rPr>
          <w:rFonts w:cs="Times New Roman"/>
          <w:sz w:val="20"/>
          <w:szCs w:val="20"/>
          <w:lang w:val="en-GB" w:eastAsia="ko-KR"/>
        </w:rPr>
        <w:t>, 1947–1970, doi:</w:t>
      </w:r>
      <w:hyperlink r:id="rId105" w:history="1">
        <w:r w:rsidRPr="001A4DE9">
          <w:rPr>
            <w:rStyle w:val="Hyperlink"/>
            <w:rFonts w:cs="Times New Roman"/>
            <w:sz w:val="20"/>
            <w:szCs w:val="20"/>
            <w:lang w:val="en-GB"/>
          </w:rPr>
          <w:t>10.1007/s00382-017-3991-4</w:t>
        </w:r>
      </w:hyperlink>
      <w:r w:rsidRPr="001A4DE9">
        <w:rPr>
          <w:rFonts w:cs="Times New Roman"/>
          <w:sz w:val="20"/>
          <w:szCs w:val="20"/>
          <w:lang w:val="en-GB" w:eastAsia="ko-KR"/>
        </w:rPr>
        <w:t>.</w:t>
      </w:r>
    </w:p>
    <w:p w14:paraId="4F6F96E3" w14:textId="658AAD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Brunner, L. et al., 2020: Reduced global warming from CMIP6 projections when weighting models by performance and independence.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995–1012, doi:</w:t>
      </w:r>
      <w:hyperlink r:id="rId106" w:history="1">
        <w:r w:rsidRPr="001A4DE9">
          <w:rPr>
            <w:rStyle w:val="Hyperlink"/>
            <w:rFonts w:cs="Times New Roman"/>
            <w:sz w:val="20"/>
            <w:szCs w:val="20"/>
            <w:lang w:val="en-GB"/>
          </w:rPr>
          <w:t>10.5194/esd-11-995-2020</w:t>
        </w:r>
      </w:hyperlink>
      <w:r w:rsidRPr="001A4DE9">
        <w:rPr>
          <w:rFonts w:cs="Times New Roman"/>
          <w:sz w:val="20"/>
          <w:szCs w:val="20"/>
          <w:lang w:val="en-GB" w:eastAsia="ko-KR"/>
        </w:rPr>
        <w:t>.</w:t>
      </w:r>
    </w:p>
    <w:p w14:paraId="141F2160" w14:textId="083222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Büntgen, U. et al., 2016a: Cooling and societal change during the Late Antique Little Ice Age from 536 to around 660 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231–236, doi:</w:t>
      </w:r>
      <w:hyperlink r:id="rId107" w:history="1">
        <w:r w:rsidRPr="001A4DE9">
          <w:rPr>
            <w:rStyle w:val="Hyperlink"/>
            <w:rFonts w:cs="Times New Roman"/>
            <w:sz w:val="20"/>
            <w:szCs w:val="20"/>
            <w:lang w:val="en-GB"/>
          </w:rPr>
          <w:t>10.1038/ngeo2652</w:t>
        </w:r>
      </w:hyperlink>
      <w:r w:rsidRPr="001A4DE9">
        <w:rPr>
          <w:rFonts w:cs="Times New Roman"/>
          <w:sz w:val="20"/>
          <w:szCs w:val="20"/>
          <w:lang w:val="en-GB" w:eastAsia="ko-KR"/>
        </w:rPr>
        <w:t>.</w:t>
      </w:r>
    </w:p>
    <w:p w14:paraId="0657AE84" w14:textId="5E81E4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Büntgen, U. et al., 2016b: Cooling and societal change during the Late Antique Little Ice Age from 536 to around 660 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231–236, doi:</w:t>
      </w:r>
      <w:hyperlink r:id="rId108" w:history="1">
        <w:r w:rsidRPr="001A4DE9">
          <w:rPr>
            <w:rStyle w:val="Hyperlink"/>
            <w:rFonts w:cs="Times New Roman"/>
            <w:sz w:val="20"/>
            <w:szCs w:val="20"/>
            <w:lang w:val="en-GB"/>
          </w:rPr>
          <w:t>10.1038/ngeo2652</w:t>
        </w:r>
      </w:hyperlink>
      <w:r w:rsidRPr="001A4DE9">
        <w:rPr>
          <w:rFonts w:cs="Times New Roman"/>
          <w:sz w:val="20"/>
          <w:szCs w:val="20"/>
          <w:lang w:val="en-GB" w:eastAsia="ko-KR"/>
        </w:rPr>
        <w:t>.</w:t>
      </w:r>
    </w:p>
    <w:p w14:paraId="3823ACCA" w14:textId="764B40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Bürger, G. and U. Cubasch, 2015: The detectability of climate engineering.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120(22)</w:t>
      </w:r>
      <w:r w:rsidRPr="001A4DE9">
        <w:rPr>
          <w:rFonts w:cs="Times New Roman"/>
          <w:sz w:val="20"/>
          <w:szCs w:val="20"/>
          <w:lang w:val="en-GB" w:eastAsia="ko-KR"/>
        </w:rPr>
        <w:t>, 11,404–11,418, doi:</w:t>
      </w:r>
      <w:hyperlink r:id="rId109" w:history="1">
        <w:r w:rsidRPr="001A4DE9">
          <w:rPr>
            <w:rStyle w:val="Hyperlink"/>
            <w:rFonts w:cs="Times New Roman"/>
            <w:sz w:val="20"/>
            <w:szCs w:val="20"/>
            <w:lang w:val="en-GB"/>
          </w:rPr>
          <w:t>10.1002/2015jd023954</w:t>
        </w:r>
      </w:hyperlink>
      <w:r w:rsidRPr="001A4DE9">
        <w:rPr>
          <w:rFonts w:cs="Times New Roman"/>
          <w:sz w:val="20"/>
          <w:szCs w:val="20"/>
          <w:lang w:val="en-GB" w:eastAsia="ko-KR"/>
        </w:rPr>
        <w:t>.</w:t>
      </w:r>
    </w:p>
    <w:p w14:paraId="3FE7433F" w14:textId="52167C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Burke, E.J. et al., 2017: Quantifying uncertainties of permafrost carbon–climate feedbacks.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3051–3066, doi:</w:t>
      </w:r>
      <w:hyperlink r:id="rId110" w:history="1">
        <w:r w:rsidRPr="001A4DE9">
          <w:rPr>
            <w:rStyle w:val="Hyperlink"/>
            <w:rFonts w:cs="Times New Roman"/>
            <w:sz w:val="20"/>
            <w:szCs w:val="20"/>
            <w:lang w:val="en-GB"/>
          </w:rPr>
          <w:t>10.5194/bg-14-3051-2017</w:t>
        </w:r>
      </w:hyperlink>
      <w:r w:rsidRPr="001A4DE9">
        <w:rPr>
          <w:rFonts w:cs="Times New Roman"/>
          <w:sz w:val="20"/>
          <w:szCs w:val="20"/>
          <w:lang w:val="en-GB" w:eastAsia="ko-KR"/>
        </w:rPr>
        <w:t>.</w:t>
      </w:r>
    </w:p>
    <w:p w14:paraId="43B23FC5" w14:textId="6D5527B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2013a: Land–Ocean Warming Contrast over a Wide Range of Climates: Convective Quasi-Equilibrium Theory and Idealized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26(12)</w:t>
      </w:r>
      <w:r w:rsidRPr="001A4DE9">
        <w:rPr>
          <w:rFonts w:cs="Times New Roman"/>
          <w:sz w:val="20"/>
          <w:szCs w:val="20"/>
          <w:lang w:val="en-GB" w:eastAsia="ko-KR"/>
        </w:rPr>
        <w:t>, 4000–4016, doi:</w:t>
      </w:r>
      <w:hyperlink r:id="rId111" w:history="1">
        <w:r w:rsidRPr="001A4DE9">
          <w:rPr>
            <w:rStyle w:val="Hyperlink"/>
            <w:rFonts w:cs="Times New Roman"/>
            <w:sz w:val="20"/>
            <w:szCs w:val="20"/>
            <w:lang w:val="en-GB"/>
          </w:rPr>
          <w:t>10.1175/jcli-d-12-00262.1</w:t>
        </w:r>
      </w:hyperlink>
      <w:r w:rsidRPr="001A4DE9">
        <w:rPr>
          <w:rFonts w:cs="Times New Roman"/>
          <w:sz w:val="20"/>
          <w:szCs w:val="20"/>
          <w:lang w:val="en-GB" w:eastAsia="ko-KR"/>
        </w:rPr>
        <w:t>.</w:t>
      </w:r>
    </w:p>
    <w:p w14:paraId="76E1CC95" w14:textId="4798488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2013b: Link between land-ocean warming contrast and surface relative humidities in simulations with coupled climate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w:t>
      </w:r>
      <w:r w:rsidRPr="001A4DE9">
        <w:rPr>
          <w:rFonts w:cs="Times New Roman"/>
          <w:sz w:val="20"/>
          <w:szCs w:val="20"/>
          <w:lang w:val="en-GB" w:eastAsia="ko-KR"/>
        </w:rPr>
        <w:t>, 5223–5227, doi:</w:t>
      </w:r>
      <w:hyperlink r:id="rId112" w:history="1">
        <w:r w:rsidRPr="001A4DE9">
          <w:rPr>
            <w:rStyle w:val="Hyperlink"/>
            <w:rFonts w:cs="Times New Roman"/>
            <w:sz w:val="20"/>
            <w:szCs w:val="20"/>
            <w:lang w:val="en-GB"/>
          </w:rPr>
          <w:t>10.1002/grl.50971</w:t>
        </w:r>
      </w:hyperlink>
      <w:r w:rsidRPr="001A4DE9">
        <w:rPr>
          <w:rFonts w:cs="Times New Roman"/>
          <w:sz w:val="20"/>
          <w:szCs w:val="20"/>
          <w:lang w:val="en-GB" w:eastAsia="ko-KR"/>
        </w:rPr>
        <w:t>.</w:t>
      </w:r>
    </w:p>
    <w:p w14:paraId="382476AF" w14:textId="14B1FF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2015: The Response of Precipitation Minus Evapotranspiration to Climate Warming: Why the “Wet-Get-Wetter, Dry-Get-Drier” Scaling Does Not Hold over Land.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28(20)</w:t>
      </w:r>
      <w:r w:rsidRPr="001A4DE9">
        <w:rPr>
          <w:rFonts w:cs="Times New Roman"/>
          <w:sz w:val="20"/>
          <w:szCs w:val="20"/>
          <w:lang w:val="en-GB" w:eastAsia="ko-KR"/>
        </w:rPr>
        <w:t>, 8078–8092, doi:</w:t>
      </w:r>
      <w:hyperlink r:id="rId113" w:history="1">
        <w:r w:rsidRPr="001A4DE9">
          <w:rPr>
            <w:rStyle w:val="Hyperlink"/>
            <w:rFonts w:cs="Times New Roman"/>
            <w:sz w:val="20"/>
            <w:szCs w:val="20"/>
            <w:lang w:val="en-GB"/>
          </w:rPr>
          <w:t>10.1175/jcli-d-15-0369.1</w:t>
        </w:r>
      </w:hyperlink>
      <w:r w:rsidRPr="001A4DE9">
        <w:rPr>
          <w:rFonts w:cs="Times New Roman"/>
          <w:sz w:val="20"/>
          <w:szCs w:val="20"/>
          <w:lang w:val="en-GB" w:eastAsia="ko-KR"/>
        </w:rPr>
        <w:t>.</w:t>
      </w:r>
    </w:p>
    <w:p w14:paraId="0B9C350C" w14:textId="012AEC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2016: Understanding Decreases in Land Relative Humidity with Global Warming: Conceptual Model and GCM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29(24)</w:t>
      </w:r>
      <w:r w:rsidRPr="001A4DE9">
        <w:rPr>
          <w:rFonts w:cs="Times New Roman"/>
          <w:sz w:val="20"/>
          <w:szCs w:val="20"/>
          <w:lang w:val="en-GB" w:eastAsia="ko-KR"/>
        </w:rPr>
        <w:t>, 9045–9061, doi:</w:t>
      </w:r>
      <w:hyperlink r:id="rId114" w:history="1">
        <w:r w:rsidRPr="001A4DE9">
          <w:rPr>
            <w:rStyle w:val="Hyperlink"/>
            <w:rFonts w:cs="Times New Roman"/>
            <w:sz w:val="20"/>
            <w:szCs w:val="20"/>
            <w:lang w:val="en-GB"/>
          </w:rPr>
          <w:t>10.1175/jcli-d-16-0351.1</w:t>
        </w:r>
      </w:hyperlink>
      <w:r w:rsidRPr="001A4DE9">
        <w:rPr>
          <w:rFonts w:cs="Times New Roman"/>
          <w:sz w:val="20"/>
          <w:szCs w:val="20"/>
          <w:lang w:val="en-GB" w:eastAsia="ko-KR"/>
        </w:rPr>
        <w:t>.</w:t>
      </w:r>
    </w:p>
    <w:p w14:paraId="66C0DC1F" w14:textId="1593E86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Byrne, M.P. and P.A. O’Gorman, 2018: Trends in continental temperature and humidity directly linked to ocean warming.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115(19)</w:t>
      </w:r>
      <w:r w:rsidRPr="001A4DE9">
        <w:rPr>
          <w:rFonts w:cs="Times New Roman"/>
          <w:sz w:val="20"/>
          <w:szCs w:val="20"/>
          <w:lang w:val="en-GB" w:eastAsia="ko-KR"/>
        </w:rPr>
        <w:t>, 4863–4868, doi:</w:t>
      </w:r>
      <w:hyperlink r:id="rId115" w:history="1">
        <w:r w:rsidRPr="001A4DE9">
          <w:rPr>
            <w:rStyle w:val="Hyperlink"/>
            <w:rFonts w:cs="Times New Roman"/>
            <w:sz w:val="20"/>
            <w:szCs w:val="20"/>
            <w:lang w:val="en-GB"/>
          </w:rPr>
          <w:t>10.1073/pnas.1722312115</w:t>
        </w:r>
      </w:hyperlink>
      <w:r w:rsidRPr="001A4DE9">
        <w:rPr>
          <w:rFonts w:cs="Times New Roman"/>
          <w:sz w:val="20"/>
          <w:szCs w:val="20"/>
          <w:lang w:val="en-GB" w:eastAsia="ko-KR"/>
        </w:rPr>
        <w:t>.</w:t>
      </w:r>
    </w:p>
    <w:p w14:paraId="6647A8DB" w14:textId="3FA969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Byrne, N.J., T.G. Shepherd, and I. Polichtchouk, 2019: Subseasonal-to-Seasonal Predictability of the Southern Hemisphere Eddy-Driven Jet During Austral Spring and Early Summer.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124(13)</w:t>
      </w:r>
      <w:r w:rsidRPr="001A4DE9">
        <w:rPr>
          <w:rFonts w:cs="Times New Roman"/>
          <w:sz w:val="20"/>
          <w:szCs w:val="20"/>
          <w:lang w:val="en-GB" w:eastAsia="ko-KR"/>
        </w:rPr>
        <w:t>, 6841–6855, doi:</w:t>
      </w:r>
      <w:hyperlink r:id="rId116" w:history="1">
        <w:r w:rsidRPr="001A4DE9">
          <w:rPr>
            <w:rStyle w:val="Hyperlink"/>
            <w:rFonts w:cs="Times New Roman"/>
            <w:sz w:val="20"/>
            <w:szCs w:val="20"/>
            <w:lang w:val="en-GB"/>
          </w:rPr>
          <w:t>10.1029/2018jd030173</w:t>
        </w:r>
      </w:hyperlink>
      <w:r w:rsidRPr="001A4DE9">
        <w:rPr>
          <w:rFonts w:cs="Times New Roman"/>
          <w:sz w:val="20"/>
          <w:szCs w:val="20"/>
          <w:lang w:val="en-GB" w:eastAsia="ko-KR"/>
        </w:rPr>
        <w:t>.</w:t>
      </w:r>
    </w:p>
    <w:p w14:paraId="613219A2" w14:textId="7CDF19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Caesar, J. et al., 2013: Response of the HadGEM2 Earth System Model to future greenhouse gas emissions pathways to the year 2300.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26(10)</w:t>
      </w:r>
      <w:r w:rsidRPr="001A4DE9">
        <w:rPr>
          <w:rFonts w:cs="Times New Roman"/>
          <w:sz w:val="20"/>
          <w:szCs w:val="20"/>
          <w:lang w:val="en-GB" w:eastAsia="ko-KR"/>
        </w:rPr>
        <w:t>, 3275–3284, doi:</w:t>
      </w:r>
      <w:hyperlink r:id="rId117" w:history="1">
        <w:r w:rsidRPr="001A4DE9">
          <w:rPr>
            <w:rStyle w:val="Hyperlink"/>
            <w:rFonts w:cs="Times New Roman"/>
            <w:sz w:val="20"/>
            <w:szCs w:val="20"/>
            <w:lang w:val="en-GB"/>
          </w:rPr>
          <w:t>10.1175/jcli-d-12-00577.1</w:t>
        </w:r>
      </w:hyperlink>
      <w:r w:rsidRPr="001A4DE9">
        <w:rPr>
          <w:rFonts w:cs="Times New Roman"/>
          <w:sz w:val="20"/>
          <w:szCs w:val="20"/>
          <w:lang w:val="en-GB" w:eastAsia="ko-KR"/>
        </w:rPr>
        <w:t>.</w:t>
      </w:r>
    </w:p>
    <w:p w14:paraId="15EDF6F7" w14:textId="3042DF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G. Wang, A. Santoso, X. Lin, and L. Wu, 2017: Definition of Extreme El Niño and Its Impact on Projected Increase in Extreme El Niño Frequency.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44(21)</w:t>
      </w:r>
      <w:r w:rsidRPr="001A4DE9">
        <w:rPr>
          <w:rFonts w:cs="Times New Roman"/>
          <w:sz w:val="20"/>
          <w:szCs w:val="20"/>
          <w:lang w:val="en-GB" w:eastAsia="ko-KR"/>
        </w:rPr>
        <w:t>, doi:</w:t>
      </w:r>
      <w:hyperlink r:id="rId118" w:history="1">
        <w:r w:rsidRPr="001A4DE9">
          <w:rPr>
            <w:rStyle w:val="Hyperlink"/>
            <w:rFonts w:cs="Times New Roman"/>
            <w:sz w:val="20"/>
            <w:szCs w:val="20"/>
            <w:lang w:val="en-GB"/>
          </w:rPr>
          <w:t>10.1002/2017gl075635</w:t>
        </w:r>
      </w:hyperlink>
      <w:r w:rsidRPr="001A4DE9">
        <w:rPr>
          <w:rFonts w:cs="Times New Roman"/>
          <w:sz w:val="20"/>
          <w:szCs w:val="20"/>
          <w:lang w:val="en-GB" w:eastAsia="ko-KR"/>
        </w:rPr>
        <w:t>.</w:t>
      </w:r>
    </w:p>
    <w:p w14:paraId="10818C66" w14:textId="64BC976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2013: Projected response of the Indian Ocean Dipole to greenhouse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997–1007, doi:</w:t>
      </w:r>
      <w:hyperlink r:id="rId119" w:history="1">
        <w:r w:rsidRPr="001A4DE9">
          <w:rPr>
            <w:rStyle w:val="Hyperlink"/>
            <w:rFonts w:cs="Times New Roman"/>
            <w:sz w:val="20"/>
            <w:szCs w:val="20"/>
            <w:lang w:val="en-GB"/>
          </w:rPr>
          <w:t>10.1038/ngeo2009</w:t>
        </w:r>
      </w:hyperlink>
      <w:r w:rsidRPr="001A4DE9">
        <w:rPr>
          <w:rFonts w:cs="Times New Roman"/>
          <w:sz w:val="20"/>
          <w:szCs w:val="20"/>
          <w:lang w:val="en-GB" w:eastAsia="ko-KR"/>
        </w:rPr>
        <w:t>.</w:t>
      </w:r>
    </w:p>
    <w:p w14:paraId="32096778" w14:textId="6351FC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2014a: Increasing frequency of extreme El Niño events due to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111–116, doi:</w:t>
      </w:r>
      <w:hyperlink r:id="rId120" w:history="1">
        <w:r w:rsidRPr="001A4DE9">
          <w:rPr>
            <w:rStyle w:val="Hyperlink"/>
            <w:rFonts w:cs="Times New Roman"/>
            <w:sz w:val="20"/>
            <w:szCs w:val="20"/>
            <w:lang w:val="en-GB"/>
          </w:rPr>
          <w:t>10.1038/nclimate2100</w:t>
        </w:r>
      </w:hyperlink>
      <w:r w:rsidRPr="001A4DE9">
        <w:rPr>
          <w:rFonts w:cs="Times New Roman"/>
          <w:sz w:val="20"/>
          <w:szCs w:val="20"/>
          <w:lang w:val="en-GB" w:eastAsia="ko-KR"/>
        </w:rPr>
        <w:t>.</w:t>
      </w:r>
    </w:p>
    <w:p w14:paraId="5B4FA83D" w14:textId="50A38A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2014b: Increased frequency of extreme Indian Ocean Dipole events due to greenhouse warming.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510</w:t>
      </w:r>
      <w:r w:rsidRPr="001A4DE9">
        <w:rPr>
          <w:rFonts w:cs="Times New Roman"/>
          <w:sz w:val="20"/>
          <w:szCs w:val="20"/>
          <w:lang w:val="en-GB" w:eastAsia="ko-KR"/>
        </w:rPr>
        <w:t>, 254–258, doi:</w:t>
      </w:r>
      <w:hyperlink r:id="rId121" w:history="1">
        <w:r w:rsidRPr="001A4DE9">
          <w:rPr>
            <w:rStyle w:val="Hyperlink"/>
            <w:rFonts w:cs="Times New Roman"/>
            <w:sz w:val="20"/>
            <w:szCs w:val="20"/>
            <w:lang w:val="en-GB"/>
          </w:rPr>
          <w:t>10.1038/nature13327</w:t>
        </w:r>
      </w:hyperlink>
      <w:r w:rsidRPr="001A4DE9">
        <w:rPr>
          <w:rFonts w:cs="Times New Roman"/>
          <w:sz w:val="20"/>
          <w:szCs w:val="20"/>
          <w:lang w:val="en-GB" w:eastAsia="ko-KR"/>
        </w:rPr>
        <w:t>.</w:t>
      </w:r>
    </w:p>
    <w:p w14:paraId="2CF32A67" w14:textId="57474A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2015: ENSO and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5(9)</w:t>
      </w:r>
      <w:r w:rsidRPr="001A4DE9">
        <w:rPr>
          <w:rFonts w:cs="Times New Roman"/>
          <w:sz w:val="20"/>
          <w:szCs w:val="20"/>
          <w:lang w:val="en-GB" w:eastAsia="ko-KR"/>
        </w:rPr>
        <w:t>, 849–859, doi:</w:t>
      </w:r>
      <w:hyperlink r:id="rId122" w:history="1">
        <w:r w:rsidRPr="001A4DE9">
          <w:rPr>
            <w:rStyle w:val="Hyperlink"/>
            <w:rFonts w:cs="Times New Roman"/>
            <w:sz w:val="20"/>
            <w:szCs w:val="20"/>
            <w:lang w:val="en-GB"/>
          </w:rPr>
          <w:t>10.1038/nclimate2743</w:t>
        </w:r>
      </w:hyperlink>
      <w:r w:rsidRPr="001A4DE9">
        <w:rPr>
          <w:rFonts w:cs="Times New Roman"/>
          <w:sz w:val="20"/>
          <w:szCs w:val="20"/>
          <w:lang w:val="en-GB" w:eastAsia="ko-KR"/>
        </w:rPr>
        <w:t>.</w:t>
      </w:r>
    </w:p>
    <w:p w14:paraId="64F534F3" w14:textId="5EA600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2018a: Increased variability of eastern Pacific El Niño under greenhouse warming.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564(7735)</w:t>
      </w:r>
      <w:r w:rsidRPr="001A4DE9">
        <w:rPr>
          <w:rFonts w:cs="Times New Roman"/>
          <w:sz w:val="20"/>
          <w:szCs w:val="20"/>
          <w:lang w:val="en-GB" w:eastAsia="ko-KR"/>
        </w:rPr>
        <w:t>, 201–206, doi:</w:t>
      </w:r>
      <w:hyperlink r:id="rId123" w:history="1">
        <w:r w:rsidRPr="001A4DE9">
          <w:rPr>
            <w:rStyle w:val="Hyperlink"/>
            <w:rFonts w:cs="Times New Roman"/>
            <w:sz w:val="20"/>
            <w:szCs w:val="20"/>
            <w:lang w:val="en-GB"/>
          </w:rPr>
          <w:t>10.1038/s41586-018-0776-9</w:t>
        </w:r>
      </w:hyperlink>
      <w:r w:rsidRPr="001A4DE9">
        <w:rPr>
          <w:rFonts w:cs="Times New Roman"/>
          <w:sz w:val="20"/>
          <w:szCs w:val="20"/>
          <w:lang w:val="en-GB" w:eastAsia="ko-KR"/>
        </w:rPr>
        <w:t>.</w:t>
      </w:r>
    </w:p>
    <w:p w14:paraId="216849F3" w14:textId="397DA579"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val="en-GB" w:eastAsia="ko-KR"/>
        </w:rPr>
        <w:t xml:space="preserve">Cai, W. et al., 2018b: Stabilised frequency of extreme positive Indian Ocean Dipole under 1.5 °C warming. </w:t>
      </w:r>
      <w:r w:rsidRPr="001A4DE9">
        <w:rPr>
          <w:rFonts w:cs="Times New Roman"/>
          <w:i/>
          <w:sz w:val="20"/>
          <w:szCs w:val="20"/>
          <w:lang w:eastAsia="ko-KR"/>
        </w:rPr>
        <w:t>Nature Communications</w:t>
      </w:r>
      <w:r w:rsidRPr="001A4DE9">
        <w:rPr>
          <w:rFonts w:cs="Times New Roman"/>
          <w:sz w:val="20"/>
          <w:szCs w:val="20"/>
          <w:lang w:eastAsia="ko-KR"/>
        </w:rPr>
        <w:t xml:space="preserve">, </w:t>
      </w:r>
      <w:r w:rsidRPr="001A4DE9">
        <w:rPr>
          <w:rFonts w:cs="Times New Roman"/>
          <w:b/>
          <w:sz w:val="20"/>
          <w:szCs w:val="20"/>
          <w:lang w:eastAsia="ko-KR"/>
        </w:rPr>
        <w:t>9(1)</w:t>
      </w:r>
      <w:r w:rsidRPr="001A4DE9">
        <w:rPr>
          <w:rFonts w:cs="Times New Roman"/>
          <w:sz w:val="20"/>
          <w:szCs w:val="20"/>
          <w:lang w:eastAsia="ko-KR"/>
        </w:rPr>
        <w:t>, 1419, doi:</w:t>
      </w:r>
      <w:hyperlink r:id="rId124" w:history="1">
        <w:r w:rsidRPr="001A4DE9">
          <w:rPr>
            <w:rStyle w:val="Hyperlink"/>
            <w:rFonts w:cs="Times New Roman"/>
            <w:sz w:val="20"/>
            <w:szCs w:val="20"/>
          </w:rPr>
          <w:t>10.1038/s41467-018-03789-6</w:t>
        </w:r>
      </w:hyperlink>
      <w:r w:rsidRPr="001A4DE9">
        <w:rPr>
          <w:rFonts w:cs="Times New Roman"/>
          <w:sz w:val="20"/>
          <w:szCs w:val="20"/>
          <w:lang w:eastAsia="ko-KR"/>
        </w:rPr>
        <w:t>.</w:t>
      </w:r>
    </w:p>
    <w:p w14:paraId="2441F531" w14:textId="7E1D1226"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eastAsia="ko-KR"/>
        </w:rPr>
        <w:t xml:space="preserve">Cai, W. et al., 2019a: Pantropical climate interactions. </w:t>
      </w:r>
      <w:r w:rsidRPr="001A4DE9">
        <w:rPr>
          <w:rFonts w:cs="Times New Roman"/>
          <w:i/>
          <w:sz w:val="20"/>
          <w:szCs w:val="20"/>
          <w:lang w:eastAsia="ko-KR"/>
        </w:rPr>
        <w:t>Science</w:t>
      </w:r>
      <w:r w:rsidRPr="001A4DE9">
        <w:rPr>
          <w:rFonts w:cs="Times New Roman"/>
          <w:sz w:val="20"/>
          <w:szCs w:val="20"/>
          <w:lang w:eastAsia="ko-KR"/>
        </w:rPr>
        <w:t xml:space="preserve">, </w:t>
      </w:r>
      <w:r w:rsidRPr="001A4DE9">
        <w:rPr>
          <w:rFonts w:cs="Times New Roman"/>
          <w:b/>
          <w:sz w:val="20"/>
          <w:szCs w:val="20"/>
          <w:lang w:eastAsia="ko-KR"/>
        </w:rPr>
        <w:t>363(6430)</w:t>
      </w:r>
      <w:r w:rsidRPr="001A4DE9">
        <w:rPr>
          <w:rFonts w:cs="Times New Roman"/>
          <w:sz w:val="20"/>
          <w:szCs w:val="20"/>
          <w:lang w:eastAsia="ko-KR"/>
        </w:rPr>
        <w:t>, eaav4236, doi:</w:t>
      </w:r>
      <w:hyperlink r:id="rId125" w:history="1">
        <w:r w:rsidRPr="001A4DE9">
          <w:rPr>
            <w:rStyle w:val="Hyperlink"/>
            <w:rFonts w:cs="Times New Roman"/>
            <w:sz w:val="20"/>
            <w:szCs w:val="20"/>
          </w:rPr>
          <w:t>10.1126/science.aav4236</w:t>
        </w:r>
      </w:hyperlink>
      <w:r w:rsidRPr="001A4DE9">
        <w:rPr>
          <w:rFonts w:cs="Times New Roman"/>
          <w:sz w:val="20"/>
          <w:szCs w:val="20"/>
          <w:lang w:eastAsia="ko-KR"/>
        </w:rPr>
        <w:t>.</w:t>
      </w:r>
    </w:p>
    <w:p w14:paraId="3C4E49DF" w14:textId="7DA4BC4C"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eastAsia="ko-KR"/>
        </w:rPr>
        <w:t xml:space="preserve">Cai, W. et al., 2019b: Pantropical climate interactions. </w:t>
      </w:r>
      <w:r w:rsidRPr="001A4DE9">
        <w:rPr>
          <w:rFonts w:cs="Times New Roman"/>
          <w:i/>
          <w:sz w:val="20"/>
          <w:szCs w:val="20"/>
          <w:lang w:eastAsia="ko-KR"/>
        </w:rPr>
        <w:t>Science</w:t>
      </w:r>
      <w:r w:rsidRPr="001A4DE9">
        <w:rPr>
          <w:rFonts w:cs="Times New Roman"/>
          <w:sz w:val="20"/>
          <w:szCs w:val="20"/>
          <w:lang w:eastAsia="ko-KR"/>
        </w:rPr>
        <w:t xml:space="preserve">, </w:t>
      </w:r>
      <w:r w:rsidRPr="001A4DE9">
        <w:rPr>
          <w:rFonts w:cs="Times New Roman"/>
          <w:b/>
          <w:sz w:val="20"/>
          <w:szCs w:val="20"/>
          <w:lang w:eastAsia="ko-KR"/>
        </w:rPr>
        <w:t>363(6430)</w:t>
      </w:r>
      <w:r w:rsidRPr="001A4DE9">
        <w:rPr>
          <w:rFonts w:cs="Times New Roman"/>
          <w:sz w:val="20"/>
          <w:szCs w:val="20"/>
          <w:lang w:eastAsia="ko-KR"/>
        </w:rPr>
        <w:t>, eaav4236, doi:</w:t>
      </w:r>
      <w:hyperlink r:id="rId126" w:history="1">
        <w:r w:rsidRPr="001A4DE9">
          <w:rPr>
            <w:rStyle w:val="Hyperlink"/>
            <w:rFonts w:cs="Times New Roman"/>
            <w:sz w:val="20"/>
            <w:szCs w:val="20"/>
          </w:rPr>
          <w:t>10.1126/science.aav4236</w:t>
        </w:r>
      </w:hyperlink>
      <w:r w:rsidRPr="001A4DE9">
        <w:rPr>
          <w:rFonts w:cs="Times New Roman"/>
          <w:sz w:val="20"/>
          <w:szCs w:val="20"/>
          <w:lang w:eastAsia="ko-KR"/>
        </w:rPr>
        <w:t>.</w:t>
      </w:r>
    </w:p>
    <w:p w14:paraId="33D8B43C" w14:textId="638832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 W. et al., 2021: Opposite response of strong and moderate positive Indian Ocean Dipole to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27–32, doi:</w:t>
      </w:r>
      <w:hyperlink r:id="rId127" w:history="1">
        <w:r w:rsidRPr="001A4DE9">
          <w:rPr>
            <w:rStyle w:val="Hyperlink"/>
            <w:rFonts w:cs="Times New Roman"/>
            <w:sz w:val="20"/>
            <w:szCs w:val="20"/>
            <w:lang w:val="en-GB"/>
          </w:rPr>
          <w:t>10.1038/s41558-020-00943-1</w:t>
        </w:r>
      </w:hyperlink>
      <w:r w:rsidRPr="001A4DE9">
        <w:rPr>
          <w:rFonts w:cs="Times New Roman"/>
          <w:sz w:val="20"/>
          <w:szCs w:val="20"/>
          <w:lang w:val="en-GB" w:eastAsia="ko-KR"/>
        </w:rPr>
        <w:t>.</w:t>
      </w:r>
    </w:p>
    <w:p w14:paraId="7AF9DD6B" w14:textId="53A9560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Caian, M., T. Koenigk, R. Döscher, and A. Devasthale, 2018: An interannual link between Arctic sea-ice cover and the North Atlantic Oscillation.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50(1–2)</w:t>
      </w:r>
      <w:r w:rsidRPr="001A4DE9">
        <w:rPr>
          <w:rFonts w:cs="Times New Roman"/>
          <w:sz w:val="20"/>
          <w:szCs w:val="20"/>
          <w:lang w:val="en-GB" w:eastAsia="ko-KR"/>
        </w:rPr>
        <w:t>, 423–441, doi:</w:t>
      </w:r>
      <w:hyperlink r:id="rId128" w:history="1">
        <w:r w:rsidRPr="001A4DE9">
          <w:rPr>
            <w:rStyle w:val="Hyperlink"/>
            <w:rFonts w:cs="Times New Roman"/>
            <w:sz w:val="20"/>
            <w:szCs w:val="20"/>
            <w:lang w:val="en-GB"/>
          </w:rPr>
          <w:t>10.1007/s00382-017-3618-9</w:t>
        </w:r>
      </w:hyperlink>
      <w:r w:rsidRPr="001A4DE9">
        <w:rPr>
          <w:rFonts w:cs="Times New Roman"/>
          <w:sz w:val="20"/>
          <w:szCs w:val="20"/>
          <w:lang w:val="en-GB" w:eastAsia="ko-KR"/>
        </w:rPr>
        <w:t>.</w:t>
      </w:r>
    </w:p>
    <w:p w14:paraId="225748D4" w14:textId="076081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Bala, and K. Caldeira, 2011a: Why is there a short-term increase in global precipitation in response to diminished CO2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38(6)</w:t>
      </w:r>
      <w:r w:rsidRPr="001A4DE9">
        <w:rPr>
          <w:rFonts w:cs="Times New Roman"/>
          <w:sz w:val="20"/>
          <w:szCs w:val="20"/>
          <w:lang w:val="en-GB" w:eastAsia="ko-KR"/>
        </w:rPr>
        <w:t>, doi:</w:t>
      </w:r>
      <w:hyperlink r:id="rId129" w:history="1">
        <w:r w:rsidRPr="001A4DE9">
          <w:rPr>
            <w:rStyle w:val="Hyperlink"/>
            <w:rFonts w:cs="Times New Roman"/>
            <w:sz w:val="20"/>
            <w:szCs w:val="20"/>
            <w:lang w:val="en-GB"/>
          </w:rPr>
          <w:t>10.1029/2011gl046713</w:t>
        </w:r>
      </w:hyperlink>
      <w:r w:rsidRPr="001A4DE9">
        <w:rPr>
          <w:rFonts w:cs="Times New Roman"/>
          <w:sz w:val="20"/>
          <w:szCs w:val="20"/>
          <w:lang w:val="en-GB" w:eastAsia="ko-KR"/>
        </w:rPr>
        <w:t>.</w:t>
      </w:r>
    </w:p>
    <w:p w14:paraId="1C608F3C" w14:textId="75E686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Bala, and K. Caldeira, 2011b: Why is there a short-term increase in global precipitation in response to diminished CO2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38(6)</w:t>
      </w:r>
      <w:r w:rsidRPr="001A4DE9">
        <w:rPr>
          <w:rFonts w:cs="Times New Roman"/>
          <w:sz w:val="20"/>
          <w:szCs w:val="20"/>
          <w:lang w:val="en-GB" w:eastAsia="ko-KR"/>
        </w:rPr>
        <w:t>, doi:</w:t>
      </w:r>
      <w:hyperlink r:id="rId130" w:history="1">
        <w:r w:rsidRPr="001A4DE9">
          <w:rPr>
            <w:rStyle w:val="Hyperlink"/>
            <w:rFonts w:cs="Times New Roman"/>
            <w:sz w:val="20"/>
            <w:szCs w:val="20"/>
            <w:lang w:val="en-GB"/>
          </w:rPr>
          <w:t>10.1029/2011gl046713</w:t>
        </w:r>
      </w:hyperlink>
      <w:r w:rsidRPr="001A4DE9">
        <w:rPr>
          <w:rFonts w:cs="Times New Roman"/>
          <w:sz w:val="20"/>
          <w:szCs w:val="20"/>
          <w:lang w:val="en-GB" w:eastAsia="ko-KR"/>
        </w:rPr>
        <w:t>.</w:t>
      </w:r>
    </w:p>
    <w:p w14:paraId="27CD442E" w14:textId="59C6BF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G. Bala, M. Zheng, and K. Caldeira, 2015: Fast and slow climate responses to CO2 and solar forcing: A linear multivariate regression model characterizing transient climate change.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120(23)</w:t>
      </w:r>
      <w:r w:rsidRPr="001A4DE9">
        <w:rPr>
          <w:rFonts w:cs="Times New Roman"/>
          <w:sz w:val="20"/>
          <w:szCs w:val="20"/>
          <w:lang w:val="en-GB" w:eastAsia="ko-KR"/>
        </w:rPr>
        <w:t>, 12,037–12,053, doi:</w:t>
      </w:r>
      <w:hyperlink r:id="rId131" w:history="1">
        <w:r w:rsidRPr="001A4DE9">
          <w:rPr>
            <w:rStyle w:val="Hyperlink"/>
            <w:rFonts w:cs="Times New Roman"/>
            <w:sz w:val="20"/>
            <w:szCs w:val="20"/>
            <w:lang w:val="en-GB"/>
          </w:rPr>
          <w:t>10.1002/2015jd023901</w:t>
        </w:r>
      </w:hyperlink>
      <w:r w:rsidRPr="001A4DE9">
        <w:rPr>
          <w:rFonts w:cs="Times New Roman"/>
          <w:sz w:val="20"/>
          <w:szCs w:val="20"/>
          <w:lang w:val="en-GB" w:eastAsia="ko-KR"/>
        </w:rPr>
        <w:t>.</w:t>
      </w:r>
    </w:p>
    <w:p w14:paraId="38B77DFF" w14:textId="2CBF776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L. Duan, G. Bala, and K. Caldeira, 2016: Simulated long-term climate response to idealized solar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43(5)</w:t>
      </w:r>
      <w:r w:rsidRPr="001A4DE9">
        <w:rPr>
          <w:rFonts w:cs="Times New Roman"/>
          <w:sz w:val="20"/>
          <w:szCs w:val="20"/>
          <w:lang w:val="en-GB" w:eastAsia="ko-KR"/>
        </w:rPr>
        <w:t>, 2209–2217, doi:</w:t>
      </w:r>
      <w:hyperlink r:id="rId132" w:history="1">
        <w:r w:rsidRPr="001A4DE9">
          <w:rPr>
            <w:rStyle w:val="Hyperlink"/>
            <w:rFonts w:cs="Times New Roman"/>
            <w:sz w:val="20"/>
            <w:szCs w:val="20"/>
            <w:lang w:val="en-GB"/>
          </w:rPr>
          <w:t>10.1002/2016gl068079</w:t>
        </w:r>
      </w:hyperlink>
      <w:r w:rsidRPr="001A4DE9">
        <w:rPr>
          <w:rFonts w:cs="Times New Roman"/>
          <w:sz w:val="20"/>
          <w:szCs w:val="20"/>
          <w:lang w:val="en-GB" w:eastAsia="ko-KR"/>
        </w:rPr>
        <w:t>.</w:t>
      </w:r>
    </w:p>
    <w:p w14:paraId="48546D67" w14:textId="10806A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Cao, L., L. Duan, G. Bala, and K. Caldeira, 2017: Simultaneous stabilization of global temperature and precipitation through cocktail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44(14)</w:t>
      </w:r>
      <w:r w:rsidRPr="001A4DE9">
        <w:rPr>
          <w:rFonts w:cs="Times New Roman"/>
          <w:sz w:val="20"/>
          <w:szCs w:val="20"/>
          <w:lang w:val="en-GB" w:eastAsia="ko-KR"/>
        </w:rPr>
        <w:t>, 7429–7437, doi:</w:t>
      </w:r>
      <w:hyperlink r:id="rId133" w:history="1">
        <w:r w:rsidRPr="001A4DE9">
          <w:rPr>
            <w:rStyle w:val="Hyperlink"/>
            <w:rFonts w:cs="Times New Roman"/>
            <w:sz w:val="20"/>
            <w:szCs w:val="20"/>
            <w:lang w:val="en-GB"/>
          </w:rPr>
          <w:t>10.1002/2017gl074281</w:t>
        </w:r>
      </w:hyperlink>
      <w:r w:rsidRPr="001A4DE9">
        <w:rPr>
          <w:rFonts w:cs="Times New Roman"/>
          <w:sz w:val="20"/>
          <w:szCs w:val="20"/>
          <w:lang w:val="en-GB" w:eastAsia="ko-KR"/>
        </w:rPr>
        <w:t>.</w:t>
      </w:r>
    </w:p>
    <w:p w14:paraId="298722DD" w14:textId="78C169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Caron, L.-P. et al., 2017: How Skillful are the Multiannual Forecasts of Atlantic Hurricane Activity?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99(2)</w:t>
      </w:r>
      <w:r w:rsidRPr="001A4DE9">
        <w:rPr>
          <w:rFonts w:cs="Times New Roman"/>
          <w:sz w:val="20"/>
          <w:szCs w:val="20"/>
          <w:lang w:val="en-GB" w:eastAsia="ko-KR"/>
        </w:rPr>
        <w:t>, 403–413, doi:</w:t>
      </w:r>
      <w:hyperlink r:id="rId134" w:history="1">
        <w:r w:rsidRPr="001A4DE9">
          <w:rPr>
            <w:rStyle w:val="Hyperlink"/>
            <w:rFonts w:cs="Times New Roman"/>
            <w:sz w:val="20"/>
            <w:szCs w:val="20"/>
            <w:lang w:val="en-GB"/>
          </w:rPr>
          <w:t>10.1175/bams-d-17-0025.1</w:t>
        </w:r>
      </w:hyperlink>
      <w:r w:rsidRPr="001A4DE9">
        <w:rPr>
          <w:rFonts w:cs="Times New Roman"/>
          <w:sz w:val="20"/>
          <w:szCs w:val="20"/>
          <w:lang w:val="en-GB" w:eastAsia="ko-KR"/>
        </w:rPr>
        <w:t>.</w:t>
      </w:r>
    </w:p>
    <w:p w14:paraId="2EEEF3CC" w14:textId="64ACF2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Cassou, C. and J. Cattiaux, 2016: Disruption of the European climate seasonal clock in a warming world.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589–594, doi:</w:t>
      </w:r>
      <w:hyperlink r:id="rId135" w:history="1">
        <w:r w:rsidRPr="001A4DE9">
          <w:rPr>
            <w:rStyle w:val="Hyperlink"/>
            <w:rFonts w:cs="Times New Roman"/>
            <w:sz w:val="20"/>
            <w:szCs w:val="20"/>
            <w:lang w:val="en-GB"/>
          </w:rPr>
          <w:t>10.1038/nclimate2969</w:t>
        </w:r>
      </w:hyperlink>
      <w:r w:rsidRPr="001A4DE9">
        <w:rPr>
          <w:rFonts w:cs="Times New Roman"/>
          <w:sz w:val="20"/>
          <w:szCs w:val="20"/>
          <w:lang w:val="en-GB" w:eastAsia="ko-KR"/>
        </w:rPr>
        <w:t>.</w:t>
      </w:r>
    </w:p>
    <w:p w14:paraId="59DBB381" w14:textId="3745F9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Cassou, C. et al., 2018: Decadal Climate Variability and Predictability: Challenges and Opportunities.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99(3)</w:t>
      </w:r>
      <w:r w:rsidRPr="001A4DE9">
        <w:rPr>
          <w:rFonts w:cs="Times New Roman"/>
          <w:sz w:val="20"/>
          <w:szCs w:val="20"/>
          <w:lang w:val="en-GB" w:eastAsia="ko-KR"/>
        </w:rPr>
        <w:t>, 479–490, doi:</w:t>
      </w:r>
      <w:hyperlink r:id="rId136" w:history="1">
        <w:r w:rsidRPr="001A4DE9">
          <w:rPr>
            <w:rStyle w:val="Hyperlink"/>
            <w:rFonts w:cs="Times New Roman"/>
            <w:sz w:val="20"/>
            <w:szCs w:val="20"/>
            <w:lang w:val="en-GB"/>
          </w:rPr>
          <w:t>10.1175/bams-d-16-0286.1</w:t>
        </w:r>
      </w:hyperlink>
      <w:r w:rsidRPr="001A4DE9">
        <w:rPr>
          <w:rFonts w:cs="Times New Roman"/>
          <w:sz w:val="20"/>
          <w:szCs w:val="20"/>
          <w:lang w:val="en-GB" w:eastAsia="ko-KR"/>
        </w:rPr>
        <w:t>.</w:t>
      </w:r>
    </w:p>
    <w:p w14:paraId="1284AC69" w14:textId="4AD3828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and D.L. Hartmann, 2016: Clouds and the Atmospheric Circulation Response to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783–799, doi:</w:t>
      </w:r>
      <w:hyperlink r:id="rId137" w:history="1">
        <w:r w:rsidRPr="001A4DE9">
          <w:rPr>
            <w:rStyle w:val="Hyperlink"/>
            <w:rFonts w:cs="Times New Roman"/>
            <w:sz w:val="20"/>
            <w:szCs w:val="20"/>
            <w:lang w:val="en-GB"/>
          </w:rPr>
          <w:t>10.1175/jcli-d-15-0394.1</w:t>
        </w:r>
      </w:hyperlink>
      <w:r w:rsidRPr="001A4DE9">
        <w:rPr>
          <w:rFonts w:cs="Times New Roman"/>
          <w:sz w:val="20"/>
          <w:szCs w:val="20"/>
          <w:lang w:val="en-GB" w:eastAsia="ko-KR"/>
        </w:rPr>
        <w:t>.</w:t>
      </w:r>
    </w:p>
    <w:p w14:paraId="2F4433B7" w14:textId="5198880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and T.G. Shepherd, 2017: Contributions of Climate Feedbacks to Changes in Atmospheric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30(22)</w:t>
      </w:r>
      <w:r w:rsidRPr="001A4DE9">
        <w:rPr>
          <w:rFonts w:cs="Times New Roman"/>
          <w:sz w:val="20"/>
          <w:szCs w:val="20"/>
          <w:lang w:val="en-GB" w:eastAsia="ko-KR"/>
        </w:rPr>
        <w:t>, 9097–9118, doi:</w:t>
      </w:r>
      <w:hyperlink r:id="rId138" w:history="1">
        <w:r w:rsidRPr="001A4DE9">
          <w:rPr>
            <w:rStyle w:val="Hyperlink"/>
            <w:rFonts w:cs="Times New Roman"/>
            <w:sz w:val="20"/>
            <w:szCs w:val="20"/>
            <w:lang w:val="en-GB"/>
          </w:rPr>
          <w:t>10.1175/jcli-d-17-0189.1</w:t>
        </w:r>
      </w:hyperlink>
      <w:r w:rsidRPr="001A4DE9">
        <w:rPr>
          <w:rFonts w:cs="Times New Roman"/>
          <w:sz w:val="20"/>
          <w:szCs w:val="20"/>
          <w:lang w:val="en-GB" w:eastAsia="ko-KR"/>
        </w:rPr>
        <w:t>.</w:t>
      </w:r>
    </w:p>
    <w:p w14:paraId="63A7A3B9" w14:textId="439709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and T.G. Shepherd, 2019a: The Role of the Stratospheric Polar Vortex for the Austral Jet Response to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46(12)</w:t>
      </w:r>
      <w:r w:rsidRPr="001A4DE9">
        <w:rPr>
          <w:rFonts w:cs="Times New Roman"/>
          <w:sz w:val="20"/>
          <w:szCs w:val="20"/>
          <w:lang w:val="en-GB" w:eastAsia="ko-KR"/>
        </w:rPr>
        <w:t>, 6972–6979, doi:</w:t>
      </w:r>
      <w:hyperlink r:id="rId139" w:history="1">
        <w:r w:rsidRPr="001A4DE9">
          <w:rPr>
            <w:rStyle w:val="Hyperlink"/>
            <w:rFonts w:cs="Times New Roman"/>
            <w:sz w:val="20"/>
            <w:szCs w:val="20"/>
            <w:lang w:val="en-GB"/>
          </w:rPr>
          <w:t>10.1029/2019gl082883</w:t>
        </w:r>
      </w:hyperlink>
      <w:r w:rsidRPr="001A4DE9">
        <w:rPr>
          <w:rFonts w:cs="Times New Roman"/>
          <w:sz w:val="20"/>
          <w:szCs w:val="20"/>
          <w:lang w:val="en-GB" w:eastAsia="ko-KR"/>
        </w:rPr>
        <w:t>.</w:t>
      </w:r>
    </w:p>
    <w:p w14:paraId="1451C31D" w14:textId="372160D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and T.G. Shepherd, 2019b: The Role of the Stratospheric Polar Vortex for the Austral Jet Response to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46(12)</w:t>
      </w:r>
      <w:r w:rsidRPr="001A4DE9">
        <w:rPr>
          <w:rFonts w:cs="Times New Roman"/>
          <w:sz w:val="20"/>
          <w:szCs w:val="20"/>
          <w:lang w:val="en-GB" w:eastAsia="ko-KR"/>
        </w:rPr>
        <w:t>, 6972–6979, doi:</w:t>
      </w:r>
      <w:hyperlink r:id="rId140" w:history="1">
        <w:r w:rsidRPr="001A4DE9">
          <w:rPr>
            <w:rStyle w:val="Hyperlink"/>
            <w:rFonts w:cs="Times New Roman"/>
            <w:sz w:val="20"/>
            <w:szCs w:val="20"/>
            <w:lang w:val="en-GB"/>
          </w:rPr>
          <w:t>10.1029/2019gl082883</w:t>
        </w:r>
      </w:hyperlink>
      <w:r w:rsidRPr="001A4DE9">
        <w:rPr>
          <w:rFonts w:cs="Times New Roman"/>
          <w:sz w:val="20"/>
          <w:szCs w:val="20"/>
          <w:lang w:val="en-GB" w:eastAsia="ko-KR"/>
        </w:rPr>
        <w:t>.</w:t>
      </w:r>
    </w:p>
    <w:p w14:paraId="168DA8C6" w14:textId="4042502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M.D. Zelinka, and D.L. Hartmann, 2014: The response of the Southern Hemispheric eddy-driven jet to future changes in shortwave radiation in CMIP5.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41(9)</w:t>
      </w:r>
      <w:r w:rsidRPr="001A4DE9">
        <w:rPr>
          <w:rFonts w:cs="Times New Roman"/>
          <w:sz w:val="20"/>
          <w:szCs w:val="20"/>
          <w:lang w:val="en-GB" w:eastAsia="ko-KR"/>
        </w:rPr>
        <w:t>, 3244–3250, doi:</w:t>
      </w:r>
      <w:hyperlink r:id="rId141" w:history="1">
        <w:r w:rsidRPr="001A4DE9">
          <w:rPr>
            <w:rStyle w:val="Hyperlink"/>
            <w:rFonts w:cs="Times New Roman"/>
            <w:sz w:val="20"/>
            <w:szCs w:val="20"/>
            <w:lang w:val="en-GB"/>
          </w:rPr>
          <w:t>10.1002/2014gl060043</w:t>
        </w:r>
      </w:hyperlink>
      <w:r w:rsidRPr="001A4DE9">
        <w:rPr>
          <w:rFonts w:cs="Times New Roman"/>
          <w:sz w:val="20"/>
          <w:szCs w:val="20"/>
          <w:lang w:val="en-GB" w:eastAsia="ko-KR"/>
        </w:rPr>
        <w:t>.</w:t>
      </w:r>
    </w:p>
    <w:p w14:paraId="4B098910" w14:textId="1A43FF9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Ceppi, P., G. Zappa, T.G. Shepherd, and J.M. Gregory, 2018: Fast and Slow Components of the Extratropical Atmospheric Circulation Response to CO2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31(3)</w:t>
      </w:r>
      <w:r w:rsidRPr="001A4DE9">
        <w:rPr>
          <w:rFonts w:cs="Times New Roman"/>
          <w:sz w:val="20"/>
          <w:szCs w:val="20"/>
          <w:lang w:val="en-GB" w:eastAsia="ko-KR"/>
        </w:rPr>
        <w:t>, 1091–1105, doi:</w:t>
      </w:r>
      <w:hyperlink r:id="rId142" w:history="1">
        <w:r w:rsidRPr="001A4DE9">
          <w:rPr>
            <w:rStyle w:val="Hyperlink"/>
            <w:rFonts w:cs="Times New Roman"/>
            <w:sz w:val="20"/>
            <w:szCs w:val="20"/>
            <w:lang w:val="en-GB"/>
          </w:rPr>
          <w:t>10.1175/jcli-d-17-0323.1</w:t>
        </w:r>
      </w:hyperlink>
      <w:r w:rsidRPr="001A4DE9">
        <w:rPr>
          <w:rFonts w:cs="Times New Roman"/>
          <w:sz w:val="20"/>
          <w:szCs w:val="20"/>
          <w:lang w:val="en-GB" w:eastAsia="ko-KR"/>
        </w:rPr>
        <w:t>.</w:t>
      </w:r>
    </w:p>
    <w:p w14:paraId="3DB0855E" w14:textId="410AF9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2016: Which aspects of CO2forcing and SST warming cause most uncertainty in projections of tropical rainfall change over land and ocean?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29(7)</w:t>
      </w:r>
      <w:r w:rsidRPr="001A4DE9">
        <w:rPr>
          <w:rFonts w:cs="Times New Roman"/>
          <w:sz w:val="20"/>
          <w:szCs w:val="20"/>
          <w:lang w:val="en-GB" w:eastAsia="ko-KR"/>
        </w:rPr>
        <w:t>, 2493–2509, doi:</w:t>
      </w:r>
      <w:hyperlink r:id="rId143" w:history="1">
        <w:r w:rsidRPr="001A4DE9">
          <w:rPr>
            <w:rStyle w:val="Hyperlink"/>
            <w:rFonts w:cs="Times New Roman"/>
            <w:sz w:val="20"/>
            <w:szCs w:val="20"/>
            <w:lang w:val="en-GB"/>
          </w:rPr>
          <w:t>10.1175/jcli-d-15-0777.1</w:t>
        </w:r>
      </w:hyperlink>
      <w:r w:rsidRPr="001A4DE9">
        <w:rPr>
          <w:rFonts w:cs="Times New Roman"/>
          <w:sz w:val="20"/>
          <w:szCs w:val="20"/>
          <w:lang w:val="en-GB" w:eastAsia="ko-KR"/>
        </w:rPr>
        <w:t>.</w:t>
      </w:r>
    </w:p>
    <w:p w14:paraId="5D1D2002" w14:textId="60F1A4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I. Boutle, and G. Martin, 2013: Spatial Patterns of Precipitation Change in CMIP5: Why the Rich Do Not Get Richer in the Tropics.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26(11)</w:t>
      </w:r>
      <w:r w:rsidRPr="001A4DE9">
        <w:rPr>
          <w:rFonts w:cs="Times New Roman"/>
          <w:sz w:val="20"/>
          <w:szCs w:val="20"/>
          <w:lang w:val="en-GB" w:eastAsia="ko-KR"/>
        </w:rPr>
        <w:t>, 3803–3822, doi:</w:t>
      </w:r>
      <w:hyperlink r:id="rId144" w:history="1">
        <w:r w:rsidRPr="001A4DE9">
          <w:rPr>
            <w:rStyle w:val="Hyperlink"/>
            <w:rFonts w:cs="Times New Roman"/>
            <w:sz w:val="20"/>
            <w:szCs w:val="20"/>
            <w:lang w:val="en-GB"/>
          </w:rPr>
          <w:t>10.1175/jcli-d-12-00543.1</w:t>
        </w:r>
      </w:hyperlink>
      <w:r w:rsidRPr="001A4DE9">
        <w:rPr>
          <w:rFonts w:cs="Times New Roman"/>
          <w:sz w:val="20"/>
          <w:szCs w:val="20"/>
          <w:lang w:val="en-GB" w:eastAsia="ko-KR"/>
        </w:rPr>
        <w:t>.</w:t>
      </w:r>
    </w:p>
    <w:p w14:paraId="313553A1" w14:textId="6DC9CE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P. Good, and K.M. Willett, 2016: A simple moisture advection model of specific humidity change over </w:t>
      </w:r>
      <w:r w:rsidRPr="001A4DE9">
        <w:rPr>
          <w:rFonts w:cs="Times New Roman"/>
          <w:sz w:val="20"/>
          <w:szCs w:val="20"/>
          <w:lang w:val="en-GB" w:eastAsia="ko-KR"/>
        </w:rPr>
        <w:lastRenderedPageBreak/>
        <w:t xml:space="preserve">land in response to SST warming. </w:t>
      </w:r>
      <w:r w:rsidRPr="001A4DE9">
        <w:rPr>
          <w:rFonts w:cs="Times New Roman"/>
          <w:i/>
          <w:sz w:val="20"/>
          <w:szCs w:val="20"/>
          <w:lang w:val="en-GB" w:eastAsia="ko-KR"/>
        </w:rPr>
        <w:t>J. Climate</w:t>
      </w:r>
      <w:r w:rsidRPr="001A4DE9">
        <w:rPr>
          <w:rFonts w:cs="Times New Roman"/>
          <w:sz w:val="20"/>
          <w:szCs w:val="20"/>
          <w:lang w:val="en-GB" w:eastAsia="ko-KR"/>
        </w:rPr>
        <w:t xml:space="preserve">, </w:t>
      </w:r>
      <w:r w:rsidRPr="001A4DE9">
        <w:rPr>
          <w:rFonts w:cs="Times New Roman"/>
          <w:b/>
          <w:sz w:val="20"/>
          <w:szCs w:val="20"/>
          <w:lang w:val="en-GB" w:eastAsia="ko-KR"/>
        </w:rPr>
        <w:t>29</w:t>
      </w:r>
      <w:r w:rsidRPr="001A4DE9">
        <w:rPr>
          <w:rFonts w:cs="Times New Roman"/>
          <w:sz w:val="20"/>
          <w:szCs w:val="20"/>
          <w:lang w:val="en-GB" w:eastAsia="ko-KR"/>
        </w:rPr>
        <w:t>, 7613–7632, doi:</w:t>
      </w:r>
      <w:hyperlink r:id="rId145" w:history="1">
        <w:r w:rsidRPr="001A4DE9">
          <w:rPr>
            <w:rStyle w:val="Hyperlink"/>
            <w:rFonts w:cs="Times New Roman"/>
            <w:sz w:val="20"/>
            <w:szCs w:val="20"/>
            <w:lang w:val="en-GB"/>
          </w:rPr>
          <w:t>10.1175/jcli-d-16-0241.1</w:t>
        </w:r>
      </w:hyperlink>
      <w:r w:rsidRPr="001A4DE9">
        <w:rPr>
          <w:rFonts w:cs="Times New Roman"/>
          <w:sz w:val="20"/>
          <w:szCs w:val="20"/>
          <w:lang w:val="en-GB" w:eastAsia="ko-KR"/>
        </w:rPr>
        <w:t>.</w:t>
      </w:r>
    </w:p>
    <w:p w14:paraId="720F550D" w14:textId="611511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Chadwick, R., H. Douville, and C.B. Skinner, 2017: Timeslice experiments for understanding regional climate projections: applications to the tropical hydrological cycle and European winter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3011–3029, doi:</w:t>
      </w:r>
      <w:hyperlink r:id="rId146" w:history="1">
        <w:r w:rsidRPr="001A4DE9">
          <w:rPr>
            <w:rStyle w:val="Hyperlink"/>
            <w:rFonts w:cs="Times New Roman"/>
            <w:sz w:val="20"/>
            <w:szCs w:val="20"/>
            <w:lang w:val="en-GB"/>
          </w:rPr>
          <w:t>10.1007/s00382-016-3488-6</w:t>
        </w:r>
      </w:hyperlink>
      <w:r w:rsidRPr="001A4DE9">
        <w:rPr>
          <w:rFonts w:cs="Times New Roman"/>
          <w:sz w:val="20"/>
          <w:szCs w:val="20"/>
          <w:lang w:val="en-GB" w:eastAsia="ko-KR"/>
        </w:rPr>
        <w:t>.</w:t>
      </w:r>
    </w:p>
    <w:p w14:paraId="0050FF24" w14:textId="47FCCE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Chalmers, N., E.J. Highwood, E. Hawkins, R. Sutton, and L.J. Wilcox, 2012: Aerosol contribution to the rapid warming of near-term climate under RCP 2.6.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39(17)</w:t>
      </w:r>
      <w:r w:rsidRPr="001A4DE9">
        <w:rPr>
          <w:rFonts w:cs="Times New Roman"/>
          <w:sz w:val="20"/>
          <w:szCs w:val="20"/>
          <w:lang w:val="en-GB" w:eastAsia="ko-KR"/>
        </w:rPr>
        <w:t>, 2–7, doi:</w:t>
      </w:r>
      <w:hyperlink r:id="rId147" w:history="1">
        <w:r w:rsidRPr="001A4DE9">
          <w:rPr>
            <w:rStyle w:val="Hyperlink"/>
            <w:rFonts w:cs="Times New Roman"/>
            <w:sz w:val="20"/>
            <w:szCs w:val="20"/>
            <w:lang w:val="en-GB"/>
          </w:rPr>
          <w:t>10.1029/2012gl052848</w:t>
        </w:r>
      </w:hyperlink>
      <w:r w:rsidRPr="001A4DE9">
        <w:rPr>
          <w:rFonts w:cs="Times New Roman"/>
          <w:sz w:val="20"/>
          <w:szCs w:val="20"/>
          <w:lang w:val="en-GB" w:eastAsia="ko-KR"/>
        </w:rPr>
        <w:t>.</w:t>
      </w:r>
    </w:p>
    <w:p w14:paraId="487F89A4" w14:textId="3E7248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Chand, S.S., K.J. Tory, H. Ye, and K.J.E. Walsh, 2017: Projected increase in El Niño-driven tropical cyclone frequency in the Pacific.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123–127, doi:</w:t>
      </w:r>
      <w:hyperlink r:id="rId148" w:history="1">
        <w:r w:rsidRPr="001A4DE9">
          <w:rPr>
            <w:rStyle w:val="Hyperlink"/>
            <w:rFonts w:cs="Times New Roman"/>
            <w:sz w:val="20"/>
            <w:szCs w:val="20"/>
            <w:lang w:val="en-GB"/>
          </w:rPr>
          <w:t>10.1038/nclimate3181</w:t>
        </w:r>
      </w:hyperlink>
      <w:r w:rsidRPr="001A4DE9">
        <w:rPr>
          <w:rFonts w:cs="Times New Roman"/>
          <w:sz w:val="20"/>
          <w:szCs w:val="20"/>
          <w:lang w:val="en-GB" w:eastAsia="ko-KR"/>
        </w:rPr>
        <w:t>.</w:t>
      </w:r>
    </w:p>
    <w:p w14:paraId="415E2566" w14:textId="219922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2017: Projected Significant Increase in the Number of Extreme Extratropical Cyclones in the Southern Hemisphere.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30(13)</w:t>
      </w:r>
      <w:r w:rsidRPr="001A4DE9">
        <w:rPr>
          <w:rFonts w:cs="Times New Roman"/>
          <w:sz w:val="20"/>
          <w:szCs w:val="20"/>
          <w:lang w:val="en-GB" w:eastAsia="ko-KR"/>
        </w:rPr>
        <w:t>, 4915–4935, doi:</w:t>
      </w:r>
      <w:hyperlink r:id="rId149" w:history="1">
        <w:r w:rsidRPr="001A4DE9">
          <w:rPr>
            <w:rStyle w:val="Hyperlink"/>
            <w:rFonts w:cs="Times New Roman"/>
            <w:sz w:val="20"/>
            <w:szCs w:val="20"/>
            <w:lang w:val="en-GB"/>
          </w:rPr>
          <w:t>10.1175/jcli-d-16-0553.1</w:t>
        </w:r>
      </w:hyperlink>
      <w:r w:rsidRPr="001A4DE9">
        <w:rPr>
          <w:rFonts w:cs="Times New Roman"/>
          <w:sz w:val="20"/>
          <w:szCs w:val="20"/>
          <w:lang w:val="en-GB" w:eastAsia="ko-KR"/>
        </w:rPr>
        <w:t>.</w:t>
      </w:r>
    </w:p>
    <w:p w14:paraId="0AD00419" w14:textId="65216B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C.-G. Ma, C. Zheng, and A.M.W. Yau, 2016: Observed and projected decrease in Northern Hemisphere extratropical cyclone activity in summer and its impacts on maximum temperature.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43(5)</w:t>
      </w:r>
      <w:r w:rsidRPr="001A4DE9">
        <w:rPr>
          <w:rFonts w:cs="Times New Roman"/>
          <w:sz w:val="20"/>
          <w:szCs w:val="20"/>
          <w:lang w:val="en-GB" w:eastAsia="ko-KR"/>
        </w:rPr>
        <w:t>, 2200–2208, doi:</w:t>
      </w:r>
      <w:hyperlink r:id="rId150" w:history="1">
        <w:r w:rsidRPr="001A4DE9">
          <w:rPr>
            <w:rStyle w:val="Hyperlink"/>
            <w:rFonts w:cs="Times New Roman"/>
            <w:sz w:val="20"/>
            <w:szCs w:val="20"/>
            <w:lang w:val="en-GB"/>
          </w:rPr>
          <w:t>10.1002/2016gl068172</w:t>
        </w:r>
      </w:hyperlink>
      <w:r w:rsidRPr="001A4DE9">
        <w:rPr>
          <w:rFonts w:cs="Times New Roman"/>
          <w:sz w:val="20"/>
          <w:szCs w:val="20"/>
          <w:lang w:val="en-GB" w:eastAsia="ko-KR"/>
        </w:rPr>
        <w:t>.</w:t>
      </w:r>
    </w:p>
    <w:p w14:paraId="4E36A191" w14:textId="42CF89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Chang, E.K.-M., 2018: CMIP5 Projected Change in Northern Hemisphere Winter Cyclones with Associated Extreme Winds.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31(16)</w:t>
      </w:r>
      <w:r w:rsidRPr="001A4DE9">
        <w:rPr>
          <w:rFonts w:cs="Times New Roman"/>
          <w:sz w:val="20"/>
          <w:szCs w:val="20"/>
          <w:lang w:val="en-GB" w:eastAsia="ko-KR"/>
        </w:rPr>
        <w:t>, 6527–6542, doi:</w:t>
      </w:r>
      <w:hyperlink r:id="rId151" w:history="1">
        <w:r w:rsidRPr="001A4DE9">
          <w:rPr>
            <w:rStyle w:val="Hyperlink"/>
            <w:rFonts w:cs="Times New Roman"/>
            <w:sz w:val="20"/>
            <w:szCs w:val="20"/>
            <w:lang w:val="en-GB"/>
          </w:rPr>
          <w:t>10.1175/jcli-d-17-0899.1</w:t>
        </w:r>
      </w:hyperlink>
      <w:r w:rsidRPr="001A4DE9">
        <w:rPr>
          <w:rFonts w:cs="Times New Roman"/>
          <w:sz w:val="20"/>
          <w:szCs w:val="20"/>
          <w:lang w:val="en-GB" w:eastAsia="ko-KR"/>
        </w:rPr>
        <w:t>.</w:t>
      </w:r>
    </w:p>
    <w:p w14:paraId="2ED08615" w14:textId="76A122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Chavaillaz, Y., S. Joussaume, S. Bony, and P. Braconnot, 2016a: Spatial stabilization and intensification of moistening and drying rate patterns under future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951–965, doi:</w:t>
      </w:r>
      <w:hyperlink r:id="rId152" w:history="1">
        <w:r w:rsidRPr="001A4DE9">
          <w:rPr>
            <w:rStyle w:val="Hyperlink"/>
            <w:rFonts w:cs="Times New Roman"/>
            <w:sz w:val="20"/>
            <w:szCs w:val="20"/>
            <w:lang w:val="en-GB"/>
          </w:rPr>
          <w:t>10.1007/s00382-015-2882-9</w:t>
        </w:r>
      </w:hyperlink>
      <w:r w:rsidRPr="001A4DE9">
        <w:rPr>
          <w:rFonts w:cs="Times New Roman"/>
          <w:sz w:val="20"/>
          <w:szCs w:val="20"/>
          <w:lang w:val="en-GB" w:eastAsia="ko-KR"/>
        </w:rPr>
        <w:t>.</w:t>
      </w:r>
    </w:p>
    <w:p w14:paraId="1EB291AE" w14:textId="42DDBD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Chavaillaz, Y., S. Joussaume, S. Bony, and P. Braconnot, 2016b: Spatial stabilization and intensification of moistening and drying rate patterns under future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951–965, doi:</w:t>
      </w:r>
      <w:hyperlink r:id="rId153" w:history="1">
        <w:r w:rsidRPr="001A4DE9">
          <w:rPr>
            <w:rStyle w:val="Hyperlink"/>
            <w:rFonts w:cs="Times New Roman"/>
            <w:sz w:val="20"/>
            <w:szCs w:val="20"/>
            <w:lang w:val="en-GB"/>
          </w:rPr>
          <w:t>10.1007/s00382-015-2882-9</w:t>
        </w:r>
      </w:hyperlink>
      <w:r w:rsidRPr="001A4DE9">
        <w:rPr>
          <w:rFonts w:cs="Times New Roman"/>
          <w:sz w:val="20"/>
          <w:szCs w:val="20"/>
          <w:lang w:val="en-GB" w:eastAsia="ko-KR"/>
        </w:rPr>
        <w:t>.</w:t>
      </w:r>
    </w:p>
    <w:p w14:paraId="4FAD634B" w14:textId="150E6E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G. et al., 2019: Thermodynamic and Dynamic Mechanisms for Hydrological Cycle Intensification over the Full Probability Distribution of Precipitation Events.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76(2)</w:t>
      </w:r>
      <w:r w:rsidRPr="001A4DE9">
        <w:rPr>
          <w:rFonts w:cs="Times New Roman"/>
          <w:sz w:val="20"/>
          <w:szCs w:val="20"/>
          <w:lang w:val="en-GB" w:eastAsia="ko-KR"/>
        </w:rPr>
        <w:t>, 497–516, doi:</w:t>
      </w:r>
      <w:hyperlink r:id="rId154" w:history="1">
        <w:r w:rsidRPr="001A4DE9">
          <w:rPr>
            <w:rStyle w:val="Hyperlink"/>
            <w:rFonts w:cs="Times New Roman"/>
            <w:sz w:val="20"/>
            <w:szCs w:val="20"/>
            <w:lang w:val="en-GB"/>
          </w:rPr>
          <w:t>10.1175/jas-d-18-0067.1</w:t>
        </w:r>
      </w:hyperlink>
      <w:r w:rsidRPr="001A4DE9">
        <w:rPr>
          <w:rFonts w:cs="Times New Roman"/>
          <w:sz w:val="20"/>
          <w:szCs w:val="20"/>
          <w:lang w:val="en-GB" w:eastAsia="ko-KR"/>
        </w:rPr>
        <w:t>.</w:t>
      </w:r>
    </w:p>
    <w:p w14:paraId="65B71497" w14:textId="680FBF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L., T. Li, Y. Yu, and S.K. Behera, 2017: A possible explanation for the divergent projection of ENSO amplitude change under global warming.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49(11–12)</w:t>
      </w:r>
      <w:r w:rsidRPr="001A4DE9">
        <w:rPr>
          <w:rFonts w:cs="Times New Roman"/>
          <w:sz w:val="20"/>
          <w:szCs w:val="20"/>
          <w:lang w:val="en-GB" w:eastAsia="ko-KR"/>
        </w:rPr>
        <w:t>, 3799–3811, doi:</w:t>
      </w:r>
      <w:hyperlink r:id="rId155" w:history="1">
        <w:r w:rsidRPr="001A4DE9">
          <w:rPr>
            <w:rStyle w:val="Hyperlink"/>
            <w:rFonts w:cs="Times New Roman"/>
            <w:sz w:val="20"/>
            <w:szCs w:val="20"/>
            <w:lang w:val="en-GB"/>
          </w:rPr>
          <w:t>10.1007/s00382-017-3544-x</w:t>
        </w:r>
      </w:hyperlink>
      <w:r w:rsidRPr="001A4DE9">
        <w:rPr>
          <w:rFonts w:cs="Times New Roman"/>
          <w:sz w:val="20"/>
          <w:szCs w:val="20"/>
          <w:lang w:val="en-GB" w:eastAsia="ko-KR"/>
        </w:rPr>
        <w:t>.</w:t>
      </w:r>
    </w:p>
    <w:p w14:paraId="3F2C6158" w14:textId="0CF1D3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Y.-C. et al., 2012: Occurrence of lower cloud albedo in ship tracks.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12(17)</w:t>
      </w:r>
      <w:r w:rsidRPr="001A4DE9">
        <w:rPr>
          <w:rFonts w:cs="Times New Roman"/>
          <w:sz w:val="20"/>
          <w:szCs w:val="20"/>
          <w:lang w:val="en-GB" w:eastAsia="ko-KR"/>
        </w:rPr>
        <w:t>, 8223–8235, doi:</w:t>
      </w:r>
      <w:hyperlink r:id="rId156" w:history="1">
        <w:r w:rsidRPr="001A4DE9">
          <w:rPr>
            <w:rStyle w:val="Hyperlink"/>
            <w:rFonts w:cs="Times New Roman"/>
            <w:sz w:val="20"/>
            <w:szCs w:val="20"/>
            <w:lang w:val="en-GB"/>
          </w:rPr>
          <w:t>10.5194/acp-12-8223-2012</w:t>
        </w:r>
      </w:hyperlink>
      <w:r w:rsidRPr="001A4DE9">
        <w:rPr>
          <w:rFonts w:cs="Times New Roman"/>
          <w:sz w:val="20"/>
          <w:szCs w:val="20"/>
          <w:lang w:val="en-GB" w:eastAsia="ko-KR"/>
        </w:rPr>
        <w:t>.</w:t>
      </w:r>
    </w:p>
    <w:p w14:paraId="345187CF" w14:textId="0A7AD6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 Z. et al., 2020: Global Land Monsoon Precipitation Changes in CMIP6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47(14)</w:t>
      </w:r>
      <w:r w:rsidRPr="001A4DE9">
        <w:rPr>
          <w:rFonts w:cs="Times New Roman"/>
          <w:sz w:val="20"/>
          <w:szCs w:val="20"/>
          <w:lang w:val="en-GB" w:eastAsia="ko-KR"/>
        </w:rPr>
        <w:t>, doi:</w:t>
      </w:r>
      <w:hyperlink r:id="rId157" w:history="1">
        <w:r w:rsidRPr="001A4DE9">
          <w:rPr>
            <w:rStyle w:val="Hyperlink"/>
            <w:rFonts w:cs="Times New Roman"/>
            <w:sz w:val="20"/>
            <w:szCs w:val="20"/>
            <w:lang w:val="en-GB"/>
          </w:rPr>
          <w:t>10.1029/2019gl086902</w:t>
        </w:r>
      </w:hyperlink>
      <w:r w:rsidRPr="001A4DE9">
        <w:rPr>
          <w:rFonts w:cs="Times New Roman"/>
          <w:sz w:val="20"/>
          <w:szCs w:val="20"/>
          <w:lang w:val="en-GB" w:eastAsia="ko-KR"/>
        </w:rPr>
        <w:t>.</w:t>
      </w:r>
    </w:p>
    <w:p w14:paraId="259122AB" w14:textId="17A1B5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Cheng, W. et al., 2019: Soil Moisture and Other Hydrological Changes in a Stratospheric Aerosol Geoengineering Large Ensemble.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12773–12793, doi:</w:t>
      </w:r>
      <w:hyperlink r:id="rId158" w:history="1">
        <w:r w:rsidRPr="001A4DE9">
          <w:rPr>
            <w:rStyle w:val="Hyperlink"/>
            <w:rFonts w:cs="Times New Roman"/>
            <w:sz w:val="20"/>
            <w:szCs w:val="20"/>
            <w:lang w:val="en-GB"/>
          </w:rPr>
          <w:t>10.1029/2018jd030237</w:t>
        </w:r>
      </w:hyperlink>
      <w:r w:rsidRPr="001A4DE9">
        <w:rPr>
          <w:rFonts w:cs="Times New Roman"/>
          <w:sz w:val="20"/>
          <w:szCs w:val="20"/>
          <w:lang w:val="en-GB" w:eastAsia="ko-KR"/>
        </w:rPr>
        <w:t>.</w:t>
      </w:r>
    </w:p>
    <w:p w14:paraId="31AE80C4" w14:textId="1973196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Chevuturi, A., N.P. Klingaman, A.G. Turner, and S. Hannah, 2018: Projected Changes in the Asian-Australian Monsoon Region in 1.5°C and 2.0°C Global-Warming Scenarios.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339–358, doi:</w:t>
      </w:r>
      <w:hyperlink r:id="rId159" w:history="1">
        <w:r w:rsidRPr="001A4DE9">
          <w:rPr>
            <w:rStyle w:val="Hyperlink"/>
            <w:rFonts w:cs="Times New Roman"/>
            <w:sz w:val="20"/>
            <w:szCs w:val="20"/>
            <w:lang w:val="en-GB"/>
          </w:rPr>
          <w:t>10.1002/2017ef000734</w:t>
        </w:r>
      </w:hyperlink>
      <w:r w:rsidRPr="001A4DE9">
        <w:rPr>
          <w:rFonts w:cs="Times New Roman"/>
          <w:sz w:val="20"/>
          <w:szCs w:val="20"/>
          <w:lang w:val="en-GB" w:eastAsia="ko-KR"/>
        </w:rPr>
        <w:t>.</w:t>
      </w:r>
    </w:p>
    <w:p w14:paraId="6FA33E11" w14:textId="5D9D8D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Chikamoto, Y., A. Timmermann, M.J. Widlansky, M.A. Balmaseda, and L. Stott, 2017: Multi-year predictability of climate, drought, and wildfire in southwestern North America.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6568, doi:</w:t>
      </w:r>
      <w:hyperlink r:id="rId160" w:history="1">
        <w:r w:rsidRPr="001A4DE9">
          <w:rPr>
            <w:rStyle w:val="Hyperlink"/>
            <w:rFonts w:cs="Times New Roman"/>
            <w:sz w:val="20"/>
            <w:szCs w:val="20"/>
            <w:lang w:val="en-GB"/>
          </w:rPr>
          <w:t>10.1038/s41598-017-06869-7</w:t>
        </w:r>
      </w:hyperlink>
      <w:r w:rsidRPr="001A4DE9">
        <w:rPr>
          <w:rFonts w:cs="Times New Roman"/>
          <w:sz w:val="20"/>
          <w:szCs w:val="20"/>
          <w:lang w:val="en-GB" w:eastAsia="ko-KR"/>
        </w:rPr>
        <w:t>.</w:t>
      </w:r>
    </w:p>
    <w:p w14:paraId="005B0C5A" w14:textId="6BE29D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Chikamoto, Y., A. Timmermann, M.J. Widlansky, S. Zhang, and M.A. Balmaseda, 2019: A Drift-Free Decadal Climate Prediction System for the Community Earth System Model.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32(18)</w:t>
      </w:r>
      <w:r w:rsidRPr="001A4DE9">
        <w:rPr>
          <w:rFonts w:cs="Times New Roman"/>
          <w:sz w:val="20"/>
          <w:szCs w:val="20"/>
          <w:lang w:val="en-GB" w:eastAsia="ko-KR"/>
        </w:rPr>
        <w:t>, 5967–5995, doi:</w:t>
      </w:r>
      <w:hyperlink r:id="rId161" w:history="1">
        <w:r w:rsidRPr="001A4DE9">
          <w:rPr>
            <w:rStyle w:val="Hyperlink"/>
            <w:rFonts w:cs="Times New Roman"/>
            <w:sz w:val="20"/>
            <w:szCs w:val="20"/>
            <w:lang w:val="en-GB"/>
          </w:rPr>
          <w:t>10.1175/jcli-d-18-0788.1</w:t>
        </w:r>
      </w:hyperlink>
      <w:r w:rsidRPr="001A4DE9">
        <w:rPr>
          <w:rFonts w:cs="Times New Roman"/>
          <w:sz w:val="20"/>
          <w:szCs w:val="20"/>
          <w:lang w:val="en-GB" w:eastAsia="ko-KR"/>
        </w:rPr>
        <w:t>.</w:t>
      </w:r>
    </w:p>
    <w:p w14:paraId="6FBEDD6D" w14:textId="4E76839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Chikamoto, Y. et al., 2013: An overview of decadal climate predictability in a multi-model ensemble by climate model MIROC.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40(5–6)</w:t>
      </w:r>
      <w:r w:rsidRPr="001A4DE9">
        <w:rPr>
          <w:rFonts w:cs="Times New Roman"/>
          <w:sz w:val="20"/>
          <w:szCs w:val="20"/>
          <w:lang w:val="en-GB" w:eastAsia="ko-KR"/>
        </w:rPr>
        <w:t>, 1201–1222, doi:</w:t>
      </w:r>
      <w:hyperlink r:id="rId162" w:history="1">
        <w:r w:rsidRPr="001A4DE9">
          <w:rPr>
            <w:rStyle w:val="Hyperlink"/>
            <w:rFonts w:cs="Times New Roman"/>
            <w:sz w:val="20"/>
            <w:szCs w:val="20"/>
            <w:lang w:val="en-GB"/>
          </w:rPr>
          <w:t>10.1007/s00382-012-1351-y</w:t>
        </w:r>
      </w:hyperlink>
      <w:r w:rsidRPr="001A4DE9">
        <w:rPr>
          <w:rFonts w:cs="Times New Roman"/>
          <w:sz w:val="20"/>
          <w:szCs w:val="20"/>
          <w:lang w:val="en-GB" w:eastAsia="ko-KR"/>
        </w:rPr>
        <w:t>.</w:t>
      </w:r>
    </w:p>
    <w:p w14:paraId="33A3367C" w14:textId="1969C3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Chikamoto, Y. et al., 2015: Skilful multi-year predictions of tropical trans-basin climate variability.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6869, doi:</w:t>
      </w:r>
      <w:hyperlink r:id="rId163" w:history="1">
        <w:r w:rsidRPr="001A4DE9">
          <w:rPr>
            <w:rStyle w:val="Hyperlink"/>
            <w:rFonts w:cs="Times New Roman"/>
            <w:sz w:val="20"/>
            <w:szCs w:val="20"/>
            <w:lang w:val="en-GB"/>
          </w:rPr>
          <w:t>10.1038/ncomms7869</w:t>
        </w:r>
      </w:hyperlink>
      <w:r w:rsidRPr="001A4DE9">
        <w:rPr>
          <w:rFonts w:cs="Times New Roman"/>
          <w:sz w:val="20"/>
          <w:szCs w:val="20"/>
          <w:lang w:val="en-GB" w:eastAsia="ko-KR"/>
        </w:rPr>
        <w:t>.</w:t>
      </w:r>
    </w:p>
    <w:p w14:paraId="098F85BE" w14:textId="2D53536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Chiodo, G. and L.M. Polvani, 2016: Reduction of Climate Sensitivity to Solar Forcing due to Stratospheric Ozone Feedback.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4651–4663, doi:</w:t>
      </w:r>
      <w:hyperlink r:id="rId164" w:history="1">
        <w:r w:rsidRPr="001A4DE9">
          <w:rPr>
            <w:rStyle w:val="Hyperlink"/>
            <w:rFonts w:cs="Times New Roman"/>
            <w:sz w:val="20"/>
            <w:szCs w:val="20"/>
            <w:lang w:val="en-GB"/>
          </w:rPr>
          <w:t>10.1175/jcli-d-15-0721.1</w:t>
        </w:r>
      </w:hyperlink>
      <w:r w:rsidRPr="001A4DE9">
        <w:rPr>
          <w:rFonts w:cs="Times New Roman"/>
          <w:sz w:val="20"/>
          <w:szCs w:val="20"/>
          <w:lang w:val="en-GB" w:eastAsia="ko-KR"/>
        </w:rPr>
        <w:t>.</w:t>
      </w:r>
    </w:p>
    <w:p w14:paraId="70B4438D" w14:textId="751017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Chiodo, G., J. Oehrlein, L.M. Polvani, J.C. Fyfe, and A.K. Smith, 2019: Insignificant influence of the 11-year solar cycle on the North Atlantic Oscillation.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94–99, doi:</w:t>
      </w:r>
      <w:hyperlink r:id="rId165" w:history="1">
        <w:r w:rsidRPr="001A4DE9">
          <w:rPr>
            <w:rStyle w:val="Hyperlink"/>
            <w:rFonts w:cs="Times New Roman"/>
            <w:sz w:val="20"/>
            <w:szCs w:val="20"/>
            <w:lang w:val="en-GB"/>
          </w:rPr>
          <w:t>10.1038/s41561-018-0293-3</w:t>
        </w:r>
      </w:hyperlink>
      <w:r w:rsidRPr="001A4DE9">
        <w:rPr>
          <w:rFonts w:cs="Times New Roman"/>
          <w:sz w:val="20"/>
          <w:szCs w:val="20"/>
          <w:lang w:val="en-GB" w:eastAsia="ko-KR"/>
        </w:rPr>
        <w:t>.</w:t>
      </w:r>
    </w:p>
    <w:p w14:paraId="0574581E" w14:textId="0A39015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Choi, J., S.W. Son, and R.J. Park, 2019: Aerosol versus greenhouse gas impacts on Southern Hemisphere general circulation changes.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52(7–8)</w:t>
      </w:r>
      <w:r w:rsidRPr="001A4DE9">
        <w:rPr>
          <w:rFonts w:cs="Times New Roman"/>
          <w:sz w:val="20"/>
          <w:szCs w:val="20"/>
          <w:lang w:val="en-GB" w:eastAsia="ko-KR"/>
        </w:rPr>
        <w:t>, 4127–4142, doi:</w:t>
      </w:r>
      <w:hyperlink r:id="rId166" w:history="1">
        <w:r w:rsidRPr="001A4DE9">
          <w:rPr>
            <w:rStyle w:val="Hyperlink"/>
            <w:rFonts w:cs="Times New Roman"/>
            <w:sz w:val="20"/>
            <w:szCs w:val="20"/>
            <w:lang w:val="en-GB"/>
          </w:rPr>
          <w:t>10.1007/s00382-018-4370-5</w:t>
        </w:r>
      </w:hyperlink>
      <w:r w:rsidRPr="001A4DE9">
        <w:rPr>
          <w:rFonts w:cs="Times New Roman"/>
          <w:sz w:val="20"/>
          <w:szCs w:val="20"/>
          <w:lang w:val="en-GB" w:eastAsia="ko-KR"/>
        </w:rPr>
        <w:t>.</w:t>
      </w:r>
    </w:p>
    <w:p w14:paraId="47F5E30A" w14:textId="272617B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Chou, C., J.D. Neelin, C.-A. Chen, and J.-Y. Tu, 2009: Evaluating the “Rich-Get-Richer” Mechanism in Tropical Precipitation Change under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22(8)</w:t>
      </w:r>
      <w:r w:rsidRPr="001A4DE9">
        <w:rPr>
          <w:rFonts w:cs="Times New Roman"/>
          <w:sz w:val="20"/>
          <w:szCs w:val="20"/>
          <w:lang w:val="en-GB" w:eastAsia="ko-KR"/>
        </w:rPr>
        <w:t>, 1982–2005, doi:</w:t>
      </w:r>
      <w:hyperlink r:id="rId167" w:history="1">
        <w:r w:rsidRPr="001A4DE9">
          <w:rPr>
            <w:rStyle w:val="Hyperlink"/>
            <w:rFonts w:cs="Times New Roman"/>
            <w:sz w:val="20"/>
            <w:szCs w:val="20"/>
            <w:lang w:val="en-GB"/>
          </w:rPr>
          <w:t>10.1175/2008jcli2471.1</w:t>
        </w:r>
      </w:hyperlink>
      <w:r w:rsidRPr="001A4DE9">
        <w:rPr>
          <w:rFonts w:cs="Times New Roman"/>
          <w:sz w:val="20"/>
          <w:szCs w:val="20"/>
          <w:lang w:val="en-GB" w:eastAsia="ko-KR"/>
        </w:rPr>
        <w:t>.</w:t>
      </w:r>
    </w:p>
    <w:p w14:paraId="7B68BB77" w14:textId="38B76F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H.M. and J. Berner, 2019: From reliable weather forecasts to skilful climate response: A dynamical systems approach.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145(720)</w:t>
      </w:r>
      <w:r w:rsidRPr="001A4DE9">
        <w:rPr>
          <w:rFonts w:cs="Times New Roman"/>
          <w:sz w:val="20"/>
          <w:szCs w:val="20"/>
          <w:lang w:val="en-GB" w:eastAsia="ko-KR"/>
        </w:rPr>
        <w:t>, 1052–1069, doi:</w:t>
      </w:r>
      <w:hyperlink r:id="rId168" w:history="1">
        <w:r w:rsidRPr="001A4DE9">
          <w:rPr>
            <w:rStyle w:val="Hyperlink"/>
            <w:rFonts w:cs="Times New Roman"/>
            <w:sz w:val="20"/>
            <w:szCs w:val="20"/>
            <w:lang w:val="en-GB"/>
          </w:rPr>
          <w:t>10.1002/qj.3476</w:t>
        </w:r>
      </w:hyperlink>
      <w:r w:rsidRPr="001A4DE9">
        <w:rPr>
          <w:rFonts w:cs="Times New Roman"/>
          <w:sz w:val="20"/>
          <w:szCs w:val="20"/>
          <w:lang w:val="en-GB" w:eastAsia="ko-KR"/>
        </w:rPr>
        <w:t>.</w:t>
      </w:r>
    </w:p>
    <w:p w14:paraId="7042624E" w14:textId="0E0FE7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H.M., J. Berner, D.R.B. Coleman, and T.N. Palmer, 2017: Stochastic parameterization and El Niño-southern oscillation.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w:t>
      </w:r>
      <w:r w:rsidRPr="001A4DE9">
        <w:rPr>
          <w:rFonts w:cs="Times New Roman"/>
          <w:sz w:val="20"/>
          <w:szCs w:val="20"/>
          <w:lang w:val="en-GB" w:eastAsia="ko-KR"/>
        </w:rPr>
        <w:t>, 17–38, doi:</w:t>
      </w:r>
      <w:hyperlink r:id="rId169" w:history="1">
        <w:r w:rsidRPr="001A4DE9">
          <w:rPr>
            <w:rStyle w:val="Hyperlink"/>
            <w:rFonts w:cs="Times New Roman"/>
            <w:sz w:val="20"/>
            <w:szCs w:val="20"/>
            <w:lang w:val="en-GB"/>
          </w:rPr>
          <w:t>10.1175/jcli-d-16-0122.1</w:t>
        </w:r>
      </w:hyperlink>
      <w:r w:rsidRPr="001A4DE9">
        <w:rPr>
          <w:rFonts w:cs="Times New Roman"/>
          <w:sz w:val="20"/>
          <w:szCs w:val="20"/>
          <w:lang w:val="en-GB" w:eastAsia="ko-KR"/>
        </w:rPr>
        <w:t>.</w:t>
      </w:r>
    </w:p>
    <w:p w14:paraId="13268187" w14:textId="302655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J.H. et al., 2013: Climate Phenomena and their Relevance for Future Regional Climate Change. In: </w:t>
      </w:r>
      <w:r w:rsidRPr="001A4DE9">
        <w:rPr>
          <w:rFonts w:cs="Times New Roman"/>
          <w:i/>
          <w:sz w:val="20"/>
          <w:szCs w:val="20"/>
          <w:lang w:val="en-GB" w:eastAsia="ko-KR"/>
        </w:rPr>
        <w:lastRenderedPageBreak/>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1217–1308, doi:</w:t>
      </w:r>
      <w:hyperlink r:id="rId170" w:history="1">
        <w:r w:rsidRPr="001A4DE9">
          <w:rPr>
            <w:rStyle w:val="Hyperlink"/>
            <w:rFonts w:cs="Times New Roman"/>
            <w:sz w:val="20"/>
            <w:szCs w:val="20"/>
            <w:lang w:val="en-GB"/>
          </w:rPr>
          <w:t>10.1017/cbo9781107415324.028</w:t>
        </w:r>
      </w:hyperlink>
      <w:r w:rsidRPr="001A4DE9">
        <w:rPr>
          <w:rFonts w:cs="Times New Roman"/>
          <w:sz w:val="20"/>
          <w:szCs w:val="20"/>
          <w:lang w:val="en-GB" w:eastAsia="ko-KR"/>
        </w:rPr>
        <w:t>.</w:t>
      </w:r>
    </w:p>
    <w:p w14:paraId="49B651AB" w14:textId="27B5ED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M.W. and G.L. Stephens, 2011: Microphysical and macrophysical responses of marine stratocumulus polluted by underlying ships: Evidence of cloud deepening.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116(D3)</w:t>
      </w:r>
      <w:r w:rsidRPr="001A4DE9">
        <w:rPr>
          <w:rFonts w:cs="Times New Roman"/>
          <w:sz w:val="20"/>
          <w:szCs w:val="20"/>
          <w:lang w:val="en-GB" w:eastAsia="ko-KR"/>
        </w:rPr>
        <w:t>, D03201, doi:</w:t>
      </w:r>
      <w:hyperlink r:id="rId171" w:history="1">
        <w:r w:rsidRPr="001A4DE9">
          <w:rPr>
            <w:rStyle w:val="Hyperlink"/>
            <w:rFonts w:cs="Times New Roman"/>
            <w:sz w:val="20"/>
            <w:szCs w:val="20"/>
            <w:lang w:val="en-GB"/>
          </w:rPr>
          <w:t>10.1029/2010jd014638</w:t>
        </w:r>
      </w:hyperlink>
      <w:r w:rsidRPr="001A4DE9">
        <w:rPr>
          <w:rFonts w:cs="Times New Roman"/>
          <w:sz w:val="20"/>
          <w:szCs w:val="20"/>
          <w:lang w:val="en-GB" w:eastAsia="ko-KR"/>
        </w:rPr>
        <w:t>.</w:t>
      </w:r>
    </w:p>
    <w:p w14:paraId="09526B2D" w14:textId="7EF794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Christensen, P., K. Gillingham, and W. Nordhaus, 2018: Uncertainty in forecasts of long-run economic growth.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doi:</w:t>
      </w:r>
      <w:hyperlink r:id="rId172" w:history="1">
        <w:r w:rsidRPr="001A4DE9">
          <w:rPr>
            <w:rStyle w:val="Hyperlink"/>
            <w:rFonts w:cs="Times New Roman"/>
            <w:sz w:val="20"/>
            <w:szCs w:val="20"/>
            <w:lang w:val="en-GB"/>
          </w:rPr>
          <w:t>10.1073/pnas.1713628115</w:t>
        </w:r>
      </w:hyperlink>
      <w:r w:rsidRPr="001A4DE9">
        <w:rPr>
          <w:rFonts w:cs="Times New Roman"/>
          <w:sz w:val="20"/>
          <w:szCs w:val="20"/>
          <w:lang w:val="en-GB" w:eastAsia="ko-KR"/>
        </w:rPr>
        <w:t>.</w:t>
      </w:r>
    </w:p>
    <w:p w14:paraId="7B0B0A96" w14:textId="3DE69C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 J.-E. et al., 2014: Future change of the Indian Ocean basin-wide and dipole modes in the CMIP5.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43(1–2)</w:t>
      </w:r>
      <w:r w:rsidRPr="001A4DE9">
        <w:rPr>
          <w:rFonts w:cs="Times New Roman"/>
          <w:sz w:val="20"/>
          <w:szCs w:val="20"/>
          <w:lang w:val="en-GB" w:eastAsia="ko-KR"/>
        </w:rPr>
        <w:t>, 535–551, doi:</w:t>
      </w:r>
      <w:hyperlink r:id="rId173" w:history="1">
        <w:r w:rsidRPr="001A4DE9">
          <w:rPr>
            <w:rStyle w:val="Hyperlink"/>
            <w:rFonts w:cs="Times New Roman"/>
            <w:sz w:val="20"/>
            <w:szCs w:val="20"/>
            <w:lang w:val="en-GB"/>
          </w:rPr>
          <w:t>10.1007/s00382-013-2002-7</w:t>
        </w:r>
      </w:hyperlink>
      <w:r w:rsidRPr="001A4DE9">
        <w:rPr>
          <w:rFonts w:cs="Times New Roman"/>
          <w:sz w:val="20"/>
          <w:szCs w:val="20"/>
          <w:lang w:val="en-GB" w:eastAsia="ko-KR"/>
        </w:rPr>
        <w:t>.</w:t>
      </w:r>
    </w:p>
    <w:p w14:paraId="530E5E3F" w14:textId="1A379A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Chung, C.T.Y., S.B. Power, A. Sullivan, and F. Delage, 2019: The role of the South Pacific in modulating Tropical Pacific variability.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18311, doi:</w:t>
      </w:r>
      <w:hyperlink r:id="rId174" w:history="1">
        <w:r w:rsidRPr="001A4DE9">
          <w:rPr>
            <w:rStyle w:val="Hyperlink"/>
            <w:rFonts w:cs="Times New Roman"/>
            <w:sz w:val="20"/>
            <w:szCs w:val="20"/>
            <w:lang w:val="en-GB"/>
          </w:rPr>
          <w:t>10.1038/s41598-019-52805-2</w:t>
        </w:r>
      </w:hyperlink>
      <w:r w:rsidRPr="001A4DE9">
        <w:rPr>
          <w:rFonts w:cs="Times New Roman"/>
          <w:sz w:val="20"/>
          <w:szCs w:val="20"/>
          <w:lang w:val="en-GB" w:eastAsia="ko-KR"/>
        </w:rPr>
        <w:t>.</w:t>
      </w:r>
    </w:p>
    <w:p w14:paraId="6237F570" w14:textId="329D68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Church, J. et al., 2013: Sea Level Change.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1137–1216, doi:</w:t>
      </w:r>
      <w:hyperlink r:id="rId175" w:history="1">
        <w:r w:rsidRPr="001A4DE9">
          <w:rPr>
            <w:rStyle w:val="Hyperlink"/>
            <w:rFonts w:cs="Times New Roman"/>
            <w:sz w:val="20"/>
            <w:szCs w:val="20"/>
            <w:lang w:val="en-GB"/>
          </w:rPr>
          <w:t>10.1017/cbo9781107415324.026</w:t>
        </w:r>
      </w:hyperlink>
      <w:r w:rsidRPr="001A4DE9">
        <w:rPr>
          <w:rFonts w:cs="Times New Roman"/>
          <w:sz w:val="20"/>
          <w:szCs w:val="20"/>
          <w:lang w:val="en-GB" w:eastAsia="ko-KR"/>
        </w:rPr>
        <w:t>.</w:t>
      </w:r>
    </w:p>
    <w:p w14:paraId="5BBA703C" w14:textId="005DF3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Chuwah, C. et al., 2013: Implications of alternative assumptions regarding future air pollution control in scenarios similar to the Representative Concentration Pathways. </w:t>
      </w:r>
      <w:r w:rsidRPr="001A4DE9">
        <w:rPr>
          <w:rFonts w:cs="Times New Roman"/>
          <w:i/>
          <w:sz w:val="20"/>
          <w:szCs w:val="20"/>
          <w:lang w:val="en-GB" w:eastAsia="ko-KR"/>
        </w:rPr>
        <w:t>Atmospheric Environment</w:t>
      </w:r>
      <w:r w:rsidRPr="001A4DE9">
        <w:rPr>
          <w:rFonts w:cs="Times New Roman"/>
          <w:sz w:val="20"/>
          <w:szCs w:val="20"/>
          <w:lang w:val="en-GB" w:eastAsia="ko-KR"/>
        </w:rPr>
        <w:t xml:space="preserve">, </w:t>
      </w:r>
      <w:r w:rsidRPr="001A4DE9">
        <w:rPr>
          <w:rFonts w:cs="Times New Roman"/>
          <w:b/>
          <w:sz w:val="20"/>
          <w:szCs w:val="20"/>
          <w:lang w:val="en-GB" w:eastAsia="ko-KR"/>
        </w:rPr>
        <w:t>79</w:t>
      </w:r>
      <w:r w:rsidRPr="001A4DE9">
        <w:rPr>
          <w:rFonts w:cs="Times New Roman"/>
          <w:sz w:val="20"/>
          <w:szCs w:val="20"/>
          <w:lang w:val="en-GB" w:eastAsia="ko-KR"/>
        </w:rPr>
        <w:t>, 787–801, doi:</w:t>
      </w:r>
      <w:hyperlink r:id="rId176" w:history="1">
        <w:r w:rsidRPr="001A4DE9">
          <w:rPr>
            <w:rStyle w:val="Hyperlink"/>
            <w:rFonts w:cs="Times New Roman"/>
            <w:sz w:val="20"/>
            <w:szCs w:val="20"/>
            <w:lang w:val="en-GB"/>
          </w:rPr>
          <w:t>10.1016/j.atmosenv.2013.07.008</w:t>
        </w:r>
      </w:hyperlink>
      <w:r w:rsidRPr="001A4DE9">
        <w:rPr>
          <w:rFonts w:cs="Times New Roman"/>
          <w:sz w:val="20"/>
          <w:szCs w:val="20"/>
          <w:lang w:val="en-GB" w:eastAsia="ko-KR"/>
        </w:rPr>
        <w:t>.</w:t>
      </w:r>
    </w:p>
    <w:p w14:paraId="2F4CB688" w14:textId="3AC1995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Chylek, P., C.K. Folland, H.A. Dijkstra, G. Lesins, and M.K. Dubey, 2011: Ice-core data evidence for a prominent near 20 year time-scale of the Atlantic Multidecadal Oscillation.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38(13)</w:t>
      </w:r>
      <w:r w:rsidRPr="001A4DE9">
        <w:rPr>
          <w:rFonts w:cs="Times New Roman"/>
          <w:sz w:val="20"/>
          <w:szCs w:val="20"/>
          <w:lang w:val="en-GB" w:eastAsia="ko-KR"/>
        </w:rPr>
        <w:t>, doi:</w:t>
      </w:r>
      <w:hyperlink r:id="rId177" w:history="1">
        <w:r w:rsidRPr="001A4DE9">
          <w:rPr>
            <w:rStyle w:val="Hyperlink"/>
            <w:rFonts w:cs="Times New Roman"/>
            <w:sz w:val="20"/>
            <w:szCs w:val="20"/>
            <w:lang w:val="en-GB"/>
          </w:rPr>
          <w:t>10.1029/2011gl047501</w:t>
        </w:r>
      </w:hyperlink>
      <w:r w:rsidRPr="001A4DE9">
        <w:rPr>
          <w:rFonts w:cs="Times New Roman"/>
          <w:sz w:val="20"/>
          <w:szCs w:val="20"/>
          <w:lang w:val="en-GB" w:eastAsia="ko-KR"/>
        </w:rPr>
        <w:t>.</w:t>
      </w:r>
    </w:p>
    <w:p w14:paraId="3023C7C4" w14:textId="6B23A5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Ciais, P. et al., 2013: Carbon and Other Biogeochemical Cycles.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465–570, doi:</w:t>
      </w:r>
      <w:hyperlink r:id="rId178" w:history="1">
        <w:r w:rsidRPr="001A4DE9">
          <w:rPr>
            <w:rStyle w:val="Hyperlink"/>
            <w:rFonts w:cs="Times New Roman"/>
            <w:sz w:val="20"/>
            <w:szCs w:val="20"/>
            <w:lang w:val="en-GB"/>
          </w:rPr>
          <w:t>10.1017/cbo9781107415324.015</w:t>
        </w:r>
      </w:hyperlink>
      <w:r w:rsidRPr="001A4DE9">
        <w:rPr>
          <w:rFonts w:cs="Times New Roman"/>
          <w:sz w:val="20"/>
          <w:szCs w:val="20"/>
          <w:lang w:val="en-GB" w:eastAsia="ko-KR"/>
        </w:rPr>
        <w:t>.</w:t>
      </w:r>
    </w:p>
    <w:p w14:paraId="518630E8" w14:textId="765B4B1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Ciavarella, A., P. Stott, and J. Lowe, 2017: Early benefits of mitigation in risk of regional climate extremes.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7(5)</w:t>
      </w:r>
      <w:r w:rsidRPr="001A4DE9">
        <w:rPr>
          <w:rFonts w:cs="Times New Roman"/>
          <w:sz w:val="20"/>
          <w:szCs w:val="20"/>
          <w:lang w:val="en-GB" w:eastAsia="ko-KR"/>
        </w:rPr>
        <w:t>, 326–330, doi:</w:t>
      </w:r>
      <w:hyperlink r:id="rId179" w:history="1">
        <w:r w:rsidRPr="001A4DE9">
          <w:rPr>
            <w:rStyle w:val="Hyperlink"/>
            <w:rFonts w:cs="Times New Roman"/>
            <w:sz w:val="20"/>
            <w:szCs w:val="20"/>
            <w:lang w:val="en-GB"/>
          </w:rPr>
          <w:t>10.1038/nclimate3259</w:t>
        </w:r>
      </w:hyperlink>
      <w:r w:rsidRPr="001A4DE9">
        <w:rPr>
          <w:rFonts w:cs="Times New Roman"/>
          <w:sz w:val="20"/>
          <w:szCs w:val="20"/>
          <w:lang w:val="en-GB" w:eastAsia="ko-KR"/>
        </w:rPr>
        <w:t>.</w:t>
      </w:r>
    </w:p>
    <w:p w14:paraId="275BCA42" w14:textId="1ABACB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Clark, P.U. et al., 2016: Consequences of twenty-first-century policy for multi-millennial climate and sea-level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360–369, doi:</w:t>
      </w:r>
      <w:hyperlink r:id="rId180" w:history="1">
        <w:r w:rsidRPr="001A4DE9">
          <w:rPr>
            <w:rStyle w:val="Hyperlink"/>
            <w:rFonts w:cs="Times New Roman"/>
            <w:sz w:val="20"/>
            <w:szCs w:val="20"/>
            <w:lang w:val="en-GB"/>
          </w:rPr>
          <w:t>10.1038/nclimate2923</w:t>
        </w:r>
      </w:hyperlink>
      <w:r w:rsidRPr="001A4DE9">
        <w:rPr>
          <w:rFonts w:cs="Times New Roman"/>
          <w:sz w:val="20"/>
          <w:szCs w:val="20"/>
          <w:lang w:val="en-GB" w:eastAsia="ko-KR"/>
        </w:rPr>
        <w:t>.</w:t>
      </w:r>
    </w:p>
    <w:p w14:paraId="0B20C1AA" w14:textId="2549E2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Claussen, M. et al., 2002: Earth system models of intermediate complexity: closing the gap in the spectrum of climate system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18(7)</w:t>
      </w:r>
      <w:r w:rsidRPr="001A4DE9">
        <w:rPr>
          <w:rFonts w:cs="Times New Roman"/>
          <w:sz w:val="20"/>
          <w:szCs w:val="20"/>
          <w:lang w:val="en-GB" w:eastAsia="ko-KR"/>
        </w:rPr>
        <w:t>, 579–586, doi:</w:t>
      </w:r>
      <w:hyperlink r:id="rId181" w:history="1">
        <w:r w:rsidRPr="001A4DE9">
          <w:rPr>
            <w:rStyle w:val="Hyperlink"/>
            <w:rFonts w:cs="Times New Roman"/>
            <w:sz w:val="20"/>
            <w:szCs w:val="20"/>
            <w:lang w:val="en-GB"/>
          </w:rPr>
          <w:t>10.1007/s00382-001-0200-1</w:t>
        </w:r>
      </w:hyperlink>
      <w:r w:rsidRPr="001A4DE9">
        <w:rPr>
          <w:rFonts w:cs="Times New Roman"/>
          <w:sz w:val="20"/>
          <w:szCs w:val="20"/>
          <w:lang w:val="en-GB" w:eastAsia="ko-KR"/>
        </w:rPr>
        <w:t>.</w:t>
      </w:r>
    </w:p>
    <w:p w14:paraId="1E75D6F3" w14:textId="44A4B5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M. et al., 2013: Long-term Climate Change: Projections, Commitments and Irreversibility.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1029–1136, doi:</w:t>
      </w:r>
      <w:hyperlink r:id="rId182" w:history="1">
        <w:r w:rsidRPr="001A4DE9">
          <w:rPr>
            <w:rStyle w:val="Hyperlink"/>
            <w:rFonts w:cs="Times New Roman"/>
            <w:sz w:val="20"/>
            <w:szCs w:val="20"/>
            <w:lang w:val="en-GB"/>
          </w:rPr>
          <w:t>10.1017/cbo9781107415324.024</w:t>
        </w:r>
      </w:hyperlink>
      <w:r w:rsidRPr="001A4DE9">
        <w:rPr>
          <w:rFonts w:cs="Times New Roman"/>
          <w:sz w:val="20"/>
          <w:szCs w:val="20"/>
          <w:lang w:val="en-GB" w:eastAsia="ko-KR"/>
        </w:rPr>
        <w:t>.</w:t>
      </w:r>
    </w:p>
    <w:p w14:paraId="7DD62F5F" w14:textId="4DCC6CE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W.D., D.R. Feldman, C. Kuo, and N.H. Nguyen, 2018: Large regional shortwave forcing by anthropogenic methane informed by Jovian observations.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4(9)</w:t>
      </w:r>
      <w:r w:rsidRPr="001A4DE9">
        <w:rPr>
          <w:rFonts w:cs="Times New Roman"/>
          <w:sz w:val="20"/>
          <w:szCs w:val="20"/>
          <w:lang w:val="en-GB" w:eastAsia="ko-KR"/>
        </w:rPr>
        <w:t>, 1–10, doi:</w:t>
      </w:r>
      <w:hyperlink r:id="rId183" w:history="1">
        <w:r w:rsidRPr="001A4DE9">
          <w:rPr>
            <w:rStyle w:val="Hyperlink"/>
            <w:rFonts w:cs="Times New Roman"/>
            <w:sz w:val="20"/>
            <w:szCs w:val="20"/>
            <w:lang w:val="en-GB"/>
          </w:rPr>
          <w:t>10.1126/sciadv.aas9593</w:t>
        </w:r>
      </w:hyperlink>
      <w:r w:rsidRPr="001A4DE9">
        <w:rPr>
          <w:rFonts w:cs="Times New Roman"/>
          <w:sz w:val="20"/>
          <w:szCs w:val="20"/>
          <w:lang w:val="en-GB" w:eastAsia="ko-KR"/>
        </w:rPr>
        <w:t>.</w:t>
      </w:r>
    </w:p>
    <w:p w14:paraId="367B8A6D" w14:textId="7C7516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Collins, W.J. et al., 2017: AerChemMIP: quantifying the effects of chemistry and aerosols in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585–607, doi:</w:t>
      </w:r>
      <w:hyperlink r:id="rId184" w:history="1">
        <w:r w:rsidRPr="001A4DE9">
          <w:rPr>
            <w:rStyle w:val="Hyperlink"/>
            <w:rFonts w:cs="Times New Roman"/>
            <w:sz w:val="20"/>
            <w:szCs w:val="20"/>
            <w:lang w:val="en-GB"/>
          </w:rPr>
          <w:t>10.5194/gmd-10-585-2017</w:t>
        </w:r>
      </w:hyperlink>
      <w:r w:rsidRPr="001A4DE9">
        <w:rPr>
          <w:rFonts w:cs="Times New Roman"/>
          <w:sz w:val="20"/>
          <w:szCs w:val="20"/>
          <w:lang w:val="en-GB" w:eastAsia="ko-KR"/>
        </w:rPr>
        <w:t>.</w:t>
      </w:r>
    </w:p>
    <w:p w14:paraId="32F1F508" w14:textId="45D3DC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Colose, C.M., A.N. LeGrande, and M. Vuille, 2016: The influence of volcanic eruptions on the climate of tropical South America during the last millennium in an isotope-enabled general circulation model.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12(4)</w:t>
      </w:r>
      <w:r w:rsidRPr="001A4DE9">
        <w:rPr>
          <w:rFonts w:cs="Times New Roman"/>
          <w:sz w:val="20"/>
          <w:szCs w:val="20"/>
          <w:lang w:val="en-GB" w:eastAsia="ko-KR"/>
        </w:rPr>
        <w:t>, 961–979, doi:</w:t>
      </w:r>
      <w:hyperlink r:id="rId185" w:history="1">
        <w:r w:rsidRPr="001A4DE9">
          <w:rPr>
            <w:rStyle w:val="Hyperlink"/>
            <w:rFonts w:cs="Times New Roman"/>
            <w:sz w:val="20"/>
            <w:szCs w:val="20"/>
            <w:lang w:val="en-GB"/>
          </w:rPr>
          <w:t>10.5194/cp-12-961-2016</w:t>
        </w:r>
      </w:hyperlink>
      <w:r w:rsidRPr="001A4DE9">
        <w:rPr>
          <w:rFonts w:cs="Times New Roman"/>
          <w:sz w:val="20"/>
          <w:szCs w:val="20"/>
          <w:lang w:val="en-GB" w:eastAsia="ko-KR"/>
        </w:rPr>
        <w:t>.</w:t>
      </w:r>
    </w:p>
    <w:p w14:paraId="6BCA33D5" w14:textId="77BE6F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Connolly, P.J., G.B. McFiggans, R. Wood, and A. Tsiamis, 2014: Factors determining the most efficient spray distribution for marine cloud brightening.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20140056, doi:</w:t>
      </w:r>
      <w:hyperlink r:id="rId186" w:history="1">
        <w:r w:rsidRPr="001A4DE9">
          <w:rPr>
            <w:rStyle w:val="Hyperlink"/>
            <w:rFonts w:cs="Times New Roman"/>
            <w:sz w:val="20"/>
            <w:szCs w:val="20"/>
            <w:lang w:val="en-GB"/>
          </w:rPr>
          <w:t>10.1098/rsta.2014.0056</w:t>
        </w:r>
      </w:hyperlink>
      <w:r w:rsidRPr="001A4DE9">
        <w:rPr>
          <w:rFonts w:cs="Times New Roman"/>
          <w:sz w:val="20"/>
          <w:szCs w:val="20"/>
          <w:lang w:val="en-GB" w:eastAsia="ko-KR"/>
        </w:rPr>
        <w:t>.</w:t>
      </w:r>
    </w:p>
    <w:p w14:paraId="5FC82B4F" w14:textId="2E8DD0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Corti, S., A. Weisheimer, T.N. Palmer, F.J. Doblas-Reyes, and L. Magnusson, 2012: Reliability of decadal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L21712, doi:</w:t>
      </w:r>
      <w:hyperlink r:id="rId187" w:history="1">
        <w:r w:rsidRPr="001A4DE9">
          <w:rPr>
            <w:rStyle w:val="Hyperlink"/>
            <w:rFonts w:cs="Times New Roman"/>
            <w:sz w:val="20"/>
            <w:szCs w:val="20"/>
            <w:lang w:val="en-GB"/>
          </w:rPr>
          <w:t>10.1029/2012gl053354</w:t>
        </w:r>
      </w:hyperlink>
      <w:r w:rsidRPr="001A4DE9">
        <w:rPr>
          <w:rFonts w:cs="Times New Roman"/>
          <w:sz w:val="20"/>
          <w:szCs w:val="20"/>
          <w:lang w:val="en-GB" w:eastAsia="ko-KR"/>
        </w:rPr>
        <w:t>.</w:t>
      </w:r>
    </w:p>
    <w:p w14:paraId="11909D7F" w14:textId="5CE705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Corti, S. et al., 2015: Impact of initial conditions versus external forcing in decadal climate predictions: A sensitivity experiment.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w:t>
      </w:r>
      <w:r w:rsidRPr="001A4DE9">
        <w:rPr>
          <w:rFonts w:cs="Times New Roman"/>
          <w:sz w:val="20"/>
          <w:szCs w:val="20"/>
          <w:lang w:val="en-GB" w:eastAsia="ko-KR"/>
        </w:rPr>
        <w:t>, 4454–4470, doi:</w:t>
      </w:r>
      <w:hyperlink r:id="rId188" w:history="1">
        <w:r w:rsidRPr="001A4DE9">
          <w:rPr>
            <w:rStyle w:val="Hyperlink"/>
            <w:rFonts w:cs="Times New Roman"/>
            <w:sz w:val="20"/>
            <w:szCs w:val="20"/>
            <w:lang w:val="en-GB"/>
          </w:rPr>
          <w:t>10.1175/jcli-d-14-00671.1</w:t>
        </w:r>
      </w:hyperlink>
      <w:r w:rsidRPr="001A4DE9">
        <w:rPr>
          <w:rFonts w:cs="Times New Roman"/>
          <w:sz w:val="20"/>
          <w:szCs w:val="20"/>
          <w:lang w:val="en-GB" w:eastAsia="ko-KR"/>
        </w:rPr>
        <w:t>.</w:t>
      </w:r>
    </w:p>
    <w:p w14:paraId="25DA4337" w14:textId="2CCCB7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Counillon, F. et al., 2014: Seasonal-to-decadal predictions with the ensemble Kalman filter and the Norwegian Earth System Model: a twin experiment.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66(1)</w:t>
      </w:r>
      <w:r w:rsidRPr="001A4DE9">
        <w:rPr>
          <w:rFonts w:cs="Times New Roman"/>
          <w:sz w:val="20"/>
          <w:szCs w:val="20"/>
          <w:lang w:val="en-GB" w:eastAsia="ko-KR"/>
        </w:rPr>
        <w:t>, 21074, doi:</w:t>
      </w:r>
      <w:r w:rsidR="00BA1402">
        <w:fldChar w:fldCharType="begin"/>
      </w:r>
      <w:r w:rsidR="00BA1402" w:rsidRPr="00324FBB">
        <w:rPr>
          <w:lang w:val="en-US"/>
          <w:rPrChange w:id="5356" w:author="Clotilde Pean" w:date="2021-06-22T10:12:00Z">
            <w:rPr/>
          </w:rPrChange>
        </w:rPr>
        <w:instrText xml:space="preserve"> HYPERLINK "https://dx.doi.org/10.3402/tellusa.v66.21074" </w:instrText>
      </w:r>
      <w:r w:rsidR="00BA1402">
        <w:fldChar w:fldCharType="separate"/>
      </w:r>
      <w:r w:rsidRPr="001A4DE9">
        <w:rPr>
          <w:rStyle w:val="Hyperlink"/>
          <w:rFonts w:cs="Times New Roman"/>
          <w:sz w:val="20"/>
          <w:szCs w:val="20"/>
          <w:lang w:val="en-GB"/>
        </w:rPr>
        <w:t>10.3402/tellusa.v66.21074</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4495D6D7" w14:textId="343328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Counillon, F. et al., 2016: Flow-dependent assimilation of sea surface temperature in isopycnal coordinates with the Norwegian Climate Prediction Model.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68(1)</w:t>
      </w:r>
      <w:r w:rsidRPr="001A4DE9">
        <w:rPr>
          <w:rFonts w:cs="Times New Roman"/>
          <w:sz w:val="20"/>
          <w:szCs w:val="20"/>
          <w:lang w:val="en-GB" w:eastAsia="ko-KR"/>
        </w:rPr>
        <w:t>, 32437, doi:</w:t>
      </w:r>
      <w:r w:rsidR="00BA1402">
        <w:fldChar w:fldCharType="begin"/>
      </w:r>
      <w:r w:rsidR="00BA1402" w:rsidRPr="00324FBB">
        <w:rPr>
          <w:lang w:val="en-US"/>
          <w:rPrChange w:id="5357" w:author="Clotilde Pean" w:date="2021-06-22T10:12:00Z">
            <w:rPr/>
          </w:rPrChange>
        </w:rPr>
        <w:instrText xml:space="preserve"> HYPERLINK "https://dx.doi.org/10.3402/tellusa.v68.32437" </w:instrText>
      </w:r>
      <w:r w:rsidR="00BA1402">
        <w:fldChar w:fldCharType="separate"/>
      </w:r>
      <w:r w:rsidRPr="001A4DE9">
        <w:rPr>
          <w:rStyle w:val="Hyperlink"/>
          <w:rFonts w:cs="Times New Roman"/>
          <w:sz w:val="20"/>
          <w:szCs w:val="20"/>
          <w:lang w:val="en-GB"/>
        </w:rPr>
        <w:t>10.3402/tellusa.v68.32437</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29B1B411" w14:textId="058EE8E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Cox, P. and D. Stephenson, 2007: A Changing Climate for Prediction.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317(5835)</w:t>
      </w:r>
      <w:r w:rsidRPr="001A4DE9">
        <w:rPr>
          <w:rFonts w:cs="Times New Roman"/>
          <w:sz w:val="20"/>
          <w:szCs w:val="20"/>
          <w:lang w:val="en-GB" w:eastAsia="ko-KR"/>
        </w:rPr>
        <w:t>, 207–208, doi:</w:t>
      </w:r>
      <w:hyperlink r:id="rId189" w:history="1">
        <w:r w:rsidRPr="001A4DE9">
          <w:rPr>
            <w:rStyle w:val="Hyperlink"/>
            <w:rFonts w:cs="Times New Roman"/>
            <w:sz w:val="20"/>
            <w:szCs w:val="20"/>
            <w:lang w:val="en-GB"/>
          </w:rPr>
          <w:t>10.1126/science.1145956</w:t>
        </w:r>
      </w:hyperlink>
      <w:r w:rsidRPr="001A4DE9">
        <w:rPr>
          <w:rFonts w:cs="Times New Roman"/>
          <w:sz w:val="20"/>
          <w:szCs w:val="20"/>
          <w:lang w:val="en-GB" w:eastAsia="ko-KR"/>
        </w:rPr>
        <w:t>.</w:t>
      </w:r>
    </w:p>
    <w:p w14:paraId="5689391C" w14:textId="162DFB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Cox, P.M., C. Huntingford, and M.S. Williamson, 2018: Emergent constraint on equilibrium climate sensitivity from global temperature variability.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553(7688)</w:t>
      </w:r>
      <w:r w:rsidRPr="001A4DE9">
        <w:rPr>
          <w:rFonts w:cs="Times New Roman"/>
          <w:sz w:val="20"/>
          <w:szCs w:val="20"/>
          <w:lang w:val="en-GB" w:eastAsia="ko-KR"/>
        </w:rPr>
        <w:t>, 319–322, doi:</w:t>
      </w:r>
      <w:hyperlink r:id="rId190" w:history="1">
        <w:r w:rsidRPr="001A4DE9">
          <w:rPr>
            <w:rStyle w:val="Hyperlink"/>
            <w:rFonts w:cs="Times New Roman"/>
            <w:sz w:val="20"/>
            <w:szCs w:val="20"/>
            <w:lang w:val="en-GB"/>
          </w:rPr>
          <w:t>10.1038/nature25450</w:t>
        </w:r>
      </w:hyperlink>
      <w:r w:rsidRPr="001A4DE9">
        <w:rPr>
          <w:rFonts w:cs="Times New Roman"/>
          <w:sz w:val="20"/>
          <w:szCs w:val="20"/>
          <w:lang w:val="en-GB" w:eastAsia="ko-KR"/>
        </w:rPr>
        <w:t>.</w:t>
      </w:r>
    </w:p>
    <w:p w14:paraId="7D0FBA2D" w14:textId="59414F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P.M. Forster, and N. Stuber, 2011: Spatial patterns of modeled climate feedback and contributions to temperature response and polar amplification.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w:t>
      </w:r>
      <w:r w:rsidRPr="001A4DE9">
        <w:rPr>
          <w:rFonts w:cs="Times New Roman"/>
          <w:sz w:val="20"/>
          <w:szCs w:val="20"/>
          <w:lang w:val="en-GB" w:eastAsia="ko-KR"/>
        </w:rPr>
        <w:t>, 3575–3592, doi:</w:t>
      </w:r>
      <w:hyperlink r:id="rId191" w:history="1">
        <w:r w:rsidRPr="001A4DE9">
          <w:rPr>
            <w:rStyle w:val="Hyperlink"/>
            <w:rFonts w:cs="Times New Roman"/>
            <w:sz w:val="20"/>
            <w:szCs w:val="20"/>
            <w:lang w:val="en-GB"/>
          </w:rPr>
          <w:t>10.1175/2011jcli3863.1</w:t>
        </w:r>
      </w:hyperlink>
      <w:r w:rsidRPr="001A4DE9">
        <w:rPr>
          <w:rFonts w:cs="Times New Roman"/>
          <w:sz w:val="20"/>
          <w:szCs w:val="20"/>
          <w:lang w:val="en-GB" w:eastAsia="ko-KR"/>
        </w:rPr>
        <w:t>.</w:t>
      </w:r>
    </w:p>
    <w:p w14:paraId="3981CCA2" w14:textId="684D561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L.S. Jackson, S.M. Osprey, and P.M. Forster, 2015a: A comparison of temperature and precipitation responses to different earth radiation management geoengineering schemes.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120(18)</w:t>
      </w:r>
      <w:r w:rsidRPr="001A4DE9">
        <w:rPr>
          <w:rFonts w:cs="Times New Roman"/>
          <w:sz w:val="20"/>
          <w:szCs w:val="20"/>
          <w:lang w:val="en-GB" w:eastAsia="ko-KR"/>
        </w:rPr>
        <w:t>, 9352–9373, doi:</w:t>
      </w:r>
      <w:hyperlink r:id="rId192" w:history="1">
        <w:r w:rsidRPr="001A4DE9">
          <w:rPr>
            <w:rStyle w:val="Hyperlink"/>
            <w:rFonts w:cs="Times New Roman"/>
            <w:sz w:val="20"/>
            <w:szCs w:val="20"/>
            <w:lang w:val="en-GB"/>
          </w:rPr>
          <w:t>10.1002/2015jd023269</w:t>
        </w:r>
      </w:hyperlink>
      <w:r w:rsidRPr="001A4DE9">
        <w:rPr>
          <w:rFonts w:cs="Times New Roman"/>
          <w:sz w:val="20"/>
          <w:szCs w:val="20"/>
          <w:lang w:val="en-GB" w:eastAsia="ko-KR"/>
        </w:rPr>
        <w:t>.</w:t>
      </w:r>
    </w:p>
    <w:p w14:paraId="79EBB3E5" w14:textId="3683AF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Crook, J.A., L.S. Jackson, S.M. Osprey, and P.M. Forster, 2015b: A comparison of temperature and precipitation responses to different earth radiation management geoengineering schemes.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120(18)</w:t>
      </w:r>
      <w:r w:rsidRPr="001A4DE9">
        <w:rPr>
          <w:rFonts w:cs="Times New Roman"/>
          <w:sz w:val="20"/>
          <w:szCs w:val="20"/>
          <w:lang w:val="en-GB" w:eastAsia="ko-KR"/>
        </w:rPr>
        <w:t>, 9352–9373, doi:</w:t>
      </w:r>
      <w:hyperlink r:id="rId193" w:history="1">
        <w:r w:rsidRPr="001A4DE9">
          <w:rPr>
            <w:rStyle w:val="Hyperlink"/>
            <w:rFonts w:cs="Times New Roman"/>
            <w:sz w:val="20"/>
            <w:szCs w:val="20"/>
            <w:lang w:val="en-GB"/>
          </w:rPr>
          <w:t>10.1002/2015jd023269</w:t>
        </w:r>
      </w:hyperlink>
      <w:r w:rsidRPr="001A4DE9">
        <w:rPr>
          <w:rFonts w:cs="Times New Roman"/>
          <w:sz w:val="20"/>
          <w:szCs w:val="20"/>
          <w:lang w:val="en-GB" w:eastAsia="ko-KR"/>
        </w:rPr>
        <w:t>.</w:t>
      </w:r>
    </w:p>
    <w:p w14:paraId="74EF70D0" w14:textId="5F36470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Cubasch, U. et al., 2013: Introduction.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119–158, doi:</w:t>
      </w:r>
      <w:hyperlink r:id="rId194" w:history="1">
        <w:r w:rsidRPr="001A4DE9">
          <w:rPr>
            <w:rStyle w:val="Hyperlink"/>
            <w:rFonts w:cs="Times New Roman"/>
            <w:sz w:val="20"/>
            <w:szCs w:val="20"/>
            <w:lang w:val="en-GB"/>
          </w:rPr>
          <w:t>10.1017/cbo9781107415324.007</w:t>
        </w:r>
      </w:hyperlink>
      <w:r w:rsidRPr="001A4DE9">
        <w:rPr>
          <w:rFonts w:cs="Times New Roman"/>
          <w:sz w:val="20"/>
          <w:szCs w:val="20"/>
          <w:lang w:val="en-GB" w:eastAsia="ko-KR"/>
        </w:rPr>
        <w:t>.</w:t>
      </w:r>
    </w:p>
    <w:p w14:paraId="404F7690" w14:textId="3DC19F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Curry, C.L. et al., 2014: A multimodel examination of climate extremes in an idealized geoengineering experiment.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119(7)</w:t>
      </w:r>
      <w:r w:rsidRPr="001A4DE9">
        <w:rPr>
          <w:rFonts w:cs="Times New Roman"/>
          <w:sz w:val="20"/>
          <w:szCs w:val="20"/>
          <w:lang w:val="en-GB" w:eastAsia="ko-KR"/>
        </w:rPr>
        <w:t>, 3900–3923, doi:</w:t>
      </w:r>
      <w:hyperlink r:id="rId195" w:history="1">
        <w:r w:rsidRPr="001A4DE9">
          <w:rPr>
            <w:rStyle w:val="Hyperlink"/>
            <w:rFonts w:cs="Times New Roman"/>
            <w:sz w:val="20"/>
            <w:szCs w:val="20"/>
            <w:lang w:val="en-GB"/>
          </w:rPr>
          <w:t>10.1002/2013jd020648</w:t>
        </w:r>
      </w:hyperlink>
      <w:r w:rsidRPr="001A4DE9">
        <w:rPr>
          <w:rFonts w:cs="Times New Roman"/>
          <w:sz w:val="20"/>
          <w:szCs w:val="20"/>
          <w:lang w:val="en-GB" w:eastAsia="ko-KR"/>
        </w:rPr>
        <w:t>.</w:t>
      </w:r>
    </w:p>
    <w:p w14:paraId="481AEB55" w14:textId="2D22FB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Curtis, P.E., P. Ceppi, and G. Zappa, 2020: Role of the mean state for the Southern Hemispheric jet stream response to CO2 forcing in CMIP6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15(6)</w:t>
      </w:r>
      <w:r w:rsidRPr="001A4DE9">
        <w:rPr>
          <w:rFonts w:cs="Times New Roman"/>
          <w:sz w:val="20"/>
          <w:szCs w:val="20"/>
          <w:lang w:val="en-GB" w:eastAsia="ko-KR"/>
        </w:rPr>
        <w:t>, 064011, doi:</w:t>
      </w:r>
      <w:hyperlink r:id="rId196" w:history="1">
        <w:r w:rsidRPr="001A4DE9">
          <w:rPr>
            <w:rStyle w:val="Hyperlink"/>
            <w:rFonts w:cs="Times New Roman"/>
            <w:sz w:val="20"/>
            <w:szCs w:val="20"/>
            <w:lang w:val="en-GB"/>
          </w:rPr>
          <w:t>10.1088/1748-9326/ab8331</w:t>
        </w:r>
      </w:hyperlink>
      <w:r w:rsidRPr="001A4DE9">
        <w:rPr>
          <w:rFonts w:cs="Times New Roman"/>
          <w:sz w:val="20"/>
          <w:szCs w:val="20"/>
          <w:lang w:val="en-GB" w:eastAsia="ko-KR"/>
        </w:rPr>
        <w:t>.</w:t>
      </w:r>
    </w:p>
    <w:p w14:paraId="32221B46" w14:textId="4B2790D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A. and C.E. Bloecker, 2019: Impacts of internal variability on temperature and precipitation trends in large ensemble simulations by two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52(1–2)</w:t>
      </w:r>
      <w:r w:rsidRPr="001A4DE9">
        <w:rPr>
          <w:rFonts w:cs="Times New Roman"/>
          <w:sz w:val="20"/>
          <w:szCs w:val="20"/>
          <w:lang w:val="en-GB" w:eastAsia="ko-KR"/>
        </w:rPr>
        <w:t>, 289–306, doi:</w:t>
      </w:r>
      <w:hyperlink r:id="rId197" w:history="1">
        <w:r w:rsidRPr="001A4DE9">
          <w:rPr>
            <w:rStyle w:val="Hyperlink"/>
            <w:rFonts w:cs="Times New Roman"/>
            <w:sz w:val="20"/>
            <w:szCs w:val="20"/>
            <w:lang w:val="en-GB"/>
          </w:rPr>
          <w:t>10.1007/s00382-018-4132-4</w:t>
        </w:r>
      </w:hyperlink>
      <w:r w:rsidRPr="001A4DE9">
        <w:rPr>
          <w:rFonts w:cs="Times New Roman"/>
          <w:sz w:val="20"/>
          <w:szCs w:val="20"/>
          <w:lang w:val="en-GB" w:eastAsia="ko-KR"/>
        </w:rPr>
        <w:t>.</w:t>
      </w:r>
    </w:p>
    <w:p w14:paraId="47ED2BF3" w14:textId="2B8F47E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P. et al., 2020: Seasonal to decadal predictions of regional Arctic sea ice by assimilating sea surface temperature in the Norwegian Climate Prediction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54(9–10)</w:t>
      </w:r>
      <w:r w:rsidRPr="001A4DE9">
        <w:rPr>
          <w:rFonts w:cs="Times New Roman"/>
          <w:sz w:val="20"/>
          <w:szCs w:val="20"/>
          <w:lang w:val="en-GB" w:eastAsia="ko-KR"/>
        </w:rPr>
        <w:t>, 3863–3878, doi:</w:t>
      </w:r>
      <w:hyperlink r:id="rId198" w:history="1">
        <w:r w:rsidRPr="001A4DE9">
          <w:rPr>
            <w:rStyle w:val="Hyperlink"/>
            <w:rFonts w:cs="Times New Roman"/>
            <w:sz w:val="20"/>
            <w:szCs w:val="20"/>
            <w:lang w:val="en-GB"/>
          </w:rPr>
          <w:t>10.1007/s00382-020-05196-4</w:t>
        </w:r>
      </w:hyperlink>
      <w:r w:rsidRPr="001A4DE9">
        <w:rPr>
          <w:rFonts w:cs="Times New Roman"/>
          <w:sz w:val="20"/>
          <w:szCs w:val="20"/>
          <w:lang w:val="en-GB" w:eastAsia="ko-KR"/>
        </w:rPr>
        <w:t>.</w:t>
      </w:r>
    </w:p>
    <w:p w14:paraId="32C73214" w14:textId="3E49CA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Dai, Z., D.K. Weisenstein, and D.W. Keith, 2018: Tailoring Meridional and Seasonal Radiative Forcing by Sulfate Aerosol Solar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1030–1039, doi:</w:t>
      </w:r>
      <w:hyperlink r:id="rId199" w:history="1">
        <w:r w:rsidRPr="001A4DE9">
          <w:rPr>
            <w:rStyle w:val="Hyperlink"/>
            <w:rFonts w:cs="Times New Roman"/>
            <w:sz w:val="20"/>
            <w:szCs w:val="20"/>
            <w:lang w:val="en-GB"/>
          </w:rPr>
          <w:t>10.1002/2017gl076472</w:t>
        </w:r>
      </w:hyperlink>
      <w:r w:rsidRPr="001A4DE9">
        <w:rPr>
          <w:rFonts w:cs="Times New Roman"/>
          <w:sz w:val="20"/>
          <w:szCs w:val="20"/>
          <w:lang w:val="en-GB" w:eastAsia="ko-KR"/>
        </w:rPr>
        <w:t>.</w:t>
      </w:r>
    </w:p>
    <w:p w14:paraId="2FED395A" w14:textId="1C6728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Dakos, V. et al., 2008: Slowing down as an early warning signal for abrupt climate change.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105(38)</w:t>
      </w:r>
      <w:r w:rsidRPr="001A4DE9">
        <w:rPr>
          <w:rFonts w:cs="Times New Roman"/>
          <w:sz w:val="20"/>
          <w:szCs w:val="20"/>
          <w:lang w:val="en-GB" w:eastAsia="ko-KR"/>
        </w:rPr>
        <w:t>, 14308–14312, doi:</w:t>
      </w:r>
      <w:hyperlink r:id="rId200" w:history="1">
        <w:r w:rsidRPr="001A4DE9">
          <w:rPr>
            <w:rStyle w:val="Hyperlink"/>
            <w:rFonts w:cs="Times New Roman"/>
            <w:sz w:val="20"/>
            <w:szCs w:val="20"/>
            <w:lang w:val="en-GB"/>
          </w:rPr>
          <w:t>10.1073/pnas.0802430105</w:t>
        </w:r>
      </w:hyperlink>
      <w:r w:rsidRPr="001A4DE9">
        <w:rPr>
          <w:rFonts w:cs="Times New Roman"/>
          <w:sz w:val="20"/>
          <w:szCs w:val="20"/>
          <w:lang w:val="en-GB" w:eastAsia="ko-KR"/>
        </w:rPr>
        <w:t>.</w:t>
      </w:r>
    </w:p>
    <w:p w14:paraId="3C92F204" w14:textId="406641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Danabasoglu, G. and P.R. Gent, 2009: Equilibrium climate sensitivity: Is it accurate to use a slab ocean model?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2494–2499, doi:</w:t>
      </w:r>
      <w:hyperlink r:id="rId201" w:history="1">
        <w:r w:rsidRPr="001A4DE9">
          <w:rPr>
            <w:rStyle w:val="Hyperlink"/>
            <w:rFonts w:cs="Times New Roman"/>
            <w:sz w:val="20"/>
            <w:szCs w:val="20"/>
            <w:lang w:val="en-GB"/>
          </w:rPr>
          <w:t>10.1175/2008jcli2596.1</w:t>
        </w:r>
      </w:hyperlink>
      <w:r w:rsidRPr="001A4DE9">
        <w:rPr>
          <w:rFonts w:cs="Times New Roman"/>
          <w:sz w:val="20"/>
          <w:szCs w:val="20"/>
          <w:lang w:val="en-GB" w:eastAsia="ko-KR"/>
        </w:rPr>
        <w:t>.</w:t>
      </w:r>
    </w:p>
    <w:p w14:paraId="2DF9D26B" w14:textId="4DF60A0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Davin, E.L., S.I. Seneviratne, P. Ciais, A. Olioso, and T. Wang, 2014: Preferential cooling of hot extremes from cropland albedo management.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111(27)</w:t>
      </w:r>
      <w:r w:rsidRPr="001A4DE9">
        <w:rPr>
          <w:rFonts w:cs="Times New Roman"/>
          <w:sz w:val="20"/>
          <w:szCs w:val="20"/>
          <w:lang w:val="en-GB" w:eastAsia="ko-KR"/>
        </w:rPr>
        <w:t>, 9757–9761, doi:</w:t>
      </w:r>
      <w:hyperlink r:id="rId202" w:history="1">
        <w:r w:rsidRPr="001A4DE9">
          <w:rPr>
            <w:rStyle w:val="Hyperlink"/>
            <w:rFonts w:cs="Times New Roman"/>
            <w:sz w:val="20"/>
            <w:szCs w:val="20"/>
            <w:lang w:val="en-GB"/>
          </w:rPr>
          <w:t>10.1073/pnas.1317323111</w:t>
        </w:r>
      </w:hyperlink>
      <w:r w:rsidRPr="001A4DE9">
        <w:rPr>
          <w:rFonts w:cs="Times New Roman"/>
          <w:sz w:val="20"/>
          <w:szCs w:val="20"/>
          <w:lang w:val="en-GB" w:eastAsia="ko-KR"/>
        </w:rPr>
        <w:t>.</w:t>
      </w:r>
    </w:p>
    <w:p w14:paraId="72ECA64E" w14:textId="5E4521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Davini, P. and F. D’Andrea, 2020: From CMIP3 to CMIP6: Northern Hemisphere Atmospheric Blocking Simulation in Present and Future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33(23)</w:t>
      </w:r>
      <w:r w:rsidRPr="001A4DE9">
        <w:rPr>
          <w:rFonts w:cs="Times New Roman"/>
          <w:sz w:val="20"/>
          <w:szCs w:val="20"/>
          <w:lang w:val="en-GB" w:eastAsia="ko-KR"/>
        </w:rPr>
        <w:t>, 10021–10038, doi:</w:t>
      </w:r>
      <w:hyperlink r:id="rId203" w:history="1">
        <w:r w:rsidRPr="001A4DE9">
          <w:rPr>
            <w:rStyle w:val="Hyperlink"/>
            <w:rFonts w:cs="Times New Roman"/>
            <w:sz w:val="20"/>
            <w:szCs w:val="20"/>
            <w:lang w:val="en-GB"/>
          </w:rPr>
          <w:t>10.1175/jcli-d-19-0862.1</w:t>
        </w:r>
      </w:hyperlink>
      <w:r w:rsidRPr="001A4DE9">
        <w:rPr>
          <w:rFonts w:cs="Times New Roman"/>
          <w:sz w:val="20"/>
          <w:szCs w:val="20"/>
          <w:lang w:val="en-GB" w:eastAsia="ko-KR"/>
        </w:rPr>
        <w:t>.</w:t>
      </w:r>
    </w:p>
    <w:p w14:paraId="1D285AC2" w14:textId="5B5DF0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Davini, P., C. Cagnazzo, S. Gualdi, and A. Navarra, 2012: Bidimensional Diagnostics, Variability, and Trends of Northern Hemisphere Blocking.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25(19)</w:t>
      </w:r>
      <w:r w:rsidRPr="001A4DE9">
        <w:rPr>
          <w:rFonts w:cs="Times New Roman"/>
          <w:sz w:val="20"/>
          <w:szCs w:val="20"/>
          <w:lang w:val="en-GB" w:eastAsia="ko-KR"/>
        </w:rPr>
        <w:t>, 6496–6509, doi:</w:t>
      </w:r>
      <w:hyperlink r:id="rId204" w:history="1">
        <w:r w:rsidRPr="001A4DE9">
          <w:rPr>
            <w:rStyle w:val="Hyperlink"/>
            <w:rFonts w:cs="Times New Roman"/>
            <w:sz w:val="20"/>
            <w:szCs w:val="20"/>
            <w:lang w:val="en-GB"/>
          </w:rPr>
          <w:t>10.1175/jcli-d-12-00032.1</w:t>
        </w:r>
      </w:hyperlink>
      <w:r w:rsidRPr="001A4DE9">
        <w:rPr>
          <w:rFonts w:cs="Times New Roman"/>
          <w:sz w:val="20"/>
          <w:szCs w:val="20"/>
          <w:lang w:val="en-GB" w:eastAsia="ko-KR"/>
        </w:rPr>
        <w:t>.</w:t>
      </w:r>
    </w:p>
    <w:p w14:paraId="3DCD0EA3" w14:textId="754C64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Davini, P. et al., 2017: Climate SPHINX: Evaluating the impact of resolution and stochastic physics parameterisations in the EC-Earth global climate model.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w:t>
      </w:r>
      <w:r w:rsidRPr="001A4DE9">
        <w:rPr>
          <w:rFonts w:cs="Times New Roman"/>
          <w:sz w:val="20"/>
          <w:szCs w:val="20"/>
          <w:lang w:val="en-GB" w:eastAsia="ko-KR"/>
        </w:rPr>
        <w:t>, 1383–1402, doi:</w:t>
      </w:r>
      <w:hyperlink r:id="rId205" w:history="1">
        <w:r w:rsidRPr="001A4DE9">
          <w:rPr>
            <w:rStyle w:val="Hyperlink"/>
            <w:rFonts w:cs="Times New Roman"/>
            <w:sz w:val="20"/>
            <w:szCs w:val="20"/>
            <w:lang w:val="en-GB"/>
          </w:rPr>
          <w:t>10.5194/gmd-10-1383-2017</w:t>
        </w:r>
      </w:hyperlink>
      <w:r w:rsidRPr="001A4DE9">
        <w:rPr>
          <w:rFonts w:cs="Times New Roman"/>
          <w:sz w:val="20"/>
          <w:szCs w:val="20"/>
          <w:lang w:val="en-GB" w:eastAsia="ko-KR"/>
        </w:rPr>
        <w:t>.</w:t>
      </w:r>
    </w:p>
    <w:p w14:paraId="0EAF9E62" w14:textId="43ADE5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Davis, S.J. and R.H. Socolow, 2014: Commitment accounting of CO2emissions.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84018, doi:</w:t>
      </w:r>
      <w:hyperlink r:id="rId206" w:history="1">
        <w:r w:rsidRPr="001A4DE9">
          <w:rPr>
            <w:rStyle w:val="Hyperlink"/>
            <w:rFonts w:cs="Times New Roman"/>
            <w:sz w:val="20"/>
            <w:szCs w:val="20"/>
            <w:lang w:val="en-GB"/>
          </w:rPr>
          <w:t>10.1088/1748-9326/9/8/084018</w:t>
        </w:r>
      </w:hyperlink>
      <w:r w:rsidRPr="001A4DE9">
        <w:rPr>
          <w:rFonts w:cs="Times New Roman"/>
          <w:sz w:val="20"/>
          <w:szCs w:val="20"/>
          <w:lang w:val="en-GB" w:eastAsia="ko-KR"/>
        </w:rPr>
        <w:t>.</w:t>
      </w:r>
    </w:p>
    <w:p w14:paraId="01513A01" w14:textId="0A4F88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Dawson, A. and T.N. Palmer, 2015: Simulating weather regimes: impact of model resolution and stochastic parameterization.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44(7–8)</w:t>
      </w:r>
      <w:r w:rsidRPr="001A4DE9">
        <w:rPr>
          <w:rFonts w:cs="Times New Roman"/>
          <w:sz w:val="20"/>
          <w:szCs w:val="20"/>
          <w:lang w:val="en-GB" w:eastAsia="ko-KR"/>
        </w:rPr>
        <w:t>, 2177–2193, doi:</w:t>
      </w:r>
      <w:hyperlink r:id="rId207" w:history="1">
        <w:r w:rsidRPr="001A4DE9">
          <w:rPr>
            <w:rStyle w:val="Hyperlink"/>
            <w:rFonts w:cs="Times New Roman"/>
            <w:sz w:val="20"/>
            <w:szCs w:val="20"/>
            <w:lang w:val="en-GB"/>
          </w:rPr>
          <w:t>10.1007/s00382-014-2238-x</w:t>
        </w:r>
      </w:hyperlink>
      <w:r w:rsidRPr="001A4DE9">
        <w:rPr>
          <w:rFonts w:cs="Times New Roman"/>
          <w:sz w:val="20"/>
          <w:szCs w:val="20"/>
          <w:lang w:val="en-GB" w:eastAsia="ko-KR"/>
        </w:rPr>
        <w:t>.</w:t>
      </w:r>
    </w:p>
    <w:p w14:paraId="2828268D" w14:textId="206AF1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 Coninck, H. et al., 2018: Strengthening and Implementing the Global Response Supplementary Material.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[Masson-Delmotte, V., P. Zhai, H.-O. Pörtner, D. Roberts, J. Skea, P.R. Shukla, A. Pirani, W. Moufouma-Okia, C. Péan, R. Pidcock, S. Connors, J.B.R. Matthews, Y. Chen, X. Zhou, M.I. Gomis, E. Lonnoy, T. Maycock, M. Tignor, and T. Waterfield (eds.)]. In Press, pp. 4SM: 1–82.</w:t>
      </w:r>
    </w:p>
    <w:p w14:paraId="41C60CBB" w14:textId="7E6D63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 Vries, H., R.J. Haarsma, and W. Hazeleger, 2012: Western European cold spells in current and future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L04706, doi:</w:t>
      </w:r>
      <w:hyperlink r:id="rId208" w:history="1">
        <w:r w:rsidRPr="001A4DE9">
          <w:rPr>
            <w:rStyle w:val="Hyperlink"/>
            <w:rFonts w:cs="Times New Roman"/>
            <w:sz w:val="20"/>
            <w:szCs w:val="20"/>
            <w:lang w:val="en-GB"/>
          </w:rPr>
          <w:t>10.1029/2011gl050665</w:t>
        </w:r>
      </w:hyperlink>
      <w:r w:rsidRPr="001A4DE9">
        <w:rPr>
          <w:rFonts w:cs="Times New Roman"/>
          <w:sz w:val="20"/>
          <w:szCs w:val="20"/>
          <w:lang w:val="en-GB" w:eastAsia="ko-KR"/>
        </w:rPr>
        <w:t>.</w:t>
      </w:r>
    </w:p>
    <w:p w14:paraId="45A0E19B" w14:textId="3C1C1C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Desch, S.J. et al., 2017: Arctic ice management.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107–127, doi:</w:t>
      </w:r>
      <w:hyperlink r:id="rId209" w:history="1">
        <w:r w:rsidRPr="001A4DE9">
          <w:rPr>
            <w:rStyle w:val="Hyperlink"/>
            <w:rFonts w:cs="Times New Roman"/>
            <w:sz w:val="20"/>
            <w:szCs w:val="20"/>
            <w:lang w:val="en-GB"/>
          </w:rPr>
          <w:t>10.1002/2016ef000410</w:t>
        </w:r>
      </w:hyperlink>
      <w:r w:rsidRPr="001A4DE9">
        <w:rPr>
          <w:rFonts w:cs="Times New Roman"/>
          <w:sz w:val="20"/>
          <w:szCs w:val="20"/>
          <w:lang w:val="en-GB" w:eastAsia="ko-KR"/>
        </w:rPr>
        <w:t>.</w:t>
      </w:r>
    </w:p>
    <w:p w14:paraId="1D8C64CA" w14:textId="53CF438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R.A. Tomas, and L. Sun, 2015: The Role of Ocean–Atmosphere Coupling in the Zonal-Mean Atmospheric Response to Arctic Sea Ice Loss.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28(6)</w:t>
      </w:r>
      <w:r w:rsidRPr="001A4DE9">
        <w:rPr>
          <w:rFonts w:cs="Times New Roman"/>
          <w:sz w:val="20"/>
          <w:szCs w:val="20"/>
          <w:lang w:val="en-GB" w:eastAsia="ko-KR"/>
        </w:rPr>
        <w:t>, 2168–2186, doi:</w:t>
      </w:r>
      <w:hyperlink r:id="rId210" w:history="1">
        <w:r w:rsidRPr="001A4DE9">
          <w:rPr>
            <w:rStyle w:val="Hyperlink"/>
            <w:rFonts w:cs="Times New Roman"/>
            <w:sz w:val="20"/>
            <w:szCs w:val="20"/>
            <w:lang w:val="en-GB"/>
          </w:rPr>
          <w:t>10.1175/jcli-d-14-00325.1</w:t>
        </w:r>
      </w:hyperlink>
      <w:r w:rsidRPr="001A4DE9">
        <w:rPr>
          <w:rFonts w:cs="Times New Roman"/>
          <w:sz w:val="20"/>
          <w:szCs w:val="20"/>
          <w:lang w:val="en-GB" w:eastAsia="ko-KR"/>
        </w:rPr>
        <w:t>.</w:t>
      </w:r>
    </w:p>
    <w:p w14:paraId="515F099B" w14:textId="77D019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L. Terray, and A.S. Phillips, 2016: Forced and internal components of winter air temperature trends over North America during the past 50 years: Mechanisms and implications.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w:t>
      </w:r>
      <w:r w:rsidRPr="001A4DE9">
        <w:rPr>
          <w:rFonts w:cs="Times New Roman"/>
          <w:sz w:val="20"/>
          <w:szCs w:val="20"/>
          <w:lang w:val="en-GB" w:eastAsia="ko-KR"/>
        </w:rPr>
        <w:t>, 2237–2258, doi:</w:t>
      </w:r>
      <w:hyperlink r:id="rId211" w:history="1">
        <w:r w:rsidRPr="001A4DE9">
          <w:rPr>
            <w:rStyle w:val="Hyperlink"/>
            <w:rFonts w:cs="Times New Roman"/>
            <w:sz w:val="20"/>
            <w:szCs w:val="20"/>
            <w:lang w:val="en-GB"/>
          </w:rPr>
          <w:t>10.1175/jcli-d-15-0304.1</w:t>
        </w:r>
      </w:hyperlink>
      <w:r w:rsidRPr="001A4DE9">
        <w:rPr>
          <w:rFonts w:cs="Times New Roman"/>
          <w:sz w:val="20"/>
          <w:szCs w:val="20"/>
          <w:lang w:val="en-GB" w:eastAsia="ko-KR"/>
        </w:rPr>
        <w:t>.</w:t>
      </w:r>
    </w:p>
    <w:p w14:paraId="056CBDF9" w14:textId="3F58B4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Deser, C., J.W. Hurrell, and A.S. Phillips, 2017: The role of the North Atlantic Oscillation in European climate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3141–3157, doi:</w:t>
      </w:r>
      <w:hyperlink r:id="rId212" w:history="1">
        <w:r w:rsidRPr="001A4DE9">
          <w:rPr>
            <w:rStyle w:val="Hyperlink"/>
            <w:rFonts w:cs="Times New Roman"/>
            <w:sz w:val="20"/>
            <w:szCs w:val="20"/>
            <w:lang w:val="en-GB"/>
          </w:rPr>
          <w:t>10.1007/s00382-016-3502-z</w:t>
        </w:r>
      </w:hyperlink>
      <w:r w:rsidRPr="001A4DE9">
        <w:rPr>
          <w:rFonts w:cs="Times New Roman"/>
          <w:sz w:val="20"/>
          <w:szCs w:val="20"/>
          <w:lang w:val="en-GB" w:eastAsia="ko-KR"/>
        </w:rPr>
        <w:t>.</w:t>
      </w:r>
    </w:p>
    <w:p w14:paraId="49019512" w14:textId="1C1F03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R. Knutti, S. Solomon, and A.S. Phillips, 2012a: Communication of the role of natural variability in future North American 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2(11)</w:t>
      </w:r>
      <w:r w:rsidRPr="001A4DE9">
        <w:rPr>
          <w:rFonts w:cs="Times New Roman"/>
          <w:sz w:val="20"/>
          <w:szCs w:val="20"/>
          <w:lang w:val="en-GB" w:eastAsia="ko-KR"/>
        </w:rPr>
        <w:t>, 775–779, doi:</w:t>
      </w:r>
      <w:hyperlink r:id="rId213" w:history="1">
        <w:r w:rsidRPr="001A4DE9">
          <w:rPr>
            <w:rStyle w:val="Hyperlink"/>
            <w:rFonts w:cs="Times New Roman"/>
            <w:sz w:val="20"/>
            <w:szCs w:val="20"/>
            <w:lang w:val="en-GB"/>
          </w:rPr>
          <w:t>10.1038/nclimate1562</w:t>
        </w:r>
      </w:hyperlink>
      <w:r w:rsidRPr="001A4DE9">
        <w:rPr>
          <w:rFonts w:cs="Times New Roman"/>
          <w:sz w:val="20"/>
          <w:szCs w:val="20"/>
          <w:lang w:val="en-GB" w:eastAsia="ko-KR"/>
        </w:rPr>
        <w:t>.</w:t>
      </w:r>
    </w:p>
    <w:p w14:paraId="6CC38160" w14:textId="23B353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A. Phillips, V. Bourdette, and H. Teng, 2012b: Uncertainty in climate change projections: the role of internal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38(3)</w:t>
      </w:r>
      <w:r w:rsidRPr="001A4DE9">
        <w:rPr>
          <w:rFonts w:cs="Times New Roman"/>
          <w:sz w:val="20"/>
          <w:szCs w:val="20"/>
          <w:lang w:val="en-GB" w:eastAsia="ko-KR"/>
        </w:rPr>
        <w:t>, 527–546, doi:</w:t>
      </w:r>
      <w:hyperlink r:id="rId214" w:history="1">
        <w:r w:rsidRPr="001A4DE9">
          <w:rPr>
            <w:rStyle w:val="Hyperlink"/>
            <w:rFonts w:cs="Times New Roman"/>
            <w:sz w:val="20"/>
            <w:szCs w:val="20"/>
            <w:lang w:val="en-GB"/>
          </w:rPr>
          <w:t>10.1007/s00382-010-0977-x</w:t>
        </w:r>
      </w:hyperlink>
      <w:r w:rsidRPr="001A4DE9">
        <w:rPr>
          <w:rFonts w:cs="Times New Roman"/>
          <w:sz w:val="20"/>
          <w:szCs w:val="20"/>
          <w:lang w:val="en-GB" w:eastAsia="ko-KR"/>
        </w:rPr>
        <w:t>.</w:t>
      </w:r>
    </w:p>
    <w:p w14:paraId="31993DF0" w14:textId="561960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A.S. Phillips, M.A. Alexander, and B. Smoliak, 2014: Projecting North American climate over the next 50 years: Uncertainty due to internal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27(6)</w:t>
      </w:r>
      <w:r w:rsidRPr="001A4DE9">
        <w:rPr>
          <w:rFonts w:cs="Times New Roman"/>
          <w:sz w:val="20"/>
          <w:szCs w:val="20"/>
          <w:lang w:val="en-GB" w:eastAsia="ko-KR"/>
        </w:rPr>
        <w:t>, 2271–2296, doi:</w:t>
      </w:r>
      <w:hyperlink r:id="rId215" w:history="1">
        <w:r w:rsidRPr="001A4DE9">
          <w:rPr>
            <w:rStyle w:val="Hyperlink"/>
            <w:rFonts w:cs="Times New Roman"/>
            <w:sz w:val="20"/>
            <w:szCs w:val="20"/>
            <w:lang w:val="en-GB"/>
          </w:rPr>
          <w:t>10.1175/jcli-d-13-00451.1</w:t>
        </w:r>
      </w:hyperlink>
      <w:r w:rsidRPr="001A4DE9">
        <w:rPr>
          <w:rFonts w:cs="Times New Roman"/>
          <w:sz w:val="20"/>
          <w:szCs w:val="20"/>
          <w:lang w:val="en-GB" w:eastAsia="ko-KR"/>
        </w:rPr>
        <w:t>.</w:t>
      </w:r>
    </w:p>
    <w:p w14:paraId="268F59E3" w14:textId="6BD8BA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Deser, C. et al., 2020: Insights from Earth system model initial-condition large ensembles and future prospects.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277–286, doi:</w:t>
      </w:r>
      <w:hyperlink r:id="rId216" w:history="1">
        <w:r w:rsidRPr="001A4DE9">
          <w:rPr>
            <w:rStyle w:val="Hyperlink"/>
            <w:rFonts w:cs="Times New Roman"/>
            <w:sz w:val="20"/>
            <w:szCs w:val="20"/>
            <w:lang w:val="en-GB"/>
          </w:rPr>
          <w:t>10.1038/s41558-020-0731-2</w:t>
        </w:r>
      </w:hyperlink>
      <w:r w:rsidRPr="001A4DE9">
        <w:rPr>
          <w:rFonts w:cs="Times New Roman"/>
          <w:sz w:val="20"/>
          <w:szCs w:val="20"/>
          <w:lang w:val="en-GB" w:eastAsia="ko-KR"/>
        </w:rPr>
        <w:t>.</w:t>
      </w:r>
    </w:p>
    <w:p w14:paraId="747275FF" w14:textId="4AC7C17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Dhomse, S.S. et al., 2018: Estimates of ozone return dates from Chemistry-Climate Model Initiative simulations.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18(11)</w:t>
      </w:r>
      <w:r w:rsidRPr="001A4DE9">
        <w:rPr>
          <w:rFonts w:cs="Times New Roman"/>
          <w:sz w:val="20"/>
          <w:szCs w:val="20"/>
          <w:lang w:val="en-GB" w:eastAsia="ko-KR"/>
        </w:rPr>
        <w:t>, 8409–8438, doi:</w:t>
      </w:r>
      <w:hyperlink r:id="rId217" w:history="1">
        <w:r w:rsidRPr="001A4DE9">
          <w:rPr>
            <w:rStyle w:val="Hyperlink"/>
            <w:rFonts w:cs="Times New Roman"/>
            <w:sz w:val="20"/>
            <w:szCs w:val="20"/>
            <w:lang w:val="en-GB"/>
          </w:rPr>
          <w:t>10.5194/acp-18-8409-2018</w:t>
        </w:r>
      </w:hyperlink>
      <w:r w:rsidRPr="001A4DE9">
        <w:rPr>
          <w:rFonts w:cs="Times New Roman"/>
          <w:sz w:val="20"/>
          <w:szCs w:val="20"/>
          <w:lang w:val="en-GB" w:eastAsia="ko-KR"/>
        </w:rPr>
        <w:t>.</w:t>
      </w:r>
    </w:p>
    <w:p w14:paraId="6C55CDDE" w14:textId="721C1F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Diamond, M.S., H.M. Director, R. Eastman, A. Possner, and R. Wood, 2020: Substantial Cloud Brightening From Shipping in Subtropical Low Clouds. </w:t>
      </w:r>
      <w:r w:rsidRPr="001A4DE9">
        <w:rPr>
          <w:rFonts w:cs="Times New Roman"/>
          <w:i/>
          <w:sz w:val="20"/>
          <w:szCs w:val="20"/>
          <w:lang w:val="en-GB" w:eastAsia="ko-KR"/>
        </w:rPr>
        <w:t>AGU Advances</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e2019AV000111, doi:</w:t>
      </w:r>
      <w:hyperlink r:id="rId218" w:history="1">
        <w:r w:rsidRPr="001A4DE9">
          <w:rPr>
            <w:rStyle w:val="Hyperlink"/>
            <w:rFonts w:cs="Times New Roman"/>
            <w:sz w:val="20"/>
            <w:szCs w:val="20"/>
            <w:lang w:val="en-GB"/>
          </w:rPr>
          <w:t>10.1029/2019av000111</w:t>
        </w:r>
      </w:hyperlink>
      <w:r w:rsidRPr="001A4DE9">
        <w:rPr>
          <w:rFonts w:cs="Times New Roman"/>
          <w:sz w:val="20"/>
          <w:szCs w:val="20"/>
          <w:lang w:val="en-GB" w:eastAsia="ko-KR"/>
        </w:rPr>
        <w:t>.</w:t>
      </w:r>
    </w:p>
    <w:p w14:paraId="3C015496" w14:textId="1225C0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DiNezio, P.N., M. Puy, K. Thirumalai, F.-F. Jin, and J.E. Tierney, 2020: Emergence of an equatorial mode of climate variability in the Indian Ocean.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6(19)</w:t>
      </w:r>
      <w:r w:rsidRPr="001A4DE9">
        <w:rPr>
          <w:rFonts w:cs="Times New Roman"/>
          <w:sz w:val="20"/>
          <w:szCs w:val="20"/>
          <w:lang w:val="en-GB" w:eastAsia="ko-KR"/>
        </w:rPr>
        <w:t>, doi:</w:t>
      </w:r>
      <w:hyperlink r:id="rId219" w:history="1">
        <w:r w:rsidRPr="001A4DE9">
          <w:rPr>
            <w:rStyle w:val="Hyperlink"/>
            <w:rFonts w:cs="Times New Roman"/>
            <w:sz w:val="20"/>
            <w:szCs w:val="20"/>
            <w:lang w:val="en-GB"/>
          </w:rPr>
          <w:t>10.1126/sciadv.aay7684</w:t>
        </w:r>
      </w:hyperlink>
      <w:r w:rsidRPr="001A4DE9">
        <w:rPr>
          <w:rFonts w:cs="Times New Roman"/>
          <w:sz w:val="20"/>
          <w:szCs w:val="20"/>
          <w:lang w:val="en-GB" w:eastAsia="ko-KR"/>
        </w:rPr>
        <w:t>.</w:t>
      </w:r>
    </w:p>
    <w:p w14:paraId="4D4EA2DC" w14:textId="659346F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Doblas-Reyes, F.J. et al., 2013: Initialized near-term regional climate change prediction.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4</w:t>
      </w:r>
      <w:r w:rsidRPr="001A4DE9">
        <w:rPr>
          <w:rFonts w:cs="Times New Roman"/>
          <w:sz w:val="20"/>
          <w:szCs w:val="20"/>
          <w:lang w:val="en-GB" w:eastAsia="ko-KR"/>
        </w:rPr>
        <w:t>, 1715, doi:</w:t>
      </w:r>
      <w:hyperlink r:id="rId220" w:history="1">
        <w:r w:rsidRPr="001A4DE9">
          <w:rPr>
            <w:rStyle w:val="Hyperlink"/>
            <w:rFonts w:cs="Times New Roman"/>
            <w:sz w:val="20"/>
            <w:szCs w:val="20"/>
            <w:lang w:val="en-GB"/>
          </w:rPr>
          <w:t>10.1038/ncomms2704</w:t>
        </w:r>
      </w:hyperlink>
      <w:r w:rsidRPr="001A4DE9">
        <w:rPr>
          <w:rFonts w:cs="Times New Roman"/>
          <w:sz w:val="20"/>
          <w:szCs w:val="20"/>
          <w:lang w:val="en-GB" w:eastAsia="ko-KR"/>
        </w:rPr>
        <w:t>.</w:t>
      </w:r>
    </w:p>
    <w:p w14:paraId="5E158216" w14:textId="17D9F6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Dong, B., J.M. Gregory, and R.T. Sutton, 2009: Understanding land-sea warming contrast in response to increasing greenhouse gases. Part I: Transient adjustment. </w:t>
      </w:r>
      <w:r w:rsidRPr="001A4DE9">
        <w:rPr>
          <w:rFonts w:cs="Times New Roman"/>
          <w:i/>
          <w:sz w:val="20"/>
          <w:szCs w:val="20"/>
          <w:lang w:val="en-GB" w:eastAsia="ko-KR"/>
        </w:rPr>
        <w:t>J. Climate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3079–3097.</w:t>
      </w:r>
    </w:p>
    <w:p w14:paraId="1FC9EF31" w14:textId="19169E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Donohoe, A. and D.S. Battisti, 2013: The Seasonal Cycle of Atmospheric Heating and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26(14)</w:t>
      </w:r>
      <w:r w:rsidRPr="001A4DE9">
        <w:rPr>
          <w:rFonts w:cs="Times New Roman"/>
          <w:sz w:val="20"/>
          <w:szCs w:val="20"/>
          <w:lang w:val="en-GB" w:eastAsia="ko-KR"/>
        </w:rPr>
        <w:t>, 4962–4980, doi:</w:t>
      </w:r>
      <w:hyperlink r:id="rId221" w:history="1">
        <w:r w:rsidRPr="001A4DE9">
          <w:rPr>
            <w:rStyle w:val="Hyperlink"/>
            <w:rFonts w:cs="Times New Roman"/>
            <w:sz w:val="20"/>
            <w:szCs w:val="20"/>
            <w:lang w:val="en-GB"/>
          </w:rPr>
          <w:t>10.1175/jcli-d-12-00713.1</w:t>
        </w:r>
      </w:hyperlink>
      <w:r w:rsidRPr="001A4DE9">
        <w:rPr>
          <w:rFonts w:cs="Times New Roman"/>
          <w:sz w:val="20"/>
          <w:szCs w:val="20"/>
          <w:lang w:val="en-GB" w:eastAsia="ko-KR"/>
        </w:rPr>
        <w:t>.</w:t>
      </w:r>
    </w:p>
    <w:p w14:paraId="13DBA059" w14:textId="1E5B9E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Dosio, A. and E.M. Fischer, 2018: Will Half a Degree Make a Difference? Robust Projections of Indices of Mean and Extreme Climate in Europe Under 1.5°C, 2°C, and 3°C Global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935–944, doi:</w:t>
      </w:r>
      <w:hyperlink r:id="rId222" w:history="1">
        <w:r w:rsidRPr="001A4DE9">
          <w:rPr>
            <w:rStyle w:val="Hyperlink"/>
            <w:rFonts w:cs="Times New Roman"/>
            <w:sz w:val="20"/>
            <w:szCs w:val="20"/>
            <w:lang w:val="en-GB"/>
          </w:rPr>
          <w:t>10.1002/2017gl076222</w:t>
        </w:r>
      </w:hyperlink>
      <w:r w:rsidRPr="001A4DE9">
        <w:rPr>
          <w:rFonts w:cs="Times New Roman"/>
          <w:sz w:val="20"/>
          <w:szCs w:val="20"/>
          <w:lang w:val="en-GB" w:eastAsia="ko-KR"/>
        </w:rPr>
        <w:t>.</w:t>
      </w:r>
    </w:p>
    <w:p w14:paraId="3BDA0827" w14:textId="56B4D20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Dosio, A., L. Mentaschi, E.M. Fischer, and K. Wyser, 2018: Extreme heat waves under 1.5°C and 2°C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054006, doi:</w:t>
      </w:r>
      <w:hyperlink r:id="rId223" w:history="1">
        <w:r w:rsidRPr="001A4DE9">
          <w:rPr>
            <w:rStyle w:val="Hyperlink"/>
            <w:rFonts w:cs="Times New Roman"/>
            <w:sz w:val="20"/>
            <w:szCs w:val="20"/>
            <w:lang w:val="en-GB"/>
          </w:rPr>
          <w:t>10.1088/1748-9326/aab827</w:t>
        </w:r>
      </w:hyperlink>
      <w:r w:rsidRPr="001A4DE9">
        <w:rPr>
          <w:rFonts w:cs="Times New Roman"/>
          <w:sz w:val="20"/>
          <w:szCs w:val="20"/>
          <w:lang w:val="en-GB" w:eastAsia="ko-KR"/>
        </w:rPr>
        <w:t>.</w:t>
      </w:r>
    </w:p>
    <w:p w14:paraId="71E99AE6" w14:textId="370783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Drijfhout, S. et al., 2015: Catalogue of abrupt shifts in Intergovernmental Panel on Climate Change climate models..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112(43)</w:t>
      </w:r>
      <w:r w:rsidRPr="001A4DE9">
        <w:rPr>
          <w:rFonts w:cs="Times New Roman"/>
          <w:sz w:val="20"/>
          <w:szCs w:val="20"/>
          <w:lang w:val="en-GB" w:eastAsia="ko-KR"/>
        </w:rPr>
        <w:t>, E5777–E5786, doi:</w:t>
      </w:r>
      <w:hyperlink r:id="rId224" w:history="1">
        <w:r w:rsidRPr="001A4DE9">
          <w:rPr>
            <w:rStyle w:val="Hyperlink"/>
            <w:rFonts w:cs="Times New Roman"/>
            <w:sz w:val="20"/>
            <w:szCs w:val="20"/>
            <w:lang w:val="en-GB"/>
          </w:rPr>
          <w:t>10.1073/pnas.1511451112</w:t>
        </w:r>
      </w:hyperlink>
      <w:r w:rsidRPr="001A4DE9">
        <w:rPr>
          <w:rFonts w:cs="Times New Roman"/>
          <w:sz w:val="20"/>
          <w:szCs w:val="20"/>
          <w:lang w:val="en-GB" w:eastAsia="ko-KR"/>
        </w:rPr>
        <w:t>.</w:t>
      </w:r>
    </w:p>
    <w:p w14:paraId="3650A47B" w14:textId="2F95B4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Drost, F., D. Karoly, and K. Braganza, 2012: Communicating global climate change using simple indices: an update.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39(3–4)</w:t>
      </w:r>
      <w:r w:rsidRPr="001A4DE9">
        <w:rPr>
          <w:rFonts w:cs="Times New Roman"/>
          <w:sz w:val="20"/>
          <w:szCs w:val="20"/>
          <w:lang w:val="en-GB" w:eastAsia="ko-KR"/>
        </w:rPr>
        <w:t>, 989–999, doi:</w:t>
      </w:r>
      <w:hyperlink r:id="rId225" w:history="1">
        <w:r w:rsidRPr="001A4DE9">
          <w:rPr>
            <w:rStyle w:val="Hyperlink"/>
            <w:rFonts w:cs="Times New Roman"/>
            <w:sz w:val="20"/>
            <w:szCs w:val="20"/>
            <w:lang w:val="en-GB"/>
          </w:rPr>
          <w:t>10.1007/s00382-011-1227-6</w:t>
        </w:r>
      </w:hyperlink>
      <w:r w:rsidRPr="001A4DE9">
        <w:rPr>
          <w:rFonts w:cs="Times New Roman"/>
          <w:sz w:val="20"/>
          <w:szCs w:val="20"/>
          <w:lang w:val="en-GB" w:eastAsia="ko-KR"/>
        </w:rPr>
        <w:t>.</w:t>
      </w:r>
    </w:p>
    <w:p w14:paraId="1D299425" w14:textId="181B6B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 Y. et al., 2013: Indian Ocean Variability in the CMIP5 Multimodel Ensemble: The Basin Mode.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7240–7266, doi:</w:t>
      </w:r>
      <w:hyperlink r:id="rId226" w:history="1">
        <w:r w:rsidRPr="001A4DE9">
          <w:rPr>
            <w:rStyle w:val="Hyperlink"/>
            <w:rFonts w:cs="Times New Roman"/>
            <w:sz w:val="20"/>
            <w:szCs w:val="20"/>
            <w:lang w:val="en-GB"/>
          </w:rPr>
          <w:t>10.1175/jcli-d-12-00678.1</w:t>
        </w:r>
      </w:hyperlink>
      <w:r w:rsidRPr="001A4DE9">
        <w:rPr>
          <w:rFonts w:cs="Times New Roman"/>
          <w:sz w:val="20"/>
          <w:szCs w:val="20"/>
          <w:lang w:val="en-GB" w:eastAsia="ko-KR"/>
        </w:rPr>
        <w:t>.</w:t>
      </w:r>
    </w:p>
    <w:p w14:paraId="6EF36717" w14:textId="0C7FF9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Duan, L., L. Cao, G. Bala, and K. Caldeira, 2018: Comparison of the Fast and Slow Climate Response to Three Radiation Management Geoengineering Schemes.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123(21)</w:t>
      </w:r>
      <w:r w:rsidRPr="001A4DE9">
        <w:rPr>
          <w:rFonts w:cs="Times New Roman"/>
          <w:sz w:val="20"/>
          <w:szCs w:val="20"/>
          <w:lang w:val="en-GB" w:eastAsia="ko-KR"/>
        </w:rPr>
        <w:t>, 1,11,912–980, doi:</w:t>
      </w:r>
      <w:hyperlink r:id="rId227" w:history="1">
        <w:r w:rsidRPr="001A4DE9">
          <w:rPr>
            <w:rStyle w:val="Hyperlink"/>
            <w:rFonts w:cs="Times New Roman"/>
            <w:sz w:val="20"/>
            <w:szCs w:val="20"/>
            <w:lang w:val="en-GB"/>
          </w:rPr>
          <w:t>10.1029/2018jd029034</w:t>
        </w:r>
      </w:hyperlink>
      <w:r w:rsidRPr="001A4DE9">
        <w:rPr>
          <w:rFonts w:cs="Times New Roman"/>
          <w:sz w:val="20"/>
          <w:szCs w:val="20"/>
          <w:lang w:val="en-GB" w:eastAsia="ko-KR"/>
        </w:rPr>
        <w:t>.</w:t>
      </w:r>
    </w:p>
    <w:p w14:paraId="24A5DE3D" w14:textId="11C0B8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Duan, L., L. Cao, G. Bala, and K. Caldeira, 2019: Climate Response to Pulse Versus Sustained Stratospheric Aerosol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46(15)</w:t>
      </w:r>
      <w:r w:rsidRPr="001A4DE9">
        <w:rPr>
          <w:rFonts w:cs="Times New Roman"/>
          <w:sz w:val="20"/>
          <w:szCs w:val="20"/>
          <w:lang w:val="en-GB" w:eastAsia="ko-KR"/>
        </w:rPr>
        <w:t>, 8976–8984, doi:</w:t>
      </w:r>
      <w:hyperlink r:id="rId228" w:history="1">
        <w:r w:rsidRPr="001A4DE9">
          <w:rPr>
            <w:rStyle w:val="Hyperlink"/>
            <w:rFonts w:cs="Times New Roman"/>
            <w:sz w:val="20"/>
            <w:szCs w:val="20"/>
            <w:lang w:val="en-GB"/>
          </w:rPr>
          <w:t>10.1029/2019gl083701</w:t>
        </w:r>
      </w:hyperlink>
      <w:r w:rsidRPr="001A4DE9">
        <w:rPr>
          <w:rFonts w:cs="Times New Roman"/>
          <w:sz w:val="20"/>
          <w:szCs w:val="20"/>
          <w:lang w:val="en-GB" w:eastAsia="ko-KR"/>
        </w:rPr>
        <w:t>.</w:t>
      </w:r>
    </w:p>
    <w:p w14:paraId="297CB329" w14:textId="049EE9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Dunn-Sigouin, E., S.-W. Son, and H. Lin, 2013: Evaluation of Northern Hemisphere Blocking Climatology in the Global Environment Multiscale Model. </w:t>
      </w:r>
      <w:r w:rsidRPr="001A4DE9">
        <w:rPr>
          <w:rFonts w:cs="Times New Roman"/>
          <w:i/>
          <w:sz w:val="20"/>
          <w:szCs w:val="20"/>
          <w:lang w:val="en-GB" w:eastAsia="ko-KR"/>
        </w:rPr>
        <w:t>Monthly Weather Review</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707–727, doi:</w:t>
      </w:r>
      <w:hyperlink r:id="rId229" w:history="1">
        <w:r w:rsidRPr="001A4DE9">
          <w:rPr>
            <w:rStyle w:val="Hyperlink"/>
            <w:rFonts w:cs="Times New Roman"/>
            <w:sz w:val="20"/>
            <w:szCs w:val="20"/>
            <w:lang w:val="en-GB"/>
          </w:rPr>
          <w:t>10.1175/mwr-d-12-00134.1</w:t>
        </w:r>
      </w:hyperlink>
      <w:r w:rsidRPr="001A4DE9">
        <w:rPr>
          <w:rFonts w:cs="Times New Roman"/>
          <w:sz w:val="20"/>
          <w:szCs w:val="20"/>
          <w:lang w:val="en-GB" w:eastAsia="ko-KR"/>
        </w:rPr>
        <w:t>.</w:t>
      </w:r>
    </w:p>
    <w:p w14:paraId="5F76F765" w14:textId="7B8D1E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Dunstone, N. et al., 2016: Skilful predictions of the winter North Atlantic Oscillation one year ahead.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809–814, doi:</w:t>
      </w:r>
      <w:hyperlink r:id="rId230" w:history="1">
        <w:r w:rsidRPr="001A4DE9">
          <w:rPr>
            <w:rStyle w:val="Hyperlink"/>
            <w:rFonts w:cs="Times New Roman"/>
            <w:sz w:val="20"/>
            <w:szCs w:val="20"/>
            <w:lang w:val="en-GB"/>
          </w:rPr>
          <w:t>10.1038/ngeo2824</w:t>
        </w:r>
      </w:hyperlink>
      <w:r w:rsidRPr="001A4DE9">
        <w:rPr>
          <w:rFonts w:cs="Times New Roman"/>
          <w:sz w:val="20"/>
          <w:szCs w:val="20"/>
          <w:lang w:val="en-GB" w:eastAsia="ko-KR"/>
        </w:rPr>
        <w:t>.</w:t>
      </w:r>
    </w:p>
    <w:p w14:paraId="6FDABEEC" w14:textId="4EFD74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Dunstone, N.J., D.M. Smith, and R. Eade, 2011: Multi-year predictability of the tropical Atlantic atmosphere driven by the high latitude North Atlantic Ocean.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38(14)</w:t>
      </w:r>
      <w:r w:rsidRPr="001A4DE9">
        <w:rPr>
          <w:rFonts w:cs="Times New Roman"/>
          <w:sz w:val="20"/>
          <w:szCs w:val="20"/>
          <w:lang w:val="en-GB" w:eastAsia="ko-KR"/>
        </w:rPr>
        <w:t>, L14701, doi:</w:t>
      </w:r>
      <w:hyperlink r:id="rId231" w:history="1">
        <w:r w:rsidRPr="001A4DE9">
          <w:rPr>
            <w:rStyle w:val="Hyperlink"/>
            <w:rFonts w:cs="Times New Roman"/>
            <w:sz w:val="20"/>
            <w:szCs w:val="20"/>
            <w:lang w:val="en-GB"/>
          </w:rPr>
          <w:t>10.1029/2011gl047949</w:t>
        </w:r>
      </w:hyperlink>
      <w:r w:rsidRPr="001A4DE9">
        <w:rPr>
          <w:rFonts w:cs="Times New Roman"/>
          <w:sz w:val="20"/>
          <w:szCs w:val="20"/>
          <w:lang w:val="en-GB" w:eastAsia="ko-KR"/>
        </w:rPr>
        <w:t>.</w:t>
      </w:r>
    </w:p>
    <w:p w14:paraId="6C6DC374" w14:textId="44E4C61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Dwyer, J.G., M. Biasutti, and A.H. Sobel, 2012: Projected Changes in the Seasonal Cycle of Surface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25(18)</w:t>
      </w:r>
      <w:r w:rsidRPr="001A4DE9">
        <w:rPr>
          <w:rFonts w:cs="Times New Roman"/>
          <w:sz w:val="20"/>
          <w:szCs w:val="20"/>
          <w:lang w:val="en-GB" w:eastAsia="ko-KR"/>
        </w:rPr>
        <w:t>, 6359–6374, doi:</w:t>
      </w:r>
      <w:hyperlink r:id="rId232" w:history="1">
        <w:r w:rsidRPr="001A4DE9">
          <w:rPr>
            <w:rStyle w:val="Hyperlink"/>
            <w:rFonts w:cs="Times New Roman"/>
            <w:sz w:val="20"/>
            <w:szCs w:val="20"/>
            <w:lang w:val="en-GB"/>
          </w:rPr>
          <w:t>10.1175/jcli-d-11-00741.1</w:t>
        </w:r>
      </w:hyperlink>
      <w:r w:rsidRPr="001A4DE9">
        <w:rPr>
          <w:rFonts w:cs="Times New Roman"/>
          <w:sz w:val="20"/>
          <w:szCs w:val="20"/>
          <w:lang w:val="en-GB" w:eastAsia="ko-KR"/>
        </w:rPr>
        <w:t>.</w:t>
      </w:r>
    </w:p>
    <w:p w14:paraId="178FA970" w14:textId="783E337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Eade, R. et al., 2014: Do seasonal-to-decadal climate predictions underestimate the predictability of the real world?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41(15)</w:t>
      </w:r>
      <w:r w:rsidRPr="001A4DE9">
        <w:rPr>
          <w:rFonts w:cs="Times New Roman"/>
          <w:sz w:val="20"/>
          <w:szCs w:val="20"/>
          <w:lang w:val="en-GB" w:eastAsia="ko-KR"/>
        </w:rPr>
        <w:t>, 5620–5628, doi:</w:t>
      </w:r>
      <w:hyperlink r:id="rId233" w:history="1">
        <w:r w:rsidRPr="001A4DE9">
          <w:rPr>
            <w:rStyle w:val="Hyperlink"/>
            <w:rFonts w:cs="Times New Roman"/>
            <w:sz w:val="20"/>
            <w:szCs w:val="20"/>
            <w:lang w:val="en-GB"/>
          </w:rPr>
          <w:t>10.1002/2014gl061146</w:t>
        </w:r>
      </w:hyperlink>
      <w:r w:rsidRPr="001A4DE9">
        <w:rPr>
          <w:rFonts w:cs="Times New Roman"/>
          <w:sz w:val="20"/>
          <w:szCs w:val="20"/>
          <w:lang w:val="en-GB" w:eastAsia="ko-KR"/>
        </w:rPr>
        <w:t>.</w:t>
      </w:r>
    </w:p>
    <w:p w14:paraId="0549632E" w14:textId="276FF7A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Eby, M. et al., 2013: Historical and idealized climate model experiments: an intercomparison of Earth system models of intermediate complexity.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9(3)</w:t>
      </w:r>
      <w:r w:rsidRPr="001A4DE9">
        <w:rPr>
          <w:rFonts w:cs="Times New Roman"/>
          <w:sz w:val="20"/>
          <w:szCs w:val="20"/>
          <w:lang w:val="en-GB" w:eastAsia="ko-KR"/>
        </w:rPr>
        <w:t>, 1111–1140, doi:</w:t>
      </w:r>
      <w:hyperlink r:id="rId234" w:history="1">
        <w:r w:rsidRPr="001A4DE9">
          <w:rPr>
            <w:rStyle w:val="Hyperlink"/>
            <w:rFonts w:cs="Times New Roman"/>
            <w:sz w:val="20"/>
            <w:szCs w:val="20"/>
            <w:lang w:val="en-GB"/>
          </w:rPr>
          <w:t>10.5194/cp-9-1111-2013</w:t>
        </w:r>
      </w:hyperlink>
      <w:r w:rsidRPr="001A4DE9">
        <w:rPr>
          <w:rFonts w:cs="Times New Roman"/>
          <w:sz w:val="20"/>
          <w:szCs w:val="20"/>
          <w:lang w:val="en-GB" w:eastAsia="ko-KR"/>
        </w:rPr>
        <w:t>.</w:t>
      </w:r>
    </w:p>
    <w:p w14:paraId="0D7BA96B" w14:textId="234307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Ehlert, D. and K. Zickfeld, 2018: Irreversible ocean thermal expansion under carbon dioxide removal. </w:t>
      </w:r>
      <w:r w:rsidRPr="001A4DE9">
        <w:rPr>
          <w:rFonts w:cs="Times New Roman"/>
          <w:i/>
          <w:sz w:val="20"/>
          <w:szCs w:val="20"/>
          <w:lang w:val="en-GB" w:eastAsia="ko-KR"/>
        </w:rPr>
        <w:t>Earth Syst. Dynam</w:t>
      </w:r>
      <w:r w:rsidRPr="001A4DE9">
        <w:rPr>
          <w:rFonts w:cs="Times New Roman"/>
          <w:sz w:val="20"/>
          <w:szCs w:val="20"/>
          <w:lang w:val="en-GB" w:eastAsia="ko-KR"/>
        </w:rPr>
        <w:t xml:space="preserve">, </w:t>
      </w:r>
      <w:r w:rsidRPr="001A4DE9">
        <w:rPr>
          <w:rFonts w:cs="Times New Roman"/>
          <w:b/>
          <w:sz w:val="20"/>
          <w:szCs w:val="20"/>
          <w:lang w:val="en-GB" w:eastAsia="ko-KR"/>
        </w:rPr>
        <w:t>9</w:t>
      </w:r>
      <w:r w:rsidRPr="001A4DE9">
        <w:rPr>
          <w:rFonts w:cs="Times New Roman"/>
          <w:sz w:val="20"/>
          <w:szCs w:val="20"/>
          <w:lang w:val="en-GB" w:eastAsia="ko-KR"/>
        </w:rPr>
        <w:t>, 197–210, doi:</w:t>
      </w:r>
      <w:hyperlink r:id="rId235" w:history="1">
        <w:r w:rsidRPr="001A4DE9">
          <w:rPr>
            <w:rStyle w:val="Hyperlink"/>
            <w:rFonts w:cs="Times New Roman"/>
            <w:sz w:val="20"/>
            <w:szCs w:val="20"/>
            <w:lang w:val="en-GB"/>
          </w:rPr>
          <w:t>10.5194/esd-9-197-2018</w:t>
        </w:r>
      </w:hyperlink>
      <w:r w:rsidRPr="001A4DE9">
        <w:rPr>
          <w:rFonts w:cs="Times New Roman"/>
          <w:sz w:val="20"/>
          <w:szCs w:val="20"/>
          <w:lang w:val="en-GB" w:eastAsia="ko-KR"/>
        </w:rPr>
        <w:t>.</w:t>
      </w:r>
    </w:p>
    <w:p w14:paraId="5D8D603C" w14:textId="0A2681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Ekholm, T. and H. Korhonen, 2016: Climate change mitigation strategy under an uncertain Solar Radiation Management possibility.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139(3)</w:t>
      </w:r>
      <w:r w:rsidRPr="001A4DE9">
        <w:rPr>
          <w:rFonts w:cs="Times New Roman"/>
          <w:sz w:val="20"/>
          <w:szCs w:val="20"/>
          <w:lang w:val="en-GB" w:eastAsia="ko-KR"/>
        </w:rPr>
        <w:t>, 503–515, doi:</w:t>
      </w:r>
      <w:hyperlink r:id="rId236" w:history="1">
        <w:r w:rsidRPr="001A4DE9">
          <w:rPr>
            <w:rStyle w:val="Hyperlink"/>
            <w:rFonts w:cs="Times New Roman"/>
            <w:sz w:val="20"/>
            <w:szCs w:val="20"/>
            <w:lang w:val="en-GB"/>
          </w:rPr>
          <w:t>10.1007/s10584-016-1828-5</w:t>
        </w:r>
      </w:hyperlink>
      <w:r w:rsidRPr="001A4DE9">
        <w:rPr>
          <w:rFonts w:cs="Times New Roman"/>
          <w:sz w:val="20"/>
          <w:szCs w:val="20"/>
          <w:lang w:val="en-GB" w:eastAsia="ko-KR"/>
        </w:rPr>
        <w:t>.</w:t>
      </w:r>
    </w:p>
    <w:p w14:paraId="0233A4FB" w14:textId="5D5412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Emori, S. and S.J. Brown, 2005: Dynamic and thermodynamic changes in mean and extreme precipitation under changed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32(17)</w:t>
      </w:r>
      <w:r w:rsidRPr="001A4DE9">
        <w:rPr>
          <w:rFonts w:cs="Times New Roman"/>
          <w:sz w:val="20"/>
          <w:szCs w:val="20"/>
          <w:lang w:val="en-GB" w:eastAsia="ko-KR"/>
        </w:rPr>
        <w:t>, doi:</w:t>
      </w:r>
      <w:hyperlink r:id="rId237" w:history="1">
        <w:r w:rsidRPr="001A4DE9">
          <w:rPr>
            <w:rStyle w:val="Hyperlink"/>
            <w:rFonts w:cs="Times New Roman"/>
            <w:sz w:val="20"/>
            <w:szCs w:val="20"/>
            <w:lang w:val="en-GB"/>
          </w:rPr>
          <w:t>10.1029/2005gl023272</w:t>
        </w:r>
      </w:hyperlink>
      <w:r w:rsidRPr="001A4DE9">
        <w:rPr>
          <w:rFonts w:cs="Times New Roman"/>
          <w:sz w:val="20"/>
          <w:szCs w:val="20"/>
          <w:lang w:val="en-GB" w:eastAsia="ko-KR"/>
        </w:rPr>
        <w:t>.</w:t>
      </w:r>
    </w:p>
    <w:p w14:paraId="7D45E9D4" w14:textId="7F80DB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Engelbrecht, F. et al., 2015: Projections of rapidly rising surface temperatures over Africa under low mitigation. </w:t>
      </w:r>
      <w:r w:rsidRPr="001A4DE9">
        <w:rPr>
          <w:rFonts w:cs="Times New Roman"/>
          <w:i/>
          <w:sz w:val="20"/>
          <w:szCs w:val="20"/>
          <w:lang w:val="en-GB" w:eastAsia="ko-KR"/>
        </w:rPr>
        <w:lastRenderedPageBreak/>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10(8)</w:t>
      </w:r>
      <w:r w:rsidRPr="001A4DE9">
        <w:rPr>
          <w:rFonts w:cs="Times New Roman"/>
          <w:sz w:val="20"/>
          <w:szCs w:val="20"/>
          <w:lang w:val="en-GB" w:eastAsia="ko-KR"/>
        </w:rPr>
        <w:t>, 085004, doi:</w:t>
      </w:r>
      <w:hyperlink r:id="rId238" w:history="1">
        <w:r w:rsidRPr="001A4DE9">
          <w:rPr>
            <w:rStyle w:val="Hyperlink"/>
            <w:rFonts w:cs="Times New Roman"/>
            <w:sz w:val="20"/>
            <w:szCs w:val="20"/>
            <w:lang w:val="en-GB"/>
          </w:rPr>
          <w:t>10.1088/1748-9326/10/8/085004</w:t>
        </w:r>
      </w:hyperlink>
      <w:r w:rsidRPr="001A4DE9">
        <w:rPr>
          <w:rFonts w:cs="Times New Roman"/>
          <w:sz w:val="20"/>
          <w:szCs w:val="20"/>
          <w:lang w:val="en-GB" w:eastAsia="ko-KR"/>
        </w:rPr>
        <w:t>.</w:t>
      </w:r>
    </w:p>
    <w:p w14:paraId="0D819C64" w14:textId="0F1BEA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Etminan, M., G. Myhre, E.J. Highwood, and K.P. Shine, 2016: Radiative forcing of carbon dioxide, methane, and nitrous oxide: A significant revision of the methane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43(24)</w:t>
      </w:r>
      <w:r w:rsidRPr="001A4DE9">
        <w:rPr>
          <w:rFonts w:cs="Times New Roman"/>
          <w:sz w:val="20"/>
          <w:szCs w:val="20"/>
          <w:lang w:val="en-GB" w:eastAsia="ko-KR"/>
        </w:rPr>
        <w:t>, 12,614–12,623, doi:</w:t>
      </w:r>
      <w:hyperlink r:id="rId239" w:history="1">
        <w:r w:rsidRPr="001A4DE9">
          <w:rPr>
            <w:rStyle w:val="Hyperlink"/>
            <w:rFonts w:cs="Times New Roman"/>
            <w:sz w:val="20"/>
            <w:szCs w:val="20"/>
            <w:lang w:val="en-GB"/>
          </w:rPr>
          <w:t>10.1002/2016gl071930</w:t>
        </w:r>
      </w:hyperlink>
      <w:r w:rsidRPr="001A4DE9">
        <w:rPr>
          <w:rFonts w:cs="Times New Roman"/>
          <w:sz w:val="20"/>
          <w:szCs w:val="20"/>
          <w:lang w:val="en-GB" w:eastAsia="ko-KR"/>
        </w:rPr>
        <w:t>.</w:t>
      </w:r>
    </w:p>
    <w:p w14:paraId="3CF5B73F" w14:textId="497EC8F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Evans, J.R.G., E.P.J. Stride, M.J. Edirisinghe, D.J. Andrews, and R.R. Simons, 2010: Can oceanic foams limit global warming? </w:t>
      </w:r>
      <w:r w:rsidRPr="001A4DE9">
        <w:rPr>
          <w:rFonts w:cs="Times New Roman"/>
          <w:i/>
          <w:sz w:val="20"/>
          <w:szCs w:val="20"/>
          <w:lang w:val="en-GB" w:eastAsia="ko-KR"/>
        </w:rPr>
        <w:t>Climate Research</w:t>
      </w:r>
      <w:r w:rsidRPr="001A4DE9">
        <w:rPr>
          <w:rFonts w:cs="Times New Roman"/>
          <w:sz w:val="20"/>
          <w:szCs w:val="20"/>
          <w:lang w:val="en-GB" w:eastAsia="ko-KR"/>
        </w:rPr>
        <w:t xml:space="preserve">, </w:t>
      </w:r>
      <w:r w:rsidRPr="001A4DE9">
        <w:rPr>
          <w:rFonts w:cs="Times New Roman"/>
          <w:b/>
          <w:sz w:val="20"/>
          <w:szCs w:val="20"/>
          <w:lang w:val="en-GB" w:eastAsia="ko-KR"/>
        </w:rPr>
        <w:t>42(2)</w:t>
      </w:r>
      <w:r w:rsidRPr="001A4DE9">
        <w:rPr>
          <w:rFonts w:cs="Times New Roman"/>
          <w:sz w:val="20"/>
          <w:szCs w:val="20"/>
          <w:lang w:val="en-GB" w:eastAsia="ko-KR"/>
        </w:rPr>
        <w:t>, 155–160, doi:</w:t>
      </w:r>
      <w:hyperlink r:id="rId240" w:history="1">
        <w:r w:rsidRPr="001A4DE9">
          <w:rPr>
            <w:rStyle w:val="Hyperlink"/>
            <w:rFonts w:cs="Times New Roman"/>
            <w:sz w:val="20"/>
            <w:szCs w:val="20"/>
            <w:lang w:val="en-GB"/>
          </w:rPr>
          <w:t>10.3354/cr00885</w:t>
        </w:r>
      </w:hyperlink>
      <w:r w:rsidRPr="001A4DE9">
        <w:rPr>
          <w:rFonts w:cs="Times New Roman"/>
          <w:sz w:val="20"/>
          <w:szCs w:val="20"/>
          <w:lang w:val="en-GB" w:eastAsia="ko-KR"/>
        </w:rPr>
        <w:t>.</w:t>
      </w:r>
    </w:p>
    <w:p w14:paraId="1FF176EA" w14:textId="7BB78C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Evin, G. et al., 2019: Partitioning uncertainty components of an incomplete ensemble of climate projections using data augmentation.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32(8)</w:t>
      </w:r>
      <w:r w:rsidRPr="001A4DE9">
        <w:rPr>
          <w:rFonts w:cs="Times New Roman"/>
          <w:sz w:val="20"/>
          <w:szCs w:val="20"/>
          <w:lang w:val="en-GB" w:eastAsia="ko-KR"/>
        </w:rPr>
        <w:t>, 2423–2440, doi:</w:t>
      </w:r>
      <w:hyperlink r:id="rId241" w:history="1">
        <w:r w:rsidRPr="001A4DE9">
          <w:rPr>
            <w:rStyle w:val="Hyperlink"/>
            <w:rFonts w:cs="Times New Roman"/>
            <w:sz w:val="20"/>
            <w:szCs w:val="20"/>
            <w:lang w:val="en-GB"/>
          </w:rPr>
          <w:t>10.1175/jcli-d-18-0606.1</w:t>
        </w:r>
      </w:hyperlink>
      <w:r w:rsidRPr="001A4DE9">
        <w:rPr>
          <w:rFonts w:cs="Times New Roman"/>
          <w:sz w:val="20"/>
          <w:szCs w:val="20"/>
          <w:lang w:val="en-GB" w:eastAsia="ko-KR"/>
        </w:rPr>
        <w:t>.</w:t>
      </w:r>
    </w:p>
    <w:p w14:paraId="4B965448" w14:textId="789C2A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Eyring, V. et al., 2013: Long-term ozone changes and associated climate impacts in CMIP5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118(10)</w:t>
      </w:r>
      <w:r w:rsidRPr="001A4DE9">
        <w:rPr>
          <w:rFonts w:cs="Times New Roman"/>
          <w:sz w:val="20"/>
          <w:szCs w:val="20"/>
          <w:lang w:val="en-GB" w:eastAsia="ko-KR"/>
        </w:rPr>
        <w:t>, 5029–5060, doi:</w:t>
      </w:r>
      <w:hyperlink r:id="rId242" w:history="1">
        <w:r w:rsidRPr="001A4DE9">
          <w:rPr>
            <w:rStyle w:val="Hyperlink"/>
            <w:rFonts w:cs="Times New Roman"/>
            <w:sz w:val="20"/>
            <w:szCs w:val="20"/>
            <w:lang w:val="en-GB"/>
          </w:rPr>
          <w:t>10.1002/jgrd.50316</w:t>
        </w:r>
      </w:hyperlink>
      <w:r w:rsidRPr="001A4DE9">
        <w:rPr>
          <w:rFonts w:cs="Times New Roman"/>
          <w:sz w:val="20"/>
          <w:szCs w:val="20"/>
          <w:lang w:val="en-GB" w:eastAsia="ko-KR"/>
        </w:rPr>
        <w:t>.</w:t>
      </w:r>
    </w:p>
    <w:p w14:paraId="1A134BB8" w14:textId="386979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Eyring, V. et al., 2016: Overview of the Coupled Model Intercomparison Project Phase 6 (CMIP6) experimental design and organization.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9(5)</w:t>
      </w:r>
      <w:r w:rsidRPr="001A4DE9">
        <w:rPr>
          <w:rFonts w:cs="Times New Roman"/>
          <w:sz w:val="20"/>
          <w:szCs w:val="20"/>
          <w:lang w:val="en-GB" w:eastAsia="ko-KR"/>
        </w:rPr>
        <w:t>, 1937–1958, doi:</w:t>
      </w:r>
      <w:hyperlink r:id="rId243" w:history="1">
        <w:r w:rsidRPr="001A4DE9">
          <w:rPr>
            <w:rStyle w:val="Hyperlink"/>
            <w:rFonts w:cs="Times New Roman"/>
            <w:sz w:val="20"/>
            <w:szCs w:val="20"/>
            <w:lang w:val="en-GB"/>
          </w:rPr>
          <w:t>10.5194/gmd-9-1937-2016</w:t>
        </w:r>
      </w:hyperlink>
      <w:r w:rsidRPr="001A4DE9">
        <w:rPr>
          <w:rFonts w:cs="Times New Roman"/>
          <w:sz w:val="20"/>
          <w:szCs w:val="20"/>
          <w:lang w:val="en-GB" w:eastAsia="ko-KR"/>
        </w:rPr>
        <w:t>.</w:t>
      </w:r>
    </w:p>
    <w:p w14:paraId="4161EECE" w14:textId="0DD87B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Fasullo, J.T., B.M. Sanderson, and K.E. Trenberth, 2015: Recent Progress in Constraining Climate Sensitivity With Model Ensembles.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1(4)</w:t>
      </w:r>
      <w:r w:rsidRPr="001A4DE9">
        <w:rPr>
          <w:rFonts w:cs="Times New Roman"/>
          <w:sz w:val="20"/>
          <w:szCs w:val="20"/>
          <w:lang w:val="en-GB" w:eastAsia="ko-KR"/>
        </w:rPr>
        <w:t>, 268–275, doi:</w:t>
      </w:r>
      <w:hyperlink r:id="rId244" w:history="1">
        <w:r w:rsidRPr="001A4DE9">
          <w:rPr>
            <w:rStyle w:val="Hyperlink"/>
            <w:rFonts w:cs="Times New Roman"/>
            <w:sz w:val="20"/>
            <w:szCs w:val="20"/>
            <w:lang w:val="en-GB"/>
          </w:rPr>
          <w:t>10.1007/s40641-015-0021-7</w:t>
        </w:r>
      </w:hyperlink>
      <w:r w:rsidRPr="001A4DE9">
        <w:rPr>
          <w:rFonts w:cs="Times New Roman"/>
          <w:sz w:val="20"/>
          <w:szCs w:val="20"/>
          <w:lang w:val="en-GB" w:eastAsia="ko-KR"/>
        </w:rPr>
        <w:t>.</w:t>
      </w:r>
    </w:p>
    <w:p w14:paraId="44FCFDFF" w14:textId="01D2E9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Fasullo, J.T. et al., 2018: Persistent polar ocean warming in a strategically geoengineered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910–914, doi:</w:t>
      </w:r>
      <w:hyperlink r:id="rId245" w:history="1">
        <w:r w:rsidRPr="001A4DE9">
          <w:rPr>
            <w:rStyle w:val="Hyperlink"/>
            <w:rFonts w:cs="Times New Roman"/>
            <w:sz w:val="20"/>
            <w:szCs w:val="20"/>
            <w:lang w:val="en-GB"/>
          </w:rPr>
          <w:t>10.1038/s41561-018-0249-7</w:t>
        </w:r>
      </w:hyperlink>
      <w:r w:rsidRPr="001A4DE9">
        <w:rPr>
          <w:rFonts w:cs="Times New Roman"/>
          <w:sz w:val="20"/>
          <w:szCs w:val="20"/>
          <w:lang w:val="en-GB" w:eastAsia="ko-KR"/>
        </w:rPr>
        <w:t>.</w:t>
      </w:r>
    </w:p>
    <w:p w14:paraId="135AA19C" w14:textId="544B7D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Fedorov, A., S. Hu, A.T. Wittenberg, A.F.Z. Levine, and C. Deser, 2020: ENSO Low-Frequency Modulation and Mean State Interactions. In: </w:t>
      </w:r>
      <w:r w:rsidRPr="001A4DE9">
        <w:rPr>
          <w:rFonts w:cs="Times New Roman"/>
          <w:i/>
          <w:sz w:val="20"/>
          <w:szCs w:val="20"/>
          <w:lang w:val="en-GB" w:eastAsia="ko-KR"/>
        </w:rPr>
        <w:t>El Niño Southern Oscillation in a Changing Climate</w:t>
      </w:r>
      <w:r w:rsidRPr="001A4DE9">
        <w:rPr>
          <w:rFonts w:cs="Times New Roman"/>
          <w:sz w:val="20"/>
          <w:szCs w:val="20"/>
          <w:lang w:val="en-GB" w:eastAsia="ko-KR"/>
        </w:rPr>
        <w:t xml:space="preserve"> [McPhaden, M., A. Santoso, and W. Cai (eds.)]. American Geophysical Union (AGU), Washington, DC, USA, pp. 173–198, doi:</w:t>
      </w:r>
      <w:hyperlink r:id="rId246" w:history="1">
        <w:r w:rsidRPr="001A4DE9">
          <w:rPr>
            <w:rStyle w:val="Hyperlink"/>
            <w:rFonts w:cs="Times New Roman"/>
            <w:sz w:val="20"/>
            <w:szCs w:val="20"/>
            <w:lang w:val="en-GB"/>
          </w:rPr>
          <w:t>10.1002/9781119548164.ch8</w:t>
        </w:r>
      </w:hyperlink>
      <w:r w:rsidRPr="001A4DE9">
        <w:rPr>
          <w:rFonts w:cs="Times New Roman"/>
          <w:sz w:val="20"/>
          <w:szCs w:val="20"/>
          <w:lang w:val="en-GB" w:eastAsia="ko-KR"/>
        </w:rPr>
        <w:t>.</w:t>
      </w:r>
    </w:p>
    <w:p w14:paraId="6F244CFF" w14:textId="6554A6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Feldmann, J., A. Levermann, and M. Mengel, 2019: Stabilizing the West Antarctic Ice Sheet by surface mass deposition.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5(7)</w:t>
      </w:r>
      <w:r w:rsidRPr="001A4DE9">
        <w:rPr>
          <w:rFonts w:cs="Times New Roman"/>
          <w:sz w:val="20"/>
          <w:szCs w:val="20"/>
          <w:lang w:val="en-GB" w:eastAsia="ko-KR"/>
        </w:rPr>
        <w:t>, doi:</w:t>
      </w:r>
      <w:r w:rsidR="00BA1402">
        <w:fldChar w:fldCharType="begin"/>
      </w:r>
      <w:r w:rsidR="00BA1402" w:rsidRPr="00324FBB">
        <w:rPr>
          <w:lang w:val="en-US"/>
          <w:rPrChange w:id="5358" w:author="Clotilde Pean" w:date="2021-06-22T10:12:00Z">
            <w:rPr/>
          </w:rPrChange>
        </w:rPr>
        <w:instrText xml:space="preserve"> HYPERLINK "https://dx.doi.org/10.1126/sciadv.aaw4132" </w:instrText>
      </w:r>
      <w:r w:rsidR="00BA1402">
        <w:fldChar w:fldCharType="separate"/>
      </w:r>
      <w:r w:rsidRPr="001A4DE9">
        <w:rPr>
          <w:rStyle w:val="Hyperlink"/>
          <w:rFonts w:cs="Times New Roman"/>
          <w:sz w:val="20"/>
          <w:szCs w:val="20"/>
          <w:lang w:val="en-GB"/>
        </w:rPr>
        <w:t>10.1126/sciadv.aaw4132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7B82E70A" w14:textId="724384E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Feng, H. and M. Zhang, 2015: Global land moisture trends: drier in dry and wetter in wet over land.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18018, doi:</w:t>
      </w:r>
      <w:hyperlink r:id="rId247" w:history="1">
        <w:r w:rsidRPr="001A4DE9">
          <w:rPr>
            <w:rStyle w:val="Hyperlink"/>
            <w:rFonts w:cs="Times New Roman"/>
            <w:sz w:val="20"/>
            <w:szCs w:val="20"/>
            <w:lang w:val="en-GB"/>
          </w:rPr>
          <w:t>10.1038/srep18018</w:t>
        </w:r>
      </w:hyperlink>
      <w:r w:rsidRPr="001A4DE9">
        <w:rPr>
          <w:rFonts w:cs="Times New Roman"/>
          <w:sz w:val="20"/>
          <w:szCs w:val="20"/>
          <w:lang w:val="en-GB" w:eastAsia="ko-KR"/>
        </w:rPr>
        <w:t>.</w:t>
      </w:r>
    </w:p>
    <w:p w14:paraId="234E8935" w14:textId="171D1B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and H.G. Griffiths, 2016: Quantifying the temperature-independent effect of stratospheric aerosol geoengineering on global-mean precipitation in a multi-model ensemble.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034012, doi:</w:t>
      </w:r>
      <w:hyperlink r:id="rId248" w:history="1">
        <w:r w:rsidRPr="001A4DE9">
          <w:rPr>
            <w:rStyle w:val="Hyperlink"/>
            <w:rFonts w:cs="Times New Roman"/>
            <w:sz w:val="20"/>
            <w:szCs w:val="20"/>
            <w:lang w:val="en-GB"/>
          </w:rPr>
          <w:t>10.1088/1748-9326/11/3/034012</w:t>
        </w:r>
      </w:hyperlink>
      <w:r w:rsidRPr="001A4DE9">
        <w:rPr>
          <w:rFonts w:cs="Times New Roman"/>
          <w:sz w:val="20"/>
          <w:szCs w:val="20"/>
          <w:lang w:val="en-GB" w:eastAsia="ko-KR"/>
        </w:rPr>
        <w:t>.</w:t>
      </w:r>
    </w:p>
    <w:p w14:paraId="52A71A0E" w14:textId="2534A7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E.J. Highwood, and A.J. Charlton-Perez, 2011: Stratospheric heating by potential geoengineering aerosols.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38(24)</w:t>
      </w:r>
      <w:r w:rsidRPr="001A4DE9">
        <w:rPr>
          <w:rFonts w:cs="Times New Roman"/>
          <w:sz w:val="20"/>
          <w:szCs w:val="20"/>
          <w:lang w:val="en-GB" w:eastAsia="ko-KR"/>
        </w:rPr>
        <w:t>, 1–6, doi:</w:t>
      </w:r>
      <w:hyperlink r:id="rId249" w:history="1">
        <w:r w:rsidRPr="001A4DE9">
          <w:rPr>
            <w:rStyle w:val="Hyperlink"/>
            <w:rFonts w:cs="Times New Roman"/>
            <w:sz w:val="20"/>
            <w:szCs w:val="20"/>
            <w:lang w:val="en-GB"/>
          </w:rPr>
          <w:t>10.1029/2011gl049761</w:t>
        </w:r>
      </w:hyperlink>
      <w:r w:rsidRPr="001A4DE9">
        <w:rPr>
          <w:rFonts w:cs="Times New Roman"/>
          <w:sz w:val="20"/>
          <w:szCs w:val="20"/>
          <w:lang w:val="en-GB" w:eastAsia="ko-KR"/>
        </w:rPr>
        <w:t>.</w:t>
      </w:r>
    </w:p>
    <w:p w14:paraId="6FF95C6F" w14:textId="63263FE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Ferraro, A.J., A.J. Charlton-Perez, and E.J. Highwood, 2015: Stratospheric dynamics and midlatitude jets under geoengineering with space mirrors and sulfate and titania aerosols.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120(2)</w:t>
      </w:r>
      <w:r w:rsidRPr="001A4DE9">
        <w:rPr>
          <w:rFonts w:cs="Times New Roman"/>
          <w:sz w:val="20"/>
          <w:szCs w:val="20"/>
          <w:lang w:val="en-GB" w:eastAsia="ko-KR"/>
        </w:rPr>
        <w:t>, 414–429, doi:</w:t>
      </w:r>
      <w:hyperlink r:id="rId250" w:history="1">
        <w:r w:rsidRPr="001A4DE9">
          <w:rPr>
            <w:rStyle w:val="Hyperlink"/>
            <w:rFonts w:cs="Times New Roman"/>
            <w:sz w:val="20"/>
            <w:szCs w:val="20"/>
            <w:lang w:val="en-GB"/>
          </w:rPr>
          <w:t>10.1002/2014jd022734</w:t>
        </w:r>
      </w:hyperlink>
      <w:r w:rsidRPr="001A4DE9">
        <w:rPr>
          <w:rFonts w:cs="Times New Roman"/>
          <w:sz w:val="20"/>
          <w:szCs w:val="20"/>
          <w:lang w:val="en-GB" w:eastAsia="ko-KR"/>
        </w:rPr>
        <w:t>.</w:t>
      </w:r>
    </w:p>
    <w:p w14:paraId="4D6D66CA" w14:textId="799FB0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Ferreira, D., J. Marshall, C.M. Bitz, S. Solomon, and A. Plumb, 2015: Antarctic ocean and sea ice response to ozone depletion: A two-time-scale problem.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28(3)</w:t>
      </w:r>
      <w:r w:rsidRPr="001A4DE9">
        <w:rPr>
          <w:rFonts w:cs="Times New Roman"/>
          <w:sz w:val="20"/>
          <w:szCs w:val="20"/>
          <w:lang w:val="en-GB" w:eastAsia="ko-KR"/>
        </w:rPr>
        <w:t>, 1206–1226, doi:</w:t>
      </w:r>
      <w:hyperlink r:id="rId251" w:history="1">
        <w:r w:rsidRPr="001A4DE9">
          <w:rPr>
            <w:rStyle w:val="Hyperlink"/>
            <w:rFonts w:cs="Times New Roman"/>
            <w:sz w:val="20"/>
            <w:szCs w:val="20"/>
            <w:lang w:val="en-GB"/>
          </w:rPr>
          <w:t>10.1175/jcli-d-14-00313.1</w:t>
        </w:r>
      </w:hyperlink>
      <w:r w:rsidRPr="001A4DE9">
        <w:rPr>
          <w:rFonts w:cs="Times New Roman"/>
          <w:sz w:val="20"/>
          <w:szCs w:val="20"/>
          <w:lang w:val="en-GB" w:eastAsia="ko-KR"/>
        </w:rPr>
        <w:t>.</w:t>
      </w:r>
    </w:p>
    <w:p w14:paraId="7E3897D4" w14:textId="0A10BB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Ferro, C.A.T., 2017: Measuring forecast performance in the presence of observation error.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143(708)</w:t>
      </w:r>
      <w:r w:rsidRPr="001A4DE9">
        <w:rPr>
          <w:rFonts w:cs="Times New Roman"/>
          <w:sz w:val="20"/>
          <w:szCs w:val="20"/>
          <w:lang w:val="en-GB" w:eastAsia="ko-KR"/>
        </w:rPr>
        <w:t>, 2665–2676, doi:</w:t>
      </w:r>
      <w:hyperlink r:id="rId252" w:history="1">
        <w:r w:rsidRPr="001A4DE9">
          <w:rPr>
            <w:rStyle w:val="Hyperlink"/>
            <w:rFonts w:cs="Times New Roman"/>
            <w:sz w:val="20"/>
            <w:szCs w:val="20"/>
            <w:lang w:val="en-GB"/>
          </w:rPr>
          <w:t>10.1002/qj.3115</w:t>
        </w:r>
      </w:hyperlink>
      <w:r w:rsidRPr="001A4DE9">
        <w:rPr>
          <w:rFonts w:cs="Times New Roman"/>
          <w:sz w:val="20"/>
          <w:szCs w:val="20"/>
          <w:lang w:val="en-GB" w:eastAsia="ko-KR"/>
        </w:rPr>
        <w:t>.</w:t>
      </w:r>
    </w:p>
    <w:p w14:paraId="3EEFAFFA" w14:textId="572096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Field, L. et al., 2018: Increasing Arctic Sea Ice Albedo Using Localized Reversible Geoengineering.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6(6)</w:t>
      </w:r>
      <w:r w:rsidRPr="001A4DE9">
        <w:rPr>
          <w:rFonts w:cs="Times New Roman"/>
          <w:sz w:val="20"/>
          <w:szCs w:val="20"/>
          <w:lang w:val="en-GB" w:eastAsia="ko-KR"/>
        </w:rPr>
        <w:t>, 882–901, doi:</w:t>
      </w:r>
      <w:hyperlink r:id="rId253" w:history="1">
        <w:r w:rsidRPr="001A4DE9">
          <w:rPr>
            <w:rStyle w:val="Hyperlink"/>
            <w:rFonts w:cs="Times New Roman"/>
            <w:sz w:val="20"/>
            <w:szCs w:val="20"/>
            <w:lang w:val="en-GB"/>
          </w:rPr>
          <w:t>10.1029/2018ef000820</w:t>
        </w:r>
      </w:hyperlink>
      <w:r w:rsidRPr="001A4DE9">
        <w:rPr>
          <w:rFonts w:cs="Times New Roman"/>
          <w:sz w:val="20"/>
          <w:szCs w:val="20"/>
          <w:lang w:val="en-GB" w:eastAsia="ko-KR"/>
        </w:rPr>
        <w:t>.</w:t>
      </w:r>
    </w:p>
    <w:p w14:paraId="18394F77" w14:textId="23B65B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Finney, D.L. et al., 2018: A projected decrease in lightning under climate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210–213, doi:</w:t>
      </w:r>
      <w:hyperlink r:id="rId254" w:history="1">
        <w:r w:rsidRPr="001A4DE9">
          <w:rPr>
            <w:rStyle w:val="Hyperlink"/>
            <w:rFonts w:cs="Times New Roman"/>
            <w:sz w:val="20"/>
            <w:szCs w:val="20"/>
            <w:lang w:val="en-GB"/>
          </w:rPr>
          <w:t>10.1038/s41558-018-0072-6</w:t>
        </w:r>
      </w:hyperlink>
      <w:r w:rsidRPr="001A4DE9">
        <w:rPr>
          <w:rFonts w:cs="Times New Roman"/>
          <w:sz w:val="20"/>
          <w:szCs w:val="20"/>
          <w:lang w:val="en-GB" w:eastAsia="ko-KR"/>
        </w:rPr>
        <w:t>.</w:t>
      </w:r>
    </w:p>
    <w:p w14:paraId="25F4051A" w14:textId="6238E5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and R. Knutti, 2014: Heated debate on cold weather.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537–538, doi:</w:t>
      </w:r>
      <w:hyperlink r:id="rId255" w:history="1">
        <w:r w:rsidRPr="001A4DE9">
          <w:rPr>
            <w:rStyle w:val="Hyperlink"/>
            <w:rFonts w:cs="Times New Roman"/>
            <w:sz w:val="20"/>
            <w:szCs w:val="20"/>
            <w:lang w:val="en-GB"/>
          </w:rPr>
          <w:t>10.1038/nclimate2286</w:t>
        </w:r>
      </w:hyperlink>
      <w:r w:rsidRPr="001A4DE9">
        <w:rPr>
          <w:rFonts w:cs="Times New Roman"/>
          <w:sz w:val="20"/>
          <w:szCs w:val="20"/>
          <w:lang w:val="en-GB" w:eastAsia="ko-KR"/>
        </w:rPr>
        <w:t>.</w:t>
      </w:r>
    </w:p>
    <w:p w14:paraId="3BD09782" w14:textId="270A1F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D.M. Lawrence, and B.M. Sanderson, 2011: Quantifying uncertainties in projections of extremes-a perturbed land surface parameter experiment.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37(7–8)</w:t>
      </w:r>
      <w:r w:rsidRPr="001A4DE9">
        <w:rPr>
          <w:rFonts w:cs="Times New Roman"/>
          <w:sz w:val="20"/>
          <w:szCs w:val="20"/>
          <w:lang w:val="en-GB" w:eastAsia="ko-KR"/>
        </w:rPr>
        <w:t>, 1381–1398, doi:</w:t>
      </w:r>
      <w:hyperlink r:id="rId256" w:history="1">
        <w:r w:rsidRPr="001A4DE9">
          <w:rPr>
            <w:rStyle w:val="Hyperlink"/>
            <w:rFonts w:cs="Times New Roman"/>
            <w:sz w:val="20"/>
            <w:szCs w:val="20"/>
            <w:lang w:val="en-GB"/>
          </w:rPr>
          <w:t>10.1007/s00382-010-0915-y</w:t>
        </w:r>
      </w:hyperlink>
      <w:r w:rsidRPr="001A4DE9">
        <w:rPr>
          <w:rFonts w:cs="Times New Roman"/>
          <w:sz w:val="20"/>
          <w:szCs w:val="20"/>
          <w:lang w:val="en-GB" w:eastAsia="ko-KR"/>
        </w:rPr>
        <w:t>.</w:t>
      </w:r>
    </w:p>
    <w:p w14:paraId="4A65A019" w14:textId="1FF8B7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J. Rajczak, and C. Schär, 2012: Changes in European summer temperature variability revisited.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w:t>
      </w:r>
      <w:r w:rsidRPr="001A4DE9">
        <w:rPr>
          <w:rFonts w:cs="Times New Roman"/>
          <w:sz w:val="20"/>
          <w:szCs w:val="20"/>
          <w:lang w:val="en-GB" w:eastAsia="ko-KR"/>
        </w:rPr>
        <w:t>, L19702, doi:</w:t>
      </w:r>
      <w:hyperlink r:id="rId257" w:history="1">
        <w:r w:rsidRPr="001A4DE9">
          <w:rPr>
            <w:rStyle w:val="Hyperlink"/>
            <w:rFonts w:cs="Times New Roman"/>
            <w:sz w:val="20"/>
            <w:szCs w:val="20"/>
            <w:lang w:val="en-GB"/>
          </w:rPr>
          <w:t>10.1029/2012gl052730</w:t>
        </w:r>
      </w:hyperlink>
      <w:r w:rsidRPr="001A4DE9">
        <w:rPr>
          <w:rFonts w:cs="Times New Roman"/>
          <w:sz w:val="20"/>
          <w:szCs w:val="20"/>
          <w:lang w:val="en-GB" w:eastAsia="ko-KR"/>
        </w:rPr>
        <w:t>.</w:t>
      </w:r>
    </w:p>
    <w:p w14:paraId="23B16C34" w14:textId="1B764A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U. Beyerle, and R. Knutti, 2013: Robust spatially aggregated projections of climate extremes.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3</w:t>
      </w:r>
      <w:r w:rsidRPr="001A4DE9">
        <w:rPr>
          <w:rFonts w:cs="Times New Roman"/>
          <w:sz w:val="20"/>
          <w:szCs w:val="20"/>
          <w:lang w:val="en-GB" w:eastAsia="ko-KR"/>
        </w:rPr>
        <w:t>, 1033–1038, doi:</w:t>
      </w:r>
      <w:hyperlink r:id="rId258" w:history="1">
        <w:r w:rsidRPr="001A4DE9">
          <w:rPr>
            <w:rStyle w:val="Hyperlink"/>
            <w:rFonts w:cs="Times New Roman"/>
            <w:sz w:val="20"/>
            <w:szCs w:val="20"/>
            <w:lang w:val="en-GB"/>
          </w:rPr>
          <w:t>10.1038/nclimate2051</w:t>
        </w:r>
      </w:hyperlink>
      <w:r w:rsidRPr="001A4DE9">
        <w:rPr>
          <w:rFonts w:cs="Times New Roman"/>
          <w:sz w:val="20"/>
          <w:szCs w:val="20"/>
          <w:lang w:val="en-GB" w:eastAsia="ko-KR"/>
        </w:rPr>
        <w:t>.</w:t>
      </w:r>
    </w:p>
    <w:p w14:paraId="2404E165" w14:textId="43855C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E.M., J. Sedláček, E. Hawkins, and R. Knutti, 2014: Models agree on forced response pattern of precipitation and temperature extremes.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41(23)</w:t>
      </w:r>
      <w:r w:rsidRPr="001A4DE9">
        <w:rPr>
          <w:rFonts w:cs="Times New Roman"/>
          <w:sz w:val="20"/>
          <w:szCs w:val="20"/>
          <w:lang w:val="en-GB" w:eastAsia="ko-KR"/>
        </w:rPr>
        <w:t>, 8554–8562, doi:</w:t>
      </w:r>
      <w:hyperlink r:id="rId259" w:history="1">
        <w:r w:rsidRPr="001A4DE9">
          <w:rPr>
            <w:rStyle w:val="Hyperlink"/>
            <w:rFonts w:cs="Times New Roman"/>
            <w:sz w:val="20"/>
            <w:szCs w:val="20"/>
            <w:lang w:val="en-GB"/>
          </w:rPr>
          <w:t>10.1002/2014gl062018</w:t>
        </w:r>
      </w:hyperlink>
      <w:r w:rsidRPr="001A4DE9">
        <w:rPr>
          <w:rFonts w:cs="Times New Roman"/>
          <w:sz w:val="20"/>
          <w:szCs w:val="20"/>
          <w:lang w:val="en-GB" w:eastAsia="ko-KR"/>
        </w:rPr>
        <w:t>.</w:t>
      </w:r>
    </w:p>
    <w:p w14:paraId="6E2F56C9" w14:textId="76BF1F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Fischer, H. et al., 2018: Palaeoclimate constraints on the impact of 2°C anthropogenic warming and beyond.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474–485, doi:</w:t>
      </w:r>
      <w:hyperlink r:id="rId260" w:history="1">
        <w:r w:rsidRPr="001A4DE9">
          <w:rPr>
            <w:rStyle w:val="Hyperlink"/>
            <w:rFonts w:cs="Times New Roman"/>
            <w:sz w:val="20"/>
            <w:szCs w:val="20"/>
            <w:lang w:val="en-GB"/>
          </w:rPr>
          <w:t>10.1038/s41561-018-0146-0</w:t>
        </w:r>
      </w:hyperlink>
      <w:r w:rsidRPr="001A4DE9">
        <w:rPr>
          <w:rFonts w:cs="Times New Roman"/>
          <w:sz w:val="20"/>
          <w:szCs w:val="20"/>
          <w:lang w:val="en-GB" w:eastAsia="ko-KR"/>
        </w:rPr>
        <w:t>.</w:t>
      </w:r>
    </w:p>
    <w:p w14:paraId="1D28766D" w14:textId="00C27FC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Fläschner, D., T. Mauritsen, and B. Stevens, 2016: Understanding the intermodel spread in global-mean hydrological sensitivity.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801–817, doi:</w:t>
      </w:r>
      <w:hyperlink r:id="rId261" w:history="1">
        <w:r w:rsidRPr="001A4DE9">
          <w:rPr>
            <w:rStyle w:val="Hyperlink"/>
            <w:rFonts w:cs="Times New Roman"/>
            <w:sz w:val="20"/>
            <w:szCs w:val="20"/>
            <w:lang w:val="en-GB"/>
          </w:rPr>
          <w:t>10.1175/jcli-d-15-0351.1</w:t>
        </w:r>
      </w:hyperlink>
      <w:r w:rsidRPr="001A4DE9">
        <w:rPr>
          <w:rFonts w:cs="Times New Roman"/>
          <w:sz w:val="20"/>
          <w:szCs w:val="20"/>
          <w:lang w:val="en-GB" w:eastAsia="ko-KR"/>
        </w:rPr>
        <w:t>.</w:t>
      </w:r>
    </w:p>
    <w:p w14:paraId="40AD10D8" w14:textId="063E0A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Flato, G. et al., 2013: Evaluation of Climate Models.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741–866, doi:</w:t>
      </w:r>
      <w:hyperlink r:id="rId262" w:history="1">
        <w:r w:rsidRPr="001A4DE9">
          <w:rPr>
            <w:rStyle w:val="Hyperlink"/>
            <w:rFonts w:cs="Times New Roman"/>
            <w:sz w:val="20"/>
            <w:szCs w:val="20"/>
            <w:lang w:val="en-GB"/>
          </w:rPr>
          <w:t>10.1017/cbo9781107415324.020</w:t>
        </w:r>
      </w:hyperlink>
      <w:r w:rsidRPr="001A4DE9">
        <w:rPr>
          <w:rFonts w:cs="Times New Roman"/>
          <w:sz w:val="20"/>
          <w:szCs w:val="20"/>
          <w:lang w:val="en-GB" w:eastAsia="ko-KR"/>
        </w:rPr>
        <w:t>.</w:t>
      </w:r>
    </w:p>
    <w:p w14:paraId="1520A4DF" w14:textId="20D029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Flato, G.M., 2011: Earth system models: an overview.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2(6)</w:t>
      </w:r>
      <w:r w:rsidRPr="001A4DE9">
        <w:rPr>
          <w:rFonts w:cs="Times New Roman"/>
          <w:sz w:val="20"/>
          <w:szCs w:val="20"/>
          <w:lang w:val="en-GB" w:eastAsia="ko-KR"/>
        </w:rPr>
        <w:t>, 783–</w:t>
      </w:r>
      <w:r w:rsidRPr="001A4DE9">
        <w:rPr>
          <w:rFonts w:cs="Times New Roman"/>
          <w:sz w:val="20"/>
          <w:szCs w:val="20"/>
          <w:lang w:val="en-GB" w:eastAsia="ko-KR"/>
        </w:rPr>
        <w:lastRenderedPageBreak/>
        <w:t>800, doi:</w:t>
      </w:r>
      <w:hyperlink r:id="rId263" w:history="1">
        <w:r w:rsidRPr="001A4DE9">
          <w:rPr>
            <w:rStyle w:val="Hyperlink"/>
            <w:rFonts w:cs="Times New Roman"/>
            <w:sz w:val="20"/>
            <w:szCs w:val="20"/>
            <w:lang w:val="en-GB"/>
          </w:rPr>
          <w:t>10.1002/wcc.148</w:t>
        </w:r>
      </w:hyperlink>
      <w:r w:rsidRPr="001A4DE9">
        <w:rPr>
          <w:rFonts w:cs="Times New Roman"/>
          <w:sz w:val="20"/>
          <w:szCs w:val="20"/>
          <w:lang w:val="en-GB" w:eastAsia="ko-KR"/>
        </w:rPr>
        <w:t>.</w:t>
      </w:r>
    </w:p>
    <w:p w14:paraId="6CC1C7FA" w14:textId="5D4A3EF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Folland, C.K., 2002: Relative influences of the Interdecadal Pacific Oscillation and ENSO on the South Pacific Convergence Zone.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29(13)</w:t>
      </w:r>
      <w:r w:rsidRPr="001A4DE9">
        <w:rPr>
          <w:rFonts w:cs="Times New Roman"/>
          <w:sz w:val="20"/>
          <w:szCs w:val="20"/>
          <w:lang w:val="en-GB" w:eastAsia="ko-KR"/>
        </w:rPr>
        <w:t>, 1643, doi:</w:t>
      </w:r>
      <w:hyperlink r:id="rId264" w:history="1">
        <w:r w:rsidRPr="001A4DE9">
          <w:rPr>
            <w:rStyle w:val="Hyperlink"/>
            <w:rFonts w:cs="Times New Roman"/>
            <w:sz w:val="20"/>
            <w:szCs w:val="20"/>
            <w:lang w:val="en-GB"/>
          </w:rPr>
          <w:t>10.1029/2001gl014201</w:t>
        </w:r>
      </w:hyperlink>
      <w:r w:rsidRPr="001A4DE9">
        <w:rPr>
          <w:rFonts w:cs="Times New Roman"/>
          <w:sz w:val="20"/>
          <w:szCs w:val="20"/>
          <w:lang w:val="en-GB" w:eastAsia="ko-KR"/>
        </w:rPr>
        <w:t>.</w:t>
      </w:r>
    </w:p>
    <w:p w14:paraId="045F4A94" w14:textId="5EE3F3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Forster, P.M., A.C. Maycock, C.M. McKenna, and C.J. Smith, 2020: Latest climate models confirm need for urgent mitigation.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7–10, doi:</w:t>
      </w:r>
      <w:hyperlink r:id="rId265" w:history="1">
        <w:r w:rsidRPr="001A4DE9">
          <w:rPr>
            <w:rStyle w:val="Hyperlink"/>
            <w:rFonts w:cs="Times New Roman"/>
            <w:sz w:val="20"/>
            <w:szCs w:val="20"/>
            <w:lang w:val="en-GB"/>
          </w:rPr>
          <w:t>10.1038/s41558-019-0660-0</w:t>
        </w:r>
      </w:hyperlink>
      <w:r w:rsidRPr="001A4DE9">
        <w:rPr>
          <w:rFonts w:cs="Times New Roman"/>
          <w:sz w:val="20"/>
          <w:szCs w:val="20"/>
          <w:lang w:val="en-GB" w:eastAsia="ko-KR"/>
        </w:rPr>
        <w:t>.</w:t>
      </w:r>
    </w:p>
    <w:p w14:paraId="69FF2F5C" w14:textId="113AD0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Francis, J.A. and S.J. Vavrus, 2015: Evidence for a wavier jet stream in response to rapid Arctic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014005, doi:</w:t>
      </w:r>
      <w:hyperlink r:id="rId266" w:history="1">
        <w:r w:rsidRPr="001A4DE9">
          <w:rPr>
            <w:rStyle w:val="Hyperlink"/>
            <w:rFonts w:cs="Times New Roman"/>
            <w:sz w:val="20"/>
            <w:szCs w:val="20"/>
            <w:lang w:val="en-GB"/>
          </w:rPr>
          <w:t>10.1088/1748-9326/10/1/014005</w:t>
        </w:r>
      </w:hyperlink>
      <w:r w:rsidRPr="001A4DE9">
        <w:rPr>
          <w:rFonts w:cs="Times New Roman"/>
          <w:sz w:val="20"/>
          <w:szCs w:val="20"/>
          <w:lang w:val="en-GB" w:eastAsia="ko-KR"/>
        </w:rPr>
        <w:t>.</w:t>
      </w:r>
    </w:p>
    <w:p w14:paraId="18614CDC" w14:textId="5977701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Fransner, F. et al., 2020: Ocean Biogeochemical Predictions – Initialization and Limits of Predictability. </w:t>
      </w:r>
      <w:r w:rsidRPr="001A4DE9">
        <w:rPr>
          <w:rFonts w:cs="Times New Roman"/>
          <w:i/>
          <w:sz w:val="20"/>
          <w:szCs w:val="20"/>
          <w:lang w:val="en-GB" w:eastAsia="ko-KR"/>
        </w:rPr>
        <w:t>Frontiers in Marine Science</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386, doi:</w:t>
      </w:r>
      <w:hyperlink r:id="rId267" w:history="1">
        <w:r w:rsidRPr="001A4DE9">
          <w:rPr>
            <w:rStyle w:val="Hyperlink"/>
            <w:rFonts w:cs="Times New Roman"/>
            <w:sz w:val="20"/>
            <w:szCs w:val="20"/>
            <w:lang w:val="en-GB"/>
          </w:rPr>
          <w:t>10.3389/fmars.2020.00386</w:t>
        </w:r>
      </w:hyperlink>
      <w:r w:rsidRPr="001A4DE9">
        <w:rPr>
          <w:rFonts w:cs="Times New Roman"/>
          <w:sz w:val="20"/>
          <w:szCs w:val="20"/>
          <w:lang w:val="en-GB" w:eastAsia="ko-KR"/>
        </w:rPr>
        <w:t>.</w:t>
      </w:r>
    </w:p>
    <w:p w14:paraId="56153CE3" w14:textId="36E9CC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Fredriksen, H.-B., J. Berner, A.C. Subramanian, and A. Capotondi, 2020a: How Does El Niño–Southern Oscillation Change Under Global Warming – A First Look at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47(22)</w:t>
      </w:r>
      <w:r w:rsidRPr="001A4DE9">
        <w:rPr>
          <w:rFonts w:cs="Times New Roman"/>
          <w:sz w:val="20"/>
          <w:szCs w:val="20"/>
          <w:lang w:val="en-GB" w:eastAsia="ko-KR"/>
        </w:rPr>
        <w:t>, doi:</w:t>
      </w:r>
      <w:hyperlink r:id="rId268" w:history="1">
        <w:r w:rsidRPr="001A4DE9">
          <w:rPr>
            <w:rStyle w:val="Hyperlink"/>
            <w:rFonts w:cs="Times New Roman"/>
            <w:sz w:val="20"/>
            <w:szCs w:val="20"/>
            <w:lang w:val="en-GB"/>
          </w:rPr>
          <w:t>10.1029/2020gl090640</w:t>
        </w:r>
      </w:hyperlink>
      <w:r w:rsidRPr="001A4DE9">
        <w:rPr>
          <w:rFonts w:cs="Times New Roman"/>
          <w:sz w:val="20"/>
          <w:szCs w:val="20"/>
          <w:lang w:val="en-GB" w:eastAsia="ko-KR"/>
        </w:rPr>
        <w:t>.</w:t>
      </w:r>
    </w:p>
    <w:p w14:paraId="4251F3B6" w14:textId="6F3CDF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Fredriksen, H.-B., J. Berner, A.C. Subramanian, and A. Capotondi, 2020b: How Does El Niño–Southern Oscillation Change Under Global Warming – A First Look at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47(22)</w:t>
      </w:r>
      <w:r w:rsidRPr="001A4DE9">
        <w:rPr>
          <w:rFonts w:cs="Times New Roman"/>
          <w:sz w:val="20"/>
          <w:szCs w:val="20"/>
          <w:lang w:val="en-GB" w:eastAsia="ko-KR"/>
        </w:rPr>
        <w:t>, doi:</w:t>
      </w:r>
      <w:hyperlink r:id="rId269" w:history="1">
        <w:r w:rsidRPr="001A4DE9">
          <w:rPr>
            <w:rStyle w:val="Hyperlink"/>
            <w:rFonts w:cs="Times New Roman"/>
            <w:sz w:val="20"/>
            <w:szCs w:val="20"/>
            <w:lang w:val="en-GB"/>
          </w:rPr>
          <w:t>10.1029/2020gl090640</w:t>
        </w:r>
      </w:hyperlink>
      <w:r w:rsidRPr="001A4DE9">
        <w:rPr>
          <w:rFonts w:cs="Times New Roman"/>
          <w:sz w:val="20"/>
          <w:szCs w:val="20"/>
          <w:lang w:val="en-GB" w:eastAsia="ko-KR"/>
        </w:rPr>
        <w:t>.</w:t>
      </w:r>
    </w:p>
    <w:p w14:paraId="0D530D3F" w14:textId="03DAF0F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Freund, M.B., J.R. Brown, B.J. Henley, D.J. Karoly, and J.N. Brown, 2020a: Warming Patterns Affect El Niño Diversity in CMIP5 and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8237–8260, doi:</w:t>
      </w:r>
      <w:hyperlink r:id="rId270" w:history="1">
        <w:r w:rsidRPr="001A4DE9">
          <w:rPr>
            <w:rStyle w:val="Hyperlink"/>
            <w:rFonts w:cs="Times New Roman"/>
            <w:sz w:val="20"/>
            <w:szCs w:val="20"/>
            <w:lang w:val="en-GB"/>
          </w:rPr>
          <w:t>10.1175/jcli-d-19-0890.1</w:t>
        </w:r>
      </w:hyperlink>
      <w:r w:rsidRPr="001A4DE9">
        <w:rPr>
          <w:rFonts w:cs="Times New Roman"/>
          <w:sz w:val="20"/>
          <w:szCs w:val="20"/>
          <w:lang w:val="en-GB" w:eastAsia="ko-KR"/>
        </w:rPr>
        <w:t>.</w:t>
      </w:r>
    </w:p>
    <w:p w14:paraId="015A7CF6" w14:textId="309AC07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Freund, M.B., J.R. Brown, B.J. Henley, D.J. Karoly, and J.N. Brown, 2020b: Warming Patterns Affect El Niño Diversity in CMIP5 and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8237–8260, doi:</w:t>
      </w:r>
      <w:hyperlink r:id="rId271" w:history="1">
        <w:r w:rsidRPr="001A4DE9">
          <w:rPr>
            <w:rStyle w:val="Hyperlink"/>
            <w:rFonts w:cs="Times New Roman"/>
            <w:sz w:val="20"/>
            <w:szCs w:val="20"/>
            <w:lang w:val="en-GB"/>
          </w:rPr>
          <w:t>10.1175/jcli-d-19-0890.1</w:t>
        </w:r>
      </w:hyperlink>
      <w:r w:rsidRPr="001A4DE9">
        <w:rPr>
          <w:rFonts w:cs="Times New Roman"/>
          <w:sz w:val="20"/>
          <w:szCs w:val="20"/>
          <w:lang w:val="en-GB" w:eastAsia="ko-KR"/>
        </w:rPr>
        <w:t>.</w:t>
      </w:r>
    </w:p>
    <w:p w14:paraId="3BD5C116" w14:textId="18F53D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Friedlingstein, P. et al., 2014: Uncertainties in CMIP5 climate projections due to carbon cycle feedbacks.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w:t>
      </w:r>
      <w:r w:rsidRPr="001A4DE9">
        <w:rPr>
          <w:rFonts w:cs="Times New Roman"/>
          <w:sz w:val="20"/>
          <w:szCs w:val="20"/>
          <w:lang w:val="en-GB" w:eastAsia="ko-KR"/>
        </w:rPr>
        <w:t>, 511–526, doi:</w:t>
      </w:r>
      <w:hyperlink r:id="rId272" w:history="1">
        <w:r w:rsidRPr="001A4DE9">
          <w:rPr>
            <w:rStyle w:val="Hyperlink"/>
            <w:rFonts w:cs="Times New Roman"/>
            <w:sz w:val="20"/>
            <w:szCs w:val="20"/>
            <w:lang w:val="en-GB"/>
          </w:rPr>
          <w:t>10.1175/jcli-d-12-00579.1</w:t>
        </w:r>
      </w:hyperlink>
      <w:r w:rsidRPr="001A4DE9">
        <w:rPr>
          <w:rFonts w:cs="Times New Roman"/>
          <w:sz w:val="20"/>
          <w:szCs w:val="20"/>
          <w:lang w:val="en-GB" w:eastAsia="ko-KR"/>
        </w:rPr>
        <w:t>.</w:t>
      </w:r>
    </w:p>
    <w:p w14:paraId="1357923E" w14:textId="2B2B1E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Frieler, K., M. Meinshausen, M. Mengel, N. Braun, and W. Hare, 2012: A scaling approach to probabilistic assessment of regional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25(9)</w:t>
      </w:r>
      <w:r w:rsidRPr="001A4DE9">
        <w:rPr>
          <w:rFonts w:cs="Times New Roman"/>
          <w:sz w:val="20"/>
          <w:szCs w:val="20"/>
          <w:lang w:val="en-GB" w:eastAsia="ko-KR"/>
        </w:rPr>
        <w:t>, 3117–3144, doi:</w:t>
      </w:r>
      <w:hyperlink r:id="rId273" w:history="1">
        <w:r w:rsidRPr="001A4DE9">
          <w:rPr>
            <w:rStyle w:val="Hyperlink"/>
            <w:rFonts w:cs="Times New Roman"/>
            <w:sz w:val="20"/>
            <w:szCs w:val="20"/>
            <w:lang w:val="en-GB"/>
          </w:rPr>
          <w:t>10.1175/jcli-d-11-00199.1</w:t>
        </w:r>
      </w:hyperlink>
      <w:r w:rsidRPr="001A4DE9">
        <w:rPr>
          <w:rFonts w:cs="Times New Roman"/>
          <w:sz w:val="20"/>
          <w:szCs w:val="20"/>
          <w:lang w:val="en-GB" w:eastAsia="ko-KR"/>
        </w:rPr>
        <w:t>.</w:t>
      </w:r>
    </w:p>
    <w:p w14:paraId="304965BB" w14:textId="5C9151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Frisch, M., 2015: Predictivism and old evidence: a critical look at climate model tuning. </w:t>
      </w:r>
      <w:r w:rsidRPr="001A4DE9">
        <w:rPr>
          <w:rFonts w:cs="Times New Roman"/>
          <w:i/>
          <w:sz w:val="20"/>
          <w:szCs w:val="20"/>
          <w:lang w:val="en-GB" w:eastAsia="ko-KR"/>
        </w:rPr>
        <w:t>European Journal for Philosophy of Science</w:t>
      </w:r>
      <w:r w:rsidRPr="001A4DE9">
        <w:rPr>
          <w:rFonts w:cs="Times New Roman"/>
          <w:sz w:val="20"/>
          <w:szCs w:val="20"/>
          <w:lang w:val="en-GB" w:eastAsia="ko-KR"/>
        </w:rPr>
        <w:t xml:space="preserve">, </w:t>
      </w:r>
      <w:r w:rsidRPr="001A4DE9">
        <w:rPr>
          <w:rFonts w:cs="Times New Roman"/>
          <w:b/>
          <w:sz w:val="20"/>
          <w:szCs w:val="20"/>
          <w:lang w:val="en-GB" w:eastAsia="ko-KR"/>
        </w:rPr>
        <w:t>5(2)</w:t>
      </w:r>
      <w:r w:rsidRPr="001A4DE9">
        <w:rPr>
          <w:rFonts w:cs="Times New Roman"/>
          <w:sz w:val="20"/>
          <w:szCs w:val="20"/>
          <w:lang w:val="en-GB" w:eastAsia="ko-KR"/>
        </w:rPr>
        <w:t>, 171–190, doi:</w:t>
      </w:r>
      <w:hyperlink r:id="rId274" w:history="1">
        <w:r w:rsidRPr="001A4DE9">
          <w:rPr>
            <w:rStyle w:val="Hyperlink"/>
            <w:rFonts w:cs="Times New Roman"/>
            <w:sz w:val="20"/>
            <w:szCs w:val="20"/>
            <w:lang w:val="en-GB"/>
          </w:rPr>
          <w:t>10.1007/s13194-015-0110-4</w:t>
        </w:r>
      </w:hyperlink>
      <w:r w:rsidRPr="001A4DE9">
        <w:rPr>
          <w:rFonts w:cs="Times New Roman"/>
          <w:sz w:val="20"/>
          <w:szCs w:val="20"/>
          <w:lang w:val="en-GB" w:eastAsia="ko-KR"/>
        </w:rPr>
        <w:t>.</w:t>
      </w:r>
    </w:p>
    <w:p w14:paraId="4DF463B3" w14:textId="44C68D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Froelicher, T.L. et al., 2015: Dominance of the Southern Ocean in anthropogenic carbon and heat uptake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w:t>
      </w:r>
      <w:r w:rsidRPr="001A4DE9">
        <w:rPr>
          <w:rFonts w:cs="Times New Roman"/>
          <w:sz w:val="20"/>
          <w:szCs w:val="20"/>
          <w:lang w:val="en-GB" w:eastAsia="ko-KR"/>
        </w:rPr>
        <w:t>, 862–886, doi:</w:t>
      </w:r>
      <w:hyperlink r:id="rId275" w:history="1">
        <w:r w:rsidRPr="001A4DE9">
          <w:rPr>
            <w:rStyle w:val="Hyperlink"/>
            <w:rFonts w:cs="Times New Roman"/>
            <w:sz w:val="20"/>
            <w:szCs w:val="20"/>
            <w:lang w:val="en-GB"/>
          </w:rPr>
          <w:t>10.1175/jcli-d-14-00117.1</w:t>
        </w:r>
      </w:hyperlink>
      <w:r w:rsidRPr="001A4DE9">
        <w:rPr>
          <w:rFonts w:cs="Times New Roman"/>
          <w:sz w:val="20"/>
          <w:szCs w:val="20"/>
          <w:lang w:val="en-GB" w:eastAsia="ko-KR"/>
        </w:rPr>
        <w:t>.</w:t>
      </w:r>
    </w:p>
    <w:p w14:paraId="1030FC8B" w14:textId="1CD5CF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Frölicher, T.L. and D.J. Paynter, 2015: Extending the relationship between global warming and cumulative carbon emissions to multi-millennial timescales.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075002, doi:</w:t>
      </w:r>
      <w:hyperlink r:id="rId276" w:history="1">
        <w:r w:rsidRPr="001A4DE9">
          <w:rPr>
            <w:rStyle w:val="Hyperlink"/>
            <w:rFonts w:cs="Times New Roman"/>
            <w:sz w:val="20"/>
            <w:szCs w:val="20"/>
            <w:lang w:val="en-GB"/>
          </w:rPr>
          <w:t>10.1088/1748-9326/10/7/075002</w:t>
        </w:r>
      </w:hyperlink>
      <w:r w:rsidRPr="001A4DE9">
        <w:rPr>
          <w:rFonts w:cs="Times New Roman"/>
          <w:sz w:val="20"/>
          <w:szCs w:val="20"/>
          <w:lang w:val="en-GB" w:eastAsia="ko-KR"/>
        </w:rPr>
        <w:t>.</w:t>
      </w:r>
    </w:p>
    <w:p w14:paraId="5173A10C" w14:textId="5D51CAD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Frölicher, T.L., M. Winton, and J.L. Sarmiento, 2014: Continued global warming after CO2 emissions stoppage.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4(1)</w:t>
      </w:r>
      <w:r w:rsidRPr="001A4DE9">
        <w:rPr>
          <w:rFonts w:cs="Times New Roman"/>
          <w:sz w:val="20"/>
          <w:szCs w:val="20"/>
          <w:lang w:val="en-GB" w:eastAsia="ko-KR"/>
        </w:rPr>
        <w:t>, 40–44, doi:</w:t>
      </w:r>
      <w:hyperlink r:id="rId277" w:history="1">
        <w:r w:rsidRPr="001A4DE9">
          <w:rPr>
            <w:rStyle w:val="Hyperlink"/>
            <w:rFonts w:cs="Times New Roman"/>
            <w:sz w:val="20"/>
            <w:szCs w:val="20"/>
            <w:lang w:val="en-GB"/>
          </w:rPr>
          <w:t>10.1038/nclimate2060</w:t>
        </w:r>
      </w:hyperlink>
      <w:r w:rsidRPr="001A4DE9">
        <w:rPr>
          <w:rFonts w:cs="Times New Roman"/>
          <w:sz w:val="20"/>
          <w:szCs w:val="20"/>
          <w:lang w:val="en-GB" w:eastAsia="ko-KR"/>
        </w:rPr>
        <w:t>.</w:t>
      </w:r>
    </w:p>
    <w:p w14:paraId="25E035DC" w14:textId="1DBF33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and S. Feng, 2014: Responses of terrestrial aridity to global warming.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119(13)</w:t>
      </w:r>
      <w:r w:rsidRPr="001A4DE9">
        <w:rPr>
          <w:rFonts w:cs="Times New Roman"/>
          <w:sz w:val="20"/>
          <w:szCs w:val="20"/>
          <w:lang w:val="en-GB" w:eastAsia="ko-KR"/>
        </w:rPr>
        <w:t>, 7863–7875, doi:</w:t>
      </w:r>
      <w:hyperlink r:id="rId278" w:history="1">
        <w:r w:rsidRPr="001A4DE9">
          <w:rPr>
            <w:rStyle w:val="Hyperlink"/>
            <w:rFonts w:cs="Times New Roman"/>
            <w:sz w:val="20"/>
            <w:szCs w:val="20"/>
            <w:lang w:val="en-GB"/>
          </w:rPr>
          <w:t>10.1002/2014jd021608</w:t>
        </w:r>
      </w:hyperlink>
      <w:r w:rsidRPr="001A4DE9">
        <w:rPr>
          <w:rFonts w:cs="Times New Roman"/>
          <w:sz w:val="20"/>
          <w:szCs w:val="20"/>
          <w:lang w:val="en-GB" w:eastAsia="ko-KR"/>
        </w:rPr>
        <w:t>.</w:t>
      </w:r>
    </w:p>
    <w:p w14:paraId="4B39FE2C" w14:textId="29DDBE0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P. Lin, S. Solomon, and D.L. Hartmann, 2015: Observational evidence of strengthening of the Brewer-Dobson circulation since 1980.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120</w:t>
      </w:r>
      <w:r w:rsidRPr="001A4DE9">
        <w:rPr>
          <w:rFonts w:cs="Times New Roman"/>
          <w:sz w:val="20"/>
          <w:szCs w:val="20"/>
          <w:lang w:val="en-GB" w:eastAsia="ko-KR"/>
        </w:rPr>
        <w:t>, 10,214–10,228, doi:</w:t>
      </w:r>
      <w:hyperlink r:id="rId279" w:history="1">
        <w:r w:rsidRPr="001A4DE9">
          <w:rPr>
            <w:rStyle w:val="Hyperlink"/>
            <w:rFonts w:cs="Times New Roman"/>
            <w:sz w:val="20"/>
            <w:szCs w:val="20"/>
            <w:lang w:val="en-GB"/>
          </w:rPr>
          <w:t>10.1038/175238c0</w:t>
        </w:r>
      </w:hyperlink>
      <w:r w:rsidRPr="001A4DE9">
        <w:rPr>
          <w:rFonts w:cs="Times New Roman"/>
          <w:sz w:val="20"/>
          <w:szCs w:val="20"/>
          <w:lang w:val="en-GB" w:eastAsia="ko-KR"/>
        </w:rPr>
        <w:t>.</w:t>
      </w:r>
    </w:p>
    <w:p w14:paraId="3ACF3050" w14:textId="2B8416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 Q., S. Solomon, H.A. Pahlavan, and P. Lin, 2019: Observed changes in Brewer–Dobson circulation for 1980–2018.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14(11)</w:t>
      </w:r>
      <w:r w:rsidRPr="001A4DE9">
        <w:rPr>
          <w:rFonts w:cs="Times New Roman"/>
          <w:sz w:val="20"/>
          <w:szCs w:val="20"/>
          <w:lang w:val="en-GB" w:eastAsia="ko-KR"/>
        </w:rPr>
        <w:t>, 114026, doi:</w:t>
      </w:r>
      <w:hyperlink r:id="rId280" w:history="1">
        <w:r w:rsidRPr="001A4DE9">
          <w:rPr>
            <w:rStyle w:val="Hyperlink"/>
            <w:rFonts w:cs="Times New Roman"/>
            <w:sz w:val="20"/>
            <w:szCs w:val="20"/>
            <w:lang w:val="en-GB"/>
          </w:rPr>
          <w:t>10.1088/1748-9326/ab4de7</w:t>
        </w:r>
      </w:hyperlink>
      <w:r w:rsidRPr="001A4DE9">
        <w:rPr>
          <w:rFonts w:cs="Times New Roman"/>
          <w:sz w:val="20"/>
          <w:szCs w:val="20"/>
          <w:lang w:val="en-GB" w:eastAsia="ko-KR"/>
        </w:rPr>
        <w:t>.</w:t>
      </w:r>
    </w:p>
    <w:p w14:paraId="055D8136" w14:textId="60247E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Fučkar, N.S., D. Volpi, V. Guemas, and F.J. Doblas-Reyes, 2014: A posteriori adjustment of near-term climate predictions: Accounting for the drift dependence on the initial conditions.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5200–5207, doi:</w:t>
      </w:r>
      <w:hyperlink r:id="rId281" w:history="1">
        <w:r w:rsidRPr="001A4DE9">
          <w:rPr>
            <w:rStyle w:val="Hyperlink"/>
            <w:rFonts w:cs="Times New Roman"/>
            <w:sz w:val="20"/>
            <w:szCs w:val="20"/>
            <w:lang w:val="en-GB"/>
          </w:rPr>
          <w:t>10.1002/2014gl060815</w:t>
        </w:r>
      </w:hyperlink>
      <w:r w:rsidRPr="001A4DE9">
        <w:rPr>
          <w:rFonts w:cs="Times New Roman"/>
          <w:sz w:val="20"/>
          <w:szCs w:val="20"/>
          <w:lang w:val="en-GB" w:eastAsia="ko-KR"/>
        </w:rPr>
        <w:t>.</w:t>
      </w:r>
    </w:p>
    <w:p w14:paraId="7322A225" w14:textId="422A4FB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Fujita, M. et al., 2019: Precipitation Changes in a Climate With 2-K Surface Warming From Large Ensemble Simulations Using 60-km Global and 20-km Regional Atmospheric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w:t>
      </w:r>
      <w:r w:rsidRPr="001A4DE9">
        <w:rPr>
          <w:rFonts w:cs="Times New Roman"/>
          <w:sz w:val="20"/>
          <w:szCs w:val="20"/>
          <w:lang w:val="en-GB" w:eastAsia="ko-KR"/>
        </w:rPr>
        <w:t>, 435–442, doi:</w:t>
      </w:r>
      <w:hyperlink r:id="rId282" w:history="1">
        <w:r w:rsidRPr="001A4DE9">
          <w:rPr>
            <w:rStyle w:val="Hyperlink"/>
            <w:rFonts w:cs="Times New Roman"/>
            <w:sz w:val="20"/>
            <w:szCs w:val="20"/>
            <w:lang w:val="en-GB"/>
          </w:rPr>
          <w:t>10.1029/2018gl079885</w:t>
        </w:r>
      </w:hyperlink>
      <w:r w:rsidRPr="001A4DE9">
        <w:rPr>
          <w:rFonts w:cs="Times New Roman"/>
          <w:sz w:val="20"/>
          <w:szCs w:val="20"/>
          <w:lang w:val="en-GB" w:eastAsia="ko-KR"/>
        </w:rPr>
        <w:t>.</w:t>
      </w:r>
    </w:p>
    <w:p w14:paraId="6C3FDE8A" w14:textId="6EAD02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Fuss, S. et al., 2018: Negative emissions-Part 2: Costs, potentials and side effects.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063002, doi:</w:t>
      </w:r>
      <w:hyperlink r:id="rId283" w:history="1">
        <w:r w:rsidRPr="001A4DE9">
          <w:rPr>
            <w:rStyle w:val="Hyperlink"/>
            <w:rFonts w:cs="Times New Roman"/>
            <w:sz w:val="20"/>
            <w:szCs w:val="20"/>
            <w:lang w:val="en-GB"/>
          </w:rPr>
          <w:t>10.1088/1748-9326/aabf9f</w:t>
        </w:r>
      </w:hyperlink>
      <w:r w:rsidRPr="001A4DE9">
        <w:rPr>
          <w:rFonts w:cs="Times New Roman"/>
          <w:sz w:val="20"/>
          <w:szCs w:val="20"/>
          <w:lang w:val="en-GB" w:eastAsia="ko-KR"/>
        </w:rPr>
        <w:t>.</w:t>
      </w:r>
    </w:p>
    <w:p w14:paraId="7E56FB31" w14:textId="561BBEB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Fyfe, J.C., G.J. Boer, and G.M. Flato, 1999: The Arctic and Antarctic oscillations and their projected changes under global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26(11)</w:t>
      </w:r>
      <w:r w:rsidRPr="001A4DE9">
        <w:rPr>
          <w:rFonts w:cs="Times New Roman"/>
          <w:sz w:val="20"/>
          <w:szCs w:val="20"/>
          <w:lang w:val="en-GB" w:eastAsia="ko-KR"/>
        </w:rPr>
        <w:t>, 1601–1604, doi:</w:t>
      </w:r>
      <w:hyperlink r:id="rId284" w:history="1">
        <w:r w:rsidRPr="001A4DE9">
          <w:rPr>
            <w:rStyle w:val="Hyperlink"/>
            <w:rFonts w:cs="Times New Roman"/>
            <w:sz w:val="20"/>
            <w:szCs w:val="20"/>
            <w:lang w:val="en-GB"/>
          </w:rPr>
          <w:t>10.1029/1999gl900317</w:t>
        </w:r>
      </w:hyperlink>
      <w:r w:rsidRPr="001A4DE9">
        <w:rPr>
          <w:rFonts w:cs="Times New Roman"/>
          <w:sz w:val="20"/>
          <w:szCs w:val="20"/>
          <w:lang w:val="en-GB" w:eastAsia="ko-KR"/>
        </w:rPr>
        <w:t>.</w:t>
      </w:r>
    </w:p>
    <w:p w14:paraId="01710074" w14:textId="20A0C7D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Gabriel, C.J., A. Robock, L. Xia, B. Zambri, and B. Kravitz, 2017: The G4Foam Experiment: global climate impacts of regional ocean albedo modification.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w:t>
      </w:r>
      <w:r w:rsidRPr="001A4DE9">
        <w:rPr>
          <w:rFonts w:cs="Times New Roman"/>
          <w:sz w:val="20"/>
          <w:szCs w:val="20"/>
          <w:lang w:val="en-GB" w:eastAsia="ko-KR"/>
        </w:rPr>
        <w:t>, 595–613, doi:</w:t>
      </w:r>
      <w:hyperlink r:id="rId285" w:history="1">
        <w:r w:rsidRPr="001A4DE9">
          <w:rPr>
            <w:rStyle w:val="Hyperlink"/>
            <w:rFonts w:cs="Times New Roman"/>
            <w:sz w:val="20"/>
            <w:szCs w:val="20"/>
            <w:lang w:val="en-GB"/>
          </w:rPr>
          <w:t>10.5194/acp-17-595-2017</w:t>
        </w:r>
      </w:hyperlink>
      <w:r w:rsidRPr="001A4DE9">
        <w:rPr>
          <w:rFonts w:cs="Times New Roman"/>
          <w:sz w:val="20"/>
          <w:szCs w:val="20"/>
          <w:lang w:val="en-GB" w:eastAsia="ko-KR"/>
        </w:rPr>
        <w:t>.</w:t>
      </w:r>
    </w:p>
    <w:p w14:paraId="531F8541" w14:textId="0C3084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Gagné, M., M.C. Kirchmeier-Young, N.P. Gillett, and J.C. Fyfe, 2017: Arctic sea ice response to the eruptions of Agung, El Chichón, and Pinatubo.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122(15)</w:t>
      </w:r>
      <w:r w:rsidRPr="001A4DE9">
        <w:rPr>
          <w:rFonts w:cs="Times New Roman"/>
          <w:sz w:val="20"/>
          <w:szCs w:val="20"/>
          <w:lang w:val="en-GB" w:eastAsia="ko-KR"/>
        </w:rPr>
        <w:t>, 8071–8078, doi:</w:t>
      </w:r>
      <w:hyperlink r:id="rId286" w:history="1">
        <w:r w:rsidRPr="001A4DE9">
          <w:rPr>
            <w:rStyle w:val="Hyperlink"/>
            <w:rFonts w:cs="Times New Roman"/>
            <w:sz w:val="20"/>
            <w:szCs w:val="20"/>
            <w:lang w:val="en-GB"/>
          </w:rPr>
          <w:t>10.1002/2017jd027038</w:t>
        </w:r>
      </w:hyperlink>
      <w:r w:rsidRPr="001A4DE9">
        <w:rPr>
          <w:rFonts w:cs="Times New Roman"/>
          <w:sz w:val="20"/>
          <w:szCs w:val="20"/>
          <w:lang w:val="en-GB" w:eastAsia="ko-KR"/>
        </w:rPr>
        <w:t>.</w:t>
      </w:r>
    </w:p>
    <w:p w14:paraId="3C4F4054" w14:textId="03A151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Gagné, M.-, N.P. Gillett, and J.C. Fyfe, 2015: Impact of aerosol emission controls on future Arctic sea ice cover.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42(20)</w:t>
      </w:r>
      <w:r w:rsidRPr="001A4DE9">
        <w:rPr>
          <w:rFonts w:cs="Times New Roman"/>
          <w:sz w:val="20"/>
          <w:szCs w:val="20"/>
          <w:lang w:val="en-GB" w:eastAsia="ko-KR"/>
        </w:rPr>
        <w:t>, 8481–8488, doi:</w:t>
      </w:r>
      <w:hyperlink r:id="rId287" w:history="1">
        <w:r w:rsidRPr="001A4DE9">
          <w:rPr>
            <w:rStyle w:val="Hyperlink"/>
            <w:rFonts w:cs="Times New Roman"/>
            <w:sz w:val="20"/>
            <w:szCs w:val="20"/>
            <w:lang w:val="en-GB"/>
          </w:rPr>
          <w:t>10.1002/2015gl065504</w:t>
        </w:r>
      </w:hyperlink>
      <w:r w:rsidRPr="001A4DE9">
        <w:rPr>
          <w:rFonts w:cs="Times New Roman"/>
          <w:sz w:val="20"/>
          <w:szCs w:val="20"/>
          <w:lang w:val="en-GB" w:eastAsia="ko-KR"/>
        </w:rPr>
        <w:t>.</w:t>
      </w:r>
    </w:p>
    <w:p w14:paraId="5EC3610C" w14:textId="02231F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Gagné, M.-, J.C. Fyfe, N.P. Gillett, I. Polyakov, and G.M. Flato, 2017: Aerosol-driven increase in Arctic sea ice over the middle of the twentieth century.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44(14)</w:t>
      </w:r>
      <w:r w:rsidRPr="001A4DE9">
        <w:rPr>
          <w:rFonts w:cs="Times New Roman"/>
          <w:sz w:val="20"/>
          <w:szCs w:val="20"/>
          <w:lang w:val="en-GB" w:eastAsia="ko-KR"/>
        </w:rPr>
        <w:t>, 7338–7346, doi:</w:t>
      </w:r>
      <w:hyperlink r:id="rId288" w:history="1">
        <w:r w:rsidRPr="001A4DE9">
          <w:rPr>
            <w:rStyle w:val="Hyperlink"/>
            <w:rFonts w:cs="Times New Roman"/>
            <w:sz w:val="20"/>
            <w:szCs w:val="20"/>
            <w:lang w:val="en-GB"/>
          </w:rPr>
          <w:t>10.1002/2016gl071941</w:t>
        </w:r>
      </w:hyperlink>
      <w:r w:rsidRPr="001A4DE9">
        <w:rPr>
          <w:rFonts w:cs="Times New Roman"/>
          <w:sz w:val="20"/>
          <w:szCs w:val="20"/>
          <w:lang w:val="en-GB" w:eastAsia="ko-KR"/>
        </w:rPr>
        <w:t>.</w:t>
      </w:r>
    </w:p>
    <w:p w14:paraId="18738FA2" w14:textId="4B089F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García-Serrano, J., V. Guemas, and F.J. Doblas-Reyes, 2015a: Added-value from initialization in predictions of Atlantic </w:t>
      </w:r>
      <w:r w:rsidRPr="001A4DE9">
        <w:rPr>
          <w:rFonts w:cs="Times New Roman"/>
          <w:sz w:val="20"/>
          <w:szCs w:val="20"/>
          <w:lang w:val="en-GB" w:eastAsia="ko-KR"/>
        </w:rPr>
        <w:lastRenderedPageBreak/>
        <w:t xml:space="preserve">multi-decadal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2539–2555, doi:</w:t>
      </w:r>
      <w:hyperlink r:id="rId289" w:history="1">
        <w:r w:rsidRPr="001A4DE9">
          <w:rPr>
            <w:rStyle w:val="Hyperlink"/>
            <w:rFonts w:cs="Times New Roman"/>
            <w:sz w:val="20"/>
            <w:szCs w:val="20"/>
            <w:lang w:val="en-GB"/>
          </w:rPr>
          <w:t>10.1007/s00382-014-2370-7</w:t>
        </w:r>
      </w:hyperlink>
      <w:r w:rsidRPr="001A4DE9">
        <w:rPr>
          <w:rFonts w:cs="Times New Roman"/>
          <w:sz w:val="20"/>
          <w:szCs w:val="20"/>
          <w:lang w:val="en-GB" w:eastAsia="ko-KR"/>
        </w:rPr>
        <w:t>.</w:t>
      </w:r>
    </w:p>
    <w:p w14:paraId="24E4DCEB" w14:textId="31FAC5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García-Serrano, J., V. Guemas, and F.J. Doblas-Reyes, 2015b: Added-value from initialization in predictions of Atlantic multi-decadal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2539–2555, doi:</w:t>
      </w:r>
      <w:hyperlink r:id="rId290" w:history="1">
        <w:r w:rsidRPr="001A4DE9">
          <w:rPr>
            <w:rStyle w:val="Hyperlink"/>
            <w:rFonts w:cs="Times New Roman"/>
            <w:sz w:val="20"/>
            <w:szCs w:val="20"/>
            <w:lang w:val="en-GB"/>
          </w:rPr>
          <w:t>10.1007/s00382-014-2370-7</w:t>
        </w:r>
      </w:hyperlink>
      <w:r w:rsidRPr="001A4DE9">
        <w:rPr>
          <w:rFonts w:cs="Times New Roman"/>
          <w:sz w:val="20"/>
          <w:szCs w:val="20"/>
          <w:lang w:val="en-GB" w:eastAsia="ko-KR"/>
        </w:rPr>
        <w:t>.</w:t>
      </w:r>
    </w:p>
    <w:p w14:paraId="7C877194" w14:textId="4DBE3C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and U. Lohmann, 2016: Why cirrus cloud seeding cannot substantially cool the planet.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121(9)</w:t>
      </w:r>
      <w:r w:rsidRPr="001A4DE9">
        <w:rPr>
          <w:rFonts w:cs="Times New Roman"/>
          <w:sz w:val="20"/>
          <w:szCs w:val="20"/>
          <w:lang w:val="en-GB" w:eastAsia="ko-KR"/>
        </w:rPr>
        <w:t>, 4877–4893, doi:</w:t>
      </w:r>
      <w:hyperlink r:id="rId291" w:history="1">
        <w:r w:rsidRPr="001A4DE9">
          <w:rPr>
            <w:rStyle w:val="Hyperlink"/>
            <w:rFonts w:cs="Times New Roman"/>
            <w:sz w:val="20"/>
            <w:szCs w:val="20"/>
            <w:lang w:val="en-GB"/>
          </w:rPr>
          <w:t>10.1002/2015jd024666</w:t>
        </w:r>
      </w:hyperlink>
      <w:r w:rsidRPr="001A4DE9">
        <w:rPr>
          <w:rFonts w:cs="Times New Roman"/>
          <w:sz w:val="20"/>
          <w:szCs w:val="20"/>
          <w:lang w:val="en-GB" w:eastAsia="ko-KR"/>
        </w:rPr>
        <w:t>.</w:t>
      </w:r>
    </w:p>
    <w:p w14:paraId="1612E67D" w14:textId="2BA74A8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Z. McGraw, T. Storelvmo, and U. Lohmann, 2020: To what extent can cirrus cloud seeding counteract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54002, doi:</w:t>
      </w:r>
      <w:hyperlink r:id="rId292" w:history="1">
        <w:r w:rsidRPr="001A4DE9">
          <w:rPr>
            <w:rStyle w:val="Hyperlink"/>
            <w:rFonts w:cs="Times New Roman"/>
            <w:sz w:val="20"/>
            <w:szCs w:val="20"/>
            <w:lang w:val="en-GB"/>
          </w:rPr>
          <w:t>10.1088/1748-9326/ab71a3</w:t>
        </w:r>
      </w:hyperlink>
      <w:r w:rsidRPr="001A4DE9">
        <w:rPr>
          <w:rFonts w:cs="Times New Roman"/>
          <w:sz w:val="20"/>
          <w:szCs w:val="20"/>
          <w:lang w:val="en-GB" w:eastAsia="ko-KR"/>
        </w:rPr>
        <w:t>.</w:t>
      </w:r>
    </w:p>
    <w:p w14:paraId="4BE248C0" w14:textId="0D867F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Gasparini, B., S. Münch, L. Poncet, M. Feldmann, and U. Lohmann, 2017: Is increasing ice crystal sedimentation velocity in geoengineering simulations a good proxy for cirrus cloud seeding?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17(7)</w:t>
      </w:r>
      <w:r w:rsidRPr="001A4DE9">
        <w:rPr>
          <w:rFonts w:cs="Times New Roman"/>
          <w:sz w:val="20"/>
          <w:szCs w:val="20"/>
          <w:lang w:val="en-GB" w:eastAsia="ko-KR"/>
        </w:rPr>
        <w:t>, 4871–4885, doi:</w:t>
      </w:r>
      <w:hyperlink r:id="rId293" w:history="1">
        <w:r w:rsidRPr="001A4DE9">
          <w:rPr>
            <w:rStyle w:val="Hyperlink"/>
            <w:rFonts w:cs="Times New Roman"/>
            <w:sz w:val="20"/>
            <w:szCs w:val="20"/>
            <w:lang w:val="en-GB"/>
          </w:rPr>
          <w:t>10.5194/acp-17-4871-2017</w:t>
        </w:r>
      </w:hyperlink>
      <w:r w:rsidRPr="001A4DE9">
        <w:rPr>
          <w:rFonts w:cs="Times New Roman"/>
          <w:sz w:val="20"/>
          <w:szCs w:val="20"/>
          <w:lang w:val="en-GB" w:eastAsia="ko-KR"/>
        </w:rPr>
        <w:t>.</w:t>
      </w:r>
    </w:p>
    <w:p w14:paraId="7BDFA8E3" w14:textId="052662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Geden, O. and A. Loeschel, 2017: Define limits for temperature overshoot targets.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10(12)</w:t>
      </w:r>
      <w:r w:rsidRPr="001A4DE9">
        <w:rPr>
          <w:rFonts w:cs="Times New Roman"/>
          <w:sz w:val="20"/>
          <w:szCs w:val="20"/>
          <w:lang w:val="en-GB" w:eastAsia="ko-KR"/>
        </w:rPr>
        <w:t>, 881–882, doi:</w:t>
      </w:r>
      <w:hyperlink r:id="rId294" w:history="1">
        <w:r w:rsidRPr="001A4DE9">
          <w:rPr>
            <w:rStyle w:val="Hyperlink"/>
            <w:rFonts w:cs="Times New Roman"/>
            <w:sz w:val="20"/>
            <w:szCs w:val="20"/>
            <w:lang w:val="en-GB"/>
          </w:rPr>
          <w:t>10.1038/s41561-017-0026-z</w:t>
        </w:r>
      </w:hyperlink>
      <w:r w:rsidRPr="001A4DE9">
        <w:rPr>
          <w:rFonts w:cs="Times New Roman"/>
          <w:sz w:val="20"/>
          <w:szCs w:val="20"/>
          <w:lang w:val="en-GB" w:eastAsia="ko-KR"/>
        </w:rPr>
        <w:t>.</w:t>
      </w:r>
    </w:p>
    <w:p w14:paraId="2C8A8885" w14:textId="5D1EA5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Geng, T., Y. Yang, and L. Wu, 2019: On the Mechanisms of Pacific Decadal Oscillation Modulation in a Warming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32(5)</w:t>
      </w:r>
      <w:r w:rsidRPr="001A4DE9">
        <w:rPr>
          <w:rFonts w:cs="Times New Roman"/>
          <w:sz w:val="20"/>
          <w:szCs w:val="20"/>
          <w:lang w:val="en-GB" w:eastAsia="ko-KR"/>
        </w:rPr>
        <w:t>, 1443–1459, doi:</w:t>
      </w:r>
      <w:hyperlink r:id="rId295" w:history="1">
        <w:r w:rsidRPr="001A4DE9">
          <w:rPr>
            <w:rStyle w:val="Hyperlink"/>
            <w:rFonts w:cs="Times New Roman"/>
            <w:sz w:val="20"/>
            <w:szCs w:val="20"/>
            <w:lang w:val="en-GB"/>
          </w:rPr>
          <w:t>10.1175/jcli-d-18-0337.1</w:t>
        </w:r>
      </w:hyperlink>
      <w:r w:rsidRPr="001A4DE9">
        <w:rPr>
          <w:rFonts w:cs="Times New Roman"/>
          <w:sz w:val="20"/>
          <w:szCs w:val="20"/>
          <w:lang w:val="en-GB" w:eastAsia="ko-KR"/>
        </w:rPr>
        <w:t>.</w:t>
      </w:r>
    </w:p>
    <w:p w14:paraId="7BB01AE0" w14:textId="2D5A84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Gertler, C.G. et al., 2020: Weakening of the Extratropical Storm Tracks in Solar Geoengineering Scenarios.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47(11)</w:t>
      </w:r>
      <w:r w:rsidRPr="001A4DE9">
        <w:rPr>
          <w:rFonts w:cs="Times New Roman"/>
          <w:sz w:val="20"/>
          <w:szCs w:val="20"/>
          <w:lang w:val="en-GB" w:eastAsia="ko-KR"/>
        </w:rPr>
        <w:t>, e2020GL087348, doi:</w:t>
      </w:r>
      <w:hyperlink r:id="rId296" w:history="1">
        <w:r w:rsidRPr="001A4DE9">
          <w:rPr>
            <w:rStyle w:val="Hyperlink"/>
            <w:rFonts w:cs="Times New Roman"/>
            <w:sz w:val="20"/>
            <w:szCs w:val="20"/>
            <w:lang w:val="en-GB"/>
          </w:rPr>
          <w:t>10.1029/2020gl087348</w:t>
        </w:r>
      </w:hyperlink>
      <w:r w:rsidRPr="001A4DE9">
        <w:rPr>
          <w:rFonts w:cs="Times New Roman"/>
          <w:sz w:val="20"/>
          <w:szCs w:val="20"/>
          <w:lang w:val="en-GB" w:eastAsia="ko-KR"/>
        </w:rPr>
        <w:t>.</w:t>
      </w:r>
    </w:p>
    <w:p w14:paraId="048FECC2" w14:textId="344515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Gidden, M.J. et al., 2019: Global emissions pathways under different socioeconomic scenarios for use in CMIP6: a dataset of harmonized emissions trajectories through the end of the century. </w:t>
      </w:r>
      <w:r w:rsidRPr="001A4DE9">
        <w:rPr>
          <w:rFonts w:cs="Times New Roman"/>
          <w:i/>
          <w:sz w:val="20"/>
          <w:szCs w:val="20"/>
          <w:lang w:val="en-GB" w:eastAsia="ko-KR"/>
        </w:rPr>
        <w:t>Geosci. Model Dev.</w:t>
      </w:r>
      <w:r w:rsidRPr="001A4DE9">
        <w:rPr>
          <w:rFonts w:cs="Times New Roman"/>
          <w:sz w:val="20"/>
          <w:szCs w:val="20"/>
          <w:lang w:val="en-GB" w:eastAsia="ko-KR"/>
        </w:rPr>
        <w:t xml:space="preserve">, </w:t>
      </w:r>
      <w:r w:rsidRPr="001A4DE9">
        <w:rPr>
          <w:rFonts w:cs="Times New Roman"/>
          <w:b/>
          <w:sz w:val="20"/>
          <w:szCs w:val="20"/>
          <w:lang w:val="en-GB" w:eastAsia="ko-KR"/>
        </w:rPr>
        <w:t>12(4)</w:t>
      </w:r>
      <w:r w:rsidRPr="001A4DE9">
        <w:rPr>
          <w:rFonts w:cs="Times New Roman"/>
          <w:sz w:val="20"/>
          <w:szCs w:val="20"/>
          <w:lang w:val="en-GB" w:eastAsia="ko-KR"/>
        </w:rPr>
        <w:t>, 1443–1475, doi:</w:t>
      </w:r>
      <w:hyperlink r:id="rId297" w:history="1">
        <w:r w:rsidRPr="001A4DE9">
          <w:rPr>
            <w:rStyle w:val="Hyperlink"/>
            <w:rFonts w:cs="Times New Roman"/>
            <w:sz w:val="20"/>
            <w:szCs w:val="20"/>
            <w:lang w:val="en-GB"/>
          </w:rPr>
          <w:t>10.5194/gmd-12-1443-2019</w:t>
        </w:r>
      </w:hyperlink>
      <w:r w:rsidRPr="001A4DE9">
        <w:rPr>
          <w:rFonts w:cs="Times New Roman"/>
          <w:sz w:val="20"/>
          <w:szCs w:val="20"/>
          <w:lang w:val="en-GB" w:eastAsia="ko-KR"/>
        </w:rPr>
        <w:t>.</w:t>
      </w:r>
    </w:p>
    <w:p w14:paraId="5959C7EC" w14:textId="47F915E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and J.C. Fyfe, 2013: Annular mode changes in the CMIP5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40(6)</w:t>
      </w:r>
      <w:r w:rsidRPr="001A4DE9">
        <w:rPr>
          <w:rFonts w:cs="Times New Roman"/>
          <w:sz w:val="20"/>
          <w:szCs w:val="20"/>
          <w:lang w:val="en-GB" w:eastAsia="ko-KR"/>
        </w:rPr>
        <w:t>, 1189–1193, doi:</w:t>
      </w:r>
      <w:hyperlink r:id="rId298" w:history="1">
        <w:r w:rsidRPr="001A4DE9">
          <w:rPr>
            <w:rStyle w:val="Hyperlink"/>
            <w:rFonts w:cs="Times New Roman"/>
            <w:sz w:val="20"/>
            <w:szCs w:val="20"/>
            <w:lang w:val="en-GB"/>
          </w:rPr>
          <w:t>10.1002/grl.50249</w:t>
        </w:r>
      </w:hyperlink>
      <w:r w:rsidRPr="001A4DE9">
        <w:rPr>
          <w:rFonts w:cs="Times New Roman"/>
          <w:sz w:val="20"/>
          <w:szCs w:val="20"/>
          <w:lang w:val="en-GB" w:eastAsia="ko-KR"/>
        </w:rPr>
        <w:t>.</w:t>
      </w:r>
    </w:p>
    <w:p w14:paraId="39C91CB3" w14:textId="26AB8D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V.K. Arora, D. Matthews, and M.R. Allen, 2013: Constraining the Ratio of Global Warming to Cumulative CO2 Emissions Using CMIP5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6844–6858, doi:</w:t>
      </w:r>
      <w:hyperlink r:id="rId299" w:history="1">
        <w:r w:rsidRPr="001A4DE9">
          <w:rPr>
            <w:rStyle w:val="Hyperlink"/>
            <w:rFonts w:cs="Times New Roman"/>
            <w:sz w:val="20"/>
            <w:szCs w:val="20"/>
            <w:lang w:val="en-GB"/>
          </w:rPr>
          <w:t>10.1175/jcli-d-12-00476.1</w:t>
        </w:r>
      </w:hyperlink>
      <w:r w:rsidRPr="001A4DE9">
        <w:rPr>
          <w:rFonts w:cs="Times New Roman"/>
          <w:sz w:val="20"/>
          <w:szCs w:val="20"/>
          <w:lang w:val="en-GB" w:eastAsia="ko-KR"/>
        </w:rPr>
        <w:t>.</w:t>
      </w:r>
    </w:p>
    <w:p w14:paraId="1E6BF37A" w14:textId="1FE01B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Gillett, N.P. et al., 2021: Constraining human contributions to observed warming since the pre-industrial period.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207–212, doi:</w:t>
      </w:r>
      <w:hyperlink r:id="rId300" w:history="1">
        <w:r w:rsidRPr="001A4DE9">
          <w:rPr>
            <w:rStyle w:val="Hyperlink"/>
            <w:rFonts w:cs="Times New Roman"/>
            <w:sz w:val="20"/>
            <w:szCs w:val="20"/>
            <w:lang w:val="en-GB"/>
          </w:rPr>
          <w:t>10.1038/s41558-020-00965-9</w:t>
        </w:r>
      </w:hyperlink>
      <w:r w:rsidRPr="001A4DE9">
        <w:rPr>
          <w:rFonts w:cs="Times New Roman"/>
          <w:sz w:val="20"/>
          <w:szCs w:val="20"/>
          <w:lang w:val="en-GB" w:eastAsia="ko-KR"/>
        </w:rPr>
        <w:t>.</w:t>
      </w:r>
    </w:p>
    <w:p w14:paraId="737CCFC5" w14:textId="739289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Giorgi, F. et al., 2016: Enhanced summer convective rainfall at Alpine high elevations in response to climate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584–589, doi:</w:t>
      </w:r>
      <w:hyperlink r:id="rId301" w:history="1">
        <w:r w:rsidRPr="001A4DE9">
          <w:rPr>
            <w:rStyle w:val="Hyperlink"/>
            <w:rFonts w:cs="Times New Roman"/>
            <w:sz w:val="20"/>
            <w:szCs w:val="20"/>
            <w:lang w:val="en-GB"/>
          </w:rPr>
          <w:t>10.1038/ngeo2761</w:t>
        </w:r>
      </w:hyperlink>
      <w:r w:rsidRPr="001A4DE9">
        <w:rPr>
          <w:rFonts w:cs="Times New Roman"/>
          <w:sz w:val="20"/>
          <w:szCs w:val="20"/>
          <w:lang w:val="en-GB" w:eastAsia="ko-KR"/>
        </w:rPr>
        <w:t>.</w:t>
      </w:r>
    </w:p>
    <w:p w14:paraId="57B7CEB7" w14:textId="552F16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Goddard, L. et al., 2013: A verification framework for interannual-to-decadal predictions experiments.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40(1–2)</w:t>
      </w:r>
      <w:r w:rsidRPr="001A4DE9">
        <w:rPr>
          <w:rFonts w:cs="Times New Roman"/>
          <w:sz w:val="20"/>
          <w:szCs w:val="20"/>
          <w:lang w:val="en-GB" w:eastAsia="ko-KR"/>
        </w:rPr>
        <w:t>, 245–272, doi:</w:t>
      </w:r>
      <w:hyperlink r:id="rId302" w:history="1">
        <w:r w:rsidRPr="001A4DE9">
          <w:rPr>
            <w:rStyle w:val="Hyperlink"/>
            <w:rFonts w:cs="Times New Roman"/>
            <w:sz w:val="20"/>
            <w:szCs w:val="20"/>
            <w:lang w:val="en-GB"/>
          </w:rPr>
          <w:t>10.1007/s00382-012-1481-2</w:t>
        </w:r>
      </w:hyperlink>
      <w:r w:rsidRPr="001A4DE9">
        <w:rPr>
          <w:rFonts w:cs="Times New Roman"/>
          <w:sz w:val="20"/>
          <w:szCs w:val="20"/>
          <w:lang w:val="en-GB" w:eastAsia="ko-KR"/>
        </w:rPr>
        <w:t>.</w:t>
      </w:r>
    </w:p>
    <w:p w14:paraId="0A737181" w14:textId="2B7010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Golledge, N.R. et al., 2019: Global environmental consequences of twenty-first-century ice-sheet melt.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566(7742)</w:t>
      </w:r>
      <w:r w:rsidRPr="001A4DE9">
        <w:rPr>
          <w:rFonts w:cs="Times New Roman"/>
          <w:sz w:val="20"/>
          <w:szCs w:val="20"/>
          <w:lang w:val="en-GB" w:eastAsia="ko-KR"/>
        </w:rPr>
        <w:t>, 65–72, doi:</w:t>
      </w:r>
      <w:hyperlink r:id="rId303" w:history="1">
        <w:r w:rsidRPr="001A4DE9">
          <w:rPr>
            <w:rStyle w:val="Hyperlink"/>
            <w:rFonts w:cs="Times New Roman"/>
            <w:sz w:val="20"/>
            <w:szCs w:val="20"/>
            <w:lang w:val="en-GB"/>
          </w:rPr>
          <w:t>10.1038/s41586-019-0889-9</w:t>
        </w:r>
      </w:hyperlink>
      <w:r w:rsidRPr="001A4DE9">
        <w:rPr>
          <w:rFonts w:cs="Times New Roman"/>
          <w:sz w:val="20"/>
          <w:szCs w:val="20"/>
          <w:lang w:val="en-GB" w:eastAsia="ko-KR"/>
        </w:rPr>
        <w:t>.</w:t>
      </w:r>
    </w:p>
    <w:p w14:paraId="05228EF2" w14:textId="7526ED1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Gong, D. and S. Wang, 1999: Definition of Antarctic Oscillation index.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26(4)</w:t>
      </w:r>
      <w:r w:rsidRPr="001A4DE9">
        <w:rPr>
          <w:rFonts w:cs="Times New Roman"/>
          <w:sz w:val="20"/>
          <w:szCs w:val="20"/>
          <w:lang w:val="en-GB" w:eastAsia="ko-KR"/>
        </w:rPr>
        <w:t>, 459–462, doi:</w:t>
      </w:r>
      <w:hyperlink r:id="rId304" w:history="1">
        <w:r w:rsidRPr="001A4DE9">
          <w:rPr>
            <w:rStyle w:val="Hyperlink"/>
            <w:rFonts w:cs="Times New Roman"/>
            <w:sz w:val="20"/>
            <w:szCs w:val="20"/>
            <w:lang w:val="en-GB"/>
          </w:rPr>
          <w:t>10.1029/1999gl900003</w:t>
        </w:r>
      </w:hyperlink>
      <w:r w:rsidRPr="001A4DE9">
        <w:rPr>
          <w:rFonts w:cs="Times New Roman"/>
          <w:sz w:val="20"/>
          <w:szCs w:val="20"/>
          <w:lang w:val="en-GB" w:eastAsia="ko-KR"/>
        </w:rPr>
        <w:t>.</w:t>
      </w:r>
    </w:p>
    <w:p w14:paraId="716294C5" w14:textId="2B1765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González, M.F., T. Ilyina, S. Sonntag, and H. Schmidt, 2018: Enhanced Rates of Regional Warming and Ocean Acidification After Termination of Large-Scale Ocean Alkalinization.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45(14)</w:t>
      </w:r>
      <w:r w:rsidRPr="001A4DE9">
        <w:rPr>
          <w:rFonts w:cs="Times New Roman"/>
          <w:sz w:val="20"/>
          <w:szCs w:val="20"/>
          <w:lang w:val="en-GB" w:eastAsia="ko-KR"/>
        </w:rPr>
        <w:t>, 7120–7129, doi:</w:t>
      </w:r>
      <w:hyperlink r:id="rId305" w:history="1">
        <w:r w:rsidRPr="001A4DE9">
          <w:rPr>
            <w:rStyle w:val="Hyperlink"/>
            <w:rFonts w:cs="Times New Roman"/>
            <w:sz w:val="20"/>
            <w:szCs w:val="20"/>
            <w:lang w:val="en-GB"/>
          </w:rPr>
          <w:t>10.1029/2018gl077847</w:t>
        </w:r>
      </w:hyperlink>
      <w:r w:rsidRPr="001A4DE9">
        <w:rPr>
          <w:rFonts w:cs="Times New Roman"/>
          <w:sz w:val="20"/>
          <w:szCs w:val="20"/>
          <w:lang w:val="en-GB" w:eastAsia="ko-KR"/>
        </w:rPr>
        <w:t>.</w:t>
      </w:r>
    </w:p>
    <w:p w14:paraId="3BB07FC4" w14:textId="5A3482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2015: Nonlinear regional warming with increasing CO2 concentrations.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w:t>
      </w:r>
      <w:r w:rsidRPr="001A4DE9">
        <w:rPr>
          <w:rFonts w:cs="Times New Roman"/>
          <w:sz w:val="20"/>
          <w:szCs w:val="20"/>
          <w:lang w:val="en-GB" w:eastAsia="ko-KR"/>
        </w:rPr>
        <w:t>, 138–142, doi:</w:t>
      </w:r>
      <w:hyperlink r:id="rId306" w:history="1">
        <w:r w:rsidRPr="001A4DE9">
          <w:rPr>
            <w:rStyle w:val="Hyperlink"/>
            <w:rFonts w:cs="Times New Roman"/>
            <w:sz w:val="20"/>
            <w:szCs w:val="20"/>
            <w:lang w:val="en-GB"/>
          </w:rPr>
          <w:t>10.1038/nclimate2498</w:t>
        </w:r>
      </w:hyperlink>
      <w:r w:rsidRPr="001A4DE9">
        <w:rPr>
          <w:rFonts w:cs="Times New Roman"/>
          <w:sz w:val="20"/>
          <w:szCs w:val="20"/>
          <w:lang w:val="en-GB" w:eastAsia="ko-KR"/>
        </w:rPr>
        <w:t>.</w:t>
      </w:r>
    </w:p>
    <w:p w14:paraId="2B86F195" w14:textId="0E187F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2016: Large differences in regional precipitation change between a first and second 2 K of global warming.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13667, doi:</w:t>
      </w:r>
      <w:hyperlink r:id="rId307" w:history="1">
        <w:r w:rsidRPr="001A4DE9">
          <w:rPr>
            <w:rStyle w:val="Hyperlink"/>
            <w:rFonts w:cs="Times New Roman"/>
            <w:sz w:val="20"/>
            <w:szCs w:val="20"/>
            <w:lang w:val="en-GB"/>
          </w:rPr>
          <w:t>10.1038/ncomms13667</w:t>
        </w:r>
      </w:hyperlink>
      <w:r w:rsidRPr="001A4DE9">
        <w:rPr>
          <w:rFonts w:cs="Times New Roman"/>
          <w:sz w:val="20"/>
          <w:szCs w:val="20"/>
          <w:lang w:val="en-GB" w:eastAsia="ko-KR"/>
        </w:rPr>
        <w:t>.</w:t>
      </w:r>
    </w:p>
    <w:p w14:paraId="5CCDC4BF" w14:textId="4AE7C4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 P. et al., 2018: Recent progress in understanding climate thresholds. </w:t>
      </w:r>
      <w:r w:rsidRPr="001A4DE9">
        <w:rPr>
          <w:rFonts w:cs="Times New Roman"/>
          <w:i/>
          <w:sz w:val="20"/>
          <w:szCs w:val="20"/>
          <w:lang w:val="en-GB" w:eastAsia="ko-KR"/>
        </w:rPr>
        <w:t>Progress in Physical Geography: Earth and Environment</w:t>
      </w:r>
      <w:r w:rsidRPr="001A4DE9">
        <w:rPr>
          <w:rFonts w:cs="Times New Roman"/>
          <w:sz w:val="20"/>
          <w:szCs w:val="20"/>
          <w:lang w:val="en-GB" w:eastAsia="ko-KR"/>
        </w:rPr>
        <w:t xml:space="preserve">, </w:t>
      </w:r>
      <w:r w:rsidRPr="001A4DE9">
        <w:rPr>
          <w:rFonts w:cs="Times New Roman"/>
          <w:b/>
          <w:sz w:val="20"/>
          <w:szCs w:val="20"/>
          <w:lang w:val="en-GB" w:eastAsia="ko-KR"/>
        </w:rPr>
        <w:t>42(1)</w:t>
      </w:r>
      <w:r w:rsidRPr="001A4DE9">
        <w:rPr>
          <w:rFonts w:cs="Times New Roman"/>
          <w:sz w:val="20"/>
          <w:szCs w:val="20"/>
          <w:lang w:val="en-GB" w:eastAsia="ko-KR"/>
        </w:rPr>
        <w:t>, 24–60, doi:</w:t>
      </w:r>
      <w:hyperlink r:id="rId308" w:history="1">
        <w:r w:rsidRPr="001A4DE9">
          <w:rPr>
            <w:rStyle w:val="Hyperlink"/>
            <w:rFonts w:cs="Times New Roman"/>
            <w:sz w:val="20"/>
            <w:szCs w:val="20"/>
            <w:lang w:val="en-GB"/>
          </w:rPr>
          <w:t>10.1177/0309133317751843</w:t>
        </w:r>
      </w:hyperlink>
      <w:r w:rsidRPr="001A4DE9">
        <w:rPr>
          <w:rFonts w:cs="Times New Roman"/>
          <w:sz w:val="20"/>
          <w:szCs w:val="20"/>
          <w:lang w:val="en-GB" w:eastAsia="ko-KR"/>
        </w:rPr>
        <w:t>.</w:t>
      </w:r>
    </w:p>
    <w:p w14:paraId="386302BC" w14:textId="72DB185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Goodman, J. and J. Marshall, 1999: A Model of Decadal Middle-Latitude Atmosphere–Ocean Coupled Modes.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621–641, doi:</w:t>
      </w:r>
      <w:hyperlink r:id="rId309" w:history="1">
        <w:r w:rsidRPr="001A4DE9">
          <w:rPr>
            <w:rStyle w:val="Hyperlink"/>
            <w:rFonts w:cs="Times New Roman"/>
            <w:sz w:val="20"/>
            <w:szCs w:val="20"/>
            <w:lang w:val="en-GB"/>
          </w:rPr>
          <w:t>10.1175/1520-0442(1999)012&lt;0621:amodml&gt;2.0.co;2</w:t>
        </w:r>
      </w:hyperlink>
      <w:r w:rsidRPr="001A4DE9">
        <w:rPr>
          <w:rFonts w:cs="Times New Roman"/>
          <w:sz w:val="20"/>
          <w:szCs w:val="20"/>
          <w:lang w:val="en-GB" w:eastAsia="ko-KR"/>
        </w:rPr>
        <w:t>.</w:t>
      </w:r>
    </w:p>
    <w:p w14:paraId="5A40E238" w14:textId="158121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Goosse, H. et al., 2018: Quantifying climate feedbacks in polar regions.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1919, doi:</w:t>
      </w:r>
      <w:hyperlink r:id="rId310" w:history="1">
        <w:r w:rsidRPr="001A4DE9">
          <w:rPr>
            <w:rStyle w:val="Hyperlink"/>
            <w:rFonts w:cs="Times New Roman"/>
            <w:sz w:val="20"/>
            <w:szCs w:val="20"/>
            <w:lang w:val="en-GB"/>
          </w:rPr>
          <w:t>10.1038/s41467-018-04173-0</w:t>
        </w:r>
      </w:hyperlink>
      <w:r w:rsidRPr="001A4DE9">
        <w:rPr>
          <w:rFonts w:cs="Times New Roman"/>
          <w:sz w:val="20"/>
          <w:szCs w:val="20"/>
          <w:lang w:val="en-GB" w:eastAsia="ko-KR"/>
        </w:rPr>
        <w:t>.</w:t>
      </w:r>
    </w:p>
    <w:p w14:paraId="15F863B9" w14:textId="668FC6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Goyal, R., A. Sen Gupta, M. Jucker, and M.H. England, 2021: Historical and Projected Changes in the Southern Hemisphere Surface Westerlies.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48</w:t>
      </w:r>
      <w:r w:rsidRPr="001A4DE9">
        <w:rPr>
          <w:rFonts w:cs="Times New Roman"/>
          <w:sz w:val="20"/>
          <w:szCs w:val="20"/>
          <w:lang w:val="en-GB" w:eastAsia="ko-KR"/>
        </w:rPr>
        <w:t>, e2020GL090849, doi:</w:t>
      </w:r>
      <w:hyperlink r:id="rId311" w:history="1">
        <w:r w:rsidRPr="001A4DE9">
          <w:rPr>
            <w:rStyle w:val="Hyperlink"/>
            <w:rFonts w:cs="Times New Roman"/>
            <w:sz w:val="20"/>
            <w:szCs w:val="20"/>
            <w:lang w:val="en-GB"/>
          </w:rPr>
          <w:t>10.1029/2020gl090849</w:t>
        </w:r>
      </w:hyperlink>
      <w:r w:rsidRPr="001A4DE9">
        <w:rPr>
          <w:rFonts w:cs="Times New Roman"/>
          <w:sz w:val="20"/>
          <w:szCs w:val="20"/>
          <w:lang w:val="en-GB" w:eastAsia="ko-KR"/>
        </w:rPr>
        <w:t>.</w:t>
      </w:r>
    </w:p>
    <w:p w14:paraId="34C65209" w14:textId="3B1306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Graff, L.S. and J.H. LaCasce, 2014: Changes in Cyclone Characteristics in Response to Modified SSTs.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27(11)</w:t>
      </w:r>
      <w:r w:rsidRPr="001A4DE9">
        <w:rPr>
          <w:rFonts w:cs="Times New Roman"/>
          <w:sz w:val="20"/>
          <w:szCs w:val="20"/>
          <w:lang w:val="en-GB" w:eastAsia="ko-KR"/>
        </w:rPr>
        <w:t>, 4273–4295, doi:</w:t>
      </w:r>
      <w:hyperlink r:id="rId312" w:history="1">
        <w:r w:rsidRPr="001A4DE9">
          <w:rPr>
            <w:rStyle w:val="Hyperlink"/>
            <w:rFonts w:cs="Times New Roman"/>
            <w:sz w:val="20"/>
            <w:szCs w:val="20"/>
            <w:lang w:val="en-GB"/>
          </w:rPr>
          <w:t>10.1175/jcli-d-13-00353.1</w:t>
        </w:r>
      </w:hyperlink>
      <w:r w:rsidRPr="001A4DE9">
        <w:rPr>
          <w:rFonts w:cs="Times New Roman"/>
          <w:sz w:val="20"/>
          <w:szCs w:val="20"/>
          <w:lang w:val="en-GB" w:eastAsia="ko-KR"/>
        </w:rPr>
        <w:t>.</w:t>
      </w:r>
    </w:p>
    <w:p w14:paraId="63F764DE" w14:textId="51D403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Gregory, J.M. and J.F.B. Mitchell, 1995: Simulation of daily variability of surface temperature and precipitation over europe in the current and 2 × CO2 climates using the UKMO climate model.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121(526)</w:t>
      </w:r>
      <w:r w:rsidRPr="001A4DE9">
        <w:rPr>
          <w:rFonts w:cs="Times New Roman"/>
          <w:sz w:val="20"/>
          <w:szCs w:val="20"/>
          <w:lang w:val="en-GB" w:eastAsia="ko-KR"/>
        </w:rPr>
        <w:t>, 1451–1476, doi:</w:t>
      </w:r>
      <w:hyperlink r:id="rId313" w:history="1">
        <w:r w:rsidRPr="001A4DE9">
          <w:rPr>
            <w:rStyle w:val="Hyperlink"/>
            <w:rFonts w:cs="Times New Roman"/>
            <w:sz w:val="20"/>
            <w:szCs w:val="20"/>
            <w:lang w:val="en-GB"/>
          </w:rPr>
          <w:t>10.1002/qj.49712152611</w:t>
        </w:r>
      </w:hyperlink>
      <w:r w:rsidRPr="001A4DE9">
        <w:rPr>
          <w:rFonts w:cs="Times New Roman"/>
          <w:sz w:val="20"/>
          <w:szCs w:val="20"/>
          <w:lang w:val="en-GB" w:eastAsia="ko-KR"/>
        </w:rPr>
        <w:t>.</w:t>
      </w:r>
    </w:p>
    <w:p w14:paraId="4D9D7E9A" w14:textId="1E38FBF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Greve, P. and S.I. Seneviratne, 2015: Assessment of future changes in water availability and aridity.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42(13)</w:t>
      </w:r>
      <w:r w:rsidRPr="001A4DE9">
        <w:rPr>
          <w:rFonts w:cs="Times New Roman"/>
          <w:sz w:val="20"/>
          <w:szCs w:val="20"/>
          <w:lang w:val="en-GB" w:eastAsia="ko-KR"/>
        </w:rPr>
        <w:t>, 5493–5499, doi:</w:t>
      </w:r>
      <w:hyperlink r:id="rId314" w:history="1">
        <w:r w:rsidRPr="001A4DE9">
          <w:rPr>
            <w:rStyle w:val="Hyperlink"/>
            <w:rFonts w:cs="Times New Roman"/>
            <w:sz w:val="20"/>
            <w:szCs w:val="20"/>
            <w:lang w:val="en-GB"/>
          </w:rPr>
          <w:t>10.1002/2015gl064127</w:t>
        </w:r>
      </w:hyperlink>
      <w:r w:rsidRPr="001A4DE9">
        <w:rPr>
          <w:rFonts w:cs="Times New Roman"/>
          <w:sz w:val="20"/>
          <w:szCs w:val="20"/>
          <w:lang w:val="en-GB" w:eastAsia="ko-KR"/>
        </w:rPr>
        <w:t>.</w:t>
      </w:r>
    </w:p>
    <w:p w14:paraId="0B261F80" w14:textId="0CC8297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Greve, P. et al., 2014: Global assessment of trends in wetting and drying over land.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716–721, doi:</w:t>
      </w:r>
      <w:hyperlink r:id="rId315" w:history="1">
        <w:r w:rsidRPr="001A4DE9">
          <w:rPr>
            <w:rStyle w:val="Hyperlink"/>
            <w:rFonts w:cs="Times New Roman"/>
            <w:sz w:val="20"/>
            <w:szCs w:val="20"/>
            <w:lang w:val="en-GB"/>
          </w:rPr>
          <w:t>10.1038/ngeo2247</w:t>
        </w:r>
      </w:hyperlink>
      <w:r w:rsidRPr="001A4DE9">
        <w:rPr>
          <w:rFonts w:cs="Times New Roman"/>
          <w:sz w:val="20"/>
          <w:szCs w:val="20"/>
          <w:lang w:val="en-GB" w:eastAsia="ko-KR"/>
        </w:rPr>
        <w:t>.</w:t>
      </w:r>
    </w:p>
    <w:p w14:paraId="75EC577B" w14:textId="7F2384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Grieger, J., G.C. Leckebusch, M.G. Donat, M. Schuster, and U. Ulbrich, 2014: Southern Hemisphere winter cyclone activity under recent and future climate conditions in multi-model AOGCM simulations. </w:t>
      </w:r>
      <w:r w:rsidRPr="001A4DE9">
        <w:rPr>
          <w:rFonts w:cs="Times New Roman"/>
          <w:i/>
          <w:sz w:val="20"/>
          <w:szCs w:val="20"/>
          <w:lang w:val="en-GB" w:eastAsia="ko-KR"/>
        </w:rPr>
        <w:t xml:space="preserve">International Journal of </w:t>
      </w:r>
      <w:r w:rsidRPr="001A4DE9">
        <w:rPr>
          <w:rFonts w:cs="Times New Roman"/>
          <w:i/>
          <w:sz w:val="20"/>
          <w:szCs w:val="20"/>
          <w:lang w:val="en-GB" w:eastAsia="ko-KR"/>
        </w:rPr>
        <w:lastRenderedPageBreak/>
        <w:t>Climatology</w:t>
      </w:r>
      <w:r w:rsidRPr="001A4DE9">
        <w:rPr>
          <w:rFonts w:cs="Times New Roman"/>
          <w:sz w:val="20"/>
          <w:szCs w:val="20"/>
          <w:lang w:val="en-GB" w:eastAsia="ko-KR"/>
        </w:rPr>
        <w:t xml:space="preserve">, </w:t>
      </w:r>
      <w:r w:rsidRPr="001A4DE9">
        <w:rPr>
          <w:rFonts w:cs="Times New Roman"/>
          <w:b/>
          <w:sz w:val="20"/>
          <w:szCs w:val="20"/>
          <w:lang w:val="en-GB" w:eastAsia="ko-KR"/>
        </w:rPr>
        <w:t>34(12)</w:t>
      </w:r>
      <w:r w:rsidRPr="001A4DE9">
        <w:rPr>
          <w:rFonts w:cs="Times New Roman"/>
          <w:sz w:val="20"/>
          <w:szCs w:val="20"/>
          <w:lang w:val="en-GB" w:eastAsia="ko-KR"/>
        </w:rPr>
        <w:t>, 3400–3416, doi:</w:t>
      </w:r>
      <w:hyperlink r:id="rId316" w:history="1">
        <w:r w:rsidRPr="001A4DE9">
          <w:rPr>
            <w:rStyle w:val="Hyperlink"/>
            <w:rFonts w:cs="Times New Roman"/>
            <w:sz w:val="20"/>
            <w:szCs w:val="20"/>
            <w:lang w:val="en-GB"/>
          </w:rPr>
          <w:t>10.1002/joc.3917</w:t>
        </w:r>
      </w:hyperlink>
      <w:r w:rsidRPr="001A4DE9">
        <w:rPr>
          <w:rFonts w:cs="Times New Roman"/>
          <w:sz w:val="20"/>
          <w:szCs w:val="20"/>
          <w:lang w:val="en-GB" w:eastAsia="ko-KR"/>
        </w:rPr>
        <w:t>.</w:t>
      </w:r>
    </w:p>
    <w:p w14:paraId="10AD339C" w14:textId="51CA58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Polvani, 2014a: Is climate sensitivity related to dynamical sensitivity? A Southern Hemisphere perspective. </w:t>
      </w:r>
      <w:r w:rsidRPr="001A4DE9">
        <w:rPr>
          <w:rFonts w:cs="Times New Roman"/>
          <w:i/>
          <w:sz w:val="20"/>
          <w:szCs w:val="20"/>
          <w:lang w:val="en-GB" w:eastAsia="ko-KR"/>
        </w:rPr>
        <w:t>Geophys. Res. Lett.</w:t>
      </w:r>
      <w:r w:rsidRPr="001A4DE9">
        <w:rPr>
          <w:rFonts w:cs="Times New Roman"/>
          <w:sz w:val="20"/>
          <w:szCs w:val="20"/>
          <w:lang w:val="en-GB" w:eastAsia="ko-KR"/>
        </w:rPr>
        <w:t xml:space="preserve">, </w:t>
      </w:r>
      <w:r w:rsidRPr="001A4DE9">
        <w:rPr>
          <w:rFonts w:cs="Times New Roman"/>
          <w:b/>
          <w:sz w:val="20"/>
          <w:szCs w:val="20"/>
          <w:lang w:val="en-GB" w:eastAsia="ko-KR"/>
        </w:rPr>
        <w:t>41</w:t>
      </w:r>
      <w:r w:rsidRPr="001A4DE9">
        <w:rPr>
          <w:rFonts w:cs="Times New Roman"/>
          <w:sz w:val="20"/>
          <w:szCs w:val="20"/>
          <w:lang w:val="en-GB" w:eastAsia="ko-KR"/>
        </w:rPr>
        <w:t>, 534–540, doi:</w:t>
      </w:r>
      <w:hyperlink r:id="rId317" w:history="1">
        <w:r w:rsidRPr="001A4DE9">
          <w:rPr>
            <w:rStyle w:val="Hyperlink"/>
            <w:rFonts w:cs="Times New Roman"/>
            <w:sz w:val="20"/>
            <w:szCs w:val="20"/>
            <w:lang w:val="en-GB"/>
          </w:rPr>
          <w:t>10.1002/2013gl058466</w:t>
        </w:r>
      </w:hyperlink>
      <w:r w:rsidRPr="001A4DE9">
        <w:rPr>
          <w:rFonts w:cs="Times New Roman"/>
          <w:sz w:val="20"/>
          <w:szCs w:val="20"/>
          <w:lang w:val="en-GB" w:eastAsia="ko-KR"/>
        </w:rPr>
        <w:t>.</w:t>
      </w:r>
    </w:p>
    <w:p w14:paraId="5AABE7F5" w14:textId="67980E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Polvani, 2014b: The response of midlatitude jets to increased CO2: Distinguishing the roles of sea surface temperature and direct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41(19)</w:t>
      </w:r>
      <w:r w:rsidRPr="001A4DE9">
        <w:rPr>
          <w:rFonts w:cs="Times New Roman"/>
          <w:sz w:val="20"/>
          <w:szCs w:val="20"/>
          <w:lang w:val="en-GB" w:eastAsia="ko-KR"/>
        </w:rPr>
        <w:t>, 6863–6871, doi:</w:t>
      </w:r>
      <w:hyperlink r:id="rId318" w:history="1">
        <w:r w:rsidRPr="001A4DE9">
          <w:rPr>
            <w:rStyle w:val="Hyperlink"/>
            <w:rFonts w:cs="Times New Roman"/>
            <w:sz w:val="20"/>
            <w:szCs w:val="20"/>
            <w:lang w:val="en-GB"/>
          </w:rPr>
          <w:t>10.1002/2014gl061638</w:t>
        </w:r>
      </w:hyperlink>
      <w:r w:rsidRPr="001A4DE9">
        <w:rPr>
          <w:rFonts w:cs="Times New Roman"/>
          <w:sz w:val="20"/>
          <w:szCs w:val="20"/>
          <w:lang w:val="en-GB" w:eastAsia="ko-KR"/>
        </w:rPr>
        <w:t>.</w:t>
      </w:r>
    </w:p>
    <w:p w14:paraId="4F67028A" w14:textId="6EDB58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Polvani, 2016: Is climate sensitivity related to dynamical sensitivity?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5159–5176, doi:</w:t>
      </w:r>
      <w:hyperlink r:id="rId319" w:history="1">
        <w:r w:rsidRPr="001A4DE9">
          <w:rPr>
            <w:rStyle w:val="Hyperlink"/>
            <w:rFonts w:cs="Times New Roman"/>
            <w:sz w:val="20"/>
            <w:szCs w:val="20"/>
            <w:lang w:val="en-GB"/>
          </w:rPr>
          <w:t>10.1002/2015jd024687</w:t>
        </w:r>
      </w:hyperlink>
      <w:r w:rsidRPr="001A4DE9">
        <w:rPr>
          <w:rFonts w:cs="Times New Roman"/>
          <w:sz w:val="20"/>
          <w:szCs w:val="20"/>
          <w:lang w:val="en-GB" w:eastAsia="ko-KR"/>
        </w:rPr>
        <w:t>.</w:t>
      </w:r>
    </w:p>
    <w:p w14:paraId="6FCC48BF" w14:textId="411CF9A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Grise, K.M. and L.M. Polvani, 2017: Understanding the Time Scales of the Tropospheric Circulation Response to Abrupt CO 2 Forcing in the Southern Hemisphere: Seasonality and the Role of the Stratosphere.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30(21)</w:t>
      </w:r>
      <w:r w:rsidRPr="001A4DE9">
        <w:rPr>
          <w:rFonts w:cs="Times New Roman"/>
          <w:sz w:val="20"/>
          <w:szCs w:val="20"/>
          <w:lang w:val="en-GB" w:eastAsia="ko-KR"/>
        </w:rPr>
        <w:t>, 8497–8515, doi:</w:t>
      </w:r>
      <w:hyperlink r:id="rId320" w:history="1">
        <w:r w:rsidRPr="001A4DE9">
          <w:rPr>
            <w:rStyle w:val="Hyperlink"/>
            <w:rFonts w:cs="Times New Roman"/>
            <w:sz w:val="20"/>
            <w:szCs w:val="20"/>
            <w:lang w:val="en-GB"/>
          </w:rPr>
          <w:t>10.1175/jcli-d-16-0849.1</w:t>
        </w:r>
      </w:hyperlink>
      <w:r w:rsidRPr="001A4DE9">
        <w:rPr>
          <w:rFonts w:cs="Times New Roman"/>
          <w:sz w:val="20"/>
          <w:szCs w:val="20"/>
          <w:lang w:val="en-GB" w:eastAsia="ko-KR"/>
        </w:rPr>
        <w:t>.</w:t>
      </w:r>
    </w:p>
    <w:p w14:paraId="0FA17207" w14:textId="4E78A1E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Gruber, S. et al., 2019a: A Process Study on Thinning of Arctic Winter Cirrus Clouds With High-Resolution ICON-ART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124(11)</w:t>
      </w:r>
      <w:r w:rsidRPr="001A4DE9">
        <w:rPr>
          <w:rFonts w:cs="Times New Roman"/>
          <w:sz w:val="20"/>
          <w:szCs w:val="20"/>
          <w:lang w:val="en-GB" w:eastAsia="ko-KR"/>
        </w:rPr>
        <w:t>, 5860–5888, doi:</w:t>
      </w:r>
      <w:hyperlink r:id="rId321" w:history="1">
        <w:r w:rsidRPr="001A4DE9">
          <w:rPr>
            <w:rStyle w:val="Hyperlink"/>
            <w:rFonts w:cs="Times New Roman"/>
            <w:sz w:val="20"/>
            <w:szCs w:val="20"/>
            <w:lang w:val="en-GB"/>
          </w:rPr>
          <w:t>10.1029/2018jd029815</w:t>
        </w:r>
      </w:hyperlink>
      <w:r w:rsidRPr="001A4DE9">
        <w:rPr>
          <w:rFonts w:cs="Times New Roman"/>
          <w:sz w:val="20"/>
          <w:szCs w:val="20"/>
          <w:lang w:val="en-GB" w:eastAsia="ko-KR"/>
        </w:rPr>
        <w:t>.</w:t>
      </w:r>
    </w:p>
    <w:p w14:paraId="04E76174" w14:textId="69284E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Gruber, S. et al., 2019b: A Process Study on Thinning of Arctic Winter Cirrus Clouds With High-Resolution ICON-ART Simulations.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124(11)</w:t>
      </w:r>
      <w:r w:rsidRPr="001A4DE9">
        <w:rPr>
          <w:rFonts w:cs="Times New Roman"/>
          <w:sz w:val="20"/>
          <w:szCs w:val="20"/>
          <w:lang w:val="en-GB" w:eastAsia="ko-KR"/>
        </w:rPr>
        <w:t>, 5860–5888, doi:</w:t>
      </w:r>
      <w:hyperlink r:id="rId322" w:history="1">
        <w:r w:rsidRPr="001A4DE9">
          <w:rPr>
            <w:rStyle w:val="Hyperlink"/>
            <w:rFonts w:cs="Times New Roman"/>
            <w:sz w:val="20"/>
            <w:szCs w:val="20"/>
            <w:lang w:val="en-GB"/>
          </w:rPr>
          <w:t>10.1029/2018jd029815</w:t>
        </w:r>
      </w:hyperlink>
      <w:r w:rsidRPr="001A4DE9">
        <w:rPr>
          <w:rFonts w:cs="Times New Roman"/>
          <w:sz w:val="20"/>
          <w:szCs w:val="20"/>
          <w:lang w:val="en-GB" w:eastAsia="ko-KR"/>
        </w:rPr>
        <w:t>.</w:t>
      </w:r>
    </w:p>
    <w:p w14:paraId="4A576F9E" w14:textId="7FAF07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Grübler, A. and N. Nakicenovic, 2001: Identifying dangers in an uncertain climate.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412(6842)</w:t>
      </w:r>
      <w:r w:rsidRPr="001A4DE9">
        <w:rPr>
          <w:rFonts w:cs="Times New Roman"/>
          <w:sz w:val="20"/>
          <w:szCs w:val="20"/>
          <w:lang w:val="en-GB" w:eastAsia="ko-KR"/>
        </w:rPr>
        <w:t>, 15, doi:</w:t>
      </w:r>
      <w:hyperlink r:id="rId323" w:history="1">
        <w:r w:rsidRPr="001A4DE9">
          <w:rPr>
            <w:rStyle w:val="Hyperlink"/>
            <w:rFonts w:cs="Times New Roman"/>
            <w:sz w:val="20"/>
            <w:szCs w:val="20"/>
            <w:lang w:val="en-GB"/>
          </w:rPr>
          <w:t>10.1038/35083752</w:t>
        </w:r>
      </w:hyperlink>
      <w:r w:rsidRPr="001A4DE9">
        <w:rPr>
          <w:rFonts w:cs="Times New Roman"/>
          <w:sz w:val="20"/>
          <w:szCs w:val="20"/>
          <w:lang w:val="en-GB" w:eastAsia="ko-KR"/>
        </w:rPr>
        <w:t>.</w:t>
      </w:r>
    </w:p>
    <w:p w14:paraId="78B426BC" w14:textId="109FAC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Gryspeerdt, E., T.W.P. Smith, E. O’Keeffe, M.W. Christensen, and F.W. Goldsworth, 2019: The Impact of Ship Emission Controls Recorded by Cloud Properties.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46(21)</w:t>
      </w:r>
      <w:r w:rsidRPr="001A4DE9">
        <w:rPr>
          <w:rFonts w:cs="Times New Roman"/>
          <w:sz w:val="20"/>
          <w:szCs w:val="20"/>
          <w:lang w:val="en-GB" w:eastAsia="ko-KR"/>
        </w:rPr>
        <w:t>, 12547–12555, doi:</w:t>
      </w:r>
      <w:hyperlink r:id="rId324" w:history="1">
        <w:r w:rsidRPr="001A4DE9">
          <w:rPr>
            <w:rStyle w:val="Hyperlink"/>
            <w:rFonts w:cs="Times New Roman"/>
            <w:sz w:val="20"/>
            <w:szCs w:val="20"/>
            <w:lang w:val="en-GB"/>
          </w:rPr>
          <w:t>10.1029/2019gl084700</w:t>
        </w:r>
      </w:hyperlink>
      <w:r w:rsidRPr="001A4DE9">
        <w:rPr>
          <w:rFonts w:cs="Times New Roman"/>
          <w:sz w:val="20"/>
          <w:szCs w:val="20"/>
          <w:lang w:val="en-GB" w:eastAsia="ko-KR"/>
        </w:rPr>
        <w:t>.</w:t>
      </w:r>
    </w:p>
    <w:p w14:paraId="589CAFEE" w14:textId="4D0F25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Guemas, V. et al., 2013: The Indian Ocean: The Region of Highest Skill Worldwide in Decadal Climate Prediction.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26(3)</w:t>
      </w:r>
      <w:r w:rsidRPr="001A4DE9">
        <w:rPr>
          <w:rFonts w:cs="Times New Roman"/>
          <w:sz w:val="20"/>
          <w:szCs w:val="20"/>
          <w:lang w:val="en-GB" w:eastAsia="ko-KR"/>
        </w:rPr>
        <w:t>, 726–739, doi:</w:t>
      </w:r>
      <w:hyperlink r:id="rId325" w:history="1">
        <w:r w:rsidRPr="001A4DE9">
          <w:rPr>
            <w:rStyle w:val="Hyperlink"/>
            <w:rFonts w:cs="Times New Roman"/>
            <w:sz w:val="20"/>
            <w:szCs w:val="20"/>
            <w:lang w:val="en-GB"/>
          </w:rPr>
          <w:t>10.1175/jcli-d-12-00049.1</w:t>
        </w:r>
      </w:hyperlink>
      <w:r w:rsidRPr="001A4DE9">
        <w:rPr>
          <w:rFonts w:cs="Times New Roman"/>
          <w:sz w:val="20"/>
          <w:szCs w:val="20"/>
          <w:lang w:val="en-GB" w:eastAsia="ko-KR"/>
        </w:rPr>
        <w:t>.</w:t>
      </w:r>
    </w:p>
    <w:p w14:paraId="592CBF4A" w14:textId="151342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Guemas, V. et al., 2016: A review on Arctic sea-ice predictability and prediction on seasonal to decadal time-scales.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142</w:t>
      </w:r>
      <w:r w:rsidRPr="001A4DE9">
        <w:rPr>
          <w:rFonts w:cs="Times New Roman"/>
          <w:sz w:val="20"/>
          <w:szCs w:val="20"/>
          <w:lang w:val="en-GB" w:eastAsia="ko-KR"/>
        </w:rPr>
        <w:t>, 546–561, doi:</w:t>
      </w:r>
      <w:hyperlink r:id="rId326" w:history="1">
        <w:r w:rsidRPr="001A4DE9">
          <w:rPr>
            <w:rStyle w:val="Hyperlink"/>
            <w:rFonts w:cs="Times New Roman"/>
            <w:sz w:val="20"/>
            <w:szCs w:val="20"/>
            <w:lang w:val="en-GB"/>
          </w:rPr>
          <w:t>10.1002/qj.2401</w:t>
        </w:r>
      </w:hyperlink>
      <w:r w:rsidRPr="001A4DE9">
        <w:rPr>
          <w:rFonts w:cs="Times New Roman"/>
          <w:sz w:val="20"/>
          <w:szCs w:val="20"/>
          <w:lang w:val="en-GB" w:eastAsia="ko-KR"/>
        </w:rPr>
        <w:t>.</w:t>
      </w:r>
    </w:p>
    <w:p w14:paraId="1EED7F15" w14:textId="58A295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Haarsma, R.J., F. Selten, B. Hurk, W. Hazeleger, and X. Wang, 2009: Drier Mediterranean soils due to greenhouse warming bring easterly winds over summertime central Europe.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36(4)</w:t>
      </w:r>
      <w:r w:rsidRPr="001A4DE9">
        <w:rPr>
          <w:rFonts w:cs="Times New Roman"/>
          <w:sz w:val="20"/>
          <w:szCs w:val="20"/>
          <w:lang w:val="en-GB" w:eastAsia="ko-KR"/>
        </w:rPr>
        <w:t>, doi:</w:t>
      </w:r>
      <w:hyperlink r:id="rId327" w:history="1">
        <w:r w:rsidRPr="001A4DE9">
          <w:rPr>
            <w:rStyle w:val="Hyperlink"/>
            <w:rFonts w:cs="Times New Roman"/>
            <w:sz w:val="20"/>
            <w:szCs w:val="20"/>
            <w:lang w:val="en-GB"/>
          </w:rPr>
          <w:t>10.1029/2008gl036617</w:t>
        </w:r>
      </w:hyperlink>
      <w:r w:rsidRPr="001A4DE9">
        <w:rPr>
          <w:rFonts w:cs="Times New Roman"/>
          <w:sz w:val="20"/>
          <w:szCs w:val="20"/>
          <w:lang w:val="en-GB" w:eastAsia="ko-KR"/>
        </w:rPr>
        <w:t>.</w:t>
      </w:r>
    </w:p>
    <w:p w14:paraId="704E8E57" w14:textId="6941C7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Hall, A., 2004: The Role of Surface Albedo Feedback in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17(7)</w:t>
      </w:r>
      <w:r w:rsidRPr="001A4DE9">
        <w:rPr>
          <w:rFonts w:cs="Times New Roman"/>
          <w:sz w:val="20"/>
          <w:szCs w:val="20"/>
          <w:lang w:val="en-GB" w:eastAsia="ko-KR"/>
        </w:rPr>
        <w:t>, 1550–1568, doi:</w:t>
      </w:r>
      <w:r w:rsidR="00BA1402">
        <w:fldChar w:fldCharType="begin"/>
      </w:r>
      <w:r w:rsidR="00BA1402" w:rsidRPr="00324FBB">
        <w:rPr>
          <w:lang w:val="en-US"/>
          <w:rPrChange w:id="5359" w:author="Clotilde Pean" w:date="2021-06-22T10:12:00Z">
            <w:rPr/>
          </w:rPrChange>
        </w:rPr>
        <w:instrText xml:space="preserve"> HYPERLINK "https://dx.doi.org/10.1175/1520-0442(2004)017%3c1550:trosaf%3e2.0.co;2" </w:instrText>
      </w:r>
      <w:r w:rsidR="00BA1402">
        <w:fldChar w:fldCharType="separate"/>
      </w:r>
      <w:r w:rsidRPr="001A4DE9">
        <w:rPr>
          <w:rStyle w:val="Hyperlink"/>
          <w:rFonts w:cs="Times New Roman"/>
          <w:sz w:val="20"/>
          <w:szCs w:val="20"/>
          <w:lang w:val="en-GB"/>
        </w:rPr>
        <w:t>10.1175/1520-0442(2004)017&lt;1550:trosaf&gt;2.0.co;2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1B7E8243" w14:textId="3135248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Hall, A. and X. Qu, 2006: Using the current seasonal cycle to constrain snow albedo feedback in future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33(3)</w:t>
      </w:r>
      <w:r w:rsidRPr="001A4DE9">
        <w:rPr>
          <w:rFonts w:cs="Times New Roman"/>
          <w:sz w:val="20"/>
          <w:szCs w:val="20"/>
          <w:lang w:val="en-GB" w:eastAsia="ko-KR"/>
        </w:rPr>
        <w:t>, L03502, doi:</w:t>
      </w:r>
      <w:hyperlink r:id="rId328" w:history="1">
        <w:r w:rsidRPr="001A4DE9">
          <w:rPr>
            <w:rStyle w:val="Hyperlink"/>
            <w:rFonts w:cs="Times New Roman"/>
            <w:sz w:val="20"/>
            <w:szCs w:val="20"/>
            <w:lang w:val="en-GB"/>
          </w:rPr>
          <w:t>10.1029/2005gl025127</w:t>
        </w:r>
      </w:hyperlink>
      <w:r w:rsidRPr="001A4DE9">
        <w:rPr>
          <w:rFonts w:cs="Times New Roman"/>
          <w:sz w:val="20"/>
          <w:szCs w:val="20"/>
          <w:lang w:val="en-GB" w:eastAsia="ko-KR"/>
        </w:rPr>
        <w:t>.</w:t>
      </w:r>
    </w:p>
    <w:p w14:paraId="5EC81295" w14:textId="21FB561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Hand, R., J. Bader, D. Matei, R. Ghosh, and J.H. Jungclaus, 2020: Changes of Decadal SST Variations in the Subpolar North Atlantic under Strong CO2 Forcing as an Indicator for the Ocean Circulation’s Contribution to Atlantic Multidecadal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33(8)</w:t>
      </w:r>
      <w:r w:rsidRPr="001A4DE9">
        <w:rPr>
          <w:rFonts w:cs="Times New Roman"/>
          <w:sz w:val="20"/>
          <w:szCs w:val="20"/>
          <w:lang w:val="en-GB" w:eastAsia="ko-KR"/>
        </w:rPr>
        <w:t>, 3213–3228, doi:</w:t>
      </w:r>
      <w:hyperlink r:id="rId329" w:history="1">
        <w:r w:rsidRPr="001A4DE9">
          <w:rPr>
            <w:rStyle w:val="Hyperlink"/>
            <w:rFonts w:cs="Times New Roman"/>
            <w:sz w:val="20"/>
            <w:szCs w:val="20"/>
            <w:lang w:val="en-GB"/>
          </w:rPr>
          <w:t>10.1175/jcli-d-18-0739.1</w:t>
        </w:r>
      </w:hyperlink>
      <w:r w:rsidRPr="001A4DE9">
        <w:rPr>
          <w:rFonts w:cs="Times New Roman"/>
          <w:sz w:val="20"/>
          <w:szCs w:val="20"/>
          <w:lang w:val="en-GB" w:eastAsia="ko-KR"/>
        </w:rPr>
        <w:t>.</w:t>
      </w:r>
    </w:p>
    <w:p w14:paraId="4222BC3F" w14:textId="79563F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Hanna, E., X. Fettweis, and R.J. Hall, 2018: Brief communication: Recent changes in summer Greenland blocking captured by none of the CMIP5 models.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3287–3292, doi:</w:t>
      </w:r>
      <w:hyperlink r:id="rId330" w:history="1">
        <w:r w:rsidRPr="001A4DE9">
          <w:rPr>
            <w:rStyle w:val="Hyperlink"/>
            <w:rFonts w:cs="Times New Roman"/>
            <w:sz w:val="20"/>
            <w:szCs w:val="20"/>
            <w:lang w:val="en-GB"/>
          </w:rPr>
          <w:t>10.5194/tc-12-3287-2018</w:t>
        </w:r>
      </w:hyperlink>
      <w:r w:rsidRPr="001A4DE9">
        <w:rPr>
          <w:rFonts w:cs="Times New Roman"/>
          <w:sz w:val="20"/>
          <w:szCs w:val="20"/>
          <w:lang w:val="en-GB" w:eastAsia="ko-KR"/>
        </w:rPr>
        <w:t>.</w:t>
      </w:r>
    </w:p>
    <w:p w14:paraId="7CC4F5C0" w14:textId="5C0799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Hansen, J. et al., 1984: Climate sensitivity: Analysis of feedback mechanisms. In: </w:t>
      </w:r>
      <w:r w:rsidRPr="001A4DE9">
        <w:rPr>
          <w:rFonts w:cs="Times New Roman"/>
          <w:i/>
          <w:sz w:val="20"/>
          <w:szCs w:val="20"/>
          <w:lang w:val="en-GB" w:eastAsia="ko-KR"/>
        </w:rPr>
        <w:t>Climate Processes and Climate Sensitivity</w:t>
      </w:r>
      <w:r w:rsidRPr="001A4DE9">
        <w:rPr>
          <w:rFonts w:cs="Times New Roman"/>
          <w:sz w:val="20"/>
          <w:szCs w:val="20"/>
          <w:lang w:val="en-GB" w:eastAsia="ko-KR"/>
        </w:rPr>
        <w:t xml:space="preserve"> [Hansen, J.E. and T. Takahashi (eds.)]. American Geophysical Union (AGU), Washington, DC, USA, pp. 130–163, doi:</w:t>
      </w:r>
      <w:hyperlink r:id="rId331" w:history="1">
        <w:r w:rsidRPr="001A4DE9">
          <w:rPr>
            <w:rStyle w:val="Hyperlink"/>
            <w:rFonts w:cs="Times New Roman"/>
            <w:sz w:val="20"/>
            <w:szCs w:val="20"/>
            <w:lang w:val="en-GB"/>
          </w:rPr>
          <w:t>10.1029/gm029p0130</w:t>
        </w:r>
      </w:hyperlink>
      <w:r w:rsidRPr="001A4DE9">
        <w:rPr>
          <w:rFonts w:cs="Times New Roman"/>
          <w:sz w:val="20"/>
          <w:szCs w:val="20"/>
          <w:lang w:val="en-GB" w:eastAsia="ko-KR"/>
        </w:rPr>
        <w:t>.</w:t>
      </w:r>
    </w:p>
    <w:p w14:paraId="2AA46A39" w14:textId="2CEA9E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Hardiman, S.C., N. Butchart, and N. Calvo, 2014: The morphology of the Brewer-Dobson circulation and its response to climate change in CMIP5 simulations.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140(683)</w:t>
      </w:r>
      <w:r w:rsidRPr="001A4DE9">
        <w:rPr>
          <w:rFonts w:cs="Times New Roman"/>
          <w:sz w:val="20"/>
          <w:szCs w:val="20"/>
          <w:lang w:val="en-GB" w:eastAsia="ko-KR"/>
        </w:rPr>
        <w:t>, 1958–1965, doi:</w:t>
      </w:r>
      <w:hyperlink r:id="rId332" w:history="1">
        <w:r w:rsidRPr="001A4DE9">
          <w:rPr>
            <w:rStyle w:val="Hyperlink"/>
            <w:rFonts w:cs="Times New Roman"/>
            <w:sz w:val="20"/>
            <w:szCs w:val="20"/>
            <w:lang w:val="en-GB"/>
          </w:rPr>
          <w:t>10.1002/qj.2258</w:t>
        </w:r>
      </w:hyperlink>
      <w:r w:rsidRPr="001A4DE9">
        <w:rPr>
          <w:rFonts w:cs="Times New Roman"/>
          <w:sz w:val="20"/>
          <w:szCs w:val="20"/>
          <w:lang w:val="en-GB" w:eastAsia="ko-KR"/>
        </w:rPr>
        <w:t>.</w:t>
      </w:r>
    </w:p>
    <w:p w14:paraId="3FC37BC4" w14:textId="42C4D9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Harrington, L.J. et al., 2016: Poorest countries experience earlier anthropogenic emergence of daily temperature extremes.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11(5)</w:t>
      </w:r>
      <w:r w:rsidRPr="001A4DE9">
        <w:rPr>
          <w:rFonts w:cs="Times New Roman"/>
          <w:sz w:val="20"/>
          <w:szCs w:val="20"/>
          <w:lang w:val="en-GB" w:eastAsia="ko-KR"/>
        </w:rPr>
        <w:t>, 055007, doi:</w:t>
      </w:r>
      <w:hyperlink r:id="rId333" w:history="1">
        <w:r w:rsidRPr="001A4DE9">
          <w:rPr>
            <w:rStyle w:val="Hyperlink"/>
            <w:rFonts w:cs="Times New Roman"/>
            <w:sz w:val="20"/>
            <w:szCs w:val="20"/>
            <w:lang w:val="en-GB"/>
          </w:rPr>
          <w:t>10.1088/1748-9326/11/5/055007</w:t>
        </w:r>
      </w:hyperlink>
      <w:r w:rsidRPr="001A4DE9">
        <w:rPr>
          <w:rFonts w:cs="Times New Roman"/>
          <w:sz w:val="20"/>
          <w:szCs w:val="20"/>
          <w:lang w:val="en-GB" w:eastAsia="ko-KR"/>
        </w:rPr>
        <w:t>.</w:t>
      </w:r>
    </w:p>
    <w:p w14:paraId="14C5E218" w14:textId="287F31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Hartmann, D.L. et al., 2013: Observations: Atmosphere and Surface.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159–254, doi:</w:t>
      </w:r>
      <w:hyperlink r:id="rId334" w:history="1">
        <w:r w:rsidRPr="001A4DE9">
          <w:rPr>
            <w:rStyle w:val="Hyperlink"/>
            <w:rFonts w:cs="Times New Roman"/>
            <w:sz w:val="20"/>
            <w:szCs w:val="20"/>
            <w:lang w:val="en-GB"/>
          </w:rPr>
          <w:t>10.1017/cbo9781107415324.008</w:t>
        </w:r>
      </w:hyperlink>
      <w:r w:rsidRPr="001A4DE9">
        <w:rPr>
          <w:rFonts w:cs="Times New Roman"/>
          <w:sz w:val="20"/>
          <w:szCs w:val="20"/>
          <w:lang w:val="en-GB" w:eastAsia="ko-KR"/>
        </w:rPr>
        <w:t>.</w:t>
      </w:r>
    </w:p>
    <w:p w14:paraId="329830D0" w14:textId="44A732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L.C. Shaffrey, and T.J. Woollings, 2014: Equator-to-pole temperature differences and the </w:t>
      </w:r>
      <w:ins w:id="5360" w:author="Sara M Tuson" w:date="2021-07-19T15:05:00Z">
        <w:r w:rsidR="00021F17" w:rsidRPr="00021F17">
          <w:rPr>
            <w:rFonts w:cs="Times New Roman"/>
            <w:sz w:val="20"/>
            <w:szCs w:val="20"/>
            <w:lang w:val="en-GB" w:eastAsia="ko-KR"/>
          </w:rPr>
          <w:t>or the extratropics (dispersion into the hemisphere of eruption) owing to the Brewer-Dobson circulation</w:t>
        </w:r>
        <w:r w:rsidR="00021F17" w:rsidRPr="00021F17" w:rsidDel="00021F17">
          <w:rPr>
            <w:rFonts w:cs="Times New Roman"/>
            <w:sz w:val="20"/>
            <w:szCs w:val="20"/>
            <w:lang w:val="en-GB" w:eastAsia="ko-KR"/>
          </w:rPr>
          <w:t xml:space="preserve"> </w:t>
        </w:r>
      </w:ins>
      <w:del w:id="5361" w:author="Sara M Tuson" w:date="2021-07-19T15:05:00Z">
        <w:r w:rsidRPr="001A4DE9" w:rsidDel="00021F17">
          <w:rPr>
            <w:rFonts w:cs="Times New Roman"/>
            <w:sz w:val="20"/>
            <w:szCs w:val="20"/>
            <w:lang w:val="en-GB" w:eastAsia="ko-KR"/>
          </w:rPr>
          <w:delText>extra-tropic</w:delText>
        </w:r>
      </w:del>
      <w:r w:rsidRPr="001A4DE9">
        <w:rPr>
          <w:rFonts w:cs="Times New Roman"/>
          <w:sz w:val="20"/>
          <w:szCs w:val="20"/>
          <w:lang w:val="en-GB" w:eastAsia="ko-KR"/>
        </w:rPr>
        <w:t xml:space="preserve">al storm track responses of the CMIP5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43(5–6)</w:t>
      </w:r>
      <w:r w:rsidRPr="001A4DE9">
        <w:rPr>
          <w:rFonts w:cs="Times New Roman"/>
          <w:sz w:val="20"/>
          <w:szCs w:val="20"/>
          <w:lang w:val="en-GB" w:eastAsia="ko-KR"/>
        </w:rPr>
        <w:t>, 1171–1182, doi:</w:t>
      </w:r>
      <w:hyperlink r:id="rId335" w:history="1">
        <w:r w:rsidRPr="001A4DE9">
          <w:rPr>
            <w:rStyle w:val="Hyperlink"/>
            <w:rFonts w:cs="Times New Roman"/>
            <w:sz w:val="20"/>
            <w:szCs w:val="20"/>
            <w:lang w:val="en-GB"/>
          </w:rPr>
          <w:t>10.1007/s00382-013-1883-9</w:t>
        </w:r>
      </w:hyperlink>
      <w:r w:rsidRPr="001A4DE9">
        <w:rPr>
          <w:rFonts w:cs="Times New Roman"/>
          <w:sz w:val="20"/>
          <w:szCs w:val="20"/>
          <w:lang w:val="en-GB" w:eastAsia="ko-KR"/>
        </w:rPr>
        <w:t>.</w:t>
      </w:r>
    </w:p>
    <w:p w14:paraId="23C3FF65" w14:textId="1BF353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L.C. Shaffrey, and T.J. Woollings, 2015: Deconstructing the climate change response of the Northern Hemisphere wintertime storm tracks.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45(9–10)</w:t>
      </w:r>
      <w:r w:rsidRPr="001A4DE9">
        <w:rPr>
          <w:rFonts w:cs="Times New Roman"/>
          <w:sz w:val="20"/>
          <w:szCs w:val="20"/>
          <w:lang w:val="en-GB" w:eastAsia="ko-KR"/>
        </w:rPr>
        <w:t>, 2847–2860, doi:</w:t>
      </w:r>
      <w:hyperlink r:id="rId336" w:history="1">
        <w:r w:rsidRPr="001A4DE9">
          <w:rPr>
            <w:rStyle w:val="Hyperlink"/>
            <w:rFonts w:cs="Times New Roman"/>
            <w:sz w:val="20"/>
            <w:szCs w:val="20"/>
            <w:lang w:val="en-GB"/>
          </w:rPr>
          <w:t>10.1007/s00382-015-2510-8</w:t>
        </w:r>
      </w:hyperlink>
      <w:r w:rsidRPr="001A4DE9">
        <w:rPr>
          <w:rFonts w:cs="Times New Roman"/>
          <w:sz w:val="20"/>
          <w:szCs w:val="20"/>
          <w:lang w:val="en-GB" w:eastAsia="ko-KR"/>
        </w:rPr>
        <w:t>.</w:t>
      </w:r>
    </w:p>
    <w:p w14:paraId="60CB41B6" w14:textId="71B4BA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Harvey, B.J., P. Cook, L.C. Shaffrey, and R. Schiemann, 2020: The Response of the Northern Hemisphere Storm Tracks and Jet Streams to Climate Change in the CMIP3, CMIP5, and CMIP6 Climate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125(23)</w:t>
      </w:r>
      <w:r w:rsidRPr="001A4DE9">
        <w:rPr>
          <w:rFonts w:cs="Times New Roman"/>
          <w:sz w:val="20"/>
          <w:szCs w:val="20"/>
          <w:lang w:val="en-GB" w:eastAsia="ko-KR"/>
        </w:rPr>
        <w:t>, e2020JD032701, doi:</w:t>
      </w:r>
      <w:hyperlink r:id="rId337" w:history="1">
        <w:r w:rsidRPr="001A4DE9">
          <w:rPr>
            <w:rStyle w:val="Hyperlink"/>
            <w:rFonts w:cs="Times New Roman"/>
            <w:sz w:val="20"/>
            <w:szCs w:val="20"/>
            <w:lang w:val="en-GB"/>
          </w:rPr>
          <w:t>10.1029/2020jd032701</w:t>
        </w:r>
      </w:hyperlink>
      <w:r w:rsidRPr="001A4DE9">
        <w:rPr>
          <w:rFonts w:cs="Times New Roman"/>
          <w:sz w:val="20"/>
          <w:szCs w:val="20"/>
          <w:lang w:val="en-GB" w:eastAsia="ko-KR"/>
        </w:rPr>
        <w:t>.</w:t>
      </w:r>
    </w:p>
    <w:p w14:paraId="3D56E82D" w14:textId="157DB0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Haszpra, T., M. Herein, and T. Bódai, 2020: Investigating ENSO and its teleconnections under climate change in an </w:t>
      </w:r>
      <w:r w:rsidRPr="001A4DE9">
        <w:rPr>
          <w:rFonts w:cs="Times New Roman"/>
          <w:sz w:val="20"/>
          <w:szCs w:val="20"/>
          <w:lang w:val="en-GB" w:eastAsia="ko-KR"/>
        </w:rPr>
        <w:lastRenderedPageBreak/>
        <w:t xml:space="preserve">ensemble view – a new perspective.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267–280, doi:</w:t>
      </w:r>
      <w:hyperlink r:id="rId338" w:history="1">
        <w:r w:rsidRPr="001A4DE9">
          <w:rPr>
            <w:rStyle w:val="Hyperlink"/>
            <w:rFonts w:cs="Times New Roman"/>
            <w:sz w:val="20"/>
            <w:szCs w:val="20"/>
            <w:lang w:val="en-GB"/>
          </w:rPr>
          <w:t>10.5194/esd-11-267-2020</w:t>
        </w:r>
      </w:hyperlink>
      <w:r w:rsidRPr="001A4DE9">
        <w:rPr>
          <w:rFonts w:cs="Times New Roman"/>
          <w:sz w:val="20"/>
          <w:szCs w:val="20"/>
          <w:lang w:val="en-GB" w:eastAsia="ko-KR"/>
        </w:rPr>
        <w:t>.</w:t>
      </w:r>
    </w:p>
    <w:p w14:paraId="11F7FCFD" w14:textId="4D14FC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Hausfather, Z. and G.P. Peters, 2020: Emissions – the ‘business as usual’ story is misleading.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577</w:t>
      </w:r>
      <w:r w:rsidRPr="001A4DE9">
        <w:rPr>
          <w:rFonts w:cs="Times New Roman"/>
          <w:sz w:val="20"/>
          <w:szCs w:val="20"/>
          <w:lang w:val="en-GB" w:eastAsia="ko-KR"/>
        </w:rPr>
        <w:t>, 618–620, doi:</w:t>
      </w:r>
      <w:hyperlink r:id="rId339" w:history="1">
        <w:r w:rsidRPr="001A4DE9">
          <w:rPr>
            <w:rStyle w:val="Hyperlink"/>
            <w:rFonts w:cs="Times New Roman"/>
            <w:sz w:val="20"/>
            <w:szCs w:val="20"/>
            <w:lang w:val="en-GB"/>
          </w:rPr>
          <w:t>10.1038/d41586-020-00177-3</w:t>
        </w:r>
      </w:hyperlink>
      <w:r w:rsidRPr="001A4DE9">
        <w:rPr>
          <w:rFonts w:cs="Times New Roman"/>
          <w:sz w:val="20"/>
          <w:szCs w:val="20"/>
          <w:lang w:val="en-GB" w:eastAsia="ko-KR"/>
        </w:rPr>
        <w:t>.</w:t>
      </w:r>
    </w:p>
    <w:p w14:paraId="39230AF4" w14:textId="134A5BC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Hausfather, Z., H.F. Drake, T. Abbott, and G.A. Schmidt, 2020: Evaluating the performance of past climate model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w:t>
      </w:r>
      <w:r w:rsidRPr="001A4DE9">
        <w:rPr>
          <w:rFonts w:cs="Times New Roman"/>
          <w:sz w:val="20"/>
          <w:szCs w:val="20"/>
          <w:lang w:val="en-GB" w:eastAsia="ko-KR"/>
        </w:rPr>
        <w:t>, e2019GL085378, doi:</w:t>
      </w:r>
      <w:hyperlink r:id="rId340" w:history="1">
        <w:r w:rsidRPr="001A4DE9">
          <w:rPr>
            <w:rStyle w:val="Hyperlink"/>
            <w:rFonts w:cs="Times New Roman"/>
            <w:sz w:val="20"/>
            <w:szCs w:val="20"/>
            <w:lang w:val="en-GB"/>
          </w:rPr>
          <w:t>10.1029/2019gl085378</w:t>
        </w:r>
      </w:hyperlink>
      <w:r w:rsidRPr="001A4DE9">
        <w:rPr>
          <w:rFonts w:cs="Times New Roman"/>
          <w:sz w:val="20"/>
          <w:szCs w:val="20"/>
          <w:lang w:val="en-GB" w:eastAsia="ko-KR"/>
        </w:rPr>
        <w:t>.</w:t>
      </w:r>
    </w:p>
    <w:p w14:paraId="26B0174C" w14:textId="63CD6F7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Hawcroft, M., E. Walsh, K. Hodges, and G. Zappa, 2018: Significantly increased extreme precipitation expected in Europe and North America from extratropical cyclones.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13(12)</w:t>
      </w:r>
      <w:r w:rsidRPr="001A4DE9">
        <w:rPr>
          <w:rFonts w:cs="Times New Roman"/>
          <w:sz w:val="20"/>
          <w:szCs w:val="20"/>
          <w:lang w:val="en-GB" w:eastAsia="ko-KR"/>
        </w:rPr>
        <w:t>, 124006, doi:</w:t>
      </w:r>
      <w:hyperlink r:id="rId341" w:history="1">
        <w:r w:rsidRPr="001A4DE9">
          <w:rPr>
            <w:rStyle w:val="Hyperlink"/>
            <w:rFonts w:cs="Times New Roman"/>
            <w:sz w:val="20"/>
            <w:szCs w:val="20"/>
            <w:lang w:val="en-GB"/>
          </w:rPr>
          <w:t>10.1088/1748-9326/aaed59</w:t>
        </w:r>
      </w:hyperlink>
      <w:r w:rsidRPr="001A4DE9">
        <w:rPr>
          <w:rFonts w:cs="Times New Roman"/>
          <w:sz w:val="20"/>
          <w:szCs w:val="20"/>
          <w:lang w:val="en-GB" w:eastAsia="ko-KR"/>
        </w:rPr>
        <w:t>.</w:t>
      </w:r>
    </w:p>
    <w:p w14:paraId="5B3A1E3E" w14:textId="0F15CF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2009: The Potential to Narrow Uncertainty in Regional Climate Predictions.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90(8)</w:t>
      </w:r>
      <w:r w:rsidRPr="001A4DE9">
        <w:rPr>
          <w:rFonts w:cs="Times New Roman"/>
          <w:sz w:val="20"/>
          <w:szCs w:val="20"/>
          <w:lang w:val="en-GB" w:eastAsia="ko-KR"/>
        </w:rPr>
        <w:t>, 1095–1108, doi:</w:t>
      </w:r>
      <w:hyperlink r:id="rId342" w:history="1">
        <w:r w:rsidRPr="001A4DE9">
          <w:rPr>
            <w:rStyle w:val="Hyperlink"/>
            <w:rFonts w:cs="Times New Roman"/>
            <w:sz w:val="20"/>
            <w:szCs w:val="20"/>
            <w:lang w:val="en-GB"/>
          </w:rPr>
          <w:t>10.1175/2009bams2607.1</w:t>
        </w:r>
      </w:hyperlink>
      <w:r w:rsidRPr="001A4DE9">
        <w:rPr>
          <w:rFonts w:cs="Times New Roman"/>
          <w:sz w:val="20"/>
          <w:szCs w:val="20"/>
          <w:lang w:val="en-GB" w:eastAsia="ko-KR"/>
        </w:rPr>
        <w:t>.</w:t>
      </w:r>
    </w:p>
    <w:p w14:paraId="52CDFFEF" w14:textId="2FD4CC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2011: The potential to narrow uncertainty in projections of regional precipitation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407–418, doi:</w:t>
      </w:r>
      <w:hyperlink r:id="rId343" w:history="1">
        <w:r w:rsidRPr="001A4DE9">
          <w:rPr>
            <w:rStyle w:val="Hyperlink"/>
            <w:rFonts w:cs="Times New Roman"/>
            <w:sz w:val="20"/>
            <w:szCs w:val="20"/>
            <w:lang w:val="en-GB"/>
          </w:rPr>
          <w:t>10.1007/s00382-010-0810-6</w:t>
        </w:r>
      </w:hyperlink>
      <w:r w:rsidRPr="001A4DE9">
        <w:rPr>
          <w:rFonts w:cs="Times New Roman"/>
          <w:sz w:val="20"/>
          <w:szCs w:val="20"/>
          <w:lang w:val="en-GB" w:eastAsia="ko-KR"/>
        </w:rPr>
        <w:t>.</w:t>
      </w:r>
    </w:p>
    <w:p w14:paraId="11BF1AB9" w14:textId="64B0C0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2012: Time of emergence of climate signals.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w:t>
      </w:r>
      <w:r w:rsidRPr="001A4DE9">
        <w:rPr>
          <w:rFonts w:cs="Times New Roman"/>
          <w:sz w:val="20"/>
          <w:szCs w:val="20"/>
          <w:lang w:val="en-GB" w:eastAsia="ko-KR"/>
        </w:rPr>
        <w:t>, L01702, doi:</w:t>
      </w:r>
      <w:hyperlink r:id="rId344" w:history="1">
        <w:r w:rsidRPr="001A4DE9">
          <w:rPr>
            <w:rStyle w:val="Hyperlink"/>
            <w:rFonts w:cs="Times New Roman"/>
            <w:sz w:val="20"/>
            <w:szCs w:val="20"/>
            <w:lang w:val="en-GB"/>
          </w:rPr>
          <w:t>10.1029/2011gl050087</w:t>
        </w:r>
      </w:hyperlink>
      <w:r w:rsidRPr="001A4DE9">
        <w:rPr>
          <w:rFonts w:cs="Times New Roman"/>
          <w:sz w:val="20"/>
          <w:szCs w:val="20"/>
          <w:lang w:val="en-GB" w:eastAsia="ko-KR"/>
        </w:rPr>
        <w:t>.</w:t>
      </w:r>
    </w:p>
    <w:p w14:paraId="6BE5811C" w14:textId="0765CC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and R. Sutton, 2016: Connecting Climate Model Projections of Global Temperature Change with the Real World.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97(6)</w:t>
      </w:r>
      <w:r w:rsidRPr="001A4DE9">
        <w:rPr>
          <w:rFonts w:cs="Times New Roman"/>
          <w:sz w:val="20"/>
          <w:szCs w:val="20"/>
          <w:lang w:val="en-GB" w:eastAsia="ko-KR"/>
        </w:rPr>
        <w:t>, 963–980, doi:</w:t>
      </w:r>
      <w:hyperlink r:id="rId345" w:history="1">
        <w:r w:rsidRPr="001A4DE9">
          <w:rPr>
            <w:rStyle w:val="Hyperlink"/>
            <w:rFonts w:cs="Times New Roman"/>
            <w:sz w:val="20"/>
            <w:szCs w:val="20"/>
            <w:lang w:val="en-GB"/>
          </w:rPr>
          <w:t>10.1175/bams-d-14-00154.1</w:t>
        </w:r>
      </w:hyperlink>
      <w:r w:rsidRPr="001A4DE9">
        <w:rPr>
          <w:rFonts w:cs="Times New Roman"/>
          <w:sz w:val="20"/>
          <w:szCs w:val="20"/>
          <w:lang w:val="en-GB" w:eastAsia="ko-KR"/>
        </w:rPr>
        <w:t>.</w:t>
      </w:r>
    </w:p>
    <w:p w14:paraId="675DBB5D" w14:textId="48B1B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Hawkins, E., R.S. Smith, J.M. Gregory, and D.A. Stainforth, 2016: Irreducible uncertainty in near-term climate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46(11)</w:t>
      </w:r>
      <w:r w:rsidRPr="001A4DE9">
        <w:rPr>
          <w:rFonts w:cs="Times New Roman"/>
          <w:sz w:val="20"/>
          <w:szCs w:val="20"/>
          <w:lang w:val="en-GB" w:eastAsia="ko-KR"/>
        </w:rPr>
        <w:t>, 3807–3819, doi:</w:t>
      </w:r>
      <w:hyperlink r:id="rId346" w:history="1">
        <w:r w:rsidRPr="001A4DE9">
          <w:rPr>
            <w:rStyle w:val="Hyperlink"/>
            <w:rFonts w:cs="Times New Roman"/>
            <w:sz w:val="20"/>
            <w:szCs w:val="20"/>
            <w:lang w:val="en-GB"/>
          </w:rPr>
          <w:t>10.1007/s00382-015-2806-8</w:t>
        </w:r>
      </w:hyperlink>
      <w:r w:rsidRPr="001A4DE9">
        <w:rPr>
          <w:rFonts w:cs="Times New Roman"/>
          <w:sz w:val="20"/>
          <w:szCs w:val="20"/>
          <w:lang w:val="en-GB" w:eastAsia="ko-KR"/>
        </w:rPr>
        <w:t>.</w:t>
      </w:r>
    </w:p>
    <w:p w14:paraId="642566DE" w14:textId="203A0D9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Hazeleger, W. et al., 2010: EC-Earth.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91(10)</w:t>
      </w:r>
      <w:r w:rsidRPr="001A4DE9">
        <w:rPr>
          <w:rFonts w:cs="Times New Roman"/>
          <w:sz w:val="20"/>
          <w:szCs w:val="20"/>
          <w:lang w:val="en-GB" w:eastAsia="ko-KR"/>
        </w:rPr>
        <w:t>, 1357–1364, doi:</w:t>
      </w:r>
      <w:hyperlink r:id="rId347" w:history="1">
        <w:r w:rsidRPr="001A4DE9">
          <w:rPr>
            <w:rStyle w:val="Hyperlink"/>
            <w:rFonts w:cs="Times New Roman"/>
            <w:sz w:val="20"/>
            <w:szCs w:val="20"/>
            <w:lang w:val="en-GB"/>
          </w:rPr>
          <w:t>10.1175/2010bams2877.1</w:t>
        </w:r>
      </w:hyperlink>
      <w:r w:rsidRPr="001A4DE9">
        <w:rPr>
          <w:rFonts w:cs="Times New Roman"/>
          <w:sz w:val="20"/>
          <w:szCs w:val="20"/>
          <w:lang w:val="en-GB" w:eastAsia="ko-KR"/>
        </w:rPr>
        <w:t>.</w:t>
      </w:r>
    </w:p>
    <w:p w14:paraId="6E27B357" w14:textId="4DFE9A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Hazeleger, W. et al., 2013: Multiyear climate predictions using two initialization strategies.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40(9)</w:t>
      </w:r>
      <w:r w:rsidRPr="001A4DE9">
        <w:rPr>
          <w:rFonts w:cs="Times New Roman"/>
          <w:sz w:val="20"/>
          <w:szCs w:val="20"/>
          <w:lang w:val="en-GB" w:eastAsia="ko-KR"/>
        </w:rPr>
        <w:t>, 1794–1798, doi:</w:t>
      </w:r>
      <w:hyperlink r:id="rId348" w:history="1">
        <w:r w:rsidRPr="001A4DE9">
          <w:rPr>
            <w:rStyle w:val="Hyperlink"/>
            <w:rFonts w:cs="Times New Roman"/>
            <w:sz w:val="20"/>
            <w:szCs w:val="20"/>
            <w:lang w:val="en-GB"/>
          </w:rPr>
          <w:t>10.1002/grl.50355</w:t>
        </w:r>
      </w:hyperlink>
      <w:r w:rsidRPr="001A4DE9">
        <w:rPr>
          <w:rFonts w:cs="Times New Roman"/>
          <w:sz w:val="20"/>
          <w:szCs w:val="20"/>
          <w:lang w:val="en-GB" w:eastAsia="ko-KR"/>
        </w:rPr>
        <w:t>.</w:t>
      </w:r>
    </w:p>
    <w:p w14:paraId="3B7D7AB5" w14:textId="51CC43E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J. and B.J. Soden, 2017: A re-examination of the projected subtropical precipitation decline.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53–57, doi:</w:t>
      </w:r>
      <w:hyperlink r:id="rId349" w:history="1">
        <w:r w:rsidRPr="001A4DE9">
          <w:rPr>
            <w:rStyle w:val="Hyperlink"/>
            <w:rFonts w:cs="Times New Roman"/>
            <w:sz w:val="20"/>
            <w:szCs w:val="20"/>
            <w:lang w:val="en-GB"/>
          </w:rPr>
          <w:t>10.1038/nclimate3157</w:t>
        </w:r>
      </w:hyperlink>
      <w:r w:rsidRPr="001A4DE9">
        <w:rPr>
          <w:rFonts w:cs="Times New Roman"/>
          <w:sz w:val="20"/>
          <w:szCs w:val="20"/>
          <w:lang w:val="en-GB" w:eastAsia="ko-KR"/>
        </w:rPr>
        <w:t>.</w:t>
      </w:r>
    </w:p>
    <w:p w14:paraId="24551803" w14:textId="585F4B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J. et al., 2018: Precipitation Sensitivity to Local Variations in Tropical Sea Surface Temperature.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31(22)</w:t>
      </w:r>
      <w:r w:rsidRPr="001A4DE9">
        <w:rPr>
          <w:rFonts w:cs="Times New Roman"/>
          <w:sz w:val="20"/>
          <w:szCs w:val="20"/>
          <w:lang w:val="en-GB" w:eastAsia="ko-KR"/>
        </w:rPr>
        <w:t>, 9225–9238, doi:</w:t>
      </w:r>
      <w:hyperlink r:id="rId350" w:history="1">
        <w:r w:rsidRPr="001A4DE9">
          <w:rPr>
            <w:rStyle w:val="Hyperlink"/>
            <w:rFonts w:cs="Times New Roman"/>
            <w:sz w:val="20"/>
            <w:szCs w:val="20"/>
            <w:lang w:val="en-GB"/>
          </w:rPr>
          <w:t>10.1175/jcli-d-18-0262.1</w:t>
        </w:r>
      </w:hyperlink>
      <w:r w:rsidRPr="001A4DE9">
        <w:rPr>
          <w:rFonts w:cs="Times New Roman"/>
          <w:sz w:val="20"/>
          <w:szCs w:val="20"/>
          <w:lang w:val="en-GB" w:eastAsia="ko-KR"/>
        </w:rPr>
        <w:t>.</w:t>
      </w:r>
    </w:p>
    <w:p w14:paraId="5AE09B1C" w14:textId="1F9657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Y. et al., 2017: Reduction of initial shock in decadal predictions using a new initialization strategy.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44(16)</w:t>
      </w:r>
      <w:r w:rsidRPr="001A4DE9">
        <w:rPr>
          <w:rFonts w:cs="Times New Roman"/>
          <w:sz w:val="20"/>
          <w:szCs w:val="20"/>
          <w:lang w:val="en-GB" w:eastAsia="ko-KR"/>
        </w:rPr>
        <w:t>, 8538–8547, doi:</w:t>
      </w:r>
      <w:hyperlink r:id="rId351" w:history="1">
        <w:r w:rsidRPr="001A4DE9">
          <w:rPr>
            <w:rStyle w:val="Hyperlink"/>
            <w:rFonts w:cs="Times New Roman"/>
            <w:sz w:val="20"/>
            <w:szCs w:val="20"/>
            <w:lang w:val="en-GB"/>
          </w:rPr>
          <w:t>10.1002/2017gl074028</w:t>
        </w:r>
      </w:hyperlink>
      <w:r w:rsidRPr="001A4DE9">
        <w:rPr>
          <w:rFonts w:cs="Times New Roman"/>
          <w:sz w:val="20"/>
          <w:szCs w:val="20"/>
          <w:lang w:val="en-GB" w:eastAsia="ko-KR"/>
        </w:rPr>
        <w:t>.</w:t>
      </w:r>
    </w:p>
    <w:p w14:paraId="659F77A4" w14:textId="0949EB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 Y. et al., 2020: A new DRP-4DVar-based coupled data assimilation system for decadal predictions using a fast online localization technique.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54(7–8)</w:t>
      </w:r>
      <w:r w:rsidRPr="001A4DE9">
        <w:rPr>
          <w:rFonts w:cs="Times New Roman"/>
          <w:sz w:val="20"/>
          <w:szCs w:val="20"/>
          <w:lang w:val="en-GB" w:eastAsia="ko-KR"/>
        </w:rPr>
        <w:t>, 3541–3559, doi:</w:t>
      </w:r>
      <w:hyperlink r:id="rId352" w:history="1">
        <w:r w:rsidRPr="001A4DE9">
          <w:rPr>
            <w:rStyle w:val="Hyperlink"/>
            <w:rFonts w:cs="Times New Roman"/>
            <w:sz w:val="20"/>
            <w:szCs w:val="20"/>
            <w:lang w:val="en-GB"/>
          </w:rPr>
          <w:t>10.1007/s00382-020-05190-w</w:t>
        </w:r>
      </w:hyperlink>
      <w:r w:rsidRPr="001A4DE9">
        <w:rPr>
          <w:rFonts w:cs="Times New Roman"/>
          <w:sz w:val="20"/>
          <w:szCs w:val="20"/>
          <w:lang w:val="en-GB" w:eastAsia="ko-KR"/>
        </w:rPr>
        <w:t>.</w:t>
      </w:r>
    </w:p>
    <w:p w14:paraId="73CE43A0" w14:textId="23D8EF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Hedemann, C., T. Mauritsen, J. Jungclaus, and J. Marotzke, 2017: The subtle origins of surface-warming hiatuses.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7(5)</w:t>
      </w:r>
      <w:r w:rsidRPr="001A4DE9">
        <w:rPr>
          <w:rFonts w:cs="Times New Roman"/>
          <w:sz w:val="20"/>
          <w:szCs w:val="20"/>
          <w:lang w:val="en-GB" w:eastAsia="ko-KR"/>
        </w:rPr>
        <w:t>, 336–339, doi:</w:t>
      </w:r>
      <w:hyperlink r:id="rId353" w:history="1">
        <w:r w:rsidRPr="001A4DE9">
          <w:rPr>
            <w:rStyle w:val="Hyperlink"/>
            <w:rFonts w:cs="Times New Roman"/>
            <w:sz w:val="20"/>
            <w:szCs w:val="20"/>
            <w:lang w:val="en-GB"/>
          </w:rPr>
          <w:t>10.1038/nclimate3274</w:t>
        </w:r>
      </w:hyperlink>
      <w:r w:rsidRPr="001A4DE9">
        <w:rPr>
          <w:rFonts w:cs="Times New Roman"/>
          <w:sz w:val="20"/>
          <w:szCs w:val="20"/>
          <w:lang w:val="en-GB" w:eastAsia="ko-KR"/>
        </w:rPr>
        <w:t>.</w:t>
      </w:r>
    </w:p>
    <w:p w14:paraId="545D15A3" w14:textId="2D8C11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and B.J. Soden, 2006a: Robust responses of the hydrological cycle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19(21)</w:t>
      </w:r>
      <w:r w:rsidRPr="001A4DE9">
        <w:rPr>
          <w:rFonts w:cs="Times New Roman"/>
          <w:sz w:val="20"/>
          <w:szCs w:val="20"/>
          <w:lang w:val="en-GB" w:eastAsia="ko-KR"/>
        </w:rPr>
        <w:t>, 5686–5699, doi:</w:t>
      </w:r>
      <w:hyperlink r:id="rId354" w:history="1">
        <w:r w:rsidRPr="001A4DE9">
          <w:rPr>
            <w:rStyle w:val="Hyperlink"/>
            <w:rFonts w:cs="Times New Roman"/>
            <w:sz w:val="20"/>
            <w:szCs w:val="20"/>
            <w:lang w:val="en-GB"/>
          </w:rPr>
          <w:t>10.1175/jcli3990.1</w:t>
        </w:r>
      </w:hyperlink>
      <w:r w:rsidRPr="001A4DE9">
        <w:rPr>
          <w:rFonts w:cs="Times New Roman"/>
          <w:sz w:val="20"/>
          <w:szCs w:val="20"/>
          <w:lang w:val="en-GB" w:eastAsia="ko-KR"/>
        </w:rPr>
        <w:t>.</w:t>
      </w:r>
    </w:p>
    <w:p w14:paraId="7188666A" w14:textId="1BA7A40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and B.J. Soden, 2006b: Robust Responses of the Hydrological Cycle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19(21)</w:t>
      </w:r>
      <w:r w:rsidRPr="001A4DE9">
        <w:rPr>
          <w:rFonts w:cs="Times New Roman"/>
          <w:sz w:val="20"/>
          <w:szCs w:val="20"/>
          <w:lang w:val="en-GB" w:eastAsia="ko-KR"/>
        </w:rPr>
        <w:t>, 5686–5699, doi:</w:t>
      </w:r>
      <w:hyperlink r:id="rId355" w:history="1">
        <w:r w:rsidRPr="001A4DE9">
          <w:rPr>
            <w:rStyle w:val="Hyperlink"/>
            <w:rFonts w:cs="Times New Roman"/>
            <w:sz w:val="20"/>
            <w:szCs w:val="20"/>
            <w:lang w:val="en-GB"/>
          </w:rPr>
          <w:t>10.1175/jcli3990.1</w:t>
        </w:r>
      </w:hyperlink>
      <w:r w:rsidRPr="001A4DE9">
        <w:rPr>
          <w:rFonts w:cs="Times New Roman"/>
          <w:sz w:val="20"/>
          <w:szCs w:val="20"/>
          <w:lang w:val="en-GB" w:eastAsia="ko-KR"/>
        </w:rPr>
        <w:t>.</w:t>
      </w:r>
    </w:p>
    <w:p w14:paraId="094D6E47" w14:textId="13271E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Held, I.M. et al., 2010: Probing the Fast and Slow Components of Global Warming by Returning Abruptly to Preindustrial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23(9)</w:t>
      </w:r>
      <w:r w:rsidRPr="001A4DE9">
        <w:rPr>
          <w:rFonts w:cs="Times New Roman"/>
          <w:sz w:val="20"/>
          <w:szCs w:val="20"/>
          <w:lang w:val="en-GB" w:eastAsia="ko-KR"/>
        </w:rPr>
        <w:t>, 2418–2427, doi:</w:t>
      </w:r>
      <w:hyperlink r:id="rId356" w:history="1">
        <w:r w:rsidRPr="001A4DE9">
          <w:rPr>
            <w:rStyle w:val="Hyperlink"/>
            <w:rFonts w:cs="Times New Roman"/>
            <w:sz w:val="20"/>
            <w:szCs w:val="20"/>
            <w:lang w:val="en-GB"/>
          </w:rPr>
          <w:t>10.1175/2009jcli3466.1</w:t>
        </w:r>
      </w:hyperlink>
      <w:r w:rsidRPr="001A4DE9">
        <w:rPr>
          <w:rFonts w:cs="Times New Roman"/>
          <w:sz w:val="20"/>
          <w:szCs w:val="20"/>
          <w:lang w:val="en-GB" w:eastAsia="ko-KR"/>
        </w:rPr>
        <w:t>.</w:t>
      </w:r>
    </w:p>
    <w:p w14:paraId="5EBA79C0" w14:textId="1DEF50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Henley, B.J., 2017: Pacific decadal climate variability: Indices, patterns and tropical-extratropical interactions.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42–55, doi:</w:t>
      </w:r>
      <w:hyperlink r:id="rId357" w:history="1">
        <w:r w:rsidRPr="001A4DE9">
          <w:rPr>
            <w:rStyle w:val="Hyperlink"/>
            <w:rFonts w:cs="Times New Roman"/>
            <w:sz w:val="20"/>
            <w:szCs w:val="20"/>
            <w:lang w:val="en-GB"/>
          </w:rPr>
          <w:t>10.1016/j.gloplacha.2017.06.004</w:t>
        </w:r>
      </w:hyperlink>
      <w:r w:rsidRPr="001A4DE9">
        <w:rPr>
          <w:rFonts w:cs="Times New Roman"/>
          <w:sz w:val="20"/>
          <w:szCs w:val="20"/>
          <w:lang w:val="en-GB" w:eastAsia="ko-KR"/>
        </w:rPr>
        <w:t>.</w:t>
      </w:r>
    </w:p>
    <w:p w14:paraId="00FC8A25" w14:textId="36C5B1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Herger, N., B.M. Sanderson, and R. Knutti, 2015: Improved pattern scaling approaches for the use in climate impact studies.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42(9)</w:t>
      </w:r>
      <w:r w:rsidRPr="001A4DE9">
        <w:rPr>
          <w:rFonts w:cs="Times New Roman"/>
          <w:sz w:val="20"/>
          <w:szCs w:val="20"/>
          <w:lang w:val="en-GB" w:eastAsia="ko-KR"/>
        </w:rPr>
        <w:t>, 3486–3494, doi:</w:t>
      </w:r>
      <w:hyperlink r:id="rId358" w:history="1">
        <w:r w:rsidRPr="001A4DE9">
          <w:rPr>
            <w:rStyle w:val="Hyperlink"/>
            <w:rFonts w:cs="Times New Roman"/>
            <w:sz w:val="20"/>
            <w:szCs w:val="20"/>
            <w:lang w:val="en-GB"/>
          </w:rPr>
          <w:t>10.1002/2015gl063569</w:t>
        </w:r>
      </w:hyperlink>
      <w:r w:rsidRPr="001A4DE9">
        <w:rPr>
          <w:rFonts w:cs="Times New Roman"/>
          <w:sz w:val="20"/>
          <w:szCs w:val="20"/>
          <w:lang w:val="en-GB" w:eastAsia="ko-KR"/>
        </w:rPr>
        <w:t>.</w:t>
      </w:r>
    </w:p>
    <w:p w14:paraId="593A6BAE" w14:textId="7E3FC7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Hermanson, L. et al., 2014: Forecast cooling of the Atlantic subpolar gyre and associated impacts.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5167–5174, doi:</w:t>
      </w:r>
      <w:hyperlink r:id="rId359" w:history="1">
        <w:r w:rsidRPr="001A4DE9">
          <w:rPr>
            <w:rStyle w:val="Hyperlink"/>
            <w:rFonts w:cs="Times New Roman"/>
            <w:sz w:val="20"/>
            <w:szCs w:val="20"/>
            <w:lang w:val="en-GB"/>
          </w:rPr>
          <w:t>10.1002/2014gl060420</w:t>
        </w:r>
      </w:hyperlink>
      <w:r w:rsidRPr="001A4DE9">
        <w:rPr>
          <w:rFonts w:cs="Times New Roman"/>
          <w:sz w:val="20"/>
          <w:szCs w:val="20"/>
          <w:lang w:val="en-GB" w:eastAsia="ko-KR"/>
        </w:rPr>
        <w:t>.</w:t>
      </w:r>
    </w:p>
    <w:p w14:paraId="6FCAC054" w14:textId="547A20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Hermanson, L. et al., 2020: Robust Multiyear Climate Impacts of Volcanic Eruptions in Decadal Prediction Systems.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125(9)</w:t>
      </w:r>
      <w:r w:rsidRPr="001A4DE9">
        <w:rPr>
          <w:rFonts w:cs="Times New Roman"/>
          <w:sz w:val="20"/>
          <w:szCs w:val="20"/>
          <w:lang w:val="en-GB" w:eastAsia="ko-KR"/>
        </w:rPr>
        <w:t>, doi:</w:t>
      </w:r>
      <w:hyperlink r:id="rId360" w:history="1">
        <w:r w:rsidRPr="001A4DE9">
          <w:rPr>
            <w:rStyle w:val="Hyperlink"/>
            <w:rFonts w:cs="Times New Roman"/>
            <w:sz w:val="20"/>
            <w:szCs w:val="20"/>
            <w:lang w:val="en-GB"/>
          </w:rPr>
          <w:t>10.1029/2019jd031739</w:t>
        </w:r>
      </w:hyperlink>
      <w:r w:rsidRPr="001A4DE9">
        <w:rPr>
          <w:rFonts w:cs="Times New Roman"/>
          <w:sz w:val="20"/>
          <w:szCs w:val="20"/>
          <w:lang w:val="en-GB" w:eastAsia="ko-KR"/>
        </w:rPr>
        <w:t>.</w:t>
      </w:r>
    </w:p>
    <w:p w14:paraId="6C413152" w14:textId="5DF257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Hewitt, A.J. et al., 2016: Sources of Uncertainty in Future Projections of the Carbon Cycle.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29(20)</w:t>
      </w:r>
      <w:r w:rsidRPr="001A4DE9">
        <w:rPr>
          <w:rFonts w:cs="Times New Roman"/>
          <w:sz w:val="20"/>
          <w:szCs w:val="20"/>
          <w:lang w:val="en-GB" w:eastAsia="ko-KR"/>
        </w:rPr>
        <w:t>, 7203–7213, doi:</w:t>
      </w:r>
      <w:hyperlink r:id="rId361" w:history="1">
        <w:r w:rsidRPr="001A4DE9">
          <w:rPr>
            <w:rStyle w:val="Hyperlink"/>
            <w:rFonts w:cs="Times New Roman"/>
            <w:sz w:val="20"/>
            <w:szCs w:val="20"/>
            <w:lang w:val="en-GB"/>
          </w:rPr>
          <w:t>10.1175/jcli-d-16-0161.1</w:t>
        </w:r>
      </w:hyperlink>
      <w:r w:rsidRPr="001A4DE9">
        <w:rPr>
          <w:rFonts w:cs="Times New Roman"/>
          <w:sz w:val="20"/>
          <w:szCs w:val="20"/>
          <w:lang w:val="en-GB" w:eastAsia="ko-KR"/>
        </w:rPr>
        <w:t>.</w:t>
      </w:r>
    </w:p>
    <w:p w14:paraId="351EAB3D" w14:textId="63D41D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Hezel, P.J., T. Fichefet, and F. Massonnet, 2014: Modeled Arctic sea ice evolution through 2300 in CMIP5 extended RCPs.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1195–1204, doi:</w:t>
      </w:r>
      <w:hyperlink r:id="rId362" w:history="1">
        <w:r w:rsidRPr="001A4DE9">
          <w:rPr>
            <w:rStyle w:val="Hyperlink"/>
            <w:rFonts w:cs="Times New Roman"/>
            <w:sz w:val="20"/>
            <w:szCs w:val="20"/>
            <w:lang w:val="en-GB"/>
          </w:rPr>
          <w:t>10.5194/tc-8-1195-2014</w:t>
        </w:r>
      </w:hyperlink>
      <w:r w:rsidRPr="001A4DE9">
        <w:rPr>
          <w:rFonts w:cs="Times New Roman"/>
          <w:sz w:val="20"/>
          <w:szCs w:val="20"/>
          <w:lang w:val="en-GB" w:eastAsia="ko-KR"/>
        </w:rPr>
        <w:t>.</w:t>
      </w:r>
    </w:p>
    <w:p w14:paraId="5B8829C5" w14:textId="0F736F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Hienola, A. et al., 2018: The impact of aerosol emissions on the 1.5°C pathways.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13(4)</w:t>
      </w:r>
      <w:r w:rsidRPr="001A4DE9">
        <w:rPr>
          <w:rFonts w:cs="Times New Roman"/>
          <w:sz w:val="20"/>
          <w:szCs w:val="20"/>
          <w:lang w:val="en-GB" w:eastAsia="ko-KR"/>
        </w:rPr>
        <w:t>, 044011, doi:</w:t>
      </w:r>
      <w:hyperlink r:id="rId363" w:history="1">
        <w:r w:rsidRPr="001A4DE9">
          <w:rPr>
            <w:rStyle w:val="Hyperlink"/>
            <w:rFonts w:cs="Times New Roman"/>
            <w:sz w:val="20"/>
            <w:szCs w:val="20"/>
            <w:lang w:val="en-GB"/>
          </w:rPr>
          <w:t>10.1088/1748-9326/aab1b2</w:t>
        </w:r>
      </w:hyperlink>
      <w:r w:rsidRPr="001A4DE9">
        <w:rPr>
          <w:rFonts w:cs="Times New Roman"/>
          <w:sz w:val="20"/>
          <w:szCs w:val="20"/>
          <w:lang w:val="en-GB" w:eastAsia="ko-KR"/>
        </w:rPr>
        <w:t>.</w:t>
      </w:r>
    </w:p>
    <w:p w14:paraId="5A834342" w14:textId="2590B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Hill, S. and Y. Ming, 2012: Nonlinear climate response to regional brightening of tropical marine stratocumulus.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39(15)</w:t>
      </w:r>
      <w:r w:rsidRPr="001A4DE9">
        <w:rPr>
          <w:rFonts w:cs="Times New Roman"/>
          <w:sz w:val="20"/>
          <w:szCs w:val="20"/>
          <w:lang w:val="en-GB" w:eastAsia="ko-KR"/>
        </w:rPr>
        <w:t>, L15707, doi:</w:t>
      </w:r>
      <w:hyperlink r:id="rId364" w:history="1">
        <w:r w:rsidRPr="001A4DE9">
          <w:rPr>
            <w:rStyle w:val="Hyperlink"/>
            <w:rFonts w:cs="Times New Roman"/>
            <w:sz w:val="20"/>
            <w:szCs w:val="20"/>
            <w:lang w:val="en-GB"/>
          </w:rPr>
          <w:t>10.1029/2012gl052064</w:t>
        </w:r>
      </w:hyperlink>
      <w:r w:rsidRPr="001A4DE9">
        <w:rPr>
          <w:rFonts w:cs="Times New Roman"/>
          <w:sz w:val="20"/>
          <w:szCs w:val="20"/>
          <w:lang w:val="en-GB" w:eastAsia="ko-KR"/>
        </w:rPr>
        <w:t>.</w:t>
      </w:r>
    </w:p>
    <w:p w14:paraId="3B52AF89" w14:textId="5349B6A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Hingray, B. and M. Saïd, 2014: Partitioning Internal Variability and Model Uncertainty Components in a Multimember Multimodel Ensemble of Climate Projections.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27(17)</w:t>
      </w:r>
      <w:r w:rsidRPr="001A4DE9">
        <w:rPr>
          <w:rFonts w:cs="Times New Roman"/>
          <w:sz w:val="20"/>
          <w:szCs w:val="20"/>
          <w:lang w:val="en-GB" w:eastAsia="ko-KR"/>
        </w:rPr>
        <w:t>, 6779–6798, doi:</w:t>
      </w:r>
      <w:hyperlink r:id="rId365" w:history="1">
        <w:r w:rsidRPr="001A4DE9">
          <w:rPr>
            <w:rStyle w:val="Hyperlink"/>
            <w:rFonts w:cs="Times New Roman"/>
            <w:sz w:val="20"/>
            <w:szCs w:val="20"/>
            <w:lang w:val="en-GB"/>
          </w:rPr>
          <w:t>10.1175/jcli-d-13-00629.1</w:t>
        </w:r>
      </w:hyperlink>
      <w:r w:rsidRPr="001A4DE9">
        <w:rPr>
          <w:rFonts w:cs="Times New Roman"/>
          <w:sz w:val="20"/>
          <w:szCs w:val="20"/>
          <w:lang w:val="en-GB" w:eastAsia="ko-KR"/>
        </w:rPr>
        <w:t>.</w:t>
      </w:r>
    </w:p>
    <w:p w14:paraId="4DF0AB56" w14:textId="5EA3845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Hingray, B., J. Blanchet, G. Evin, and J.P. Vidal, 2019: Uncertainty component estimates in transient climate projections: Precision of estimators in a single time or time series approach.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53(5–6)</w:t>
      </w:r>
      <w:r w:rsidRPr="001A4DE9">
        <w:rPr>
          <w:rFonts w:cs="Times New Roman"/>
          <w:sz w:val="20"/>
          <w:szCs w:val="20"/>
          <w:lang w:val="en-GB" w:eastAsia="ko-KR"/>
        </w:rPr>
        <w:t>, 2501–2516, doi:</w:t>
      </w:r>
      <w:hyperlink r:id="rId366" w:history="1">
        <w:r w:rsidRPr="001A4DE9">
          <w:rPr>
            <w:rStyle w:val="Hyperlink"/>
            <w:rFonts w:cs="Times New Roman"/>
            <w:sz w:val="20"/>
            <w:szCs w:val="20"/>
            <w:lang w:val="en-GB"/>
          </w:rPr>
          <w:t>10.1007/s00382-019-04635-1</w:t>
        </w:r>
      </w:hyperlink>
      <w:r w:rsidRPr="001A4DE9">
        <w:rPr>
          <w:rFonts w:cs="Times New Roman"/>
          <w:sz w:val="20"/>
          <w:szCs w:val="20"/>
          <w:lang w:val="en-GB" w:eastAsia="ko-KR"/>
        </w:rPr>
        <w:t>.</w:t>
      </w:r>
    </w:p>
    <w:p w14:paraId="421983B4" w14:textId="65EA3BD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 E., D. Budescu, V. Bosetti, D.P. van Vuuren, and K. Keller, 2019: Not all carbon dioxide emission scenarios are </w:t>
      </w:r>
      <w:r w:rsidRPr="001A4DE9">
        <w:rPr>
          <w:rFonts w:cs="Times New Roman"/>
          <w:sz w:val="20"/>
          <w:szCs w:val="20"/>
          <w:lang w:val="en-GB" w:eastAsia="ko-KR"/>
        </w:rPr>
        <w:lastRenderedPageBreak/>
        <w:t xml:space="preserve">equally likely: a subjective expert assessment.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155(4)</w:t>
      </w:r>
      <w:r w:rsidRPr="001A4DE9">
        <w:rPr>
          <w:rFonts w:cs="Times New Roman"/>
          <w:sz w:val="20"/>
          <w:szCs w:val="20"/>
          <w:lang w:val="en-GB" w:eastAsia="ko-KR"/>
        </w:rPr>
        <w:t>, 545–561, doi:</w:t>
      </w:r>
      <w:hyperlink r:id="rId367" w:history="1">
        <w:r w:rsidRPr="001A4DE9">
          <w:rPr>
            <w:rStyle w:val="Hyperlink"/>
            <w:rFonts w:cs="Times New Roman"/>
            <w:sz w:val="20"/>
            <w:szCs w:val="20"/>
            <w:lang w:val="en-GB"/>
          </w:rPr>
          <w:t>10.1007/s10584-019-02500-y</w:t>
        </w:r>
      </w:hyperlink>
      <w:r w:rsidRPr="001A4DE9">
        <w:rPr>
          <w:rFonts w:cs="Times New Roman"/>
          <w:sz w:val="20"/>
          <w:szCs w:val="20"/>
          <w:lang w:val="en-GB" w:eastAsia="ko-KR"/>
        </w:rPr>
        <w:t>.</w:t>
      </w:r>
    </w:p>
    <w:p w14:paraId="66065D47" w14:textId="192C1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Hoegh-Guldberg, O. et al., 2018: Impacts of 1.5°C Global Warming on Natural and Human Systems.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[Masson-Delmotte, V., P. Zhai, H.-O. Pörtner, D. Roberts, J. Skea, P.R. Shukla, A. Pirani, W. Moufouma-Okia, C. Péan, R. Pidcock, S. Connors, J.B.R. Matthews, Y. Chen, X. Zhou, M.I. Gomis, E. Lonnoy, T. Maycock, M. Tignor, and T. Waterfield (eds.)]. In Press, pp. 175–311.</w:t>
      </w:r>
    </w:p>
    <w:p w14:paraId="4B049F1F" w14:textId="3D88AC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Hoerling, M. et al., 2011: On North American Decadal Climate for 2011–20.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24(16)</w:t>
      </w:r>
      <w:r w:rsidRPr="001A4DE9">
        <w:rPr>
          <w:rFonts w:cs="Times New Roman"/>
          <w:sz w:val="20"/>
          <w:szCs w:val="20"/>
          <w:lang w:val="en-GB" w:eastAsia="ko-KR"/>
        </w:rPr>
        <w:t>, 4519–4528, doi:</w:t>
      </w:r>
      <w:hyperlink r:id="rId368" w:history="1">
        <w:r w:rsidRPr="001A4DE9">
          <w:rPr>
            <w:rStyle w:val="Hyperlink"/>
            <w:rFonts w:cs="Times New Roman"/>
            <w:sz w:val="20"/>
            <w:szCs w:val="20"/>
            <w:lang w:val="en-GB"/>
          </w:rPr>
          <w:t>10.1175/2011jcli4137.1</w:t>
        </w:r>
      </w:hyperlink>
      <w:r w:rsidRPr="001A4DE9">
        <w:rPr>
          <w:rFonts w:cs="Times New Roman"/>
          <w:sz w:val="20"/>
          <w:szCs w:val="20"/>
          <w:lang w:val="en-GB" w:eastAsia="ko-KR"/>
        </w:rPr>
        <w:t>.</w:t>
      </w:r>
    </w:p>
    <w:p w14:paraId="3F519836" w14:textId="0B4593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Holland, M.M. and C.M. Bitz, 2003: Polar amplification of climate change in coupled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21(3–4)</w:t>
      </w:r>
      <w:r w:rsidRPr="001A4DE9">
        <w:rPr>
          <w:rFonts w:cs="Times New Roman"/>
          <w:sz w:val="20"/>
          <w:szCs w:val="20"/>
          <w:lang w:val="en-GB" w:eastAsia="ko-KR"/>
        </w:rPr>
        <w:t>, 221–232, doi:</w:t>
      </w:r>
      <w:hyperlink r:id="rId369" w:history="1">
        <w:r w:rsidRPr="001A4DE9">
          <w:rPr>
            <w:rStyle w:val="Hyperlink"/>
            <w:rFonts w:cs="Times New Roman"/>
            <w:sz w:val="20"/>
            <w:szCs w:val="20"/>
            <w:lang w:val="en-GB"/>
          </w:rPr>
          <w:t>10.1007/s00382-003-0332-6</w:t>
        </w:r>
      </w:hyperlink>
      <w:r w:rsidRPr="001A4DE9">
        <w:rPr>
          <w:rFonts w:cs="Times New Roman"/>
          <w:sz w:val="20"/>
          <w:szCs w:val="20"/>
          <w:lang w:val="en-GB" w:eastAsia="ko-KR"/>
        </w:rPr>
        <w:t>.</w:t>
      </w:r>
    </w:p>
    <w:p w14:paraId="0736BBB6" w14:textId="3E20BB0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Holmes, C.R., T. Woollings, E. Hawkins, and H. de Vries, 2016: Robust Future Changes in Temperature Variability under Greenhouse Gas Forcing and the Relationship with Thermal Advection.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2221–2236, doi:</w:t>
      </w:r>
      <w:hyperlink r:id="rId370" w:history="1">
        <w:r w:rsidRPr="001A4DE9">
          <w:rPr>
            <w:rStyle w:val="Hyperlink"/>
            <w:rFonts w:cs="Times New Roman"/>
            <w:sz w:val="20"/>
            <w:szCs w:val="20"/>
            <w:lang w:val="en-GB"/>
          </w:rPr>
          <w:t>10.1175/jcli-d-14-00735.1</w:t>
        </w:r>
      </w:hyperlink>
      <w:r w:rsidRPr="001A4DE9">
        <w:rPr>
          <w:rFonts w:cs="Times New Roman"/>
          <w:sz w:val="20"/>
          <w:szCs w:val="20"/>
          <w:lang w:val="en-GB" w:eastAsia="ko-KR"/>
        </w:rPr>
        <w:t>.</w:t>
      </w:r>
    </w:p>
    <w:p w14:paraId="08B34D64" w14:textId="1994D4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Hong, Y., G. Liu, and J.-L.F. Li, 2016: Assessing the Radiative Effects of Global Ice Clouds Based on CloudSat and CALIPSO Measurements.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29(21)</w:t>
      </w:r>
      <w:r w:rsidRPr="001A4DE9">
        <w:rPr>
          <w:rFonts w:cs="Times New Roman"/>
          <w:sz w:val="20"/>
          <w:szCs w:val="20"/>
          <w:lang w:val="en-GB" w:eastAsia="ko-KR"/>
        </w:rPr>
        <w:t>, 7651–7674, doi:</w:t>
      </w:r>
      <w:hyperlink r:id="rId371" w:history="1">
        <w:r w:rsidRPr="001A4DE9">
          <w:rPr>
            <w:rStyle w:val="Hyperlink"/>
            <w:rFonts w:cs="Times New Roman"/>
            <w:sz w:val="20"/>
            <w:szCs w:val="20"/>
            <w:lang w:val="en-GB"/>
          </w:rPr>
          <w:t>10.1175/jcli-d-15-0799.1</w:t>
        </w:r>
      </w:hyperlink>
      <w:r w:rsidRPr="001A4DE9">
        <w:rPr>
          <w:rFonts w:cs="Times New Roman"/>
          <w:sz w:val="20"/>
          <w:szCs w:val="20"/>
          <w:lang w:val="en-GB" w:eastAsia="ko-KR"/>
        </w:rPr>
        <w:t>.</w:t>
      </w:r>
    </w:p>
    <w:p w14:paraId="7DAF3799" w14:textId="64CFCF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Hong, Y. et al., 2017: Impact of the GeoMIP G1 sunshade geoengineering experiment on the Atlantic meridional overturning circulation.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12(3)</w:t>
      </w:r>
      <w:r w:rsidRPr="001A4DE9">
        <w:rPr>
          <w:rFonts w:cs="Times New Roman"/>
          <w:sz w:val="20"/>
          <w:szCs w:val="20"/>
          <w:lang w:val="en-GB" w:eastAsia="ko-KR"/>
        </w:rPr>
        <w:t>, doi:</w:t>
      </w:r>
      <w:hyperlink r:id="rId372" w:history="1">
        <w:r w:rsidRPr="001A4DE9">
          <w:rPr>
            <w:rStyle w:val="Hyperlink"/>
            <w:rFonts w:cs="Times New Roman"/>
            <w:sz w:val="20"/>
            <w:szCs w:val="20"/>
            <w:lang w:val="en-GB"/>
          </w:rPr>
          <w:t>10.1088/1748-9326/aa5fb8</w:t>
        </w:r>
      </w:hyperlink>
      <w:r w:rsidRPr="001A4DE9">
        <w:rPr>
          <w:rFonts w:cs="Times New Roman"/>
          <w:sz w:val="20"/>
          <w:szCs w:val="20"/>
          <w:lang w:val="en-GB" w:eastAsia="ko-KR"/>
        </w:rPr>
        <w:t>.</w:t>
      </w:r>
    </w:p>
    <w:p w14:paraId="135AC44C" w14:textId="5957E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Horowitz, H.M. et al., 2020: Effects of Sea Salt Aerosol Emissions for Marine Cloud Brightening on Atmospheric Chemistry: Implications for Radiative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e2019GL085838, doi:</w:t>
      </w:r>
      <w:hyperlink r:id="rId373" w:history="1">
        <w:r w:rsidRPr="001A4DE9">
          <w:rPr>
            <w:rStyle w:val="Hyperlink"/>
            <w:rFonts w:cs="Times New Roman"/>
            <w:sz w:val="20"/>
            <w:szCs w:val="20"/>
            <w:lang w:val="en-GB"/>
          </w:rPr>
          <w:t>10.1029/2019gl085838</w:t>
        </w:r>
      </w:hyperlink>
      <w:r w:rsidRPr="001A4DE9">
        <w:rPr>
          <w:rFonts w:cs="Times New Roman"/>
          <w:sz w:val="20"/>
          <w:szCs w:val="20"/>
          <w:lang w:val="en-GB" w:eastAsia="ko-KR"/>
        </w:rPr>
        <w:t>.</w:t>
      </w:r>
    </w:p>
    <w:p w14:paraId="1CFBE0B2" w14:textId="1C5A32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Hoskins, B. and T. Woollings, 2015: Persistent Extratropical Regimes and Climate Extremes.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1(3)</w:t>
      </w:r>
      <w:r w:rsidRPr="001A4DE9">
        <w:rPr>
          <w:rFonts w:cs="Times New Roman"/>
          <w:sz w:val="20"/>
          <w:szCs w:val="20"/>
          <w:lang w:val="en-GB" w:eastAsia="ko-KR"/>
        </w:rPr>
        <w:t>, 115–124, doi:</w:t>
      </w:r>
      <w:hyperlink r:id="rId374" w:history="1">
        <w:r w:rsidRPr="001A4DE9">
          <w:rPr>
            <w:rStyle w:val="Hyperlink"/>
            <w:rFonts w:cs="Times New Roman"/>
            <w:sz w:val="20"/>
            <w:szCs w:val="20"/>
            <w:lang w:val="en-GB"/>
          </w:rPr>
          <w:t>10.1007/s40641-015-0020-8</w:t>
        </w:r>
      </w:hyperlink>
      <w:r w:rsidRPr="001A4DE9">
        <w:rPr>
          <w:rFonts w:cs="Times New Roman"/>
          <w:sz w:val="20"/>
          <w:szCs w:val="20"/>
          <w:lang w:val="en-GB" w:eastAsia="ko-KR"/>
        </w:rPr>
        <w:t>.</w:t>
      </w:r>
    </w:p>
    <w:p w14:paraId="4B5C9E38" w14:textId="20D623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Hsu, P.-, T. Li, H. Murakami, and A. Kitoh, 2013: Future change of the global monsoon revealed from 19 CMIP5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118(3)</w:t>
      </w:r>
      <w:r w:rsidRPr="001A4DE9">
        <w:rPr>
          <w:rFonts w:cs="Times New Roman"/>
          <w:sz w:val="20"/>
          <w:szCs w:val="20"/>
          <w:lang w:val="en-GB" w:eastAsia="ko-KR"/>
        </w:rPr>
        <w:t>, 1247–1260, doi:</w:t>
      </w:r>
      <w:hyperlink r:id="rId375" w:history="1">
        <w:r w:rsidRPr="001A4DE9">
          <w:rPr>
            <w:rStyle w:val="Hyperlink"/>
            <w:rFonts w:cs="Times New Roman"/>
            <w:sz w:val="20"/>
            <w:szCs w:val="20"/>
            <w:lang w:val="en-GB"/>
          </w:rPr>
          <w:t>10.1002/jgrd.50145</w:t>
        </w:r>
      </w:hyperlink>
      <w:r w:rsidRPr="001A4DE9">
        <w:rPr>
          <w:rFonts w:cs="Times New Roman"/>
          <w:sz w:val="20"/>
          <w:szCs w:val="20"/>
          <w:lang w:val="en-GB" w:eastAsia="ko-KR"/>
        </w:rPr>
        <w:t>.</w:t>
      </w:r>
    </w:p>
    <w:p w14:paraId="5211B0B3" w14:textId="3E1F1F3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Huang, P. and S.-P. Xie, 2015: Mechanisms of change in ENSO-induced tropical Pacific rainfall variability in a warming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8(12)</w:t>
      </w:r>
      <w:r w:rsidRPr="001A4DE9">
        <w:rPr>
          <w:rFonts w:cs="Times New Roman"/>
          <w:sz w:val="20"/>
          <w:szCs w:val="20"/>
          <w:lang w:val="en-GB" w:eastAsia="ko-KR"/>
        </w:rPr>
        <w:t>, 922–926, doi:</w:t>
      </w:r>
      <w:hyperlink r:id="rId376" w:history="1">
        <w:r w:rsidRPr="001A4DE9">
          <w:rPr>
            <w:rStyle w:val="Hyperlink"/>
            <w:rFonts w:cs="Times New Roman"/>
            <w:sz w:val="20"/>
            <w:szCs w:val="20"/>
            <w:lang w:val="en-GB"/>
          </w:rPr>
          <w:t>10.1038/ngeo2571</w:t>
        </w:r>
      </w:hyperlink>
      <w:r w:rsidRPr="001A4DE9">
        <w:rPr>
          <w:rFonts w:cs="Times New Roman"/>
          <w:sz w:val="20"/>
          <w:szCs w:val="20"/>
          <w:lang w:val="en-GB" w:eastAsia="ko-KR"/>
        </w:rPr>
        <w:t>.</w:t>
      </w:r>
    </w:p>
    <w:p w14:paraId="4AFE5F59" w14:textId="30E02DA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Huntingford, C., P.D. Jones, V.N. Livina, T.M. Lenton, and P.M. Cox, 2013: No increase in global temperature variability despite changing regional patterns.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500(7462)</w:t>
      </w:r>
      <w:r w:rsidRPr="001A4DE9">
        <w:rPr>
          <w:rFonts w:cs="Times New Roman"/>
          <w:sz w:val="20"/>
          <w:szCs w:val="20"/>
          <w:lang w:val="en-GB" w:eastAsia="ko-KR"/>
        </w:rPr>
        <w:t>, 327–330, doi:</w:t>
      </w:r>
      <w:hyperlink r:id="rId377" w:history="1">
        <w:r w:rsidRPr="001A4DE9">
          <w:rPr>
            <w:rStyle w:val="Hyperlink"/>
            <w:rFonts w:cs="Times New Roman"/>
            <w:sz w:val="20"/>
            <w:szCs w:val="20"/>
            <w:lang w:val="en-GB"/>
          </w:rPr>
          <w:t>10.1038/nature12310</w:t>
        </w:r>
      </w:hyperlink>
      <w:r w:rsidRPr="001A4DE9">
        <w:rPr>
          <w:rFonts w:cs="Times New Roman"/>
          <w:sz w:val="20"/>
          <w:szCs w:val="20"/>
          <w:lang w:val="en-GB" w:eastAsia="ko-KR"/>
        </w:rPr>
        <w:t>.</w:t>
      </w:r>
    </w:p>
    <w:p w14:paraId="2343DEC5" w14:textId="77F331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Hurd, C.L., A. Lenton, B. Tilbrook, and P.W. Boyd, 2018: Current understanding and challenges for oceans in a higher-CO2 world.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8(8)</w:t>
      </w:r>
      <w:r w:rsidRPr="001A4DE9">
        <w:rPr>
          <w:rFonts w:cs="Times New Roman"/>
          <w:sz w:val="20"/>
          <w:szCs w:val="20"/>
          <w:lang w:val="en-GB" w:eastAsia="ko-KR"/>
        </w:rPr>
        <w:t>, 686–694, doi:</w:t>
      </w:r>
      <w:hyperlink r:id="rId378" w:history="1">
        <w:r w:rsidRPr="001A4DE9">
          <w:rPr>
            <w:rStyle w:val="Hyperlink"/>
            <w:rFonts w:cs="Times New Roman"/>
            <w:sz w:val="20"/>
            <w:szCs w:val="20"/>
            <w:lang w:val="en-GB"/>
          </w:rPr>
          <w:t>10.1038/s41558-018-0211-0</w:t>
        </w:r>
      </w:hyperlink>
      <w:r w:rsidRPr="001A4DE9">
        <w:rPr>
          <w:rFonts w:cs="Times New Roman"/>
          <w:sz w:val="20"/>
          <w:szCs w:val="20"/>
          <w:lang w:val="en-GB" w:eastAsia="ko-KR"/>
        </w:rPr>
        <w:t>.</w:t>
      </w:r>
    </w:p>
    <w:p w14:paraId="47B290F2" w14:textId="7B3EEC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Hwang, Y.-T., D.M.W. Frierson, and S.M. Kang, 2013: Anthropogenic sulfate aerosol and the southward shift of tropical precipitation in the late 20th century.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40(11)</w:t>
      </w:r>
      <w:r w:rsidRPr="001A4DE9">
        <w:rPr>
          <w:rFonts w:cs="Times New Roman"/>
          <w:sz w:val="20"/>
          <w:szCs w:val="20"/>
          <w:lang w:val="en-GB" w:eastAsia="ko-KR"/>
        </w:rPr>
        <w:t>, 2845–2850, doi:</w:t>
      </w:r>
      <w:hyperlink r:id="rId379" w:history="1">
        <w:r w:rsidRPr="001A4DE9">
          <w:rPr>
            <w:rStyle w:val="Hyperlink"/>
            <w:rFonts w:cs="Times New Roman"/>
            <w:sz w:val="20"/>
            <w:szCs w:val="20"/>
            <w:lang w:val="en-GB"/>
          </w:rPr>
          <w:t>10.1002/grl.50502</w:t>
        </w:r>
      </w:hyperlink>
      <w:r w:rsidRPr="001A4DE9">
        <w:rPr>
          <w:rFonts w:cs="Times New Roman"/>
          <w:sz w:val="20"/>
          <w:szCs w:val="20"/>
          <w:lang w:val="en-GB" w:eastAsia="ko-KR"/>
        </w:rPr>
        <w:t>.</w:t>
      </w:r>
    </w:p>
    <w:p w14:paraId="380DB761" w14:textId="0E2626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and G.C. Hegerl, 2014: The global precipitation response to volcanic eruptions in the CMIP5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9(10)</w:t>
      </w:r>
      <w:r w:rsidRPr="001A4DE9">
        <w:rPr>
          <w:rFonts w:cs="Times New Roman"/>
          <w:sz w:val="20"/>
          <w:szCs w:val="20"/>
          <w:lang w:val="en-GB" w:eastAsia="ko-KR"/>
        </w:rPr>
        <w:t>, 104012, doi:</w:t>
      </w:r>
      <w:hyperlink r:id="rId380" w:history="1">
        <w:r w:rsidRPr="001A4DE9">
          <w:rPr>
            <w:rStyle w:val="Hyperlink"/>
            <w:rFonts w:cs="Times New Roman"/>
            <w:sz w:val="20"/>
            <w:szCs w:val="20"/>
            <w:lang w:val="en-GB"/>
          </w:rPr>
          <w:t>10.1088/1748-9326/9/10/104012</w:t>
        </w:r>
      </w:hyperlink>
      <w:r w:rsidRPr="001A4DE9">
        <w:rPr>
          <w:rFonts w:cs="Times New Roman"/>
          <w:sz w:val="20"/>
          <w:szCs w:val="20"/>
          <w:lang w:val="en-GB" w:eastAsia="ko-KR"/>
        </w:rPr>
        <w:t>.</w:t>
      </w:r>
    </w:p>
    <w:p w14:paraId="688C8F7C" w14:textId="276B34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and G.C. Hegerl, 2015: Systematic change in global patterns of streamflow following volcanic eruptions.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w:t>
      </w:r>
      <w:r w:rsidRPr="001A4DE9">
        <w:rPr>
          <w:rFonts w:cs="Times New Roman"/>
          <w:sz w:val="20"/>
          <w:szCs w:val="20"/>
          <w:lang w:val="en-GB" w:eastAsia="ko-KR"/>
        </w:rPr>
        <w:t>, 838–842, doi:</w:t>
      </w:r>
      <w:hyperlink r:id="rId381" w:history="1">
        <w:r w:rsidRPr="001A4DE9">
          <w:rPr>
            <w:rStyle w:val="Hyperlink"/>
            <w:rFonts w:cs="Times New Roman"/>
            <w:sz w:val="20"/>
            <w:szCs w:val="20"/>
            <w:lang w:val="en-GB"/>
          </w:rPr>
          <w:t>10.1038/ngeo2545</w:t>
        </w:r>
      </w:hyperlink>
      <w:r w:rsidRPr="001A4DE9">
        <w:rPr>
          <w:rFonts w:cs="Times New Roman"/>
          <w:sz w:val="20"/>
          <w:szCs w:val="20"/>
          <w:lang w:val="en-GB" w:eastAsia="ko-KR"/>
        </w:rPr>
        <w:t>.</w:t>
      </w:r>
    </w:p>
    <w:p w14:paraId="56D96CB1" w14:textId="18839B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Iles, C.E., G.C. Hegerl, A.P. Schurer, and X. Zhang, 2013: The effect of volcanic eruptions on global precipitation.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118(16)</w:t>
      </w:r>
      <w:r w:rsidRPr="001A4DE9">
        <w:rPr>
          <w:rFonts w:cs="Times New Roman"/>
          <w:sz w:val="20"/>
          <w:szCs w:val="20"/>
          <w:lang w:val="en-GB" w:eastAsia="ko-KR"/>
        </w:rPr>
        <w:t>, 8770–8786, doi:</w:t>
      </w:r>
      <w:hyperlink r:id="rId382" w:history="1">
        <w:r w:rsidRPr="001A4DE9">
          <w:rPr>
            <w:rStyle w:val="Hyperlink"/>
            <w:rFonts w:cs="Times New Roman"/>
            <w:sz w:val="20"/>
            <w:szCs w:val="20"/>
            <w:lang w:val="en-GB"/>
          </w:rPr>
          <w:t>10.1002/jgrd.50678</w:t>
        </w:r>
      </w:hyperlink>
      <w:r w:rsidRPr="001A4DE9">
        <w:rPr>
          <w:rFonts w:cs="Times New Roman"/>
          <w:sz w:val="20"/>
          <w:szCs w:val="20"/>
          <w:lang w:val="en-GB" w:eastAsia="ko-KR"/>
        </w:rPr>
        <w:t>.</w:t>
      </w:r>
    </w:p>
    <w:p w14:paraId="0BEACFC4" w14:textId="07FF20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Illing, S., C. Kadow, H. Pohlmann, and C. Timmreck, 2018: Assessing the impact of a future volcanic eruption on decadal predictions.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doi:</w:t>
      </w:r>
      <w:hyperlink r:id="rId383" w:history="1">
        <w:r w:rsidRPr="001A4DE9">
          <w:rPr>
            <w:rStyle w:val="Hyperlink"/>
            <w:rFonts w:cs="Times New Roman"/>
            <w:sz w:val="20"/>
            <w:szCs w:val="20"/>
            <w:lang w:val="en-GB"/>
          </w:rPr>
          <w:t>10.5194/esd-9-701-2018</w:t>
        </w:r>
      </w:hyperlink>
      <w:r w:rsidRPr="001A4DE9">
        <w:rPr>
          <w:rFonts w:cs="Times New Roman"/>
          <w:sz w:val="20"/>
          <w:szCs w:val="20"/>
          <w:lang w:val="en-GB" w:eastAsia="ko-KR"/>
        </w:rPr>
        <w:t>.</w:t>
      </w:r>
    </w:p>
    <w:p w14:paraId="6181BCC7" w14:textId="79891C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IPCC, 2013: Climate Change 2013: The Physical Science Basis. Contribution of Working Group I to the Fifth Assessment Report of the Intergovernmental Panel on Climate Change. In:  [Stocker, T.F., D. Qin, G.-K. Plattner, M. Tignor, S.K. Allen, J. Boschung, A. Nauels, Y. Xia, V. Bex, and P.M. Midgley (eds.)]. Cambridge University Press, Cambridge, United Kingdom and New York, NY, USA, pp. 1535, doi:</w:t>
      </w:r>
      <w:hyperlink r:id="rId384" w:history="1">
        <w:r w:rsidRPr="001A4DE9">
          <w:rPr>
            <w:rStyle w:val="Hyperlink"/>
            <w:rFonts w:cs="Times New Roman"/>
            <w:sz w:val="20"/>
            <w:szCs w:val="20"/>
            <w:lang w:val="en-GB"/>
          </w:rPr>
          <w:t>10.1017/cbo9781107415324</w:t>
        </w:r>
      </w:hyperlink>
      <w:r w:rsidRPr="001A4DE9">
        <w:rPr>
          <w:rFonts w:cs="Times New Roman"/>
          <w:sz w:val="20"/>
          <w:szCs w:val="20"/>
          <w:lang w:val="en-GB" w:eastAsia="ko-KR"/>
        </w:rPr>
        <w:t>.</w:t>
      </w:r>
    </w:p>
    <w:p w14:paraId="1C21D151" w14:textId="4BEF9C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IPCC, 2014: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Schlömer, C. Stechow, T. Zwickel, and J.C. Minx (eds.)]. Cambridge University Press, Cambridge, United Kingdom and New York, NY, USA, 1435 pp., doi:</w:t>
      </w:r>
      <w:hyperlink r:id="rId385" w:history="1">
        <w:r w:rsidRPr="001A4DE9">
          <w:rPr>
            <w:rStyle w:val="Hyperlink"/>
            <w:rFonts w:cs="Times New Roman"/>
            <w:sz w:val="20"/>
            <w:szCs w:val="20"/>
            <w:lang w:val="en-GB"/>
          </w:rPr>
          <w:t>10.1017/cbo9781107415416</w:t>
        </w:r>
      </w:hyperlink>
      <w:r w:rsidRPr="001A4DE9">
        <w:rPr>
          <w:rFonts w:cs="Times New Roman"/>
          <w:sz w:val="20"/>
          <w:szCs w:val="20"/>
          <w:lang w:val="en-GB" w:eastAsia="ko-KR"/>
        </w:rPr>
        <w:t>.</w:t>
      </w:r>
    </w:p>
    <w:p w14:paraId="4245F170" w14:textId="7960896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IPCC, 2018: Summary for Policymakers.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[Masson-Delmotte, V., P. Zhai, H.-O. Pörtner, D. Roberts, J. Skea, P.R. Shukla, A. Pirani, W. Moufouma-Okia, C. Péan, R. Pidcock, S. Connors, J.B.R. Matthews, Y. Chen, X. Zhou, M.I. Gomis, E. Lonnoy, T. Maycock, M. Tignor, and T. Waterfield (eds.)]. In Press, pp. 3–24.</w:t>
      </w:r>
    </w:p>
    <w:p w14:paraId="07830FBB" w14:textId="5A539B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IPCC, 2019: IPCC Special Report on the Ocean and Cryosphere in a Changing Climate. [Pörtner, H.-O., D.C. Roberts, V. Masson-Delmotte, P. Zhai, M. Tignor, E. Poloczanska, K. Mintenbeck, A. Alegria, M. Nicolai, A. Okem, J. </w:t>
      </w:r>
      <w:r w:rsidRPr="001A4DE9">
        <w:rPr>
          <w:rFonts w:cs="Times New Roman"/>
          <w:sz w:val="20"/>
          <w:szCs w:val="20"/>
          <w:lang w:val="en-GB" w:eastAsia="ko-KR"/>
        </w:rPr>
        <w:lastRenderedPageBreak/>
        <w:t>Petzold, B. Rama, and N.M. Weyer (eds.)]. In Press, 755 pp.</w:t>
      </w:r>
    </w:p>
    <w:p w14:paraId="547B768E" w14:textId="1B4863A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 et al., 2019: Halving warming with idealized solar geoengineering moderates key climate hazards.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295–299, doi:</w:t>
      </w:r>
      <w:hyperlink r:id="rId386" w:history="1">
        <w:r w:rsidRPr="001A4DE9">
          <w:rPr>
            <w:rStyle w:val="Hyperlink"/>
            <w:rFonts w:cs="Times New Roman"/>
            <w:sz w:val="20"/>
            <w:szCs w:val="20"/>
            <w:lang w:val="en-GB"/>
          </w:rPr>
          <w:t>10.1038/s41558-019-0398-8</w:t>
        </w:r>
      </w:hyperlink>
      <w:r w:rsidRPr="001A4DE9">
        <w:rPr>
          <w:rFonts w:cs="Times New Roman"/>
          <w:sz w:val="20"/>
          <w:szCs w:val="20"/>
          <w:lang w:val="en-GB" w:eastAsia="ko-KR"/>
        </w:rPr>
        <w:t>.</w:t>
      </w:r>
    </w:p>
    <w:p w14:paraId="4323A647" w14:textId="73134E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and D.W. Keith, 2020: Halving warming with stratospheric aerosol geoengineering moderates policy-relevant climate hazards.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15(4)</w:t>
      </w:r>
      <w:r w:rsidRPr="001A4DE9">
        <w:rPr>
          <w:rFonts w:cs="Times New Roman"/>
          <w:sz w:val="20"/>
          <w:szCs w:val="20"/>
          <w:lang w:val="en-GB" w:eastAsia="ko-KR"/>
        </w:rPr>
        <w:t>, 44011, doi:</w:t>
      </w:r>
      <w:hyperlink r:id="rId387" w:history="1">
        <w:r w:rsidRPr="001A4DE9">
          <w:rPr>
            <w:rStyle w:val="Hyperlink"/>
            <w:rFonts w:cs="Times New Roman"/>
            <w:sz w:val="20"/>
            <w:szCs w:val="20"/>
            <w:lang w:val="en-GB"/>
          </w:rPr>
          <w:t>10.1088/1748-9326/ab76de</w:t>
        </w:r>
      </w:hyperlink>
      <w:r w:rsidRPr="001A4DE9">
        <w:rPr>
          <w:rFonts w:cs="Times New Roman"/>
          <w:sz w:val="20"/>
          <w:szCs w:val="20"/>
          <w:lang w:val="en-GB" w:eastAsia="ko-KR"/>
        </w:rPr>
        <w:t>.</w:t>
      </w:r>
    </w:p>
    <w:p w14:paraId="46B9EB44" w14:textId="787B79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R.L. Sriver, and K. Keller, 2012: Tension between reducing sea-level rise and global warming through solar-radiation management.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2(2)</w:t>
      </w:r>
      <w:r w:rsidRPr="001A4DE9">
        <w:rPr>
          <w:rFonts w:cs="Times New Roman"/>
          <w:sz w:val="20"/>
          <w:szCs w:val="20"/>
          <w:lang w:val="en-GB" w:eastAsia="ko-KR"/>
        </w:rPr>
        <w:t>, 97–100, doi:</w:t>
      </w:r>
      <w:hyperlink r:id="rId388" w:history="1">
        <w:r w:rsidRPr="001A4DE9">
          <w:rPr>
            <w:rStyle w:val="Hyperlink"/>
            <w:rFonts w:cs="Times New Roman"/>
            <w:sz w:val="20"/>
            <w:szCs w:val="20"/>
            <w:lang w:val="en-GB"/>
          </w:rPr>
          <w:t>10.1038/nclimate1351</w:t>
        </w:r>
      </w:hyperlink>
      <w:r w:rsidRPr="001A4DE9">
        <w:rPr>
          <w:rFonts w:cs="Times New Roman"/>
          <w:sz w:val="20"/>
          <w:szCs w:val="20"/>
          <w:lang w:val="en-GB" w:eastAsia="ko-KR"/>
        </w:rPr>
        <w:t>.</w:t>
      </w:r>
    </w:p>
    <w:p w14:paraId="33EE8ACA" w14:textId="4409207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Irvine, P.J., B. Kravitz, M.G. Lawrence, and H. Muri, 2016: An overview of the Earth system science of solar geoengineering.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815–833, doi:</w:t>
      </w:r>
      <w:hyperlink r:id="rId389" w:history="1">
        <w:r w:rsidRPr="001A4DE9">
          <w:rPr>
            <w:rStyle w:val="Hyperlink"/>
            <w:rFonts w:cs="Times New Roman"/>
            <w:sz w:val="20"/>
            <w:szCs w:val="20"/>
            <w:lang w:val="en-GB"/>
          </w:rPr>
          <w:t>10.1002/wcc.423</w:t>
        </w:r>
      </w:hyperlink>
      <w:r w:rsidRPr="001A4DE9">
        <w:rPr>
          <w:rFonts w:cs="Times New Roman"/>
          <w:sz w:val="20"/>
          <w:szCs w:val="20"/>
          <w:lang w:val="en-GB" w:eastAsia="ko-KR"/>
        </w:rPr>
        <w:t>.</w:t>
      </w:r>
    </w:p>
    <w:p w14:paraId="2D3024FE" w14:textId="4D386A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Ishizaki, Y. et al., 2013: Dependence of Precipitation Scaling Patterns on Emission Scenarios for Representative Concentration Pathways.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26(22)</w:t>
      </w:r>
      <w:r w:rsidRPr="001A4DE9">
        <w:rPr>
          <w:rFonts w:cs="Times New Roman"/>
          <w:sz w:val="20"/>
          <w:szCs w:val="20"/>
          <w:lang w:val="en-GB" w:eastAsia="ko-KR"/>
        </w:rPr>
        <w:t>, 8868–8879, doi:</w:t>
      </w:r>
      <w:hyperlink r:id="rId390" w:history="1">
        <w:r w:rsidRPr="001A4DE9">
          <w:rPr>
            <w:rStyle w:val="Hyperlink"/>
            <w:rFonts w:cs="Times New Roman"/>
            <w:sz w:val="20"/>
            <w:szCs w:val="20"/>
            <w:lang w:val="en-GB"/>
          </w:rPr>
          <w:t>10.1175/jcli-d-12-00540.1</w:t>
        </w:r>
      </w:hyperlink>
      <w:r w:rsidRPr="001A4DE9">
        <w:rPr>
          <w:rFonts w:cs="Times New Roman"/>
          <w:sz w:val="20"/>
          <w:szCs w:val="20"/>
          <w:lang w:val="en-GB" w:eastAsia="ko-KR"/>
        </w:rPr>
        <w:t>.</w:t>
      </w:r>
    </w:p>
    <w:p w14:paraId="086ADC1E" w14:textId="78F3F85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Izumi, K., P.J. Bartlein, and S.P. Harrison, 2013: Consistent large-scale temperature responses in warm and cold climates.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w:t>
      </w:r>
      <w:r w:rsidRPr="001A4DE9">
        <w:rPr>
          <w:rFonts w:cs="Times New Roman"/>
          <w:sz w:val="20"/>
          <w:szCs w:val="20"/>
          <w:lang w:val="en-GB" w:eastAsia="ko-KR"/>
        </w:rPr>
        <w:t>, 1817–1823, doi:</w:t>
      </w:r>
      <w:hyperlink r:id="rId391" w:history="1">
        <w:r w:rsidRPr="001A4DE9">
          <w:rPr>
            <w:rStyle w:val="Hyperlink"/>
            <w:rFonts w:cs="Times New Roman"/>
            <w:sz w:val="20"/>
            <w:szCs w:val="20"/>
            <w:lang w:val="en-GB"/>
          </w:rPr>
          <w:t>10.1002/grl.50350</w:t>
        </w:r>
      </w:hyperlink>
      <w:r w:rsidRPr="001A4DE9">
        <w:rPr>
          <w:rFonts w:cs="Times New Roman"/>
          <w:sz w:val="20"/>
          <w:szCs w:val="20"/>
          <w:lang w:val="en-GB" w:eastAsia="ko-KR"/>
        </w:rPr>
        <w:t>.</w:t>
      </w:r>
    </w:p>
    <w:p w14:paraId="428B8E87" w14:textId="583FA4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Jackson, L.C., N. Schaller, R.S. Smith, M.D. Palmer, and M. Vellinga, 2014: Response of the Atlantic meridional overturning circulation to a reversal of greenhouse gas increases.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42(11–12)</w:t>
      </w:r>
      <w:r w:rsidRPr="001A4DE9">
        <w:rPr>
          <w:rFonts w:cs="Times New Roman"/>
          <w:sz w:val="20"/>
          <w:szCs w:val="20"/>
          <w:lang w:val="en-GB" w:eastAsia="ko-KR"/>
        </w:rPr>
        <w:t>, 3323–3336.</w:t>
      </w:r>
    </w:p>
    <w:p w14:paraId="1C98C78F" w14:textId="14BC2BA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Jackson, L.S., J.A. Crook, and P.M. Forster, 2016: An intensified hydrological cycle in the simulation of geoengineering by cirrus cloud thinning using ice crystal fall speed changes.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121(12)</w:t>
      </w:r>
      <w:r w:rsidRPr="001A4DE9">
        <w:rPr>
          <w:rFonts w:cs="Times New Roman"/>
          <w:sz w:val="20"/>
          <w:szCs w:val="20"/>
          <w:lang w:val="en-GB" w:eastAsia="ko-KR"/>
        </w:rPr>
        <w:t>, 6822–6840, doi:</w:t>
      </w:r>
      <w:hyperlink r:id="rId392" w:history="1">
        <w:r w:rsidRPr="001A4DE9">
          <w:rPr>
            <w:rStyle w:val="Hyperlink"/>
            <w:rFonts w:cs="Times New Roman"/>
            <w:sz w:val="20"/>
            <w:szCs w:val="20"/>
            <w:lang w:val="en-GB"/>
          </w:rPr>
          <w:t>10.1002/2015jd024304</w:t>
        </w:r>
      </w:hyperlink>
      <w:r w:rsidRPr="001A4DE9">
        <w:rPr>
          <w:rFonts w:cs="Times New Roman"/>
          <w:sz w:val="20"/>
          <w:szCs w:val="20"/>
          <w:lang w:val="en-GB" w:eastAsia="ko-KR"/>
        </w:rPr>
        <w:t>.</w:t>
      </w:r>
    </w:p>
    <w:p w14:paraId="11E33A0D" w14:textId="025D13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Jahn, A., 2018: Reduced probability of ice-free summers for 1.5 °C compared to 2 °C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409–413, doi:</w:t>
      </w:r>
      <w:hyperlink r:id="rId393" w:history="1">
        <w:r w:rsidRPr="001A4DE9">
          <w:rPr>
            <w:rStyle w:val="Hyperlink"/>
            <w:rFonts w:cs="Times New Roman"/>
            <w:sz w:val="20"/>
            <w:szCs w:val="20"/>
            <w:lang w:val="en-GB"/>
          </w:rPr>
          <w:t>10.1038/s41558-018-0127-8</w:t>
        </w:r>
      </w:hyperlink>
      <w:r w:rsidRPr="001A4DE9">
        <w:rPr>
          <w:rFonts w:cs="Times New Roman"/>
          <w:sz w:val="20"/>
          <w:szCs w:val="20"/>
          <w:lang w:val="en-GB" w:eastAsia="ko-KR"/>
        </w:rPr>
        <w:t>.</w:t>
      </w:r>
    </w:p>
    <w:p w14:paraId="47B6C9EC" w14:textId="219D17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James, R., R. Washington, C.-F. Schleussner, J. Rogelj, and D. Conway, 2017: Characterizing half-a-degree difference: a review of methods for identifying regional climate responses to global warming targets.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e457, doi:</w:t>
      </w:r>
      <w:hyperlink r:id="rId394" w:history="1">
        <w:r w:rsidRPr="001A4DE9">
          <w:rPr>
            <w:rStyle w:val="Hyperlink"/>
            <w:rFonts w:cs="Times New Roman"/>
            <w:sz w:val="20"/>
            <w:szCs w:val="20"/>
            <w:lang w:val="en-GB"/>
          </w:rPr>
          <w:t>10.1002/wcc.457</w:t>
        </w:r>
      </w:hyperlink>
      <w:r w:rsidRPr="001A4DE9">
        <w:rPr>
          <w:rFonts w:cs="Times New Roman"/>
          <w:sz w:val="20"/>
          <w:szCs w:val="20"/>
          <w:lang w:val="en-GB" w:eastAsia="ko-KR"/>
        </w:rPr>
        <w:t>.</w:t>
      </w:r>
    </w:p>
    <w:p w14:paraId="22AE60D7" w14:textId="6A78C5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Jeffrey, S. et al., 2013: Australia’s CMIP5 submission using the CSIRO-Mk3.6 model. </w:t>
      </w:r>
      <w:r w:rsidRPr="001A4DE9">
        <w:rPr>
          <w:rFonts w:cs="Times New Roman"/>
          <w:i/>
          <w:sz w:val="20"/>
          <w:szCs w:val="20"/>
          <w:lang w:val="en-GB" w:eastAsia="ko-KR"/>
        </w:rPr>
        <w:t>Australian Meteorological and Oceanographic Journal</w:t>
      </w:r>
      <w:r w:rsidRPr="001A4DE9">
        <w:rPr>
          <w:rFonts w:cs="Times New Roman"/>
          <w:sz w:val="20"/>
          <w:szCs w:val="20"/>
          <w:lang w:val="en-GB" w:eastAsia="ko-KR"/>
        </w:rPr>
        <w:t xml:space="preserve">, </w:t>
      </w:r>
      <w:r w:rsidRPr="001A4DE9">
        <w:rPr>
          <w:rFonts w:cs="Times New Roman"/>
          <w:b/>
          <w:sz w:val="20"/>
          <w:szCs w:val="20"/>
          <w:lang w:val="en-GB" w:eastAsia="ko-KR"/>
        </w:rPr>
        <w:t>63(1)</w:t>
      </w:r>
      <w:r w:rsidRPr="001A4DE9">
        <w:rPr>
          <w:rFonts w:cs="Times New Roman"/>
          <w:sz w:val="20"/>
          <w:szCs w:val="20"/>
          <w:lang w:val="en-GB" w:eastAsia="ko-KR"/>
        </w:rPr>
        <w:t>, 1–14, doi:</w:t>
      </w:r>
      <w:hyperlink r:id="rId395" w:history="1">
        <w:r w:rsidRPr="001A4DE9">
          <w:rPr>
            <w:rStyle w:val="Hyperlink"/>
            <w:rFonts w:cs="Times New Roman"/>
            <w:sz w:val="20"/>
            <w:szCs w:val="20"/>
            <w:lang w:val="en-GB"/>
          </w:rPr>
          <w:t>10.22499/2.6301.001</w:t>
        </w:r>
      </w:hyperlink>
      <w:r w:rsidRPr="001A4DE9">
        <w:rPr>
          <w:rFonts w:cs="Times New Roman"/>
          <w:sz w:val="20"/>
          <w:szCs w:val="20"/>
          <w:lang w:val="en-GB" w:eastAsia="ko-KR"/>
        </w:rPr>
        <w:t>.</w:t>
      </w:r>
    </w:p>
    <w:p w14:paraId="362BA949" w14:textId="45A951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Jeltsch-Thömmes, A., T.F. Stocker, and F. Joos, 2020: Hysteresis of the Earth system under positive and negative CO2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15(12)</w:t>
      </w:r>
      <w:r w:rsidRPr="001A4DE9">
        <w:rPr>
          <w:rFonts w:cs="Times New Roman"/>
          <w:sz w:val="20"/>
          <w:szCs w:val="20"/>
          <w:lang w:val="en-GB" w:eastAsia="ko-KR"/>
        </w:rPr>
        <w:t>, 124026, doi:</w:t>
      </w:r>
      <w:hyperlink r:id="rId396" w:history="1">
        <w:r w:rsidRPr="001A4DE9">
          <w:rPr>
            <w:rStyle w:val="Hyperlink"/>
            <w:rFonts w:cs="Times New Roman"/>
            <w:sz w:val="20"/>
            <w:szCs w:val="20"/>
            <w:lang w:val="en-GB"/>
          </w:rPr>
          <w:t>10.1088/1748-9326/abc4af</w:t>
        </w:r>
      </w:hyperlink>
      <w:r w:rsidRPr="001A4DE9">
        <w:rPr>
          <w:rFonts w:cs="Times New Roman"/>
          <w:sz w:val="20"/>
          <w:szCs w:val="20"/>
          <w:lang w:val="en-GB" w:eastAsia="ko-KR"/>
        </w:rPr>
        <w:t>.</w:t>
      </w:r>
    </w:p>
    <w:p w14:paraId="0B9C5510" w14:textId="54AD5B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 D. et al., 2018: Extreme temperature and precipitation response to solar dimming and stratospheric aerosol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18(14)</w:t>
      </w:r>
      <w:r w:rsidRPr="001A4DE9">
        <w:rPr>
          <w:rFonts w:cs="Times New Roman"/>
          <w:sz w:val="20"/>
          <w:szCs w:val="20"/>
          <w:lang w:val="en-GB" w:eastAsia="ko-KR"/>
        </w:rPr>
        <w:t>, 10133–10156, doi:</w:t>
      </w:r>
      <w:hyperlink r:id="rId397" w:history="1">
        <w:r w:rsidRPr="001A4DE9">
          <w:rPr>
            <w:rStyle w:val="Hyperlink"/>
            <w:rFonts w:cs="Times New Roman"/>
            <w:sz w:val="20"/>
            <w:szCs w:val="20"/>
            <w:lang w:val="en-GB"/>
          </w:rPr>
          <w:t>10.5194/acp-18-10133-2018</w:t>
        </w:r>
      </w:hyperlink>
      <w:r w:rsidRPr="001A4DE9">
        <w:rPr>
          <w:rFonts w:cs="Times New Roman"/>
          <w:sz w:val="20"/>
          <w:szCs w:val="20"/>
          <w:lang w:val="en-GB" w:eastAsia="ko-KR"/>
        </w:rPr>
        <w:t>.</w:t>
      </w:r>
    </w:p>
    <w:p w14:paraId="19A78FC8" w14:textId="4BA9DF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 F. et al., 2019: Weakening Atlantic Niño–Pacific connection under greenhouse warming.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5(8)</w:t>
      </w:r>
      <w:r w:rsidRPr="001A4DE9">
        <w:rPr>
          <w:rFonts w:cs="Times New Roman"/>
          <w:sz w:val="20"/>
          <w:szCs w:val="20"/>
          <w:lang w:val="en-GB" w:eastAsia="ko-KR"/>
        </w:rPr>
        <w:t>, eaax4111, doi:</w:t>
      </w:r>
      <w:hyperlink r:id="rId398" w:history="1">
        <w:r w:rsidRPr="001A4DE9">
          <w:rPr>
            <w:rStyle w:val="Hyperlink"/>
            <w:rFonts w:cs="Times New Roman"/>
            <w:sz w:val="20"/>
            <w:szCs w:val="20"/>
            <w:lang w:val="en-GB"/>
          </w:rPr>
          <w:t>10.1126/sciadv.aax4111</w:t>
        </w:r>
      </w:hyperlink>
      <w:r w:rsidRPr="001A4DE9">
        <w:rPr>
          <w:rFonts w:cs="Times New Roman"/>
          <w:sz w:val="20"/>
          <w:szCs w:val="20"/>
          <w:lang w:val="en-GB" w:eastAsia="ko-KR"/>
        </w:rPr>
        <w:t>.</w:t>
      </w:r>
    </w:p>
    <w:p w14:paraId="4EFAB114" w14:textId="2DE534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 G. et al., 2019: Land–climate interactions. In: </w:t>
      </w:r>
      <w:r w:rsidRPr="001A4DE9">
        <w:rPr>
          <w:rFonts w:cs="Times New Roman"/>
          <w:i/>
          <w:sz w:val="20"/>
          <w:szCs w:val="20"/>
          <w:lang w:val="en-GB" w:eastAsia="ko-KR"/>
        </w:rPr>
        <w:t>Climate Change and Land: an IPCC special report on climate change, desertification, land degradation, sustainable land management, food security, and greenhouse gas fluxes in terrestrial ecosystems</w:t>
      </w:r>
      <w:r w:rsidRPr="001A4DE9">
        <w:rPr>
          <w:rFonts w:cs="Times New Roman"/>
          <w:sz w:val="20"/>
          <w:szCs w:val="20"/>
          <w:lang w:val="en-GB" w:eastAsia="ko-KR"/>
        </w:rPr>
        <w:t xml:space="preserve"> [Shukla, P.R., J. Skea, E.C. Buendia, V. Masson-Delmotte, H.-O. Pörtner, D.C. Roberts, P. Zhai, R. Slade, S. Connors, R. Diemen, M. Ferrat, E. Haughey, S. Luz, S. Neogi, M. Pathak, J. Petzold, J.P. Pereira, P. Vyas, E. Huntley, K. Kissick, M. Belkacemi, and J. Malley (eds.)]. In Press, pp. 131–247.</w:t>
      </w:r>
    </w:p>
    <w:p w14:paraId="4D178950" w14:textId="442E1D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Jiang, J. et al., 2019: Stratospheric Sulfate Aerosol Geoengineering Could Alter the High-Latitude Seasonal Cycle.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14153–14163, doi:</w:t>
      </w:r>
      <w:hyperlink r:id="rId399" w:history="1">
        <w:r w:rsidRPr="001A4DE9">
          <w:rPr>
            <w:rStyle w:val="Hyperlink"/>
            <w:rFonts w:cs="Times New Roman"/>
            <w:sz w:val="20"/>
            <w:szCs w:val="20"/>
            <w:lang w:val="en-GB"/>
          </w:rPr>
          <w:t>10.1029/2019gl085758</w:t>
        </w:r>
      </w:hyperlink>
      <w:r w:rsidRPr="001A4DE9">
        <w:rPr>
          <w:rFonts w:cs="Times New Roman"/>
          <w:sz w:val="20"/>
          <w:szCs w:val="20"/>
          <w:lang w:val="en-GB" w:eastAsia="ko-KR"/>
        </w:rPr>
        <w:t>.</w:t>
      </w:r>
    </w:p>
    <w:p w14:paraId="38273D49" w14:textId="1FF1858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Jiaxiang, G. et al., 2020: Influence of model resolution on bomb cyclones revealed by HighResMIP-PRIMAVERA simulations.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15(8)</w:t>
      </w:r>
      <w:r w:rsidRPr="001A4DE9">
        <w:rPr>
          <w:rFonts w:cs="Times New Roman"/>
          <w:sz w:val="20"/>
          <w:szCs w:val="20"/>
          <w:lang w:val="en-GB" w:eastAsia="ko-KR"/>
        </w:rPr>
        <w:t>, 084001, doi:</w:t>
      </w:r>
      <w:hyperlink r:id="rId400" w:history="1">
        <w:r w:rsidRPr="001A4DE9">
          <w:rPr>
            <w:rStyle w:val="Hyperlink"/>
            <w:rFonts w:cs="Times New Roman"/>
            <w:sz w:val="20"/>
            <w:szCs w:val="20"/>
            <w:lang w:val="en-GB"/>
          </w:rPr>
          <w:t>10.1088/1748-9326/ab88fa</w:t>
        </w:r>
      </w:hyperlink>
      <w:r w:rsidRPr="001A4DE9">
        <w:rPr>
          <w:rFonts w:cs="Times New Roman"/>
          <w:sz w:val="20"/>
          <w:szCs w:val="20"/>
          <w:lang w:val="en-GB" w:eastAsia="ko-KR"/>
        </w:rPr>
        <w:t>.</w:t>
      </w:r>
    </w:p>
    <w:p w14:paraId="0F9CB6F5" w14:textId="69F1A3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Jiménez-de-la-Cuesta, D. and T. Mauritsen, 2019: Emergent constraints on Earth’s transient and equilibrium response to doubled CO2 from post-1970s global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902–905, doi:</w:t>
      </w:r>
      <w:hyperlink r:id="rId401" w:history="1">
        <w:r w:rsidRPr="001A4DE9">
          <w:rPr>
            <w:rStyle w:val="Hyperlink"/>
            <w:rFonts w:cs="Times New Roman"/>
            <w:sz w:val="20"/>
            <w:szCs w:val="20"/>
            <w:lang w:val="en-GB"/>
          </w:rPr>
          <w:t>10.1038/s41561-019-0463-y</w:t>
        </w:r>
      </w:hyperlink>
      <w:r w:rsidRPr="001A4DE9">
        <w:rPr>
          <w:rFonts w:cs="Times New Roman"/>
          <w:sz w:val="20"/>
          <w:szCs w:val="20"/>
          <w:lang w:val="en-GB" w:eastAsia="ko-KR"/>
        </w:rPr>
        <w:t>.</w:t>
      </w:r>
    </w:p>
    <w:p w14:paraId="761A6E04" w14:textId="193021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Johnson, J.S. et al., 2018: The importance of comprehensive parameter sampling and multiple observations for robust constraint of aerosol radiative forcing.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18(17)</w:t>
      </w:r>
      <w:r w:rsidRPr="001A4DE9">
        <w:rPr>
          <w:rFonts w:cs="Times New Roman"/>
          <w:sz w:val="20"/>
          <w:szCs w:val="20"/>
          <w:lang w:val="en-GB" w:eastAsia="ko-KR"/>
        </w:rPr>
        <w:t>, 13031–13053, doi:</w:t>
      </w:r>
      <w:hyperlink r:id="rId402" w:history="1">
        <w:r w:rsidRPr="001A4DE9">
          <w:rPr>
            <w:rStyle w:val="Hyperlink"/>
            <w:rFonts w:cs="Times New Roman"/>
            <w:sz w:val="20"/>
            <w:szCs w:val="20"/>
            <w:lang w:val="en-GB"/>
          </w:rPr>
          <w:t>10.5194/acp-18-13031-2018</w:t>
        </w:r>
      </w:hyperlink>
      <w:r w:rsidRPr="001A4DE9">
        <w:rPr>
          <w:rFonts w:cs="Times New Roman"/>
          <w:sz w:val="20"/>
          <w:szCs w:val="20"/>
          <w:lang w:val="en-GB" w:eastAsia="ko-KR"/>
        </w:rPr>
        <w:t>.</w:t>
      </w:r>
    </w:p>
    <w:p w14:paraId="667623C6" w14:textId="12E8F7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 et al., 2013: The impact of abrupt suspension of solar radiation management (termination effect) in experiment G2 of the Geoengineering Model Intercomparison Project (GeoMIP).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118(17)</w:t>
      </w:r>
      <w:r w:rsidRPr="001A4DE9">
        <w:rPr>
          <w:rFonts w:cs="Times New Roman"/>
          <w:sz w:val="20"/>
          <w:szCs w:val="20"/>
          <w:lang w:val="en-GB" w:eastAsia="ko-KR"/>
        </w:rPr>
        <w:t>, 9743–9752, doi:</w:t>
      </w:r>
      <w:hyperlink r:id="rId403" w:history="1">
        <w:r w:rsidRPr="001A4DE9">
          <w:rPr>
            <w:rStyle w:val="Hyperlink"/>
            <w:rFonts w:cs="Times New Roman"/>
            <w:sz w:val="20"/>
            <w:szCs w:val="20"/>
            <w:lang w:val="en-GB"/>
          </w:rPr>
          <w:t>10.1002/jgrd.50762</w:t>
        </w:r>
      </w:hyperlink>
      <w:r w:rsidRPr="001A4DE9">
        <w:rPr>
          <w:rFonts w:cs="Times New Roman"/>
          <w:sz w:val="20"/>
          <w:szCs w:val="20"/>
          <w:lang w:val="en-GB" w:eastAsia="ko-KR"/>
        </w:rPr>
        <w:t>.</w:t>
      </w:r>
    </w:p>
    <w:p w14:paraId="0E5E6F2F" w14:textId="73118F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 et al., 2021: North Atlantic Oscillation response in GeoMIP experiments G6solar and G6sulfur: why detailed modelling is needed for understanding regional implications of solar radiation management.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21(2)</w:t>
      </w:r>
      <w:r w:rsidRPr="001A4DE9">
        <w:rPr>
          <w:rFonts w:cs="Times New Roman"/>
          <w:sz w:val="20"/>
          <w:szCs w:val="20"/>
          <w:lang w:val="en-GB" w:eastAsia="ko-KR"/>
        </w:rPr>
        <w:t>, 1287–1304, doi:</w:t>
      </w:r>
      <w:hyperlink r:id="rId404" w:history="1">
        <w:r w:rsidRPr="001A4DE9">
          <w:rPr>
            <w:rStyle w:val="Hyperlink"/>
            <w:rFonts w:cs="Times New Roman"/>
            <w:sz w:val="20"/>
            <w:szCs w:val="20"/>
            <w:lang w:val="en-GB"/>
          </w:rPr>
          <w:t>10.5194/acp-21-1287-2021</w:t>
        </w:r>
      </w:hyperlink>
      <w:r w:rsidRPr="001A4DE9">
        <w:rPr>
          <w:rFonts w:cs="Times New Roman"/>
          <w:sz w:val="20"/>
          <w:szCs w:val="20"/>
          <w:lang w:val="en-GB" w:eastAsia="ko-KR"/>
        </w:rPr>
        <w:t>.</w:t>
      </w:r>
    </w:p>
    <w:p w14:paraId="03A9170D" w14:textId="4208460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J.M. Haywood, and A. Jones, 2016: Climatic impacts of stratospheric geoengineering with sulfate, black carbon and titania injection.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16(5)</w:t>
      </w:r>
      <w:r w:rsidRPr="001A4DE9">
        <w:rPr>
          <w:rFonts w:cs="Times New Roman"/>
          <w:sz w:val="20"/>
          <w:szCs w:val="20"/>
          <w:lang w:val="en-GB" w:eastAsia="ko-KR"/>
        </w:rPr>
        <w:t>, 2843–2862, doi:</w:t>
      </w:r>
      <w:hyperlink r:id="rId405" w:history="1">
        <w:r w:rsidRPr="001A4DE9">
          <w:rPr>
            <w:rStyle w:val="Hyperlink"/>
            <w:rFonts w:cs="Times New Roman"/>
            <w:sz w:val="20"/>
            <w:szCs w:val="20"/>
            <w:lang w:val="en-GB"/>
          </w:rPr>
          <w:t>10.5194/acp-16-2843-2016</w:t>
        </w:r>
      </w:hyperlink>
      <w:r w:rsidRPr="001A4DE9">
        <w:rPr>
          <w:rFonts w:cs="Times New Roman"/>
          <w:sz w:val="20"/>
          <w:szCs w:val="20"/>
          <w:lang w:val="en-GB" w:eastAsia="ko-KR"/>
        </w:rPr>
        <w:t>.</w:t>
      </w:r>
    </w:p>
    <w:p w14:paraId="52730748" w14:textId="3BFD7F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et al., 2017: Impacts of hemispheric solar geoengineering on tropical cyclone frequency.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1382, doi:</w:t>
      </w:r>
      <w:hyperlink r:id="rId406" w:history="1">
        <w:r w:rsidRPr="001A4DE9">
          <w:rPr>
            <w:rStyle w:val="Hyperlink"/>
            <w:rFonts w:cs="Times New Roman"/>
            <w:sz w:val="20"/>
            <w:szCs w:val="20"/>
            <w:lang w:val="en-GB"/>
          </w:rPr>
          <w:t>10.1038/s41467-017-01606-0</w:t>
        </w:r>
      </w:hyperlink>
      <w:r w:rsidRPr="001A4DE9">
        <w:rPr>
          <w:rFonts w:cs="Times New Roman"/>
          <w:sz w:val="20"/>
          <w:szCs w:val="20"/>
          <w:lang w:val="en-GB" w:eastAsia="ko-KR"/>
        </w:rPr>
        <w:t>.</w:t>
      </w:r>
    </w:p>
    <w:p w14:paraId="070D0B4E" w14:textId="255A39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A.C. et al., 2018: Regional Climate Impacts of Stabilizing Global Warming at 1.5 K Using Solar Geoengineering.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6(2)</w:t>
      </w:r>
      <w:r w:rsidRPr="001A4DE9">
        <w:rPr>
          <w:rFonts w:cs="Times New Roman"/>
          <w:sz w:val="20"/>
          <w:szCs w:val="20"/>
          <w:lang w:val="en-GB" w:eastAsia="ko-KR"/>
        </w:rPr>
        <w:t>, 230–251, doi:</w:t>
      </w:r>
      <w:hyperlink r:id="rId407" w:history="1">
        <w:r w:rsidRPr="001A4DE9">
          <w:rPr>
            <w:rStyle w:val="Hyperlink"/>
            <w:rFonts w:cs="Times New Roman"/>
            <w:sz w:val="20"/>
            <w:szCs w:val="20"/>
            <w:lang w:val="en-GB"/>
          </w:rPr>
          <w:t>10.1002/2017ef000720</w:t>
        </w:r>
      </w:hyperlink>
      <w:r w:rsidRPr="001A4DE9">
        <w:rPr>
          <w:rFonts w:cs="Times New Roman"/>
          <w:sz w:val="20"/>
          <w:szCs w:val="20"/>
          <w:lang w:val="en-GB" w:eastAsia="ko-KR"/>
        </w:rPr>
        <w:t>.</w:t>
      </w:r>
    </w:p>
    <w:p w14:paraId="116D7CD0" w14:textId="34A877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and P. Friedlingstein, 2020: Quantifying process-level uncertainty contributions to TCRE and carbon </w:t>
      </w:r>
      <w:r w:rsidRPr="001A4DE9">
        <w:rPr>
          <w:rFonts w:cs="Times New Roman"/>
          <w:sz w:val="20"/>
          <w:szCs w:val="20"/>
          <w:lang w:val="en-GB" w:eastAsia="ko-KR"/>
        </w:rPr>
        <w:lastRenderedPageBreak/>
        <w:t xml:space="preserve">budgets for meeting Paris Agreement climate targets.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15(7)</w:t>
      </w:r>
      <w:r w:rsidRPr="001A4DE9">
        <w:rPr>
          <w:rFonts w:cs="Times New Roman"/>
          <w:sz w:val="20"/>
          <w:szCs w:val="20"/>
          <w:lang w:val="en-GB" w:eastAsia="ko-KR"/>
        </w:rPr>
        <w:t>, 074019, doi:</w:t>
      </w:r>
      <w:hyperlink r:id="rId408" w:history="1">
        <w:r w:rsidRPr="001A4DE9">
          <w:rPr>
            <w:rStyle w:val="Hyperlink"/>
            <w:rFonts w:cs="Times New Roman"/>
            <w:sz w:val="20"/>
            <w:szCs w:val="20"/>
            <w:lang w:val="en-GB"/>
          </w:rPr>
          <w:t>10.1088/1748-9326/ab858a</w:t>
        </w:r>
      </w:hyperlink>
      <w:r w:rsidRPr="001A4DE9">
        <w:rPr>
          <w:rFonts w:cs="Times New Roman"/>
          <w:sz w:val="20"/>
          <w:szCs w:val="20"/>
          <w:lang w:val="en-GB" w:eastAsia="ko-KR"/>
        </w:rPr>
        <w:t>.</w:t>
      </w:r>
    </w:p>
    <w:p w14:paraId="3E0ABAA4" w14:textId="19B302C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2016a: C4MIP – The Coupled Climate–Carbon Cycle Model Intercomparison Project: experimental protocol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2853–2880, doi:</w:t>
      </w:r>
      <w:hyperlink r:id="rId409" w:history="1">
        <w:r w:rsidRPr="001A4DE9">
          <w:rPr>
            <w:rStyle w:val="Hyperlink"/>
            <w:rFonts w:cs="Times New Roman"/>
            <w:sz w:val="20"/>
            <w:szCs w:val="20"/>
            <w:lang w:val="en-GB"/>
          </w:rPr>
          <w:t>10.5194/gmd-9-2853-2016</w:t>
        </w:r>
      </w:hyperlink>
      <w:r w:rsidRPr="001A4DE9">
        <w:rPr>
          <w:rFonts w:cs="Times New Roman"/>
          <w:sz w:val="20"/>
          <w:szCs w:val="20"/>
          <w:lang w:val="en-GB" w:eastAsia="ko-KR"/>
        </w:rPr>
        <w:t>.</w:t>
      </w:r>
    </w:p>
    <w:p w14:paraId="037D6043" w14:textId="100BB0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2016b: Simulating the Earth system response to negative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11(9)</w:t>
      </w:r>
      <w:r w:rsidRPr="001A4DE9">
        <w:rPr>
          <w:rFonts w:cs="Times New Roman"/>
          <w:sz w:val="20"/>
          <w:szCs w:val="20"/>
          <w:lang w:val="en-GB" w:eastAsia="ko-KR"/>
        </w:rPr>
        <w:t>, 095012, doi:</w:t>
      </w:r>
      <w:hyperlink r:id="rId410" w:history="1">
        <w:r w:rsidRPr="001A4DE9">
          <w:rPr>
            <w:rStyle w:val="Hyperlink"/>
            <w:rFonts w:cs="Times New Roman"/>
            <w:sz w:val="20"/>
            <w:szCs w:val="20"/>
            <w:lang w:val="en-GB"/>
          </w:rPr>
          <w:t>10.1088/1748-9326/11/9/095012</w:t>
        </w:r>
      </w:hyperlink>
      <w:r w:rsidRPr="001A4DE9">
        <w:rPr>
          <w:rFonts w:cs="Times New Roman"/>
          <w:sz w:val="20"/>
          <w:szCs w:val="20"/>
          <w:lang w:val="en-GB" w:eastAsia="ko-KR"/>
        </w:rPr>
        <w:t>.</w:t>
      </w:r>
    </w:p>
    <w:p w14:paraId="2B70CA24" w14:textId="1E6E39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2019a: The Zero Emissions Commitment Model Intercomparison Project (ZECMIP) contribution to C4MIP: quantifying committed climate changes following zero carbon emissions.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4375–4385, doi:</w:t>
      </w:r>
      <w:hyperlink r:id="rId411" w:history="1">
        <w:r w:rsidRPr="001A4DE9">
          <w:rPr>
            <w:rStyle w:val="Hyperlink"/>
            <w:rFonts w:cs="Times New Roman"/>
            <w:sz w:val="20"/>
            <w:szCs w:val="20"/>
            <w:lang w:val="en-GB"/>
          </w:rPr>
          <w:t>10.5194/gmd-12-4375-2019</w:t>
        </w:r>
      </w:hyperlink>
      <w:r w:rsidRPr="001A4DE9">
        <w:rPr>
          <w:rFonts w:cs="Times New Roman"/>
          <w:sz w:val="20"/>
          <w:szCs w:val="20"/>
          <w:lang w:val="en-GB" w:eastAsia="ko-KR"/>
        </w:rPr>
        <w:t>.</w:t>
      </w:r>
    </w:p>
    <w:p w14:paraId="059E42A0" w14:textId="65C65E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Jones, C.D. et al., 2019b: The Zero Emissions Commitment Model Intercomparison Project (ZECMIP) contribution to C4MIP: quantifying committed climate changes following zero carbon emissions.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12(10)</w:t>
      </w:r>
      <w:r w:rsidRPr="001A4DE9">
        <w:rPr>
          <w:rFonts w:cs="Times New Roman"/>
          <w:sz w:val="20"/>
          <w:szCs w:val="20"/>
          <w:lang w:val="en-GB" w:eastAsia="ko-KR"/>
        </w:rPr>
        <w:t>, 4375–4385, doi:</w:t>
      </w:r>
      <w:hyperlink r:id="rId412" w:history="1">
        <w:r w:rsidRPr="001A4DE9">
          <w:rPr>
            <w:rStyle w:val="Hyperlink"/>
            <w:rFonts w:cs="Times New Roman"/>
            <w:sz w:val="20"/>
            <w:szCs w:val="20"/>
            <w:lang w:val="en-GB"/>
          </w:rPr>
          <w:t>10.5194/gmd-12-4375-2019</w:t>
        </w:r>
      </w:hyperlink>
      <w:r w:rsidRPr="001A4DE9">
        <w:rPr>
          <w:rFonts w:cs="Times New Roman"/>
          <w:sz w:val="20"/>
          <w:szCs w:val="20"/>
          <w:lang w:val="en-GB" w:eastAsia="ko-KR"/>
        </w:rPr>
        <w:t>.</w:t>
      </w:r>
    </w:p>
    <w:p w14:paraId="06113976" w14:textId="7A1B78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Joos, F. et al., 2013: Carbon dioxide and climate impulse response functions for the computation of greenhouse gas metrics: a multi-model analysis.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2793–2825, doi:</w:t>
      </w:r>
      <w:hyperlink r:id="rId413" w:history="1">
        <w:r w:rsidRPr="001A4DE9">
          <w:rPr>
            <w:rStyle w:val="Hyperlink"/>
            <w:rFonts w:cs="Times New Roman"/>
            <w:sz w:val="20"/>
            <w:szCs w:val="20"/>
            <w:lang w:val="en-GB"/>
          </w:rPr>
          <w:t>10.5194/acp-13-2793-2013</w:t>
        </w:r>
      </w:hyperlink>
      <w:r w:rsidRPr="001A4DE9">
        <w:rPr>
          <w:rFonts w:cs="Times New Roman"/>
          <w:sz w:val="20"/>
          <w:szCs w:val="20"/>
          <w:lang w:val="en-GB" w:eastAsia="ko-KR"/>
        </w:rPr>
        <w:t>.</w:t>
      </w:r>
    </w:p>
    <w:p w14:paraId="0AE03C3D" w14:textId="312BAB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 and J. Gregory, 2008: Dependence of the land-sea contrast in surface climate response on the nature of the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35(24)</w:t>
      </w:r>
      <w:r w:rsidRPr="001A4DE9">
        <w:rPr>
          <w:rFonts w:cs="Times New Roman"/>
          <w:sz w:val="20"/>
          <w:szCs w:val="20"/>
          <w:lang w:val="en-GB" w:eastAsia="ko-KR"/>
        </w:rPr>
        <w:t>, L24802, doi:</w:t>
      </w:r>
      <w:hyperlink r:id="rId414" w:history="1">
        <w:r w:rsidRPr="001A4DE9">
          <w:rPr>
            <w:rStyle w:val="Hyperlink"/>
            <w:rFonts w:cs="Times New Roman"/>
            <w:sz w:val="20"/>
            <w:szCs w:val="20"/>
            <w:lang w:val="en-GB"/>
          </w:rPr>
          <w:t>10.1029/2008gl036234</w:t>
        </w:r>
      </w:hyperlink>
      <w:r w:rsidRPr="001A4DE9">
        <w:rPr>
          <w:rFonts w:cs="Times New Roman"/>
          <w:sz w:val="20"/>
          <w:szCs w:val="20"/>
          <w:lang w:val="en-GB" w:eastAsia="ko-KR"/>
        </w:rPr>
        <w:t>.</w:t>
      </w:r>
    </w:p>
    <w:p w14:paraId="737057E0" w14:textId="4019188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M.M., F.H. Lambert, and M.J. Webb, 2013: An explanation for the difference between twentieth and twenty-first century land–sea warming ratio in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41(7–8)</w:t>
      </w:r>
      <w:r w:rsidRPr="001A4DE9">
        <w:rPr>
          <w:rFonts w:cs="Times New Roman"/>
          <w:sz w:val="20"/>
          <w:szCs w:val="20"/>
          <w:lang w:val="en-GB" w:eastAsia="ko-KR"/>
        </w:rPr>
        <w:t>, 1853–1869, doi:</w:t>
      </w:r>
      <w:hyperlink r:id="rId415" w:history="1">
        <w:r w:rsidRPr="001A4DE9">
          <w:rPr>
            <w:rStyle w:val="Hyperlink"/>
            <w:rFonts w:cs="Times New Roman"/>
            <w:sz w:val="20"/>
            <w:szCs w:val="20"/>
            <w:lang w:val="en-GB"/>
          </w:rPr>
          <w:t>10.1007/s00382-013-1664-5</w:t>
        </w:r>
      </w:hyperlink>
      <w:r w:rsidRPr="001A4DE9">
        <w:rPr>
          <w:rFonts w:cs="Times New Roman"/>
          <w:sz w:val="20"/>
          <w:szCs w:val="20"/>
          <w:lang w:val="en-GB" w:eastAsia="ko-KR"/>
        </w:rPr>
        <w:t>.</w:t>
      </w:r>
    </w:p>
    <w:p w14:paraId="1DCE5EE4" w14:textId="380734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Joshi, M.M., J.M. Gregory, M.J. Webb, D.M.H. Sexton, and T.C. Johns, 2008: Mechanisms for the land/sea warming contrast exhibited by simulations of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30(5)</w:t>
      </w:r>
      <w:r w:rsidRPr="001A4DE9">
        <w:rPr>
          <w:rFonts w:cs="Times New Roman"/>
          <w:sz w:val="20"/>
          <w:szCs w:val="20"/>
          <w:lang w:val="en-GB" w:eastAsia="ko-KR"/>
        </w:rPr>
        <w:t>, 455–465, doi:</w:t>
      </w:r>
      <w:hyperlink r:id="rId416" w:history="1">
        <w:r w:rsidRPr="001A4DE9">
          <w:rPr>
            <w:rStyle w:val="Hyperlink"/>
            <w:rFonts w:cs="Times New Roman"/>
            <w:sz w:val="20"/>
            <w:szCs w:val="20"/>
            <w:lang w:val="en-GB"/>
          </w:rPr>
          <w:t>10.1007/s00382-007-0306-1</w:t>
        </w:r>
      </w:hyperlink>
      <w:r w:rsidRPr="001A4DE9">
        <w:rPr>
          <w:rFonts w:cs="Times New Roman"/>
          <w:sz w:val="20"/>
          <w:szCs w:val="20"/>
          <w:lang w:val="en-GB" w:eastAsia="ko-KR"/>
        </w:rPr>
        <w:t>.</w:t>
      </w:r>
    </w:p>
    <w:p w14:paraId="078534CC" w14:textId="19672C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Jungclaus, J.H. et al., 2010: Climate and carbon-cycle variability over the last millennium.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723–737, doi:</w:t>
      </w:r>
      <w:hyperlink r:id="rId417" w:history="1">
        <w:r w:rsidRPr="001A4DE9">
          <w:rPr>
            <w:rStyle w:val="Hyperlink"/>
            <w:rFonts w:cs="Times New Roman"/>
            <w:sz w:val="20"/>
            <w:szCs w:val="20"/>
            <w:lang w:val="en-GB"/>
          </w:rPr>
          <w:t>10.5194/cp-6-723-2010</w:t>
        </w:r>
      </w:hyperlink>
      <w:r w:rsidRPr="001A4DE9">
        <w:rPr>
          <w:rFonts w:cs="Times New Roman"/>
          <w:sz w:val="20"/>
          <w:szCs w:val="20"/>
          <w:lang w:val="en-GB" w:eastAsia="ko-KR"/>
        </w:rPr>
        <w:t>.</w:t>
      </w:r>
    </w:p>
    <w:p w14:paraId="2613BCEF" w14:textId="1F7C74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Juricke, S., D. MacLeod, A. Weisheimer, L. Zanna, and T.N. Palmer, 2018: Seasonal to annual ocean forecasting skill and the role of model and observational uncertainty.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144(715)</w:t>
      </w:r>
      <w:r w:rsidRPr="001A4DE9">
        <w:rPr>
          <w:rFonts w:cs="Times New Roman"/>
          <w:sz w:val="20"/>
          <w:szCs w:val="20"/>
          <w:lang w:val="en-GB" w:eastAsia="ko-KR"/>
        </w:rPr>
        <w:t>, 1947–1964, doi:</w:t>
      </w:r>
      <w:hyperlink r:id="rId418" w:history="1">
        <w:r w:rsidRPr="001A4DE9">
          <w:rPr>
            <w:rStyle w:val="Hyperlink"/>
            <w:rFonts w:cs="Times New Roman"/>
            <w:sz w:val="20"/>
            <w:szCs w:val="20"/>
            <w:lang w:val="en-GB"/>
          </w:rPr>
          <w:t>10.1002/qj.3394</w:t>
        </w:r>
      </w:hyperlink>
      <w:r w:rsidRPr="001A4DE9">
        <w:rPr>
          <w:rFonts w:cs="Times New Roman"/>
          <w:sz w:val="20"/>
          <w:szCs w:val="20"/>
          <w:lang w:val="en-GB" w:eastAsia="ko-KR"/>
        </w:rPr>
        <w:t>.</w:t>
      </w:r>
    </w:p>
    <w:p w14:paraId="0494482C" w14:textId="646271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Kadow, C., S. Illing, I. Kröner, U. Ulbrich, and U. Cubasch, 2017: Decadal climate predictions improved by ocean ensemble dispersion filtering.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1138–1149, doi:</w:t>
      </w:r>
      <w:hyperlink r:id="rId419" w:history="1">
        <w:r w:rsidRPr="001A4DE9">
          <w:rPr>
            <w:rStyle w:val="Hyperlink"/>
            <w:rFonts w:cs="Times New Roman"/>
            <w:sz w:val="20"/>
            <w:szCs w:val="20"/>
            <w:lang w:val="en-GB"/>
          </w:rPr>
          <w:t>10.1002/2016ms000787</w:t>
        </w:r>
      </w:hyperlink>
      <w:r w:rsidRPr="001A4DE9">
        <w:rPr>
          <w:rFonts w:cs="Times New Roman"/>
          <w:sz w:val="20"/>
          <w:szCs w:val="20"/>
          <w:lang w:val="en-GB" w:eastAsia="ko-KR"/>
        </w:rPr>
        <w:t>.</w:t>
      </w:r>
    </w:p>
    <w:p w14:paraId="2F9C5D8E" w14:textId="6252D05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Kalidindi, S., G. Bala, A. Modak, and K. Caldeira, 2015: Modeling of solar radiation management: a comparison of simulations using reduced solar constant and stratospheric sulphate aerosols.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44(9–10)</w:t>
      </w:r>
      <w:r w:rsidRPr="001A4DE9">
        <w:rPr>
          <w:rFonts w:cs="Times New Roman"/>
          <w:sz w:val="20"/>
          <w:szCs w:val="20"/>
          <w:lang w:val="en-GB" w:eastAsia="ko-KR"/>
        </w:rPr>
        <w:t>, 2909–2925, doi:</w:t>
      </w:r>
      <w:hyperlink r:id="rId420" w:history="1">
        <w:r w:rsidRPr="001A4DE9">
          <w:rPr>
            <w:rStyle w:val="Hyperlink"/>
            <w:rFonts w:cs="Times New Roman"/>
            <w:sz w:val="20"/>
            <w:szCs w:val="20"/>
            <w:lang w:val="en-GB"/>
          </w:rPr>
          <w:t>10.1007/s00382-014-2240-3</w:t>
        </w:r>
      </w:hyperlink>
      <w:r w:rsidRPr="001A4DE9">
        <w:rPr>
          <w:rFonts w:cs="Times New Roman"/>
          <w:sz w:val="20"/>
          <w:szCs w:val="20"/>
          <w:lang w:val="en-GB" w:eastAsia="ko-KR"/>
        </w:rPr>
        <w:t>.</w:t>
      </w:r>
    </w:p>
    <w:p w14:paraId="1E0FFAEB" w14:textId="186A89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Kamae, Y. and M. Watanabe, 2012: On the robustness of tropospheric adjustment in CMIP5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39(23)</w:t>
      </w:r>
      <w:r w:rsidRPr="001A4DE9">
        <w:rPr>
          <w:rFonts w:cs="Times New Roman"/>
          <w:sz w:val="20"/>
          <w:szCs w:val="20"/>
          <w:lang w:val="en-GB" w:eastAsia="ko-KR"/>
        </w:rPr>
        <w:t>, L23808, doi:</w:t>
      </w:r>
      <w:hyperlink r:id="rId421" w:history="1">
        <w:r w:rsidRPr="001A4DE9">
          <w:rPr>
            <w:rStyle w:val="Hyperlink"/>
            <w:rFonts w:cs="Times New Roman"/>
            <w:sz w:val="20"/>
            <w:szCs w:val="20"/>
            <w:lang w:val="en-GB"/>
          </w:rPr>
          <w:t>10.1029/2012gl054275</w:t>
        </w:r>
      </w:hyperlink>
      <w:r w:rsidRPr="001A4DE9">
        <w:rPr>
          <w:rFonts w:cs="Times New Roman"/>
          <w:sz w:val="20"/>
          <w:szCs w:val="20"/>
          <w:lang w:val="en-GB" w:eastAsia="ko-KR"/>
        </w:rPr>
        <w:t>.</w:t>
      </w:r>
    </w:p>
    <w:p w14:paraId="4A179521" w14:textId="69DC45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Kamae, Y. and M. Watanabe, 2013: Tropospheric adjustment to increasing CO2: Its timescale and the role of land-sea contrast.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3007–3024, doi:</w:t>
      </w:r>
      <w:hyperlink r:id="rId422" w:history="1">
        <w:r w:rsidRPr="001A4DE9">
          <w:rPr>
            <w:rStyle w:val="Hyperlink"/>
            <w:rFonts w:cs="Times New Roman"/>
            <w:sz w:val="20"/>
            <w:szCs w:val="20"/>
            <w:lang w:val="en-GB"/>
          </w:rPr>
          <w:t>10.1007/s00382-012-1555-1</w:t>
        </w:r>
      </w:hyperlink>
      <w:r w:rsidRPr="001A4DE9">
        <w:rPr>
          <w:rFonts w:cs="Times New Roman"/>
          <w:sz w:val="20"/>
          <w:szCs w:val="20"/>
          <w:lang w:val="en-GB" w:eastAsia="ko-KR"/>
        </w:rPr>
        <w:t>.</w:t>
      </w:r>
    </w:p>
    <w:p w14:paraId="425E331D" w14:textId="7B60B2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Karspeck, A., S. Yeager, G. Danabasoglu, and H. Teng, 2015: An evaluation of experimental decadal predictions using CCSM4.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44(3)</w:t>
      </w:r>
      <w:r w:rsidRPr="001A4DE9">
        <w:rPr>
          <w:rFonts w:cs="Times New Roman"/>
          <w:sz w:val="20"/>
          <w:szCs w:val="20"/>
          <w:lang w:val="en-GB" w:eastAsia="ko-KR"/>
        </w:rPr>
        <w:t>, 907–923, doi:</w:t>
      </w:r>
      <w:hyperlink r:id="rId423" w:history="1">
        <w:r w:rsidRPr="001A4DE9">
          <w:rPr>
            <w:rStyle w:val="Hyperlink"/>
            <w:rFonts w:cs="Times New Roman"/>
            <w:sz w:val="20"/>
            <w:szCs w:val="20"/>
            <w:lang w:val="en-GB"/>
          </w:rPr>
          <w:t>10.1007/s00382-014-2212-7</w:t>
        </w:r>
      </w:hyperlink>
      <w:r w:rsidRPr="001A4DE9">
        <w:rPr>
          <w:rFonts w:cs="Times New Roman"/>
          <w:sz w:val="20"/>
          <w:szCs w:val="20"/>
          <w:lang w:val="en-GB" w:eastAsia="ko-KR"/>
        </w:rPr>
        <w:t>.</w:t>
      </w:r>
    </w:p>
    <w:p w14:paraId="47A428FB" w14:textId="6491535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Karspeck, A.R. et al., 2017: Comparison of the Atlantic meridional overturning circulation between 1960 and 2007 in six ocean reanalysis products.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49(3)</w:t>
      </w:r>
      <w:r w:rsidRPr="001A4DE9">
        <w:rPr>
          <w:rFonts w:cs="Times New Roman"/>
          <w:sz w:val="20"/>
          <w:szCs w:val="20"/>
          <w:lang w:val="en-GB" w:eastAsia="ko-KR"/>
        </w:rPr>
        <w:t>, 957–982, doi:</w:t>
      </w:r>
      <w:hyperlink r:id="rId424" w:history="1">
        <w:r w:rsidRPr="001A4DE9">
          <w:rPr>
            <w:rStyle w:val="Hyperlink"/>
            <w:rFonts w:cs="Times New Roman"/>
            <w:sz w:val="20"/>
            <w:szCs w:val="20"/>
            <w:lang w:val="en-GB"/>
          </w:rPr>
          <w:t>10.1007/s00382-015-2787-7</w:t>
        </w:r>
      </w:hyperlink>
      <w:r w:rsidRPr="001A4DE9">
        <w:rPr>
          <w:rFonts w:cs="Times New Roman"/>
          <w:sz w:val="20"/>
          <w:szCs w:val="20"/>
          <w:lang w:val="en-GB" w:eastAsia="ko-KR"/>
        </w:rPr>
        <w:t>.</w:t>
      </w:r>
    </w:p>
    <w:p w14:paraId="36362E15" w14:textId="556E4D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Kasoar, M., D. Shawki, and A. Voulgarakis, 2018: Similar spatial patterns of global climate response to aerosols from different regions. </w:t>
      </w:r>
      <w:r w:rsidRPr="001A4DE9">
        <w:rPr>
          <w:rFonts w:cs="Times New Roman"/>
          <w:i/>
          <w:sz w:val="20"/>
          <w:szCs w:val="20"/>
          <w:lang w:val="en-GB" w:eastAsia="ko-KR"/>
        </w:rPr>
        <w:t>npj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12, doi:</w:t>
      </w:r>
      <w:hyperlink r:id="rId425" w:history="1">
        <w:r w:rsidRPr="001A4DE9">
          <w:rPr>
            <w:rStyle w:val="Hyperlink"/>
            <w:rFonts w:cs="Times New Roman"/>
            <w:sz w:val="20"/>
            <w:szCs w:val="20"/>
            <w:lang w:val="en-GB"/>
          </w:rPr>
          <w:t>10.1038/s41612-018-0022-z</w:t>
        </w:r>
      </w:hyperlink>
      <w:r w:rsidRPr="001A4DE9">
        <w:rPr>
          <w:rFonts w:cs="Times New Roman"/>
          <w:sz w:val="20"/>
          <w:szCs w:val="20"/>
          <w:lang w:val="en-GB" w:eastAsia="ko-KR"/>
        </w:rPr>
        <w:t>.</w:t>
      </w:r>
    </w:p>
    <w:p w14:paraId="0398CB56" w14:textId="3AABF7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Kay, J.E. et al., 2015: The Community Earth System Model (CESM) Large Ensemble Project: A Community Resource for Studying Climate Change in the Presence of Internal Climate Variability.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96(8)</w:t>
      </w:r>
      <w:r w:rsidRPr="001A4DE9">
        <w:rPr>
          <w:rFonts w:cs="Times New Roman"/>
          <w:sz w:val="20"/>
          <w:szCs w:val="20"/>
          <w:lang w:val="en-GB" w:eastAsia="ko-KR"/>
        </w:rPr>
        <w:t>, 1333–1349, doi:</w:t>
      </w:r>
      <w:hyperlink r:id="rId426" w:history="1">
        <w:r w:rsidRPr="001A4DE9">
          <w:rPr>
            <w:rStyle w:val="Hyperlink"/>
            <w:rFonts w:cs="Times New Roman"/>
            <w:sz w:val="20"/>
            <w:szCs w:val="20"/>
            <w:lang w:val="en-GB"/>
          </w:rPr>
          <w:t>10.1175/bams-d-13-00255.1</w:t>
        </w:r>
      </w:hyperlink>
      <w:r w:rsidRPr="001A4DE9">
        <w:rPr>
          <w:rFonts w:cs="Times New Roman"/>
          <w:sz w:val="20"/>
          <w:szCs w:val="20"/>
          <w:lang w:val="en-GB" w:eastAsia="ko-KR"/>
        </w:rPr>
        <w:t>.</w:t>
      </w:r>
    </w:p>
    <w:p w14:paraId="7234D739" w14:textId="5E3043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Keenlyside, N.S., M. Latif, J. Jungclaus, L. Kornblueh, and E. Roeckner, 2008: Advancing decadal-scale climate prediction in the North Atlantic sector.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453(7191)</w:t>
      </w:r>
      <w:r w:rsidRPr="001A4DE9">
        <w:rPr>
          <w:rFonts w:cs="Times New Roman"/>
          <w:sz w:val="20"/>
          <w:szCs w:val="20"/>
          <w:lang w:val="en-GB" w:eastAsia="ko-KR"/>
        </w:rPr>
        <w:t>, 84–88, doi:</w:t>
      </w:r>
      <w:hyperlink r:id="rId427" w:history="1">
        <w:r w:rsidRPr="001A4DE9">
          <w:rPr>
            <w:rStyle w:val="Hyperlink"/>
            <w:rFonts w:cs="Times New Roman"/>
            <w:sz w:val="20"/>
            <w:szCs w:val="20"/>
            <w:lang w:val="en-GB"/>
          </w:rPr>
          <w:t>10.1038/nature06921</w:t>
        </w:r>
      </w:hyperlink>
      <w:r w:rsidRPr="001A4DE9">
        <w:rPr>
          <w:rFonts w:cs="Times New Roman"/>
          <w:sz w:val="20"/>
          <w:szCs w:val="20"/>
          <w:lang w:val="en-GB" w:eastAsia="ko-KR"/>
        </w:rPr>
        <w:t>.</w:t>
      </w:r>
    </w:p>
    <w:p w14:paraId="7CA56150" w14:textId="484643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2010: Photophoretic levitation of engineered aerosols for geoengineering.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107(38)</w:t>
      </w:r>
      <w:r w:rsidRPr="001A4DE9">
        <w:rPr>
          <w:rFonts w:cs="Times New Roman"/>
          <w:sz w:val="20"/>
          <w:szCs w:val="20"/>
          <w:lang w:val="en-GB" w:eastAsia="ko-KR"/>
        </w:rPr>
        <w:t>, 16428–16431, doi:</w:t>
      </w:r>
      <w:hyperlink r:id="rId428" w:history="1">
        <w:r w:rsidRPr="001A4DE9">
          <w:rPr>
            <w:rStyle w:val="Hyperlink"/>
            <w:rFonts w:cs="Times New Roman"/>
            <w:sz w:val="20"/>
            <w:szCs w:val="20"/>
            <w:lang w:val="en-GB"/>
          </w:rPr>
          <w:t>10.1073/pnas.1009519107</w:t>
        </w:r>
      </w:hyperlink>
      <w:r w:rsidRPr="001A4DE9">
        <w:rPr>
          <w:rFonts w:cs="Times New Roman"/>
          <w:sz w:val="20"/>
          <w:szCs w:val="20"/>
          <w:lang w:val="en-GB" w:eastAsia="ko-KR"/>
        </w:rPr>
        <w:t>.</w:t>
      </w:r>
    </w:p>
    <w:p w14:paraId="4A8D059F" w14:textId="33339C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and D.G. MacMartin, 2015: A temporary, moderate and responsive scenario for solar geoengineering.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5(3)</w:t>
      </w:r>
      <w:r w:rsidRPr="001A4DE9">
        <w:rPr>
          <w:rFonts w:cs="Times New Roman"/>
          <w:sz w:val="20"/>
          <w:szCs w:val="20"/>
          <w:lang w:val="en-GB" w:eastAsia="ko-KR"/>
        </w:rPr>
        <w:t>, 201–206, doi:</w:t>
      </w:r>
      <w:hyperlink r:id="rId429" w:history="1">
        <w:r w:rsidRPr="001A4DE9">
          <w:rPr>
            <w:rStyle w:val="Hyperlink"/>
            <w:rFonts w:cs="Times New Roman"/>
            <w:sz w:val="20"/>
            <w:szCs w:val="20"/>
            <w:lang w:val="en-GB"/>
          </w:rPr>
          <w:t>10.1038/nclimate2493</w:t>
        </w:r>
      </w:hyperlink>
      <w:r w:rsidRPr="001A4DE9">
        <w:rPr>
          <w:rFonts w:cs="Times New Roman"/>
          <w:sz w:val="20"/>
          <w:szCs w:val="20"/>
          <w:lang w:val="en-GB" w:eastAsia="ko-KR"/>
        </w:rPr>
        <w:t>.</w:t>
      </w:r>
    </w:p>
    <w:p w14:paraId="5E122627" w14:textId="0DBF3B5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Keith, D.W., D.K. Weisenstein, J.A. Dykema, and F.N. Keutsch, 2016: Stratospheric solar geoengineering without ozone loss.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113(52)</w:t>
      </w:r>
      <w:r w:rsidRPr="001A4DE9">
        <w:rPr>
          <w:rFonts w:cs="Times New Roman"/>
          <w:sz w:val="20"/>
          <w:szCs w:val="20"/>
          <w:lang w:val="en-GB" w:eastAsia="ko-KR"/>
        </w:rPr>
        <w:t>, 14910–14914, doi:</w:t>
      </w:r>
      <w:hyperlink r:id="rId430" w:history="1">
        <w:r w:rsidRPr="001A4DE9">
          <w:rPr>
            <w:rStyle w:val="Hyperlink"/>
            <w:rFonts w:cs="Times New Roman"/>
            <w:sz w:val="20"/>
            <w:szCs w:val="20"/>
            <w:lang w:val="en-GB"/>
          </w:rPr>
          <w:t>10.1073/pnas.1615572113</w:t>
        </w:r>
      </w:hyperlink>
      <w:r w:rsidRPr="001A4DE9">
        <w:rPr>
          <w:rFonts w:cs="Times New Roman"/>
          <w:sz w:val="20"/>
          <w:szCs w:val="20"/>
          <w:lang w:val="en-GB" w:eastAsia="ko-KR"/>
        </w:rPr>
        <w:t>.</w:t>
      </w:r>
    </w:p>
    <w:p w14:paraId="7C54B858" w14:textId="64739C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Keller, D.P., E.Y. Feng, and A. Oschlies, 2014: Potential climate engineering effectiveness and side effects during a high carbon dioxide-emission scenario.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3304, doi:</w:t>
      </w:r>
      <w:hyperlink r:id="rId431" w:history="1">
        <w:r w:rsidRPr="001A4DE9">
          <w:rPr>
            <w:rStyle w:val="Hyperlink"/>
            <w:rFonts w:cs="Times New Roman"/>
            <w:sz w:val="20"/>
            <w:szCs w:val="20"/>
            <w:lang w:val="en-GB"/>
          </w:rPr>
          <w:t>10.1038/ncomms4304</w:t>
        </w:r>
      </w:hyperlink>
      <w:r w:rsidRPr="001A4DE9">
        <w:rPr>
          <w:rFonts w:cs="Times New Roman"/>
          <w:sz w:val="20"/>
          <w:szCs w:val="20"/>
          <w:lang w:val="en-GB" w:eastAsia="ko-KR"/>
        </w:rPr>
        <w:t>.</w:t>
      </w:r>
    </w:p>
    <w:p w14:paraId="424C1DA9" w14:textId="1C17533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Keller, D.P. et al., 2018: The Carbon Dioxide Removal Model Intercomparison Project (CDRMIP): rationale and experimental protocol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1133–1160, doi:</w:t>
      </w:r>
      <w:hyperlink r:id="rId432" w:history="1">
        <w:r w:rsidRPr="001A4DE9">
          <w:rPr>
            <w:rStyle w:val="Hyperlink"/>
            <w:rFonts w:cs="Times New Roman"/>
            <w:sz w:val="20"/>
            <w:szCs w:val="20"/>
            <w:lang w:val="en-GB"/>
          </w:rPr>
          <w:t>10.5194/gmd-11-1133-2018</w:t>
        </w:r>
      </w:hyperlink>
      <w:r w:rsidRPr="001A4DE9">
        <w:rPr>
          <w:rFonts w:cs="Times New Roman"/>
          <w:sz w:val="20"/>
          <w:szCs w:val="20"/>
          <w:lang w:val="en-GB" w:eastAsia="ko-KR"/>
        </w:rPr>
        <w:t>.</w:t>
      </w:r>
    </w:p>
    <w:p w14:paraId="45DF18F3" w14:textId="5C0AE5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Kendon, E.J. et al., 2014: Heavier summer downpours with climate change revealed by weather forecast resolution model.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570–576, doi:</w:t>
      </w:r>
      <w:hyperlink r:id="rId433" w:history="1">
        <w:r w:rsidRPr="001A4DE9">
          <w:rPr>
            <w:rStyle w:val="Hyperlink"/>
            <w:rFonts w:cs="Times New Roman"/>
            <w:sz w:val="20"/>
            <w:szCs w:val="20"/>
            <w:lang w:val="en-GB"/>
          </w:rPr>
          <w:t>10.1038/nclimate2258</w:t>
        </w:r>
      </w:hyperlink>
      <w:r w:rsidRPr="001A4DE9">
        <w:rPr>
          <w:rFonts w:cs="Times New Roman"/>
          <w:sz w:val="20"/>
          <w:szCs w:val="20"/>
          <w:lang w:val="en-GB" w:eastAsia="ko-KR"/>
        </w:rPr>
        <w:t>.</w:t>
      </w:r>
    </w:p>
    <w:p w14:paraId="291E3074" w14:textId="63011B5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Kennedy, D., T. Parker, T. Woollings, B. Harvey, and L. Shaffrey, 2016: The response of high-impact blocking weather systems to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43(13)</w:t>
      </w:r>
      <w:r w:rsidRPr="001A4DE9">
        <w:rPr>
          <w:rFonts w:cs="Times New Roman"/>
          <w:sz w:val="20"/>
          <w:szCs w:val="20"/>
          <w:lang w:val="en-GB" w:eastAsia="ko-KR"/>
        </w:rPr>
        <w:t>, 7250–7258, doi:</w:t>
      </w:r>
      <w:hyperlink r:id="rId434" w:history="1">
        <w:r w:rsidRPr="001A4DE9">
          <w:rPr>
            <w:rStyle w:val="Hyperlink"/>
            <w:rFonts w:cs="Times New Roman"/>
            <w:sz w:val="20"/>
            <w:szCs w:val="20"/>
            <w:lang w:val="en-GB"/>
          </w:rPr>
          <w:t>10.1002/2016gl069725</w:t>
        </w:r>
      </w:hyperlink>
      <w:r w:rsidRPr="001A4DE9">
        <w:rPr>
          <w:rFonts w:cs="Times New Roman"/>
          <w:sz w:val="20"/>
          <w:szCs w:val="20"/>
          <w:lang w:val="en-GB" w:eastAsia="ko-KR"/>
        </w:rPr>
        <w:t>.</w:t>
      </w:r>
    </w:p>
    <w:p w14:paraId="3C836E71" w14:textId="34DA32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Kent, C., R. Chadwick, and D.P. Rowell, 2015: Understanding Uncertainties in Future Projections of Seasonal Tropical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28(11)</w:t>
      </w:r>
      <w:r w:rsidRPr="001A4DE9">
        <w:rPr>
          <w:rFonts w:cs="Times New Roman"/>
          <w:sz w:val="20"/>
          <w:szCs w:val="20"/>
          <w:lang w:val="en-GB" w:eastAsia="ko-KR"/>
        </w:rPr>
        <w:t>, 4390–4413, doi:</w:t>
      </w:r>
      <w:hyperlink r:id="rId435" w:history="1">
        <w:r w:rsidRPr="001A4DE9">
          <w:rPr>
            <w:rStyle w:val="Hyperlink"/>
            <w:rFonts w:cs="Times New Roman"/>
            <w:sz w:val="20"/>
            <w:szCs w:val="20"/>
            <w:lang w:val="en-GB"/>
          </w:rPr>
          <w:t>10.1175/jcli-d-14-00613.1</w:t>
        </w:r>
      </w:hyperlink>
      <w:r w:rsidRPr="001A4DE9">
        <w:rPr>
          <w:rFonts w:cs="Times New Roman"/>
          <w:sz w:val="20"/>
          <w:szCs w:val="20"/>
          <w:lang w:val="en-GB" w:eastAsia="ko-KR"/>
        </w:rPr>
        <w:t>.</w:t>
      </w:r>
    </w:p>
    <w:p w14:paraId="31D2EAE0" w14:textId="48F17E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Kharin, V., G.J. Boer, W.J. Merryfield, J.F. Scinocca, and W.-S. Lee, 2012: Statistical adjustment of decadal predictions in a changing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39(19)</w:t>
      </w:r>
      <w:r w:rsidRPr="001A4DE9">
        <w:rPr>
          <w:rFonts w:cs="Times New Roman"/>
          <w:sz w:val="20"/>
          <w:szCs w:val="20"/>
          <w:lang w:val="en-GB" w:eastAsia="ko-KR"/>
        </w:rPr>
        <w:t>, doi:</w:t>
      </w:r>
      <w:hyperlink r:id="rId436" w:history="1">
        <w:r w:rsidRPr="001A4DE9">
          <w:rPr>
            <w:rStyle w:val="Hyperlink"/>
            <w:rFonts w:cs="Times New Roman"/>
            <w:sz w:val="20"/>
            <w:szCs w:val="20"/>
            <w:lang w:val="en-GB"/>
          </w:rPr>
          <w:t>10.1029/2012gl052647</w:t>
        </w:r>
      </w:hyperlink>
      <w:r w:rsidRPr="001A4DE9">
        <w:rPr>
          <w:rFonts w:cs="Times New Roman"/>
          <w:sz w:val="20"/>
          <w:szCs w:val="20"/>
          <w:lang w:val="en-GB" w:eastAsia="ko-KR"/>
        </w:rPr>
        <w:t>.</w:t>
      </w:r>
    </w:p>
    <w:p w14:paraId="73849697" w14:textId="69EF31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Kharin, V. et al., 2018: Risks from Climate Extremes Change Differently from 1.5°C to 2.0°C Depending on Rarity.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704–715, doi:</w:t>
      </w:r>
      <w:hyperlink r:id="rId437" w:history="1">
        <w:r w:rsidRPr="001A4DE9">
          <w:rPr>
            <w:rStyle w:val="Hyperlink"/>
            <w:rFonts w:cs="Times New Roman"/>
            <w:sz w:val="20"/>
            <w:szCs w:val="20"/>
            <w:lang w:val="en-GB"/>
          </w:rPr>
          <w:t>10.1002/2018ef000813</w:t>
        </w:r>
      </w:hyperlink>
      <w:r w:rsidRPr="001A4DE9">
        <w:rPr>
          <w:rFonts w:cs="Times New Roman"/>
          <w:sz w:val="20"/>
          <w:szCs w:val="20"/>
          <w:lang w:val="en-GB" w:eastAsia="ko-KR"/>
        </w:rPr>
        <w:t>.</w:t>
      </w:r>
    </w:p>
    <w:p w14:paraId="185D0862" w14:textId="4E53E5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Khodri, M. et al., 2017: Tropical explosive volcanic eruptions can trigger El Ninõ by cooling tropical Africa.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1–12, doi:</w:t>
      </w:r>
      <w:hyperlink r:id="rId438" w:history="1">
        <w:r w:rsidRPr="001A4DE9">
          <w:rPr>
            <w:rStyle w:val="Hyperlink"/>
            <w:rFonts w:cs="Times New Roman"/>
            <w:sz w:val="20"/>
            <w:szCs w:val="20"/>
            <w:lang w:val="en-GB"/>
          </w:rPr>
          <w:t>10.1038/s41467-017-00755-6</w:t>
        </w:r>
      </w:hyperlink>
      <w:r w:rsidRPr="001A4DE9">
        <w:rPr>
          <w:rFonts w:cs="Times New Roman"/>
          <w:sz w:val="20"/>
          <w:szCs w:val="20"/>
          <w:lang w:val="en-GB" w:eastAsia="ko-KR"/>
        </w:rPr>
        <w:t>.</w:t>
      </w:r>
    </w:p>
    <w:p w14:paraId="03A5C387" w14:textId="2562C0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Kidston, J. and E.P. Gerber, 2010: Intermodel variability of the poleward shift of the austral jet stream in the CMIP3 integrations linked to biases in 20th century climatology.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37(9)</w:t>
      </w:r>
      <w:r w:rsidRPr="001A4DE9">
        <w:rPr>
          <w:rFonts w:cs="Times New Roman"/>
          <w:sz w:val="20"/>
          <w:szCs w:val="20"/>
          <w:lang w:val="en-GB" w:eastAsia="ko-KR"/>
        </w:rPr>
        <w:t>, 1–5, doi:</w:t>
      </w:r>
      <w:hyperlink r:id="rId439" w:history="1">
        <w:r w:rsidRPr="001A4DE9">
          <w:rPr>
            <w:rStyle w:val="Hyperlink"/>
            <w:rFonts w:cs="Times New Roman"/>
            <w:sz w:val="20"/>
            <w:szCs w:val="20"/>
            <w:lang w:val="en-GB"/>
          </w:rPr>
          <w:t>10.1029/2010gl042873</w:t>
        </w:r>
      </w:hyperlink>
      <w:r w:rsidRPr="001A4DE9">
        <w:rPr>
          <w:rFonts w:cs="Times New Roman"/>
          <w:sz w:val="20"/>
          <w:szCs w:val="20"/>
          <w:lang w:val="en-GB" w:eastAsia="ko-KR"/>
        </w:rPr>
        <w:t>.</w:t>
      </w:r>
    </w:p>
    <w:p w14:paraId="58708F18" w14:textId="3233D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Kilbourne, K.H., M.A. Alexander, and J.A. Nye, 2014: A low latitude paleoclimate perspective on Atlantic multidecadal variability. </w:t>
      </w:r>
      <w:r w:rsidRPr="001A4DE9">
        <w:rPr>
          <w:rFonts w:cs="Times New Roman"/>
          <w:i/>
          <w:sz w:val="20"/>
          <w:szCs w:val="20"/>
          <w:lang w:val="en-GB" w:eastAsia="ko-KR"/>
        </w:rPr>
        <w:t>Journal of Marine Systems</w:t>
      </w:r>
      <w:r w:rsidRPr="001A4DE9">
        <w:rPr>
          <w:rFonts w:cs="Times New Roman"/>
          <w:sz w:val="20"/>
          <w:szCs w:val="20"/>
          <w:lang w:val="en-GB" w:eastAsia="ko-KR"/>
        </w:rPr>
        <w:t xml:space="preserve">, </w:t>
      </w:r>
      <w:r w:rsidRPr="001A4DE9">
        <w:rPr>
          <w:rFonts w:cs="Times New Roman"/>
          <w:b/>
          <w:sz w:val="20"/>
          <w:szCs w:val="20"/>
          <w:lang w:val="en-GB" w:eastAsia="ko-KR"/>
        </w:rPr>
        <w:t>133</w:t>
      </w:r>
      <w:r w:rsidRPr="001A4DE9">
        <w:rPr>
          <w:rFonts w:cs="Times New Roman"/>
          <w:sz w:val="20"/>
          <w:szCs w:val="20"/>
          <w:lang w:val="en-GB" w:eastAsia="ko-KR"/>
        </w:rPr>
        <w:t>, 4–13, doi:</w:t>
      </w:r>
      <w:hyperlink r:id="rId440" w:history="1">
        <w:r w:rsidRPr="001A4DE9">
          <w:rPr>
            <w:rStyle w:val="Hyperlink"/>
            <w:rFonts w:cs="Times New Roman"/>
            <w:sz w:val="20"/>
            <w:szCs w:val="20"/>
            <w:lang w:val="en-GB"/>
          </w:rPr>
          <w:t>10.1016/j.jmarsys.2013.09.004</w:t>
        </w:r>
      </w:hyperlink>
      <w:r w:rsidRPr="001A4DE9">
        <w:rPr>
          <w:rFonts w:cs="Times New Roman"/>
          <w:sz w:val="20"/>
          <w:szCs w:val="20"/>
          <w:lang w:val="en-GB" w:eastAsia="ko-KR"/>
        </w:rPr>
        <w:t>.</w:t>
      </w:r>
    </w:p>
    <w:p w14:paraId="09556CC3" w14:textId="0BA8BE1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Kim, S.T. et al., 2014: Response of El Niño sea surface temperature variability to greenhouse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4(9)</w:t>
      </w:r>
      <w:r w:rsidRPr="001A4DE9">
        <w:rPr>
          <w:rFonts w:cs="Times New Roman"/>
          <w:sz w:val="20"/>
          <w:szCs w:val="20"/>
          <w:lang w:val="en-GB" w:eastAsia="ko-KR"/>
        </w:rPr>
        <w:t>, 786–790, doi:</w:t>
      </w:r>
      <w:hyperlink r:id="rId441" w:history="1">
        <w:r w:rsidRPr="001A4DE9">
          <w:rPr>
            <w:rStyle w:val="Hyperlink"/>
            <w:rFonts w:cs="Times New Roman"/>
            <w:sz w:val="20"/>
            <w:szCs w:val="20"/>
            <w:lang w:val="en-GB"/>
          </w:rPr>
          <w:t>10.1038/nclimate2326</w:t>
        </w:r>
      </w:hyperlink>
      <w:r w:rsidRPr="001A4DE9">
        <w:rPr>
          <w:rFonts w:cs="Times New Roman"/>
          <w:sz w:val="20"/>
          <w:szCs w:val="20"/>
          <w:lang w:val="en-GB" w:eastAsia="ko-KR"/>
        </w:rPr>
        <w:t>.</w:t>
      </w:r>
    </w:p>
    <w:p w14:paraId="63914767" w14:textId="0EF6E40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Kim, W.M., S. Yeager, and G. Danabasoglu, 2020: Atlantic Multidecadal Variability and Associated Climate Impacts Initiated by Ocean Thermohaline Dynamics.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33(4)</w:t>
      </w:r>
      <w:r w:rsidRPr="001A4DE9">
        <w:rPr>
          <w:rFonts w:cs="Times New Roman"/>
          <w:sz w:val="20"/>
          <w:szCs w:val="20"/>
          <w:lang w:val="en-GB" w:eastAsia="ko-KR"/>
        </w:rPr>
        <w:t>, 1317–1334, doi:</w:t>
      </w:r>
      <w:hyperlink r:id="rId442" w:history="1">
        <w:r w:rsidRPr="001A4DE9">
          <w:rPr>
            <w:rStyle w:val="Hyperlink"/>
            <w:rFonts w:cs="Times New Roman"/>
            <w:sz w:val="20"/>
            <w:szCs w:val="20"/>
            <w:lang w:val="en-GB"/>
          </w:rPr>
          <w:t>10.1175/jcli-d-19-0530.1</w:t>
        </w:r>
      </w:hyperlink>
      <w:r w:rsidRPr="001A4DE9">
        <w:rPr>
          <w:rFonts w:cs="Times New Roman"/>
          <w:sz w:val="20"/>
          <w:szCs w:val="20"/>
          <w:lang w:val="en-GB" w:eastAsia="ko-KR"/>
        </w:rPr>
        <w:t>.</w:t>
      </w:r>
    </w:p>
    <w:p w14:paraId="3095CDAF" w14:textId="5F33AB9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Kimmritz, M. et al., 2018: Optimising assimilation of sea ice concentration in an Earth system model with a multicategory sea ice model. </w:t>
      </w:r>
      <w:r w:rsidRPr="001A4DE9">
        <w:rPr>
          <w:rFonts w:cs="Times New Roman"/>
          <w:i/>
          <w:sz w:val="20"/>
          <w:szCs w:val="20"/>
          <w:lang w:val="en-GB" w:eastAsia="ko-KR"/>
        </w:rPr>
        <w:t>Tellus A: Dynamic Meteorology and Oceanography</w:t>
      </w:r>
      <w:r w:rsidRPr="001A4DE9">
        <w:rPr>
          <w:rFonts w:cs="Times New Roman"/>
          <w:sz w:val="20"/>
          <w:szCs w:val="20"/>
          <w:lang w:val="en-GB" w:eastAsia="ko-KR"/>
        </w:rPr>
        <w:t xml:space="preserve">, </w:t>
      </w:r>
      <w:r w:rsidRPr="001A4DE9">
        <w:rPr>
          <w:rFonts w:cs="Times New Roman"/>
          <w:b/>
          <w:sz w:val="20"/>
          <w:szCs w:val="20"/>
          <w:lang w:val="en-GB" w:eastAsia="ko-KR"/>
        </w:rPr>
        <w:t>70(1)</w:t>
      </w:r>
      <w:r w:rsidRPr="001A4DE9">
        <w:rPr>
          <w:rFonts w:cs="Times New Roman"/>
          <w:sz w:val="20"/>
          <w:szCs w:val="20"/>
          <w:lang w:val="en-GB" w:eastAsia="ko-KR"/>
        </w:rPr>
        <w:t>, 1–23, doi:</w:t>
      </w:r>
      <w:hyperlink r:id="rId443" w:history="1">
        <w:r w:rsidRPr="001A4DE9">
          <w:rPr>
            <w:rStyle w:val="Hyperlink"/>
            <w:rFonts w:cs="Times New Roman"/>
            <w:sz w:val="20"/>
            <w:szCs w:val="20"/>
            <w:lang w:val="en-GB"/>
          </w:rPr>
          <w:t>10.1080/16000870.2018.1435945</w:t>
        </w:r>
      </w:hyperlink>
      <w:r w:rsidRPr="001A4DE9">
        <w:rPr>
          <w:rFonts w:cs="Times New Roman"/>
          <w:sz w:val="20"/>
          <w:szCs w:val="20"/>
          <w:lang w:val="en-GB" w:eastAsia="ko-KR"/>
        </w:rPr>
        <w:t>.</w:t>
      </w:r>
    </w:p>
    <w:p w14:paraId="5C4A42A0" w14:textId="0E044A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Kirchmeier-Young, M.C., F.W. Zwiers, and N.P. Gillett, 2017: Attribution of Extreme Events in Arctic Sea Ice Extent.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w:t>
      </w:r>
      <w:r w:rsidRPr="001A4DE9">
        <w:rPr>
          <w:rFonts w:cs="Times New Roman"/>
          <w:sz w:val="20"/>
          <w:szCs w:val="20"/>
          <w:lang w:val="en-GB" w:eastAsia="ko-KR"/>
        </w:rPr>
        <w:t>, 553–571, doi:</w:t>
      </w:r>
      <w:hyperlink r:id="rId444" w:history="1">
        <w:r w:rsidRPr="001A4DE9">
          <w:rPr>
            <w:rStyle w:val="Hyperlink"/>
            <w:rFonts w:cs="Times New Roman"/>
            <w:sz w:val="20"/>
            <w:szCs w:val="20"/>
            <w:lang w:val="en-GB"/>
          </w:rPr>
          <w:t>10.1175/jcli-d-16-0412.1</w:t>
        </w:r>
      </w:hyperlink>
      <w:r w:rsidRPr="001A4DE9">
        <w:rPr>
          <w:rFonts w:cs="Times New Roman"/>
          <w:sz w:val="20"/>
          <w:szCs w:val="20"/>
          <w:lang w:val="en-GB" w:eastAsia="ko-KR"/>
        </w:rPr>
        <w:t>.</w:t>
      </w:r>
    </w:p>
    <w:p w14:paraId="55A368A7" w14:textId="7391418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Kirchmeier-Young, M.C., H. Wan, X. Zhang, and S.I. Seneviratne, 2019: Importance of Framing for Extreme Event Attribution: The Role of Spatial and Temporal Scales.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1192–1204, doi:</w:t>
      </w:r>
      <w:hyperlink r:id="rId445" w:history="1">
        <w:r w:rsidRPr="001A4DE9">
          <w:rPr>
            <w:rStyle w:val="Hyperlink"/>
            <w:rFonts w:cs="Times New Roman"/>
            <w:sz w:val="20"/>
            <w:szCs w:val="20"/>
            <w:lang w:val="en-GB"/>
          </w:rPr>
          <w:t>10.1029/2019ef001253</w:t>
        </w:r>
      </w:hyperlink>
      <w:r w:rsidRPr="001A4DE9">
        <w:rPr>
          <w:rFonts w:cs="Times New Roman"/>
          <w:sz w:val="20"/>
          <w:szCs w:val="20"/>
          <w:lang w:val="en-GB" w:eastAsia="ko-KR"/>
        </w:rPr>
        <w:t>.</w:t>
      </w:r>
    </w:p>
    <w:p w14:paraId="268D1079" w14:textId="13ECA1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Kirtman, B. et al., 2013: Near-term climate change: projections and predictability. In: </w:t>
      </w:r>
      <w:r w:rsidRPr="001A4DE9">
        <w:rPr>
          <w:rFonts w:cs="Times New Roman"/>
          <w:i/>
          <w:sz w:val="20"/>
          <w:szCs w:val="20"/>
          <w:lang w:val="en-GB" w:eastAsia="ko-KR"/>
        </w:rPr>
        <w:t>Climate Change 2013: The Physical Science Basis. Contribution of Working Group I to the Fifth Assessment Report of the Intergovernmental Panel on Climate Change</w:t>
      </w:r>
      <w:r w:rsidRPr="001A4DE9">
        <w:rPr>
          <w:rFonts w:cs="Times New Roman"/>
          <w:sz w:val="20"/>
          <w:szCs w:val="20"/>
          <w:lang w:val="en-GB" w:eastAsia="ko-KR"/>
        </w:rPr>
        <w:t xml:space="preserve"> [Stocker, T.F., D. Qin, G.-K. Plattner, M. Tignor, S.K. Allen, J. Boschung, A. Nauels, Y. Xia, V. Bex, and P.M. Midgley (eds.)]. Cambridge University Press, Cambridge, United Kingdom and New York, NY, USA, pp. 953–1028, doi:</w:t>
      </w:r>
      <w:hyperlink r:id="rId446" w:history="1">
        <w:r w:rsidRPr="001A4DE9">
          <w:rPr>
            <w:rStyle w:val="Hyperlink"/>
            <w:rFonts w:cs="Times New Roman"/>
            <w:sz w:val="20"/>
            <w:szCs w:val="20"/>
            <w:lang w:val="en-GB"/>
          </w:rPr>
          <w:t>10.1017/cbo9781107415324.023</w:t>
        </w:r>
      </w:hyperlink>
      <w:r w:rsidRPr="001A4DE9">
        <w:rPr>
          <w:rFonts w:cs="Times New Roman"/>
          <w:sz w:val="20"/>
          <w:szCs w:val="20"/>
          <w:lang w:val="en-GB" w:eastAsia="ko-KR"/>
        </w:rPr>
        <w:t>.</w:t>
      </w:r>
    </w:p>
    <w:p w14:paraId="77FDA463" w14:textId="0CE626D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Kitano, Y. and T.J. Yamada, 2016: Relationship between atmospheric blocking and cold day extremes in current and RCP8.5 future climate conditions over Japan and the surrounding area.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616–622, doi:</w:t>
      </w:r>
      <w:hyperlink r:id="rId447" w:history="1">
        <w:r w:rsidRPr="001A4DE9">
          <w:rPr>
            <w:rStyle w:val="Hyperlink"/>
            <w:rFonts w:cs="Times New Roman"/>
            <w:sz w:val="20"/>
            <w:szCs w:val="20"/>
            <w:lang w:val="en-GB"/>
          </w:rPr>
          <w:t>10.1002/asl.711</w:t>
        </w:r>
      </w:hyperlink>
      <w:r w:rsidRPr="001A4DE9">
        <w:rPr>
          <w:rFonts w:cs="Times New Roman"/>
          <w:sz w:val="20"/>
          <w:szCs w:val="20"/>
          <w:lang w:val="en-GB" w:eastAsia="ko-KR"/>
        </w:rPr>
        <w:t>.</w:t>
      </w:r>
    </w:p>
    <w:p w14:paraId="746CB828" w14:textId="3B925E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Kitoh, A. et al., 2013: Monsoons in a changing world: A regional perspective in a global context.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118(8)</w:t>
      </w:r>
      <w:r w:rsidRPr="001A4DE9">
        <w:rPr>
          <w:rFonts w:cs="Times New Roman"/>
          <w:sz w:val="20"/>
          <w:szCs w:val="20"/>
          <w:lang w:val="en-GB" w:eastAsia="ko-KR"/>
        </w:rPr>
        <w:t>, 3053–3065, doi:</w:t>
      </w:r>
      <w:hyperlink r:id="rId448" w:history="1">
        <w:r w:rsidRPr="001A4DE9">
          <w:rPr>
            <w:rStyle w:val="Hyperlink"/>
            <w:rFonts w:cs="Times New Roman"/>
            <w:sz w:val="20"/>
            <w:szCs w:val="20"/>
            <w:lang w:val="en-GB"/>
          </w:rPr>
          <w:t>10.1002/jgrd.50258</w:t>
        </w:r>
      </w:hyperlink>
      <w:r w:rsidRPr="001A4DE9">
        <w:rPr>
          <w:rFonts w:cs="Times New Roman"/>
          <w:sz w:val="20"/>
          <w:szCs w:val="20"/>
          <w:lang w:val="en-GB" w:eastAsia="ko-KR"/>
        </w:rPr>
        <w:t>.</w:t>
      </w:r>
    </w:p>
    <w:p w14:paraId="794646A4" w14:textId="00AEFE4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Kjellström, E. et al., 2018: European climate change at global mean temperature increases of 1.5 and 2°C above pre-industrial conditions as simulated by the EURO-CORDEX regional climate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459–478, doi:</w:t>
      </w:r>
      <w:hyperlink r:id="rId449" w:history="1">
        <w:r w:rsidRPr="001A4DE9">
          <w:rPr>
            <w:rStyle w:val="Hyperlink"/>
            <w:rFonts w:cs="Times New Roman"/>
            <w:sz w:val="20"/>
            <w:szCs w:val="20"/>
            <w:lang w:val="en-GB"/>
          </w:rPr>
          <w:t>10.5194/esd-9-459-2018</w:t>
        </w:r>
      </w:hyperlink>
      <w:r w:rsidRPr="001A4DE9">
        <w:rPr>
          <w:rFonts w:cs="Times New Roman"/>
          <w:sz w:val="20"/>
          <w:szCs w:val="20"/>
          <w:lang w:val="en-GB" w:eastAsia="ko-KR"/>
        </w:rPr>
        <w:t>.</w:t>
      </w:r>
    </w:p>
    <w:p w14:paraId="545E47F4" w14:textId="05F50C4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Kleinschmitt, C., O. Boucher, and U. Platt, 2018a: Sensitivity of the radiative forcing by stratospheric sulfur geoengineering to the amount and strategy of the SO2 injection studied with the LMDZ-S3A model.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2769–2786, doi:</w:t>
      </w:r>
      <w:hyperlink r:id="rId450" w:history="1">
        <w:r w:rsidRPr="001A4DE9">
          <w:rPr>
            <w:rStyle w:val="Hyperlink"/>
            <w:rFonts w:cs="Times New Roman"/>
            <w:sz w:val="20"/>
            <w:szCs w:val="20"/>
            <w:lang w:val="en-GB"/>
          </w:rPr>
          <w:t>10.5194/acp-18-2769-2018</w:t>
        </w:r>
      </w:hyperlink>
      <w:r w:rsidRPr="001A4DE9">
        <w:rPr>
          <w:rFonts w:cs="Times New Roman"/>
          <w:sz w:val="20"/>
          <w:szCs w:val="20"/>
          <w:lang w:val="en-GB" w:eastAsia="ko-KR"/>
        </w:rPr>
        <w:t>.</w:t>
      </w:r>
    </w:p>
    <w:p w14:paraId="24E3C992" w14:textId="472B86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Kleinschmitt, C., O. Boucher, and U. Platt, 2018b: Sensitivity of the radiative forcing by stratospheric sulfur geoengineering to the amount and strategy of the SO2 injection studied with the LMDZ-S3A model.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18(4)</w:t>
      </w:r>
      <w:r w:rsidRPr="001A4DE9">
        <w:rPr>
          <w:rFonts w:cs="Times New Roman"/>
          <w:sz w:val="20"/>
          <w:szCs w:val="20"/>
          <w:lang w:val="en-GB" w:eastAsia="ko-KR"/>
        </w:rPr>
        <w:t>, 2769–2786, doi:</w:t>
      </w:r>
      <w:hyperlink r:id="rId451" w:history="1">
        <w:r w:rsidRPr="001A4DE9">
          <w:rPr>
            <w:rStyle w:val="Hyperlink"/>
            <w:rFonts w:cs="Times New Roman"/>
            <w:sz w:val="20"/>
            <w:szCs w:val="20"/>
            <w:lang w:val="en-GB"/>
          </w:rPr>
          <w:t>10.5194/acp-18-2769-2018</w:t>
        </w:r>
      </w:hyperlink>
      <w:r w:rsidRPr="001A4DE9">
        <w:rPr>
          <w:rFonts w:cs="Times New Roman"/>
          <w:sz w:val="20"/>
          <w:szCs w:val="20"/>
          <w:lang w:val="en-GB" w:eastAsia="ko-KR"/>
        </w:rPr>
        <w:t>.</w:t>
      </w:r>
    </w:p>
    <w:p w14:paraId="6BCA93AD" w14:textId="343FD8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Klus, A., M. Prange, V. Varma, L.B. Tremblay, and M. Schulz, 2018: Abrupt cold events in the North Atlantic Ocean in a transient Holocene simulation.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14(8)</w:t>
      </w:r>
      <w:r w:rsidRPr="001A4DE9">
        <w:rPr>
          <w:rFonts w:cs="Times New Roman"/>
          <w:sz w:val="20"/>
          <w:szCs w:val="20"/>
          <w:lang w:val="en-GB" w:eastAsia="ko-KR"/>
        </w:rPr>
        <w:t>, 1165–1178, doi:</w:t>
      </w:r>
      <w:hyperlink r:id="rId452" w:history="1">
        <w:r w:rsidRPr="001A4DE9">
          <w:rPr>
            <w:rStyle w:val="Hyperlink"/>
            <w:rFonts w:cs="Times New Roman"/>
            <w:sz w:val="20"/>
            <w:szCs w:val="20"/>
            <w:lang w:val="en-GB"/>
          </w:rPr>
          <w:t>10.5194/cp-14-1165-2018</w:t>
        </w:r>
      </w:hyperlink>
      <w:r w:rsidRPr="001A4DE9">
        <w:rPr>
          <w:rFonts w:cs="Times New Roman"/>
          <w:sz w:val="20"/>
          <w:szCs w:val="20"/>
          <w:lang w:val="en-GB" w:eastAsia="ko-KR"/>
        </w:rPr>
        <w:t>.</w:t>
      </w:r>
    </w:p>
    <w:p w14:paraId="10711586" w14:textId="67850F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Knight, J.R. et al., 2014: Predictions of Climate Several Years Ahead Using an Improved Decadal Prediction System.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27(20)</w:t>
      </w:r>
      <w:r w:rsidRPr="001A4DE9">
        <w:rPr>
          <w:rFonts w:cs="Times New Roman"/>
          <w:sz w:val="20"/>
          <w:szCs w:val="20"/>
          <w:lang w:val="en-GB" w:eastAsia="ko-KR"/>
        </w:rPr>
        <w:t>, 7550–7567, doi:</w:t>
      </w:r>
      <w:hyperlink r:id="rId453" w:history="1">
        <w:r w:rsidRPr="001A4DE9">
          <w:rPr>
            <w:rStyle w:val="Hyperlink"/>
            <w:rFonts w:cs="Times New Roman"/>
            <w:sz w:val="20"/>
            <w:szCs w:val="20"/>
            <w:lang w:val="en-GB"/>
          </w:rPr>
          <w:t>10.1175/jcli-d-14-00069.1</w:t>
        </w:r>
      </w:hyperlink>
      <w:r w:rsidRPr="001A4DE9">
        <w:rPr>
          <w:rFonts w:cs="Times New Roman"/>
          <w:sz w:val="20"/>
          <w:szCs w:val="20"/>
          <w:lang w:val="en-GB" w:eastAsia="ko-KR"/>
        </w:rPr>
        <w:t>.</w:t>
      </w:r>
    </w:p>
    <w:p w14:paraId="76AE439B" w14:textId="1950F0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Knudsen, M.F., M.-S. Seidenkrantz, B.H. Jacobsen, and A. Kuijpers, 2011: Tracking the Atlantic Multidecadal Oscillation through the last 8,000 years.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178, doi:</w:t>
      </w:r>
      <w:hyperlink r:id="rId454" w:history="1">
        <w:r w:rsidRPr="001A4DE9">
          <w:rPr>
            <w:rStyle w:val="Hyperlink"/>
            <w:rFonts w:cs="Times New Roman"/>
            <w:sz w:val="20"/>
            <w:szCs w:val="20"/>
            <w:lang w:val="en-GB"/>
          </w:rPr>
          <w:t>10.1038/ncomms1186</w:t>
        </w:r>
      </w:hyperlink>
      <w:r w:rsidRPr="001A4DE9">
        <w:rPr>
          <w:rFonts w:cs="Times New Roman"/>
          <w:sz w:val="20"/>
          <w:szCs w:val="20"/>
          <w:lang w:val="en-GB" w:eastAsia="ko-KR"/>
        </w:rPr>
        <w:t>.</w:t>
      </w:r>
    </w:p>
    <w:p w14:paraId="511E61CE" w14:textId="301C60B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Knutti, R. and J. Sedláček, 2013: Robustness and uncertainties in the new CMIP5 climate model projections.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3(4)</w:t>
      </w:r>
      <w:r w:rsidRPr="001A4DE9">
        <w:rPr>
          <w:rFonts w:cs="Times New Roman"/>
          <w:sz w:val="20"/>
          <w:szCs w:val="20"/>
          <w:lang w:val="en-GB" w:eastAsia="ko-KR"/>
        </w:rPr>
        <w:t>, 369–373, doi:</w:t>
      </w:r>
      <w:hyperlink r:id="rId455" w:history="1">
        <w:r w:rsidRPr="001A4DE9">
          <w:rPr>
            <w:rStyle w:val="Hyperlink"/>
            <w:rFonts w:cs="Times New Roman"/>
            <w:sz w:val="20"/>
            <w:szCs w:val="20"/>
            <w:lang w:val="en-GB"/>
          </w:rPr>
          <w:t>10.1038/nclimate1716</w:t>
        </w:r>
      </w:hyperlink>
      <w:r w:rsidRPr="001A4DE9">
        <w:rPr>
          <w:rFonts w:cs="Times New Roman"/>
          <w:sz w:val="20"/>
          <w:szCs w:val="20"/>
          <w:lang w:val="en-GB" w:eastAsia="ko-KR"/>
        </w:rPr>
        <w:t>.</w:t>
      </w:r>
    </w:p>
    <w:p w14:paraId="4BB617AE" w14:textId="35AEF5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Knutti, R., D. Masson, and A. Gettelman, 2013: Climate model genealogy: Generation CMIP5 and how we got there.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40(6)</w:t>
      </w:r>
      <w:r w:rsidRPr="001A4DE9">
        <w:rPr>
          <w:rFonts w:cs="Times New Roman"/>
          <w:sz w:val="20"/>
          <w:szCs w:val="20"/>
          <w:lang w:val="en-GB" w:eastAsia="ko-KR"/>
        </w:rPr>
        <w:t>, 1194–1199, doi:</w:t>
      </w:r>
      <w:hyperlink r:id="rId456" w:history="1">
        <w:r w:rsidRPr="001A4DE9">
          <w:rPr>
            <w:rStyle w:val="Hyperlink"/>
            <w:rFonts w:cs="Times New Roman"/>
            <w:sz w:val="20"/>
            <w:szCs w:val="20"/>
            <w:lang w:val="en-GB"/>
          </w:rPr>
          <w:t>10.1002/grl.50256</w:t>
        </w:r>
      </w:hyperlink>
      <w:r w:rsidRPr="001A4DE9">
        <w:rPr>
          <w:rFonts w:cs="Times New Roman"/>
          <w:sz w:val="20"/>
          <w:szCs w:val="20"/>
          <w:lang w:val="en-GB" w:eastAsia="ko-KR"/>
        </w:rPr>
        <w:t>.</w:t>
      </w:r>
    </w:p>
    <w:p w14:paraId="14009FA2" w14:textId="7D6B06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Knutti, R., R. Furrer, C. Tebaldi, J. Cermak, and G. Meehl, 2010: Challenges in Combining Projections from Multiple Climate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23(10)</w:t>
      </w:r>
      <w:r w:rsidRPr="001A4DE9">
        <w:rPr>
          <w:rFonts w:cs="Times New Roman"/>
          <w:sz w:val="20"/>
          <w:szCs w:val="20"/>
          <w:lang w:val="en-GB" w:eastAsia="ko-KR"/>
        </w:rPr>
        <w:t>, 2739–2758, doi:</w:t>
      </w:r>
      <w:hyperlink r:id="rId457" w:history="1">
        <w:r w:rsidRPr="001A4DE9">
          <w:rPr>
            <w:rStyle w:val="Hyperlink"/>
            <w:rFonts w:cs="Times New Roman"/>
            <w:sz w:val="20"/>
            <w:szCs w:val="20"/>
            <w:lang w:val="en-GB"/>
          </w:rPr>
          <w:t>10.1175/2009jcli3361.1</w:t>
        </w:r>
      </w:hyperlink>
      <w:r w:rsidRPr="001A4DE9">
        <w:rPr>
          <w:rFonts w:cs="Times New Roman"/>
          <w:sz w:val="20"/>
          <w:szCs w:val="20"/>
          <w:lang w:val="en-GB" w:eastAsia="ko-KR"/>
        </w:rPr>
        <w:t>.</w:t>
      </w:r>
    </w:p>
    <w:p w14:paraId="0DE7695B" w14:textId="7A0C65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Knutti, R. et al., 2017: A climate model projection weighting scheme accounting for performance and interdependence.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44(4)</w:t>
      </w:r>
      <w:r w:rsidRPr="001A4DE9">
        <w:rPr>
          <w:rFonts w:cs="Times New Roman"/>
          <w:sz w:val="20"/>
          <w:szCs w:val="20"/>
          <w:lang w:val="en-GB" w:eastAsia="ko-KR"/>
        </w:rPr>
        <w:t>, 1909–1918, doi:</w:t>
      </w:r>
      <w:hyperlink r:id="rId458" w:history="1">
        <w:r w:rsidRPr="001A4DE9">
          <w:rPr>
            <w:rStyle w:val="Hyperlink"/>
            <w:rFonts w:cs="Times New Roman"/>
            <w:sz w:val="20"/>
            <w:szCs w:val="20"/>
            <w:lang w:val="en-GB"/>
          </w:rPr>
          <w:t>10.1002/2016gl072012</w:t>
        </w:r>
      </w:hyperlink>
      <w:r w:rsidRPr="001A4DE9">
        <w:rPr>
          <w:rFonts w:cs="Times New Roman"/>
          <w:sz w:val="20"/>
          <w:szCs w:val="20"/>
          <w:lang w:val="en-GB" w:eastAsia="ko-KR"/>
        </w:rPr>
        <w:t>.</w:t>
      </w:r>
    </w:p>
    <w:p w14:paraId="4893AEAB" w14:textId="1FE9A5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Kobashi, T. et al., 2017: Volcanic influence on centennial to millennial Holocene Greenland temperature change.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1–10, doi:</w:t>
      </w:r>
      <w:hyperlink r:id="rId459" w:history="1">
        <w:r w:rsidRPr="001A4DE9">
          <w:rPr>
            <w:rStyle w:val="Hyperlink"/>
            <w:rFonts w:cs="Times New Roman"/>
            <w:sz w:val="20"/>
            <w:szCs w:val="20"/>
            <w:lang w:val="en-GB"/>
          </w:rPr>
          <w:t>10.1038/s41598-017-01451-7</w:t>
        </w:r>
      </w:hyperlink>
      <w:r w:rsidRPr="001A4DE9">
        <w:rPr>
          <w:rFonts w:cs="Times New Roman"/>
          <w:sz w:val="20"/>
          <w:szCs w:val="20"/>
          <w:lang w:val="en-GB" w:eastAsia="ko-KR"/>
        </w:rPr>
        <w:t>.</w:t>
      </w:r>
    </w:p>
    <w:p w14:paraId="61837D8E" w14:textId="59DD54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Koenigk, T., A. Devasthale, and K.G. Karlsson, 2014: Summer arctic sea ice albedo in CMIP5 models.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14(4)</w:t>
      </w:r>
      <w:r w:rsidRPr="001A4DE9">
        <w:rPr>
          <w:rFonts w:cs="Times New Roman"/>
          <w:sz w:val="20"/>
          <w:szCs w:val="20"/>
          <w:lang w:val="en-GB" w:eastAsia="ko-KR"/>
        </w:rPr>
        <w:t>, 1987–1998, doi:</w:t>
      </w:r>
      <w:hyperlink r:id="rId460" w:history="1">
        <w:r w:rsidRPr="001A4DE9">
          <w:rPr>
            <w:rStyle w:val="Hyperlink"/>
            <w:rFonts w:cs="Times New Roman"/>
            <w:sz w:val="20"/>
            <w:szCs w:val="20"/>
            <w:lang w:val="en-GB"/>
          </w:rPr>
          <w:t>10.5194/acp-14-1987-2014</w:t>
        </w:r>
      </w:hyperlink>
      <w:r w:rsidRPr="001A4DE9">
        <w:rPr>
          <w:rFonts w:cs="Times New Roman"/>
          <w:sz w:val="20"/>
          <w:szCs w:val="20"/>
          <w:lang w:val="en-GB" w:eastAsia="ko-KR"/>
        </w:rPr>
        <w:t>.</w:t>
      </w:r>
    </w:p>
    <w:p w14:paraId="1AEC64E3" w14:textId="4F0AAAA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Kohyama, T. and D.L. Hartmann, 2017: Nonlinear ENSO Warming Suppression (NEWS).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30(11)</w:t>
      </w:r>
      <w:r w:rsidRPr="001A4DE9">
        <w:rPr>
          <w:rFonts w:cs="Times New Roman"/>
          <w:sz w:val="20"/>
          <w:szCs w:val="20"/>
          <w:lang w:val="en-GB" w:eastAsia="ko-KR"/>
        </w:rPr>
        <w:t>, 4227–4251, doi:</w:t>
      </w:r>
      <w:hyperlink r:id="rId461" w:history="1">
        <w:r w:rsidRPr="001A4DE9">
          <w:rPr>
            <w:rStyle w:val="Hyperlink"/>
            <w:rFonts w:cs="Times New Roman"/>
            <w:sz w:val="20"/>
            <w:szCs w:val="20"/>
            <w:lang w:val="en-GB"/>
          </w:rPr>
          <w:t>10.1175/jcli-d-16-0541.1</w:t>
        </w:r>
      </w:hyperlink>
      <w:r w:rsidRPr="001A4DE9">
        <w:rPr>
          <w:rFonts w:cs="Times New Roman"/>
          <w:sz w:val="20"/>
          <w:szCs w:val="20"/>
          <w:lang w:val="en-GB" w:eastAsia="ko-KR"/>
        </w:rPr>
        <w:t>.</w:t>
      </w:r>
    </w:p>
    <w:p w14:paraId="6742B1E5" w14:textId="289E8F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Kosaka, Y. and S.-P. Xie, 2016: The tropical Pacific as a key pacemaker of the variable rates of global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669–673, doi:</w:t>
      </w:r>
      <w:hyperlink r:id="rId462" w:history="1">
        <w:r w:rsidRPr="001A4DE9">
          <w:rPr>
            <w:rStyle w:val="Hyperlink"/>
            <w:rFonts w:cs="Times New Roman"/>
            <w:sz w:val="20"/>
            <w:szCs w:val="20"/>
            <w:lang w:val="en-GB"/>
          </w:rPr>
          <w:t>10.1038/ngeo2770</w:t>
        </w:r>
      </w:hyperlink>
      <w:r w:rsidRPr="001A4DE9">
        <w:rPr>
          <w:rFonts w:cs="Times New Roman"/>
          <w:sz w:val="20"/>
          <w:szCs w:val="20"/>
          <w:lang w:val="en-GB" w:eastAsia="ko-KR"/>
        </w:rPr>
        <w:t>.</w:t>
      </w:r>
    </w:p>
    <w:p w14:paraId="65E6AA06" w14:textId="0ED300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Kostov, Y. et al., 2017: Fast and slow responses of Southern Ocean sea surface temperature to SAM in coupled climate models.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48(5–6)</w:t>
      </w:r>
      <w:r w:rsidRPr="001A4DE9">
        <w:rPr>
          <w:rFonts w:cs="Times New Roman"/>
          <w:sz w:val="20"/>
          <w:szCs w:val="20"/>
          <w:lang w:val="en-GB" w:eastAsia="ko-KR"/>
        </w:rPr>
        <w:t>, 1595–1609, doi:</w:t>
      </w:r>
      <w:hyperlink r:id="rId463" w:history="1">
        <w:r w:rsidRPr="001A4DE9">
          <w:rPr>
            <w:rStyle w:val="Hyperlink"/>
            <w:rFonts w:cs="Times New Roman"/>
            <w:sz w:val="20"/>
            <w:szCs w:val="20"/>
            <w:lang w:val="en-GB"/>
          </w:rPr>
          <w:t>10.1007/s00382-016-3162-z</w:t>
        </w:r>
      </w:hyperlink>
      <w:r w:rsidRPr="001A4DE9">
        <w:rPr>
          <w:rFonts w:cs="Times New Roman"/>
          <w:sz w:val="20"/>
          <w:szCs w:val="20"/>
          <w:lang w:val="en-GB" w:eastAsia="ko-KR"/>
        </w:rPr>
        <w:t>.</w:t>
      </w:r>
    </w:p>
    <w:p w14:paraId="4FBECC62" w14:textId="2DCA6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D.G. MacMartin, H. Wang, and P.J. Rasch, 2016: Geoengineering as a design problem.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469–497, doi:</w:t>
      </w:r>
      <w:hyperlink r:id="rId464" w:history="1">
        <w:r w:rsidRPr="001A4DE9">
          <w:rPr>
            <w:rStyle w:val="Hyperlink"/>
            <w:rFonts w:cs="Times New Roman"/>
            <w:sz w:val="20"/>
            <w:szCs w:val="20"/>
            <w:lang w:val="en-GB"/>
          </w:rPr>
          <w:t>10.5194/esd-7-469-2016</w:t>
        </w:r>
      </w:hyperlink>
      <w:r w:rsidRPr="001A4DE9">
        <w:rPr>
          <w:rFonts w:cs="Times New Roman"/>
          <w:sz w:val="20"/>
          <w:szCs w:val="20"/>
          <w:lang w:val="en-GB" w:eastAsia="ko-KR"/>
        </w:rPr>
        <w:t>.</w:t>
      </w:r>
    </w:p>
    <w:p w14:paraId="48BCD03C" w14:textId="321E78D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2011: The Geoengineering Model Intercomparison Project (GeoMIP).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12(2)</w:t>
      </w:r>
      <w:r w:rsidRPr="001A4DE9">
        <w:rPr>
          <w:rFonts w:cs="Times New Roman"/>
          <w:sz w:val="20"/>
          <w:szCs w:val="20"/>
          <w:lang w:val="en-GB" w:eastAsia="ko-KR"/>
        </w:rPr>
        <w:t>, 162–167, doi:</w:t>
      </w:r>
      <w:hyperlink r:id="rId465" w:history="1">
        <w:r w:rsidRPr="001A4DE9">
          <w:rPr>
            <w:rStyle w:val="Hyperlink"/>
            <w:rFonts w:cs="Times New Roman"/>
            <w:sz w:val="20"/>
            <w:szCs w:val="20"/>
            <w:lang w:val="en-GB"/>
          </w:rPr>
          <w:t>10.1002/asl.316</w:t>
        </w:r>
      </w:hyperlink>
      <w:r w:rsidRPr="001A4DE9">
        <w:rPr>
          <w:rFonts w:cs="Times New Roman"/>
          <w:sz w:val="20"/>
          <w:szCs w:val="20"/>
          <w:lang w:val="en-GB" w:eastAsia="ko-KR"/>
        </w:rPr>
        <w:t>.</w:t>
      </w:r>
    </w:p>
    <w:p w14:paraId="560E0D6B" w14:textId="748E2FB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2013a: Climate model response from the Geoengineering Model Intercomparison Project (GeoMIP).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118(15)</w:t>
      </w:r>
      <w:r w:rsidRPr="001A4DE9">
        <w:rPr>
          <w:rFonts w:cs="Times New Roman"/>
          <w:sz w:val="20"/>
          <w:szCs w:val="20"/>
          <w:lang w:val="en-GB" w:eastAsia="ko-KR"/>
        </w:rPr>
        <w:t>, 8320–8332, doi:</w:t>
      </w:r>
      <w:hyperlink r:id="rId466" w:history="1">
        <w:r w:rsidRPr="001A4DE9">
          <w:rPr>
            <w:rStyle w:val="Hyperlink"/>
            <w:rFonts w:cs="Times New Roman"/>
            <w:sz w:val="20"/>
            <w:szCs w:val="20"/>
            <w:lang w:val="en-GB"/>
          </w:rPr>
          <w:t>10.1002/jgrd.50646</w:t>
        </w:r>
      </w:hyperlink>
      <w:r w:rsidRPr="001A4DE9">
        <w:rPr>
          <w:rFonts w:cs="Times New Roman"/>
          <w:sz w:val="20"/>
          <w:szCs w:val="20"/>
          <w:lang w:val="en-GB" w:eastAsia="ko-KR"/>
        </w:rPr>
        <w:t>.</w:t>
      </w:r>
    </w:p>
    <w:p w14:paraId="0DC94F5C" w14:textId="75BD76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2013b: Sea spray geoengineering experiments in the geoengineering model intercomparison project (GeoMIP): Experimental design and preliminary results.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118(19)</w:t>
      </w:r>
      <w:r w:rsidRPr="001A4DE9">
        <w:rPr>
          <w:rFonts w:cs="Times New Roman"/>
          <w:sz w:val="20"/>
          <w:szCs w:val="20"/>
          <w:lang w:val="en-GB" w:eastAsia="ko-KR"/>
        </w:rPr>
        <w:t>, 11,175–11,186, doi:</w:t>
      </w:r>
      <w:hyperlink r:id="rId467" w:history="1">
        <w:r w:rsidRPr="001A4DE9">
          <w:rPr>
            <w:rStyle w:val="Hyperlink"/>
            <w:rFonts w:cs="Times New Roman"/>
            <w:sz w:val="20"/>
            <w:szCs w:val="20"/>
            <w:lang w:val="en-GB"/>
          </w:rPr>
          <w:t>10.1002/jgrd.50856</w:t>
        </w:r>
      </w:hyperlink>
      <w:r w:rsidRPr="001A4DE9">
        <w:rPr>
          <w:rFonts w:cs="Times New Roman"/>
          <w:sz w:val="20"/>
          <w:szCs w:val="20"/>
          <w:lang w:val="en-GB" w:eastAsia="ko-KR"/>
        </w:rPr>
        <w:t>.</w:t>
      </w:r>
    </w:p>
    <w:p w14:paraId="006FA3CB" w14:textId="450176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2014: A multi-model assessment of regional climate disparities caused by solar geoengineering.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9(7)</w:t>
      </w:r>
      <w:r w:rsidRPr="001A4DE9">
        <w:rPr>
          <w:rFonts w:cs="Times New Roman"/>
          <w:sz w:val="20"/>
          <w:szCs w:val="20"/>
          <w:lang w:val="en-GB" w:eastAsia="ko-KR"/>
        </w:rPr>
        <w:t>, doi:</w:t>
      </w:r>
      <w:hyperlink r:id="rId468" w:history="1">
        <w:r w:rsidRPr="001A4DE9">
          <w:rPr>
            <w:rStyle w:val="Hyperlink"/>
            <w:rFonts w:cs="Times New Roman"/>
            <w:sz w:val="20"/>
            <w:szCs w:val="20"/>
            <w:lang w:val="en-GB"/>
          </w:rPr>
          <w:t>10.1088/1748-9326/9/7/074013</w:t>
        </w:r>
      </w:hyperlink>
      <w:r w:rsidRPr="001A4DE9">
        <w:rPr>
          <w:rFonts w:cs="Times New Roman"/>
          <w:sz w:val="20"/>
          <w:szCs w:val="20"/>
          <w:lang w:val="en-GB" w:eastAsia="ko-KR"/>
        </w:rPr>
        <w:t>.</w:t>
      </w:r>
    </w:p>
    <w:p w14:paraId="642865BF" w14:textId="2A8D8F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2015: The Geoengineering Model Intercomparison Project Phase 6 (GeoMIP6): simulation design and preliminary results.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8(10)</w:t>
      </w:r>
      <w:r w:rsidRPr="001A4DE9">
        <w:rPr>
          <w:rFonts w:cs="Times New Roman"/>
          <w:sz w:val="20"/>
          <w:szCs w:val="20"/>
          <w:lang w:val="en-GB" w:eastAsia="ko-KR"/>
        </w:rPr>
        <w:t>, 3379–3392, doi:</w:t>
      </w:r>
      <w:hyperlink r:id="rId469" w:history="1">
        <w:r w:rsidRPr="001A4DE9">
          <w:rPr>
            <w:rStyle w:val="Hyperlink"/>
            <w:rFonts w:cs="Times New Roman"/>
            <w:sz w:val="20"/>
            <w:szCs w:val="20"/>
            <w:lang w:val="en-GB"/>
          </w:rPr>
          <w:t>10.5194/gmd-8-3379-2015</w:t>
        </w:r>
      </w:hyperlink>
      <w:r w:rsidRPr="001A4DE9">
        <w:rPr>
          <w:rFonts w:cs="Times New Roman"/>
          <w:sz w:val="20"/>
          <w:szCs w:val="20"/>
          <w:lang w:val="en-GB" w:eastAsia="ko-KR"/>
        </w:rPr>
        <w:t>.</w:t>
      </w:r>
    </w:p>
    <w:p w14:paraId="13BEECCB" w14:textId="38B413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2017: First Simulations of Designing Stratospheric Sulfate Aerosol Geoengineering to Meet Multiple Simultaneous Climate Objectives.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12,616–12,634, doi:</w:t>
      </w:r>
      <w:hyperlink r:id="rId470" w:history="1">
        <w:r w:rsidRPr="001A4DE9">
          <w:rPr>
            <w:rStyle w:val="Hyperlink"/>
            <w:rFonts w:cs="Times New Roman"/>
            <w:sz w:val="20"/>
            <w:szCs w:val="20"/>
            <w:lang w:val="en-GB"/>
          </w:rPr>
          <w:t>10.1002/2017jd026874</w:t>
        </w:r>
      </w:hyperlink>
      <w:r w:rsidRPr="001A4DE9">
        <w:rPr>
          <w:rFonts w:cs="Times New Roman"/>
          <w:sz w:val="20"/>
          <w:szCs w:val="20"/>
          <w:lang w:val="en-GB" w:eastAsia="ko-KR"/>
        </w:rPr>
        <w:t>.</w:t>
      </w:r>
    </w:p>
    <w:p w14:paraId="6F4BAEFD" w14:textId="7003F5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2018: The climate effects of increasing ocean albedo: an idealized representation of solar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18(17)</w:t>
      </w:r>
      <w:r w:rsidRPr="001A4DE9">
        <w:rPr>
          <w:rFonts w:cs="Times New Roman"/>
          <w:sz w:val="20"/>
          <w:szCs w:val="20"/>
          <w:lang w:val="en-GB" w:eastAsia="ko-KR"/>
        </w:rPr>
        <w:t>, 13097–13113, doi:</w:t>
      </w:r>
      <w:hyperlink r:id="rId471" w:history="1">
        <w:r w:rsidRPr="001A4DE9">
          <w:rPr>
            <w:rStyle w:val="Hyperlink"/>
            <w:rFonts w:cs="Times New Roman"/>
            <w:sz w:val="20"/>
            <w:szCs w:val="20"/>
            <w:lang w:val="en-GB"/>
          </w:rPr>
          <w:t>10.5194/acp-18-13097-2018</w:t>
        </w:r>
      </w:hyperlink>
      <w:r w:rsidRPr="001A4DE9">
        <w:rPr>
          <w:rFonts w:cs="Times New Roman"/>
          <w:sz w:val="20"/>
          <w:szCs w:val="20"/>
          <w:lang w:val="en-GB" w:eastAsia="ko-KR"/>
        </w:rPr>
        <w:t>.</w:t>
      </w:r>
    </w:p>
    <w:p w14:paraId="62F2A42F" w14:textId="5851E9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2019: Comparing Surface and Stratospheric Impacts of Geoengineering With Different SO2 Injection Strategies.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124(14)</w:t>
      </w:r>
      <w:r w:rsidRPr="001A4DE9">
        <w:rPr>
          <w:rFonts w:cs="Times New Roman"/>
          <w:sz w:val="20"/>
          <w:szCs w:val="20"/>
          <w:lang w:val="en-GB" w:eastAsia="ko-KR"/>
        </w:rPr>
        <w:t>, 7900–7918, doi:</w:t>
      </w:r>
      <w:hyperlink r:id="rId472" w:history="1">
        <w:r w:rsidRPr="001A4DE9">
          <w:rPr>
            <w:rStyle w:val="Hyperlink"/>
            <w:rFonts w:cs="Times New Roman"/>
            <w:sz w:val="20"/>
            <w:szCs w:val="20"/>
            <w:lang w:val="en-GB"/>
          </w:rPr>
          <w:t>10.1029/2019jd030329</w:t>
        </w:r>
      </w:hyperlink>
      <w:r w:rsidRPr="001A4DE9">
        <w:rPr>
          <w:rFonts w:cs="Times New Roman"/>
          <w:sz w:val="20"/>
          <w:szCs w:val="20"/>
          <w:lang w:val="en-GB" w:eastAsia="ko-KR"/>
        </w:rPr>
        <w:t>.</w:t>
      </w:r>
    </w:p>
    <w:p w14:paraId="5968B881" w14:textId="13E42D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Kravitz, B. et al., 2021: Comparing different generations of idealized solar geoengineering simulations in the Geoengineering Model Intercomparison Project (GeoMIP).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21(6)</w:t>
      </w:r>
      <w:r w:rsidRPr="001A4DE9">
        <w:rPr>
          <w:rFonts w:cs="Times New Roman"/>
          <w:sz w:val="20"/>
          <w:szCs w:val="20"/>
          <w:lang w:val="en-GB" w:eastAsia="ko-KR"/>
        </w:rPr>
        <w:t>, 4231–4247, doi:</w:t>
      </w:r>
      <w:hyperlink r:id="rId473" w:history="1">
        <w:r w:rsidRPr="001A4DE9">
          <w:rPr>
            <w:rStyle w:val="Hyperlink"/>
            <w:rFonts w:cs="Times New Roman"/>
            <w:sz w:val="20"/>
            <w:szCs w:val="20"/>
            <w:lang w:val="en-GB"/>
          </w:rPr>
          <w:t>10.5194/acp-21-4231-2021</w:t>
        </w:r>
      </w:hyperlink>
      <w:r w:rsidRPr="001A4DE9">
        <w:rPr>
          <w:rFonts w:cs="Times New Roman"/>
          <w:sz w:val="20"/>
          <w:szCs w:val="20"/>
          <w:lang w:val="en-GB" w:eastAsia="ko-KR"/>
        </w:rPr>
        <w:t>.</w:t>
      </w:r>
    </w:p>
    <w:p w14:paraId="33B6AF9C" w14:textId="290AE89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Krishnamohan, K.-P.S.-P., G. Bala, L. Cao, L. Duan, and K. Caldeira, 2019: Climate system response to stratospheric sulfate aerosols: sensitivity to altitude of aerosol layer.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885–900, doi:</w:t>
      </w:r>
      <w:hyperlink r:id="rId474" w:history="1">
        <w:r w:rsidRPr="001A4DE9">
          <w:rPr>
            <w:rStyle w:val="Hyperlink"/>
            <w:rFonts w:cs="Times New Roman"/>
            <w:sz w:val="20"/>
            <w:szCs w:val="20"/>
            <w:lang w:val="en-GB"/>
          </w:rPr>
          <w:t>10.5194/esd-10-885-2019</w:t>
        </w:r>
      </w:hyperlink>
      <w:r w:rsidRPr="001A4DE9">
        <w:rPr>
          <w:rFonts w:cs="Times New Roman"/>
          <w:sz w:val="20"/>
          <w:szCs w:val="20"/>
          <w:lang w:val="en-GB" w:eastAsia="ko-KR"/>
        </w:rPr>
        <w:t>.</w:t>
      </w:r>
    </w:p>
    <w:p w14:paraId="2288FED6" w14:textId="6D6AB2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Krishnamohan, K.S., G. Bala, L. Cao, L. Duan, and K. Caldeira, 2020: The Climatic Effects of Hygroscopic Growth of Sulfate Aerosols in the Stratosphere.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e2019EF001326, doi:</w:t>
      </w:r>
      <w:hyperlink r:id="rId475" w:history="1">
        <w:r w:rsidRPr="001A4DE9">
          <w:rPr>
            <w:rStyle w:val="Hyperlink"/>
            <w:rFonts w:cs="Times New Roman"/>
            <w:sz w:val="20"/>
            <w:szCs w:val="20"/>
            <w:lang w:val="en-GB"/>
          </w:rPr>
          <w:t>10.1029/2019ef001326</w:t>
        </w:r>
      </w:hyperlink>
      <w:r w:rsidRPr="001A4DE9">
        <w:rPr>
          <w:rFonts w:cs="Times New Roman"/>
          <w:sz w:val="20"/>
          <w:szCs w:val="20"/>
          <w:lang w:val="en-GB" w:eastAsia="ko-KR"/>
        </w:rPr>
        <w:t>.</w:t>
      </w:r>
    </w:p>
    <w:p w14:paraId="315AEE6B" w14:textId="47B36A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Krishnan, R. et al., 2016: Deciphering the desiccation trend of the South Asian monsoon hydroclimate in a warming world.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1007–1027, doi:</w:t>
      </w:r>
      <w:hyperlink r:id="rId476" w:history="1">
        <w:r w:rsidRPr="001A4DE9">
          <w:rPr>
            <w:rStyle w:val="Hyperlink"/>
            <w:rFonts w:cs="Times New Roman"/>
            <w:sz w:val="20"/>
            <w:szCs w:val="20"/>
            <w:lang w:val="en-GB"/>
          </w:rPr>
          <w:t>10.1007/s00382-015-2886-5</w:t>
        </w:r>
      </w:hyperlink>
      <w:r w:rsidRPr="001A4DE9">
        <w:rPr>
          <w:rFonts w:cs="Times New Roman"/>
          <w:sz w:val="20"/>
          <w:szCs w:val="20"/>
          <w:lang w:val="en-GB" w:eastAsia="ko-KR"/>
        </w:rPr>
        <w:t>.</w:t>
      </w:r>
    </w:p>
    <w:p w14:paraId="48FBC88F" w14:textId="3B447F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Kristjánsson, J.E., H. Muri, and H. Schmidt, 2015: The hydrological cycle response to cirrus cloud thinning.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10807–10815, doi:</w:t>
      </w:r>
      <w:hyperlink r:id="rId477" w:history="1">
        <w:r w:rsidRPr="001A4DE9">
          <w:rPr>
            <w:rStyle w:val="Hyperlink"/>
            <w:rFonts w:cs="Times New Roman"/>
            <w:sz w:val="20"/>
            <w:szCs w:val="20"/>
            <w:lang w:val="en-GB"/>
          </w:rPr>
          <w:t>10.1002/2015gl066795</w:t>
        </w:r>
      </w:hyperlink>
      <w:r w:rsidRPr="001A4DE9">
        <w:rPr>
          <w:rFonts w:cs="Times New Roman"/>
          <w:sz w:val="20"/>
          <w:szCs w:val="20"/>
          <w:lang w:val="en-GB" w:eastAsia="ko-KR"/>
        </w:rPr>
        <w:t>.</w:t>
      </w:r>
    </w:p>
    <w:p w14:paraId="4DEA3C05" w14:textId="116BAF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Kröger, J. et al., 2018: Full-field initialized decadal predictions with the MPI Earth system model: an initial shock in the North Atlantic.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w:t>
      </w:r>
      <w:r w:rsidRPr="001A4DE9">
        <w:rPr>
          <w:rFonts w:cs="Times New Roman"/>
          <w:sz w:val="20"/>
          <w:szCs w:val="20"/>
          <w:lang w:val="en-GB" w:eastAsia="ko-KR"/>
        </w:rPr>
        <w:t>, 2593–2608, doi:</w:t>
      </w:r>
      <w:hyperlink r:id="rId478" w:history="1">
        <w:r w:rsidRPr="001A4DE9">
          <w:rPr>
            <w:rStyle w:val="Hyperlink"/>
            <w:rFonts w:cs="Times New Roman"/>
            <w:sz w:val="20"/>
            <w:szCs w:val="20"/>
            <w:lang w:val="en-GB"/>
          </w:rPr>
          <w:t>10.1007/s00382-017-4030-1</w:t>
        </w:r>
      </w:hyperlink>
      <w:r w:rsidRPr="001A4DE9">
        <w:rPr>
          <w:rFonts w:cs="Times New Roman"/>
          <w:sz w:val="20"/>
          <w:szCs w:val="20"/>
          <w:lang w:val="en-GB" w:eastAsia="ko-KR"/>
        </w:rPr>
        <w:t>.</w:t>
      </w:r>
    </w:p>
    <w:p w14:paraId="6B2CEB86" w14:textId="04CEA0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Kröner, N. et al., 2017: Separating climate change signals into thermodynamic, lapse-rate and circulation effects: theory and application to the European summer climate.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48(9–10)</w:t>
      </w:r>
      <w:r w:rsidRPr="001A4DE9">
        <w:rPr>
          <w:rFonts w:cs="Times New Roman"/>
          <w:sz w:val="20"/>
          <w:szCs w:val="20"/>
          <w:lang w:val="en-GB" w:eastAsia="ko-KR"/>
        </w:rPr>
        <w:t>, 3425–3440, doi:</w:t>
      </w:r>
      <w:hyperlink r:id="rId479" w:history="1">
        <w:r w:rsidRPr="001A4DE9">
          <w:rPr>
            <w:rStyle w:val="Hyperlink"/>
            <w:rFonts w:cs="Times New Roman"/>
            <w:sz w:val="20"/>
            <w:szCs w:val="20"/>
            <w:lang w:val="en-GB"/>
          </w:rPr>
          <w:t>10.1007/s00382-016-3276-3</w:t>
        </w:r>
      </w:hyperlink>
      <w:r w:rsidRPr="001A4DE9">
        <w:rPr>
          <w:rFonts w:cs="Times New Roman"/>
          <w:sz w:val="20"/>
          <w:szCs w:val="20"/>
          <w:lang w:val="en-GB" w:eastAsia="ko-KR"/>
        </w:rPr>
        <w:t>.</w:t>
      </w:r>
    </w:p>
    <w:p w14:paraId="0602A351" w14:textId="5A868A2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Kruschke, T. et al., 2016: Probabilistic evaluation of decadal prediction skill regarding Northern Hemisphere winter storms. </w:t>
      </w:r>
      <w:r w:rsidRPr="001A4DE9">
        <w:rPr>
          <w:rFonts w:cs="Times New Roman"/>
          <w:i/>
          <w:sz w:val="20"/>
          <w:szCs w:val="20"/>
          <w:lang w:val="en-GB" w:eastAsia="ko-KR"/>
        </w:rPr>
        <w:t>Meteorologische Zeitschrift</w:t>
      </w:r>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721–738, doi:</w:t>
      </w:r>
      <w:hyperlink r:id="rId480" w:history="1">
        <w:r w:rsidRPr="001A4DE9">
          <w:rPr>
            <w:rStyle w:val="Hyperlink"/>
            <w:rFonts w:cs="Times New Roman"/>
            <w:sz w:val="20"/>
            <w:szCs w:val="20"/>
            <w:lang w:val="en-GB"/>
          </w:rPr>
          <w:t>10.1127/metz/2015/0641</w:t>
        </w:r>
      </w:hyperlink>
      <w:r w:rsidRPr="001A4DE9">
        <w:rPr>
          <w:rFonts w:cs="Times New Roman"/>
          <w:sz w:val="20"/>
          <w:szCs w:val="20"/>
          <w:lang w:val="en-GB" w:eastAsia="ko-KR"/>
        </w:rPr>
        <w:t>.</w:t>
      </w:r>
    </w:p>
    <w:p w14:paraId="766E6290" w14:textId="5B272B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Kwiatkowski, L. et al., 2020: Twenty-first century ocean warming, acidification, deoxygenation, and upper-ocean nutrient and primary production decline from CMIP6 model projections.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17(13)</w:t>
      </w:r>
      <w:r w:rsidRPr="001A4DE9">
        <w:rPr>
          <w:rFonts w:cs="Times New Roman"/>
          <w:sz w:val="20"/>
          <w:szCs w:val="20"/>
          <w:lang w:val="en-GB" w:eastAsia="ko-KR"/>
        </w:rPr>
        <w:t>, 3439–3470, doi:</w:t>
      </w:r>
      <w:hyperlink r:id="rId481" w:history="1">
        <w:r w:rsidRPr="001A4DE9">
          <w:rPr>
            <w:rStyle w:val="Hyperlink"/>
            <w:rFonts w:cs="Times New Roman"/>
            <w:sz w:val="20"/>
            <w:szCs w:val="20"/>
            <w:lang w:val="en-GB"/>
          </w:rPr>
          <w:t>10.5194/bg-17-3439-2020</w:t>
        </w:r>
      </w:hyperlink>
      <w:r w:rsidRPr="001A4DE9">
        <w:rPr>
          <w:rFonts w:cs="Times New Roman"/>
          <w:sz w:val="20"/>
          <w:szCs w:val="20"/>
          <w:lang w:val="en-GB" w:eastAsia="ko-KR"/>
        </w:rPr>
        <w:t>.</w:t>
      </w:r>
    </w:p>
    <w:p w14:paraId="08C1371A" w14:textId="131DE2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and J.C.H. Chiang, 2007: Control of land-ocean temperature contrast by ocean heat uptake.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34(13)</w:t>
      </w:r>
      <w:r w:rsidRPr="001A4DE9">
        <w:rPr>
          <w:rFonts w:cs="Times New Roman"/>
          <w:sz w:val="20"/>
          <w:szCs w:val="20"/>
          <w:lang w:val="en-GB" w:eastAsia="ko-KR"/>
        </w:rPr>
        <w:t>, L13704, doi:</w:t>
      </w:r>
      <w:hyperlink r:id="rId482" w:history="1">
        <w:r w:rsidRPr="001A4DE9">
          <w:rPr>
            <w:rStyle w:val="Hyperlink"/>
            <w:rFonts w:cs="Times New Roman"/>
            <w:sz w:val="20"/>
            <w:szCs w:val="20"/>
            <w:lang w:val="en-GB"/>
          </w:rPr>
          <w:t>10.1029/2007gl029755</w:t>
        </w:r>
      </w:hyperlink>
      <w:r w:rsidRPr="001A4DE9">
        <w:rPr>
          <w:rFonts w:cs="Times New Roman"/>
          <w:sz w:val="20"/>
          <w:szCs w:val="20"/>
          <w:lang w:val="en-GB" w:eastAsia="ko-KR"/>
        </w:rPr>
        <w:t>.</w:t>
      </w:r>
    </w:p>
    <w:p w14:paraId="7C74BBD2" w14:textId="1CCEFF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and M.R. Allen, 2009: Are changes in global precipitation constrained by the tropospheric energy budget?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22(3)</w:t>
      </w:r>
      <w:r w:rsidRPr="001A4DE9">
        <w:rPr>
          <w:rFonts w:cs="Times New Roman"/>
          <w:sz w:val="20"/>
          <w:szCs w:val="20"/>
          <w:lang w:val="en-GB" w:eastAsia="ko-KR"/>
        </w:rPr>
        <w:t>, 499–517, doi:</w:t>
      </w:r>
      <w:hyperlink r:id="rId483" w:history="1">
        <w:r w:rsidRPr="001A4DE9">
          <w:rPr>
            <w:rStyle w:val="Hyperlink"/>
            <w:rFonts w:cs="Times New Roman"/>
            <w:sz w:val="20"/>
            <w:szCs w:val="20"/>
            <w:lang w:val="en-GB"/>
          </w:rPr>
          <w:t>10.1175/2008jcli2135.1</w:t>
        </w:r>
      </w:hyperlink>
      <w:r w:rsidRPr="001A4DE9">
        <w:rPr>
          <w:rFonts w:cs="Times New Roman"/>
          <w:sz w:val="20"/>
          <w:szCs w:val="20"/>
          <w:lang w:val="en-GB" w:eastAsia="ko-KR"/>
        </w:rPr>
        <w:t>.</w:t>
      </w:r>
    </w:p>
    <w:p w14:paraId="4C3AADB5" w14:textId="11F4316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M.J. Webb, and M.M. Joshi, 2011: The Relationship between Land–Ocean Surface Temperature Contrast and Radiative Forcing.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24(13)</w:t>
      </w:r>
      <w:r w:rsidRPr="001A4DE9">
        <w:rPr>
          <w:rFonts w:cs="Times New Roman"/>
          <w:sz w:val="20"/>
          <w:szCs w:val="20"/>
          <w:lang w:val="en-GB" w:eastAsia="ko-KR"/>
        </w:rPr>
        <w:t>, 3239–3256, doi:</w:t>
      </w:r>
      <w:hyperlink r:id="rId484" w:history="1">
        <w:r w:rsidRPr="001A4DE9">
          <w:rPr>
            <w:rStyle w:val="Hyperlink"/>
            <w:rFonts w:cs="Times New Roman"/>
            <w:sz w:val="20"/>
            <w:szCs w:val="20"/>
            <w:lang w:val="en-GB"/>
          </w:rPr>
          <w:t>10.1175/2011jcli3893.1</w:t>
        </w:r>
      </w:hyperlink>
      <w:r w:rsidRPr="001A4DE9">
        <w:rPr>
          <w:rFonts w:cs="Times New Roman"/>
          <w:sz w:val="20"/>
          <w:szCs w:val="20"/>
          <w:lang w:val="en-GB" w:eastAsia="ko-KR"/>
        </w:rPr>
        <w:t>.</w:t>
      </w:r>
    </w:p>
    <w:p w14:paraId="60185A71" w14:textId="400658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Lambert, F.H., A.J. Ferraro, and R. Chadwick, 2017: Land–Ocean Shifts in Tropical Precipitation Linked to Surface </w:t>
      </w:r>
      <w:r w:rsidRPr="001A4DE9">
        <w:rPr>
          <w:rFonts w:cs="Times New Roman"/>
          <w:sz w:val="20"/>
          <w:szCs w:val="20"/>
          <w:lang w:val="en-GB" w:eastAsia="ko-KR"/>
        </w:rPr>
        <w:lastRenderedPageBreak/>
        <w:t xml:space="preserve">Temperature and Humidity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30(12)</w:t>
      </w:r>
      <w:r w:rsidRPr="001A4DE9">
        <w:rPr>
          <w:rFonts w:cs="Times New Roman"/>
          <w:sz w:val="20"/>
          <w:szCs w:val="20"/>
          <w:lang w:val="en-GB" w:eastAsia="ko-KR"/>
        </w:rPr>
        <w:t>, 4527–4545, doi:</w:t>
      </w:r>
      <w:hyperlink r:id="rId485" w:history="1">
        <w:r w:rsidRPr="001A4DE9">
          <w:rPr>
            <w:rStyle w:val="Hyperlink"/>
            <w:rFonts w:cs="Times New Roman"/>
            <w:sz w:val="20"/>
            <w:szCs w:val="20"/>
            <w:lang w:val="en-GB"/>
          </w:rPr>
          <w:t>10.1175/jcli-d-16-0649.1</w:t>
        </w:r>
      </w:hyperlink>
      <w:r w:rsidRPr="001A4DE9">
        <w:rPr>
          <w:rFonts w:cs="Times New Roman"/>
          <w:sz w:val="20"/>
          <w:szCs w:val="20"/>
          <w:lang w:val="en-GB" w:eastAsia="ko-KR"/>
        </w:rPr>
        <w:t>.</w:t>
      </w:r>
    </w:p>
    <w:p w14:paraId="4E7E524F" w14:textId="0D4586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Langehaug, H.R., D. Matei, T. Eldevik, K. Lohmann, and Y. Gao, 2017: On model differences and skill in predicting sea surface temperature in the Nordic and Barents Seas.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48(3–4)</w:t>
      </w:r>
      <w:r w:rsidRPr="001A4DE9">
        <w:rPr>
          <w:rFonts w:cs="Times New Roman"/>
          <w:sz w:val="20"/>
          <w:szCs w:val="20"/>
          <w:lang w:val="en-GB" w:eastAsia="ko-KR"/>
        </w:rPr>
        <w:t>, 913–933, doi:</w:t>
      </w:r>
      <w:hyperlink r:id="rId486" w:history="1">
        <w:r w:rsidRPr="001A4DE9">
          <w:rPr>
            <w:rStyle w:val="Hyperlink"/>
            <w:rFonts w:cs="Times New Roman"/>
            <w:sz w:val="20"/>
            <w:szCs w:val="20"/>
            <w:lang w:val="en-GB"/>
          </w:rPr>
          <w:t>10.1007/s00382-016-3118-3</w:t>
        </w:r>
      </w:hyperlink>
      <w:r w:rsidRPr="001A4DE9">
        <w:rPr>
          <w:rFonts w:cs="Times New Roman"/>
          <w:sz w:val="20"/>
          <w:szCs w:val="20"/>
          <w:lang w:val="en-GB" w:eastAsia="ko-KR"/>
        </w:rPr>
        <w:t>.</w:t>
      </w:r>
    </w:p>
    <w:p w14:paraId="3F3BE41F" w14:textId="7F811F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Langenbrunner, B., J.D. Neelin, B.R. Lintner, and B.T. Anderson, 2015: Patterns of Precipitation Change and Climatological Uncertainty among CMIP5 Models, with a Focus on the Midlatitude Pacific Storm Track.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28(19)</w:t>
      </w:r>
      <w:r w:rsidRPr="001A4DE9">
        <w:rPr>
          <w:rFonts w:cs="Times New Roman"/>
          <w:sz w:val="20"/>
          <w:szCs w:val="20"/>
          <w:lang w:val="en-GB" w:eastAsia="ko-KR"/>
        </w:rPr>
        <w:t>, 7857–7872, doi:</w:t>
      </w:r>
      <w:hyperlink r:id="rId487" w:history="1">
        <w:r w:rsidRPr="001A4DE9">
          <w:rPr>
            <w:rStyle w:val="Hyperlink"/>
            <w:rFonts w:cs="Times New Roman"/>
            <w:sz w:val="20"/>
            <w:szCs w:val="20"/>
            <w:lang w:val="en-GB"/>
          </w:rPr>
          <w:t>10.1175/jcli-d-14-00800.1</w:t>
        </w:r>
      </w:hyperlink>
      <w:r w:rsidRPr="001A4DE9">
        <w:rPr>
          <w:rFonts w:cs="Times New Roman"/>
          <w:sz w:val="20"/>
          <w:szCs w:val="20"/>
          <w:lang w:val="en-GB" w:eastAsia="ko-KR"/>
        </w:rPr>
        <w:t>.</w:t>
      </w:r>
    </w:p>
    <w:p w14:paraId="17B01178" w14:textId="1BA136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J. Kleypas, R. Hauser, B. Parkes, and A. Gadian, 2013: Can marine cloud brightening reduce coral bleaching? </w:t>
      </w:r>
      <w:r w:rsidRPr="001A4DE9">
        <w:rPr>
          <w:rFonts w:cs="Times New Roman"/>
          <w:i/>
          <w:sz w:val="20"/>
          <w:szCs w:val="20"/>
          <w:lang w:val="en-GB" w:eastAsia="ko-KR"/>
        </w:rPr>
        <w:t>Atmospheric Science Letters</w:t>
      </w:r>
      <w:r w:rsidRPr="001A4DE9">
        <w:rPr>
          <w:rFonts w:cs="Times New Roman"/>
          <w:sz w:val="20"/>
          <w:szCs w:val="20"/>
          <w:lang w:val="en-GB" w:eastAsia="ko-KR"/>
        </w:rPr>
        <w:t xml:space="preserve">, </w:t>
      </w:r>
      <w:r w:rsidRPr="001A4DE9">
        <w:rPr>
          <w:rFonts w:cs="Times New Roman"/>
          <w:b/>
          <w:sz w:val="20"/>
          <w:szCs w:val="20"/>
          <w:lang w:val="en-GB" w:eastAsia="ko-KR"/>
        </w:rPr>
        <w:t>14(4)</w:t>
      </w:r>
      <w:r w:rsidRPr="001A4DE9">
        <w:rPr>
          <w:rFonts w:cs="Times New Roman"/>
          <w:sz w:val="20"/>
          <w:szCs w:val="20"/>
          <w:lang w:val="en-GB" w:eastAsia="ko-KR"/>
        </w:rPr>
        <w:t>, 214–219, doi:</w:t>
      </w:r>
      <w:hyperlink r:id="rId488" w:history="1">
        <w:r w:rsidRPr="001A4DE9">
          <w:rPr>
            <w:rStyle w:val="Hyperlink"/>
            <w:rFonts w:cs="Times New Roman"/>
            <w:sz w:val="20"/>
            <w:szCs w:val="20"/>
            <w:lang w:val="en-GB"/>
          </w:rPr>
          <w:t>10.1002/asl2.442</w:t>
        </w:r>
      </w:hyperlink>
      <w:r w:rsidRPr="001A4DE9">
        <w:rPr>
          <w:rFonts w:cs="Times New Roman"/>
          <w:sz w:val="20"/>
          <w:szCs w:val="20"/>
          <w:lang w:val="en-GB" w:eastAsia="ko-KR"/>
        </w:rPr>
        <w:t>.</w:t>
      </w:r>
    </w:p>
    <w:p w14:paraId="12A96187" w14:textId="465097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et al., 2012: Marine cloud brightening.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370(1974)</w:t>
      </w:r>
      <w:r w:rsidRPr="001A4DE9">
        <w:rPr>
          <w:rFonts w:cs="Times New Roman"/>
          <w:sz w:val="20"/>
          <w:szCs w:val="20"/>
          <w:lang w:val="en-GB" w:eastAsia="ko-KR"/>
        </w:rPr>
        <w:t>, 4217–4262, doi:</w:t>
      </w:r>
      <w:hyperlink r:id="rId489" w:history="1">
        <w:r w:rsidRPr="001A4DE9">
          <w:rPr>
            <w:rStyle w:val="Hyperlink"/>
            <w:rFonts w:cs="Times New Roman"/>
            <w:sz w:val="20"/>
            <w:szCs w:val="20"/>
            <w:lang w:val="en-GB"/>
          </w:rPr>
          <w:t>10.1098/rsta.2012.0086</w:t>
        </w:r>
      </w:hyperlink>
      <w:r w:rsidRPr="001A4DE9">
        <w:rPr>
          <w:rFonts w:cs="Times New Roman"/>
          <w:sz w:val="20"/>
          <w:szCs w:val="20"/>
          <w:lang w:val="en-GB" w:eastAsia="ko-KR"/>
        </w:rPr>
        <w:t>.</w:t>
      </w:r>
    </w:p>
    <w:p w14:paraId="1CE297D4" w14:textId="1E10780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Latham, J. et al., 2014: Marine cloud brightening: regional applications.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20140053, doi:</w:t>
      </w:r>
      <w:hyperlink r:id="rId490" w:history="1">
        <w:r w:rsidRPr="001A4DE9">
          <w:rPr>
            <w:rStyle w:val="Hyperlink"/>
            <w:rFonts w:cs="Times New Roman"/>
            <w:sz w:val="20"/>
            <w:szCs w:val="20"/>
            <w:lang w:val="en-GB"/>
          </w:rPr>
          <w:t>10.1098/rsta.2014.0053</w:t>
        </w:r>
      </w:hyperlink>
      <w:r w:rsidRPr="001A4DE9">
        <w:rPr>
          <w:rFonts w:cs="Times New Roman"/>
          <w:sz w:val="20"/>
          <w:szCs w:val="20"/>
          <w:lang w:val="en-GB" w:eastAsia="ko-KR"/>
        </w:rPr>
        <w:t>.</w:t>
      </w:r>
    </w:p>
    <w:p w14:paraId="78D98606" w14:textId="7FDA30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Lawrence, M.G. et al., 2018: Evaluating climate geoengineering proposals in the context of the Paris Agreement temperature goals.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3734, doi:</w:t>
      </w:r>
      <w:hyperlink r:id="rId491" w:history="1">
        <w:r w:rsidRPr="001A4DE9">
          <w:rPr>
            <w:rStyle w:val="Hyperlink"/>
            <w:rFonts w:cs="Times New Roman"/>
            <w:sz w:val="20"/>
            <w:szCs w:val="20"/>
            <w:lang w:val="en-GB"/>
          </w:rPr>
          <w:t>10.1038/s41467-018-05938-3</w:t>
        </w:r>
      </w:hyperlink>
      <w:r w:rsidRPr="001A4DE9">
        <w:rPr>
          <w:rFonts w:cs="Times New Roman"/>
          <w:sz w:val="20"/>
          <w:szCs w:val="20"/>
          <w:lang w:val="en-GB" w:eastAsia="ko-KR"/>
        </w:rPr>
        <w:t>.</w:t>
      </w:r>
    </w:p>
    <w:p w14:paraId="7089F1AD" w14:textId="65F9C8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Leduc, M., H.D. Matthews, and R. De Elía, 2015: Quantifying the limits of a linear temperature response to cumulative CO2 emissions.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28(24)</w:t>
      </w:r>
      <w:r w:rsidRPr="001A4DE9">
        <w:rPr>
          <w:rFonts w:cs="Times New Roman"/>
          <w:sz w:val="20"/>
          <w:szCs w:val="20"/>
          <w:lang w:val="en-GB" w:eastAsia="ko-KR"/>
        </w:rPr>
        <w:t>, 9955–9968, doi:</w:t>
      </w:r>
      <w:hyperlink r:id="rId492" w:history="1">
        <w:r w:rsidRPr="001A4DE9">
          <w:rPr>
            <w:rStyle w:val="Hyperlink"/>
            <w:rFonts w:cs="Times New Roman"/>
            <w:sz w:val="20"/>
            <w:szCs w:val="20"/>
            <w:lang w:val="en-GB"/>
          </w:rPr>
          <w:t>10.1175/jcli-d-14-00500.1</w:t>
        </w:r>
      </w:hyperlink>
      <w:r w:rsidRPr="001A4DE9">
        <w:rPr>
          <w:rFonts w:cs="Times New Roman"/>
          <w:sz w:val="20"/>
          <w:szCs w:val="20"/>
          <w:lang w:val="en-GB" w:eastAsia="ko-KR"/>
        </w:rPr>
        <w:t>.</w:t>
      </w:r>
    </w:p>
    <w:p w14:paraId="3A824516" w14:textId="65B220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Leduc, M., H.D. Matthews, and R. de Elía, 2016: Regional estimates of the transient climate response to cumulative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6(5)</w:t>
      </w:r>
      <w:r w:rsidRPr="001A4DE9">
        <w:rPr>
          <w:rFonts w:cs="Times New Roman"/>
          <w:sz w:val="20"/>
          <w:szCs w:val="20"/>
          <w:lang w:val="en-GB" w:eastAsia="ko-KR"/>
        </w:rPr>
        <w:t>, 474–478, doi:</w:t>
      </w:r>
      <w:hyperlink r:id="rId493" w:history="1">
        <w:r w:rsidRPr="001A4DE9">
          <w:rPr>
            <w:rStyle w:val="Hyperlink"/>
            <w:rFonts w:cs="Times New Roman"/>
            <w:sz w:val="20"/>
            <w:szCs w:val="20"/>
            <w:lang w:val="en-GB"/>
          </w:rPr>
          <w:t>10.1038/nclimate2913</w:t>
        </w:r>
      </w:hyperlink>
      <w:r w:rsidRPr="001A4DE9">
        <w:rPr>
          <w:rFonts w:cs="Times New Roman"/>
          <w:sz w:val="20"/>
          <w:szCs w:val="20"/>
          <w:lang w:val="en-GB" w:eastAsia="ko-KR"/>
        </w:rPr>
        <w:t>.</w:t>
      </w:r>
    </w:p>
    <w:p w14:paraId="7D9AD00C" w14:textId="6EA1E3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D.Y. and J.-B. Ahn, 2017: Future change in the frequency and intensity of wintertime North Pacific blocking in CMIP5 models. </w:t>
      </w:r>
      <w:r w:rsidRPr="001A4DE9">
        <w:rPr>
          <w:rFonts w:cs="Times New Roman"/>
          <w:i/>
          <w:sz w:val="20"/>
          <w:szCs w:val="20"/>
          <w:lang w:val="en-GB" w:eastAsia="ko-KR"/>
        </w:rPr>
        <w:t>International Journal of Climatology</w:t>
      </w:r>
      <w:r w:rsidRPr="001A4DE9">
        <w:rPr>
          <w:rFonts w:cs="Times New Roman"/>
          <w:sz w:val="20"/>
          <w:szCs w:val="20"/>
          <w:lang w:val="en-GB" w:eastAsia="ko-KR"/>
        </w:rPr>
        <w:t xml:space="preserve">, </w:t>
      </w:r>
      <w:r w:rsidRPr="001A4DE9">
        <w:rPr>
          <w:rFonts w:cs="Times New Roman"/>
          <w:b/>
          <w:sz w:val="20"/>
          <w:szCs w:val="20"/>
          <w:lang w:val="en-GB" w:eastAsia="ko-KR"/>
        </w:rPr>
        <w:t>37(5)</w:t>
      </w:r>
      <w:r w:rsidRPr="001A4DE9">
        <w:rPr>
          <w:rFonts w:cs="Times New Roman"/>
          <w:sz w:val="20"/>
          <w:szCs w:val="20"/>
          <w:lang w:val="en-GB" w:eastAsia="ko-KR"/>
        </w:rPr>
        <w:t>, 2765–2781, doi:</w:t>
      </w:r>
      <w:hyperlink r:id="rId494" w:history="1">
        <w:r w:rsidRPr="001A4DE9">
          <w:rPr>
            <w:rStyle w:val="Hyperlink"/>
            <w:rFonts w:cs="Times New Roman"/>
            <w:sz w:val="20"/>
            <w:szCs w:val="20"/>
            <w:lang w:val="en-GB"/>
          </w:rPr>
          <w:t>10.1002/joc.4878</w:t>
        </w:r>
      </w:hyperlink>
      <w:r w:rsidRPr="001A4DE9">
        <w:rPr>
          <w:rFonts w:cs="Times New Roman"/>
          <w:sz w:val="20"/>
          <w:szCs w:val="20"/>
          <w:lang w:val="en-GB" w:eastAsia="ko-KR"/>
        </w:rPr>
        <w:t>.</w:t>
      </w:r>
    </w:p>
    <w:p w14:paraId="53A46341" w14:textId="6E1A3E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H.J. et al., 2017: Impact of Poleward Moisture Transport from the North Pacific on the Acceleration of Sea Ice Loss in the Arctic since 2002.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30(17)</w:t>
      </w:r>
      <w:r w:rsidRPr="001A4DE9">
        <w:rPr>
          <w:rFonts w:cs="Times New Roman"/>
          <w:sz w:val="20"/>
          <w:szCs w:val="20"/>
          <w:lang w:val="en-GB" w:eastAsia="ko-KR"/>
        </w:rPr>
        <w:t>, 6757–6769, doi:</w:t>
      </w:r>
      <w:hyperlink r:id="rId495" w:history="1">
        <w:r w:rsidRPr="001A4DE9">
          <w:rPr>
            <w:rStyle w:val="Hyperlink"/>
            <w:rFonts w:cs="Times New Roman"/>
            <w:sz w:val="20"/>
            <w:szCs w:val="20"/>
            <w:lang w:val="en-GB"/>
          </w:rPr>
          <w:t>10.1175/jcli-d-16-0461.1</w:t>
        </w:r>
      </w:hyperlink>
      <w:r w:rsidRPr="001A4DE9">
        <w:rPr>
          <w:rFonts w:cs="Times New Roman"/>
          <w:sz w:val="20"/>
          <w:szCs w:val="20"/>
          <w:lang w:val="en-GB" w:eastAsia="ko-KR"/>
        </w:rPr>
        <w:t>.</w:t>
      </w:r>
    </w:p>
    <w:p w14:paraId="7FE088B0" w14:textId="353958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J.Y. and B. Wang, 2014: Future change of global monsoon in the CMIP5.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42(1–2)</w:t>
      </w:r>
      <w:r w:rsidRPr="001A4DE9">
        <w:rPr>
          <w:rFonts w:cs="Times New Roman"/>
          <w:sz w:val="20"/>
          <w:szCs w:val="20"/>
          <w:lang w:val="en-GB" w:eastAsia="ko-KR"/>
        </w:rPr>
        <w:t>, 101–119, doi:</w:t>
      </w:r>
      <w:hyperlink r:id="rId496" w:history="1">
        <w:r w:rsidRPr="001A4DE9">
          <w:rPr>
            <w:rStyle w:val="Hyperlink"/>
            <w:rFonts w:cs="Times New Roman"/>
            <w:sz w:val="20"/>
            <w:szCs w:val="20"/>
            <w:lang w:val="en-GB"/>
          </w:rPr>
          <w:t>10.1007/s00382-012-1564-0</w:t>
        </w:r>
      </w:hyperlink>
      <w:r w:rsidRPr="001A4DE9">
        <w:rPr>
          <w:rFonts w:cs="Times New Roman"/>
          <w:sz w:val="20"/>
          <w:szCs w:val="20"/>
          <w:lang w:val="en-GB" w:eastAsia="ko-KR"/>
        </w:rPr>
        <w:t>.</w:t>
      </w:r>
    </w:p>
    <w:p w14:paraId="73F9DB4B" w14:textId="19F2C0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S., T. Gong, N. Johnson, S.B. Feldstein, and D. Pollard, 2011: On the Possible Link between Tropical Convection and the Northern Hemisphere Arctic Surface Air Temperature Change between 1958 and 2001.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24(16)</w:t>
      </w:r>
      <w:r w:rsidRPr="001A4DE9">
        <w:rPr>
          <w:rFonts w:cs="Times New Roman"/>
          <w:sz w:val="20"/>
          <w:szCs w:val="20"/>
          <w:lang w:val="en-GB" w:eastAsia="ko-KR"/>
        </w:rPr>
        <w:t>, 4350–4367, doi:</w:t>
      </w:r>
      <w:hyperlink r:id="rId497" w:history="1">
        <w:r w:rsidRPr="001A4DE9">
          <w:rPr>
            <w:rStyle w:val="Hyperlink"/>
            <w:rFonts w:cs="Times New Roman"/>
            <w:sz w:val="20"/>
            <w:szCs w:val="20"/>
            <w:lang w:val="en-GB"/>
          </w:rPr>
          <w:t>10.1175/2011jcli4003.1</w:t>
        </w:r>
      </w:hyperlink>
      <w:r w:rsidRPr="001A4DE9">
        <w:rPr>
          <w:rFonts w:cs="Times New Roman"/>
          <w:sz w:val="20"/>
          <w:szCs w:val="20"/>
          <w:lang w:val="en-GB" w:eastAsia="ko-KR"/>
        </w:rPr>
        <w:t>.</w:t>
      </w:r>
    </w:p>
    <w:p w14:paraId="10D620B6" w14:textId="5C1035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Lee, W., D. MacMartin, D. Visioni, and B. Kravitz, 2020: Expanding the design space of stratospheric aerosol geoengineering to include precipitation-based objectives and explore trade-offs.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1051–1072, doi:</w:t>
      </w:r>
      <w:hyperlink r:id="rId498" w:history="1">
        <w:r w:rsidRPr="001A4DE9">
          <w:rPr>
            <w:rStyle w:val="Hyperlink"/>
            <w:rFonts w:cs="Times New Roman"/>
            <w:sz w:val="20"/>
            <w:szCs w:val="20"/>
            <w:lang w:val="en-GB"/>
          </w:rPr>
          <w:t>10.5194/esd-11-1051-2020</w:t>
        </w:r>
      </w:hyperlink>
      <w:r w:rsidRPr="001A4DE9">
        <w:rPr>
          <w:rFonts w:cs="Times New Roman"/>
          <w:sz w:val="20"/>
          <w:szCs w:val="20"/>
          <w:lang w:val="en-GB" w:eastAsia="ko-KR"/>
        </w:rPr>
        <w:t>.</w:t>
      </w:r>
    </w:p>
    <w:p w14:paraId="74DEF5CE" w14:textId="594FCA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Legrande, A.N., K. Tsigaridis, and S.E. Bauer, 2016: Role of atmospheric chemistry in the climate impacts of stratospheric volcanic injections.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652–655, doi:</w:t>
      </w:r>
      <w:hyperlink r:id="rId499" w:history="1">
        <w:r w:rsidRPr="001A4DE9">
          <w:rPr>
            <w:rStyle w:val="Hyperlink"/>
            <w:rFonts w:cs="Times New Roman"/>
            <w:sz w:val="20"/>
            <w:szCs w:val="20"/>
            <w:lang w:val="en-GB"/>
          </w:rPr>
          <w:t>10.1038/ngeo2771</w:t>
        </w:r>
      </w:hyperlink>
      <w:r w:rsidRPr="001A4DE9">
        <w:rPr>
          <w:rFonts w:cs="Times New Roman"/>
          <w:sz w:val="20"/>
          <w:szCs w:val="20"/>
          <w:lang w:val="en-GB" w:eastAsia="ko-KR"/>
        </w:rPr>
        <w:t>.</w:t>
      </w:r>
    </w:p>
    <w:p w14:paraId="652A8853" w14:textId="75BB87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Lehmann, J., D. Coumou, K. Frieler, A. Eliseev, and A. Levermann, 2014: Future changes in extratropical storm tracks and baroclinicity under climate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9(8)</w:t>
      </w:r>
      <w:r w:rsidRPr="001A4DE9">
        <w:rPr>
          <w:rFonts w:cs="Times New Roman"/>
          <w:sz w:val="20"/>
          <w:szCs w:val="20"/>
          <w:lang w:val="en-GB" w:eastAsia="ko-KR"/>
        </w:rPr>
        <w:t>, 084002, doi:</w:t>
      </w:r>
      <w:hyperlink r:id="rId500" w:history="1">
        <w:r w:rsidRPr="001A4DE9">
          <w:rPr>
            <w:rStyle w:val="Hyperlink"/>
            <w:rFonts w:cs="Times New Roman"/>
            <w:sz w:val="20"/>
            <w:szCs w:val="20"/>
            <w:lang w:val="en-GB"/>
          </w:rPr>
          <w:t>10.1088/1748-9326/9/8/084002</w:t>
        </w:r>
      </w:hyperlink>
      <w:r w:rsidRPr="001A4DE9">
        <w:rPr>
          <w:rFonts w:cs="Times New Roman"/>
          <w:sz w:val="20"/>
          <w:szCs w:val="20"/>
          <w:lang w:val="en-GB" w:eastAsia="ko-KR"/>
        </w:rPr>
        <w:t>.</w:t>
      </w:r>
    </w:p>
    <w:p w14:paraId="364CAD14" w14:textId="01000B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Lehner, F., C. Deser, and L. Terray, 2017: Toward a new estimate of “Time of Emergence” of anthropogenic warming: Insights from dynamical adjustment and a large initial-condition model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30(19)</w:t>
      </w:r>
      <w:r w:rsidRPr="001A4DE9">
        <w:rPr>
          <w:rFonts w:cs="Times New Roman"/>
          <w:sz w:val="20"/>
          <w:szCs w:val="20"/>
          <w:lang w:val="en-GB" w:eastAsia="ko-KR"/>
        </w:rPr>
        <w:t>, 7739–7756, doi:</w:t>
      </w:r>
      <w:hyperlink r:id="rId501" w:history="1">
        <w:r w:rsidRPr="001A4DE9">
          <w:rPr>
            <w:rStyle w:val="Hyperlink"/>
            <w:rFonts w:cs="Times New Roman"/>
            <w:sz w:val="20"/>
            <w:szCs w:val="20"/>
            <w:lang w:val="en-GB"/>
          </w:rPr>
          <w:t>10.1175/jcli-d-16-0792.1</w:t>
        </w:r>
      </w:hyperlink>
      <w:r w:rsidRPr="001A4DE9">
        <w:rPr>
          <w:rFonts w:cs="Times New Roman"/>
          <w:sz w:val="20"/>
          <w:szCs w:val="20"/>
          <w:lang w:val="en-GB" w:eastAsia="ko-KR"/>
        </w:rPr>
        <w:t>.</w:t>
      </w:r>
    </w:p>
    <w:p w14:paraId="79C34B81" w14:textId="3D8DB3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Lehner, F. et al., 2020: Partitioning climate projection uncertainty with multiple large ensembles and CMIP5/6.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11(2)</w:t>
      </w:r>
      <w:r w:rsidRPr="001A4DE9">
        <w:rPr>
          <w:rFonts w:cs="Times New Roman"/>
          <w:sz w:val="20"/>
          <w:szCs w:val="20"/>
          <w:lang w:val="en-GB" w:eastAsia="ko-KR"/>
        </w:rPr>
        <w:t>, 491–508, doi:</w:t>
      </w:r>
      <w:hyperlink r:id="rId502" w:history="1">
        <w:r w:rsidRPr="001A4DE9">
          <w:rPr>
            <w:rStyle w:val="Hyperlink"/>
            <w:rFonts w:cs="Times New Roman"/>
            <w:sz w:val="20"/>
            <w:szCs w:val="20"/>
            <w:lang w:val="en-GB"/>
          </w:rPr>
          <w:t>10.5194/esd-11-491-2020</w:t>
        </w:r>
      </w:hyperlink>
      <w:r w:rsidRPr="001A4DE9">
        <w:rPr>
          <w:rFonts w:cs="Times New Roman"/>
          <w:sz w:val="20"/>
          <w:szCs w:val="20"/>
          <w:lang w:val="en-GB" w:eastAsia="ko-KR"/>
        </w:rPr>
        <w:t>.</w:t>
      </w:r>
    </w:p>
    <w:p w14:paraId="003266E4" w14:textId="761960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Lemordant, L., P. Gentine, A.S. Swann, B.I. Cook, and J. Scheff, 2018: Critical impact of vegetation physiology on the continental hydrologic cycle in response to increasing CO2.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115(16)</w:t>
      </w:r>
      <w:r w:rsidRPr="001A4DE9">
        <w:rPr>
          <w:rFonts w:cs="Times New Roman"/>
          <w:sz w:val="20"/>
          <w:szCs w:val="20"/>
          <w:lang w:val="en-GB" w:eastAsia="ko-KR"/>
        </w:rPr>
        <w:t>, 4093–4098, doi:</w:t>
      </w:r>
      <w:hyperlink r:id="rId503" w:history="1">
        <w:r w:rsidRPr="001A4DE9">
          <w:rPr>
            <w:rStyle w:val="Hyperlink"/>
            <w:rFonts w:cs="Times New Roman"/>
            <w:sz w:val="20"/>
            <w:szCs w:val="20"/>
            <w:lang w:val="en-GB"/>
          </w:rPr>
          <w:t>10.1073/pnas.1720712115</w:t>
        </w:r>
      </w:hyperlink>
      <w:r w:rsidRPr="001A4DE9">
        <w:rPr>
          <w:rFonts w:cs="Times New Roman"/>
          <w:sz w:val="20"/>
          <w:szCs w:val="20"/>
          <w:lang w:val="en-GB" w:eastAsia="ko-KR"/>
        </w:rPr>
        <w:t>.</w:t>
      </w:r>
    </w:p>
    <w:p w14:paraId="469678D1" w14:textId="7EEFD6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Lenderink, G. et al., 2014: Preparing local climate change scenarios for the Netherlands using resampling of climate model output.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115008, doi:</w:t>
      </w:r>
      <w:hyperlink r:id="rId504" w:history="1">
        <w:r w:rsidRPr="001A4DE9">
          <w:rPr>
            <w:rStyle w:val="Hyperlink"/>
            <w:rFonts w:cs="Times New Roman"/>
            <w:sz w:val="20"/>
            <w:szCs w:val="20"/>
            <w:lang w:val="en-GB"/>
          </w:rPr>
          <w:t>10.1088/1748-9326/9/11/115008</w:t>
        </w:r>
      </w:hyperlink>
      <w:r w:rsidRPr="001A4DE9">
        <w:rPr>
          <w:rFonts w:cs="Times New Roman"/>
          <w:sz w:val="20"/>
          <w:szCs w:val="20"/>
          <w:lang w:val="en-GB" w:eastAsia="ko-KR"/>
        </w:rPr>
        <w:t>.</w:t>
      </w:r>
    </w:p>
    <w:p w14:paraId="51FA2877" w14:textId="229EA5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Levy, H. et al., 2013: The roles of aerosol direct and indirect effects in past and future climate change.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118(10)</w:t>
      </w:r>
      <w:r w:rsidRPr="001A4DE9">
        <w:rPr>
          <w:rFonts w:cs="Times New Roman"/>
          <w:sz w:val="20"/>
          <w:szCs w:val="20"/>
          <w:lang w:val="en-GB" w:eastAsia="ko-KR"/>
        </w:rPr>
        <w:t>, 4521–4532, doi:</w:t>
      </w:r>
      <w:hyperlink r:id="rId505" w:history="1">
        <w:r w:rsidRPr="001A4DE9">
          <w:rPr>
            <w:rStyle w:val="Hyperlink"/>
            <w:rFonts w:cs="Times New Roman"/>
            <w:sz w:val="20"/>
            <w:szCs w:val="20"/>
            <w:lang w:val="en-GB"/>
          </w:rPr>
          <w:t>10.1002/jgrd.50192</w:t>
        </w:r>
      </w:hyperlink>
      <w:r w:rsidRPr="001A4DE9">
        <w:rPr>
          <w:rFonts w:cs="Times New Roman"/>
          <w:sz w:val="20"/>
          <w:szCs w:val="20"/>
          <w:lang w:val="en-GB" w:eastAsia="ko-KR"/>
        </w:rPr>
        <w:t>.</w:t>
      </w:r>
    </w:p>
    <w:p w14:paraId="3B43EA2D" w14:textId="426999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C., J.-S. von Storch, and J. Marotzke, 2013: Deep-ocean heat uptake and equilibrium climate response.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40(5–6)</w:t>
      </w:r>
      <w:r w:rsidRPr="001A4DE9">
        <w:rPr>
          <w:rFonts w:cs="Times New Roman"/>
          <w:sz w:val="20"/>
          <w:szCs w:val="20"/>
          <w:lang w:val="en-GB" w:eastAsia="ko-KR"/>
        </w:rPr>
        <w:t>, 1071–1086, doi:</w:t>
      </w:r>
      <w:hyperlink r:id="rId506" w:history="1">
        <w:r w:rsidRPr="001A4DE9">
          <w:rPr>
            <w:rStyle w:val="Hyperlink"/>
            <w:rFonts w:cs="Times New Roman"/>
            <w:sz w:val="20"/>
            <w:szCs w:val="20"/>
            <w:lang w:val="en-GB"/>
          </w:rPr>
          <w:t>10.1007/s00382-012-1350-z</w:t>
        </w:r>
      </w:hyperlink>
      <w:r w:rsidRPr="001A4DE9">
        <w:rPr>
          <w:rFonts w:cs="Times New Roman"/>
          <w:sz w:val="20"/>
          <w:szCs w:val="20"/>
          <w:lang w:val="en-GB" w:eastAsia="ko-KR"/>
        </w:rPr>
        <w:t>.</w:t>
      </w:r>
    </w:p>
    <w:p w14:paraId="683D4866" w14:textId="6FAA0C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C. et al., 2018: Midlatitude atmospheric circulation responses under 1.5 and 2.0°C warming and implications for regional impacts.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359–382, doi:</w:t>
      </w:r>
      <w:hyperlink r:id="rId507" w:history="1">
        <w:r w:rsidRPr="001A4DE9">
          <w:rPr>
            <w:rStyle w:val="Hyperlink"/>
            <w:rFonts w:cs="Times New Roman"/>
            <w:sz w:val="20"/>
            <w:szCs w:val="20"/>
            <w:lang w:val="en-GB"/>
          </w:rPr>
          <w:t>10.5194/esd-9-359-2018</w:t>
        </w:r>
      </w:hyperlink>
      <w:r w:rsidRPr="001A4DE9">
        <w:rPr>
          <w:rFonts w:cs="Times New Roman"/>
          <w:sz w:val="20"/>
          <w:szCs w:val="20"/>
          <w:lang w:val="en-GB" w:eastAsia="ko-KR"/>
        </w:rPr>
        <w:t>.</w:t>
      </w:r>
    </w:p>
    <w:p w14:paraId="699CCAC0" w14:textId="53763D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G., S.-P. Xie, and Y. Du, 2016: A Robust but Spurious Pattern of Climate Change in Model Projections over the Tropical Indian Ocean.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29(15)</w:t>
      </w:r>
      <w:r w:rsidRPr="001A4DE9">
        <w:rPr>
          <w:rFonts w:cs="Times New Roman"/>
          <w:sz w:val="20"/>
          <w:szCs w:val="20"/>
          <w:lang w:val="en-GB" w:eastAsia="ko-KR"/>
        </w:rPr>
        <w:t>, 5589–5608, doi:</w:t>
      </w:r>
      <w:hyperlink r:id="rId508" w:history="1">
        <w:r w:rsidRPr="001A4DE9">
          <w:rPr>
            <w:rStyle w:val="Hyperlink"/>
            <w:rFonts w:cs="Times New Roman"/>
            <w:sz w:val="20"/>
            <w:szCs w:val="20"/>
            <w:lang w:val="en-GB"/>
          </w:rPr>
          <w:t>10.1175/jcli-d-15-0565.1</w:t>
        </w:r>
      </w:hyperlink>
      <w:r w:rsidRPr="001A4DE9">
        <w:rPr>
          <w:rFonts w:cs="Times New Roman"/>
          <w:sz w:val="20"/>
          <w:szCs w:val="20"/>
          <w:lang w:val="en-GB" w:eastAsia="ko-KR"/>
        </w:rPr>
        <w:t>.</w:t>
      </w:r>
    </w:p>
    <w:p w14:paraId="7A177DCF" w14:textId="41D06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H., T. Ilyina, W.A. Müller, and F. Sienz, 2016: Decadal predictions of the North Atlantic CO2 uptake.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w:t>
      </w:r>
      <w:r w:rsidRPr="001A4DE9">
        <w:rPr>
          <w:rFonts w:cs="Times New Roman"/>
          <w:sz w:val="20"/>
          <w:szCs w:val="20"/>
          <w:lang w:val="en-GB" w:eastAsia="ko-KR"/>
        </w:rPr>
        <w:t>, 10.1038/ncomms11076, doi:</w:t>
      </w:r>
      <w:hyperlink r:id="rId509" w:history="1">
        <w:r w:rsidRPr="001A4DE9">
          <w:rPr>
            <w:rStyle w:val="Hyperlink"/>
            <w:rFonts w:cs="Times New Roman"/>
            <w:sz w:val="20"/>
            <w:szCs w:val="20"/>
            <w:lang w:val="en-GB"/>
          </w:rPr>
          <w:t>10.1038/ncomms11076</w:t>
        </w:r>
      </w:hyperlink>
      <w:r w:rsidRPr="001A4DE9">
        <w:rPr>
          <w:rFonts w:cs="Times New Roman"/>
          <w:sz w:val="20"/>
          <w:szCs w:val="20"/>
          <w:lang w:val="en-GB" w:eastAsia="ko-KR"/>
        </w:rPr>
        <w:t>.</w:t>
      </w:r>
    </w:p>
    <w:p w14:paraId="72B16421" w14:textId="77413F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H., T. Ilyina, W.A. Müller, and P. Landschützer, 2019: Predicting the variable ocean carbon sink.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eaav6471, doi:</w:t>
      </w:r>
      <w:r w:rsidR="00BA1402">
        <w:fldChar w:fldCharType="begin"/>
      </w:r>
      <w:r w:rsidR="00BA1402" w:rsidRPr="00324FBB">
        <w:rPr>
          <w:lang w:val="en-US"/>
          <w:rPrChange w:id="5362" w:author="Clotilde Pean" w:date="2021-06-22T10:12:00Z">
            <w:rPr/>
          </w:rPrChange>
        </w:rPr>
        <w:instrText xml:space="preserve"> HYPERLINK "https://dx.doi.org/10.1126/sciadv.aav6471" </w:instrText>
      </w:r>
      <w:r w:rsidR="00BA1402">
        <w:fldChar w:fldCharType="separate"/>
      </w:r>
      <w:r w:rsidRPr="001A4DE9">
        <w:rPr>
          <w:rStyle w:val="Hyperlink"/>
          <w:rFonts w:cs="Times New Roman"/>
          <w:sz w:val="20"/>
          <w:szCs w:val="20"/>
          <w:lang w:val="en-GB"/>
        </w:rPr>
        <w:t>10.1126/sciadv.aav6471</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1D3AB076" w14:textId="571EAF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 J. and J.X.L. Wang, 2003: A modified zonal index and its physical sense.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30(12)</w:t>
      </w:r>
      <w:r w:rsidRPr="001A4DE9">
        <w:rPr>
          <w:rFonts w:cs="Times New Roman"/>
          <w:sz w:val="20"/>
          <w:szCs w:val="20"/>
          <w:lang w:val="en-GB" w:eastAsia="ko-KR"/>
        </w:rPr>
        <w:t>, doi:</w:t>
      </w:r>
      <w:hyperlink r:id="rId510" w:history="1">
        <w:r w:rsidRPr="001A4DE9">
          <w:rPr>
            <w:rStyle w:val="Hyperlink"/>
            <w:rFonts w:cs="Times New Roman"/>
            <w:sz w:val="20"/>
            <w:szCs w:val="20"/>
            <w:lang w:val="en-GB"/>
          </w:rPr>
          <w:t>10.1029/2003gl017441</w:t>
        </w:r>
      </w:hyperlink>
      <w:r w:rsidRPr="001A4DE9">
        <w:rPr>
          <w:rFonts w:cs="Times New Roman"/>
          <w:sz w:val="20"/>
          <w:szCs w:val="20"/>
          <w:lang w:val="en-GB" w:eastAsia="ko-KR"/>
        </w:rPr>
        <w:t>.</w:t>
      </w:r>
    </w:p>
    <w:p w14:paraId="4F379BFF" w14:textId="7D9937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Li, W., L. Li, M. Ting, and Y. Liu, 2012: Intensification of Northern Hemisphere subtropical highs in a warming climate.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830–834, doi:</w:t>
      </w:r>
      <w:hyperlink r:id="rId511" w:history="1">
        <w:r w:rsidRPr="001A4DE9">
          <w:rPr>
            <w:rStyle w:val="Hyperlink"/>
            <w:rFonts w:cs="Times New Roman"/>
            <w:sz w:val="20"/>
            <w:szCs w:val="20"/>
            <w:lang w:val="en-GB"/>
          </w:rPr>
          <w:t>10.1038/ngeo1590</w:t>
        </w:r>
      </w:hyperlink>
      <w:r w:rsidRPr="001A4DE9">
        <w:rPr>
          <w:rFonts w:cs="Times New Roman"/>
          <w:sz w:val="20"/>
          <w:szCs w:val="20"/>
          <w:lang w:val="en-GB" w:eastAsia="ko-KR"/>
        </w:rPr>
        <w:t>.</w:t>
      </w:r>
    </w:p>
    <w:p w14:paraId="79EB1FB8" w14:textId="24C40A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Liang, Y., N.P. Gillett, and A.H. Monahan, 2020: Climate Model Projections of 21st Century Global Warming Constrained Using the Observed Warming Trend.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47(12)</w:t>
      </w:r>
      <w:r w:rsidRPr="001A4DE9">
        <w:rPr>
          <w:rFonts w:cs="Times New Roman"/>
          <w:sz w:val="20"/>
          <w:szCs w:val="20"/>
          <w:lang w:val="en-GB" w:eastAsia="ko-KR"/>
        </w:rPr>
        <w:t>, e2019GL086757, doi:</w:t>
      </w:r>
      <w:hyperlink r:id="rId512" w:history="1">
        <w:r w:rsidRPr="001A4DE9">
          <w:rPr>
            <w:rStyle w:val="Hyperlink"/>
            <w:rFonts w:cs="Times New Roman"/>
            <w:sz w:val="20"/>
            <w:szCs w:val="20"/>
            <w:lang w:val="en-GB"/>
          </w:rPr>
          <w:t>10.1029/2019gl086757</w:t>
        </w:r>
      </w:hyperlink>
      <w:r w:rsidRPr="001A4DE9">
        <w:rPr>
          <w:rFonts w:cs="Times New Roman"/>
          <w:sz w:val="20"/>
          <w:szCs w:val="20"/>
          <w:lang w:val="en-GB" w:eastAsia="ko-KR"/>
        </w:rPr>
        <w:t>.</w:t>
      </w:r>
    </w:p>
    <w:p w14:paraId="0FCC69EB" w14:textId="0D49CC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Liguori, G. and E. Di Lorenzo, 2019: Separating the North and South Pacific Meridional Modes Contributions to ENSO and Tropical 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w:t>
      </w:r>
      <w:r w:rsidRPr="001A4DE9">
        <w:rPr>
          <w:rFonts w:cs="Times New Roman"/>
          <w:sz w:val="20"/>
          <w:szCs w:val="20"/>
          <w:lang w:val="en-GB" w:eastAsia="ko-KR"/>
        </w:rPr>
        <w:t>, 906–915, doi:</w:t>
      </w:r>
      <w:hyperlink r:id="rId513" w:history="1">
        <w:r w:rsidRPr="001A4DE9">
          <w:rPr>
            <w:rStyle w:val="Hyperlink"/>
            <w:rFonts w:cs="Times New Roman"/>
            <w:sz w:val="20"/>
            <w:szCs w:val="20"/>
            <w:lang w:val="en-GB"/>
          </w:rPr>
          <w:t>10.1029/2018gl080320</w:t>
        </w:r>
      </w:hyperlink>
      <w:r w:rsidRPr="001A4DE9">
        <w:rPr>
          <w:rFonts w:cs="Times New Roman"/>
          <w:sz w:val="20"/>
          <w:szCs w:val="20"/>
          <w:lang w:val="en-GB" w:eastAsia="ko-KR"/>
        </w:rPr>
        <w:t>.</w:t>
      </w:r>
    </w:p>
    <w:p w14:paraId="633B9E37" w14:textId="222518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Lipat, B.R., A. Voigt, G. Tselioudis, and L.M. Polvani, 2018: Model uncertainty in cloud-circulation coupling, and cloud-radiative response to increasing CO2, linked to biases in climatological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31(24)</w:t>
      </w:r>
      <w:r w:rsidRPr="001A4DE9">
        <w:rPr>
          <w:rFonts w:cs="Times New Roman"/>
          <w:sz w:val="20"/>
          <w:szCs w:val="20"/>
          <w:lang w:val="en-GB" w:eastAsia="ko-KR"/>
        </w:rPr>
        <w:t>, 10013–10020, doi:</w:t>
      </w:r>
      <w:hyperlink r:id="rId514" w:history="1">
        <w:r w:rsidRPr="001A4DE9">
          <w:rPr>
            <w:rStyle w:val="Hyperlink"/>
            <w:rFonts w:cs="Times New Roman"/>
            <w:sz w:val="20"/>
            <w:szCs w:val="20"/>
            <w:lang w:val="en-GB"/>
          </w:rPr>
          <w:t>10.1175/jcli-d-17-0665.1</w:t>
        </w:r>
      </w:hyperlink>
      <w:r w:rsidRPr="001A4DE9">
        <w:rPr>
          <w:rFonts w:cs="Times New Roman"/>
          <w:sz w:val="20"/>
          <w:szCs w:val="20"/>
          <w:lang w:val="en-GB" w:eastAsia="ko-KR"/>
        </w:rPr>
        <w:t>.</w:t>
      </w:r>
    </w:p>
    <w:p w14:paraId="04373D57" w14:textId="7DA294E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Liptak, J., G. Keppel-Aleks, and K. Lindsay, 2017: Drivers of multi-century trends in the atmospheric CO2 mean annual cycle in a prognostic ESM.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14(6)</w:t>
      </w:r>
      <w:r w:rsidRPr="001A4DE9">
        <w:rPr>
          <w:rFonts w:cs="Times New Roman"/>
          <w:sz w:val="20"/>
          <w:szCs w:val="20"/>
          <w:lang w:val="en-GB" w:eastAsia="ko-KR"/>
        </w:rPr>
        <w:t>, 1383–1401, doi:</w:t>
      </w:r>
      <w:hyperlink r:id="rId515" w:history="1">
        <w:r w:rsidRPr="001A4DE9">
          <w:rPr>
            <w:rStyle w:val="Hyperlink"/>
            <w:rFonts w:cs="Times New Roman"/>
            <w:sz w:val="20"/>
            <w:szCs w:val="20"/>
            <w:lang w:val="en-GB"/>
          </w:rPr>
          <w:t>10.5194/bg-14-1383-2017</w:t>
        </w:r>
      </w:hyperlink>
      <w:r w:rsidRPr="001A4DE9">
        <w:rPr>
          <w:rFonts w:cs="Times New Roman"/>
          <w:sz w:val="20"/>
          <w:szCs w:val="20"/>
          <w:lang w:val="en-GB" w:eastAsia="ko-KR"/>
        </w:rPr>
        <w:t>.</w:t>
      </w:r>
    </w:p>
    <w:p w14:paraId="6137E791" w14:textId="32D6BB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F. et al., 2018: How Do Tropical, Northern Hemispheric, and Southern Hemispheric Volcanic Eruptions Affect ENSO Under Different Initial Ocean Conditions?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45(23)</w:t>
      </w:r>
      <w:r w:rsidRPr="001A4DE9">
        <w:rPr>
          <w:rFonts w:cs="Times New Roman"/>
          <w:sz w:val="20"/>
          <w:szCs w:val="20"/>
          <w:lang w:val="en-GB" w:eastAsia="ko-KR"/>
        </w:rPr>
        <w:t>, 13,041–13,049, doi:</w:t>
      </w:r>
      <w:hyperlink r:id="rId516" w:history="1">
        <w:r w:rsidRPr="001A4DE9">
          <w:rPr>
            <w:rStyle w:val="Hyperlink"/>
            <w:rFonts w:cs="Times New Roman"/>
            <w:sz w:val="20"/>
            <w:szCs w:val="20"/>
            <w:lang w:val="en-GB"/>
          </w:rPr>
          <w:t>10.1029/2018gl080315</w:t>
        </w:r>
      </w:hyperlink>
      <w:r w:rsidRPr="001A4DE9">
        <w:rPr>
          <w:rFonts w:cs="Times New Roman"/>
          <w:sz w:val="20"/>
          <w:szCs w:val="20"/>
          <w:lang w:val="en-GB" w:eastAsia="ko-KR"/>
        </w:rPr>
        <w:t>.</w:t>
      </w:r>
    </w:p>
    <w:p w14:paraId="72E0F021" w14:textId="201FA2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L. et al., 2018: A PDRMIP Multimodel Study on the Impacts of Regional Aerosol Forcings on Global and Regional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31(11)</w:t>
      </w:r>
      <w:r w:rsidRPr="001A4DE9">
        <w:rPr>
          <w:rFonts w:cs="Times New Roman"/>
          <w:sz w:val="20"/>
          <w:szCs w:val="20"/>
          <w:lang w:val="en-GB" w:eastAsia="ko-KR"/>
        </w:rPr>
        <w:t>, 4429–4447, doi:</w:t>
      </w:r>
      <w:hyperlink r:id="rId517" w:history="1">
        <w:r w:rsidRPr="001A4DE9">
          <w:rPr>
            <w:rStyle w:val="Hyperlink"/>
            <w:rFonts w:cs="Times New Roman"/>
            <w:sz w:val="20"/>
            <w:szCs w:val="20"/>
            <w:lang w:val="en-GB"/>
          </w:rPr>
          <w:t>10.1175/jcli-d-17-0439.1</w:t>
        </w:r>
      </w:hyperlink>
      <w:r w:rsidRPr="001A4DE9">
        <w:rPr>
          <w:rFonts w:cs="Times New Roman"/>
          <w:sz w:val="20"/>
          <w:szCs w:val="20"/>
          <w:lang w:val="en-GB" w:eastAsia="ko-KR"/>
        </w:rPr>
        <w:t>.</w:t>
      </w:r>
    </w:p>
    <w:p w14:paraId="78AB8C4E" w14:textId="4B2561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W., S.-P. Xie, Z. Liu, and J. Zhu, 2017: Overlooked possibility of a collapsed Atlantic Meridional Overturning Circulation in warming climate.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e1601666, doi:</w:t>
      </w:r>
      <w:hyperlink r:id="rId518" w:history="1">
        <w:r w:rsidRPr="001A4DE9">
          <w:rPr>
            <w:rStyle w:val="Hyperlink"/>
            <w:rFonts w:cs="Times New Roman"/>
            <w:sz w:val="20"/>
            <w:szCs w:val="20"/>
            <w:lang w:val="en-GB"/>
          </w:rPr>
          <w:t>10.1126/sciadv.1601666</w:t>
        </w:r>
      </w:hyperlink>
      <w:r w:rsidRPr="001A4DE9">
        <w:rPr>
          <w:rFonts w:cs="Times New Roman"/>
          <w:sz w:val="20"/>
          <w:szCs w:val="20"/>
          <w:lang w:val="en-GB" w:eastAsia="ko-KR"/>
        </w:rPr>
        <w:t>.</w:t>
      </w:r>
    </w:p>
    <w:p w14:paraId="7411601E" w14:textId="5703BC7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W., J. Lu, S.-P. Xie, and A. Fedorov, 2018: Southern Ocean Heat Uptake, Redistribution, and Storage in a Warming Climate: The Role of Meridional Overturning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31(12)</w:t>
      </w:r>
      <w:r w:rsidRPr="001A4DE9">
        <w:rPr>
          <w:rFonts w:cs="Times New Roman"/>
          <w:sz w:val="20"/>
          <w:szCs w:val="20"/>
          <w:lang w:val="en-GB" w:eastAsia="ko-KR"/>
        </w:rPr>
        <w:t>, 4727–4743, doi:</w:t>
      </w:r>
      <w:hyperlink r:id="rId519" w:history="1">
        <w:r w:rsidRPr="001A4DE9">
          <w:rPr>
            <w:rStyle w:val="Hyperlink"/>
            <w:rFonts w:cs="Times New Roman"/>
            <w:sz w:val="20"/>
            <w:szCs w:val="20"/>
            <w:lang w:val="en-GB"/>
          </w:rPr>
          <w:t>10.1175/jcli-d-17-0761.1</w:t>
        </w:r>
      </w:hyperlink>
      <w:r w:rsidRPr="001A4DE9">
        <w:rPr>
          <w:rFonts w:cs="Times New Roman"/>
          <w:sz w:val="20"/>
          <w:szCs w:val="20"/>
          <w:lang w:val="en-GB" w:eastAsia="ko-KR"/>
        </w:rPr>
        <w:t>.</w:t>
      </w:r>
    </w:p>
    <w:p w14:paraId="4561636A" w14:textId="407553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Y. et al., 2018: Climate response to the meltwater runoff from Greenland ice sheet: evolving sensitivity to discharging locations.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51(5–6)</w:t>
      </w:r>
      <w:r w:rsidRPr="001A4DE9">
        <w:rPr>
          <w:rFonts w:cs="Times New Roman"/>
          <w:sz w:val="20"/>
          <w:szCs w:val="20"/>
          <w:lang w:val="en-GB" w:eastAsia="ko-KR"/>
        </w:rPr>
        <w:t>, 1733–1751, doi:</w:t>
      </w:r>
      <w:hyperlink r:id="rId520" w:history="1">
        <w:r w:rsidRPr="001A4DE9">
          <w:rPr>
            <w:rStyle w:val="Hyperlink"/>
            <w:rFonts w:cs="Times New Roman"/>
            <w:sz w:val="20"/>
            <w:szCs w:val="20"/>
            <w:lang w:val="en-GB"/>
          </w:rPr>
          <w:t>10.1007/s00382-017-3980-7</w:t>
        </w:r>
      </w:hyperlink>
      <w:r w:rsidRPr="001A4DE9">
        <w:rPr>
          <w:rFonts w:cs="Times New Roman"/>
          <w:sz w:val="20"/>
          <w:szCs w:val="20"/>
          <w:lang w:val="en-GB" w:eastAsia="ko-KR"/>
        </w:rPr>
        <w:t>.</w:t>
      </w:r>
    </w:p>
    <w:p w14:paraId="7005FC6E" w14:textId="14FA3C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Z., 2012: Dynamics of Interdecadal Climate Variability: A Historical Perspective.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1963–1995, doi:</w:t>
      </w:r>
      <w:hyperlink r:id="rId521" w:history="1">
        <w:r w:rsidRPr="001A4DE9">
          <w:rPr>
            <w:rStyle w:val="Hyperlink"/>
            <w:rFonts w:cs="Times New Roman"/>
            <w:sz w:val="20"/>
            <w:szCs w:val="20"/>
            <w:lang w:val="en-GB"/>
          </w:rPr>
          <w:t>10.1175/2011jcli3980.1</w:t>
        </w:r>
      </w:hyperlink>
      <w:r w:rsidRPr="001A4DE9">
        <w:rPr>
          <w:rFonts w:cs="Times New Roman"/>
          <w:sz w:val="20"/>
          <w:szCs w:val="20"/>
          <w:lang w:val="en-GB" w:eastAsia="ko-KR"/>
        </w:rPr>
        <w:t>.</w:t>
      </w:r>
    </w:p>
    <w:p w14:paraId="5EE2F84A" w14:textId="782DEB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Liu, Z. and E. Di Lorenzo, 2018: Mechanisms and Predictability of Pacific Decadal Variability.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128–144, doi:</w:t>
      </w:r>
      <w:hyperlink r:id="rId522" w:history="1">
        <w:r w:rsidRPr="001A4DE9">
          <w:rPr>
            <w:rStyle w:val="Hyperlink"/>
            <w:rFonts w:cs="Times New Roman"/>
            <w:sz w:val="20"/>
            <w:szCs w:val="20"/>
            <w:lang w:val="en-GB"/>
          </w:rPr>
          <w:t>10.1007/s40641-018-0090-5</w:t>
        </w:r>
      </w:hyperlink>
      <w:r w:rsidRPr="001A4DE9">
        <w:rPr>
          <w:rFonts w:cs="Times New Roman"/>
          <w:sz w:val="20"/>
          <w:szCs w:val="20"/>
          <w:lang w:val="en-GB" w:eastAsia="ko-KR"/>
        </w:rPr>
        <w:t>.</w:t>
      </w:r>
    </w:p>
    <w:p w14:paraId="14BD10F7" w14:textId="6C2F547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 Y.T.E., A.J. Charlton-Perez, F.C. Lott, and E.J. Highwood, 2016: Detecting sulphate aerosol geoengineering with different methods.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1–10, doi:</w:t>
      </w:r>
      <w:hyperlink r:id="rId523" w:history="1">
        <w:r w:rsidRPr="001A4DE9">
          <w:rPr>
            <w:rStyle w:val="Hyperlink"/>
            <w:rFonts w:cs="Times New Roman"/>
            <w:sz w:val="20"/>
            <w:szCs w:val="20"/>
            <w:lang w:val="en-GB"/>
          </w:rPr>
          <w:t>10.1038/srep39169</w:t>
        </w:r>
      </w:hyperlink>
      <w:r w:rsidRPr="001A4DE9">
        <w:rPr>
          <w:rFonts w:cs="Times New Roman"/>
          <w:sz w:val="20"/>
          <w:szCs w:val="20"/>
          <w:lang w:val="en-GB" w:eastAsia="ko-KR"/>
        </w:rPr>
        <w:t>.</w:t>
      </w:r>
    </w:p>
    <w:p w14:paraId="6EC8D1EA" w14:textId="58C5FF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Lohmann, U. and B. Gasparini, 2017: A cirrus cloud climate dial?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357(6348)</w:t>
      </w:r>
      <w:r w:rsidRPr="001A4DE9">
        <w:rPr>
          <w:rFonts w:cs="Times New Roman"/>
          <w:sz w:val="20"/>
          <w:szCs w:val="20"/>
          <w:lang w:val="en-GB" w:eastAsia="ko-KR"/>
        </w:rPr>
        <w:t>, 248–249, doi:</w:t>
      </w:r>
      <w:hyperlink r:id="rId524" w:history="1">
        <w:r w:rsidRPr="001A4DE9">
          <w:rPr>
            <w:rStyle w:val="Hyperlink"/>
            <w:rFonts w:cs="Times New Roman"/>
            <w:sz w:val="20"/>
            <w:szCs w:val="20"/>
            <w:lang w:val="en-GB"/>
          </w:rPr>
          <w:t>10.1126/science.aan3325</w:t>
        </w:r>
      </w:hyperlink>
      <w:r w:rsidRPr="001A4DE9">
        <w:rPr>
          <w:rFonts w:cs="Times New Roman"/>
          <w:sz w:val="20"/>
          <w:szCs w:val="20"/>
          <w:lang w:val="en-GB" w:eastAsia="ko-KR"/>
        </w:rPr>
        <w:t>.</w:t>
      </w:r>
    </w:p>
    <w:p w14:paraId="3EEA2D06" w14:textId="26E95D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Lopez, A., E.B. Suckling, and L.A. Smith, 2014: Robustness of pattern scaled climate change scenarios for adaptation decision support.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122(4)</w:t>
      </w:r>
      <w:r w:rsidRPr="001A4DE9">
        <w:rPr>
          <w:rFonts w:cs="Times New Roman"/>
          <w:sz w:val="20"/>
          <w:szCs w:val="20"/>
          <w:lang w:val="en-GB" w:eastAsia="ko-KR"/>
        </w:rPr>
        <w:t>, 555–566, doi:</w:t>
      </w:r>
      <w:hyperlink r:id="rId525" w:history="1">
        <w:r w:rsidRPr="001A4DE9">
          <w:rPr>
            <w:rStyle w:val="Hyperlink"/>
            <w:rFonts w:cs="Times New Roman"/>
            <w:sz w:val="20"/>
            <w:szCs w:val="20"/>
            <w:lang w:val="en-GB"/>
          </w:rPr>
          <w:t>10.1007/s10584-013-1022-y</w:t>
        </w:r>
      </w:hyperlink>
      <w:r w:rsidRPr="001A4DE9">
        <w:rPr>
          <w:rFonts w:cs="Times New Roman"/>
          <w:sz w:val="20"/>
          <w:szCs w:val="20"/>
          <w:lang w:val="en-GB" w:eastAsia="ko-KR"/>
        </w:rPr>
        <w:t>.</w:t>
      </w:r>
    </w:p>
    <w:p w14:paraId="61A295E8" w14:textId="395B4F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Losada, T. and B. Rodríguez-Fonseca, 2016: Tropical atmospheric response to decadal changes in the Atlantic Equatorial Mode.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47(3–4)</w:t>
      </w:r>
      <w:r w:rsidRPr="001A4DE9">
        <w:rPr>
          <w:rFonts w:cs="Times New Roman"/>
          <w:sz w:val="20"/>
          <w:szCs w:val="20"/>
          <w:lang w:val="en-GB" w:eastAsia="ko-KR"/>
        </w:rPr>
        <w:t>, 1211–1224, doi:</w:t>
      </w:r>
      <w:hyperlink r:id="rId526" w:history="1">
        <w:r w:rsidRPr="001A4DE9">
          <w:rPr>
            <w:rStyle w:val="Hyperlink"/>
            <w:rFonts w:cs="Times New Roman"/>
            <w:sz w:val="20"/>
            <w:szCs w:val="20"/>
            <w:lang w:val="en-GB"/>
          </w:rPr>
          <w:t>10.1007/s00382-015-2897-2</w:t>
        </w:r>
      </w:hyperlink>
      <w:r w:rsidRPr="001A4DE9">
        <w:rPr>
          <w:rFonts w:cs="Times New Roman"/>
          <w:sz w:val="20"/>
          <w:szCs w:val="20"/>
          <w:lang w:val="en-GB" w:eastAsia="ko-KR"/>
        </w:rPr>
        <w:t>.</w:t>
      </w:r>
    </w:p>
    <w:p w14:paraId="7F00852A" w14:textId="1E664CE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Lovenduski, N.S., S.G. Yeager, K. Lindsay, and M.C. Long, 2019: Predicting near-term variability in ocean carbon uptake.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45–57, doi:</w:t>
      </w:r>
      <w:hyperlink r:id="rId527" w:history="1">
        <w:r w:rsidRPr="001A4DE9">
          <w:rPr>
            <w:rStyle w:val="Hyperlink"/>
            <w:rFonts w:cs="Times New Roman"/>
            <w:sz w:val="20"/>
            <w:szCs w:val="20"/>
            <w:lang w:val="en-GB"/>
          </w:rPr>
          <w:t>10.5194/esd-10-45-2019</w:t>
        </w:r>
      </w:hyperlink>
      <w:r w:rsidRPr="001A4DE9">
        <w:rPr>
          <w:rFonts w:cs="Times New Roman"/>
          <w:sz w:val="20"/>
          <w:szCs w:val="20"/>
          <w:lang w:val="en-GB" w:eastAsia="ko-KR"/>
        </w:rPr>
        <w:t>.</w:t>
      </w:r>
    </w:p>
    <w:p w14:paraId="55A00078" w14:textId="47A25E5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Lovenduski, N.S., G.A. McKinley, A.R. Fay, K. Lindsay, and M.C. Long, 2016: Partitioning uncertainty in ocean carbon uptake projections: Internal variability, emission scenario, and model structure.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30(9)</w:t>
      </w:r>
      <w:r w:rsidRPr="001A4DE9">
        <w:rPr>
          <w:rFonts w:cs="Times New Roman"/>
          <w:sz w:val="20"/>
          <w:szCs w:val="20"/>
          <w:lang w:val="en-GB" w:eastAsia="ko-KR"/>
        </w:rPr>
        <w:t>, 1276–1287, doi:</w:t>
      </w:r>
      <w:hyperlink r:id="rId528" w:history="1">
        <w:r w:rsidRPr="001A4DE9">
          <w:rPr>
            <w:rStyle w:val="Hyperlink"/>
            <w:rFonts w:cs="Times New Roman"/>
            <w:sz w:val="20"/>
            <w:szCs w:val="20"/>
            <w:lang w:val="en-GB"/>
          </w:rPr>
          <w:t>10.1002/2016gb005426</w:t>
        </w:r>
      </w:hyperlink>
      <w:r w:rsidRPr="001A4DE9">
        <w:rPr>
          <w:rFonts w:cs="Times New Roman"/>
          <w:sz w:val="20"/>
          <w:szCs w:val="20"/>
          <w:lang w:val="en-GB" w:eastAsia="ko-KR"/>
        </w:rPr>
        <w:t>.</w:t>
      </w:r>
    </w:p>
    <w:p w14:paraId="3B095132" w14:textId="7720DDB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Lübbecke, J.F. et al., 2018: Equatorial Atlantic variability-Modes, mechanisms, and global teleconnections.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e527, doi:</w:t>
      </w:r>
      <w:hyperlink r:id="rId529" w:history="1">
        <w:r w:rsidRPr="001A4DE9">
          <w:rPr>
            <w:rStyle w:val="Hyperlink"/>
            <w:rFonts w:cs="Times New Roman"/>
            <w:sz w:val="20"/>
            <w:szCs w:val="20"/>
            <w:lang w:val="en-GB"/>
          </w:rPr>
          <w:t>10.1002/wcc.527</w:t>
        </w:r>
      </w:hyperlink>
      <w:r w:rsidRPr="001A4DE9">
        <w:rPr>
          <w:rFonts w:cs="Times New Roman"/>
          <w:sz w:val="20"/>
          <w:szCs w:val="20"/>
          <w:lang w:val="en-GB" w:eastAsia="ko-KR"/>
        </w:rPr>
        <w:t>.</w:t>
      </w:r>
    </w:p>
    <w:p w14:paraId="42E5B1D5" w14:textId="646E0B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Luo, D., X. Chen, A. Dai, and I. Simmonds, 2018: Changes in Atmospheric Blocking Circulations Linked with Winter Arctic Warming: A New Perspective.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31(18)</w:t>
      </w:r>
      <w:r w:rsidRPr="001A4DE9">
        <w:rPr>
          <w:rFonts w:cs="Times New Roman"/>
          <w:sz w:val="20"/>
          <w:szCs w:val="20"/>
          <w:lang w:val="en-GB" w:eastAsia="ko-KR"/>
        </w:rPr>
        <w:t>, 7661–7678, doi:</w:t>
      </w:r>
      <w:hyperlink r:id="rId530" w:history="1">
        <w:r w:rsidRPr="001A4DE9">
          <w:rPr>
            <w:rStyle w:val="Hyperlink"/>
            <w:rFonts w:cs="Times New Roman"/>
            <w:sz w:val="20"/>
            <w:szCs w:val="20"/>
            <w:lang w:val="en-GB"/>
          </w:rPr>
          <w:t>10.1175/jcli-d-18-0040.1</w:t>
        </w:r>
      </w:hyperlink>
      <w:r w:rsidRPr="001A4DE9">
        <w:rPr>
          <w:rFonts w:cs="Times New Roman"/>
          <w:sz w:val="20"/>
          <w:szCs w:val="20"/>
          <w:lang w:val="en-GB" w:eastAsia="ko-KR"/>
        </w:rPr>
        <w:t>.</w:t>
      </w:r>
    </w:p>
    <w:p w14:paraId="6CC78E76" w14:textId="68B899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MacCracken, M.C., 2016: The rationale for accelerating regionally focused climate intervention research.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4(12)</w:t>
      </w:r>
      <w:r w:rsidRPr="001A4DE9">
        <w:rPr>
          <w:rFonts w:cs="Times New Roman"/>
          <w:sz w:val="20"/>
          <w:szCs w:val="20"/>
          <w:lang w:val="en-GB" w:eastAsia="ko-KR"/>
        </w:rPr>
        <w:t>, 649–657, doi:</w:t>
      </w:r>
      <w:hyperlink r:id="rId531" w:history="1">
        <w:r w:rsidRPr="001A4DE9">
          <w:rPr>
            <w:rStyle w:val="Hyperlink"/>
            <w:rFonts w:cs="Times New Roman"/>
            <w:sz w:val="20"/>
            <w:szCs w:val="20"/>
            <w:lang w:val="en-GB"/>
          </w:rPr>
          <w:t>10.1002/2016ef000450</w:t>
        </w:r>
      </w:hyperlink>
      <w:r w:rsidRPr="001A4DE9">
        <w:rPr>
          <w:rFonts w:cs="Times New Roman"/>
          <w:sz w:val="20"/>
          <w:szCs w:val="20"/>
          <w:lang w:val="en-GB" w:eastAsia="ko-KR"/>
        </w:rPr>
        <w:t>.</w:t>
      </w:r>
    </w:p>
    <w:p w14:paraId="0CDA9179" w14:textId="6DB125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MacCracken, M.C., H.J. Shin, K. Caldeira, and G.A. Ban-Weiss, 2013: Climate response to imposed solar radiation reductions in high latitudes.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301–315, doi:</w:t>
      </w:r>
      <w:hyperlink r:id="rId532" w:history="1">
        <w:r w:rsidRPr="001A4DE9">
          <w:rPr>
            <w:rStyle w:val="Hyperlink"/>
            <w:rFonts w:cs="Times New Roman"/>
            <w:sz w:val="20"/>
            <w:szCs w:val="20"/>
            <w:lang w:val="en-GB"/>
          </w:rPr>
          <w:t>10.5194/esd-4-301-2013</w:t>
        </w:r>
      </w:hyperlink>
      <w:r w:rsidRPr="001A4DE9">
        <w:rPr>
          <w:rFonts w:cs="Times New Roman"/>
          <w:sz w:val="20"/>
          <w:szCs w:val="20"/>
          <w:lang w:val="en-GB" w:eastAsia="ko-KR"/>
        </w:rPr>
        <w:t>.</w:t>
      </w:r>
    </w:p>
    <w:p w14:paraId="3FE6DD81" w14:textId="156EB0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2013a: Reversing climate warming by artificial atmospheric carbon-dioxide removal: Can a Holocene-like climate be restored?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40(20)</w:t>
      </w:r>
      <w:r w:rsidRPr="001A4DE9">
        <w:rPr>
          <w:rFonts w:cs="Times New Roman"/>
          <w:sz w:val="20"/>
          <w:szCs w:val="20"/>
          <w:lang w:val="en-GB" w:eastAsia="ko-KR"/>
        </w:rPr>
        <w:t>, 5480–5485.</w:t>
      </w:r>
    </w:p>
    <w:p w14:paraId="5269B764" w14:textId="75FFB5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2013b: Reversing climate warming by artificial atmospheric carbon-dioxide removal: Can a Holocene-like climate be restored?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40(20)</w:t>
      </w:r>
      <w:r w:rsidRPr="001A4DE9">
        <w:rPr>
          <w:rFonts w:cs="Times New Roman"/>
          <w:sz w:val="20"/>
          <w:szCs w:val="20"/>
          <w:lang w:val="en-GB" w:eastAsia="ko-KR"/>
        </w:rPr>
        <w:t>, 5480–5485.</w:t>
      </w:r>
    </w:p>
    <w:p w14:paraId="6DF106AC" w14:textId="5E88A0E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MacDougall, A.H. et al., 2020: Is there warming in the pipeline? A multi-model analysis of the Zero Emissions Commitment from CO2.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2987–3016, doi:</w:t>
      </w:r>
      <w:hyperlink r:id="rId533" w:history="1">
        <w:r w:rsidRPr="001A4DE9">
          <w:rPr>
            <w:rStyle w:val="Hyperlink"/>
            <w:rFonts w:cs="Times New Roman"/>
            <w:sz w:val="20"/>
            <w:szCs w:val="20"/>
            <w:lang w:val="en-GB"/>
          </w:rPr>
          <w:t>10.5194/bg-17-2987-2020</w:t>
        </w:r>
      </w:hyperlink>
      <w:r w:rsidRPr="001A4DE9">
        <w:rPr>
          <w:rFonts w:cs="Times New Roman"/>
          <w:sz w:val="20"/>
          <w:szCs w:val="20"/>
          <w:lang w:val="en-GB" w:eastAsia="ko-KR"/>
        </w:rPr>
        <w:t>.</w:t>
      </w:r>
    </w:p>
    <w:p w14:paraId="3A91A5FE" w14:textId="0FFBB6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MacLachlan, C. et al., 2015: Global Seasonal forecast system version 5 (GloSea5): a high-resolution seasonal forecast system.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141(689)</w:t>
      </w:r>
      <w:r w:rsidRPr="001A4DE9">
        <w:rPr>
          <w:rFonts w:cs="Times New Roman"/>
          <w:sz w:val="20"/>
          <w:szCs w:val="20"/>
          <w:lang w:val="en-GB" w:eastAsia="ko-KR"/>
        </w:rPr>
        <w:t>, 1072–1084, doi:</w:t>
      </w:r>
      <w:hyperlink r:id="rId534" w:history="1">
        <w:r w:rsidRPr="001A4DE9">
          <w:rPr>
            <w:rStyle w:val="Hyperlink"/>
            <w:rFonts w:cs="Times New Roman"/>
            <w:sz w:val="20"/>
            <w:szCs w:val="20"/>
            <w:lang w:val="en-GB"/>
          </w:rPr>
          <w:t>10.1002/qj.2396</w:t>
        </w:r>
      </w:hyperlink>
      <w:r w:rsidRPr="001A4DE9">
        <w:rPr>
          <w:rFonts w:cs="Times New Roman"/>
          <w:sz w:val="20"/>
          <w:szCs w:val="20"/>
          <w:lang w:val="en-GB" w:eastAsia="ko-KR"/>
        </w:rPr>
        <w:t>.</w:t>
      </w:r>
    </w:p>
    <w:p w14:paraId="46A488DF" w14:textId="7AE1BBF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MacMartin, D.G., K. Caldeira, and D.W. Keith, 2014: Solar geoengineering to limit the rate of temperature change.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372(2031)</w:t>
      </w:r>
      <w:r w:rsidRPr="001A4DE9">
        <w:rPr>
          <w:rFonts w:cs="Times New Roman"/>
          <w:sz w:val="20"/>
          <w:szCs w:val="20"/>
          <w:lang w:val="en-GB" w:eastAsia="ko-KR"/>
        </w:rPr>
        <w:t>, 20140134, doi:</w:t>
      </w:r>
      <w:hyperlink r:id="rId535" w:history="1">
        <w:r w:rsidRPr="001A4DE9">
          <w:rPr>
            <w:rStyle w:val="Hyperlink"/>
            <w:rFonts w:cs="Times New Roman"/>
            <w:sz w:val="20"/>
            <w:szCs w:val="20"/>
            <w:lang w:val="en-GB"/>
          </w:rPr>
          <w:t>10.1098/rsta.2014.0134</w:t>
        </w:r>
      </w:hyperlink>
      <w:r w:rsidRPr="001A4DE9">
        <w:rPr>
          <w:rFonts w:cs="Times New Roman"/>
          <w:sz w:val="20"/>
          <w:szCs w:val="20"/>
          <w:lang w:val="en-GB" w:eastAsia="ko-KR"/>
        </w:rPr>
        <w:t>.</w:t>
      </w:r>
    </w:p>
    <w:p w14:paraId="40F56C64" w14:textId="7E6A42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MacMartin, D.G., K.L. Ricke, and D.W. Keith, 2018: Solar geoengineering as part of an overall strategy for meeting </w:t>
      </w:r>
      <w:r w:rsidRPr="001A4DE9">
        <w:rPr>
          <w:rFonts w:cs="Times New Roman"/>
          <w:sz w:val="20"/>
          <w:szCs w:val="20"/>
          <w:lang w:val="en-GB" w:eastAsia="ko-KR"/>
        </w:rPr>
        <w:lastRenderedPageBreak/>
        <w:t xml:space="preserve">the 1.5°C Paris target.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376(2119)</w:t>
      </w:r>
      <w:r w:rsidRPr="001A4DE9">
        <w:rPr>
          <w:rFonts w:cs="Times New Roman"/>
          <w:sz w:val="20"/>
          <w:szCs w:val="20"/>
          <w:lang w:val="en-GB" w:eastAsia="ko-KR"/>
        </w:rPr>
        <w:t>, 20160454, doi:</w:t>
      </w:r>
      <w:hyperlink r:id="rId536" w:history="1">
        <w:r w:rsidRPr="001A4DE9">
          <w:rPr>
            <w:rStyle w:val="Hyperlink"/>
            <w:rFonts w:cs="Times New Roman"/>
            <w:sz w:val="20"/>
            <w:szCs w:val="20"/>
            <w:lang w:val="en-GB"/>
          </w:rPr>
          <w:t>10.1098/rsta.2016.0454</w:t>
        </w:r>
      </w:hyperlink>
      <w:r w:rsidRPr="001A4DE9">
        <w:rPr>
          <w:rFonts w:cs="Times New Roman"/>
          <w:sz w:val="20"/>
          <w:szCs w:val="20"/>
          <w:lang w:val="en-GB" w:eastAsia="ko-KR"/>
        </w:rPr>
        <w:t>.</w:t>
      </w:r>
    </w:p>
    <w:p w14:paraId="4D92600F" w14:textId="2FA644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MacMartin, D.G. et al., 2017: The Climate Response to Stratospheric Aerosol Geoengineering Can Be Tailored Using Multiple Injection Locations.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12,574–12,590, doi:</w:t>
      </w:r>
      <w:hyperlink r:id="rId537" w:history="1">
        <w:r w:rsidRPr="001A4DE9">
          <w:rPr>
            <w:rStyle w:val="Hyperlink"/>
            <w:rFonts w:cs="Times New Roman"/>
            <w:sz w:val="20"/>
            <w:szCs w:val="20"/>
            <w:lang w:val="en-GB"/>
          </w:rPr>
          <w:t>10.1002/2017jd026868</w:t>
        </w:r>
      </w:hyperlink>
      <w:r w:rsidRPr="001A4DE9">
        <w:rPr>
          <w:rFonts w:cs="Times New Roman"/>
          <w:sz w:val="20"/>
          <w:szCs w:val="20"/>
          <w:lang w:val="en-GB" w:eastAsia="ko-KR"/>
        </w:rPr>
        <w:t>.</w:t>
      </w:r>
    </w:p>
    <w:p w14:paraId="189B3AB3" w14:textId="315BEA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MacMartin, D.G. et al., 2019: Timescale for Detecting the Climate Response to Stratospheric Aerosol Geoengineering.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124(3)</w:t>
      </w:r>
      <w:r w:rsidRPr="001A4DE9">
        <w:rPr>
          <w:rFonts w:cs="Times New Roman"/>
          <w:sz w:val="20"/>
          <w:szCs w:val="20"/>
          <w:lang w:val="en-GB" w:eastAsia="ko-KR"/>
        </w:rPr>
        <w:t>, 1233–1247, doi:</w:t>
      </w:r>
      <w:hyperlink r:id="rId538" w:history="1">
        <w:r w:rsidRPr="001A4DE9">
          <w:rPr>
            <w:rStyle w:val="Hyperlink"/>
            <w:rFonts w:cs="Times New Roman"/>
            <w:sz w:val="20"/>
            <w:szCs w:val="20"/>
            <w:lang w:val="en-GB"/>
          </w:rPr>
          <w:t>10.1029/2018jd028906</w:t>
        </w:r>
      </w:hyperlink>
      <w:r w:rsidRPr="001A4DE9">
        <w:rPr>
          <w:rFonts w:cs="Times New Roman"/>
          <w:sz w:val="20"/>
          <w:szCs w:val="20"/>
          <w:lang w:val="en-GB" w:eastAsia="ko-KR"/>
        </w:rPr>
        <w:t>.</w:t>
      </w:r>
    </w:p>
    <w:p w14:paraId="2E2E3D5A" w14:textId="3A28A6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Madsen, M.S., P.L. Langen, F. Boberg, and J.H. Christensen, 2017: Inflated Uncertainty in Multimodel-Based Regional Climate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44(22)</w:t>
      </w:r>
      <w:r w:rsidRPr="001A4DE9">
        <w:rPr>
          <w:rFonts w:cs="Times New Roman"/>
          <w:sz w:val="20"/>
          <w:szCs w:val="20"/>
          <w:lang w:val="en-GB" w:eastAsia="ko-KR"/>
        </w:rPr>
        <w:t>, 11,606–11,613, doi:</w:t>
      </w:r>
      <w:hyperlink r:id="rId539" w:history="1">
        <w:r w:rsidRPr="001A4DE9">
          <w:rPr>
            <w:rStyle w:val="Hyperlink"/>
            <w:rFonts w:cs="Times New Roman"/>
            <w:sz w:val="20"/>
            <w:szCs w:val="20"/>
            <w:lang w:val="en-GB"/>
          </w:rPr>
          <w:t>10.1002/2017gl075627</w:t>
        </w:r>
      </w:hyperlink>
      <w:r w:rsidRPr="001A4DE9">
        <w:rPr>
          <w:rFonts w:cs="Times New Roman"/>
          <w:sz w:val="20"/>
          <w:szCs w:val="20"/>
          <w:lang w:val="en-GB" w:eastAsia="ko-KR"/>
        </w:rPr>
        <w:t>.</w:t>
      </w:r>
    </w:p>
    <w:p w14:paraId="44836E51" w14:textId="7D98ED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Magnusson, L., M. Alonso-Balmaseda, S. Corti, F. Molteni, and T. Stockdale, 2013: Evaluation of forecast strategies for seasonal and decadal forecasts in presence of systematic model errors.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41(9–10)</w:t>
      </w:r>
      <w:r w:rsidRPr="001A4DE9">
        <w:rPr>
          <w:rFonts w:cs="Times New Roman"/>
          <w:sz w:val="20"/>
          <w:szCs w:val="20"/>
          <w:lang w:val="en-GB" w:eastAsia="ko-KR"/>
        </w:rPr>
        <w:t>, 2393–2409, doi:</w:t>
      </w:r>
      <w:hyperlink r:id="rId540" w:history="1">
        <w:r w:rsidRPr="001A4DE9">
          <w:rPr>
            <w:rStyle w:val="Hyperlink"/>
            <w:rFonts w:cs="Times New Roman"/>
            <w:sz w:val="20"/>
            <w:szCs w:val="20"/>
            <w:lang w:val="en-GB"/>
          </w:rPr>
          <w:t>10.1007/s00382-012-1599-2</w:t>
        </w:r>
      </w:hyperlink>
      <w:r w:rsidRPr="001A4DE9">
        <w:rPr>
          <w:rFonts w:cs="Times New Roman"/>
          <w:sz w:val="20"/>
          <w:szCs w:val="20"/>
          <w:lang w:val="en-GB" w:eastAsia="ko-KR"/>
        </w:rPr>
        <w:t>.</w:t>
      </w:r>
    </w:p>
    <w:p w14:paraId="6EDC82F8" w14:textId="13BCDD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F. Lehner, and J. Marotzke, 2020: Quantifying the role of internal variability in the temperature we expect to observe in the coming decades.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054014, doi:</w:t>
      </w:r>
      <w:hyperlink r:id="rId541" w:history="1">
        <w:r w:rsidRPr="001A4DE9">
          <w:rPr>
            <w:rStyle w:val="Hyperlink"/>
            <w:rFonts w:cs="Times New Roman"/>
            <w:sz w:val="20"/>
            <w:szCs w:val="20"/>
            <w:lang w:val="en-GB"/>
          </w:rPr>
          <w:t>10.1088/1748-9326/ab7d02</w:t>
        </w:r>
      </w:hyperlink>
      <w:r w:rsidRPr="001A4DE9">
        <w:rPr>
          <w:rFonts w:cs="Times New Roman"/>
          <w:sz w:val="20"/>
          <w:szCs w:val="20"/>
          <w:lang w:val="en-GB" w:eastAsia="ko-KR"/>
        </w:rPr>
        <w:t>.</w:t>
      </w:r>
    </w:p>
    <w:p w14:paraId="4F96445C" w14:textId="532E9D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S.B. Power, and J. Marotzke, 2021: More accurate quantification of model-to-model agreement in externally forced climatic responses over the coming century.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788, doi:</w:t>
      </w:r>
      <w:hyperlink r:id="rId542" w:history="1">
        <w:r w:rsidRPr="001A4DE9">
          <w:rPr>
            <w:rStyle w:val="Hyperlink"/>
            <w:rFonts w:cs="Times New Roman"/>
            <w:sz w:val="20"/>
            <w:szCs w:val="20"/>
            <w:lang w:val="en-GB"/>
          </w:rPr>
          <w:t>10.1038/s41467-020-20635-w</w:t>
        </w:r>
      </w:hyperlink>
      <w:r w:rsidRPr="001A4DE9">
        <w:rPr>
          <w:rFonts w:cs="Times New Roman"/>
          <w:sz w:val="20"/>
          <w:szCs w:val="20"/>
          <w:lang w:val="en-GB" w:eastAsia="ko-KR"/>
        </w:rPr>
        <w:t>.</w:t>
      </w:r>
    </w:p>
    <w:p w14:paraId="3E58E610" w14:textId="13F35F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S. McGregor, M.H. England, and A. Gupta, 2015: Effects of volcanism on tropical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42(14)</w:t>
      </w:r>
      <w:r w:rsidRPr="001A4DE9">
        <w:rPr>
          <w:rFonts w:cs="Times New Roman"/>
          <w:sz w:val="20"/>
          <w:szCs w:val="20"/>
          <w:lang w:val="en-GB" w:eastAsia="ko-KR"/>
        </w:rPr>
        <w:t>, 6024–6033, doi:</w:t>
      </w:r>
      <w:hyperlink r:id="rId543" w:history="1">
        <w:r w:rsidRPr="001A4DE9">
          <w:rPr>
            <w:rStyle w:val="Hyperlink"/>
            <w:rFonts w:cs="Times New Roman"/>
            <w:sz w:val="20"/>
            <w:szCs w:val="20"/>
            <w:lang w:val="en-GB"/>
          </w:rPr>
          <w:t>10.1002/2015gl064751</w:t>
        </w:r>
      </w:hyperlink>
      <w:r w:rsidRPr="001A4DE9">
        <w:rPr>
          <w:rFonts w:cs="Times New Roman"/>
          <w:sz w:val="20"/>
          <w:szCs w:val="20"/>
          <w:lang w:val="en-GB" w:eastAsia="ko-KR"/>
        </w:rPr>
        <w:t>.</w:t>
      </w:r>
    </w:p>
    <w:p w14:paraId="7AA5F0D9" w14:textId="506061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D. Matei, S. Milinski, and J. Marotzke, 2018: ENSO Change in Climate Projections: Forced Response or Internal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45(20)</w:t>
      </w:r>
      <w:r w:rsidRPr="001A4DE9">
        <w:rPr>
          <w:rFonts w:cs="Times New Roman"/>
          <w:sz w:val="20"/>
          <w:szCs w:val="20"/>
          <w:lang w:val="en-GB" w:eastAsia="ko-KR"/>
        </w:rPr>
        <w:t>, 11,390–11,398, doi:</w:t>
      </w:r>
      <w:hyperlink r:id="rId544" w:history="1">
        <w:r w:rsidRPr="001A4DE9">
          <w:rPr>
            <w:rStyle w:val="Hyperlink"/>
            <w:rFonts w:cs="Times New Roman"/>
            <w:sz w:val="20"/>
            <w:szCs w:val="20"/>
            <w:lang w:val="en-GB"/>
          </w:rPr>
          <w:t>10.1029/2018gl079764</w:t>
        </w:r>
      </w:hyperlink>
      <w:r w:rsidRPr="001A4DE9">
        <w:rPr>
          <w:rFonts w:cs="Times New Roman"/>
          <w:sz w:val="20"/>
          <w:szCs w:val="20"/>
          <w:lang w:val="en-GB" w:eastAsia="ko-KR"/>
        </w:rPr>
        <w:t>.</w:t>
      </w:r>
    </w:p>
    <w:p w14:paraId="1C7792CE" w14:textId="1E29D7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et al., 2019a: The Max Planck Institute Grand Ensemble: Enabling the Exploration of Climate System Variability.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2050–2069, doi:</w:t>
      </w:r>
      <w:hyperlink r:id="rId545" w:history="1">
        <w:r w:rsidRPr="001A4DE9">
          <w:rPr>
            <w:rStyle w:val="Hyperlink"/>
            <w:rFonts w:cs="Times New Roman"/>
            <w:sz w:val="20"/>
            <w:szCs w:val="20"/>
            <w:lang w:val="en-GB"/>
          </w:rPr>
          <w:t>10.1029/2019ms001639</w:t>
        </w:r>
      </w:hyperlink>
      <w:r w:rsidRPr="001A4DE9">
        <w:rPr>
          <w:rFonts w:cs="Times New Roman"/>
          <w:sz w:val="20"/>
          <w:szCs w:val="20"/>
          <w:lang w:val="en-GB" w:eastAsia="ko-KR"/>
        </w:rPr>
        <w:t>.</w:t>
      </w:r>
    </w:p>
    <w:p w14:paraId="46462D46" w14:textId="566322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Maher, N. et al., 2019b: The Max Planck Institute Grand Ensemble: Enabling the Exploration of Climate System Variability.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2050–2069, doi:</w:t>
      </w:r>
      <w:hyperlink r:id="rId546" w:history="1">
        <w:r w:rsidRPr="001A4DE9">
          <w:rPr>
            <w:rStyle w:val="Hyperlink"/>
            <w:rFonts w:cs="Times New Roman"/>
            <w:sz w:val="20"/>
            <w:szCs w:val="20"/>
            <w:lang w:val="en-GB"/>
          </w:rPr>
          <w:t>10.1029/2019ms001639</w:t>
        </w:r>
      </w:hyperlink>
      <w:r w:rsidRPr="001A4DE9">
        <w:rPr>
          <w:rFonts w:cs="Times New Roman"/>
          <w:sz w:val="20"/>
          <w:szCs w:val="20"/>
          <w:lang w:val="en-GB" w:eastAsia="ko-KR"/>
        </w:rPr>
        <w:t>.</w:t>
      </w:r>
    </w:p>
    <w:p w14:paraId="3439857B" w14:textId="0B9AFA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Mahlstein, I. and R. Knutti, 2011: Ocean Heat Transport as a Cause for Model Uncertainty in Projected Arctic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24(5)</w:t>
      </w:r>
      <w:r w:rsidRPr="001A4DE9">
        <w:rPr>
          <w:rFonts w:cs="Times New Roman"/>
          <w:sz w:val="20"/>
          <w:szCs w:val="20"/>
          <w:lang w:val="en-GB" w:eastAsia="ko-KR"/>
        </w:rPr>
        <w:t>, 1451–1460, doi:</w:t>
      </w:r>
      <w:hyperlink r:id="rId547" w:history="1">
        <w:r w:rsidRPr="001A4DE9">
          <w:rPr>
            <w:rStyle w:val="Hyperlink"/>
            <w:rFonts w:cs="Times New Roman"/>
            <w:sz w:val="20"/>
            <w:szCs w:val="20"/>
            <w:lang w:val="en-GB"/>
          </w:rPr>
          <w:t>10.1175/2010jcli3713.1</w:t>
        </w:r>
      </w:hyperlink>
      <w:r w:rsidRPr="001A4DE9">
        <w:rPr>
          <w:rFonts w:cs="Times New Roman"/>
          <w:sz w:val="20"/>
          <w:szCs w:val="20"/>
          <w:lang w:val="en-GB" w:eastAsia="ko-KR"/>
        </w:rPr>
        <w:t>.</w:t>
      </w:r>
    </w:p>
    <w:p w14:paraId="5383A7C3" w14:textId="48411CE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Mahowald, N.M. et al., 2017: Interactions between land use change and carbon cycle feedbacks.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31(1)</w:t>
      </w:r>
      <w:r w:rsidRPr="001A4DE9">
        <w:rPr>
          <w:rFonts w:cs="Times New Roman"/>
          <w:sz w:val="20"/>
          <w:szCs w:val="20"/>
          <w:lang w:val="en-GB" w:eastAsia="ko-KR"/>
        </w:rPr>
        <w:t>, 96–113, doi:</w:t>
      </w:r>
      <w:hyperlink r:id="rId548" w:history="1">
        <w:r w:rsidRPr="001A4DE9">
          <w:rPr>
            <w:rStyle w:val="Hyperlink"/>
            <w:rFonts w:cs="Times New Roman"/>
            <w:sz w:val="20"/>
            <w:szCs w:val="20"/>
            <w:lang w:val="en-GB"/>
          </w:rPr>
          <w:t>10.1002/2016gb005374</w:t>
        </w:r>
      </w:hyperlink>
      <w:r w:rsidRPr="001A4DE9">
        <w:rPr>
          <w:rFonts w:cs="Times New Roman"/>
          <w:sz w:val="20"/>
          <w:szCs w:val="20"/>
          <w:lang w:val="en-GB" w:eastAsia="ko-KR"/>
        </w:rPr>
        <w:t>.</w:t>
      </w:r>
    </w:p>
    <w:p w14:paraId="04FF47DB" w14:textId="35F3B3C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 W., T. Zhou, and J.H. Jungclaus, 2014: Effects of Large Volcanic Eruptions on Global Summer Climate and East Asian Monsoon Changes during the Last Millennium: Analysis of MPI-ESM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27(19)</w:t>
      </w:r>
      <w:r w:rsidRPr="001A4DE9">
        <w:rPr>
          <w:rFonts w:cs="Times New Roman"/>
          <w:sz w:val="20"/>
          <w:szCs w:val="20"/>
          <w:lang w:val="en-GB" w:eastAsia="ko-KR"/>
        </w:rPr>
        <w:t>, 7394–7409, doi:</w:t>
      </w:r>
      <w:hyperlink r:id="rId549" w:history="1">
        <w:r w:rsidRPr="001A4DE9">
          <w:rPr>
            <w:rStyle w:val="Hyperlink"/>
            <w:rFonts w:cs="Times New Roman"/>
            <w:sz w:val="20"/>
            <w:szCs w:val="20"/>
            <w:lang w:val="en-GB"/>
          </w:rPr>
          <w:t>10.1175/jcli-d-13-00739.1</w:t>
        </w:r>
      </w:hyperlink>
      <w:r w:rsidRPr="001A4DE9">
        <w:rPr>
          <w:rFonts w:cs="Times New Roman"/>
          <w:sz w:val="20"/>
          <w:szCs w:val="20"/>
          <w:lang w:val="en-GB" w:eastAsia="ko-KR"/>
        </w:rPr>
        <w:t>.</w:t>
      </w:r>
    </w:p>
    <w:p w14:paraId="6144DA4F" w14:textId="59EAB7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 W. et al., 2021: Potential influences of volcanic eruptions on future global land monsoon precipitation changes. </w:t>
      </w:r>
      <w:r w:rsidRPr="001A4DE9">
        <w:rPr>
          <w:rFonts w:cs="Times New Roman"/>
          <w:i/>
          <w:sz w:val="20"/>
          <w:szCs w:val="20"/>
          <w:lang w:val="en-GB" w:eastAsia="ko-KR"/>
        </w:rPr>
        <w:t>Earth’s Future</w:t>
      </w:r>
      <w:r w:rsidRPr="001A4DE9">
        <w:rPr>
          <w:rFonts w:cs="Times New Roman"/>
          <w:sz w:val="20"/>
          <w:szCs w:val="20"/>
          <w:lang w:val="en-GB" w:eastAsia="ko-KR"/>
        </w:rPr>
        <w:t>, doi:</w:t>
      </w:r>
      <w:hyperlink r:id="rId550" w:history="1">
        <w:r w:rsidRPr="001A4DE9">
          <w:rPr>
            <w:rStyle w:val="Hyperlink"/>
            <w:rFonts w:cs="Times New Roman"/>
            <w:sz w:val="20"/>
            <w:szCs w:val="20"/>
            <w:lang w:val="en-GB"/>
          </w:rPr>
          <w:t>10.1029/2020ef001803</w:t>
        </w:r>
      </w:hyperlink>
      <w:r w:rsidRPr="001A4DE9">
        <w:rPr>
          <w:rFonts w:cs="Times New Roman"/>
          <w:sz w:val="20"/>
          <w:szCs w:val="20"/>
          <w:lang w:val="en-GB" w:eastAsia="ko-KR"/>
        </w:rPr>
        <w:t>.</w:t>
      </w:r>
    </w:p>
    <w:p w14:paraId="1C82E06B" w14:textId="340202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R.T. Wetherald, 1975: The Effects of Doubling the CO2 Concentration on the climate of a General Circulation Model.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32(1)</w:t>
      </w:r>
      <w:r w:rsidRPr="001A4DE9">
        <w:rPr>
          <w:rFonts w:cs="Times New Roman"/>
          <w:sz w:val="20"/>
          <w:szCs w:val="20"/>
          <w:lang w:val="en-GB" w:eastAsia="ko-KR"/>
        </w:rPr>
        <w:t>, 3–15, doi:</w:t>
      </w:r>
      <w:hyperlink r:id="rId551" w:history="1">
        <w:r w:rsidRPr="001A4DE9">
          <w:rPr>
            <w:rStyle w:val="Hyperlink"/>
            <w:rFonts w:cs="Times New Roman"/>
            <w:sz w:val="20"/>
            <w:szCs w:val="20"/>
            <w:lang w:val="en-GB"/>
          </w:rPr>
          <w:t>10.1175/1520-0469(1975)032&lt;0003:teodtc&gt;2.0.co;2</w:t>
        </w:r>
      </w:hyperlink>
      <w:r w:rsidRPr="001A4DE9">
        <w:rPr>
          <w:rFonts w:cs="Times New Roman"/>
          <w:sz w:val="20"/>
          <w:szCs w:val="20"/>
          <w:lang w:val="en-GB" w:eastAsia="ko-KR"/>
        </w:rPr>
        <w:t>.</w:t>
      </w:r>
    </w:p>
    <w:p w14:paraId="4C32F6EC" w14:textId="67BBC02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R.J. Stouffer, 1980: Sensitivity of a global climate model to an increase of CO2 concentration in the atmosphere.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85(C10)</w:t>
      </w:r>
      <w:r w:rsidRPr="001A4DE9">
        <w:rPr>
          <w:rFonts w:cs="Times New Roman"/>
          <w:sz w:val="20"/>
          <w:szCs w:val="20"/>
          <w:lang w:val="en-GB" w:eastAsia="ko-KR"/>
        </w:rPr>
        <w:t>, 5529–5554, doi:</w:t>
      </w:r>
      <w:hyperlink r:id="rId552" w:history="1">
        <w:r w:rsidRPr="001A4DE9">
          <w:rPr>
            <w:rStyle w:val="Hyperlink"/>
            <w:rFonts w:cs="Times New Roman"/>
            <w:sz w:val="20"/>
            <w:szCs w:val="20"/>
            <w:lang w:val="en-GB"/>
          </w:rPr>
          <w:t>10.1029/jc085ic10p05529</w:t>
        </w:r>
      </w:hyperlink>
      <w:r w:rsidRPr="001A4DE9">
        <w:rPr>
          <w:rFonts w:cs="Times New Roman"/>
          <w:sz w:val="20"/>
          <w:szCs w:val="20"/>
          <w:lang w:val="en-GB" w:eastAsia="ko-KR"/>
        </w:rPr>
        <w:t>.</w:t>
      </w:r>
    </w:p>
    <w:p w14:paraId="28C84FF2" w14:textId="1C78C3E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and R.T. Wetherald, 1980: On the Distribution of Climate Change Resulting from an Increase in CO2 Content of the Atmosphere.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37(1)</w:t>
      </w:r>
      <w:r w:rsidRPr="001A4DE9">
        <w:rPr>
          <w:rFonts w:cs="Times New Roman"/>
          <w:sz w:val="20"/>
          <w:szCs w:val="20"/>
          <w:lang w:val="en-GB" w:eastAsia="ko-KR"/>
        </w:rPr>
        <w:t>, 99–118, doi:</w:t>
      </w:r>
      <w:r w:rsidR="00BA1402">
        <w:fldChar w:fldCharType="begin"/>
      </w:r>
      <w:r w:rsidR="00BA1402" w:rsidRPr="00324FBB">
        <w:rPr>
          <w:lang w:val="en-US"/>
          <w:rPrChange w:id="5363" w:author="Clotilde Pean" w:date="2021-06-22T10:12:00Z">
            <w:rPr/>
          </w:rPrChange>
        </w:rPr>
        <w:instrText xml:space="preserve"> HYPERLINK "https://dx.doi.org/10.1175/1520-0469(1980)037%3c0099:otdocc%3e2.0.co;2" </w:instrText>
      </w:r>
      <w:r w:rsidR="00BA1402">
        <w:fldChar w:fldCharType="separate"/>
      </w:r>
      <w:r w:rsidRPr="001A4DE9">
        <w:rPr>
          <w:rStyle w:val="Hyperlink"/>
          <w:rFonts w:cs="Times New Roman"/>
          <w:sz w:val="20"/>
          <w:szCs w:val="20"/>
          <w:lang w:val="en-GB"/>
        </w:rPr>
        <w:t>10.1175/1520-0469(1980)037&lt;0099:otdocc&gt;2.0.co;2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6000AD2A" w14:textId="3BEB2F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Manabe, S., R.J. Stouffer, M.J. Spelman, and K. Bryan, 1991: Transient Responses of a Coupled Ocean–Atmosphere Model to Gradual Changes of Atmospheric CO2. Part I. Annual Mean Response.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4(8)</w:t>
      </w:r>
      <w:r w:rsidRPr="001A4DE9">
        <w:rPr>
          <w:rFonts w:cs="Times New Roman"/>
          <w:sz w:val="20"/>
          <w:szCs w:val="20"/>
          <w:lang w:val="en-GB" w:eastAsia="ko-KR"/>
        </w:rPr>
        <w:t>, 785–818, doi:</w:t>
      </w:r>
      <w:r w:rsidR="00BA1402">
        <w:fldChar w:fldCharType="begin"/>
      </w:r>
      <w:r w:rsidR="00BA1402" w:rsidRPr="00324FBB">
        <w:rPr>
          <w:lang w:val="en-US"/>
          <w:rPrChange w:id="5364" w:author="Clotilde Pean" w:date="2021-06-22T10:12:00Z">
            <w:rPr/>
          </w:rPrChange>
        </w:rPr>
        <w:instrText xml:space="preserve"> HYPERLINK "https://dx.doi.org/10.1175/1520-0442(1991)004%3c0785:troaco%3e2.0.co;2" </w:instrText>
      </w:r>
      <w:r w:rsidR="00BA1402">
        <w:fldChar w:fldCharType="separate"/>
      </w:r>
      <w:r w:rsidRPr="001A4DE9">
        <w:rPr>
          <w:rStyle w:val="Hyperlink"/>
          <w:rFonts w:cs="Times New Roman"/>
          <w:sz w:val="20"/>
          <w:szCs w:val="20"/>
          <w:lang w:val="en-GB"/>
        </w:rPr>
        <w:t>10.1175/1520-0442(1991)004&lt;0785:troaco&gt;2.0.co;2</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48770F4E" w14:textId="2768C8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Mann, M.E., B.A. Steinman, and S.K. Miller, 2020: Absence of internal multidecadal and interdecadal oscillations in climate model simulations.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49, doi:</w:t>
      </w:r>
      <w:hyperlink r:id="rId553" w:history="1">
        <w:r w:rsidRPr="001A4DE9">
          <w:rPr>
            <w:rStyle w:val="Hyperlink"/>
            <w:rFonts w:cs="Times New Roman"/>
            <w:sz w:val="20"/>
            <w:szCs w:val="20"/>
            <w:lang w:val="en-GB"/>
          </w:rPr>
          <w:t>10.1038/s41467-019-13823-w</w:t>
        </w:r>
      </w:hyperlink>
      <w:r w:rsidRPr="001A4DE9">
        <w:rPr>
          <w:rFonts w:cs="Times New Roman"/>
          <w:sz w:val="20"/>
          <w:szCs w:val="20"/>
          <w:lang w:val="en-GB" w:eastAsia="ko-KR"/>
        </w:rPr>
        <w:t>.</w:t>
      </w:r>
    </w:p>
    <w:p w14:paraId="79DFAECF" w14:textId="08EADB2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Mann, M.E., B.A. Steinman, D.J. Brouillette, and S.K. Miller, 2021: Multidecadal climate oscillations during the past millennium driven by volcanic forcing.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371(6533)</w:t>
      </w:r>
      <w:r w:rsidRPr="001A4DE9">
        <w:rPr>
          <w:rFonts w:cs="Times New Roman"/>
          <w:sz w:val="20"/>
          <w:szCs w:val="20"/>
          <w:lang w:val="en-GB" w:eastAsia="ko-KR"/>
        </w:rPr>
        <w:t>, 1014–1019, doi:</w:t>
      </w:r>
      <w:hyperlink r:id="rId554" w:history="1">
        <w:r w:rsidRPr="001A4DE9">
          <w:rPr>
            <w:rStyle w:val="Hyperlink"/>
            <w:rFonts w:cs="Times New Roman"/>
            <w:sz w:val="20"/>
            <w:szCs w:val="20"/>
            <w:lang w:val="en-GB"/>
          </w:rPr>
          <w:t>10.1126/science.abc5810</w:t>
        </w:r>
      </w:hyperlink>
      <w:r w:rsidRPr="001A4DE9">
        <w:rPr>
          <w:rFonts w:cs="Times New Roman"/>
          <w:sz w:val="20"/>
          <w:szCs w:val="20"/>
          <w:lang w:val="en-GB" w:eastAsia="ko-KR"/>
        </w:rPr>
        <w:t>.</w:t>
      </w:r>
    </w:p>
    <w:p w14:paraId="34E6D105" w14:textId="3ED745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Mantua, N.J., S.R. Hare, Y. Zhang, J.M. Wallace, and R.C. Francis, 1997: A Pacific Interdecadal Climate Oscillation with Impacts on Salmon Production.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78(6)</w:t>
      </w:r>
      <w:r w:rsidRPr="001A4DE9">
        <w:rPr>
          <w:rFonts w:cs="Times New Roman"/>
          <w:sz w:val="20"/>
          <w:szCs w:val="20"/>
          <w:lang w:val="en-GB" w:eastAsia="ko-KR"/>
        </w:rPr>
        <w:t>, 1069–1079, doi:</w:t>
      </w:r>
      <w:hyperlink r:id="rId555" w:history="1">
        <w:r w:rsidRPr="001A4DE9">
          <w:rPr>
            <w:rStyle w:val="Hyperlink"/>
            <w:rFonts w:cs="Times New Roman"/>
            <w:sz w:val="20"/>
            <w:szCs w:val="20"/>
            <w:lang w:val="en-GB"/>
          </w:rPr>
          <w:t>10.1175/1520-0477(1997)078&lt;1069:apicow&gt;2.0.co;2</w:t>
        </w:r>
      </w:hyperlink>
      <w:r w:rsidRPr="001A4DE9">
        <w:rPr>
          <w:rFonts w:cs="Times New Roman"/>
          <w:sz w:val="20"/>
          <w:szCs w:val="20"/>
          <w:lang w:val="en-GB" w:eastAsia="ko-KR"/>
        </w:rPr>
        <w:t>.</w:t>
      </w:r>
    </w:p>
    <w:p w14:paraId="6389B54B" w14:textId="2768DD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Manzini, E. et al., 2014: Northern winter climate change: Assessment of uncertainty in CMIP5 projections related to stratosphere-troposphere coupling.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119(13)</w:t>
      </w:r>
      <w:r w:rsidRPr="001A4DE9">
        <w:rPr>
          <w:rFonts w:cs="Times New Roman"/>
          <w:sz w:val="20"/>
          <w:szCs w:val="20"/>
          <w:lang w:val="en-GB" w:eastAsia="ko-KR"/>
        </w:rPr>
        <w:t>, 7979–7998, doi:</w:t>
      </w:r>
      <w:hyperlink r:id="rId556" w:history="1">
        <w:r w:rsidRPr="001A4DE9">
          <w:rPr>
            <w:rStyle w:val="Hyperlink"/>
            <w:rFonts w:cs="Times New Roman"/>
            <w:sz w:val="20"/>
            <w:szCs w:val="20"/>
            <w:lang w:val="en-GB"/>
          </w:rPr>
          <w:t>10.1002/2013jd021403</w:t>
        </w:r>
      </w:hyperlink>
      <w:r w:rsidRPr="001A4DE9">
        <w:rPr>
          <w:rFonts w:cs="Times New Roman"/>
          <w:sz w:val="20"/>
          <w:szCs w:val="20"/>
          <w:lang w:val="en-GB" w:eastAsia="ko-KR"/>
        </w:rPr>
        <w:t>.</w:t>
      </w:r>
    </w:p>
    <w:p w14:paraId="7D0C9F5E" w14:textId="24418A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Marini, C., I. Polkova, A. Köhl, and D. Stammer, 2016: A Comparison of Two Ensemble Generation Methods Using Oceanic Singular Vectors and Atmospheric Lagged Initialization for Decadal Climate Prediction. </w:t>
      </w:r>
      <w:r w:rsidRPr="001A4DE9">
        <w:rPr>
          <w:rFonts w:cs="Times New Roman"/>
          <w:i/>
          <w:sz w:val="20"/>
          <w:szCs w:val="20"/>
          <w:lang w:val="en-GB" w:eastAsia="ko-KR"/>
        </w:rPr>
        <w:t>Monthly Weather Review</w:t>
      </w:r>
      <w:r w:rsidRPr="001A4DE9">
        <w:rPr>
          <w:rFonts w:cs="Times New Roman"/>
          <w:sz w:val="20"/>
          <w:szCs w:val="20"/>
          <w:lang w:val="en-GB" w:eastAsia="ko-KR"/>
        </w:rPr>
        <w:t xml:space="preserve">, </w:t>
      </w:r>
      <w:r w:rsidRPr="001A4DE9">
        <w:rPr>
          <w:rFonts w:cs="Times New Roman"/>
          <w:b/>
          <w:sz w:val="20"/>
          <w:szCs w:val="20"/>
          <w:lang w:val="en-GB" w:eastAsia="ko-KR"/>
        </w:rPr>
        <w:t>144(7)</w:t>
      </w:r>
      <w:r w:rsidRPr="001A4DE9">
        <w:rPr>
          <w:rFonts w:cs="Times New Roman"/>
          <w:sz w:val="20"/>
          <w:szCs w:val="20"/>
          <w:lang w:val="en-GB" w:eastAsia="ko-KR"/>
        </w:rPr>
        <w:t>, 2719–2738, doi:</w:t>
      </w:r>
      <w:hyperlink r:id="rId557" w:history="1">
        <w:r w:rsidRPr="001A4DE9">
          <w:rPr>
            <w:rStyle w:val="Hyperlink"/>
            <w:rFonts w:cs="Times New Roman"/>
            <w:sz w:val="20"/>
            <w:szCs w:val="20"/>
            <w:lang w:val="en-GB"/>
          </w:rPr>
          <w:t>10.1175/mwr-d-15-0350.1</w:t>
        </w:r>
      </w:hyperlink>
      <w:r w:rsidRPr="001A4DE9">
        <w:rPr>
          <w:rFonts w:cs="Times New Roman"/>
          <w:sz w:val="20"/>
          <w:szCs w:val="20"/>
          <w:lang w:val="en-GB" w:eastAsia="ko-KR"/>
        </w:rPr>
        <w:t>.</w:t>
      </w:r>
    </w:p>
    <w:p w14:paraId="01604A02" w14:textId="3B7C63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Marotzke, J., 2019: Quantifying the irreducible uncertainty in near-term climate projections.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e563, doi:</w:t>
      </w:r>
      <w:hyperlink r:id="rId558" w:history="1">
        <w:r w:rsidRPr="001A4DE9">
          <w:rPr>
            <w:rStyle w:val="Hyperlink"/>
            <w:rFonts w:cs="Times New Roman"/>
            <w:sz w:val="20"/>
            <w:szCs w:val="20"/>
            <w:lang w:val="en-GB"/>
          </w:rPr>
          <w:t>10.1002/wcc.563</w:t>
        </w:r>
      </w:hyperlink>
      <w:r w:rsidRPr="001A4DE9">
        <w:rPr>
          <w:rFonts w:cs="Times New Roman"/>
          <w:sz w:val="20"/>
          <w:szCs w:val="20"/>
          <w:lang w:val="en-GB" w:eastAsia="ko-KR"/>
        </w:rPr>
        <w:t>.</w:t>
      </w:r>
    </w:p>
    <w:p w14:paraId="2DF77E77" w14:textId="735B39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Marotzke, J. and P.M. Forster, 2015: Forcing, feedback and internal variability in global temperature trends.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lastRenderedPageBreak/>
        <w:t>517(7536)</w:t>
      </w:r>
      <w:r w:rsidRPr="001A4DE9">
        <w:rPr>
          <w:rFonts w:cs="Times New Roman"/>
          <w:sz w:val="20"/>
          <w:szCs w:val="20"/>
          <w:lang w:val="en-GB" w:eastAsia="ko-KR"/>
        </w:rPr>
        <w:t>, 565–570, doi:</w:t>
      </w:r>
      <w:hyperlink r:id="rId559" w:history="1">
        <w:r w:rsidRPr="001A4DE9">
          <w:rPr>
            <w:rStyle w:val="Hyperlink"/>
            <w:rFonts w:cs="Times New Roman"/>
            <w:sz w:val="20"/>
            <w:szCs w:val="20"/>
            <w:lang w:val="en-GB"/>
          </w:rPr>
          <w:t>10.1038/nature14117</w:t>
        </w:r>
      </w:hyperlink>
      <w:r w:rsidRPr="001A4DE9">
        <w:rPr>
          <w:rFonts w:cs="Times New Roman"/>
          <w:sz w:val="20"/>
          <w:szCs w:val="20"/>
          <w:lang w:val="en-GB" w:eastAsia="ko-KR"/>
        </w:rPr>
        <w:t>.</w:t>
      </w:r>
    </w:p>
    <w:p w14:paraId="0DC0E50A" w14:textId="2D99ED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Marotzke, J. et al., 2016: MiKlip: A national research project on decadal climate prediction.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97(12)</w:t>
      </w:r>
      <w:r w:rsidRPr="001A4DE9">
        <w:rPr>
          <w:rFonts w:cs="Times New Roman"/>
          <w:sz w:val="20"/>
          <w:szCs w:val="20"/>
          <w:lang w:val="en-GB" w:eastAsia="ko-KR"/>
        </w:rPr>
        <w:t>, 2379–2394, doi:</w:t>
      </w:r>
      <w:hyperlink r:id="rId560" w:history="1">
        <w:r w:rsidRPr="001A4DE9">
          <w:rPr>
            <w:rStyle w:val="Hyperlink"/>
            <w:rFonts w:cs="Times New Roman"/>
            <w:sz w:val="20"/>
            <w:szCs w:val="20"/>
            <w:lang w:val="en-GB"/>
          </w:rPr>
          <w:t>10.1175/bams-d-15-00184.1</w:t>
        </w:r>
      </w:hyperlink>
      <w:r w:rsidRPr="001A4DE9">
        <w:rPr>
          <w:rFonts w:cs="Times New Roman"/>
          <w:sz w:val="20"/>
          <w:szCs w:val="20"/>
          <w:lang w:val="en-GB" w:eastAsia="ko-KR"/>
        </w:rPr>
        <w:t>.</w:t>
      </w:r>
    </w:p>
    <w:p w14:paraId="052A029F" w14:textId="439AF6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G.J., 2003: Trends in the Southern Annular Mode from Observations and Reanalyses.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16(24)</w:t>
      </w:r>
      <w:r w:rsidRPr="001A4DE9">
        <w:rPr>
          <w:rFonts w:cs="Times New Roman"/>
          <w:sz w:val="20"/>
          <w:szCs w:val="20"/>
          <w:lang w:val="en-GB" w:eastAsia="ko-KR"/>
        </w:rPr>
        <w:t>, 4134–4143, doi:</w:t>
      </w:r>
      <w:hyperlink r:id="rId561" w:history="1">
        <w:r w:rsidRPr="001A4DE9">
          <w:rPr>
            <w:rStyle w:val="Hyperlink"/>
            <w:rFonts w:cs="Times New Roman"/>
            <w:sz w:val="20"/>
            <w:szCs w:val="20"/>
            <w:lang w:val="en-GB"/>
          </w:rPr>
          <w:t>10.1175/1520-0442(2003)016&lt;4134:titsam&gt;2.0.co;2</w:t>
        </w:r>
      </w:hyperlink>
      <w:r w:rsidRPr="001A4DE9">
        <w:rPr>
          <w:rFonts w:cs="Times New Roman"/>
          <w:sz w:val="20"/>
          <w:szCs w:val="20"/>
          <w:lang w:val="en-GB" w:eastAsia="ko-KR"/>
        </w:rPr>
        <w:t>.</w:t>
      </w:r>
    </w:p>
    <w:p w14:paraId="2AFD05CD" w14:textId="227092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J. et al., 2014: The ocean’s role in polar climate change: asymmetric Arctic and Antarctic responses to greenhouse gas and ozone forcing.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372(2019)</w:t>
      </w:r>
      <w:r w:rsidRPr="001A4DE9">
        <w:rPr>
          <w:rFonts w:cs="Times New Roman"/>
          <w:sz w:val="20"/>
          <w:szCs w:val="20"/>
          <w:lang w:val="en-GB" w:eastAsia="ko-KR"/>
        </w:rPr>
        <w:t>, 20130040–20130040, doi:</w:t>
      </w:r>
      <w:hyperlink r:id="rId562" w:history="1">
        <w:r w:rsidRPr="001A4DE9">
          <w:rPr>
            <w:rStyle w:val="Hyperlink"/>
            <w:rFonts w:cs="Times New Roman"/>
            <w:sz w:val="20"/>
            <w:szCs w:val="20"/>
            <w:lang w:val="en-GB"/>
          </w:rPr>
          <w:t>10.1098/rsta.2013.0040</w:t>
        </w:r>
      </w:hyperlink>
      <w:r w:rsidRPr="001A4DE9">
        <w:rPr>
          <w:rFonts w:cs="Times New Roman"/>
          <w:sz w:val="20"/>
          <w:szCs w:val="20"/>
          <w:lang w:val="en-GB" w:eastAsia="ko-KR"/>
        </w:rPr>
        <w:t>.</w:t>
      </w:r>
    </w:p>
    <w:p w14:paraId="539EC4C6" w14:textId="3D046E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J. et al., 2015: The ocean’s role in the transient response of climate to abrupt greenhouse gas forcing.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44(7–8)</w:t>
      </w:r>
      <w:r w:rsidRPr="001A4DE9">
        <w:rPr>
          <w:rFonts w:cs="Times New Roman"/>
          <w:sz w:val="20"/>
          <w:szCs w:val="20"/>
          <w:lang w:val="en-GB" w:eastAsia="ko-KR"/>
        </w:rPr>
        <w:t>, 2287–2299, doi:</w:t>
      </w:r>
      <w:hyperlink r:id="rId563" w:history="1">
        <w:r w:rsidRPr="001A4DE9">
          <w:rPr>
            <w:rStyle w:val="Hyperlink"/>
            <w:rFonts w:cs="Times New Roman"/>
            <w:sz w:val="20"/>
            <w:szCs w:val="20"/>
            <w:lang w:val="en-GB"/>
          </w:rPr>
          <w:t>10.1007/s00382-014-2308-0</w:t>
        </w:r>
      </w:hyperlink>
      <w:r w:rsidRPr="001A4DE9">
        <w:rPr>
          <w:rFonts w:cs="Times New Roman"/>
          <w:sz w:val="20"/>
          <w:szCs w:val="20"/>
          <w:lang w:val="en-GB" w:eastAsia="ko-KR"/>
        </w:rPr>
        <w:t>.</w:t>
      </w:r>
    </w:p>
    <w:p w14:paraId="6E13289C" w14:textId="1AFCCC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L. et al., 2019: Exploring How Eruption Source Parameters Affect Volcanic Radiative Forcing Using Statistical Emulation.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w:t>
      </w:r>
      <w:r w:rsidRPr="001A4DE9">
        <w:rPr>
          <w:rFonts w:cs="Times New Roman"/>
          <w:sz w:val="20"/>
          <w:szCs w:val="20"/>
          <w:lang w:val="en-GB" w:eastAsia="ko-KR"/>
        </w:rPr>
        <w:t>, 964–985, doi:</w:t>
      </w:r>
      <w:hyperlink r:id="rId564" w:history="1">
        <w:r w:rsidRPr="001A4DE9">
          <w:rPr>
            <w:rStyle w:val="Hyperlink"/>
            <w:rFonts w:cs="Times New Roman"/>
            <w:sz w:val="20"/>
            <w:szCs w:val="20"/>
            <w:lang w:val="en-GB"/>
          </w:rPr>
          <w:t>10.1029/2018jd028675</w:t>
        </w:r>
      </w:hyperlink>
      <w:r w:rsidRPr="001A4DE9">
        <w:rPr>
          <w:rFonts w:cs="Times New Roman"/>
          <w:sz w:val="20"/>
          <w:szCs w:val="20"/>
          <w:lang w:val="en-GB" w:eastAsia="ko-KR"/>
        </w:rPr>
        <w:t>.</w:t>
      </w:r>
    </w:p>
    <w:p w14:paraId="6F4F479D" w14:textId="704959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Marshall, L.R. et al., 2020: Large Variations in Volcanic Aerosol Forcing Efficiency Due to Eruption Source Parameters and Rapid Adjustments.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47(19)</w:t>
      </w:r>
      <w:r w:rsidRPr="001A4DE9">
        <w:rPr>
          <w:rFonts w:cs="Times New Roman"/>
          <w:sz w:val="20"/>
          <w:szCs w:val="20"/>
          <w:lang w:val="en-GB" w:eastAsia="ko-KR"/>
        </w:rPr>
        <w:t>, e2020GL090241, doi:</w:t>
      </w:r>
      <w:hyperlink r:id="rId565" w:history="1">
        <w:r w:rsidRPr="001A4DE9">
          <w:rPr>
            <w:rStyle w:val="Hyperlink"/>
            <w:rFonts w:cs="Times New Roman"/>
            <w:sz w:val="20"/>
            <w:szCs w:val="20"/>
            <w:lang w:val="en-GB"/>
          </w:rPr>
          <w:t>10.1029/2020gl090241</w:t>
        </w:r>
      </w:hyperlink>
      <w:r w:rsidRPr="001A4DE9">
        <w:rPr>
          <w:rFonts w:cs="Times New Roman"/>
          <w:sz w:val="20"/>
          <w:szCs w:val="20"/>
          <w:lang w:val="en-GB" w:eastAsia="ko-KR"/>
        </w:rPr>
        <w:t>.</w:t>
      </w:r>
    </w:p>
    <w:p w14:paraId="4906FF5D" w14:textId="743DC0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Martin, E.R. and C. Thorncroft, 2014a: Sahel rainfall in multimodel CMIP5 decadal hindcasts.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41(6)</w:t>
      </w:r>
      <w:r w:rsidRPr="001A4DE9">
        <w:rPr>
          <w:rFonts w:cs="Times New Roman"/>
          <w:sz w:val="20"/>
          <w:szCs w:val="20"/>
          <w:lang w:val="en-GB" w:eastAsia="ko-KR"/>
        </w:rPr>
        <w:t>, 2169–2175, doi:</w:t>
      </w:r>
      <w:hyperlink r:id="rId566" w:history="1">
        <w:r w:rsidRPr="001A4DE9">
          <w:rPr>
            <w:rStyle w:val="Hyperlink"/>
            <w:rFonts w:cs="Times New Roman"/>
            <w:sz w:val="20"/>
            <w:szCs w:val="20"/>
            <w:lang w:val="en-GB"/>
          </w:rPr>
          <w:t>10.1002/2014gl059338</w:t>
        </w:r>
      </w:hyperlink>
      <w:r w:rsidRPr="001A4DE9">
        <w:rPr>
          <w:rFonts w:cs="Times New Roman"/>
          <w:sz w:val="20"/>
          <w:szCs w:val="20"/>
          <w:lang w:val="en-GB" w:eastAsia="ko-KR"/>
        </w:rPr>
        <w:t>.</w:t>
      </w:r>
    </w:p>
    <w:p w14:paraId="00187566" w14:textId="76CA1A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Martin, E.R. and C.D. Thorncroft, 2014b: The impact of the AMO on the West African monsoon annual cycle.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140(678)</w:t>
      </w:r>
      <w:r w:rsidRPr="001A4DE9">
        <w:rPr>
          <w:rFonts w:cs="Times New Roman"/>
          <w:sz w:val="20"/>
          <w:szCs w:val="20"/>
          <w:lang w:val="en-GB" w:eastAsia="ko-KR"/>
        </w:rPr>
        <w:t>, 31–46, doi:</w:t>
      </w:r>
      <w:hyperlink r:id="rId567" w:history="1">
        <w:r w:rsidRPr="001A4DE9">
          <w:rPr>
            <w:rStyle w:val="Hyperlink"/>
            <w:rFonts w:cs="Times New Roman"/>
            <w:sz w:val="20"/>
            <w:szCs w:val="20"/>
            <w:lang w:val="en-GB"/>
          </w:rPr>
          <w:t>10.1002/qj.2107</w:t>
        </w:r>
      </w:hyperlink>
      <w:r w:rsidRPr="001A4DE9">
        <w:rPr>
          <w:rFonts w:cs="Times New Roman"/>
          <w:sz w:val="20"/>
          <w:szCs w:val="20"/>
          <w:lang w:val="en-GB" w:eastAsia="ko-KR"/>
        </w:rPr>
        <w:t>.</w:t>
      </w:r>
    </w:p>
    <w:p w14:paraId="426C4238" w14:textId="07D6A6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Martín-Rey, M., B. Rodríguez-Fonseca, I. Polo, and F. Kucharski, 2014: On the Atlantic–Pacific Niños connection: a multidecadal modulated mode.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43(11)</w:t>
      </w:r>
      <w:r w:rsidRPr="001A4DE9">
        <w:rPr>
          <w:rFonts w:cs="Times New Roman"/>
          <w:sz w:val="20"/>
          <w:szCs w:val="20"/>
          <w:lang w:val="en-GB" w:eastAsia="ko-KR"/>
        </w:rPr>
        <w:t>, 3163–3178, doi:</w:t>
      </w:r>
      <w:hyperlink r:id="rId568" w:history="1">
        <w:r w:rsidRPr="001A4DE9">
          <w:rPr>
            <w:rStyle w:val="Hyperlink"/>
            <w:rFonts w:cs="Times New Roman"/>
            <w:sz w:val="20"/>
            <w:szCs w:val="20"/>
            <w:lang w:val="en-GB"/>
          </w:rPr>
          <w:t>10.1007/s00382-014-2305-3</w:t>
        </w:r>
      </w:hyperlink>
      <w:r w:rsidRPr="001A4DE9">
        <w:rPr>
          <w:rFonts w:cs="Times New Roman"/>
          <w:sz w:val="20"/>
          <w:szCs w:val="20"/>
          <w:lang w:val="en-GB" w:eastAsia="ko-KR"/>
        </w:rPr>
        <w:t>.</w:t>
      </w:r>
    </w:p>
    <w:p w14:paraId="50BC7406" w14:textId="73E136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Martín-Rey, M., I. Polo, B. Rodríguez-Fonseca, T. Losada, and A. Lazar, 2017: Is There Evidence of Changes in Tropical Atlantic Variability Modes under AMO Phases in the Observational Record?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41(7)</w:t>
      </w:r>
      <w:r w:rsidRPr="001A4DE9">
        <w:rPr>
          <w:rFonts w:cs="Times New Roman"/>
          <w:sz w:val="20"/>
          <w:szCs w:val="20"/>
          <w:lang w:val="en-GB" w:eastAsia="ko-KR"/>
        </w:rPr>
        <w:t>, 3071–3089, doi:</w:t>
      </w:r>
      <w:hyperlink r:id="rId569" w:history="1">
        <w:r w:rsidRPr="001A4DE9">
          <w:rPr>
            <w:rStyle w:val="Hyperlink"/>
            <w:rFonts w:cs="Times New Roman"/>
            <w:sz w:val="20"/>
            <w:szCs w:val="20"/>
            <w:lang w:val="en-GB"/>
          </w:rPr>
          <w:t>10.1007/s00382-015-2471-y</w:t>
        </w:r>
      </w:hyperlink>
      <w:r w:rsidRPr="001A4DE9">
        <w:rPr>
          <w:rFonts w:cs="Times New Roman"/>
          <w:sz w:val="20"/>
          <w:szCs w:val="20"/>
          <w:lang w:val="en-GB" w:eastAsia="ko-KR"/>
        </w:rPr>
        <w:t>.</w:t>
      </w:r>
    </w:p>
    <w:p w14:paraId="21F2E320" w14:textId="6E21A6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Marvel, K., G.A. Schmidt, R.L. Miller, and L.S. Nazarenko, 2016: Implications for climate sensitivity from the response to individual forcings.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6(4)</w:t>
      </w:r>
      <w:r w:rsidRPr="001A4DE9">
        <w:rPr>
          <w:rFonts w:cs="Times New Roman"/>
          <w:sz w:val="20"/>
          <w:szCs w:val="20"/>
          <w:lang w:val="en-GB" w:eastAsia="ko-KR"/>
        </w:rPr>
        <w:t>, 386–389, doi:</w:t>
      </w:r>
      <w:hyperlink r:id="rId570" w:history="1">
        <w:r w:rsidRPr="001A4DE9">
          <w:rPr>
            <w:rStyle w:val="Hyperlink"/>
            <w:rFonts w:cs="Times New Roman"/>
            <w:sz w:val="20"/>
            <w:szCs w:val="20"/>
            <w:lang w:val="en-GB"/>
          </w:rPr>
          <w:t>10.1038/nclimate2888</w:t>
        </w:r>
      </w:hyperlink>
      <w:r w:rsidRPr="001A4DE9">
        <w:rPr>
          <w:rFonts w:cs="Times New Roman"/>
          <w:sz w:val="20"/>
          <w:szCs w:val="20"/>
          <w:lang w:val="en-GB" w:eastAsia="ko-KR"/>
        </w:rPr>
        <w:t>.</w:t>
      </w:r>
    </w:p>
    <w:p w14:paraId="1C036236" w14:textId="79C885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Masato, G., B.J. Hoskins, and T. Woollings, 2013: Winter and Summer Northern Hemisphere Blocking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7044–7059, doi:</w:t>
      </w:r>
      <w:hyperlink r:id="rId571" w:history="1">
        <w:r w:rsidRPr="001A4DE9">
          <w:rPr>
            <w:rStyle w:val="Hyperlink"/>
            <w:rFonts w:cs="Times New Roman"/>
            <w:sz w:val="20"/>
            <w:szCs w:val="20"/>
            <w:lang w:val="en-GB"/>
          </w:rPr>
          <w:t>10.1175/jcli-d-12-00466.1</w:t>
        </w:r>
      </w:hyperlink>
      <w:r w:rsidRPr="001A4DE9">
        <w:rPr>
          <w:rFonts w:cs="Times New Roman"/>
          <w:sz w:val="20"/>
          <w:szCs w:val="20"/>
          <w:lang w:val="en-GB" w:eastAsia="ko-KR"/>
        </w:rPr>
        <w:t>.</w:t>
      </w:r>
    </w:p>
    <w:p w14:paraId="1CABF829" w14:textId="1CD4BBB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Masson-Delmotte, V. et al., 2018: Global warming of 1.5°C An IPCC Special Report. </w:t>
      </w:r>
      <w:r w:rsidRPr="001A4DE9">
        <w:rPr>
          <w:rFonts w:cs="Times New Roman"/>
          <w:i/>
          <w:sz w:val="20"/>
          <w:szCs w:val="20"/>
          <w:lang w:val="en-GB" w:eastAsia="ko-KR"/>
        </w:rPr>
        <w:t>Report of the Intergovernmental Panel on Climate Change</w:t>
      </w:r>
      <w:r w:rsidRPr="001A4DE9">
        <w:rPr>
          <w:rFonts w:cs="Times New Roman"/>
          <w:sz w:val="20"/>
          <w:szCs w:val="20"/>
          <w:lang w:val="en-GB" w:eastAsia="ko-KR"/>
        </w:rPr>
        <w:t xml:space="preserve">, </w:t>
      </w:r>
      <w:r w:rsidRPr="001A4DE9">
        <w:rPr>
          <w:rFonts w:cs="Times New Roman"/>
          <w:b/>
          <w:sz w:val="20"/>
          <w:szCs w:val="20"/>
          <w:lang w:val="en-GB" w:eastAsia="ko-KR"/>
        </w:rPr>
        <w:t>265</w:t>
      </w:r>
      <w:r w:rsidRPr="001A4DE9">
        <w:rPr>
          <w:rFonts w:cs="Times New Roman"/>
          <w:sz w:val="20"/>
          <w:szCs w:val="20"/>
          <w:lang w:val="en-GB" w:eastAsia="ko-KR"/>
        </w:rPr>
        <w:t>, 37–46.</w:t>
      </w:r>
    </w:p>
    <w:p w14:paraId="283257A3" w14:textId="3F1630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Massonnet, F., 2019: Climate Models as Guidance for the Design of Observing Systems: the Case of Polar Climate and Sea Ice Prediction.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334–344, doi:</w:t>
      </w:r>
      <w:hyperlink r:id="rId572" w:history="1">
        <w:r w:rsidRPr="001A4DE9">
          <w:rPr>
            <w:rStyle w:val="Hyperlink"/>
            <w:rFonts w:cs="Times New Roman"/>
            <w:sz w:val="20"/>
            <w:szCs w:val="20"/>
            <w:lang w:val="en-GB"/>
          </w:rPr>
          <w:t>10.1007/s40641-019-00151-w</w:t>
        </w:r>
      </w:hyperlink>
      <w:r w:rsidRPr="001A4DE9">
        <w:rPr>
          <w:rFonts w:cs="Times New Roman"/>
          <w:sz w:val="20"/>
          <w:szCs w:val="20"/>
          <w:lang w:val="en-GB" w:eastAsia="ko-KR"/>
        </w:rPr>
        <w:t>.</w:t>
      </w:r>
    </w:p>
    <w:p w14:paraId="514E869F" w14:textId="263DDB3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Massonnet, F., O. Bellprat, V. Guemas, and F.J. Doblas-Reyes, 2016: Using climate models to estimate the quality of global observational data sets.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354(6311)</w:t>
      </w:r>
      <w:r w:rsidRPr="001A4DE9">
        <w:rPr>
          <w:rFonts w:cs="Times New Roman"/>
          <w:sz w:val="20"/>
          <w:szCs w:val="20"/>
          <w:lang w:val="en-GB" w:eastAsia="ko-KR"/>
        </w:rPr>
        <w:t>, 452–455, doi:</w:t>
      </w:r>
      <w:hyperlink r:id="rId573" w:history="1">
        <w:r w:rsidRPr="001A4DE9">
          <w:rPr>
            <w:rStyle w:val="Hyperlink"/>
            <w:rFonts w:cs="Times New Roman"/>
            <w:sz w:val="20"/>
            <w:szCs w:val="20"/>
            <w:lang w:val="en-GB"/>
          </w:rPr>
          <w:t>10.1126/science.aaf6369</w:t>
        </w:r>
      </w:hyperlink>
      <w:r w:rsidRPr="001A4DE9">
        <w:rPr>
          <w:rFonts w:cs="Times New Roman"/>
          <w:sz w:val="20"/>
          <w:szCs w:val="20"/>
          <w:lang w:val="en-GB" w:eastAsia="ko-KR"/>
        </w:rPr>
        <w:t>.</w:t>
      </w:r>
    </w:p>
    <w:p w14:paraId="2E0E8479" w14:textId="501338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Matsueda, M. and H. Endo, 2017: The robustness of future changes in Northern Hemisphere blocking: A large ensemble projection with multiple sea surface temperature patterns.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44(10)</w:t>
      </w:r>
      <w:r w:rsidRPr="001A4DE9">
        <w:rPr>
          <w:rFonts w:cs="Times New Roman"/>
          <w:sz w:val="20"/>
          <w:szCs w:val="20"/>
          <w:lang w:val="en-GB" w:eastAsia="ko-KR"/>
        </w:rPr>
        <w:t>, 5158–5166, doi:</w:t>
      </w:r>
      <w:hyperlink r:id="rId574" w:history="1">
        <w:r w:rsidRPr="001A4DE9">
          <w:rPr>
            <w:rStyle w:val="Hyperlink"/>
            <w:rFonts w:cs="Times New Roman"/>
            <w:sz w:val="20"/>
            <w:szCs w:val="20"/>
            <w:lang w:val="en-GB"/>
          </w:rPr>
          <w:t>10.1002/2017gl073336</w:t>
        </w:r>
      </w:hyperlink>
      <w:r w:rsidRPr="001A4DE9">
        <w:rPr>
          <w:rFonts w:cs="Times New Roman"/>
          <w:sz w:val="20"/>
          <w:szCs w:val="20"/>
          <w:lang w:val="en-GB" w:eastAsia="ko-KR"/>
        </w:rPr>
        <w:t>.</w:t>
      </w:r>
    </w:p>
    <w:p w14:paraId="0C604617" w14:textId="24967B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Matthes, K. et al., 2017: Solar forcing for CMIP6 (v3.2).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10(6)</w:t>
      </w:r>
      <w:r w:rsidRPr="001A4DE9">
        <w:rPr>
          <w:rFonts w:cs="Times New Roman"/>
          <w:sz w:val="20"/>
          <w:szCs w:val="20"/>
          <w:lang w:val="en-GB" w:eastAsia="ko-KR"/>
        </w:rPr>
        <w:t>, 2247–2302, doi:</w:t>
      </w:r>
      <w:hyperlink r:id="rId575" w:history="1">
        <w:r w:rsidRPr="001A4DE9">
          <w:rPr>
            <w:rStyle w:val="Hyperlink"/>
            <w:rFonts w:cs="Times New Roman"/>
            <w:sz w:val="20"/>
            <w:szCs w:val="20"/>
            <w:lang w:val="en-GB"/>
          </w:rPr>
          <w:t>10.5194/gmd-10-2247-2017</w:t>
        </w:r>
      </w:hyperlink>
      <w:r w:rsidRPr="001A4DE9">
        <w:rPr>
          <w:rFonts w:cs="Times New Roman"/>
          <w:sz w:val="20"/>
          <w:szCs w:val="20"/>
          <w:lang w:val="en-GB" w:eastAsia="ko-KR"/>
        </w:rPr>
        <w:t>.</w:t>
      </w:r>
    </w:p>
    <w:p w14:paraId="3C1DC4F6" w14:textId="2FFE4B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2010: Can carbon cycle geoengineering be a useful complement to ambitious climate mitigation? </w:t>
      </w:r>
      <w:r w:rsidRPr="001A4DE9">
        <w:rPr>
          <w:rFonts w:cs="Times New Roman"/>
          <w:i/>
          <w:sz w:val="20"/>
          <w:szCs w:val="20"/>
          <w:lang w:val="en-GB" w:eastAsia="ko-KR"/>
        </w:rPr>
        <w:t>Carbon Management</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135–144, doi:</w:t>
      </w:r>
      <w:hyperlink r:id="rId576" w:history="1">
        <w:r w:rsidRPr="001A4DE9">
          <w:rPr>
            <w:rStyle w:val="Hyperlink"/>
            <w:rFonts w:cs="Times New Roman"/>
            <w:sz w:val="20"/>
            <w:szCs w:val="20"/>
            <w:lang w:val="en-GB"/>
          </w:rPr>
          <w:t>10.4155/cmt.10.14</w:t>
        </w:r>
      </w:hyperlink>
      <w:r w:rsidRPr="001A4DE9">
        <w:rPr>
          <w:rFonts w:cs="Times New Roman"/>
          <w:sz w:val="20"/>
          <w:szCs w:val="20"/>
          <w:lang w:val="en-GB" w:eastAsia="ko-KR"/>
        </w:rPr>
        <w:t>.</w:t>
      </w:r>
    </w:p>
    <w:p w14:paraId="499F1CF6" w14:textId="7DE404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and K. Caldeira, 2007: Transient climate carbon simulations of planetary geoengineering.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104(24)</w:t>
      </w:r>
      <w:r w:rsidRPr="001A4DE9">
        <w:rPr>
          <w:rFonts w:cs="Times New Roman"/>
          <w:sz w:val="20"/>
          <w:szCs w:val="20"/>
          <w:lang w:val="en-GB" w:eastAsia="ko-KR"/>
        </w:rPr>
        <w:t>, 9949–9954, doi:</w:t>
      </w:r>
      <w:hyperlink r:id="rId577" w:history="1">
        <w:r w:rsidRPr="001A4DE9">
          <w:rPr>
            <w:rStyle w:val="Hyperlink"/>
            <w:rFonts w:cs="Times New Roman"/>
            <w:sz w:val="20"/>
            <w:szCs w:val="20"/>
            <w:lang w:val="en-GB"/>
          </w:rPr>
          <w:t>10.1073/pnas.0700419104</w:t>
        </w:r>
      </w:hyperlink>
      <w:r w:rsidRPr="001A4DE9">
        <w:rPr>
          <w:rFonts w:cs="Times New Roman"/>
          <w:sz w:val="20"/>
          <w:szCs w:val="20"/>
          <w:lang w:val="en-GB" w:eastAsia="ko-KR"/>
        </w:rPr>
        <w:t>.</w:t>
      </w:r>
    </w:p>
    <w:p w14:paraId="2F930802" w14:textId="3FEC06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Matthews, H.D. and K. Caldeira, 2008: Stabilizing climate requires near-zero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35(4)</w:t>
      </w:r>
      <w:r w:rsidRPr="001A4DE9">
        <w:rPr>
          <w:rFonts w:cs="Times New Roman"/>
          <w:sz w:val="20"/>
          <w:szCs w:val="20"/>
          <w:lang w:val="en-GB" w:eastAsia="ko-KR"/>
        </w:rPr>
        <w:t>, L04705, doi:</w:t>
      </w:r>
      <w:hyperlink r:id="rId578" w:history="1">
        <w:r w:rsidRPr="001A4DE9">
          <w:rPr>
            <w:rStyle w:val="Hyperlink"/>
            <w:rFonts w:cs="Times New Roman"/>
            <w:sz w:val="20"/>
            <w:szCs w:val="20"/>
            <w:lang w:val="en-GB"/>
          </w:rPr>
          <w:t>10.1029/2007gl032388</w:t>
        </w:r>
      </w:hyperlink>
      <w:r w:rsidRPr="001A4DE9">
        <w:rPr>
          <w:rFonts w:cs="Times New Roman"/>
          <w:sz w:val="20"/>
          <w:szCs w:val="20"/>
          <w:lang w:val="en-GB" w:eastAsia="ko-KR"/>
        </w:rPr>
        <w:t>.</w:t>
      </w:r>
    </w:p>
    <w:p w14:paraId="5CC92B9C" w14:textId="1C1AFD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Maycock, A.C., 2016: The contribution of ozone to future stratospheric temperature trends.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43(9)</w:t>
      </w:r>
      <w:r w:rsidRPr="001A4DE9">
        <w:rPr>
          <w:rFonts w:cs="Times New Roman"/>
          <w:sz w:val="20"/>
          <w:szCs w:val="20"/>
          <w:lang w:val="en-GB" w:eastAsia="ko-KR"/>
        </w:rPr>
        <w:t>, 4609–4616, doi:</w:t>
      </w:r>
      <w:hyperlink r:id="rId579" w:history="1">
        <w:r w:rsidRPr="001A4DE9">
          <w:rPr>
            <w:rStyle w:val="Hyperlink"/>
            <w:rFonts w:cs="Times New Roman"/>
            <w:sz w:val="20"/>
            <w:szCs w:val="20"/>
            <w:lang w:val="en-GB"/>
          </w:rPr>
          <w:t>10.1002/2016gl068511</w:t>
        </w:r>
      </w:hyperlink>
      <w:r w:rsidRPr="001A4DE9">
        <w:rPr>
          <w:rFonts w:cs="Times New Roman"/>
          <w:sz w:val="20"/>
          <w:szCs w:val="20"/>
          <w:lang w:val="en-GB" w:eastAsia="ko-KR"/>
        </w:rPr>
        <w:t>.</w:t>
      </w:r>
    </w:p>
    <w:p w14:paraId="5274974A" w14:textId="4848009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McCusker, K.E., D.S. Battisti, and C.M. Bitz, 2015: Inability of stratospheric sulfate aerosol injections to preserve the West Antarctic Ice Sheet.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42(12)</w:t>
      </w:r>
      <w:r w:rsidRPr="001A4DE9">
        <w:rPr>
          <w:rFonts w:cs="Times New Roman"/>
          <w:sz w:val="20"/>
          <w:szCs w:val="20"/>
          <w:lang w:val="en-GB" w:eastAsia="ko-KR"/>
        </w:rPr>
        <w:t>, 4989–4997, doi:</w:t>
      </w:r>
      <w:hyperlink r:id="rId580" w:history="1">
        <w:r w:rsidRPr="001A4DE9">
          <w:rPr>
            <w:rStyle w:val="Hyperlink"/>
            <w:rFonts w:cs="Times New Roman"/>
            <w:sz w:val="20"/>
            <w:szCs w:val="20"/>
            <w:lang w:val="en-GB"/>
          </w:rPr>
          <w:t>10.1002/2015gl064314</w:t>
        </w:r>
      </w:hyperlink>
      <w:r w:rsidRPr="001A4DE9">
        <w:rPr>
          <w:rFonts w:cs="Times New Roman"/>
          <w:sz w:val="20"/>
          <w:szCs w:val="20"/>
          <w:lang w:val="en-GB" w:eastAsia="ko-KR"/>
        </w:rPr>
        <w:t>.</w:t>
      </w:r>
    </w:p>
    <w:p w14:paraId="0D4C2EAD" w14:textId="7394C1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McCusker, K.E., J.C. Fyfe, and M. Sigmond, 2016: Twenty-five winters of unexpected Eurasian cooling unlikely due to Arctic sea-ice loss.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9(11)</w:t>
      </w:r>
      <w:r w:rsidRPr="001A4DE9">
        <w:rPr>
          <w:rFonts w:cs="Times New Roman"/>
          <w:sz w:val="20"/>
          <w:szCs w:val="20"/>
          <w:lang w:val="en-GB" w:eastAsia="ko-KR"/>
        </w:rPr>
        <w:t>, 838–842, doi:</w:t>
      </w:r>
      <w:hyperlink r:id="rId581" w:history="1">
        <w:r w:rsidRPr="001A4DE9">
          <w:rPr>
            <w:rStyle w:val="Hyperlink"/>
            <w:rFonts w:cs="Times New Roman"/>
            <w:sz w:val="20"/>
            <w:szCs w:val="20"/>
            <w:lang w:val="en-GB"/>
          </w:rPr>
          <w:t>10.1038/ngeo2820</w:t>
        </w:r>
      </w:hyperlink>
      <w:r w:rsidRPr="001A4DE9">
        <w:rPr>
          <w:rFonts w:cs="Times New Roman"/>
          <w:sz w:val="20"/>
          <w:szCs w:val="20"/>
          <w:lang w:val="en-GB" w:eastAsia="ko-KR"/>
        </w:rPr>
        <w:t>.</w:t>
      </w:r>
    </w:p>
    <w:p w14:paraId="2CD260AB" w14:textId="5581CC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McCusker, K.E., K.C. Armour, C.M. Bitz, and D.S. Battisti, 2014: Rapid and extensive warming following cessation of solar radiation management.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024005, doi:</w:t>
      </w:r>
      <w:hyperlink r:id="rId582" w:history="1">
        <w:r w:rsidRPr="001A4DE9">
          <w:rPr>
            <w:rStyle w:val="Hyperlink"/>
            <w:rFonts w:cs="Times New Roman"/>
            <w:sz w:val="20"/>
            <w:szCs w:val="20"/>
            <w:lang w:val="en-GB"/>
          </w:rPr>
          <w:t>10.1088/1748-9326/9/2/024005</w:t>
        </w:r>
      </w:hyperlink>
      <w:r w:rsidRPr="001A4DE9">
        <w:rPr>
          <w:rFonts w:cs="Times New Roman"/>
          <w:sz w:val="20"/>
          <w:szCs w:val="20"/>
          <w:lang w:val="en-GB" w:eastAsia="ko-KR"/>
        </w:rPr>
        <w:t>.</w:t>
      </w:r>
    </w:p>
    <w:p w14:paraId="6F9CB809" w14:textId="7B1E107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McCusker, K.E. et al., 2017: Remarkable separability of circulation response to Arctic sea ice loss and greenhouse gas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44(15)</w:t>
      </w:r>
      <w:r w:rsidRPr="001A4DE9">
        <w:rPr>
          <w:rFonts w:cs="Times New Roman"/>
          <w:sz w:val="20"/>
          <w:szCs w:val="20"/>
          <w:lang w:val="en-GB" w:eastAsia="ko-KR"/>
        </w:rPr>
        <w:t>, 7955–7964, doi:</w:t>
      </w:r>
      <w:hyperlink r:id="rId583" w:history="1">
        <w:r w:rsidRPr="001A4DE9">
          <w:rPr>
            <w:rStyle w:val="Hyperlink"/>
            <w:rFonts w:cs="Times New Roman"/>
            <w:sz w:val="20"/>
            <w:szCs w:val="20"/>
            <w:lang w:val="en-GB"/>
          </w:rPr>
          <w:t>10.1002/2017gl074327</w:t>
        </w:r>
      </w:hyperlink>
      <w:r w:rsidRPr="001A4DE9">
        <w:rPr>
          <w:rFonts w:cs="Times New Roman"/>
          <w:sz w:val="20"/>
          <w:szCs w:val="20"/>
          <w:lang w:val="en-GB" w:eastAsia="ko-KR"/>
        </w:rPr>
        <w:t>.</w:t>
      </w:r>
    </w:p>
    <w:p w14:paraId="4B6B4CF9" w14:textId="3886755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H. et al., 2015: Robust global ocean cooling trend for the pre-industrial Common Era.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8(9)</w:t>
      </w:r>
      <w:r w:rsidRPr="001A4DE9">
        <w:rPr>
          <w:rFonts w:cs="Times New Roman"/>
          <w:sz w:val="20"/>
          <w:szCs w:val="20"/>
          <w:lang w:val="en-GB" w:eastAsia="ko-KR"/>
        </w:rPr>
        <w:t>, doi:</w:t>
      </w:r>
      <w:hyperlink r:id="rId584" w:history="1">
        <w:r w:rsidRPr="001A4DE9">
          <w:rPr>
            <w:rStyle w:val="Hyperlink"/>
            <w:rFonts w:cs="Times New Roman"/>
            <w:sz w:val="20"/>
            <w:szCs w:val="20"/>
            <w:lang w:val="en-GB"/>
          </w:rPr>
          <w:t>10.1038/ngeo2510</w:t>
        </w:r>
      </w:hyperlink>
      <w:r w:rsidRPr="001A4DE9">
        <w:rPr>
          <w:rFonts w:cs="Times New Roman"/>
          <w:sz w:val="20"/>
          <w:szCs w:val="20"/>
          <w:lang w:val="en-GB" w:eastAsia="ko-KR"/>
        </w:rPr>
        <w:t>.</w:t>
      </w:r>
    </w:p>
    <w:p w14:paraId="195006F0" w14:textId="6ACE9C4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S., A. Timmermann, and O. Timm, 2010a: A unified proxy for ENSO and PDO variability since 1650.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1–17, doi:</w:t>
      </w:r>
      <w:hyperlink r:id="rId585" w:history="1">
        <w:r w:rsidRPr="001A4DE9">
          <w:rPr>
            <w:rStyle w:val="Hyperlink"/>
            <w:rFonts w:cs="Times New Roman"/>
            <w:sz w:val="20"/>
            <w:szCs w:val="20"/>
            <w:lang w:val="en-GB"/>
          </w:rPr>
          <w:t>10.5194/cp-6-1-2010</w:t>
        </w:r>
      </w:hyperlink>
      <w:r w:rsidRPr="001A4DE9">
        <w:rPr>
          <w:rFonts w:cs="Times New Roman"/>
          <w:sz w:val="20"/>
          <w:szCs w:val="20"/>
          <w:lang w:val="en-GB" w:eastAsia="ko-KR"/>
        </w:rPr>
        <w:t>.</w:t>
      </w:r>
    </w:p>
    <w:p w14:paraId="134F7771" w14:textId="16BA44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McGregor, S., A. Timmermann, and O. Timm, 2010b: A unified proxy for ENSO and PDO variability since 1650. </w:t>
      </w:r>
      <w:r w:rsidRPr="001A4DE9">
        <w:rPr>
          <w:rFonts w:cs="Times New Roman"/>
          <w:i/>
          <w:sz w:val="20"/>
          <w:szCs w:val="20"/>
          <w:lang w:val="en-GB" w:eastAsia="ko-KR"/>
        </w:rPr>
        <w:lastRenderedPageBreak/>
        <w:t>Climate of the Past</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1–17, doi:</w:t>
      </w:r>
      <w:hyperlink r:id="rId586" w:history="1">
        <w:r w:rsidRPr="001A4DE9">
          <w:rPr>
            <w:rStyle w:val="Hyperlink"/>
            <w:rFonts w:cs="Times New Roman"/>
            <w:sz w:val="20"/>
            <w:szCs w:val="20"/>
            <w:lang w:val="en-GB"/>
          </w:rPr>
          <w:t>10.5194/cp-6-1-2010</w:t>
        </w:r>
      </w:hyperlink>
      <w:r w:rsidRPr="001A4DE9">
        <w:rPr>
          <w:rFonts w:cs="Times New Roman"/>
          <w:sz w:val="20"/>
          <w:szCs w:val="20"/>
          <w:lang w:val="en-GB" w:eastAsia="ko-KR"/>
        </w:rPr>
        <w:t>.</w:t>
      </w:r>
    </w:p>
    <w:p w14:paraId="02D45B31" w14:textId="7AAEFB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McKenna, C.M., T.J. Bracegirdle, E.F. Shuckburgh, P.H. Haynes, and M.M. Joshi, 2018: Arctic Sea Ice Loss in Different Regions Leads to Contrasting Northern Hemisphere Impacts.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945–954, doi:</w:t>
      </w:r>
      <w:hyperlink r:id="rId587" w:history="1">
        <w:r w:rsidRPr="001A4DE9">
          <w:rPr>
            <w:rStyle w:val="Hyperlink"/>
            <w:rFonts w:cs="Times New Roman"/>
            <w:sz w:val="20"/>
            <w:szCs w:val="20"/>
            <w:lang w:val="en-GB"/>
          </w:rPr>
          <w:t>10.1002/2017gl076433</w:t>
        </w:r>
      </w:hyperlink>
      <w:r w:rsidRPr="001A4DE9">
        <w:rPr>
          <w:rFonts w:cs="Times New Roman"/>
          <w:sz w:val="20"/>
          <w:szCs w:val="20"/>
          <w:lang w:val="en-GB" w:eastAsia="ko-KR"/>
        </w:rPr>
        <w:t>.</w:t>
      </w:r>
    </w:p>
    <w:p w14:paraId="25E481AC" w14:textId="706722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McKenna, C.M., A.C. Maycock, P.M. Forster, C.J. Smith, and K.B. Tokarska, 2021: Stringent mitigation substantially reduces risk of unprecedented near-term warming rates.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11(2)</w:t>
      </w:r>
      <w:r w:rsidRPr="001A4DE9">
        <w:rPr>
          <w:rFonts w:cs="Times New Roman"/>
          <w:sz w:val="20"/>
          <w:szCs w:val="20"/>
          <w:lang w:val="en-GB" w:eastAsia="ko-KR"/>
        </w:rPr>
        <w:t>, 126–131, doi:</w:t>
      </w:r>
      <w:hyperlink r:id="rId588" w:history="1">
        <w:r w:rsidRPr="001A4DE9">
          <w:rPr>
            <w:rStyle w:val="Hyperlink"/>
            <w:rFonts w:cs="Times New Roman"/>
            <w:sz w:val="20"/>
            <w:szCs w:val="20"/>
            <w:lang w:val="en-GB"/>
          </w:rPr>
          <w:t>10.1038/s41558-020-00957-9</w:t>
        </w:r>
      </w:hyperlink>
      <w:r w:rsidRPr="001A4DE9">
        <w:rPr>
          <w:rFonts w:cs="Times New Roman"/>
          <w:sz w:val="20"/>
          <w:szCs w:val="20"/>
          <w:lang w:val="en-GB" w:eastAsia="ko-KR"/>
        </w:rPr>
        <w:t>.</w:t>
      </w:r>
    </w:p>
    <w:p w14:paraId="3FA8A686" w14:textId="029347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McKinnon, K.A., A. Poppick, E. Dunn-Sigouin, and C. Deser, 2017: An “Observational Large Ensemble” to Compare Observed and Modeled Temperature Trend Uncertainty due to Internal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30(19)</w:t>
      </w:r>
      <w:r w:rsidRPr="001A4DE9">
        <w:rPr>
          <w:rFonts w:cs="Times New Roman"/>
          <w:sz w:val="20"/>
          <w:szCs w:val="20"/>
          <w:lang w:val="en-GB" w:eastAsia="ko-KR"/>
        </w:rPr>
        <w:t>, 7585–7598, doi:</w:t>
      </w:r>
      <w:hyperlink r:id="rId589" w:history="1">
        <w:r w:rsidRPr="001A4DE9">
          <w:rPr>
            <w:rStyle w:val="Hyperlink"/>
            <w:rFonts w:cs="Times New Roman"/>
            <w:sz w:val="20"/>
            <w:szCs w:val="20"/>
            <w:lang w:val="en-GB"/>
          </w:rPr>
          <w:t>10.1175/jcli-d-16-0905.1</w:t>
        </w:r>
      </w:hyperlink>
      <w:r w:rsidRPr="001A4DE9">
        <w:rPr>
          <w:rFonts w:cs="Times New Roman"/>
          <w:sz w:val="20"/>
          <w:szCs w:val="20"/>
          <w:lang w:val="en-GB" w:eastAsia="ko-KR"/>
        </w:rPr>
        <w:t>.</w:t>
      </w:r>
    </w:p>
    <w:p w14:paraId="6720E924" w14:textId="397FB9F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McSweeney, C.F. and R.G. Jones, 2013: No consensus on consensus: the challenge of finding a universal approach to measuring and mapping ensemble consistency in GCM projections.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119(3–4)</w:t>
      </w:r>
      <w:r w:rsidRPr="001A4DE9">
        <w:rPr>
          <w:rFonts w:cs="Times New Roman"/>
          <w:sz w:val="20"/>
          <w:szCs w:val="20"/>
          <w:lang w:val="en-GB" w:eastAsia="ko-KR"/>
        </w:rPr>
        <w:t>, 617–629, doi:</w:t>
      </w:r>
      <w:hyperlink r:id="rId590" w:history="1">
        <w:r w:rsidRPr="001A4DE9">
          <w:rPr>
            <w:rStyle w:val="Hyperlink"/>
            <w:rFonts w:cs="Times New Roman"/>
            <w:sz w:val="20"/>
            <w:szCs w:val="20"/>
            <w:lang w:val="en-GB"/>
          </w:rPr>
          <w:t>10.1007/s10584-013-0781-9</w:t>
        </w:r>
      </w:hyperlink>
      <w:r w:rsidRPr="001A4DE9">
        <w:rPr>
          <w:rFonts w:cs="Times New Roman"/>
          <w:sz w:val="20"/>
          <w:szCs w:val="20"/>
          <w:lang w:val="en-GB" w:eastAsia="ko-KR"/>
        </w:rPr>
        <w:t>.</w:t>
      </w:r>
    </w:p>
    <w:p w14:paraId="740E904C" w14:textId="634AC9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Mearns, L.O., C. Rosenzweig, and R. Goldberg, 1997: Mean and variance change in climate scenarios: Methods, agricultural applications, and measures of uncertainty.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35(4)</w:t>
      </w:r>
      <w:r w:rsidRPr="001A4DE9">
        <w:rPr>
          <w:rFonts w:cs="Times New Roman"/>
          <w:sz w:val="20"/>
          <w:szCs w:val="20"/>
          <w:lang w:val="en-GB" w:eastAsia="ko-KR"/>
        </w:rPr>
        <w:t>, 367–396, doi:</w:t>
      </w:r>
      <w:hyperlink r:id="rId591" w:history="1">
        <w:r w:rsidRPr="001A4DE9">
          <w:rPr>
            <w:rStyle w:val="Hyperlink"/>
            <w:rFonts w:cs="Times New Roman"/>
            <w:sz w:val="20"/>
            <w:szCs w:val="20"/>
            <w:lang w:val="en-GB"/>
          </w:rPr>
          <w:t>10.1023/a:1005358130291</w:t>
        </w:r>
      </w:hyperlink>
      <w:r w:rsidRPr="001A4DE9">
        <w:rPr>
          <w:rFonts w:cs="Times New Roman"/>
          <w:sz w:val="20"/>
          <w:szCs w:val="20"/>
          <w:lang w:val="en-GB" w:eastAsia="ko-KR"/>
        </w:rPr>
        <w:t>.</w:t>
      </w:r>
    </w:p>
    <w:p w14:paraId="47186D81" w14:textId="1BBBF6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Meccia, V.L., F. Fabiano, P. Davini, and S. Corti, 2020: Stochastic Parameterizations and the Climate Response to External Forcing: An Experiment With EC-Earth.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e2019GL085951, doi:</w:t>
      </w:r>
      <w:hyperlink r:id="rId592" w:history="1">
        <w:r w:rsidRPr="001A4DE9">
          <w:rPr>
            <w:rStyle w:val="Hyperlink"/>
            <w:rFonts w:cs="Times New Roman"/>
            <w:sz w:val="20"/>
            <w:szCs w:val="20"/>
            <w:lang w:val="en-GB"/>
          </w:rPr>
          <w:t>10.1029/2019gl085951</w:t>
        </w:r>
      </w:hyperlink>
      <w:r w:rsidRPr="001A4DE9">
        <w:rPr>
          <w:rFonts w:cs="Times New Roman"/>
          <w:sz w:val="20"/>
          <w:szCs w:val="20"/>
          <w:lang w:val="en-GB" w:eastAsia="ko-KR"/>
        </w:rPr>
        <w:t>.</w:t>
      </w:r>
    </w:p>
    <w:p w14:paraId="14FE0F97" w14:textId="4E423C4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Meehl, G.A. and H. Teng, 2012: Case studies for initialized decadal hindcasts and predictions for the Pacific region.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39(22)</w:t>
      </w:r>
      <w:r w:rsidRPr="001A4DE9">
        <w:rPr>
          <w:rFonts w:cs="Times New Roman"/>
          <w:sz w:val="20"/>
          <w:szCs w:val="20"/>
          <w:lang w:val="en-GB" w:eastAsia="ko-KR"/>
        </w:rPr>
        <w:t>, n/a–n/a, doi:</w:t>
      </w:r>
      <w:hyperlink r:id="rId593" w:history="1">
        <w:r w:rsidRPr="001A4DE9">
          <w:rPr>
            <w:rStyle w:val="Hyperlink"/>
            <w:rFonts w:cs="Times New Roman"/>
            <w:sz w:val="20"/>
            <w:szCs w:val="20"/>
            <w:lang w:val="en-GB"/>
          </w:rPr>
          <w:t>10.1029/2012gl053423</w:t>
        </w:r>
      </w:hyperlink>
      <w:r w:rsidRPr="001A4DE9">
        <w:rPr>
          <w:rFonts w:cs="Times New Roman"/>
          <w:sz w:val="20"/>
          <w:szCs w:val="20"/>
          <w:lang w:val="en-GB" w:eastAsia="ko-KR"/>
        </w:rPr>
        <w:t>.</w:t>
      </w:r>
    </w:p>
    <w:p w14:paraId="5E0ED737" w14:textId="279C106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Meehl, G.A., A. Hu, and H. Teng, 2016: Initialized decadal prediction for transition to positive phase of the Interdecadal Pacific Oscillation.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11718, doi:</w:t>
      </w:r>
      <w:hyperlink r:id="rId594" w:history="1">
        <w:r w:rsidRPr="001A4DE9">
          <w:rPr>
            <w:rStyle w:val="Hyperlink"/>
            <w:rFonts w:cs="Times New Roman"/>
            <w:sz w:val="20"/>
            <w:szCs w:val="20"/>
            <w:lang w:val="en-GB"/>
          </w:rPr>
          <w:t>10.1038/ncomms11718</w:t>
        </w:r>
      </w:hyperlink>
      <w:r w:rsidRPr="001A4DE9">
        <w:rPr>
          <w:rFonts w:cs="Times New Roman"/>
          <w:sz w:val="20"/>
          <w:szCs w:val="20"/>
          <w:lang w:val="en-GB" w:eastAsia="ko-KR"/>
        </w:rPr>
        <w:t>.</w:t>
      </w:r>
    </w:p>
    <w:p w14:paraId="292D7D1C" w14:textId="72BFE2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Meehl, G.A., H. Teng, N. Maher, and M.H. England, 2015: Effects of the Mount Pinatubo eruption on decadal climate prediction skill of Pacific sea surface temperatures.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10,840–10,846, doi:</w:t>
      </w:r>
      <w:hyperlink r:id="rId595" w:history="1">
        <w:r w:rsidRPr="001A4DE9">
          <w:rPr>
            <w:rStyle w:val="Hyperlink"/>
            <w:rFonts w:cs="Times New Roman"/>
            <w:sz w:val="20"/>
            <w:szCs w:val="20"/>
            <w:lang w:val="en-GB"/>
          </w:rPr>
          <w:t>10.1002/2015gl066608</w:t>
        </w:r>
      </w:hyperlink>
      <w:r w:rsidRPr="001A4DE9">
        <w:rPr>
          <w:rFonts w:cs="Times New Roman"/>
          <w:sz w:val="20"/>
          <w:szCs w:val="20"/>
          <w:lang w:val="en-GB" w:eastAsia="ko-KR"/>
        </w:rPr>
        <w:t>.</w:t>
      </w:r>
    </w:p>
    <w:p w14:paraId="465CAC35" w14:textId="578CEC6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Meehl, G.A. et al., 2014: Decadal climate prediction an update from the trenches.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95(2)</w:t>
      </w:r>
      <w:r w:rsidRPr="001A4DE9">
        <w:rPr>
          <w:rFonts w:cs="Times New Roman"/>
          <w:sz w:val="20"/>
          <w:szCs w:val="20"/>
          <w:lang w:val="en-GB" w:eastAsia="ko-KR"/>
        </w:rPr>
        <w:t>, 243–267, doi:</w:t>
      </w:r>
      <w:hyperlink r:id="rId596" w:history="1">
        <w:r w:rsidRPr="001A4DE9">
          <w:rPr>
            <w:rStyle w:val="Hyperlink"/>
            <w:rFonts w:cs="Times New Roman"/>
            <w:sz w:val="20"/>
            <w:szCs w:val="20"/>
            <w:lang w:val="en-GB"/>
          </w:rPr>
          <w:t>10.1175/bams-d-12-00241.1</w:t>
        </w:r>
      </w:hyperlink>
      <w:r w:rsidRPr="001A4DE9">
        <w:rPr>
          <w:rFonts w:cs="Times New Roman"/>
          <w:sz w:val="20"/>
          <w:szCs w:val="20"/>
          <w:lang w:val="en-GB" w:eastAsia="ko-KR"/>
        </w:rPr>
        <w:t>.</w:t>
      </w:r>
    </w:p>
    <w:p w14:paraId="5456E657" w14:textId="5BA3F2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Meehl, G.A. et al., 2020: Context for interpreting equilibrium climate sensitivity and transient climate response from the CMIP6 Earth system models.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6(26)</w:t>
      </w:r>
      <w:r w:rsidRPr="001A4DE9">
        <w:rPr>
          <w:rFonts w:cs="Times New Roman"/>
          <w:sz w:val="20"/>
          <w:szCs w:val="20"/>
          <w:lang w:val="en-GB" w:eastAsia="ko-KR"/>
        </w:rPr>
        <w:t>, eaba1981, doi:</w:t>
      </w:r>
      <w:hyperlink r:id="rId597" w:history="1">
        <w:r w:rsidRPr="001A4DE9">
          <w:rPr>
            <w:rStyle w:val="Hyperlink"/>
            <w:rFonts w:cs="Times New Roman"/>
            <w:sz w:val="20"/>
            <w:szCs w:val="20"/>
            <w:lang w:val="en-GB"/>
          </w:rPr>
          <w:t>10.1126/sciadv.aba1981</w:t>
        </w:r>
      </w:hyperlink>
      <w:r w:rsidRPr="001A4DE9">
        <w:rPr>
          <w:rFonts w:cs="Times New Roman"/>
          <w:sz w:val="20"/>
          <w:szCs w:val="20"/>
          <w:lang w:val="en-GB" w:eastAsia="ko-KR"/>
        </w:rPr>
        <w:t>.</w:t>
      </w:r>
    </w:p>
    <w:p w14:paraId="3BA12120" w14:textId="6A3D92F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Meinshausen, M. et al., 2011: The RCP greenhouse gas concentrations and their extensions from 1765 to 2300.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109(1–2)</w:t>
      </w:r>
      <w:r w:rsidRPr="001A4DE9">
        <w:rPr>
          <w:rFonts w:cs="Times New Roman"/>
          <w:sz w:val="20"/>
          <w:szCs w:val="20"/>
          <w:lang w:val="en-GB" w:eastAsia="ko-KR"/>
        </w:rPr>
        <w:t>, 213–241, doi:</w:t>
      </w:r>
      <w:hyperlink r:id="rId598" w:history="1">
        <w:r w:rsidRPr="001A4DE9">
          <w:rPr>
            <w:rStyle w:val="Hyperlink"/>
            <w:rFonts w:cs="Times New Roman"/>
            <w:sz w:val="20"/>
            <w:szCs w:val="20"/>
            <w:lang w:val="en-GB"/>
          </w:rPr>
          <w:t>10.1007/s10584-011-0156-z</w:t>
        </w:r>
      </w:hyperlink>
      <w:r w:rsidRPr="001A4DE9">
        <w:rPr>
          <w:rFonts w:cs="Times New Roman"/>
          <w:sz w:val="20"/>
          <w:szCs w:val="20"/>
          <w:lang w:val="en-GB" w:eastAsia="ko-KR"/>
        </w:rPr>
        <w:t>.</w:t>
      </w:r>
    </w:p>
    <w:p w14:paraId="573B9513" w14:textId="557532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Meinshausen, M. et al., 2020: The shared socio-economic pathway (SSP) greenhouse gas concentrations and their extensions to 2500.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13(8)</w:t>
      </w:r>
      <w:r w:rsidRPr="001A4DE9">
        <w:rPr>
          <w:rFonts w:cs="Times New Roman"/>
          <w:sz w:val="20"/>
          <w:szCs w:val="20"/>
          <w:lang w:val="en-GB" w:eastAsia="ko-KR"/>
        </w:rPr>
        <w:t>, 3571–3605, doi:</w:t>
      </w:r>
      <w:hyperlink r:id="rId599" w:history="1">
        <w:r w:rsidRPr="001A4DE9">
          <w:rPr>
            <w:rStyle w:val="Hyperlink"/>
            <w:rFonts w:cs="Times New Roman"/>
            <w:sz w:val="20"/>
            <w:szCs w:val="20"/>
            <w:lang w:val="en-GB"/>
          </w:rPr>
          <w:t>10.5194/gmd-13-3571-2020</w:t>
        </w:r>
      </w:hyperlink>
      <w:r w:rsidRPr="001A4DE9">
        <w:rPr>
          <w:rFonts w:cs="Times New Roman"/>
          <w:sz w:val="20"/>
          <w:szCs w:val="20"/>
          <w:lang w:val="en-GB" w:eastAsia="ko-KR"/>
        </w:rPr>
        <w:t>.</w:t>
      </w:r>
    </w:p>
    <w:p w14:paraId="0C2B67C0" w14:textId="3137135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Menary, M.B. and L. Hermanson, 2018: Limits on determining the skill of North Atlantic Ocean decadal predictions.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1694, doi:</w:t>
      </w:r>
      <w:hyperlink r:id="rId600" w:history="1">
        <w:r w:rsidRPr="001A4DE9">
          <w:rPr>
            <w:rStyle w:val="Hyperlink"/>
            <w:rFonts w:cs="Times New Roman"/>
            <w:sz w:val="20"/>
            <w:szCs w:val="20"/>
            <w:lang w:val="en-GB"/>
          </w:rPr>
          <w:t>10.1038/s41467-018-04043-9</w:t>
        </w:r>
      </w:hyperlink>
      <w:r w:rsidRPr="001A4DE9">
        <w:rPr>
          <w:rFonts w:cs="Times New Roman"/>
          <w:sz w:val="20"/>
          <w:szCs w:val="20"/>
          <w:lang w:val="en-GB" w:eastAsia="ko-KR"/>
        </w:rPr>
        <w:t>.</w:t>
      </w:r>
    </w:p>
    <w:p w14:paraId="28ED484C" w14:textId="58F57E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Menary, M.B. et al., 2015: Exploring the impact of CMIP5 model biases on the simulation of North Atlantic 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42(14)</w:t>
      </w:r>
      <w:r w:rsidRPr="001A4DE9">
        <w:rPr>
          <w:rFonts w:cs="Times New Roman"/>
          <w:sz w:val="20"/>
          <w:szCs w:val="20"/>
          <w:lang w:val="en-GB" w:eastAsia="ko-KR"/>
        </w:rPr>
        <w:t>, 5926–5934, doi:</w:t>
      </w:r>
      <w:hyperlink r:id="rId601" w:history="1">
        <w:r w:rsidRPr="001A4DE9">
          <w:rPr>
            <w:rStyle w:val="Hyperlink"/>
            <w:rFonts w:cs="Times New Roman"/>
            <w:sz w:val="20"/>
            <w:szCs w:val="20"/>
            <w:lang w:val="en-GB"/>
          </w:rPr>
          <w:t>10.1002/2015gl064360</w:t>
        </w:r>
      </w:hyperlink>
      <w:r w:rsidRPr="001A4DE9">
        <w:rPr>
          <w:rFonts w:cs="Times New Roman"/>
          <w:sz w:val="20"/>
          <w:szCs w:val="20"/>
          <w:lang w:val="en-GB" w:eastAsia="ko-KR"/>
        </w:rPr>
        <w:t>.</w:t>
      </w:r>
    </w:p>
    <w:p w14:paraId="5CFCE024" w14:textId="44C7B9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Mengis, N., D.P. Keller, W. Rickels, M. Quaas, and A. Oschlies, 2019: Climate engineering-induced changes in correlations between Earth system variables – implications for appropriate indicator selection.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153(3)</w:t>
      </w:r>
      <w:r w:rsidRPr="001A4DE9">
        <w:rPr>
          <w:rFonts w:cs="Times New Roman"/>
          <w:sz w:val="20"/>
          <w:szCs w:val="20"/>
          <w:lang w:val="en-GB" w:eastAsia="ko-KR"/>
        </w:rPr>
        <w:t>, 305–322, doi:</w:t>
      </w:r>
      <w:hyperlink r:id="rId602" w:history="1">
        <w:r w:rsidRPr="001A4DE9">
          <w:rPr>
            <w:rStyle w:val="Hyperlink"/>
            <w:rFonts w:cs="Times New Roman"/>
            <w:sz w:val="20"/>
            <w:szCs w:val="20"/>
            <w:lang w:val="en-GB"/>
          </w:rPr>
          <w:t>10.1007/s10584-019-02389-7</w:t>
        </w:r>
      </w:hyperlink>
      <w:r w:rsidRPr="001A4DE9">
        <w:rPr>
          <w:rFonts w:cs="Times New Roman"/>
          <w:sz w:val="20"/>
          <w:szCs w:val="20"/>
          <w:lang w:val="en-GB" w:eastAsia="ko-KR"/>
        </w:rPr>
        <w:t>.</w:t>
      </w:r>
    </w:p>
    <w:p w14:paraId="3D31B7A3" w14:textId="76CEA68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Merlis, T.M. and M. Henry, 2018: Simple Estimates of Polar Amplification in Moist Diffusive Energy Balance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31(15)</w:t>
      </w:r>
      <w:r w:rsidRPr="001A4DE9">
        <w:rPr>
          <w:rFonts w:cs="Times New Roman"/>
          <w:sz w:val="20"/>
          <w:szCs w:val="20"/>
          <w:lang w:val="en-GB" w:eastAsia="ko-KR"/>
        </w:rPr>
        <w:t>, 5811–5824, doi:</w:t>
      </w:r>
      <w:hyperlink r:id="rId603" w:history="1">
        <w:r w:rsidRPr="001A4DE9">
          <w:rPr>
            <w:rStyle w:val="Hyperlink"/>
            <w:rFonts w:cs="Times New Roman"/>
            <w:sz w:val="20"/>
            <w:szCs w:val="20"/>
            <w:lang w:val="en-GB"/>
          </w:rPr>
          <w:t>10.1175/jcli-d-17-0578.1</w:t>
        </w:r>
      </w:hyperlink>
      <w:r w:rsidRPr="001A4DE9">
        <w:rPr>
          <w:rFonts w:cs="Times New Roman"/>
          <w:sz w:val="20"/>
          <w:szCs w:val="20"/>
          <w:lang w:val="en-GB" w:eastAsia="ko-KR"/>
        </w:rPr>
        <w:t>.</w:t>
      </w:r>
    </w:p>
    <w:p w14:paraId="70D7A6C4" w14:textId="5F0398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Mignot, J. et al., 2016: Decadal prediction skill in the ocean with surface nudging in the IPSL-CM5A-LR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47(3–4)</w:t>
      </w:r>
      <w:r w:rsidRPr="001A4DE9">
        <w:rPr>
          <w:rFonts w:cs="Times New Roman"/>
          <w:sz w:val="20"/>
          <w:szCs w:val="20"/>
          <w:lang w:val="en-GB" w:eastAsia="ko-KR"/>
        </w:rPr>
        <w:t>, 1225–1246, doi:</w:t>
      </w:r>
      <w:hyperlink r:id="rId604" w:history="1">
        <w:r w:rsidRPr="001A4DE9">
          <w:rPr>
            <w:rStyle w:val="Hyperlink"/>
            <w:rFonts w:cs="Times New Roman"/>
            <w:sz w:val="20"/>
            <w:szCs w:val="20"/>
            <w:lang w:val="en-GB"/>
          </w:rPr>
          <w:t>10.1007/s00382-015-2898-1</w:t>
        </w:r>
      </w:hyperlink>
      <w:r w:rsidRPr="001A4DE9">
        <w:rPr>
          <w:rFonts w:cs="Times New Roman"/>
          <w:sz w:val="20"/>
          <w:szCs w:val="20"/>
          <w:lang w:val="en-GB" w:eastAsia="ko-KR"/>
        </w:rPr>
        <w:t>.</w:t>
      </w:r>
    </w:p>
    <w:p w14:paraId="27EC2281" w14:textId="1606B4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Milinski, S., N. Maher, and D. Olonscheck, 2020: How large does a large ensemble need to be?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885–901, doi:</w:t>
      </w:r>
      <w:hyperlink r:id="rId605" w:history="1">
        <w:r w:rsidRPr="001A4DE9">
          <w:rPr>
            <w:rStyle w:val="Hyperlink"/>
            <w:rFonts w:cs="Times New Roman"/>
            <w:sz w:val="20"/>
            <w:szCs w:val="20"/>
            <w:lang w:val="en-GB"/>
          </w:rPr>
          <w:t>10.5194/esd-11-885-2020</w:t>
        </w:r>
      </w:hyperlink>
      <w:r w:rsidRPr="001A4DE9">
        <w:rPr>
          <w:rFonts w:cs="Times New Roman"/>
          <w:sz w:val="20"/>
          <w:szCs w:val="20"/>
          <w:lang w:val="en-GB" w:eastAsia="ko-KR"/>
        </w:rPr>
        <w:t>.</w:t>
      </w:r>
    </w:p>
    <w:p w14:paraId="1A3C4307" w14:textId="47F50F1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2017: Emission budgets and pathways consistent with limiting warming to 1.5 degrees C.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10(10)</w:t>
      </w:r>
      <w:r w:rsidRPr="001A4DE9">
        <w:rPr>
          <w:rFonts w:cs="Times New Roman"/>
          <w:sz w:val="20"/>
          <w:szCs w:val="20"/>
          <w:lang w:val="en-GB" w:eastAsia="ko-KR"/>
        </w:rPr>
        <w:t>, 741–748, doi:</w:t>
      </w:r>
      <w:hyperlink r:id="rId606" w:history="1">
        <w:r w:rsidRPr="001A4DE9">
          <w:rPr>
            <w:rStyle w:val="Hyperlink"/>
            <w:rFonts w:cs="Times New Roman"/>
            <w:sz w:val="20"/>
            <w:szCs w:val="20"/>
            <w:lang w:val="en-GB"/>
          </w:rPr>
          <w:t>10.1038/ngeo3031</w:t>
        </w:r>
      </w:hyperlink>
      <w:r w:rsidRPr="001A4DE9">
        <w:rPr>
          <w:rFonts w:cs="Times New Roman"/>
          <w:sz w:val="20"/>
          <w:szCs w:val="20"/>
          <w:lang w:val="en-GB" w:eastAsia="ko-KR"/>
        </w:rPr>
        <w:t>.</w:t>
      </w:r>
    </w:p>
    <w:p w14:paraId="1F51CD03" w14:textId="1E6D56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2018a: Author Correction: Emission budgets and pathways consistent with limiting warming to 1.5°C (Nature Geoscience (2017) DOI: 10.1038/ngeo3031).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11(6)</w:t>
      </w:r>
      <w:r w:rsidRPr="001A4DE9">
        <w:rPr>
          <w:rFonts w:cs="Times New Roman"/>
          <w:sz w:val="20"/>
          <w:szCs w:val="20"/>
          <w:lang w:val="en-GB" w:eastAsia="ko-KR"/>
        </w:rPr>
        <w:t>, 454–455, doi:</w:t>
      </w:r>
      <w:hyperlink r:id="rId607" w:history="1">
        <w:r w:rsidRPr="001A4DE9">
          <w:rPr>
            <w:rStyle w:val="Hyperlink"/>
            <w:rFonts w:cs="Times New Roman"/>
            <w:sz w:val="20"/>
            <w:szCs w:val="20"/>
            <w:lang w:val="en-GB"/>
          </w:rPr>
          <w:t>10.1038/s41561-018-0153-1</w:t>
        </w:r>
      </w:hyperlink>
      <w:r w:rsidRPr="001A4DE9">
        <w:rPr>
          <w:rFonts w:cs="Times New Roman"/>
          <w:sz w:val="20"/>
          <w:szCs w:val="20"/>
          <w:lang w:val="en-GB" w:eastAsia="ko-KR"/>
        </w:rPr>
        <w:t>.</w:t>
      </w:r>
    </w:p>
    <w:p w14:paraId="63A53573" w14:textId="7A9363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Millar, R.J. et al., 2018b: Reply to ’Interpretations of the Paris climate target’.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222, doi:</w:t>
      </w:r>
      <w:hyperlink r:id="rId608" w:history="1">
        <w:r w:rsidRPr="001A4DE9">
          <w:rPr>
            <w:rStyle w:val="Hyperlink"/>
            <w:rFonts w:cs="Times New Roman"/>
            <w:sz w:val="20"/>
            <w:szCs w:val="20"/>
            <w:lang w:val="en-GB"/>
          </w:rPr>
          <w:t>10.1038/s41561-018-0087-7</w:t>
        </w:r>
      </w:hyperlink>
      <w:r w:rsidRPr="001A4DE9">
        <w:rPr>
          <w:rFonts w:cs="Times New Roman"/>
          <w:sz w:val="20"/>
          <w:szCs w:val="20"/>
          <w:lang w:val="en-GB" w:eastAsia="ko-KR"/>
        </w:rPr>
        <w:t>.</w:t>
      </w:r>
    </w:p>
    <w:p w14:paraId="0361842A" w14:textId="48AE5C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Miller, G.H. et al., 2012: Abrupt onset of the Little Ice Age triggered by volcanism and sustained by sea-ice/ocean feedbacks.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w:t>
      </w:r>
      <w:r w:rsidRPr="001A4DE9">
        <w:rPr>
          <w:rFonts w:cs="Times New Roman"/>
          <w:sz w:val="20"/>
          <w:szCs w:val="20"/>
          <w:lang w:val="en-GB" w:eastAsia="ko-KR"/>
        </w:rPr>
        <w:t>, 1–5, doi:</w:t>
      </w:r>
      <w:hyperlink r:id="rId609" w:history="1">
        <w:r w:rsidRPr="001A4DE9">
          <w:rPr>
            <w:rStyle w:val="Hyperlink"/>
            <w:rFonts w:cs="Times New Roman"/>
            <w:sz w:val="20"/>
            <w:szCs w:val="20"/>
            <w:lang w:val="en-GB"/>
          </w:rPr>
          <w:t>10.1029/2011gl050168</w:t>
        </w:r>
      </w:hyperlink>
      <w:r w:rsidRPr="001A4DE9">
        <w:rPr>
          <w:rFonts w:cs="Times New Roman"/>
          <w:sz w:val="20"/>
          <w:szCs w:val="20"/>
          <w:lang w:val="en-GB" w:eastAsia="ko-KR"/>
        </w:rPr>
        <w:t>.</w:t>
      </w:r>
    </w:p>
    <w:p w14:paraId="64288EE8" w14:textId="307DD1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Mindlin, J. et al., 2020: Storyline description of Southern Hemisphere midlatitude circulation and precipitation response to greenhouse gas forcing.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54(9–10)</w:t>
      </w:r>
      <w:r w:rsidRPr="001A4DE9">
        <w:rPr>
          <w:rFonts w:cs="Times New Roman"/>
          <w:sz w:val="20"/>
          <w:szCs w:val="20"/>
          <w:lang w:val="en-GB" w:eastAsia="ko-KR"/>
        </w:rPr>
        <w:t>, 4399–4421, doi:</w:t>
      </w:r>
      <w:hyperlink r:id="rId610" w:history="1">
        <w:r w:rsidRPr="001A4DE9">
          <w:rPr>
            <w:rStyle w:val="Hyperlink"/>
            <w:rFonts w:cs="Times New Roman"/>
            <w:sz w:val="20"/>
            <w:szCs w:val="20"/>
            <w:lang w:val="en-GB"/>
          </w:rPr>
          <w:t>10.1007/s00382-020-05234-1</w:t>
        </w:r>
      </w:hyperlink>
      <w:r w:rsidRPr="001A4DE9">
        <w:rPr>
          <w:rFonts w:cs="Times New Roman"/>
          <w:sz w:val="20"/>
          <w:szCs w:val="20"/>
          <w:lang w:val="en-GB" w:eastAsia="ko-KR"/>
        </w:rPr>
        <w:t>.</w:t>
      </w:r>
    </w:p>
    <w:p w14:paraId="65EA3720" w14:textId="7C6908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Minx, J.C. et al., 2018: Negative emissions-Part 1: Research landscape and synthesis.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063001, doi:</w:t>
      </w:r>
      <w:hyperlink r:id="rId611" w:history="1">
        <w:r w:rsidRPr="001A4DE9">
          <w:rPr>
            <w:rStyle w:val="Hyperlink"/>
            <w:rFonts w:cs="Times New Roman"/>
            <w:sz w:val="20"/>
            <w:szCs w:val="20"/>
            <w:lang w:val="en-GB"/>
          </w:rPr>
          <w:t>10.1088/1748-9326/aabf9b</w:t>
        </w:r>
      </w:hyperlink>
      <w:r w:rsidRPr="001A4DE9">
        <w:rPr>
          <w:rFonts w:cs="Times New Roman"/>
          <w:sz w:val="20"/>
          <w:szCs w:val="20"/>
          <w:lang w:val="en-GB" w:eastAsia="ko-KR"/>
        </w:rPr>
        <w:t>.</w:t>
      </w:r>
    </w:p>
    <w:p w14:paraId="648A343D" w14:textId="14C2C5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D. et al., 2017: Half a degree additional warming, prognosis and projected impacts (HAPPI): background and </w:t>
      </w:r>
      <w:r w:rsidRPr="001A4DE9">
        <w:rPr>
          <w:rFonts w:cs="Times New Roman"/>
          <w:sz w:val="20"/>
          <w:szCs w:val="20"/>
          <w:lang w:val="en-GB" w:eastAsia="ko-KR"/>
        </w:rPr>
        <w:lastRenderedPageBreak/>
        <w:t xml:space="preserve">experimental design.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571–583, doi:</w:t>
      </w:r>
      <w:hyperlink r:id="rId612" w:history="1">
        <w:r w:rsidRPr="001A4DE9">
          <w:rPr>
            <w:rStyle w:val="Hyperlink"/>
            <w:rFonts w:cs="Times New Roman"/>
            <w:sz w:val="20"/>
            <w:szCs w:val="20"/>
            <w:lang w:val="en-GB"/>
          </w:rPr>
          <w:t>10.5194/gmd-10-571-2017</w:t>
        </w:r>
      </w:hyperlink>
      <w:r w:rsidRPr="001A4DE9">
        <w:rPr>
          <w:rFonts w:cs="Times New Roman"/>
          <w:sz w:val="20"/>
          <w:szCs w:val="20"/>
          <w:lang w:val="en-GB" w:eastAsia="ko-KR"/>
        </w:rPr>
        <w:t>.</w:t>
      </w:r>
    </w:p>
    <w:p w14:paraId="0F112994" w14:textId="3324F5C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D.L. and W. Finnegan, 2009: Modification of cirrus clouds to reduce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045102, doi:</w:t>
      </w:r>
      <w:hyperlink r:id="rId613" w:history="1">
        <w:r w:rsidRPr="001A4DE9">
          <w:rPr>
            <w:rStyle w:val="Hyperlink"/>
            <w:rFonts w:cs="Times New Roman"/>
            <w:sz w:val="20"/>
            <w:szCs w:val="20"/>
            <w:lang w:val="en-GB"/>
          </w:rPr>
          <w:t>10.1088/1748-9326/4/4/045102</w:t>
        </w:r>
      </w:hyperlink>
      <w:r w:rsidRPr="001A4DE9">
        <w:rPr>
          <w:rFonts w:cs="Times New Roman"/>
          <w:sz w:val="20"/>
          <w:szCs w:val="20"/>
          <w:lang w:val="en-GB" w:eastAsia="ko-KR"/>
        </w:rPr>
        <w:t>.</w:t>
      </w:r>
    </w:p>
    <w:p w14:paraId="2BF4D7BD" w14:textId="7CFB79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Mitchell, T.D., 2003: Pattern Scaling: An Examination of the Accuracy of the Technique for Describing Future Climates.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60(3)</w:t>
      </w:r>
      <w:r w:rsidRPr="001A4DE9">
        <w:rPr>
          <w:rFonts w:cs="Times New Roman"/>
          <w:sz w:val="20"/>
          <w:szCs w:val="20"/>
          <w:lang w:val="en-GB" w:eastAsia="ko-KR"/>
        </w:rPr>
        <w:t>, 217–242, doi:</w:t>
      </w:r>
      <w:hyperlink r:id="rId614" w:history="1">
        <w:r w:rsidRPr="001A4DE9">
          <w:rPr>
            <w:rStyle w:val="Hyperlink"/>
            <w:rFonts w:cs="Times New Roman"/>
            <w:sz w:val="20"/>
            <w:szCs w:val="20"/>
            <w:lang w:val="en-GB"/>
          </w:rPr>
          <w:t>10.1023/a:1026035305597</w:t>
        </w:r>
      </w:hyperlink>
      <w:r w:rsidRPr="001A4DE9">
        <w:rPr>
          <w:rFonts w:cs="Times New Roman"/>
          <w:sz w:val="20"/>
          <w:szCs w:val="20"/>
          <w:lang w:val="en-GB" w:eastAsia="ko-KR"/>
        </w:rPr>
        <w:t>.</w:t>
      </w:r>
    </w:p>
    <w:p w14:paraId="5664B44C" w14:textId="47FC25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Mizuta, R. et al., 2014: Classification of CMIP5 Future Climate Responses by the Tropical Sea Surface Temperature Changes. </w:t>
      </w:r>
      <w:r w:rsidRPr="001A4DE9">
        <w:rPr>
          <w:rFonts w:cs="Times New Roman"/>
          <w:i/>
          <w:sz w:val="20"/>
          <w:szCs w:val="20"/>
          <w:lang w:val="en-GB" w:eastAsia="ko-KR"/>
        </w:rPr>
        <w:t>SOLA</w:t>
      </w:r>
      <w:r w:rsidRPr="001A4DE9">
        <w:rPr>
          <w:rFonts w:cs="Times New Roman"/>
          <w:sz w:val="20"/>
          <w:szCs w:val="20"/>
          <w:lang w:val="en-GB" w:eastAsia="ko-KR"/>
        </w:rPr>
        <w:t xml:space="preserve">, </w:t>
      </w:r>
      <w:r w:rsidRPr="001A4DE9">
        <w:rPr>
          <w:rFonts w:cs="Times New Roman"/>
          <w:b/>
          <w:sz w:val="20"/>
          <w:szCs w:val="20"/>
          <w:lang w:val="en-GB" w:eastAsia="ko-KR"/>
        </w:rPr>
        <w:t>10(0)</w:t>
      </w:r>
      <w:r w:rsidRPr="001A4DE9">
        <w:rPr>
          <w:rFonts w:cs="Times New Roman"/>
          <w:sz w:val="20"/>
          <w:szCs w:val="20"/>
          <w:lang w:val="en-GB" w:eastAsia="ko-KR"/>
        </w:rPr>
        <w:t>, 167–171, doi:</w:t>
      </w:r>
      <w:hyperlink r:id="rId615" w:history="1">
        <w:r w:rsidRPr="001A4DE9">
          <w:rPr>
            <w:rStyle w:val="Hyperlink"/>
            <w:rFonts w:cs="Times New Roman"/>
            <w:sz w:val="20"/>
            <w:szCs w:val="20"/>
            <w:lang w:val="en-GB"/>
          </w:rPr>
          <w:t>10.2151/sola.2014-035</w:t>
        </w:r>
      </w:hyperlink>
      <w:r w:rsidRPr="001A4DE9">
        <w:rPr>
          <w:rFonts w:cs="Times New Roman"/>
          <w:sz w:val="20"/>
          <w:szCs w:val="20"/>
          <w:lang w:val="en-GB" w:eastAsia="ko-KR"/>
        </w:rPr>
        <w:t>.</w:t>
      </w:r>
    </w:p>
    <w:p w14:paraId="2F49ECD2" w14:textId="51A1952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Mochizuki, T. et al., 2010: Pacific decadal oscillation hindcasts relevant to near-term climate prediction.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107(5)</w:t>
      </w:r>
      <w:r w:rsidRPr="001A4DE9">
        <w:rPr>
          <w:rFonts w:cs="Times New Roman"/>
          <w:sz w:val="20"/>
          <w:szCs w:val="20"/>
          <w:lang w:val="en-GB" w:eastAsia="ko-KR"/>
        </w:rPr>
        <w:t>, 1833–1837, doi:</w:t>
      </w:r>
      <w:hyperlink r:id="rId616" w:history="1">
        <w:r w:rsidRPr="001A4DE9">
          <w:rPr>
            <w:rStyle w:val="Hyperlink"/>
            <w:rFonts w:cs="Times New Roman"/>
            <w:sz w:val="20"/>
            <w:szCs w:val="20"/>
            <w:lang w:val="en-GB"/>
          </w:rPr>
          <w:t>10.1073/pnas.0906531107</w:t>
        </w:r>
      </w:hyperlink>
      <w:r w:rsidRPr="001A4DE9">
        <w:rPr>
          <w:rFonts w:cs="Times New Roman"/>
          <w:sz w:val="20"/>
          <w:szCs w:val="20"/>
          <w:lang w:val="en-GB" w:eastAsia="ko-KR"/>
        </w:rPr>
        <w:t>.</w:t>
      </w:r>
    </w:p>
    <w:p w14:paraId="3EE3EAC2" w14:textId="7F8F2A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Mochizuki, T. et al., 2012: Decadal Prediction Using a Recent Series of MIROC Global Climate Models. </w:t>
      </w:r>
      <w:r w:rsidRPr="001A4DE9">
        <w:rPr>
          <w:rFonts w:cs="Times New Roman"/>
          <w:i/>
          <w:sz w:val="20"/>
          <w:szCs w:val="20"/>
          <w:lang w:val="en-GB" w:eastAsia="ko-KR"/>
        </w:rPr>
        <w:t>Journal of the Meteorological Society of Japan</w:t>
      </w:r>
      <w:r w:rsidRPr="001A4DE9">
        <w:rPr>
          <w:rFonts w:cs="Times New Roman"/>
          <w:sz w:val="20"/>
          <w:szCs w:val="20"/>
          <w:lang w:val="en-GB" w:eastAsia="ko-KR"/>
        </w:rPr>
        <w:t xml:space="preserve">, </w:t>
      </w:r>
      <w:r w:rsidRPr="001A4DE9">
        <w:rPr>
          <w:rFonts w:cs="Times New Roman"/>
          <w:b/>
          <w:sz w:val="20"/>
          <w:szCs w:val="20"/>
          <w:lang w:val="en-GB" w:eastAsia="ko-KR"/>
        </w:rPr>
        <w:t>90A</w:t>
      </w:r>
      <w:r w:rsidRPr="001A4DE9">
        <w:rPr>
          <w:rFonts w:cs="Times New Roman"/>
          <w:sz w:val="20"/>
          <w:szCs w:val="20"/>
          <w:lang w:val="en-GB" w:eastAsia="ko-KR"/>
        </w:rPr>
        <w:t>, 373–383, doi:</w:t>
      </w:r>
      <w:hyperlink r:id="rId617" w:history="1">
        <w:r w:rsidRPr="001A4DE9">
          <w:rPr>
            <w:rStyle w:val="Hyperlink"/>
            <w:rFonts w:cs="Times New Roman"/>
            <w:sz w:val="20"/>
            <w:szCs w:val="20"/>
            <w:lang w:val="en-GB"/>
          </w:rPr>
          <w:t>10.2151/jmsj.2012-a22</w:t>
        </w:r>
      </w:hyperlink>
      <w:r w:rsidRPr="001A4DE9">
        <w:rPr>
          <w:rFonts w:cs="Times New Roman"/>
          <w:sz w:val="20"/>
          <w:szCs w:val="20"/>
          <w:lang w:val="en-GB" w:eastAsia="ko-KR"/>
        </w:rPr>
        <w:t>.</w:t>
      </w:r>
    </w:p>
    <w:p w14:paraId="32596025" w14:textId="2E284DB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Modak, A. and G. Bala, 2019: Efficacy of black carbon aerosols: the role of shortwave cloud feedback.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14(8)</w:t>
      </w:r>
      <w:r w:rsidRPr="001A4DE9">
        <w:rPr>
          <w:rFonts w:cs="Times New Roman"/>
          <w:sz w:val="20"/>
          <w:szCs w:val="20"/>
          <w:lang w:val="en-GB" w:eastAsia="ko-KR"/>
        </w:rPr>
        <w:t>, 084029, doi:</w:t>
      </w:r>
      <w:hyperlink r:id="rId618" w:history="1">
        <w:r w:rsidRPr="001A4DE9">
          <w:rPr>
            <w:rStyle w:val="Hyperlink"/>
            <w:rFonts w:cs="Times New Roman"/>
            <w:sz w:val="20"/>
            <w:szCs w:val="20"/>
            <w:lang w:val="en-GB"/>
          </w:rPr>
          <w:t>10.1088/1748-9326/ab21e7</w:t>
        </w:r>
      </w:hyperlink>
      <w:r w:rsidRPr="001A4DE9">
        <w:rPr>
          <w:rFonts w:cs="Times New Roman"/>
          <w:sz w:val="20"/>
          <w:szCs w:val="20"/>
          <w:lang w:val="en-GB" w:eastAsia="ko-KR"/>
        </w:rPr>
        <w:t>.</w:t>
      </w:r>
    </w:p>
    <w:p w14:paraId="5B3A02DA" w14:textId="1F54EB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Modak, A., G. Bala, L. Cao, and K. Caldeira, 2016: Why must a solar forcing be larger than a CO2 forcing to cause the same global mean surface temperature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044013, doi:</w:t>
      </w:r>
      <w:hyperlink r:id="rId619" w:history="1">
        <w:r w:rsidRPr="001A4DE9">
          <w:rPr>
            <w:rStyle w:val="Hyperlink"/>
            <w:rFonts w:cs="Times New Roman"/>
            <w:sz w:val="20"/>
            <w:szCs w:val="20"/>
            <w:lang w:val="en-GB"/>
          </w:rPr>
          <w:t>10.1088/1748-9326/11/4/044013</w:t>
        </w:r>
      </w:hyperlink>
      <w:r w:rsidRPr="001A4DE9">
        <w:rPr>
          <w:rFonts w:cs="Times New Roman"/>
          <w:sz w:val="20"/>
          <w:szCs w:val="20"/>
          <w:lang w:val="en-GB" w:eastAsia="ko-KR"/>
        </w:rPr>
        <w:t>.</w:t>
      </w:r>
    </w:p>
    <w:p w14:paraId="17EAE958" w14:textId="5155DBA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Modak, A., G. Bala, K. Caldeira, and L. Cao, 2018a: Does shortwave absorption by methane influence its effectiveness?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51(9–10)</w:t>
      </w:r>
      <w:r w:rsidRPr="001A4DE9">
        <w:rPr>
          <w:rFonts w:cs="Times New Roman"/>
          <w:sz w:val="20"/>
          <w:szCs w:val="20"/>
          <w:lang w:val="en-GB" w:eastAsia="ko-KR"/>
        </w:rPr>
        <w:t>, 3653–3672, doi:</w:t>
      </w:r>
      <w:hyperlink r:id="rId620" w:history="1">
        <w:r w:rsidRPr="001A4DE9">
          <w:rPr>
            <w:rStyle w:val="Hyperlink"/>
            <w:rFonts w:cs="Times New Roman"/>
            <w:sz w:val="20"/>
            <w:szCs w:val="20"/>
            <w:lang w:val="en-GB"/>
          </w:rPr>
          <w:t>10.1007/s00382-018-4102-x</w:t>
        </w:r>
      </w:hyperlink>
      <w:r w:rsidRPr="001A4DE9">
        <w:rPr>
          <w:rFonts w:cs="Times New Roman"/>
          <w:sz w:val="20"/>
          <w:szCs w:val="20"/>
          <w:lang w:val="en-GB" w:eastAsia="ko-KR"/>
        </w:rPr>
        <w:t>.</w:t>
      </w:r>
    </w:p>
    <w:p w14:paraId="65D94C3E" w14:textId="5E31A7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Modak, A., G. Bala, K. Caldeira, and L. Cao, 2018b: Does shortwave absorption by methane influence its effectiveness?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51(9–10)</w:t>
      </w:r>
      <w:r w:rsidRPr="001A4DE9">
        <w:rPr>
          <w:rFonts w:cs="Times New Roman"/>
          <w:sz w:val="20"/>
          <w:szCs w:val="20"/>
          <w:lang w:val="en-GB" w:eastAsia="ko-KR"/>
        </w:rPr>
        <w:t>, 3653–3672, doi:</w:t>
      </w:r>
      <w:hyperlink r:id="rId621" w:history="1">
        <w:r w:rsidRPr="001A4DE9">
          <w:rPr>
            <w:rStyle w:val="Hyperlink"/>
            <w:rFonts w:cs="Times New Roman"/>
            <w:sz w:val="20"/>
            <w:szCs w:val="20"/>
            <w:lang w:val="en-GB"/>
          </w:rPr>
          <w:t>10.1007/s00382-018-4102-x</w:t>
        </w:r>
      </w:hyperlink>
      <w:r w:rsidRPr="001A4DE9">
        <w:rPr>
          <w:rFonts w:cs="Times New Roman"/>
          <w:sz w:val="20"/>
          <w:szCs w:val="20"/>
          <w:lang w:val="en-GB" w:eastAsia="ko-KR"/>
        </w:rPr>
        <w:t>.</w:t>
      </w:r>
    </w:p>
    <w:p w14:paraId="31E6C2B0" w14:textId="167619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Mohino, E. and T. Losada, 2015: Impacts of the Atlantic Equatorial Mode in a warmer climate.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45(7–8)</w:t>
      </w:r>
      <w:r w:rsidRPr="001A4DE9">
        <w:rPr>
          <w:rFonts w:cs="Times New Roman"/>
          <w:sz w:val="20"/>
          <w:szCs w:val="20"/>
          <w:lang w:val="en-GB" w:eastAsia="ko-KR"/>
        </w:rPr>
        <w:t>, 2255–2271, doi:</w:t>
      </w:r>
      <w:hyperlink r:id="rId622" w:history="1">
        <w:r w:rsidRPr="001A4DE9">
          <w:rPr>
            <w:rStyle w:val="Hyperlink"/>
            <w:rFonts w:cs="Times New Roman"/>
            <w:sz w:val="20"/>
            <w:szCs w:val="20"/>
            <w:lang w:val="en-GB"/>
          </w:rPr>
          <w:t>10.1007/s00382-015-2471-y</w:t>
        </w:r>
      </w:hyperlink>
      <w:r w:rsidRPr="001A4DE9">
        <w:rPr>
          <w:rFonts w:cs="Times New Roman"/>
          <w:sz w:val="20"/>
          <w:szCs w:val="20"/>
          <w:lang w:val="en-GB" w:eastAsia="ko-KR"/>
        </w:rPr>
        <w:t>.</w:t>
      </w:r>
    </w:p>
    <w:p w14:paraId="4BCC18B1" w14:textId="5B0EB4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Mohino, E., N. Keenlyside, and H. Pohlmann, 2016: Decadal prediction of Sahel rainfall: where does the skill (or lack thereof) come from?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47(11)</w:t>
      </w:r>
      <w:r w:rsidRPr="001A4DE9">
        <w:rPr>
          <w:rFonts w:cs="Times New Roman"/>
          <w:sz w:val="20"/>
          <w:szCs w:val="20"/>
          <w:lang w:val="en-GB" w:eastAsia="ko-KR"/>
        </w:rPr>
        <w:t>, 3593–3612, doi:</w:t>
      </w:r>
      <w:hyperlink r:id="rId623" w:history="1">
        <w:r w:rsidRPr="001A4DE9">
          <w:rPr>
            <w:rStyle w:val="Hyperlink"/>
            <w:rFonts w:cs="Times New Roman"/>
            <w:sz w:val="20"/>
            <w:szCs w:val="20"/>
            <w:lang w:val="en-GB"/>
          </w:rPr>
          <w:t>10.1007/s00382-016-3416-9</w:t>
        </w:r>
      </w:hyperlink>
      <w:r w:rsidRPr="001A4DE9">
        <w:rPr>
          <w:rFonts w:cs="Times New Roman"/>
          <w:sz w:val="20"/>
          <w:szCs w:val="20"/>
          <w:lang w:val="en-GB" w:eastAsia="ko-KR"/>
        </w:rPr>
        <w:t>.</w:t>
      </w:r>
    </w:p>
    <w:p w14:paraId="5E205AE1" w14:textId="78E1ED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Mohino, E., B. Rodríguez-Fonseca, C.R. Mechoso, T. Losada, and I. Polo, 2019: Relationships among Intermodel Spread and Biases in Tropical Atlantic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32(12)</w:t>
      </w:r>
      <w:r w:rsidRPr="001A4DE9">
        <w:rPr>
          <w:rFonts w:cs="Times New Roman"/>
          <w:sz w:val="20"/>
          <w:szCs w:val="20"/>
          <w:lang w:val="en-GB" w:eastAsia="ko-KR"/>
        </w:rPr>
        <w:t>, 3615–3635, doi:</w:t>
      </w:r>
      <w:hyperlink r:id="rId624" w:history="1">
        <w:r w:rsidRPr="001A4DE9">
          <w:rPr>
            <w:rStyle w:val="Hyperlink"/>
            <w:rFonts w:cs="Times New Roman"/>
            <w:sz w:val="20"/>
            <w:szCs w:val="20"/>
            <w:lang w:val="en-GB"/>
          </w:rPr>
          <w:t>10.1175/jcli-d-18-0846.1</w:t>
        </w:r>
      </w:hyperlink>
      <w:r w:rsidRPr="001A4DE9">
        <w:rPr>
          <w:rFonts w:cs="Times New Roman"/>
          <w:sz w:val="20"/>
          <w:szCs w:val="20"/>
          <w:lang w:val="en-GB" w:eastAsia="ko-KR"/>
        </w:rPr>
        <w:t>.</w:t>
      </w:r>
    </w:p>
    <w:p w14:paraId="0E708EE3" w14:textId="3BA380D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Mohtadi, M., M. Prange, and S. Steinke, 2016: Palaeoclimatic insights into forcing and response of monsoon rainfall.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533(7602)</w:t>
      </w:r>
      <w:r w:rsidRPr="001A4DE9">
        <w:rPr>
          <w:rFonts w:cs="Times New Roman"/>
          <w:sz w:val="20"/>
          <w:szCs w:val="20"/>
          <w:lang w:val="en-GB" w:eastAsia="ko-KR"/>
        </w:rPr>
        <w:t>, 191–199, doi:</w:t>
      </w:r>
      <w:hyperlink r:id="rId625" w:history="1">
        <w:r w:rsidRPr="001A4DE9">
          <w:rPr>
            <w:rStyle w:val="Hyperlink"/>
            <w:rFonts w:cs="Times New Roman"/>
            <w:sz w:val="20"/>
            <w:szCs w:val="20"/>
            <w:lang w:val="en-GB"/>
          </w:rPr>
          <w:t>10.1038/nature17450</w:t>
        </w:r>
      </w:hyperlink>
      <w:r w:rsidRPr="001A4DE9">
        <w:rPr>
          <w:rFonts w:cs="Times New Roman"/>
          <w:sz w:val="20"/>
          <w:szCs w:val="20"/>
          <w:lang w:val="en-GB" w:eastAsia="ko-KR"/>
        </w:rPr>
        <w:t>.</w:t>
      </w:r>
    </w:p>
    <w:p w14:paraId="0A934A1F" w14:textId="58FDD7B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Monerie, P.-A., J. Robson, B. Dong, and N. Dunstone, 2018: A role of the Atlantic Ocean in predicting summer surface air temperature over North East Asia?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473–491, doi:</w:t>
      </w:r>
      <w:hyperlink r:id="rId626" w:history="1">
        <w:r w:rsidRPr="001A4DE9">
          <w:rPr>
            <w:rStyle w:val="Hyperlink"/>
            <w:rFonts w:cs="Times New Roman"/>
            <w:sz w:val="20"/>
            <w:szCs w:val="20"/>
            <w:lang w:val="en-GB"/>
          </w:rPr>
          <w:t>10.1007/s00382-017-3935-z</w:t>
        </w:r>
      </w:hyperlink>
      <w:r w:rsidRPr="001A4DE9">
        <w:rPr>
          <w:rFonts w:cs="Times New Roman"/>
          <w:sz w:val="20"/>
          <w:szCs w:val="20"/>
          <w:lang w:val="en-GB" w:eastAsia="ko-KR"/>
        </w:rPr>
        <w:t>.</w:t>
      </w:r>
    </w:p>
    <w:p w14:paraId="1D4949DF" w14:textId="07C142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Monerie, P.-A. et al., 2017: Decadal prediction skill using a high-resolution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49(9–10)</w:t>
      </w:r>
      <w:r w:rsidRPr="001A4DE9">
        <w:rPr>
          <w:rFonts w:cs="Times New Roman"/>
          <w:sz w:val="20"/>
          <w:szCs w:val="20"/>
          <w:lang w:val="en-GB" w:eastAsia="ko-KR"/>
        </w:rPr>
        <w:t>, 3527–3550, doi:</w:t>
      </w:r>
      <w:hyperlink r:id="rId627" w:history="1">
        <w:r w:rsidRPr="001A4DE9">
          <w:rPr>
            <w:rStyle w:val="Hyperlink"/>
            <w:rFonts w:cs="Times New Roman"/>
            <w:sz w:val="20"/>
            <w:szCs w:val="20"/>
            <w:lang w:val="en-GB"/>
          </w:rPr>
          <w:t>10.1007/s00382-017-3528-x</w:t>
        </w:r>
      </w:hyperlink>
      <w:r w:rsidRPr="001A4DE9">
        <w:rPr>
          <w:rFonts w:cs="Times New Roman"/>
          <w:sz w:val="20"/>
          <w:szCs w:val="20"/>
          <w:lang w:val="en-GB" w:eastAsia="ko-KR"/>
        </w:rPr>
        <w:t>.</w:t>
      </w:r>
    </w:p>
    <w:p w14:paraId="1C3300B5" w14:textId="16FE49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G.W.K., J. Halfar, H. Majeed, W. Adey, and A. Kronz, 2017: Amplification of the Atlantic Multidecadal Oscillation associated with the onset of the industrial-era warming.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40861, doi:</w:t>
      </w:r>
      <w:hyperlink r:id="rId628" w:history="1">
        <w:r w:rsidRPr="001A4DE9">
          <w:rPr>
            <w:rStyle w:val="Hyperlink"/>
            <w:rFonts w:cs="Times New Roman"/>
            <w:sz w:val="20"/>
            <w:szCs w:val="20"/>
            <w:lang w:val="en-GB"/>
          </w:rPr>
          <w:t>10.1038/srep40861</w:t>
        </w:r>
      </w:hyperlink>
      <w:r w:rsidRPr="001A4DE9">
        <w:rPr>
          <w:rFonts w:cs="Times New Roman"/>
          <w:sz w:val="20"/>
          <w:szCs w:val="20"/>
          <w:lang w:val="en-GB" w:eastAsia="ko-KR"/>
        </w:rPr>
        <w:t>.</w:t>
      </w:r>
    </w:p>
    <w:p w14:paraId="344785C6" w14:textId="3E0A1F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R. Gladstone, T. Zwinger, and M. Wolovick, 2018: Geoengineer polar glaciers to slow sea-level rise.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555(7696)</w:t>
      </w:r>
      <w:r w:rsidRPr="001A4DE9">
        <w:rPr>
          <w:rFonts w:cs="Times New Roman"/>
          <w:sz w:val="20"/>
          <w:szCs w:val="20"/>
          <w:lang w:val="en-GB" w:eastAsia="ko-KR"/>
        </w:rPr>
        <w:t>, 303–305, doi:</w:t>
      </w:r>
      <w:hyperlink r:id="rId629" w:history="1">
        <w:r w:rsidRPr="001A4DE9">
          <w:rPr>
            <w:rStyle w:val="Hyperlink"/>
            <w:rFonts w:cs="Times New Roman"/>
            <w:sz w:val="20"/>
            <w:szCs w:val="20"/>
            <w:lang w:val="en-GB"/>
          </w:rPr>
          <w:t>10.1038/d41586-018-03036-4</w:t>
        </w:r>
      </w:hyperlink>
      <w:r w:rsidRPr="001A4DE9">
        <w:rPr>
          <w:rFonts w:cs="Times New Roman"/>
          <w:sz w:val="20"/>
          <w:szCs w:val="20"/>
          <w:lang w:val="en-GB" w:eastAsia="ko-KR"/>
        </w:rPr>
        <w:t>.</w:t>
      </w:r>
    </w:p>
    <w:p w14:paraId="255F3526" w14:textId="3A0530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et al., 2014: Arctic sea ice and atmospheric circulation under the GeoMIP G1 scenario.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119(2)</w:t>
      </w:r>
      <w:r w:rsidRPr="001A4DE9">
        <w:rPr>
          <w:rFonts w:cs="Times New Roman"/>
          <w:sz w:val="20"/>
          <w:szCs w:val="20"/>
          <w:lang w:val="en-GB" w:eastAsia="ko-KR"/>
        </w:rPr>
        <w:t>, 567–583, doi:</w:t>
      </w:r>
      <w:hyperlink r:id="rId630" w:history="1">
        <w:r w:rsidRPr="001A4DE9">
          <w:rPr>
            <w:rStyle w:val="Hyperlink"/>
            <w:rFonts w:cs="Times New Roman"/>
            <w:sz w:val="20"/>
            <w:szCs w:val="20"/>
            <w:lang w:val="en-GB"/>
          </w:rPr>
          <w:t>10.1002/2013jd021060</w:t>
        </w:r>
      </w:hyperlink>
      <w:r w:rsidRPr="001A4DE9">
        <w:rPr>
          <w:rFonts w:cs="Times New Roman"/>
          <w:sz w:val="20"/>
          <w:szCs w:val="20"/>
          <w:lang w:val="en-GB" w:eastAsia="ko-KR"/>
        </w:rPr>
        <w:t>.</w:t>
      </w:r>
    </w:p>
    <w:p w14:paraId="742F3A16" w14:textId="4FC7AE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J.C. et al., 2015: Atlantic hurricane surge response to geoengineering..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112(45)</w:t>
      </w:r>
      <w:r w:rsidRPr="001A4DE9">
        <w:rPr>
          <w:rFonts w:cs="Times New Roman"/>
          <w:sz w:val="20"/>
          <w:szCs w:val="20"/>
          <w:lang w:val="en-GB" w:eastAsia="ko-KR"/>
        </w:rPr>
        <w:t>, 13794–9, doi:</w:t>
      </w:r>
      <w:hyperlink r:id="rId631" w:history="1">
        <w:r w:rsidRPr="001A4DE9">
          <w:rPr>
            <w:rStyle w:val="Hyperlink"/>
            <w:rFonts w:cs="Times New Roman"/>
            <w:sz w:val="20"/>
            <w:szCs w:val="20"/>
            <w:lang w:val="en-GB"/>
          </w:rPr>
          <w:t>10.1073/pnas.1510530112</w:t>
        </w:r>
      </w:hyperlink>
      <w:r w:rsidRPr="001A4DE9">
        <w:rPr>
          <w:rFonts w:cs="Times New Roman"/>
          <w:sz w:val="20"/>
          <w:szCs w:val="20"/>
          <w:lang w:val="en-GB" w:eastAsia="ko-KR"/>
        </w:rPr>
        <w:t>.</w:t>
      </w:r>
    </w:p>
    <w:p w14:paraId="3A8D75B6" w14:textId="6857CE7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Moore, J.K. et al., 2018: Sustained climate warming drives declining marine biological productivity.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359(6380)</w:t>
      </w:r>
      <w:r w:rsidRPr="001A4DE9">
        <w:rPr>
          <w:rFonts w:cs="Times New Roman"/>
          <w:sz w:val="20"/>
          <w:szCs w:val="20"/>
          <w:lang w:val="en-GB" w:eastAsia="ko-KR"/>
        </w:rPr>
        <w:t>, 1139–1143, doi:</w:t>
      </w:r>
      <w:hyperlink r:id="rId632" w:history="1">
        <w:r w:rsidRPr="001A4DE9">
          <w:rPr>
            <w:rStyle w:val="Hyperlink"/>
            <w:rFonts w:cs="Times New Roman"/>
            <w:sz w:val="20"/>
            <w:szCs w:val="20"/>
            <w:lang w:val="en-GB"/>
          </w:rPr>
          <w:t>10.1126/science.aao6379</w:t>
        </w:r>
      </w:hyperlink>
      <w:r w:rsidRPr="001A4DE9">
        <w:rPr>
          <w:rFonts w:cs="Times New Roman"/>
          <w:sz w:val="20"/>
          <w:szCs w:val="20"/>
          <w:lang w:val="en-GB" w:eastAsia="ko-KR"/>
        </w:rPr>
        <w:t>.</w:t>
      </w:r>
    </w:p>
    <w:p w14:paraId="0B978AD0" w14:textId="2B3DEB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Mori, M., M. Watanabe, H. Shiogama, J. Inoue, and M. Kimoto, 2014: Robust Arctic sea-ice influence on the frequent Eurasian cold winters in past decades.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869–873, doi:</w:t>
      </w:r>
      <w:hyperlink r:id="rId633" w:history="1">
        <w:r w:rsidRPr="001A4DE9">
          <w:rPr>
            <w:rStyle w:val="Hyperlink"/>
            <w:rFonts w:cs="Times New Roman"/>
            <w:sz w:val="20"/>
            <w:szCs w:val="20"/>
            <w:lang w:val="en-GB"/>
          </w:rPr>
          <w:t>10.1038/ngeo2277</w:t>
        </w:r>
      </w:hyperlink>
      <w:r w:rsidRPr="001A4DE9">
        <w:rPr>
          <w:rFonts w:cs="Times New Roman"/>
          <w:sz w:val="20"/>
          <w:szCs w:val="20"/>
          <w:lang w:val="en-GB" w:eastAsia="ko-KR"/>
        </w:rPr>
        <w:t>.</w:t>
      </w:r>
    </w:p>
    <w:p w14:paraId="017A88CE" w14:textId="21DE93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Morice, C.P. et al., 2021: An Updated Assessment of Near-Surface Temperature Change From 1850: The HadCRUT5 Data Set.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126(3)</w:t>
      </w:r>
      <w:r w:rsidRPr="001A4DE9">
        <w:rPr>
          <w:rFonts w:cs="Times New Roman"/>
          <w:sz w:val="20"/>
          <w:szCs w:val="20"/>
          <w:lang w:val="en-GB" w:eastAsia="ko-KR"/>
        </w:rPr>
        <w:t>, e2019JD032361, doi:</w:t>
      </w:r>
      <w:hyperlink r:id="rId634" w:history="1">
        <w:r w:rsidRPr="001A4DE9">
          <w:rPr>
            <w:rStyle w:val="Hyperlink"/>
            <w:rFonts w:cs="Times New Roman"/>
            <w:sz w:val="20"/>
            <w:szCs w:val="20"/>
            <w:lang w:val="en-GB"/>
          </w:rPr>
          <w:t>10.1029/2019jd032361</w:t>
        </w:r>
      </w:hyperlink>
      <w:r w:rsidRPr="001A4DE9">
        <w:rPr>
          <w:rFonts w:cs="Times New Roman"/>
          <w:sz w:val="20"/>
          <w:szCs w:val="20"/>
          <w:lang w:val="en-GB" w:eastAsia="ko-KR"/>
        </w:rPr>
        <w:t>.</w:t>
      </w:r>
    </w:p>
    <w:p w14:paraId="72C31D97" w14:textId="479CBAD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Msadek, R., G.A. Vecchi, M. Winton, and R.G. Gudgel, 2014: Importance of initial conditions in seasonal predictions of Arctic sea ice extent.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41(14)</w:t>
      </w:r>
      <w:r w:rsidRPr="001A4DE9">
        <w:rPr>
          <w:rFonts w:cs="Times New Roman"/>
          <w:sz w:val="20"/>
          <w:szCs w:val="20"/>
          <w:lang w:val="en-GB" w:eastAsia="ko-KR"/>
        </w:rPr>
        <w:t>, 5208–5215, doi:</w:t>
      </w:r>
      <w:hyperlink r:id="rId635" w:history="1">
        <w:r w:rsidRPr="001A4DE9">
          <w:rPr>
            <w:rStyle w:val="Hyperlink"/>
            <w:rFonts w:cs="Times New Roman"/>
            <w:sz w:val="20"/>
            <w:szCs w:val="20"/>
            <w:lang w:val="en-GB"/>
          </w:rPr>
          <w:t>10.1002/2014gl060799</w:t>
        </w:r>
      </w:hyperlink>
      <w:r w:rsidRPr="001A4DE9">
        <w:rPr>
          <w:rFonts w:cs="Times New Roman"/>
          <w:sz w:val="20"/>
          <w:szCs w:val="20"/>
          <w:lang w:val="en-GB" w:eastAsia="ko-KR"/>
        </w:rPr>
        <w:t>.</w:t>
      </w:r>
    </w:p>
    <w:p w14:paraId="62B7AABB" w14:textId="3C5508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Müller, W.A. et al., 2012: Forecast skill of multi-year seasonal means in the decadal prediction system of the Max Planck Institute for Meteorology.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39(22)</w:t>
      </w:r>
      <w:r w:rsidRPr="001A4DE9">
        <w:rPr>
          <w:rFonts w:cs="Times New Roman"/>
          <w:sz w:val="20"/>
          <w:szCs w:val="20"/>
          <w:lang w:val="en-GB" w:eastAsia="ko-KR"/>
        </w:rPr>
        <w:t>, doi:</w:t>
      </w:r>
      <w:hyperlink r:id="rId636" w:history="1">
        <w:r w:rsidRPr="001A4DE9">
          <w:rPr>
            <w:rStyle w:val="Hyperlink"/>
            <w:rFonts w:cs="Times New Roman"/>
            <w:sz w:val="20"/>
            <w:szCs w:val="20"/>
            <w:lang w:val="en-GB"/>
          </w:rPr>
          <w:t>10.1029/2012gl053326</w:t>
        </w:r>
      </w:hyperlink>
      <w:r w:rsidRPr="001A4DE9">
        <w:rPr>
          <w:rFonts w:cs="Times New Roman"/>
          <w:sz w:val="20"/>
          <w:szCs w:val="20"/>
          <w:lang w:val="en-GB" w:eastAsia="ko-KR"/>
        </w:rPr>
        <w:t>.</w:t>
      </w:r>
    </w:p>
    <w:p w14:paraId="253A06C6" w14:textId="0018F72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U. Niemeier, and J.E. Kristjánsson, 2015: Tropical rainforest response to marine sky brightening climate 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42(8)</w:t>
      </w:r>
      <w:r w:rsidRPr="001A4DE9">
        <w:rPr>
          <w:rFonts w:cs="Times New Roman"/>
          <w:sz w:val="20"/>
          <w:szCs w:val="20"/>
          <w:lang w:val="en-GB" w:eastAsia="ko-KR"/>
        </w:rPr>
        <w:t>, 2951–2960, doi:</w:t>
      </w:r>
      <w:hyperlink r:id="rId637" w:history="1">
        <w:r w:rsidRPr="001A4DE9">
          <w:rPr>
            <w:rStyle w:val="Hyperlink"/>
            <w:rFonts w:cs="Times New Roman"/>
            <w:sz w:val="20"/>
            <w:szCs w:val="20"/>
            <w:lang w:val="en-GB"/>
          </w:rPr>
          <w:t>10.1002/2015gl063363</w:t>
        </w:r>
      </w:hyperlink>
      <w:r w:rsidRPr="001A4DE9">
        <w:rPr>
          <w:rFonts w:cs="Times New Roman"/>
          <w:sz w:val="20"/>
          <w:szCs w:val="20"/>
          <w:lang w:val="en-GB" w:eastAsia="ko-KR"/>
        </w:rPr>
        <w:t>.</w:t>
      </w:r>
    </w:p>
    <w:p w14:paraId="58CE369C" w14:textId="05AEC7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J.E. Kristjansson, T. Storelvmo, and M.A. Pfeffer, 2014: The climatic effects of modifying cirrus clouds in a climate engineering framework.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119(7)</w:t>
      </w:r>
      <w:r w:rsidRPr="001A4DE9">
        <w:rPr>
          <w:rFonts w:cs="Times New Roman"/>
          <w:sz w:val="20"/>
          <w:szCs w:val="20"/>
          <w:lang w:val="en-GB" w:eastAsia="ko-KR"/>
        </w:rPr>
        <w:t>, 4174–4191, doi:</w:t>
      </w:r>
      <w:hyperlink r:id="rId638" w:history="1">
        <w:r w:rsidRPr="001A4DE9">
          <w:rPr>
            <w:rStyle w:val="Hyperlink"/>
            <w:rFonts w:cs="Times New Roman"/>
            <w:sz w:val="20"/>
            <w:szCs w:val="20"/>
            <w:lang w:val="en-GB"/>
          </w:rPr>
          <w:t>10.1002/2013jd021063</w:t>
        </w:r>
      </w:hyperlink>
      <w:r w:rsidRPr="001A4DE9">
        <w:rPr>
          <w:rFonts w:cs="Times New Roman"/>
          <w:sz w:val="20"/>
          <w:szCs w:val="20"/>
          <w:lang w:val="en-GB" w:eastAsia="ko-KR"/>
        </w:rPr>
        <w:t>.</w:t>
      </w:r>
    </w:p>
    <w:p w14:paraId="1D37BCEA" w14:textId="02673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Muri, H. et al., 2018: Climate response to aerosol geoengineering: A multimethod 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31(16)</w:t>
      </w:r>
      <w:r w:rsidRPr="001A4DE9">
        <w:rPr>
          <w:rFonts w:cs="Times New Roman"/>
          <w:sz w:val="20"/>
          <w:szCs w:val="20"/>
          <w:lang w:val="en-GB" w:eastAsia="ko-KR"/>
        </w:rPr>
        <w:t>, 6319–6340, doi:</w:t>
      </w:r>
      <w:hyperlink r:id="rId639" w:history="1">
        <w:r w:rsidRPr="001A4DE9">
          <w:rPr>
            <w:rStyle w:val="Hyperlink"/>
            <w:rFonts w:cs="Times New Roman"/>
            <w:sz w:val="20"/>
            <w:szCs w:val="20"/>
            <w:lang w:val="en-GB"/>
          </w:rPr>
          <w:t>10.1175/jcli-d-17-0620.1</w:t>
        </w:r>
      </w:hyperlink>
      <w:r w:rsidRPr="001A4DE9">
        <w:rPr>
          <w:rFonts w:cs="Times New Roman"/>
          <w:sz w:val="20"/>
          <w:szCs w:val="20"/>
          <w:lang w:val="en-GB" w:eastAsia="ko-KR"/>
        </w:rPr>
        <w:t>.</w:t>
      </w:r>
    </w:p>
    <w:p w14:paraId="4C5AD21D" w14:textId="340906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Murphy, J.M. et al., 2004: Quantification of modelling uncertainties in a large ensemble of climate change simulations.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430(7001)</w:t>
      </w:r>
      <w:r w:rsidRPr="001A4DE9">
        <w:rPr>
          <w:rFonts w:cs="Times New Roman"/>
          <w:sz w:val="20"/>
          <w:szCs w:val="20"/>
          <w:lang w:val="en-GB" w:eastAsia="ko-KR"/>
        </w:rPr>
        <w:t>, 768–772, doi:</w:t>
      </w:r>
      <w:hyperlink r:id="rId640" w:history="1">
        <w:r w:rsidRPr="001A4DE9">
          <w:rPr>
            <w:rStyle w:val="Hyperlink"/>
            <w:rFonts w:cs="Times New Roman"/>
            <w:sz w:val="20"/>
            <w:szCs w:val="20"/>
            <w:lang w:val="en-GB"/>
          </w:rPr>
          <w:t>10.1038/nature02771</w:t>
        </w:r>
      </w:hyperlink>
      <w:r w:rsidRPr="001A4DE9">
        <w:rPr>
          <w:rFonts w:cs="Times New Roman"/>
          <w:sz w:val="20"/>
          <w:szCs w:val="20"/>
          <w:lang w:val="en-GB" w:eastAsia="ko-KR"/>
        </w:rPr>
        <w:t>.</w:t>
      </w:r>
    </w:p>
    <w:p w14:paraId="59536868" w14:textId="098346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Muthyala, R., G. Bala, and A. Nalam, 2018: Regional Scale Analysis of Climate Extremes in an SRM Geoengineering Simulation, Part 1:Precipitation Extremes. </w:t>
      </w:r>
      <w:r w:rsidRPr="001A4DE9">
        <w:rPr>
          <w:rFonts w:cs="Times New Roman"/>
          <w:i/>
          <w:sz w:val="20"/>
          <w:szCs w:val="20"/>
          <w:lang w:val="en-GB" w:eastAsia="ko-KR"/>
        </w:rPr>
        <w:t>Current Science</w:t>
      </w:r>
      <w:r w:rsidRPr="001A4DE9">
        <w:rPr>
          <w:rFonts w:cs="Times New Roman"/>
          <w:sz w:val="20"/>
          <w:szCs w:val="20"/>
          <w:lang w:val="en-GB" w:eastAsia="ko-KR"/>
        </w:rPr>
        <w:t xml:space="preserve">, </w:t>
      </w:r>
      <w:r w:rsidRPr="001A4DE9">
        <w:rPr>
          <w:rFonts w:cs="Times New Roman"/>
          <w:b/>
          <w:sz w:val="20"/>
          <w:szCs w:val="20"/>
          <w:lang w:val="en-GB" w:eastAsia="ko-KR"/>
        </w:rPr>
        <w:t>114(05)</w:t>
      </w:r>
      <w:r w:rsidRPr="001A4DE9">
        <w:rPr>
          <w:rFonts w:cs="Times New Roman"/>
          <w:sz w:val="20"/>
          <w:szCs w:val="20"/>
          <w:lang w:val="en-GB" w:eastAsia="ko-KR"/>
        </w:rPr>
        <w:t>, 1024–1035, doi:</w:t>
      </w:r>
      <w:hyperlink r:id="rId641" w:history="1">
        <w:r w:rsidRPr="001A4DE9">
          <w:rPr>
            <w:rStyle w:val="Hyperlink"/>
            <w:rFonts w:cs="Times New Roman"/>
            <w:sz w:val="20"/>
            <w:szCs w:val="20"/>
            <w:lang w:val="en-GB"/>
          </w:rPr>
          <w:t>10.18520/cs/v114/i05/1024-1035</w:t>
        </w:r>
      </w:hyperlink>
      <w:r w:rsidRPr="001A4DE9">
        <w:rPr>
          <w:rFonts w:cs="Times New Roman"/>
          <w:sz w:val="20"/>
          <w:szCs w:val="20"/>
          <w:lang w:val="en-GB" w:eastAsia="ko-KR"/>
        </w:rPr>
        <w:t>.</w:t>
      </w:r>
    </w:p>
    <w:p w14:paraId="0C22F136" w14:textId="6420FE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Myhre, G. et al., 2017: PDRMIP: A Precipitation Driver and Response Model Intercomparison Project-Protocol and Preliminary Results.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98(6)</w:t>
      </w:r>
      <w:r w:rsidRPr="001A4DE9">
        <w:rPr>
          <w:rFonts w:cs="Times New Roman"/>
          <w:sz w:val="20"/>
          <w:szCs w:val="20"/>
          <w:lang w:val="en-GB" w:eastAsia="ko-KR"/>
        </w:rPr>
        <w:t>, 1185–1198, doi:</w:t>
      </w:r>
      <w:hyperlink r:id="rId642" w:history="1">
        <w:r w:rsidRPr="001A4DE9">
          <w:rPr>
            <w:rStyle w:val="Hyperlink"/>
            <w:rFonts w:cs="Times New Roman"/>
            <w:sz w:val="20"/>
            <w:szCs w:val="20"/>
            <w:lang w:val="en-GB"/>
          </w:rPr>
          <w:t>10.1175/bams-d-16-0019.1</w:t>
        </w:r>
      </w:hyperlink>
      <w:r w:rsidRPr="001A4DE9">
        <w:rPr>
          <w:rFonts w:cs="Times New Roman"/>
          <w:sz w:val="20"/>
          <w:szCs w:val="20"/>
          <w:lang w:val="en-GB" w:eastAsia="ko-KR"/>
        </w:rPr>
        <w:t>.</w:t>
      </w:r>
    </w:p>
    <w:p w14:paraId="60DD0466" w14:textId="70AC1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Myhre, G. et al., 2018: Sensible heat has significantly affected the global hydrological cycle over the historical period.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1922, doi:</w:t>
      </w:r>
      <w:hyperlink r:id="rId643" w:history="1">
        <w:r w:rsidRPr="001A4DE9">
          <w:rPr>
            <w:rStyle w:val="Hyperlink"/>
            <w:rFonts w:cs="Times New Roman"/>
            <w:sz w:val="20"/>
            <w:szCs w:val="20"/>
            <w:lang w:val="en-GB"/>
          </w:rPr>
          <w:t>10.1038/s41467-018-04307-4</w:t>
        </w:r>
      </w:hyperlink>
      <w:r w:rsidRPr="001A4DE9">
        <w:rPr>
          <w:rFonts w:cs="Times New Roman"/>
          <w:sz w:val="20"/>
          <w:szCs w:val="20"/>
          <w:lang w:val="en-GB" w:eastAsia="ko-KR"/>
        </w:rPr>
        <w:t>.</w:t>
      </w:r>
    </w:p>
    <w:p w14:paraId="1581B66F" w14:textId="7F6D5F1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Nadiga, B.T., W.R. Casper, and P.W. Jones, 2013: Ensemble-based global ocean data assimilation. </w:t>
      </w:r>
      <w:r w:rsidRPr="001A4DE9">
        <w:rPr>
          <w:rFonts w:cs="Times New Roman"/>
          <w:i/>
          <w:sz w:val="20"/>
          <w:szCs w:val="20"/>
          <w:lang w:val="en-GB" w:eastAsia="ko-KR"/>
        </w:rPr>
        <w:t>Ocean Modelling</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210–230, doi:</w:t>
      </w:r>
      <w:hyperlink r:id="rId644" w:history="1">
        <w:r w:rsidRPr="001A4DE9">
          <w:rPr>
            <w:rStyle w:val="Hyperlink"/>
            <w:rFonts w:cs="Times New Roman"/>
            <w:sz w:val="20"/>
            <w:szCs w:val="20"/>
            <w:lang w:val="en-GB"/>
          </w:rPr>
          <w:t>10.1016/j.ocemod.2013.09.002</w:t>
        </w:r>
      </w:hyperlink>
      <w:r w:rsidRPr="001A4DE9">
        <w:rPr>
          <w:rFonts w:cs="Times New Roman"/>
          <w:sz w:val="20"/>
          <w:szCs w:val="20"/>
          <w:lang w:val="en-GB" w:eastAsia="ko-KR"/>
        </w:rPr>
        <w:t>.</w:t>
      </w:r>
    </w:p>
    <w:p w14:paraId="21E5CF32" w14:textId="67D14E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Nadiga, B.T., T. Verma, W. Weijer, and N.M. Urban, 2019: Enhancing Skill of Initialized Decadal Predictions Using a Dynamic Model of Drift.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46(16)</w:t>
      </w:r>
      <w:r w:rsidRPr="001A4DE9">
        <w:rPr>
          <w:rFonts w:cs="Times New Roman"/>
          <w:sz w:val="20"/>
          <w:szCs w:val="20"/>
          <w:lang w:val="en-GB" w:eastAsia="ko-KR"/>
        </w:rPr>
        <w:t>, 9991–9999, doi:</w:t>
      </w:r>
      <w:hyperlink r:id="rId645" w:history="1">
        <w:r w:rsidRPr="001A4DE9">
          <w:rPr>
            <w:rStyle w:val="Hyperlink"/>
            <w:rFonts w:cs="Times New Roman"/>
            <w:sz w:val="20"/>
            <w:szCs w:val="20"/>
            <w:lang w:val="en-GB"/>
          </w:rPr>
          <w:t>10.1029/2019gl084223</w:t>
        </w:r>
      </w:hyperlink>
      <w:r w:rsidRPr="001A4DE9">
        <w:rPr>
          <w:rFonts w:cs="Times New Roman"/>
          <w:sz w:val="20"/>
          <w:szCs w:val="20"/>
          <w:lang w:val="en-GB" w:eastAsia="ko-KR"/>
        </w:rPr>
        <w:t>.</w:t>
      </w:r>
    </w:p>
    <w:p w14:paraId="63B29109" w14:textId="42FD2A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Najafi, M.R., F.W. Zwiers, and N.P. Gillett, 2015: Attribution of Arctic temperature change to greenhouse-gas and aerosol influences.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5(3)</w:t>
      </w:r>
      <w:r w:rsidRPr="001A4DE9">
        <w:rPr>
          <w:rFonts w:cs="Times New Roman"/>
          <w:sz w:val="20"/>
          <w:szCs w:val="20"/>
          <w:lang w:val="en-GB" w:eastAsia="ko-KR"/>
        </w:rPr>
        <w:t>, 246–249, doi:</w:t>
      </w:r>
      <w:hyperlink r:id="rId646" w:history="1">
        <w:r w:rsidRPr="001A4DE9">
          <w:rPr>
            <w:rStyle w:val="Hyperlink"/>
            <w:rFonts w:cs="Times New Roman"/>
            <w:sz w:val="20"/>
            <w:szCs w:val="20"/>
            <w:lang w:val="en-GB"/>
          </w:rPr>
          <w:t>10.1038/nclimate2524</w:t>
        </w:r>
      </w:hyperlink>
      <w:r w:rsidRPr="001A4DE9">
        <w:rPr>
          <w:rFonts w:cs="Times New Roman"/>
          <w:sz w:val="20"/>
          <w:szCs w:val="20"/>
          <w:lang w:val="en-GB" w:eastAsia="ko-KR"/>
        </w:rPr>
        <w:t>.</w:t>
      </w:r>
    </w:p>
    <w:p w14:paraId="05413B03" w14:textId="3BAB048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Nalam, A., G. Bala, and A. Modak, 2018: Effects of Arctic geoengineering on precipitation in the tropical monsoon regions.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50(9–10)</w:t>
      </w:r>
      <w:r w:rsidRPr="001A4DE9">
        <w:rPr>
          <w:rFonts w:cs="Times New Roman"/>
          <w:sz w:val="20"/>
          <w:szCs w:val="20"/>
          <w:lang w:val="en-GB" w:eastAsia="ko-KR"/>
        </w:rPr>
        <w:t>, 3375–3395, doi:</w:t>
      </w:r>
      <w:hyperlink r:id="rId647" w:history="1">
        <w:r w:rsidRPr="001A4DE9">
          <w:rPr>
            <w:rStyle w:val="Hyperlink"/>
            <w:rFonts w:cs="Times New Roman"/>
            <w:sz w:val="20"/>
            <w:szCs w:val="20"/>
            <w:lang w:val="en-GB"/>
          </w:rPr>
          <w:t>10.1007/s00382-017-3810-y</w:t>
        </w:r>
      </w:hyperlink>
      <w:r w:rsidRPr="001A4DE9">
        <w:rPr>
          <w:rFonts w:cs="Times New Roman"/>
          <w:sz w:val="20"/>
          <w:szCs w:val="20"/>
          <w:lang w:val="en-GB" w:eastAsia="ko-KR"/>
        </w:rPr>
        <w:t>.</w:t>
      </w:r>
    </w:p>
    <w:p w14:paraId="2ADA8C23" w14:textId="3BCCED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Neely, R.R., D.R. Marsh, K.L. Smith, S.M. Davis, and L.M. Polvani, 2014: Biases in southern hemisphere climate trends induced by coarsely specifying the temporal resolution of stratospheric ozone.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41(23)</w:t>
      </w:r>
      <w:r w:rsidRPr="001A4DE9">
        <w:rPr>
          <w:rFonts w:cs="Times New Roman"/>
          <w:sz w:val="20"/>
          <w:szCs w:val="20"/>
          <w:lang w:val="en-GB" w:eastAsia="ko-KR"/>
        </w:rPr>
        <w:t>, 8602–8610, doi:</w:t>
      </w:r>
      <w:hyperlink r:id="rId648" w:history="1">
        <w:r w:rsidRPr="001A4DE9">
          <w:rPr>
            <w:rStyle w:val="Hyperlink"/>
            <w:rFonts w:cs="Times New Roman"/>
            <w:sz w:val="20"/>
            <w:szCs w:val="20"/>
            <w:lang w:val="en-GB"/>
          </w:rPr>
          <w:t>10.1002/2014gl061627</w:t>
        </w:r>
      </w:hyperlink>
      <w:r w:rsidRPr="001A4DE9">
        <w:rPr>
          <w:rFonts w:cs="Times New Roman"/>
          <w:sz w:val="20"/>
          <w:szCs w:val="20"/>
          <w:lang w:val="en-GB" w:eastAsia="ko-KR"/>
        </w:rPr>
        <w:t>.</w:t>
      </w:r>
    </w:p>
    <w:p w14:paraId="3FAEE962" w14:textId="1E399EC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Nemet, G.F. et al., 2018: Negative emissions-Part 3: Innovation and upscaling.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063003, doi:</w:t>
      </w:r>
      <w:hyperlink r:id="rId649" w:history="1">
        <w:r w:rsidRPr="001A4DE9">
          <w:rPr>
            <w:rStyle w:val="Hyperlink"/>
            <w:rFonts w:cs="Times New Roman"/>
            <w:sz w:val="20"/>
            <w:szCs w:val="20"/>
            <w:lang w:val="en-GB"/>
          </w:rPr>
          <w:t>10.1088/1748-9326/aabff4</w:t>
        </w:r>
      </w:hyperlink>
      <w:r w:rsidRPr="001A4DE9">
        <w:rPr>
          <w:rFonts w:cs="Times New Roman"/>
          <w:sz w:val="20"/>
          <w:szCs w:val="20"/>
          <w:lang w:val="en-GB" w:eastAsia="ko-KR"/>
        </w:rPr>
        <w:t>.</w:t>
      </w:r>
    </w:p>
    <w:p w14:paraId="238D1F3F" w14:textId="75225AE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Neukom, R. et al., 2019: Consistent multidecadal variability in global temperature reconstructions and simulations over the Common Era.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643–649, doi:</w:t>
      </w:r>
      <w:hyperlink r:id="rId650" w:history="1">
        <w:r w:rsidRPr="001A4DE9">
          <w:rPr>
            <w:rStyle w:val="Hyperlink"/>
            <w:rFonts w:cs="Times New Roman"/>
            <w:sz w:val="20"/>
            <w:szCs w:val="20"/>
            <w:lang w:val="en-GB"/>
          </w:rPr>
          <w:t>10.1038/s41561-019-0400-0</w:t>
        </w:r>
      </w:hyperlink>
      <w:r w:rsidRPr="001A4DE9">
        <w:rPr>
          <w:rFonts w:cs="Times New Roman"/>
          <w:sz w:val="20"/>
          <w:szCs w:val="20"/>
          <w:lang w:val="en-GB" w:eastAsia="ko-KR"/>
        </w:rPr>
        <w:t>.</w:t>
      </w:r>
    </w:p>
    <w:p w14:paraId="4205B47F" w14:textId="556921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Newhall, C., S. Self, and A. Robock, 2018: Anticipating future Volcanic Explosivity Index (VEI) 7 eruptions and their chilling impacts. </w:t>
      </w:r>
      <w:r w:rsidRPr="001A4DE9">
        <w:rPr>
          <w:rFonts w:cs="Times New Roman"/>
          <w:i/>
          <w:sz w:val="20"/>
          <w:szCs w:val="20"/>
          <w:lang w:val="en-GB" w:eastAsia="ko-KR"/>
        </w:rPr>
        <w:t>Geosphere</w:t>
      </w:r>
      <w:r w:rsidRPr="001A4DE9">
        <w:rPr>
          <w:rFonts w:cs="Times New Roman"/>
          <w:sz w:val="20"/>
          <w:szCs w:val="20"/>
          <w:lang w:val="en-GB" w:eastAsia="ko-KR"/>
        </w:rPr>
        <w:t xml:space="preserve">, </w:t>
      </w:r>
      <w:r w:rsidRPr="001A4DE9">
        <w:rPr>
          <w:rFonts w:cs="Times New Roman"/>
          <w:b/>
          <w:sz w:val="20"/>
          <w:szCs w:val="20"/>
          <w:lang w:val="en-GB" w:eastAsia="ko-KR"/>
        </w:rPr>
        <w:t>14(2)</w:t>
      </w:r>
      <w:r w:rsidRPr="001A4DE9">
        <w:rPr>
          <w:rFonts w:cs="Times New Roman"/>
          <w:sz w:val="20"/>
          <w:szCs w:val="20"/>
          <w:lang w:val="en-GB" w:eastAsia="ko-KR"/>
        </w:rPr>
        <w:t>, 572–603, doi:</w:t>
      </w:r>
      <w:hyperlink r:id="rId651" w:history="1">
        <w:r w:rsidRPr="001A4DE9">
          <w:rPr>
            <w:rStyle w:val="Hyperlink"/>
            <w:rFonts w:cs="Times New Roman"/>
            <w:sz w:val="20"/>
            <w:szCs w:val="20"/>
            <w:lang w:val="en-GB"/>
          </w:rPr>
          <w:t>10.1130/ges01513.1</w:t>
        </w:r>
      </w:hyperlink>
      <w:r w:rsidRPr="001A4DE9">
        <w:rPr>
          <w:rFonts w:cs="Times New Roman"/>
          <w:sz w:val="20"/>
          <w:szCs w:val="20"/>
          <w:lang w:val="en-GB" w:eastAsia="ko-KR"/>
        </w:rPr>
        <w:t>.</w:t>
      </w:r>
    </w:p>
    <w:p w14:paraId="3D47E208" w14:textId="27BC49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Newman, M. et al., 2016: The Pacific Decadal Oscillation, Revisited.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4399–4427, doi:</w:t>
      </w:r>
      <w:hyperlink r:id="rId652" w:history="1">
        <w:r w:rsidRPr="001A4DE9">
          <w:rPr>
            <w:rStyle w:val="Hyperlink"/>
            <w:rFonts w:cs="Times New Roman"/>
            <w:sz w:val="20"/>
            <w:szCs w:val="20"/>
            <w:lang w:val="en-GB"/>
          </w:rPr>
          <w:t>10.1175/jcli-d-15-0508.1</w:t>
        </w:r>
      </w:hyperlink>
      <w:r w:rsidRPr="001A4DE9">
        <w:rPr>
          <w:rFonts w:cs="Times New Roman"/>
          <w:sz w:val="20"/>
          <w:szCs w:val="20"/>
          <w:lang w:val="en-GB" w:eastAsia="ko-KR"/>
        </w:rPr>
        <w:t>.</w:t>
      </w:r>
    </w:p>
    <w:p w14:paraId="7D6D0C98" w14:textId="6EC2A59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Niederdrenk, A.L. and D. Notz, 2018: Arctic Sea Ice in a 1.5°C Warmer World.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45(4)</w:t>
      </w:r>
      <w:r w:rsidRPr="001A4DE9">
        <w:rPr>
          <w:rFonts w:cs="Times New Roman"/>
          <w:sz w:val="20"/>
          <w:szCs w:val="20"/>
          <w:lang w:val="en-GB" w:eastAsia="ko-KR"/>
        </w:rPr>
        <w:t>, 1963–1971, doi:</w:t>
      </w:r>
      <w:hyperlink r:id="rId653" w:history="1">
        <w:r w:rsidRPr="001A4DE9">
          <w:rPr>
            <w:rStyle w:val="Hyperlink"/>
            <w:rFonts w:cs="Times New Roman"/>
            <w:sz w:val="20"/>
            <w:szCs w:val="20"/>
            <w:lang w:val="en-GB"/>
          </w:rPr>
          <w:t>10.1002/2017gl076159</w:t>
        </w:r>
      </w:hyperlink>
      <w:r w:rsidRPr="001A4DE9">
        <w:rPr>
          <w:rFonts w:cs="Times New Roman"/>
          <w:sz w:val="20"/>
          <w:szCs w:val="20"/>
          <w:lang w:val="en-GB" w:eastAsia="ko-KR"/>
        </w:rPr>
        <w:t>.</w:t>
      </w:r>
    </w:p>
    <w:p w14:paraId="3C56FF80" w14:textId="6F9EA6B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Niemeier, U. and C. Timmreck, 2015: What is the limit of climate engineering by stratospheric injection of SO2?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15(16)</w:t>
      </w:r>
      <w:r w:rsidRPr="001A4DE9">
        <w:rPr>
          <w:rFonts w:cs="Times New Roman"/>
          <w:sz w:val="20"/>
          <w:szCs w:val="20"/>
          <w:lang w:val="en-GB" w:eastAsia="ko-KR"/>
        </w:rPr>
        <w:t>, 9129–9141, doi:</w:t>
      </w:r>
      <w:hyperlink r:id="rId654" w:history="1">
        <w:r w:rsidRPr="001A4DE9">
          <w:rPr>
            <w:rStyle w:val="Hyperlink"/>
            <w:rFonts w:cs="Times New Roman"/>
            <w:sz w:val="20"/>
            <w:szCs w:val="20"/>
            <w:lang w:val="en-GB"/>
          </w:rPr>
          <w:t>10.5194/acp-15-9129-2015</w:t>
        </w:r>
      </w:hyperlink>
      <w:r w:rsidRPr="001A4DE9">
        <w:rPr>
          <w:rFonts w:cs="Times New Roman"/>
          <w:sz w:val="20"/>
          <w:szCs w:val="20"/>
          <w:lang w:val="en-GB" w:eastAsia="ko-KR"/>
        </w:rPr>
        <w:t>.</w:t>
      </w:r>
    </w:p>
    <w:p w14:paraId="346F1233" w14:textId="6548B2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Niemeier, U. and H. Schmidt, 2017: Changing transport processes in the stratosphere by radiative heating of sulfate aerosols.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17(24)</w:t>
      </w:r>
      <w:r w:rsidRPr="001A4DE9">
        <w:rPr>
          <w:rFonts w:cs="Times New Roman"/>
          <w:sz w:val="20"/>
          <w:szCs w:val="20"/>
          <w:lang w:val="en-GB" w:eastAsia="ko-KR"/>
        </w:rPr>
        <w:t>, 14871–14886, doi:</w:t>
      </w:r>
      <w:hyperlink r:id="rId655" w:history="1">
        <w:r w:rsidRPr="001A4DE9">
          <w:rPr>
            <w:rStyle w:val="Hyperlink"/>
            <w:rFonts w:cs="Times New Roman"/>
            <w:sz w:val="20"/>
            <w:szCs w:val="20"/>
            <w:lang w:val="en-GB"/>
          </w:rPr>
          <w:t>10.5194/acp-17-14871-2017</w:t>
        </w:r>
      </w:hyperlink>
      <w:r w:rsidRPr="001A4DE9">
        <w:rPr>
          <w:rFonts w:cs="Times New Roman"/>
          <w:sz w:val="20"/>
          <w:szCs w:val="20"/>
          <w:lang w:val="en-GB" w:eastAsia="ko-KR"/>
        </w:rPr>
        <w:t>.</w:t>
      </w:r>
    </w:p>
    <w:p w14:paraId="30E844D0" w14:textId="7AC1857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Niemeier, U., H. Schmidt, K. Alterskjær, and J.E. Kristjánsson, 2013: Solar irradiance reduction via climate engineering: Impact of different techniques on the energy balance and the hydrological cycle.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118(21)</w:t>
      </w:r>
      <w:r w:rsidRPr="001A4DE9">
        <w:rPr>
          <w:rFonts w:cs="Times New Roman"/>
          <w:sz w:val="20"/>
          <w:szCs w:val="20"/>
          <w:lang w:val="en-GB" w:eastAsia="ko-KR"/>
        </w:rPr>
        <w:t>, 11,905–911,917, doi:</w:t>
      </w:r>
      <w:hyperlink r:id="rId656" w:history="1">
        <w:r w:rsidRPr="001A4DE9">
          <w:rPr>
            <w:rStyle w:val="Hyperlink"/>
            <w:rFonts w:cs="Times New Roman"/>
            <w:sz w:val="20"/>
            <w:szCs w:val="20"/>
            <w:lang w:val="en-GB"/>
          </w:rPr>
          <w:t>10.1002/2013jd020445</w:t>
        </w:r>
      </w:hyperlink>
      <w:r w:rsidRPr="001A4DE9">
        <w:rPr>
          <w:rFonts w:cs="Times New Roman"/>
          <w:sz w:val="20"/>
          <w:szCs w:val="20"/>
          <w:lang w:val="en-GB" w:eastAsia="ko-KR"/>
        </w:rPr>
        <w:t>.</w:t>
      </w:r>
    </w:p>
    <w:p w14:paraId="6D2AE1C0" w14:textId="0D24F6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Nijsse, F.J.M.M., P.M. Cox, and M.S. Williamson, 2020: Emergent constraints on transient climate response (TCR) and equilibrium climate sensitivity (ECS) from historical warming in CMIP5 and CMIP6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737–750, doi:</w:t>
      </w:r>
      <w:hyperlink r:id="rId657" w:history="1">
        <w:r w:rsidRPr="001A4DE9">
          <w:rPr>
            <w:rStyle w:val="Hyperlink"/>
            <w:rFonts w:cs="Times New Roman"/>
            <w:sz w:val="20"/>
            <w:szCs w:val="20"/>
            <w:lang w:val="en-GB"/>
          </w:rPr>
          <w:t>10.5194/esd-11-737-2020</w:t>
        </w:r>
      </w:hyperlink>
      <w:r w:rsidRPr="001A4DE9">
        <w:rPr>
          <w:rFonts w:cs="Times New Roman"/>
          <w:sz w:val="20"/>
          <w:szCs w:val="20"/>
          <w:lang w:val="en-GB" w:eastAsia="ko-KR"/>
        </w:rPr>
        <w:t>.</w:t>
      </w:r>
    </w:p>
    <w:p w14:paraId="5E026703" w14:textId="3A6CA8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Nohara, D. et al., 2015: Examination of a climate stabilization pathway via zero-emissions using Earth system models.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10(9)</w:t>
      </w:r>
      <w:r w:rsidRPr="001A4DE9">
        <w:rPr>
          <w:rFonts w:cs="Times New Roman"/>
          <w:sz w:val="20"/>
          <w:szCs w:val="20"/>
          <w:lang w:val="en-GB" w:eastAsia="ko-KR"/>
        </w:rPr>
        <w:t>, 095005, doi:</w:t>
      </w:r>
      <w:hyperlink r:id="rId658" w:history="1">
        <w:r w:rsidRPr="001A4DE9">
          <w:rPr>
            <w:rStyle w:val="Hyperlink"/>
            <w:rFonts w:cs="Times New Roman"/>
            <w:sz w:val="20"/>
            <w:szCs w:val="20"/>
            <w:lang w:val="en-GB"/>
          </w:rPr>
          <w:t>10.1088/1748-9326/10/9/095005</w:t>
        </w:r>
      </w:hyperlink>
      <w:r w:rsidRPr="001A4DE9">
        <w:rPr>
          <w:rFonts w:cs="Times New Roman"/>
          <w:sz w:val="20"/>
          <w:szCs w:val="20"/>
          <w:lang w:val="en-GB" w:eastAsia="ko-KR"/>
        </w:rPr>
        <w:t>.</w:t>
      </w:r>
    </w:p>
    <w:p w14:paraId="75848CF1" w14:textId="6123C1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Notz, D., 2015: How well must climate models agree with observations?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373(2052)</w:t>
      </w:r>
      <w:r w:rsidRPr="001A4DE9">
        <w:rPr>
          <w:rFonts w:cs="Times New Roman"/>
          <w:sz w:val="20"/>
          <w:szCs w:val="20"/>
          <w:lang w:val="en-GB" w:eastAsia="ko-KR"/>
        </w:rPr>
        <w:t>, 20140164, doi:</w:t>
      </w:r>
      <w:hyperlink r:id="rId659" w:history="1">
        <w:r w:rsidRPr="001A4DE9">
          <w:rPr>
            <w:rStyle w:val="Hyperlink"/>
            <w:rFonts w:cs="Times New Roman"/>
            <w:sz w:val="20"/>
            <w:szCs w:val="20"/>
            <w:lang w:val="en-GB"/>
          </w:rPr>
          <w:t>10.1098/rsta.2014.0164</w:t>
        </w:r>
      </w:hyperlink>
      <w:r w:rsidRPr="001A4DE9">
        <w:rPr>
          <w:rFonts w:cs="Times New Roman"/>
          <w:sz w:val="20"/>
          <w:szCs w:val="20"/>
          <w:lang w:val="en-GB" w:eastAsia="ko-KR"/>
        </w:rPr>
        <w:t>.</w:t>
      </w:r>
    </w:p>
    <w:p w14:paraId="33C5CF6A" w14:textId="2650A0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Notz, D. and J. Stroeve, 2018: The Trajectory Towards a Seasonally Ice-Free Arctic Ocean.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407–416, doi:</w:t>
      </w:r>
      <w:hyperlink r:id="rId660" w:history="1">
        <w:r w:rsidRPr="001A4DE9">
          <w:rPr>
            <w:rStyle w:val="Hyperlink"/>
            <w:rFonts w:cs="Times New Roman"/>
            <w:sz w:val="20"/>
            <w:szCs w:val="20"/>
            <w:lang w:val="en-GB"/>
          </w:rPr>
          <w:t>10.1007/s40641-018-0113-2</w:t>
        </w:r>
      </w:hyperlink>
      <w:r w:rsidRPr="001A4DE9">
        <w:rPr>
          <w:rFonts w:cs="Times New Roman"/>
          <w:sz w:val="20"/>
          <w:szCs w:val="20"/>
          <w:lang w:val="en-GB" w:eastAsia="ko-KR"/>
        </w:rPr>
        <w:t>.</w:t>
      </w:r>
    </w:p>
    <w:p w14:paraId="7E362B64" w14:textId="189AED8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Notz, D. and SIMIP Community, 2020: Arctic Sea Ice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47(10)</w:t>
      </w:r>
      <w:r w:rsidRPr="001A4DE9">
        <w:rPr>
          <w:rFonts w:cs="Times New Roman"/>
          <w:sz w:val="20"/>
          <w:szCs w:val="20"/>
          <w:lang w:val="en-GB" w:eastAsia="ko-KR"/>
        </w:rPr>
        <w:t>, e2019GL086749, doi:</w:t>
      </w:r>
      <w:hyperlink r:id="rId661" w:history="1">
        <w:r w:rsidRPr="001A4DE9">
          <w:rPr>
            <w:rStyle w:val="Hyperlink"/>
            <w:rFonts w:cs="Times New Roman"/>
            <w:sz w:val="20"/>
            <w:szCs w:val="20"/>
            <w:lang w:val="en-GB"/>
          </w:rPr>
          <w:t>10.1029/2019gl086749</w:t>
        </w:r>
      </w:hyperlink>
      <w:r w:rsidRPr="001A4DE9">
        <w:rPr>
          <w:rFonts w:cs="Times New Roman"/>
          <w:sz w:val="20"/>
          <w:szCs w:val="20"/>
          <w:lang w:val="en-GB" w:eastAsia="ko-KR"/>
        </w:rPr>
        <w:t>.</w:t>
      </w:r>
    </w:p>
    <w:p w14:paraId="0A964083" w14:textId="46B5EB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Notz, D. et al., 2016: The CMIP6 Sea-Ice Model Intercomparison Project (SIMIP): understanding sea ice through climate-model simulations.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3427–3446, doi:</w:t>
      </w:r>
      <w:hyperlink r:id="rId662" w:history="1">
        <w:r w:rsidRPr="001A4DE9">
          <w:rPr>
            <w:rStyle w:val="Hyperlink"/>
            <w:rFonts w:cs="Times New Roman"/>
            <w:sz w:val="20"/>
            <w:szCs w:val="20"/>
            <w:lang w:val="en-GB"/>
          </w:rPr>
          <w:t>10.5194/gmd-9-3427-2016</w:t>
        </w:r>
      </w:hyperlink>
      <w:r w:rsidRPr="001A4DE9">
        <w:rPr>
          <w:rFonts w:cs="Times New Roman"/>
          <w:sz w:val="20"/>
          <w:szCs w:val="20"/>
          <w:lang w:val="en-GB" w:eastAsia="ko-KR"/>
        </w:rPr>
        <w:t>.</w:t>
      </w:r>
    </w:p>
    <w:p w14:paraId="4C13F806" w14:textId="00E505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NRC, 2015a: </w:t>
      </w:r>
      <w:r w:rsidRPr="001A4DE9">
        <w:rPr>
          <w:rFonts w:cs="Times New Roman"/>
          <w:i/>
          <w:sz w:val="20"/>
          <w:szCs w:val="20"/>
          <w:lang w:val="en-GB" w:eastAsia="ko-KR"/>
        </w:rPr>
        <w:t>Climate Intervention: Carbon Dioxide Removal and Reliable Sequestration</w:t>
      </w:r>
      <w:r w:rsidRPr="001A4DE9">
        <w:rPr>
          <w:rFonts w:cs="Times New Roman"/>
          <w:sz w:val="20"/>
          <w:szCs w:val="20"/>
          <w:lang w:val="en-GB" w:eastAsia="ko-KR"/>
        </w:rPr>
        <w:t>. National Research Council (NRC). The National Academies Press, Washington, DC, USA, 154 pp., doi:</w:t>
      </w:r>
      <w:hyperlink r:id="rId663" w:history="1">
        <w:r w:rsidRPr="001A4DE9">
          <w:rPr>
            <w:rStyle w:val="Hyperlink"/>
            <w:rFonts w:cs="Times New Roman"/>
            <w:sz w:val="20"/>
            <w:szCs w:val="20"/>
            <w:lang w:val="en-GB"/>
          </w:rPr>
          <w:t>10.17226/18805</w:t>
        </w:r>
      </w:hyperlink>
      <w:r w:rsidRPr="001A4DE9">
        <w:rPr>
          <w:rFonts w:cs="Times New Roman"/>
          <w:sz w:val="20"/>
          <w:szCs w:val="20"/>
          <w:lang w:val="en-GB" w:eastAsia="ko-KR"/>
        </w:rPr>
        <w:t>.</w:t>
      </w:r>
    </w:p>
    <w:p w14:paraId="6D12730B" w14:textId="7D6C42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NRC, 2015b: </w:t>
      </w:r>
      <w:r w:rsidRPr="001A4DE9">
        <w:rPr>
          <w:rFonts w:cs="Times New Roman"/>
          <w:i/>
          <w:sz w:val="20"/>
          <w:szCs w:val="20"/>
          <w:lang w:val="en-GB" w:eastAsia="ko-KR"/>
        </w:rPr>
        <w:t>Climate Intervention: Reflecting Sunlight to Cool Earth</w:t>
      </w:r>
      <w:r w:rsidRPr="001A4DE9">
        <w:rPr>
          <w:rFonts w:cs="Times New Roman"/>
          <w:sz w:val="20"/>
          <w:szCs w:val="20"/>
          <w:lang w:val="en-GB" w:eastAsia="ko-KR"/>
        </w:rPr>
        <w:t>. National Research Council (NRC). The National Academies Press, Washington, DC, USA, 260 pp., doi:</w:t>
      </w:r>
      <w:hyperlink r:id="rId664" w:history="1">
        <w:r w:rsidRPr="001A4DE9">
          <w:rPr>
            <w:rStyle w:val="Hyperlink"/>
            <w:rFonts w:cs="Times New Roman"/>
            <w:sz w:val="20"/>
            <w:szCs w:val="20"/>
            <w:lang w:val="en-GB"/>
          </w:rPr>
          <w:t>10.17226/18988</w:t>
        </w:r>
      </w:hyperlink>
      <w:r w:rsidRPr="001A4DE9">
        <w:rPr>
          <w:rFonts w:cs="Times New Roman"/>
          <w:sz w:val="20"/>
          <w:szCs w:val="20"/>
          <w:lang w:val="en-GB" w:eastAsia="ko-KR"/>
        </w:rPr>
        <w:t>.</w:t>
      </w:r>
    </w:p>
    <w:p w14:paraId="3D2ECD75" w14:textId="293B52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Nummelin, A., C. Li, and P.J. Hezel, 2017: Connecting ocean heat transport changes from the midlatitudes to the Arctic Ocean.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1899–1908, doi:</w:t>
      </w:r>
      <w:hyperlink r:id="rId665" w:history="1">
        <w:r w:rsidRPr="001A4DE9">
          <w:rPr>
            <w:rStyle w:val="Hyperlink"/>
            <w:rFonts w:cs="Times New Roman"/>
            <w:sz w:val="20"/>
            <w:szCs w:val="20"/>
            <w:lang w:val="en-GB"/>
          </w:rPr>
          <w:t>10.1002/2016gl071333</w:t>
        </w:r>
      </w:hyperlink>
      <w:r w:rsidRPr="001A4DE9">
        <w:rPr>
          <w:rFonts w:cs="Times New Roman"/>
          <w:sz w:val="20"/>
          <w:szCs w:val="20"/>
          <w:lang w:val="en-GB" w:eastAsia="ko-KR"/>
        </w:rPr>
        <w:t>.</w:t>
      </w:r>
    </w:p>
    <w:p w14:paraId="63E2C154" w14:textId="46B3A1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O’Hagan, A. and T.O.M. Leonard, 1976: Bayes estimation subject to uncertainty about parameter constraints. </w:t>
      </w:r>
      <w:r w:rsidRPr="001A4DE9">
        <w:rPr>
          <w:rFonts w:cs="Times New Roman"/>
          <w:i/>
          <w:sz w:val="20"/>
          <w:szCs w:val="20"/>
          <w:lang w:val="en-GB" w:eastAsia="ko-KR"/>
        </w:rPr>
        <w:t>Biometrika</w:t>
      </w:r>
      <w:r w:rsidRPr="001A4DE9">
        <w:rPr>
          <w:rFonts w:cs="Times New Roman"/>
          <w:sz w:val="20"/>
          <w:szCs w:val="20"/>
          <w:lang w:val="en-GB" w:eastAsia="ko-KR"/>
        </w:rPr>
        <w:t xml:space="preserve">, </w:t>
      </w:r>
      <w:r w:rsidRPr="001A4DE9">
        <w:rPr>
          <w:rFonts w:cs="Times New Roman"/>
          <w:b/>
          <w:sz w:val="20"/>
          <w:szCs w:val="20"/>
          <w:lang w:val="en-GB" w:eastAsia="ko-KR"/>
        </w:rPr>
        <w:t>63(1)</w:t>
      </w:r>
      <w:r w:rsidRPr="001A4DE9">
        <w:rPr>
          <w:rFonts w:cs="Times New Roman"/>
          <w:sz w:val="20"/>
          <w:szCs w:val="20"/>
          <w:lang w:val="en-GB" w:eastAsia="ko-KR"/>
        </w:rPr>
        <w:t>, 201–203, doi:</w:t>
      </w:r>
      <w:hyperlink r:id="rId666" w:history="1">
        <w:r w:rsidRPr="001A4DE9">
          <w:rPr>
            <w:rStyle w:val="Hyperlink"/>
            <w:rFonts w:cs="Times New Roman"/>
            <w:sz w:val="20"/>
            <w:szCs w:val="20"/>
            <w:lang w:val="en-GB"/>
          </w:rPr>
          <w:t>10.1093/biomet/63.1.201</w:t>
        </w:r>
      </w:hyperlink>
      <w:r w:rsidRPr="001A4DE9">
        <w:rPr>
          <w:rFonts w:cs="Times New Roman"/>
          <w:sz w:val="20"/>
          <w:szCs w:val="20"/>
          <w:lang w:val="en-GB" w:eastAsia="ko-KR"/>
        </w:rPr>
        <w:t>.</w:t>
      </w:r>
    </w:p>
    <w:p w14:paraId="74382E7F" w14:textId="45E610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O’Neill, B.C. et al., 2016: The Scenario Model Intercomparison Project (ScenarioMIP) for CMIP6.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3461–3482, doi:</w:t>
      </w:r>
      <w:hyperlink r:id="rId667" w:history="1">
        <w:r w:rsidRPr="001A4DE9">
          <w:rPr>
            <w:rStyle w:val="Hyperlink"/>
            <w:rFonts w:cs="Times New Roman"/>
            <w:sz w:val="20"/>
            <w:szCs w:val="20"/>
            <w:lang w:val="en-GB"/>
          </w:rPr>
          <w:t>10.5194/gmd-9-3461-2016</w:t>
        </w:r>
      </w:hyperlink>
      <w:r w:rsidRPr="001A4DE9">
        <w:rPr>
          <w:rFonts w:cs="Times New Roman"/>
          <w:sz w:val="20"/>
          <w:szCs w:val="20"/>
          <w:lang w:val="en-GB" w:eastAsia="ko-KR"/>
        </w:rPr>
        <w:t>.</w:t>
      </w:r>
    </w:p>
    <w:p w14:paraId="2624E00B" w14:textId="3D309D6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O’Neill, B.C. et al., 2017: IPCC reasons for concern regarding climate change risks.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28–</w:t>
      </w:r>
      <w:r w:rsidRPr="001A4DE9">
        <w:rPr>
          <w:rFonts w:cs="Times New Roman"/>
          <w:sz w:val="20"/>
          <w:szCs w:val="20"/>
          <w:lang w:val="en-GB" w:eastAsia="ko-KR"/>
        </w:rPr>
        <w:lastRenderedPageBreak/>
        <w:t>37, doi:</w:t>
      </w:r>
      <w:hyperlink r:id="rId668" w:history="1">
        <w:r w:rsidRPr="001A4DE9">
          <w:rPr>
            <w:rStyle w:val="Hyperlink"/>
            <w:rFonts w:cs="Times New Roman"/>
            <w:sz w:val="20"/>
            <w:szCs w:val="20"/>
            <w:lang w:val="en-GB"/>
          </w:rPr>
          <w:t>10.1038/nclimate3179</w:t>
        </w:r>
      </w:hyperlink>
      <w:r w:rsidRPr="001A4DE9">
        <w:rPr>
          <w:rFonts w:cs="Times New Roman"/>
          <w:sz w:val="20"/>
          <w:szCs w:val="20"/>
          <w:lang w:val="en-GB" w:eastAsia="ko-KR"/>
        </w:rPr>
        <w:t>.</w:t>
      </w:r>
    </w:p>
    <w:p w14:paraId="0D146FE3" w14:textId="71BCAEF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O’Reilly, C.H., D.J. Befort, and A. Weisheimer, 2020: Calibrating large-ensemble European climate projections using observational data.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1033–1049, doi:</w:t>
      </w:r>
      <w:hyperlink r:id="rId669" w:history="1">
        <w:r w:rsidRPr="001A4DE9">
          <w:rPr>
            <w:rStyle w:val="Hyperlink"/>
            <w:rFonts w:cs="Times New Roman"/>
            <w:sz w:val="20"/>
            <w:szCs w:val="20"/>
            <w:lang w:val="en-GB"/>
          </w:rPr>
          <w:t>10.5194/esd-11-1033-2020</w:t>
        </w:r>
      </w:hyperlink>
      <w:r w:rsidRPr="001A4DE9">
        <w:rPr>
          <w:rFonts w:cs="Times New Roman"/>
          <w:sz w:val="20"/>
          <w:szCs w:val="20"/>
          <w:lang w:val="en-GB" w:eastAsia="ko-KR"/>
        </w:rPr>
        <w:t>.</w:t>
      </w:r>
    </w:p>
    <w:p w14:paraId="6E904896" w14:textId="2462EB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Oelsmann, J., L. Borchert, R. Hand, J. Baehr, and J.H. Jungclaus, 2020: Linking Ocean Forcing and Atmospheric Interactions to Atlantic Multidecadal Variability in MPI-ESM1.2.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47(10)</w:t>
      </w:r>
      <w:r w:rsidRPr="001A4DE9">
        <w:rPr>
          <w:rFonts w:cs="Times New Roman"/>
          <w:sz w:val="20"/>
          <w:szCs w:val="20"/>
          <w:lang w:val="en-GB" w:eastAsia="ko-KR"/>
        </w:rPr>
        <w:t>, e2020GL087259, doi:</w:t>
      </w:r>
      <w:hyperlink r:id="rId670" w:history="1">
        <w:r w:rsidRPr="001A4DE9">
          <w:rPr>
            <w:rStyle w:val="Hyperlink"/>
            <w:rFonts w:cs="Times New Roman"/>
            <w:sz w:val="20"/>
            <w:szCs w:val="20"/>
            <w:lang w:val="en-GB"/>
          </w:rPr>
          <w:t>10.1029/2020gl087259</w:t>
        </w:r>
      </w:hyperlink>
      <w:r w:rsidRPr="001A4DE9">
        <w:rPr>
          <w:rFonts w:cs="Times New Roman"/>
          <w:sz w:val="20"/>
          <w:szCs w:val="20"/>
          <w:lang w:val="en-GB" w:eastAsia="ko-KR"/>
        </w:rPr>
        <w:t>.</w:t>
      </w:r>
    </w:p>
    <w:p w14:paraId="0201B5D3" w14:textId="29D34C9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Ohba, M., H. Shiogama, T. Yokohata, and M. Watanabe, 2013: Impact of strong tropical volcanic eruptions on enso simulated in a coupled gcm.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26(14)</w:t>
      </w:r>
      <w:r w:rsidRPr="001A4DE9">
        <w:rPr>
          <w:rFonts w:cs="Times New Roman"/>
          <w:sz w:val="20"/>
          <w:szCs w:val="20"/>
          <w:lang w:val="en-GB" w:eastAsia="ko-KR"/>
        </w:rPr>
        <w:t>, 5169–5182, doi:</w:t>
      </w:r>
      <w:hyperlink r:id="rId671" w:history="1">
        <w:r w:rsidRPr="001A4DE9">
          <w:rPr>
            <w:rStyle w:val="Hyperlink"/>
            <w:rFonts w:cs="Times New Roman"/>
            <w:sz w:val="20"/>
            <w:szCs w:val="20"/>
            <w:lang w:val="en-GB"/>
          </w:rPr>
          <w:t>10.1175/jcli-d-12-00471.1</w:t>
        </w:r>
      </w:hyperlink>
      <w:r w:rsidRPr="001A4DE9">
        <w:rPr>
          <w:rFonts w:cs="Times New Roman"/>
          <w:sz w:val="20"/>
          <w:szCs w:val="20"/>
          <w:lang w:val="en-GB" w:eastAsia="ko-KR"/>
        </w:rPr>
        <w:t>.</w:t>
      </w:r>
    </w:p>
    <w:p w14:paraId="2A2E1FFD" w14:textId="2921C7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Oldenburg, D., K.C. Armour, L.A.A. Thompson, and C.M. Bitz, 2018: Distinct Mechanisms of Ocean Heat Transport Into the Arctic Under Internal Variability and Climate Change.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45(15)</w:t>
      </w:r>
      <w:r w:rsidRPr="001A4DE9">
        <w:rPr>
          <w:rFonts w:cs="Times New Roman"/>
          <w:sz w:val="20"/>
          <w:szCs w:val="20"/>
          <w:lang w:val="en-GB" w:eastAsia="ko-KR"/>
        </w:rPr>
        <w:t>, 7692–7700, doi:</w:t>
      </w:r>
      <w:hyperlink r:id="rId672" w:history="1">
        <w:r w:rsidRPr="001A4DE9">
          <w:rPr>
            <w:rStyle w:val="Hyperlink"/>
            <w:rFonts w:cs="Times New Roman"/>
            <w:sz w:val="20"/>
            <w:szCs w:val="20"/>
            <w:lang w:val="en-GB"/>
          </w:rPr>
          <w:t>10.1029/2018gl078719</w:t>
        </w:r>
      </w:hyperlink>
      <w:r w:rsidRPr="001A4DE9">
        <w:rPr>
          <w:rFonts w:cs="Times New Roman"/>
          <w:sz w:val="20"/>
          <w:szCs w:val="20"/>
          <w:lang w:val="en-GB" w:eastAsia="ko-KR"/>
        </w:rPr>
        <w:t>.</w:t>
      </w:r>
    </w:p>
    <w:p w14:paraId="0FE10260" w14:textId="5B556B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Olonscheck, D. and D. Notz, 2017: Consistently Estimating Internal Climate Variability from Climate Model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30(23)</w:t>
      </w:r>
      <w:r w:rsidRPr="001A4DE9">
        <w:rPr>
          <w:rFonts w:cs="Times New Roman"/>
          <w:sz w:val="20"/>
          <w:szCs w:val="20"/>
          <w:lang w:val="en-GB" w:eastAsia="ko-KR"/>
        </w:rPr>
        <w:t>, 9555–9573, doi:</w:t>
      </w:r>
      <w:hyperlink r:id="rId673" w:history="1">
        <w:r w:rsidRPr="001A4DE9">
          <w:rPr>
            <w:rStyle w:val="Hyperlink"/>
            <w:rFonts w:cs="Times New Roman"/>
            <w:sz w:val="20"/>
            <w:szCs w:val="20"/>
            <w:lang w:val="en-GB"/>
          </w:rPr>
          <w:t>10.1175/jcli-d-16-0428.1</w:t>
        </w:r>
      </w:hyperlink>
      <w:r w:rsidRPr="001A4DE9">
        <w:rPr>
          <w:rFonts w:cs="Times New Roman"/>
          <w:sz w:val="20"/>
          <w:szCs w:val="20"/>
          <w:lang w:val="en-GB" w:eastAsia="ko-KR"/>
        </w:rPr>
        <w:t>.</w:t>
      </w:r>
    </w:p>
    <w:p w14:paraId="771111BB" w14:textId="0FE56B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Olson, R., S.-I. An, Y. Fan, J.P. Evans, and L. Caesar, 2018: North Atlantic observations sharpen meridional overturning projections.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50(11–12)</w:t>
      </w:r>
      <w:r w:rsidRPr="001A4DE9">
        <w:rPr>
          <w:rFonts w:cs="Times New Roman"/>
          <w:sz w:val="20"/>
          <w:szCs w:val="20"/>
          <w:lang w:val="en-GB" w:eastAsia="ko-KR"/>
        </w:rPr>
        <w:t>, 4171–4188, doi:</w:t>
      </w:r>
      <w:hyperlink r:id="rId674" w:history="1">
        <w:r w:rsidRPr="001A4DE9">
          <w:rPr>
            <w:rStyle w:val="Hyperlink"/>
            <w:rFonts w:cs="Times New Roman"/>
            <w:sz w:val="20"/>
            <w:szCs w:val="20"/>
            <w:lang w:val="en-GB"/>
          </w:rPr>
          <w:t>10.1007/s00382-017-3867-7</w:t>
        </w:r>
      </w:hyperlink>
      <w:r w:rsidRPr="001A4DE9">
        <w:rPr>
          <w:rFonts w:cs="Times New Roman"/>
          <w:sz w:val="20"/>
          <w:szCs w:val="20"/>
          <w:lang w:val="en-GB" w:eastAsia="ko-KR"/>
        </w:rPr>
        <w:t>.</w:t>
      </w:r>
    </w:p>
    <w:p w14:paraId="6F489B00" w14:textId="0928D4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Olson, R. et al., 2019: A novel method to test non-exclusive hypotheses applied to Arctic ice projections from dependent models.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3016, doi:</w:t>
      </w:r>
      <w:hyperlink r:id="rId675" w:history="1">
        <w:r w:rsidRPr="001A4DE9">
          <w:rPr>
            <w:rStyle w:val="Hyperlink"/>
            <w:rFonts w:cs="Times New Roman"/>
            <w:sz w:val="20"/>
            <w:szCs w:val="20"/>
            <w:lang w:val="en-GB"/>
          </w:rPr>
          <w:t>10.1038/s41467-019-10561-x</w:t>
        </w:r>
      </w:hyperlink>
      <w:r w:rsidRPr="001A4DE9">
        <w:rPr>
          <w:rFonts w:cs="Times New Roman"/>
          <w:sz w:val="20"/>
          <w:szCs w:val="20"/>
          <w:lang w:val="en-GB" w:eastAsia="ko-KR"/>
        </w:rPr>
        <w:t>.</w:t>
      </w:r>
    </w:p>
    <w:p w14:paraId="7E70F65A" w14:textId="59C674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Onarheim, I.H., T. Eldevik, M. Årthun, R.B. Ingvaldsen, and L.H. Smedsrud, 2015: Skillful prediction of Barents Sea ice cover.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42(13)</w:t>
      </w:r>
      <w:r w:rsidRPr="001A4DE9">
        <w:rPr>
          <w:rFonts w:cs="Times New Roman"/>
          <w:sz w:val="20"/>
          <w:szCs w:val="20"/>
          <w:lang w:val="en-GB" w:eastAsia="ko-KR"/>
        </w:rPr>
        <w:t>, 5364–5371, doi:</w:t>
      </w:r>
      <w:hyperlink r:id="rId676" w:history="1">
        <w:r w:rsidRPr="001A4DE9">
          <w:rPr>
            <w:rStyle w:val="Hyperlink"/>
            <w:rFonts w:cs="Times New Roman"/>
            <w:sz w:val="20"/>
            <w:szCs w:val="20"/>
            <w:lang w:val="en-GB"/>
          </w:rPr>
          <w:t>10.1002/2015gl064359</w:t>
        </w:r>
      </w:hyperlink>
      <w:r w:rsidRPr="001A4DE9">
        <w:rPr>
          <w:rFonts w:cs="Times New Roman"/>
          <w:sz w:val="20"/>
          <w:szCs w:val="20"/>
          <w:lang w:val="en-GB" w:eastAsia="ko-KR"/>
        </w:rPr>
        <w:t>.</w:t>
      </w:r>
    </w:p>
    <w:p w14:paraId="2D7FCAE3" w14:textId="416933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Osborn, T.J., C.J. Wallace, J.A. Lowe, and D. Bernie, 2018: Performance of Pattern-Scaled Climate Projections under High-End Warming. Part I: Surface Air Temperature over Land.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31(14)</w:t>
      </w:r>
      <w:r w:rsidRPr="001A4DE9">
        <w:rPr>
          <w:rFonts w:cs="Times New Roman"/>
          <w:sz w:val="20"/>
          <w:szCs w:val="20"/>
          <w:lang w:val="en-GB" w:eastAsia="ko-KR"/>
        </w:rPr>
        <w:t>, 5667–5680, doi:</w:t>
      </w:r>
      <w:hyperlink r:id="rId677" w:history="1">
        <w:r w:rsidRPr="001A4DE9">
          <w:rPr>
            <w:rStyle w:val="Hyperlink"/>
            <w:rFonts w:cs="Times New Roman"/>
            <w:sz w:val="20"/>
            <w:szCs w:val="20"/>
            <w:lang w:val="en-GB"/>
          </w:rPr>
          <w:t>10.1175/jcli-d-17-0780.1</w:t>
        </w:r>
      </w:hyperlink>
      <w:r w:rsidRPr="001A4DE9">
        <w:rPr>
          <w:rFonts w:cs="Times New Roman"/>
          <w:sz w:val="20"/>
          <w:szCs w:val="20"/>
          <w:lang w:val="en-GB" w:eastAsia="ko-KR"/>
        </w:rPr>
        <w:t>.</w:t>
      </w:r>
    </w:p>
    <w:p w14:paraId="7BF631FD" w14:textId="68DA7E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Oschlies, A., M. Pahlow, A. Yool, and R.J. Matear, 2010: Climate engineering by artificial ocean upwelling: Channelling the sorcerer’s apprentice.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37(4)</w:t>
      </w:r>
      <w:r w:rsidRPr="001A4DE9">
        <w:rPr>
          <w:rFonts w:cs="Times New Roman"/>
          <w:sz w:val="20"/>
          <w:szCs w:val="20"/>
          <w:lang w:val="en-GB" w:eastAsia="ko-KR"/>
        </w:rPr>
        <w:t>, 1–5, doi:</w:t>
      </w:r>
      <w:hyperlink r:id="rId678" w:history="1">
        <w:r w:rsidRPr="001A4DE9">
          <w:rPr>
            <w:rStyle w:val="Hyperlink"/>
            <w:rFonts w:cs="Times New Roman"/>
            <w:sz w:val="20"/>
            <w:szCs w:val="20"/>
            <w:lang w:val="en-GB"/>
          </w:rPr>
          <w:t>10.1029/2009gl041961</w:t>
        </w:r>
      </w:hyperlink>
      <w:r w:rsidRPr="001A4DE9">
        <w:rPr>
          <w:rFonts w:cs="Times New Roman"/>
          <w:sz w:val="20"/>
          <w:szCs w:val="20"/>
          <w:lang w:val="en-GB" w:eastAsia="ko-KR"/>
        </w:rPr>
        <w:t>.</w:t>
      </w:r>
    </w:p>
    <w:p w14:paraId="2144B1B4" w14:textId="367B79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Oudar, T., J. Cattiaux, and H. Douville, 2020: Drivers of the Northern Extratropical Eddy-Driven Jet Change in CMIP5 and CMIP6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47(8)</w:t>
      </w:r>
      <w:r w:rsidRPr="001A4DE9">
        <w:rPr>
          <w:rFonts w:cs="Times New Roman"/>
          <w:sz w:val="20"/>
          <w:szCs w:val="20"/>
          <w:lang w:val="en-GB" w:eastAsia="ko-KR"/>
        </w:rPr>
        <w:t>, e2019GL086695, doi:</w:t>
      </w:r>
      <w:hyperlink r:id="rId679" w:history="1">
        <w:r w:rsidRPr="001A4DE9">
          <w:rPr>
            <w:rStyle w:val="Hyperlink"/>
            <w:rFonts w:cs="Times New Roman"/>
            <w:sz w:val="20"/>
            <w:szCs w:val="20"/>
            <w:lang w:val="en-GB"/>
          </w:rPr>
          <w:t>10.1029/2019gl086695</w:t>
        </w:r>
      </w:hyperlink>
      <w:r w:rsidRPr="001A4DE9">
        <w:rPr>
          <w:rFonts w:cs="Times New Roman"/>
          <w:sz w:val="20"/>
          <w:szCs w:val="20"/>
          <w:lang w:val="en-GB" w:eastAsia="ko-KR"/>
        </w:rPr>
        <w:t>.</w:t>
      </w:r>
    </w:p>
    <w:p w14:paraId="39FA9138" w14:textId="00A794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Oudar, T. et al., 2017: Respective roles of direct GHG radiative forcing and induced Arctic sea ice loss on the Northern Hemisphere atmospheric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49(11–12)</w:t>
      </w:r>
      <w:r w:rsidRPr="001A4DE9">
        <w:rPr>
          <w:rFonts w:cs="Times New Roman"/>
          <w:sz w:val="20"/>
          <w:szCs w:val="20"/>
          <w:lang w:val="en-GB" w:eastAsia="ko-KR"/>
        </w:rPr>
        <w:t>, 3693–3713, doi:</w:t>
      </w:r>
      <w:hyperlink r:id="rId680" w:history="1">
        <w:r w:rsidRPr="001A4DE9">
          <w:rPr>
            <w:rStyle w:val="Hyperlink"/>
            <w:rFonts w:cs="Times New Roman"/>
            <w:sz w:val="20"/>
            <w:szCs w:val="20"/>
            <w:lang w:val="en-GB"/>
          </w:rPr>
          <w:t>10.1007/s00382-017-3541-0</w:t>
        </w:r>
      </w:hyperlink>
      <w:r w:rsidRPr="001A4DE9">
        <w:rPr>
          <w:rFonts w:cs="Times New Roman"/>
          <w:sz w:val="20"/>
          <w:szCs w:val="20"/>
          <w:lang w:val="en-GB" w:eastAsia="ko-KR"/>
        </w:rPr>
        <w:t>.</w:t>
      </w:r>
    </w:p>
    <w:p w14:paraId="3806D168" w14:textId="71F94BC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Paik, S. and S.K. Min, 2018: Assessing the impact of volcanic eruptions on climate extremes using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31(14)</w:t>
      </w:r>
      <w:r w:rsidRPr="001A4DE9">
        <w:rPr>
          <w:rFonts w:cs="Times New Roman"/>
          <w:sz w:val="20"/>
          <w:szCs w:val="20"/>
          <w:lang w:val="en-GB" w:eastAsia="ko-KR"/>
        </w:rPr>
        <w:t>, 5333–5349, doi:</w:t>
      </w:r>
      <w:hyperlink r:id="rId681" w:history="1">
        <w:r w:rsidRPr="001A4DE9">
          <w:rPr>
            <w:rStyle w:val="Hyperlink"/>
            <w:rFonts w:cs="Times New Roman"/>
            <w:sz w:val="20"/>
            <w:szCs w:val="20"/>
            <w:lang w:val="en-GB"/>
          </w:rPr>
          <w:t>10.1175/jcli-d-17-0651.1</w:t>
        </w:r>
      </w:hyperlink>
      <w:r w:rsidRPr="001A4DE9">
        <w:rPr>
          <w:rFonts w:cs="Times New Roman"/>
          <w:sz w:val="20"/>
          <w:szCs w:val="20"/>
          <w:lang w:val="en-GB" w:eastAsia="ko-KR"/>
        </w:rPr>
        <w:t>.</w:t>
      </w:r>
    </w:p>
    <w:p w14:paraId="03DCD807" w14:textId="77BFD3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Paik, S., S.K. Min, C.E. Iles, E.M. Fischer, and A.P. Schurer, 2020: Volcanic-induced global monsoon drying modulated by diverse El Ninõ responses.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6(21)</w:t>
      </w:r>
      <w:r w:rsidRPr="001A4DE9">
        <w:rPr>
          <w:rFonts w:cs="Times New Roman"/>
          <w:sz w:val="20"/>
          <w:szCs w:val="20"/>
          <w:lang w:val="en-GB" w:eastAsia="ko-KR"/>
        </w:rPr>
        <w:t>, 1–9, doi:</w:t>
      </w:r>
      <w:hyperlink r:id="rId682" w:history="1">
        <w:r w:rsidRPr="001A4DE9">
          <w:rPr>
            <w:rStyle w:val="Hyperlink"/>
            <w:rFonts w:cs="Times New Roman"/>
            <w:sz w:val="20"/>
            <w:szCs w:val="20"/>
            <w:lang w:val="en-GB"/>
          </w:rPr>
          <w:t>10.1126/sciadv.aba1212</w:t>
        </w:r>
      </w:hyperlink>
      <w:r w:rsidRPr="001A4DE9">
        <w:rPr>
          <w:rFonts w:cs="Times New Roman"/>
          <w:sz w:val="20"/>
          <w:szCs w:val="20"/>
          <w:lang w:val="en-GB" w:eastAsia="ko-KR"/>
        </w:rPr>
        <w:t>.</w:t>
      </w:r>
    </w:p>
    <w:p w14:paraId="15239720" w14:textId="2A90BD2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Palter, J.B., T.L. Frölicher, D. Paynter, and J.G. John, 2018: Climate, ocean circulation, and sea level changes under stabilization and overshoot pathways to 1.5 K warming.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817–828, doi:</w:t>
      </w:r>
      <w:hyperlink r:id="rId683" w:history="1">
        <w:r w:rsidRPr="001A4DE9">
          <w:rPr>
            <w:rStyle w:val="Hyperlink"/>
            <w:rFonts w:cs="Times New Roman"/>
            <w:sz w:val="20"/>
            <w:szCs w:val="20"/>
            <w:lang w:val="en-GB"/>
          </w:rPr>
          <w:t>10.5194/esd-9-817-2018</w:t>
        </w:r>
      </w:hyperlink>
      <w:r w:rsidRPr="001A4DE9">
        <w:rPr>
          <w:rFonts w:cs="Times New Roman"/>
          <w:sz w:val="20"/>
          <w:szCs w:val="20"/>
          <w:lang w:val="en-GB" w:eastAsia="ko-KR"/>
        </w:rPr>
        <w:t>.</w:t>
      </w:r>
    </w:p>
    <w:p w14:paraId="0DB580C6" w14:textId="739863E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Park, J.-Y., C.A. Stock, J.P. Dunne, X. Yang, and A. Rosati, 2019: Seasonal to multiannual marine ecosystem prediction with a global Earth system model.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365(6450)</w:t>
      </w:r>
      <w:r w:rsidRPr="001A4DE9">
        <w:rPr>
          <w:rFonts w:cs="Times New Roman"/>
          <w:sz w:val="20"/>
          <w:szCs w:val="20"/>
          <w:lang w:val="en-GB" w:eastAsia="ko-KR"/>
        </w:rPr>
        <w:t>, 284–288, doi:</w:t>
      </w:r>
      <w:r w:rsidR="00BA1402">
        <w:fldChar w:fldCharType="begin"/>
      </w:r>
      <w:r w:rsidR="00BA1402" w:rsidRPr="00324FBB">
        <w:rPr>
          <w:lang w:val="en-US"/>
          <w:rPrChange w:id="5365" w:author="Clotilde Pean" w:date="2021-06-22T10:12:00Z">
            <w:rPr/>
          </w:rPrChange>
        </w:rPr>
        <w:instrText xml:space="preserve"> HYPERLINK "https://dx.doi.org/10.1126/science.aav6634" </w:instrText>
      </w:r>
      <w:r w:rsidR="00BA1402">
        <w:fldChar w:fldCharType="separate"/>
      </w:r>
      <w:r w:rsidRPr="001A4DE9">
        <w:rPr>
          <w:rStyle w:val="Hyperlink"/>
          <w:rFonts w:cs="Times New Roman"/>
          <w:sz w:val="20"/>
          <w:szCs w:val="20"/>
          <w:lang w:val="en-GB"/>
        </w:rPr>
        <w:t>10.1126/science.aav6634</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383C9B4F" w14:textId="738C948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Parker, W.S., 2009: II-Wendy S. Parker: Confirmation and adequacy-for-Purpose in Climate Modelling. </w:t>
      </w:r>
      <w:r w:rsidRPr="001A4DE9">
        <w:rPr>
          <w:rFonts w:cs="Times New Roman"/>
          <w:i/>
          <w:sz w:val="20"/>
          <w:szCs w:val="20"/>
          <w:lang w:val="en-GB" w:eastAsia="ko-KR"/>
        </w:rPr>
        <w:t>Aristotelian Society Supplementary Volume</w:t>
      </w:r>
      <w:r w:rsidRPr="001A4DE9">
        <w:rPr>
          <w:rFonts w:cs="Times New Roman"/>
          <w:sz w:val="20"/>
          <w:szCs w:val="20"/>
          <w:lang w:val="en-GB" w:eastAsia="ko-KR"/>
        </w:rPr>
        <w:t xml:space="preserve">, </w:t>
      </w:r>
      <w:r w:rsidRPr="001A4DE9">
        <w:rPr>
          <w:rFonts w:cs="Times New Roman"/>
          <w:b/>
          <w:sz w:val="20"/>
          <w:szCs w:val="20"/>
          <w:lang w:val="en-GB" w:eastAsia="ko-KR"/>
        </w:rPr>
        <w:t>83(1)</w:t>
      </w:r>
      <w:r w:rsidRPr="001A4DE9">
        <w:rPr>
          <w:rFonts w:cs="Times New Roman"/>
          <w:sz w:val="20"/>
          <w:szCs w:val="20"/>
          <w:lang w:val="en-GB" w:eastAsia="ko-KR"/>
        </w:rPr>
        <w:t>, 233–249, doi:</w:t>
      </w:r>
      <w:hyperlink r:id="rId684" w:history="1">
        <w:r w:rsidRPr="001A4DE9">
          <w:rPr>
            <w:rStyle w:val="Hyperlink"/>
            <w:rFonts w:cs="Times New Roman"/>
            <w:sz w:val="20"/>
            <w:szCs w:val="20"/>
            <w:lang w:val="en-GB"/>
          </w:rPr>
          <w:t>10.1111/j.1467-8349.2009.00180.x</w:t>
        </w:r>
      </w:hyperlink>
      <w:r w:rsidRPr="001A4DE9">
        <w:rPr>
          <w:rFonts w:cs="Times New Roman"/>
          <w:sz w:val="20"/>
          <w:szCs w:val="20"/>
          <w:lang w:val="en-GB" w:eastAsia="ko-KR"/>
        </w:rPr>
        <w:t>.</w:t>
      </w:r>
    </w:p>
    <w:p w14:paraId="732AC672" w14:textId="5AF504E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Parsons, L.A., M.K. Brennan, R.C.J. Wills, and C. Proistosescu, 2020: Magnitudes and Spatial Patterns of Interdecadal Temperature Variability in CMIP6.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47(7)</w:t>
      </w:r>
      <w:r w:rsidRPr="001A4DE9">
        <w:rPr>
          <w:rFonts w:cs="Times New Roman"/>
          <w:sz w:val="20"/>
          <w:szCs w:val="20"/>
          <w:lang w:val="en-GB" w:eastAsia="ko-KR"/>
        </w:rPr>
        <w:t>, e2019GL086588, doi:</w:t>
      </w:r>
      <w:hyperlink r:id="rId685" w:history="1">
        <w:r w:rsidRPr="001A4DE9">
          <w:rPr>
            <w:rStyle w:val="Hyperlink"/>
            <w:rFonts w:cs="Times New Roman"/>
            <w:sz w:val="20"/>
            <w:szCs w:val="20"/>
            <w:lang w:val="en-GB"/>
          </w:rPr>
          <w:t>10.1029/2019gl086588</w:t>
        </w:r>
      </w:hyperlink>
      <w:r w:rsidRPr="001A4DE9">
        <w:rPr>
          <w:rFonts w:cs="Times New Roman"/>
          <w:sz w:val="20"/>
          <w:szCs w:val="20"/>
          <w:lang w:val="en-GB" w:eastAsia="ko-KR"/>
        </w:rPr>
        <w:t>.</w:t>
      </w:r>
    </w:p>
    <w:p w14:paraId="04C90CED" w14:textId="629F68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Parsons, S., J.A. Renwick, and A.J. McDonald, 2016: An Assessment of Future Southern Hemisphere Blocking Using CMIP5 Projections from Four GCMs.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29(21)</w:t>
      </w:r>
      <w:r w:rsidRPr="001A4DE9">
        <w:rPr>
          <w:rFonts w:cs="Times New Roman"/>
          <w:sz w:val="20"/>
          <w:szCs w:val="20"/>
          <w:lang w:val="en-GB" w:eastAsia="ko-KR"/>
        </w:rPr>
        <w:t>, 7599–7611, doi:</w:t>
      </w:r>
      <w:hyperlink r:id="rId686" w:history="1">
        <w:r w:rsidRPr="001A4DE9">
          <w:rPr>
            <w:rStyle w:val="Hyperlink"/>
            <w:rFonts w:cs="Times New Roman"/>
            <w:sz w:val="20"/>
            <w:szCs w:val="20"/>
            <w:lang w:val="en-GB"/>
          </w:rPr>
          <w:t>10.1175/jcli-d-15-0754.1</w:t>
        </w:r>
      </w:hyperlink>
      <w:r w:rsidRPr="001A4DE9">
        <w:rPr>
          <w:rFonts w:cs="Times New Roman"/>
          <w:sz w:val="20"/>
          <w:szCs w:val="20"/>
          <w:lang w:val="en-GB" w:eastAsia="ko-KR"/>
        </w:rPr>
        <w:t>.</w:t>
      </w:r>
    </w:p>
    <w:p w14:paraId="188B76FF" w14:textId="48390B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Partanen, A.-I. et al., 2012: Direct and indirect effects of sea spray geoengineering and the role of injected particle size.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117(D2)</w:t>
      </w:r>
      <w:r w:rsidRPr="001A4DE9">
        <w:rPr>
          <w:rFonts w:cs="Times New Roman"/>
          <w:sz w:val="20"/>
          <w:szCs w:val="20"/>
          <w:lang w:val="en-GB" w:eastAsia="ko-KR"/>
        </w:rPr>
        <w:t>, D02203, doi:</w:t>
      </w:r>
      <w:hyperlink r:id="rId687" w:history="1">
        <w:r w:rsidRPr="001A4DE9">
          <w:rPr>
            <w:rStyle w:val="Hyperlink"/>
            <w:rFonts w:cs="Times New Roman"/>
            <w:sz w:val="20"/>
            <w:szCs w:val="20"/>
            <w:lang w:val="en-GB"/>
          </w:rPr>
          <w:t>10.1029/2011jd016428</w:t>
        </w:r>
      </w:hyperlink>
      <w:r w:rsidRPr="001A4DE9">
        <w:rPr>
          <w:rFonts w:cs="Times New Roman"/>
          <w:sz w:val="20"/>
          <w:szCs w:val="20"/>
          <w:lang w:val="en-GB" w:eastAsia="ko-KR"/>
        </w:rPr>
        <w:t>.</w:t>
      </w:r>
    </w:p>
    <w:p w14:paraId="4F846E09" w14:textId="4B02A2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Pascale, S. et al., 2017: Weakening of the North American monsoon with global warming.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7(11)</w:t>
      </w:r>
      <w:r w:rsidRPr="001A4DE9">
        <w:rPr>
          <w:rFonts w:cs="Times New Roman"/>
          <w:sz w:val="20"/>
          <w:szCs w:val="20"/>
          <w:lang w:val="en-GB" w:eastAsia="ko-KR"/>
        </w:rPr>
        <w:t>, 806–812, doi:</w:t>
      </w:r>
      <w:hyperlink r:id="rId688" w:history="1">
        <w:r w:rsidRPr="001A4DE9">
          <w:rPr>
            <w:rStyle w:val="Hyperlink"/>
            <w:rFonts w:cs="Times New Roman"/>
            <w:sz w:val="20"/>
            <w:szCs w:val="20"/>
            <w:lang w:val="en-GB"/>
          </w:rPr>
          <w:t>10.1038/nclimate3412</w:t>
        </w:r>
      </w:hyperlink>
      <w:r w:rsidRPr="001A4DE9">
        <w:rPr>
          <w:rFonts w:cs="Times New Roman"/>
          <w:sz w:val="20"/>
          <w:szCs w:val="20"/>
          <w:lang w:val="en-GB" w:eastAsia="ko-KR"/>
        </w:rPr>
        <w:t>.</w:t>
      </w:r>
    </w:p>
    <w:p w14:paraId="3F1F58F7" w14:textId="0D8BB8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Pasternack, A. et al., 2018: Parametric decadal climate forecast recalibration (DeFoReSt 1.0).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351–368, doi:</w:t>
      </w:r>
      <w:hyperlink r:id="rId689" w:history="1">
        <w:r w:rsidRPr="001A4DE9">
          <w:rPr>
            <w:rStyle w:val="Hyperlink"/>
            <w:rFonts w:cs="Times New Roman"/>
            <w:sz w:val="20"/>
            <w:szCs w:val="20"/>
            <w:lang w:val="en-GB"/>
          </w:rPr>
          <w:t>10.5194/gmd-11-351-2018</w:t>
        </w:r>
      </w:hyperlink>
      <w:r w:rsidRPr="001A4DE9">
        <w:rPr>
          <w:rFonts w:cs="Times New Roman"/>
          <w:sz w:val="20"/>
          <w:szCs w:val="20"/>
          <w:lang w:val="en-GB" w:eastAsia="ko-KR"/>
        </w:rPr>
        <w:t>.</w:t>
      </w:r>
    </w:p>
    <w:p w14:paraId="44358053" w14:textId="6A50FF4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Pausata, F.S.R., L. Chafik, R. Caballero, and D.S. Battisti, 2015: Impacts of high-latitude volcanic eruptions on ENSO and AMOC.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112(45)</w:t>
      </w:r>
      <w:r w:rsidRPr="001A4DE9">
        <w:rPr>
          <w:rFonts w:cs="Times New Roman"/>
          <w:sz w:val="20"/>
          <w:szCs w:val="20"/>
          <w:lang w:val="en-GB" w:eastAsia="ko-KR"/>
        </w:rPr>
        <w:t>, 13784–13788, doi:</w:t>
      </w:r>
      <w:hyperlink r:id="rId690" w:history="1">
        <w:r w:rsidRPr="001A4DE9">
          <w:rPr>
            <w:rStyle w:val="Hyperlink"/>
            <w:rFonts w:cs="Times New Roman"/>
            <w:sz w:val="20"/>
            <w:szCs w:val="20"/>
            <w:lang w:val="en-GB"/>
          </w:rPr>
          <w:t>10.1073/pnas.1509153112</w:t>
        </w:r>
      </w:hyperlink>
      <w:r w:rsidRPr="001A4DE9">
        <w:rPr>
          <w:rFonts w:cs="Times New Roman"/>
          <w:sz w:val="20"/>
          <w:szCs w:val="20"/>
          <w:lang w:val="en-GB" w:eastAsia="ko-KR"/>
        </w:rPr>
        <w:t>.</w:t>
      </w:r>
    </w:p>
    <w:p w14:paraId="405E20A2" w14:textId="15F614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Paxian, A. et al., 2019: User-oriented global predictions of the GPCC drought index for the next decade. </w:t>
      </w:r>
      <w:r w:rsidRPr="001A4DE9">
        <w:rPr>
          <w:rFonts w:cs="Times New Roman"/>
          <w:i/>
          <w:sz w:val="20"/>
          <w:szCs w:val="20"/>
          <w:lang w:val="en-GB" w:eastAsia="ko-KR"/>
        </w:rPr>
        <w:t>Meteorologische Zeitschrift</w:t>
      </w:r>
      <w:r w:rsidRPr="001A4DE9">
        <w:rPr>
          <w:rFonts w:cs="Times New Roman"/>
          <w:sz w:val="20"/>
          <w:szCs w:val="20"/>
          <w:lang w:val="en-GB" w:eastAsia="ko-KR"/>
        </w:rPr>
        <w:t xml:space="preserve">, </w:t>
      </w:r>
      <w:r w:rsidRPr="001A4DE9">
        <w:rPr>
          <w:rFonts w:cs="Times New Roman"/>
          <w:b/>
          <w:sz w:val="20"/>
          <w:szCs w:val="20"/>
          <w:lang w:val="en-GB" w:eastAsia="ko-KR"/>
        </w:rPr>
        <w:t>28(1)</w:t>
      </w:r>
      <w:r w:rsidRPr="001A4DE9">
        <w:rPr>
          <w:rFonts w:cs="Times New Roman"/>
          <w:sz w:val="20"/>
          <w:szCs w:val="20"/>
          <w:lang w:val="en-GB" w:eastAsia="ko-KR"/>
        </w:rPr>
        <w:t>, 3–21, doi:</w:t>
      </w:r>
      <w:hyperlink r:id="rId691" w:history="1">
        <w:r w:rsidRPr="001A4DE9">
          <w:rPr>
            <w:rStyle w:val="Hyperlink"/>
            <w:rFonts w:cs="Times New Roman"/>
            <w:sz w:val="20"/>
            <w:szCs w:val="20"/>
            <w:lang w:val="en-GB"/>
          </w:rPr>
          <w:t>10.1127/metz/2018/0912</w:t>
        </w:r>
      </w:hyperlink>
      <w:r w:rsidRPr="001A4DE9">
        <w:rPr>
          <w:rFonts w:cs="Times New Roman"/>
          <w:sz w:val="20"/>
          <w:szCs w:val="20"/>
          <w:lang w:val="en-GB" w:eastAsia="ko-KR"/>
        </w:rPr>
        <w:t>.</w:t>
      </w:r>
    </w:p>
    <w:p w14:paraId="1C805F2A" w14:textId="3F1F00E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Peings, Y., J. Cattiaux, S. Vavrus, and G. Magnusdottir, 2017: Late twenty-first-century changes in the midlatitude atmospheric circulation in the CESM large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30(15)</w:t>
      </w:r>
      <w:r w:rsidRPr="001A4DE9">
        <w:rPr>
          <w:rFonts w:cs="Times New Roman"/>
          <w:sz w:val="20"/>
          <w:szCs w:val="20"/>
          <w:lang w:val="en-GB" w:eastAsia="ko-KR"/>
        </w:rPr>
        <w:t>, 5943–5960, doi:</w:t>
      </w:r>
      <w:hyperlink r:id="rId692" w:history="1">
        <w:r w:rsidRPr="001A4DE9">
          <w:rPr>
            <w:rStyle w:val="Hyperlink"/>
            <w:rFonts w:cs="Times New Roman"/>
            <w:sz w:val="20"/>
            <w:szCs w:val="20"/>
            <w:lang w:val="en-GB"/>
          </w:rPr>
          <w:t>10.1175/jcli-d-16-0340.1</w:t>
        </w:r>
      </w:hyperlink>
      <w:r w:rsidRPr="001A4DE9">
        <w:rPr>
          <w:rFonts w:cs="Times New Roman"/>
          <w:sz w:val="20"/>
          <w:szCs w:val="20"/>
          <w:lang w:val="en-GB" w:eastAsia="ko-KR"/>
        </w:rPr>
        <w:t>.</w:t>
      </w:r>
    </w:p>
    <w:p w14:paraId="2371BD30" w14:textId="0DC7A9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Peings, Y., J. Cattiaux, S.J. Vavrus, and G. Magnusdottir, 2018: Projected squeezing of the wintertime North-Atlantic jet.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13(7)</w:t>
      </w:r>
      <w:r w:rsidRPr="001A4DE9">
        <w:rPr>
          <w:rFonts w:cs="Times New Roman"/>
          <w:sz w:val="20"/>
          <w:szCs w:val="20"/>
          <w:lang w:val="en-GB" w:eastAsia="ko-KR"/>
        </w:rPr>
        <w:t>, 74016, doi:</w:t>
      </w:r>
      <w:hyperlink r:id="rId693" w:history="1">
        <w:r w:rsidRPr="001A4DE9">
          <w:rPr>
            <w:rStyle w:val="Hyperlink"/>
            <w:rFonts w:cs="Times New Roman"/>
            <w:sz w:val="20"/>
            <w:szCs w:val="20"/>
            <w:lang w:val="en-GB"/>
          </w:rPr>
          <w:t>10.1088/1748-9326/aacc79</w:t>
        </w:r>
      </w:hyperlink>
      <w:r w:rsidRPr="001A4DE9">
        <w:rPr>
          <w:rFonts w:cs="Times New Roman"/>
          <w:sz w:val="20"/>
          <w:szCs w:val="20"/>
          <w:lang w:val="en-GB" w:eastAsia="ko-KR"/>
        </w:rPr>
        <w:t>.</w:t>
      </w:r>
    </w:p>
    <w:p w14:paraId="3FBF0CC9" w14:textId="44472E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Pendergrass, A.G. and D.L. Hartmann, 2014: The Atmospheric Energy Constraint on Global-Mean Precipitation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w:t>
      </w:r>
      <w:r w:rsidRPr="001A4DE9">
        <w:rPr>
          <w:rFonts w:cs="Times New Roman"/>
          <w:sz w:val="20"/>
          <w:szCs w:val="20"/>
          <w:lang w:val="en-GB" w:eastAsia="ko-KR"/>
        </w:rPr>
        <w:t>, 757–768, doi:</w:t>
      </w:r>
      <w:hyperlink r:id="rId694" w:history="1">
        <w:r w:rsidRPr="001A4DE9">
          <w:rPr>
            <w:rStyle w:val="Hyperlink"/>
            <w:rFonts w:cs="Times New Roman"/>
            <w:sz w:val="20"/>
            <w:szCs w:val="20"/>
            <w:lang w:val="en-GB"/>
          </w:rPr>
          <w:t>10.1175/jcli-d-13-00163.1</w:t>
        </w:r>
      </w:hyperlink>
      <w:r w:rsidRPr="001A4DE9">
        <w:rPr>
          <w:rFonts w:cs="Times New Roman"/>
          <w:sz w:val="20"/>
          <w:szCs w:val="20"/>
          <w:lang w:val="en-GB" w:eastAsia="ko-KR"/>
        </w:rPr>
        <w:t>.</w:t>
      </w:r>
    </w:p>
    <w:p w14:paraId="79D9D38A" w14:textId="5D4BE0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Pendergrass, A.G., R. Knutti, F. Lehner, C. Deser, and B.M. Sanderson, 2017: Precipitation variability increases in a warmer climate.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17966, doi:</w:t>
      </w:r>
      <w:hyperlink r:id="rId695" w:history="1">
        <w:r w:rsidRPr="001A4DE9">
          <w:rPr>
            <w:rStyle w:val="Hyperlink"/>
            <w:rFonts w:cs="Times New Roman"/>
            <w:sz w:val="20"/>
            <w:szCs w:val="20"/>
            <w:lang w:val="en-GB"/>
          </w:rPr>
          <w:t>10.1038/s41598-017-17966-y</w:t>
        </w:r>
      </w:hyperlink>
      <w:r w:rsidRPr="001A4DE9">
        <w:rPr>
          <w:rFonts w:cs="Times New Roman"/>
          <w:sz w:val="20"/>
          <w:szCs w:val="20"/>
          <w:lang w:val="en-GB" w:eastAsia="ko-KR"/>
        </w:rPr>
        <w:t>.</w:t>
      </w:r>
    </w:p>
    <w:p w14:paraId="4302DCB8" w14:textId="058892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Penner, J.E., C. Zhou, and X. Liu, 2015: Can cirrus cloud seeding be used for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42(20)</w:t>
      </w:r>
      <w:r w:rsidRPr="001A4DE9">
        <w:rPr>
          <w:rFonts w:cs="Times New Roman"/>
          <w:sz w:val="20"/>
          <w:szCs w:val="20"/>
          <w:lang w:val="en-GB" w:eastAsia="ko-KR"/>
        </w:rPr>
        <w:t>, 8775–8782, doi:</w:t>
      </w:r>
      <w:hyperlink r:id="rId696" w:history="1">
        <w:r w:rsidRPr="001A4DE9">
          <w:rPr>
            <w:rStyle w:val="Hyperlink"/>
            <w:rFonts w:cs="Times New Roman"/>
            <w:sz w:val="20"/>
            <w:szCs w:val="20"/>
            <w:lang w:val="en-GB"/>
          </w:rPr>
          <w:t>10.1002/2015gl065992</w:t>
        </w:r>
      </w:hyperlink>
      <w:r w:rsidRPr="001A4DE9">
        <w:rPr>
          <w:rFonts w:cs="Times New Roman"/>
          <w:sz w:val="20"/>
          <w:szCs w:val="20"/>
          <w:lang w:val="en-GB" w:eastAsia="ko-KR"/>
        </w:rPr>
        <w:t>.</w:t>
      </w:r>
    </w:p>
    <w:p w14:paraId="6374A2C1" w14:textId="0CEF12A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Peters, G.P., B. Aamaas, T. Berntsen, and J.S. Fuglestvedt, 2011: The integrated global temperature change potential (iGTP) and relationships between emission metrics.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6(4)</w:t>
      </w:r>
      <w:r w:rsidRPr="001A4DE9">
        <w:rPr>
          <w:rFonts w:cs="Times New Roman"/>
          <w:sz w:val="20"/>
          <w:szCs w:val="20"/>
          <w:lang w:val="en-GB" w:eastAsia="ko-KR"/>
        </w:rPr>
        <w:t>, 044021, doi:</w:t>
      </w:r>
      <w:hyperlink r:id="rId697" w:history="1">
        <w:r w:rsidRPr="001A4DE9">
          <w:rPr>
            <w:rStyle w:val="Hyperlink"/>
            <w:rFonts w:cs="Times New Roman"/>
            <w:sz w:val="20"/>
            <w:szCs w:val="20"/>
            <w:lang w:val="en-GB"/>
          </w:rPr>
          <w:t>10.1088/1748-9326/6/4/044021</w:t>
        </w:r>
      </w:hyperlink>
      <w:r w:rsidRPr="001A4DE9">
        <w:rPr>
          <w:rFonts w:cs="Times New Roman"/>
          <w:sz w:val="20"/>
          <w:szCs w:val="20"/>
          <w:lang w:val="en-GB" w:eastAsia="ko-KR"/>
        </w:rPr>
        <w:t>.</w:t>
      </w:r>
    </w:p>
    <w:p w14:paraId="4AAA5280" w14:textId="626517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Peters, G.P. et al., 2017: Towards real-time verification of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848–850, doi:</w:t>
      </w:r>
      <w:hyperlink r:id="rId698" w:history="1">
        <w:r w:rsidRPr="001A4DE9">
          <w:rPr>
            <w:rStyle w:val="Hyperlink"/>
            <w:rFonts w:cs="Times New Roman"/>
            <w:sz w:val="20"/>
            <w:szCs w:val="20"/>
            <w:lang w:val="en-GB"/>
          </w:rPr>
          <w:t>10.1038/s41558-017-0013-9</w:t>
        </w:r>
      </w:hyperlink>
      <w:r w:rsidRPr="001A4DE9">
        <w:rPr>
          <w:rFonts w:cs="Times New Roman"/>
          <w:sz w:val="20"/>
          <w:szCs w:val="20"/>
          <w:lang w:val="en-GB" w:eastAsia="ko-KR"/>
        </w:rPr>
        <w:t>.</w:t>
      </w:r>
    </w:p>
    <w:p w14:paraId="5B3EE21E" w14:textId="69B337C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Piani, C., D.J. Frame, D.A. Stainforth, and M.R. Allen, 2005: Constraints on climate change from a multi-thousand member ensemble of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32(23)</w:t>
      </w:r>
      <w:r w:rsidRPr="001A4DE9">
        <w:rPr>
          <w:rFonts w:cs="Times New Roman"/>
          <w:sz w:val="20"/>
          <w:szCs w:val="20"/>
          <w:lang w:val="en-GB" w:eastAsia="ko-KR"/>
        </w:rPr>
        <w:t>, L23825, doi:</w:t>
      </w:r>
      <w:hyperlink r:id="rId699" w:history="1">
        <w:r w:rsidRPr="001A4DE9">
          <w:rPr>
            <w:rStyle w:val="Hyperlink"/>
            <w:rFonts w:cs="Times New Roman"/>
            <w:sz w:val="20"/>
            <w:szCs w:val="20"/>
            <w:lang w:val="en-GB"/>
          </w:rPr>
          <w:t>10.1029/2005gl024452</w:t>
        </w:r>
      </w:hyperlink>
      <w:r w:rsidRPr="001A4DE9">
        <w:rPr>
          <w:rFonts w:cs="Times New Roman"/>
          <w:sz w:val="20"/>
          <w:szCs w:val="20"/>
          <w:lang w:val="en-GB" w:eastAsia="ko-KR"/>
        </w:rPr>
        <w:t>.</w:t>
      </w:r>
    </w:p>
    <w:p w14:paraId="1B6FC8C7" w14:textId="2CC247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Pitari, G. et al., 2014: Stratospheric ozone response to sulfate geoengineering: Results from the geoengineering model intercomparison project (GeoMip).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2629–2653, doi:</w:t>
      </w:r>
      <w:hyperlink r:id="rId700" w:history="1">
        <w:r w:rsidRPr="001A4DE9">
          <w:rPr>
            <w:rStyle w:val="Hyperlink"/>
            <w:rFonts w:cs="Times New Roman"/>
            <w:sz w:val="20"/>
            <w:szCs w:val="20"/>
            <w:lang w:val="en-GB"/>
          </w:rPr>
          <w:t>10.1002/2013jd020566</w:t>
        </w:r>
      </w:hyperlink>
      <w:r w:rsidRPr="001A4DE9">
        <w:rPr>
          <w:rFonts w:cs="Times New Roman"/>
          <w:sz w:val="20"/>
          <w:szCs w:val="20"/>
          <w:lang w:val="en-GB" w:eastAsia="ko-KR"/>
        </w:rPr>
        <w:t>.</w:t>
      </w:r>
    </w:p>
    <w:p w14:paraId="342F7586" w14:textId="32C51BE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Pithan, F. and T. Mauritsen, 2014: Arctic amplification dominated by temperature feedbacks in contemporary climate models.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7(3)</w:t>
      </w:r>
      <w:r w:rsidRPr="001A4DE9">
        <w:rPr>
          <w:rFonts w:cs="Times New Roman"/>
          <w:sz w:val="20"/>
          <w:szCs w:val="20"/>
          <w:lang w:val="en-GB" w:eastAsia="ko-KR"/>
        </w:rPr>
        <w:t>, 181–184, doi:</w:t>
      </w:r>
      <w:hyperlink r:id="rId701" w:history="1">
        <w:r w:rsidRPr="001A4DE9">
          <w:rPr>
            <w:rStyle w:val="Hyperlink"/>
            <w:rFonts w:cs="Times New Roman"/>
            <w:sz w:val="20"/>
            <w:szCs w:val="20"/>
            <w:lang w:val="en-GB"/>
          </w:rPr>
          <w:t>10.1038/ngeo2071</w:t>
        </w:r>
      </w:hyperlink>
      <w:r w:rsidRPr="001A4DE9">
        <w:rPr>
          <w:rFonts w:cs="Times New Roman"/>
          <w:sz w:val="20"/>
          <w:szCs w:val="20"/>
          <w:lang w:val="en-GB" w:eastAsia="ko-KR"/>
        </w:rPr>
        <w:t>.</w:t>
      </w:r>
    </w:p>
    <w:p w14:paraId="4ECB685F" w14:textId="2348C2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Plazzotta, M., R. Séférian, and H. Douville, 2019: Impact of Solar Radiation Modification on Allowable CO2 Emissions: What Can We Learn From Multimodel Simulations?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7(6)</w:t>
      </w:r>
      <w:r w:rsidRPr="001A4DE9">
        <w:rPr>
          <w:rFonts w:cs="Times New Roman"/>
          <w:sz w:val="20"/>
          <w:szCs w:val="20"/>
          <w:lang w:val="en-GB" w:eastAsia="ko-KR"/>
        </w:rPr>
        <w:t>, 664–676, doi:</w:t>
      </w:r>
      <w:hyperlink r:id="rId702" w:history="1">
        <w:r w:rsidRPr="001A4DE9">
          <w:rPr>
            <w:rStyle w:val="Hyperlink"/>
            <w:rFonts w:cs="Times New Roman"/>
            <w:sz w:val="20"/>
            <w:szCs w:val="20"/>
            <w:lang w:val="en-GB"/>
          </w:rPr>
          <w:t>10.1029/2019ef001165</w:t>
        </w:r>
      </w:hyperlink>
      <w:r w:rsidRPr="001A4DE9">
        <w:rPr>
          <w:rFonts w:cs="Times New Roman"/>
          <w:sz w:val="20"/>
          <w:szCs w:val="20"/>
          <w:lang w:val="en-GB" w:eastAsia="ko-KR"/>
        </w:rPr>
        <w:t>.</w:t>
      </w:r>
    </w:p>
    <w:p w14:paraId="395FB285" w14:textId="6BAB8CB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Plazzotta, M., R. Séférian, H. Douville, B. Kravitz, and J. Tjiputra, 2018a: Land Surface Cooling Induced by Sulfate Geoengineering Constrained by Major Volcanic Eruptions.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5663–5671, doi:</w:t>
      </w:r>
      <w:hyperlink r:id="rId703" w:history="1">
        <w:r w:rsidRPr="001A4DE9">
          <w:rPr>
            <w:rStyle w:val="Hyperlink"/>
            <w:rFonts w:cs="Times New Roman"/>
            <w:sz w:val="20"/>
            <w:szCs w:val="20"/>
            <w:lang w:val="en-GB"/>
          </w:rPr>
          <w:t>10.1029/2018gl077583</w:t>
        </w:r>
      </w:hyperlink>
      <w:r w:rsidRPr="001A4DE9">
        <w:rPr>
          <w:rFonts w:cs="Times New Roman"/>
          <w:sz w:val="20"/>
          <w:szCs w:val="20"/>
          <w:lang w:val="en-GB" w:eastAsia="ko-KR"/>
        </w:rPr>
        <w:t>.</w:t>
      </w:r>
    </w:p>
    <w:p w14:paraId="2F42DDB8" w14:textId="0A4966D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Plazzotta, M., R. Séférian, H. Douville, B. Kravitz, and J. Tjiputra, 2018b: Land Surface Cooling Induced by Sulfate Geoengineering Constrained by Major Volcanic Eruptions.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w:t>
      </w:r>
      <w:r w:rsidRPr="001A4DE9">
        <w:rPr>
          <w:rFonts w:cs="Times New Roman"/>
          <w:sz w:val="20"/>
          <w:szCs w:val="20"/>
          <w:lang w:val="en-GB" w:eastAsia="ko-KR"/>
        </w:rPr>
        <w:t>, 5663–5671, doi:</w:t>
      </w:r>
      <w:hyperlink r:id="rId704" w:history="1">
        <w:r w:rsidRPr="001A4DE9">
          <w:rPr>
            <w:rStyle w:val="Hyperlink"/>
            <w:rFonts w:cs="Times New Roman"/>
            <w:sz w:val="20"/>
            <w:szCs w:val="20"/>
            <w:lang w:val="en-GB"/>
          </w:rPr>
          <w:t>10.1029/2018gl077583</w:t>
        </w:r>
      </w:hyperlink>
      <w:r w:rsidRPr="001A4DE9">
        <w:rPr>
          <w:rFonts w:cs="Times New Roman"/>
          <w:sz w:val="20"/>
          <w:szCs w:val="20"/>
          <w:lang w:val="en-GB" w:eastAsia="ko-KR"/>
        </w:rPr>
        <w:t>.</w:t>
      </w:r>
    </w:p>
    <w:p w14:paraId="3CFA6FA4" w14:textId="08BAF2E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Pohlmann, H., J. Kröger, R.J. Greatbatch, and W.A. Müller, 2017: Initialization shock in decadal hindcasts due to errors in wind stress over the tropical Pacific.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49(7–8)</w:t>
      </w:r>
      <w:r w:rsidRPr="001A4DE9">
        <w:rPr>
          <w:rFonts w:cs="Times New Roman"/>
          <w:sz w:val="20"/>
          <w:szCs w:val="20"/>
          <w:lang w:val="en-GB" w:eastAsia="ko-KR"/>
        </w:rPr>
        <w:t>, 2685–2693, doi:</w:t>
      </w:r>
      <w:hyperlink r:id="rId705" w:history="1">
        <w:r w:rsidRPr="001A4DE9">
          <w:rPr>
            <w:rStyle w:val="Hyperlink"/>
            <w:rFonts w:cs="Times New Roman"/>
            <w:sz w:val="20"/>
            <w:szCs w:val="20"/>
            <w:lang w:val="en-GB"/>
          </w:rPr>
          <w:t>10.1007/s00382-016-3486-8</w:t>
        </w:r>
      </w:hyperlink>
      <w:r w:rsidRPr="001A4DE9">
        <w:rPr>
          <w:rFonts w:cs="Times New Roman"/>
          <w:sz w:val="20"/>
          <w:szCs w:val="20"/>
          <w:lang w:val="en-GB" w:eastAsia="ko-KR"/>
        </w:rPr>
        <w:t>.</w:t>
      </w:r>
    </w:p>
    <w:p w14:paraId="07056B47" w14:textId="5AAE70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Pohlmann, H., J.H. Jungclaus, A. Köhl, D. Stammer, and J. Marotzke, 2009: Initializing Decadal Climate Predictions with the GECCO Oceanic Synthesis: Effects on the North Atlantic.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22(14)</w:t>
      </w:r>
      <w:r w:rsidRPr="001A4DE9">
        <w:rPr>
          <w:rFonts w:cs="Times New Roman"/>
          <w:sz w:val="20"/>
          <w:szCs w:val="20"/>
          <w:lang w:val="en-GB" w:eastAsia="ko-KR"/>
        </w:rPr>
        <w:t>, 3926–3938, doi:</w:t>
      </w:r>
      <w:hyperlink r:id="rId706" w:history="1">
        <w:r w:rsidRPr="001A4DE9">
          <w:rPr>
            <w:rStyle w:val="Hyperlink"/>
            <w:rFonts w:cs="Times New Roman"/>
            <w:sz w:val="20"/>
            <w:szCs w:val="20"/>
            <w:lang w:val="en-GB"/>
          </w:rPr>
          <w:t>10.1175/2009jcli2535.1</w:t>
        </w:r>
      </w:hyperlink>
      <w:r w:rsidRPr="001A4DE9">
        <w:rPr>
          <w:rFonts w:cs="Times New Roman"/>
          <w:sz w:val="20"/>
          <w:szCs w:val="20"/>
          <w:lang w:val="en-GB" w:eastAsia="ko-KR"/>
        </w:rPr>
        <w:t>.</w:t>
      </w:r>
    </w:p>
    <w:p w14:paraId="712AFD2E" w14:textId="30462C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Pohlmann, H. et al., 2013: Improved forecast skill in the tropics in the new MiKlip decadal climate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40(21)</w:t>
      </w:r>
      <w:r w:rsidRPr="001A4DE9">
        <w:rPr>
          <w:rFonts w:cs="Times New Roman"/>
          <w:sz w:val="20"/>
          <w:szCs w:val="20"/>
          <w:lang w:val="en-GB" w:eastAsia="ko-KR"/>
        </w:rPr>
        <w:t>, 5798–5802, doi:</w:t>
      </w:r>
      <w:hyperlink r:id="rId707" w:history="1">
        <w:r w:rsidRPr="001A4DE9">
          <w:rPr>
            <w:rStyle w:val="Hyperlink"/>
            <w:rFonts w:cs="Times New Roman"/>
            <w:sz w:val="20"/>
            <w:szCs w:val="20"/>
            <w:lang w:val="en-GB"/>
          </w:rPr>
          <w:t>10.1002/2013gl058051</w:t>
        </w:r>
      </w:hyperlink>
      <w:r w:rsidRPr="001A4DE9">
        <w:rPr>
          <w:rFonts w:cs="Times New Roman"/>
          <w:sz w:val="20"/>
          <w:szCs w:val="20"/>
          <w:lang w:val="en-GB" w:eastAsia="ko-KR"/>
        </w:rPr>
        <w:t>.</w:t>
      </w:r>
    </w:p>
    <w:p w14:paraId="0F37F24D" w14:textId="751AFC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Pohlmann, H. et al., 2019: Realistic Quasi-Biennial Oscillation Variability in Historical and Decadal Hindcast Simulations Using CMIP6 Forcing.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46(23)</w:t>
      </w:r>
      <w:r w:rsidRPr="001A4DE9">
        <w:rPr>
          <w:rFonts w:cs="Times New Roman"/>
          <w:sz w:val="20"/>
          <w:szCs w:val="20"/>
          <w:lang w:val="en-GB" w:eastAsia="ko-KR"/>
        </w:rPr>
        <w:t>, 14118–14125, doi:</w:t>
      </w:r>
      <w:hyperlink r:id="rId708" w:history="1">
        <w:r w:rsidRPr="001A4DE9">
          <w:rPr>
            <w:rStyle w:val="Hyperlink"/>
            <w:rFonts w:cs="Times New Roman"/>
            <w:sz w:val="20"/>
            <w:szCs w:val="20"/>
            <w:lang w:val="en-GB"/>
          </w:rPr>
          <w:t>10.1029/2019gl084878</w:t>
        </w:r>
      </w:hyperlink>
      <w:r w:rsidRPr="001A4DE9">
        <w:rPr>
          <w:rFonts w:cs="Times New Roman"/>
          <w:sz w:val="20"/>
          <w:szCs w:val="20"/>
          <w:lang w:val="en-GB" w:eastAsia="ko-KR"/>
        </w:rPr>
        <w:t>.</w:t>
      </w:r>
    </w:p>
    <w:p w14:paraId="27683740" w14:textId="7ADCA83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Polkova, I., A. Köhl, and D. Stammer, 2014: Impact of initialization procedures on the predictive skill of a coupled ocean–atmosphere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42(11–12)</w:t>
      </w:r>
      <w:r w:rsidRPr="001A4DE9">
        <w:rPr>
          <w:rFonts w:cs="Times New Roman"/>
          <w:sz w:val="20"/>
          <w:szCs w:val="20"/>
          <w:lang w:val="en-GB" w:eastAsia="ko-KR"/>
        </w:rPr>
        <w:t>, 3151–3169, doi:</w:t>
      </w:r>
      <w:hyperlink r:id="rId709" w:history="1">
        <w:r w:rsidRPr="001A4DE9">
          <w:rPr>
            <w:rStyle w:val="Hyperlink"/>
            <w:rFonts w:cs="Times New Roman"/>
            <w:sz w:val="20"/>
            <w:szCs w:val="20"/>
            <w:lang w:val="en-GB"/>
          </w:rPr>
          <w:t>10.1007/s00382-013-1969-4</w:t>
        </w:r>
      </w:hyperlink>
      <w:r w:rsidRPr="001A4DE9">
        <w:rPr>
          <w:rFonts w:cs="Times New Roman"/>
          <w:sz w:val="20"/>
          <w:szCs w:val="20"/>
          <w:lang w:val="en-GB" w:eastAsia="ko-KR"/>
        </w:rPr>
        <w:t>.</w:t>
      </w:r>
    </w:p>
    <w:p w14:paraId="7E2EECAC" w14:textId="0BBDD81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Polkova, I. et al., 2019: Initialization and Ensemble Generation for Decadal Climate Predictions: A Comparison of Different Methods.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149–172, doi:</w:t>
      </w:r>
      <w:hyperlink r:id="rId710" w:history="1">
        <w:r w:rsidRPr="001A4DE9">
          <w:rPr>
            <w:rStyle w:val="Hyperlink"/>
            <w:rFonts w:cs="Times New Roman"/>
            <w:sz w:val="20"/>
            <w:szCs w:val="20"/>
            <w:lang w:val="en-GB"/>
          </w:rPr>
          <w:t>10.1029/2018ms001439</w:t>
        </w:r>
      </w:hyperlink>
      <w:r w:rsidRPr="001A4DE9">
        <w:rPr>
          <w:rFonts w:cs="Times New Roman"/>
          <w:sz w:val="20"/>
          <w:szCs w:val="20"/>
          <w:lang w:val="en-GB" w:eastAsia="ko-KR"/>
        </w:rPr>
        <w:t>.</w:t>
      </w:r>
    </w:p>
    <w:p w14:paraId="0D18B684" w14:textId="2B97676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Polson, D. and G.C. Hegerl, 2017: Strengthening contrast between precipitation in tropical wet and dry regions.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44(1)</w:t>
      </w:r>
      <w:r w:rsidRPr="001A4DE9">
        <w:rPr>
          <w:rFonts w:cs="Times New Roman"/>
          <w:sz w:val="20"/>
          <w:szCs w:val="20"/>
          <w:lang w:val="en-GB" w:eastAsia="ko-KR"/>
        </w:rPr>
        <w:t>, 365–373, doi:</w:t>
      </w:r>
      <w:hyperlink r:id="rId711" w:history="1">
        <w:r w:rsidRPr="001A4DE9">
          <w:rPr>
            <w:rStyle w:val="Hyperlink"/>
            <w:rFonts w:cs="Times New Roman"/>
            <w:sz w:val="20"/>
            <w:szCs w:val="20"/>
            <w:lang w:val="en-GB"/>
          </w:rPr>
          <w:t>10.1002/2016gl071194</w:t>
        </w:r>
      </w:hyperlink>
      <w:r w:rsidRPr="001A4DE9">
        <w:rPr>
          <w:rFonts w:cs="Times New Roman"/>
          <w:sz w:val="20"/>
          <w:szCs w:val="20"/>
          <w:lang w:val="en-GB" w:eastAsia="ko-KR"/>
        </w:rPr>
        <w:t>.</w:t>
      </w:r>
    </w:p>
    <w:p w14:paraId="6A666A60" w14:textId="435DF8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Polson, D., M. Bollasina, G.C. Hegerl, and L.J. Wilcox, 2014: Decreased monsoon precipitation in the Northern Hemisphere due to anthropogenic aerosols.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41(16)</w:t>
      </w:r>
      <w:r w:rsidRPr="001A4DE9">
        <w:rPr>
          <w:rFonts w:cs="Times New Roman"/>
          <w:sz w:val="20"/>
          <w:szCs w:val="20"/>
          <w:lang w:val="en-GB" w:eastAsia="ko-KR"/>
        </w:rPr>
        <w:t>, 6023–6029, doi:</w:t>
      </w:r>
      <w:hyperlink r:id="rId712" w:history="1">
        <w:r w:rsidRPr="001A4DE9">
          <w:rPr>
            <w:rStyle w:val="Hyperlink"/>
            <w:rFonts w:cs="Times New Roman"/>
            <w:sz w:val="20"/>
            <w:szCs w:val="20"/>
            <w:lang w:val="en-GB"/>
          </w:rPr>
          <w:t>10.1002/2014gl060811</w:t>
        </w:r>
      </w:hyperlink>
      <w:r w:rsidRPr="001A4DE9">
        <w:rPr>
          <w:rFonts w:cs="Times New Roman"/>
          <w:sz w:val="20"/>
          <w:szCs w:val="20"/>
          <w:lang w:val="en-GB" w:eastAsia="ko-KR"/>
        </w:rPr>
        <w:t>.</w:t>
      </w:r>
    </w:p>
    <w:p w14:paraId="0701742C" w14:textId="55229A5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Polvani, L.M., M. Previdi, M.R. England, G. Chiodo, and K.L. Smith, 2020: Substantial twentieth-century Arctic warming caused by ozone-depleting substances.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10(2)</w:t>
      </w:r>
      <w:r w:rsidRPr="001A4DE9">
        <w:rPr>
          <w:rFonts w:cs="Times New Roman"/>
          <w:sz w:val="20"/>
          <w:szCs w:val="20"/>
          <w:lang w:val="en-GB" w:eastAsia="ko-KR"/>
        </w:rPr>
        <w:t>, 130–133, doi:</w:t>
      </w:r>
      <w:hyperlink r:id="rId713" w:history="1">
        <w:r w:rsidRPr="001A4DE9">
          <w:rPr>
            <w:rStyle w:val="Hyperlink"/>
            <w:rFonts w:cs="Times New Roman"/>
            <w:sz w:val="20"/>
            <w:szCs w:val="20"/>
            <w:lang w:val="en-GB"/>
          </w:rPr>
          <w:t>10.1038/s41558-019-0677-4</w:t>
        </w:r>
      </w:hyperlink>
      <w:r w:rsidRPr="001A4DE9">
        <w:rPr>
          <w:rFonts w:cs="Times New Roman"/>
          <w:sz w:val="20"/>
          <w:szCs w:val="20"/>
          <w:lang w:val="en-GB" w:eastAsia="ko-KR"/>
        </w:rPr>
        <w:t>.</w:t>
      </w:r>
    </w:p>
    <w:p w14:paraId="2B88D301" w14:textId="6FDBE6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Pope, F.D. et al., 2012: Stratospheric aerosol particles and solar-radiation management.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2(10)</w:t>
      </w:r>
      <w:r w:rsidRPr="001A4DE9">
        <w:rPr>
          <w:rFonts w:cs="Times New Roman"/>
          <w:sz w:val="20"/>
          <w:szCs w:val="20"/>
          <w:lang w:val="en-GB" w:eastAsia="ko-KR"/>
        </w:rPr>
        <w:t>, 713–719, doi:</w:t>
      </w:r>
      <w:hyperlink r:id="rId714" w:history="1">
        <w:r w:rsidRPr="001A4DE9">
          <w:rPr>
            <w:rStyle w:val="Hyperlink"/>
            <w:rFonts w:cs="Times New Roman"/>
            <w:sz w:val="20"/>
            <w:szCs w:val="20"/>
            <w:lang w:val="en-GB"/>
          </w:rPr>
          <w:t>10.1038/nclimate1528</w:t>
        </w:r>
      </w:hyperlink>
      <w:r w:rsidRPr="001A4DE9">
        <w:rPr>
          <w:rFonts w:cs="Times New Roman"/>
          <w:sz w:val="20"/>
          <w:szCs w:val="20"/>
          <w:lang w:val="en-GB" w:eastAsia="ko-KR"/>
        </w:rPr>
        <w:t>.</w:t>
      </w:r>
    </w:p>
    <w:p w14:paraId="6225223E" w14:textId="56D910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Power, S., F. Delage, C. Chung, G. Kociuba, and K. Keay, 2013: Robust twenty-first-century projections of El Niño and related precipitation variability.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502(7472)</w:t>
      </w:r>
      <w:r w:rsidRPr="001A4DE9">
        <w:rPr>
          <w:rFonts w:cs="Times New Roman"/>
          <w:sz w:val="20"/>
          <w:szCs w:val="20"/>
          <w:lang w:val="en-GB" w:eastAsia="ko-KR"/>
        </w:rPr>
        <w:t>, 541–545, doi:</w:t>
      </w:r>
      <w:hyperlink r:id="rId715" w:history="1">
        <w:r w:rsidRPr="001A4DE9">
          <w:rPr>
            <w:rStyle w:val="Hyperlink"/>
            <w:rFonts w:cs="Times New Roman"/>
            <w:sz w:val="20"/>
            <w:szCs w:val="20"/>
            <w:lang w:val="en-GB"/>
          </w:rPr>
          <w:t>10.1038/nature12580</w:t>
        </w:r>
      </w:hyperlink>
      <w:r w:rsidRPr="001A4DE9">
        <w:rPr>
          <w:rFonts w:cs="Times New Roman"/>
          <w:sz w:val="20"/>
          <w:szCs w:val="20"/>
          <w:lang w:val="en-GB" w:eastAsia="ko-KR"/>
        </w:rPr>
        <w:t>.</w:t>
      </w:r>
    </w:p>
    <w:p w14:paraId="606BEE0D" w14:textId="5C5F6B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Power, S.B., F. Delage, R. Colman, and A. Moise, 2012: Consensus on Twenty-First-Century Rainfall Projections in Climate Models More Widespread than Previously Thought.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25(11)</w:t>
      </w:r>
      <w:r w:rsidRPr="001A4DE9">
        <w:rPr>
          <w:rFonts w:cs="Times New Roman"/>
          <w:sz w:val="20"/>
          <w:szCs w:val="20"/>
          <w:lang w:val="en-GB" w:eastAsia="ko-KR"/>
        </w:rPr>
        <w:t>, 3792–3809, doi:</w:t>
      </w:r>
      <w:hyperlink r:id="rId716" w:history="1">
        <w:r w:rsidRPr="001A4DE9">
          <w:rPr>
            <w:rStyle w:val="Hyperlink"/>
            <w:rFonts w:cs="Times New Roman"/>
            <w:sz w:val="20"/>
            <w:szCs w:val="20"/>
            <w:lang w:val="en-GB"/>
          </w:rPr>
          <w:t>10.1175/jcli-d-11-00354.1</w:t>
        </w:r>
      </w:hyperlink>
      <w:r w:rsidRPr="001A4DE9">
        <w:rPr>
          <w:rFonts w:cs="Times New Roman"/>
          <w:sz w:val="20"/>
          <w:szCs w:val="20"/>
          <w:lang w:val="en-GB" w:eastAsia="ko-KR"/>
        </w:rPr>
        <w:t>.</w:t>
      </w:r>
    </w:p>
    <w:p w14:paraId="53BCCCA6" w14:textId="01E0D8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Predybaylo, E., G.L. Stenchikov, A.T. Wittenberg, and F. Zeng, 2017: Impacts of a pinatubo-size volcanic eruption on ENSO.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122(2)</w:t>
      </w:r>
      <w:r w:rsidRPr="001A4DE9">
        <w:rPr>
          <w:rFonts w:cs="Times New Roman"/>
          <w:sz w:val="20"/>
          <w:szCs w:val="20"/>
          <w:lang w:val="en-GB" w:eastAsia="ko-KR"/>
        </w:rPr>
        <w:t>, 925–947, doi:</w:t>
      </w:r>
      <w:hyperlink r:id="rId717" w:history="1">
        <w:r w:rsidRPr="001A4DE9">
          <w:rPr>
            <w:rStyle w:val="Hyperlink"/>
            <w:rFonts w:cs="Times New Roman"/>
            <w:sz w:val="20"/>
            <w:szCs w:val="20"/>
            <w:lang w:val="en-GB"/>
          </w:rPr>
          <w:t>10.1002/2016jd025796</w:t>
        </w:r>
      </w:hyperlink>
      <w:r w:rsidRPr="001A4DE9">
        <w:rPr>
          <w:rFonts w:cs="Times New Roman"/>
          <w:sz w:val="20"/>
          <w:szCs w:val="20"/>
          <w:lang w:val="en-GB" w:eastAsia="ko-KR"/>
        </w:rPr>
        <w:t>.</w:t>
      </w:r>
    </w:p>
    <w:p w14:paraId="29CC24D7" w14:textId="06F65C6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Predybaylo, E., G. Stenchikov, A.T. Wittenberg, and S. Osipov, 2020: El Niño/Southern Oscillation response to low-</w:t>
      </w:r>
      <w:r w:rsidRPr="001A4DE9">
        <w:rPr>
          <w:rFonts w:cs="Times New Roman"/>
          <w:sz w:val="20"/>
          <w:szCs w:val="20"/>
          <w:lang w:val="en-GB" w:eastAsia="ko-KR"/>
        </w:rPr>
        <w:lastRenderedPageBreak/>
        <w:t xml:space="preserve">latitude volcanic eruptions depends on ocean pre-conditions and eruption timing. </w:t>
      </w:r>
      <w:r w:rsidRPr="001A4DE9">
        <w:rPr>
          <w:rFonts w:cs="Times New Roman"/>
          <w:i/>
          <w:sz w:val="20"/>
          <w:szCs w:val="20"/>
          <w:lang w:val="en-GB" w:eastAsia="ko-KR"/>
        </w:rPr>
        <w:t>Communications Earth &amp; Environment</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1–13, doi:</w:t>
      </w:r>
      <w:hyperlink r:id="rId718" w:history="1">
        <w:r w:rsidRPr="001A4DE9">
          <w:rPr>
            <w:rStyle w:val="Hyperlink"/>
            <w:rFonts w:cs="Times New Roman"/>
            <w:sz w:val="20"/>
            <w:szCs w:val="20"/>
            <w:lang w:val="en-GB"/>
          </w:rPr>
          <w:t>10.1038/s43247-020-0013-y</w:t>
        </w:r>
      </w:hyperlink>
      <w:r w:rsidRPr="001A4DE9">
        <w:rPr>
          <w:rFonts w:cs="Times New Roman"/>
          <w:sz w:val="20"/>
          <w:szCs w:val="20"/>
          <w:lang w:val="en-GB" w:eastAsia="ko-KR"/>
        </w:rPr>
        <w:t>.</w:t>
      </w:r>
    </w:p>
    <w:p w14:paraId="34435773" w14:textId="67DB72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Priestley, M.D.K. et al., 2020: An Overview of the Extratropical Storm Tracks in CMIP6 Historical Simulations.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6315–6343, doi:</w:t>
      </w:r>
      <w:hyperlink r:id="rId719" w:history="1">
        <w:r w:rsidRPr="001A4DE9">
          <w:rPr>
            <w:rStyle w:val="Hyperlink"/>
            <w:rFonts w:cs="Times New Roman"/>
            <w:sz w:val="20"/>
            <w:szCs w:val="20"/>
            <w:lang w:val="en-GB"/>
          </w:rPr>
          <w:t>10.1175/jcli-d-19-0928.1</w:t>
        </w:r>
      </w:hyperlink>
      <w:r w:rsidRPr="001A4DE9">
        <w:rPr>
          <w:rFonts w:cs="Times New Roman"/>
          <w:sz w:val="20"/>
          <w:szCs w:val="20"/>
          <w:lang w:val="en-GB" w:eastAsia="ko-KR"/>
        </w:rPr>
        <w:t>.</w:t>
      </w:r>
    </w:p>
    <w:p w14:paraId="68C4BAA5" w14:textId="530157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Pugh, T.A.M. et al., 2018: A Large Committed Long-Term Sink of Carbon due to Vegetation Dynamics.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1413–1432, doi:</w:t>
      </w:r>
      <w:hyperlink r:id="rId720" w:history="1">
        <w:r w:rsidRPr="001A4DE9">
          <w:rPr>
            <w:rStyle w:val="Hyperlink"/>
            <w:rFonts w:cs="Times New Roman"/>
            <w:sz w:val="20"/>
            <w:szCs w:val="20"/>
            <w:lang w:val="en-GB"/>
          </w:rPr>
          <w:t>10.1029/2018ef000935</w:t>
        </w:r>
      </w:hyperlink>
      <w:r w:rsidRPr="001A4DE9">
        <w:rPr>
          <w:rFonts w:cs="Times New Roman"/>
          <w:sz w:val="20"/>
          <w:szCs w:val="20"/>
          <w:lang w:val="en-GB" w:eastAsia="ko-KR"/>
        </w:rPr>
        <w:t>.</w:t>
      </w:r>
    </w:p>
    <w:p w14:paraId="75891B48" w14:textId="685B0F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Raible, C.C. et al., 2016: Tambora 1815 as a test case for high impact volcanic eruptions: Earth system effects. </w:t>
      </w:r>
      <w:r w:rsidRPr="001A4DE9">
        <w:rPr>
          <w:rFonts w:cs="Times New Roman"/>
          <w:i/>
          <w:sz w:val="20"/>
          <w:szCs w:val="20"/>
          <w:lang w:val="en-GB" w:eastAsia="ko-KR"/>
        </w:rPr>
        <w:t>Wiley Interdisciplinary Reviews: Climate Change</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569–589, doi:</w:t>
      </w:r>
      <w:hyperlink r:id="rId721" w:history="1">
        <w:r w:rsidRPr="001A4DE9">
          <w:rPr>
            <w:rStyle w:val="Hyperlink"/>
            <w:rFonts w:cs="Times New Roman"/>
            <w:sz w:val="20"/>
            <w:szCs w:val="20"/>
            <w:lang w:val="en-GB"/>
          </w:rPr>
          <w:t>10.1002/wcc.407</w:t>
        </w:r>
      </w:hyperlink>
      <w:r w:rsidRPr="001A4DE9">
        <w:rPr>
          <w:rFonts w:cs="Times New Roman"/>
          <w:sz w:val="20"/>
          <w:szCs w:val="20"/>
          <w:lang w:val="en-GB" w:eastAsia="ko-KR"/>
        </w:rPr>
        <w:t>.</w:t>
      </w:r>
    </w:p>
    <w:p w14:paraId="087B37EC" w14:textId="1F7E3F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Ramanathan, V. and Y. Feng, 2008: On avoiding dangerous anthropogenic interference with the climate system: Formidable challenges ahead.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105(38)</w:t>
      </w:r>
      <w:r w:rsidRPr="001A4DE9">
        <w:rPr>
          <w:rFonts w:cs="Times New Roman"/>
          <w:sz w:val="20"/>
          <w:szCs w:val="20"/>
          <w:lang w:val="en-GB" w:eastAsia="ko-KR"/>
        </w:rPr>
        <w:t>, 14245–14250, doi:</w:t>
      </w:r>
      <w:hyperlink r:id="rId722" w:history="1">
        <w:r w:rsidRPr="001A4DE9">
          <w:rPr>
            <w:rStyle w:val="Hyperlink"/>
            <w:rFonts w:cs="Times New Roman"/>
            <w:sz w:val="20"/>
            <w:szCs w:val="20"/>
            <w:lang w:val="en-GB"/>
          </w:rPr>
          <w:t>10.1073/pnas.0803838105</w:t>
        </w:r>
      </w:hyperlink>
      <w:r w:rsidRPr="001A4DE9">
        <w:rPr>
          <w:rFonts w:cs="Times New Roman"/>
          <w:sz w:val="20"/>
          <w:szCs w:val="20"/>
          <w:lang w:val="en-GB" w:eastAsia="ko-KR"/>
        </w:rPr>
        <w:t>.</w:t>
      </w:r>
    </w:p>
    <w:p w14:paraId="49630686" w14:textId="3BC0089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Ramanathan, V. et al., 2005: Atmospheric brown clouds: Impacts on South Asian climate and hydrological cycle.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102(15)</w:t>
      </w:r>
      <w:r w:rsidRPr="001A4DE9">
        <w:rPr>
          <w:rFonts w:cs="Times New Roman"/>
          <w:sz w:val="20"/>
          <w:szCs w:val="20"/>
          <w:lang w:val="en-GB" w:eastAsia="ko-KR"/>
        </w:rPr>
        <w:t>, 5326–5333, doi:</w:t>
      </w:r>
      <w:hyperlink r:id="rId723" w:history="1">
        <w:r w:rsidRPr="001A4DE9">
          <w:rPr>
            <w:rStyle w:val="Hyperlink"/>
            <w:rFonts w:cs="Times New Roman"/>
            <w:sz w:val="20"/>
            <w:szCs w:val="20"/>
            <w:lang w:val="en-GB"/>
          </w:rPr>
          <w:t>10.1073/pnas.0500656102</w:t>
        </w:r>
      </w:hyperlink>
      <w:r w:rsidRPr="001A4DE9">
        <w:rPr>
          <w:rFonts w:cs="Times New Roman"/>
          <w:sz w:val="20"/>
          <w:szCs w:val="20"/>
          <w:lang w:val="en-GB" w:eastAsia="ko-KR"/>
        </w:rPr>
        <w:t>.</w:t>
      </w:r>
    </w:p>
    <w:p w14:paraId="51154D02" w14:textId="508FF0B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Randerson, J.T. et al., 2015a: Multicentury changes in ocean and land contributions to the climate-carbon feedback.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744–759, doi:</w:t>
      </w:r>
      <w:hyperlink r:id="rId724" w:history="1">
        <w:r w:rsidRPr="001A4DE9">
          <w:rPr>
            <w:rStyle w:val="Hyperlink"/>
            <w:rFonts w:cs="Times New Roman"/>
            <w:sz w:val="20"/>
            <w:szCs w:val="20"/>
            <w:lang w:val="en-GB"/>
          </w:rPr>
          <w:t>10.1002/2014gb005079</w:t>
        </w:r>
      </w:hyperlink>
      <w:r w:rsidRPr="001A4DE9">
        <w:rPr>
          <w:rFonts w:cs="Times New Roman"/>
          <w:sz w:val="20"/>
          <w:szCs w:val="20"/>
          <w:lang w:val="en-GB" w:eastAsia="ko-KR"/>
        </w:rPr>
        <w:t>.</w:t>
      </w:r>
    </w:p>
    <w:p w14:paraId="3D1398D1" w14:textId="3E5ED3B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Randerson, J.T. et al., 2015b: Multicentury changes in ocean and land contributions to the climate-carbon feedback. </w:t>
      </w:r>
      <w:r w:rsidRPr="001A4DE9">
        <w:rPr>
          <w:rFonts w:cs="Times New Roman"/>
          <w:i/>
          <w:sz w:val="20"/>
          <w:szCs w:val="20"/>
          <w:lang w:val="en-GB" w:eastAsia="ko-KR"/>
        </w:rPr>
        <w:t>Global Biogeochemical Cycles</w:t>
      </w:r>
      <w:r w:rsidRPr="001A4DE9">
        <w:rPr>
          <w:rFonts w:cs="Times New Roman"/>
          <w:sz w:val="20"/>
          <w:szCs w:val="20"/>
          <w:lang w:val="en-GB" w:eastAsia="ko-KR"/>
        </w:rPr>
        <w:t xml:space="preserve">, </w:t>
      </w:r>
      <w:r w:rsidRPr="001A4DE9">
        <w:rPr>
          <w:rFonts w:cs="Times New Roman"/>
          <w:b/>
          <w:sz w:val="20"/>
          <w:szCs w:val="20"/>
          <w:lang w:val="en-GB" w:eastAsia="ko-KR"/>
        </w:rPr>
        <w:t>29(6)</w:t>
      </w:r>
      <w:r w:rsidRPr="001A4DE9">
        <w:rPr>
          <w:rFonts w:cs="Times New Roman"/>
          <w:sz w:val="20"/>
          <w:szCs w:val="20"/>
          <w:lang w:val="en-GB" w:eastAsia="ko-KR"/>
        </w:rPr>
        <w:t>, 744–759, doi:</w:t>
      </w:r>
      <w:hyperlink r:id="rId725" w:history="1">
        <w:r w:rsidRPr="001A4DE9">
          <w:rPr>
            <w:rStyle w:val="Hyperlink"/>
            <w:rFonts w:cs="Times New Roman"/>
            <w:sz w:val="20"/>
            <w:szCs w:val="20"/>
            <w:lang w:val="en-GB"/>
          </w:rPr>
          <w:t>10.1002/2014gb005079</w:t>
        </w:r>
      </w:hyperlink>
      <w:r w:rsidRPr="001A4DE9">
        <w:rPr>
          <w:rFonts w:cs="Times New Roman"/>
          <w:sz w:val="20"/>
          <w:szCs w:val="20"/>
          <w:lang w:val="en-GB" w:eastAsia="ko-KR"/>
        </w:rPr>
        <w:t>.</w:t>
      </w:r>
    </w:p>
    <w:p w14:paraId="56EC2D47" w14:textId="5C7480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Rao, S. et al., 2017: Future air pollution in the Shared Socio-economic Pathways. </w:t>
      </w:r>
      <w:r w:rsidRPr="001A4DE9">
        <w:rPr>
          <w:rFonts w:cs="Times New Roman"/>
          <w:i/>
          <w:sz w:val="20"/>
          <w:szCs w:val="20"/>
          <w:lang w:val="en-GB" w:eastAsia="ko-KR"/>
        </w:rPr>
        <w:t>Global Environmental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346–358, doi:</w:t>
      </w:r>
      <w:hyperlink r:id="rId726" w:history="1">
        <w:r w:rsidRPr="001A4DE9">
          <w:rPr>
            <w:rStyle w:val="Hyperlink"/>
            <w:rFonts w:cs="Times New Roman"/>
            <w:sz w:val="20"/>
            <w:szCs w:val="20"/>
            <w:lang w:val="en-GB"/>
          </w:rPr>
          <w:t>10.1016/j.gloenvcha.2016.05.012</w:t>
        </w:r>
      </w:hyperlink>
      <w:r w:rsidRPr="001A4DE9">
        <w:rPr>
          <w:rFonts w:cs="Times New Roman"/>
          <w:sz w:val="20"/>
          <w:szCs w:val="20"/>
          <w:lang w:val="en-GB" w:eastAsia="ko-KR"/>
        </w:rPr>
        <w:t>.</w:t>
      </w:r>
    </w:p>
    <w:p w14:paraId="7C845759" w14:textId="461231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Regayre, L.A. et al., 2018: Aerosol and physical atmosphere model parameters are both important sources of uncertainty in aerosol ERF.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18(13)</w:t>
      </w:r>
      <w:r w:rsidRPr="001A4DE9">
        <w:rPr>
          <w:rFonts w:cs="Times New Roman"/>
          <w:sz w:val="20"/>
          <w:szCs w:val="20"/>
          <w:lang w:val="en-GB" w:eastAsia="ko-KR"/>
        </w:rPr>
        <w:t>, 9975–10006, doi:</w:t>
      </w:r>
      <w:hyperlink r:id="rId727" w:history="1">
        <w:r w:rsidRPr="001A4DE9">
          <w:rPr>
            <w:rStyle w:val="Hyperlink"/>
            <w:rFonts w:cs="Times New Roman"/>
            <w:sz w:val="20"/>
            <w:szCs w:val="20"/>
            <w:lang w:val="en-GB"/>
          </w:rPr>
          <w:t>10.5194/acp-18-9975-2018</w:t>
        </w:r>
      </w:hyperlink>
      <w:r w:rsidRPr="001A4DE9">
        <w:rPr>
          <w:rFonts w:cs="Times New Roman"/>
          <w:sz w:val="20"/>
          <w:szCs w:val="20"/>
          <w:lang w:val="en-GB" w:eastAsia="ko-KR"/>
        </w:rPr>
        <w:t>.</w:t>
      </w:r>
    </w:p>
    <w:p w14:paraId="43096C61" w14:textId="321DB9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Riahi, K. et al., 2017: The Shared Socioeconomic Pathways and their energy, land use, and greenhouse gas emissions implications: An overview. </w:t>
      </w:r>
      <w:r w:rsidRPr="001A4DE9">
        <w:rPr>
          <w:rFonts w:cs="Times New Roman"/>
          <w:i/>
          <w:sz w:val="20"/>
          <w:szCs w:val="20"/>
          <w:lang w:val="en-GB" w:eastAsia="ko-KR"/>
        </w:rPr>
        <w:t>Global Environmental Change</w:t>
      </w:r>
      <w:r w:rsidRPr="001A4DE9">
        <w:rPr>
          <w:rFonts w:cs="Times New Roman"/>
          <w:sz w:val="20"/>
          <w:szCs w:val="20"/>
          <w:lang w:val="en-GB" w:eastAsia="ko-KR"/>
        </w:rPr>
        <w:t xml:space="preserve">, </w:t>
      </w:r>
      <w:r w:rsidRPr="001A4DE9">
        <w:rPr>
          <w:rFonts w:cs="Times New Roman"/>
          <w:b/>
          <w:sz w:val="20"/>
          <w:szCs w:val="20"/>
          <w:lang w:val="en-GB" w:eastAsia="ko-KR"/>
        </w:rPr>
        <w:t>42</w:t>
      </w:r>
      <w:r w:rsidRPr="001A4DE9">
        <w:rPr>
          <w:rFonts w:cs="Times New Roman"/>
          <w:sz w:val="20"/>
          <w:szCs w:val="20"/>
          <w:lang w:val="en-GB" w:eastAsia="ko-KR"/>
        </w:rPr>
        <w:t>, 153–168, doi:</w:t>
      </w:r>
      <w:hyperlink r:id="rId728" w:history="1">
        <w:r w:rsidRPr="001A4DE9">
          <w:rPr>
            <w:rStyle w:val="Hyperlink"/>
            <w:rFonts w:cs="Times New Roman"/>
            <w:sz w:val="20"/>
            <w:szCs w:val="20"/>
            <w:lang w:val="en-GB"/>
          </w:rPr>
          <w:t>10.1016/j.gloenvcha.2016.05.009</w:t>
        </w:r>
      </w:hyperlink>
      <w:r w:rsidRPr="001A4DE9">
        <w:rPr>
          <w:rFonts w:cs="Times New Roman"/>
          <w:sz w:val="20"/>
          <w:szCs w:val="20"/>
          <w:lang w:val="en-GB" w:eastAsia="ko-KR"/>
        </w:rPr>
        <w:t>.</w:t>
      </w:r>
    </w:p>
    <w:p w14:paraId="396BAC5A" w14:textId="433768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Ribes, A., S. Qasmi, and N.P. Gillett, 2021: Making climate projections conditional on historical observations.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7(4)</w:t>
      </w:r>
      <w:r w:rsidRPr="001A4DE9">
        <w:rPr>
          <w:rFonts w:cs="Times New Roman"/>
          <w:sz w:val="20"/>
          <w:szCs w:val="20"/>
          <w:lang w:val="en-GB" w:eastAsia="ko-KR"/>
        </w:rPr>
        <w:t>, eabc0671, doi:</w:t>
      </w:r>
      <w:hyperlink r:id="rId729" w:history="1">
        <w:r w:rsidRPr="001A4DE9">
          <w:rPr>
            <w:rStyle w:val="Hyperlink"/>
            <w:rFonts w:cs="Times New Roman"/>
            <w:sz w:val="20"/>
            <w:szCs w:val="20"/>
            <w:lang w:val="en-GB"/>
          </w:rPr>
          <w:t>10.1126/sciadv.abc0671</w:t>
        </w:r>
      </w:hyperlink>
      <w:r w:rsidRPr="001A4DE9">
        <w:rPr>
          <w:rFonts w:cs="Times New Roman"/>
          <w:sz w:val="20"/>
          <w:szCs w:val="20"/>
          <w:lang w:val="en-GB" w:eastAsia="ko-KR"/>
        </w:rPr>
        <w:t>.</w:t>
      </w:r>
    </w:p>
    <w:p w14:paraId="3FC2CCAF" w14:textId="6444174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P.M. Forster, T. Andrews, and D.J. Parker, 2016: Understanding the Rapid Precipitation Response to CO2 and Aerosol Forcing on a Regional Scale.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w:t>
      </w:r>
      <w:r w:rsidRPr="001A4DE9">
        <w:rPr>
          <w:rFonts w:cs="Times New Roman"/>
          <w:sz w:val="20"/>
          <w:szCs w:val="20"/>
          <w:lang w:val="en-GB" w:eastAsia="ko-KR"/>
        </w:rPr>
        <w:t>, 583–594, doi:</w:t>
      </w:r>
      <w:hyperlink r:id="rId730" w:history="1">
        <w:r w:rsidRPr="001A4DE9">
          <w:rPr>
            <w:rStyle w:val="Hyperlink"/>
            <w:rFonts w:cs="Times New Roman"/>
            <w:sz w:val="20"/>
            <w:szCs w:val="20"/>
            <w:lang w:val="en-GB"/>
          </w:rPr>
          <w:t>10.1175/jcli-d-15-0174.1</w:t>
        </w:r>
      </w:hyperlink>
      <w:r w:rsidRPr="001A4DE9">
        <w:rPr>
          <w:rFonts w:cs="Times New Roman"/>
          <w:sz w:val="20"/>
          <w:szCs w:val="20"/>
          <w:lang w:val="en-GB" w:eastAsia="ko-KR"/>
        </w:rPr>
        <w:t>.</w:t>
      </w:r>
    </w:p>
    <w:p w14:paraId="233E31A6" w14:textId="253C9C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2018a: Drivers of Precipitation Change: An Energetic Understanding.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31(23)</w:t>
      </w:r>
      <w:r w:rsidRPr="001A4DE9">
        <w:rPr>
          <w:rFonts w:cs="Times New Roman"/>
          <w:sz w:val="20"/>
          <w:szCs w:val="20"/>
          <w:lang w:val="en-GB" w:eastAsia="ko-KR"/>
        </w:rPr>
        <w:t>, 9641–9657, doi:</w:t>
      </w:r>
      <w:hyperlink r:id="rId731" w:history="1">
        <w:r w:rsidRPr="001A4DE9">
          <w:rPr>
            <w:rStyle w:val="Hyperlink"/>
            <w:rFonts w:cs="Times New Roman"/>
            <w:sz w:val="20"/>
            <w:szCs w:val="20"/>
            <w:lang w:val="en-GB"/>
          </w:rPr>
          <w:t>10.1175/jcli-d-17-0240.1</w:t>
        </w:r>
      </w:hyperlink>
      <w:r w:rsidRPr="001A4DE9">
        <w:rPr>
          <w:rFonts w:cs="Times New Roman"/>
          <w:sz w:val="20"/>
          <w:szCs w:val="20"/>
          <w:lang w:val="en-GB" w:eastAsia="ko-KR"/>
        </w:rPr>
        <w:t>.</w:t>
      </w:r>
    </w:p>
    <w:p w14:paraId="213E7941" w14:textId="28980D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2018b: Carbon Dioxide Physiological Forcing Dominates Projected Eastern Amazonian Drying.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45(6)</w:t>
      </w:r>
      <w:r w:rsidRPr="001A4DE9">
        <w:rPr>
          <w:rFonts w:cs="Times New Roman"/>
          <w:sz w:val="20"/>
          <w:szCs w:val="20"/>
          <w:lang w:val="en-GB" w:eastAsia="ko-KR"/>
        </w:rPr>
        <w:t>, 2815–2825, doi:</w:t>
      </w:r>
      <w:hyperlink r:id="rId732" w:history="1">
        <w:r w:rsidRPr="001A4DE9">
          <w:rPr>
            <w:rStyle w:val="Hyperlink"/>
            <w:rFonts w:cs="Times New Roman"/>
            <w:sz w:val="20"/>
            <w:szCs w:val="20"/>
            <w:lang w:val="en-GB"/>
          </w:rPr>
          <w:t>10.1002/2017gl076520</w:t>
        </w:r>
      </w:hyperlink>
      <w:r w:rsidRPr="001A4DE9">
        <w:rPr>
          <w:rFonts w:cs="Times New Roman"/>
          <w:sz w:val="20"/>
          <w:szCs w:val="20"/>
          <w:lang w:val="en-GB" w:eastAsia="ko-KR"/>
        </w:rPr>
        <w:t>.</w:t>
      </w:r>
    </w:p>
    <w:p w14:paraId="6C58DC48" w14:textId="3B46DE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Richardson, T.B. et al., 2019: Efficacy of Climate Forcings in PDRMIP Models.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12824–12844, doi:</w:t>
      </w:r>
      <w:hyperlink r:id="rId733" w:history="1">
        <w:r w:rsidRPr="001A4DE9">
          <w:rPr>
            <w:rStyle w:val="Hyperlink"/>
            <w:rFonts w:cs="Times New Roman"/>
            <w:sz w:val="20"/>
            <w:szCs w:val="20"/>
            <w:lang w:val="en-GB"/>
          </w:rPr>
          <w:t>10.1029/2019jd030581</w:t>
        </w:r>
      </w:hyperlink>
      <w:r w:rsidRPr="001A4DE9">
        <w:rPr>
          <w:rFonts w:cs="Times New Roman"/>
          <w:sz w:val="20"/>
          <w:szCs w:val="20"/>
          <w:lang w:val="en-GB" w:eastAsia="ko-KR"/>
        </w:rPr>
        <w:t>.</w:t>
      </w:r>
    </w:p>
    <w:p w14:paraId="28DBB74D" w14:textId="4B0C9C3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Richter Jadwiga, H. et al., 2018: Stratospheric Response in the First Geoengineering Simulation Meeting Multiple Surface Climate Objectives.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123(11)</w:t>
      </w:r>
      <w:r w:rsidRPr="001A4DE9">
        <w:rPr>
          <w:rFonts w:cs="Times New Roman"/>
          <w:sz w:val="20"/>
          <w:szCs w:val="20"/>
          <w:lang w:val="en-GB" w:eastAsia="ko-KR"/>
        </w:rPr>
        <w:t>, 5762–5782, doi:</w:t>
      </w:r>
      <w:hyperlink r:id="rId734" w:history="1">
        <w:r w:rsidRPr="001A4DE9">
          <w:rPr>
            <w:rStyle w:val="Hyperlink"/>
            <w:rFonts w:cs="Times New Roman"/>
            <w:sz w:val="20"/>
            <w:szCs w:val="20"/>
            <w:lang w:val="en-GB"/>
          </w:rPr>
          <w:t>10.1029/2018jd028285</w:t>
        </w:r>
      </w:hyperlink>
      <w:r w:rsidRPr="001A4DE9">
        <w:rPr>
          <w:rFonts w:cs="Times New Roman"/>
          <w:sz w:val="20"/>
          <w:szCs w:val="20"/>
          <w:lang w:val="en-GB" w:eastAsia="ko-KR"/>
        </w:rPr>
        <w:t>.</w:t>
      </w:r>
    </w:p>
    <w:p w14:paraId="3DD2AA26" w14:textId="2A278D2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Ricke, K.L. and K. Caldeira, 2014: Maximum warming occurs about one decade after a carbon dioxide emission.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9(12)</w:t>
      </w:r>
      <w:r w:rsidRPr="001A4DE9">
        <w:rPr>
          <w:rFonts w:cs="Times New Roman"/>
          <w:sz w:val="20"/>
          <w:szCs w:val="20"/>
          <w:lang w:val="en-GB" w:eastAsia="ko-KR"/>
        </w:rPr>
        <w:t>, 124002, doi:</w:t>
      </w:r>
      <w:hyperlink r:id="rId735" w:history="1">
        <w:r w:rsidRPr="001A4DE9">
          <w:rPr>
            <w:rStyle w:val="Hyperlink"/>
            <w:rFonts w:cs="Times New Roman"/>
            <w:sz w:val="20"/>
            <w:szCs w:val="20"/>
            <w:lang w:val="en-GB"/>
          </w:rPr>
          <w:t>10.1088/1748-9326/9/12/124002</w:t>
        </w:r>
      </w:hyperlink>
      <w:r w:rsidRPr="001A4DE9">
        <w:rPr>
          <w:rFonts w:cs="Times New Roman"/>
          <w:sz w:val="20"/>
          <w:szCs w:val="20"/>
          <w:lang w:val="en-GB" w:eastAsia="ko-KR"/>
        </w:rPr>
        <w:t>.</w:t>
      </w:r>
    </w:p>
    <w:p w14:paraId="4A5F6990" w14:textId="0B1296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Rickels, W., F. Reith, D. Keller, A. Oschlies, and M.F. Quaas, 2018: Integrated Assessment of Carbon Dioxide Removal.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565–582, doi:</w:t>
      </w:r>
      <w:hyperlink r:id="rId736" w:history="1">
        <w:r w:rsidRPr="001A4DE9">
          <w:rPr>
            <w:rStyle w:val="Hyperlink"/>
            <w:rFonts w:cs="Times New Roman"/>
            <w:sz w:val="20"/>
            <w:szCs w:val="20"/>
            <w:lang w:val="en-GB"/>
          </w:rPr>
          <w:t>10.1002/2017ef000724</w:t>
        </w:r>
      </w:hyperlink>
      <w:r w:rsidRPr="001A4DE9">
        <w:rPr>
          <w:rFonts w:cs="Times New Roman"/>
          <w:sz w:val="20"/>
          <w:szCs w:val="20"/>
          <w:lang w:val="en-GB" w:eastAsia="ko-KR"/>
        </w:rPr>
        <w:t>.</w:t>
      </w:r>
    </w:p>
    <w:p w14:paraId="63360CBE" w14:textId="30A3F0F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Ridley, H.E. et al., 2015: Aerosol forcing of the position of the intertropical convergence zone since ad 1550.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8(3)</w:t>
      </w:r>
      <w:r w:rsidRPr="001A4DE9">
        <w:rPr>
          <w:rFonts w:cs="Times New Roman"/>
          <w:sz w:val="20"/>
          <w:szCs w:val="20"/>
          <w:lang w:val="en-GB" w:eastAsia="ko-KR"/>
        </w:rPr>
        <w:t>, 195–200, doi:</w:t>
      </w:r>
      <w:hyperlink r:id="rId737" w:history="1">
        <w:r w:rsidRPr="001A4DE9">
          <w:rPr>
            <w:rStyle w:val="Hyperlink"/>
            <w:rFonts w:cs="Times New Roman"/>
            <w:sz w:val="20"/>
            <w:szCs w:val="20"/>
            <w:lang w:val="en-GB"/>
          </w:rPr>
          <w:t>10.1038/ngeo2353</w:t>
        </w:r>
      </w:hyperlink>
      <w:r w:rsidRPr="001A4DE9">
        <w:rPr>
          <w:rFonts w:cs="Times New Roman"/>
          <w:sz w:val="20"/>
          <w:szCs w:val="20"/>
          <w:lang w:val="en-GB" w:eastAsia="ko-KR"/>
        </w:rPr>
        <w:t>.</w:t>
      </w:r>
    </w:p>
    <w:p w14:paraId="1C60DB66" w14:textId="5644CBF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Rind, D. et al., 2018: Multicentury Instability of the Atlantic Meridional Circulation in Rapid Warming Simulations With GISS ModelE2.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123(12)</w:t>
      </w:r>
      <w:r w:rsidRPr="001A4DE9">
        <w:rPr>
          <w:rFonts w:cs="Times New Roman"/>
          <w:sz w:val="20"/>
          <w:szCs w:val="20"/>
          <w:lang w:val="en-GB" w:eastAsia="ko-KR"/>
        </w:rPr>
        <w:t>, 6331–6355, doi:</w:t>
      </w:r>
      <w:hyperlink r:id="rId738" w:history="1">
        <w:r w:rsidRPr="001A4DE9">
          <w:rPr>
            <w:rStyle w:val="Hyperlink"/>
            <w:rFonts w:cs="Times New Roman"/>
            <w:sz w:val="20"/>
            <w:szCs w:val="20"/>
            <w:lang w:val="en-GB"/>
          </w:rPr>
          <w:t>10.1029/2017jd027149</w:t>
        </w:r>
      </w:hyperlink>
      <w:r w:rsidRPr="001A4DE9">
        <w:rPr>
          <w:rFonts w:cs="Times New Roman"/>
          <w:sz w:val="20"/>
          <w:szCs w:val="20"/>
          <w:lang w:val="en-GB" w:eastAsia="ko-KR"/>
        </w:rPr>
        <w:t>.</w:t>
      </w:r>
    </w:p>
    <w:p w14:paraId="28527198" w14:textId="7CEFA27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Robock, A., 1983: Ice and Snow Feedbacks and the Latitudinal and Seasonal Distribution of Climate Sensitivity.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40(4)</w:t>
      </w:r>
      <w:r w:rsidRPr="001A4DE9">
        <w:rPr>
          <w:rFonts w:cs="Times New Roman"/>
          <w:sz w:val="20"/>
          <w:szCs w:val="20"/>
          <w:lang w:val="en-GB" w:eastAsia="ko-KR"/>
        </w:rPr>
        <w:t>, 986–997, doi:</w:t>
      </w:r>
      <w:hyperlink r:id="rId739" w:history="1">
        <w:r w:rsidRPr="001A4DE9">
          <w:rPr>
            <w:rStyle w:val="Hyperlink"/>
            <w:rFonts w:cs="Times New Roman"/>
            <w:sz w:val="20"/>
            <w:szCs w:val="20"/>
            <w:lang w:val="en-GB"/>
          </w:rPr>
          <w:t>10.1175/1520-0469(1983)040&lt;0986:iasfat&gt;2.0.co;2</w:t>
        </w:r>
      </w:hyperlink>
      <w:r w:rsidRPr="001A4DE9">
        <w:rPr>
          <w:rFonts w:cs="Times New Roman"/>
          <w:sz w:val="20"/>
          <w:szCs w:val="20"/>
          <w:lang w:val="en-GB" w:eastAsia="ko-KR"/>
        </w:rPr>
        <w:t>.</w:t>
      </w:r>
    </w:p>
    <w:p w14:paraId="1038238B" w14:textId="5C8C3E5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Robock, A., L. Oman, and G. Stenchikov, 2008: Regional climate responses to geoengineering with tropical and Artic SO2 injections.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1–15, doi:</w:t>
      </w:r>
      <w:hyperlink r:id="rId740" w:history="1">
        <w:r w:rsidRPr="001A4DE9">
          <w:rPr>
            <w:rStyle w:val="Hyperlink"/>
            <w:rFonts w:cs="Times New Roman"/>
            <w:sz w:val="20"/>
            <w:szCs w:val="20"/>
            <w:lang w:val="en-GB"/>
          </w:rPr>
          <w:t>10.1029/2008jd010050</w:t>
        </w:r>
      </w:hyperlink>
      <w:r w:rsidRPr="001A4DE9">
        <w:rPr>
          <w:rFonts w:cs="Times New Roman"/>
          <w:sz w:val="20"/>
          <w:szCs w:val="20"/>
          <w:lang w:val="en-GB" w:eastAsia="ko-KR"/>
        </w:rPr>
        <w:t>.</w:t>
      </w:r>
    </w:p>
    <w:p w14:paraId="0B413627" w14:textId="28D1D79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Robock, A., M. Bunzl, B. Kravitz, and G.L. Stenchikov, 2010: A Test for Geoengineering?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327(5965)</w:t>
      </w:r>
      <w:r w:rsidRPr="001A4DE9">
        <w:rPr>
          <w:rFonts w:cs="Times New Roman"/>
          <w:sz w:val="20"/>
          <w:szCs w:val="20"/>
          <w:lang w:val="en-GB" w:eastAsia="ko-KR"/>
        </w:rPr>
        <w:t>, 530–531, doi:</w:t>
      </w:r>
      <w:hyperlink r:id="rId741" w:history="1">
        <w:r w:rsidRPr="001A4DE9">
          <w:rPr>
            <w:rStyle w:val="Hyperlink"/>
            <w:rFonts w:cs="Times New Roman"/>
            <w:sz w:val="20"/>
            <w:szCs w:val="20"/>
            <w:lang w:val="en-GB"/>
          </w:rPr>
          <w:t>10.1126/science.1186237</w:t>
        </w:r>
      </w:hyperlink>
      <w:r w:rsidRPr="001A4DE9">
        <w:rPr>
          <w:rFonts w:cs="Times New Roman"/>
          <w:sz w:val="20"/>
          <w:szCs w:val="20"/>
          <w:lang w:val="en-GB" w:eastAsia="ko-KR"/>
        </w:rPr>
        <w:t>.</w:t>
      </w:r>
    </w:p>
    <w:p w14:paraId="15480097" w14:textId="672393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Robock, A., D.G. MacMartin, R. Duren, and M.W. Christensen, 2013: Studying geoengineering with natural and anthropogenic analogs.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121(3)</w:t>
      </w:r>
      <w:r w:rsidRPr="001A4DE9">
        <w:rPr>
          <w:rFonts w:cs="Times New Roman"/>
          <w:sz w:val="20"/>
          <w:szCs w:val="20"/>
          <w:lang w:val="en-GB" w:eastAsia="ko-KR"/>
        </w:rPr>
        <w:t>, 445–458, doi:</w:t>
      </w:r>
      <w:hyperlink r:id="rId742" w:history="1">
        <w:r w:rsidRPr="001A4DE9">
          <w:rPr>
            <w:rStyle w:val="Hyperlink"/>
            <w:rFonts w:cs="Times New Roman"/>
            <w:sz w:val="20"/>
            <w:szCs w:val="20"/>
            <w:lang w:val="en-GB"/>
          </w:rPr>
          <w:t>10.1007/s10584-013-0777-5</w:t>
        </w:r>
      </w:hyperlink>
      <w:r w:rsidRPr="001A4DE9">
        <w:rPr>
          <w:rFonts w:cs="Times New Roman"/>
          <w:sz w:val="20"/>
          <w:szCs w:val="20"/>
          <w:lang w:val="en-GB" w:eastAsia="ko-KR"/>
        </w:rPr>
        <w:t>.</w:t>
      </w:r>
    </w:p>
    <w:p w14:paraId="5AD04209" w14:textId="37B4E8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Robson, J., R. Sutton, and D. Smith, 2014: Decadal predictions of the cooling and freshening of the North Atlantic in the 1960s and the role of ocean circulation.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42(9)</w:t>
      </w:r>
      <w:r w:rsidRPr="001A4DE9">
        <w:rPr>
          <w:rFonts w:cs="Times New Roman"/>
          <w:sz w:val="20"/>
          <w:szCs w:val="20"/>
          <w:lang w:val="en-GB" w:eastAsia="ko-KR"/>
        </w:rPr>
        <w:t>, 2353–2365, doi:</w:t>
      </w:r>
      <w:hyperlink r:id="rId743" w:history="1">
        <w:r w:rsidRPr="001A4DE9">
          <w:rPr>
            <w:rStyle w:val="Hyperlink"/>
            <w:rFonts w:cs="Times New Roman"/>
            <w:sz w:val="20"/>
            <w:szCs w:val="20"/>
            <w:lang w:val="en-GB"/>
          </w:rPr>
          <w:t>10.1007/s00382-014-2115-7</w:t>
        </w:r>
      </w:hyperlink>
      <w:r w:rsidRPr="001A4DE9">
        <w:rPr>
          <w:rFonts w:cs="Times New Roman"/>
          <w:sz w:val="20"/>
          <w:szCs w:val="20"/>
          <w:lang w:val="en-GB" w:eastAsia="ko-KR"/>
        </w:rPr>
        <w:t>.</w:t>
      </w:r>
    </w:p>
    <w:p w14:paraId="324B0FFE" w14:textId="57858F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Robson, J.I., R.T. Sutton, and D.M. Smith, 2012: Initialized decadal predictions of the rapid warming of the North Atlantic Ocean in the mid 1990s.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39(19)</w:t>
      </w:r>
      <w:r w:rsidRPr="001A4DE9">
        <w:rPr>
          <w:rFonts w:cs="Times New Roman"/>
          <w:sz w:val="20"/>
          <w:szCs w:val="20"/>
          <w:lang w:val="en-GB" w:eastAsia="ko-KR"/>
        </w:rPr>
        <w:t>, L19713, doi:</w:t>
      </w:r>
      <w:hyperlink r:id="rId744" w:history="1">
        <w:r w:rsidRPr="001A4DE9">
          <w:rPr>
            <w:rStyle w:val="Hyperlink"/>
            <w:rFonts w:cs="Times New Roman"/>
            <w:sz w:val="20"/>
            <w:szCs w:val="20"/>
            <w:lang w:val="en-GB"/>
          </w:rPr>
          <w:t>10.1029/2012gl053370</w:t>
        </w:r>
      </w:hyperlink>
      <w:r w:rsidRPr="001A4DE9">
        <w:rPr>
          <w:rFonts w:cs="Times New Roman"/>
          <w:sz w:val="20"/>
          <w:szCs w:val="20"/>
          <w:lang w:val="en-GB" w:eastAsia="ko-KR"/>
        </w:rPr>
        <w:t>.</w:t>
      </w:r>
    </w:p>
    <w:p w14:paraId="39E397AF" w14:textId="29901F9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Rodgers, K.B., J. Lin, and T.L. Frölicher, 2015: Emergence of multiple ocean ecosystem drivers in a large ensemble </w:t>
      </w:r>
      <w:r w:rsidRPr="001A4DE9">
        <w:rPr>
          <w:rFonts w:cs="Times New Roman"/>
          <w:sz w:val="20"/>
          <w:szCs w:val="20"/>
          <w:lang w:val="en-GB" w:eastAsia="ko-KR"/>
        </w:rPr>
        <w:lastRenderedPageBreak/>
        <w:t xml:space="preserve">suite with an Earth system model. </w:t>
      </w:r>
      <w:r w:rsidRPr="001A4DE9">
        <w:rPr>
          <w:rFonts w:cs="Times New Roman"/>
          <w:i/>
          <w:sz w:val="20"/>
          <w:szCs w:val="20"/>
          <w:lang w:val="en-GB" w:eastAsia="ko-KR"/>
        </w:rPr>
        <w:t>Biogeosciences</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3301–3320, doi:</w:t>
      </w:r>
      <w:hyperlink r:id="rId745" w:history="1">
        <w:r w:rsidRPr="001A4DE9">
          <w:rPr>
            <w:rStyle w:val="Hyperlink"/>
            <w:rFonts w:cs="Times New Roman"/>
            <w:sz w:val="20"/>
            <w:szCs w:val="20"/>
            <w:lang w:val="en-GB"/>
          </w:rPr>
          <w:t>10.5194/bg-12-3301-2015</w:t>
        </w:r>
      </w:hyperlink>
      <w:r w:rsidRPr="001A4DE9">
        <w:rPr>
          <w:rFonts w:cs="Times New Roman"/>
          <w:sz w:val="20"/>
          <w:szCs w:val="20"/>
          <w:lang w:val="en-GB" w:eastAsia="ko-KR"/>
        </w:rPr>
        <w:t>.</w:t>
      </w:r>
    </w:p>
    <w:p w14:paraId="1919E6F0" w14:textId="470FF4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Rogelj, J. et al., 2014: Disentangling the effects of CO2 and short-lived climate forcer mitigation.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111(46)</w:t>
      </w:r>
      <w:r w:rsidRPr="001A4DE9">
        <w:rPr>
          <w:rFonts w:cs="Times New Roman"/>
          <w:sz w:val="20"/>
          <w:szCs w:val="20"/>
          <w:lang w:val="en-GB" w:eastAsia="ko-KR"/>
        </w:rPr>
        <w:t>, 16325–16330, doi:</w:t>
      </w:r>
      <w:hyperlink r:id="rId746" w:history="1">
        <w:r w:rsidRPr="001A4DE9">
          <w:rPr>
            <w:rStyle w:val="Hyperlink"/>
            <w:rFonts w:cs="Times New Roman"/>
            <w:sz w:val="20"/>
            <w:szCs w:val="20"/>
            <w:lang w:val="en-GB"/>
          </w:rPr>
          <w:t>10.1073/pnas.1415631111</w:t>
        </w:r>
      </w:hyperlink>
      <w:r w:rsidRPr="001A4DE9">
        <w:rPr>
          <w:rFonts w:cs="Times New Roman"/>
          <w:sz w:val="20"/>
          <w:szCs w:val="20"/>
          <w:lang w:val="en-GB" w:eastAsia="ko-KR"/>
        </w:rPr>
        <w:t>.</w:t>
      </w:r>
    </w:p>
    <w:p w14:paraId="4A183D57" w14:textId="6A2308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Rogelj, J. et al., 2018a: Scenarios towards limiting global mean temperature increase below 1.5 °c.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325–332, doi:</w:t>
      </w:r>
      <w:hyperlink r:id="rId747" w:history="1">
        <w:r w:rsidRPr="001A4DE9">
          <w:rPr>
            <w:rStyle w:val="Hyperlink"/>
            <w:rFonts w:cs="Times New Roman"/>
            <w:sz w:val="20"/>
            <w:szCs w:val="20"/>
            <w:lang w:val="en-GB"/>
          </w:rPr>
          <w:t>10.1038/s41558-018-0091-3</w:t>
        </w:r>
      </w:hyperlink>
      <w:r w:rsidRPr="001A4DE9">
        <w:rPr>
          <w:rFonts w:cs="Times New Roman"/>
          <w:sz w:val="20"/>
          <w:szCs w:val="20"/>
          <w:lang w:val="en-GB" w:eastAsia="ko-KR"/>
        </w:rPr>
        <w:t>.</w:t>
      </w:r>
    </w:p>
    <w:p w14:paraId="5D159DC0" w14:textId="0E1984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Rogelj, J. et al., 2018b: Mitigation Pathways Compatible with 1.5°C in the Context of Sustainable Development Supplementary Material. In: </w:t>
      </w:r>
      <w:r w:rsidRPr="001A4DE9">
        <w:rPr>
          <w:rFonts w:cs="Times New Roman"/>
          <w:i/>
          <w:sz w:val="20"/>
          <w:szCs w:val="20"/>
          <w:lang w:val="en-GB" w:eastAsia="ko-KR"/>
        </w:rPr>
        <w:t>Global Warming of 1.5°C. An IPCC Special Report on the impacts of global warming of 1.5°C above pre-industrial levels and related global greenhouse gas emission pathways, in the context of strengthening the global response to the threat of climate change,</w:t>
      </w:r>
      <w:r w:rsidRPr="001A4DE9">
        <w:rPr>
          <w:rFonts w:cs="Times New Roman"/>
          <w:sz w:val="20"/>
          <w:szCs w:val="20"/>
          <w:lang w:val="en-GB" w:eastAsia="ko-KR"/>
        </w:rPr>
        <w:t xml:space="preserve"> [Masson-Delmotte, V., P. Zhai, H.-O. Pörtner, D. Roberts, J. Skea, P.R. Shukla, A. Pirani, W. Moufouma-Okia, C. Péan, R. Pidcock, S. Connors, J.B.R. Matthews, Y. Chen, X. Zhou, M.I. Gomis, E. Lonnoy, T. Maycock, M. Tignor, and T. Waterfield (eds.)]. In Press, pp. 2SM: 1–50.</w:t>
      </w:r>
    </w:p>
    <w:p w14:paraId="0404D35F" w14:textId="1FD311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Rotstayn, L.D., 2013: Projected effects of declining anthropogenic aerosols on the southern annular mode.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8(4)</w:t>
      </w:r>
      <w:r w:rsidRPr="001A4DE9">
        <w:rPr>
          <w:rFonts w:cs="Times New Roman"/>
          <w:sz w:val="20"/>
          <w:szCs w:val="20"/>
          <w:lang w:val="en-GB" w:eastAsia="ko-KR"/>
        </w:rPr>
        <w:t>, 044028, doi:</w:t>
      </w:r>
      <w:hyperlink r:id="rId748" w:history="1">
        <w:r w:rsidRPr="001A4DE9">
          <w:rPr>
            <w:rStyle w:val="Hyperlink"/>
            <w:rFonts w:cs="Times New Roman"/>
            <w:sz w:val="20"/>
            <w:szCs w:val="20"/>
            <w:lang w:val="en-GB"/>
          </w:rPr>
          <w:t>10.1088/1748-9326/8/4/044028</w:t>
        </w:r>
      </w:hyperlink>
      <w:r w:rsidRPr="001A4DE9">
        <w:rPr>
          <w:rFonts w:cs="Times New Roman"/>
          <w:sz w:val="20"/>
          <w:szCs w:val="20"/>
          <w:lang w:val="en-GB" w:eastAsia="ko-KR"/>
        </w:rPr>
        <w:t>.</w:t>
      </w:r>
    </w:p>
    <w:p w14:paraId="7F5E53A3" w14:textId="59DBB1C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Rowell, D.P., 2012: Sources of uncertainty in future changes in local precipitation.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39(7–8)</w:t>
      </w:r>
      <w:r w:rsidRPr="001A4DE9">
        <w:rPr>
          <w:rFonts w:cs="Times New Roman"/>
          <w:sz w:val="20"/>
          <w:szCs w:val="20"/>
          <w:lang w:val="en-GB" w:eastAsia="ko-KR"/>
        </w:rPr>
        <w:t>, 1929–1950, doi:</w:t>
      </w:r>
      <w:hyperlink r:id="rId749" w:history="1">
        <w:r w:rsidRPr="001A4DE9">
          <w:rPr>
            <w:rStyle w:val="Hyperlink"/>
            <w:rFonts w:cs="Times New Roman"/>
            <w:sz w:val="20"/>
            <w:szCs w:val="20"/>
            <w:lang w:val="en-GB"/>
          </w:rPr>
          <w:t>10.1007/s00382-011-1210-2</w:t>
        </w:r>
      </w:hyperlink>
      <w:r w:rsidRPr="001A4DE9">
        <w:rPr>
          <w:rFonts w:cs="Times New Roman"/>
          <w:sz w:val="20"/>
          <w:szCs w:val="20"/>
          <w:lang w:val="en-GB" w:eastAsia="ko-KR"/>
        </w:rPr>
        <w:t>.</w:t>
      </w:r>
    </w:p>
    <w:p w14:paraId="5C3F7329" w14:textId="7539EA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Ruggieri, P. et al., 2021: Atlantic Multidecadal Variability and North Atlantic Jet: A Multimodel View from the Decadal Climate Prediction Project.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34(1)</w:t>
      </w:r>
      <w:r w:rsidRPr="001A4DE9">
        <w:rPr>
          <w:rFonts w:cs="Times New Roman"/>
          <w:sz w:val="20"/>
          <w:szCs w:val="20"/>
          <w:lang w:val="en-GB" w:eastAsia="ko-KR"/>
        </w:rPr>
        <w:t>, 347–360, doi:</w:t>
      </w:r>
      <w:hyperlink r:id="rId750" w:history="1">
        <w:r w:rsidRPr="001A4DE9">
          <w:rPr>
            <w:rStyle w:val="Hyperlink"/>
            <w:rFonts w:cs="Times New Roman"/>
            <w:sz w:val="20"/>
            <w:szCs w:val="20"/>
            <w:lang w:val="en-GB"/>
          </w:rPr>
          <w:t>10.1175/jcli-d-19-0981.1</w:t>
        </w:r>
      </w:hyperlink>
      <w:r w:rsidRPr="001A4DE9">
        <w:rPr>
          <w:rFonts w:cs="Times New Roman"/>
          <w:sz w:val="20"/>
          <w:szCs w:val="20"/>
          <w:lang w:val="en-GB" w:eastAsia="ko-KR"/>
        </w:rPr>
        <w:t>.</w:t>
      </w:r>
    </w:p>
    <w:p w14:paraId="49D563D2" w14:textId="16515D1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Ruprich-Robert, Y. and C. Cassou, 2015: Combined influences of seasonal East Atlantic Pattern and North Atlantic Oscillation to excite Atlantic multidecadal variability in a climate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44(1–2)</w:t>
      </w:r>
      <w:r w:rsidRPr="001A4DE9">
        <w:rPr>
          <w:rFonts w:cs="Times New Roman"/>
          <w:sz w:val="20"/>
          <w:szCs w:val="20"/>
          <w:lang w:val="en-GB" w:eastAsia="ko-KR"/>
        </w:rPr>
        <w:t>, 229–253, doi:</w:t>
      </w:r>
      <w:hyperlink r:id="rId751" w:history="1">
        <w:r w:rsidRPr="001A4DE9">
          <w:rPr>
            <w:rStyle w:val="Hyperlink"/>
            <w:rFonts w:cs="Times New Roman"/>
            <w:sz w:val="20"/>
            <w:szCs w:val="20"/>
            <w:lang w:val="en-GB"/>
          </w:rPr>
          <w:t>10.1007/s00382-014-2176-7</w:t>
        </w:r>
      </w:hyperlink>
      <w:r w:rsidRPr="001A4DE9">
        <w:rPr>
          <w:rFonts w:cs="Times New Roman"/>
          <w:sz w:val="20"/>
          <w:szCs w:val="20"/>
          <w:lang w:val="en-GB" w:eastAsia="ko-KR"/>
        </w:rPr>
        <w:t>.</w:t>
      </w:r>
    </w:p>
    <w:p w14:paraId="4A6C6423" w14:textId="1945EC2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Russotto, R.D. and T.P. Ackerman, 2018: Changes in clouds and thermodynamics under solar geoengineering and implications for required solar reduction. </w:t>
      </w:r>
      <w:r w:rsidRPr="001A4DE9">
        <w:rPr>
          <w:rFonts w:cs="Times New Roman"/>
          <w:i/>
          <w:sz w:val="20"/>
          <w:szCs w:val="20"/>
          <w:lang w:val="en-GB" w:eastAsia="ko-KR"/>
        </w:rPr>
        <w:t>Atmos. Chem. Phys.</w:t>
      </w:r>
      <w:r w:rsidRPr="001A4DE9">
        <w:rPr>
          <w:rFonts w:cs="Times New Roman"/>
          <w:sz w:val="20"/>
          <w:szCs w:val="20"/>
          <w:lang w:val="en-GB" w:eastAsia="ko-KR"/>
        </w:rPr>
        <w:t xml:space="preserve">, </w:t>
      </w:r>
      <w:r w:rsidRPr="001A4DE9">
        <w:rPr>
          <w:rFonts w:cs="Times New Roman"/>
          <w:b/>
          <w:sz w:val="20"/>
          <w:szCs w:val="20"/>
          <w:lang w:val="en-GB" w:eastAsia="ko-KR"/>
        </w:rPr>
        <w:t>18(16)</w:t>
      </w:r>
      <w:r w:rsidRPr="001A4DE9">
        <w:rPr>
          <w:rFonts w:cs="Times New Roman"/>
          <w:sz w:val="20"/>
          <w:szCs w:val="20"/>
          <w:lang w:val="en-GB" w:eastAsia="ko-KR"/>
        </w:rPr>
        <w:t>, 11905–11925, doi:</w:t>
      </w:r>
      <w:hyperlink r:id="rId752" w:history="1">
        <w:r w:rsidRPr="001A4DE9">
          <w:rPr>
            <w:rStyle w:val="Hyperlink"/>
            <w:rFonts w:cs="Times New Roman"/>
            <w:sz w:val="20"/>
            <w:szCs w:val="20"/>
            <w:lang w:val="en-GB"/>
          </w:rPr>
          <w:t>10.5194/acp-18-11905-2018</w:t>
        </w:r>
      </w:hyperlink>
      <w:r w:rsidRPr="001A4DE9">
        <w:rPr>
          <w:rFonts w:cs="Times New Roman"/>
          <w:sz w:val="20"/>
          <w:szCs w:val="20"/>
          <w:lang w:val="en-GB" w:eastAsia="ko-KR"/>
        </w:rPr>
        <w:t>.</w:t>
      </w:r>
    </w:p>
    <w:p w14:paraId="2A813404" w14:textId="07C4D6C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Saffioti, C., E.M. Fischer, and R. Knutti, 2017: Improved Consistency of Climate Projections over Europe after Accounting for Atmospheric Circulation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30(18)</w:t>
      </w:r>
      <w:r w:rsidRPr="001A4DE9">
        <w:rPr>
          <w:rFonts w:cs="Times New Roman"/>
          <w:sz w:val="20"/>
          <w:szCs w:val="20"/>
          <w:lang w:val="en-GB" w:eastAsia="ko-KR"/>
        </w:rPr>
        <w:t>, 7271–7291, doi:</w:t>
      </w:r>
      <w:hyperlink r:id="rId753" w:history="1">
        <w:r w:rsidRPr="001A4DE9">
          <w:rPr>
            <w:rStyle w:val="Hyperlink"/>
            <w:rFonts w:cs="Times New Roman"/>
            <w:sz w:val="20"/>
            <w:szCs w:val="20"/>
            <w:lang w:val="en-GB"/>
          </w:rPr>
          <w:t>10.1175/jcli-d-16-0695.1</w:t>
        </w:r>
      </w:hyperlink>
      <w:r w:rsidRPr="001A4DE9">
        <w:rPr>
          <w:rFonts w:cs="Times New Roman"/>
          <w:sz w:val="20"/>
          <w:szCs w:val="20"/>
          <w:lang w:val="en-GB" w:eastAsia="ko-KR"/>
        </w:rPr>
        <w:t>.</w:t>
      </w:r>
    </w:p>
    <w:p w14:paraId="25716525" w14:textId="3ADACA8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Saggioro, E. and T.G. Shepherd, 2019: Quantifying the Timescale and Strength of Southern Hemisphere Intraseasonal Stratosphere-troposphere Coupling.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46(22)</w:t>
      </w:r>
      <w:r w:rsidRPr="001A4DE9">
        <w:rPr>
          <w:rFonts w:cs="Times New Roman"/>
          <w:sz w:val="20"/>
          <w:szCs w:val="20"/>
          <w:lang w:val="en-GB" w:eastAsia="ko-KR"/>
        </w:rPr>
        <w:t>, 13479–13487, doi:</w:t>
      </w:r>
      <w:hyperlink r:id="rId754" w:history="1">
        <w:r w:rsidRPr="001A4DE9">
          <w:rPr>
            <w:rStyle w:val="Hyperlink"/>
            <w:rFonts w:cs="Times New Roman"/>
            <w:sz w:val="20"/>
            <w:szCs w:val="20"/>
            <w:lang w:val="en-GB"/>
          </w:rPr>
          <w:t>10.1029/2019gl084763</w:t>
        </w:r>
      </w:hyperlink>
      <w:r w:rsidRPr="001A4DE9">
        <w:rPr>
          <w:rFonts w:cs="Times New Roman"/>
          <w:sz w:val="20"/>
          <w:szCs w:val="20"/>
          <w:lang w:val="en-GB" w:eastAsia="ko-KR"/>
        </w:rPr>
        <w:t>.</w:t>
      </w:r>
    </w:p>
    <w:p w14:paraId="76984F51" w14:textId="69F32C2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Samset, B.H., J.S. Fuglestvedt, and M.T. Lund, 2020: Delayed emergence of a global temperature response after emission mitigation.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11(1)</w:t>
      </w:r>
      <w:r w:rsidRPr="001A4DE9">
        <w:rPr>
          <w:rFonts w:cs="Times New Roman"/>
          <w:sz w:val="20"/>
          <w:szCs w:val="20"/>
          <w:lang w:val="en-GB" w:eastAsia="ko-KR"/>
        </w:rPr>
        <w:t>, 3261, doi:</w:t>
      </w:r>
      <w:hyperlink r:id="rId755" w:history="1">
        <w:r w:rsidRPr="001A4DE9">
          <w:rPr>
            <w:rStyle w:val="Hyperlink"/>
            <w:rFonts w:cs="Times New Roman"/>
            <w:sz w:val="20"/>
            <w:szCs w:val="20"/>
            <w:lang w:val="en-GB"/>
          </w:rPr>
          <w:t>10.1038/s41467-020-17001-1</w:t>
        </w:r>
      </w:hyperlink>
      <w:r w:rsidRPr="001A4DE9">
        <w:rPr>
          <w:rFonts w:cs="Times New Roman"/>
          <w:sz w:val="20"/>
          <w:szCs w:val="20"/>
          <w:lang w:val="en-GB" w:eastAsia="ko-KR"/>
        </w:rPr>
        <w:t>.</w:t>
      </w:r>
    </w:p>
    <w:p w14:paraId="30F1D293" w14:textId="465AFB0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Samset, B.H. et al., 2016: Fast and slow precipitation responses to individual climate forcers: A PDRMIP multimodel study.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2782–2791, doi:</w:t>
      </w:r>
      <w:hyperlink r:id="rId756" w:history="1">
        <w:r w:rsidRPr="001A4DE9">
          <w:rPr>
            <w:rStyle w:val="Hyperlink"/>
            <w:rFonts w:cs="Times New Roman"/>
            <w:sz w:val="20"/>
            <w:szCs w:val="20"/>
            <w:lang w:val="en-GB"/>
          </w:rPr>
          <w:t>10.1002/2016gl068064</w:t>
        </w:r>
      </w:hyperlink>
      <w:r w:rsidRPr="001A4DE9">
        <w:rPr>
          <w:rFonts w:cs="Times New Roman"/>
          <w:sz w:val="20"/>
          <w:szCs w:val="20"/>
          <w:lang w:val="en-GB" w:eastAsia="ko-KR"/>
        </w:rPr>
        <w:t>.</w:t>
      </w:r>
    </w:p>
    <w:p w14:paraId="2B5D4FC1" w14:textId="0DC902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Sanchez-Gomez, E., C. Cassou, Y. Ruprich-Robert, E. Fernandez, and L. Terray, 2016: Drift dynamics in a coupled model initialized for decadal forecasts.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46(5–6)</w:t>
      </w:r>
      <w:r w:rsidRPr="001A4DE9">
        <w:rPr>
          <w:rFonts w:cs="Times New Roman"/>
          <w:sz w:val="20"/>
          <w:szCs w:val="20"/>
          <w:lang w:val="en-GB" w:eastAsia="ko-KR"/>
        </w:rPr>
        <w:t>, 1819–1840, doi:</w:t>
      </w:r>
      <w:hyperlink r:id="rId757" w:history="1">
        <w:r w:rsidRPr="001A4DE9">
          <w:rPr>
            <w:rStyle w:val="Hyperlink"/>
            <w:rFonts w:cs="Times New Roman"/>
            <w:sz w:val="20"/>
            <w:szCs w:val="20"/>
            <w:lang w:val="en-GB"/>
          </w:rPr>
          <w:t>10.1007/s00382-015-2678-y</w:t>
        </w:r>
      </w:hyperlink>
      <w:r w:rsidRPr="001A4DE9">
        <w:rPr>
          <w:rFonts w:cs="Times New Roman"/>
          <w:sz w:val="20"/>
          <w:szCs w:val="20"/>
          <w:lang w:val="en-GB" w:eastAsia="ko-KR"/>
        </w:rPr>
        <w:t>.</w:t>
      </w:r>
    </w:p>
    <w:p w14:paraId="7377A718" w14:textId="2C268CC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 M. et al., 2016: Response of Arctic temperature to changes in emissions of short-lived climate forcers.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286–289, doi:</w:t>
      </w:r>
      <w:hyperlink r:id="rId758" w:history="1">
        <w:r w:rsidRPr="001A4DE9">
          <w:rPr>
            <w:rStyle w:val="Hyperlink"/>
            <w:rFonts w:cs="Times New Roman"/>
            <w:sz w:val="20"/>
            <w:szCs w:val="20"/>
            <w:lang w:val="en-GB"/>
          </w:rPr>
          <w:t>10.1038/nclimate2880</w:t>
        </w:r>
      </w:hyperlink>
      <w:r w:rsidRPr="001A4DE9">
        <w:rPr>
          <w:rFonts w:cs="Times New Roman"/>
          <w:sz w:val="20"/>
          <w:szCs w:val="20"/>
          <w:lang w:val="en-GB" w:eastAsia="ko-KR"/>
        </w:rPr>
        <w:t>.</w:t>
      </w:r>
    </w:p>
    <w:p w14:paraId="5DF3D60E" w14:textId="78B9E5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R. Knutti, and P. Caldwell, 2015: Addressing Interdependency in a Multimodel Ensemble by Interpolation of Model Properties.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28(13)</w:t>
      </w:r>
      <w:r w:rsidRPr="001A4DE9">
        <w:rPr>
          <w:rFonts w:cs="Times New Roman"/>
          <w:sz w:val="20"/>
          <w:szCs w:val="20"/>
          <w:lang w:val="en-GB" w:eastAsia="ko-KR"/>
        </w:rPr>
        <w:t>, 5150–5170, doi:</w:t>
      </w:r>
      <w:hyperlink r:id="rId759" w:history="1">
        <w:r w:rsidRPr="001A4DE9">
          <w:rPr>
            <w:rStyle w:val="Hyperlink"/>
            <w:rFonts w:cs="Times New Roman"/>
            <w:sz w:val="20"/>
            <w:szCs w:val="20"/>
            <w:lang w:val="en-GB"/>
          </w:rPr>
          <w:t>10.1175/jcli-d-14-00361.1</w:t>
        </w:r>
      </w:hyperlink>
      <w:r w:rsidRPr="001A4DE9">
        <w:rPr>
          <w:rFonts w:cs="Times New Roman"/>
          <w:sz w:val="20"/>
          <w:szCs w:val="20"/>
          <w:lang w:val="en-GB" w:eastAsia="ko-KR"/>
        </w:rPr>
        <w:t>.</w:t>
      </w:r>
    </w:p>
    <w:p w14:paraId="0EAD7006" w14:textId="6C7AF7B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M. Wehner, and R. Knutti, 2017: Skill and independence weighting for multi-model assessments.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10(6)</w:t>
      </w:r>
      <w:r w:rsidRPr="001A4DE9">
        <w:rPr>
          <w:rFonts w:cs="Times New Roman"/>
          <w:sz w:val="20"/>
          <w:szCs w:val="20"/>
          <w:lang w:val="en-GB" w:eastAsia="ko-KR"/>
        </w:rPr>
        <w:t>, 2379–2395, doi:</w:t>
      </w:r>
      <w:hyperlink r:id="rId760" w:history="1">
        <w:r w:rsidRPr="001A4DE9">
          <w:rPr>
            <w:rStyle w:val="Hyperlink"/>
            <w:rFonts w:cs="Times New Roman"/>
            <w:sz w:val="20"/>
            <w:szCs w:val="20"/>
            <w:lang w:val="en-GB"/>
          </w:rPr>
          <w:t>10.5194/gmd-10-2379-2017</w:t>
        </w:r>
      </w:hyperlink>
      <w:r w:rsidRPr="001A4DE9">
        <w:rPr>
          <w:rFonts w:cs="Times New Roman"/>
          <w:sz w:val="20"/>
          <w:szCs w:val="20"/>
          <w:lang w:val="en-GB" w:eastAsia="ko-KR"/>
        </w:rPr>
        <w:t>.</w:t>
      </w:r>
    </w:p>
    <w:p w14:paraId="447F143B" w14:textId="75628A7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Sanderson, B.M. et al., 2011: The response of the climate system to very high greenhouse gas emission scenarios.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6(3)</w:t>
      </w:r>
      <w:r w:rsidRPr="001A4DE9">
        <w:rPr>
          <w:rFonts w:cs="Times New Roman"/>
          <w:sz w:val="20"/>
          <w:szCs w:val="20"/>
          <w:lang w:val="en-GB" w:eastAsia="ko-KR"/>
        </w:rPr>
        <w:t>, 034005, doi:</w:t>
      </w:r>
      <w:hyperlink r:id="rId761" w:history="1">
        <w:r w:rsidRPr="001A4DE9">
          <w:rPr>
            <w:rStyle w:val="Hyperlink"/>
            <w:rFonts w:cs="Times New Roman"/>
            <w:sz w:val="20"/>
            <w:szCs w:val="20"/>
            <w:lang w:val="en-GB"/>
          </w:rPr>
          <w:t>10.1088/1748-9326/6/3/034005</w:t>
        </w:r>
      </w:hyperlink>
      <w:r w:rsidRPr="001A4DE9">
        <w:rPr>
          <w:rFonts w:cs="Times New Roman"/>
          <w:sz w:val="20"/>
          <w:szCs w:val="20"/>
          <w:lang w:val="en-GB" w:eastAsia="ko-KR"/>
        </w:rPr>
        <w:t>.</w:t>
      </w:r>
    </w:p>
    <w:p w14:paraId="60668A8F" w14:textId="090F47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Santer, B.D. et al., 2014: Volcanic contribution to decadal changes in tropospheric temperature.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7(3)</w:t>
      </w:r>
      <w:r w:rsidRPr="001A4DE9">
        <w:rPr>
          <w:rFonts w:cs="Times New Roman"/>
          <w:sz w:val="20"/>
          <w:szCs w:val="20"/>
          <w:lang w:val="en-GB" w:eastAsia="ko-KR"/>
        </w:rPr>
        <w:t>, 185–189, doi:</w:t>
      </w:r>
      <w:hyperlink r:id="rId762" w:history="1">
        <w:r w:rsidRPr="001A4DE9">
          <w:rPr>
            <w:rStyle w:val="Hyperlink"/>
            <w:rFonts w:cs="Times New Roman"/>
            <w:sz w:val="20"/>
            <w:szCs w:val="20"/>
            <w:lang w:val="en-GB"/>
          </w:rPr>
          <w:t>10.1038/ngeo2098</w:t>
        </w:r>
      </w:hyperlink>
      <w:r w:rsidRPr="001A4DE9">
        <w:rPr>
          <w:rFonts w:cs="Times New Roman"/>
          <w:sz w:val="20"/>
          <w:szCs w:val="20"/>
          <w:lang w:val="en-GB" w:eastAsia="ko-KR"/>
        </w:rPr>
        <w:t>.</w:t>
      </w:r>
    </w:p>
    <w:p w14:paraId="2A3C1547" w14:textId="780F65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Santer, B.D. et al., 2018: Human influence on the seasonal cycle of tropospheric temperature.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361(6399)</w:t>
      </w:r>
      <w:r w:rsidRPr="001A4DE9">
        <w:rPr>
          <w:rFonts w:cs="Times New Roman"/>
          <w:sz w:val="20"/>
          <w:szCs w:val="20"/>
          <w:lang w:val="en-GB" w:eastAsia="ko-KR"/>
        </w:rPr>
        <w:t>, eaas8806, doi:</w:t>
      </w:r>
      <w:hyperlink r:id="rId763" w:history="1">
        <w:r w:rsidRPr="001A4DE9">
          <w:rPr>
            <w:rStyle w:val="Hyperlink"/>
            <w:rFonts w:cs="Times New Roman"/>
            <w:sz w:val="20"/>
            <w:szCs w:val="20"/>
            <w:lang w:val="en-GB"/>
          </w:rPr>
          <w:t>10.1126/science.aas8806</w:t>
        </w:r>
      </w:hyperlink>
      <w:r w:rsidRPr="001A4DE9">
        <w:rPr>
          <w:rFonts w:cs="Times New Roman"/>
          <w:sz w:val="20"/>
          <w:szCs w:val="20"/>
          <w:lang w:val="en-GB" w:eastAsia="ko-KR"/>
        </w:rPr>
        <w:t>.</w:t>
      </w:r>
    </w:p>
    <w:p w14:paraId="01B8F141" w14:textId="27C07C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Scaife, A.A. and D. Smith, 2018: A signal-to-noise paradox in climate science. </w:t>
      </w:r>
      <w:r w:rsidRPr="001A4DE9">
        <w:rPr>
          <w:rFonts w:cs="Times New Roman"/>
          <w:i/>
          <w:sz w:val="20"/>
          <w:szCs w:val="20"/>
          <w:lang w:val="en-GB" w:eastAsia="ko-KR"/>
        </w:rPr>
        <w:t>npj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1(1)</w:t>
      </w:r>
      <w:r w:rsidRPr="001A4DE9">
        <w:rPr>
          <w:rFonts w:cs="Times New Roman"/>
          <w:sz w:val="20"/>
          <w:szCs w:val="20"/>
          <w:lang w:val="en-GB" w:eastAsia="ko-KR"/>
        </w:rPr>
        <w:t>, 28, doi:</w:t>
      </w:r>
      <w:hyperlink r:id="rId764" w:history="1">
        <w:r w:rsidRPr="001A4DE9">
          <w:rPr>
            <w:rStyle w:val="Hyperlink"/>
            <w:rFonts w:cs="Times New Roman"/>
            <w:sz w:val="20"/>
            <w:szCs w:val="20"/>
            <w:lang w:val="en-GB"/>
          </w:rPr>
          <w:t>10.1038/s41612-018-0038-4</w:t>
        </w:r>
      </w:hyperlink>
      <w:r w:rsidRPr="001A4DE9">
        <w:rPr>
          <w:rFonts w:cs="Times New Roman"/>
          <w:sz w:val="20"/>
          <w:szCs w:val="20"/>
          <w:lang w:val="en-GB" w:eastAsia="ko-KR"/>
        </w:rPr>
        <w:t>.</w:t>
      </w:r>
    </w:p>
    <w:p w14:paraId="1E8558B5" w14:textId="6472E6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Scaife, A.A. et al., 2014: Predictability of the quasi-biennial oscillation and its northern winter teleconnection on seasonal to decadal timescales.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41(5)</w:t>
      </w:r>
      <w:r w:rsidRPr="001A4DE9">
        <w:rPr>
          <w:rFonts w:cs="Times New Roman"/>
          <w:sz w:val="20"/>
          <w:szCs w:val="20"/>
          <w:lang w:val="en-GB" w:eastAsia="ko-KR"/>
        </w:rPr>
        <w:t>, 1752–1758, doi:</w:t>
      </w:r>
      <w:hyperlink r:id="rId765" w:history="1">
        <w:r w:rsidRPr="001A4DE9">
          <w:rPr>
            <w:rStyle w:val="Hyperlink"/>
            <w:rFonts w:cs="Times New Roman"/>
            <w:sz w:val="20"/>
            <w:szCs w:val="20"/>
            <w:lang w:val="en-GB"/>
          </w:rPr>
          <w:t>10.1002/2013gl059160</w:t>
        </w:r>
      </w:hyperlink>
      <w:r w:rsidRPr="001A4DE9">
        <w:rPr>
          <w:rFonts w:cs="Times New Roman"/>
          <w:sz w:val="20"/>
          <w:szCs w:val="20"/>
          <w:lang w:val="en-GB" w:eastAsia="ko-KR"/>
        </w:rPr>
        <w:t>.</w:t>
      </w:r>
    </w:p>
    <w:p w14:paraId="2707200F" w14:textId="5CA170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Schäfer, S., M. Lawrence, H. Stelzer, W. Born, S. Low, S. Schäfer, M. Lawrence, H. Stelzer, W. Born, S. Low, P. Adriázola, G. Betz, O. Boucher, S. Haszeldine, J. Haywood, P. Irvine, J.- Kristjansson, M. Lawrence, T. Lenton, H. Muri, A. Oschlies, A. Proelss, T. Rayner, W. Rickels, L. Ruthner, S. Schäfer, J. Scheffran, H. Schmidt, V. Scott, H. Stelzer, N. Vaughan, M. Watson, A. Aaheim, A. Carius, P. Devine-right, A.T. Gullberg, K. Houghton, F. Herrmann, D. Keith, T. Kruger, D. Parr, K. Redgwell, A. Robock, D. Santillo, and P. Suarez (eds.), 2015: </w:t>
      </w:r>
      <w:r w:rsidRPr="001A4DE9">
        <w:rPr>
          <w:rFonts w:cs="Times New Roman"/>
          <w:i/>
          <w:sz w:val="20"/>
          <w:szCs w:val="20"/>
          <w:lang w:val="en-GB" w:eastAsia="ko-KR"/>
        </w:rPr>
        <w:t>The European Transdisciplinary Assessment of Climate Engineering (EuTRACE): Removing Greenhouse Gases from the Atmosphere and Reﬂecting Sunlight away from Earth</w:t>
      </w:r>
      <w:r w:rsidRPr="001A4DE9">
        <w:rPr>
          <w:rFonts w:cs="Times New Roman"/>
          <w:sz w:val="20"/>
          <w:szCs w:val="20"/>
          <w:lang w:val="en-GB" w:eastAsia="ko-KR"/>
        </w:rPr>
        <w:t xml:space="preserve">. Funded by the European Union’s Seventh Framework Programme under Grant Agreement 306993, Institute for Advanced Sustainability Studies (IASS), Potsdam, </w:t>
      </w:r>
      <w:r w:rsidRPr="001A4DE9">
        <w:rPr>
          <w:rFonts w:cs="Times New Roman"/>
          <w:sz w:val="20"/>
          <w:szCs w:val="20"/>
          <w:lang w:val="en-GB" w:eastAsia="ko-KR"/>
        </w:rPr>
        <w:lastRenderedPageBreak/>
        <w:t>Germany, 170 pp., doi:</w:t>
      </w:r>
      <w:hyperlink r:id="rId766" w:history="1">
        <w:r w:rsidRPr="001A4DE9">
          <w:rPr>
            <w:rStyle w:val="Hyperlink"/>
            <w:rFonts w:cs="Times New Roman"/>
            <w:sz w:val="20"/>
            <w:szCs w:val="20"/>
            <w:lang w:val="en-GB"/>
          </w:rPr>
          <w:t>10.2312/iass.2015.024</w:t>
        </w:r>
      </w:hyperlink>
      <w:r w:rsidRPr="001A4DE9">
        <w:rPr>
          <w:rFonts w:cs="Times New Roman"/>
          <w:sz w:val="20"/>
          <w:szCs w:val="20"/>
          <w:lang w:val="en-GB" w:eastAsia="ko-KR"/>
        </w:rPr>
        <w:t>.</w:t>
      </w:r>
    </w:p>
    <w:p w14:paraId="3868986F" w14:textId="0ABD3B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Schleussner, C.-F., P. Pfleiderer, and E.M. Fischer, 2017: In the observational record half a degree matters.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7(7)</w:t>
      </w:r>
      <w:r w:rsidRPr="001A4DE9">
        <w:rPr>
          <w:rFonts w:cs="Times New Roman"/>
          <w:sz w:val="20"/>
          <w:szCs w:val="20"/>
          <w:lang w:val="en-GB" w:eastAsia="ko-KR"/>
        </w:rPr>
        <w:t>, 460–462, doi:</w:t>
      </w:r>
      <w:hyperlink r:id="rId767" w:history="1">
        <w:r w:rsidRPr="001A4DE9">
          <w:rPr>
            <w:rStyle w:val="Hyperlink"/>
            <w:rFonts w:cs="Times New Roman"/>
            <w:sz w:val="20"/>
            <w:szCs w:val="20"/>
            <w:lang w:val="en-GB"/>
          </w:rPr>
          <w:t>10.1038/nclimate3320</w:t>
        </w:r>
      </w:hyperlink>
      <w:r w:rsidRPr="001A4DE9">
        <w:rPr>
          <w:rFonts w:cs="Times New Roman"/>
          <w:sz w:val="20"/>
          <w:szCs w:val="20"/>
          <w:lang w:val="en-GB" w:eastAsia="ko-KR"/>
        </w:rPr>
        <w:t>.</w:t>
      </w:r>
    </w:p>
    <w:p w14:paraId="18A3D71D" w14:textId="2E18509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Schleussner, C.-F. et al., 2016: Differential climate impacts for policy-relevant limits to global warming: the case of 1.5°C and 2°C.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327–351, doi:</w:t>
      </w:r>
      <w:hyperlink r:id="rId768" w:history="1">
        <w:r w:rsidRPr="001A4DE9">
          <w:rPr>
            <w:rStyle w:val="Hyperlink"/>
            <w:rFonts w:cs="Times New Roman"/>
            <w:sz w:val="20"/>
            <w:szCs w:val="20"/>
            <w:lang w:val="en-GB"/>
          </w:rPr>
          <w:t>10.5194/esd-7-327-2016</w:t>
        </w:r>
      </w:hyperlink>
      <w:r w:rsidRPr="001A4DE9">
        <w:rPr>
          <w:rFonts w:cs="Times New Roman"/>
          <w:sz w:val="20"/>
          <w:szCs w:val="20"/>
          <w:lang w:val="en-GB" w:eastAsia="ko-KR"/>
        </w:rPr>
        <w:t>.</w:t>
      </w:r>
    </w:p>
    <w:p w14:paraId="75D989BF" w14:textId="248522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Schloesser, F., T. Friedrich, A. Timmermann, R.M. DeConto, and D. Pollard, 2019: Antarctic iceberg impacts on future Southern Hemisphere 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672–677, doi:</w:t>
      </w:r>
      <w:hyperlink r:id="rId769" w:history="1">
        <w:r w:rsidRPr="001A4DE9">
          <w:rPr>
            <w:rStyle w:val="Hyperlink"/>
            <w:rFonts w:cs="Times New Roman"/>
            <w:sz w:val="20"/>
            <w:szCs w:val="20"/>
            <w:lang w:val="en-GB"/>
          </w:rPr>
          <w:t>10.1038/s41558-019-0546-1</w:t>
        </w:r>
      </w:hyperlink>
      <w:r w:rsidRPr="001A4DE9">
        <w:rPr>
          <w:rFonts w:cs="Times New Roman"/>
          <w:sz w:val="20"/>
          <w:szCs w:val="20"/>
          <w:lang w:val="en-GB" w:eastAsia="ko-KR"/>
        </w:rPr>
        <w:t>.</w:t>
      </w:r>
    </w:p>
    <w:p w14:paraId="228C8280" w14:textId="17D63D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Schmidt, G.A. et al., 2014: Using palaeo-climate comparisons to constrain future projections in CMIP5. </w:t>
      </w:r>
      <w:r w:rsidRPr="001A4DE9">
        <w:rPr>
          <w:rFonts w:cs="Times New Roman"/>
          <w:i/>
          <w:sz w:val="20"/>
          <w:szCs w:val="20"/>
          <w:lang w:val="en-GB" w:eastAsia="ko-KR"/>
        </w:rPr>
        <w:t>Climate of the Past</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221–250, doi:</w:t>
      </w:r>
      <w:hyperlink r:id="rId770" w:history="1">
        <w:r w:rsidRPr="001A4DE9">
          <w:rPr>
            <w:rStyle w:val="Hyperlink"/>
            <w:rFonts w:cs="Times New Roman"/>
            <w:sz w:val="20"/>
            <w:szCs w:val="20"/>
            <w:lang w:val="en-GB"/>
          </w:rPr>
          <w:t>10.5194/cp-10-221-2014</w:t>
        </w:r>
      </w:hyperlink>
      <w:r w:rsidRPr="001A4DE9">
        <w:rPr>
          <w:rFonts w:cs="Times New Roman"/>
          <w:sz w:val="20"/>
          <w:szCs w:val="20"/>
          <w:lang w:val="en-GB" w:eastAsia="ko-KR"/>
        </w:rPr>
        <w:t>.</w:t>
      </w:r>
    </w:p>
    <w:p w14:paraId="10F65E77" w14:textId="7D20A9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Schmidt, H. et al., 2012: Solar irradiance reduction to counteract radiative forcing from a quadrupling of CO2: Climate responses simulated by four earth system models.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3(1)</w:t>
      </w:r>
      <w:r w:rsidRPr="001A4DE9">
        <w:rPr>
          <w:rFonts w:cs="Times New Roman"/>
          <w:sz w:val="20"/>
          <w:szCs w:val="20"/>
          <w:lang w:val="en-GB" w:eastAsia="ko-KR"/>
        </w:rPr>
        <w:t>, 63–78, doi:</w:t>
      </w:r>
      <w:hyperlink r:id="rId771" w:history="1">
        <w:r w:rsidRPr="001A4DE9">
          <w:rPr>
            <w:rStyle w:val="Hyperlink"/>
            <w:rFonts w:cs="Times New Roman"/>
            <w:sz w:val="20"/>
            <w:szCs w:val="20"/>
            <w:lang w:val="en-GB"/>
          </w:rPr>
          <w:t>10.5194/esd-3-63-2012</w:t>
        </w:r>
      </w:hyperlink>
      <w:r w:rsidRPr="001A4DE9">
        <w:rPr>
          <w:rFonts w:cs="Times New Roman"/>
          <w:sz w:val="20"/>
          <w:szCs w:val="20"/>
          <w:lang w:val="en-GB" w:eastAsia="ko-KR"/>
        </w:rPr>
        <w:t>.</w:t>
      </w:r>
    </w:p>
    <w:p w14:paraId="69256FD3" w14:textId="186B64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S.H., 2001: What is ’dangerous’ climate change?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411(6833)</w:t>
      </w:r>
      <w:r w:rsidRPr="001A4DE9">
        <w:rPr>
          <w:rFonts w:cs="Times New Roman"/>
          <w:sz w:val="20"/>
          <w:szCs w:val="20"/>
          <w:lang w:val="en-GB" w:eastAsia="ko-KR"/>
        </w:rPr>
        <w:t>, 17–19, doi:</w:t>
      </w:r>
      <w:hyperlink r:id="rId772" w:history="1">
        <w:r w:rsidRPr="001A4DE9">
          <w:rPr>
            <w:rStyle w:val="Hyperlink"/>
            <w:rFonts w:cs="Times New Roman"/>
            <w:sz w:val="20"/>
            <w:szCs w:val="20"/>
            <w:lang w:val="en-GB"/>
          </w:rPr>
          <w:t>10.1038/35075167</w:t>
        </w:r>
      </w:hyperlink>
      <w:r w:rsidRPr="001A4DE9">
        <w:rPr>
          <w:rFonts w:cs="Times New Roman"/>
          <w:sz w:val="20"/>
          <w:szCs w:val="20"/>
          <w:lang w:val="en-GB" w:eastAsia="ko-KR"/>
        </w:rPr>
        <w:t>.</w:t>
      </w:r>
    </w:p>
    <w:p w14:paraId="6B0E363E" w14:textId="289C34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S.H., 2002: Can we estimate the likelihood of climatic changes at 2100?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52(4)</w:t>
      </w:r>
      <w:r w:rsidRPr="001A4DE9">
        <w:rPr>
          <w:rFonts w:cs="Times New Roman"/>
          <w:sz w:val="20"/>
          <w:szCs w:val="20"/>
          <w:lang w:val="en-GB" w:eastAsia="ko-KR"/>
        </w:rPr>
        <w:t>, 441–451, doi:</w:t>
      </w:r>
      <w:hyperlink r:id="rId773" w:history="1">
        <w:r w:rsidRPr="001A4DE9">
          <w:rPr>
            <w:rStyle w:val="Hyperlink"/>
            <w:rFonts w:cs="Times New Roman"/>
            <w:sz w:val="20"/>
            <w:szCs w:val="20"/>
            <w:lang w:val="en-GB"/>
          </w:rPr>
          <w:t>10.1023/a:1014276210717</w:t>
        </w:r>
      </w:hyperlink>
      <w:r w:rsidRPr="001A4DE9">
        <w:rPr>
          <w:rFonts w:cs="Times New Roman"/>
          <w:sz w:val="20"/>
          <w:szCs w:val="20"/>
          <w:lang w:val="en-GB" w:eastAsia="ko-KR"/>
        </w:rPr>
        <w:t>.</w:t>
      </w:r>
    </w:p>
    <w:p w14:paraId="0B93E150" w14:textId="7F7B07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Schneider, T., T. Bischoff, and H. Płotka, 2015: Physics of Changes in Synoptic Midlatitude Temperature Variability.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28(6)</w:t>
      </w:r>
      <w:r w:rsidRPr="001A4DE9">
        <w:rPr>
          <w:rFonts w:cs="Times New Roman"/>
          <w:sz w:val="20"/>
          <w:szCs w:val="20"/>
          <w:lang w:val="en-GB" w:eastAsia="ko-KR"/>
        </w:rPr>
        <w:t>, 2312–2331, doi:</w:t>
      </w:r>
      <w:hyperlink r:id="rId774" w:history="1">
        <w:r w:rsidRPr="001A4DE9">
          <w:rPr>
            <w:rStyle w:val="Hyperlink"/>
            <w:rFonts w:cs="Times New Roman"/>
            <w:sz w:val="20"/>
            <w:szCs w:val="20"/>
            <w:lang w:val="en-GB"/>
          </w:rPr>
          <w:t>10.1175/jcli-d-14-00632.1</w:t>
        </w:r>
      </w:hyperlink>
      <w:r w:rsidRPr="001A4DE9">
        <w:rPr>
          <w:rFonts w:cs="Times New Roman"/>
          <w:sz w:val="20"/>
          <w:szCs w:val="20"/>
          <w:lang w:val="en-GB" w:eastAsia="ko-KR"/>
        </w:rPr>
        <w:t>.</w:t>
      </w:r>
    </w:p>
    <w:p w14:paraId="2DC99EF1" w14:textId="2DEF917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Schurer, A.P., S.F.B. Tett, and G.C. Hegerl, 2014: Small influence of solar variability on climate over the past millennium.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7(2)</w:t>
      </w:r>
      <w:r w:rsidRPr="001A4DE9">
        <w:rPr>
          <w:rFonts w:cs="Times New Roman"/>
          <w:sz w:val="20"/>
          <w:szCs w:val="20"/>
          <w:lang w:val="en-GB" w:eastAsia="ko-KR"/>
        </w:rPr>
        <w:t>, 104–108, doi:</w:t>
      </w:r>
      <w:hyperlink r:id="rId775" w:history="1">
        <w:r w:rsidRPr="001A4DE9">
          <w:rPr>
            <w:rStyle w:val="Hyperlink"/>
            <w:rFonts w:cs="Times New Roman"/>
            <w:sz w:val="20"/>
            <w:szCs w:val="20"/>
            <w:lang w:val="en-GB"/>
          </w:rPr>
          <w:t>10.1038/ngeo2040</w:t>
        </w:r>
      </w:hyperlink>
      <w:r w:rsidRPr="001A4DE9">
        <w:rPr>
          <w:rFonts w:cs="Times New Roman"/>
          <w:sz w:val="20"/>
          <w:szCs w:val="20"/>
          <w:lang w:val="en-GB" w:eastAsia="ko-KR"/>
        </w:rPr>
        <w:t>.</w:t>
      </w:r>
    </w:p>
    <w:p w14:paraId="5AAD43D2" w14:textId="23CEF1D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Schurer, A.P., G.C. Hegerl, M.E. Mann, S.F.B. Tett, and S.J. Phipps, 2013a: Separating Forced from Chaotic Climate Variability over the Past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doi:</w:t>
      </w:r>
      <w:hyperlink r:id="rId776" w:history="1">
        <w:r w:rsidRPr="001A4DE9">
          <w:rPr>
            <w:rStyle w:val="Hyperlink"/>
            <w:rFonts w:cs="Times New Roman"/>
            <w:sz w:val="20"/>
            <w:szCs w:val="20"/>
            <w:lang w:val="en-GB"/>
          </w:rPr>
          <w:t>10.1175/jcli-d-12-00826.1</w:t>
        </w:r>
      </w:hyperlink>
      <w:r w:rsidRPr="001A4DE9">
        <w:rPr>
          <w:rFonts w:cs="Times New Roman"/>
          <w:sz w:val="20"/>
          <w:szCs w:val="20"/>
          <w:lang w:val="en-GB" w:eastAsia="ko-KR"/>
        </w:rPr>
        <w:t>.</w:t>
      </w:r>
    </w:p>
    <w:p w14:paraId="551FA8E1" w14:textId="1053569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Schurer, A.P., G.C. Hegerl, M.E. Mann, S.F.B. Tett, and S.J. Phipps, 2013b: Separating Forced from Chaotic Climate Variability over the Past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26(18)</w:t>
      </w:r>
      <w:r w:rsidRPr="001A4DE9">
        <w:rPr>
          <w:rFonts w:cs="Times New Roman"/>
          <w:sz w:val="20"/>
          <w:szCs w:val="20"/>
          <w:lang w:val="en-GB" w:eastAsia="ko-KR"/>
        </w:rPr>
        <w:t>, doi:</w:t>
      </w:r>
      <w:hyperlink r:id="rId777" w:history="1">
        <w:r w:rsidRPr="001A4DE9">
          <w:rPr>
            <w:rStyle w:val="Hyperlink"/>
            <w:rFonts w:cs="Times New Roman"/>
            <w:sz w:val="20"/>
            <w:szCs w:val="20"/>
            <w:lang w:val="en-GB"/>
          </w:rPr>
          <w:t>10.1175/jcli-d-12-00826.1</w:t>
        </w:r>
      </w:hyperlink>
      <w:r w:rsidRPr="001A4DE9">
        <w:rPr>
          <w:rFonts w:cs="Times New Roman"/>
          <w:sz w:val="20"/>
          <w:szCs w:val="20"/>
          <w:lang w:val="en-GB" w:eastAsia="ko-KR"/>
        </w:rPr>
        <w:t>.</w:t>
      </w:r>
    </w:p>
    <w:p w14:paraId="682DADD4" w14:textId="34373AD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Schurer, A.P. et al., 2018: Interpretations of the Paris climate target.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220–221, doi:</w:t>
      </w:r>
      <w:hyperlink r:id="rId778" w:history="1">
        <w:r w:rsidRPr="001A4DE9">
          <w:rPr>
            <w:rStyle w:val="Hyperlink"/>
            <w:rFonts w:cs="Times New Roman"/>
            <w:sz w:val="20"/>
            <w:szCs w:val="20"/>
            <w:lang w:val="en-GB"/>
          </w:rPr>
          <w:t>10.1038/s41561-018-0086-8</w:t>
        </w:r>
      </w:hyperlink>
      <w:r w:rsidRPr="001A4DE9">
        <w:rPr>
          <w:rFonts w:cs="Times New Roman"/>
          <w:sz w:val="20"/>
          <w:szCs w:val="20"/>
          <w:lang w:val="en-GB" w:eastAsia="ko-KR"/>
        </w:rPr>
        <w:t>.</w:t>
      </w:r>
    </w:p>
    <w:p w14:paraId="45DA02B5" w14:textId="1AE4E4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Schuster, M. et al., 2019a: Improvement in the decadal prediction skill of the North Atlantic extratropical winter circulation through increased model resolution.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901–917, doi:</w:t>
      </w:r>
      <w:hyperlink r:id="rId779" w:history="1">
        <w:r w:rsidRPr="001A4DE9">
          <w:rPr>
            <w:rStyle w:val="Hyperlink"/>
            <w:rFonts w:cs="Times New Roman"/>
            <w:sz w:val="20"/>
            <w:szCs w:val="20"/>
            <w:lang w:val="en-GB"/>
          </w:rPr>
          <w:t>10.5194/esd-10-901-2019</w:t>
        </w:r>
      </w:hyperlink>
      <w:r w:rsidRPr="001A4DE9">
        <w:rPr>
          <w:rFonts w:cs="Times New Roman"/>
          <w:sz w:val="20"/>
          <w:szCs w:val="20"/>
          <w:lang w:val="en-GB" w:eastAsia="ko-KR"/>
        </w:rPr>
        <w:t>.</w:t>
      </w:r>
    </w:p>
    <w:p w14:paraId="5A2DE70D" w14:textId="2B3A87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Schuster, M. et al., 2019b: Improvement in the decadal prediction skill of the North Atlantic extratropical winter circulation through increased model resolution.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10(4)</w:t>
      </w:r>
      <w:r w:rsidRPr="001A4DE9">
        <w:rPr>
          <w:rFonts w:cs="Times New Roman"/>
          <w:sz w:val="20"/>
          <w:szCs w:val="20"/>
          <w:lang w:val="en-GB" w:eastAsia="ko-KR"/>
        </w:rPr>
        <w:t>, 901–917, doi:</w:t>
      </w:r>
      <w:hyperlink r:id="rId780" w:history="1">
        <w:r w:rsidRPr="001A4DE9">
          <w:rPr>
            <w:rStyle w:val="Hyperlink"/>
            <w:rFonts w:cs="Times New Roman"/>
            <w:sz w:val="20"/>
            <w:szCs w:val="20"/>
            <w:lang w:val="en-GB"/>
          </w:rPr>
          <w:t>10.5194/esd-10-901-2019</w:t>
        </w:r>
      </w:hyperlink>
      <w:r w:rsidRPr="001A4DE9">
        <w:rPr>
          <w:rFonts w:cs="Times New Roman"/>
          <w:sz w:val="20"/>
          <w:szCs w:val="20"/>
          <w:lang w:val="en-GB" w:eastAsia="ko-KR"/>
        </w:rPr>
        <w:t>.</w:t>
      </w:r>
    </w:p>
    <w:p w14:paraId="7F5AD50E" w14:textId="775005A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Schwartzman, A. and R.F. Keeling, 2020: Achieving atmospheric verification of CO2 emissions.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416–417, doi:</w:t>
      </w:r>
      <w:hyperlink r:id="rId781" w:history="1">
        <w:r w:rsidRPr="001A4DE9">
          <w:rPr>
            <w:rStyle w:val="Hyperlink"/>
            <w:rFonts w:cs="Times New Roman"/>
            <w:sz w:val="20"/>
            <w:szCs w:val="20"/>
            <w:lang w:val="en-GB"/>
          </w:rPr>
          <w:t>10.1038/s41558-020-0735-y</w:t>
        </w:r>
      </w:hyperlink>
      <w:r w:rsidRPr="001A4DE9">
        <w:rPr>
          <w:rFonts w:cs="Times New Roman"/>
          <w:sz w:val="20"/>
          <w:szCs w:val="20"/>
          <w:lang w:val="en-GB" w:eastAsia="ko-KR"/>
        </w:rPr>
        <w:t>.</w:t>
      </w:r>
    </w:p>
    <w:p w14:paraId="53F62100" w14:textId="222C53E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Schwierz, C., M. Croci-Maspoli, and H.C. Davies, 2004: Perspicacious indicators of atmospheric blocking.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31(6)</w:t>
      </w:r>
      <w:r w:rsidRPr="001A4DE9">
        <w:rPr>
          <w:rFonts w:cs="Times New Roman"/>
          <w:sz w:val="20"/>
          <w:szCs w:val="20"/>
          <w:lang w:val="en-GB" w:eastAsia="ko-KR"/>
        </w:rPr>
        <w:t>, n/a–n/a, doi:</w:t>
      </w:r>
      <w:hyperlink r:id="rId782" w:history="1">
        <w:r w:rsidRPr="001A4DE9">
          <w:rPr>
            <w:rStyle w:val="Hyperlink"/>
            <w:rFonts w:cs="Times New Roman"/>
            <w:sz w:val="20"/>
            <w:szCs w:val="20"/>
            <w:lang w:val="en-GB"/>
          </w:rPr>
          <w:t>10.1029/2003gl019341</w:t>
        </w:r>
      </w:hyperlink>
      <w:r w:rsidRPr="001A4DE9">
        <w:rPr>
          <w:rFonts w:cs="Times New Roman"/>
          <w:sz w:val="20"/>
          <w:szCs w:val="20"/>
          <w:lang w:val="en-GB" w:eastAsia="ko-KR"/>
        </w:rPr>
        <w:t>.</w:t>
      </w:r>
    </w:p>
    <w:p w14:paraId="199B2500" w14:textId="63D1D6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Schwinger, J. and J. Tjiputra, 2018: Ocean Carbon Cycle Feedbacks Under Negative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45(10)</w:t>
      </w:r>
      <w:r w:rsidRPr="001A4DE9">
        <w:rPr>
          <w:rFonts w:cs="Times New Roman"/>
          <w:sz w:val="20"/>
          <w:szCs w:val="20"/>
          <w:lang w:val="en-GB" w:eastAsia="ko-KR"/>
        </w:rPr>
        <w:t>, 5062–5070, doi:</w:t>
      </w:r>
      <w:hyperlink r:id="rId783" w:history="1">
        <w:r w:rsidRPr="001A4DE9">
          <w:rPr>
            <w:rStyle w:val="Hyperlink"/>
            <w:rFonts w:cs="Times New Roman"/>
            <w:sz w:val="20"/>
            <w:szCs w:val="20"/>
            <w:lang w:val="en-GB"/>
          </w:rPr>
          <w:t>10.1029/2018gl077790</w:t>
        </w:r>
      </w:hyperlink>
      <w:r w:rsidRPr="001A4DE9">
        <w:rPr>
          <w:rFonts w:cs="Times New Roman"/>
          <w:sz w:val="20"/>
          <w:szCs w:val="20"/>
          <w:lang w:val="en-GB" w:eastAsia="ko-KR"/>
        </w:rPr>
        <w:t>.</w:t>
      </w:r>
    </w:p>
    <w:p w14:paraId="041BE87F" w14:textId="324C64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2014: Arctic amplification decreases temperature variance in northern mid- to high-latitudes.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577–582, doi:</w:t>
      </w:r>
      <w:hyperlink r:id="rId784" w:history="1">
        <w:r w:rsidRPr="001A4DE9">
          <w:rPr>
            <w:rStyle w:val="Hyperlink"/>
            <w:rFonts w:cs="Times New Roman"/>
            <w:sz w:val="20"/>
            <w:szCs w:val="20"/>
            <w:lang w:val="en-GB"/>
          </w:rPr>
          <w:t>10.1038/nclimate2268</w:t>
        </w:r>
      </w:hyperlink>
      <w:r w:rsidRPr="001A4DE9">
        <w:rPr>
          <w:rFonts w:cs="Times New Roman"/>
          <w:sz w:val="20"/>
          <w:szCs w:val="20"/>
          <w:lang w:val="en-GB" w:eastAsia="ko-KR"/>
        </w:rPr>
        <w:t>.</w:t>
      </w:r>
    </w:p>
    <w:p w14:paraId="37C3AAE5" w14:textId="6B2E74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2018: Arctic sea ice at 1.5 and 2°C.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362–363, doi:</w:t>
      </w:r>
      <w:r w:rsidR="00BA1402">
        <w:fldChar w:fldCharType="begin"/>
      </w:r>
      <w:r w:rsidR="00BA1402" w:rsidRPr="00324FBB">
        <w:rPr>
          <w:lang w:val="en-US"/>
          <w:rPrChange w:id="5366" w:author="Clotilde Pean" w:date="2021-06-22T10:12:00Z">
            <w:rPr/>
          </w:rPrChange>
        </w:rPr>
        <w:instrText xml:space="preserve"> HYPERLINK "https://dx.doi.org/10.1038/s41558-018-0137-6" </w:instrText>
      </w:r>
      <w:r w:rsidR="00BA1402">
        <w:fldChar w:fldCharType="separate"/>
      </w:r>
      <w:r w:rsidRPr="001A4DE9">
        <w:rPr>
          <w:rStyle w:val="Hyperlink"/>
          <w:rFonts w:cs="Times New Roman"/>
          <w:sz w:val="20"/>
          <w:szCs w:val="20"/>
          <w:lang w:val="en-GB"/>
        </w:rPr>
        <w:t>10.1038/s41558-018-0137-6</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704889F4" w14:textId="63A8DDAF" w:rsidR="00DB3A74" w:rsidRPr="001A4DE9" w:rsidRDefault="00DB3A74" w:rsidP="00DB3A74">
      <w:pPr>
        <w:adjustRightInd w:val="0"/>
        <w:ind w:left="550" w:hanging="550"/>
        <w:rPr>
          <w:rFonts w:cs="Times New Roman"/>
          <w:sz w:val="20"/>
          <w:szCs w:val="20"/>
          <w:lang w:eastAsia="ko-KR"/>
        </w:rPr>
      </w:pPr>
      <w:r w:rsidRPr="001A4DE9">
        <w:rPr>
          <w:rFonts w:cs="Times New Roman"/>
          <w:sz w:val="20"/>
          <w:szCs w:val="20"/>
          <w:lang w:val="en-GB" w:eastAsia="ko-KR"/>
        </w:rPr>
        <w:t xml:space="preserve">Screen, J.A. and D. Williamson, 2017: Ice-free Arctic at 1.5°C? </w:t>
      </w:r>
      <w:r w:rsidRPr="001A4DE9">
        <w:rPr>
          <w:rFonts w:cs="Times New Roman"/>
          <w:i/>
          <w:sz w:val="20"/>
          <w:szCs w:val="20"/>
          <w:lang w:eastAsia="ko-KR"/>
        </w:rPr>
        <w:t>Nature Climate Change</w:t>
      </w:r>
      <w:r w:rsidRPr="001A4DE9">
        <w:rPr>
          <w:rFonts w:cs="Times New Roman"/>
          <w:sz w:val="20"/>
          <w:szCs w:val="20"/>
          <w:lang w:eastAsia="ko-KR"/>
        </w:rPr>
        <w:t xml:space="preserve">, </w:t>
      </w:r>
      <w:r w:rsidRPr="001A4DE9">
        <w:rPr>
          <w:rFonts w:cs="Times New Roman"/>
          <w:b/>
          <w:sz w:val="20"/>
          <w:szCs w:val="20"/>
          <w:lang w:eastAsia="ko-KR"/>
        </w:rPr>
        <w:t>7(4)</w:t>
      </w:r>
      <w:r w:rsidRPr="001A4DE9">
        <w:rPr>
          <w:rFonts w:cs="Times New Roman"/>
          <w:sz w:val="20"/>
          <w:szCs w:val="20"/>
          <w:lang w:eastAsia="ko-KR"/>
        </w:rPr>
        <w:t>, 230–231, doi:</w:t>
      </w:r>
      <w:hyperlink r:id="rId785" w:history="1">
        <w:r w:rsidRPr="001A4DE9">
          <w:rPr>
            <w:rStyle w:val="Hyperlink"/>
            <w:rFonts w:cs="Times New Roman"/>
            <w:sz w:val="20"/>
            <w:szCs w:val="20"/>
          </w:rPr>
          <w:t>10.1038/nclimate3248</w:t>
        </w:r>
      </w:hyperlink>
      <w:r w:rsidRPr="001A4DE9">
        <w:rPr>
          <w:rFonts w:cs="Times New Roman"/>
          <w:sz w:val="20"/>
          <w:szCs w:val="20"/>
          <w:lang w:eastAsia="ko-KR"/>
        </w:rPr>
        <w:t>.</w:t>
      </w:r>
    </w:p>
    <w:p w14:paraId="604D60AF" w14:textId="245B3FB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T.J. Bracegirdle, and I. Simmonds, 2018a: Polar Climate Change as Manifest in Atmospheric Circulation.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383–395, doi:</w:t>
      </w:r>
      <w:hyperlink r:id="rId786" w:history="1">
        <w:r w:rsidRPr="001A4DE9">
          <w:rPr>
            <w:rStyle w:val="Hyperlink"/>
            <w:rFonts w:cs="Times New Roman"/>
            <w:sz w:val="20"/>
            <w:szCs w:val="20"/>
            <w:lang w:val="en-GB"/>
          </w:rPr>
          <w:t>10.1007/s40641-018-0111-4</w:t>
        </w:r>
      </w:hyperlink>
      <w:r w:rsidRPr="001A4DE9">
        <w:rPr>
          <w:rFonts w:cs="Times New Roman"/>
          <w:sz w:val="20"/>
          <w:szCs w:val="20"/>
          <w:lang w:val="en-GB" w:eastAsia="ko-KR"/>
        </w:rPr>
        <w:t>.</w:t>
      </w:r>
    </w:p>
    <w:p w14:paraId="5BA8457E" w14:textId="395AE1A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Screen, J.A. et al., 2018b: Consistency and discrepancy in the atmospheric response to Arctic sea-ice loss across climate models.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155–163, doi:</w:t>
      </w:r>
      <w:hyperlink r:id="rId787" w:history="1">
        <w:r w:rsidRPr="001A4DE9">
          <w:rPr>
            <w:rStyle w:val="Hyperlink"/>
            <w:rFonts w:cs="Times New Roman"/>
            <w:sz w:val="20"/>
            <w:szCs w:val="20"/>
            <w:lang w:val="en-GB"/>
          </w:rPr>
          <w:t>10.1038/s41561-018-0059-y</w:t>
        </w:r>
      </w:hyperlink>
      <w:r w:rsidRPr="001A4DE9">
        <w:rPr>
          <w:rFonts w:cs="Times New Roman"/>
          <w:sz w:val="20"/>
          <w:szCs w:val="20"/>
          <w:lang w:val="en-GB" w:eastAsia="ko-KR"/>
        </w:rPr>
        <w:t>.</w:t>
      </w:r>
    </w:p>
    <w:p w14:paraId="6E8FBCD3" w14:textId="74C638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Seager, R. et al., 2014a: Causes of Increasing Aridification of the Mediterranean Region in Response to Rising Greenhouse Gases.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27(12)</w:t>
      </w:r>
      <w:r w:rsidRPr="001A4DE9">
        <w:rPr>
          <w:rFonts w:cs="Times New Roman"/>
          <w:sz w:val="20"/>
          <w:szCs w:val="20"/>
          <w:lang w:val="en-GB" w:eastAsia="ko-KR"/>
        </w:rPr>
        <w:t>, 4655–4676, doi:</w:t>
      </w:r>
      <w:hyperlink r:id="rId788" w:history="1">
        <w:r w:rsidRPr="001A4DE9">
          <w:rPr>
            <w:rStyle w:val="Hyperlink"/>
            <w:rFonts w:cs="Times New Roman"/>
            <w:sz w:val="20"/>
            <w:szCs w:val="20"/>
            <w:lang w:val="en-GB"/>
          </w:rPr>
          <w:t>10.1175/jcli-d-13-00446.1</w:t>
        </w:r>
      </w:hyperlink>
      <w:r w:rsidRPr="001A4DE9">
        <w:rPr>
          <w:rFonts w:cs="Times New Roman"/>
          <w:sz w:val="20"/>
          <w:szCs w:val="20"/>
          <w:lang w:val="en-GB" w:eastAsia="ko-KR"/>
        </w:rPr>
        <w:t>.</w:t>
      </w:r>
    </w:p>
    <w:p w14:paraId="7384F648" w14:textId="42E9B6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Seager, R. et al., 2014b: Dynamical and Thermodynamical Causes of Large-Scale Changes in the Hydrological Cycle over North America in Response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27(20)</w:t>
      </w:r>
      <w:r w:rsidRPr="001A4DE9">
        <w:rPr>
          <w:rFonts w:cs="Times New Roman"/>
          <w:sz w:val="20"/>
          <w:szCs w:val="20"/>
          <w:lang w:val="en-GB" w:eastAsia="ko-KR"/>
        </w:rPr>
        <w:t>, 7921–7948, doi:</w:t>
      </w:r>
      <w:hyperlink r:id="rId789" w:history="1">
        <w:r w:rsidRPr="001A4DE9">
          <w:rPr>
            <w:rStyle w:val="Hyperlink"/>
            <w:rFonts w:cs="Times New Roman"/>
            <w:sz w:val="20"/>
            <w:szCs w:val="20"/>
            <w:lang w:val="en-GB"/>
          </w:rPr>
          <w:t>10.1175/jcli-d-14-00153.1</w:t>
        </w:r>
      </w:hyperlink>
      <w:r w:rsidRPr="001A4DE9">
        <w:rPr>
          <w:rFonts w:cs="Times New Roman"/>
          <w:sz w:val="20"/>
          <w:szCs w:val="20"/>
          <w:lang w:val="en-GB" w:eastAsia="ko-KR"/>
        </w:rPr>
        <w:t>.</w:t>
      </w:r>
    </w:p>
    <w:p w14:paraId="1AF9BDC2" w14:textId="52D9F24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Seiler, C. and F.W. Zwiers, 2016: How will climate change affect explosive cyclones in the extratropics of the Northern Hemisphere?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46(11–12)</w:t>
      </w:r>
      <w:r w:rsidRPr="001A4DE9">
        <w:rPr>
          <w:rFonts w:cs="Times New Roman"/>
          <w:sz w:val="20"/>
          <w:szCs w:val="20"/>
          <w:lang w:val="en-GB" w:eastAsia="ko-KR"/>
        </w:rPr>
        <w:t>, 3633–3644, doi:</w:t>
      </w:r>
      <w:hyperlink r:id="rId790" w:history="1">
        <w:r w:rsidRPr="001A4DE9">
          <w:rPr>
            <w:rStyle w:val="Hyperlink"/>
            <w:rFonts w:cs="Times New Roman"/>
            <w:sz w:val="20"/>
            <w:szCs w:val="20"/>
            <w:lang w:val="en-GB"/>
          </w:rPr>
          <w:t>10.1007/s00382-015-2791-y</w:t>
        </w:r>
      </w:hyperlink>
      <w:r w:rsidRPr="001A4DE9">
        <w:rPr>
          <w:rFonts w:cs="Times New Roman"/>
          <w:sz w:val="20"/>
          <w:szCs w:val="20"/>
          <w:lang w:val="en-GB" w:eastAsia="ko-KR"/>
        </w:rPr>
        <w:t>.</w:t>
      </w:r>
    </w:p>
    <w:p w14:paraId="0E2FFB84" w14:textId="0D3F2EC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Sellar, A.A. et al., 2019: UKESM1: Description and Evaluation of the U.K. Earth System Model.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11(12)</w:t>
      </w:r>
      <w:r w:rsidRPr="001A4DE9">
        <w:rPr>
          <w:rFonts w:cs="Times New Roman"/>
          <w:sz w:val="20"/>
          <w:szCs w:val="20"/>
          <w:lang w:val="en-GB" w:eastAsia="ko-KR"/>
        </w:rPr>
        <w:t>, 4513–4558, doi:</w:t>
      </w:r>
      <w:hyperlink r:id="rId791" w:history="1">
        <w:r w:rsidRPr="001A4DE9">
          <w:rPr>
            <w:rStyle w:val="Hyperlink"/>
            <w:rFonts w:cs="Times New Roman"/>
            <w:sz w:val="20"/>
            <w:szCs w:val="20"/>
            <w:lang w:val="en-GB"/>
          </w:rPr>
          <w:t>10.1029/2019ms001739</w:t>
        </w:r>
      </w:hyperlink>
      <w:r w:rsidRPr="001A4DE9">
        <w:rPr>
          <w:rFonts w:cs="Times New Roman"/>
          <w:sz w:val="20"/>
          <w:szCs w:val="20"/>
          <w:lang w:val="en-GB" w:eastAsia="ko-KR"/>
        </w:rPr>
        <w:t>.</w:t>
      </w:r>
    </w:p>
    <w:p w14:paraId="4BF32997" w14:textId="68B0949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D. Lüthi, M. Litschi, and C. Schär, 2006: Land–atmosphere coupling and climate change in Europe.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443(7108)</w:t>
      </w:r>
      <w:r w:rsidRPr="001A4DE9">
        <w:rPr>
          <w:rFonts w:cs="Times New Roman"/>
          <w:sz w:val="20"/>
          <w:szCs w:val="20"/>
          <w:lang w:val="en-GB" w:eastAsia="ko-KR"/>
        </w:rPr>
        <w:t>, 205–209, doi:</w:t>
      </w:r>
      <w:hyperlink r:id="rId792" w:history="1">
        <w:r w:rsidRPr="001A4DE9">
          <w:rPr>
            <w:rStyle w:val="Hyperlink"/>
            <w:rFonts w:cs="Times New Roman"/>
            <w:sz w:val="20"/>
            <w:szCs w:val="20"/>
            <w:lang w:val="en-GB"/>
          </w:rPr>
          <w:t>10.1038/nature05095</w:t>
        </w:r>
      </w:hyperlink>
      <w:r w:rsidRPr="001A4DE9">
        <w:rPr>
          <w:rFonts w:cs="Times New Roman"/>
          <w:sz w:val="20"/>
          <w:szCs w:val="20"/>
          <w:lang w:val="en-GB" w:eastAsia="ko-KR"/>
        </w:rPr>
        <w:t>.</w:t>
      </w:r>
    </w:p>
    <w:p w14:paraId="5941D646" w14:textId="61359CF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M.G. Donat, A.J. Pitman, R. Knutti, and R.L. Wilby, 2016: Allowable CO2 emissions based on regional and impact-related climate targets.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529(7587)</w:t>
      </w:r>
      <w:r w:rsidRPr="001A4DE9">
        <w:rPr>
          <w:rFonts w:cs="Times New Roman"/>
          <w:sz w:val="20"/>
          <w:szCs w:val="20"/>
          <w:lang w:val="en-GB" w:eastAsia="ko-KR"/>
        </w:rPr>
        <w:t>, 477–483, doi:</w:t>
      </w:r>
      <w:hyperlink r:id="rId793" w:history="1">
        <w:r w:rsidRPr="001A4DE9">
          <w:rPr>
            <w:rStyle w:val="Hyperlink"/>
            <w:rFonts w:cs="Times New Roman"/>
            <w:sz w:val="20"/>
            <w:szCs w:val="20"/>
            <w:lang w:val="en-GB"/>
          </w:rPr>
          <w:t>10.1038/nature16542</w:t>
        </w:r>
      </w:hyperlink>
      <w:r w:rsidRPr="001A4DE9">
        <w:rPr>
          <w:rFonts w:cs="Times New Roman"/>
          <w:sz w:val="20"/>
          <w:szCs w:val="20"/>
          <w:lang w:val="en-GB" w:eastAsia="ko-KR"/>
        </w:rPr>
        <w:t>.</w:t>
      </w:r>
    </w:p>
    <w:p w14:paraId="60D3C223" w14:textId="0C3546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Seneviratne, S.I. et al., 2018: Climate extremes, land–climate feedbacks and land-use forcing at 1.5°C. </w:t>
      </w:r>
      <w:r w:rsidRPr="001A4DE9">
        <w:rPr>
          <w:rFonts w:cs="Times New Roman"/>
          <w:i/>
          <w:sz w:val="20"/>
          <w:szCs w:val="20"/>
          <w:lang w:val="en-GB" w:eastAsia="ko-KR"/>
        </w:rPr>
        <w:t xml:space="preserve">Philosophical </w:t>
      </w:r>
      <w:r w:rsidRPr="001A4DE9">
        <w:rPr>
          <w:rFonts w:cs="Times New Roman"/>
          <w:i/>
          <w:sz w:val="20"/>
          <w:szCs w:val="20"/>
          <w:lang w:val="en-GB" w:eastAsia="ko-KR"/>
        </w:rPr>
        <w:lastRenderedPageBreak/>
        <w:t>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376(2119)</w:t>
      </w:r>
      <w:r w:rsidRPr="001A4DE9">
        <w:rPr>
          <w:rFonts w:cs="Times New Roman"/>
          <w:sz w:val="20"/>
          <w:szCs w:val="20"/>
          <w:lang w:val="en-GB" w:eastAsia="ko-KR"/>
        </w:rPr>
        <w:t>, 20160450, doi:</w:t>
      </w:r>
      <w:hyperlink r:id="rId794" w:history="1">
        <w:r w:rsidRPr="001A4DE9">
          <w:rPr>
            <w:rStyle w:val="Hyperlink"/>
            <w:rFonts w:cs="Times New Roman"/>
            <w:sz w:val="20"/>
            <w:szCs w:val="20"/>
            <w:lang w:val="en-GB"/>
          </w:rPr>
          <w:t>10.1098/rsta.2016.0450</w:t>
        </w:r>
      </w:hyperlink>
      <w:r w:rsidRPr="001A4DE9">
        <w:rPr>
          <w:rFonts w:cs="Times New Roman"/>
          <w:sz w:val="20"/>
          <w:szCs w:val="20"/>
          <w:lang w:val="en-GB" w:eastAsia="ko-KR"/>
        </w:rPr>
        <w:t>.</w:t>
      </w:r>
    </w:p>
    <w:p w14:paraId="72F13FC2" w14:textId="5FF8C9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Serreze, M.C. and R.G. Barry, 2011: Processes and impacts of Arctic amplification: A research synthesis.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77(1–2)</w:t>
      </w:r>
      <w:r w:rsidRPr="001A4DE9">
        <w:rPr>
          <w:rFonts w:cs="Times New Roman"/>
          <w:sz w:val="20"/>
          <w:szCs w:val="20"/>
          <w:lang w:val="en-GB" w:eastAsia="ko-KR"/>
        </w:rPr>
        <w:t>, 85–96, doi:</w:t>
      </w:r>
      <w:hyperlink r:id="rId795" w:history="1">
        <w:r w:rsidRPr="001A4DE9">
          <w:rPr>
            <w:rStyle w:val="Hyperlink"/>
            <w:rFonts w:cs="Times New Roman"/>
            <w:sz w:val="20"/>
            <w:szCs w:val="20"/>
            <w:lang w:val="en-GB"/>
          </w:rPr>
          <w:t>10.1016/j.gloplacha.2011.03.004</w:t>
        </w:r>
      </w:hyperlink>
      <w:r w:rsidRPr="001A4DE9">
        <w:rPr>
          <w:rFonts w:cs="Times New Roman"/>
          <w:sz w:val="20"/>
          <w:szCs w:val="20"/>
          <w:lang w:val="en-GB" w:eastAsia="ko-KR"/>
        </w:rPr>
        <w:t>.</w:t>
      </w:r>
    </w:p>
    <w:p w14:paraId="664D76FC" w14:textId="727E9B9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Servain, J., G. Caniaux, Y.K. Kouadio, M.J. McPhaden, and M. Araujo, 2014: Recent climatic trends in the tropical Atlantic.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43(11)</w:t>
      </w:r>
      <w:r w:rsidRPr="001A4DE9">
        <w:rPr>
          <w:rFonts w:cs="Times New Roman"/>
          <w:sz w:val="20"/>
          <w:szCs w:val="20"/>
          <w:lang w:val="en-GB" w:eastAsia="ko-KR"/>
        </w:rPr>
        <w:t>, 3071–3089, doi:</w:t>
      </w:r>
      <w:hyperlink r:id="rId796" w:history="1">
        <w:r w:rsidRPr="001A4DE9">
          <w:rPr>
            <w:rStyle w:val="Hyperlink"/>
            <w:rFonts w:cs="Times New Roman"/>
            <w:sz w:val="20"/>
            <w:szCs w:val="20"/>
            <w:lang w:val="en-GB"/>
          </w:rPr>
          <w:t>10.1007/s00382-014-2168-7</w:t>
        </w:r>
      </w:hyperlink>
      <w:r w:rsidRPr="001A4DE9">
        <w:rPr>
          <w:rFonts w:cs="Times New Roman"/>
          <w:sz w:val="20"/>
          <w:szCs w:val="20"/>
          <w:lang w:val="en-GB" w:eastAsia="ko-KR"/>
        </w:rPr>
        <w:t>.</w:t>
      </w:r>
    </w:p>
    <w:p w14:paraId="7E24AD06" w14:textId="6DDB919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Seviour, W.J.M. et al., 2019: The Southern Ocean Sea Surface Temperature Response to Ozone Depletion: A Multimodel 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32(16)</w:t>
      </w:r>
      <w:r w:rsidRPr="001A4DE9">
        <w:rPr>
          <w:rFonts w:cs="Times New Roman"/>
          <w:sz w:val="20"/>
          <w:szCs w:val="20"/>
          <w:lang w:val="en-GB" w:eastAsia="ko-KR"/>
        </w:rPr>
        <w:t>, 5107–5121, doi:</w:t>
      </w:r>
      <w:hyperlink r:id="rId797" w:history="1">
        <w:r w:rsidRPr="001A4DE9">
          <w:rPr>
            <w:rStyle w:val="Hyperlink"/>
            <w:rFonts w:cs="Times New Roman"/>
            <w:sz w:val="20"/>
            <w:szCs w:val="20"/>
            <w:lang w:val="en-GB"/>
          </w:rPr>
          <w:t>10.1175/jcli-d-19-0109.1</w:t>
        </w:r>
      </w:hyperlink>
      <w:r w:rsidRPr="001A4DE9">
        <w:rPr>
          <w:rFonts w:cs="Times New Roman"/>
          <w:sz w:val="20"/>
          <w:szCs w:val="20"/>
          <w:lang w:val="en-GB" w:eastAsia="ko-KR"/>
        </w:rPr>
        <w:t>.</w:t>
      </w:r>
    </w:p>
    <w:p w14:paraId="1B6D13FE" w14:textId="6CB88C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Sexton, D.M.H., J.M. Murphy, M. Collins, and M.J. Webb, 2012: Multivariate probabilistic projections using imperfect climate models part I: outline of methodology.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38(11–12)</w:t>
      </w:r>
      <w:r w:rsidRPr="001A4DE9">
        <w:rPr>
          <w:rFonts w:cs="Times New Roman"/>
          <w:sz w:val="20"/>
          <w:szCs w:val="20"/>
          <w:lang w:val="en-GB" w:eastAsia="ko-KR"/>
        </w:rPr>
        <w:t>, 2513–2542, doi:</w:t>
      </w:r>
      <w:hyperlink r:id="rId798" w:history="1">
        <w:r w:rsidRPr="001A4DE9">
          <w:rPr>
            <w:rStyle w:val="Hyperlink"/>
            <w:rFonts w:cs="Times New Roman"/>
            <w:sz w:val="20"/>
            <w:szCs w:val="20"/>
            <w:lang w:val="en-GB"/>
          </w:rPr>
          <w:t>10.1007/s00382-011-1208-9</w:t>
        </w:r>
      </w:hyperlink>
      <w:r w:rsidRPr="001A4DE9">
        <w:rPr>
          <w:rFonts w:cs="Times New Roman"/>
          <w:sz w:val="20"/>
          <w:szCs w:val="20"/>
          <w:lang w:val="en-GB" w:eastAsia="ko-KR"/>
        </w:rPr>
        <w:t>.</w:t>
      </w:r>
    </w:p>
    <w:p w14:paraId="7EFE6637" w14:textId="7184DB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Sgubin, G., D. Swingedouw, S. Drijfhout, S. Hagemann, and E. Robertson, 2015: Multimodel analysis on the response of the AMOC under an increase of radiative forcing and its symmetrical reversal.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45(5–6)</w:t>
      </w:r>
      <w:r w:rsidRPr="001A4DE9">
        <w:rPr>
          <w:rFonts w:cs="Times New Roman"/>
          <w:sz w:val="20"/>
          <w:szCs w:val="20"/>
          <w:lang w:val="en-GB" w:eastAsia="ko-KR"/>
        </w:rPr>
        <w:t>, 1429–1450, doi:</w:t>
      </w:r>
      <w:hyperlink r:id="rId799" w:history="1">
        <w:r w:rsidRPr="001A4DE9">
          <w:rPr>
            <w:rStyle w:val="Hyperlink"/>
            <w:rFonts w:cs="Times New Roman"/>
            <w:sz w:val="20"/>
            <w:szCs w:val="20"/>
            <w:lang w:val="en-GB"/>
          </w:rPr>
          <w:t>10.1007/s00382-014-2391-2</w:t>
        </w:r>
      </w:hyperlink>
      <w:r w:rsidRPr="001A4DE9">
        <w:rPr>
          <w:rFonts w:cs="Times New Roman"/>
          <w:sz w:val="20"/>
          <w:szCs w:val="20"/>
          <w:lang w:val="en-GB" w:eastAsia="ko-KR"/>
        </w:rPr>
        <w:t>.</w:t>
      </w:r>
    </w:p>
    <w:p w14:paraId="10E49298" w14:textId="0D683FD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Shaffrey, L.C. et al., 2017: Decadal predictions with the HiGEM high resolution global coupled climate model: description and basic evaluation.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48(1–2)</w:t>
      </w:r>
      <w:r w:rsidRPr="001A4DE9">
        <w:rPr>
          <w:rFonts w:cs="Times New Roman"/>
          <w:sz w:val="20"/>
          <w:szCs w:val="20"/>
          <w:lang w:val="en-GB" w:eastAsia="ko-KR"/>
        </w:rPr>
        <w:t>, 297–311, doi:</w:t>
      </w:r>
      <w:hyperlink r:id="rId800" w:history="1">
        <w:r w:rsidRPr="001A4DE9">
          <w:rPr>
            <w:rStyle w:val="Hyperlink"/>
            <w:rFonts w:cs="Times New Roman"/>
            <w:sz w:val="20"/>
            <w:szCs w:val="20"/>
            <w:lang w:val="en-GB"/>
          </w:rPr>
          <w:t>10.1007/s00382-016-3075-x</w:t>
        </w:r>
      </w:hyperlink>
      <w:r w:rsidRPr="001A4DE9">
        <w:rPr>
          <w:rFonts w:cs="Times New Roman"/>
          <w:sz w:val="20"/>
          <w:szCs w:val="20"/>
          <w:lang w:val="en-GB" w:eastAsia="ko-KR"/>
        </w:rPr>
        <w:t>.</w:t>
      </w:r>
    </w:p>
    <w:p w14:paraId="7365F4CB" w14:textId="47426E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2019: Mechanisms of Future Predicted Changes in the Zonal Mean Mid-Latitude Circulation.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345–357, doi:</w:t>
      </w:r>
      <w:hyperlink r:id="rId801" w:history="1">
        <w:r w:rsidRPr="001A4DE9">
          <w:rPr>
            <w:rStyle w:val="Hyperlink"/>
            <w:rFonts w:cs="Times New Roman"/>
            <w:sz w:val="20"/>
            <w:szCs w:val="20"/>
            <w:lang w:val="en-GB"/>
          </w:rPr>
          <w:t>10.1007/s40641-019-00145-8</w:t>
        </w:r>
      </w:hyperlink>
      <w:r w:rsidRPr="001A4DE9">
        <w:rPr>
          <w:rFonts w:cs="Times New Roman"/>
          <w:sz w:val="20"/>
          <w:szCs w:val="20"/>
          <w:lang w:val="en-GB" w:eastAsia="ko-KR"/>
        </w:rPr>
        <w:t>.</w:t>
      </w:r>
    </w:p>
    <w:p w14:paraId="5A9E459C" w14:textId="6BB0E2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and A. Voigt, 2015: Tug of war on summertime circulation between radiative forcing and sea surface warming.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8(7)</w:t>
      </w:r>
      <w:r w:rsidRPr="001A4DE9">
        <w:rPr>
          <w:rFonts w:cs="Times New Roman"/>
          <w:sz w:val="20"/>
          <w:szCs w:val="20"/>
          <w:lang w:val="en-GB" w:eastAsia="ko-KR"/>
        </w:rPr>
        <w:t>, 560–566, doi:</w:t>
      </w:r>
      <w:hyperlink r:id="rId802" w:history="1">
        <w:r w:rsidRPr="001A4DE9">
          <w:rPr>
            <w:rStyle w:val="Hyperlink"/>
            <w:rFonts w:cs="Times New Roman"/>
            <w:sz w:val="20"/>
            <w:szCs w:val="20"/>
            <w:lang w:val="en-GB"/>
          </w:rPr>
          <w:t>10.1038/ngeo2449</w:t>
        </w:r>
      </w:hyperlink>
      <w:r w:rsidRPr="001A4DE9">
        <w:rPr>
          <w:rFonts w:cs="Times New Roman"/>
          <w:sz w:val="20"/>
          <w:szCs w:val="20"/>
          <w:lang w:val="en-GB" w:eastAsia="ko-KR"/>
        </w:rPr>
        <w:t>.</w:t>
      </w:r>
    </w:p>
    <w:p w14:paraId="7BF1A999" w14:textId="79B6E8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et al., 2016a: Storm track processes and the opposing influences of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656–664, doi:</w:t>
      </w:r>
      <w:hyperlink r:id="rId803" w:history="1">
        <w:r w:rsidRPr="001A4DE9">
          <w:rPr>
            <w:rStyle w:val="Hyperlink"/>
            <w:rFonts w:cs="Times New Roman"/>
            <w:sz w:val="20"/>
            <w:szCs w:val="20"/>
            <w:lang w:val="en-GB"/>
          </w:rPr>
          <w:t>10.1038/ngeo2783</w:t>
        </w:r>
      </w:hyperlink>
      <w:r w:rsidRPr="001A4DE9">
        <w:rPr>
          <w:rFonts w:cs="Times New Roman"/>
          <w:sz w:val="20"/>
          <w:szCs w:val="20"/>
          <w:lang w:val="en-GB" w:eastAsia="ko-KR"/>
        </w:rPr>
        <w:t>.</w:t>
      </w:r>
    </w:p>
    <w:p w14:paraId="7900B97A" w14:textId="38B8B37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 T.A. et al., 2016b: Storm track processes and the opposing influences of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9(9)</w:t>
      </w:r>
      <w:r w:rsidRPr="001A4DE9">
        <w:rPr>
          <w:rFonts w:cs="Times New Roman"/>
          <w:sz w:val="20"/>
          <w:szCs w:val="20"/>
          <w:lang w:val="en-GB" w:eastAsia="ko-KR"/>
        </w:rPr>
        <w:t>, 656–664, doi:</w:t>
      </w:r>
      <w:hyperlink r:id="rId804" w:history="1">
        <w:r w:rsidRPr="001A4DE9">
          <w:rPr>
            <w:rStyle w:val="Hyperlink"/>
            <w:rFonts w:cs="Times New Roman"/>
            <w:sz w:val="20"/>
            <w:szCs w:val="20"/>
            <w:lang w:val="en-GB"/>
          </w:rPr>
          <w:t>10.1038/ngeo2783</w:t>
        </w:r>
      </w:hyperlink>
      <w:r w:rsidRPr="001A4DE9">
        <w:rPr>
          <w:rFonts w:cs="Times New Roman"/>
          <w:sz w:val="20"/>
          <w:szCs w:val="20"/>
          <w:lang w:val="en-GB" w:eastAsia="ko-KR"/>
        </w:rPr>
        <w:t>.</w:t>
      </w:r>
    </w:p>
    <w:p w14:paraId="20CA5EBC" w14:textId="09A0C7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Shawki, D., A. Voulgarakis, A. Chakraborty, M. Kasoar, and J. Srinivasan, 2018: The South Asian Monsoon Response to Remote Aerosols: Global and Regional Mechanisms.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123(20)</w:t>
      </w:r>
      <w:r w:rsidRPr="001A4DE9">
        <w:rPr>
          <w:rFonts w:cs="Times New Roman"/>
          <w:sz w:val="20"/>
          <w:szCs w:val="20"/>
          <w:lang w:val="en-GB" w:eastAsia="ko-KR"/>
        </w:rPr>
        <w:t>, 11,511–585,601, doi:</w:t>
      </w:r>
      <w:hyperlink r:id="rId805" w:history="1">
        <w:r w:rsidRPr="001A4DE9">
          <w:rPr>
            <w:rStyle w:val="Hyperlink"/>
            <w:rFonts w:cs="Times New Roman"/>
            <w:sz w:val="20"/>
            <w:szCs w:val="20"/>
            <w:lang w:val="en-GB"/>
          </w:rPr>
          <w:t>10.1029/2018jd028623</w:t>
        </w:r>
      </w:hyperlink>
      <w:r w:rsidRPr="001A4DE9">
        <w:rPr>
          <w:rFonts w:cs="Times New Roman"/>
          <w:sz w:val="20"/>
          <w:szCs w:val="20"/>
          <w:lang w:val="en-GB" w:eastAsia="ko-KR"/>
        </w:rPr>
        <w:t>.</w:t>
      </w:r>
    </w:p>
    <w:p w14:paraId="7807DFA6" w14:textId="5326ED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Sheen, K.L. et al., 2017: Skilful prediction of Sahel summer rainfall on inter-annual and multi-year timescales.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14966, doi:</w:t>
      </w:r>
      <w:hyperlink r:id="rId806" w:history="1">
        <w:r w:rsidRPr="001A4DE9">
          <w:rPr>
            <w:rStyle w:val="Hyperlink"/>
            <w:rFonts w:cs="Times New Roman"/>
            <w:sz w:val="20"/>
            <w:szCs w:val="20"/>
            <w:lang w:val="en-GB"/>
          </w:rPr>
          <w:t>10.1038/ncomms14966</w:t>
        </w:r>
      </w:hyperlink>
      <w:r w:rsidRPr="001A4DE9">
        <w:rPr>
          <w:rFonts w:cs="Times New Roman"/>
          <w:sz w:val="20"/>
          <w:szCs w:val="20"/>
          <w:lang w:val="en-GB" w:eastAsia="ko-KR"/>
        </w:rPr>
        <w:t>.</w:t>
      </w:r>
    </w:p>
    <w:p w14:paraId="176D72F0" w14:textId="6CA816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2014: Atmospheric circulation as a source of uncertainty in climate change projections.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7(10)</w:t>
      </w:r>
      <w:r w:rsidRPr="001A4DE9">
        <w:rPr>
          <w:rFonts w:cs="Times New Roman"/>
          <w:sz w:val="20"/>
          <w:szCs w:val="20"/>
          <w:lang w:val="en-GB" w:eastAsia="ko-KR"/>
        </w:rPr>
        <w:t>, 703–708, doi:</w:t>
      </w:r>
      <w:hyperlink r:id="rId807" w:history="1">
        <w:r w:rsidRPr="001A4DE9">
          <w:rPr>
            <w:rStyle w:val="Hyperlink"/>
            <w:rFonts w:cs="Times New Roman"/>
            <w:sz w:val="20"/>
            <w:szCs w:val="20"/>
            <w:lang w:val="en-GB"/>
          </w:rPr>
          <w:t>10.1038/ngeo2253</w:t>
        </w:r>
      </w:hyperlink>
      <w:r w:rsidRPr="001A4DE9">
        <w:rPr>
          <w:rFonts w:cs="Times New Roman"/>
          <w:sz w:val="20"/>
          <w:szCs w:val="20"/>
          <w:lang w:val="en-GB" w:eastAsia="ko-KR"/>
        </w:rPr>
        <w:t>.</w:t>
      </w:r>
    </w:p>
    <w:p w14:paraId="0772660B" w14:textId="2EE370C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2019: Storyline approach to the construction of regional climate change information. </w:t>
      </w:r>
      <w:r w:rsidRPr="001A4DE9">
        <w:rPr>
          <w:rFonts w:cs="Times New Roman"/>
          <w:i/>
          <w:sz w:val="20"/>
          <w:szCs w:val="20"/>
          <w:lang w:val="en-GB" w:eastAsia="ko-KR"/>
        </w:rPr>
        <w:t>Proceedings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475(2225)</w:t>
      </w:r>
      <w:r w:rsidRPr="001A4DE9">
        <w:rPr>
          <w:rFonts w:cs="Times New Roman"/>
          <w:sz w:val="20"/>
          <w:szCs w:val="20"/>
          <w:lang w:val="en-GB" w:eastAsia="ko-KR"/>
        </w:rPr>
        <w:t>, 20190013, doi:</w:t>
      </w:r>
      <w:hyperlink r:id="rId808" w:history="1">
        <w:r w:rsidRPr="001A4DE9">
          <w:rPr>
            <w:rStyle w:val="Hyperlink"/>
            <w:rFonts w:cs="Times New Roman"/>
            <w:sz w:val="20"/>
            <w:szCs w:val="20"/>
            <w:lang w:val="en-GB"/>
          </w:rPr>
          <w:t>10.1098/rspa.2019.0013</w:t>
        </w:r>
      </w:hyperlink>
      <w:r w:rsidRPr="001A4DE9">
        <w:rPr>
          <w:rFonts w:cs="Times New Roman"/>
          <w:sz w:val="20"/>
          <w:szCs w:val="20"/>
          <w:lang w:val="en-GB" w:eastAsia="ko-KR"/>
        </w:rPr>
        <w:t>.</w:t>
      </w:r>
    </w:p>
    <w:p w14:paraId="666B186D" w14:textId="7E2DC5D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Shepherd, T.G. et al., 2018: Storylines: an alternative approach to representing uncertainty in physical aspects of climate change.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151(3–4)</w:t>
      </w:r>
      <w:r w:rsidRPr="001A4DE9">
        <w:rPr>
          <w:rFonts w:cs="Times New Roman"/>
          <w:sz w:val="20"/>
          <w:szCs w:val="20"/>
          <w:lang w:val="en-GB" w:eastAsia="ko-KR"/>
        </w:rPr>
        <w:t>, 555–571, doi:</w:t>
      </w:r>
      <w:hyperlink r:id="rId809" w:history="1">
        <w:r w:rsidRPr="001A4DE9">
          <w:rPr>
            <w:rStyle w:val="Hyperlink"/>
            <w:rFonts w:cs="Times New Roman"/>
            <w:sz w:val="20"/>
            <w:szCs w:val="20"/>
            <w:lang w:val="en-GB"/>
          </w:rPr>
          <w:t>10.1007/s10584-018-2317-9</w:t>
        </w:r>
      </w:hyperlink>
      <w:r w:rsidRPr="001A4DE9">
        <w:rPr>
          <w:rFonts w:cs="Times New Roman"/>
          <w:sz w:val="20"/>
          <w:szCs w:val="20"/>
          <w:lang w:val="en-GB" w:eastAsia="ko-KR"/>
        </w:rPr>
        <w:t>.</w:t>
      </w:r>
    </w:p>
    <w:p w14:paraId="3D0CF5EC" w14:textId="3EB22A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Sherwood, S.C. et al., 2015: Adjustments in the Forcing-Feedback Framework for Understanding Climate Change.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96(2)</w:t>
      </w:r>
      <w:r w:rsidRPr="001A4DE9">
        <w:rPr>
          <w:rFonts w:cs="Times New Roman"/>
          <w:sz w:val="20"/>
          <w:szCs w:val="20"/>
          <w:lang w:val="en-GB" w:eastAsia="ko-KR"/>
        </w:rPr>
        <w:t>, 217–228, doi:</w:t>
      </w:r>
      <w:hyperlink r:id="rId810" w:history="1">
        <w:r w:rsidRPr="001A4DE9">
          <w:rPr>
            <w:rStyle w:val="Hyperlink"/>
            <w:rFonts w:cs="Times New Roman"/>
            <w:sz w:val="20"/>
            <w:szCs w:val="20"/>
            <w:lang w:val="en-GB"/>
          </w:rPr>
          <w:t>10.1175/bams-d-13-00167.1</w:t>
        </w:r>
      </w:hyperlink>
      <w:r w:rsidRPr="001A4DE9">
        <w:rPr>
          <w:rFonts w:cs="Times New Roman"/>
          <w:sz w:val="20"/>
          <w:szCs w:val="20"/>
          <w:lang w:val="en-GB" w:eastAsia="ko-KR"/>
        </w:rPr>
        <w:t>.</w:t>
      </w:r>
    </w:p>
    <w:p w14:paraId="5402F581" w14:textId="1947131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Shindell, D. and C.J. Smith, 2019: Climate and air-quality benefits of a realistic phase-out of fossil fuels.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573(7774)</w:t>
      </w:r>
      <w:r w:rsidRPr="001A4DE9">
        <w:rPr>
          <w:rFonts w:cs="Times New Roman"/>
          <w:sz w:val="20"/>
          <w:szCs w:val="20"/>
          <w:lang w:val="en-GB" w:eastAsia="ko-KR"/>
        </w:rPr>
        <w:t>, 408–411, doi:</w:t>
      </w:r>
      <w:hyperlink r:id="rId811" w:history="1">
        <w:r w:rsidRPr="001A4DE9">
          <w:rPr>
            <w:rStyle w:val="Hyperlink"/>
            <w:rFonts w:cs="Times New Roman"/>
            <w:sz w:val="20"/>
            <w:szCs w:val="20"/>
            <w:lang w:val="en-GB"/>
          </w:rPr>
          <w:t>10.1038/s41586-019-1554-z</w:t>
        </w:r>
      </w:hyperlink>
      <w:r w:rsidRPr="001A4DE9">
        <w:rPr>
          <w:rFonts w:cs="Times New Roman"/>
          <w:sz w:val="20"/>
          <w:szCs w:val="20"/>
          <w:lang w:val="en-GB" w:eastAsia="ko-KR"/>
        </w:rPr>
        <w:t>.</w:t>
      </w:r>
    </w:p>
    <w:p w14:paraId="56B3D4EF" w14:textId="1675C6F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Shindell, D. et al., 2017: A climate policy pathway for near- and long-term benefits.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356(6337)</w:t>
      </w:r>
      <w:r w:rsidRPr="001A4DE9">
        <w:rPr>
          <w:rFonts w:cs="Times New Roman"/>
          <w:sz w:val="20"/>
          <w:szCs w:val="20"/>
          <w:lang w:val="en-GB" w:eastAsia="ko-KR"/>
        </w:rPr>
        <w:t>, 493–494, doi:</w:t>
      </w:r>
      <w:hyperlink r:id="rId812" w:history="1">
        <w:r w:rsidRPr="001A4DE9">
          <w:rPr>
            <w:rStyle w:val="Hyperlink"/>
            <w:rFonts w:cs="Times New Roman"/>
            <w:sz w:val="20"/>
            <w:szCs w:val="20"/>
            <w:lang w:val="en-GB"/>
          </w:rPr>
          <w:t>10.1126/science.aak9521</w:t>
        </w:r>
      </w:hyperlink>
      <w:r w:rsidRPr="001A4DE9">
        <w:rPr>
          <w:rFonts w:cs="Times New Roman"/>
          <w:sz w:val="20"/>
          <w:szCs w:val="20"/>
          <w:lang w:val="en-GB" w:eastAsia="ko-KR"/>
        </w:rPr>
        <w:t>.</w:t>
      </w:r>
    </w:p>
    <w:p w14:paraId="3F5DE504" w14:textId="5D901D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Shiogama, H. et al., 2016: Predicting future uncertainty constraints on global warming projections.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18903, doi:</w:t>
      </w:r>
      <w:hyperlink r:id="rId813" w:history="1">
        <w:r w:rsidRPr="001A4DE9">
          <w:rPr>
            <w:rStyle w:val="Hyperlink"/>
            <w:rFonts w:cs="Times New Roman"/>
            <w:sz w:val="20"/>
            <w:szCs w:val="20"/>
            <w:lang w:val="en-GB"/>
          </w:rPr>
          <w:t>10.1038/srep18903</w:t>
        </w:r>
      </w:hyperlink>
      <w:r w:rsidRPr="001A4DE9">
        <w:rPr>
          <w:rFonts w:cs="Times New Roman"/>
          <w:sz w:val="20"/>
          <w:szCs w:val="20"/>
          <w:lang w:val="en-GB" w:eastAsia="ko-KR"/>
        </w:rPr>
        <w:t>.</w:t>
      </w:r>
    </w:p>
    <w:p w14:paraId="7CB64ABD" w14:textId="0A41BC7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Shu, Q., Z. Song, and F. Qiao, 2015: Assessment of sea ice simulations in the CMIP5 models.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399–409, doi:</w:t>
      </w:r>
      <w:hyperlink r:id="rId814" w:history="1">
        <w:r w:rsidRPr="001A4DE9">
          <w:rPr>
            <w:rStyle w:val="Hyperlink"/>
            <w:rFonts w:cs="Times New Roman"/>
            <w:sz w:val="20"/>
            <w:szCs w:val="20"/>
            <w:lang w:val="en-GB"/>
          </w:rPr>
          <w:t>10.5194/tc-9-399-2015</w:t>
        </w:r>
      </w:hyperlink>
      <w:r w:rsidRPr="001A4DE9">
        <w:rPr>
          <w:rFonts w:cs="Times New Roman"/>
          <w:sz w:val="20"/>
          <w:szCs w:val="20"/>
          <w:lang w:val="en-GB" w:eastAsia="ko-KR"/>
        </w:rPr>
        <w:t>.</w:t>
      </w:r>
    </w:p>
    <w:p w14:paraId="16E7E09F" w14:textId="3F9F7A2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Sienz, F., W.A. Müller, and H. Pohlmann, 2016: Ensemble size impact on the decadal predictive skill assessment. </w:t>
      </w:r>
      <w:r w:rsidRPr="001A4DE9">
        <w:rPr>
          <w:rFonts w:cs="Times New Roman"/>
          <w:i/>
          <w:sz w:val="20"/>
          <w:szCs w:val="20"/>
          <w:lang w:val="en-GB" w:eastAsia="ko-KR"/>
        </w:rPr>
        <w:t>Meteorologische Zeitschrift</w:t>
      </w:r>
      <w:r w:rsidRPr="001A4DE9">
        <w:rPr>
          <w:rFonts w:cs="Times New Roman"/>
          <w:sz w:val="20"/>
          <w:szCs w:val="20"/>
          <w:lang w:val="en-GB" w:eastAsia="ko-KR"/>
        </w:rPr>
        <w:t xml:space="preserve">, </w:t>
      </w:r>
      <w:r w:rsidRPr="001A4DE9">
        <w:rPr>
          <w:rFonts w:cs="Times New Roman"/>
          <w:b/>
          <w:sz w:val="20"/>
          <w:szCs w:val="20"/>
          <w:lang w:val="en-GB" w:eastAsia="ko-KR"/>
        </w:rPr>
        <w:t>25(6)</w:t>
      </w:r>
      <w:r w:rsidRPr="001A4DE9">
        <w:rPr>
          <w:rFonts w:cs="Times New Roman"/>
          <w:sz w:val="20"/>
          <w:szCs w:val="20"/>
          <w:lang w:val="en-GB" w:eastAsia="ko-KR"/>
        </w:rPr>
        <w:t>, 645–655, doi:</w:t>
      </w:r>
      <w:hyperlink r:id="rId815" w:history="1">
        <w:r w:rsidRPr="001A4DE9">
          <w:rPr>
            <w:rStyle w:val="Hyperlink"/>
            <w:rFonts w:cs="Times New Roman"/>
            <w:sz w:val="20"/>
            <w:szCs w:val="20"/>
            <w:lang w:val="en-GB"/>
          </w:rPr>
          <w:t>10.1127/metz/2016/0670</w:t>
        </w:r>
      </w:hyperlink>
      <w:r w:rsidRPr="001A4DE9">
        <w:rPr>
          <w:rFonts w:cs="Times New Roman"/>
          <w:sz w:val="20"/>
          <w:szCs w:val="20"/>
          <w:lang w:val="en-GB" w:eastAsia="ko-KR"/>
        </w:rPr>
        <w:t>.</w:t>
      </w:r>
    </w:p>
    <w:p w14:paraId="641F1F75" w14:textId="3A6BE6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Sigl, M. et al., 2015: Timing and climate forcing of volcanic eruptions for the past 2,500 years.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523(7562)</w:t>
      </w:r>
      <w:r w:rsidRPr="001A4DE9">
        <w:rPr>
          <w:rFonts w:cs="Times New Roman"/>
          <w:sz w:val="20"/>
          <w:szCs w:val="20"/>
          <w:lang w:val="en-GB" w:eastAsia="ko-KR"/>
        </w:rPr>
        <w:t>, 543–549, doi:</w:t>
      </w:r>
      <w:hyperlink r:id="rId816" w:history="1">
        <w:r w:rsidRPr="001A4DE9">
          <w:rPr>
            <w:rStyle w:val="Hyperlink"/>
            <w:rFonts w:cs="Times New Roman"/>
            <w:sz w:val="20"/>
            <w:szCs w:val="20"/>
            <w:lang w:val="en-GB"/>
          </w:rPr>
          <w:t>10.1038/nature14565</w:t>
        </w:r>
      </w:hyperlink>
      <w:r w:rsidRPr="001A4DE9">
        <w:rPr>
          <w:rFonts w:cs="Times New Roman"/>
          <w:sz w:val="20"/>
          <w:szCs w:val="20"/>
          <w:lang w:val="en-GB" w:eastAsia="ko-KR"/>
        </w:rPr>
        <w:t>.</w:t>
      </w:r>
    </w:p>
    <w:p w14:paraId="587CF0CE" w14:textId="5406B5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and J.C. Fyfe, 2016: Tropical Pacific impacts on cooling North American winters.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970–974, doi:</w:t>
      </w:r>
      <w:hyperlink r:id="rId817" w:history="1">
        <w:r w:rsidRPr="001A4DE9">
          <w:rPr>
            <w:rStyle w:val="Hyperlink"/>
            <w:rFonts w:cs="Times New Roman"/>
            <w:sz w:val="20"/>
            <w:szCs w:val="20"/>
            <w:lang w:val="en-GB"/>
          </w:rPr>
          <w:t>10.1038/nclimate3069</w:t>
        </w:r>
      </w:hyperlink>
      <w:r w:rsidRPr="001A4DE9">
        <w:rPr>
          <w:rFonts w:cs="Times New Roman"/>
          <w:sz w:val="20"/>
          <w:szCs w:val="20"/>
          <w:lang w:val="en-GB" w:eastAsia="ko-KR"/>
        </w:rPr>
        <w:t>.</w:t>
      </w:r>
    </w:p>
    <w:p w14:paraId="206E8470" w14:textId="54F3ED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J.C. Fyfe, and N.C. Swart, 2018: Ice-free Arctic projections under the Paris Agreement.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404–408, doi:</w:t>
      </w:r>
      <w:hyperlink r:id="rId818" w:history="1">
        <w:r w:rsidRPr="001A4DE9">
          <w:rPr>
            <w:rStyle w:val="Hyperlink"/>
            <w:rFonts w:cs="Times New Roman"/>
            <w:sz w:val="20"/>
            <w:szCs w:val="20"/>
            <w:lang w:val="en-GB"/>
          </w:rPr>
          <w:t>10.1038/s41558-018-0124-y</w:t>
        </w:r>
      </w:hyperlink>
      <w:r w:rsidRPr="001A4DE9">
        <w:rPr>
          <w:rFonts w:cs="Times New Roman"/>
          <w:sz w:val="20"/>
          <w:szCs w:val="20"/>
          <w:lang w:val="en-GB" w:eastAsia="ko-KR"/>
        </w:rPr>
        <w:t>.</w:t>
      </w:r>
    </w:p>
    <w:p w14:paraId="2CF7E304" w14:textId="0BA4BBF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Sigmond, M., J.C. Fyfe, O.A. Saenko, and N.C. Swart, 2020: Ongoing AMOC and related sea-level and temperature changes after achieving the Paris targets.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672–677, doi:</w:t>
      </w:r>
      <w:hyperlink r:id="rId819" w:history="1">
        <w:r w:rsidRPr="001A4DE9">
          <w:rPr>
            <w:rStyle w:val="Hyperlink"/>
            <w:rFonts w:cs="Times New Roman"/>
            <w:sz w:val="20"/>
            <w:szCs w:val="20"/>
            <w:lang w:val="en-GB"/>
          </w:rPr>
          <w:t>10.1038/s41558-020-0786-0</w:t>
        </w:r>
      </w:hyperlink>
      <w:r w:rsidRPr="001A4DE9">
        <w:rPr>
          <w:rFonts w:cs="Times New Roman"/>
          <w:sz w:val="20"/>
          <w:szCs w:val="20"/>
          <w:lang w:val="en-GB" w:eastAsia="ko-KR"/>
        </w:rPr>
        <w:t>.</w:t>
      </w:r>
    </w:p>
    <w:p w14:paraId="49CB434D" w14:textId="287D6AB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Siler, N., G.H. Roe, K.C. Armour, and N. Feldl, 2019: Revisiting the surface-energy-flux perspective on the sensitivity of global precipitation to climate change.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52(7)</w:t>
      </w:r>
      <w:r w:rsidRPr="001A4DE9">
        <w:rPr>
          <w:rFonts w:cs="Times New Roman"/>
          <w:sz w:val="20"/>
          <w:szCs w:val="20"/>
          <w:lang w:val="en-GB" w:eastAsia="ko-KR"/>
        </w:rPr>
        <w:t>, 3983–3995, doi:</w:t>
      </w:r>
      <w:hyperlink r:id="rId820" w:history="1">
        <w:r w:rsidRPr="001A4DE9">
          <w:rPr>
            <w:rStyle w:val="Hyperlink"/>
            <w:rFonts w:cs="Times New Roman"/>
            <w:sz w:val="20"/>
            <w:szCs w:val="20"/>
            <w:lang w:val="en-GB"/>
          </w:rPr>
          <w:t>10.1007/s00382-018-4359-0</w:t>
        </w:r>
      </w:hyperlink>
      <w:r w:rsidRPr="001A4DE9">
        <w:rPr>
          <w:rFonts w:cs="Times New Roman"/>
          <w:sz w:val="20"/>
          <w:szCs w:val="20"/>
          <w:lang w:val="en-GB" w:eastAsia="ko-KR"/>
        </w:rPr>
        <w:t>.</w:t>
      </w:r>
    </w:p>
    <w:p w14:paraId="6E73A600" w14:textId="1FB6C8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Sime, L.C., P.O. Hopcroft, and R.H. Rhodes, 2019: Impact of abrupt sea ice loss on Greenland water isotopes during </w:t>
      </w:r>
      <w:r w:rsidRPr="001A4DE9">
        <w:rPr>
          <w:rFonts w:cs="Times New Roman"/>
          <w:sz w:val="20"/>
          <w:szCs w:val="20"/>
          <w:lang w:val="en-GB" w:eastAsia="ko-KR"/>
        </w:rPr>
        <w:lastRenderedPageBreak/>
        <w:t xml:space="preserve">the last glacial period.. </w:t>
      </w:r>
      <w:r w:rsidRPr="001A4DE9">
        <w:rPr>
          <w:rFonts w:cs="Times New Roman"/>
          <w:i/>
          <w:sz w:val="20"/>
          <w:szCs w:val="20"/>
          <w:lang w:val="en-GB" w:eastAsia="ko-KR"/>
        </w:rPr>
        <w:t>Proceedings of the National Academy of Sciences of the United States of America</w:t>
      </w:r>
      <w:r w:rsidRPr="001A4DE9">
        <w:rPr>
          <w:rFonts w:cs="Times New Roman"/>
          <w:sz w:val="20"/>
          <w:szCs w:val="20"/>
          <w:lang w:val="en-GB" w:eastAsia="ko-KR"/>
        </w:rPr>
        <w:t xml:space="preserve">, </w:t>
      </w:r>
      <w:r w:rsidRPr="001A4DE9">
        <w:rPr>
          <w:rFonts w:cs="Times New Roman"/>
          <w:b/>
          <w:sz w:val="20"/>
          <w:szCs w:val="20"/>
          <w:lang w:val="en-GB" w:eastAsia="ko-KR"/>
        </w:rPr>
        <w:t>116(10)</w:t>
      </w:r>
      <w:r w:rsidRPr="001A4DE9">
        <w:rPr>
          <w:rFonts w:cs="Times New Roman"/>
          <w:sz w:val="20"/>
          <w:szCs w:val="20"/>
          <w:lang w:val="en-GB" w:eastAsia="ko-KR"/>
        </w:rPr>
        <w:t>, 4099–4104, doi:</w:t>
      </w:r>
      <w:hyperlink r:id="rId821" w:history="1">
        <w:r w:rsidRPr="001A4DE9">
          <w:rPr>
            <w:rStyle w:val="Hyperlink"/>
            <w:rFonts w:cs="Times New Roman"/>
            <w:sz w:val="20"/>
            <w:szCs w:val="20"/>
            <w:lang w:val="en-GB"/>
          </w:rPr>
          <w:t>10.1073/pnas.1807261116</w:t>
        </w:r>
      </w:hyperlink>
      <w:r w:rsidRPr="001A4DE9">
        <w:rPr>
          <w:rFonts w:cs="Times New Roman"/>
          <w:sz w:val="20"/>
          <w:szCs w:val="20"/>
          <w:lang w:val="en-GB" w:eastAsia="ko-KR"/>
        </w:rPr>
        <w:t>.</w:t>
      </w:r>
    </w:p>
    <w:p w14:paraId="422F1421" w14:textId="5E02C21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and L.M. Polvani, 2016a: Revisiting the relationship between jet position, forced response, and annular mode variability in the southern midlatitudes.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2896–2903, doi:</w:t>
      </w:r>
      <w:hyperlink r:id="rId822" w:history="1">
        <w:r w:rsidRPr="001A4DE9">
          <w:rPr>
            <w:rStyle w:val="Hyperlink"/>
            <w:rFonts w:cs="Times New Roman"/>
            <w:sz w:val="20"/>
            <w:szCs w:val="20"/>
            <w:lang w:val="en-GB"/>
          </w:rPr>
          <w:t>10.1002/2016gl067989</w:t>
        </w:r>
      </w:hyperlink>
      <w:r w:rsidRPr="001A4DE9">
        <w:rPr>
          <w:rFonts w:cs="Times New Roman"/>
          <w:sz w:val="20"/>
          <w:szCs w:val="20"/>
          <w:lang w:val="en-GB" w:eastAsia="ko-KR"/>
        </w:rPr>
        <w:t>.</w:t>
      </w:r>
    </w:p>
    <w:p w14:paraId="2ADCF0C1" w14:textId="788C6B7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and L.M. Polvani, 2016b: Revisiting the relationship between jet position, forced response, and annular mode variability in the southern midlatitudes.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43(6)</w:t>
      </w:r>
      <w:r w:rsidRPr="001A4DE9">
        <w:rPr>
          <w:rFonts w:cs="Times New Roman"/>
          <w:sz w:val="20"/>
          <w:szCs w:val="20"/>
          <w:lang w:val="en-GB" w:eastAsia="ko-KR"/>
        </w:rPr>
        <w:t>, 2896–2903, doi:</w:t>
      </w:r>
      <w:hyperlink r:id="rId823" w:history="1">
        <w:r w:rsidRPr="001A4DE9">
          <w:rPr>
            <w:rStyle w:val="Hyperlink"/>
            <w:rFonts w:cs="Times New Roman"/>
            <w:sz w:val="20"/>
            <w:szCs w:val="20"/>
            <w:lang w:val="en-GB"/>
          </w:rPr>
          <w:t>10.1002/2016gl067989</w:t>
        </w:r>
      </w:hyperlink>
      <w:r w:rsidRPr="001A4DE9">
        <w:rPr>
          <w:rFonts w:cs="Times New Roman"/>
          <w:sz w:val="20"/>
          <w:szCs w:val="20"/>
          <w:lang w:val="en-GB" w:eastAsia="ko-KR"/>
        </w:rPr>
        <w:t>.</w:t>
      </w:r>
    </w:p>
    <w:p w14:paraId="3E035C51" w14:textId="6052BF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T.A. Shaw, and R. Seager, 2014: A Diagnosis of the Seasonally and Longitudinally Varying Midlatitude Circulation Response to Global Warming. </w:t>
      </w:r>
      <w:r w:rsidRPr="001A4DE9">
        <w:rPr>
          <w:rFonts w:cs="Times New Roman"/>
          <w:i/>
          <w:sz w:val="20"/>
          <w:szCs w:val="20"/>
          <w:lang w:val="en-GB" w:eastAsia="ko-KR"/>
        </w:rPr>
        <w:t>Journal of the Atmospheric Sciences</w:t>
      </w:r>
      <w:r w:rsidRPr="001A4DE9">
        <w:rPr>
          <w:rFonts w:cs="Times New Roman"/>
          <w:sz w:val="20"/>
          <w:szCs w:val="20"/>
          <w:lang w:val="en-GB" w:eastAsia="ko-KR"/>
        </w:rPr>
        <w:t xml:space="preserve">, </w:t>
      </w:r>
      <w:r w:rsidRPr="001A4DE9">
        <w:rPr>
          <w:rFonts w:cs="Times New Roman"/>
          <w:b/>
          <w:sz w:val="20"/>
          <w:szCs w:val="20"/>
          <w:lang w:val="en-GB" w:eastAsia="ko-KR"/>
        </w:rPr>
        <w:t>71(7)</w:t>
      </w:r>
      <w:r w:rsidRPr="001A4DE9">
        <w:rPr>
          <w:rFonts w:cs="Times New Roman"/>
          <w:sz w:val="20"/>
          <w:szCs w:val="20"/>
          <w:lang w:val="en-GB" w:eastAsia="ko-KR"/>
        </w:rPr>
        <w:t>, 2489–2515, doi:</w:t>
      </w:r>
      <w:hyperlink r:id="rId824" w:history="1">
        <w:r w:rsidRPr="001A4DE9">
          <w:rPr>
            <w:rStyle w:val="Hyperlink"/>
            <w:rFonts w:cs="Times New Roman"/>
            <w:sz w:val="20"/>
            <w:szCs w:val="20"/>
            <w:lang w:val="en-GB"/>
          </w:rPr>
          <w:t>10.1175/jas-d-13-0325.1</w:t>
        </w:r>
      </w:hyperlink>
      <w:r w:rsidRPr="001A4DE9">
        <w:rPr>
          <w:rFonts w:cs="Times New Roman"/>
          <w:sz w:val="20"/>
          <w:szCs w:val="20"/>
          <w:lang w:val="en-GB" w:eastAsia="ko-KR"/>
        </w:rPr>
        <w:t>.</w:t>
      </w:r>
    </w:p>
    <w:p w14:paraId="618C4A62" w14:textId="568F98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Deser, K.A. McKinnon, and E.A. Barnes, 2018a: Modeled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5"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5DDF2789" w14:textId="372D6A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Deser, K.A. McKinnon, and E.A. Barnes, 2018b: Modeled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6"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645B9E58" w14:textId="144217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C. Deser, K.A. McKinnon, and E.A. Barnes, 2018c: Modeled and observed multidecadal variability in the North Atlantic jet stream and its connection to sea surface temperatures.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31(20)</w:t>
      </w:r>
      <w:r w:rsidRPr="001A4DE9">
        <w:rPr>
          <w:rFonts w:cs="Times New Roman"/>
          <w:sz w:val="20"/>
          <w:szCs w:val="20"/>
          <w:lang w:val="en-GB" w:eastAsia="ko-KR"/>
        </w:rPr>
        <w:t>, 8313–8338, doi:</w:t>
      </w:r>
      <w:hyperlink r:id="rId827" w:history="1">
        <w:r w:rsidRPr="001A4DE9">
          <w:rPr>
            <w:rStyle w:val="Hyperlink"/>
            <w:rFonts w:cs="Times New Roman"/>
            <w:sz w:val="20"/>
            <w:szCs w:val="20"/>
            <w:lang w:val="en-GB"/>
          </w:rPr>
          <w:t>10.1175/jcli-d-18-0168.1</w:t>
        </w:r>
      </w:hyperlink>
      <w:r w:rsidRPr="001A4DE9">
        <w:rPr>
          <w:rFonts w:cs="Times New Roman"/>
          <w:sz w:val="20"/>
          <w:szCs w:val="20"/>
          <w:lang w:val="en-GB" w:eastAsia="ko-KR"/>
        </w:rPr>
        <w:t>.</w:t>
      </w:r>
    </w:p>
    <w:p w14:paraId="46906243" w14:textId="28D4F17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S.G. Yeager, K.A. McKinnon, and C. Deser, 2019a: Decadal predictability of late winter precipitation in western Europe through an ocean–jet stream connection.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12(8)</w:t>
      </w:r>
      <w:r w:rsidRPr="001A4DE9">
        <w:rPr>
          <w:rFonts w:cs="Times New Roman"/>
          <w:sz w:val="20"/>
          <w:szCs w:val="20"/>
          <w:lang w:val="en-GB" w:eastAsia="ko-KR"/>
        </w:rPr>
        <w:t>, 613–619, doi:</w:t>
      </w:r>
      <w:hyperlink r:id="rId828" w:history="1">
        <w:r w:rsidRPr="001A4DE9">
          <w:rPr>
            <w:rStyle w:val="Hyperlink"/>
            <w:rFonts w:cs="Times New Roman"/>
            <w:sz w:val="20"/>
            <w:szCs w:val="20"/>
            <w:lang w:val="en-GB"/>
          </w:rPr>
          <w:t>10.1038/s41561-019-0391-x</w:t>
        </w:r>
      </w:hyperlink>
      <w:r w:rsidRPr="001A4DE9">
        <w:rPr>
          <w:rFonts w:cs="Times New Roman"/>
          <w:sz w:val="20"/>
          <w:szCs w:val="20"/>
          <w:lang w:val="en-GB" w:eastAsia="ko-KR"/>
        </w:rPr>
        <w:t>.</w:t>
      </w:r>
    </w:p>
    <w:p w14:paraId="0C4005FA" w14:textId="43053AE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Simpson, I.R. et al., 2019b: The Regional Hydroclimate Response to Stratospheric Sulfate Geoengineering and the Role of Stratospheric Heating.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12587–12616, doi:</w:t>
      </w:r>
      <w:hyperlink r:id="rId829" w:history="1">
        <w:r w:rsidRPr="001A4DE9">
          <w:rPr>
            <w:rStyle w:val="Hyperlink"/>
            <w:rFonts w:cs="Times New Roman"/>
            <w:sz w:val="20"/>
            <w:szCs w:val="20"/>
            <w:lang w:val="en-GB"/>
          </w:rPr>
          <w:t>10.1029/2019jd031093</w:t>
        </w:r>
      </w:hyperlink>
      <w:r w:rsidRPr="001A4DE9">
        <w:rPr>
          <w:rFonts w:cs="Times New Roman"/>
          <w:sz w:val="20"/>
          <w:szCs w:val="20"/>
          <w:lang w:val="en-GB" w:eastAsia="ko-KR"/>
        </w:rPr>
        <w:t>.</w:t>
      </w:r>
    </w:p>
    <w:p w14:paraId="3AB28092" w14:textId="4AA50B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Singh, H.A., P.J. Rasch, and B.E.J. Rose, 2017: Increased Ocean Heat Convergence Into the High Latitudes With CO2 Doubling Enhances Polar-Amplified Warming.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44(20)</w:t>
      </w:r>
      <w:r w:rsidRPr="001A4DE9">
        <w:rPr>
          <w:rFonts w:cs="Times New Roman"/>
          <w:sz w:val="20"/>
          <w:szCs w:val="20"/>
          <w:lang w:val="en-GB" w:eastAsia="ko-KR"/>
        </w:rPr>
        <w:t>, 10,583–10,591, doi:</w:t>
      </w:r>
      <w:hyperlink r:id="rId830" w:history="1">
        <w:r w:rsidRPr="001A4DE9">
          <w:rPr>
            <w:rStyle w:val="Hyperlink"/>
            <w:rFonts w:cs="Times New Roman"/>
            <w:sz w:val="20"/>
            <w:szCs w:val="20"/>
            <w:lang w:val="en-GB"/>
          </w:rPr>
          <w:t>10.1002/2017gl074561</w:t>
        </w:r>
      </w:hyperlink>
      <w:r w:rsidRPr="001A4DE9">
        <w:rPr>
          <w:rFonts w:cs="Times New Roman"/>
          <w:sz w:val="20"/>
          <w:szCs w:val="20"/>
          <w:lang w:val="en-GB" w:eastAsia="ko-KR"/>
        </w:rPr>
        <w:t>.</w:t>
      </w:r>
    </w:p>
    <w:p w14:paraId="38A9616F" w14:textId="2681F9B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Sippel, S. et al., 2019: Uncovering the forced climate response from a single ensemble member using statistical learning. </w:t>
      </w:r>
      <w:r w:rsidRPr="001A4DE9">
        <w:rPr>
          <w:rFonts w:cs="Times New Roman"/>
          <w:i/>
          <w:sz w:val="20"/>
          <w:szCs w:val="20"/>
          <w:lang w:val="en-GB" w:eastAsia="ko-KR"/>
        </w:rPr>
        <w:t>Journal of Climate</w:t>
      </w:r>
      <w:r w:rsidRPr="001A4DE9">
        <w:rPr>
          <w:rFonts w:cs="Times New Roman"/>
          <w:sz w:val="20"/>
          <w:szCs w:val="20"/>
          <w:lang w:val="en-GB" w:eastAsia="ko-KR"/>
        </w:rPr>
        <w:t>, doi:</w:t>
      </w:r>
      <w:hyperlink r:id="rId831" w:history="1">
        <w:r w:rsidRPr="001A4DE9">
          <w:rPr>
            <w:rStyle w:val="Hyperlink"/>
            <w:rFonts w:cs="Times New Roman"/>
            <w:sz w:val="20"/>
            <w:szCs w:val="20"/>
            <w:lang w:val="en-GB"/>
          </w:rPr>
          <w:t>10.1175/jcli-d-18-0882.1</w:t>
        </w:r>
      </w:hyperlink>
      <w:r w:rsidRPr="001A4DE9">
        <w:rPr>
          <w:rFonts w:cs="Times New Roman"/>
          <w:sz w:val="20"/>
          <w:szCs w:val="20"/>
          <w:lang w:val="en-GB" w:eastAsia="ko-KR"/>
        </w:rPr>
        <w:t>.</w:t>
      </w:r>
    </w:p>
    <w:p w14:paraId="63568540" w14:textId="596EFE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Smerdon, B.D., 2017: A synopsis of climate change effects on groundwater recharge. </w:t>
      </w:r>
      <w:r w:rsidRPr="001A4DE9">
        <w:rPr>
          <w:rFonts w:cs="Times New Roman"/>
          <w:i/>
          <w:sz w:val="20"/>
          <w:szCs w:val="20"/>
          <w:lang w:val="en-GB" w:eastAsia="ko-KR"/>
        </w:rPr>
        <w:t>Journal of Hydrology</w:t>
      </w:r>
      <w:r w:rsidRPr="001A4DE9">
        <w:rPr>
          <w:rFonts w:cs="Times New Roman"/>
          <w:sz w:val="20"/>
          <w:szCs w:val="20"/>
          <w:lang w:val="en-GB" w:eastAsia="ko-KR"/>
        </w:rPr>
        <w:t xml:space="preserve">, </w:t>
      </w:r>
      <w:r w:rsidRPr="001A4DE9">
        <w:rPr>
          <w:rFonts w:cs="Times New Roman"/>
          <w:b/>
          <w:sz w:val="20"/>
          <w:szCs w:val="20"/>
          <w:lang w:val="en-GB" w:eastAsia="ko-KR"/>
        </w:rPr>
        <w:t>555</w:t>
      </w:r>
      <w:r w:rsidRPr="001A4DE9">
        <w:rPr>
          <w:rFonts w:cs="Times New Roman"/>
          <w:sz w:val="20"/>
          <w:szCs w:val="20"/>
          <w:lang w:val="en-GB" w:eastAsia="ko-KR"/>
        </w:rPr>
        <w:t>, 125–128, doi:</w:t>
      </w:r>
      <w:hyperlink r:id="rId832" w:history="1">
        <w:r w:rsidRPr="001A4DE9">
          <w:rPr>
            <w:rStyle w:val="Hyperlink"/>
            <w:rFonts w:cs="Times New Roman"/>
            <w:sz w:val="20"/>
            <w:szCs w:val="20"/>
            <w:lang w:val="en-GB"/>
          </w:rPr>
          <w:t>10.1016/j.jhydrol.2017.09.047</w:t>
        </w:r>
      </w:hyperlink>
      <w:r w:rsidRPr="001A4DE9">
        <w:rPr>
          <w:rFonts w:cs="Times New Roman"/>
          <w:sz w:val="20"/>
          <w:szCs w:val="20"/>
          <w:lang w:val="en-GB" w:eastAsia="ko-KR"/>
        </w:rPr>
        <w:t>.</w:t>
      </w:r>
    </w:p>
    <w:p w14:paraId="122A0C73" w14:textId="128CBF0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C.J. et al., 2019: Current fossil fuel infrastructure does not yet commit us to 1.5°C warming.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10(1)</w:t>
      </w:r>
      <w:r w:rsidRPr="001A4DE9">
        <w:rPr>
          <w:rFonts w:cs="Times New Roman"/>
          <w:sz w:val="20"/>
          <w:szCs w:val="20"/>
          <w:lang w:val="en-GB" w:eastAsia="ko-KR"/>
        </w:rPr>
        <w:t>, 101, doi:</w:t>
      </w:r>
      <w:hyperlink r:id="rId833" w:history="1">
        <w:r w:rsidRPr="001A4DE9">
          <w:rPr>
            <w:rStyle w:val="Hyperlink"/>
            <w:rFonts w:cs="Times New Roman"/>
            <w:sz w:val="20"/>
            <w:szCs w:val="20"/>
            <w:lang w:val="en-GB"/>
          </w:rPr>
          <w:t>10.1038/s41467-018-07999-w</w:t>
        </w:r>
      </w:hyperlink>
      <w:r w:rsidRPr="001A4DE9">
        <w:rPr>
          <w:rFonts w:cs="Times New Roman"/>
          <w:sz w:val="20"/>
          <w:szCs w:val="20"/>
          <w:lang w:val="en-GB" w:eastAsia="ko-KR"/>
        </w:rPr>
        <w:t>.</w:t>
      </w:r>
    </w:p>
    <w:p w14:paraId="3C8A18EF" w14:textId="2FE860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R. Eade, and H. Pohlmann, 2013a: A comparison of full-field and anomaly initialization for seasonal to decadal climate prediction.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3325–3338, doi:</w:t>
      </w:r>
      <w:hyperlink r:id="rId834" w:history="1">
        <w:r w:rsidRPr="001A4DE9">
          <w:rPr>
            <w:rStyle w:val="Hyperlink"/>
            <w:rFonts w:cs="Times New Roman"/>
            <w:sz w:val="20"/>
            <w:szCs w:val="20"/>
            <w:lang w:val="en-GB"/>
          </w:rPr>
          <w:t>10.1007/s00382-013-1683-2</w:t>
        </w:r>
      </w:hyperlink>
      <w:r w:rsidRPr="001A4DE9">
        <w:rPr>
          <w:rFonts w:cs="Times New Roman"/>
          <w:sz w:val="20"/>
          <w:szCs w:val="20"/>
          <w:lang w:val="en-GB" w:eastAsia="ko-KR"/>
        </w:rPr>
        <w:t>.</w:t>
      </w:r>
    </w:p>
    <w:p w14:paraId="00BF6A49" w14:textId="5C7EDA7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2010: Skilful multi-year predictions of Atlantic hurricane frequency.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3(12)</w:t>
      </w:r>
      <w:r w:rsidRPr="001A4DE9">
        <w:rPr>
          <w:rFonts w:cs="Times New Roman"/>
          <w:sz w:val="20"/>
          <w:szCs w:val="20"/>
          <w:lang w:val="en-GB" w:eastAsia="ko-KR"/>
        </w:rPr>
        <w:t>, 846–849, doi:</w:t>
      </w:r>
      <w:hyperlink r:id="rId835" w:history="1">
        <w:r w:rsidRPr="001A4DE9">
          <w:rPr>
            <w:rStyle w:val="Hyperlink"/>
            <w:rFonts w:cs="Times New Roman"/>
            <w:sz w:val="20"/>
            <w:szCs w:val="20"/>
            <w:lang w:val="en-GB"/>
          </w:rPr>
          <w:t>10.1038/ngeo1004</w:t>
        </w:r>
      </w:hyperlink>
      <w:r w:rsidRPr="001A4DE9">
        <w:rPr>
          <w:rFonts w:cs="Times New Roman"/>
          <w:sz w:val="20"/>
          <w:szCs w:val="20"/>
          <w:lang w:val="en-GB" w:eastAsia="ko-KR"/>
        </w:rPr>
        <w:t>.</w:t>
      </w:r>
    </w:p>
    <w:p w14:paraId="098F0921" w14:textId="1FC894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2013b: Real-time multi-model decadal climate predictions.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2875–2888, doi:</w:t>
      </w:r>
      <w:hyperlink r:id="rId836" w:history="1">
        <w:r w:rsidRPr="001A4DE9">
          <w:rPr>
            <w:rStyle w:val="Hyperlink"/>
            <w:rFonts w:cs="Times New Roman"/>
            <w:sz w:val="20"/>
            <w:szCs w:val="20"/>
            <w:lang w:val="en-GB"/>
          </w:rPr>
          <w:t>10.1007/s00382-012-1600-0</w:t>
        </w:r>
      </w:hyperlink>
      <w:r w:rsidRPr="001A4DE9">
        <w:rPr>
          <w:rFonts w:cs="Times New Roman"/>
          <w:sz w:val="20"/>
          <w:szCs w:val="20"/>
          <w:lang w:val="en-GB" w:eastAsia="ko-KR"/>
        </w:rPr>
        <w:t>.</w:t>
      </w:r>
    </w:p>
    <w:p w14:paraId="6CE8A55C" w14:textId="4C37FB3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2018: Predicted Chance That Global Warming Will Temporarily Exceed 1.5°C.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45(21)</w:t>
      </w:r>
      <w:r w:rsidRPr="001A4DE9">
        <w:rPr>
          <w:rFonts w:cs="Times New Roman"/>
          <w:sz w:val="20"/>
          <w:szCs w:val="20"/>
          <w:lang w:val="en-GB" w:eastAsia="ko-KR"/>
        </w:rPr>
        <w:t>, 11,895–11,903, doi:</w:t>
      </w:r>
      <w:hyperlink r:id="rId837" w:history="1">
        <w:r w:rsidRPr="001A4DE9">
          <w:rPr>
            <w:rStyle w:val="Hyperlink"/>
            <w:rFonts w:cs="Times New Roman"/>
            <w:sz w:val="20"/>
            <w:szCs w:val="20"/>
            <w:lang w:val="en-GB"/>
          </w:rPr>
          <w:t>10.1029/2018gl079362</w:t>
        </w:r>
      </w:hyperlink>
      <w:r w:rsidRPr="001A4DE9">
        <w:rPr>
          <w:rFonts w:cs="Times New Roman"/>
          <w:sz w:val="20"/>
          <w:szCs w:val="20"/>
          <w:lang w:val="en-GB" w:eastAsia="ko-KR"/>
        </w:rPr>
        <w:t>.</w:t>
      </w:r>
    </w:p>
    <w:p w14:paraId="1AACE14B" w14:textId="0BE7766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2019: Robust skill of decadal climate predictions. </w:t>
      </w:r>
      <w:r w:rsidRPr="001A4DE9">
        <w:rPr>
          <w:rFonts w:cs="Times New Roman"/>
          <w:i/>
          <w:sz w:val="20"/>
          <w:szCs w:val="20"/>
          <w:lang w:val="en-GB" w:eastAsia="ko-KR"/>
        </w:rPr>
        <w:t>npj Climate and Atmospheric Science</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13, doi:</w:t>
      </w:r>
      <w:hyperlink r:id="rId838" w:history="1">
        <w:r w:rsidRPr="001A4DE9">
          <w:rPr>
            <w:rStyle w:val="Hyperlink"/>
            <w:rFonts w:cs="Times New Roman"/>
            <w:sz w:val="20"/>
            <w:szCs w:val="20"/>
            <w:lang w:val="en-GB"/>
          </w:rPr>
          <w:t>10.1038/s41612-019-0071-y</w:t>
        </w:r>
      </w:hyperlink>
      <w:r w:rsidRPr="001A4DE9">
        <w:rPr>
          <w:rFonts w:cs="Times New Roman"/>
          <w:sz w:val="20"/>
          <w:szCs w:val="20"/>
          <w:lang w:val="en-GB" w:eastAsia="ko-KR"/>
        </w:rPr>
        <w:t>.</w:t>
      </w:r>
    </w:p>
    <w:p w14:paraId="49B5DD14" w14:textId="20E9A2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D.M. et al., 2020: North Atlantic climate far more predictable than models imply.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583(7818)</w:t>
      </w:r>
      <w:r w:rsidRPr="001A4DE9">
        <w:rPr>
          <w:rFonts w:cs="Times New Roman"/>
          <w:sz w:val="20"/>
          <w:szCs w:val="20"/>
          <w:lang w:val="en-GB" w:eastAsia="ko-KR"/>
        </w:rPr>
        <w:t>, 796–800, doi:</w:t>
      </w:r>
      <w:hyperlink r:id="rId839" w:history="1">
        <w:r w:rsidRPr="001A4DE9">
          <w:rPr>
            <w:rStyle w:val="Hyperlink"/>
            <w:rFonts w:cs="Times New Roman"/>
            <w:sz w:val="20"/>
            <w:szCs w:val="20"/>
            <w:lang w:val="en-GB"/>
          </w:rPr>
          <w:t>10.1038/s41586-020-2525-0</w:t>
        </w:r>
      </w:hyperlink>
      <w:r w:rsidRPr="001A4DE9">
        <w:rPr>
          <w:rFonts w:cs="Times New Roman"/>
          <w:sz w:val="20"/>
          <w:szCs w:val="20"/>
          <w:lang w:val="en-GB" w:eastAsia="ko-KR"/>
        </w:rPr>
        <w:t>.</w:t>
      </w:r>
    </w:p>
    <w:p w14:paraId="3E0ABDF8" w14:textId="682091B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Smith, S.J. and A. Mizrahi, 2013: Near-term climate mitigation by short-lived forcers.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110(35)</w:t>
      </w:r>
      <w:r w:rsidRPr="001A4DE9">
        <w:rPr>
          <w:rFonts w:cs="Times New Roman"/>
          <w:sz w:val="20"/>
          <w:szCs w:val="20"/>
          <w:lang w:val="en-GB" w:eastAsia="ko-KR"/>
        </w:rPr>
        <w:t>, 14202–14206, doi:</w:t>
      </w:r>
      <w:hyperlink r:id="rId840" w:history="1">
        <w:r w:rsidRPr="001A4DE9">
          <w:rPr>
            <w:rStyle w:val="Hyperlink"/>
            <w:rFonts w:cs="Times New Roman"/>
            <w:sz w:val="20"/>
            <w:szCs w:val="20"/>
            <w:lang w:val="en-GB"/>
          </w:rPr>
          <w:t>10.1073/pnas.1308470110</w:t>
        </w:r>
      </w:hyperlink>
      <w:r w:rsidRPr="001A4DE9">
        <w:rPr>
          <w:rFonts w:cs="Times New Roman"/>
          <w:sz w:val="20"/>
          <w:szCs w:val="20"/>
          <w:lang w:val="en-GB" w:eastAsia="ko-KR"/>
        </w:rPr>
        <w:t>.</w:t>
      </w:r>
    </w:p>
    <w:p w14:paraId="44843D4E" w14:textId="5FFB869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Solaraju-Murali, B., L.-P. Caron, N. Gonzalez-Reviriego, and F.J. Doblas-Reyes, 2019: Multi-year prediction of European summer drought conditions for the agricultural sector.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124014, doi:</w:t>
      </w:r>
      <w:hyperlink r:id="rId841" w:history="1">
        <w:r w:rsidRPr="001A4DE9">
          <w:rPr>
            <w:rStyle w:val="Hyperlink"/>
            <w:rFonts w:cs="Times New Roman"/>
            <w:sz w:val="20"/>
            <w:szCs w:val="20"/>
            <w:lang w:val="en-GB"/>
          </w:rPr>
          <w:t>10.1088/1748-9326/ab5043</w:t>
        </w:r>
      </w:hyperlink>
      <w:r w:rsidRPr="001A4DE9">
        <w:rPr>
          <w:rFonts w:cs="Times New Roman"/>
          <w:sz w:val="20"/>
          <w:szCs w:val="20"/>
          <w:lang w:val="en-GB" w:eastAsia="ko-KR"/>
        </w:rPr>
        <w:t>.</w:t>
      </w:r>
    </w:p>
    <w:p w14:paraId="4F67FE50" w14:textId="704D58B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A. and L.M. Polvani, 2016: Highly Significant Responses to Anthropogenic Forcings of the Midlatitude Jet in the Southern Hemisphere.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29(9)</w:t>
      </w:r>
      <w:r w:rsidRPr="001A4DE9">
        <w:rPr>
          <w:rFonts w:cs="Times New Roman"/>
          <w:sz w:val="20"/>
          <w:szCs w:val="20"/>
          <w:lang w:val="en-GB" w:eastAsia="ko-KR"/>
        </w:rPr>
        <w:t>, 3463–3470, doi:</w:t>
      </w:r>
      <w:hyperlink r:id="rId842" w:history="1">
        <w:r w:rsidRPr="001A4DE9">
          <w:rPr>
            <w:rStyle w:val="Hyperlink"/>
            <w:rFonts w:cs="Times New Roman"/>
            <w:sz w:val="20"/>
            <w:szCs w:val="20"/>
            <w:lang w:val="en-GB"/>
          </w:rPr>
          <w:t>10.1175/jcli-d-16-0034.1</w:t>
        </w:r>
      </w:hyperlink>
      <w:r w:rsidRPr="001A4DE9">
        <w:rPr>
          <w:rFonts w:cs="Times New Roman"/>
          <w:sz w:val="20"/>
          <w:szCs w:val="20"/>
          <w:lang w:val="en-GB" w:eastAsia="ko-KR"/>
        </w:rPr>
        <w:t>.</w:t>
      </w:r>
    </w:p>
    <w:p w14:paraId="6250C562" w14:textId="7989C3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G.-K. Plattner, R. Knutti, and P. Friedlingstein, 2009: Irreversible climate change due to carbon dioxide emissions.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106(6)</w:t>
      </w:r>
      <w:r w:rsidRPr="001A4DE9">
        <w:rPr>
          <w:rFonts w:cs="Times New Roman"/>
          <w:sz w:val="20"/>
          <w:szCs w:val="20"/>
          <w:lang w:val="en-GB" w:eastAsia="ko-KR"/>
        </w:rPr>
        <w:t>, 1704–1709, doi:</w:t>
      </w:r>
      <w:hyperlink r:id="rId843" w:history="1">
        <w:r w:rsidRPr="001A4DE9">
          <w:rPr>
            <w:rStyle w:val="Hyperlink"/>
            <w:rFonts w:cs="Times New Roman"/>
            <w:sz w:val="20"/>
            <w:szCs w:val="20"/>
            <w:lang w:val="en-GB"/>
          </w:rPr>
          <w:t>10.1073/pnas.0812721106</w:t>
        </w:r>
      </w:hyperlink>
      <w:r w:rsidRPr="001A4DE9">
        <w:rPr>
          <w:rFonts w:cs="Times New Roman"/>
          <w:sz w:val="20"/>
          <w:szCs w:val="20"/>
          <w:lang w:val="en-GB" w:eastAsia="ko-KR"/>
        </w:rPr>
        <w:t>.</w:t>
      </w:r>
    </w:p>
    <w:p w14:paraId="352DB748" w14:textId="1C59915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et al., 2016: Antarctic ozone layer.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353(6296)</w:t>
      </w:r>
      <w:r w:rsidRPr="001A4DE9">
        <w:rPr>
          <w:rFonts w:cs="Times New Roman"/>
          <w:sz w:val="20"/>
          <w:szCs w:val="20"/>
          <w:lang w:val="en-GB" w:eastAsia="ko-KR"/>
        </w:rPr>
        <w:t>, 269–274.</w:t>
      </w:r>
    </w:p>
    <w:p w14:paraId="332AB63D" w14:textId="043D99D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Solomon, S. et al., 2017: Mirrored changes in Antarctic ozone and stratospheric temperature in the late 20th versus early 21st centuries.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122(16)</w:t>
      </w:r>
      <w:r w:rsidRPr="001A4DE9">
        <w:rPr>
          <w:rFonts w:cs="Times New Roman"/>
          <w:sz w:val="20"/>
          <w:szCs w:val="20"/>
          <w:lang w:val="en-GB" w:eastAsia="ko-KR"/>
        </w:rPr>
        <w:t>, 8940–8950, doi:</w:t>
      </w:r>
      <w:hyperlink r:id="rId844" w:history="1">
        <w:r w:rsidRPr="001A4DE9">
          <w:rPr>
            <w:rStyle w:val="Hyperlink"/>
            <w:rFonts w:cs="Times New Roman"/>
            <w:sz w:val="20"/>
            <w:szCs w:val="20"/>
            <w:lang w:val="en-GB"/>
          </w:rPr>
          <w:t>10.1002/2017jd026719</w:t>
        </w:r>
      </w:hyperlink>
      <w:r w:rsidRPr="001A4DE9">
        <w:rPr>
          <w:rFonts w:cs="Times New Roman"/>
          <w:sz w:val="20"/>
          <w:szCs w:val="20"/>
          <w:lang w:val="en-GB" w:eastAsia="ko-KR"/>
        </w:rPr>
        <w:t>.</w:t>
      </w:r>
    </w:p>
    <w:p w14:paraId="4A4466FC" w14:textId="131E933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lastRenderedPageBreak/>
        <w:t xml:space="preserve">Sonntag, S., 2018: Quantifying effects and side-effects of climate engineering on the Earth system.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6</w:t>
      </w:r>
      <w:r w:rsidRPr="001A4DE9">
        <w:rPr>
          <w:rFonts w:cs="Times New Roman"/>
          <w:sz w:val="20"/>
          <w:szCs w:val="20"/>
          <w:lang w:val="en-GB" w:eastAsia="ko-KR"/>
        </w:rPr>
        <w:t>, doi:</w:t>
      </w:r>
      <w:hyperlink r:id="rId845" w:history="1">
        <w:r w:rsidRPr="001A4DE9">
          <w:rPr>
            <w:rStyle w:val="Hyperlink"/>
            <w:rFonts w:cs="Times New Roman"/>
            <w:sz w:val="20"/>
            <w:szCs w:val="20"/>
            <w:lang w:val="en-GB"/>
          </w:rPr>
          <w:t>10.1002/eft2.285</w:t>
        </w:r>
      </w:hyperlink>
      <w:r w:rsidRPr="001A4DE9">
        <w:rPr>
          <w:rFonts w:cs="Times New Roman"/>
          <w:sz w:val="20"/>
          <w:szCs w:val="20"/>
          <w:lang w:val="en-GB" w:eastAsia="ko-KR"/>
        </w:rPr>
        <w:t>.</w:t>
      </w:r>
    </w:p>
    <w:p w14:paraId="1701A00F" w14:textId="45573A0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Sospedra-Alfonso, R. and G.J. Boer, 2020: Assessing the Impact of Initialization on Decadal Prediction Skill.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47(4)</w:t>
      </w:r>
      <w:r w:rsidRPr="001A4DE9">
        <w:rPr>
          <w:rFonts w:cs="Times New Roman"/>
          <w:sz w:val="20"/>
          <w:szCs w:val="20"/>
          <w:lang w:val="en-GB" w:eastAsia="ko-KR"/>
        </w:rPr>
        <w:t>, e2019GL086361, doi:</w:t>
      </w:r>
      <w:hyperlink r:id="rId846" w:history="1">
        <w:r w:rsidRPr="001A4DE9">
          <w:rPr>
            <w:rStyle w:val="Hyperlink"/>
            <w:rFonts w:cs="Times New Roman"/>
            <w:sz w:val="20"/>
            <w:szCs w:val="20"/>
            <w:lang w:val="en-GB"/>
          </w:rPr>
          <w:t>10.1029/2019gl086361</w:t>
        </w:r>
      </w:hyperlink>
      <w:r w:rsidRPr="001A4DE9">
        <w:rPr>
          <w:rFonts w:cs="Times New Roman"/>
          <w:sz w:val="20"/>
          <w:szCs w:val="20"/>
          <w:lang w:val="en-GB" w:eastAsia="ko-KR"/>
        </w:rPr>
        <w:t>.</w:t>
      </w:r>
    </w:p>
    <w:p w14:paraId="3E5A39B8" w14:textId="3FAE052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Spring, A., T. Ilyina, and J. Marotzke, 2020: Inherent uncertainty disguises attribution of reduced atmospheric CO2 growth to CO2 emission reductions for up to a decade.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15(11)</w:t>
      </w:r>
      <w:r w:rsidRPr="001A4DE9">
        <w:rPr>
          <w:rFonts w:cs="Times New Roman"/>
          <w:sz w:val="20"/>
          <w:szCs w:val="20"/>
          <w:lang w:val="en-GB" w:eastAsia="ko-KR"/>
        </w:rPr>
        <w:t>, 114058, doi:</w:t>
      </w:r>
      <w:hyperlink r:id="rId847" w:history="1">
        <w:r w:rsidRPr="001A4DE9">
          <w:rPr>
            <w:rStyle w:val="Hyperlink"/>
            <w:rFonts w:cs="Times New Roman"/>
            <w:sz w:val="20"/>
            <w:szCs w:val="20"/>
            <w:lang w:val="en-GB"/>
          </w:rPr>
          <w:t>10.1088/1748-9326/abc443</w:t>
        </w:r>
      </w:hyperlink>
      <w:r w:rsidRPr="001A4DE9">
        <w:rPr>
          <w:rFonts w:cs="Times New Roman"/>
          <w:sz w:val="20"/>
          <w:szCs w:val="20"/>
          <w:lang w:val="en-GB" w:eastAsia="ko-KR"/>
        </w:rPr>
        <w:t>.</w:t>
      </w:r>
    </w:p>
    <w:p w14:paraId="1207C956" w14:textId="553FAA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Steffen, W. et al., 2018: Trajectories of the Earth System in the Anthropocene.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115(33)</w:t>
      </w:r>
      <w:r w:rsidRPr="001A4DE9">
        <w:rPr>
          <w:rFonts w:cs="Times New Roman"/>
          <w:sz w:val="20"/>
          <w:szCs w:val="20"/>
          <w:lang w:val="en-GB" w:eastAsia="ko-KR"/>
        </w:rPr>
        <w:t>, 8252–8259, doi:</w:t>
      </w:r>
      <w:hyperlink r:id="rId848" w:history="1">
        <w:r w:rsidRPr="001A4DE9">
          <w:rPr>
            <w:rStyle w:val="Hyperlink"/>
            <w:rFonts w:cs="Times New Roman"/>
            <w:sz w:val="20"/>
            <w:szCs w:val="20"/>
            <w:lang w:val="en-GB"/>
          </w:rPr>
          <w:t>10.1073/pnas.1810141115</w:t>
        </w:r>
      </w:hyperlink>
      <w:r w:rsidRPr="001A4DE9">
        <w:rPr>
          <w:rFonts w:cs="Times New Roman"/>
          <w:sz w:val="20"/>
          <w:szCs w:val="20"/>
          <w:lang w:val="en-GB" w:eastAsia="ko-KR"/>
        </w:rPr>
        <w:t>.</w:t>
      </w:r>
    </w:p>
    <w:p w14:paraId="068348B4" w14:textId="1A9068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Steinman, B.A., M.E. Mann, and S.K. Miller, 2015: Atlantic and Pacific multidecadal oscillations and Northern Hemisphere temperatures. </w:t>
      </w:r>
      <w:r w:rsidRPr="001A4DE9">
        <w:rPr>
          <w:rFonts w:cs="Times New Roman"/>
          <w:i/>
          <w:sz w:val="20"/>
          <w:szCs w:val="20"/>
          <w:lang w:val="en-GB" w:eastAsia="ko-KR"/>
        </w:rPr>
        <w:t>Science</w:t>
      </w:r>
      <w:r w:rsidRPr="001A4DE9">
        <w:rPr>
          <w:rFonts w:cs="Times New Roman"/>
          <w:sz w:val="20"/>
          <w:szCs w:val="20"/>
          <w:lang w:val="en-GB" w:eastAsia="ko-KR"/>
        </w:rPr>
        <w:t xml:space="preserve">, </w:t>
      </w:r>
      <w:r w:rsidRPr="001A4DE9">
        <w:rPr>
          <w:rFonts w:cs="Times New Roman"/>
          <w:b/>
          <w:sz w:val="20"/>
          <w:szCs w:val="20"/>
          <w:lang w:val="en-GB" w:eastAsia="ko-KR"/>
        </w:rPr>
        <w:t>347(6225)</w:t>
      </w:r>
      <w:r w:rsidRPr="001A4DE9">
        <w:rPr>
          <w:rFonts w:cs="Times New Roman"/>
          <w:sz w:val="20"/>
          <w:szCs w:val="20"/>
          <w:lang w:val="en-GB" w:eastAsia="ko-KR"/>
        </w:rPr>
        <w:t>, 988–991, doi:</w:t>
      </w:r>
      <w:hyperlink r:id="rId849" w:history="1">
        <w:r w:rsidRPr="001A4DE9">
          <w:rPr>
            <w:rStyle w:val="Hyperlink"/>
            <w:rFonts w:cs="Times New Roman"/>
            <w:sz w:val="20"/>
            <w:szCs w:val="20"/>
            <w:lang w:val="en-GB"/>
          </w:rPr>
          <w:t>10.1126/science.1257856</w:t>
        </w:r>
      </w:hyperlink>
      <w:r w:rsidRPr="001A4DE9">
        <w:rPr>
          <w:rFonts w:cs="Times New Roman"/>
          <w:sz w:val="20"/>
          <w:szCs w:val="20"/>
          <w:lang w:val="en-GB" w:eastAsia="ko-KR"/>
        </w:rPr>
        <w:t>.</w:t>
      </w:r>
    </w:p>
    <w:p w14:paraId="30FB03C9" w14:textId="70B736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Steptoe, H., L.J. Wilcox, and E.J. Highwood, 2016: Is there a robust effect of anthropogenic aerosols on the Southern Annular Mode?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121(17)</w:t>
      </w:r>
      <w:r w:rsidRPr="001A4DE9">
        <w:rPr>
          <w:rFonts w:cs="Times New Roman"/>
          <w:sz w:val="20"/>
          <w:szCs w:val="20"/>
          <w:lang w:val="en-GB" w:eastAsia="ko-KR"/>
        </w:rPr>
        <w:t>, 10,029–10,042, doi:</w:t>
      </w:r>
      <w:hyperlink r:id="rId850" w:history="1">
        <w:r w:rsidRPr="001A4DE9">
          <w:rPr>
            <w:rStyle w:val="Hyperlink"/>
            <w:rFonts w:cs="Times New Roman"/>
            <w:sz w:val="20"/>
            <w:szCs w:val="20"/>
            <w:lang w:val="en-GB"/>
          </w:rPr>
          <w:t>10.1002/2015jd024218</w:t>
        </w:r>
      </w:hyperlink>
      <w:r w:rsidRPr="001A4DE9">
        <w:rPr>
          <w:rFonts w:cs="Times New Roman"/>
          <w:sz w:val="20"/>
          <w:szCs w:val="20"/>
          <w:lang w:val="en-GB" w:eastAsia="ko-KR"/>
        </w:rPr>
        <w:t>.</w:t>
      </w:r>
    </w:p>
    <w:p w14:paraId="3FA9F15F" w14:textId="11039A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Stevenson, S., B. Otto-Bliesner, J. Fasullo, and E. Brady, 2016: ”El Niño Like” hydroclimate responses to last millennium volcanic eruptions.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29(8)</w:t>
      </w:r>
      <w:r w:rsidRPr="001A4DE9">
        <w:rPr>
          <w:rFonts w:cs="Times New Roman"/>
          <w:sz w:val="20"/>
          <w:szCs w:val="20"/>
          <w:lang w:val="en-GB" w:eastAsia="ko-KR"/>
        </w:rPr>
        <w:t>, 2907–2921, doi:</w:t>
      </w:r>
      <w:hyperlink r:id="rId851" w:history="1">
        <w:r w:rsidRPr="001A4DE9">
          <w:rPr>
            <w:rStyle w:val="Hyperlink"/>
            <w:rFonts w:cs="Times New Roman"/>
            <w:sz w:val="20"/>
            <w:szCs w:val="20"/>
            <w:lang w:val="en-GB"/>
          </w:rPr>
          <w:t>10.1175/jcli-d-15-0239.1</w:t>
        </w:r>
      </w:hyperlink>
      <w:r w:rsidRPr="001A4DE9">
        <w:rPr>
          <w:rFonts w:cs="Times New Roman"/>
          <w:sz w:val="20"/>
          <w:szCs w:val="20"/>
          <w:lang w:val="en-GB" w:eastAsia="ko-KR"/>
        </w:rPr>
        <w:t>.</w:t>
      </w:r>
    </w:p>
    <w:p w14:paraId="524AD28D" w14:textId="44DDEB6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Stevenson, S., A.T. Wittenberg, J. Fasullo, S. Coats, and B. Otto-Bliesner, 2021: Understanding Diverse Model Projections of Future Extreme El Niño.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34(2)</w:t>
      </w:r>
      <w:r w:rsidRPr="001A4DE9">
        <w:rPr>
          <w:rFonts w:cs="Times New Roman"/>
          <w:sz w:val="20"/>
          <w:szCs w:val="20"/>
          <w:lang w:val="en-GB" w:eastAsia="ko-KR"/>
        </w:rPr>
        <w:t>, 449–464, doi:</w:t>
      </w:r>
      <w:hyperlink r:id="rId852" w:history="1">
        <w:r w:rsidRPr="001A4DE9">
          <w:rPr>
            <w:rStyle w:val="Hyperlink"/>
            <w:rFonts w:cs="Times New Roman"/>
            <w:sz w:val="20"/>
            <w:szCs w:val="20"/>
            <w:lang w:val="en-GB"/>
          </w:rPr>
          <w:t>10.1175/jcli-d-19-0969.1</w:t>
        </w:r>
      </w:hyperlink>
      <w:r w:rsidRPr="001A4DE9">
        <w:rPr>
          <w:rFonts w:cs="Times New Roman"/>
          <w:sz w:val="20"/>
          <w:szCs w:val="20"/>
          <w:lang w:val="en-GB" w:eastAsia="ko-KR"/>
        </w:rPr>
        <w:t>.</w:t>
      </w:r>
    </w:p>
    <w:p w14:paraId="109CE900" w14:textId="685A97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Stjern, C.W. et al., 2018: Response to marine cloud brightening in a multi-model ensemble.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18(2)</w:t>
      </w:r>
      <w:r w:rsidRPr="001A4DE9">
        <w:rPr>
          <w:rFonts w:cs="Times New Roman"/>
          <w:sz w:val="20"/>
          <w:szCs w:val="20"/>
          <w:lang w:val="en-GB" w:eastAsia="ko-KR"/>
        </w:rPr>
        <w:t>, 621–634, doi:</w:t>
      </w:r>
      <w:hyperlink r:id="rId853" w:history="1">
        <w:r w:rsidRPr="001A4DE9">
          <w:rPr>
            <w:rStyle w:val="Hyperlink"/>
            <w:rFonts w:cs="Times New Roman"/>
            <w:sz w:val="20"/>
            <w:szCs w:val="20"/>
            <w:lang w:val="en-GB"/>
          </w:rPr>
          <w:t>10.5194/acp-18-621-2018</w:t>
        </w:r>
      </w:hyperlink>
      <w:r w:rsidRPr="001A4DE9">
        <w:rPr>
          <w:rFonts w:cs="Times New Roman"/>
          <w:sz w:val="20"/>
          <w:szCs w:val="20"/>
          <w:lang w:val="en-GB" w:eastAsia="ko-KR"/>
        </w:rPr>
        <w:t>.</w:t>
      </w:r>
    </w:p>
    <w:p w14:paraId="7664A660" w14:textId="61995D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Stjern, C.W. et al., 2019: Arctic Amplification Response to Individual Climate Drivers.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124(13)</w:t>
      </w:r>
      <w:r w:rsidRPr="001A4DE9">
        <w:rPr>
          <w:rFonts w:cs="Times New Roman"/>
          <w:sz w:val="20"/>
          <w:szCs w:val="20"/>
          <w:lang w:val="en-GB" w:eastAsia="ko-KR"/>
        </w:rPr>
        <w:t>, 6698–6717, doi:</w:t>
      </w:r>
      <w:hyperlink r:id="rId854" w:history="1">
        <w:r w:rsidRPr="001A4DE9">
          <w:rPr>
            <w:rStyle w:val="Hyperlink"/>
            <w:rFonts w:cs="Times New Roman"/>
            <w:sz w:val="20"/>
            <w:szCs w:val="20"/>
            <w:lang w:val="en-GB"/>
          </w:rPr>
          <w:t>10.1029/2018jd029726</w:t>
        </w:r>
      </w:hyperlink>
      <w:r w:rsidRPr="001A4DE9">
        <w:rPr>
          <w:rFonts w:cs="Times New Roman"/>
          <w:sz w:val="20"/>
          <w:szCs w:val="20"/>
          <w:lang w:val="en-GB" w:eastAsia="ko-KR"/>
        </w:rPr>
        <w:t>.</w:t>
      </w:r>
    </w:p>
    <w:p w14:paraId="53A0BD83" w14:textId="7B1452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Stohl, A. et al., 2015: Evaluating the climate and air quality impacts of short-lived pollutants.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15(18)</w:t>
      </w:r>
      <w:r w:rsidRPr="001A4DE9">
        <w:rPr>
          <w:rFonts w:cs="Times New Roman"/>
          <w:sz w:val="20"/>
          <w:szCs w:val="20"/>
          <w:lang w:val="en-GB" w:eastAsia="ko-KR"/>
        </w:rPr>
        <w:t>, 10529–10566, doi:</w:t>
      </w:r>
      <w:hyperlink r:id="rId855" w:history="1">
        <w:r w:rsidRPr="001A4DE9">
          <w:rPr>
            <w:rStyle w:val="Hyperlink"/>
            <w:rFonts w:cs="Times New Roman"/>
            <w:sz w:val="20"/>
            <w:szCs w:val="20"/>
            <w:lang w:val="en-GB"/>
          </w:rPr>
          <w:t>10.5194/acp-15-10529-2015</w:t>
        </w:r>
      </w:hyperlink>
      <w:r w:rsidRPr="001A4DE9">
        <w:rPr>
          <w:rFonts w:cs="Times New Roman"/>
          <w:sz w:val="20"/>
          <w:szCs w:val="20"/>
          <w:lang w:val="en-GB" w:eastAsia="ko-KR"/>
        </w:rPr>
        <w:t>.</w:t>
      </w:r>
    </w:p>
    <w:p w14:paraId="55A4CBA0" w14:textId="408275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Stolpe, M.B., I. Medhaug, J. Sedláček, and R. Knutti, 2018: Multidecadal Variability in Global Surface Temperatures Related to the Atlantic Meridional Overturning Circulation.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31(7)</w:t>
      </w:r>
      <w:r w:rsidRPr="001A4DE9">
        <w:rPr>
          <w:rFonts w:cs="Times New Roman"/>
          <w:sz w:val="20"/>
          <w:szCs w:val="20"/>
          <w:lang w:val="en-GB" w:eastAsia="ko-KR"/>
        </w:rPr>
        <w:t>, 2889–2906, doi:</w:t>
      </w:r>
      <w:hyperlink r:id="rId856" w:history="1">
        <w:r w:rsidRPr="001A4DE9">
          <w:rPr>
            <w:rStyle w:val="Hyperlink"/>
            <w:rFonts w:cs="Times New Roman"/>
            <w:sz w:val="20"/>
            <w:szCs w:val="20"/>
            <w:lang w:val="en-GB"/>
          </w:rPr>
          <w:t>10.1175/jcli-d-17-0444.1</w:t>
        </w:r>
      </w:hyperlink>
      <w:r w:rsidRPr="001A4DE9">
        <w:rPr>
          <w:rFonts w:cs="Times New Roman"/>
          <w:sz w:val="20"/>
          <w:szCs w:val="20"/>
          <w:lang w:val="en-GB" w:eastAsia="ko-KR"/>
        </w:rPr>
        <w:t>.</w:t>
      </w:r>
    </w:p>
    <w:p w14:paraId="67D4D784" w14:textId="3132C5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Storelvmo, T. and N. Herger, 2014: Cirrus cloud susceptibility to the injection of ice nuclei in the upper troposphere.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2375–2389, doi:</w:t>
      </w:r>
      <w:hyperlink r:id="rId857" w:history="1">
        <w:r w:rsidRPr="001A4DE9">
          <w:rPr>
            <w:rStyle w:val="Hyperlink"/>
            <w:rFonts w:cs="Times New Roman"/>
            <w:sz w:val="20"/>
            <w:szCs w:val="20"/>
            <w:lang w:val="en-GB"/>
          </w:rPr>
          <w:t>10.1002/2013jd020816</w:t>
        </w:r>
      </w:hyperlink>
      <w:r w:rsidRPr="001A4DE9">
        <w:rPr>
          <w:rFonts w:cs="Times New Roman"/>
          <w:sz w:val="20"/>
          <w:szCs w:val="20"/>
          <w:lang w:val="en-GB" w:eastAsia="ko-KR"/>
        </w:rPr>
        <w:t>.</w:t>
      </w:r>
    </w:p>
    <w:p w14:paraId="03D4C207" w14:textId="17C062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Storelvmo, T. et al., 2013: Cirrus cloud seeding has potential to cool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w:t>
      </w:r>
      <w:r w:rsidRPr="001A4DE9">
        <w:rPr>
          <w:rFonts w:cs="Times New Roman"/>
          <w:sz w:val="20"/>
          <w:szCs w:val="20"/>
          <w:lang w:val="en-GB" w:eastAsia="ko-KR"/>
        </w:rPr>
        <w:t>, 178–182, doi:</w:t>
      </w:r>
      <w:hyperlink r:id="rId858" w:history="1">
        <w:r w:rsidRPr="001A4DE9">
          <w:rPr>
            <w:rStyle w:val="Hyperlink"/>
            <w:rFonts w:cs="Times New Roman"/>
            <w:sz w:val="20"/>
            <w:szCs w:val="20"/>
            <w:lang w:val="en-GB"/>
          </w:rPr>
          <w:t>10.1029/2012gl054201</w:t>
        </w:r>
      </w:hyperlink>
      <w:r w:rsidRPr="001A4DE9">
        <w:rPr>
          <w:rFonts w:cs="Times New Roman"/>
          <w:sz w:val="20"/>
          <w:szCs w:val="20"/>
          <w:lang w:val="en-GB" w:eastAsia="ko-KR"/>
        </w:rPr>
        <w:t>.</w:t>
      </w:r>
    </w:p>
    <w:p w14:paraId="4A8E9AAB" w14:textId="091EE8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Stott, P., P. Good, G. Jones, N. Gillett, and E. Hawkins, 2013: The upper end of climate model temperature projections is inconsistent with past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014024, doi:</w:t>
      </w:r>
      <w:hyperlink r:id="rId859" w:history="1">
        <w:r w:rsidRPr="001A4DE9">
          <w:rPr>
            <w:rStyle w:val="Hyperlink"/>
            <w:rFonts w:cs="Times New Roman"/>
            <w:sz w:val="20"/>
            <w:szCs w:val="20"/>
            <w:lang w:val="en-GB"/>
          </w:rPr>
          <w:t>10.1088/1748-9326/8/1/014024</w:t>
        </w:r>
      </w:hyperlink>
      <w:r w:rsidRPr="001A4DE9">
        <w:rPr>
          <w:rFonts w:cs="Times New Roman"/>
          <w:sz w:val="20"/>
          <w:szCs w:val="20"/>
          <w:lang w:val="en-GB" w:eastAsia="ko-KR"/>
        </w:rPr>
        <w:t>.</w:t>
      </w:r>
    </w:p>
    <w:p w14:paraId="01B7E21C" w14:textId="41C1675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Stroeve, J. and D. Notz, 2015: Insights on past and future sea-ice evolution from combining observations and models.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119–132, doi:</w:t>
      </w:r>
      <w:hyperlink r:id="rId860" w:history="1">
        <w:r w:rsidRPr="001A4DE9">
          <w:rPr>
            <w:rStyle w:val="Hyperlink"/>
            <w:rFonts w:cs="Times New Roman"/>
            <w:sz w:val="20"/>
            <w:szCs w:val="20"/>
            <w:lang w:val="en-GB"/>
          </w:rPr>
          <w:t>10.1016/j.gloplacha.2015.10.011</w:t>
        </w:r>
      </w:hyperlink>
      <w:r w:rsidRPr="001A4DE9">
        <w:rPr>
          <w:rFonts w:cs="Times New Roman"/>
          <w:sz w:val="20"/>
          <w:szCs w:val="20"/>
          <w:lang w:val="en-GB" w:eastAsia="ko-KR"/>
        </w:rPr>
        <w:t>.</w:t>
      </w:r>
    </w:p>
    <w:p w14:paraId="33A6A4FD" w14:textId="6AD11C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Stroeve, J., A. Barrett, M. Serreze, and A. Schweiger, 2014: Using records from submarine, aircraft and satellites to evaluate climate model simulations of Arctic sea ice thickness. </w:t>
      </w:r>
      <w:r w:rsidRPr="001A4DE9">
        <w:rPr>
          <w:rFonts w:cs="Times New Roman"/>
          <w:i/>
          <w:sz w:val="20"/>
          <w:szCs w:val="20"/>
          <w:lang w:val="en-GB" w:eastAsia="ko-KR"/>
        </w:rPr>
        <w:t>The Cryosphere</w:t>
      </w:r>
      <w:r w:rsidRPr="001A4DE9">
        <w:rPr>
          <w:rFonts w:cs="Times New Roman"/>
          <w:sz w:val="20"/>
          <w:szCs w:val="20"/>
          <w:lang w:val="en-GB" w:eastAsia="ko-KR"/>
        </w:rPr>
        <w:t xml:space="preserve">, </w:t>
      </w:r>
      <w:r w:rsidRPr="001A4DE9">
        <w:rPr>
          <w:rFonts w:cs="Times New Roman"/>
          <w:b/>
          <w:sz w:val="20"/>
          <w:szCs w:val="20"/>
          <w:lang w:val="en-GB" w:eastAsia="ko-KR"/>
        </w:rPr>
        <w:t>8(5)</w:t>
      </w:r>
      <w:r w:rsidRPr="001A4DE9">
        <w:rPr>
          <w:rFonts w:cs="Times New Roman"/>
          <w:sz w:val="20"/>
          <w:szCs w:val="20"/>
          <w:lang w:val="en-GB" w:eastAsia="ko-KR"/>
        </w:rPr>
        <w:t>, 1839–1854, doi:</w:t>
      </w:r>
      <w:hyperlink r:id="rId861" w:history="1">
        <w:r w:rsidRPr="001A4DE9">
          <w:rPr>
            <w:rStyle w:val="Hyperlink"/>
            <w:rFonts w:cs="Times New Roman"/>
            <w:sz w:val="20"/>
            <w:szCs w:val="20"/>
            <w:lang w:val="en-GB"/>
          </w:rPr>
          <w:t>10.5194/tc-8-1839-2014</w:t>
        </w:r>
      </w:hyperlink>
      <w:r w:rsidRPr="001A4DE9">
        <w:rPr>
          <w:rFonts w:cs="Times New Roman"/>
          <w:sz w:val="20"/>
          <w:szCs w:val="20"/>
          <w:lang w:val="en-GB" w:eastAsia="ko-KR"/>
        </w:rPr>
        <w:t>.</w:t>
      </w:r>
    </w:p>
    <w:p w14:paraId="73357C7E" w14:textId="7D37EF0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Strommen, K. and T.N. Palmer, 2019: Signal and noise in regime systems: A hypothesis on the predictability of the North Atlantic Oscillation.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145(718)</w:t>
      </w:r>
      <w:r w:rsidRPr="001A4DE9">
        <w:rPr>
          <w:rFonts w:cs="Times New Roman"/>
          <w:sz w:val="20"/>
          <w:szCs w:val="20"/>
          <w:lang w:val="en-GB" w:eastAsia="ko-KR"/>
        </w:rPr>
        <w:t>, 147–163, doi:</w:t>
      </w:r>
      <w:hyperlink r:id="rId862" w:history="1">
        <w:r w:rsidRPr="001A4DE9">
          <w:rPr>
            <w:rStyle w:val="Hyperlink"/>
            <w:rFonts w:cs="Times New Roman"/>
            <w:sz w:val="20"/>
            <w:szCs w:val="20"/>
            <w:lang w:val="en-GB"/>
          </w:rPr>
          <w:t>10.1002/qj.3414</w:t>
        </w:r>
      </w:hyperlink>
      <w:r w:rsidRPr="001A4DE9">
        <w:rPr>
          <w:rFonts w:cs="Times New Roman"/>
          <w:sz w:val="20"/>
          <w:szCs w:val="20"/>
          <w:lang w:val="en-GB" w:eastAsia="ko-KR"/>
        </w:rPr>
        <w:t>.</w:t>
      </w:r>
    </w:p>
    <w:p w14:paraId="65DA7A65" w14:textId="5F81A4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Strommen, K., P.A.G. Watson, and T.N. Palmer, 2019: The Impact of a Stochastic Parameterization Scheme on Climate Sensitivity in EC-Earth.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124(23)</w:t>
      </w:r>
      <w:r w:rsidRPr="001A4DE9">
        <w:rPr>
          <w:rFonts w:cs="Times New Roman"/>
          <w:sz w:val="20"/>
          <w:szCs w:val="20"/>
          <w:lang w:val="en-GB" w:eastAsia="ko-KR"/>
        </w:rPr>
        <w:t>, 12726–12740, doi:</w:t>
      </w:r>
      <w:hyperlink r:id="rId863" w:history="1">
        <w:r w:rsidRPr="001A4DE9">
          <w:rPr>
            <w:rStyle w:val="Hyperlink"/>
            <w:rFonts w:cs="Times New Roman"/>
            <w:sz w:val="20"/>
            <w:szCs w:val="20"/>
            <w:lang w:val="en-GB"/>
          </w:rPr>
          <w:t>10.1029/2019jd030732</w:t>
        </w:r>
      </w:hyperlink>
      <w:r w:rsidRPr="001A4DE9">
        <w:rPr>
          <w:rFonts w:cs="Times New Roman"/>
          <w:sz w:val="20"/>
          <w:szCs w:val="20"/>
          <w:lang w:val="en-GB" w:eastAsia="ko-KR"/>
        </w:rPr>
        <w:t>.</w:t>
      </w:r>
    </w:p>
    <w:p w14:paraId="0B8AB830" w14:textId="158F0D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Strømmen, K., H.M. Christensen, J. Berner, and T.N. Palmer, 2018: The impact of stochastic parametrisations on the representation of the Asian summer monsoon.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50(5–6)</w:t>
      </w:r>
      <w:r w:rsidRPr="001A4DE9">
        <w:rPr>
          <w:rFonts w:cs="Times New Roman"/>
          <w:sz w:val="20"/>
          <w:szCs w:val="20"/>
          <w:lang w:val="en-GB" w:eastAsia="ko-KR"/>
        </w:rPr>
        <w:t>, 2269–2282, doi:</w:t>
      </w:r>
      <w:hyperlink r:id="rId864" w:history="1">
        <w:r w:rsidRPr="001A4DE9">
          <w:rPr>
            <w:rStyle w:val="Hyperlink"/>
            <w:rFonts w:cs="Times New Roman"/>
            <w:sz w:val="20"/>
            <w:szCs w:val="20"/>
            <w:lang w:val="en-GB"/>
          </w:rPr>
          <w:t>10.1007/s00382-017-3749-z</w:t>
        </w:r>
      </w:hyperlink>
      <w:r w:rsidRPr="001A4DE9">
        <w:rPr>
          <w:rFonts w:cs="Times New Roman"/>
          <w:sz w:val="20"/>
          <w:szCs w:val="20"/>
          <w:lang w:val="en-GB" w:eastAsia="ko-KR"/>
        </w:rPr>
        <w:t>.</w:t>
      </w:r>
    </w:p>
    <w:p w14:paraId="2C167439" w14:textId="7877444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Stuart, G.S. et al., 2013: Reduced efficacy of marine cloud brightening geoengineering due to in-plume aerosol coagulation: parameterization and global implications.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13(20)</w:t>
      </w:r>
      <w:r w:rsidRPr="001A4DE9">
        <w:rPr>
          <w:rFonts w:cs="Times New Roman"/>
          <w:sz w:val="20"/>
          <w:szCs w:val="20"/>
          <w:lang w:val="en-GB" w:eastAsia="ko-KR"/>
        </w:rPr>
        <w:t>, 10385–10396, doi:</w:t>
      </w:r>
      <w:hyperlink r:id="rId865" w:history="1">
        <w:r w:rsidRPr="001A4DE9">
          <w:rPr>
            <w:rStyle w:val="Hyperlink"/>
            <w:rFonts w:cs="Times New Roman"/>
            <w:sz w:val="20"/>
            <w:szCs w:val="20"/>
            <w:lang w:val="en-GB"/>
          </w:rPr>
          <w:t>10.5194/acp-13-10385-2013</w:t>
        </w:r>
      </w:hyperlink>
      <w:r w:rsidRPr="001A4DE9">
        <w:rPr>
          <w:rFonts w:cs="Times New Roman"/>
          <w:sz w:val="20"/>
          <w:szCs w:val="20"/>
          <w:lang w:val="en-GB" w:eastAsia="ko-KR"/>
        </w:rPr>
        <w:t>.</w:t>
      </w:r>
    </w:p>
    <w:p w14:paraId="1283C3E5" w14:textId="38633D4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Stuecker, M.F. et al., 2017: Revisiting ENSO/Indian Ocean Dipole phase relationships.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44(5)</w:t>
      </w:r>
      <w:r w:rsidRPr="001A4DE9">
        <w:rPr>
          <w:rFonts w:cs="Times New Roman"/>
          <w:sz w:val="20"/>
          <w:szCs w:val="20"/>
          <w:lang w:val="en-GB" w:eastAsia="ko-KR"/>
        </w:rPr>
        <w:t>, 2481–2492, doi:</w:t>
      </w:r>
      <w:hyperlink r:id="rId866" w:history="1">
        <w:r w:rsidRPr="001A4DE9">
          <w:rPr>
            <w:rStyle w:val="Hyperlink"/>
            <w:rFonts w:cs="Times New Roman"/>
            <w:sz w:val="20"/>
            <w:szCs w:val="20"/>
            <w:lang w:val="en-GB"/>
          </w:rPr>
          <w:t>10.1002/2016gl072308</w:t>
        </w:r>
      </w:hyperlink>
      <w:r w:rsidRPr="001A4DE9">
        <w:rPr>
          <w:rFonts w:cs="Times New Roman"/>
          <w:sz w:val="20"/>
          <w:szCs w:val="20"/>
          <w:lang w:val="en-GB" w:eastAsia="ko-KR"/>
        </w:rPr>
        <w:t>.</w:t>
      </w:r>
    </w:p>
    <w:p w14:paraId="52337A27" w14:textId="20346E5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Stuecker, M.F. et al., 2018: Polar amplification dominated by local forcing and feedbacks.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8(12)</w:t>
      </w:r>
      <w:r w:rsidRPr="001A4DE9">
        <w:rPr>
          <w:rFonts w:cs="Times New Roman"/>
          <w:sz w:val="20"/>
          <w:szCs w:val="20"/>
          <w:lang w:val="en-GB" w:eastAsia="ko-KR"/>
        </w:rPr>
        <w:t>, 1076–1081, doi:</w:t>
      </w:r>
      <w:hyperlink r:id="rId867" w:history="1">
        <w:r w:rsidRPr="001A4DE9">
          <w:rPr>
            <w:rStyle w:val="Hyperlink"/>
            <w:rFonts w:cs="Times New Roman"/>
            <w:sz w:val="20"/>
            <w:szCs w:val="20"/>
            <w:lang w:val="en-GB"/>
          </w:rPr>
          <w:t>10.1038/s41558-018-0339-y</w:t>
        </w:r>
      </w:hyperlink>
      <w:r w:rsidRPr="001A4DE9">
        <w:rPr>
          <w:rFonts w:cs="Times New Roman"/>
          <w:sz w:val="20"/>
          <w:szCs w:val="20"/>
          <w:lang w:val="en-GB" w:eastAsia="ko-KR"/>
        </w:rPr>
        <w:t>.</w:t>
      </w:r>
    </w:p>
    <w:p w14:paraId="167950EE" w14:textId="6515EF2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Suarez-Gutierrez, L., C. Li, W.A. Müller, and J. Marotzke, 2018: Internal variability in European summer temperatures at 1.5 °C and 2 °C of global warming.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064026, doi:</w:t>
      </w:r>
      <w:hyperlink r:id="rId868" w:history="1">
        <w:r w:rsidRPr="001A4DE9">
          <w:rPr>
            <w:rStyle w:val="Hyperlink"/>
            <w:rFonts w:cs="Times New Roman"/>
            <w:sz w:val="20"/>
            <w:szCs w:val="20"/>
            <w:lang w:val="en-GB"/>
          </w:rPr>
          <w:t>10.1088/1748-9326/aaba58</w:t>
        </w:r>
      </w:hyperlink>
      <w:r w:rsidRPr="001A4DE9">
        <w:rPr>
          <w:rFonts w:cs="Times New Roman"/>
          <w:sz w:val="20"/>
          <w:szCs w:val="20"/>
          <w:lang w:val="en-GB" w:eastAsia="ko-KR"/>
        </w:rPr>
        <w:t>.</w:t>
      </w:r>
    </w:p>
    <w:p w14:paraId="1584DEA0" w14:textId="033366F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Suárez-Gutiérrez, L., C. Li, P.W. Thorne, and J. Marotzke, 2017: Internal variability in simulated and observed tropical tropospheric temperature trends.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w:t>
      </w:r>
      <w:r w:rsidRPr="001A4DE9">
        <w:rPr>
          <w:rFonts w:cs="Times New Roman"/>
          <w:sz w:val="20"/>
          <w:szCs w:val="20"/>
          <w:lang w:val="en-GB" w:eastAsia="ko-KR"/>
        </w:rPr>
        <w:t>, 5709–5719, doi:</w:t>
      </w:r>
      <w:hyperlink r:id="rId869" w:history="1">
        <w:r w:rsidRPr="001A4DE9">
          <w:rPr>
            <w:rStyle w:val="Hyperlink"/>
            <w:rFonts w:cs="Times New Roman"/>
            <w:sz w:val="20"/>
            <w:szCs w:val="20"/>
            <w:lang w:val="en-GB"/>
          </w:rPr>
          <w:t>10.1002/2017gl073798</w:t>
        </w:r>
      </w:hyperlink>
      <w:r w:rsidRPr="001A4DE9">
        <w:rPr>
          <w:rFonts w:cs="Times New Roman"/>
          <w:sz w:val="20"/>
          <w:szCs w:val="20"/>
          <w:lang w:val="en-GB" w:eastAsia="ko-KR"/>
        </w:rPr>
        <w:t>.</w:t>
      </w:r>
    </w:p>
    <w:p w14:paraId="6602F1F7" w14:textId="652203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Sun, L., M. Alexander, and C. Deser, 2018: Evolution of the Global Coupled Climate Response to Arctic Sea Ice Loss </w:t>
      </w:r>
      <w:r w:rsidRPr="001A4DE9">
        <w:rPr>
          <w:rFonts w:cs="Times New Roman"/>
          <w:sz w:val="20"/>
          <w:szCs w:val="20"/>
          <w:lang w:val="en-GB" w:eastAsia="ko-KR"/>
        </w:rPr>
        <w:lastRenderedPageBreak/>
        <w:t xml:space="preserve">during 1990–2090 and Its Contribution to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31(19)</w:t>
      </w:r>
      <w:r w:rsidRPr="001A4DE9">
        <w:rPr>
          <w:rFonts w:cs="Times New Roman"/>
          <w:sz w:val="20"/>
          <w:szCs w:val="20"/>
          <w:lang w:val="en-GB" w:eastAsia="ko-KR"/>
        </w:rPr>
        <w:t>, 7823–7843, doi:</w:t>
      </w:r>
      <w:hyperlink r:id="rId870" w:history="1">
        <w:r w:rsidRPr="001A4DE9">
          <w:rPr>
            <w:rStyle w:val="Hyperlink"/>
            <w:rFonts w:cs="Times New Roman"/>
            <w:sz w:val="20"/>
            <w:szCs w:val="20"/>
            <w:lang w:val="en-GB"/>
          </w:rPr>
          <w:t>10.1175/jcli-d-18-0134.1</w:t>
        </w:r>
      </w:hyperlink>
      <w:r w:rsidRPr="001A4DE9">
        <w:rPr>
          <w:rFonts w:cs="Times New Roman"/>
          <w:sz w:val="20"/>
          <w:szCs w:val="20"/>
          <w:lang w:val="en-GB" w:eastAsia="ko-KR"/>
        </w:rPr>
        <w:t>.</w:t>
      </w:r>
    </w:p>
    <w:p w14:paraId="64F1F766" w14:textId="2B2FC08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Sun, W. et al., 2019: A “La Niña-like” state occurring in the second year after large tropical volcanic eruptions during the past 1500 years.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52(12)</w:t>
      </w:r>
      <w:r w:rsidRPr="001A4DE9">
        <w:rPr>
          <w:rFonts w:cs="Times New Roman"/>
          <w:sz w:val="20"/>
          <w:szCs w:val="20"/>
          <w:lang w:val="en-GB" w:eastAsia="ko-KR"/>
        </w:rPr>
        <w:t>, 7495–7509, doi:</w:t>
      </w:r>
      <w:hyperlink r:id="rId871" w:history="1">
        <w:r w:rsidRPr="001A4DE9">
          <w:rPr>
            <w:rStyle w:val="Hyperlink"/>
            <w:rFonts w:cs="Times New Roman"/>
            <w:sz w:val="20"/>
            <w:szCs w:val="20"/>
            <w:lang w:val="en-GB"/>
          </w:rPr>
          <w:t>10.1007/s00382-018-4163-x</w:t>
        </w:r>
      </w:hyperlink>
      <w:r w:rsidRPr="001A4DE9">
        <w:rPr>
          <w:rFonts w:cs="Times New Roman"/>
          <w:sz w:val="20"/>
          <w:szCs w:val="20"/>
          <w:lang w:val="en-GB" w:eastAsia="ko-KR"/>
        </w:rPr>
        <w:t>.</w:t>
      </w:r>
    </w:p>
    <w:p w14:paraId="61FB08D6" w14:textId="6D430C2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Sutton, R.T., 2018: ESD Ideas: a simple proposal to improve the contribution of IPCC WGI to the assessment and communication of climate change risks.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1155–1158, doi:</w:t>
      </w:r>
      <w:hyperlink r:id="rId872" w:history="1">
        <w:r w:rsidRPr="001A4DE9">
          <w:rPr>
            <w:rStyle w:val="Hyperlink"/>
            <w:rFonts w:cs="Times New Roman"/>
            <w:sz w:val="20"/>
            <w:szCs w:val="20"/>
            <w:lang w:val="en-GB"/>
          </w:rPr>
          <w:t>10.5194/esd-9-1155-2018</w:t>
        </w:r>
      </w:hyperlink>
      <w:r w:rsidRPr="001A4DE9">
        <w:rPr>
          <w:rFonts w:cs="Times New Roman"/>
          <w:sz w:val="20"/>
          <w:szCs w:val="20"/>
          <w:lang w:val="en-GB" w:eastAsia="ko-KR"/>
        </w:rPr>
        <w:t>.</w:t>
      </w:r>
    </w:p>
    <w:p w14:paraId="403733BA" w14:textId="5A8C960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Sutton, R.T., B. Dong, and J.M. Gregory, 2007: Land/sea warming ratio in response to climate change: IPCC AR4 model results and comparison with observations.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34(2)</w:t>
      </w:r>
      <w:r w:rsidRPr="001A4DE9">
        <w:rPr>
          <w:rFonts w:cs="Times New Roman"/>
          <w:sz w:val="20"/>
          <w:szCs w:val="20"/>
          <w:lang w:val="en-GB" w:eastAsia="ko-KR"/>
        </w:rPr>
        <w:t>, L02701, doi:</w:t>
      </w:r>
      <w:hyperlink r:id="rId873" w:history="1">
        <w:r w:rsidRPr="001A4DE9">
          <w:rPr>
            <w:rStyle w:val="Hyperlink"/>
            <w:rFonts w:cs="Times New Roman"/>
            <w:sz w:val="20"/>
            <w:szCs w:val="20"/>
            <w:lang w:val="en-GB"/>
          </w:rPr>
          <w:t>10.1029/2006gl028164</w:t>
        </w:r>
      </w:hyperlink>
      <w:r w:rsidRPr="001A4DE9">
        <w:rPr>
          <w:rFonts w:cs="Times New Roman"/>
          <w:sz w:val="20"/>
          <w:szCs w:val="20"/>
          <w:lang w:val="en-GB" w:eastAsia="ko-KR"/>
        </w:rPr>
        <w:t>.</w:t>
      </w:r>
    </w:p>
    <w:p w14:paraId="5E646CEC" w14:textId="5B5775D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Svendsen, L., S. Hetzinger, N. Keenlyside, and Y. Gao, 2014: Marine-based multiproxy reconstruction of Atlantic multidecadal variability.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41(4)</w:t>
      </w:r>
      <w:r w:rsidRPr="001A4DE9">
        <w:rPr>
          <w:rFonts w:cs="Times New Roman"/>
          <w:sz w:val="20"/>
          <w:szCs w:val="20"/>
          <w:lang w:val="en-GB" w:eastAsia="ko-KR"/>
        </w:rPr>
        <w:t>, 1295–1300, doi:</w:t>
      </w:r>
      <w:hyperlink r:id="rId874" w:history="1">
        <w:r w:rsidRPr="001A4DE9">
          <w:rPr>
            <w:rStyle w:val="Hyperlink"/>
            <w:rFonts w:cs="Times New Roman"/>
            <w:sz w:val="20"/>
            <w:szCs w:val="20"/>
            <w:lang w:val="en-GB"/>
          </w:rPr>
          <w:t>10.1002/2013gl059076</w:t>
        </w:r>
      </w:hyperlink>
      <w:r w:rsidRPr="001A4DE9">
        <w:rPr>
          <w:rFonts w:cs="Times New Roman"/>
          <w:sz w:val="20"/>
          <w:szCs w:val="20"/>
          <w:lang w:val="en-GB" w:eastAsia="ko-KR"/>
        </w:rPr>
        <w:t>.</w:t>
      </w:r>
    </w:p>
    <w:p w14:paraId="45504971" w14:textId="40904EE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Swann, A.L.S., F.M. Hoffman, C.D. Koven, and J.T. Randerson, 2016: Plant responses to increasing CO2 reduce estimates of climate impacts on drought severity.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113(36)</w:t>
      </w:r>
      <w:r w:rsidRPr="001A4DE9">
        <w:rPr>
          <w:rFonts w:cs="Times New Roman"/>
          <w:sz w:val="20"/>
          <w:szCs w:val="20"/>
          <w:lang w:val="en-GB" w:eastAsia="ko-KR"/>
        </w:rPr>
        <w:t>, 10019–10024, doi:</w:t>
      </w:r>
      <w:hyperlink r:id="rId875" w:history="1">
        <w:r w:rsidRPr="001A4DE9">
          <w:rPr>
            <w:rStyle w:val="Hyperlink"/>
            <w:rFonts w:cs="Times New Roman"/>
            <w:sz w:val="20"/>
            <w:szCs w:val="20"/>
            <w:lang w:val="en-GB"/>
          </w:rPr>
          <w:t>10.1073/pnas.1604581113</w:t>
        </w:r>
      </w:hyperlink>
      <w:r w:rsidRPr="001A4DE9">
        <w:rPr>
          <w:rFonts w:cs="Times New Roman"/>
          <w:sz w:val="20"/>
          <w:szCs w:val="20"/>
          <w:lang w:val="en-GB" w:eastAsia="ko-KR"/>
        </w:rPr>
        <w:t>.</w:t>
      </w:r>
    </w:p>
    <w:p w14:paraId="7B30EF34" w14:textId="5AD6822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Swart, N.C. et al., 2019: The Canadian Earth System Model version 5 (CanESM5.0.3).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4823–4873, doi:</w:t>
      </w:r>
      <w:hyperlink r:id="rId876" w:history="1">
        <w:r w:rsidRPr="001A4DE9">
          <w:rPr>
            <w:rStyle w:val="Hyperlink"/>
            <w:rFonts w:cs="Times New Roman"/>
            <w:sz w:val="20"/>
            <w:szCs w:val="20"/>
            <w:lang w:val="en-GB"/>
          </w:rPr>
          <w:t>10.5194/gmd-12-4823-2019</w:t>
        </w:r>
      </w:hyperlink>
      <w:r w:rsidRPr="001A4DE9">
        <w:rPr>
          <w:rFonts w:cs="Times New Roman"/>
          <w:sz w:val="20"/>
          <w:szCs w:val="20"/>
          <w:lang w:val="en-GB" w:eastAsia="ko-KR"/>
        </w:rPr>
        <w:t>.</w:t>
      </w:r>
    </w:p>
    <w:p w14:paraId="724B9F21" w14:textId="3A076E3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Swingedouw, D. et al., 2015: Bidecadal North Atlantic ocean circulation variability controlled by timing of volcanic eruptions.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6(1)</w:t>
      </w:r>
      <w:r w:rsidRPr="001A4DE9">
        <w:rPr>
          <w:rFonts w:cs="Times New Roman"/>
          <w:sz w:val="20"/>
          <w:szCs w:val="20"/>
          <w:lang w:val="en-GB" w:eastAsia="ko-KR"/>
        </w:rPr>
        <w:t>, doi:</w:t>
      </w:r>
      <w:hyperlink r:id="rId877" w:history="1">
        <w:r w:rsidRPr="001A4DE9">
          <w:rPr>
            <w:rStyle w:val="Hyperlink"/>
            <w:rFonts w:cs="Times New Roman"/>
            <w:sz w:val="20"/>
            <w:szCs w:val="20"/>
            <w:lang w:val="en-GB"/>
          </w:rPr>
          <w:t>10.1038/ncomms7545</w:t>
        </w:r>
      </w:hyperlink>
      <w:r w:rsidRPr="001A4DE9">
        <w:rPr>
          <w:rFonts w:cs="Times New Roman"/>
          <w:sz w:val="20"/>
          <w:szCs w:val="20"/>
          <w:lang w:val="en-GB" w:eastAsia="ko-KR"/>
        </w:rPr>
        <w:t>.</w:t>
      </w:r>
    </w:p>
    <w:p w14:paraId="4A1B138F" w14:textId="0DD497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Swingedouw, D. et al., 2017: Impact of explosive volcanic eruptions on the main climate variability modes. </w:t>
      </w:r>
      <w:r w:rsidRPr="001A4DE9">
        <w:rPr>
          <w:rFonts w:cs="Times New Roman"/>
          <w:i/>
          <w:sz w:val="20"/>
          <w:szCs w:val="20"/>
          <w:lang w:val="en-GB" w:eastAsia="ko-KR"/>
        </w:rPr>
        <w:t>Global and Planetary Change</w:t>
      </w:r>
      <w:r w:rsidRPr="001A4DE9">
        <w:rPr>
          <w:rFonts w:cs="Times New Roman"/>
          <w:sz w:val="20"/>
          <w:szCs w:val="20"/>
          <w:lang w:val="en-GB" w:eastAsia="ko-KR"/>
        </w:rPr>
        <w:t xml:space="preserve">, </w:t>
      </w:r>
      <w:r w:rsidRPr="001A4DE9">
        <w:rPr>
          <w:rFonts w:cs="Times New Roman"/>
          <w:b/>
          <w:sz w:val="20"/>
          <w:szCs w:val="20"/>
          <w:lang w:val="en-GB" w:eastAsia="ko-KR"/>
        </w:rPr>
        <w:t>150</w:t>
      </w:r>
      <w:r w:rsidRPr="001A4DE9">
        <w:rPr>
          <w:rFonts w:cs="Times New Roman"/>
          <w:sz w:val="20"/>
          <w:szCs w:val="20"/>
          <w:lang w:val="en-GB" w:eastAsia="ko-KR"/>
        </w:rPr>
        <w:t>, 24–45, doi:</w:t>
      </w:r>
      <w:hyperlink r:id="rId878" w:history="1">
        <w:r w:rsidRPr="001A4DE9">
          <w:rPr>
            <w:rStyle w:val="Hyperlink"/>
            <w:rFonts w:cs="Times New Roman"/>
            <w:sz w:val="20"/>
            <w:szCs w:val="20"/>
            <w:lang w:val="en-GB"/>
          </w:rPr>
          <w:t>10.1016/j.gloplacha.2017.01.006</w:t>
        </w:r>
      </w:hyperlink>
      <w:r w:rsidRPr="001A4DE9">
        <w:rPr>
          <w:rFonts w:cs="Times New Roman"/>
          <w:sz w:val="20"/>
          <w:szCs w:val="20"/>
          <w:lang w:val="en-GB" w:eastAsia="ko-KR"/>
        </w:rPr>
        <w:t>.</w:t>
      </w:r>
    </w:p>
    <w:p w14:paraId="2FD25745" w14:textId="3EB948F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Tachiiri, K., D. Silva Herran, X. Su, and M. Kawamiya, 2019: Effect on the Earth system of realizing a 1.5°C warming climate target after overshooting to the 2°C level.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14(12)</w:t>
      </w:r>
      <w:r w:rsidRPr="001A4DE9">
        <w:rPr>
          <w:rFonts w:cs="Times New Roman"/>
          <w:sz w:val="20"/>
          <w:szCs w:val="20"/>
          <w:lang w:val="en-GB" w:eastAsia="ko-KR"/>
        </w:rPr>
        <w:t>, 124063, doi:</w:t>
      </w:r>
      <w:hyperlink r:id="rId879" w:history="1">
        <w:r w:rsidRPr="001A4DE9">
          <w:rPr>
            <w:rStyle w:val="Hyperlink"/>
            <w:rFonts w:cs="Times New Roman"/>
            <w:sz w:val="20"/>
            <w:szCs w:val="20"/>
            <w:lang w:val="en-GB"/>
          </w:rPr>
          <w:t>10.1088/1748-9326/ab5199</w:t>
        </w:r>
      </w:hyperlink>
      <w:r w:rsidRPr="001A4DE9">
        <w:rPr>
          <w:rFonts w:cs="Times New Roman"/>
          <w:sz w:val="20"/>
          <w:szCs w:val="20"/>
          <w:lang w:val="en-GB" w:eastAsia="ko-KR"/>
        </w:rPr>
        <w:t>.</w:t>
      </w:r>
    </w:p>
    <w:p w14:paraId="6530B2C6" w14:textId="19F1E3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Tamarin-Brodsky, T. and Y. Kaspi, 2017: Enhanced poleward propagation of storms under climate change.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10(12)</w:t>
      </w:r>
      <w:r w:rsidRPr="001A4DE9">
        <w:rPr>
          <w:rFonts w:cs="Times New Roman"/>
          <w:sz w:val="20"/>
          <w:szCs w:val="20"/>
          <w:lang w:val="en-GB" w:eastAsia="ko-KR"/>
        </w:rPr>
        <w:t>, 908–913, doi:</w:t>
      </w:r>
      <w:hyperlink r:id="rId880" w:history="1">
        <w:r w:rsidRPr="001A4DE9">
          <w:rPr>
            <w:rStyle w:val="Hyperlink"/>
            <w:rFonts w:cs="Times New Roman"/>
            <w:sz w:val="20"/>
            <w:szCs w:val="20"/>
            <w:lang w:val="en-GB"/>
          </w:rPr>
          <w:t>10.1038/s41561-017-0001-8</w:t>
        </w:r>
      </w:hyperlink>
      <w:r w:rsidRPr="001A4DE9">
        <w:rPr>
          <w:rFonts w:cs="Times New Roman"/>
          <w:sz w:val="20"/>
          <w:szCs w:val="20"/>
          <w:lang w:val="en-GB" w:eastAsia="ko-KR"/>
        </w:rPr>
        <w:t>.</w:t>
      </w:r>
    </w:p>
    <w:p w14:paraId="6FBF15A8" w14:textId="1402261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Tamarin-Brodsky, T., K. Hodges, B.J. Hoskins, and T.G. Shepherd, 2020: Changes in Northern Hemisphere temperature variability shaped by regional warming patterns.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13(6)</w:t>
      </w:r>
      <w:r w:rsidRPr="001A4DE9">
        <w:rPr>
          <w:rFonts w:cs="Times New Roman"/>
          <w:sz w:val="20"/>
          <w:szCs w:val="20"/>
          <w:lang w:val="en-GB" w:eastAsia="ko-KR"/>
        </w:rPr>
        <w:t>, 414–421, doi:</w:t>
      </w:r>
      <w:hyperlink r:id="rId881" w:history="1">
        <w:r w:rsidRPr="001A4DE9">
          <w:rPr>
            <w:rStyle w:val="Hyperlink"/>
            <w:rFonts w:cs="Times New Roman"/>
            <w:sz w:val="20"/>
            <w:szCs w:val="20"/>
            <w:lang w:val="en-GB"/>
          </w:rPr>
          <w:t>10.1038/s41561-020-0576-3</w:t>
        </w:r>
      </w:hyperlink>
      <w:r w:rsidRPr="001A4DE9">
        <w:rPr>
          <w:rFonts w:cs="Times New Roman"/>
          <w:sz w:val="20"/>
          <w:szCs w:val="20"/>
          <w:lang w:val="en-GB" w:eastAsia="ko-KR"/>
        </w:rPr>
        <w:t>.</w:t>
      </w:r>
    </w:p>
    <w:p w14:paraId="317CC209" w14:textId="0D59FB4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Taylor, K.E., R.J. Stouffer, and G.A. Meehl, 2012: An Overview of CMIP5 and the Experiment Design.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93(4)</w:t>
      </w:r>
      <w:r w:rsidRPr="001A4DE9">
        <w:rPr>
          <w:rFonts w:cs="Times New Roman"/>
          <w:sz w:val="20"/>
          <w:szCs w:val="20"/>
          <w:lang w:val="en-GB" w:eastAsia="ko-KR"/>
        </w:rPr>
        <w:t>, 485–498, doi:</w:t>
      </w:r>
      <w:hyperlink r:id="rId882" w:history="1">
        <w:r w:rsidRPr="001A4DE9">
          <w:rPr>
            <w:rStyle w:val="Hyperlink"/>
            <w:rFonts w:cs="Times New Roman"/>
            <w:sz w:val="20"/>
            <w:szCs w:val="20"/>
            <w:lang w:val="en-GB"/>
          </w:rPr>
          <w:t>10.1175/bams-d-11-00094.1</w:t>
        </w:r>
      </w:hyperlink>
      <w:r w:rsidRPr="001A4DE9">
        <w:rPr>
          <w:rFonts w:cs="Times New Roman"/>
          <w:sz w:val="20"/>
          <w:szCs w:val="20"/>
          <w:lang w:val="en-GB" w:eastAsia="ko-KR"/>
        </w:rPr>
        <w:t>.</w:t>
      </w:r>
    </w:p>
    <w:p w14:paraId="500A71B1" w14:textId="5C34494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R. Knutti, 2007: The use of the multi-model ensemble in probabilistic climate projections.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365(1857)</w:t>
      </w:r>
      <w:r w:rsidRPr="001A4DE9">
        <w:rPr>
          <w:rFonts w:cs="Times New Roman"/>
          <w:sz w:val="20"/>
          <w:szCs w:val="20"/>
          <w:lang w:val="en-GB" w:eastAsia="ko-KR"/>
        </w:rPr>
        <w:t>, 2053–2075, doi:</w:t>
      </w:r>
      <w:hyperlink r:id="rId883" w:history="1">
        <w:r w:rsidRPr="001A4DE9">
          <w:rPr>
            <w:rStyle w:val="Hyperlink"/>
            <w:rFonts w:cs="Times New Roman"/>
            <w:sz w:val="20"/>
            <w:szCs w:val="20"/>
            <w:lang w:val="en-GB"/>
          </w:rPr>
          <w:t>10.1098/rsta.2007.2076</w:t>
        </w:r>
      </w:hyperlink>
      <w:r w:rsidRPr="001A4DE9">
        <w:rPr>
          <w:rFonts w:cs="Times New Roman"/>
          <w:sz w:val="20"/>
          <w:szCs w:val="20"/>
          <w:lang w:val="en-GB" w:eastAsia="ko-KR"/>
        </w:rPr>
        <w:t>.</w:t>
      </w:r>
    </w:p>
    <w:p w14:paraId="5CECE00B" w14:textId="590B7C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P. Friedlingstein, 2013: Delayed detection of climate mitigation benefits due to climate inertia and variability. </w:t>
      </w:r>
      <w:r w:rsidRPr="001A4DE9">
        <w:rPr>
          <w:rFonts w:cs="Times New Roman"/>
          <w:i/>
          <w:sz w:val="20"/>
          <w:szCs w:val="20"/>
          <w:lang w:val="en-GB" w:eastAsia="ko-KR"/>
        </w:rPr>
        <w:t>Proceedings National Academy of Sciences (USA)</w:t>
      </w:r>
      <w:r w:rsidRPr="001A4DE9">
        <w:rPr>
          <w:rFonts w:cs="Times New Roman"/>
          <w:sz w:val="20"/>
          <w:szCs w:val="20"/>
          <w:lang w:val="en-GB" w:eastAsia="ko-KR"/>
        </w:rPr>
        <w:t xml:space="preserve">, </w:t>
      </w:r>
      <w:r w:rsidRPr="001A4DE9">
        <w:rPr>
          <w:rFonts w:cs="Times New Roman"/>
          <w:b/>
          <w:sz w:val="20"/>
          <w:szCs w:val="20"/>
          <w:lang w:val="en-GB" w:eastAsia="ko-KR"/>
        </w:rPr>
        <w:t>110(43)</w:t>
      </w:r>
      <w:r w:rsidRPr="001A4DE9">
        <w:rPr>
          <w:rFonts w:cs="Times New Roman"/>
          <w:sz w:val="20"/>
          <w:szCs w:val="20"/>
          <w:lang w:val="en-GB" w:eastAsia="ko-KR"/>
        </w:rPr>
        <w:t>, 17229–17234, doi:</w:t>
      </w:r>
      <w:hyperlink r:id="rId884" w:history="1">
        <w:r w:rsidRPr="001A4DE9">
          <w:rPr>
            <w:rStyle w:val="Hyperlink"/>
            <w:rFonts w:cs="Times New Roman"/>
            <w:sz w:val="20"/>
            <w:szCs w:val="20"/>
            <w:lang w:val="en-GB"/>
          </w:rPr>
          <w:t>10.1073/pnas.1300005110</w:t>
        </w:r>
      </w:hyperlink>
      <w:r w:rsidRPr="001A4DE9">
        <w:rPr>
          <w:rFonts w:cs="Times New Roman"/>
          <w:sz w:val="20"/>
          <w:szCs w:val="20"/>
          <w:lang w:val="en-GB" w:eastAsia="ko-KR"/>
        </w:rPr>
        <w:t>.</w:t>
      </w:r>
    </w:p>
    <w:p w14:paraId="28AC38D1" w14:textId="1809784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J.M. Arblaster, 2014: Pattern scaling: Its strengths and limitations, and an update on the latest model simulations.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122(3)</w:t>
      </w:r>
      <w:r w:rsidRPr="001A4DE9">
        <w:rPr>
          <w:rFonts w:cs="Times New Roman"/>
          <w:sz w:val="20"/>
          <w:szCs w:val="20"/>
          <w:lang w:val="en-GB" w:eastAsia="ko-KR"/>
        </w:rPr>
        <w:t>, 459–471, doi:</w:t>
      </w:r>
      <w:hyperlink r:id="rId885" w:history="1">
        <w:r w:rsidRPr="001A4DE9">
          <w:rPr>
            <w:rStyle w:val="Hyperlink"/>
            <w:rFonts w:cs="Times New Roman"/>
            <w:sz w:val="20"/>
            <w:szCs w:val="20"/>
            <w:lang w:val="en-GB"/>
          </w:rPr>
          <w:t>10.1007/s10584-013-1032-9</w:t>
        </w:r>
      </w:hyperlink>
      <w:r w:rsidRPr="001A4DE9">
        <w:rPr>
          <w:rFonts w:cs="Times New Roman"/>
          <w:sz w:val="20"/>
          <w:szCs w:val="20"/>
          <w:lang w:val="en-GB" w:eastAsia="ko-KR"/>
        </w:rPr>
        <w:t>.</w:t>
      </w:r>
    </w:p>
    <w:p w14:paraId="3E56F934" w14:textId="56949D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R. Knutti, 2018: Evaluating the accuracy of climate change pattern emulation for low warming targets.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13(5)</w:t>
      </w:r>
      <w:r w:rsidRPr="001A4DE9">
        <w:rPr>
          <w:rFonts w:cs="Times New Roman"/>
          <w:sz w:val="20"/>
          <w:szCs w:val="20"/>
          <w:lang w:val="en-GB" w:eastAsia="ko-KR"/>
        </w:rPr>
        <w:t>, 055006, doi:</w:t>
      </w:r>
      <w:hyperlink r:id="rId886" w:history="1">
        <w:r w:rsidRPr="001A4DE9">
          <w:rPr>
            <w:rStyle w:val="Hyperlink"/>
            <w:rFonts w:cs="Times New Roman"/>
            <w:sz w:val="20"/>
            <w:szCs w:val="20"/>
            <w:lang w:val="en-GB"/>
          </w:rPr>
          <w:t>10.1088/1748-9326/aabef2</w:t>
        </w:r>
      </w:hyperlink>
      <w:r w:rsidRPr="001A4DE9">
        <w:rPr>
          <w:rFonts w:cs="Times New Roman"/>
          <w:sz w:val="20"/>
          <w:szCs w:val="20"/>
          <w:lang w:val="en-GB" w:eastAsia="ko-KR"/>
        </w:rPr>
        <w:t>.</w:t>
      </w:r>
    </w:p>
    <w:p w14:paraId="1E6F77E3" w14:textId="27FE473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and M.F. Wehner, 2018: Benefits of mitigation for future heat extremes under RCP4.5 compared to RCP8.5.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146(3–4)</w:t>
      </w:r>
      <w:r w:rsidRPr="001A4DE9">
        <w:rPr>
          <w:rFonts w:cs="Times New Roman"/>
          <w:sz w:val="20"/>
          <w:szCs w:val="20"/>
          <w:lang w:val="en-GB" w:eastAsia="ko-KR"/>
        </w:rPr>
        <w:t>, 349–361, doi:</w:t>
      </w:r>
      <w:hyperlink r:id="rId887" w:history="1">
        <w:r w:rsidRPr="001A4DE9">
          <w:rPr>
            <w:rStyle w:val="Hyperlink"/>
            <w:rFonts w:cs="Times New Roman"/>
            <w:sz w:val="20"/>
            <w:szCs w:val="20"/>
            <w:lang w:val="en-GB"/>
          </w:rPr>
          <w:t>10.1007/s10584-016-1605-5</w:t>
        </w:r>
      </w:hyperlink>
      <w:r w:rsidRPr="001A4DE9">
        <w:rPr>
          <w:rFonts w:cs="Times New Roman"/>
          <w:sz w:val="20"/>
          <w:szCs w:val="20"/>
          <w:lang w:val="en-GB" w:eastAsia="ko-KR"/>
        </w:rPr>
        <w:t>.</w:t>
      </w:r>
    </w:p>
    <w:p w14:paraId="60FDBBE6" w14:textId="7068A5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J.M. Arblaster, and R. Knutti, 2011: Mapping model agreement on future climate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38(23)</w:t>
      </w:r>
      <w:r w:rsidRPr="001A4DE9">
        <w:rPr>
          <w:rFonts w:cs="Times New Roman"/>
          <w:sz w:val="20"/>
          <w:szCs w:val="20"/>
          <w:lang w:val="en-GB" w:eastAsia="ko-KR"/>
        </w:rPr>
        <w:t>, L23701, doi:</w:t>
      </w:r>
      <w:hyperlink r:id="rId888" w:history="1">
        <w:r w:rsidRPr="001A4DE9">
          <w:rPr>
            <w:rStyle w:val="Hyperlink"/>
            <w:rFonts w:cs="Times New Roman"/>
            <w:sz w:val="20"/>
            <w:szCs w:val="20"/>
            <w:lang w:val="en-GB"/>
          </w:rPr>
          <w:t>10.1029/2011gl049863</w:t>
        </w:r>
      </w:hyperlink>
      <w:r w:rsidRPr="001A4DE9">
        <w:rPr>
          <w:rFonts w:cs="Times New Roman"/>
          <w:sz w:val="20"/>
          <w:szCs w:val="20"/>
          <w:lang w:val="en-GB" w:eastAsia="ko-KR"/>
        </w:rPr>
        <w:t>.</w:t>
      </w:r>
    </w:p>
    <w:p w14:paraId="799A2D2C" w14:textId="6BD359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B. O’Neill, and J.-F. Lamarque, 2015: Sensitivity of regional climate to global temperature and forcing.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74001, doi:</w:t>
      </w:r>
      <w:hyperlink r:id="rId889" w:history="1">
        <w:r w:rsidRPr="001A4DE9">
          <w:rPr>
            <w:rStyle w:val="Hyperlink"/>
            <w:rFonts w:cs="Times New Roman"/>
            <w:sz w:val="20"/>
            <w:szCs w:val="20"/>
            <w:lang w:val="en-GB"/>
          </w:rPr>
          <w:t>10.1088/1748-9326/10/7/074001</w:t>
        </w:r>
      </w:hyperlink>
      <w:r w:rsidRPr="001A4DE9">
        <w:rPr>
          <w:rFonts w:cs="Times New Roman"/>
          <w:sz w:val="20"/>
          <w:szCs w:val="20"/>
          <w:lang w:val="en-GB" w:eastAsia="ko-KR"/>
        </w:rPr>
        <w:t>.</w:t>
      </w:r>
    </w:p>
    <w:p w14:paraId="2629FAC0" w14:textId="7509114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Tebaldi, C. et al., 2021: Climate model projections from the Scenario Model Intercomparison Project (ScenarioMIP) of CMIP6.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12(1)</w:t>
      </w:r>
      <w:r w:rsidRPr="001A4DE9">
        <w:rPr>
          <w:rFonts w:cs="Times New Roman"/>
          <w:sz w:val="20"/>
          <w:szCs w:val="20"/>
          <w:lang w:val="en-GB" w:eastAsia="ko-KR"/>
        </w:rPr>
        <w:t>, 253–293, doi:</w:t>
      </w:r>
      <w:hyperlink r:id="rId890" w:history="1">
        <w:r w:rsidRPr="001A4DE9">
          <w:rPr>
            <w:rStyle w:val="Hyperlink"/>
            <w:rFonts w:cs="Times New Roman"/>
            <w:sz w:val="20"/>
            <w:szCs w:val="20"/>
            <w:lang w:val="en-GB"/>
          </w:rPr>
          <w:t>10.5194/esd-12-253-2021</w:t>
        </w:r>
      </w:hyperlink>
      <w:r w:rsidRPr="001A4DE9">
        <w:rPr>
          <w:rFonts w:cs="Times New Roman"/>
          <w:sz w:val="20"/>
          <w:szCs w:val="20"/>
          <w:lang w:val="en-GB" w:eastAsia="ko-KR"/>
        </w:rPr>
        <w:t>.</w:t>
      </w:r>
    </w:p>
    <w:p w14:paraId="77E8CED2" w14:textId="37C3BED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Teng, H., G.A. Meehl, G. Branstator, S. Yeager, and A. Karspeck, 2017: Initialization Shock in CCSM4 Decadal Prediction Experiments. </w:t>
      </w:r>
      <w:r w:rsidRPr="001A4DE9">
        <w:rPr>
          <w:rFonts w:cs="Times New Roman"/>
          <w:i/>
          <w:sz w:val="20"/>
          <w:szCs w:val="20"/>
          <w:lang w:val="en-GB" w:eastAsia="ko-KR"/>
        </w:rPr>
        <w:t>Past Global Changes Magazine</w:t>
      </w:r>
      <w:r w:rsidRPr="001A4DE9">
        <w:rPr>
          <w:rFonts w:cs="Times New Roman"/>
          <w:sz w:val="20"/>
          <w:szCs w:val="20"/>
          <w:lang w:val="en-GB" w:eastAsia="ko-KR"/>
        </w:rPr>
        <w:t xml:space="preserve">, </w:t>
      </w:r>
      <w:r w:rsidRPr="001A4DE9">
        <w:rPr>
          <w:rFonts w:cs="Times New Roman"/>
          <w:b/>
          <w:sz w:val="20"/>
          <w:szCs w:val="20"/>
          <w:lang w:val="en-GB" w:eastAsia="ko-KR"/>
        </w:rPr>
        <w:t>25(1)</w:t>
      </w:r>
      <w:r w:rsidRPr="001A4DE9">
        <w:rPr>
          <w:rFonts w:cs="Times New Roman"/>
          <w:sz w:val="20"/>
          <w:szCs w:val="20"/>
          <w:lang w:val="en-GB" w:eastAsia="ko-KR"/>
        </w:rPr>
        <w:t>, 41–46, doi:</w:t>
      </w:r>
      <w:hyperlink r:id="rId891" w:history="1">
        <w:r w:rsidRPr="001A4DE9">
          <w:rPr>
            <w:rStyle w:val="Hyperlink"/>
            <w:rFonts w:cs="Times New Roman"/>
            <w:sz w:val="20"/>
            <w:szCs w:val="20"/>
            <w:lang w:val="en-GB"/>
          </w:rPr>
          <w:t>10.22498/pages.25.1.41</w:t>
        </w:r>
      </w:hyperlink>
      <w:r w:rsidRPr="001A4DE9">
        <w:rPr>
          <w:rFonts w:cs="Times New Roman"/>
          <w:sz w:val="20"/>
          <w:szCs w:val="20"/>
          <w:lang w:val="en-GB" w:eastAsia="ko-KR"/>
        </w:rPr>
        <w:t>.</w:t>
      </w:r>
    </w:p>
    <w:p w14:paraId="6B7CFBFE" w14:textId="401C844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Terhaar, J., L. Kwiatkowski, and L. Bopp, 2020: Emergent constraint on Arctic Ocean acidification in the twenty-first century.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582(7812)</w:t>
      </w:r>
      <w:r w:rsidRPr="001A4DE9">
        <w:rPr>
          <w:rFonts w:cs="Times New Roman"/>
          <w:sz w:val="20"/>
          <w:szCs w:val="20"/>
          <w:lang w:val="en-GB" w:eastAsia="ko-KR"/>
        </w:rPr>
        <w:t>, 379–383, doi:</w:t>
      </w:r>
      <w:hyperlink r:id="rId892" w:history="1">
        <w:r w:rsidRPr="001A4DE9">
          <w:rPr>
            <w:rStyle w:val="Hyperlink"/>
            <w:rFonts w:cs="Times New Roman"/>
            <w:sz w:val="20"/>
            <w:szCs w:val="20"/>
            <w:lang w:val="en-GB"/>
          </w:rPr>
          <w:t>10.1038/s41586-020-2360-3</w:t>
        </w:r>
      </w:hyperlink>
      <w:r w:rsidRPr="001A4DE9">
        <w:rPr>
          <w:rFonts w:cs="Times New Roman"/>
          <w:sz w:val="20"/>
          <w:szCs w:val="20"/>
          <w:lang w:val="en-GB" w:eastAsia="ko-KR"/>
        </w:rPr>
        <w:t>.</w:t>
      </w:r>
    </w:p>
    <w:p w14:paraId="210B261B" w14:textId="4D389B3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The Royal Society, 2009: </w:t>
      </w:r>
      <w:r w:rsidRPr="001A4DE9">
        <w:rPr>
          <w:rFonts w:cs="Times New Roman"/>
          <w:i/>
          <w:sz w:val="20"/>
          <w:szCs w:val="20"/>
          <w:lang w:val="en-GB" w:eastAsia="ko-KR"/>
        </w:rPr>
        <w:t>Geoengineering the climate: science, governance and uncertainty</w:t>
      </w:r>
      <w:r w:rsidRPr="001A4DE9">
        <w:rPr>
          <w:rFonts w:cs="Times New Roman"/>
          <w:sz w:val="20"/>
          <w:szCs w:val="20"/>
          <w:lang w:val="en-GB" w:eastAsia="ko-KR"/>
        </w:rPr>
        <w:t>. RS Policy document 10/09, The Royal Society, London, UK, 82 pp.</w:t>
      </w:r>
    </w:p>
    <w:p w14:paraId="0FA71719" w14:textId="209C09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Thoma, M., R. Gerdes, R.J. Greatbatch, and H. Ding, 2015a: Partially coupled spin-up of the MPI-ESM: implementation and first results. </w:t>
      </w:r>
      <w:r w:rsidRPr="001A4DE9">
        <w:rPr>
          <w:rFonts w:cs="Times New Roman"/>
          <w:i/>
          <w:sz w:val="20"/>
          <w:szCs w:val="20"/>
          <w:lang w:val="en-GB" w:eastAsia="ko-KR"/>
        </w:rPr>
        <w:t>Geoscientific Model Development</w:t>
      </w:r>
      <w:r w:rsidRPr="001A4DE9">
        <w:rPr>
          <w:rFonts w:cs="Times New Roman"/>
          <w:sz w:val="20"/>
          <w:szCs w:val="20"/>
          <w:lang w:val="en-GB" w:eastAsia="ko-KR"/>
        </w:rPr>
        <w:t xml:space="preserve">, </w:t>
      </w:r>
      <w:r w:rsidRPr="001A4DE9">
        <w:rPr>
          <w:rFonts w:cs="Times New Roman"/>
          <w:b/>
          <w:sz w:val="20"/>
          <w:szCs w:val="20"/>
          <w:lang w:val="en-GB" w:eastAsia="ko-KR"/>
        </w:rPr>
        <w:t>8(1)</w:t>
      </w:r>
      <w:r w:rsidRPr="001A4DE9">
        <w:rPr>
          <w:rFonts w:cs="Times New Roman"/>
          <w:sz w:val="20"/>
          <w:szCs w:val="20"/>
          <w:lang w:val="en-GB" w:eastAsia="ko-KR"/>
        </w:rPr>
        <w:t>, 51–68, doi:</w:t>
      </w:r>
      <w:hyperlink r:id="rId893" w:history="1">
        <w:r w:rsidRPr="001A4DE9">
          <w:rPr>
            <w:rStyle w:val="Hyperlink"/>
            <w:rFonts w:cs="Times New Roman"/>
            <w:sz w:val="20"/>
            <w:szCs w:val="20"/>
            <w:lang w:val="en-GB"/>
          </w:rPr>
          <w:t>10.5194/gmd-8-51-2015</w:t>
        </w:r>
      </w:hyperlink>
      <w:r w:rsidRPr="001A4DE9">
        <w:rPr>
          <w:rFonts w:cs="Times New Roman"/>
          <w:sz w:val="20"/>
          <w:szCs w:val="20"/>
          <w:lang w:val="en-GB" w:eastAsia="ko-KR"/>
        </w:rPr>
        <w:t>.</w:t>
      </w:r>
    </w:p>
    <w:p w14:paraId="1D2B2117" w14:textId="3A34F0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Thoma, M., R.J. Greatbatch, C. Kadow, and R. Gerdes, 2015b: Decadal hindcasts initialized using observed surface wind stress: Evaluation and prediction out to 2024.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42(15)</w:t>
      </w:r>
      <w:r w:rsidRPr="001A4DE9">
        <w:rPr>
          <w:rFonts w:cs="Times New Roman"/>
          <w:sz w:val="20"/>
          <w:szCs w:val="20"/>
          <w:lang w:val="en-GB" w:eastAsia="ko-KR"/>
        </w:rPr>
        <w:t>, 6454–6461, doi:</w:t>
      </w:r>
      <w:hyperlink r:id="rId894" w:history="1">
        <w:r w:rsidRPr="001A4DE9">
          <w:rPr>
            <w:rStyle w:val="Hyperlink"/>
            <w:rFonts w:cs="Times New Roman"/>
            <w:sz w:val="20"/>
            <w:szCs w:val="20"/>
            <w:lang w:val="en-GB"/>
          </w:rPr>
          <w:t>10.1002/2015gl064833</w:t>
        </w:r>
      </w:hyperlink>
      <w:r w:rsidRPr="001A4DE9">
        <w:rPr>
          <w:rFonts w:cs="Times New Roman"/>
          <w:sz w:val="20"/>
          <w:szCs w:val="20"/>
          <w:lang w:val="en-GB" w:eastAsia="ko-KR"/>
        </w:rPr>
        <w:t>.</w:t>
      </w:r>
    </w:p>
    <w:p w14:paraId="1C077372" w14:textId="502401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Thompson, D.W.J., E.A. Barnes, C. Deser, W.E. Foust, and A.S. Phillips, 2015: Quantifying the Role of Internal </w:t>
      </w:r>
      <w:r w:rsidRPr="001A4DE9">
        <w:rPr>
          <w:rFonts w:cs="Times New Roman"/>
          <w:sz w:val="20"/>
          <w:szCs w:val="20"/>
          <w:lang w:val="en-GB" w:eastAsia="ko-KR"/>
        </w:rPr>
        <w:lastRenderedPageBreak/>
        <w:t xml:space="preserve">Climate Variability in Future Climate Trends.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28(16)</w:t>
      </w:r>
      <w:r w:rsidRPr="001A4DE9">
        <w:rPr>
          <w:rFonts w:cs="Times New Roman"/>
          <w:sz w:val="20"/>
          <w:szCs w:val="20"/>
          <w:lang w:val="en-GB" w:eastAsia="ko-KR"/>
        </w:rPr>
        <w:t>, 6443–6456, doi:</w:t>
      </w:r>
      <w:hyperlink r:id="rId895" w:history="1">
        <w:r w:rsidRPr="001A4DE9">
          <w:rPr>
            <w:rStyle w:val="Hyperlink"/>
            <w:rFonts w:cs="Times New Roman"/>
            <w:sz w:val="20"/>
            <w:szCs w:val="20"/>
            <w:lang w:val="en-GB"/>
          </w:rPr>
          <w:t>10.1175/jcli-d-14-00830.1</w:t>
        </w:r>
      </w:hyperlink>
      <w:r w:rsidRPr="001A4DE9">
        <w:rPr>
          <w:rFonts w:cs="Times New Roman"/>
          <w:sz w:val="20"/>
          <w:szCs w:val="20"/>
          <w:lang w:val="en-GB" w:eastAsia="ko-KR"/>
        </w:rPr>
        <w:t>.</w:t>
      </w:r>
    </w:p>
    <w:p w14:paraId="1064080E" w14:textId="636598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B.M. Sanderson, and B.C. O’Neill, 2016: Climate impacts of geoengineering in a delayed mitigation scenario.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43(15)</w:t>
      </w:r>
      <w:r w:rsidRPr="001A4DE9">
        <w:rPr>
          <w:rFonts w:cs="Times New Roman"/>
          <w:sz w:val="20"/>
          <w:szCs w:val="20"/>
          <w:lang w:val="en-GB" w:eastAsia="ko-KR"/>
        </w:rPr>
        <w:t>, 8222–8229, doi:</w:t>
      </w:r>
      <w:hyperlink r:id="rId896" w:history="1">
        <w:r w:rsidRPr="001A4DE9">
          <w:rPr>
            <w:rStyle w:val="Hyperlink"/>
            <w:rFonts w:cs="Times New Roman"/>
            <w:sz w:val="20"/>
            <w:szCs w:val="20"/>
            <w:lang w:val="en-GB"/>
          </w:rPr>
          <w:t>10.1002/2016gl070122</w:t>
        </w:r>
      </w:hyperlink>
      <w:r w:rsidRPr="001A4DE9">
        <w:rPr>
          <w:rFonts w:cs="Times New Roman"/>
          <w:sz w:val="20"/>
          <w:szCs w:val="20"/>
          <w:lang w:val="en-GB" w:eastAsia="ko-KR"/>
        </w:rPr>
        <w:t>.</w:t>
      </w:r>
    </w:p>
    <w:p w14:paraId="4BAA139F" w14:textId="5B6B2E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A. Jahn, J.E. Kay, M. Holland, and J.- Lamarque, 2014: Can regional climate engineering save the summer Arctic sea ice?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41(3)</w:t>
      </w:r>
      <w:r w:rsidRPr="001A4DE9">
        <w:rPr>
          <w:rFonts w:cs="Times New Roman"/>
          <w:sz w:val="20"/>
          <w:szCs w:val="20"/>
          <w:lang w:val="en-GB" w:eastAsia="ko-KR"/>
        </w:rPr>
        <w:t>, 880–885, doi:</w:t>
      </w:r>
      <w:hyperlink r:id="rId897" w:history="1">
        <w:r w:rsidRPr="001A4DE9">
          <w:rPr>
            <w:rStyle w:val="Hyperlink"/>
            <w:rFonts w:cs="Times New Roman"/>
            <w:sz w:val="20"/>
            <w:szCs w:val="20"/>
            <w:lang w:val="en-GB"/>
          </w:rPr>
          <w:t>10.1002/2013gl058731</w:t>
        </w:r>
      </w:hyperlink>
      <w:r w:rsidRPr="001A4DE9">
        <w:rPr>
          <w:rFonts w:cs="Times New Roman"/>
          <w:sz w:val="20"/>
          <w:szCs w:val="20"/>
          <w:lang w:val="en-GB" w:eastAsia="ko-KR"/>
        </w:rPr>
        <w:t>.</w:t>
      </w:r>
    </w:p>
    <w:p w14:paraId="39D940FC" w14:textId="238340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et al., 2013: The hydrological impact of geoengineering in the Geoengineering Model Intercomparison Project (GeoMIP).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118(19)</w:t>
      </w:r>
      <w:r w:rsidRPr="001A4DE9">
        <w:rPr>
          <w:rFonts w:cs="Times New Roman"/>
          <w:sz w:val="20"/>
          <w:szCs w:val="20"/>
          <w:lang w:val="en-GB" w:eastAsia="ko-KR"/>
        </w:rPr>
        <w:t>, 11036–11058, doi:</w:t>
      </w:r>
      <w:hyperlink r:id="rId898" w:history="1">
        <w:r w:rsidRPr="001A4DE9">
          <w:rPr>
            <w:rStyle w:val="Hyperlink"/>
            <w:rFonts w:cs="Times New Roman"/>
            <w:sz w:val="20"/>
            <w:szCs w:val="20"/>
            <w:lang w:val="en-GB"/>
          </w:rPr>
          <w:t>10.1002/jgrd.50868</w:t>
        </w:r>
      </w:hyperlink>
      <w:r w:rsidRPr="001A4DE9">
        <w:rPr>
          <w:rFonts w:cs="Times New Roman"/>
          <w:sz w:val="20"/>
          <w:szCs w:val="20"/>
          <w:lang w:val="en-GB" w:eastAsia="ko-KR"/>
        </w:rPr>
        <w:t>.</w:t>
      </w:r>
    </w:p>
    <w:p w14:paraId="7D529F5F" w14:textId="0E35699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et al., 2017: Sensitivity of aerosol distribution and climate response to stratospheric SO2 injection locations.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122(23)</w:t>
      </w:r>
      <w:r w:rsidRPr="001A4DE9">
        <w:rPr>
          <w:rFonts w:cs="Times New Roman"/>
          <w:sz w:val="20"/>
          <w:szCs w:val="20"/>
          <w:lang w:val="en-GB" w:eastAsia="ko-KR"/>
        </w:rPr>
        <w:t>, 12,591–12,615, doi:</w:t>
      </w:r>
      <w:hyperlink r:id="rId899" w:history="1">
        <w:r w:rsidRPr="001A4DE9">
          <w:rPr>
            <w:rStyle w:val="Hyperlink"/>
            <w:rFonts w:cs="Times New Roman"/>
            <w:sz w:val="20"/>
            <w:szCs w:val="20"/>
            <w:lang w:val="en-GB"/>
          </w:rPr>
          <w:t>10.1002/2017jd026888</w:t>
        </w:r>
      </w:hyperlink>
      <w:r w:rsidRPr="001A4DE9">
        <w:rPr>
          <w:rFonts w:cs="Times New Roman"/>
          <w:sz w:val="20"/>
          <w:szCs w:val="20"/>
          <w:lang w:val="en-GB" w:eastAsia="ko-KR"/>
        </w:rPr>
        <w:t>.</w:t>
      </w:r>
    </w:p>
    <w:p w14:paraId="3220BD24" w14:textId="266F71F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et al., 2018a: CESM1(WACCM) Stratospheric Aerosol Geoengineering Large Ensemble Project.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99(11)</w:t>
      </w:r>
      <w:r w:rsidRPr="001A4DE9">
        <w:rPr>
          <w:rFonts w:cs="Times New Roman"/>
          <w:sz w:val="20"/>
          <w:szCs w:val="20"/>
          <w:lang w:val="en-GB" w:eastAsia="ko-KR"/>
        </w:rPr>
        <w:t>, 2361–2371, doi:</w:t>
      </w:r>
      <w:hyperlink r:id="rId900" w:history="1">
        <w:r w:rsidRPr="001A4DE9">
          <w:rPr>
            <w:rStyle w:val="Hyperlink"/>
            <w:rFonts w:cs="Times New Roman"/>
            <w:sz w:val="20"/>
            <w:szCs w:val="20"/>
            <w:lang w:val="en-GB"/>
          </w:rPr>
          <w:t>10.1175/bams-d-17-0267.1</w:t>
        </w:r>
      </w:hyperlink>
      <w:r w:rsidRPr="001A4DE9">
        <w:rPr>
          <w:rFonts w:cs="Times New Roman"/>
          <w:sz w:val="20"/>
          <w:szCs w:val="20"/>
          <w:lang w:val="en-GB" w:eastAsia="ko-KR"/>
        </w:rPr>
        <w:t>.</w:t>
      </w:r>
    </w:p>
    <w:p w14:paraId="1C73B2E7" w14:textId="5C6CE8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et al., 2018b: Effects of Different Stratospheric SO2 Injection Altitudes on Stratospheric Chemistry and Dynamics.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123(9)</w:t>
      </w:r>
      <w:r w:rsidRPr="001A4DE9">
        <w:rPr>
          <w:rFonts w:cs="Times New Roman"/>
          <w:sz w:val="20"/>
          <w:szCs w:val="20"/>
          <w:lang w:val="en-GB" w:eastAsia="ko-KR"/>
        </w:rPr>
        <w:t>, 4654–4673, doi:</w:t>
      </w:r>
      <w:hyperlink r:id="rId901" w:history="1">
        <w:r w:rsidRPr="001A4DE9">
          <w:rPr>
            <w:rStyle w:val="Hyperlink"/>
            <w:rFonts w:cs="Times New Roman"/>
            <w:sz w:val="20"/>
            <w:szCs w:val="20"/>
            <w:lang w:val="en-GB"/>
          </w:rPr>
          <w:t>10.1002/2017jd028146</w:t>
        </w:r>
      </w:hyperlink>
      <w:r w:rsidRPr="001A4DE9">
        <w:rPr>
          <w:rFonts w:cs="Times New Roman"/>
          <w:sz w:val="20"/>
          <w:szCs w:val="20"/>
          <w:lang w:val="en-GB" w:eastAsia="ko-KR"/>
        </w:rPr>
        <w:t>.</w:t>
      </w:r>
    </w:p>
    <w:p w14:paraId="591F6091" w14:textId="06F5B81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Tilmes, S. et al., 2020: Reaching 1.5 and 2.0°C global surface temperature targets using stratospheric aerosol geoengineering.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11(3)</w:t>
      </w:r>
      <w:r w:rsidRPr="001A4DE9">
        <w:rPr>
          <w:rFonts w:cs="Times New Roman"/>
          <w:sz w:val="20"/>
          <w:szCs w:val="20"/>
          <w:lang w:val="en-GB" w:eastAsia="ko-KR"/>
        </w:rPr>
        <w:t>, 579–601, doi:</w:t>
      </w:r>
      <w:hyperlink r:id="rId902" w:history="1">
        <w:r w:rsidRPr="001A4DE9">
          <w:rPr>
            <w:rStyle w:val="Hyperlink"/>
            <w:rFonts w:cs="Times New Roman"/>
            <w:sz w:val="20"/>
            <w:szCs w:val="20"/>
            <w:lang w:val="en-GB"/>
          </w:rPr>
          <w:t>10.5194/esd-11-579-2020</w:t>
        </w:r>
      </w:hyperlink>
      <w:r w:rsidRPr="001A4DE9">
        <w:rPr>
          <w:rFonts w:cs="Times New Roman"/>
          <w:sz w:val="20"/>
          <w:szCs w:val="20"/>
          <w:lang w:val="en-GB" w:eastAsia="ko-KR"/>
        </w:rPr>
        <w:t>.</w:t>
      </w:r>
    </w:p>
    <w:p w14:paraId="1BA2E766" w14:textId="6BA9B5F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Timmermann, A. et al., 2018: El Niño–Southern Oscillation complexity.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559(7715)</w:t>
      </w:r>
      <w:r w:rsidRPr="001A4DE9">
        <w:rPr>
          <w:rFonts w:cs="Times New Roman"/>
          <w:sz w:val="20"/>
          <w:szCs w:val="20"/>
          <w:lang w:val="en-GB" w:eastAsia="ko-KR"/>
        </w:rPr>
        <w:t>, 535–545, doi:</w:t>
      </w:r>
      <w:hyperlink r:id="rId903" w:history="1">
        <w:r w:rsidRPr="001A4DE9">
          <w:rPr>
            <w:rStyle w:val="Hyperlink"/>
            <w:rFonts w:cs="Times New Roman"/>
            <w:sz w:val="20"/>
            <w:szCs w:val="20"/>
            <w:lang w:val="en-GB"/>
          </w:rPr>
          <w:t>10.1038/s41586-018-0252-6</w:t>
        </w:r>
      </w:hyperlink>
      <w:r w:rsidRPr="001A4DE9">
        <w:rPr>
          <w:rFonts w:cs="Times New Roman"/>
          <w:sz w:val="20"/>
          <w:szCs w:val="20"/>
          <w:lang w:val="en-GB" w:eastAsia="ko-KR"/>
        </w:rPr>
        <w:t>.</w:t>
      </w:r>
    </w:p>
    <w:p w14:paraId="68B707EB" w14:textId="6B0810A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Timmreck, C., H. Pohlmann, S. Illing, and C. Kadow, 2016: The impact of stratospheric volcanic aerosol on decadal-scale climate predictions.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43(2)</w:t>
      </w:r>
      <w:r w:rsidRPr="001A4DE9">
        <w:rPr>
          <w:rFonts w:cs="Times New Roman"/>
          <w:sz w:val="20"/>
          <w:szCs w:val="20"/>
          <w:lang w:val="en-GB" w:eastAsia="ko-KR"/>
        </w:rPr>
        <w:t>, 834–842, doi:</w:t>
      </w:r>
      <w:hyperlink r:id="rId904" w:history="1">
        <w:r w:rsidRPr="001A4DE9">
          <w:rPr>
            <w:rStyle w:val="Hyperlink"/>
            <w:rFonts w:cs="Times New Roman"/>
            <w:sz w:val="20"/>
            <w:szCs w:val="20"/>
            <w:lang w:val="en-GB"/>
          </w:rPr>
          <w:t>10.1002/2015gl067431</w:t>
        </w:r>
      </w:hyperlink>
      <w:r w:rsidRPr="001A4DE9">
        <w:rPr>
          <w:rFonts w:cs="Times New Roman"/>
          <w:sz w:val="20"/>
          <w:szCs w:val="20"/>
          <w:lang w:val="en-GB" w:eastAsia="ko-KR"/>
        </w:rPr>
        <w:t>.</w:t>
      </w:r>
    </w:p>
    <w:p w14:paraId="2F72C4EF" w14:textId="19D3BF3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Tjiputra, J.F., A. Grini, and H. Lee, 2016: Impact of idealized future stratospheric aerosol injection on the large-scale ocean and land carbon cycles. </w:t>
      </w:r>
      <w:r w:rsidRPr="001A4DE9">
        <w:rPr>
          <w:rFonts w:cs="Times New Roman"/>
          <w:i/>
          <w:sz w:val="20"/>
          <w:szCs w:val="20"/>
          <w:lang w:val="en-GB" w:eastAsia="ko-KR"/>
        </w:rPr>
        <w:t>Journal of Geophysical Research: Biogeosciences</w:t>
      </w:r>
      <w:r w:rsidRPr="001A4DE9">
        <w:rPr>
          <w:rFonts w:cs="Times New Roman"/>
          <w:sz w:val="20"/>
          <w:szCs w:val="20"/>
          <w:lang w:val="en-GB" w:eastAsia="ko-KR"/>
        </w:rPr>
        <w:t xml:space="preserve">, </w:t>
      </w:r>
      <w:r w:rsidRPr="001A4DE9">
        <w:rPr>
          <w:rFonts w:cs="Times New Roman"/>
          <w:b/>
          <w:sz w:val="20"/>
          <w:szCs w:val="20"/>
          <w:lang w:val="en-GB" w:eastAsia="ko-KR"/>
        </w:rPr>
        <w:t>121(1)</w:t>
      </w:r>
      <w:r w:rsidRPr="001A4DE9">
        <w:rPr>
          <w:rFonts w:cs="Times New Roman"/>
          <w:sz w:val="20"/>
          <w:szCs w:val="20"/>
          <w:lang w:val="en-GB" w:eastAsia="ko-KR"/>
        </w:rPr>
        <w:t>, 2–27, doi:</w:t>
      </w:r>
      <w:hyperlink r:id="rId905" w:history="1">
        <w:r w:rsidRPr="001A4DE9">
          <w:rPr>
            <w:rStyle w:val="Hyperlink"/>
            <w:rFonts w:cs="Times New Roman"/>
            <w:sz w:val="20"/>
            <w:szCs w:val="20"/>
            <w:lang w:val="en-GB"/>
          </w:rPr>
          <w:t>10.1002/2015jg003045</w:t>
        </w:r>
      </w:hyperlink>
      <w:r w:rsidRPr="001A4DE9">
        <w:rPr>
          <w:rFonts w:cs="Times New Roman"/>
          <w:sz w:val="20"/>
          <w:szCs w:val="20"/>
          <w:lang w:val="en-GB" w:eastAsia="ko-KR"/>
        </w:rPr>
        <w:t>.</w:t>
      </w:r>
    </w:p>
    <w:p w14:paraId="6B5BBE41" w14:textId="45816E1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Tokarska, K.B. and K. Zickfeld, 2015: The effectiveness of net negative carbon dioxide emissions in reversing anthropogenic climate change.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10(9)</w:t>
      </w:r>
      <w:r w:rsidRPr="001A4DE9">
        <w:rPr>
          <w:rFonts w:cs="Times New Roman"/>
          <w:sz w:val="20"/>
          <w:szCs w:val="20"/>
          <w:lang w:val="en-GB" w:eastAsia="ko-KR"/>
        </w:rPr>
        <w:t>, 094013, doi:</w:t>
      </w:r>
      <w:hyperlink r:id="rId906" w:history="1">
        <w:r w:rsidRPr="001A4DE9">
          <w:rPr>
            <w:rStyle w:val="Hyperlink"/>
            <w:rFonts w:cs="Times New Roman"/>
            <w:sz w:val="20"/>
            <w:szCs w:val="20"/>
            <w:lang w:val="en-GB"/>
          </w:rPr>
          <w:t>10.1088/1748-9326/10/9/094013</w:t>
        </w:r>
      </w:hyperlink>
      <w:r w:rsidRPr="001A4DE9">
        <w:rPr>
          <w:rFonts w:cs="Times New Roman"/>
          <w:sz w:val="20"/>
          <w:szCs w:val="20"/>
          <w:lang w:val="en-GB" w:eastAsia="ko-KR"/>
        </w:rPr>
        <w:t>.</w:t>
      </w:r>
    </w:p>
    <w:p w14:paraId="1169D282" w14:textId="3CDCD98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Tokarska, K.B., K. Zickfeld, and J. Rogelj, 2019: Path Independence of Carbon Budgets When Meeting a Stringent Global Mean Temperature Target After an Overshoot.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1283–1295, doi:</w:t>
      </w:r>
      <w:hyperlink r:id="rId907" w:history="1">
        <w:r w:rsidRPr="001A4DE9">
          <w:rPr>
            <w:rStyle w:val="Hyperlink"/>
            <w:rFonts w:cs="Times New Roman"/>
            <w:sz w:val="20"/>
            <w:szCs w:val="20"/>
            <w:lang w:val="en-GB"/>
          </w:rPr>
          <w:t>10.1029/2019ef001312</w:t>
        </w:r>
      </w:hyperlink>
      <w:r w:rsidRPr="001A4DE9">
        <w:rPr>
          <w:rFonts w:cs="Times New Roman"/>
          <w:sz w:val="20"/>
          <w:szCs w:val="20"/>
          <w:lang w:val="en-GB" w:eastAsia="ko-KR"/>
        </w:rPr>
        <w:t>.</w:t>
      </w:r>
    </w:p>
    <w:p w14:paraId="7F91F4D1" w14:textId="7DAE70E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Tokarska, K.B. et al., 2020: Past warming trend constrains future warming in CMIP6 models. </w:t>
      </w:r>
      <w:r w:rsidRPr="001A4DE9">
        <w:rPr>
          <w:rFonts w:cs="Times New Roman"/>
          <w:i/>
          <w:sz w:val="20"/>
          <w:szCs w:val="20"/>
          <w:lang w:val="en-GB" w:eastAsia="ko-KR"/>
        </w:rPr>
        <w:t>Science Advances</w:t>
      </w:r>
      <w:r w:rsidRPr="001A4DE9">
        <w:rPr>
          <w:rFonts w:cs="Times New Roman"/>
          <w:sz w:val="20"/>
          <w:szCs w:val="20"/>
          <w:lang w:val="en-GB" w:eastAsia="ko-KR"/>
        </w:rPr>
        <w:t xml:space="preserve">, </w:t>
      </w:r>
      <w:r w:rsidRPr="001A4DE9">
        <w:rPr>
          <w:rFonts w:cs="Times New Roman"/>
          <w:b/>
          <w:sz w:val="20"/>
          <w:szCs w:val="20"/>
          <w:lang w:val="en-GB" w:eastAsia="ko-KR"/>
        </w:rPr>
        <w:t>6(12)</w:t>
      </w:r>
      <w:r w:rsidRPr="001A4DE9">
        <w:rPr>
          <w:rFonts w:cs="Times New Roman"/>
          <w:sz w:val="20"/>
          <w:szCs w:val="20"/>
          <w:lang w:val="en-GB" w:eastAsia="ko-KR"/>
        </w:rPr>
        <w:t>, eaaz9549, doi:</w:t>
      </w:r>
      <w:hyperlink r:id="rId908" w:history="1">
        <w:r w:rsidRPr="001A4DE9">
          <w:rPr>
            <w:rStyle w:val="Hyperlink"/>
            <w:rFonts w:cs="Times New Roman"/>
            <w:sz w:val="20"/>
            <w:szCs w:val="20"/>
            <w:lang w:val="en-GB"/>
          </w:rPr>
          <w:t>10.1126/sciadv.aaz9549</w:t>
        </w:r>
      </w:hyperlink>
      <w:r w:rsidRPr="001A4DE9">
        <w:rPr>
          <w:rFonts w:cs="Times New Roman"/>
          <w:sz w:val="20"/>
          <w:szCs w:val="20"/>
          <w:lang w:val="en-GB" w:eastAsia="ko-KR"/>
        </w:rPr>
        <w:t>.</w:t>
      </w:r>
    </w:p>
    <w:p w14:paraId="282DBCD6" w14:textId="67AF6A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Toll, V., M. Christensen, J. Quaas, and N. Bellouin, 2019: Weak average liquid-cloud-water response to anthropogenic aerosols.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572(7767)</w:t>
      </w:r>
      <w:r w:rsidRPr="001A4DE9">
        <w:rPr>
          <w:rFonts w:cs="Times New Roman"/>
          <w:sz w:val="20"/>
          <w:szCs w:val="20"/>
          <w:lang w:val="en-GB" w:eastAsia="ko-KR"/>
        </w:rPr>
        <w:t>, 51–55, doi:</w:t>
      </w:r>
      <w:hyperlink r:id="rId909" w:history="1">
        <w:r w:rsidRPr="001A4DE9">
          <w:rPr>
            <w:rStyle w:val="Hyperlink"/>
            <w:rFonts w:cs="Times New Roman"/>
            <w:sz w:val="20"/>
            <w:szCs w:val="20"/>
            <w:lang w:val="en-GB"/>
          </w:rPr>
          <w:t>10.1038/s41586-019-1423-9</w:t>
        </w:r>
      </w:hyperlink>
      <w:r w:rsidRPr="001A4DE9">
        <w:rPr>
          <w:rFonts w:cs="Times New Roman"/>
          <w:sz w:val="20"/>
          <w:szCs w:val="20"/>
          <w:lang w:val="en-GB" w:eastAsia="ko-KR"/>
        </w:rPr>
        <w:t>.</w:t>
      </w:r>
    </w:p>
    <w:p w14:paraId="4FA6E24A" w14:textId="617D5B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Toohey, M., K. Krüger, M. Sigl, F. Stordal, and H. Svensen, 2016a: Climatic and societal impacts of a volcanic double event at the dawn of the Middle Ages.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136(3–4)</w:t>
      </w:r>
      <w:r w:rsidRPr="001A4DE9">
        <w:rPr>
          <w:rFonts w:cs="Times New Roman"/>
          <w:sz w:val="20"/>
          <w:szCs w:val="20"/>
          <w:lang w:val="en-GB" w:eastAsia="ko-KR"/>
        </w:rPr>
        <w:t>, 401–412, doi:</w:t>
      </w:r>
      <w:hyperlink r:id="rId910" w:history="1">
        <w:r w:rsidRPr="001A4DE9">
          <w:rPr>
            <w:rStyle w:val="Hyperlink"/>
            <w:rFonts w:cs="Times New Roman"/>
            <w:sz w:val="20"/>
            <w:szCs w:val="20"/>
            <w:lang w:val="en-GB"/>
          </w:rPr>
          <w:t>10.1007/s10584-016-1648-7</w:t>
        </w:r>
      </w:hyperlink>
      <w:r w:rsidRPr="001A4DE9">
        <w:rPr>
          <w:rFonts w:cs="Times New Roman"/>
          <w:sz w:val="20"/>
          <w:szCs w:val="20"/>
          <w:lang w:val="en-GB" w:eastAsia="ko-KR"/>
        </w:rPr>
        <w:t>.</w:t>
      </w:r>
    </w:p>
    <w:p w14:paraId="21271D56" w14:textId="01052F3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Toohey, M., K. Krüger, M. Sigl, F. Stordal, and H. Svensen, 2016b: Climatic and societal impacts of a volcanic double event at the dawn of the Middle Ages.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136(3–4)</w:t>
      </w:r>
      <w:r w:rsidRPr="001A4DE9">
        <w:rPr>
          <w:rFonts w:cs="Times New Roman"/>
          <w:sz w:val="20"/>
          <w:szCs w:val="20"/>
          <w:lang w:val="en-GB" w:eastAsia="ko-KR"/>
        </w:rPr>
        <w:t>, 401–412, doi:</w:t>
      </w:r>
      <w:hyperlink r:id="rId911" w:history="1">
        <w:r w:rsidRPr="001A4DE9">
          <w:rPr>
            <w:rStyle w:val="Hyperlink"/>
            <w:rFonts w:cs="Times New Roman"/>
            <w:sz w:val="20"/>
            <w:szCs w:val="20"/>
            <w:lang w:val="en-GB"/>
          </w:rPr>
          <w:t>10.1007/s10584-016-1648-7</w:t>
        </w:r>
      </w:hyperlink>
      <w:r w:rsidRPr="001A4DE9">
        <w:rPr>
          <w:rFonts w:cs="Times New Roman"/>
          <w:sz w:val="20"/>
          <w:szCs w:val="20"/>
          <w:lang w:val="en-GB" w:eastAsia="ko-KR"/>
        </w:rPr>
        <w:t>.</w:t>
      </w:r>
    </w:p>
    <w:p w14:paraId="3EF11A43" w14:textId="4BBABB9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Tsutsui, J. et al., 2006a: Long-term climate response to stabilized and overshoot anthropogenic forcings beyond the twenty-first century.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28(2–3)</w:t>
      </w:r>
      <w:r w:rsidRPr="001A4DE9">
        <w:rPr>
          <w:rFonts w:cs="Times New Roman"/>
          <w:sz w:val="20"/>
          <w:szCs w:val="20"/>
          <w:lang w:val="en-GB" w:eastAsia="ko-KR"/>
        </w:rPr>
        <w:t>, 199–214, doi:</w:t>
      </w:r>
      <w:hyperlink r:id="rId912" w:history="1">
        <w:r w:rsidRPr="001A4DE9">
          <w:rPr>
            <w:rStyle w:val="Hyperlink"/>
            <w:rFonts w:cs="Times New Roman"/>
            <w:sz w:val="20"/>
            <w:szCs w:val="20"/>
            <w:lang w:val="en-GB"/>
          </w:rPr>
          <w:t>10.1007/s00382-006-0176-y</w:t>
        </w:r>
      </w:hyperlink>
      <w:r w:rsidRPr="001A4DE9">
        <w:rPr>
          <w:rFonts w:cs="Times New Roman"/>
          <w:sz w:val="20"/>
          <w:szCs w:val="20"/>
          <w:lang w:val="en-GB" w:eastAsia="ko-KR"/>
        </w:rPr>
        <w:t>.</w:t>
      </w:r>
    </w:p>
    <w:p w14:paraId="55BC11FB" w14:textId="048B45F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Tsutsui, J. et al., 2006b: Long-term climate response to stabilized and overshoot anthropogenic forcings beyond the twenty-first century.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28(2–3)</w:t>
      </w:r>
      <w:r w:rsidRPr="001A4DE9">
        <w:rPr>
          <w:rFonts w:cs="Times New Roman"/>
          <w:sz w:val="20"/>
          <w:szCs w:val="20"/>
          <w:lang w:val="en-GB" w:eastAsia="ko-KR"/>
        </w:rPr>
        <w:t>, 199–214, doi:</w:t>
      </w:r>
      <w:hyperlink r:id="rId913" w:history="1">
        <w:r w:rsidRPr="001A4DE9">
          <w:rPr>
            <w:rStyle w:val="Hyperlink"/>
            <w:rFonts w:cs="Times New Roman"/>
            <w:sz w:val="20"/>
            <w:szCs w:val="20"/>
            <w:lang w:val="en-GB"/>
          </w:rPr>
          <w:t>10.1007/s00382-006-0176-y</w:t>
        </w:r>
      </w:hyperlink>
      <w:r w:rsidRPr="001A4DE9">
        <w:rPr>
          <w:rFonts w:cs="Times New Roman"/>
          <w:sz w:val="20"/>
          <w:szCs w:val="20"/>
          <w:lang w:val="en-GB" w:eastAsia="ko-KR"/>
        </w:rPr>
        <w:t>.</w:t>
      </w:r>
    </w:p>
    <w:p w14:paraId="6E06ADE0" w14:textId="1975887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Tung, K.-K., X. Chen, J. Zhou, and K.-F. Li, 2019: Interdecadal variability in pan-Pacific and global SST, revisited.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52(3)</w:t>
      </w:r>
      <w:r w:rsidRPr="001A4DE9">
        <w:rPr>
          <w:rFonts w:cs="Times New Roman"/>
          <w:sz w:val="20"/>
          <w:szCs w:val="20"/>
          <w:lang w:val="en-GB" w:eastAsia="ko-KR"/>
        </w:rPr>
        <w:t>, 2145–2157, doi:</w:t>
      </w:r>
      <w:hyperlink r:id="rId914" w:history="1">
        <w:r w:rsidRPr="001A4DE9">
          <w:rPr>
            <w:rStyle w:val="Hyperlink"/>
            <w:rFonts w:cs="Times New Roman"/>
            <w:sz w:val="20"/>
            <w:szCs w:val="20"/>
            <w:lang w:val="en-GB"/>
          </w:rPr>
          <w:t>10.1007/s00382-018-4240-1</w:t>
        </w:r>
      </w:hyperlink>
      <w:r w:rsidRPr="001A4DE9">
        <w:rPr>
          <w:rFonts w:cs="Times New Roman"/>
          <w:sz w:val="20"/>
          <w:szCs w:val="20"/>
          <w:lang w:val="en-GB" w:eastAsia="ko-KR"/>
        </w:rPr>
        <w:t>.</w:t>
      </w:r>
    </w:p>
    <w:p w14:paraId="4D021467" w14:textId="422C6CE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UNFCCC, 2016: </w:t>
      </w:r>
      <w:r w:rsidRPr="001A4DE9">
        <w:rPr>
          <w:rFonts w:cs="Times New Roman"/>
          <w:i/>
          <w:sz w:val="20"/>
          <w:szCs w:val="20"/>
          <w:lang w:val="en-GB" w:eastAsia="ko-KR"/>
        </w:rPr>
        <w:t>Decision 1/CP.21: Adoption of the Paris Agreement</w:t>
      </w:r>
      <w:r w:rsidRPr="001A4DE9">
        <w:rPr>
          <w:rFonts w:cs="Times New Roman"/>
          <w:sz w:val="20"/>
          <w:szCs w:val="20"/>
          <w:lang w:val="en-GB" w:eastAsia="ko-KR"/>
        </w:rPr>
        <w:t>. FCCC/CP/2015/10/Add.1, United Nations Framework Convention on Climate Change (UNFCCC), 1–36 pp.</w:t>
      </w:r>
    </w:p>
    <w:p w14:paraId="3D5A6947" w14:textId="7DA759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Valdes, P., 2011: Built for stability.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414–416, doi:</w:t>
      </w:r>
      <w:hyperlink r:id="rId915" w:history="1">
        <w:r w:rsidRPr="001A4DE9">
          <w:rPr>
            <w:rStyle w:val="Hyperlink"/>
            <w:rFonts w:cs="Times New Roman"/>
            <w:sz w:val="20"/>
            <w:szCs w:val="20"/>
            <w:lang w:val="en-GB"/>
          </w:rPr>
          <w:t>10.1038/ngeo1200</w:t>
        </w:r>
      </w:hyperlink>
      <w:r w:rsidRPr="001A4DE9">
        <w:rPr>
          <w:rFonts w:cs="Times New Roman"/>
          <w:sz w:val="20"/>
          <w:szCs w:val="20"/>
          <w:lang w:val="en-GB" w:eastAsia="ko-KR"/>
        </w:rPr>
        <w:t>.</w:t>
      </w:r>
    </w:p>
    <w:p w14:paraId="180E6397" w14:textId="45DE81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Vallis, G.K., P. Zurita-Gotor, C. Cairns, and J. Kidston, 2015: Response of the large-scale structure of the atmosphere to global warming. </w:t>
      </w:r>
      <w:r w:rsidRPr="001A4DE9">
        <w:rPr>
          <w:rFonts w:cs="Times New Roman"/>
          <w:i/>
          <w:sz w:val="20"/>
          <w:szCs w:val="20"/>
          <w:lang w:val="en-GB" w:eastAsia="ko-KR"/>
        </w:rPr>
        <w:t>Quarterly Journal of the Royal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141(690)</w:t>
      </w:r>
      <w:r w:rsidRPr="001A4DE9">
        <w:rPr>
          <w:rFonts w:cs="Times New Roman"/>
          <w:sz w:val="20"/>
          <w:szCs w:val="20"/>
          <w:lang w:val="en-GB" w:eastAsia="ko-KR"/>
        </w:rPr>
        <w:t>, 1479–1501, doi:</w:t>
      </w:r>
      <w:hyperlink r:id="rId916" w:history="1">
        <w:r w:rsidRPr="001A4DE9">
          <w:rPr>
            <w:rStyle w:val="Hyperlink"/>
            <w:rFonts w:cs="Times New Roman"/>
            <w:sz w:val="20"/>
            <w:szCs w:val="20"/>
            <w:lang w:val="en-GB"/>
          </w:rPr>
          <w:t>10.1002/qj.2456</w:t>
        </w:r>
      </w:hyperlink>
      <w:r w:rsidRPr="001A4DE9">
        <w:rPr>
          <w:rFonts w:cs="Times New Roman"/>
          <w:sz w:val="20"/>
          <w:szCs w:val="20"/>
          <w:lang w:val="en-GB" w:eastAsia="ko-KR"/>
        </w:rPr>
        <w:t>.</w:t>
      </w:r>
    </w:p>
    <w:p w14:paraId="042DD0EF" w14:textId="0F702EA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Oldenborgh, G.J., F.J. Doblas-Reyes, B. Wouters, and W. Hazeleger, 2012: Decadal prediction skill in a multi-model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38(7–8)</w:t>
      </w:r>
      <w:r w:rsidRPr="001A4DE9">
        <w:rPr>
          <w:rFonts w:cs="Times New Roman"/>
          <w:sz w:val="20"/>
          <w:szCs w:val="20"/>
          <w:lang w:val="en-GB" w:eastAsia="ko-KR"/>
        </w:rPr>
        <w:t>, 1263–1280, doi:</w:t>
      </w:r>
      <w:hyperlink r:id="rId917" w:history="1">
        <w:r w:rsidRPr="001A4DE9">
          <w:rPr>
            <w:rStyle w:val="Hyperlink"/>
            <w:rFonts w:cs="Times New Roman"/>
            <w:sz w:val="20"/>
            <w:szCs w:val="20"/>
            <w:lang w:val="en-GB"/>
          </w:rPr>
          <w:t>10.1007/s00382-012-1313-4</w:t>
        </w:r>
      </w:hyperlink>
      <w:r w:rsidRPr="001A4DE9">
        <w:rPr>
          <w:rFonts w:cs="Times New Roman"/>
          <w:sz w:val="20"/>
          <w:szCs w:val="20"/>
          <w:lang w:val="en-GB" w:eastAsia="ko-KR"/>
        </w:rPr>
        <w:t>.</w:t>
      </w:r>
    </w:p>
    <w:p w14:paraId="5DBA70E4" w14:textId="51D9A0E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Vuuren, D.P. et al., 2011: The representative concentration pathways: an overview. </w:t>
      </w:r>
      <w:r w:rsidRPr="001A4DE9">
        <w:rPr>
          <w:rFonts w:cs="Times New Roman"/>
          <w:i/>
          <w:sz w:val="20"/>
          <w:szCs w:val="20"/>
          <w:lang w:val="en-GB" w:eastAsia="ko-KR"/>
        </w:rPr>
        <w:t>Climatic Change</w:t>
      </w:r>
      <w:r w:rsidRPr="001A4DE9">
        <w:rPr>
          <w:rFonts w:cs="Times New Roman"/>
          <w:sz w:val="20"/>
          <w:szCs w:val="20"/>
          <w:lang w:val="en-GB" w:eastAsia="ko-KR"/>
        </w:rPr>
        <w:t xml:space="preserve">, </w:t>
      </w:r>
      <w:r w:rsidRPr="001A4DE9">
        <w:rPr>
          <w:rFonts w:cs="Times New Roman"/>
          <w:b/>
          <w:sz w:val="20"/>
          <w:szCs w:val="20"/>
          <w:lang w:val="en-GB" w:eastAsia="ko-KR"/>
        </w:rPr>
        <w:t>109(1–2)</w:t>
      </w:r>
      <w:r w:rsidRPr="001A4DE9">
        <w:rPr>
          <w:rFonts w:cs="Times New Roman"/>
          <w:sz w:val="20"/>
          <w:szCs w:val="20"/>
          <w:lang w:val="en-GB" w:eastAsia="ko-KR"/>
        </w:rPr>
        <w:t>, 5–31, doi:</w:t>
      </w:r>
      <w:hyperlink r:id="rId918" w:history="1">
        <w:r w:rsidRPr="001A4DE9">
          <w:rPr>
            <w:rStyle w:val="Hyperlink"/>
            <w:rFonts w:cs="Times New Roman"/>
            <w:sz w:val="20"/>
            <w:szCs w:val="20"/>
            <w:lang w:val="en-GB"/>
          </w:rPr>
          <w:t>10.1007/s10584-011-0148-z</w:t>
        </w:r>
      </w:hyperlink>
      <w:r w:rsidRPr="001A4DE9">
        <w:rPr>
          <w:rFonts w:cs="Times New Roman"/>
          <w:sz w:val="20"/>
          <w:szCs w:val="20"/>
          <w:lang w:val="en-GB" w:eastAsia="ko-KR"/>
        </w:rPr>
        <w:t>.</w:t>
      </w:r>
    </w:p>
    <w:p w14:paraId="24FDDC10" w14:textId="2B3779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van Vuuren, D.P. et al., 2016: Carbon budgets and energy transition pathways.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11(7)</w:t>
      </w:r>
      <w:r w:rsidRPr="001A4DE9">
        <w:rPr>
          <w:rFonts w:cs="Times New Roman"/>
          <w:sz w:val="20"/>
          <w:szCs w:val="20"/>
          <w:lang w:val="en-GB" w:eastAsia="ko-KR"/>
        </w:rPr>
        <w:t>, 75002, doi:</w:t>
      </w:r>
      <w:hyperlink r:id="rId919" w:history="1">
        <w:r w:rsidRPr="001A4DE9">
          <w:rPr>
            <w:rStyle w:val="Hyperlink"/>
            <w:rFonts w:cs="Times New Roman"/>
            <w:sz w:val="20"/>
            <w:szCs w:val="20"/>
            <w:lang w:val="en-GB"/>
          </w:rPr>
          <w:t>10.1088/1748-9326/11/7/075002</w:t>
        </w:r>
      </w:hyperlink>
      <w:r w:rsidRPr="001A4DE9">
        <w:rPr>
          <w:rFonts w:cs="Times New Roman"/>
          <w:sz w:val="20"/>
          <w:szCs w:val="20"/>
          <w:lang w:val="en-GB" w:eastAsia="ko-KR"/>
        </w:rPr>
        <w:t>.</w:t>
      </w:r>
    </w:p>
    <w:p w14:paraId="0A33D164" w14:textId="7A81C43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Vecchi, G.A., T.L. Delworth, and B. Booth, 2017: Origins of Atlantic decadal swings. </w:t>
      </w:r>
      <w:r w:rsidRPr="001A4DE9">
        <w:rPr>
          <w:rFonts w:cs="Times New Roman"/>
          <w:i/>
          <w:sz w:val="20"/>
          <w:szCs w:val="20"/>
          <w:lang w:val="en-GB" w:eastAsia="ko-KR"/>
        </w:rPr>
        <w:t>Nature</w:t>
      </w:r>
      <w:r w:rsidRPr="001A4DE9">
        <w:rPr>
          <w:rFonts w:cs="Times New Roman"/>
          <w:sz w:val="20"/>
          <w:szCs w:val="20"/>
          <w:lang w:val="en-GB" w:eastAsia="ko-KR"/>
        </w:rPr>
        <w:t xml:space="preserve">, </w:t>
      </w:r>
      <w:r w:rsidRPr="001A4DE9">
        <w:rPr>
          <w:rFonts w:cs="Times New Roman"/>
          <w:b/>
          <w:sz w:val="20"/>
          <w:szCs w:val="20"/>
          <w:lang w:val="en-GB" w:eastAsia="ko-KR"/>
        </w:rPr>
        <w:t>548(7667)</w:t>
      </w:r>
      <w:r w:rsidRPr="001A4DE9">
        <w:rPr>
          <w:rFonts w:cs="Times New Roman"/>
          <w:sz w:val="20"/>
          <w:szCs w:val="20"/>
          <w:lang w:val="en-GB" w:eastAsia="ko-KR"/>
        </w:rPr>
        <w:t>, 284–285, doi:</w:t>
      </w:r>
      <w:hyperlink r:id="rId920" w:history="1">
        <w:r w:rsidRPr="001A4DE9">
          <w:rPr>
            <w:rStyle w:val="Hyperlink"/>
            <w:rFonts w:cs="Times New Roman"/>
            <w:sz w:val="20"/>
            <w:szCs w:val="20"/>
            <w:lang w:val="en-GB"/>
          </w:rPr>
          <w:t>10.1038/nature23538</w:t>
        </w:r>
      </w:hyperlink>
      <w:r w:rsidRPr="001A4DE9">
        <w:rPr>
          <w:rFonts w:cs="Times New Roman"/>
          <w:sz w:val="20"/>
          <w:szCs w:val="20"/>
          <w:lang w:val="en-GB" w:eastAsia="ko-KR"/>
        </w:rPr>
        <w:t>.</w:t>
      </w:r>
    </w:p>
    <w:p w14:paraId="5F521141" w14:textId="68EE2AD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Vecchi, G.A. et al., 2014: On the Seasonal Forecasting of Regional Tropical Cyclone Activity.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27(21)</w:t>
      </w:r>
      <w:r w:rsidRPr="001A4DE9">
        <w:rPr>
          <w:rFonts w:cs="Times New Roman"/>
          <w:sz w:val="20"/>
          <w:szCs w:val="20"/>
          <w:lang w:val="en-GB" w:eastAsia="ko-KR"/>
        </w:rPr>
        <w:t>, 7994–8016, doi:</w:t>
      </w:r>
      <w:hyperlink r:id="rId921" w:history="1">
        <w:r w:rsidRPr="001A4DE9">
          <w:rPr>
            <w:rStyle w:val="Hyperlink"/>
            <w:rFonts w:cs="Times New Roman"/>
            <w:sz w:val="20"/>
            <w:szCs w:val="20"/>
            <w:lang w:val="en-GB"/>
          </w:rPr>
          <w:t>10.1175/jcli-d-14-00158.1</w:t>
        </w:r>
      </w:hyperlink>
      <w:r w:rsidRPr="001A4DE9">
        <w:rPr>
          <w:rFonts w:cs="Times New Roman"/>
          <w:sz w:val="20"/>
          <w:szCs w:val="20"/>
          <w:lang w:val="en-GB" w:eastAsia="ko-KR"/>
        </w:rPr>
        <w:t>.</w:t>
      </w:r>
    </w:p>
    <w:p w14:paraId="13EDF863" w14:textId="5594BB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Vega-Westhoff, B. and R.L. Sriver, 2017: Analysis of ENSO’s response to unforced variability and anthropogenic </w:t>
      </w:r>
      <w:r w:rsidRPr="001A4DE9">
        <w:rPr>
          <w:rFonts w:cs="Times New Roman"/>
          <w:sz w:val="20"/>
          <w:szCs w:val="20"/>
          <w:lang w:val="en-GB" w:eastAsia="ko-KR"/>
        </w:rPr>
        <w:lastRenderedPageBreak/>
        <w:t xml:space="preserve">forcing using CESM. </w:t>
      </w:r>
      <w:r w:rsidRPr="001A4DE9">
        <w:rPr>
          <w:rFonts w:cs="Times New Roman"/>
          <w:i/>
          <w:sz w:val="20"/>
          <w:szCs w:val="20"/>
          <w:lang w:val="en-GB" w:eastAsia="ko-KR"/>
        </w:rPr>
        <w:t>Scientific Reports</w:t>
      </w:r>
      <w:r w:rsidRPr="001A4DE9">
        <w:rPr>
          <w:rFonts w:cs="Times New Roman"/>
          <w:sz w:val="20"/>
          <w:szCs w:val="20"/>
          <w:lang w:val="en-GB" w:eastAsia="ko-KR"/>
        </w:rPr>
        <w:t xml:space="preserve">, </w:t>
      </w:r>
      <w:r w:rsidRPr="001A4DE9">
        <w:rPr>
          <w:rFonts w:cs="Times New Roman"/>
          <w:b/>
          <w:sz w:val="20"/>
          <w:szCs w:val="20"/>
          <w:lang w:val="en-GB" w:eastAsia="ko-KR"/>
        </w:rPr>
        <w:t>7(1)</w:t>
      </w:r>
      <w:r w:rsidRPr="001A4DE9">
        <w:rPr>
          <w:rFonts w:cs="Times New Roman"/>
          <w:sz w:val="20"/>
          <w:szCs w:val="20"/>
          <w:lang w:val="en-GB" w:eastAsia="ko-KR"/>
        </w:rPr>
        <w:t>, 18047, doi:</w:t>
      </w:r>
      <w:hyperlink r:id="rId922" w:history="1">
        <w:r w:rsidRPr="001A4DE9">
          <w:rPr>
            <w:rStyle w:val="Hyperlink"/>
            <w:rFonts w:cs="Times New Roman"/>
            <w:sz w:val="20"/>
            <w:szCs w:val="20"/>
            <w:lang w:val="en-GB"/>
          </w:rPr>
          <w:t>10.1038/s41598-017-18459-8</w:t>
        </w:r>
      </w:hyperlink>
      <w:r w:rsidRPr="001A4DE9">
        <w:rPr>
          <w:rFonts w:cs="Times New Roman"/>
          <w:sz w:val="20"/>
          <w:szCs w:val="20"/>
          <w:lang w:val="en-GB" w:eastAsia="ko-KR"/>
        </w:rPr>
        <w:t>.</w:t>
      </w:r>
    </w:p>
    <w:p w14:paraId="45E4EBBA" w14:textId="06C4B1B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Vial, J., J.-L. Dufresne, and S. Bony, 2013: On the interpretation of inter-model spread in CMIP5 climate sensitivity estimates.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41(11–12)</w:t>
      </w:r>
      <w:r w:rsidRPr="001A4DE9">
        <w:rPr>
          <w:rFonts w:cs="Times New Roman"/>
          <w:sz w:val="20"/>
          <w:szCs w:val="20"/>
          <w:lang w:val="en-GB" w:eastAsia="ko-KR"/>
        </w:rPr>
        <w:t>, 3339–3362, doi:</w:t>
      </w:r>
      <w:hyperlink r:id="rId923" w:history="1">
        <w:r w:rsidRPr="001A4DE9">
          <w:rPr>
            <w:rStyle w:val="Hyperlink"/>
            <w:rFonts w:cs="Times New Roman"/>
            <w:sz w:val="20"/>
            <w:szCs w:val="20"/>
            <w:lang w:val="en-GB"/>
          </w:rPr>
          <w:t>10.1007/s00382-013-1725-9</w:t>
        </w:r>
      </w:hyperlink>
      <w:r w:rsidRPr="001A4DE9">
        <w:rPr>
          <w:rFonts w:cs="Times New Roman"/>
          <w:sz w:val="20"/>
          <w:szCs w:val="20"/>
          <w:lang w:val="en-GB" w:eastAsia="ko-KR"/>
        </w:rPr>
        <w:t>.</w:t>
      </w:r>
    </w:p>
    <w:p w14:paraId="42E20DF3" w14:textId="4E390E3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Vicente-Serrano, S.M.M. et al., 2018: Recent changes of relative humidity: regional connections with land and ocean processes.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915–937, doi:</w:t>
      </w:r>
      <w:hyperlink r:id="rId924" w:history="1">
        <w:r w:rsidRPr="001A4DE9">
          <w:rPr>
            <w:rStyle w:val="Hyperlink"/>
            <w:rFonts w:cs="Times New Roman"/>
            <w:sz w:val="20"/>
            <w:szCs w:val="20"/>
            <w:lang w:val="en-GB"/>
          </w:rPr>
          <w:t>10.5194/esd-9-915-2018</w:t>
        </w:r>
      </w:hyperlink>
      <w:r w:rsidRPr="001A4DE9">
        <w:rPr>
          <w:rFonts w:cs="Times New Roman"/>
          <w:sz w:val="20"/>
          <w:szCs w:val="20"/>
          <w:lang w:val="en-GB" w:eastAsia="ko-KR"/>
        </w:rPr>
        <w:t>.</w:t>
      </w:r>
    </w:p>
    <w:p w14:paraId="7DE398F7" w14:textId="4016E80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Villamayor, J., T. Ambrizzi, and E. Mohino, 2018: Influence of decadal sea surface temperature variability on northern Brazil rainfall in CMIP5 simulations.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51(1)</w:t>
      </w:r>
      <w:r w:rsidRPr="001A4DE9">
        <w:rPr>
          <w:rFonts w:cs="Times New Roman"/>
          <w:sz w:val="20"/>
          <w:szCs w:val="20"/>
          <w:lang w:val="en-GB" w:eastAsia="ko-KR"/>
        </w:rPr>
        <w:t>, 563–579, doi:</w:t>
      </w:r>
      <w:hyperlink r:id="rId925" w:history="1">
        <w:r w:rsidRPr="001A4DE9">
          <w:rPr>
            <w:rStyle w:val="Hyperlink"/>
            <w:rFonts w:cs="Times New Roman"/>
            <w:sz w:val="20"/>
            <w:szCs w:val="20"/>
            <w:lang w:val="en-GB"/>
          </w:rPr>
          <w:t>10.1007/s00382-017-3941-1</w:t>
        </w:r>
      </w:hyperlink>
      <w:r w:rsidRPr="001A4DE9">
        <w:rPr>
          <w:rFonts w:cs="Times New Roman"/>
          <w:sz w:val="20"/>
          <w:szCs w:val="20"/>
          <w:lang w:val="en-GB" w:eastAsia="ko-KR"/>
        </w:rPr>
        <w:t>.</w:t>
      </w:r>
    </w:p>
    <w:p w14:paraId="49CF42A9" w14:textId="6501B3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Visioni, D., G. Pitari, and V. Aquila, 2017: Sulfate geoengineering: a review of the factors controlling the needed injection of sulfur dioxide.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17(6)</w:t>
      </w:r>
      <w:r w:rsidRPr="001A4DE9">
        <w:rPr>
          <w:rFonts w:cs="Times New Roman"/>
          <w:sz w:val="20"/>
          <w:szCs w:val="20"/>
          <w:lang w:val="en-GB" w:eastAsia="ko-KR"/>
        </w:rPr>
        <w:t>, 3879–3889, doi:</w:t>
      </w:r>
      <w:hyperlink r:id="rId926" w:history="1">
        <w:r w:rsidRPr="001A4DE9">
          <w:rPr>
            <w:rStyle w:val="Hyperlink"/>
            <w:rFonts w:cs="Times New Roman"/>
            <w:sz w:val="20"/>
            <w:szCs w:val="20"/>
            <w:lang w:val="en-GB"/>
          </w:rPr>
          <w:t>10.5194/acp-17-3879-2017</w:t>
        </w:r>
      </w:hyperlink>
      <w:r w:rsidRPr="001A4DE9">
        <w:rPr>
          <w:rFonts w:cs="Times New Roman"/>
          <w:sz w:val="20"/>
          <w:szCs w:val="20"/>
          <w:lang w:val="en-GB" w:eastAsia="ko-KR"/>
        </w:rPr>
        <w:t>.</w:t>
      </w:r>
    </w:p>
    <w:p w14:paraId="0D3ECAB9" w14:textId="042260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Visioni, D., G. Pitari, G. di Genova, S. Tilmes, and I. Cionni, 2018: Upper tropospheric ice sensitivity to sulfate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18(20)</w:t>
      </w:r>
      <w:r w:rsidRPr="001A4DE9">
        <w:rPr>
          <w:rFonts w:cs="Times New Roman"/>
          <w:sz w:val="20"/>
          <w:szCs w:val="20"/>
          <w:lang w:val="en-GB" w:eastAsia="ko-KR"/>
        </w:rPr>
        <w:t>, 14867–14887, doi:</w:t>
      </w:r>
      <w:hyperlink r:id="rId927" w:history="1">
        <w:r w:rsidRPr="001A4DE9">
          <w:rPr>
            <w:rStyle w:val="Hyperlink"/>
            <w:rFonts w:cs="Times New Roman"/>
            <w:sz w:val="20"/>
            <w:szCs w:val="20"/>
            <w:lang w:val="en-GB"/>
          </w:rPr>
          <w:t>10.5194/acp-18-14867-2018</w:t>
        </w:r>
      </w:hyperlink>
      <w:r w:rsidRPr="001A4DE9">
        <w:rPr>
          <w:rFonts w:cs="Times New Roman"/>
          <w:sz w:val="20"/>
          <w:szCs w:val="20"/>
          <w:lang w:val="en-GB" w:eastAsia="ko-KR"/>
        </w:rPr>
        <w:t>.</w:t>
      </w:r>
    </w:p>
    <w:p w14:paraId="35EC08DC" w14:textId="57EBD4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Visioni, D. et al., 2020a: Reduced Poleward Transport Due to Stratospheric Heating Under Stratospheric Aerosols Geoengineering.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47(17)</w:t>
      </w:r>
      <w:r w:rsidRPr="001A4DE9">
        <w:rPr>
          <w:rFonts w:cs="Times New Roman"/>
          <w:sz w:val="20"/>
          <w:szCs w:val="20"/>
          <w:lang w:val="en-GB" w:eastAsia="ko-KR"/>
        </w:rPr>
        <w:t>, e2020GL089470, doi:</w:t>
      </w:r>
      <w:hyperlink r:id="rId928" w:history="1">
        <w:r w:rsidRPr="001A4DE9">
          <w:rPr>
            <w:rStyle w:val="Hyperlink"/>
            <w:rFonts w:cs="Times New Roman"/>
            <w:sz w:val="20"/>
            <w:szCs w:val="20"/>
            <w:lang w:val="en-GB"/>
          </w:rPr>
          <w:t>10.1029/2020gl089470</w:t>
        </w:r>
      </w:hyperlink>
      <w:r w:rsidRPr="001A4DE9">
        <w:rPr>
          <w:rFonts w:cs="Times New Roman"/>
          <w:sz w:val="20"/>
          <w:szCs w:val="20"/>
          <w:lang w:val="en-GB" w:eastAsia="ko-KR"/>
        </w:rPr>
        <w:t>.</w:t>
      </w:r>
    </w:p>
    <w:p w14:paraId="0D43178D" w14:textId="748B424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Visioni, D. et al., 2020b: Seasonally Modulated Stratospheric Aerosol Geoengineering Alters the Climate Outcomes.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47(12)</w:t>
      </w:r>
      <w:r w:rsidRPr="001A4DE9">
        <w:rPr>
          <w:rFonts w:cs="Times New Roman"/>
          <w:sz w:val="20"/>
          <w:szCs w:val="20"/>
          <w:lang w:val="en-GB" w:eastAsia="ko-KR"/>
        </w:rPr>
        <w:t>, e2020GL088337, doi:</w:t>
      </w:r>
      <w:hyperlink r:id="rId929" w:history="1">
        <w:r w:rsidRPr="001A4DE9">
          <w:rPr>
            <w:rStyle w:val="Hyperlink"/>
            <w:rFonts w:cs="Times New Roman"/>
            <w:sz w:val="20"/>
            <w:szCs w:val="20"/>
            <w:lang w:val="en-GB"/>
          </w:rPr>
          <w:t>10.1029/2020gl088337</w:t>
        </w:r>
      </w:hyperlink>
      <w:r w:rsidRPr="001A4DE9">
        <w:rPr>
          <w:rFonts w:cs="Times New Roman"/>
          <w:sz w:val="20"/>
          <w:szCs w:val="20"/>
          <w:lang w:val="en-GB" w:eastAsia="ko-KR"/>
        </w:rPr>
        <w:t>.</w:t>
      </w:r>
    </w:p>
    <w:p w14:paraId="1D79B439" w14:textId="1E4A148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Visioni, D. et al., 2020c: What goes up must come down: impacts of deposition in a sulfate geoengineering scenario. </w:t>
      </w:r>
      <w:r w:rsidRPr="001A4DE9">
        <w:rPr>
          <w:rFonts w:cs="Times New Roman"/>
          <w:i/>
          <w:sz w:val="20"/>
          <w:szCs w:val="20"/>
          <w:lang w:val="en-GB" w:eastAsia="ko-KR"/>
        </w:rPr>
        <w:t>Environmental Research Letters</w:t>
      </w:r>
      <w:r w:rsidRPr="001A4DE9">
        <w:rPr>
          <w:rFonts w:cs="Times New Roman"/>
          <w:sz w:val="20"/>
          <w:szCs w:val="20"/>
          <w:lang w:val="en-GB" w:eastAsia="ko-KR"/>
        </w:rPr>
        <w:t>.</w:t>
      </w:r>
    </w:p>
    <w:p w14:paraId="1B030D3D" w14:textId="7710342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Vogel, M.M. et al., 2017: Regional amplification of projected changes in extreme temperatures strongly controlled by soil moisture-temperature feedbacks.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44(3)</w:t>
      </w:r>
      <w:r w:rsidRPr="001A4DE9">
        <w:rPr>
          <w:rFonts w:cs="Times New Roman"/>
          <w:sz w:val="20"/>
          <w:szCs w:val="20"/>
          <w:lang w:val="en-GB" w:eastAsia="ko-KR"/>
        </w:rPr>
        <w:t>, 1511–1519, doi:</w:t>
      </w:r>
      <w:hyperlink r:id="rId930" w:history="1">
        <w:r w:rsidRPr="001A4DE9">
          <w:rPr>
            <w:rStyle w:val="Hyperlink"/>
            <w:rFonts w:cs="Times New Roman"/>
            <w:sz w:val="20"/>
            <w:szCs w:val="20"/>
            <w:lang w:val="en-GB"/>
          </w:rPr>
          <w:t>10.1002/2016gl071235</w:t>
        </w:r>
      </w:hyperlink>
      <w:r w:rsidRPr="001A4DE9">
        <w:rPr>
          <w:rFonts w:cs="Times New Roman"/>
          <w:sz w:val="20"/>
          <w:szCs w:val="20"/>
          <w:lang w:val="en-GB" w:eastAsia="ko-KR"/>
        </w:rPr>
        <w:t>.</w:t>
      </w:r>
    </w:p>
    <w:p w14:paraId="43AD0758" w14:textId="60B65E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and T.A. Shaw, 2015: Circulation response to warming shaped by radiative changes of clouds and water vapour.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8(2)</w:t>
      </w:r>
      <w:r w:rsidRPr="001A4DE9">
        <w:rPr>
          <w:rFonts w:cs="Times New Roman"/>
          <w:sz w:val="20"/>
          <w:szCs w:val="20"/>
          <w:lang w:val="en-GB" w:eastAsia="ko-KR"/>
        </w:rPr>
        <w:t>, 102–106, doi:</w:t>
      </w:r>
      <w:hyperlink r:id="rId931" w:history="1">
        <w:r w:rsidRPr="001A4DE9">
          <w:rPr>
            <w:rStyle w:val="Hyperlink"/>
            <w:rFonts w:cs="Times New Roman"/>
            <w:sz w:val="20"/>
            <w:szCs w:val="20"/>
            <w:lang w:val="en-GB"/>
          </w:rPr>
          <w:t>10.1038/ngeo2345</w:t>
        </w:r>
      </w:hyperlink>
      <w:r w:rsidRPr="001A4DE9">
        <w:rPr>
          <w:rFonts w:cs="Times New Roman"/>
          <w:sz w:val="20"/>
          <w:szCs w:val="20"/>
          <w:lang w:val="en-GB" w:eastAsia="ko-KR"/>
        </w:rPr>
        <w:t>.</w:t>
      </w:r>
    </w:p>
    <w:p w14:paraId="4F5AA38E" w14:textId="4D3E0BA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and T.A. Shaw, 2016: Impact of regional atmospheric cloud radiative changes on shifts of the extratropical jet stream in response to global warming.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29(23)</w:t>
      </w:r>
      <w:r w:rsidRPr="001A4DE9">
        <w:rPr>
          <w:rFonts w:cs="Times New Roman"/>
          <w:sz w:val="20"/>
          <w:szCs w:val="20"/>
          <w:lang w:val="en-GB" w:eastAsia="ko-KR"/>
        </w:rPr>
        <w:t>, 8399–8421, doi:</w:t>
      </w:r>
      <w:hyperlink r:id="rId932" w:history="1">
        <w:r w:rsidRPr="001A4DE9">
          <w:rPr>
            <w:rStyle w:val="Hyperlink"/>
            <w:rFonts w:cs="Times New Roman"/>
            <w:sz w:val="20"/>
            <w:szCs w:val="20"/>
            <w:lang w:val="en-GB"/>
          </w:rPr>
          <w:t>10.1175/jcli-d-16-0140.1</w:t>
        </w:r>
      </w:hyperlink>
      <w:r w:rsidRPr="001A4DE9">
        <w:rPr>
          <w:rFonts w:cs="Times New Roman"/>
          <w:sz w:val="20"/>
          <w:szCs w:val="20"/>
          <w:lang w:val="en-GB" w:eastAsia="ko-KR"/>
        </w:rPr>
        <w:t>.</w:t>
      </w:r>
    </w:p>
    <w:p w14:paraId="60531B07" w14:textId="04B70F4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N. Albern, and G. Papavasileiou, 2019: The atmospheric pathway of the cloud-radiative impact on the circulation response to global warming: Important and uncertain.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32(10)</w:t>
      </w:r>
      <w:r w:rsidRPr="001A4DE9">
        <w:rPr>
          <w:rFonts w:cs="Times New Roman"/>
          <w:sz w:val="20"/>
          <w:szCs w:val="20"/>
          <w:lang w:val="en-GB" w:eastAsia="ko-KR"/>
        </w:rPr>
        <w:t>, 3051–3067, doi:</w:t>
      </w:r>
      <w:hyperlink r:id="rId933" w:history="1">
        <w:r w:rsidRPr="001A4DE9">
          <w:rPr>
            <w:rStyle w:val="Hyperlink"/>
            <w:rFonts w:cs="Times New Roman"/>
            <w:sz w:val="20"/>
            <w:szCs w:val="20"/>
            <w:lang w:val="en-GB"/>
          </w:rPr>
          <w:t>10.1175/jcli-d-18-0810.1</w:t>
        </w:r>
      </w:hyperlink>
      <w:r w:rsidRPr="001A4DE9">
        <w:rPr>
          <w:rFonts w:cs="Times New Roman"/>
          <w:sz w:val="20"/>
          <w:szCs w:val="20"/>
          <w:lang w:val="en-GB" w:eastAsia="ko-KR"/>
        </w:rPr>
        <w:t>.</w:t>
      </w:r>
    </w:p>
    <w:p w14:paraId="7DD26884" w14:textId="5950AE0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Voigt, A. et al., 2017: Fast and slow shifts of the zonal-mean intertropical convergence zone in response to an idealized anthropogenic aerosol. </w:t>
      </w:r>
      <w:r w:rsidRPr="001A4DE9">
        <w:rPr>
          <w:rFonts w:cs="Times New Roman"/>
          <w:i/>
          <w:sz w:val="20"/>
          <w:szCs w:val="20"/>
          <w:lang w:val="en-GB" w:eastAsia="ko-KR"/>
        </w:rPr>
        <w:t>Journal of Advances in Modeling Earth Systems</w:t>
      </w:r>
      <w:r w:rsidRPr="001A4DE9">
        <w:rPr>
          <w:rFonts w:cs="Times New Roman"/>
          <w:sz w:val="20"/>
          <w:szCs w:val="20"/>
          <w:lang w:val="en-GB" w:eastAsia="ko-KR"/>
        </w:rPr>
        <w:t xml:space="preserve">, </w:t>
      </w:r>
      <w:r w:rsidRPr="001A4DE9">
        <w:rPr>
          <w:rFonts w:cs="Times New Roman"/>
          <w:b/>
          <w:sz w:val="20"/>
          <w:szCs w:val="20"/>
          <w:lang w:val="en-GB" w:eastAsia="ko-KR"/>
        </w:rPr>
        <w:t>9(2)</w:t>
      </w:r>
      <w:r w:rsidRPr="001A4DE9">
        <w:rPr>
          <w:rFonts w:cs="Times New Roman"/>
          <w:sz w:val="20"/>
          <w:szCs w:val="20"/>
          <w:lang w:val="en-GB" w:eastAsia="ko-KR"/>
        </w:rPr>
        <w:t>, 870–892, doi:</w:t>
      </w:r>
      <w:hyperlink r:id="rId934" w:history="1">
        <w:r w:rsidRPr="001A4DE9">
          <w:rPr>
            <w:rStyle w:val="Hyperlink"/>
            <w:rFonts w:cs="Times New Roman"/>
            <w:sz w:val="20"/>
            <w:szCs w:val="20"/>
            <w:lang w:val="en-GB"/>
          </w:rPr>
          <w:t>10.1002/2016ms000902</w:t>
        </w:r>
      </w:hyperlink>
      <w:r w:rsidRPr="001A4DE9">
        <w:rPr>
          <w:rFonts w:cs="Times New Roman"/>
          <w:sz w:val="20"/>
          <w:szCs w:val="20"/>
          <w:lang w:val="en-GB" w:eastAsia="ko-KR"/>
        </w:rPr>
        <w:t>.</w:t>
      </w:r>
    </w:p>
    <w:p w14:paraId="0730F9EB" w14:textId="3863C7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von Trentini, F., E.E. Aalbers, E.M. Fischer, and R. Ludwig, 2020: Comparing interannual variability in three regional single-model initial-condition large ensembles (SMILEs) over Europe. </w:t>
      </w:r>
      <w:r w:rsidRPr="001A4DE9">
        <w:rPr>
          <w:rFonts w:cs="Times New Roman"/>
          <w:i/>
          <w:sz w:val="20"/>
          <w:szCs w:val="20"/>
          <w:lang w:val="en-GB" w:eastAsia="ko-KR"/>
        </w:rPr>
        <w:t>Earth System Dynamics</w:t>
      </w:r>
      <w:r w:rsidRPr="001A4DE9">
        <w:rPr>
          <w:rFonts w:cs="Times New Roman"/>
          <w:sz w:val="20"/>
          <w:szCs w:val="20"/>
          <w:lang w:val="en-GB" w:eastAsia="ko-KR"/>
        </w:rPr>
        <w:t xml:space="preserve">, </w:t>
      </w:r>
      <w:r w:rsidRPr="001A4DE9">
        <w:rPr>
          <w:rFonts w:cs="Times New Roman"/>
          <w:b/>
          <w:sz w:val="20"/>
          <w:szCs w:val="20"/>
          <w:lang w:val="en-GB" w:eastAsia="ko-KR"/>
        </w:rPr>
        <w:t>11(4)</w:t>
      </w:r>
      <w:r w:rsidRPr="001A4DE9">
        <w:rPr>
          <w:rFonts w:cs="Times New Roman"/>
          <w:sz w:val="20"/>
          <w:szCs w:val="20"/>
          <w:lang w:val="en-GB" w:eastAsia="ko-KR"/>
        </w:rPr>
        <w:t>, 1013–1031, doi:</w:t>
      </w:r>
      <w:hyperlink r:id="rId935" w:history="1">
        <w:r w:rsidRPr="001A4DE9">
          <w:rPr>
            <w:rStyle w:val="Hyperlink"/>
            <w:rFonts w:cs="Times New Roman"/>
            <w:sz w:val="20"/>
            <w:szCs w:val="20"/>
            <w:lang w:val="en-GB"/>
          </w:rPr>
          <w:t>10.5194/esd-11-1013-2020</w:t>
        </w:r>
      </w:hyperlink>
      <w:r w:rsidRPr="001A4DE9">
        <w:rPr>
          <w:rFonts w:cs="Times New Roman"/>
          <w:sz w:val="20"/>
          <w:szCs w:val="20"/>
          <w:lang w:val="en-GB" w:eastAsia="ko-KR"/>
        </w:rPr>
        <w:t>.</w:t>
      </w:r>
    </w:p>
    <w:p w14:paraId="66EDB5B0" w14:textId="3A4363A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Waisman, H., H. De Coninck, and J. Rogelj, 2019: Key technological enablers for ambitious climate goals: insights from the IPCC special report on global warming of 1.5°C.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14(11)</w:t>
      </w:r>
      <w:r w:rsidRPr="001A4DE9">
        <w:rPr>
          <w:rFonts w:cs="Times New Roman"/>
          <w:sz w:val="20"/>
          <w:szCs w:val="20"/>
          <w:lang w:val="en-GB" w:eastAsia="ko-KR"/>
        </w:rPr>
        <w:t>, 111001, doi:</w:t>
      </w:r>
      <w:hyperlink r:id="rId936" w:history="1">
        <w:r w:rsidRPr="001A4DE9">
          <w:rPr>
            <w:rStyle w:val="Hyperlink"/>
            <w:rFonts w:cs="Times New Roman"/>
            <w:sz w:val="20"/>
            <w:szCs w:val="20"/>
            <w:lang w:val="en-GB"/>
          </w:rPr>
          <w:t>10.1088/1748-9326/ab4c0b</w:t>
        </w:r>
      </w:hyperlink>
      <w:r w:rsidRPr="001A4DE9">
        <w:rPr>
          <w:rFonts w:cs="Times New Roman"/>
          <w:sz w:val="20"/>
          <w:szCs w:val="20"/>
          <w:lang w:val="en-GB" w:eastAsia="ko-KR"/>
        </w:rPr>
        <w:t>.</w:t>
      </w:r>
    </w:p>
    <w:p w14:paraId="4653CE05" w14:textId="0D5255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and Q. Ding, 2008: Global monsoon: Dominant mode of annual variation in the tropics. </w:t>
      </w:r>
      <w:r w:rsidRPr="001A4DE9">
        <w:rPr>
          <w:rFonts w:cs="Times New Roman"/>
          <w:i/>
          <w:sz w:val="20"/>
          <w:szCs w:val="20"/>
          <w:lang w:val="en-GB" w:eastAsia="ko-KR"/>
        </w:rPr>
        <w:t>Dynamics of Atmospheres and Oceans</w:t>
      </w:r>
      <w:r w:rsidRPr="001A4DE9">
        <w:rPr>
          <w:rFonts w:cs="Times New Roman"/>
          <w:sz w:val="20"/>
          <w:szCs w:val="20"/>
          <w:lang w:val="en-GB" w:eastAsia="ko-KR"/>
        </w:rPr>
        <w:t xml:space="preserve">, </w:t>
      </w:r>
      <w:r w:rsidRPr="001A4DE9">
        <w:rPr>
          <w:rFonts w:cs="Times New Roman"/>
          <w:b/>
          <w:sz w:val="20"/>
          <w:szCs w:val="20"/>
          <w:lang w:val="en-GB" w:eastAsia="ko-KR"/>
        </w:rPr>
        <w:t>44(3–4)</w:t>
      </w:r>
      <w:r w:rsidRPr="001A4DE9">
        <w:rPr>
          <w:rFonts w:cs="Times New Roman"/>
          <w:sz w:val="20"/>
          <w:szCs w:val="20"/>
          <w:lang w:val="en-GB" w:eastAsia="ko-KR"/>
        </w:rPr>
        <w:t>, 165–183, doi:</w:t>
      </w:r>
      <w:hyperlink r:id="rId937" w:history="1">
        <w:r w:rsidRPr="001A4DE9">
          <w:rPr>
            <w:rStyle w:val="Hyperlink"/>
            <w:rFonts w:cs="Times New Roman"/>
            <w:sz w:val="20"/>
            <w:szCs w:val="20"/>
            <w:lang w:val="en-GB"/>
          </w:rPr>
          <w:t>10.1016/j.dynatmoce.2007.05.002</w:t>
        </w:r>
      </w:hyperlink>
      <w:r w:rsidRPr="001A4DE9">
        <w:rPr>
          <w:rFonts w:cs="Times New Roman"/>
          <w:sz w:val="20"/>
          <w:szCs w:val="20"/>
          <w:lang w:val="en-GB" w:eastAsia="ko-KR"/>
        </w:rPr>
        <w:t>.</w:t>
      </w:r>
    </w:p>
    <w:p w14:paraId="2AA5B3D0" w14:textId="749A98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C. Jin, and J. Liu, 2020: Understanding Future Change of Global Monsoons Projected by CMIP6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33(15)</w:t>
      </w:r>
      <w:r w:rsidRPr="001A4DE9">
        <w:rPr>
          <w:rFonts w:cs="Times New Roman"/>
          <w:sz w:val="20"/>
          <w:szCs w:val="20"/>
          <w:lang w:val="en-GB" w:eastAsia="ko-KR"/>
        </w:rPr>
        <w:t>, 6471–6489, doi:</w:t>
      </w:r>
      <w:hyperlink r:id="rId938" w:history="1">
        <w:r w:rsidRPr="001A4DE9">
          <w:rPr>
            <w:rStyle w:val="Hyperlink"/>
            <w:rFonts w:cs="Times New Roman"/>
            <w:sz w:val="20"/>
            <w:szCs w:val="20"/>
            <w:lang w:val="en-GB"/>
          </w:rPr>
          <w:t>10.1175/jcli-d-19-0993.1</w:t>
        </w:r>
      </w:hyperlink>
      <w:r w:rsidRPr="001A4DE9">
        <w:rPr>
          <w:rFonts w:cs="Times New Roman"/>
          <w:sz w:val="20"/>
          <w:szCs w:val="20"/>
          <w:lang w:val="en-GB" w:eastAsia="ko-KR"/>
        </w:rPr>
        <w:t>.</w:t>
      </w:r>
    </w:p>
    <w:p w14:paraId="69D66436" w14:textId="07D8CB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2013a: Northern Hemisphere summer monsoon intensified by mega-El Niño/southern oscillation and Atlantic multidecadal oscillation.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110(14)</w:t>
      </w:r>
      <w:r w:rsidRPr="001A4DE9">
        <w:rPr>
          <w:rFonts w:cs="Times New Roman"/>
          <w:sz w:val="20"/>
          <w:szCs w:val="20"/>
          <w:lang w:val="en-GB" w:eastAsia="ko-KR"/>
        </w:rPr>
        <w:t>, 5347 LP – 5352, doi:</w:t>
      </w:r>
      <w:hyperlink r:id="rId939" w:history="1">
        <w:r w:rsidRPr="001A4DE9">
          <w:rPr>
            <w:rStyle w:val="Hyperlink"/>
            <w:rFonts w:cs="Times New Roman"/>
            <w:sz w:val="20"/>
            <w:szCs w:val="20"/>
            <w:lang w:val="en-GB"/>
          </w:rPr>
          <w:t>10.1073/pnas.1219405110</w:t>
        </w:r>
      </w:hyperlink>
      <w:r w:rsidRPr="001A4DE9">
        <w:rPr>
          <w:rFonts w:cs="Times New Roman"/>
          <w:sz w:val="20"/>
          <w:szCs w:val="20"/>
          <w:lang w:val="en-GB" w:eastAsia="ko-KR"/>
        </w:rPr>
        <w:t>.</w:t>
      </w:r>
    </w:p>
    <w:p w14:paraId="22FF127F" w14:textId="0C7EAFD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2013b: Preliminary evaluations of FGOALS-g2 for decadal predictions. </w:t>
      </w:r>
      <w:r w:rsidRPr="001A4DE9">
        <w:rPr>
          <w:rFonts w:cs="Times New Roman"/>
          <w:i/>
          <w:sz w:val="20"/>
          <w:szCs w:val="20"/>
          <w:lang w:val="en-GB" w:eastAsia="ko-KR"/>
        </w:rPr>
        <w:t>Advances in Atmospheric Sciences</w:t>
      </w:r>
      <w:r w:rsidRPr="001A4DE9">
        <w:rPr>
          <w:rFonts w:cs="Times New Roman"/>
          <w:sz w:val="20"/>
          <w:szCs w:val="20"/>
          <w:lang w:val="en-GB" w:eastAsia="ko-KR"/>
        </w:rPr>
        <w:t xml:space="preserve">, </w:t>
      </w:r>
      <w:r w:rsidRPr="001A4DE9">
        <w:rPr>
          <w:rFonts w:cs="Times New Roman"/>
          <w:b/>
          <w:sz w:val="20"/>
          <w:szCs w:val="20"/>
          <w:lang w:val="en-GB" w:eastAsia="ko-KR"/>
        </w:rPr>
        <w:t>30(3)</w:t>
      </w:r>
      <w:r w:rsidRPr="001A4DE9">
        <w:rPr>
          <w:rFonts w:cs="Times New Roman"/>
          <w:sz w:val="20"/>
          <w:szCs w:val="20"/>
          <w:lang w:val="en-GB" w:eastAsia="ko-KR"/>
        </w:rPr>
        <w:t>, 674–683, doi:</w:t>
      </w:r>
      <w:hyperlink r:id="rId940" w:history="1">
        <w:r w:rsidRPr="001A4DE9">
          <w:rPr>
            <w:rStyle w:val="Hyperlink"/>
            <w:rFonts w:cs="Times New Roman"/>
            <w:sz w:val="20"/>
            <w:szCs w:val="20"/>
            <w:lang w:val="en-GB"/>
          </w:rPr>
          <w:t>10.1007/s00376-012-2084-x</w:t>
        </w:r>
      </w:hyperlink>
      <w:r w:rsidRPr="001A4DE9">
        <w:rPr>
          <w:rFonts w:cs="Times New Roman"/>
          <w:sz w:val="20"/>
          <w:szCs w:val="20"/>
          <w:lang w:val="en-GB" w:eastAsia="ko-KR"/>
        </w:rPr>
        <w:t>.</w:t>
      </w:r>
    </w:p>
    <w:p w14:paraId="732D2119" w14:textId="0E0F840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B. et al., 2021: Monsoons Climate Change Assessment.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102(1)</w:t>
      </w:r>
      <w:r w:rsidRPr="001A4DE9">
        <w:rPr>
          <w:rFonts w:cs="Times New Roman"/>
          <w:sz w:val="20"/>
          <w:szCs w:val="20"/>
          <w:lang w:val="en-GB" w:eastAsia="ko-KR"/>
        </w:rPr>
        <w:t>, E1–E19, doi:</w:t>
      </w:r>
      <w:hyperlink r:id="rId941" w:history="1">
        <w:r w:rsidRPr="001A4DE9">
          <w:rPr>
            <w:rStyle w:val="Hyperlink"/>
            <w:rFonts w:cs="Times New Roman"/>
            <w:sz w:val="20"/>
            <w:szCs w:val="20"/>
            <w:lang w:val="en-GB"/>
          </w:rPr>
          <w:t>10.1175/bams-d-19-0335.1</w:t>
        </w:r>
      </w:hyperlink>
      <w:r w:rsidRPr="001A4DE9">
        <w:rPr>
          <w:rFonts w:cs="Times New Roman"/>
          <w:sz w:val="20"/>
          <w:szCs w:val="20"/>
          <w:lang w:val="en-GB" w:eastAsia="ko-KR"/>
        </w:rPr>
        <w:t>.</w:t>
      </w:r>
    </w:p>
    <w:p w14:paraId="0449EE92" w14:textId="0E24ADA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G., W. Cai, and A. Purich, 2014: Trends in Southern Hemisphere wind-driven circulation in CMIP5 models over the 21st century: Ozone recovery versus greenhouse forcing. </w:t>
      </w:r>
      <w:r w:rsidRPr="001A4DE9">
        <w:rPr>
          <w:rFonts w:cs="Times New Roman"/>
          <w:i/>
          <w:sz w:val="20"/>
          <w:szCs w:val="20"/>
          <w:lang w:val="en-GB" w:eastAsia="ko-KR"/>
        </w:rPr>
        <w:t>Journal of Geophysical Research: Oceans</w:t>
      </w:r>
      <w:r w:rsidRPr="001A4DE9">
        <w:rPr>
          <w:rFonts w:cs="Times New Roman"/>
          <w:sz w:val="20"/>
          <w:szCs w:val="20"/>
          <w:lang w:val="en-GB" w:eastAsia="ko-KR"/>
        </w:rPr>
        <w:t xml:space="preserve">, </w:t>
      </w:r>
      <w:r w:rsidRPr="001A4DE9">
        <w:rPr>
          <w:rFonts w:cs="Times New Roman"/>
          <w:b/>
          <w:sz w:val="20"/>
          <w:szCs w:val="20"/>
          <w:lang w:val="en-GB" w:eastAsia="ko-KR"/>
        </w:rPr>
        <w:t>119(5)</w:t>
      </w:r>
      <w:r w:rsidRPr="001A4DE9">
        <w:rPr>
          <w:rFonts w:cs="Times New Roman"/>
          <w:sz w:val="20"/>
          <w:szCs w:val="20"/>
          <w:lang w:val="en-GB" w:eastAsia="ko-KR"/>
        </w:rPr>
        <w:t>, 2974–2986, doi:</w:t>
      </w:r>
      <w:hyperlink r:id="rId942" w:history="1">
        <w:r w:rsidRPr="001A4DE9">
          <w:rPr>
            <w:rStyle w:val="Hyperlink"/>
            <w:rFonts w:cs="Times New Roman"/>
            <w:sz w:val="20"/>
            <w:szCs w:val="20"/>
            <w:lang w:val="en-GB"/>
          </w:rPr>
          <w:t>10.1002/2013jc009589</w:t>
        </w:r>
      </w:hyperlink>
      <w:r w:rsidRPr="001A4DE9">
        <w:rPr>
          <w:rFonts w:cs="Times New Roman"/>
          <w:sz w:val="20"/>
          <w:szCs w:val="20"/>
          <w:lang w:val="en-GB" w:eastAsia="ko-KR"/>
        </w:rPr>
        <w:t>.</w:t>
      </w:r>
    </w:p>
    <w:p w14:paraId="3026FAD9" w14:textId="2D00213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J., H.-M. Kim, and E.K.M. Chang, 2017a: Changes in Northern Hemisphere Winter Storm Tracks under the Background of Arctic Amplification.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30(10)</w:t>
      </w:r>
      <w:r w:rsidRPr="001A4DE9">
        <w:rPr>
          <w:rFonts w:cs="Times New Roman"/>
          <w:sz w:val="20"/>
          <w:szCs w:val="20"/>
          <w:lang w:val="en-GB" w:eastAsia="ko-KR"/>
        </w:rPr>
        <w:t>, 3705–3724, doi:</w:t>
      </w:r>
      <w:hyperlink r:id="rId943" w:history="1">
        <w:r w:rsidRPr="001A4DE9">
          <w:rPr>
            <w:rStyle w:val="Hyperlink"/>
            <w:rFonts w:cs="Times New Roman"/>
            <w:sz w:val="20"/>
            <w:szCs w:val="20"/>
            <w:lang w:val="en-GB"/>
          </w:rPr>
          <w:t>10.1175/jcli-d-16-0650.1</w:t>
        </w:r>
      </w:hyperlink>
      <w:r w:rsidRPr="001A4DE9">
        <w:rPr>
          <w:rFonts w:cs="Times New Roman"/>
          <w:sz w:val="20"/>
          <w:szCs w:val="20"/>
          <w:lang w:val="en-GB" w:eastAsia="ko-KR"/>
        </w:rPr>
        <w:t>.</w:t>
      </w:r>
    </w:p>
    <w:p w14:paraId="790707A1" w14:textId="3B2E789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J. et al., 2017b: Internal and external forcing of multidecadal Atlantic climate variability over the past 1,200 years.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10(7)</w:t>
      </w:r>
      <w:r w:rsidRPr="001A4DE9">
        <w:rPr>
          <w:rFonts w:cs="Times New Roman"/>
          <w:sz w:val="20"/>
          <w:szCs w:val="20"/>
          <w:lang w:val="en-GB" w:eastAsia="ko-KR"/>
        </w:rPr>
        <w:t>, 512–517, doi:</w:t>
      </w:r>
      <w:hyperlink r:id="rId944" w:history="1">
        <w:r w:rsidRPr="001A4DE9">
          <w:rPr>
            <w:rStyle w:val="Hyperlink"/>
            <w:rFonts w:cs="Times New Roman"/>
            <w:sz w:val="20"/>
            <w:szCs w:val="20"/>
            <w:lang w:val="en-GB"/>
          </w:rPr>
          <w:t>10.1038/ngeo2962</w:t>
        </w:r>
      </w:hyperlink>
      <w:r w:rsidRPr="001A4DE9">
        <w:rPr>
          <w:rFonts w:cs="Times New Roman"/>
          <w:sz w:val="20"/>
          <w:szCs w:val="20"/>
          <w:lang w:val="en-GB" w:eastAsia="ko-KR"/>
        </w:rPr>
        <w:t>.</w:t>
      </w:r>
    </w:p>
    <w:p w14:paraId="00D4CC7E" w14:textId="44F97D6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P.X. et al., 2017: The global monsoon across time scales: Mechanisms and outstanding issues. </w:t>
      </w:r>
      <w:r w:rsidRPr="001A4DE9">
        <w:rPr>
          <w:rFonts w:cs="Times New Roman"/>
          <w:i/>
          <w:sz w:val="20"/>
          <w:szCs w:val="20"/>
          <w:lang w:val="en-GB" w:eastAsia="ko-KR"/>
        </w:rPr>
        <w:t>Earth-Science Reviews</w:t>
      </w:r>
      <w:r w:rsidRPr="001A4DE9">
        <w:rPr>
          <w:rFonts w:cs="Times New Roman"/>
          <w:sz w:val="20"/>
          <w:szCs w:val="20"/>
          <w:lang w:val="en-GB" w:eastAsia="ko-KR"/>
        </w:rPr>
        <w:t xml:space="preserve">, </w:t>
      </w:r>
      <w:r w:rsidRPr="001A4DE9">
        <w:rPr>
          <w:rFonts w:cs="Times New Roman"/>
          <w:b/>
          <w:sz w:val="20"/>
          <w:szCs w:val="20"/>
          <w:lang w:val="en-GB" w:eastAsia="ko-KR"/>
        </w:rPr>
        <w:t>174</w:t>
      </w:r>
      <w:r w:rsidRPr="001A4DE9">
        <w:rPr>
          <w:rFonts w:cs="Times New Roman"/>
          <w:sz w:val="20"/>
          <w:szCs w:val="20"/>
          <w:lang w:val="en-GB" w:eastAsia="ko-KR"/>
        </w:rPr>
        <w:t>, 84–121, doi:</w:t>
      </w:r>
      <w:hyperlink r:id="rId945" w:history="1">
        <w:r w:rsidRPr="001A4DE9">
          <w:rPr>
            <w:rStyle w:val="Hyperlink"/>
            <w:rFonts w:cs="Times New Roman"/>
            <w:sz w:val="20"/>
            <w:szCs w:val="20"/>
            <w:lang w:val="en-GB"/>
          </w:rPr>
          <w:t>10.1016/j.earscirev.2017.07.006</w:t>
        </w:r>
      </w:hyperlink>
      <w:r w:rsidRPr="001A4DE9">
        <w:rPr>
          <w:rFonts w:cs="Times New Roman"/>
          <w:sz w:val="20"/>
          <w:szCs w:val="20"/>
          <w:lang w:val="en-GB" w:eastAsia="ko-KR"/>
        </w:rPr>
        <w:t>.</w:t>
      </w:r>
    </w:p>
    <w:p w14:paraId="324BCB2E" w14:textId="0790879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Y., G.J. Zhang, and G.C. Craig, 2016: Stochastic convective parameterization improving the simulation of tropical precipitation variability in the NCAR CAM5.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43(12)</w:t>
      </w:r>
      <w:r w:rsidRPr="001A4DE9">
        <w:rPr>
          <w:rFonts w:cs="Times New Roman"/>
          <w:sz w:val="20"/>
          <w:szCs w:val="20"/>
          <w:lang w:val="en-GB" w:eastAsia="ko-KR"/>
        </w:rPr>
        <w:t>, 6612–6619, doi:</w:t>
      </w:r>
      <w:hyperlink r:id="rId946" w:history="1">
        <w:r w:rsidRPr="001A4DE9">
          <w:rPr>
            <w:rStyle w:val="Hyperlink"/>
            <w:rFonts w:cs="Times New Roman"/>
            <w:sz w:val="20"/>
            <w:szCs w:val="20"/>
            <w:lang w:val="en-GB"/>
          </w:rPr>
          <w:t>10.1002/2016gl069818</w:t>
        </w:r>
      </w:hyperlink>
      <w:r w:rsidRPr="001A4DE9">
        <w:rPr>
          <w:rFonts w:cs="Times New Roman"/>
          <w:sz w:val="20"/>
          <w:szCs w:val="20"/>
          <w:lang w:val="en-GB" w:eastAsia="ko-KR"/>
        </w:rPr>
        <w:t>.</w:t>
      </w:r>
    </w:p>
    <w:p w14:paraId="4EAD6FDC" w14:textId="580E099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Wang, Y. et al., 2018: Elucidating the Role of Anthropogenic Aerosols in Arctic Sea Ice Variations.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lastRenderedPageBreak/>
        <w:t>31(1)</w:t>
      </w:r>
      <w:r w:rsidRPr="001A4DE9">
        <w:rPr>
          <w:rFonts w:cs="Times New Roman"/>
          <w:sz w:val="20"/>
          <w:szCs w:val="20"/>
          <w:lang w:val="en-GB" w:eastAsia="ko-KR"/>
        </w:rPr>
        <w:t>, 99–114, doi:</w:t>
      </w:r>
      <w:hyperlink r:id="rId947" w:history="1">
        <w:r w:rsidRPr="001A4DE9">
          <w:rPr>
            <w:rStyle w:val="Hyperlink"/>
            <w:rFonts w:cs="Times New Roman"/>
            <w:sz w:val="20"/>
            <w:szCs w:val="20"/>
            <w:lang w:val="en-GB"/>
          </w:rPr>
          <w:t>10.1175/jcli-d-17-0287.1</w:t>
        </w:r>
      </w:hyperlink>
      <w:r w:rsidRPr="001A4DE9">
        <w:rPr>
          <w:rFonts w:cs="Times New Roman"/>
          <w:sz w:val="20"/>
          <w:szCs w:val="20"/>
          <w:lang w:val="en-GB" w:eastAsia="ko-KR"/>
        </w:rPr>
        <w:t>.</w:t>
      </w:r>
    </w:p>
    <w:p w14:paraId="2D922C17" w14:textId="4B57E8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Watanabe, M., Y. Kamae, and M. Kimoto, 2014: Robust increase of the equatorial Pacific rainfall and its variability in a warmed climate.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41(9)</w:t>
      </w:r>
      <w:r w:rsidRPr="001A4DE9">
        <w:rPr>
          <w:rFonts w:cs="Times New Roman"/>
          <w:sz w:val="20"/>
          <w:szCs w:val="20"/>
          <w:lang w:val="en-GB" w:eastAsia="ko-KR"/>
        </w:rPr>
        <w:t>, 3227–3232, doi:</w:t>
      </w:r>
      <w:hyperlink r:id="rId948" w:history="1">
        <w:r w:rsidRPr="001A4DE9">
          <w:rPr>
            <w:rStyle w:val="Hyperlink"/>
            <w:rFonts w:cs="Times New Roman"/>
            <w:sz w:val="20"/>
            <w:szCs w:val="20"/>
            <w:lang w:val="en-GB"/>
          </w:rPr>
          <w:t>10.1002/2014gl059692</w:t>
        </w:r>
      </w:hyperlink>
      <w:r w:rsidRPr="001A4DE9">
        <w:rPr>
          <w:rFonts w:cs="Times New Roman"/>
          <w:sz w:val="20"/>
          <w:szCs w:val="20"/>
          <w:lang w:val="en-GB" w:eastAsia="ko-KR"/>
        </w:rPr>
        <w:t>.</w:t>
      </w:r>
    </w:p>
    <w:p w14:paraId="06912ABE" w14:textId="3576D4A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Watson, P.A.G. et al., 2017: The impact of stochastic physics on tropical rainfall variability in global climate models on daily to weekly time scales.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122(11)</w:t>
      </w:r>
      <w:r w:rsidRPr="001A4DE9">
        <w:rPr>
          <w:rFonts w:cs="Times New Roman"/>
          <w:sz w:val="20"/>
          <w:szCs w:val="20"/>
          <w:lang w:val="en-GB" w:eastAsia="ko-KR"/>
        </w:rPr>
        <w:t>, 5738–5762, doi:</w:t>
      </w:r>
      <w:hyperlink r:id="rId949" w:history="1">
        <w:r w:rsidRPr="001A4DE9">
          <w:rPr>
            <w:rStyle w:val="Hyperlink"/>
            <w:rFonts w:cs="Times New Roman"/>
            <w:sz w:val="20"/>
            <w:szCs w:val="20"/>
            <w:lang w:val="en-GB"/>
          </w:rPr>
          <w:t>10.1002/2016jd026386</w:t>
        </w:r>
      </w:hyperlink>
      <w:r w:rsidRPr="001A4DE9">
        <w:rPr>
          <w:rFonts w:cs="Times New Roman"/>
          <w:sz w:val="20"/>
          <w:szCs w:val="20"/>
          <w:lang w:val="en-GB" w:eastAsia="ko-KR"/>
        </w:rPr>
        <w:t>.</w:t>
      </w:r>
    </w:p>
    <w:p w14:paraId="2AC81A21" w14:textId="57C165E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Weigel, A.P., R. Knutti, M.A. Liniger, and C. Appenzeller, 2010: Risks of Model Weighting in Multimodel Climate Projections.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23(15)</w:t>
      </w:r>
      <w:r w:rsidRPr="001A4DE9">
        <w:rPr>
          <w:rFonts w:cs="Times New Roman"/>
          <w:sz w:val="20"/>
          <w:szCs w:val="20"/>
          <w:lang w:val="en-GB" w:eastAsia="ko-KR"/>
        </w:rPr>
        <w:t>, 4175–4191, doi:</w:t>
      </w:r>
      <w:hyperlink r:id="rId950" w:history="1">
        <w:r w:rsidRPr="001A4DE9">
          <w:rPr>
            <w:rStyle w:val="Hyperlink"/>
            <w:rFonts w:cs="Times New Roman"/>
            <w:sz w:val="20"/>
            <w:szCs w:val="20"/>
            <w:lang w:val="en-GB"/>
          </w:rPr>
          <w:t>10.1175/2010jcli3594.1</w:t>
        </w:r>
      </w:hyperlink>
      <w:r w:rsidRPr="001A4DE9">
        <w:rPr>
          <w:rFonts w:cs="Times New Roman"/>
          <w:sz w:val="20"/>
          <w:szCs w:val="20"/>
          <w:lang w:val="en-GB" w:eastAsia="ko-KR"/>
        </w:rPr>
        <w:t>.</w:t>
      </w:r>
    </w:p>
    <w:p w14:paraId="316F1042" w14:textId="48551D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Weijer, W., W. Cheng, O.A. Garuba, A. Hu, and B.T. Nadiga, 2020: CMIP6 Models Predict Significant 21st Century Decline of the Atlantic Meridional Overturning Circulation.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w:t>
      </w:r>
      <w:r w:rsidRPr="001A4DE9">
        <w:rPr>
          <w:rFonts w:cs="Times New Roman"/>
          <w:sz w:val="20"/>
          <w:szCs w:val="20"/>
          <w:lang w:val="en-GB" w:eastAsia="ko-KR"/>
        </w:rPr>
        <w:t>, e2019GL086075, doi:</w:t>
      </w:r>
      <w:hyperlink r:id="rId951" w:history="1">
        <w:r w:rsidRPr="001A4DE9">
          <w:rPr>
            <w:rStyle w:val="Hyperlink"/>
            <w:rFonts w:cs="Times New Roman"/>
            <w:sz w:val="20"/>
            <w:szCs w:val="20"/>
            <w:lang w:val="en-GB"/>
          </w:rPr>
          <w:t>10.1029/2019gl086075</w:t>
        </w:r>
      </w:hyperlink>
      <w:r w:rsidRPr="001A4DE9">
        <w:rPr>
          <w:rFonts w:cs="Times New Roman"/>
          <w:sz w:val="20"/>
          <w:szCs w:val="20"/>
          <w:lang w:val="en-GB" w:eastAsia="ko-KR"/>
        </w:rPr>
        <w:t>.</w:t>
      </w:r>
    </w:p>
    <w:p w14:paraId="044A5806" w14:textId="049BD9F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Weisenstein, D., D. Keith, and J. Dykema, 2015: Solar geoengineering using solid aerosol in the stratosphere.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15</w:t>
      </w:r>
      <w:r w:rsidRPr="001A4DE9">
        <w:rPr>
          <w:rFonts w:cs="Times New Roman"/>
          <w:sz w:val="20"/>
          <w:szCs w:val="20"/>
          <w:lang w:val="en-GB" w:eastAsia="ko-KR"/>
        </w:rPr>
        <w:t>, 11835–11859, doi:</w:t>
      </w:r>
      <w:hyperlink r:id="rId952" w:history="1">
        <w:r w:rsidRPr="001A4DE9">
          <w:rPr>
            <w:rStyle w:val="Hyperlink"/>
            <w:rFonts w:cs="Times New Roman"/>
            <w:sz w:val="20"/>
            <w:szCs w:val="20"/>
            <w:lang w:val="en-GB"/>
          </w:rPr>
          <w:t>10.5194/acp-15-11835-2015</w:t>
        </w:r>
      </w:hyperlink>
      <w:r w:rsidRPr="001A4DE9">
        <w:rPr>
          <w:rFonts w:cs="Times New Roman"/>
          <w:sz w:val="20"/>
          <w:szCs w:val="20"/>
          <w:lang w:val="en-GB" w:eastAsia="ko-KR"/>
        </w:rPr>
        <w:t>.</w:t>
      </w:r>
    </w:p>
    <w:p w14:paraId="6A05495E" w14:textId="567645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Weisheimer, A., S. Corti, T. Palmer, and F. Vitart, 2014: Addressing model error through atmospheric stochastic physical parametrizations: impact on the coupled ECMWF seasonal forecasting system. </w:t>
      </w:r>
      <w:r w:rsidRPr="001A4DE9">
        <w:rPr>
          <w:rFonts w:cs="Times New Roman"/>
          <w:i/>
          <w:sz w:val="20"/>
          <w:szCs w:val="20"/>
          <w:lang w:val="en-GB" w:eastAsia="ko-KR"/>
        </w:rPr>
        <w:t>Philosophical Transactions of the Royal Society A: Mathematical, Physical and Engineering Sciences</w:t>
      </w:r>
      <w:r w:rsidRPr="001A4DE9">
        <w:rPr>
          <w:rFonts w:cs="Times New Roman"/>
          <w:sz w:val="20"/>
          <w:szCs w:val="20"/>
          <w:lang w:val="en-GB" w:eastAsia="ko-KR"/>
        </w:rPr>
        <w:t xml:space="preserve">, </w:t>
      </w:r>
      <w:r w:rsidRPr="001A4DE9">
        <w:rPr>
          <w:rFonts w:cs="Times New Roman"/>
          <w:b/>
          <w:sz w:val="20"/>
          <w:szCs w:val="20"/>
          <w:lang w:val="en-GB" w:eastAsia="ko-KR"/>
        </w:rPr>
        <w:t>372(2018)</w:t>
      </w:r>
      <w:r w:rsidRPr="001A4DE9">
        <w:rPr>
          <w:rFonts w:cs="Times New Roman"/>
          <w:sz w:val="20"/>
          <w:szCs w:val="20"/>
          <w:lang w:val="en-GB" w:eastAsia="ko-KR"/>
        </w:rPr>
        <w:t>, 20130290, doi:</w:t>
      </w:r>
      <w:hyperlink r:id="rId953" w:history="1">
        <w:r w:rsidRPr="001A4DE9">
          <w:rPr>
            <w:rStyle w:val="Hyperlink"/>
            <w:rFonts w:cs="Times New Roman"/>
            <w:sz w:val="20"/>
            <w:szCs w:val="20"/>
            <w:lang w:val="en-GB"/>
          </w:rPr>
          <w:t>10.1098/rsta.2013.0290</w:t>
        </w:r>
      </w:hyperlink>
      <w:r w:rsidRPr="001A4DE9">
        <w:rPr>
          <w:rFonts w:cs="Times New Roman"/>
          <w:sz w:val="20"/>
          <w:szCs w:val="20"/>
          <w:lang w:val="en-GB" w:eastAsia="ko-KR"/>
        </w:rPr>
        <w:t>.</w:t>
      </w:r>
    </w:p>
    <w:p w14:paraId="125BB513" w14:textId="30810A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Weiss, M. et al., 2014: Contribution of Dynamic Vegetation Phenology to Decadal Climate Predictability.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27(22)</w:t>
      </w:r>
      <w:r w:rsidRPr="001A4DE9">
        <w:rPr>
          <w:rFonts w:cs="Times New Roman"/>
          <w:sz w:val="20"/>
          <w:szCs w:val="20"/>
          <w:lang w:val="en-GB" w:eastAsia="ko-KR"/>
        </w:rPr>
        <w:t>, 8563–8577, doi:</w:t>
      </w:r>
      <w:hyperlink r:id="rId954" w:history="1">
        <w:r w:rsidRPr="001A4DE9">
          <w:rPr>
            <w:rStyle w:val="Hyperlink"/>
            <w:rFonts w:cs="Times New Roman"/>
            <w:sz w:val="20"/>
            <w:szCs w:val="20"/>
            <w:lang w:val="en-GB"/>
          </w:rPr>
          <w:t>10.1175/jcli-d-13-00684.1</w:t>
        </w:r>
      </w:hyperlink>
      <w:r w:rsidRPr="001A4DE9">
        <w:rPr>
          <w:rFonts w:cs="Times New Roman"/>
          <w:sz w:val="20"/>
          <w:szCs w:val="20"/>
          <w:lang w:val="en-GB" w:eastAsia="ko-KR"/>
        </w:rPr>
        <w:t>.</w:t>
      </w:r>
    </w:p>
    <w:p w14:paraId="61777D88" w14:textId="06721A1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Wen, Q., J. Yao, K. Döös, and H. Yang, 2018: Decoding Hosing and Heating Effects on Global Temperature and Meridional Circulations in a Warming Climate.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31(23)</w:t>
      </w:r>
      <w:r w:rsidRPr="001A4DE9">
        <w:rPr>
          <w:rFonts w:cs="Times New Roman"/>
          <w:sz w:val="20"/>
          <w:szCs w:val="20"/>
          <w:lang w:val="en-GB" w:eastAsia="ko-KR"/>
        </w:rPr>
        <w:t>, 9605–9623, doi:</w:t>
      </w:r>
      <w:hyperlink r:id="rId955" w:history="1">
        <w:r w:rsidRPr="001A4DE9">
          <w:rPr>
            <w:rStyle w:val="Hyperlink"/>
            <w:rFonts w:cs="Times New Roman"/>
            <w:sz w:val="20"/>
            <w:szCs w:val="20"/>
            <w:lang w:val="en-GB"/>
          </w:rPr>
          <w:t>10.1175/jcli-d-18-0297.1</w:t>
        </w:r>
      </w:hyperlink>
      <w:r w:rsidRPr="001A4DE9">
        <w:rPr>
          <w:rFonts w:cs="Times New Roman"/>
          <w:sz w:val="20"/>
          <w:szCs w:val="20"/>
          <w:lang w:val="en-GB" w:eastAsia="ko-KR"/>
        </w:rPr>
        <w:t>.</w:t>
      </w:r>
    </w:p>
    <w:p w14:paraId="62600DD7" w14:textId="0140978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Wengel, C., D. Dommenget, M. Latif, T. Bayr, and A. Vijayeta, 2018: What Controls ENSO-Amplitude Diversity in Climate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45(4)</w:t>
      </w:r>
      <w:r w:rsidRPr="001A4DE9">
        <w:rPr>
          <w:rFonts w:cs="Times New Roman"/>
          <w:sz w:val="20"/>
          <w:szCs w:val="20"/>
          <w:lang w:val="en-GB" w:eastAsia="ko-KR"/>
        </w:rPr>
        <w:t>, 1989–1996, doi:</w:t>
      </w:r>
      <w:hyperlink r:id="rId956" w:history="1">
        <w:r w:rsidRPr="001A4DE9">
          <w:rPr>
            <w:rStyle w:val="Hyperlink"/>
            <w:rFonts w:cs="Times New Roman"/>
            <w:sz w:val="20"/>
            <w:szCs w:val="20"/>
            <w:lang w:val="en-GB"/>
          </w:rPr>
          <w:t>10.1002/2017gl076849</w:t>
        </w:r>
      </w:hyperlink>
      <w:r w:rsidRPr="001A4DE9">
        <w:rPr>
          <w:rFonts w:cs="Times New Roman"/>
          <w:sz w:val="20"/>
          <w:szCs w:val="20"/>
          <w:lang w:val="en-GB" w:eastAsia="ko-KR"/>
        </w:rPr>
        <w:t>.</w:t>
      </w:r>
    </w:p>
    <w:p w14:paraId="2600E8E3" w14:textId="54095C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Wilcox, L.J. et al., 2020: Accelerated increases in global and Asian summer monsoon precipitation from future aerosol reductions.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20(20)</w:t>
      </w:r>
      <w:r w:rsidRPr="001A4DE9">
        <w:rPr>
          <w:rFonts w:cs="Times New Roman"/>
          <w:sz w:val="20"/>
          <w:szCs w:val="20"/>
          <w:lang w:val="en-GB" w:eastAsia="ko-KR"/>
        </w:rPr>
        <w:t>, 11955–11977, doi:</w:t>
      </w:r>
      <w:hyperlink r:id="rId957" w:history="1">
        <w:r w:rsidRPr="001A4DE9">
          <w:rPr>
            <w:rStyle w:val="Hyperlink"/>
            <w:rFonts w:cs="Times New Roman"/>
            <w:sz w:val="20"/>
            <w:szCs w:val="20"/>
            <w:lang w:val="en-GB"/>
          </w:rPr>
          <w:t>10.5194/acp-20-11955-2020</w:t>
        </w:r>
      </w:hyperlink>
      <w:r w:rsidRPr="001A4DE9">
        <w:rPr>
          <w:rFonts w:cs="Times New Roman"/>
          <w:sz w:val="20"/>
          <w:szCs w:val="20"/>
          <w:lang w:val="en-GB" w:eastAsia="ko-KR"/>
        </w:rPr>
        <w:t>.</w:t>
      </w:r>
    </w:p>
    <w:p w14:paraId="0626F9A0" w14:textId="1B39D70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Williams, R.G., P. Ceppi, and A. Katavouta, 2020: Controls of the transient climate response to emissions by physical feedbacks, heat uptake and carbon cycling.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15(9)</w:t>
      </w:r>
      <w:r w:rsidRPr="001A4DE9">
        <w:rPr>
          <w:rFonts w:cs="Times New Roman"/>
          <w:sz w:val="20"/>
          <w:szCs w:val="20"/>
          <w:lang w:val="en-GB" w:eastAsia="ko-KR"/>
        </w:rPr>
        <w:t>, 940–941, doi:</w:t>
      </w:r>
      <w:hyperlink r:id="rId958" w:history="1">
        <w:r w:rsidRPr="001A4DE9">
          <w:rPr>
            <w:rStyle w:val="Hyperlink"/>
            <w:rFonts w:cs="Times New Roman"/>
            <w:sz w:val="20"/>
            <w:szCs w:val="20"/>
            <w:lang w:val="en-GB"/>
          </w:rPr>
          <w:t>10.1088/1748-9326/ab97c9</w:t>
        </w:r>
      </w:hyperlink>
      <w:r w:rsidRPr="001A4DE9">
        <w:rPr>
          <w:rFonts w:cs="Times New Roman"/>
          <w:sz w:val="20"/>
          <w:szCs w:val="20"/>
          <w:lang w:val="en-GB" w:eastAsia="ko-KR"/>
        </w:rPr>
        <w:t>.</w:t>
      </w:r>
    </w:p>
    <w:p w14:paraId="14FB402D" w14:textId="480161C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Williams, R.G., V. Roussenov, T.L. Frölicher, and P. Goodwin, 2017: Drivers of Continued Surface Warming After Cessation of Carbon Emissions.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44(20)</w:t>
      </w:r>
      <w:r w:rsidRPr="001A4DE9">
        <w:rPr>
          <w:rFonts w:cs="Times New Roman"/>
          <w:sz w:val="20"/>
          <w:szCs w:val="20"/>
          <w:lang w:val="en-GB" w:eastAsia="ko-KR"/>
        </w:rPr>
        <w:t>, 10,610–633,642, doi:</w:t>
      </w:r>
      <w:hyperlink r:id="rId959" w:history="1">
        <w:r w:rsidRPr="001A4DE9">
          <w:rPr>
            <w:rStyle w:val="Hyperlink"/>
            <w:rFonts w:cs="Times New Roman"/>
            <w:sz w:val="20"/>
            <w:szCs w:val="20"/>
            <w:lang w:val="en-GB"/>
          </w:rPr>
          <w:t>10.1002/2017gl075080</w:t>
        </w:r>
      </w:hyperlink>
      <w:r w:rsidRPr="001A4DE9">
        <w:rPr>
          <w:rFonts w:cs="Times New Roman"/>
          <w:sz w:val="20"/>
          <w:szCs w:val="20"/>
          <w:lang w:val="en-GB" w:eastAsia="ko-KR"/>
        </w:rPr>
        <w:t>.</w:t>
      </w:r>
    </w:p>
    <w:p w14:paraId="7811802F" w14:textId="6BCC317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Wills, R.C.J., K.C. Armour, D.S. Battisti, and D.L. Hartmann, 2019: Ocean–Atmosphere Dynamical Coupling Fundamental to the Atlantic Multidecadal Oscillation.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w:t>
      </w:r>
      <w:r w:rsidRPr="001A4DE9">
        <w:rPr>
          <w:rFonts w:cs="Times New Roman"/>
          <w:sz w:val="20"/>
          <w:szCs w:val="20"/>
          <w:lang w:val="en-GB" w:eastAsia="ko-KR"/>
        </w:rPr>
        <w:t>, 251–272, doi:</w:t>
      </w:r>
      <w:hyperlink r:id="rId960" w:history="1">
        <w:r w:rsidRPr="001A4DE9">
          <w:rPr>
            <w:rStyle w:val="Hyperlink"/>
            <w:rFonts w:cs="Times New Roman"/>
            <w:sz w:val="20"/>
            <w:szCs w:val="20"/>
            <w:lang w:val="en-GB"/>
          </w:rPr>
          <w:t>10.1175/jcli-d-18-0269.1</w:t>
        </w:r>
      </w:hyperlink>
      <w:r w:rsidRPr="001A4DE9">
        <w:rPr>
          <w:rFonts w:cs="Times New Roman"/>
          <w:sz w:val="20"/>
          <w:szCs w:val="20"/>
          <w:lang w:val="en-GB" w:eastAsia="ko-KR"/>
        </w:rPr>
        <w:t>.</w:t>
      </w:r>
    </w:p>
    <w:p w14:paraId="1393D844" w14:textId="55FCA04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Winton, M., 2006: Amplified Arctic climate change: What does surface albedo feedback have to do with it?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33(3)</w:t>
      </w:r>
      <w:r w:rsidRPr="001A4DE9">
        <w:rPr>
          <w:rFonts w:cs="Times New Roman"/>
          <w:sz w:val="20"/>
          <w:szCs w:val="20"/>
          <w:lang w:val="en-GB" w:eastAsia="ko-KR"/>
        </w:rPr>
        <w:t>, L03701, doi:</w:t>
      </w:r>
      <w:hyperlink r:id="rId961" w:history="1">
        <w:r w:rsidRPr="001A4DE9">
          <w:rPr>
            <w:rStyle w:val="Hyperlink"/>
            <w:rFonts w:cs="Times New Roman"/>
            <w:sz w:val="20"/>
            <w:szCs w:val="20"/>
            <w:lang w:val="en-GB"/>
          </w:rPr>
          <w:t>10.1029/2005gl025244</w:t>
        </w:r>
      </w:hyperlink>
      <w:r w:rsidRPr="001A4DE9">
        <w:rPr>
          <w:rFonts w:cs="Times New Roman"/>
          <w:sz w:val="20"/>
          <w:szCs w:val="20"/>
          <w:lang w:val="en-GB" w:eastAsia="ko-KR"/>
        </w:rPr>
        <w:t>.</w:t>
      </w:r>
    </w:p>
    <w:p w14:paraId="579CFFFB" w14:textId="5F7382D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Wittenberg, A.T., 2009: Are historical records sufficient to constrain ENSO simulations?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36(12)</w:t>
      </w:r>
      <w:r w:rsidRPr="001A4DE9">
        <w:rPr>
          <w:rFonts w:cs="Times New Roman"/>
          <w:sz w:val="20"/>
          <w:szCs w:val="20"/>
          <w:lang w:val="en-GB" w:eastAsia="ko-KR"/>
        </w:rPr>
        <w:t>, L12702, doi:</w:t>
      </w:r>
      <w:hyperlink r:id="rId962" w:history="1">
        <w:r w:rsidRPr="001A4DE9">
          <w:rPr>
            <w:rStyle w:val="Hyperlink"/>
            <w:rFonts w:cs="Times New Roman"/>
            <w:sz w:val="20"/>
            <w:szCs w:val="20"/>
            <w:lang w:val="en-GB"/>
          </w:rPr>
          <w:t>10.1029/2009gl038710</w:t>
        </w:r>
      </w:hyperlink>
      <w:r w:rsidRPr="001A4DE9">
        <w:rPr>
          <w:rFonts w:cs="Times New Roman"/>
          <w:sz w:val="20"/>
          <w:szCs w:val="20"/>
          <w:lang w:val="en-GB" w:eastAsia="ko-KR"/>
        </w:rPr>
        <w:t>.</w:t>
      </w:r>
    </w:p>
    <w:p w14:paraId="6D706EF7" w14:textId="4A212D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WMO, 2011: </w:t>
      </w:r>
      <w:r w:rsidRPr="001A4DE9">
        <w:rPr>
          <w:rFonts w:cs="Times New Roman"/>
          <w:i/>
          <w:sz w:val="20"/>
          <w:szCs w:val="20"/>
          <w:lang w:val="en-GB" w:eastAsia="ko-KR"/>
        </w:rPr>
        <w:t>Scientific Assessment of Ozone Depletion: 2010</w:t>
      </w:r>
      <w:r w:rsidRPr="001A4DE9">
        <w:rPr>
          <w:rFonts w:cs="Times New Roman"/>
          <w:sz w:val="20"/>
          <w:szCs w:val="20"/>
          <w:lang w:val="en-GB" w:eastAsia="ko-KR"/>
        </w:rPr>
        <w:t>. Global Ozone Research and Monitoring Project – Report No. 52, World Meteorological Organization (WMO), Geneva, Switzerland, 516 pp.</w:t>
      </w:r>
    </w:p>
    <w:p w14:paraId="75DA8E91" w14:textId="27B4F1A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WMO, 2018: </w:t>
      </w:r>
      <w:r w:rsidRPr="001A4DE9">
        <w:rPr>
          <w:rFonts w:cs="Times New Roman"/>
          <w:i/>
          <w:sz w:val="20"/>
          <w:szCs w:val="20"/>
          <w:lang w:val="en-GB" w:eastAsia="ko-KR"/>
        </w:rPr>
        <w:t>Scientific Assessment of Ozone Depletion: 2018</w:t>
      </w:r>
      <w:r w:rsidRPr="001A4DE9">
        <w:rPr>
          <w:rFonts w:cs="Times New Roman"/>
          <w:sz w:val="20"/>
          <w:szCs w:val="20"/>
          <w:lang w:val="en-GB" w:eastAsia="ko-KR"/>
        </w:rPr>
        <w:t>. Global Ozone Research and Monitoring Project – Report No. 58, World Meteorological Organization (WMO), Geneva, Switzerland, 588 pp.</w:t>
      </w:r>
    </w:p>
    <w:p w14:paraId="63A85CFA" w14:textId="73EE8C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Wobus, C., M. Flanner, M.C. Sarofim, M.C.P. Moura, and S.J. Smith, 2016: Future Arctic temperature change resulting from a range of aerosol emissions scenarios.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4(6)</w:t>
      </w:r>
      <w:r w:rsidRPr="001A4DE9">
        <w:rPr>
          <w:rFonts w:cs="Times New Roman"/>
          <w:sz w:val="20"/>
          <w:szCs w:val="20"/>
          <w:lang w:val="en-GB" w:eastAsia="ko-KR"/>
        </w:rPr>
        <w:t>, 270–281, doi:</w:t>
      </w:r>
      <w:hyperlink r:id="rId963" w:history="1">
        <w:r w:rsidRPr="001A4DE9">
          <w:rPr>
            <w:rStyle w:val="Hyperlink"/>
            <w:rFonts w:cs="Times New Roman"/>
            <w:sz w:val="20"/>
            <w:szCs w:val="20"/>
            <w:lang w:val="en-GB"/>
          </w:rPr>
          <w:t>10.1002/2016ef000361</w:t>
        </w:r>
      </w:hyperlink>
      <w:r w:rsidRPr="001A4DE9">
        <w:rPr>
          <w:rFonts w:cs="Times New Roman"/>
          <w:sz w:val="20"/>
          <w:szCs w:val="20"/>
          <w:lang w:val="en-GB" w:eastAsia="ko-KR"/>
        </w:rPr>
        <w:t>.</w:t>
      </w:r>
    </w:p>
    <w:p w14:paraId="21898B0B" w14:textId="7BB6844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Wood, T., C.M. McKenna, A. Chrysanthou, and A.C. Maycock, 2020: Role of sea surface temperature patterns for the Southern Hemisphere jet stream response to CO2 forcing.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16(1)</w:t>
      </w:r>
      <w:r w:rsidRPr="001A4DE9">
        <w:rPr>
          <w:rFonts w:cs="Times New Roman"/>
          <w:sz w:val="20"/>
          <w:szCs w:val="20"/>
          <w:lang w:val="en-GB" w:eastAsia="ko-KR"/>
        </w:rPr>
        <w:t>, doi:</w:t>
      </w:r>
      <w:hyperlink r:id="rId964" w:history="1">
        <w:r w:rsidRPr="001A4DE9">
          <w:rPr>
            <w:rStyle w:val="Hyperlink"/>
            <w:rFonts w:cs="Times New Roman"/>
            <w:sz w:val="20"/>
            <w:szCs w:val="20"/>
            <w:lang w:val="en-GB"/>
          </w:rPr>
          <w:t>10.1088/1748-9326/abce27</w:t>
        </w:r>
      </w:hyperlink>
      <w:r w:rsidRPr="001A4DE9">
        <w:rPr>
          <w:rFonts w:cs="Times New Roman"/>
          <w:sz w:val="20"/>
          <w:szCs w:val="20"/>
          <w:lang w:val="en-GB" w:eastAsia="ko-KR"/>
        </w:rPr>
        <w:t>.</w:t>
      </w:r>
    </w:p>
    <w:p w14:paraId="23FDCB9F" w14:textId="3872A75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Woods, C. and R. Caballero, 2016: The Role of Moist Intrusions in Winter Arctic Warming and Sea Ice Decline.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29(12)</w:t>
      </w:r>
      <w:r w:rsidRPr="001A4DE9">
        <w:rPr>
          <w:rFonts w:cs="Times New Roman"/>
          <w:sz w:val="20"/>
          <w:szCs w:val="20"/>
          <w:lang w:val="en-GB" w:eastAsia="ko-KR"/>
        </w:rPr>
        <w:t>, 4473–4485, doi:</w:t>
      </w:r>
      <w:hyperlink r:id="rId965" w:history="1">
        <w:r w:rsidRPr="001A4DE9">
          <w:rPr>
            <w:rStyle w:val="Hyperlink"/>
            <w:rFonts w:cs="Times New Roman"/>
            <w:sz w:val="20"/>
            <w:szCs w:val="20"/>
            <w:lang w:val="en-GB"/>
          </w:rPr>
          <w:t>10.1175/jcli-d-15-0773.1</w:t>
        </w:r>
      </w:hyperlink>
      <w:r w:rsidRPr="001A4DE9">
        <w:rPr>
          <w:rFonts w:cs="Times New Roman"/>
          <w:sz w:val="20"/>
          <w:szCs w:val="20"/>
          <w:lang w:val="en-GB" w:eastAsia="ko-KR"/>
        </w:rPr>
        <w:t>.</w:t>
      </w:r>
    </w:p>
    <w:p w14:paraId="218B8D81" w14:textId="75338C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Woollings, T. et al., 2018: Blocking and its Response to Climate Change.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4(3)</w:t>
      </w:r>
      <w:r w:rsidRPr="001A4DE9">
        <w:rPr>
          <w:rFonts w:cs="Times New Roman"/>
          <w:sz w:val="20"/>
          <w:szCs w:val="20"/>
          <w:lang w:val="en-GB" w:eastAsia="ko-KR"/>
        </w:rPr>
        <w:t>, 287–300, doi:</w:t>
      </w:r>
      <w:hyperlink r:id="rId966" w:history="1">
        <w:r w:rsidRPr="001A4DE9">
          <w:rPr>
            <w:rStyle w:val="Hyperlink"/>
            <w:rFonts w:cs="Times New Roman"/>
            <w:sz w:val="20"/>
            <w:szCs w:val="20"/>
            <w:lang w:val="en-GB"/>
          </w:rPr>
          <w:t>10.1007/s40641-018-0108-z</w:t>
        </w:r>
      </w:hyperlink>
      <w:r w:rsidRPr="001A4DE9">
        <w:rPr>
          <w:rFonts w:cs="Times New Roman"/>
          <w:sz w:val="20"/>
          <w:szCs w:val="20"/>
          <w:lang w:val="en-GB" w:eastAsia="ko-KR"/>
        </w:rPr>
        <w:t>.</w:t>
      </w:r>
    </w:p>
    <w:p w14:paraId="55985555" w14:textId="32195AA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World Meteorological Organization, 2014: Scientific Assessment of Ozone Depletion: 2014. , 416.</w:t>
      </w:r>
    </w:p>
    <w:p w14:paraId="11B71CDF" w14:textId="35A1D4D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Wouters, B., W. Hazeleger, S. Drijfhout, G.J. Oldenborgh, and V. Guemas, 2013: Multiyear predictability of the North Atlantic subpolar gyre.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40(12)</w:t>
      </w:r>
      <w:r w:rsidRPr="001A4DE9">
        <w:rPr>
          <w:rFonts w:cs="Times New Roman"/>
          <w:sz w:val="20"/>
          <w:szCs w:val="20"/>
          <w:lang w:val="en-GB" w:eastAsia="ko-KR"/>
        </w:rPr>
        <w:t>, 3080–3084, doi:</w:t>
      </w:r>
      <w:hyperlink r:id="rId967" w:history="1">
        <w:r w:rsidRPr="001A4DE9">
          <w:rPr>
            <w:rStyle w:val="Hyperlink"/>
            <w:rFonts w:cs="Times New Roman"/>
            <w:sz w:val="20"/>
            <w:szCs w:val="20"/>
            <w:lang w:val="en-GB"/>
          </w:rPr>
          <w:t>10.1002/grl.50585</w:t>
        </w:r>
      </w:hyperlink>
      <w:r w:rsidRPr="001A4DE9">
        <w:rPr>
          <w:rFonts w:cs="Times New Roman"/>
          <w:sz w:val="20"/>
          <w:szCs w:val="20"/>
          <w:lang w:val="en-GB" w:eastAsia="ko-KR"/>
        </w:rPr>
        <w:t>.</w:t>
      </w:r>
    </w:p>
    <w:p w14:paraId="1C6F8E22" w14:textId="03434C2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B., T. Zhou, C. Li, W.A. Müller, and J. Lin, 2019: Improved decadal prediction of Northern-Hemisphere summer land temperature.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53(3)</w:t>
      </w:r>
      <w:r w:rsidRPr="001A4DE9">
        <w:rPr>
          <w:rFonts w:cs="Times New Roman"/>
          <w:sz w:val="20"/>
          <w:szCs w:val="20"/>
          <w:lang w:val="en-GB" w:eastAsia="ko-KR"/>
        </w:rPr>
        <w:t>, 1357–1369, doi:</w:t>
      </w:r>
      <w:hyperlink r:id="rId968" w:history="1">
        <w:r w:rsidRPr="001A4DE9">
          <w:rPr>
            <w:rStyle w:val="Hyperlink"/>
            <w:rFonts w:cs="Times New Roman"/>
            <w:sz w:val="20"/>
            <w:szCs w:val="20"/>
            <w:lang w:val="en-GB"/>
          </w:rPr>
          <w:t>10.1007/s00382-019-04658-8</w:t>
        </w:r>
      </w:hyperlink>
      <w:r w:rsidRPr="001A4DE9">
        <w:rPr>
          <w:rFonts w:cs="Times New Roman"/>
          <w:sz w:val="20"/>
          <w:szCs w:val="20"/>
          <w:lang w:val="en-GB" w:eastAsia="ko-KR"/>
        </w:rPr>
        <w:t>.</w:t>
      </w:r>
    </w:p>
    <w:p w14:paraId="47CE4B1D" w14:textId="3333CBE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P., R. Wood, J. Ridley, and J. Lowe, 2010: Temporary acceleration of the hydrological cycle in response to a CO2 rampdown.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37(12)</w:t>
      </w:r>
      <w:r w:rsidRPr="001A4DE9">
        <w:rPr>
          <w:rFonts w:cs="Times New Roman"/>
          <w:sz w:val="20"/>
          <w:szCs w:val="20"/>
          <w:lang w:val="en-GB" w:eastAsia="ko-KR"/>
        </w:rPr>
        <w:t>, L12705, doi:</w:t>
      </w:r>
      <w:hyperlink r:id="rId969" w:history="1">
        <w:r w:rsidRPr="001A4DE9">
          <w:rPr>
            <w:rStyle w:val="Hyperlink"/>
            <w:rFonts w:cs="Times New Roman"/>
            <w:sz w:val="20"/>
            <w:szCs w:val="20"/>
            <w:lang w:val="en-GB"/>
          </w:rPr>
          <w:t>10.1029/2010gl043730</w:t>
        </w:r>
      </w:hyperlink>
      <w:r w:rsidRPr="001A4DE9">
        <w:rPr>
          <w:rFonts w:cs="Times New Roman"/>
          <w:sz w:val="20"/>
          <w:szCs w:val="20"/>
          <w:lang w:val="en-GB" w:eastAsia="ko-KR"/>
        </w:rPr>
        <w:t>.</w:t>
      </w:r>
    </w:p>
    <w:p w14:paraId="6522FB71" w14:textId="0FC5A5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Wu, P., L. Jackson, A. Pardaens, and N. Schaller, 2011: Extended warming of the northern high latitudes due to an overshoot of the Atlantic meridional overturning circulation.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38(24)</w:t>
      </w:r>
      <w:r w:rsidRPr="001A4DE9">
        <w:rPr>
          <w:rFonts w:cs="Times New Roman"/>
          <w:sz w:val="20"/>
          <w:szCs w:val="20"/>
          <w:lang w:val="en-GB" w:eastAsia="ko-KR"/>
        </w:rPr>
        <w:t xml:space="preserve">, L24704, </w:t>
      </w:r>
      <w:r w:rsidRPr="001A4DE9">
        <w:rPr>
          <w:rFonts w:cs="Times New Roman"/>
          <w:sz w:val="20"/>
          <w:szCs w:val="20"/>
          <w:lang w:val="en-GB" w:eastAsia="ko-KR"/>
        </w:rPr>
        <w:lastRenderedPageBreak/>
        <w:t>doi:</w:t>
      </w:r>
      <w:hyperlink r:id="rId970" w:history="1">
        <w:r w:rsidRPr="001A4DE9">
          <w:rPr>
            <w:rStyle w:val="Hyperlink"/>
            <w:rFonts w:cs="Times New Roman"/>
            <w:sz w:val="20"/>
            <w:szCs w:val="20"/>
            <w:lang w:val="en-GB"/>
          </w:rPr>
          <w:t>10.1029/2011gl049998</w:t>
        </w:r>
      </w:hyperlink>
      <w:r w:rsidRPr="001A4DE9">
        <w:rPr>
          <w:rFonts w:cs="Times New Roman"/>
          <w:sz w:val="20"/>
          <w:szCs w:val="20"/>
          <w:lang w:val="en-GB" w:eastAsia="ko-KR"/>
        </w:rPr>
        <w:t>.</w:t>
      </w:r>
    </w:p>
    <w:p w14:paraId="2C7176CD" w14:textId="700887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Wyser, K., E. Kjellström, T. Koenigk, H. Martins, and R. Döscher, 2020: Warmer climate projections in EC-Earth3-Veg: The role of changes in the greenhouse gas concentrations from CMIP5 to CMIP6.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15(5)</w:t>
      </w:r>
      <w:r w:rsidRPr="001A4DE9">
        <w:rPr>
          <w:rFonts w:cs="Times New Roman"/>
          <w:sz w:val="20"/>
          <w:szCs w:val="20"/>
          <w:lang w:val="en-GB" w:eastAsia="ko-KR"/>
        </w:rPr>
        <w:t>, 054020, doi:</w:t>
      </w:r>
      <w:hyperlink r:id="rId971" w:history="1">
        <w:r w:rsidRPr="001A4DE9">
          <w:rPr>
            <w:rStyle w:val="Hyperlink"/>
            <w:rFonts w:cs="Times New Roman"/>
            <w:sz w:val="20"/>
            <w:szCs w:val="20"/>
            <w:lang w:val="en-GB"/>
          </w:rPr>
          <w:t>10.1088/1748-9326/ab81c2</w:t>
        </w:r>
      </w:hyperlink>
      <w:r w:rsidRPr="001A4DE9">
        <w:rPr>
          <w:rFonts w:cs="Times New Roman"/>
          <w:sz w:val="20"/>
          <w:szCs w:val="20"/>
          <w:lang w:val="en-GB" w:eastAsia="ko-KR"/>
        </w:rPr>
        <w:t>.</w:t>
      </w:r>
    </w:p>
    <w:p w14:paraId="123BA12B" w14:textId="0880713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Xia, L., P.J. Nowack, S. Tilmes, and A. Robock, 2017: Impacts of stratospheric sulfate geoengineering on tropospheric ozone.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17(19)</w:t>
      </w:r>
      <w:r w:rsidRPr="001A4DE9">
        <w:rPr>
          <w:rFonts w:cs="Times New Roman"/>
          <w:sz w:val="20"/>
          <w:szCs w:val="20"/>
          <w:lang w:val="en-GB" w:eastAsia="ko-KR"/>
        </w:rPr>
        <w:t>, 11913–11928, doi:</w:t>
      </w:r>
      <w:hyperlink r:id="rId972" w:history="1">
        <w:r w:rsidRPr="001A4DE9">
          <w:rPr>
            <w:rStyle w:val="Hyperlink"/>
            <w:rFonts w:cs="Times New Roman"/>
            <w:sz w:val="20"/>
            <w:szCs w:val="20"/>
            <w:lang w:val="en-GB"/>
          </w:rPr>
          <w:t>10.5194/acp-17-11913-2017</w:t>
        </w:r>
      </w:hyperlink>
      <w:r w:rsidRPr="001A4DE9">
        <w:rPr>
          <w:rFonts w:cs="Times New Roman"/>
          <w:sz w:val="20"/>
          <w:szCs w:val="20"/>
          <w:lang w:val="en-GB" w:eastAsia="ko-KR"/>
        </w:rPr>
        <w:t>.</w:t>
      </w:r>
    </w:p>
    <w:p w14:paraId="42837231" w14:textId="7426D36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Xie, S.-P., B. Lu, and B. Xiang, 2013: Similar spatial patterns of climate responses to aerosol and greenhouse gas changes. </w:t>
      </w:r>
      <w:r w:rsidRPr="001A4DE9">
        <w:rPr>
          <w:rFonts w:cs="Times New Roman"/>
          <w:i/>
          <w:sz w:val="20"/>
          <w:szCs w:val="20"/>
          <w:lang w:val="en-GB" w:eastAsia="ko-KR"/>
        </w:rPr>
        <w:t>Nature Geoscience</w:t>
      </w:r>
      <w:r w:rsidRPr="001A4DE9">
        <w:rPr>
          <w:rFonts w:cs="Times New Roman"/>
          <w:sz w:val="20"/>
          <w:szCs w:val="20"/>
          <w:lang w:val="en-GB" w:eastAsia="ko-KR"/>
        </w:rPr>
        <w:t xml:space="preserve">, </w:t>
      </w:r>
      <w:r w:rsidRPr="001A4DE9">
        <w:rPr>
          <w:rFonts w:cs="Times New Roman"/>
          <w:b/>
          <w:sz w:val="20"/>
          <w:szCs w:val="20"/>
          <w:lang w:val="en-GB" w:eastAsia="ko-KR"/>
        </w:rPr>
        <w:t>6(10)</w:t>
      </w:r>
      <w:r w:rsidRPr="001A4DE9">
        <w:rPr>
          <w:rFonts w:cs="Times New Roman"/>
          <w:sz w:val="20"/>
          <w:szCs w:val="20"/>
          <w:lang w:val="en-GB" w:eastAsia="ko-KR"/>
        </w:rPr>
        <w:t>, 828–832, doi:</w:t>
      </w:r>
      <w:hyperlink r:id="rId973" w:history="1">
        <w:r w:rsidRPr="001A4DE9">
          <w:rPr>
            <w:rStyle w:val="Hyperlink"/>
            <w:rFonts w:cs="Times New Roman"/>
            <w:sz w:val="20"/>
            <w:szCs w:val="20"/>
            <w:lang w:val="en-GB"/>
          </w:rPr>
          <w:t>10.1038/ngeo1931</w:t>
        </w:r>
      </w:hyperlink>
      <w:r w:rsidRPr="001A4DE9">
        <w:rPr>
          <w:rFonts w:cs="Times New Roman"/>
          <w:sz w:val="20"/>
          <w:szCs w:val="20"/>
          <w:lang w:val="en-GB" w:eastAsia="ko-KR"/>
        </w:rPr>
        <w:t>.</w:t>
      </w:r>
    </w:p>
    <w:p w14:paraId="108A1AED" w14:textId="3506261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Xie, S.-P. et al., 2009: Indian Ocean Capacitor Effect on Indo–Western Pacific Climate during the Summer following El Niño.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22(3)</w:t>
      </w:r>
      <w:r w:rsidRPr="001A4DE9">
        <w:rPr>
          <w:rFonts w:cs="Times New Roman"/>
          <w:sz w:val="20"/>
          <w:szCs w:val="20"/>
          <w:lang w:val="en-GB" w:eastAsia="ko-KR"/>
        </w:rPr>
        <w:t>, 730–747, doi:</w:t>
      </w:r>
      <w:hyperlink r:id="rId974" w:history="1">
        <w:r w:rsidRPr="001A4DE9">
          <w:rPr>
            <w:rStyle w:val="Hyperlink"/>
            <w:rFonts w:cs="Times New Roman"/>
            <w:sz w:val="20"/>
            <w:szCs w:val="20"/>
            <w:lang w:val="en-GB"/>
          </w:rPr>
          <w:t>10.1175/2008jcli2544.1</w:t>
        </w:r>
      </w:hyperlink>
      <w:r w:rsidRPr="001A4DE9">
        <w:rPr>
          <w:rFonts w:cs="Times New Roman"/>
          <w:sz w:val="20"/>
          <w:szCs w:val="20"/>
          <w:lang w:val="en-GB" w:eastAsia="ko-KR"/>
        </w:rPr>
        <w:t>.</w:t>
      </w:r>
    </w:p>
    <w:p w14:paraId="47F02A61" w14:textId="150C706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Xie, S.-P. et al., 2015: Towards predictive understanding of regional climate change.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5(10)</w:t>
      </w:r>
      <w:r w:rsidRPr="001A4DE9">
        <w:rPr>
          <w:rFonts w:cs="Times New Roman"/>
          <w:sz w:val="20"/>
          <w:szCs w:val="20"/>
          <w:lang w:val="en-GB" w:eastAsia="ko-KR"/>
        </w:rPr>
        <w:t>, 921–930, doi:</w:t>
      </w:r>
      <w:hyperlink r:id="rId975" w:history="1">
        <w:r w:rsidRPr="001A4DE9">
          <w:rPr>
            <w:rStyle w:val="Hyperlink"/>
            <w:rFonts w:cs="Times New Roman"/>
            <w:sz w:val="20"/>
            <w:szCs w:val="20"/>
            <w:lang w:val="en-GB"/>
          </w:rPr>
          <w:t>10.1038/nclimate2689</w:t>
        </w:r>
      </w:hyperlink>
      <w:r w:rsidRPr="001A4DE9">
        <w:rPr>
          <w:rFonts w:cs="Times New Roman"/>
          <w:sz w:val="20"/>
          <w:szCs w:val="20"/>
          <w:lang w:val="en-GB" w:eastAsia="ko-KR"/>
        </w:rPr>
        <w:t>.</w:t>
      </w:r>
    </w:p>
    <w:p w14:paraId="1941897F" w14:textId="0E13ECC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A. Hu, 2017: How Would the Twenty-First-Century Warming Influence Pacific Decadal Variability and Its Connection to North American Rainfall: Assessment Based on a Revised Procedure for the IPO/PDO.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31(4)</w:t>
      </w:r>
      <w:r w:rsidRPr="001A4DE9">
        <w:rPr>
          <w:rFonts w:cs="Times New Roman"/>
          <w:sz w:val="20"/>
          <w:szCs w:val="20"/>
          <w:lang w:val="en-GB" w:eastAsia="ko-KR"/>
        </w:rPr>
        <w:t>, 1547–1563, doi:</w:t>
      </w:r>
      <w:hyperlink r:id="rId976" w:history="1">
        <w:r w:rsidRPr="001A4DE9">
          <w:rPr>
            <w:rStyle w:val="Hyperlink"/>
            <w:rFonts w:cs="Times New Roman"/>
            <w:sz w:val="20"/>
            <w:szCs w:val="20"/>
            <w:lang w:val="en-GB"/>
          </w:rPr>
          <w:t>10.1175/jcli-d-17-0319.1</w:t>
        </w:r>
      </w:hyperlink>
      <w:r w:rsidRPr="001A4DE9">
        <w:rPr>
          <w:rFonts w:cs="Times New Roman"/>
          <w:sz w:val="20"/>
          <w:szCs w:val="20"/>
          <w:lang w:val="en-GB" w:eastAsia="ko-KR"/>
        </w:rPr>
        <w:t>.</w:t>
      </w:r>
    </w:p>
    <w:p w14:paraId="2D6EE502" w14:textId="5C59DBC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V. Ramanathan, 2017a: Well below 2°C: Mitigation strategies for avoiding dangerous to catastrophic climate changes.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114(39)</w:t>
      </w:r>
      <w:r w:rsidRPr="001A4DE9">
        <w:rPr>
          <w:rFonts w:cs="Times New Roman"/>
          <w:sz w:val="20"/>
          <w:szCs w:val="20"/>
          <w:lang w:val="en-GB" w:eastAsia="ko-KR"/>
        </w:rPr>
        <w:t>, 10315–10323, doi:</w:t>
      </w:r>
      <w:hyperlink r:id="rId977" w:history="1">
        <w:r w:rsidRPr="001A4DE9">
          <w:rPr>
            <w:rStyle w:val="Hyperlink"/>
            <w:rFonts w:cs="Times New Roman"/>
            <w:sz w:val="20"/>
            <w:szCs w:val="20"/>
            <w:lang w:val="en-GB"/>
          </w:rPr>
          <w:t>10.1073/pnas.1618481114</w:t>
        </w:r>
      </w:hyperlink>
      <w:r w:rsidRPr="001A4DE9">
        <w:rPr>
          <w:rFonts w:cs="Times New Roman"/>
          <w:sz w:val="20"/>
          <w:szCs w:val="20"/>
          <w:lang w:val="en-GB" w:eastAsia="ko-KR"/>
        </w:rPr>
        <w:t>.</w:t>
      </w:r>
    </w:p>
    <w:p w14:paraId="7E526604" w14:textId="5B6FB56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Xu, Y. and V. Ramanathan, 2017b: Well below 2°C: Mitigation strategies for avoiding dangerous to catastrophic climate changes.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114(39)</w:t>
      </w:r>
      <w:r w:rsidRPr="001A4DE9">
        <w:rPr>
          <w:rFonts w:cs="Times New Roman"/>
          <w:sz w:val="20"/>
          <w:szCs w:val="20"/>
          <w:lang w:val="en-GB" w:eastAsia="ko-KR"/>
        </w:rPr>
        <w:t>, 10315–10323, doi:</w:t>
      </w:r>
      <w:hyperlink r:id="rId978" w:history="1">
        <w:r w:rsidRPr="001A4DE9">
          <w:rPr>
            <w:rStyle w:val="Hyperlink"/>
            <w:rFonts w:cs="Times New Roman"/>
            <w:sz w:val="20"/>
            <w:szCs w:val="20"/>
            <w:lang w:val="en-GB"/>
          </w:rPr>
          <w:t>10.1073/pnas.1618481114</w:t>
        </w:r>
      </w:hyperlink>
      <w:r w:rsidRPr="001A4DE9">
        <w:rPr>
          <w:rFonts w:cs="Times New Roman"/>
          <w:sz w:val="20"/>
          <w:szCs w:val="20"/>
          <w:lang w:val="en-GB" w:eastAsia="ko-KR"/>
        </w:rPr>
        <w:t>.</w:t>
      </w:r>
    </w:p>
    <w:p w14:paraId="678FF6BB" w14:textId="7C77D76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Yang, C., H.M. Christensen, S. Corti, J. von Hardenberg, and P. Davini, 2019: The impact of stochastic physics on the El Niño Southern Oscillation in the EC-Earth coupled model.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53(5–6)</w:t>
      </w:r>
      <w:r w:rsidRPr="001A4DE9">
        <w:rPr>
          <w:rFonts w:cs="Times New Roman"/>
          <w:sz w:val="20"/>
          <w:szCs w:val="20"/>
          <w:lang w:val="en-GB" w:eastAsia="ko-KR"/>
        </w:rPr>
        <w:t>, 2843–2859, doi:</w:t>
      </w:r>
      <w:hyperlink r:id="rId979" w:history="1">
        <w:r w:rsidRPr="001A4DE9">
          <w:rPr>
            <w:rStyle w:val="Hyperlink"/>
            <w:rFonts w:cs="Times New Roman"/>
            <w:sz w:val="20"/>
            <w:szCs w:val="20"/>
            <w:lang w:val="en-GB"/>
          </w:rPr>
          <w:t>10.1007/s00382-019-04660-0</w:t>
        </w:r>
      </w:hyperlink>
      <w:r w:rsidRPr="001A4DE9">
        <w:rPr>
          <w:rFonts w:cs="Times New Roman"/>
          <w:sz w:val="20"/>
          <w:szCs w:val="20"/>
          <w:lang w:val="en-GB" w:eastAsia="ko-KR"/>
        </w:rPr>
        <w:t>.</w:t>
      </w:r>
    </w:p>
    <w:p w14:paraId="1C8FE789" w14:textId="47CE379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Yang, J. and C. Xiao, 2018: The evolution and volcanic forcing of the southern annular mode during the past 300 years. </w:t>
      </w:r>
      <w:r w:rsidRPr="001A4DE9">
        <w:rPr>
          <w:rFonts w:cs="Times New Roman"/>
          <w:i/>
          <w:sz w:val="20"/>
          <w:szCs w:val="20"/>
          <w:lang w:val="en-GB" w:eastAsia="ko-KR"/>
        </w:rPr>
        <w:t>International Journal of Climatology</w:t>
      </w:r>
      <w:r w:rsidRPr="001A4DE9">
        <w:rPr>
          <w:rFonts w:cs="Times New Roman"/>
          <w:sz w:val="20"/>
          <w:szCs w:val="20"/>
          <w:lang w:val="en-GB" w:eastAsia="ko-KR"/>
        </w:rPr>
        <w:t xml:space="preserve">, </w:t>
      </w:r>
      <w:r w:rsidRPr="001A4DE9">
        <w:rPr>
          <w:rFonts w:cs="Times New Roman"/>
          <w:b/>
          <w:sz w:val="20"/>
          <w:szCs w:val="20"/>
          <w:lang w:val="en-GB" w:eastAsia="ko-KR"/>
        </w:rPr>
        <w:t>38(4)</w:t>
      </w:r>
      <w:r w:rsidRPr="001A4DE9">
        <w:rPr>
          <w:rFonts w:cs="Times New Roman"/>
          <w:sz w:val="20"/>
          <w:szCs w:val="20"/>
          <w:lang w:val="en-GB" w:eastAsia="ko-KR"/>
        </w:rPr>
        <w:t>, 1706–1717, doi:</w:t>
      </w:r>
      <w:hyperlink r:id="rId980" w:history="1">
        <w:r w:rsidRPr="001A4DE9">
          <w:rPr>
            <w:rStyle w:val="Hyperlink"/>
            <w:rFonts w:cs="Times New Roman"/>
            <w:sz w:val="20"/>
            <w:szCs w:val="20"/>
            <w:lang w:val="en-GB"/>
          </w:rPr>
          <w:t>10.1002/joc.5290</w:t>
        </w:r>
      </w:hyperlink>
      <w:r w:rsidRPr="001A4DE9">
        <w:rPr>
          <w:rFonts w:cs="Times New Roman"/>
          <w:sz w:val="20"/>
          <w:szCs w:val="20"/>
          <w:lang w:val="en-GB" w:eastAsia="ko-KR"/>
        </w:rPr>
        <w:t>.</w:t>
      </w:r>
    </w:p>
    <w:p w14:paraId="4D3866BD" w14:textId="3E3574A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and J.I. Robson, 2017: Recent Progress in Understanding and Predicting Atlantic Decadal Climate Variability.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3(2)</w:t>
      </w:r>
      <w:r w:rsidRPr="001A4DE9">
        <w:rPr>
          <w:rFonts w:cs="Times New Roman"/>
          <w:sz w:val="20"/>
          <w:szCs w:val="20"/>
          <w:lang w:val="en-GB" w:eastAsia="ko-KR"/>
        </w:rPr>
        <w:t>, 112–127, doi:</w:t>
      </w:r>
      <w:hyperlink r:id="rId981" w:history="1">
        <w:r w:rsidRPr="001A4DE9">
          <w:rPr>
            <w:rStyle w:val="Hyperlink"/>
            <w:rFonts w:cs="Times New Roman"/>
            <w:sz w:val="20"/>
            <w:szCs w:val="20"/>
            <w:lang w:val="en-GB"/>
          </w:rPr>
          <w:t>10.1007/s40641-017-0064-z</w:t>
        </w:r>
      </w:hyperlink>
      <w:r w:rsidRPr="001A4DE9">
        <w:rPr>
          <w:rFonts w:cs="Times New Roman"/>
          <w:sz w:val="20"/>
          <w:szCs w:val="20"/>
          <w:lang w:val="en-GB" w:eastAsia="ko-KR"/>
        </w:rPr>
        <w:t>.</w:t>
      </w:r>
    </w:p>
    <w:p w14:paraId="23C9B1D1" w14:textId="00ECA564"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A.R. Karspeck, and G. Danabasoglu, 2015: Predicted slowdown in the rate of Atlantic sea ice loss.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42(24)</w:t>
      </w:r>
      <w:r w:rsidRPr="001A4DE9">
        <w:rPr>
          <w:rFonts w:cs="Times New Roman"/>
          <w:sz w:val="20"/>
          <w:szCs w:val="20"/>
          <w:lang w:val="en-GB" w:eastAsia="ko-KR"/>
        </w:rPr>
        <w:t>, 10,704–10,713, doi:</w:t>
      </w:r>
      <w:hyperlink r:id="rId982" w:history="1">
        <w:r w:rsidRPr="001A4DE9">
          <w:rPr>
            <w:rStyle w:val="Hyperlink"/>
            <w:rFonts w:cs="Times New Roman"/>
            <w:sz w:val="20"/>
            <w:szCs w:val="20"/>
            <w:lang w:val="en-GB"/>
          </w:rPr>
          <w:t>10.1002/2015gl065364</w:t>
        </w:r>
      </w:hyperlink>
      <w:r w:rsidRPr="001A4DE9">
        <w:rPr>
          <w:rFonts w:cs="Times New Roman"/>
          <w:sz w:val="20"/>
          <w:szCs w:val="20"/>
          <w:lang w:val="en-GB" w:eastAsia="ko-KR"/>
        </w:rPr>
        <w:t>.</w:t>
      </w:r>
    </w:p>
    <w:p w14:paraId="1191AF1E" w14:textId="548EC78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Yeager, S.G. et al., 2018: Predicting Near-Term Changes in the Earth System: A Large Ensemble of Initialized Decadal Prediction Simulations Using the Community Earth System Model. </w:t>
      </w:r>
      <w:r w:rsidRPr="001A4DE9">
        <w:rPr>
          <w:rFonts w:cs="Times New Roman"/>
          <w:i/>
          <w:sz w:val="20"/>
          <w:szCs w:val="20"/>
          <w:lang w:val="en-GB" w:eastAsia="ko-KR"/>
        </w:rPr>
        <w:t>Bulletin of the American Meteorological Society</w:t>
      </w:r>
      <w:r w:rsidRPr="001A4DE9">
        <w:rPr>
          <w:rFonts w:cs="Times New Roman"/>
          <w:sz w:val="20"/>
          <w:szCs w:val="20"/>
          <w:lang w:val="en-GB" w:eastAsia="ko-KR"/>
        </w:rPr>
        <w:t xml:space="preserve">, </w:t>
      </w:r>
      <w:r w:rsidRPr="001A4DE9">
        <w:rPr>
          <w:rFonts w:cs="Times New Roman"/>
          <w:b/>
          <w:sz w:val="20"/>
          <w:szCs w:val="20"/>
          <w:lang w:val="en-GB" w:eastAsia="ko-KR"/>
        </w:rPr>
        <w:t>99(9)</w:t>
      </w:r>
      <w:r w:rsidRPr="001A4DE9">
        <w:rPr>
          <w:rFonts w:cs="Times New Roman"/>
          <w:sz w:val="20"/>
          <w:szCs w:val="20"/>
          <w:lang w:val="en-GB" w:eastAsia="ko-KR"/>
        </w:rPr>
        <w:t>, 1867–1886, doi:</w:t>
      </w:r>
      <w:hyperlink r:id="rId983" w:history="1">
        <w:r w:rsidRPr="001A4DE9">
          <w:rPr>
            <w:rStyle w:val="Hyperlink"/>
            <w:rFonts w:cs="Times New Roman"/>
            <w:sz w:val="20"/>
            <w:szCs w:val="20"/>
            <w:lang w:val="en-GB"/>
          </w:rPr>
          <w:t>10.1175/bams-d-17-0098.1</w:t>
        </w:r>
      </w:hyperlink>
      <w:r w:rsidRPr="001A4DE9">
        <w:rPr>
          <w:rFonts w:cs="Times New Roman"/>
          <w:sz w:val="20"/>
          <w:szCs w:val="20"/>
          <w:lang w:val="en-GB" w:eastAsia="ko-KR"/>
        </w:rPr>
        <w:t>.</w:t>
      </w:r>
    </w:p>
    <w:p w14:paraId="04886853" w14:textId="4441603F"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Yeh, S.-W. et al., 2018a: ENSO Atmospheric Teleconnections and Their Response to Greenhouse Gas Forcing.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56(1)</w:t>
      </w:r>
      <w:r w:rsidRPr="001A4DE9">
        <w:rPr>
          <w:rFonts w:cs="Times New Roman"/>
          <w:sz w:val="20"/>
          <w:szCs w:val="20"/>
          <w:lang w:val="en-GB" w:eastAsia="ko-KR"/>
        </w:rPr>
        <w:t>, 185–206, doi:</w:t>
      </w:r>
      <w:hyperlink r:id="rId984" w:history="1">
        <w:r w:rsidRPr="001A4DE9">
          <w:rPr>
            <w:rStyle w:val="Hyperlink"/>
            <w:rFonts w:cs="Times New Roman"/>
            <w:sz w:val="20"/>
            <w:szCs w:val="20"/>
            <w:lang w:val="en-GB"/>
          </w:rPr>
          <w:t>10.1002/2017rg000568</w:t>
        </w:r>
      </w:hyperlink>
      <w:r w:rsidRPr="001A4DE9">
        <w:rPr>
          <w:rFonts w:cs="Times New Roman"/>
          <w:sz w:val="20"/>
          <w:szCs w:val="20"/>
          <w:lang w:val="en-GB" w:eastAsia="ko-KR"/>
        </w:rPr>
        <w:t>.</w:t>
      </w:r>
    </w:p>
    <w:p w14:paraId="1B162615" w14:textId="7533122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Yeh, S.-W. et al., 2018b: ENSO Atmospheric Teleconnections and Their Response to Greenhouse Gas Forcing.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56(1)</w:t>
      </w:r>
      <w:r w:rsidRPr="001A4DE9">
        <w:rPr>
          <w:rFonts w:cs="Times New Roman"/>
          <w:sz w:val="20"/>
          <w:szCs w:val="20"/>
          <w:lang w:val="en-GB" w:eastAsia="ko-KR"/>
        </w:rPr>
        <w:t>, 185–206, doi:</w:t>
      </w:r>
      <w:hyperlink r:id="rId985" w:history="1">
        <w:r w:rsidRPr="001A4DE9">
          <w:rPr>
            <w:rStyle w:val="Hyperlink"/>
            <w:rFonts w:cs="Times New Roman"/>
            <w:sz w:val="20"/>
            <w:szCs w:val="20"/>
            <w:lang w:val="en-GB"/>
          </w:rPr>
          <w:t>10.1002/2017rg000568</w:t>
        </w:r>
      </w:hyperlink>
      <w:r w:rsidRPr="001A4DE9">
        <w:rPr>
          <w:rFonts w:cs="Times New Roman"/>
          <w:sz w:val="20"/>
          <w:szCs w:val="20"/>
          <w:lang w:val="en-GB" w:eastAsia="ko-KR"/>
        </w:rPr>
        <w:t>.</w:t>
      </w:r>
    </w:p>
    <w:p w14:paraId="434D52AB" w14:textId="5C118BF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Yettella, V. and J.E. Kay, 2017: How will precipitation change in extratropical cyclones as the planet warms? Insights from a large initial condition climate model ensemble.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49(5–6)</w:t>
      </w:r>
      <w:r w:rsidRPr="001A4DE9">
        <w:rPr>
          <w:rFonts w:cs="Times New Roman"/>
          <w:sz w:val="20"/>
          <w:szCs w:val="20"/>
          <w:lang w:val="en-GB" w:eastAsia="ko-KR"/>
        </w:rPr>
        <w:t>, 1765–1781, doi:</w:t>
      </w:r>
      <w:hyperlink r:id="rId986" w:history="1">
        <w:r w:rsidRPr="001A4DE9">
          <w:rPr>
            <w:rStyle w:val="Hyperlink"/>
            <w:rFonts w:cs="Times New Roman"/>
            <w:sz w:val="20"/>
            <w:szCs w:val="20"/>
            <w:lang w:val="en-GB"/>
          </w:rPr>
          <w:t>10.1007/s00382-016-3410-2</w:t>
        </w:r>
      </w:hyperlink>
      <w:r w:rsidRPr="001A4DE9">
        <w:rPr>
          <w:rFonts w:cs="Times New Roman"/>
          <w:sz w:val="20"/>
          <w:szCs w:val="20"/>
          <w:lang w:val="en-GB" w:eastAsia="ko-KR"/>
        </w:rPr>
        <w:t>.</w:t>
      </w:r>
    </w:p>
    <w:p w14:paraId="2832D793" w14:textId="78631A2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Young, P.J., S.M. Davis, B. Hassler, S. Solomon, and K.H. Rosenlof, 2014: Modeling the climate impact of Southern Hemisphere ozone depletion: The importance of the ozone data set.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41(24)</w:t>
      </w:r>
      <w:r w:rsidRPr="001A4DE9">
        <w:rPr>
          <w:rFonts w:cs="Times New Roman"/>
          <w:sz w:val="20"/>
          <w:szCs w:val="20"/>
          <w:lang w:val="en-GB" w:eastAsia="ko-KR"/>
        </w:rPr>
        <w:t>, 9033–9039, doi:</w:t>
      </w:r>
      <w:hyperlink r:id="rId987" w:history="1">
        <w:r w:rsidRPr="001A4DE9">
          <w:rPr>
            <w:rStyle w:val="Hyperlink"/>
            <w:rFonts w:cs="Times New Roman"/>
            <w:sz w:val="20"/>
            <w:szCs w:val="20"/>
            <w:lang w:val="en-GB"/>
          </w:rPr>
          <w:t>10.1002/2014gl061738</w:t>
        </w:r>
      </w:hyperlink>
      <w:r w:rsidRPr="001A4DE9">
        <w:rPr>
          <w:rFonts w:cs="Times New Roman"/>
          <w:sz w:val="20"/>
          <w:szCs w:val="20"/>
          <w:lang w:val="en-GB" w:eastAsia="ko-KR"/>
        </w:rPr>
        <w:t>.</w:t>
      </w:r>
    </w:p>
    <w:p w14:paraId="0CEE397C" w14:textId="2AA4D9A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Yun, K.-S. et al., 2021: Increasing ENSO–rainfall variability due to changes in future tropical temperature–rainfall relationship. </w:t>
      </w:r>
      <w:r w:rsidRPr="001A4DE9">
        <w:rPr>
          <w:rFonts w:cs="Times New Roman"/>
          <w:i/>
          <w:sz w:val="20"/>
          <w:szCs w:val="20"/>
          <w:lang w:val="en-GB" w:eastAsia="ko-KR"/>
        </w:rPr>
        <w:t>Communications Earth &amp; Environment</w:t>
      </w:r>
      <w:r w:rsidRPr="001A4DE9">
        <w:rPr>
          <w:rFonts w:cs="Times New Roman"/>
          <w:sz w:val="20"/>
          <w:szCs w:val="20"/>
          <w:lang w:val="en-GB" w:eastAsia="ko-KR"/>
        </w:rPr>
        <w:t xml:space="preserve">, </w:t>
      </w:r>
      <w:r w:rsidRPr="001A4DE9">
        <w:rPr>
          <w:rFonts w:cs="Times New Roman"/>
          <w:b/>
          <w:sz w:val="20"/>
          <w:szCs w:val="20"/>
          <w:lang w:val="en-GB" w:eastAsia="ko-KR"/>
        </w:rPr>
        <w:t>2(1)</w:t>
      </w:r>
      <w:r w:rsidRPr="001A4DE9">
        <w:rPr>
          <w:rFonts w:cs="Times New Roman"/>
          <w:sz w:val="20"/>
          <w:szCs w:val="20"/>
          <w:lang w:val="en-GB" w:eastAsia="ko-KR"/>
        </w:rPr>
        <w:t>, 43, doi:</w:t>
      </w:r>
      <w:hyperlink r:id="rId988" w:history="1">
        <w:r w:rsidRPr="001A4DE9">
          <w:rPr>
            <w:rStyle w:val="Hyperlink"/>
            <w:rFonts w:cs="Times New Roman"/>
            <w:sz w:val="20"/>
            <w:szCs w:val="20"/>
            <w:lang w:val="en-GB"/>
          </w:rPr>
          <w:t>10.1038/s43247-021-00108-8</w:t>
        </w:r>
      </w:hyperlink>
      <w:r w:rsidRPr="001A4DE9">
        <w:rPr>
          <w:rFonts w:cs="Times New Roman"/>
          <w:sz w:val="20"/>
          <w:szCs w:val="20"/>
          <w:lang w:val="en-GB" w:eastAsia="ko-KR"/>
        </w:rPr>
        <w:t>.</w:t>
      </w:r>
    </w:p>
    <w:p w14:paraId="113F48E5" w14:textId="3326887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Zambri, B., A.N. LeGrande, A. Robock, and J. Slawinska, 2017: Northern Hemisphere winter warming and summer monsoon reduction after volcanic eruptions over the last millennium. </w:t>
      </w:r>
      <w:r w:rsidRPr="001A4DE9">
        <w:rPr>
          <w:rFonts w:cs="Times New Roman"/>
          <w:i/>
          <w:sz w:val="20"/>
          <w:szCs w:val="20"/>
          <w:lang w:val="en-GB" w:eastAsia="ko-KR"/>
        </w:rPr>
        <w:t>Journal of Geophysical Research</w:t>
      </w:r>
      <w:r w:rsidRPr="001A4DE9">
        <w:rPr>
          <w:rFonts w:cs="Times New Roman"/>
          <w:sz w:val="20"/>
          <w:szCs w:val="20"/>
          <w:lang w:val="en-GB" w:eastAsia="ko-KR"/>
        </w:rPr>
        <w:t xml:space="preserve">, </w:t>
      </w:r>
      <w:r w:rsidRPr="001A4DE9">
        <w:rPr>
          <w:rFonts w:cs="Times New Roman"/>
          <w:b/>
          <w:sz w:val="20"/>
          <w:szCs w:val="20"/>
          <w:lang w:val="en-GB" w:eastAsia="ko-KR"/>
        </w:rPr>
        <w:t>122(15)</w:t>
      </w:r>
      <w:r w:rsidRPr="001A4DE9">
        <w:rPr>
          <w:rFonts w:cs="Times New Roman"/>
          <w:sz w:val="20"/>
          <w:szCs w:val="20"/>
          <w:lang w:val="en-GB" w:eastAsia="ko-KR"/>
        </w:rPr>
        <w:t>, 7971–7989, doi:</w:t>
      </w:r>
      <w:hyperlink r:id="rId989" w:history="1">
        <w:r w:rsidRPr="001A4DE9">
          <w:rPr>
            <w:rStyle w:val="Hyperlink"/>
            <w:rFonts w:cs="Times New Roman"/>
            <w:sz w:val="20"/>
            <w:szCs w:val="20"/>
            <w:lang w:val="en-GB"/>
          </w:rPr>
          <w:t>10.1002/2017jd026728</w:t>
        </w:r>
      </w:hyperlink>
      <w:r w:rsidRPr="001A4DE9">
        <w:rPr>
          <w:rFonts w:cs="Times New Roman"/>
          <w:sz w:val="20"/>
          <w:szCs w:val="20"/>
          <w:lang w:val="en-GB" w:eastAsia="ko-KR"/>
        </w:rPr>
        <w:t>.</w:t>
      </w:r>
    </w:p>
    <w:p w14:paraId="684E7986" w14:textId="1FEAEE5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Zampieri, L. and H.F. Goessling, 2019: Sea Ice Targeted Geoengineering Can Delay Arctic Sea Ice Decline but not Global Warming.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7(12)</w:t>
      </w:r>
      <w:r w:rsidRPr="001A4DE9">
        <w:rPr>
          <w:rFonts w:cs="Times New Roman"/>
          <w:sz w:val="20"/>
          <w:szCs w:val="20"/>
          <w:lang w:val="en-GB" w:eastAsia="ko-KR"/>
        </w:rPr>
        <w:t>, 1296–1306, doi:</w:t>
      </w:r>
      <w:hyperlink r:id="rId990" w:history="1">
        <w:r w:rsidRPr="001A4DE9">
          <w:rPr>
            <w:rStyle w:val="Hyperlink"/>
            <w:rFonts w:cs="Times New Roman"/>
            <w:sz w:val="20"/>
            <w:szCs w:val="20"/>
            <w:lang w:val="en-GB"/>
          </w:rPr>
          <w:t>10.1029/2019ef001230</w:t>
        </w:r>
      </w:hyperlink>
      <w:r w:rsidRPr="001A4DE9">
        <w:rPr>
          <w:rFonts w:cs="Times New Roman"/>
          <w:sz w:val="20"/>
          <w:szCs w:val="20"/>
          <w:lang w:val="en-GB" w:eastAsia="ko-KR"/>
        </w:rPr>
        <w:t>.</w:t>
      </w:r>
    </w:p>
    <w:p w14:paraId="12C5433D" w14:textId="47445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2019: Regional Climate Impacts of Future Changes in the Mid–Latitude Atmospheric Circulation: a Storyline View. </w:t>
      </w:r>
      <w:r w:rsidRPr="001A4DE9">
        <w:rPr>
          <w:rFonts w:cs="Times New Roman"/>
          <w:i/>
          <w:sz w:val="20"/>
          <w:szCs w:val="20"/>
          <w:lang w:val="en-GB" w:eastAsia="ko-KR"/>
        </w:rPr>
        <w:t>Current Climate Change Reports</w:t>
      </w:r>
      <w:r w:rsidRPr="001A4DE9">
        <w:rPr>
          <w:rFonts w:cs="Times New Roman"/>
          <w:sz w:val="20"/>
          <w:szCs w:val="20"/>
          <w:lang w:val="en-GB" w:eastAsia="ko-KR"/>
        </w:rPr>
        <w:t xml:space="preserve">, </w:t>
      </w:r>
      <w:r w:rsidRPr="001A4DE9">
        <w:rPr>
          <w:rFonts w:cs="Times New Roman"/>
          <w:b/>
          <w:sz w:val="20"/>
          <w:szCs w:val="20"/>
          <w:lang w:val="en-GB" w:eastAsia="ko-KR"/>
        </w:rPr>
        <w:t>5(4)</w:t>
      </w:r>
      <w:r w:rsidRPr="001A4DE9">
        <w:rPr>
          <w:rFonts w:cs="Times New Roman"/>
          <w:sz w:val="20"/>
          <w:szCs w:val="20"/>
          <w:lang w:val="en-GB" w:eastAsia="ko-KR"/>
        </w:rPr>
        <w:t>, 358–371, doi:</w:t>
      </w:r>
      <w:hyperlink r:id="rId991" w:history="1">
        <w:r w:rsidRPr="001A4DE9">
          <w:rPr>
            <w:rStyle w:val="Hyperlink"/>
            <w:rFonts w:cs="Times New Roman"/>
            <w:sz w:val="20"/>
            <w:szCs w:val="20"/>
            <w:lang w:val="en-GB"/>
          </w:rPr>
          <w:t>10.1007/s40641-019-00146-7</w:t>
        </w:r>
      </w:hyperlink>
      <w:r w:rsidRPr="001A4DE9">
        <w:rPr>
          <w:rFonts w:cs="Times New Roman"/>
          <w:sz w:val="20"/>
          <w:szCs w:val="20"/>
          <w:lang w:val="en-GB" w:eastAsia="ko-KR"/>
        </w:rPr>
        <w:t>.</w:t>
      </w:r>
    </w:p>
    <w:p w14:paraId="23A91D50" w14:textId="6C198E1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and T.G. Shepherd, 2017: Storylines of Atmospheric Circulation Change for European Regional Climate Impact Assessment.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30(16)</w:t>
      </w:r>
      <w:r w:rsidRPr="001A4DE9">
        <w:rPr>
          <w:rFonts w:cs="Times New Roman"/>
          <w:sz w:val="20"/>
          <w:szCs w:val="20"/>
          <w:lang w:val="en-GB" w:eastAsia="ko-KR"/>
        </w:rPr>
        <w:t>, 6561–6577, doi:</w:t>
      </w:r>
      <w:hyperlink r:id="rId992" w:history="1">
        <w:r w:rsidRPr="001A4DE9">
          <w:rPr>
            <w:rStyle w:val="Hyperlink"/>
            <w:rFonts w:cs="Times New Roman"/>
            <w:sz w:val="20"/>
            <w:szCs w:val="20"/>
            <w:lang w:val="en-GB"/>
          </w:rPr>
          <w:t>10.1175/jcli-d-16-0807.1</w:t>
        </w:r>
      </w:hyperlink>
      <w:r w:rsidRPr="001A4DE9">
        <w:rPr>
          <w:rFonts w:cs="Times New Roman"/>
          <w:sz w:val="20"/>
          <w:szCs w:val="20"/>
          <w:lang w:val="en-GB" w:eastAsia="ko-KR"/>
        </w:rPr>
        <w:t>.</w:t>
      </w:r>
    </w:p>
    <w:p w14:paraId="2B6CA069" w14:textId="1FA2887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B.J. Hoskins, and T.G. Shepherd, 2015: Improving Climate Change Detection through Optimal Seasonal Averaging: The Case of the North Atlantic Jet and European Precipitation.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28(16)</w:t>
      </w:r>
      <w:r w:rsidRPr="001A4DE9">
        <w:rPr>
          <w:rFonts w:cs="Times New Roman"/>
          <w:sz w:val="20"/>
          <w:szCs w:val="20"/>
          <w:lang w:val="en-GB" w:eastAsia="ko-KR"/>
        </w:rPr>
        <w:t>, 6381–6397, doi:</w:t>
      </w:r>
      <w:hyperlink r:id="rId993" w:history="1">
        <w:r w:rsidRPr="001A4DE9">
          <w:rPr>
            <w:rStyle w:val="Hyperlink"/>
            <w:rFonts w:cs="Times New Roman"/>
            <w:sz w:val="20"/>
            <w:szCs w:val="20"/>
            <w:lang w:val="en-GB"/>
          </w:rPr>
          <w:t>10.1175/jcli-d-14-00823.1</w:t>
        </w:r>
      </w:hyperlink>
      <w:r w:rsidRPr="001A4DE9">
        <w:rPr>
          <w:rFonts w:cs="Times New Roman"/>
          <w:sz w:val="20"/>
          <w:szCs w:val="20"/>
          <w:lang w:val="en-GB" w:eastAsia="ko-KR"/>
        </w:rPr>
        <w:t>.</w:t>
      </w:r>
    </w:p>
    <w:p w14:paraId="395A30EC" w14:textId="22A54EC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Zappa, G., F. Pithan, and T.G. Shepherd, 2018: Multimodel Evidence for an Atmospheric Circulation Response to Arctic Sea Ice Loss in the CMIP5 Future Projections.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45(2)</w:t>
      </w:r>
      <w:r w:rsidRPr="001A4DE9">
        <w:rPr>
          <w:rFonts w:cs="Times New Roman"/>
          <w:sz w:val="20"/>
          <w:szCs w:val="20"/>
          <w:lang w:val="en-GB" w:eastAsia="ko-KR"/>
        </w:rPr>
        <w:t>, 1011–1019, doi:</w:t>
      </w:r>
      <w:hyperlink r:id="rId994" w:history="1">
        <w:r w:rsidRPr="001A4DE9">
          <w:rPr>
            <w:rStyle w:val="Hyperlink"/>
            <w:rFonts w:cs="Times New Roman"/>
            <w:sz w:val="20"/>
            <w:szCs w:val="20"/>
            <w:lang w:val="en-GB"/>
          </w:rPr>
          <w:t>10.1002/2017gl076096</w:t>
        </w:r>
      </w:hyperlink>
      <w:r w:rsidRPr="001A4DE9">
        <w:rPr>
          <w:rFonts w:cs="Times New Roman"/>
          <w:sz w:val="20"/>
          <w:szCs w:val="20"/>
          <w:lang w:val="en-GB" w:eastAsia="ko-KR"/>
        </w:rPr>
        <w:t>.</w:t>
      </w:r>
    </w:p>
    <w:p w14:paraId="3ACC1F6E" w14:textId="36898685"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Zappa, G., E. Bevacqua, and T.G. Shepherd, 2021: Communicating potentially large but non-robust changes in multi-</w:t>
      </w:r>
      <w:r w:rsidRPr="001A4DE9">
        <w:rPr>
          <w:rFonts w:cs="Times New Roman"/>
          <w:sz w:val="20"/>
          <w:szCs w:val="20"/>
          <w:lang w:val="en-GB" w:eastAsia="ko-KR"/>
        </w:rPr>
        <w:lastRenderedPageBreak/>
        <w:t xml:space="preserve">model projections of future climate. </w:t>
      </w:r>
      <w:r w:rsidRPr="001A4DE9">
        <w:rPr>
          <w:rFonts w:cs="Times New Roman"/>
          <w:i/>
          <w:sz w:val="20"/>
          <w:szCs w:val="20"/>
          <w:lang w:val="en-GB" w:eastAsia="ko-KR"/>
        </w:rPr>
        <w:t>International Journal of Climatology</w:t>
      </w:r>
      <w:r w:rsidRPr="001A4DE9">
        <w:rPr>
          <w:rFonts w:cs="Times New Roman"/>
          <w:sz w:val="20"/>
          <w:szCs w:val="20"/>
          <w:lang w:val="en-GB" w:eastAsia="ko-KR"/>
        </w:rPr>
        <w:t>, joc.7041, doi:</w:t>
      </w:r>
      <w:hyperlink r:id="rId995" w:history="1">
        <w:r w:rsidRPr="001A4DE9">
          <w:rPr>
            <w:rStyle w:val="Hyperlink"/>
            <w:rFonts w:cs="Times New Roman"/>
            <w:sz w:val="20"/>
            <w:szCs w:val="20"/>
            <w:lang w:val="en-GB"/>
          </w:rPr>
          <w:t>10.1002/joc.7041</w:t>
        </w:r>
      </w:hyperlink>
      <w:r w:rsidRPr="001A4DE9">
        <w:rPr>
          <w:rFonts w:cs="Times New Roman"/>
          <w:sz w:val="20"/>
          <w:szCs w:val="20"/>
          <w:lang w:val="en-GB" w:eastAsia="ko-KR"/>
        </w:rPr>
        <w:t>.</w:t>
      </w:r>
    </w:p>
    <w:p w14:paraId="54FA7541" w14:textId="02100D7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Zarakas, C.M., A.L.S. Swann, M.M. Laguë, K.C. Armour, and J.T. Randerson, 2020: Plant Physiology Increases the Magnitude and Spread of the Transient Climate Response to CO2 in CMIP6 Earth System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33(19)</w:t>
      </w:r>
      <w:r w:rsidRPr="001A4DE9">
        <w:rPr>
          <w:rFonts w:cs="Times New Roman"/>
          <w:sz w:val="20"/>
          <w:szCs w:val="20"/>
          <w:lang w:val="en-GB" w:eastAsia="ko-KR"/>
        </w:rPr>
        <w:t>, 8561–8578, doi:</w:t>
      </w:r>
      <w:hyperlink r:id="rId996" w:history="1">
        <w:r w:rsidRPr="001A4DE9">
          <w:rPr>
            <w:rStyle w:val="Hyperlink"/>
            <w:rFonts w:cs="Times New Roman"/>
            <w:sz w:val="20"/>
            <w:szCs w:val="20"/>
            <w:lang w:val="en-GB"/>
          </w:rPr>
          <w:t>10.1175/jcli-d-20-0078.1</w:t>
        </w:r>
      </w:hyperlink>
      <w:r w:rsidRPr="001A4DE9">
        <w:rPr>
          <w:rFonts w:cs="Times New Roman"/>
          <w:sz w:val="20"/>
          <w:szCs w:val="20"/>
          <w:lang w:val="en-GB" w:eastAsia="ko-KR"/>
        </w:rPr>
        <w:t>.</w:t>
      </w:r>
    </w:p>
    <w:p w14:paraId="3CE185D1" w14:textId="7D3A80D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Zelinka, M.D. et al., 2020: Causes of Higher Climate Sensitivity in CMIP6 Models.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w:t>
      </w:r>
      <w:r w:rsidRPr="001A4DE9">
        <w:rPr>
          <w:rFonts w:cs="Times New Roman"/>
          <w:sz w:val="20"/>
          <w:szCs w:val="20"/>
          <w:lang w:val="en-GB" w:eastAsia="ko-KR"/>
        </w:rPr>
        <w:t>, e2019GL085782, doi:</w:t>
      </w:r>
      <w:hyperlink r:id="rId997" w:history="1">
        <w:r w:rsidRPr="001A4DE9">
          <w:rPr>
            <w:rStyle w:val="Hyperlink"/>
            <w:rFonts w:cs="Times New Roman"/>
            <w:sz w:val="20"/>
            <w:szCs w:val="20"/>
            <w:lang w:val="en-GB"/>
          </w:rPr>
          <w:t>10.1029/2019gl085782</w:t>
        </w:r>
      </w:hyperlink>
      <w:r w:rsidRPr="001A4DE9">
        <w:rPr>
          <w:rFonts w:cs="Times New Roman"/>
          <w:sz w:val="20"/>
          <w:szCs w:val="20"/>
          <w:lang w:val="en-GB" w:eastAsia="ko-KR"/>
        </w:rPr>
        <w:t>.</w:t>
      </w:r>
    </w:p>
    <w:p w14:paraId="486D066E" w14:textId="1742210A"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H. and T.L. Delworth, 2018: Robustness of anthropogenically forced decadal precipitation changes projected for the 21st century. </w:t>
      </w:r>
      <w:r w:rsidRPr="001A4DE9">
        <w:rPr>
          <w:rFonts w:cs="Times New Roman"/>
          <w:i/>
          <w:sz w:val="20"/>
          <w:szCs w:val="20"/>
          <w:lang w:val="en-GB" w:eastAsia="ko-KR"/>
        </w:rPr>
        <w:t>Nature Communications</w:t>
      </w:r>
      <w:r w:rsidRPr="001A4DE9">
        <w:rPr>
          <w:rFonts w:cs="Times New Roman"/>
          <w:sz w:val="20"/>
          <w:szCs w:val="20"/>
          <w:lang w:val="en-GB" w:eastAsia="ko-KR"/>
        </w:rPr>
        <w:t xml:space="preserve">, </w:t>
      </w:r>
      <w:r w:rsidRPr="001A4DE9">
        <w:rPr>
          <w:rFonts w:cs="Times New Roman"/>
          <w:b/>
          <w:sz w:val="20"/>
          <w:szCs w:val="20"/>
          <w:lang w:val="en-GB" w:eastAsia="ko-KR"/>
        </w:rPr>
        <w:t>9(1)</w:t>
      </w:r>
      <w:r w:rsidRPr="001A4DE9">
        <w:rPr>
          <w:rFonts w:cs="Times New Roman"/>
          <w:sz w:val="20"/>
          <w:szCs w:val="20"/>
          <w:lang w:val="en-GB" w:eastAsia="ko-KR"/>
        </w:rPr>
        <w:t>, 1150, doi:</w:t>
      </w:r>
      <w:hyperlink r:id="rId998" w:history="1">
        <w:r w:rsidRPr="001A4DE9">
          <w:rPr>
            <w:rStyle w:val="Hyperlink"/>
            <w:rFonts w:cs="Times New Roman"/>
            <w:sz w:val="20"/>
            <w:szCs w:val="20"/>
            <w:lang w:val="en-GB"/>
          </w:rPr>
          <w:t>10.1038/s41467-018-03611-3</w:t>
        </w:r>
      </w:hyperlink>
      <w:r w:rsidRPr="001A4DE9">
        <w:rPr>
          <w:rFonts w:cs="Times New Roman"/>
          <w:sz w:val="20"/>
          <w:szCs w:val="20"/>
          <w:lang w:val="en-GB" w:eastAsia="ko-KR"/>
        </w:rPr>
        <w:t>.</w:t>
      </w:r>
    </w:p>
    <w:p w14:paraId="5EFA3A13" w14:textId="2440B62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J., K. Zhang, J. Liu, and G. Ban-Weiss, 2016: Revisiting the climate impacts of cool roofs around the globe using an Earth system model.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11(8)</w:t>
      </w:r>
      <w:r w:rsidRPr="001A4DE9">
        <w:rPr>
          <w:rFonts w:cs="Times New Roman"/>
          <w:sz w:val="20"/>
          <w:szCs w:val="20"/>
          <w:lang w:val="en-GB" w:eastAsia="ko-KR"/>
        </w:rPr>
        <w:t>, 84014, doi:</w:t>
      </w:r>
      <w:hyperlink r:id="rId999" w:history="1">
        <w:r w:rsidRPr="001A4DE9">
          <w:rPr>
            <w:rStyle w:val="Hyperlink"/>
            <w:rFonts w:cs="Times New Roman"/>
            <w:sz w:val="20"/>
            <w:szCs w:val="20"/>
            <w:lang w:val="en-GB"/>
          </w:rPr>
          <w:t>10.1088/1748-9326/11/8/084014</w:t>
        </w:r>
      </w:hyperlink>
      <w:r w:rsidRPr="001A4DE9">
        <w:rPr>
          <w:rFonts w:cs="Times New Roman"/>
          <w:sz w:val="20"/>
          <w:szCs w:val="20"/>
          <w:lang w:val="en-GB" w:eastAsia="ko-KR"/>
        </w:rPr>
        <w:t>.</w:t>
      </w:r>
    </w:p>
    <w:p w14:paraId="6197D43F" w14:textId="79F8BBA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L. and T.L. Delworth, 2016: Simulated Response of the Pacific Decadal Oscillation to Climate Change.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29(16)</w:t>
      </w:r>
      <w:r w:rsidRPr="001A4DE9">
        <w:rPr>
          <w:rFonts w:cs="Times New Roman"/>
          <w:sz w:val="20"/>
          <w:szCs w:val="20"/>
          <w:lang w:val="en-GB" w:eastAsia="ko-KR"/>
        </w:rPr>
        <w:t>, 5999–6018, doi:</w:t>
      </w:r>
      <w:hyperlink r:id="rId1000" w:history="1">
        <w:r w:rsidRPr="001A4DE9">
          <w:rPr>
            <w:rStyle w:val="Hyperlink"/>
            <w:rFonts w:cs="Times New Roman"/>
            <w:sz w:val="20"/>
            <w:szCs w:val="20"/>
            <w:lang w:val="en-GB"/>
          </w:rPr>
          <w:t>10.1175/jcli-d-15-0690.1</w:t>
        </w:r>
      </w:hyperlink>
      <w:r w:rsidRPr="001A4DE9">
        <w:rPr>
          <w:rFonts w:cs="Times New Roman"/>
          <w:sz w:val="20"/>
          <w:szCs w:val="20"/>
          <w:lang w:val="en-GB" w:eastAsia="ko-KR"/>
        </w:rPr>
        <w:t>.</w:t>
      </w:r>
    </w:p>
    <w:p w14:paraId="56434EA1" w14:textId="2A5C122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R. et al., 2019: A Review of the Role of the Atlantic Meridional Overturning Circulation in Atlantic Multidecadal Variability and Associated Climate Impacts. </w:t>
      </w:r>
      <w:r w:rsidRPr="001A4DE9">
        <w:rPr>
          <w:rFonts w:cs="Times New Roman"/>
          <w:i/>
          <w:sz w:val="20"/>
          <w:szCs w:val="20"/>
          <w:lang w:val="en-GB" w:eastAsia="ko-KR"/>
        </w:rPr>
        <w:t>Reviews of Geophysics</w:t>
      </w:r>
      <w:r w:rsidRPr="001A4DE9">
        <w:rPr>
          <w:rFonts w:cs="Times New Roman"/>
          <w:sz w:val="20"/>
          <w:szCs w:val="20"/>
          <w:lang w:val="en-GB" w:eastAsia="ko-KR"/>
        </w:rPr>
        <w:t xml:space="preserve">, </w:t>
      </w:r>
      <w:r w:rsidRPr="001A4DE9">
        <w:rPr>
          <w:rFonts w:cs="Times New Roman"/>
          <w:b/>
          <w:sz w:val="20"/>
          <w:szCs w:val="20"/>
          <w:lang w:val="en-GB" w:eastAsia="ko-KR"/>
        </w:rPr>
        <w:t>57(2)</w:t>
      </w:r>
      <w:r w:rsidRPr="001A4DE9">
        <w:rPr>
          <w:rFonts w:cs="Times New Roman"/>
          <w:sz w:val="20"/>
          <w:szCs w:val="20"/>
          <w:lang w:val="en-GB" w:eastAsia="ko-KR"/>
        </w:rPr>
        <w:t>, 316–375, doi:</w:t>
      </w:r>
      <w:hyperlink r:id="rId1001" w:history="1">
        <w:r w:rsidRPr="001A4DE9">
          <w:rPr>
            <w:rStyle w:val="Hyperlink"/>
            <w:rFonts w:cs="Times New Roman"/>
            <w:sz w:val="20"/>
            <w:szCs w:val="20"/>
            <w:lang w:val="en-GB"/>
          </w:rPr>
          <w:t>10.1029/2019rg000644</w:t>
        </w:r>
      </w:hyperlink>
      <w:r w:rsidRPr="001A4DE9">
        <w:rPr>
          <w:rFonts w:cs="Times New Roman"/>
          <w:sz w:val="20"/>
          <w:szCs w:val="20"/>
          <w:lang w:val="en-GB" w:eastAsia="ko-KR"/>
        </w:rPr>
        <w:t>.</w:t>
      </w:r>
    </w:p>
    <w:p w14:paraId="29321FB7" w14:textId="39D17162"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W. and T. Zhou, 2021: The Effect of Modeling Strategies on Assessments of Differential Warming Impacts of 0.5°C. </w:t>
      </w:r>
      <w:r w:rsidRPr="001A4DE9">
        <w:rPr>
          <w:rFonts w:cs="Times New Roman"/>
          <w:i/>
          <w:sz w:val="20"/>
          <w:szCs w:val="20"/>
          <w:lang w:val="en-GB" w:eastAsia="ko-KR"/>
        </w:rPr>
        <w:t>Earth’s Future</w:t>
      </w:r>
      <w:r w:rsidRPr="001A4DE9">
        <w:rPr>
          <w:rFonts w:cs="Times New Roman"/>
          <w:sz w:val="20"/>
          <w:szCs w:val="20"/>
          <w:lang w:val="en-GB" w:eastAsia="ko-KR"/>
        </w:rPr>
        <w:t xml:space="preserve">, </w:t>
      </w:r>
      <w:r w:rsidRPr="001A4DE9">
        <w:rPr>
          <w:rFonts w:cs="Times New Roman"/>
          <w:b/>
          <w:sz w:val="20"/>
          <w:szCs w:val="20"/>
          <w:lang w:val="en-GB" w:eastAsia="ko-KR"/>
        </w:rPr>
        <w:t>9(4)</w:t>
      </w:r>
      <w:r w:rsidRPr="001A4DE9">
        <w:rPr>
          <w:rFonts w:cs="Times New Roman"/>
          <w:sz w:val="20"/>
          <w:szCs w:val="20"/>
          <w:lang w:val="en-GB" w:eastAsia="ko-KR"/>
        </w:rPr>
        <w:t>, e2020EF001640, doi:</w:t>
      </w:r>
      <w:r w:rsidR="00BA1402">
        <w:fldChar w:fldCharType="begin"/>
      </w:r>
      <w:r w:rsidR="00BA1402" w:rsidRPr="00324FBB">
        <w:rPr>
          <w:lang w:val="en-US"/>
          <w:rPrChange w:id="5367" w:author="Clotilde Pean" w:date="2021-06-22T10:12:00Z">
            <w:rPr/>
          </w:rPrChange>
        </w:rPr>
        <w:instrText xml:space="preserve"> HYPERLINK "https://dx.doi.org/10.1029/2020ef001640" </w:instrText>
      </w:r>
      <w:r w:rsidR="00BA1402">
        <w:fldChar w:fldCharType="separate"/>
      </w:r>
      <w:r w:rsidRPr="001A4DE9">
        <w:rPr>
          <w:rStyle w:val="Hyperlink"/>
          <w:rFonts w:cs="Times New Roman"/>
          <w:sz w:val="20"/>
          <w:szCs w:val="20"/>
          <w:lang w:val="en-GB"/>
        </w:rPr>
        <w:t>10.1029/2020ef001640</w:t>
      </w:r>
      <w:r w:rsidR="00BA1402">
        <w:rPr>
          <w:rStyle w:val="Hyperlink"/>
          <w:rFonts w:cs="Times New Roman"/>
          <w:sz w:val="20"/>
          <w:szCs w:val="20"/>
          <w:lang w:val="en-GB"/>
        </w:rPr>
        <w:fldChar w:fldCharType="end"/>
      </w:r>
      <w:r w:rsidRPr="001A4DE9">
        <w:rPr>
          <w:rFonts w:cs="Times New Roman"/>
          <w:sz w:val="20"/>
          <w:szCs w:val="20"/>
          <w:lang w:val="en-GB" w:eastAsia="ko-KR"/>
        </w:rPr>
        <w:t>.</w:t>
      </w:r>
    </w:p>
    <w:p w14:paraId="32F79DA3" w14:textId="43F606C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W., T. Zhou, L. Zhang, and L. Zou, 2019: Future Intensification of the Water Cycle with an Enhanced Annual Cycle over Global Land Monsoon Regions.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32(17)</w:t>
      </w:r>
      <w:r w:rsidRPr="001A4DE9">
        <w:rPr>
          <w:rFonts w:cs="Times New Roman"/>
          <w:sz w:val="20"/>
          <w:szCs w:val="20"/>
          <w:lang w:val="en-GB" w:eastAsia="ko-KR"/>
        </w:rPr>
        <w:t>, 5437–5452, doi:</w:t>
      </w:r>
      <w:hyperlink r:id="rId1002" w:history="1">
        <w:r w:rsidRPr="001A4DE9">
          <w:rPr>
            <w:rStyle w:val="Hyperlink"/>
            <w:rFonts w:cs="Times New Roman"/>
            <w:sz w:val="20"/>
            <w:szCs w:val="20"/>
            <w:lang w:val="en-GB"/>
          </w:rPr>
          <w:t>10.1175/jcli-d-18-0628.1</w:t>
        </w:r>
      </w:hyperlink>
      <w:r w:rsidRPr="001A4DE9">
        <w:rPr>
          <w:rFonts w:cs="Times New Roman"/>
          <w:sz w:val="20"/>
          <w:szCs w:val="20"/>
          <w:lang w:val="en-GB" w:eastAsia="ko-KR"/>
        </w:rPr>
        <w:t>.</w:t>
      </w:r>
    </w:p>
    <w:p w14:paraId="506DD921" w14:textId="3110BC03"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Zhang, Y., J.M. Wallace, and D.S. Battisti, 1997: ENSO-like Interdecadal Variability: 1900–93.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1004–1020, doi:</w:t>
      </w:r>
      <w:hyperlink r:id="rId1003" w:history="1">
        <w:r w:rsidRPr="001A4DE9">
          <w:rPr>
            <w:rStyle w:val="Hyperlink"/>
            <w:rFonts w:cs="Times New Roman"/>
            <w:sz w:val="20"/>
            <w:szCs w:val="20"/>
            <w:lang w:val="en-GB"/>
          </w:rPr>
          <w:t>10.1175/1520-0442(1997)010&lt;1004:eliv&gt;2.0.co;2</w:t>
        </w:r>
      </w:hyperlink>
      <w:r w:rsidRPr="001A4DE9">
        <w:rPr>
          <w:rFonts w:cs="Times New Roman"/>
          <w:sz w:val="20"/>
          <w:szCs w:val="20"/>
          <w:lang w:val="en-GB" w:eastAsia="ko-KR"/>
        </w:rPr>
        <w:t>.</w:t>
      </w:r>
    </w:p>
    <w:p w14:paraId="6A098200" w14:textId="4333CE5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Zhao, L., Y. Yang, W. Cheng, D. Ji, and J.C. Moore, 2017: Glacier evolution in high-mountain Asia under stratospheric sulfate aerosol injection geoengineering. </w:t>
      </w:r>
      <w:r w:rsidRPr="001A4DE9">
        <w:rPr>
          <w:rFonts w:cs="Times New Roman"/>
          <w:i/>
          <w:sz w:val="20"/>
          <w:szCs w:val="20"/>
          <w:lang w:val="en-GB" w:eastAsia="ko-KR"/>
        </w:rPr>
        <w:t>Atmospheric Chemistry and Physics</w:t>
      </w:r>
      <w:r w:rsidRPr="001A4DE9">
        <w:rPr>
          <w:rFonts w:cs="Times New Roman"/>
          <w:sz w:val="20"/>
          <w:szCs w:val="20"/>
          <w:lang w:val="en-GB" w:eastAsia="ko-KR"/>
        </w:rPr>
        <w:t xml:space="preserve">, </w:t>
      </w:r>
      <w:r w:rsidRPr="001A4DE9">
        <w:rPr>
          <w:rFonts w:cs="Times New Roman"/>
          <w:b/>
          <w:sz w:val="20"/>
          <w:szCs w:val="20"/>
          <w:lang w:val="en-GB" w:eastAsia="ko-KR"/>
        </w:rPr>
        <w:t>17(11)</w:t>
      </w:r>
      <w:r w:rsidRPr="001A4DE9">
        <w:rPr>
          <w:rFonts w:cs="Times New Roman"/>
          <w:sz w:val="20"/>
          <w:szCs w:val="20"/>
          <w:lang w:val="en-GB" w:eastAsia="ko-KR"/>
        </w:rPr>
        <w:t>, 6547–6564, doi:</w:t>
      </w:r>
      <w:hyperlink r:id="rId1004" w:history="1">
        <w:r w:rsidRPr="001A4DE9">
          <w:rPr>
            <w:rStyle w:val="Hyperlink"/>
            <w:rFonts w:cs="Times New Roman"/>
            <w:sz w:val="20"/>
            <w:szCs w:val="20"/>
            <w:lang w:val="en-GB"/>
          </w:rPr>
          <w:t>10.5194/acp-17-6547-2017</w:t>
        </w:r>
      </w:hyperlink>
      <w:r w:rsidRPr="001A4DE9">
        <w:rPr>
          <w:rFonts w:cs="Times New Roman"/>
          <w:sz w:val="20"/>
          <w:szCs w:val="20"/>
          <w:lang w:val="en-GB" w:eastAsia="ko-KR"/>
        </w:rPr>
        <w:t>.</w:t>
      </w:r>
    </w:p>
    <w:p w14:paraId="357FB82C" w14:textId="282E0F00"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Zhao, M., L. Cao, L. Duan, G. Bala, and K. Caldeira, 2020: Climate more responsive to marine cloud brightening than ocean albedo modification: A model study. </w:t>
      </w:r>
      <w:r w:rsidRPr="001A4DE9">
        <w:rPr>
          <w:rFonts w:cs="Times New Roman"/>
          <w:i/>
          <w:sz w:val="20"/>
          <w:szCs w:val="20"/>
          <w:lang w:val="en-GB" w:eastAsia="ko-KR"/>
        </w:rPr>
        <w:t>Journal of 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125(n/a)</w:t>
      </w:r>
      <w:r w:rsidRPr="001A4DE9">
        <w:rPr>
          <w:rFonts w:cs="Times New Roman"/>
          <w:sz w:val="20"/>
          <w:szCs w:val="20"/>
          <w:lang w:val="en-GB" w:eastAsia="ko-KR"/>
        </w:rPr>
        <w:t>, e2020JD033256, doi:</w:t>
      </w:r>
      <w:hyperlink r:id="rId1005" w:history="1">
        <w:r w:rsidRPr="001A4DE9">
          <w:rPr>
            <w:rStyle w:val="Hyperlink"/>
            <w:rFonts w:cs="Times New Roman"/>
            <w:sz w:val="20"/>
            <w:szCs w:val="20"/>
            <w:lang w:val="en-GB"/>
          </w:rPr>
          <w:t>10.1029/2020jd033256</w:t>
        </w:r>
      </w:hyperlink>
      <w:r w:rsidRPr="001A4DE9">
        <w:rPr>
          <w:rFonts w:cs="Times New Roman"/>
          <w:sz w:val="20"/>
          <w:szCs w:val="20"/>
          <w:lang w:val="en-GB" w:eastAsia="ko-KR"/>
        </w:rPr>
        <w:t>.</w:t>
      </w:r>
    </w:p>
    <w:p w14:paraId="0A022F52" w14:textId="19D6084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F., J. Li, R.T. Clark, and H.C. Nnamchi, 2013: Simulation and Projection of the Southern Hemisphere Annular Mode in CMIP5 Models.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26(24)</w:t>
      </w:r>
      <w:r w:rsidRPr="001A4DE9">
        <w:rPr>
          <w:rFonts w:cs="Times New Roman"/>
          <w:sz w:val="20"/>
          <w:szCs w:val="20"/>
          <w:lang w:val="en-GB" w:eastAsia="ko-KR"/>
        </w:rPr>
        <w:t>, 9860–9879, doi:</w:t>
      </w:r>
      <w:hyperlink r:id="rId1006" w:history="1">
        <w:r w:rsidRPr="001A4DE9">
          <w:rPr>
            <w:rStyle w:val="Hyperlink"/>
            <w:rFonts w:cs="Times New Roman"/>
            <w:sz w:val="20"/>
            <w:szCs w:val="20"/>
            <w:lang w:val="en-GB"/>
          </w:rPr>
          <w:t>10.1175/jcli-d-13-00204.1</w:t>
        </w:r>
      </w:hyperlink>
      <w:r w:rsidRPr="001A4DE9">
        <w:rPr>
          <w:rFonts w:cs="Times New Roman"/>
          <w:sz w:val="20"/>
          <w:szCs w:val="20"/>
          <w:lang w:val="en-GB" w:eastAsia="ko-KR"/>
        </w:rPr>
        <w:t>.</w:t>
      </w:r>
    </w:p>
    <w:p w14:paraId="430952B5" w14:textId="5DCB1D6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C. Hui, and S.-W. Yeh, 2018: Response of ENSO amplitude to global warming in CESM large ensemble: uncertainty due to internal variability.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50(11–12)</w:t>
      </w:r>
      <w:r w:rsidRPr="001A4DE9">
        <w:rPr>
          <w:rFonts w:cs="Times New Roman"/>
          <w:sz w:val="20"/>
          <w:szCs w:val="20"/>
          <w:lang w:val="en-GB" w:eastAsia="ko-KR"/>
        </w:rPr>
        <w:t>, 4019–4035, doi:</w:t>
      </w:r>
      <w:hyperlink r:id="rId1007" w:history="1">
        <w:r w:rsidRPr="001A4DE9">
          <w:rPr>
            <w:rStyle w:val="Hyperlink"/>
            <w:rFonts w:cs="Times New Roman"/>
            <w:sz w:val="20"/>
            <w:szCs w:val="20"/>
            <w:lang w:val="en-GB"/>
          </w:rPr>
          <w:t>10.1007/s00382-017-3859-7</w:t>
        </w:r>
      </w:hyperlink>
      <w:r w:rsidRPr="001A4DE9">
        <w:rPr>
          <w:rFonts w:cs="Times New Roman"/>
          <w:sz w:val="20"/>
          <w:szCs w:val="20"/>
          <w:lang w:val="en-GB" w:eastAsia="ko-KR"/>
        </w:rPr>
        <w:t>.</w:t>
      </w:r>
    </w:p>
    <w:p w14:paraId="5434E23F" w14:textId="2CBC2D5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S.-P. Xie, L.-H. Lv, and Z.-Q. Zhou, 2016: Intermodel Uncertainty in ENSO Amplitude Change Tied to Pacific Ocean Warming Pattern.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29(20)</w:t>
      </w:r>
      <w:r w:rsidRPr="001A4DE9">
        <w:rPr>
          <w:rFonts w:cs="Times New Roman"/>
          <w:sz w:val="20"/>
          <w:szCs w:val="20"/>
          <w:lang w:val="en-GB" w:eastAsia="ko-KR"/>
        </w:rPr>
        <w:t>, 7265–7279, doi:</w:t>
      </w:r>
      <w:hyperlink r:id="rId1008" w:history="1">
        <w:r w:rsidRPr="001A4DE9">
          <w:rPr>
            <w:rStyle w:val="Hyperlink"/>
            <w:rFonts w:cs="Times New Roman"/>
            <w:sz w:val="20"/>
            <w:szCs w:val="20"/>
            <w:lang w:val="en-GB"/>
          </w:rPr>
          <w:t>10.1175/jcli-d-16-0039.1</w:t>
        </w:r>
      </w:hyperlink>
      <w:r w:rsidRPr="001A4DE9">
        <w:rPr>
          <w:rFonts w:cs="Times New Roman"/>
          <w:sz w:val="20"/>
          <w:szCs w:val="20"/>
          <w:lang w:val="en-GB" w:eastAsia="ko-KR"/>
        </w:rPr>
        <w:t>.</w:t>
      </w:r>
    </w:p>
    <w:p w14:paraId="4A24DD77" w14:textId="4663B7B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Zheng, X.-T. et al., 2013: Indian Ocean Dipole Response to Global Warming in the CMIP5 Multimodel Ensemble.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26(16)</w:t>
      </w:r>
      <w:r w:rsidRPr="001A4DE9">
        <w:rPr>
          <w:rFonts w:cs="Times New Roman"/>
          <w:sz w:val="20"/>
          <w:szCs w:val="20"/>
          <w:lang w:val="en-GB" w:eastAsia="ko-KR"/>
        </w:rPr>
        <w:t>, 6067–6080, doi:</w:t>
      </w:r>
      <w:hyperlink r:id="rId1009" w:history="1">
        <w:r w:rsidRPr="001A4DE9">
          <w:rPr>
            <w:rStyle w:val="Hyperlink"/>
            <w:rFonts w:cs="Times New Roman"/>
            <w:sz w:val="20"/>
            <w:szCs w:val="20"/>
            <w:lang w:val="en-GB"/>
          </w:rPr>
          <w:t>10.1175/jcli-d-12-00638.1</w:t>
        </w:r>
      </w:hyperlink>
      <w:r w:rsidRPr="001A4DE9">
        <w:rPr>
          <w:rFonts w:cs="Times New Roman"/>
          <w:sz w:val="20"/>
          <w:szCs w:val="20"/>
          <w:lang w:val="en-GB" w:eastAsia="ko-KR"/>
        </w:rPr>
        <w:t>.</w:t>
      </w:r>
    </w:p>
    <w:p w14:paraId="7A8C7093" w14:textId="250BA6B1"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Zhou, J., K.-K. Tung, and K.-F. Li, 2016: Multi-decadal variability in the Greenland ice core records obtained using intrinsic timescale decomposition. </w:t>
      </w:r>
      <w:r w:rsidRPr="001A4DE9">
        <w:rPr>
          <w:rFonts w:cs="Times New Roman"/>
          <w:i/>
          <w:sz w:val="20"/>
          <w:szCs w:val="20"/>
          <w:lang w:val="en-GB" w:eastAsia="ko-KR"/>
        </w:rPr>
        <w:t>Climate Dynamics</w:t>
      </w:r>
      <w:r w:rsidRPr="001A4DE9">
        <w:rPr>
          <w:rFonts w:cs="Times New Roman"/>
          <w:sz w:val="20"/>
          <w:szCs w:val="20"/>
          <w:lang w:val="en-GB" w:eastAsia="ko-KR"/>
        </w:rPr>
        <w:t xml:space="preserve">, </w:t>
      </w:r>
      <w:r w:rsidRPr="001A4DE9">
        <w:rPr>
          <w:rFonts w:cs="Times New Roman"/>
          <w:b/>
          <w:sz w:val="20"/>
          <w:szCs w:val="20"/>
          <w:lang w:val="en-GB" w:eastAsia="ko-KR"/>
        </w:rPr>
        <w:t>47(3)</w:t>
      </w:r>
      <w:r w:rsidRPr="001A4DE9">
        <w:rPr>
          <w:rFonts w:cs="Times New Roman"/>
          <w:sz w:val="20"/>
          <w:szCs w:val="20"/>
          <w:lang w:val="en-GB" w:eastAsia="ko-KR"/>
        </w:rPr>
        <w:t>, 739–752, doi:</w:t>
      </w:r>
      <w:hyperlink r:id="rId1010" w:history="1">
        <w:r w:rsidRPr="001A4DE9">
          <w:rPr>
            <w:rStyle w:val="Hyperlink"/>
            <w:rFonts w:cs="Times New Roman"/>
            <w:sz w:val="20"/>
            <w:szCs w:val="20"/>
            <w:lang w:val="en-GB"/>
          </w:rPr>
          <w:t>10.1007/s00382-015-2866-9</w:t>
        </w:r>
      </w:hyperlink>
      <w:r w:rsidRPr="001A4DE9">
        <w:rPr>
          <w:rFonts w:cs="Times New Roman"/>
          <w:sz w:val="20"/>
          <w:szCs w:val="20"/>
          <w:lang w:val="en-GB" w:eastAsia="ko-KR"/>
        </w:rPr>
        <w:t>.</w:t>
      </w:r>
    </w:p>
    <w:p w14:paraId="4B069E1B" w14:textId="50BB51FE"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Zhou, T., J. Lu, W. Zhang, and Z. Chen, 2020: The Sources of Uncertainty in the Projection of Global Land Monsoon Precipitation.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47(15)</w:t>
      </w:r>
      <w:r w:rsidRPr="001A4DE9">
        <w:rPr>
          <w:rFonts w:cs="Times New Roman"/>
          <w:sz w:val="20"/>
          <w:szCs w:val="20"/>
          <w:lang w:val="en-GB" w:eastAsia="ko-KR"/>
        </w:rPr>
        <w:t>, e2020GL088415, doi:</w:t>
      </w:r>
      <w:hyperlink r:id="rId1011" w:history="1">
        <w:r w:rsidRPr="001A4DE9">
          <w:rPr>
            <w:rStyle w:val="Hyperlink"/>
            <w:rFonts w:cs="Times New Roman"/>
            <w:sz w:val="20"/>
            <w:szCs w:val="20"/>
            <w:lang w:val="en-GB"/>
          </w:rPr>
          <w:t>10.1029/2020gl088415</w:t>
        </w:r>
      </w:hyperlink>
      <w:r w:rsidRPr="001A4DE9">
        <w:rPr>
          <w:rFonts w:cs="Times New Roman"/>
          <w:sz w:val="20"/>
          <w:szCs w:val="20"/>
          <w:lang w:val="en-GB" w:eastAsia="ko-KR"/>
        </w:rPr>
        <w:t>.</w:t>
      </w:r>
    </w:p>
    <w:p w14:paraId="3D454D86" w14:textId="613A020C"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Zhu, F., J. Emile-Geay, G.J. Hakim, J. King, and K.J. Anchukaitis, 2020: Resolving the Differences in the Simulated and Reconstructed Temperature Response to Volcanism. </w:t>
      </w:r>
      <w:r w:rsidRPr="001A4DE9">
        <w:rPr>
          <w:rFonts w:cs="Times New Roman"/>
          <w:i/>
          <w:sz w:val="20"/>
          <w:szCs w:val="20"/>
          <w:lang w:val="en-GB" w:eastAsia="ko-KR"/>
        </w:rPr>
        <w:t>Geophysical Research Letters</w:t>
      </w:r>
      <w:r w:rsidRPr="001A4DE9">
        <w:rPr>
          <w:rFonts w:cs="Times New Roman"/>
          <w:sz w:val="20"/>
          <w:szCs w:val="20"/>
          <w:lang w:val="en-GB" w:eastAsia="ko-KR"/>
        </w:rPr>
        <w:t xml:space="preserve">, </w:t>
      </w:r>
      <w:r w:rsidRPr="001A4DE9">
        <w:rPr>
          <w:rFonts w:cs="Times New Roman"/>
          <w:b/>
          <w:sz w:val="20"/>
          <w:szCs w:val="20"/>
          <w:lang w:val="en-GB" w:eastAsia="ko-KR"/>
        </w:rPr>
        <w:t>47(8)</w:t>
      </w:r>
      <w:r w:rsidRPr="001A4DE9">
        <w:rPr>
          <w:rFonts w:cs="Times New Roman"/>
          <w:sz w:val="20"/>
          <w:szCs w:val="20"/>
          <w:lang w:val="en-GB" w:eastAsia="ko-KR"/>
        </w:rPr>
        <w:t>, 1–12, doi:</w:t>
      </w:r>
      <w:hyperlink r:id="rId1012" w:history="1">
        <w:r w:rsidRPr="001A4DE9">
          <w:rPr>
            <w:rStyle w:val="Hyperlink"/>
            <w:rFonts w:cs="Times New Roman"/>
            <w:sz w:val="20"/>
            <w:szCs w:val="20"/>
            <w:lang w:val="en-GB"/>
          </w:rPr>
          <w:t>10.1029/2019gl086908</w:t>
        </w:r>
      </w:hyperlink>
      <w:r w:rsidRPr="001A4DE9">
        <w:rPr>
          <w:rFonts w:cs="Times New Roman"/>
          <w:sz w:val="20"/>
          <w:szCs w:val="20"/>
          <w:lang w:val="en-GB" w:eastAsia="ko-KR"/>
        </w:rPr>
        <w:t>.</w:t>
      </w:r>
    </w:p>
    <w:p w14:paraId="096D6EBD" w14:textId="463730D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Zhu, J., C.J. Poulsen, and B.L. Otto-Bliesner, 2020: High climate sensitivity in CMIP6 model not supported by paleoclimate. </w:t>
      </w:r>
      <w:r w:rsidRPr="001A4DE9">
        <w:rPr>
          <w:rFonts w:cs="Times New Roman"/>
          <w:i/>
          <w:sz w:val="20"/>
          <w:szCs w:val="20"/>
          <w:lang w:val="en-GB" w:eastAsia="ko-KR"/>
        </w:rPr>
        <w:t>Nature Climate Change</w:t>
      </w:r>
      <w:r w:rsidRPr="001A4DE9">
        <w:rPr>
          <w:rFonts w:cs="Times New Roman"/>
          <w:sz w:val="20"/>
          <w:szCs w:val="20"/>
          <w:lang w:val="en-GB" w:eastAsia="ko-KR"/>
        </w:rPr>
        <w:t xml:space="preserve">, </w:t>
      </w:r>
      <w:r w:rsidRPr="001A4DE9">
        <w:rPr>
          <w:rFonts w:cs="Times New Roman"/>
          <w:b/>
          <w:sz w:val="20"/>
          <w:szCs w:val="20"/>
          <w:lang w:val="en-GB" w:eastAsia="ko-KR"/>
        </w:rPr>
        <w:t>10(5)</w:t>
      </w:r>
      <w:r w:rsidRPr="001A4DE9">
        <w:rPr>
          <w:rFonts w:cs="Times New Roman"/>
          <w:sz w:val="20"/>
          <w:szCs w:val="20"/>
          <w:lang w:val="en-GB" w:eastAsia="ko-KR"/>
        </w:rPr>
        <w:t>, 378–379, doi:</w:t>
      </w:r>
      <w:hyperlink r:id="rId1013" w:history="1">
        <w:r w:rsidRPr="001A4DE9">
          <w:rPr>
            <w:rStyle w:val="Hyperlink"/>
            <w:rFonts w:cs="Times New Roman"/>
            <w:sz w:val="20"/>
            <w:szCs w:val="20"/>
            <w:lang w:val="en-GB"/>
          </w:rPr>
          <w:t>10.1038/s41558-020-0764-6</w:t>
        </w:r>
      </w:hyperlink>
      <w:r w:rsidRPr="001A4DE9">
        <w:rPr>
          <w:rFonts w:cs="Times New Roman"/>
          <w:sz w:val="20"/>
          <w:szCs w:val="20"/>
          <w:lang w:val="en-GB" w:eastAsia="ko-KR"/>
        </w:rPr>
        <w:t>.</w:t>
      </w:r>
    </w:p>
    <w:p w14:paraId="4E59CDB2" w14:textId="31371C1D"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Zickfeld, K. and T. Herrington, 2015: The time lag between a carbon dioxide emission and maximum warming increases with the size of the emission.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10(3)</w:t>
      </w:r>
      <w:r w:rsidRPr="001A4DE9">
        <w:rPr>
          <w:rFonts w:cs="Times New Roman"/>
          <w:sz w:val="20"/>
          <w:szCs w:val="20"/>
          <w:lang w:val="en-GB" w:eastAsia="ko-KR"/>
        </w:rPr>
        <w:t>, 31001, doi:</w:t>
      </w:r>
      <w:hyperlink r:id="rId1014" w:history="1">
        <w:r w:rsidRPr="001A4DE9">
          <w:rPr>
            <w:rStyle w:val="Hyperlink"/>
            <w:rFonts w:cs="Times New Roman"/>
            <w:sz w:val="20"/>
            <w:szCs w:val="20"/>
            <w:lang w:val="en-GB"/>
          </w:rPr>
          <w:t>10.1088/1748-9326/10/3/031001</w:t>
        </w:r>
      </w:hyperlink>
      <w:r w:rsidRPr="001A4DE9">
        <w:rPr>
          <w:rFonts w:cs="Times New Roman"/>
          <w:sz w:val="20"/>
          <w:szCs w:val="20"/>
          <w:lang w:val="en-GB" w:eastAsia="ko-KR"/>
        </w:rPr>
        <w:t>.</w:t>
      </w:r>
    </w:p>
    <w:p w14:paraId="2A3E64F8" w14:textId="0FA3B1E9"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Zickfeld, K., A.H. MacDougall, and H.D. Matthews, 2016: On the proportionality between global temperature change and cumulative CO2 emissions during periods of net negative CO2 emissions. </w:t>
      </w:r>
      <w:r w:rsidRPr="001A4DE9">
        <w:rPr>
          <w:rFonts w:cs="Times New Roman"/>
          <w:i/>
          <w:sz w:val="20"/>
          <w:szCs w:val="20"/>
          <w:lang w:val="en-GB" w:eastAsia="ko-KR"/>
        </w:rPr>
        <w:t>Environmental Research Letters</w:t>
      </w:r>
      <w:r w:rsidRPr="001A4DE9">
        <w:rPr>
          <w:rFonts w:cs="Times New Roman"/>
          <w:sz w:val="20"/>
          <w:szCs w:val="20"/>
          <w:lang w:val="en-GB" w:eastAsia="ko-KR"/>
        </w:rPr>
        <w:t xml:space="preserve">, </w:t>
      </w:r>
      <w:r w:rsidRPr="001A4DE9">
        <w:rPr>
          <w:rFonts w:cs="Times New Roman"/>
          <w:b/>
          <w:sz w:val="20"/>
          <w:szCs w:val="20"/>
          <w:lang w:val="en-GB" w:eastAsia="ko-KR"/>
        </w:rPr>
        <w:t>11(5)</w:t>
      </w:r>
      <w:r w:rsidRPr="001A4DE9">
        <w:rPr>
          <w:rFonts w:cs="Times New Roman"/>
          <w:sz w:val="20"/>
          <w:szCs w:val="20"/>
          <w:lang w:val="en-GB" w:eastAsia="ko-KR"/>
        </w:rPr>
        <w:t>, 055006, doi:</w:t>
      </w:r>
      <w:hyperlink r:id="rId1015" w:history="1">
        <w:r w:rsidRPr="001A4DE9">
          <w:rPr>
            <w:rStyle w:val="Hyperlink"/>
            <w:rFonts w:cs="Times New Roman"/>
            <w:sz w:val="20"/>
            <w:szCs w:val="20"/>
            <w:lang w:val="en-GB"/>
          </w:rPr>
          <w:t>10.1088/1748-9326/11/5/055006</w:t>
        </w:r>
      </w:hyperlink>
      <w:r w:rsidRPr="001A4DE9">
        <w:rPr>
          <w:rFonts w:cs="Times New Roman"/>
          <w:sz w:val="20"/>
          <w:szCs w:val="20"/>
          <w:lang w:val="en-GB" w:eastAsia="ko-KR"/>
        </w:rPr>
        <w:t>.</w:t>
      </w:r>
    </w:p>
    <w:p w14:paraId="15ECFFCE" w14:textId="78A026FB"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Zickfeld, K., S. Solomon, and D.M. Gilford, 2017: Centuries of thermal sea-level rise due to anthropogenic emissions of short-lived greenhouse gases. </w:t>
      </w:r>
      <w:r w:rsidRPr="001A4DE9">
        <w:rPr>
          <w:rFonts w:cs="Times New Roman"/>
          <w:i/>
          <w:sz w:val="20"/>
          <w:szCs w:val="20"/>
          <w:lang w:val="en-GB" w:eastAsia="ko-KR"/>
        </w:rPr>
        <w:t>Proceedings of the National Academy of Sciences</w:t>
      </w:r>
      <w:r w:rsidRPr="001A4DE9">
        <w:rPr>
          <w:rFonts w:cs="Times New Roman"/>
          <w:sz w:val="20"/>
          <w:szCs w:val="20"/>
          <w:lang w:val="en-GB" w:eastAsia="ko-KR"/>
        </w:rPr>
        <w:t xml:space="preserve">, </w:t>
      </w:r>
      <w:r w:rsidRPr="001A4DE9">
        <w:rPr>
          <w:rFonts w:cs="Times New Roman"/>
          <w:b/>
          <w:sz w:val="20"/>
          <w:szCs w:val="20"/>
          <w:lang w:val="en-GB" w:eastAsia="ko-KR"/>
        </w:rPr>
        <w:t>114(4)</w:t>
      </w:r>
      <w:r w:rsidRPr="001A4DE9">
        <w:rPr>
          <w:rFonts w:cs="Times New Roman"/>
          <w:sz w:val="20"/>
          <w:szCs w:val="20"/>
          <w:lang w:val="en-GB" w:eastAsia="ko-KR"/>
        </w:rPr>
        <w:t>, 657–662, doi:</w:t>
      </w:r>
      <w:hyperlink r:id="rId1016" w:history="1">
        <w:r w:rsidRPr="001A4DE9">
          <w:rPr>
            <w:rStyle w:val="Hyperlink"/>
            <w:rFonts w:cs="Times New Roman"/>
            <w:sz w:val="20"/>
            <w:szCs w:val="20"/>
            <w:lang w:val="en-GB"/>
          </w:rPr>
          <w:t>10.1073/pnas.1612066114</w:t>
        </w:r>
      </w:hyperlink>
      <w:r w:rsidRPr="001A4DE9">
        <w:rPr>
          <w:rFonts w:cs="Times New Roman"/>
          <w:sz w:val="20"/>
          <w:szCs w:val="20"/>
          <w:lang w:val="en-GB" w:eastAsia="ko-KR"/>
        </w:rPr>
        <w:t>.</w:t>
      </w:r>
    </w:p>
    <w:p w14:paraId="330469AA" w14:textId="6FF0DA9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Zickfeld, K. et al., 2013: Long-Term Climate Change Commitment and Reversibility: An EMIC Intercomparison.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26(16)</w:t>
      </w:r>
      <w:r w:rsidRPr="001A4DE9">
        <w:rPr>
          <w:rFonts w:cs="Times New Roman"/>
          <w:sz w:val="20"/>
          <w:szCs w:val="20"/>
          <w:lang w:val="en-GB" w:eastAsia="ko-KR"/>
        </w:rPr>
        <w:t>, 5782–5809, doi:</w:t>
      </w:r>
      <w:hyperlink r:id="rId1017" w:history="1">
        <w:r w:rsidRPr="001A4DE9">
          <w:rPr>
            <w:rStyle w:val="Hyperlink"/>
            <w:rFonts w:cs="Times New Roman"/>
            <w:sz w:val="20"/>
            <w:szCs w:val="20"/>
            <w:lang w:val="en-GB"/>
          </w:rPr>
          <w:t>10.1175/jcli-d-12-00584.1</w:t>
        </w:r>
      </w:hyperlink>
      <w:r w:rsidRPr="001A4DE9">
        <w:rPr>
          <w:rFonts w:cs="Times New Roman"/>
          <w:sz w:val="20"/>
          <w:szCs w:val="20"/>
          <w:lang w:val="en-GB" w:eastAsia="ko-KR"/>
        </w:rPr>
        <w:t>.</w:t>
      </w:r>
    </w:p>
    <w:p w14:paraId="05FEC7AC" w14:textId="67BEC7F7"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Zuo, M., T. Zhou, and W. Man, 2019a: Hydroclimate Responses over Global Monsoon Regions Following Volcanic Eruptions at Different Latitudes.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32(14)</w:t>
      </w:r>
      <w:r w:rsidRPr="001A4DE9">
        <w:rPr>
          <w:rFonts w:cs="Times New Roman"/>
          <w:sz w:val="20"/>
          <w:szCs w:val="20"/>
          <w:lang w:val="en-GB" w:eastAsia="ko-KR"/>
        </w:rPr>
        <w:t>, doi:</w:t>
      </w:r>
      <w:hyperlink r:id="rId1018" w:history="1">
        <w:r w:rsidRPr="001A4DE9">
          <w:rPr>
            <w:rStyle w:val="Hyperlink"/>
            <w:rFonts w:cs="Times New Roman"/>
            <w:sz w:val="20"/>
            <w:szCs w:val="20"/>
            <w:lang w:val="en-GB"/>
          </w:rPr>
          <w:t>10.1175/jcli-d-18-0707.1</w:t>
        </w:r>
      </w:hyperlink>
      <w:r w:rsidRPr="001A4DE9">
        <w:rPr>
          <w:rFonts w:cs="Times New Roman"/>
          <w:sz w:val="20"/>
          <w:szCs w:val="20"/>
          <w:lang w:val="en-GB" w:eastAsia="ko-KR"/>
        </w:rPr>
        <w:t>.</w:t>
      </w:r>
    </w:p>
    <w:p w14:paraId="1D0A4169" w14:textId="0A6A4536"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Zuo, M., T. Zhou, and W. Man, 2019b: Wetter Global Arid Regions Driven by Volcanic Eruptions. </w:t>
      </w:r>
      <w:r w:rsidRPr="001A4DE9">
        <w:rPr>
          <w:rFonts w:cs="Times New Roman"/>
          <w:i/>
          <w:sz w:val="20"/>
          <w:szCs w:val="20"/>
          <w:lang w:val="en-GB" w:eastAsia="ko-KR"/>
        </w:rPr>
        <w:t xml:space="preserve">Journal of </w:t>
      </w:r>
      <w:r w:rsidRPr="001A4DE9">
        <w:rPr>
          <w:rFonts w:cs="Times New Roman"/>
          <w:i/>
          <w:sz w:val="20"/>
          <w:szCs w:val="20"/>
          <w:lang w:val="en-GB" w:eastAsia="ko-KR"/>
        </w:rPr>
        <w:lastRenderedPageBreak/>
        <w:t>Geophysical Research: Atmospheres</w:t>
      </w:r>
      <w:r w:rsidRPr="001A4DE9">
        <w:rPr>
          <w:rFonts w:cs="Times New Roman"/>
          <w:sz w:val="20"/>
          <w:szCs w:val="20"/>
          <w:lang w:val="en-GB" w:eastAsia="ko-KR"/>
        </w:rPr>
        <w:t xml:space="preserve">, </w:t>
      </w:r>
      <w:r w:rsidRPr="001A4DE9">
        <w:rPr>
          <w:rFonts w:cs="Times New Roman"/>
          <w:b/>
          <w:sz w:val="20"/>
          <w:szCs w:val="20"/>
          <w:lang w:val="en-GB" w:eastAsia="ko-KR"/>
        </w:rPr>
        <w:t>124(24)</w:t>
      </w:r>
      <w:r w:rsidRPr="001A4DE9">
        <w:rPr>
          <w:rFonts w:cs="Times New Roman"/>
          <w:sz w:val="20"/>
          <w:szCs w:val="20"/>
          <w:lang w:val="en-GB" w:eastAsia="ko-KR"/>
        </w:rPr>
        <w:t>, doi:</w:t>
      </w:r>
      <w:hyperlink r:id="rId1019" w:history="1">
        <w:r w:rsidRPr="001A4DE9">
          <w:rPr>
            <w:rStyle w:val="Hyperlink"/>
            <w:rFonts w:cs="Times New Roman"/>
            <w:sz w:val="20"/>
            <w:szCs w:val="20"/>
            <w:lang w:val="en-GB"/>
          </w:rPr>
          <w:t>10.1029/2019jd031171</w:t>
        </w:r>
      </w:hyperlink>
      <w:r w:rsidRPr="001A4DE9">
        <w:rPr>
          <w:rFonts w:cs="Times New Roman"/>
          <w:sz w:val="20"/>
          <w:szCs w:val="20"/>
          <w:lang w:val="en-GB" w:eastAsia="ko-KR"/>
        </w:rPr>
        <w:t>.</w:t>
      </w:r>
    </w:p>
    <w:p w14:paraId="29EDE5E9" w14:textId="42650C58" w:rsidR="00DB3A74" w:rsidRPr="001A4DE9" w:rsidRDefault="00DB3A74" w:rsidP="00DB3A74">
      <w:pPr>
        <w:adjustRightInd w:val="0"/>
        <w:ind w:left="550" w:hanging="550"/>
        <w:rPr>
          <w:rFonts w:cs="Times New Roman"/>
          <w:sz w:val="20"/>
          <w:szCs w:val="20"/>
          <w:lang w:val="en-GB" w:eastAsia="ko-KR"/>
        </w:rPr>
      </w:pPr>
      <w:r w:rsidRPr="001A4DE9">
        <w:rPr>
          <w:rFonts w:cs="Times New Roman"/>
          <w:sz w:val="20"/>
          <w:szCs w:val="20"/>
          <w:lang w:val="en-GB" w:eastAsia="ko-KR"/>
        </w:rPr>
        <w:t xml:space="preserve">Zuo, M., W. Man, T. Zhou, and Z. Guo, 2018: Different Impacts of Northern, Tropical, and Southern Volcanic Eruptions on the Tropical Pacific SST in the Last Millennium. </w:t>
      </w:r>
      <w:r w:rsidRPr="001A4DE9">
        <w:rPr>
          <w:rFonts w:cs="Times New Roman"/>
          <w:i/>
          <w:sz w:val="20"/>
          <w:szCs w:val="20"/>
          <w:lang w:val="en-GB" w:eastAsia="ko-KR"/>
        </w:rPr>
        <w:t>Journal of Climate</w:t>
      </w:r>
      <w:r w:rsidRPr="001A4DE9">
        <w:rPr>
          <w:rFonts w:cs="Times New Roman"/>
          <w:sz w:val="20"/>
          <w:szCs w:val="20"/>
          <w:lang w:val="en-GB" w:eastAsia="ko-KR"/>
        </w:rPr>
        <w:t xml:space="preserve">, </w:t>
      </w:r>
      <w:r w:rsidRPr="001A4DE9">
        <w:rPr>
          <w:rFonts w:cs="Times New Roman"/>
          <w:b/>
          <w:sz w:val="20"/>
          <w:szCs w:val="20"/>
          <w:lang w:val="en-GB" w:eastAsia="ko-KR"/>
        </w:rPr>
        <w:t>31(17)</w:t>
      </w:r>
      <w:r w:rsidRPr="001A4DE9">
        <w:rPr>
          <w:rFonts w:cs="Times New Roman"/>
          <w:sz w:val="20"/>
          <w:szCs w:val="20"/>
          <w:lang w:val="en-GB" w:eastAsia="ko-KR"/>
        </w:rPr>
        <w:t>, 6729–6744, doi:</w:t>
      </w:r>
      <w:hyperlink r:id="rId1020" w:history="1">
        <w:r w:rsidRPr="001A4DE9">
          <w:rPr>
            <w:rStyle w:val="Hyperlink"/>
            <w:rFonts w:cs="Times New Roman"/>
            <w:sz w:val="20"/>
            <w:szCs w:val="20"/>
          </w:rPr>
          <w:t>10.1175/jcli-d-17-0571.1</w:t>
        </w:r>
      </w:hyperlink>
      <w:r w:rsidRPr="001A4DE9">
        <w:rPr>
          <w:rFonts w:cs="Times New Roman"/>
          <w:sz w:val="20"/>
          <w:szCs w:val="20"/>
          <w:lang w:val="en-GB" w:eastAsia="ko-KR"/>
        </w:rPr>
        <w:t>.</w:t>
      </w:r>
    </w:p>
    <w:p w14:paraId="399776E4" w14:textId="1B18B760" w:rsidR="00DB3A74" w:rsidRDefault="00DB3A74" w:rsidP="00016735">
      <w:pPr>
        <w:adjustRightInd w:val="0"/>
        <w:ind w:left="550" w:hanging="550"/>
        <w:rPr>
          <w:lang w:val="en-GB" w:eastAsia="ko-KR"/>
        </w:rPr>
      </w:pPr>
    </w:p>
    <w:p w14:paraId="1E3FAEBA" w14:textId="0CE1A847" w:rsidR="00016735" w:rsidRDefault="00016735" w:rsidP="004A4269">
      <w:pPr>
        <w:adjustRightInd w:val="0"/>
        <w:ind w:left="550" w:hanging="550"/>
        <w:rPr>
          <w:lang w:val="en-GB" w:eastAsia="ko-KR"/>
        </w:rPr>
      </w:pPr>
    </w:p>
    <w:p w14:paraId="48016E54" w14:textId="77777777" w:rsidR="004A4269" w:rsidRPr="00DB3A74" w:rsidRDefault="004A4269" w:rsidP="00313E87">
      <w:pPr>
        <w:adjustRightInd w:val="0"/>
        <w:ind w:left="480" w:hanging="480"/>
        <w:rPr>
          <w:lang w:val="en-GB" w:eastAsia="ko-KR"/>
        </w:rPr>
      </w:pPr>
      <w:bookmarkStart w:id="5368" w:name="endrefs"/>
      <w:bookmarkEnd w:id="5368"/>
    </w:p>
    <w:sectPr w:rsidR="004A4269" w:rsidRPr="00DB3A74" w:rsidSect="00A97395">
      <w:pgSz w:w="11899" w:h="16838"/>
      <w:pgMar w:top="1134" w:right="1134" w:bottom="1134" w:left="1134" w:header="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Ian Blenkinsop" w:date="2021-07-27T08:52:00Z" w:initials="IB">
    <w:p w14:paraId="7BF76035" w14:textId="0A0A07AC" w:rsidR="00945B27" w:rsidRDefault="00945B27">
      <w:pPr>
        <w:pStyle w:val="CommentText"/>
      </w:pPr>
      <w:r w:rsidRPr="00032B88">
        <w:rPr>
          <w:rStyle w:val="CommentReference"/>
          <w:highlight w:val="yellow"/>
        </w:rPr>
        <w:annotationRef/>
      </w:r>
      <w:r w:rsidRPr="00032B88">
        <w:rPr>
          <w:highlight w:val="yellow"/>
        </w:rPr>
        <w:t xml:space="preserve">QUERY: General query across all chapters – please check </w:t>
      </w:r>
      <w:r w:rsidRPr="00032B88">
        <w:rPr>
          <w:i/>
          <w:iCs/>
          <w:highlight w:val="yellow"/>
        </w:rPr>
        <w:t>throughout</w:t>
      </w:r>
      <w:r w:rsidRPr="00032B88">
        <w:rPr>
          <w:highlight w:val="yellow"/>
        </w:rPr>
        <w:t xml:space="preserve"> whether we need to specify CO2 or GHG emissions. This was something flagged in the style guide.</w:t>
      </w:r>
    </w:p>
  </w:comment>
  <w:comment w:id="164" w:author="Tom Maycock" w:date="2021-09-06T14:31:00Z" w:initials="TM">
    <w:p w14:paraId="08E74A3E" w14:textId="775E06DC" w:rsidR="00032B88" w:rsidRDefault="00032B88">
      <w:pPr>
        <w:pStyle w:val="CommentText"/>
      </w:pPr>
      <w:r>
        <w:rPr>
          <w:rStyle w:val="CommentReference"/>
        </w:rPr>
        <w:annotationRef/>
      </w:r>
      <w:r>
        <w:t>Tom: checking with TSU</w:t>
      </w:r>
    </w:p>
  </w:comment>
  <w:comment w:id="170" w:author="Ian Blenkinsop" w:date="2021-07-26T18:24:00Z" w:initials="IB">
    <w:p w14:paraId="40121E19" w14:textId="233FF0F2" w:rsidR="00A7559D" w:rsidRDefault="00A7559D">
      <w:pPr>
        <w:pStyle w:val="CommentText"/>
      </w:pPr>
      <w:r>
        <w:rPr>
          <w:rStyle w:val="CommentReference"/>
        </w:rPr>
        <w:annotationRef/>
      </w:r>
      <w:r>
        <w:t>global mean has usually been unhyphenated, so have changed a dozen or so instances for consistency. Hope that’s ok.</w:t>
      </w:r>
    </w:p>
  </w:comment>
  <w:comment w:id="171" w:author="Tom Maycock" w:date="2021-09-06T14:36:00Z" w:initials="TM">
    <w:p w14:paraId="6147DB6C" w14:textId="22C97681" w:rsidR="00032B88" w:rsidRDefault="00032B88">
      <w:pPr>
        <w:pStyle w:val="CommentText"/>
      </w:pPr>
      <w:r>
        <w:rPr>
          <w:rStyle w:val="CommentReference"/>
        </w:rPr>
        <w:annotationRef/>
      </w:r>
      <w:r>
        <w:t>Yes, style is no hyphen on global mean</w:t>
      </w:r>
    </w:p>
  </w:comment>
  <w:comment w:id="187" w:author="Tom Maycock" w:date="2021-09-06T14:40:00Z" w:initials="TM">
    <w:p w14:paraId="4F75140D" w14:textId="37E851C2" w:rsidR="00516E0F" w:rsidRPr="00516E0F" w:rsidRDefault="00516E0F">
      <w:pPr>
        <w:pStyle w:val="CommentText"/>
      </w:pPr>
      <w:r>
        <w:rPr>
          <w:rStyle w:val="CommentReference"/>
        </w:rPr>
        <w:annotationRef/>
      </w:r>
      <w:r>
        <w:t xml:space="preserve">NOTE: I think this be the </w:t>
      </w:r>
      <w:r>
        <w:rPr>
          <w:b/>
          <w:bCs/>
        </w:rPr>
        <w:t>increase in</w:t>
      </w:r>
      <w:r>
        <w:t xml:space="preserve"> GSAT, not just GSAT, since you are not describing the actual average global temp. You may also want to repeat the baseline, at least for the first case, e.g.: “The GSAT increase projected for the end of the 23</w:t>
      </w:r>
      <w:r w:rsidRPr="00516E0F">
        <w:t>rd</w:t>
      </w:r>
      <w:r>
        <w:t xml:space="preserve"> century relative to 1950–1900 under </w:t>
      </w:r>
      <w:r w:rsidRPr="00516E0F">
        <w:t>SSP2-4.5</w:t>
      </w:r>
      <w:r>
        <w:t>…. The GSAT increase projected for the end of the 23</w:t>
      </w:r>
      <w:r w:rsidRPr="00516E0F">
        <w:t>rd</w:t>
      </w:r>
      <w:r>
        <w:t xml:space="preserve"> century under SSP5-8.5….”</w:t>
      </w:r>
    </w:p>
  </w:comment>
  <w:comment w:id="194" w:author="Ian Blenkinsop" w:date="2021-07-26T17:05:00Z" w:initials="IB">
    <w:p w14:paraId="7431284E" w14:textId="52C1DCC8" w:rsidR="003B35B8" w:rsidRDefault="003B35B8">
      <w:pPr>
        <w:pStyle w:val="CommentText"/>
      </w:pPr>
      <w:r>
        <w:rPr>
          <w:rStyle w:val="CommentReference"/>
        </w:rPr>
        <w:annotationRef/>
      </w:r>
      <w:r>
        <w:t>Are these uncertainty ranges? If so, format as square brackets, with units following</w:t>
      </w:r>
      <w:r>
        <w:br/>
      </w:r>
      <w:r w:rsidRPr="00754323">
        <w:rPr>
          <w:b/>
          <w:bCs/>
        </w:rPr>
        <w:t>[6.6 to 14.1] ºC</w:t>
      </w:r>
      <w:r>
        <w:br/>
        <w:t>And so on through this sentence.</w:t>
      </w:r>
    </w:p>
  </w:comment>
  <w:comment w:id="195" w:author="Tom Maycock" w:date="2021-09-06T14:38:00Z" w:initials="TM">
    <w:p w14:paraId="5F74E01B" w14:textId="5B69B11C" w:rsidR="00516E0F" w:rsidRDefault="00516E0F">
      <w:pPr>
        <w:pStyle w:val="CommentText"/>
      </w:pPr>
      <w:r w:rsidRPr="00516E0F">
        <w:rPr>
          <w:rStyle w:val="CommentReference"/>
          <w:highlight w:val="yellow"/>
        </w:rPr>
        <w:annotationRef/>
      </w:r>
      <w:r w:rsidRPr="00516E0F">
        <w:rPr>
          <w:highlight w:val="yellow"/>
        </w:rPr>
        <w:t>As noted above, if these are “very likely”, 5-95 ranges, please use square brackets. Given lack of best estimate, however, suggest enclosing the unit, like this “[6.6°C to 14.1°C]”. Otherwise, if these are ‘likely’ range, suggest specifying that in the text</w:t>
      </w:r>
    </w:p>
  </w:comment>
  <w:comment w:id="236" w:author="Robin Matthews" w:date="2021-06-16T16:21:00Z" w:initials="RM">
    <w:p w14:paraId="3B0A3695" w14:textId="77777777" w:rsidR="00B073F5" w:rsidRPr="003741E9" w:rsidRDefault="00B073F5">
      <w:pPr>
        <w:pStyle w:val="CommentText"/>
        <w:rPr>
          <w:lang w:val="en-US"/>
        </w:rPr>
      </w:pPr>
      <w:r>
        <w:rPr>
          <w:rStyle w:val="CommentReference"/>
        </w:rPr>
        <w:annotationRef/>
      </w:r>
      <w:r w:rsidRPr="003741E9">
        <w:rPr>
          <w:lang w:val="en-US"/>
        </w:rPr>
        <w:t>Extra stuff:</w:t>
      </w:r>
    </w:p>
    <w:p w14:paraId="5B6D7E96" w14:textId="77777777" w:rsidR="00B073F5" w:rsidRPr="003741E9" w:rsidRDefault="00B073F5">
      <w:pPr>
        <w:pStyle w:val="CommentText"/>
        <w:rPr>
          <w:lang w:val="en-US"/>
        </w:rPr>
      </w:pPr>
      <w:r w:rsidRPr="003741E9">
        <w:rPr>
          <w:lang w:val="en-US"/>
        </w:rPr>
        <w:t>; )</w:t>
      </w:r>
    </w:p>
    <w:p w14:paraId="5AAC2F47" w14:textId="77777777" w:rsidR="00B073F5" w:rsidRPr="003741E9" w:rsidRDefault="00B073F5">
      <w:pPr>
        <w:pStyle w:val="CommentText"/>
        <w:rPr>
          <w:lang w:val="en-US"/>
        </w:rPr>
      </w:pPr>
    </w:p>
    <w:p w14:paraId="50788483" w14:textId="77777777" w:rsidR="00B073F5" w:rsidRPr="003741E9" w:rsidRDefault="00B073F5">
      <w:pPr>
        <w:pStyle w:val="CommentText"/>
        <w:rPr>
          <w:lang w:val="en-US"/>
        </w:rPr>
      </w:pPr>
      <w:r w:rsidRPr="003741E9">
        <w:rPr>
          <w:lang w:val="en-US"/>
        </w:rPr>
        <w:t>Correct:</w:t>
      </w:r>
    </w:p>
    <w:p w14:paraId="1B0EB84A" w14:textId="3A8088AE" w:rsidR="00B073F5" w:rsidRPr="003741E9" w:rsidRDefault="00B073F5">
      <w:pPr>
        <w:pStyle w:val="CommentText"/>
        <w:rPr>
          <w:lang w:val="en-US"/>
        </w:rPr>
      </w:pPr>
      <w:r w:rsidRPr="003741E9">
        <w:rPr>
          <w:lang w:val="en-US"/>
        </w:rPr>
        <w:t>(Flato, 2011; Flato et al., 2013)</w:t>
      </w:r>
    </w:p>
  </w:comment>
  <w:comment w:id="237" w:author="Robin Matthews" w:date="2021-06-16T16:21:00Z" w:initials="RM">
    <w:p w14:paraId="1B5236B2" w14:textId="77777777" w:rsidR="00B073F5" w:rsidRPr="003741E9" w:rsidRDefault="00B073F5">
      <w:pPr>
        <w:pStyle w:val="CommentText"/>
        <w:rPr>
          <w:lang w:val="en-US"/>
        </w:rPr>
      </w:pPr>
      <w:r>
        <w:rPr>
          <w:rStyle w:val="CommentReference"/>
        </w:rPr>
        <w:annotationRef/>
      </w:r>
      <w:r w:rsidRPr="003741E9">
        <w:rPr>
          <w:lang w:val="en-US"/>
        </w:rPr>
        <w:t>Extra stuff:</w:t>
      </w:r>
    </w:p>
    <w:p w14:paraId="4015FC3C" w14:textId="77777777" w:rsidR="00B073F5" w:rsidRPr="003741E9" w:rsidRDefault="00B073F5">
      <w:pPr>
        <w:pStyle w:val="CommentText"/>
        <w:rPr>
          <w:lang w:val="en-US"/>
        </w:rPr>
      </w:pPr>
      <w:r w:rsidRPr="003741E9">
        <w:rPr>
          <w:lang w:val="en-US"/>
        </w:rPr>
        <w:t>; )</w:t>
      </w:r>
    </w:p>
    <w:p w14:paraId="3DC3931D" w14:textId="77777777" w:rsidR="00B073F5" w:rsidRPr="003741E9" w:rsidRDefault="00B073F5">
      <w:pPr>
        <w:pStyle w:val="CommentText"/>
        <w:rPr>
          <w:lang w:val="en-US"/>
        </w:rPr>
      </w:pPr>
    </w:p>
    <w:p w14:paraId="0E62B7F6" w14:textId="77777777" w:rsidR="00B073F5" w:rsidRPr="003741E9" w:rsidRDefault="00B073F5">
      <w:pPr>
        <w:pStyle w:val="CommentText"/>
        <w:rPr>
          <w:lang w:val="en-US"/>
        </w:rPr>
      </w:pPr>
      <w:r w:rsidRPr="003741E9">
        <w:rPr>
          <w:lang w:val="en-US"/>
        </w:rPr>
        <w:t>Correct:</w:t>
      </w:r>
    </w:p>
    <w:p w14:paraId="264A5738" w14:textId="7C381A60" w:rsidR="00B073F5" w:rsidRPr="003741E9" w:rsidRDefault="00B073F5">
      <w:pPr>
        <w:pStyle w:val="CommentText"/>
        <w:rPr>
          <w:lang w:val="en-US"/>
        </w:rPr>
      </w:pPr>
      <w:r w:rsidRPr="003741E9">
        <w:rPr>
          <w:lang w:val="en-US"/>
        </w:rPr>
        <w:t>(Grübler and Nakicenovic, 2001; Schneider, 2001, 2002)</w:t>
      </w:r>
    </w:p>
  </w:comment>
  <w:comment w:id="238" w:author="Robin Matthews" w:date="2021-06-16T16:21:00Z" w:initials="RM">
    <w:p w14:paraId="294259A1" w14:textId="77777777" w:rsidR="00B073F5" w:rsidRPr="003741E9" w:rsidRDefault="00B073F5">
      <w:pPr>
        <w:pStyle w:val="CommentText"/>
        <w:rPr>
          <w:lang w:val="en-US"/>
        </w:rPr>
      </w:pPr>
      <w:r>
        <w:rPr>
          <w:rStyle w:val="CommentReference"/>
        </w:rPr>
        <w:annotationRef/>
      </w:r>
      <w:r w:rsidRPr="003741E9">
        <w:rPr>
          <w:lang w:val="en-US"/>
        </w:rPr>
        <w:t>Extra stuff:</w:t>
      </w:r>
    </w:p>
    <w:p w14:paraId="398B7C8E" w14:textId="77777777" w:rsidR="00B073F5" w:rsidRPr="003741E9" w:rsidRDefault="00B073F5">
      <w:pPr>
        <w:pStyle w:val="CommentText"/>
        <w:rPr>
          <w:lang w:val="en-US"/>
        </w:rPr>
      </w:pPr>
      <w:r w:rsidRPr="003741E9">
        <w:rPr>
          <w:lang w:val="en-US"/>
        </w:rPr>
        <w:t xml:space="preserve">; </w:t>
      </w:r>
    </w:p>
    <w:p w14:paraId="32C493EE" w14:textId="77777777" w:rsidR="00B073F5" w:rsidRPr="003741E9" w:rsidRDefault="00B073F5">
      <w:pPr>
        <w:pStyle w:val="CommentText"/>
        <w:rPr>
          <w:lang w:val="en-US"/>
        </w:rPr>
      </w:pPr>
    </w:p>
    <w:p w14:paraId="5540A7E8" w14:textId="77777777" w:rsidR="00B073F5" w:rsidRPr="003741E9" w:rsidRDefault="00B073F5">
      <w:pPr>
        <w:pStyle w:val="CommentText"/>
        <w:rPr>
          <w:lang w:val="en-US"/>
        </w:rPr>
      </w:pPr>
      <w:r w:rsidRPr="003741E9">
        <w:rPr>
          <w:lang w:val="en-US"/>
        </w:rPr>
        <w:t>Correct:</w:t>
      </w:r>
    </w:p>
    <w:p w14:paraId="513EBB5A" w14:textId="2C765F9A" w:rsidR="00B073F5" w:rsidRPr="003741E9" w:rsidRDefault="00B073F5">
      <w:pPr>
        <w:pStyle w:val="CommentText"/>
        <w:rPr>
          <w:lang w:val="en-US"/>
        </w:rPr>
      </w:pPr>
      <w:r w:rsidRPr="003741E9">
        <w:rPr>
          <w:lang w:val="en-US"/>
        </w:rPr>
        <w:t>(Ho et al., 2019; Hausfather and Peters, 2020)</w:t>
      </w:r>
    </w:p>
  </w:comment>
  <w:comment w:id="241" w:author="Robin Matthews" w:date="2021-06-16T16:21:00Z" w:initials="RM">
    <w:p w14:paraId="3773F143" w14:textId="77777777" w:rsidR="00B073F5" w:rsidRPr="003741E9" w:rsidRDefault="00B073F5">
      <w:pPr>
        <w:pStyle w:val="CommentText"/>
        <w:rPr>
          <w:lang w:val="en-US"/>
        </w:rPr>
      </w:pPr>
      <w:r>
        <w:rPr>
          <w:rStyle w:val="CommentReference"/>
        </w:rPr>
        <w:annotationRef/>
      </w:r>
      <w:r w:rsidRPr="003741E9">
        <w:rPr>
          <w:lang w:val="en-US"/>
        </w:rPr>
        <w:t>Extra stuff:</w:t>
      </w:r>
    </w:p>
    <w:p w14:paraId="4B9ED2F5" w14:textId="77777777" w:rsidR="00B073F5" w:rsidRPr="003741E9" w:rsidRDefault="00B073F5">
      <w:pPr>
        <w:pStyle w:val="CommentText"/>
        <w:rPr>
          <w:lang w:val="en-US"/>
        </w:rPr>
      </w:pPr>
      <w:r w:rsidRPr="003741E9">
        <w:rPr>
          <w:lang w:val="en-US"/>
        </w:rPr>
        <w:t>, )</w:t>
      </w:r>
    </w:p>
    <w:p w14:paraId="284B0B1F" w14:textId="77777777" w:rsidR="00B073F5" w:rsidRPr="003741E9" w:rsidRDefault="00B073F5">
      <w:pPr>
        <w:pStyle w:val="CommentText"/>
        <w:rPr>
          <w:lang w:val="en-US"/>
        </w:rPr>
      </w:pPr>
    </w:p>
    <w:p w14:paraId="478D05E9" w14:textId="77777777" w:rsidR="00B073F5" w:rsidRPr="003741E9" w:rsidRDefault="00B073F5">
      <w:pPr>
        <w:pStyle w:val="CommentText"/>
        <w:rPr>
          <w:lang w:val="en-US"/>
        </w:rPr>
      </w:pPr>
      <w:r w:rsidRPr="003741E9">
        <w:rPr>
          <w:lang w:val="en-US"/>
        </w:rPr>
        <w:t>Correct:</w:t>
      </w:r>
    </w:p>
    <w:p w14:paraId="19AAB453" w14:textId="77777777" w:rsidR="00B073F5" w:rsidRPr="003741E9" w:rsidRDefault="00B073F5">
      <w:pPr>
        <w:pStyle w:val="CommentText"/>
        <w:rPr>
          <w:lang w:val="en-US"/>
        </w:rPr>
      </w:pPr>
      <w:r w:rsidRPr="003741E9">
        <w:rPr>
          <w:lang w:val="en-US"/>
        </w:rPr>
        <w:t>Eyring et al. (2016)</w:t>
      </w:r>
    </w:p>
    <w:p w14:paraId="403CC573" w14:textId="44D482D5" w:rsidR="00B073F5" w:rsidRPr="003741E9" w:rsidRDefault="00B073F5">
      <w:pPr>
        <w:pStyle w:val="CommentText"/>
        <w:rPr>
          <w:lang w:val="en-US"/>
        </w:rPr>
      </w:pPr>
      <w:r w:rsidRPr="003741E9">
        <w:rPr>
          <w:lang w:val="en-US"/>
        </w:rPr>
        <w:t>(Eyring et al., 2016)</w:t>
      </w:r>
    </w:p>
  </w:comment>
  <w:comment w:id="242" w:author="Robin Matthews" w:date="2021-06-16T16:21:00Z" w:initials="RM">
    <w:p w14:paraId="4516E2A8" w14:textId="77777777" w:rsidR="00B073F5" w:rsidRPr="003741E9" w:rsidRDefault="00B073F5">
      <w:pPr>
        <w:pStyle w:val="CommentText"/>
        <w:rPr>
          <w:lang w:val="en-US"/>
        </w:rPr>
      </w:pPr>
      <w:r>
        <w:rPr>
          <w:rStyle w:val="CommentReference"/>
        </w:rPr>
        <w:annotationRef/>
      </w:r>
      <w:r w:rsidRPr="003741E9">
        <w:rPr>
          <w:lang w:val="en-US"/>
        </w:rPr>
        <w:t>Extra stuff:</w:t>
      </w:r>
    </w:p>
    <w:p w14:paraId="5F29CE62" w14:textId="77777777" w:rsidR="00B073F5" w:rsidRDefault="00B073F5">
      <w:pPr>
        <w:pStyle w:val="CommentText"/>
      </w:pPr>
      <w:r>
        <w:t>; a; ; )</w:t>
      </w:r>
    </w:p>
    <w:p w14:paraId="535CECB4" w14:textId="77777777" w:rsidR="00B073F5" w:rsidRDefault="00B073F5">
      <w:pPr>
        <w:pStyle w:val="CommentText"/>
      </w:pPr>
    </w:p>
    <w:p w14:paraId="034D24E7" w14:textId="77777777" w:rsidR="00B073F5" w:rsidRDefault="00B073F5">
      <w:pPr>
        <w:pStyle w:val="CommentText"/>
      </w:pPr>
      <w:r>
        <w:t>Correct:</w:t>
      </w:r>
    </w:p>
    <w:p w14:paraId="4D92E8BB" w14:textId="418D70A2" w:rsidR="00B073F5" w:rsidRDefault="00B073F5">
      <w:pPr>
        <w:pStyle w:val="CommentText"/>
      </w:pPr>
      <w:r>
        <w:t>(Smith et al., 2013a; Meehl et al., 2014; Boer et al., 2016; Marotzke et al., 2016)</w:t>
      </w:r>
    </w:p>
  </w:comment>
  <w:comment w:id="244" w:author="Robin Matthews" w:date="2021-06-16T16:21:00Z" w:initials="RM">
    <w:p w14:paraId="1BFB987A" w14:textId="77777777" w:rsidR="00B073F5" w:rsidRPr="003741E9" w:rsidRDefault="00B073F5">
      <w:pPr>
        <w:pStyle w:val="CommentText"/>
        <w:rPr>
          <w:lang w:val="en-US"/>
        </w:rPr>
      </w:pPr>
      <w:r>
        <w:rPr>
          <w:rStyle w:val="CommentReference"/>
        </w:rPr>
        <w:annotationRef/>
      </w:r>
      <w:r w:rsidRPr="003741E9">
        <w:rPr>
          <w:lang w:val="en-US"/>
        </w:rPr>
        <w:t>Extra stuff:</w:t>
      </w:r>
    </w:p>
    <w:p w14:paraId="3098D1F4" w14:textId="77777777" w:rsidR="00B073F5" w:rsidRPr="003741E9" w:rsidRDefault="00B073F5">
      <w:pPr>
        <w:pStyle w:val="CommentText"/>
        <w:rPr>
          <w:lang w:val="en-US"/>
        </w:rPr>
      </w:pPr>
      <w:r w:rsidRPr="003741E9">
        <w:rPr>
          <w:lang w:val="en-US"/>
        </w:rPr>
        <w:t>; ; )</w:t>
      </w:r>
    </w:p>
    <w:p w14:paraId="376EC584" w14:textId="77777777" w:rsidR="00B073F5" w:rsidRPr="003741E9" w:rsidRDefault="00B073F5">
      <w:pPr>
        <w:pStyle w:val="CommentText"/>
        <w:rPr>
          <w:lang w:val="en-US"/>
        </w:rPr>
      </w:pPr>
    </w:p>
    <w:p w14:paraId="1660E6E7" w14:textId="77777777" w:rsidR="00B073F5" w:rsidRPr="003741E9" w:rsidRDefault="00B073F5">
      <w:pPr>
        <w:pStyle w:val="CommentText"/>
        <w:rPr>
          <w:lang w:val="en-US"/>
        </w:rPr>
      </w:pPr>
      <w:r w:rsidRPr="003741E9">
        <w:rPr>
          <w:lang w:val="en-US"/>
        </w:rPr>
        <w:t>Correct:</w:t>
      </w:r>
    </w:p>
    <w:p w14:paraId="0B72EAA4" w14:textId="1E86F4D3" w:rsidR="00B073F5" w:rsidRPr="003741E9" w:rsidRDefault="00B073F5">
      <w:pPr>
        <w:pStyle w:val="CommentText"/>
        <w:rPr>
          <w:lang w:val="en-US"/>
        </w:rPr>
      </w:pPr>
      <w:r w:rsidRPr="003741E9">
        <w:rPr>
          <w:lang w:val="en-US"/>
        </w:rPr>
        <w:t>(Knutti et al., 2017; Boe, 2018; Abramowitz et al., 2019)</w:t>
      </w:r>
    </w:p>
  </w:comment>
  <w:comment w:id="245" w:author="Robin Matthews" w:date="2021-06-16T16:21:00Z" w:initials="RM">
    <w:p w14:paraId="29EDFDE2" w14:textId="77777777" w:rsidR="00B073F5" w:rsidRPr="003741E9" w:rsidRDefault="00B073F5">
      <w:pPr>
        <w:pStyle w:val="CommentText"/>
        <w:rPr>
          <w:lang w:val="en-US"/>
        </w:rPr>
      </w:pPr>
      <w:r>
        <w:rPr>
          <w:rStyle w:val="CommentReference"/>
        </w:rPr>
        <w:annotationRef/>
      </w:r>
      <w:r w:rsidRPr="003741E9">
        <w:rPr>
          <w:lang w:val="en-US"/>
        </w:rPr>
        <w:t>Extra stuff:</w:t>
      </w:r>
    </w:p>
    <w:p w14:paraId="4C7994EA" w14:textId="77777777" w:rsidR="00B073F5" w:rsidRPr="003741E9" w:rsidRDefault="00B073F5">
      <w:pPr>
        <w:pStyle w:val="CommentText"/>
        <w:rPr>
          <w:lang w:val="en-US"/>
        </w:rPr>
      </w:pPr>
      <w:r w:rsidRPr="003741E9">
        <w:rPr>
          <w:lang w:val="en-US"/>
        </w:rPr>
        <w:t>; ; )</w:t>
      </w:r>
    </w:p>
    <w:p w14:paraId="5066DF63" w14:textId="77777777" w:rsidR="00B073F5" w:rsidRPr="003741E9" w:rsidRDefault="00B073F5">
      <w:pPr>
        <w:pStyle w:val="CommentText"/>
        <w:rPr>
          <w:lang w:val="en-US"/>
        </w:rPr>
      </w:pPr>
    </w:p>
    <w:p w14:paraId="02B9703D" w14:textId="77777777" w:rsidR="00B073F5" w:rsidRPr="003741E9" w:rsidRDefault="00B073F5">
      <w:pPr>
        <w:pStyle w:val="CommentText"/>
        <w:rPr>
          <w:lang w:val="en-US"/>
        </w:rPr>
      </w:pPr>
      <w:r w:rsidRPr="003741E9">
        <w:rPr>
          <w:lang w:val="en-US"/>
        </w:rPr>
        <w:t>Correct:</w:t>
      </w:r>
    </w:p>
    <w:p w14:paraId="3478F13D" w14:textId="1F1388FD" w:rsidR="00B073F5" w:rsidRPr="003741E9" w:rsidRDefault="00B073F5">
      <w:pPr>
        <w:pStyle w:val="CommentText"/>
        <w:rPr>
          <w:lang w:val="en-US"/>
        </w:rPr>
      </w:pPr>
      <w:r w:rsidRPr="003741E9">
        <w:rPr>
          <w:lang w:val="en-US"/>
        </w:rPr>
        <w:t>(Allen and Ingram, 2002; Hall and Qu, 2006; Cox et al., 2018)</w:t>
      </w:r>
    </w:p>
  </w:comment>
  <w:comment w:id="255" w:author="Ian Blenkinsop" w:date="2021-07-27T17:01:00Z" w:initials="IB">
    <w:p w14:paraId="2E22294B" w14:textId="60BF9536" w:rsidR="00754323" w:rsidRDefault="00754323">
      <w:pPr>
        <w:pStyle w:val="CommentText"/>
      </w:pPr>
      <w:r>
        <w:rPr>
          <w:rStyle w:val="CommentReference"/>
        </w:rPr>
        <w:annotationRef/>
      </w:r>
      <w:r>
        <w:t>Uppercase in style guide</w:t>
      </w:r>
      <w:r w:rsidR="0050017D">
        <w:t xml:space="preserve"> (so have left as that throughout)</w:t>
      </w:r>
      <w:r>
        <w:t>, but looks as though it’s often lowercased?</w:t>
      </w:r>
    </w:p>
  </w:comment>
  <w:comment w:id="256" w:author="Tom Maycock" w:date="2021-09-06T14:45:00Z" w:initials="TM">
    <w:p w14:paraId="5F6F79A0" w14:textId="64B48A96" w:rsidR="00516E0F" w:rsidRDefault="00516E0F">
      <w:pPr>
        <w:pStyle w:val="CommentText"/>
      </w:pPr>
      <w:r>
        <w:rPr>
          <w:rStyle w:val="CommentReference"/>
        </w:rPr>
        <w:annotationRef/>
      </w:r>
      <w:r>
        <w:t>Fixed to lowercase in the style guide, will edit here accordingly</w:t>
      </w:r>
    </w:p>
  </w:comment>
  <w:comment w:id="271" w:author="Robin Matthews" w:date="2021-06-16T16:21:00Z" w:initials="RM">
    <w:p w14:paraId="2BBF0766" w14:textId="77777777" w:rsidR="00B073F5" w:rsidRPr="003741E9" w:rsidRDefault="00B073F5">
      <w:pPr>
        <w:pStyle w:val="CommentText"/>
        <w:rPr>
          <w:lang w:val="en-US"/>
        </w:rPr>
      </w:pPr>
      <w:r>
        <w:rPr>
          <w:rStyle w:val="CommentReference"/>
        </w:rPr>
        <w:annotationRef/>
      </w:r>
      <w:r w:rsidRPr="003741E9">
        <w:rPr>
          <w:lang w:val="en-US"/>
        </w:rPr>
        <w:t>Extra stuff:</w:t>
      </w:r>
    </w:p>
    <w:p w14:paraId="38A13E23" w14:textId="77777777" w:rsidR="00B073F5" w:rsidRPr="003741E9" w:rsidRDefault="00B073F5">
      <w:pPr>
        <w:pStyle w:val="CommentText"/>
        <w:rPr>
          <w:lang w:val="en-US"/>
        </w:rPr>
      </w:pPr>
      <w:r w:rsidRPr="003741E9">
        <w:rPr>
          <w:lang w:val="en-US"/>
        </w:rPr>
        <w:t>, )</w:t>
      </w:r>
    </w:p>
    <w:p w14:paraId="60828357" w14:textId="77777777" w:rsidR="00B073F5" w:rsidRPr="003741E9" w:rsidRDefault="00B073F5">
      <w:pPr>
        <w:pStyle w:val="CommentText"/>
        <w:rPr>
          <w:lang w:val="en-US"/>
        </w:rPr>
      </w:pPr>
    </w:p>
    <w:p w14:paraId="292ADBCE" w14:textId="77777777" w:rsidR="00B073F5" w:rsidRPr="003741E9" w:rsidRDefault="00B073F5">
      <w:pPr>
        <w:pStyle w:val="CommentText"/>
        <w:rPr>
          <w:lang w:val="en-US"/>
        </w:rPr>
      </w:pPr>
      <w:r w:rsidRPr="003741E9">
        <w:rPr>
          <w:lang w:val="en-US"/>
        </w:rPr>
        <w:t>Correct:</w:t>
      </w:r>
    </w:p>
    <w:p w14:paraId="4E551B91" w14:textId="77777777" w:rsidR="00B073F5" w:rsidRPr="003741E9" w:rsidRDefault="00B073F5">
      <w:pPr>
        <w:pStyle w:val="CommentText"/>
        <w:rPr>
          <w:lang w:val="en-US"/>
        </w:rPr>
      </w:pPr>
      <w:r w:rsidRPr="003741E9">
        <w:rPr>
          <w:lang w:val="en-US"/>
        </w:rPr>
        <w:t>Geden and Loeschel (2017)</w:t>
      </w:r>
    </w:p>
    <w:p w14:paraId="53F47E43" w14:textId="320F7918" w:rsidR="00B073F5" w:rsidRPr="003741E9" w:rsidRDefault="00B073F5">
      <w:pPr>
        <w:pStyle w:val="CommentText"/>
        <w:rPr>
          <w:lang w:val="en-US"/>
        </w:rPr>
      </w:pPr>
      <w:r w:rsidRPr="003741E9">
        <w:rPr>
          <w:lang w:val="en-US"/>
        </w:rPr>
        <w:t>(Geden and Loeschel, 2017)</w:t>
      </w:r>
    </w:p>
  </w:comment>
  <w:comment w:id="277" w:author="Robin Matthews" w:date="2021-06-16T16:21:00Z" w:initials="RM">
    <w:p w14:paraId="273158A0" w14:textId="77777777" w:rsidR="00B073F5" w:rsidRPr="003741E9" w:rsidRDefault="00B073F5">
      <w:pPr>
        <w:pStyle w:val="CommentText"/>
        <w:rPr>
          <w:lang w:val="en-US"/>
        </w:rPr>
      </w:pPr>
      <w:r>
        <w:rPr>
          <w:rStyle w:val="CommentReference"/>
        </w:rPr>
        <w:annotationRef/>
      </w:r>
      <w:r w:rsidRPr="003741E9">
        <w:rPr>
          <w:lang w:val="en-US"/>
        </w:rPr>
        <w:t>Extra stuff:</w:t>
      </w:r>
    </w:p>
    <w:p w14:paraId="4A1EF9F7" w14:textId="77777777" w:rsidR="00B073F5" w:rsidRDefault="00B073F5">
      <w:pPr>
        <w:pStyle w:val="CommentText"/>
      </w:pPr>
      <w:r>
        <w:t>, )</w:t>
      </w:r>
    </w:p>
    <w:p w14:paraId="37F2B6B5" w14:textId="77777777" w:rsidR="00B073F5" w:rsidRDefault="00B073F5">
      <w:pPr>
        <w:pStyle w:val="CommentText"/>
      </w:pPr>
    </w:p>
    <w:p w14:paraId="4D23EFB2" w14:textId="77777777" w:rsidR="00B073F5" w:rsidRDefault="00B073F5">
      <w:pPr>
        <w:pStyle w:val="CommentText"/>
      </w:pPr>
      <w:r>
        <w:t>Correct:</w:t>
      </w:r>
    </w:p>
    <w:p w14:paraId="4087F5D8" w14:textId="77777777" w:rsidR="00B073F5" w:rsidRDefault="00B073F5">
      <w:pPr>
        <w:pStyle w:val="CommentText"/>
      </w:pPr>
      <w:r>
        <w:t>Millar et al. (2017)</w:t>
      </w:r>
    </w:p>
    <w:p w14:paraId="60EA7609" w14:textId="3AEF4380" w:rsidR="00B073F5" w:rsidRDefault="00B073F5">
      <w:pPr>
        <w:pStyle w:val="CommentText"/>
      </w:pPr>
      <w:r>
        <w:t>(Millar et al., 2017)</w:t>
      </w:r>
    </w:p>
  </w:comment>
  <w:comment w:id="282" w:author="Robin Matthews" w:date="2021-06-16T16:21:00Z" w:initials="RM">
    <w:p w14:paraId="02FDB126" w14:textId="77777777" w:rsidR="00B073F5" w:rsidRPr="003741E9" w:rsidRDefault="00B073F5">
      <w:pPr>
        <w:pStyle w:val="CommentText"/>
        <w:rPr>
          <w:lang w:val="en-US"/>
        </w:rPr>
      </w:pPr>
      <w:r>
        <w:rPr>
          <w:rStyle w:val="CommentReference"/>
        </w:rPr>
        <w:annotationRef/>
      </w:r>
      <w:r w:rsidRPr="003741E9">
        <w:rPr>
          <w:lang w:val="en-US"/>
        </w:rPr>
        <w:t>Not found:</w:t>
      </w:r>
    </w:p>
    <w:p w14:paraId="5D1D62CC" w14:textId="77777777" w:rsidR="00B073F5" w:rsidRPr="003741E9" w:rsidRDefault="00B073F5">
      <w:pPr>
        <w:pStyle w:val="CommentText"/>
        <w:rPr>
          <w:lang w:val="en-US"/>
        </w:rPr>
      </w:pPr>
      <w:r w:rsidRPr="003741E9">
        <w:rPr>
          <w:lang w:val="en-US"/>
        </w:rPr>
        <w:t>IPCC</w:t>
      </w:r>
    </w:p>
    <w:p w14:paraId="5B0241E2" w14:textId="77777777" w:rsidR="00B073F5" w:rsidRPr="003741E9" w:rsidRDefault="00B073F5">
      <w:pPr>
        <w:pStyle w:val="CommentText"/>
        <w:rPr>
          <w:lang w:val="en-US"/>
        </w:rPr>
      </w:pPr>
      <w:r w:rsidRPr="003741E9">
        <w:rPr>
          <w:lang w:val="en-US"/>
        </w:rPr>
        <w:t>2018a</w:t>
      </w:r>
    </w:p>
    <w:p w14:paraId="095484DF" w14:textId="77777777" w:rsidR="00B073F5" w:rsidRPr="003741E9" w:rsidRDefault="00B073F5">
      <w:pPr>
        <w:pStyle w:val="CommentText"/>
        <w:rPr>
          <w:lang w:val="en-US"/>
        </w:rPr>
      </w:pPr>
    </w:p>
    <w:p w14:paraId="0882FE52" w14:textId="77777777" w:rsidR="00B073F5" w:rsidRPr="003741E9" w:rsidRDefault="00B073F5">
      <w:pPr>
        <w:pStyle w:val="CommentText"/>
        <w:rPr>
          <w:lang w:val="en-US"/>
        </w:rPr>
      </w:pPr>
      <w:r w:rsidRPr="003741E9">
        <w:rPr>
          <w:lang w:val="en-US"/>
        </w:rPr>
        <w:t>Extra stuff:</w:t>
      </w:r>
    </w:p>
    <w:p w14:paraId="0E1714F4" w14:textId="77777777" w:rsidR="00B073F5" w:rsidRDefault="00B073F5">
      <w:pPr>
        <w:pStyle w:val="CommentText"/>
      </w:pPr>
      <w:r>
        <w:t>(SR1.5, Masson-Delmotte et al., 2018)</w:t>
      </w:r>
    </w:p>
    <w:p w14:paraId="5288A1C8" w14:textId="77777777" w:rsidR="00B073F5" w:rsidRDefault="00B073F5">
      <w:pPr>
        <w:pStyle w:val="CommentText"/>
      </w:pPr>
    </w:p>
    <w:p w14:paraId="1F1EC6CC" w14:textId="77777777" w:rsidR="00B073F5" w:rsidRPr="003741E9" w:rsidRDefault="00B073F5">
      <w:pPr>
        <w:pStyle w:val="CommentText"/>
        <w:rPr>
          <w:lang w:val="en-US"/>
        </w:rPr>
      </w:pPr>
      <w:r w:rsidRPr="003741E9">
        <w:rPr>
          <w:lang w:val="en-US"/>
        </w:rPr>
        <w:t>Correct:</w:t>
      </w:r>
    </w:p>
    <w:p w14:paraId="48B8846C" w14:textId="77777777" w:rsidR="00B073F5" w:rsidRPr="003741E9" w:rsidRDefault="00B073F5">
      <w:pPr>
        <w:pStyle w:val="CommentText"/>
        <w:rPr>
          <w:lang w:val="en-US"/>
        </w:rPr>
      </w:pPr>
      <w:r w:rsidRPr="003741E9">
        <w:rPr>
          <w:lang w:val="en-US"/>
        </w:rPr>
        <w:t>IPCC (2018a)</w:t>
      </w:r>
    </w:p>
    <w:p w14:paraId="13BAEC79" w14:textId="69BCF32E" w:rsidR="00B073F5" w:rsidRPr="003741E9" w:rsidRDefault="00B073F5">
      <w:pPr>
        <w:pStyle w:val="CommentText"/>
        <w:rPr>
          <w:lang w:val="en-US"/>
        </w:rPr>
      </w:pPr>
      <w:r w:rsidRPr="003741E9">
        <w:rPr>
          <w:lang w:val="en-US"/>
        </w:rPr>
        <w:t>(IPCC, 2018a)</w:t>
      </w:r>
    </w:p>
  </w:comment>
  <w:comment w:id="291" w:author="Ian Blenkinsop" w:date="2021-07-26T17:44:00Z" w:initials="IB">
    <w:p w14:paraId="5C253E66" w14:textId="292A3D66" w:rsidR="00F011E8" w:rsidRDefault="00F011E8">
      <w:pPr>
        <w:pStyle w:val="CommentText"/>
      </w:pPr>
      <w:r>
        <w:rPr>
          <w:rStyle w:val="CommentReference"/>
        </w:rPr>
        <w:annotationRef/>
      </w:r>
      <w:r>
        <w:t>NB: Figure titles have all been checked in the separate “Figures” document – they are not marked up in this doc at all.</w:t>
      </w:r>
    </w:p>
  </w:comment>
  <w:comment w:id="303" w:author="Ian Blenkinsop" w:date="2021-07-26T17:08:00Z" w:initials="IB">
    <w:p w14:paraId="4FB3015E" w14:textId="724DA3DF" w:rsidR="00C54330" w:rsidRDefault="00C54330">
      <w:pPr>
        <w:pStyle w:val="CommentText"/>
      </w:pPr>
      <w:r>
        <w:rPr>
          <w:rStyle w:val="CommentReference"/>
        </w:rPr>
        <w:annotationRef/>
      </w:r>
      <w:r>
        <w:t>Delete? Redundant?</w:t>
      </w:r>
    </w:p>
  </w:comment>
  <w:comment w:id="304" w:author="Tom Maycock" w:date="2021-09-06T14:47:00Z" w:initials="TM">
    <w:p w14:paraId="2F17EA77" w14:textId="0F25C08F" w:rsidR="002A63DC" w:rsidRDefault="002A63DC">
      <w:pPr>
        <w:pStyle w:val="CommentText"/>
      </w:pPr>
      <w:r>
        <w:rPr>
          <w:rStyle w:val="CommentReference"/>
        </w:rPr>
        <w:annotationRef/>
      </w:r>
      <w:r>
        <w:t>Agree, suggested deleting as unnecessary</w:t>
      </w:r>
    </w:p>
  </w:comment>
  <w:comment w:id="310" w:author="Ian Blenkinsop" w:date="2021-07-26T17:09:00Z" w:initials="IB">
    <w:p w14:paraId="1A4C91DA" w14:textId="7C586C83" w:rsidR="002C660D" w:rsidRDefault="002C660D">
      <w:pPr>
        <w:pStyle w:val="CommentText"/>
      </w:pPr>
      <w:r>
        <w:rPr>
          <w:rStyle w:val="CommentReference"/>
        </w:rPr>
        <w:annotationRef/>
      </w:r>
      <w:r w:rsidR="00E71709">
        <w:rPr>
          <w:lang w:val="fr-FR"/>
        </w:rPr>
        <w:t>Repetitious of climate (perhaps unavoidable for clarity?) Or perhaps:</w:t>
      </w:r>
      <w:r w:rsidR="00E71709">
        <w:rPr>
          <w:lang w:val="fr-FR"/>
        </w:rPr>
        <w:br/>
      </w:r>
      <w:r w:rsidRPr="00E71709">
        <w:rPr>
          <w:b/>
          <w:bCs/>
          <w:lang w:val="fr-FR"/>
        </w:rPr>
        <w:t>Section 4.6 assesses the implications of climate policies, as simulated by climate models.</w:t>
      </w:r>
    </w:p>
  </w:comment>
  <w:comment w:id="311" w:author="Tom Maycock" w:date="2021-09-06T14:47:00Z" w:initials="TM">
    <w:p w14:paraId="7796F4CD" w14:textId="7406AC33" w:rsidR="008273C5" w:rsidRDefault="008273C5">
      <w:pPr>
        <w:pStyle w:val="CommentText"/>
      </w:pPr>
      <w:r>
        <w:rPr>
          <w:rStyle w:val="CommentReference"/>
        </w:rPr>
        <w:annotationRef/>
      </w:r>
      <w:r w:rsidRPr="008273C5">
        <w:rPr>
          <w:highlight w:val="yellow"/>
        </w:rPr>
        <w:t>The repetition does read a bit oddly, but probably important to keep the first two instances, as I think this is specifically about climate implications and climate policy, not broader implications or other policies. Authors: consider dropping the “climate” before models though?</w:t>
      </w:r>
    </w:p>
  </w:comment>
  <w:comment w:id="313" w:author="Sara M Tuson" w:date="2021-07-19T14:12:00Z" w:initials="ST">
    <w:p w14:paraId="1AE26F18" w14:textId="6EBB4A73" w:rsidR="00B073F5" w:rsidRDefault="00B073F5">
      <w:pPr>
        <w:pStyle w:val="CommentText"/>
      </w:pPr>
      <w:r>
        <w:rPr>
          <w:rStyle w:val="CommentReference"/>
        </w:rPr>
        <w:annotationRef/>
      </w:r>
      <w:r w:rsidRPr="00642CC1">
        <w:rPr>
          <w:rFonts w:cs="Times New Roman"/>
          <w:color w:val="000000" w:themeColor="text1"/>
          <w:lang w:eastAsia="en-GB"/>
        </w:rPr>
        <w:t>In chp 1 this is styled as:</w:t>
      </w:r>
      <w:r>
        <w:rPr>
          <w:rFonts w:cs="Times New Roman"/>
          <w:color w:val="000000" w:themeColor="text1"/>
          <w:lang w:eastAsia="en-GB"/>
        </w:rPr>
        <w:t xml:space="preserve"> ‘</w:t>
      </w:r>
      <w:r w:rsidRPr="00642CC1">
        <w:rPr>
          <w:rFonts w:cs="Times New Roman"/>
          <w:b/>
          <w:bCs/>
          <w:color w:val="000000" w:themeColor="text1"/>
          <w:lang w:eastAsia="en-GB"/>
        </w:rPr>
        <w:t>Low-</w:t>
      </w:r>
      <w:r w:rsidRPr="00642CC1">
        <w:rPr>
          <w:rFonts w:cs="Times New Roman"/>
          <w:b/>
          <w:bCs/>
          <w:color w:val="000000" w:themeColor="text1"/>
          <w:u w:val="single"/>
          <w:lang w:eastAsia="en-GB"/>
        </w:rPr>
        <w:t>likelihood</w:t>
      </w:r>
      <w:r w:rsidRPr="00642CC1">
        <w:rPr>
          <w:rFonts w:cs="Times New Roman"/>
          <w:b/>
          <w:bCs/>
          <w:color w:val="000000" w:themeColor="text1"/>
          <w:lang w:eastAsia="en-GB"/>
        </w:rPr>
        <w:t>, high-impact event</w:t>
      </w:r>
      <w:r>
        <w:rPr>
          <w:rFonts w:cs="Times New Roman"/>
          <w:b/>
          <w:bCs/>
          <w:color w:val="000000" w:themeColor="text1"/>
          <w:lang w:eastAsia="en-GB"/>
        </w:rPr>
        <w:t>s’</w:t>
      </w:r>
      <w:r w:rsidRPr="00642CC1">
        <w:rPr>
          <w:rFonts w:cs="Times New Roman"/>
          <w:b/>
          <w:bCs/>
          <w:color w:val="000000" w:themeColor="text1"/>
          <w:lang w:eastAsia="en-GB"/>
        </w:rPr>
        <w:t> </w:t>
      </w:r>
      <w:r w:rsidRPr="00E85D98">
        <w:rPr>
          <w:rFonts w:cs="Times New Roman"/>
          <w:color w:val="000000" w:themeColor="text1"/>
          <w:lang w:eastAsia="en-GB"/>
        </w:rPr>
        <w:t>– so I’ve changed for consistency</w:t>
      </w:r>
      <w:r>
        <w:rPr>
          <w:rFonts w:cs="Times New Roman"/>
          <w:color w:val="000000" w:themeColor="text1"/>
          <w:lang w:eastAsia="en-GB"/>
        </w:rPr>
        <w:t>.</w:t>
      </w:r>
    </w:p>
  </w:comment>
  <w:comment w:id="314" w:author="Tom Maycock" w:date="2021-09-06T14:50:00Z" w:initials="TM">
    <w:p w14:paraId="4241004D" w14:textId="4ECB0C35" w:rsidR="008273C5" w:rsidRDefault="008273C5">
      <w:pPr>
        <w:pStyle w:val="CommentText"/>
      </w:pPr>
      <w:r w:rsidRPr="008273C5">
        <w:rPr>
          <w:rStyle w:val="CommentReference"/>
          <w:highlight w:val="yellow"/>
        </w:rPr>
        <w:annotationRef/>
      </w:r>
      <w:r w:rsidRPr="008273C5">
        <w:rPr>
          <w:highlight w:val="yellow"/>
        </w:rPr>
        <w:t>Style guide since updated to reflect (now) preferred “outcomes” rather than “events”. 1) agree with suggested change to ‘likelihood’, 2) authors – ok with “changes” here or do you want to change to “outcomes”, which is/will be used more consistently across the final version of the report?</w:t>
      </w:r>
    </w:p>
  </w:comment>
  <w:comment w:id="396" w:author="Robin Matthews" w:date="2021-06-16T16:21:00Z" w:initials="RM">
    <w:p w14:paraId="06FA320F" w14:textId="77777777" w:rsidR="00B073F5" w:rsidRPr="003741E9" w:rsidRDefault="00B073F5">
      <w:pPr>
        <w:pStyle w:val="CommentText"/>
        <w:rPr>
          <w:lang w:val="en-US"/>
        </w:rPr>
      </w:pPr>
      <w:r>
        <w:rPr>
          <w:rStyle w:val="CommentReference"/>
        </w:rPr>
        <w:annotationRef/>
      </w:r>
      <w:r w:rsidRPr="003741E9">
        <w:rPr>
          <w:lang w:val="en-US"/>
        </w:rPr>
        <w:t>Extra stuff:</w:t>
      </w:r>
    </w:p>
    <w:p w14:paraId="27165F93" w14:textId="77777777" w:rsidR="00B073F5" w:rsidRPr="003741E9" w:rsidRDefault="00B073F5">
      <w:pPr>
        <w:pStyle w:val="CommentText"/>
        <w:rPr>
          <w:lang w:val="en-US"/>
        </w:rPr>
      </w:pPr>
      <w:r w:rsidRPr="003741E9">
        <w:rPr>
          <w:lang w:val="en-US"/>
        </w:rPr>
        <w:t>; )</w:t>
      </w:r>
    </w:p>
    <w:p w14:paraId="350A47AD" w14:textId="77777777" w:rsidR="00B073F5" w:rsidRPr="003741E9" w:rsidRDefault="00B073F5">
      <w:pPr>
        <w:pStyle w:val="CommentText"/>
        <w:rPr>
          <w:lang w:val="en-US"/>
        </w:rPr>
      </w:pPr>
    </w:p>
    <w:p w14:paraId="6E8839D2" w14:textId="77777777" w:rsidR="00B073F5" w:rsidRPr="003741E9" w:rsidRDefault="00B073F5">
      <w:pPr>
        <w:pStyle w:val="CommentText"/>
        <w:rPr>
          <w:lang w:val="en-US"/>
        </w:rPr>
      </w:pPr>
      <w:r w:rsidRPr="003741E9">
        <w:rPr>
          <w:lang w:val="en-US"/>
        </w:rPr>
        <w:t>Correct:</w:t>
      </w:r>
    </w:p>
    <w:p w14:paraId="1BF68031" w14:textId="7B1F2E03" w:rsidR="00B073F5" w:rsidRPr="003741E9" w:rsidRDefault="00B073F5">
      <w:pPr>
        <w:pStyle w:val="CommentText"/>
        <w:rPr>
          <w:lang w:val="en-US"/>
        </w:rPr>
      </w:pPr>
      <w:r w:rsidRPr="003741E9">
        <w:rPr>
          <w:lang w:val="en-US"/>
        </w:rPr>
        <w:t>(Claussen et al., 2002; Eby et al., 2013)</w:t>
      </w:r>
    </w:p>
  </w:comment>
  <w:comment w:id="397" w:author="Sara M Tuson" w:date="2021-07-19T14:31:00Z" w:initials="ST">
    <w:p w14:paraId="66609484" w14:textId="2D57B7D9" w:rsidR="00B073F5" w:rsidRDefault="00B073F5">
      <w:pPr>
        <w:pStyle w:val="CommentText"/>
      </w:pPr>
      <w:r>
        <w:rPr>
          <w:rStyle w:val="CommentReference"/>
        </w:rPr>
        <w:annotationRef/>
      </w:r>
      <w:r>
        <w:t>QUERY: This has been added to the style guide</w:t>
      </w:r>
      <w:r w:rsidRPr="00937802">
        <w:t xml:space="preserve"> for general MIPs, but uppercase </w:t>
      </w:r>
      <w:r>
        <w:t>f</w:t>
      </w:r>
      <w:r w:rsidRPr="00937802">
        <w:t>or specific Project titles (several are listed in style guide)</w:t>
      </w:r>
      <w:r>
        <w:t>.</w:t>
      </w:r>
    </w:p>
  </w:comment>
  <w:comment w:id="400" w:author="Ian Blenkinsop" w:date="2021-07-27T17:04:00Z" w:initials="IB">
    <w:p w14:paraId="35AB59F5" w14:textId="45DD673F" w:rsidR="0050017D" w:rsidRDefault="0050017D">
      <w:pPr>
        <w:pStyle w:val="CommentText"/>
      </w:pPr>
      <w:r>
        <w:rPr>
          <w:rStyle w:val="CommentReference"/>
        </w:rPr>
        <w:annotationRef/>
      </w:r>
      <w:r>
        <w:t>Chapter 3 of this Report</w:t>
      </w:r>
      <w:r>
        <w:br/>
        <w:t>[?]</w:t>
      </w:r>
    </w:p>
  </w:comment>
  <w:comment w:id="401" w:author="Tom Maycock" w:date="2021-09-06T16:33:00Z" w:initials="TM">
    <w:p w14:paraId="358B3323" w14:textId="0DA52FC0" w:rsidR="008817E4" w:rsidRDefault="008817E4">
      <w:pPr>
        <w:pStyle w:val="CommentText"/>
      </w:pPr>
      <w:r>
        <w:rPr>
          <w:rStyle w:val="CommentReference"/>
        </w:rPr>
        <w:annotationRef/>
      </w:r>
      <w:r>
        <w:t>Implemented suggestion</w:t>
      </w:r>
    </w:p>
  </w:comment>
  <w:comment w:id="411" w:author="Ian Blenkinsop" w:date="2021-07-28T08:25:00Z" w:initials="IB">
    <w:p w14:paraId="0DB4C4A8" w14:textId="6434A907" w:rsidR="00042DC7" w:rsidRDefault="00042DC7">
      <w:pPr>
        <w:pStyle w:val="CommentText"/>
      </w:pPr>
      <w:r>
        <w:rPr>
          <w:rStyle w:val="CommentReference"/>
        </w:rPr>
        <w:annotationRef/>
      </w:r>
      <w:r>
        <w:t>QUERY: general formatting query across chapters. Have left Table titles bold for the time being, but these may not be bolded in the layout/template. TBC, but it’s easy to change at typesetting stage, either way.</w:t>
      </w:r>
    </w:p>
  </w:comment>
  <w:comment w:id="412" w:author="Tom Maycock" w:date="2021-09-06T16:36:00Z" w:initials="TM">
    <w:p w14:paraId="2C00D574" w14:textId="534E1B18" w:rsidR="005B6FEC" w:rsidRDefault="005B6FEC">
      <w:pPr>
        <w:pStyle w:val="CommentText"/>
      </w:pPr>
      <w:r>
        <w:rPr>
          <w:rStyle w:val="CommentReference"/>
        </w:rPr>
        <w:annotationRef/>
      </w:r>
      <w:r>
        <w:t>Yes, bold title will be the style</w:t>
      </w:r>
    </w:p>
  </w:comment>
  <w:comment w:id="418" w:author="Sara M Tuson" w:date="2021-07-15T18:34:00Z" w:initials="ST">
    <w:p w14:paraId="62546566" w14:textId="36459E8F" w:rsidR="00B073F5" w:rsidRDefault="00B073F5">
      <w:pPr>
        <w:pStyle w:val="CommentText"/>
      </w:pPr>
      <w:r>
        <w:rPr>
          <w:rStyle w:val="CommentReference"/>
        </w:rPr>
        <w:annotationRef/>
      </w:r>
      <w:r>
        <w:t xml:space="preserve">QUERY: These are inconsistent throughout this table. Should they be written out, as I’ve done? </w:t>
      </w:r>
    </w:p>
  </w:comment>
  <w:comment w:id="419" w:author="Tom Maycock" w:date="2021-09-06T16:36:00Z" w:initials="TM">
    <w:p w14:paraId="7BAE9F70" w14:textId="62CCC397" w:rsidR="005B6FEC" w:rsidRDefault="005B6FEC">
      <w:pPr>
        <w:pStyle w:val="CommentText"/>
      </w:pPr>
      <w:r>
        <w:rPr>
          <w:rStyle w:val="CommentReference"/>
        </w:rPr>
        <w:annotationRef/>
      </w:r>
      <w:r>
        <w:t xml:space="preserve">Spelled out looks good </w:t>
      </w:r>
    </w:p>
  </w:comment>
  <w:comment w:id="442" w:author="Robin Matthews" w:date="2021-06-16T16:21:00Z" w:initials="RM">
    <w:p w14:paraId="19D9EA17" w14:textId="77777777" w:rsidR="00B073F5" w:rsidRPr="003741E9" w:rsidRDefault="00B073F5">
      <w:pPr>
        <w:pStyle w:val="CommentText"/>
        <w:rPr>
          <w:lang w:val="en-US"/>
        </w:rPr>
      </w:pPr>
      <w:r>
        <w:rPr>
          <w:rStyle w:val="CommentReference"/>
        </w:rPr>
        <w:annotationRef/>
      </w:r>
      <w:r w:rsidRPr="003741E9">
        <w:rPr>
          <w:lang w:val="en-US"/>
        </w:rPr>
        <w:t>Not found:</w:t>
      </w:r>
    </w:p>
    <w:p w14:paraId="18DBCE22" w14:textId="77777777" w:rsidR="00B073F5" w:rsidRDefault="00B073F5">
      <w:pPr>
        <w:pStyle w:val="CommentText"/>
      </w:pPr>
      <w:r>
        <w:t>C.D. Jones et al.</w:t>
      </w:r>
    </w:p>
    <w:p w14:paraId="12A6B13C" w14:textId="77777777" w:rsidR="00B073F5" w:rsidRDefault="00B073F5">
      <w:pPr>
        <w:pStyle w:val="CommentText"/>
      </w:pPr>
      <w:r>
        <w:t>2016a</w:t>
      </w:r>
    </w:p>
    <w:p w14:paraId="6E7EF897" w14:textId="77777777" w:rsidR="00B073F5" w:rsidRDefault="00B073F5">
      <w:pPr>
        <w:pStyle w:val="CommentText"/>
      </w:pPr>
    </w:p>
    <w:p w14:paraId="470B6DA4" w14:textId="77777777" w:rsidR="00B073F5" w:rsidRDefault="00B073F5">
      <w:pPr>
        <w:pStyle w:val="CommentText"/>
      </w:pPr>
      <w:r>
        <w:t>Extra stuff:</w:t>
      </w:r>
    </w:p>
    <w:p w14:paraId="130F891F" w14:textId="77777777" w:rsidR="00B073F5" w:rsidRDefault="00B073F5">
      <w:pPr>
        <w:pStyle w:val="CommentText"/>
      </w:pPr>
      <w:r>
        <w:t>(Jones et al., 2016b)</w:t>
      </w:r>
    </w:p>
    <w:p w14:paraId="293414F7" w14:textId="77777777" w:rsidR="00B073F5" w:rsidRDefault="00B073F5">
      <w:pPr>
        <w:pStyle w:val="CommentText"/>
      </w:pPr>
    </w:p>
    <w:p w14:paraId="17D5FC55" w14:textId="77777777" w:rsidR="00B073F5" w:rsidRDefault="00B073F5">
      <w:pPr>
        <w:pStyle w:val="CommentText"/>
      </w:pPr>
      <w:r>
        <w:t>Correct:</w:t>
      </w:r>
    </w:p>
    <w:p w14:paraId="704EDD7F" w14:textId="77777777" w:rsidR="00B073F5" w:rsidRDefault="00B073F5">
      <w:pPr>
        <w:pStyle w:val="CommentText"/>
      </w:pPr>
      <w:r>
        <w:t>C.D. Jones et al. (2016a)</w:t>
      </w:r>
    </w:p>
    <w:p w14:paraId="2082C5FF" w14:textId="1C943698" w:rsidR="00B073F5" w:rsidRDefault="00B073F5">
      <w:pPr>
        <w:pStyle w:val="CommentText"/>
      </w:pPr>
      <w:r>
        <w:t>(C.D. Jones et al., 2016a)</w:t>
      </w:r>
    </w:p>
  </w:comment>
  <w:comment w:id="448" w:author="Ian Blenkinsop" w:date="2021-07-26T17:29:00Z" w:initials="IB">
    <w:p w14:paraId="5FF91A85" w14:textId="00F89B2F" w:rsidR="00390CA8" w:rsidRDefault="00390CA8">
      <w:pPr>
        <w:pStyle w:val="CommentText"/>
      </w:pPr>
      <w:r>
        <w:rPr>
          <w:rStyle w:val="CommentReference"/>
        </w:rPr>
        <w:annotationRef/>
      </w:r>
      <w:r>
        <w:t>Lowercase?</w:t>
      </w:r>
    </w:p>
  </w:comment>
  <w:comment w:id="449" w:author="Tom Maycock" w:date="2021-09-06T16:36:00Z" w:initials="TM">
    <w:p w14:paraId="610D6BA4" w14:textId="4952E4D3" w:rsidR="005B6FEC" w:rsidRDefault="005B6FEC">
      <w:pPr>
        <w:pStyle w:val="CommentText"/>
      </w:pPr>
      <w:r>
        <w:rPr>
          <w:rStyle w:val="CommentReference"/>
        </w:rPr>
        <w:annotationRef/>
      </w:r>
      <w:r>
        <w:t>Yes</w:t>
      </w:r>
    </w:p>
  </w:comment>
  <w:comment w:id="477" w:author="Robin Matthews" w:date="2021-06-16T16:21:00Z" w:initials="RM">
    <w:p w14:paraId="549FE8EC" w14:textId="77777777" w:rsidR="00B073F5" w:rsidRPr="003741E9" w:rsidRDefault="00B073F5">
      <w:pPr>
        <w:pStyle w:val="CommentText"/>
        <w:rPr>
          <w:lang w:val="en-US"/>
        </w:rPr>
      </w:pPr>
      <w:r>
        <w:rPr>
          <w:rStyle w:val="CommentReference"/>
        </w:rPr>
        <w:annotationRef/>
      </w:r>
      <w:r w:rsidRPr="003741E9">
        <w:rPr>
          <w:lang w:val="en-US"/>
        </w:rPr>
        <w:t>Extra stuff:</w:t>
      </w:r>
    </w:p>
    <w:p w14:paraId="3CE50DB8" w14:textId="77777777" w:rsidR="00B073F5" w:rsidRPr="003741E9" w:rsidRDefault="00B073F5">
      <w:pPr>
        <w:pStyle w:val="CommentText"/>
        <w:rPr>
          <w:lang w:val="en-US"/>
        </w:rPr>
      </w:pPr>
      <w:r w:rsidRPr="003741E9">
        <w:rPr>
          <w:lang w:val="en-US"/>
        </w:rPr>
        <w:t>(see Box 6.4 in , )</w:t>
      </w:r>
    </w:p>
    <w:p w14:paraId="16AD57FB" w14:textId="77777777" w:rsidR="00B073F5" w:rsidRPr="003741E9" w:rsidRDefault="00B073F5">
      <w:pPr>
        <w:pStyle w:val="CommentText"/>
        <w:rPr>
          <w:lang w:val="en-US"/>
        </w:rPr>
      </w:pPr>
    </w:p>
    <w:p w14:paraId="272E06B6" w14:textId="77777777" w:rsidR="00B073F5" w:rsidRDefault="00B073F5">
      <w:pPr>
        <w:pStyle w:val="CommentText"/>
      </w:pPr>
      <w:r>
        <w:t>Correct:</w:t>
      </w:r>
    </w:p>
    <w:p w14:paraId="22A7FBEE" w14:textId="77777777" w:rsidR="00B073F5" w:rsidRDefault="00B073F5">
      <w:pPr>
        <w:pStyle w:val="CommentText"/>
      </w:pPr>
      <w:r>
        <w:t>Ciais et al. (2013)</w:t>
      </w:r>
    </w:p>
    <w:p w14:paraId="1D79FB18" w14:textId="2178AB6F" w:rsidR="00B073F5" w:rsidRDefault="00B073F5">
      <w:pPr>
        <w:pStyle w:val="CommentText"/>
      </w:pPr>
      <w:r>
        <w:t>(Ciais et al., 2013)</w:t>
      </w:r>
    </w:p>
  </w:comment>
  <w:comment w:id="486" w:author="Robin Matthews" w:date="2021-06-16T16:21:00Z" w:initials="RM">
    <w:p w14:paraId="0CD36600" w14:textId="77777777" w:rsidR="00B073F5" w:rsidRPr="003741E9" w:rsidRDefault="00B073F5">
      <w:pPr>
        <w:pStyle w:val="CommentText"/>
        <w:rPr>
          <w:lang w:val="en-US"/>
        </w:rPr>
      </w:pPr>
      <w:r>
        <w:rPr>
          <w:rStyle w:val="CommentReference"/>
        </w:rPr>
        <w:annotationRef/>
      </w:r>
      <w:r w:rsidRPr="003741E9">
        <w:rPr>
          <w:lang w:val="en-US"/>
        </w:rPr>
        <w:t>Extra stuff:</w:t>
      </w:r>
    </w:p>
    <w:p w14:paraId="0F85F7C5" w14:textId="77777777" w:rsidR="00B073F5" w:rsidRPr="003741E9" w:rsidRDefault="00B073F5">
      <w:pPr>
        <w:pStyle w:val="CommentText"/>
        <w:rPr>
          <w:lang w:val="en-US"/>
        </w:rPr>
      </w:pPr>
      <w:r w:rsidRPr="003741E9">
        <w:rPr>
          <w:lang w:val="en-US"/>
        </w:rPr>
        <w:t>, )</w:t>
      </w:r>
    </w:p>
    <w:p w14:paraId="220871C5" w14:textId="77777777" w:rsidR="00B073F5" w:rsidRPr="003741E9" w:rsidRDefault="00B073F5">
      <w:pPr>
        <w:pStyle w:val="CommentText"/>
        <w:rPr>
          <w:lang w:val="en-US"/>
        </w:rPr>
      </w:pPr>
    </w:p>
    <w:p w14:paraId="01F71984" w14:textId="77777777" w:rsidR="00B073F5" w:rsidRPr="003741E9" w:rsidRDefault="00B073F5">
      <w:pPr>
        <w:pStyle w:val="CommentText"/>
        <w:rPr>
          <w:lang w:val="en-US"/>
        </w:rPr>
      </w:pPr>
      <w:r w:rsidRPr="003741E9">
        <w:rPr>
          <w:lang w:val="en-US"/>
        </w:rPr>
        <w:t>Correct:</w:t>
      </w:r>
    </w:p>
    <w:p w14:paraId="6702A4E0" w14:textId="77777777" w:rsidR="00B073F5" w:rsidRDefault="00B073F5">
      <w:pPr>
        <w:pStyle w:val="CommentText"/>
      </w:pPr>
      <w:r w:rsidRPr="003741E9">
        <w:rPr>
          <w:lang w:val="en-US"/>
        </w:rPr>
        <w:t xml:space="preserve">Maher et al. </w:t>
      </w:r>
      <w:r>
        <w:t>(2018)</w:t>
      </w:r>
    </w:p>
    <w:p w14:paraId="148786F4" w14:textId="6B7C1671" w:rsidR="00B073F5" w:rsidRDefault="00B073F5">
      <w:pPr>
        <w:pStyle w:val="CommentText"/>
      </w:pPr>
      <w:r>
        <w:t>(Maher et al., 2018)</w:t>
      </w:r>
    </w:p>
  </w:comment>
  <w:comment w:id="493" w:author="Robin Matthews" w:date="2021-06-16T16:21:00Z" w:initials="RM">
    <w:p w14:paraId="747260C4" w14:textId="77777777" w:rsidR="00B073F5" w:rsidRDefault="00B073F5">
      <w:pPr>
        <w:pStyle w:val="CommentText"/>
      </w:pPr>
      <w:r>
        <w:rPr>
          <w:rStyle w:val="CommentReference"/>
        </w:rPr>
        <w:annotationRef/>
      </w:r>
      <w:r>
        <w:t>Extra stuff:</w:t>
      </w:r>
    </w:p>
    <w:p w14:paraId="42BB455B" w14:textId="77777777" w:rsidR="00B073F5" w:rsidRDefault="00B073F5">
      <w:pPr>
        <w:pStyle w:val="CommentText"/>
      </w:pPr>
      <w:r>
        <w:t>, ; Section 1.5.4.7)</w:t>
      </w:r>
    </w:p>
    <w:p w14:paraId="0375AAA3" w14:textId="77777777" w:rsidR="00B073F5" w:rsidRDefault="00B073F5">
      <w:pPr>
        <w:pStyle w:val="CommentText"/>
      </w:pPr>
    </w:p>
    <w:p w14:paraId="661D53E9" w14:textId="77777777" w:rsidR="00B073F5" w:rsidRDefault="00B073F5">
      <w:pPr>
        <w:pStyle w:val="CommentText"/>
      </w:pPr>
      <w:r>
        <w:t>Correct:</w:t>
      </w:r>
    </w:p>
    <w:p w14:paraId="56513E04" w14:textId="77777777" w:rsidR="00B073F5" w:rsidRDefault="00B073F5">
      <w:pPr>
        <w:pStyle w:val="CommentText"/>
      </w:pPr>
      <w:r>
        <w:t>Fasullo et al. (2015)</w:t>
      </w:r>
    </w:p>
    <w:p w14:paraId="39D3F912" w14:textId="05C4F9AC" w:rsidR="00B073F5" w:rsidRDefault="00B073F5">
      <w:pPr>
        <w:pStyle w:val="CommentText"/>
      </w:pPr>
      <w:r>
        <w:t>(Fasullo et al., 2015)</w:t>
      </w:r>
    </w:p>
  </w:comment>
  <w:comment w:id="530" w:author="Ian Blenkinsop" w:date="2021-07-15T09:48:00Z" w:initials="IB">
    <w:p w14:paraId="452ED96F" w14:textId="77777777" w:rsidR="00B073F5" w:rsidRDefault="00B073F5">
      <w:pPr>
        <w:pStyle w:val="CommentText"/>
      </w:pPr>
      <w:r>
        <w:rPr>
          <w:rStyle w:val="CommentReference"/>
        </w:rPr>
        <w:annotationRef/>
      </w:r>
      <w:r>
        <w:rPr>
          <w:b/>
          <w:bCs/>
        </w:rPr>
        <w:t xml:space="preserve">Sara-Mae: </w:t>
      </w:r>
      <w:r>
        <w:t>This is correct here – “The” AR5 at start of sentences.</w:t>
      </w:r>
      <w:r>
        <w:br/>
        <w:t>no ’the’ when it’s used in text.</w:t>
      </w:r>
    </w:p>
    <w:p w14:paraId="7F7E4106" w14:textId="5111E5F2" w:rsidR="00B073F5" w:rsidRPr="008737AE" w:rsidRDefault="00B073F5">
      <w:pPr>
        <w:pStyle w:val="CommentText"/>
      </w:pPr>
      <w:r>
        <w:t>Same goes for SROCC, SR1.5, SRCCL.</w:t>
      </w:r>
    </w:p>
  </w:comment>
  <w:comment w:id="531" w:author="Robin Matthews" w:date="2021-06-16T16:21:00Z" w:initials="RM">
    <w:p w14:paraId="138C4D92" w14:textId="77777777" w:rsidR="00B073F5" w:rsidRPr="003741E9" w:rsidRDefault="00B073F5">
      <w:pPr>
        <w:pStyle w:val="CommentText"/>
        <w:rPr>
          <w:lang w:val="en-US"/>
        </w:rPr>
      </w:pPr>
      <w:r>
        <w:rPr>
          <w:rStyle w:val="CommentReference"/>
        </w:rPr>
        <w:annotationRef/>
      </w:r>
      <w:r w:rsidRPr="003741E9">
        <w:rPr>
          <w:lang w:val="en-US"/>
        </w:rPr>
        <w:t>Extra stuff:</w:t>
      </w:r>
    </w:p>
    <w:p w14:paraId="7B4A9FDF" w14:textId="77777777" w:rsidR="00B073F5" w:rsidRPr="003741E9" w:rsidRDefault="00B073F5">
      <w:pPr>
        <w:pStyle w:val="CommentText"/>
        <w:rPr>
          <w:lang w:val="en-US"/>
        </w:rPr>
      </w:pPr>
      <w:r w:rsidRPr="003741E9">
        <w:rPr>
          <w:lang w:val="en-US"/>
        </w:rPr>
        <w:t>; )</w:t>
      </w:r>
    </w:p>
    <w:p w14:paraId="616C8CBA" w14:textId="77777777" w:rsidR="00B073F5" w:rsidRPr="003741E9" w:rsidRDefault="00B073F5">
      <w:pPr>
        <w:pStyle w:val="CommentText"/>
        <w:rPr>
          <w:lang w:val="en-US"/>
        </w:rPr>
      </w:pPr>
    </w:p>
    <w:p w14:paraId="1DE7814C" w14:textId="77777777" w:rsidR="00B073F5" w:rsidRPr="003741E9" w:rsidRDefault="00B073F5">
      <w:pPr>
        <w:pStyle w:val="CommentText"/>
        <w:rPr>
          <w:lang w:val="en-US"/>
        </w:rPr>
      </w:pPr>
      <w:r w:rsidRPr="003741E9">
        <w:rPr>
          <w:lang w:val="en-US"/>
        </w:rPr>
        <w:t>Correct:</w:t>
      </w:r>
    </w:p>
    <w:p w14:paraId="115A454B" w14:textId="5557FAD4" w:rsidR="00B073F5" w:rsidRPr="003741E9" w:rsidRDefault="00B073F5">
      <w:pPr>
        <w:pStyle w:val="CommentText"/>
        <w:rPr>
          <w:lang w:val="en-US"/>
        </w:rPr>
      </w:pPr>
      <w:r w:rsidRPr="003741E9">
        <w:rPr>
          <w:lang w:val="en-US"/>
        </w:rPr>
        <w:t>(Meinshausen et al., 2011; van Vuuren et al., 2011)</w:t>
      </w:r>
    </w:p>
  </w:comment>
  <w:comment w:id="534" w:author="Robin Matthews" w:date="2021-06-16T16:21:00Z" w:initials="RM">
    <w:p w14:paraId="2E7522E4" w14:textId="77777777" w:rsidR="00B073F5" w:rsidRPr="003741E9" w:rsidRDefault="00B073F5">
      <w:pPr>
        <w:pStyle w:val="CommentText"/>
        <w:rPr>
          <w:lang w:val="en-US"/>
        </w:rPr>
      </w:pPr>
      <w:r>
        <w:rPr>
          <w:rStyle w:val="CommentReference"/>
        </w:rPr>
        <w:annotationRef/>
      </w:r>
      <w:r w:rsidRPr="003741E9">
        <w:rPr>
          <w:lang w:val="en-US"/>
        </w:rPr>
        <w:t>Extra stuff:</w:t>
      </w:r>
    </w:p>
    <w:p w14:paraId="46F8E266" w14:textId="77777777" w:rsidR="00B073F5" w:rsidRPr="003741E9" w:rsidRDefault="00B073F5">
      <w:pPr>
        <w:pStyle w:val="CommentText"/>
        <w:rPr>
          <w:lang w:val="en-US"/>
        </w:rPr>
      </w:pPr>
      <w:r w:rsidRPr="003741E9">
        <w:rPr>
          <w:lang w:val="en-US"/>
        </w:rPr>
        <w:t xml:space="preserve">, </w:t>
      </w:r>
    </w:p>
    <w:p w14:paraId="368BFC50" w14:textId="77777777" w:rsidR="00B073F5" w:rsidRPr="003741E9" w:rsidRDefault="00B073F5">
      <w:pPr>
        <w:pStyle w:val="CommentText"/>
        <w:rPr>
          <w:lang w:val="en-US"/>
        </w:rPr>
      </w:pPr>
    </w:p>
    <w:p w14:paraId="54D9BEFC" w14:textId="77777777" w:rsidR="00B073F5" w:rsidRPr="003741E9" w:rsidRDefault="00B073F5">
      <w:pPr>
        <w:pStyle w:val="CommentText"/>
        <w:rPr>
          <w:lang w:val="en-US"/>
        </w:rPr>
      </w:pPr>
      <w:r w:rsidRPr="003741E9">
        <w:rPr>
          <w:lang w:val="en-US"/>
        </w:rPr>
        <w:t>Correct:</w:t>
      </w:r>
    </w:p>
    <w:p w14:paraId="231152BE" w14:textId="77777777" w:rsidR="00B073F5" w:rsidRDefault="00B073F5">
      <w:pPr>
        <w:pStyle w:val="CommentText"/>
      </w:pPr>
      <w:r>
        <w:t>Taylor et al. (2012)</w:t>
      </w:r>
    </w:p>
    <w:p w14:paraId="6EB89A22" w14:textId="6A9FFA8B" w:rsidR="00B073F5" w:rsidRDefault="00B073F5">
      <w:pPr>
        <w:pStyle w:val="CommentText"/>
      </w:pPr>
      <w:r>
        <w:t>(Taylor et al., 2012)</w:t>
      </w:r>
    </w:p>
  </w:comment>
  <w:comment w:id="538" w:author="Robin Matthews" w:date="2021-06-16T16:21:00Z" w:initials="RM">
    <w:p w14:paraId="4A8168BC" w14:textId="77777777" w:rsidR="00B073F5" w:rsidRPr="003741E9" w:rsidRDefault="00B073F5">
      <w:pPr>
        <w:pStyle w:val="CommentText"/>
        <w:rPr>
          <w:lang w:val="en-US"/>
        </w:rPr>
      </w:pPr>
      <w:r>
        <w:rPr>
          <w:rStyle w:val="CommentReference"/>
        </w:rPr>
        <w:annotationRef/>
      </w:r>
      <w:r w:rsidRPr="003741E9">
        <w:rPr>
          <w:lang w:val="en-US"/>
        </w:rPr>
        <w:t>Extra stuff:</w:t>
      </w:r>
    </w:p>
    <w:p w14:paraId="33734D0A" w14:textId="77777777" w:rsidR="00B073F5" w:rsidRPr="003741E9" w:rsidRDefault="00B073F5">
      <w:pPr>
        <w:pStyle w:val="CommentText"/>
        <w:rPr>
          <w:lang w:val="en-US"/>
        </w:rPr>
      </w:pPr>
      <w:r w:rsidRPr="003741E9">
        <w:rPr>
          <w:lang w:val="en-US"/>
        </w:rPr>
        <w:t>, )</w:t>
      </w:r>
    </w:p>
    <w:p w14:paraId="088A0208" w14:textId="77777777" w:rsidR="00B073F5" w:rsidRPr="003741E9" w:rsidRDefault="00B073F5">
      <w:pPr>
        <w:pStyle w:val="CommentText"/>
        <w:rPr>
          <w:lang w:val="en-US"/>
        </w:rPr>
      </w:pPr>
    </w:p>
    <w:p w14:paraId="1310B913" w14:textId="77777777" w:rsidR="00B073F5" w:rsidRPr="003741E9" w:rsidRDefault="00B073F5">
      <w:pPr>
        <w:pStyle w:val="CommentText"/>
        <w:rPr>
          <w:lang w:val="en-US"/>
        </w:rPr>
      </w:pPr>
      <w:r w:rsidRPr="003741E9">
        <w:rPr>
          <w:lang w:val="en-US"/>
        </w:rPr>
        <w:t>Correct:</w:t>
      </w:r>
    </w:p>
    <w:p w14:paraId="14D54835" w14:textId="77777777" w:rsidR="00B073F5" w:rsidRPr="003741E9" w:rsidRDefault="00B073F5">
      <w:pPr>
        <w:pStyle w:val="CommentText"/>
        <w:rPr>
          <w:lang w:val="en-US"/>
        </w:rPr>
      </w:pPr>
      <w:r w:rsidRPr="003741E9">
        <w:rPr>
          <w:lang w:val="en-US"/>
        </w:rPr>
        <w:t>O’Neill et al. (2016)</w:t>
      </w:r>
    </w:p>
    <w:p w14:paraId="2CC97FD4" w14:textId="553FE0CF" w:rsidR="00B073F5" w:rsidRPr="003741E9" w:rsidRDefault="00B073F5">
      <w:pPr>
        <w:pStyle w:val="CommentText"/>
        <w:rPr>
          <w:lang w:val="en-US"/>
        </w:rPr>
      </w:pPr>
      <w:r w:rsidRPr="003741E9">
        <w:rPr>
          <w:lang w:val="en-US"/>
        </w:rPr>
        <w:t>(O’Neill et al., 2016)</w:t>
      </w:r>
    </w:p>
  </w:comment>
  <w:comment w:id="544" w:author="Robin Matthews" w:date="2021-06-16T16:21:00Z" w:initials="RM">
    <w:p w14:paraId="7CFE94D2" w14:textId="77777777" w:rsidR="00B073F5" w:rsidRPr="003741E9" w:rsidRDefault="00B073F5">
      <w:pPr>
        <w:pStyle w:val="CommentText"/>
        <w:rPr>
          <w:lang w:val="en-US"/>
        </w:rPr>
      </w:pPr>
      <w:r>
        <w:rPr>
          <w:rStyle w:val="CommentReference"/>
        </w:rPr>
        <w:annotationRef/>
      </w:r>
      <w:r w:rsidRPr="003741E9">
        <w:rPr>
          <w:lang w:val="en-US"/>
        </w:rPr>
        <w:t>Extra stuff:</w:t>
      </w:r>
    </w:p>
    <w:p w14:paraId="17A4FADE" w14:textId="77777777" w:rsidR="00B073F5" w:rsidRPr="003741E9" w:rsidRDefault="00B073F5">
      <w:pPr>
        <w:pStyle w:val="CommentText"/>
        <w:rPr>
          <w:lang w:val="en-US"/>
        </w:rPr>
      </w:pPr>
      <w:r w:rsidRPr="003741E9">
        <w:rPr>
          <w:lang w:val="en-US"/>
        </w:rPr>
        <w:t xml:space="preserve">, </w:t>
      </w:r>
    </w:p>
    <w:p w14:paraId="326C8B41" w14:textId="77777777" w:rsidR="00B073F5" w:rsidRPr="003741E9" w:rsidRDefault="00B073F5">
      <w:pPr>
        <w:pStyle w:val="CommentText"/>
        <w:rPr>
          <w:lang w:val="en-US"/>
        </w:rPr>
      </w:pPr>
    </w:p>
    <w:p w14:paraId="37C6BDA8" w14:textId="77777777" w:rsidR="00B073F5" w:rsidRPr="003741E9" w:rsidRDefault="00B073F5">
      <w:pPr>
        <w:pStyle w:val="CommentText"/>
        <w:rPr>
          <w:lang w:val="en-US"/>
        </w:rPr>
      </w:pPr>
      <w:r w:rsidRPr="003741E9">
        <w:rPr>
          <w:lang w:val="en-US"/>
        </w:rPr>
        <w:t>Correct:</w:t>
      </w:r>
    </w:p>
    <w:p w14:paraId="21091721" w14:textId="77777777" w:rsidR="00B073F5" w:rsidRDefault="00B073F5">
      <w:pPr>
        <w:pStyle w:val="CommentText"/>
      </w:pPr>
      <w:r>
        <w:t>Amann et al. (2013)</w:t>
      </w:r>
    </w:p>
    <w:p w14:paraId="31C9DCBF" w14:textId="74C91D4F" w:rsidR="00B073F5" w:rsidRDefault="00B073F5">
      <w:pPr>
        <w:pStyle w:val="CommentText"/>
      </w:pPr>
      <w:r>
        <w:t>(Amann et al., 2013)</w:t>
      </w:r>
    </w:p>
  </w:comment>
  <w:comment w:id="545" w:author="Robin Matthews" w:date="2021-06-16T16:21:00Z" w:initials="RM">
    <w:p w14:paraId="12F6878B" w14:textId="77777777" w:rsidR="00B073F5" w:rsidRPr="003741E9" w:rsidRDefault="00B073F5">
      <w:pPr>
        <w:pStyle w:val="CommentText"/>
        <w:rPr>
          <w:lang w:val="en-US"/>
        </w:rPr>
      </w:pPr>
      <w:r>
        <w:rPr>
          <w:rStyle w:val="CommentReference"/>
        </w:rPr>
        <w:annotationRef/>
      </w:r>
      <w:r w:rsidRPr="003741E9">
        <w:rPr>
          <w:lang w:val="en-US"/>
        </w:rPr>
        <w:t>Extra stuff:</w:t>
      </w:r>
    </w:p>
    <w:p w14:paraId="0EEA2907" w14:textId="77777777" w:rsidR="00B073F5" w:rsidRPr="003741E9" w:rsidRDefault="00B073F5">
      <w:pPr>
        <w:pStyle w:val="CommentText"/>
        <w:rPr>
          <w:lang w:val="en-US"/>
        </w:rPr>
      </w:pPr>
      <w:r w:rsidRPr="003741E9">
        <w:rPr>
          <w:lang w:val="en-US"/>
        </w:rPr>
        <w:t>, )</w:t>
      </w:r>
    </w:p>
    <w:p w14:paraId="29072755" w14:textId="77777777" w:rsidR="00B073F5" w:rsidRPr="003741E9" w:rsidRDefault="00B073F5">
      <w:pPr>
        <w:pStyle w:val="CommentText"/>
        <w:rPr>
          <w:lang w:val="en-US"/>
        </w:rPr>
      </w:pPr>
    </w:p>
    <w:p w14:paraId="53D92747" w14:textId="77777777" w:rsidR="00B073F5" w:rsidRPr="003741E9" w:rsidRDefault="00B073F5">
      <w:pPr>
        <w:pStyle w:val="CommentText"/>
        <w:rPr>
          <w:lang w:val="en-US"/>
        </w:rPr>
      </w:pPr>
      <w:r w:rsidRPr="003741E9">
        <w:rPr>
          <w:lang w:val="en-US"/>
        </w:rPr>
        <w:t>Correct:</w:t>
      </w:r>
    </w:p>
    <w:p w14:paraId="319148FD" w14:textId="77777777" w:rsidR="00B073F5" w:rsidRPr="003741E9" w:rsidRDefault="00B073F5">
      <w:pPr>
        <w:pStyle w:val="CommentText"/>
        <w:rPr>
          <w:lang w:val="en-US"/>
        </w:rPr>
      </w:pPr>
      <w:r w:rsidRPr="003741E9">
        <w:rPr>
          <w:lang w:val="en-US"/>
        </w:rPr>
        <w:t>Rao et al. (2017)</w:t>
      </w:r>
    </w:p>
    <w:p w14:paraId="1C78CAAD" w14:textId="2DA9D62C" w:rsidR="00B073F5" w:rsidRPr="003741E9" w:rsidRDefault="00B073F5">
      <w:pPr>
        <w:pStyle w:val="CommentText"/>
        <w:rPr>
          <w:lang w:val="en-US"/>
        </w:rPr>
      </w:pPr>
      <w:r w:rsidRPr="003741E9">
        <w:rPr>
          <w:lang w:val="en-US"/>
        </w:rPr>
        <w:t>(Rao et al., 2017)</w:t>
      </w:r>
    </w:p>
  </w:comment>
  <w:comment w:id="608" w:author="Robin Matthews" w:date="2021-06-16T16:21:00Z" w:initials="RM">
    <w:p w14:paraId="5DF2FCFA" w14:textId="77777777" w:rsidR="00B073F5" w:rsidRPr="003741E9" w:rsidRDefault="00B073F5">
      <w:pPr>
        <w:pStyle w:val="CommentText"/>
        <w:rPr>
          <w:lang w:val="en-US"/>
        </w:rPr>
      </w:pPr>
      <w:r>
        <w:rPr>
          <w:rStyle w:val="CommentReference"/>
        </w:rPr>
        <w:annotationRef/>
      </w:r>
      <w:r w:rsidRPr="003741E9">
        <w:rPr>
          <w:lang w:val="en-US"/>
        </w:rPr>
        <w:t>Extra stuff:</w:t>
      </w:r>
    </w:p>
    <w:p w14:paraId="1F7498D4" w14:textId="77777777" w:rsidR="00B073F5" w:rsidRPr="003741E9" w:rsidRDefault="00B073F5">
      <w:pPr>
        <w:pStyle w:val="CommentText"/>
        <w:rPr>
          <w:lang w:val="en-US"/>
        </w:rPr>
      </w:pPr>
      <w:r w:rsidRPr="003741E9">
        <w:rPr>
          <w:lang w:val="en-US"/>
        </w:rPr>
        <w:t>, )</w:t>
      </w:r>
    </w:p>
    <w:p w14:paraId="4558C6BC" w14:textId="77777777" w:rsidR="00B073F5" w:rsidRPr="003741E9" w:rsidRDefault="00B073F5">
      <w:pPr>
        <w:pStyle w:val="CommentText"/>
        <w:rPr>
          <w:lang w:val="en-US"/>
        </w:rPr>
      </w:pPr>
    </w:p>
    <w:p w14:paraId="478DAB13" w14:textId="77777777" w:rsidR="00B073F5" w:rsidRPr="003741E9" w:rsidRDefault="00B073F5">
      <w:pPr>
        <w:pStyle w:val="CommentText"/>
        <w:rPr>
          <w:lang w:val="en-US"/>
        </w:rPr>
      </w:pPr>
      <w:r w:rsidRPr="003741E9">
        <w:rPr>
          <w:lang w:val="en-US"/>
        </w:rPr>
        <w:t>Correct:</w:t>
      </w:r>
    </w:p>
    <w:p w14:paraId="203EA6A0" w14:textId="77777777" w:rsidR="00B073F5" w:rsidRDefault="00B073F5">
      <w:pPr>
        <w:pStyle w:val="CommentText"/>
      </w:pPr>
      <w:r>
        <w:t>Boer et al. (2016)</w:t>
      </w:r>
    </w:p>
    <w:p w14:paraId="31D9CB13" w14:textId="1E8B1AA0" w:rsidR="00B073F5" w:rsidRDefault="00B073F5">
      <w:pPr>
        <w:pStyle w:val="CommentText"/>
      </w:pPr>
      <w:r>
        <w:t>(Boer et al., 2016)</w:t>
      </w:r>
    </w:p>
  </w:comment>
  <w:comment w:id="619" w:author="Robin Matthews" w:date="2021-06-16T16:21:00Z" w:initials="RM">
    <w:p w14:paraId="46E914CC" w14:textId="77777777" w:rsidR="00B073F5" w:rsidRPr="003741E9" w:rsidRDefault="00B073F5">
      <w:pPr>
        <w:pStyle w:val="CommentText"/>
        <w:rPr>
          <w:lang w:val="en-US"/>
        </w:rPr>
      </w:pPr>
      <w:r>
        <w:rPr>
          <w:rStyle w:val="CommentReference"/>
        </w:rPr>
        <w:annotationRef/>
      </w:r>
      <w:r w:rsidRPr="003741E9">
        <w:rPr>
          <w:lang w:val="en-US"/>
        </w:rPr>
        <w:t>Extra stuff:</w:t>
      </w:r>
    </w:p>
    <w:p w14:paraId="180575CE" w14:textId="77777777" w:rsidR="00B073F5" w:rsidRPr="003741E9" w:rsidRDefault="00B073F5">
      <w:pPr>
        <w:pStyle w:val="CommentText"/>
        <w:rPr>
          <w:lang w:val="en-US"/>
        </w:rPr>
      </w:pPr>
      <w:r w:rsidRPr="003741E9">
        <w:rPr>
          <w:lang w:val="en-US"/>
        </w:rPr>
        <w:t>; )</w:t>
      </w:r>
    </w:p>
    <w:p w14:paraId="2430C879" w14:textId="77777777" w:rsidR="00B073F5" w:rsidRPr="003741E9" w:rsidRDefault="00B073F5">
      <w:pPr>
        <w:pStyle w:val="CommentText"/>
        <w:rPr>
          <w:lang w:val="en-US"/>
        </w:rPr>
      </w:pPr>
    </w:p>
    <w:p w14:paraId="3122C322" w14:textId="77777777" w:rsidR="00B073F5" w:rsidRPr="003741E9" w:rsidRDefault="00B073F5">
      <w:pPr>
        <w:pStyle w:val="CommentText"/>
        <w:rPr>
          <w:lang w:val="en-US"/>
        </w:rPr>
      </w:pPr>
      <w:r w:rsidRPr="003741E9">
        <w:rPr>
          <w:lang w:val="en-US"/>
        </w:rPr>
        <w:t>Correct:</w:t>
      </w:r>
    </w:p>
    <w:p w14:paraId="1EFC8C6E" w14:textId="1DA4B650" w:rsidR="00B073F5" w:rsidRPr="003741E9" w:rsidRDefault="00B073F5">
      <w:pPr>
        <w:pStyle w:val="CommentText"/>
        <w:rPr>
          <w:lang w:val="en-US"/>
        </w:rPr>
      </w:pPr>
      <w:r w:rsidRPr="003741E9">
        <w:rPr>
          <w:lang w:val="en-US"/>
        </w:rPr>
        <w:t>(Müller et al., 2012; Yeager et al., 2018)</w:t>
      </w:r>
    </w:p>
  </w:comment>
  <w:comment w:id="620" w:author="Robin Matthews" w:date="2021-06-16T16:21:00Z" w:initials="RM">
    <w:p w14:paraId="2D232037" w14:textId="77777777" w:rsidR="00B073F5" w:rsidRPr="003741E9" w:rsidRDefault="00B073F5">
      <w:pPr>
        <w:pStyle w:val="CommentText"/>
        <w:rPr>
          <w:lang w:val="en-US"/>
        </w:rPr>
      </w:pPr>
      <w:r>
        <w:rPr>
          <w:rStyle w:val="CommentReference"/>
        </w:rPr>
        <w:annotationRef/>
      </w:r>
      <w:r w:rsidRPr="003741E9">
        <w:rPr>
          <w:lang w:val="en-US"/>
        </w:rPr>
        <w:t>Extra stuff:</w:t>
      </w:r>
    </w:p>
    <w:p w14:paraId="51209438" w14:textId="77777777" w:rsidR="00B073F5" w:rsidRPr="003741E9" w:rsidRDefault="00B073F5">
      <w:pPr>
        <w:pStyle w:val="CommentText"/>
        <w:rPr>
          <w:lang w:val="en-US"/>
        </w:rPr>
      </w:pPr>
      <w:r w:rsidRPr="003741E9">
        <w:rPr>
          <w:lang w:val="en-US"/>
        </w:rPr>
        <w:t>; )</w:t>
      </w:r>
    </w:p>
    <w:p w14:paraId="48A8EAC6" w14:textId="77777777" w:rsidR="00B073F5" w:rsidRPr="003741E9" w:rsidRDefault="00B073F5">
      <w:pPr>
        <w:pStyle w:val="CommentText"/>
        <w:rPr>
          <w:lang w:val="en-US"/>
        </w:rPr>
      </w:pPr>
    </w:p>
    <w:p w14:paraId="23688376" w14:textId="77777777" w:rsidR="00B073F5" w:rsidRPr="003741E9" w:rsidRDefault="00B073F5">
      <w:pPr>
        <w:pStyle w:val="CommentText"/>
        <w:rPr>
          <w:lang w:val="en-US"/>
        </w:rPr>
      </w:pPr>
      <w:r w:rsidRPr="003741E9">
        <w:rPr>
          <w:lang w:val="en-US"/>
        </w:rPr>
        <w:t>Correct:</w:t>
      </w:r>
    </w:p>
    <w:p w14:paraId="4CEA43A1" w14:textId="7B880986" w:rsidR="00B073F5" w:rsidRDefault="00B073F5">
      <w:pPr>
        <w:pStyle w:val="CommentText"/>
      </w:pPr>
      <w:r>
        <w:t>(Pohlmann et al., 2013; Knight et al., 2014)</w:t>
      </w:r>
    </w:p>
  </w:comment>
  <w:comment w:id="623" w:author="Robin Matthews" w:date="2021-06-16T16:21:00Z" w:initials="RM">
    <w:p w14:paraId="692DEE5C" w14:textId="77777777" w:rsidR="00B073F5" w:rsidRPr="003741E9" w:rsidRDefault="00B073F5">
      <w:pPr>
        <w:pStyle w:val="CommentText"/>
        <w:rPr>
          <w:lang w:val="en-US"/>
        </w:rPr>
      </w:pPr>
      <w:r>
        <w:rPr>
          <w:rStyle w:val="CommentReference"/>
        </w:rPr>
        <w:annotationRef/>
      </w:r>
      <w:r w:rsidRPr="003741E9">
        <w:rPr>
          <w:lang w:val="en-US"/>
        </w:rPr>
        <w:t>Not found:</w:t>
      </w:r>
    </w:p>
    <w:p w14:paraId="78292C18" w14:textId="77777777" w:rsidR="00B073F5" w:rsidRPr="003741E9" w:rsidRDefault="00B073F5">
      <w:pPr>
        <w:pStyle w:val="CommentText"/>
        <w:rPr>
          <w:lang w:val="en-US"/>
        </w:rPr>
      </w:pPr>
      <w:r w:rsidRPr="003741E9">
        <w:rPr>
          <w:lang w:val="en-US"/>
        </w:rPr>
        <w:t>2015a, b</w:t>
      </w:r>
    </w:p>
    <w:p w14:paraId="780CF9B0" w14:textId="77777777" w:rsidR="00B073F5" w:rsidRPr="003741E9" w:rsidRDefault="00B073F5">
      <w:pPr>
        <w:pStyle w:val="CommentText"/>
        <w:rPr>
          <w:lang w:val="en-US"/>
        </w:rPr>
      </w:pPr>
    </w:p>
    <w:p w14:paraId="69C4E484" w14:textId="77777777" w:rsidR="00B073F5" w:rsidRPr="003741E9" w:rsidRDefault="00B073F5">
      <w:pPr>
        <w:pStyle w:val="CommentText"/>
        <w:rPr>
          <w:lang w:val="en-US"/>
        </w:rPr>
      </w:pPr>
      <w:r w:rsidRPr="003741E9">
        <w:rPr>
          <w:lang w:val="en-US"/>
        </w:rPr>
        <w:t>Extra stuff:</w:t>
      </w:r>
    </w:p>
    <w:p w14:paraId="54354321" w14:textId="77777777" w:rsidR="00B073F5" w:rsidRPr="003741E9" w:rsidRDefault="00B073F5">
      <w:pPr>
        <w:pStyle w:val="CommentText"/>
        <w:rPr>
          <w:lang w:val="en-US"/>
        </w:rPr>
      </w:pPr>
      <w:r w:rsidRPr="003741E9">
        <w:rPr>
          <w:lang w:val="en-US"/>
        </w:rPr>
        <w:t>(, 2015a, 2015b)</w:t>
      </w:r>
    </w:p>
    <w:p w14:paraId="03E83B5A" w14:textId="77777777" w:rsidR="00B073F5" w:rsidRPr="003741E9" w:rsidRDefault="00B073F5">
      <w:pPr>
        <w:pStyle w:val="CommentText"/>
        <w:rPr>
          <w:lang w:val="en-US"/>
        </w:rPr>
      </w:pPr>
    </w:p>
    <w:p w14:paraId="62203B32" w14:textId="77777777" w:rsidR="00B073F5" w:rsidRPr="003741E9" w:rsidRDefault="00B073F5">
      <w:pPr>
        <w:pStyle w:val="CommentText"/>
        <w:rPr>
          <w:lang w:val="en-US"/>
        </w:rPr>
      </w:pPr>
      <w:r w:rsidRPr="003741E9">
        <w:rPr>
          <w:lang w:val="en-US"/>
        </w:rPr>
        <w:t>Correct:</w:t>
      </w:r>
    </w:p>
    <w:p w14:paraId="552CE2B4" w14:textId="77777777" w:rsidR="00B073F5" w:rsidRPr="003741E9" w:rsidRDefault="00B073F5">
      <w:pPr>
        <w:pStyle w:val="CommentText"/>
        <w:rPr>
          <w:lang w:val="en-US"/>
        </w:rPr>
      </w:pPr>
      <w:r w:rsidRPr="003741E9">
        <w:rPr>
          <w:lang w:val="en-US"/>
        </w:rPr>
        <w:t>Thoma et al. (2015a, b)</w:t>
      </w:r>
    </w:p>
    <w:p w14:paraId="07E6B539" w14:textId="3601F253" w:rsidR="00B073F5" w:rsidRPr="003741E9" w:rsidRDefault="00B073F5">
      <w:pPr>
        <w:pStyle w:val="CommentText"/>
        <w:rPr>
          <w:lang w:val="en-US"/>
        </w:rPr>
      </w:pPr>
      <w:r w:rsidRPr="003741E9">
        <w:rPr>
          <w:lang w:val="en-US"/>
        </w:rPr>
        <w:t>(Thoma et al., 2015a, b)</w:t>
      </w:r>
    </w:p>
  </w:comment>
  <w:comment w:id="625" w:author="Robin Matthews" w:date="2021-06-16T16:21:00Z" w:initials="RM">
    <w:p w14:paraId="4F68E261" w14:textId="77777777" w:rsidR="00B073F5" w:rsidRPr="003741E9" w:rsidRDefault="00B073F5">
      <w:pPr>
        <w:pStyle w:val="CommentText"/>
        <w:rPr>
          <w:lang w:val="en-US"/>
        </w:rPr>
      </w:pPr>
      <w:r>
        <w:rPr>
          <w:rStyle w:val="CommentReference"/>
        </w:rPr>
        <w:annotationRef/>
      </w:r>
      <w:r w:rsidRPr="003741E9">
        <w:rPr>
          <w:lang w:val="en-US"/>
        </w:rPr>
        <w:t>Extra stuff:</w:t>
      </w:r>
    </w:p>
    <w:p w14:paraId="6E40D365" w14:textId="77777777" w:rsidR="00B073F5" w:rsidRDefault="00B073F5">
      <w:pPr>
        <w:pStyle w:val="CommentText"/>
      </w:pPr>
      <w:r>
        <w:t>; ; )</w:t>
      </w:r>
    </w:p>
    <w:p w14:paraId="7AFDA97D" w14:textId="77777777" w:rsidR="00B073F5" w:rsidRDefault="00B073F5">
      <w:pPr>
        <w:pStyle w:val="CommentText"/>
      </w:pPr>
    </w:p>
    <w:p w14:paraId="163FBCAF" w14:textId="77777777" w:rsidR="00B073F5" w:rsidRDefault="00B073F5">
      <w:pPr>
        <w:pStyle w:val="CommentText"/>
      </w:pPr>
      <w:r>
        <w:t>Correct:</w:t>
      </w:r>
    </w:p>
    <w:p w14:paraId="2F0E572A" w14:textId="26363D3F" w:rsidR="00B073F5" w:rsidRDefault="00B073F5">
      <w:pPr>
        <w:pStyle w:val="CommentText"/>
      </w:pPr>
      <w:r>
        <w:t>(Pohlmann et al., 2013; Knight et al., 2014; Dunstone et al., 2016)</w:t>
      </w:r>
    </w:p>
  </w:comment>
  <w:comment w:id="630" w:author="Robin Matthews" w:date="2021-06-16T16:21:00Z" w:initials="RM">
    <w:p w14:paraId="67E29461" w14:textId="77777777" w:rsidR="00B073F5" w:rsidRPr="003741E9" w:rsidRDefault="00B073F5">
      <w:pPr>
        <w:pStyle w:val="CommentText"/>
        <w:rPr>
          <w:lang w:val="en-US"/>
        </w:rPr>
      </w:pPr>
      <w:r>
        <w:rPr>
          <w:rStyle w:val="CommentReference"/>
        </w:rPr>
        <w:annotationRef/>
      </w:r>
      <w:r w:rsidRPr="003741E9">
        <w:rPr>
          <w:lang w:val="en-US"/>
        </w:rPr>
        <w:t>Extra stuff:</w:t>
      </w:r>
    </w:p>
    <w:p w14:paraId="4D850665" w14:textId="77777777" w:rsidR="00B073F5" w:rsidRPr="003741E9" w:rsidRDefault="00B073F5">
      <w:pPr>
        <w:pStyle w:val="CommentText"/>
        <w:rPr>
          <w:lang w:val="en-US"/>
        </w:rPr>
      </w:pPr>
      <w:r w:rsidRPr="003741E9">
        <w:rPr>
          <w:lang w:val="en-US"/>
        </w:rPr>
        <w:t>; )</w:t>
      </w:r>
    </w:p>
    <w:p w14:paraId="2B8A52F0" w14:textId="77777777" w:rsidR="00B073F5" w:rsidRPr="003741E9" w:rsidRDefault="00B073F5">
      <w:pPr>
        <w:pStyle w:val="CommentText"/>
        <w:rPr>
          <w:lang w:val="en-US"/>
        </w:rPr>
      </w:pPr>
    </w:p>
    <w:p w14:paraId="34D21CCA" w14:textId="77777777" w:rsidR="00B073F5" w:rsidRPr="003741E9" w:rsidRDefault="00B073F5">
      <w:pPr>
        <w:pStyle w:val="CommentText"/>
        <w:rPr>
          <w:lang w:val="en-US"/>
        </w:rPr>
      </w:pPr>
      <w:r w:rsidRPr="003741E9">
        <w:rPr>
          <w:lang w:val="en-US"/>
        </w:rPr>
        <w:t>Correct:</w:t>
      </w:r>
    </w:p>
    <w:p w14:paraId="38C2A6DE" w14:textId="7BA75183" w:rsidR="00B073F5" w:rsidRPr="003741E9" w:rsidRDefault="00B073F5">
      <w:pPr>
        <w:pStyle w:val="CommentText"/>
        <w:rPr>
          <w:lang w:val="en-US"/>
        </w:rPr>
      </w:pPr>
      <w:r w:rsidRPr="003741E9">
        <w:rPr>
          <w:lang w:val="en-US"/>
        </w:rPr>
        <w:t>(Marini et al., 2016; Kadow et al., 2017)</w:t>
      </w:r>
    </w:p>
  </w:comment>
  <w:comment w:id="638" w:author="Sara M Tuson" w:date="2021-07-17T08:00:00Z" w:initials="ST">
    <w:p w14:paraId="46CD9102" w14:textId="5FEBDF4A" w:rsidR="00B073F5" w:rsidRDefault="00B073F5">
      <w:pPr>
        <w:pStyle w:val="CommentText"/>
      </w:pPr>
      <w:r>
        <w:rPr>
          <w:rStyle w:val="CommentReference"/>
        </w:rPr>
        <w:annotationRef/>
      </w:r>
      <w:r>
        <w:t>QUERY: Should this be ‘projected’?</w:t>
      </w:r>
    </w:p>
  </w:comment>
  <w:comment w:id="648" w:author="Robin Matthews" w:date="2021-06-16T16:21:00Z" w:initials="RM">
    <w:p w14:paraId="5B22AC44" w14:textId="77777777" w:rsidR="00B073F5" w:rsidRPr="003741E9" w:rsidRDefault="00B073F5">
      <w:pPr>
        <w:pStyle w:val="CommentText"/>
        <w:rPr>
          <w:lang w:val="en-US"/>
        </w:rPr>
      </w:pPr>
      <w:r>
        <w:rPr>
          <w:rStyle w:val="CommentReference"/>
        </w:rPr>
        <w:annotationRef/>
      </w:r>
      <w:r w:rsidRPr="003741E9">
        <w:rPr>
          <w:lang w:val="en-US"/>
        </w:rPr>
        <w:t>Not found:</w:t>
      </w:r>
    </w:p>
    <w:p w14:paraId="599E8F41" w14:textId="77777777" w:rsidR="00B073F5" w:rsidRPr="003741E9" w:rsidRDefault="00B073F5">
      <w:pPr>
        <w:pStyle w:val="CommentText"/>
        <w:rPr>
          <w:lang w:val="en-US"/>
        </w:rPr>
      </w:pPr>
      <w:r w:rsidRPr="003741E9">
        <w:rPr>
          <w:lang w:val="en-US"/>
        </w:rPr>
        <w:t>D.M. Smith et al., 2019</w:t>
      </w:r>
    </w:p>
    <w:p w14:paraId="6A445C05" w14:textId="77777777" w:rsidR="00B073F5" w:rsidRPr="003741E9" w:rsidRDefault="00B073F5">
      <w:pPr>
        <w:pStyle w:val="CommentText"/>
        <w:rPr>
          <w:lang w:val="en-US"/>
        </w:rPr>
      </w:pPr>
    </w:p>
    <w:p w14:paraId="00398623" w14:textId="77777777" w:rsidR="00B073F5" w:rsidRPr="003741E9" w:rsidRDefault="00B073F5">
      <w:pPr>
        <w:pStyle w:val="CommentText"/>
        <w:rPr>
          <w:lang w:val="en-US"/>
        </w:rPr>
      </w:pPr>
      <w:r w:rsidRPr="003741E9">
        <w:rPr>
          <w:lang w:val="en-US"/>
        </w:rPr>
        <w:t>Extra stuff:</w:t>
      </w:r>
    </w:p>
    <w:p w14:paraId="39D6C6E3" w14:textId="77777777" w:rsidR="00B073F5" w:rsidRDefault="00B073F5">
      <w:pPr>
        <w:pStyle w:val="CommentText"/>
      </w:pPr>
      <w:r>
        <w:t>(; ; ; , 2019b; )</w:t>
      </w:r>
    </w:p>
    <w:p w14:paraId="251ECFC9" w14:textId="77777777" w:rsidR="00B073F5" w:rsidRDefault="00B073F5">
      <w:pPr>
        <w:pStyle w:val="CommentText"/>
      </w:pPr>
    </w:p>
    <w:p w14:paraId="2ADA9F6E" w14:textId="77777777" w:rsidR="00B073F5" w:rsidRDefault="00B073F5">
      <w:pPr>
        <w:pStyle w:val="CommentText"/>
      </w:pPr>
      <w:r>
        <w:t>Correct:</w:t>
      </w:r>
    </w:p>
    <w:p w14:paraId="42306800" w14:textId="202306F8" w:rsidR="00B073F5" w:rsidRDefault="00B073F5">
      <w:pPr>
        <w:pStyle w:val="CommentText"/>
      </w:pPr>
      <w:r>
        <w:t>(Doblas-Reyes et al., 2013; Meehl et al., 2014; Bellucci et al., 2015a; Smith et al., 2018; Yeager et al., 2018; D.M. Smith et al., 2019)</w:t>
      </w:r>
    </w:p>
  </w:comment>
  <w:comment w:id="660" w:author="Robin Matthews" w:date="2021-06-16T16:21:00Z" w:initials="RM">
    <w:p w14:paraId="5E20BE5D" w14:textId="77777777" w:rsidR="00B073F5" w:rsidRPr="003741E9" w:rsidRDefault="00B073F5">
      <w:pPr>
        <w:pStyle w:val="CommentText"/>
        <w:rPr>
          <w:lang w:val="en-US"/>
        </w:rPr>
      </w:pPr>
      <w:r>
        <w:rPr>
          <w:rStyle w:val="CommentReference"/>
        </w:rPr>
        <w:annotationRef/>
      </w:r>
      <w:r w:rsidRPr="003741E9">
        <w:rPr>
          <w:lang w:val="en-US"/>
        </w:rPr>
        <w:t>Not found:</w:t>
      </w:r>
    </w:p>
    <w:p w14:paraId="4554ABEA" w14:textId="77777777" w:rsidR="00B073F5" w:rsidRPr="003741E9" w:rsidRDefault="00B073F5">
      <w:pPr>
        <w:pStyle w:val="CommentText"/>
        <w:rPr>
          <w:lang w:val="en-US"/>
        </w:rPr>
      </w:pPr>
      <w:r w:rsidRPr="003741E9">
        <w:rPr>
          <w:lang w:val="en-US"/>
        </w:rPr>
        <w:t>D.M. Smith et al., 2019</w:t>
      </w:r>
    </w:p>
    <w:p w14:paraId="20CB0755" w14:textId="77777777" w:rsidR="00B073F5" w:rsidRPr="003741E9" w:rsidRDefault="00B073F5">
      <w:pPr>
        <w:pStyle w:val="CommentText"/>
        <w:rPr>
          <w:lang w:val="en-US"/>
        </w:rPr>
      </w:pPr>
    </w:p>
    <w:p w14:paraId="17DED479" w14:textId="77777777" w:rsidR="00B073F5" w:rsidRPr="003741E9" w:rsidRDefault="00B073F5">
      <w:pPr>
        <w:pStyle w:val="CommentText"/>
        <w:rPr>
          <w:lang w:val="en-US"/>
        </w:rPr>
      </w:pPr>
      <w:r w:rsidRPr="003741E9">
        <w:rPr>
          <w:lang w:val="en-US"/>
        </w:rPr>
        <w:t>Extra stuff:</w:t>
      </w:r>
    </w:p>
    <w:p w14:paraId="7733344D" w14:textId="77777777" w:rsidR="00B073F5" w:rsidRPr="003741E9" w:rsidRDefault="00B073F5">
      <w:pPr>
        <w:pStyle w:val="CommentText"/>
        <w:rPr>
          <w:lang w:val="en-US"/>
        </w:rPr>
      </w:pPr>
      <w:r w:rsidRPr="003741E9">
        <w:rPr>
          <w:lang w:val="en-US"/>
        </w:rPr>
        <w:t>(; , 2019b)</w:t>
      </w:r>
    </w:p>
    <w:p w14:paraId="46EC5349" w14:textId="77777777" w:rsidR="00B073F5" w:rsidRPr="003741E9" w:rsidRDefault="00B073F5">
      <w:pPr>
        <w:pStyle w:val="CommentText"/>
        <w:rPr>
          <w:lang w:val="en-US"/>
        </w:rPr>
      </w:pPr>
    </w:p>
    <w:p w14:paraId="114A16B2" w14:textId="77777777" w:rsidR="00B073F5" w:rsidRPr="003741E9" w:rsidRDefault="00B073F5">
      <w:pPr>
        <w:pStyle w:val="CommentText"/>
        <w:rPr>
          <w:lang w:val="en-US"/>
        </w:rPr>
      </w:pPr>
      <w:r w:rsidRPr="003741E9">
        <w:rPr>
          <w:lang w:val="en-US"/>
        </w:rPr>
        <w:t>Correct:</w:t>
      </w:r>
    </w:p>
    <w:p w14:paraId="624EE988" w14:textId="62555572" w:rsidR="00B073F5" w:rsidRPr="003741E9" w:rsidRDefault="00B073F5">
      <w:pPr>
        <w:pStyle w:val="CommentText"/>
        <w:rPr>
          <w:lang w:val="en-US"/>
        </w:rPr>
      </w:pPr>
      <w:r w:rsidRPr="003741E9">
        <w:rPr>
          <w:lang w:val="en-US"/>
        </w:rPr>
        <w:t>(Doblas-Reyes et al., 2013; Smith et al., 2013b; D.M. Smith et al., 2019)</w:t>
      </w:r>
    </w:p>
  </w:comment>
  <w:comment w:id="689" w:author="Robin Matthews" w:date="2021-06-16T16:21:00Z" w:initials="RM">
    <w:p w14:paraId="7662C8E0" w14:textId="77777777" w:rsidR="00B073F5" w:rsidRPr="003741E9" w:rsidRDefault="00B073F5">
      <w:pPr>
        <w:pStyle w:val="CommentText"/>
        <w:rPr>
          <w:lang w:val="en-US"/>
        </w:rPr>
      </w:pPr>
      <w:r>
        <w:rPr>
          <w:rStyle w:val="CommentReference"/>
        </w:rPr>
        <w:annotationRef/>
      </w:r>
      <w:r w:rsidRPr="003741E9">
        <w:rPr>
          <w:lang w:val="en-US"/>
        </w:rPr>
        <w:t>Not found:</w:t>
      </w:r>
    </w:p>
    <w:p w14:paraId="7DD633FE" w14:textId="77777777" w:rsidR="00B073F5" w:rsidRPr="003741E9" w:rsidRDefault="00B073F5">
      <w:pPr>
        <w:pStyle w:val="CommentText"/>
        <w:rPr>
          <w:lang w:val="en-US"/>
        </w:rPr>
      </w:pPr>
      <w:r w:rsidRPr="003741E9">
        <w:rPr>
          <w:lang w:val="en-US"/>
        </w:rPr>
        <w:t>D.M. Smith et al., 2019</w:t>
      </w:r>
    </w:p>
    <w:p w14:paraId="0D62A659" w14:textId="77777777" w:rsidR="00B073F5" w:rsidRPr="003741E9" w:rsidRDefault="00B073F5">
      <w:pPr>
        <w:pStyle w:val="CommentText"/>
        <w:rPr>
          <w:lang w:val="en-US"/>
        </w:rPr>
      </w:pPr>
    </w:p>
    <w:p w14:paraId="7FE5A9CB" w14:textId="77777777" w:rsidR="00B073F5" w:rsidRPr="003741E9" w:rsidRDefault="00B073F5">
      <w:pPr>
        <w:pStyle w:val="CommentText"/>
        <w:rPr>
          <w:lang w:val="en-US"/>
        </w:rPr>
      </w:pPr>
      <w:r w:rsidRPr="003741E9">
        <w:rPr>
          <w:lang w:val="en-US"/>
        </w:rPr>
        <w:t>Extra stuff:</w:t>
      </w:r>
    </w:p>
    <w:p w14:paraId="7B23B521" w14:textId="77777777" w:rsidR="00B073F5" w:rsidRPr="003741E9" w:rsidRDefault="00B073F5">
      <w:pPr>
        <w:pStyle w:val="CommentText"/>
        <w:rPr>
          <w:lang w:val="en-US"/>
        </w:rPr>
      </w:pPr>
      <w:r w:rsidRPr="003741E9">
        <w:rPr>
          <w:lang w:val="en-US"/>
        </w:rPr>
        <w:t>(; Smith et al., 2019b)</w:t>
      </w:r>
    </w:p>
    <w:p w14:paraId="2EF8EA1A" w14:textId="77777777" w:rsidR="00B073F5" w:rsidRPr="003741E9" w:rsidRDefault="00B073F5">
      <w:pPr>
        <w:pStyle w:val="CommentText"/>
        <w:rPr>
          <w:lang w:val="en-US"/>
        </w:rPr>
      </w:pPr>
    </w:p>
    <w:p w14:paraId="25ED1F65" w14:textId="77777777" w:rsidR="00B073F5" w:rsidRDefault="00B073F5">
      <w:pPr>
        <w:pStyle w:val="CommentText"/>
      </w:pPr>
      <w:r>
        <w:t>Correct:</w:t>
      </w:r>
    </w:p>
    <w:p w14:paraId="7D8236B8" w14:textId="14DA356B" w:rsidR="00B073F5" w:rsidRDefault="00B073F5">
      <w:pPr>
        <w:pStyle w:val="CommentText"/>
      </w:pPr>
      <w:r>
        <w:t>(Müller et al., 2012; D.M. Smith et al., 2019)</w:t>
      </w:r>
    </w:p>
  </w:comment>
  <w:comment w:id="694" w:author="Robin Matthews" w:date="2021-06-16T16:21:00Z" w:initials="RM">
    <w:p w14:paraId="198C4C14" w14:textId="77777777" w:rsidR="00B073F5" w:rsidRPr="003741E9" w:rsidRDefault="00B073F5">
      <w:pPr>
        <w:pStyle w:val="CommentText"/>
        <w:rPr>
          <w:lang w:val="en-US"/>
        </w:rPr>
      </w:pPr>
      <w:r>
        <w:rPr>
          <w:rStyle w:val="CommentReference"/>
        </w:rPr>
        <w:annotationRef/>
      </w:r>
      <w:r w:rsidRPr="003741E9">
        <w:rPr>
          <w:lang w:val="en-US"/>
        </w:rPr>
        <w:t>Not found:</w:t>
      </w:r>
    </w:p>
    <w:p w14:paraId="1FCB2FD0" w14:textId="77777777" w:rsidR="00B073F5" w:rsidRPr="003741E9" w:rsidRDefault="00B073F5">
      <w:pPr>
        <w:pStyle w:val="CommentText"/>
        <w:rPr>
          <w:lang w:val="en-US"/>
        </w:rPr>
      </w:pPr>
      <w:r w:rsidRPr="003741E9">
        <w:rPr>
          <w:lang w:val="en-US"/>
        </w:rPr>
        <w:t>D.M. Smith et al.</w:t>
      </w:r>
    </w:p>
    <w:p w14:paraId="0886A1F6" w14:textId="77777777" w:rsidR="00B073F5" w:rsidRPr="003741E9" w:rsidRDefault="00B073F5">
      <w:pPr>
        <w:pStyle w:val="CommentText"/>
        <w:rPr>
          <w:lang w:val="en-US"/>
        </w:rPr>
      </w:pPr>
    </w:p>
    <w:p w14:paraId="0CBE2D8B" w14:textId="77777777" w:rsidR="00B073F5" w:rsidRPr="003741E9" w:rsidRDefault="00B073F5">
      <w:pPr>
        <w:pStyle w:val="CommentText"/>
        <w:rPr>
          <w:lang w:val="en-US"/>
        </w:rPr>
      </w:pPr>
      <w:r w:rsidRPr="003741E9">
        <w:rPr>
          <w:lang w:val="en-US"/>
        </w:rPr>
        <w:t>Extra stuff:</w:t>
      </w:r>
    </w:p>
    <w:p w14:paraId="69E399EC" w14:textId="77777777" w:rsidR="00B073F5" w:rsidRPr="003741E9" w:rsidRDefault="00B073F5">
      <w:pPr>
        <w:pStyle w:val="CommentText"/>
        <w:rPr>
          <w:lang w:val="en-US"/>
        </w:rPr>
      </w:pPr>
      <w:r w:rsidRPr="003741E9">
        <w:rPr>
          <w:lang w:val="en-US"/>
        </w:rPr>
        <w:t>(Smith et al., b)</w:t>
      </w:r>
    </w:p>
    <w:p w14:paraId="7AD442E4" w14:textId="77777777" w:rsidR="00B073F5" w:rsidRPr="003741E9" w:rsidRDefault="00B073F5">
      <w:pPr>
        <w:pStyle w:val="CommentText"/>
        <w:rPr>
          <w:lang w:val="en-US"/>
        </w:rPr>
      </w:pPr>
    </w:p>
    <w:p w14:paraId="60BAA138" w14:textId="77777777" w:rsidR="00B073F5" w:rsidRPr="003741E9" w:rsidRDefault="00B073F5">
      <w:pPr>
        <w:pStyle w:val="CommentText"/>
        <w:rPr>
          <w:lang w:val="en-US"/>
        </w:rPr>
      </w:pPr>
      <w:r w:rsidRPr="003741E9">
        <w:rPr>
          <w:lang w:val="en-US"/>
        </w:rPr>
        <w:t>Correct:</w:t>
      </w:r>
    </w:p>
    <w:p w14:paraId="74871EAE" w14:textId="77777777" w:rsidR="00B073F5" w:rsidRPr="003741E9" w:rsidRDefault="00B073F5">
      <w:pPr>
        <w:pStyle w:val="CommentText"/>
        <w:rPr>
          <w:lang w:val="en-US"/>
        </w:rPr>
      </w:pPr>
      <w:r w:rsidRPr="003741E9">
        <w:rPr>
          <w:lang w:val="en-US"/>
        </w:rPr>
        <w:t>D.M. Smith et al. (2019)</w:t>
      </w:r>
    </w:p>
    <w:p w14:paraId="52F28973" w14:textId="7EB0FECE" w:rsidR="00B073F5" w:rsidRPr="003741E9" w:rsidRDefault="00B073F5">
      <w:pPr>
        <w:pStyle w:val="CommentText"/>
        <w:rPr>
          <w:lang w:val="en-US"/>
        </w:rPr>
      </w:pPr>
      <w:r w:rsidRPr="003741E9">
        <w:rPr>
          <w:lang w:val="en-US"/>
        </w:rPr>
        <w:t>(D.M. Smith et al., 2019)</w:t>
      </w:r>
    </w:p>
  </w:comment>
  <w:comment w:id="716" w:author="Robin Matthews" w:date="2021-06-16T16:21:00Z" w:initials="RM">
    <w:p w14:paraId="2A9F2BA4" w14:textId="77777777" w:rsidR="00B073F5" w:rsidRPr="003741E9" w:rsidRDefault="00B073F5">
      <w:pPr>
        <w:pStyle w:val="CommentText"/>
        <w:rPr>
          <w:lang w:val="en-US"/>
        </w:rPr>
      </w:pPr>
      <w:r>
        <w:rPr>
          <w:rStyle w:val="CommentReference"/>
        </w:rPr>
        <w:annotationRef/>
      </w:r>
      <w:r w:rsidRPr="003741E9">
        <w:rPr>
          <w:lang w:val="en-US"/>
        </w:rPr>
        <w:t>Not found:</w:t>
      </w:r>
    </w:p>
    <w:p w14:paraId="139E41ED" w14:textId="77777777" w:rsidR="00B073F5" w:rsidRPr="003741E9" w:rsidRDefault="00B073F5">
      <w:pPr>
        <w:pStyle w:val="CommentText"/>
        <w:rPr>
          <w:lang w:val="en-US"/>
        </w:rPr>
      </w:pPr>
      <w:r w:rsidRPr="003741E9">
        <w:rPr>
          <w:lang w:val="en-US"/>
        </w:rPr>
        <w:t>D.M. Smith et al., 2019</w:t>
      </w:r>
    </w:p>
    <w:p w14:paraId="62987FD8" w14:textId="77777777" w:rsidR="00B073F5" w:rsidRPr="003741E9" w:rsidRDefault="00B073F5">
      <w:pPr>
        <w:pStyle w:val="CommentText"/>
        <w:rPr>
          <w:lang w:val="en-US"/>
        </w:rPr>
      </w:pPr>
    </w:p>
    <w:p w14:paraId="756B084B" w14:textId="77777777" w:rsidR="00B073F5" w:rsidRPr="003741E9" w:rsidRDefault="00B073F5">
      <w:pPr>
        <w:pStyle w:val="CommentText"/>
        <w:rPr>
          <w:lang w:val="en-US"/>
        </w:rPr>
      </w:pPr>
      <w:r w:rsidRPr="003741E9">
        <w:rPr>
          <w:lang w:val="en-US"/>
        </w:rPr>
        <w:t>Extra stuff:</w:t>
      </w:r>
    </w:p>
    <w:p w14:paraId="3944C607" w14:textId="77777777" w:rsidR="00B073F5" w:rsidRPr="003741E9" w:rsidRDefault="00B073F5">
      <w:pPr>
        <w:pStyle w:val="CommentText"/>
        <w:rPr>
          <w:lang w:val="en-US"/>
        </w:rPr>
      </w:pPr>
      <w:r w:rsidRPr="003741E9">
        <w:rPr>
          <w:lang w:val="en-US"/>
        </w:rPr>
        <w:t>(; Smith et al., 2019b)</w:t>
      </w:r>
    </w:p>
    <w:p w14:paraId="73070CF9" w14:textId="77777777" w:rsidR="00B073F5" w:rsidRPr="003741E9" w:rsidRDefault="00B073F5">
      <w:pPr>
        <w:pStyle w:val="CommentText"/>
        <w:rPr>
          <w:lang w:val="en-US"/>
        </w:rPr>
      </w:pPr>
    </w:p>
    <w:p w14:paraId="6C80C36A" w14:textId="77777777" w:rsidR="00B073F5" w:rsidRPr="003741E9" w:rsidRDefault="00B073F5">
      <w:pPr>
        <w:pStyle w:val="CommentText"/>
        <w:rPr>
          <w:lang w:val="en-US"/>
        </w:rPr>
      </w:pPr>
      <w:r w:rsidRPr="003741E9">
        <w:rPr>
          <w:lang w:val="en-US"/>
        </w:rPr>
        <w:t>Correct:</w:t>
      </w:r>
    </w:p>
    <w:p w14:paraId="7369C782" w14:textId="22D59A3E" w:rsidR="00B073F5" w:rsidRDefault="00B073F5">
      <w:pPr>
        <w:pStyle w:val="CommentText"/>
      </w:pPr>
      <w:r>
        <w:t>(Yeager et al., 2018; D.M. Smith et al., 2019)</w:t>
      </w:r>
    </w:p>
  </w:comment>
  <w:comment w:id="722" w:author="Sara M Tuson" w:date="2021-07-17T08:34:00Z" w:initials="ST">
    <w:p w14:paraId="7659A89F" w14:textId="05199158" w:rsidR="00B073F5" w:rsidRDefault="00B073F5">
      <w:pPr>
        <w:pStyle w:val="CommentText"/>
      </w:pPr>
      <w:r>
        <w:rPr>
          <w:rStyle w:val="CommentReference"/>
        </w:rPr>
        <w:annotationRef/>
      </w:r>
      <w:r>
        <w:t>QUERY: Initial here not necessary? Earlier there</w:t>
      </w:r>
      <w:r>
        <w:rPr>
          <w:noProof/>
        </w:rPr>
        <w:t xml:space="preserve"> were other references for the name 'Smith' with different initials.</w:t>
      </w:r>
    </w:p>
  </w:comment>
  <w:comment w:id="733" w:author="Robin Matthews" w:date="2021-06-16T16:21:00Z" w:initials="RM">
    <w:p w14:paraId="599D9A08" w14:textId="77777777" w:rsidR="00B073F5" w:rsidRPr="003741E9" w:rsidRDefault="00B073F5">
      <w:pPr>
        <w:pStyle w:val="CommentText"/>
        <w:rPr>
          <w:lang w:val="en-US"/>
        </w:rPr>
      </w:pPr>
      <w:r>
        <w:rPr>
          <w:rStyle w:val="CommentReference"/>
        </w:rPr>
        <w:annotationRef/>
      </w:r>
      <w:r w:rsidRPr="003741E9">
        <w:rPr>
          <w:lang w:val="en-US"/>
        </w:rPr>
        <w:t>Not found:</w:t>
      </w:r>
    </w:p>
    <w:p w14:paraId="21DD9E2C" w14:textId="77777777" w:rsidR="00B073F5" w:rsidRPr="003741E9" w:rsidRDefault="00B073F5">
      <w:pPr>
        <w:pStyle w:val="CommentText"/>
        <w:rPr>
          <w:lang w:val="en-US"/>
        </w:rPr>
      </w:pPr>
      <w:r w:rsidRPr="003741E9">
        <w:rPr>
          <w:lang w:val="en-US"/>
        </w:rPr>
        <w:t>H. Li et al., 2016</w:t>
      </w:r>
    </w:p>
    <w:p w14:paraId="6A11322D" w14:textId="77777777" w:rsidR="00B073F5" w:rsidRDefault="00B073F5">
      <w:pPr>
        <w:pStyle w:val="CommentText"/>
      </w:pPr>
      <w:r>
        <w:t>Li et al., 2019</w:t>
      </w:r>
    </w:p>
    <w:p w14:paraId="2517AFFA" w14:textId="77777777" w:rsidR="00B073F5" w:rsidRDefault="00B073F5">
      <w:pPr>
        <w:pStyle w:val="CommentText"/>
      </w:pPr>
    </w:p>
    <w:p w14:paraId="1E35DD4E" w14:textId="77777777" w:rsidR="00B073F5" w:rsidRDefault="00B073F5">
      <w:pPr>
        <w:pStyle w:val="CommentText"/>
      </w:pPr>
      <w:r>
        <w:t>Extra stuff:</w:t>
      </w:r>
    </w:p>
    <w:p w14:paraId="749A31C9" w14:textId="77777777" w:rsidR="00B073F5" w:rsidRDefault="00B073F5">
      <w:pPr>
        <w:pStyle w:val="CommentText"/>
      </w:pPr>
      <w:r>
        <w:t>(Li et al., 2016b, 2019; ; )</w:t>
      </w:r>
    </w:p>
    <w:p w14:paraId="53E1A9A8" w14:textId="77777777" w:rsidR="00B073F5" w:rsidRDefault="00B073F5">
      <w:pPr>
        <w:pStyle w:val="CommentText"/>
      </w:pPr>
    </w:p>
    <w:p w14:paraId="29D23BD1" w14:textId="77777777" w:rsidR="00B073F5" w:rsidRDefault="00B073F5">
      <w:pPr>
        <w:pStyle w:val="CommentText"/>
      </w:pPr>
      <w:r>
        <w:t>Correct:</w:t>
      </w:r>
    </w:p>
    <w:p w14:paraId="37ECEBB5" w14:textId="014D7814" w:rsidR="00B073F5" w:rsidRDefault="00B073F5">
      <w:pPr>
        <w:pStyle w:val="CommentText"/>
      </w:pPr>
      <w:r>
        <w:t>(H. Li et al., 2016; Li et al., 2019; Lovenduski et al., 2019; Fransner et al., 2020)</w:t>
      </w:r>
    </w:p>
  </w:comment>
  <w:comment w:id="739" w:author="Sara M Tuson" w:date="2021-07-17T08:39:00Z" w:initials="ST">
    <w:p w14:paraId="6466DB87" w14:textId="5F3BD8D5" w:rsidR="00B073F5" w:rsidRDefault="00B073F5">
      <w:pPr>
        <w:pStyle w:val="CommentText"/>
      </w:pPr>
      <w:r>
        <w:rPr>
          <w:rStyle w:val="CommentReference"/>
        </w:rPr>
        <w:annotationRef/>
      </w:r>
      <w:r>
        <w:t>QUERY: Should this be ‘multi-decadal’?</w:t>
      </w:r>
    </w:p>
  </w:comment>
  <w:comment w:id="740" w:author="Tom Maycock" w:date="2021-09-06T16:53:00Z" w:initials="TM">
    <w:p w14:paraId="62F98F47" w14:textId="027FF124" w:rsidR="008810CB" w:rsidRDefault="008810CB">
      <w:pPr>
        <w:pStyle w:val="CommentText"/>
      </w:pPr>
      <w:r>
        <w:rPr>
          <w:rStyle w:val="CommentReference"/>
        </w:rPr>
        <w:annotationRef/>
      </w:r>
      <w:r>
        <w:t>I think decadal is correct here, but authors, please confirm</w:t>
      </w:r>
    </w:p>
  </w:comment>
  <w:comment w:id="802" w:author="Robin Matthews" w:date="2021-06-16T16:22:00Z" w:initials="RM">
    <w:p w14:paraId="2F3633EE" w14:textId="77777777" w:rsidR="00B073F5" w:rsidRPr="003741E9" w:rsidRDefault="00B073F5">
      <w:pPr>
        <w:pStyle w:val="CommentText"/>
        <w:rPr>
          <w:lang w:val="en-US"/>
        </w:rPr>
      </w:pPr>
      <w:r>
        <w:rPr>
          <w:rStyle w:val="CommentReference"/>
        </w:rPr>
        <w:annotationRef/>
      </w:r>
      <w:r w:rsidRPr="003741E9">
        <w:rPr>
          <w:lang w:val="en-US"/>
        </w:rPr>
        <w:t>Extra stuff:</w:t>
      </w:r>
    </w:p>
    <w:p w14:paraId="4CDC7050" w14:textId="77777777" w:rsidR="00B073F5" w:rsidRPr="003741E9" w:rsidRDefault="00B073F5">
      <w:pPr>
        <w:pStyle w:val="CommentText"/>
        <w:rPr>
          <w:lang w:val="en-US"/>
        </w:rPr>
      </w:pPr>
      <w:r w:rsidRPr="003741E9">
        <w:rPr>
          <w:lang w:val="en-US"/>
        </w:rPr>
        <w:t xml:space="preserve">, </w:t>
      </w:r>
    </w:p>
    <w:p w14:paraId="4E0197F5" w14:textId="77777777" w:rsidR="00B073F5" w:rsidRPr="003741E9" w:rsidRDefault="00B073F5">
      <w:pPr>
        <w:pStyle w:val="CommentText"/>
        <w:rPr>
          <w:lang w:val="en-US"/>
        </w:rPr>
      </w:pPr>
    </w:p>
    <w:p w14:paraId="6AB9811D" w14:textId="77777777" w:rsidR="00B073F5" w:rsidRPr="003741E9" w:rsidRDefault="00B073F5">
      <w:pPr>
        <w:pStyle w:val="CommentText"/>
        <w:rPr>
          <w:lang w:val="en-US"/>
        </w:rPr>
      </w:pPr>
      <w:r w:rsidRPr="003741E9">
        <w:rPr>
          <w:lang w:val="en-US"/>
        </w:rPr>
        <w:t>Correct:</w:t>
      </w:r>
    </w:p>
    <w:p w14:paraId="01F38AA3" w14:textId="77777777" w:rsidR="00B073F5" w:rsidRPr="003741E9" w:rsidRDefault="00B073F5">
      <w:pPr>
        <w:pStyle w:val="CommentText"/>
        <w:rPr>
          <w:lang w:val="en-US"/>
        </w:rPr>
      </w:pPr>
      <w:r w:rsidRPr="003741E9">
        <w:rPr>
          <w:lang w:val="en-US"/>
        </w:rPr>
        <w:t>Screen (2014)</w:t>
      </w:r>
    </w:p>
    <w:p w14:paraId="3D7C0283" w14:textId="771A51C0" w:rsidR="00B073F5" w:rsidRPr="003741E9" w:rsidRDefault="00B073F5">
      <w:pPr>
        <w:pStyle w:val="CommentText"/>
        <w:rPr>
          <w:lang w:val="en-US"/>
        </w:rPr>
      </w:pPr>
      <w:r w:rsidRPr="003741E9">
        <w:rPr>
          <w:lang w:val="en-US"/>
        </w:rPr>
        <w:t>(Screen, 2014)</w:t>
      </w:r>
    </w:p>
  </w:comment>
  <w:comment w:id="804" w:author="Robin Matthews" w:date="2021-06-16T16:22:00Z" w:initials="RM">
    <w:p w14:paraId="6BA0F678" w14:textId="77777777" w:rsidR="00B073F5" w:rsidRPr="003741E9" w:rsidRDefault="00B073F5">
      <w:pPr>
        <w:pStyle w:val="CommentText"/>
        <w:rPr>
          <w:lang w:val="en-US"/>
        </w:rPr>
      </w:pPr>
      <w:r>
        <w:rPr>
          <w:rStyle w:val="CommentReference"/>
        </w:rPr>
        <w:annotationRef/>
      </w:r>
      <w:r w:rsidRPr="003741E9">
        <w:rPr>
          <w:lang w:val="en-US"/>
        </w:rPr>
        <w:t>Extra stuff:</w:t>
      </w:r>
    </w:p>
    <w:p w14:paraId="6CB9BACB" w14:textId="77777777" w:rsidR="00B073F5" w:rsidRPr="003741E9" w:rsidRDefault="00B073F5">
      <w:pPr>
        <w:pStyle w:val="CommentText"/>
        <w:rPr>
          <w:lang w:val="en-US"/>
        </w:rPr>
      </w:pPr>
      <w:r w:rsidRPr="003741E9">
        <w:rPr>
          <w:lang w:val="en-US"/>
        </w:rPr>
        <w:t xml:space="preserve">, </w:t>
      </w:r>
    </w:p>
    <w:p w14:paraId="299FF769" w14:textId="77777777" w:rsidR="00B073F5" w:rsidRPr="003741E9" w:rsidRDefault="00B073F5">
      <w:pPr>
        <w:pStyle w:val="CommentText"/>
        <w:rPr>
          <w:lang w:val="en-US"/>
        </w:rPr>
      </w:pPr>
    </w:p>
    <w:p w14:paraId="3EB2FE40" w14:textId="77777777" w:rsidR="00B073F5" w:rsidRPr="003741E9" w:rsidRDefault="00B073F5">
      <w:pPr>
        <w:pStyle w:val="CommentText"/>
        <w:rPr>
          <w:lang w:val="en-US"/>
        </w:rPr>
      </w:pPr>
      <w:r w:rsidRPr="003741E9">
        <w:rPr>
          <w:lang w:val="en-US"/>
        </w:rPr>
        <w:t>Correct:</w:t>
      </w:r>
    </w:p>
    <w:p w14:paraId="2B2366F9" w14:textId="77777777" w:rsidR="00B073F5" w:rsidRPr="003741E9" w:rsidRDefault="00B073F5">
      <w:pPr>
        <w:pStyle w:val="CommentText"/>
        <w:rPr>
          <w:lang w:val="en-US"/>
        </w:rPr>
      </w:pPr>
      <w:r w:rsidRPr="003741E9">
        <w:rPr>
          <w:lang w:val="en-US"/>
        </w:rPr>
        <w:t>Fischer and Knutti (2014)</w:t>
      </w:r>
    </w:p>
    <w:p w14:paraId="623730C8" w14:textId="08323899" w:rsidR="00B073F5" w:rsidRPr="003741E9" w:rsidRDefault="00B073F5">
      <w:pPr>
        <w:pStyle w:val="CommentText"/>
        <w:rPr>
          <w:lang w:val="en-US"/>
        </w:rPr>
      </w:pPr>
      <w:r w:rsidRPr="003741E9">
        <w:rPr>
          <w:lang w:val="en-US"/>
        </w:rPr>
        <w:t>(Fischer and Knutti, 2014)</w:t>
      </w:r>
    </w:p>
  </w:comment>
  <w:comment w:id="843" w:author="Ian Blenkinsop" w:date="2021-07-26T17:58:00Z" w:initials="IB">
    <w:p w14:paraId="34993928" w14:textId="070F0556" w:rsidR="00C642FB" w:rsidRPr="00C642FB" w:rsidRDefault="00C642FB">
      <w:pPr>
        <w:pStyle w:val="CommentText"/>
      </w:pPr>
      <w:r>
        <w:rPr>
          <w:rStyle w:val="CommentReference"/>
        </w:rPr>
        <w:annotationRef/>
      </w:r>
      <w:r>
        <w:t xml:space="preserve">Do we mean ‘this Report’ – if so, simpler to just say </w:t>
      </w:r>
      <w:r>
        <w:br/>
      </w:r>
      <w:r>
        <w:rPr>
          <w:b/>
          <w:bCs/>
        </w:rPr>
        <w:t xml:space="preserve">This Report assesses (in </w:t>
      </w:r>
      <w:r w:rsidRPr="00C642FB">
        <w:rPr>
          <w:b/>
          <w:bCs/>
        </w:rPr>
        <w:t>Section 3.8.2</w:t>
      </w:r>
      <w:r>
        <w:rPr>
          <w:b/>
          <w:bCs/>
        </w:rPr>
        <w:t>)</w:t>
      </w:r>
      <w:r w:rsidRPr="00C642FB">
        <w:rPr>
          <w:b/>
          <w:bCs/>
        </w:rPr>
        <w:t xml:space="preserve"> with </w:t>
      </w:r>
      <w:r w:rsidRPr="00C642FB">
        <w:rPr>
          <w:b/>
          <w:bCs/>
          <w:i/>
          <w:iCs/>
        </w:rPr>
        <w:t xml:space="preserve">high confidence </w:t>
      </w:r>
      <w:r w:rsidRPr="00C642FB">
        <w:rPr>
          <w:b/>
          <w:bCs/>
        </w:rPr>
        <w:t>…</w:t>
      </w:r>
      <w:r>
        <w:rPr>
          <w:b/>
          <w:bCs/>
        </w:rPr>
        <w:br/>
      </w:r>
      <w:r w:rsidRPr="00C642FB">
        <w:t>[?]</w:t>
      </w:r>
    </w:p>
  </w:comment>
  <w:comment w:id="844" w:author="Tom Maycock" w:date="2021-09-06T16:54:00Z" w:initials="TM">
    <w:p w14:paraId="653F4268" w14:textId="66A2EB20" w:rsidR="008810CB" w:rsidRDefault="008810CB">
      <w:pPr>
        <w:pStyle w:val="CommentText"/>
      </w:pPr>
      <w:r>
        <w:rPr>
          <w:rStyle w:val="CommentReference"/>
        </w:rPr>
        <w:annotationRef/>
      </w:r>
      <w:r>
        <w:t xml:space="preserve">Agree, implemented suggestion. This is more in keeping with our style in terms of both “This Report…” and trimming down references to just the section rather than also stating the chapter number. </w:t>
      </w:r>
    </w:p>
  </w:comment>
  <w:comment w:id="853" w:author="Robin Matthews" w:date="2021-06-16T16:22:00Z" w:initials="RM">
    <w:p w14:paraId="7C8F8BC0" w14:textId="77777777" w:rsidR="00B073F5" w:rsidRPr="003741E9" w:rsidRDefault="00B073F5">
      <w:pPr>
        <w:pStyle w:val="CommentText"/>
        <w:rPr>
          <w:lang w:val="en-US"/>
        </w:rPr>
      </w:pPr>
      <w:r>
        <w:rPr>
          <w:rStyle w:val="CommentReference"/>
        </w:rPr>
        <w:annotationRef/>
      </w:r>
      <w:r w:rsidRPr="003741E9">
        <w:rPr>
          <w:lang w:val="en-US"/>
        </w:rPr>
        <w:t>Extra stuff:</w:t>
      </w:r>
    </w:p>
    <w:p w14:paraId="2645A988" w14:textId="77777777" w:rsidR="00B073F5" w:rsidRPr="003741E9" w:rsidRDefault="00B073F5">
      <w:pPr>
        <w:pStyle w:val="CommentText"/>
        <w:rPr>
          <w:lang w:val="en-US"/>
        </w:rPr>
      </w:pPr>
      <w:r w:rsidRPr="003741E9">
        <w:rPr>
          <w:lang w:val="en-US"/>
        </w:rPr>
        <w:t>; )</w:t>
      </w:r>
    </w:p>
    <w:p w14:paraId="7106403F" w14:textId="77777777" w:rsidR="00B073F5" w:rsidRPr="003741E9" w:rsidRDefault="00B073F5">
      <w:pPr>
        <w:pStyle w:val="CommentText"/>
        <w:rPr>
          <w:lang w:val="en-US"/>
        </w:rPr>
      </w:pPr>
    </w:p>
    <w:p w14:paraId="5DB6241C" w14:textId="77777777" w:rsidR="00B073F5" w:rsidRPr="003741E9" w:rsidRDefault="00B073F5">
      <w:pPr>
        <w:pStyle w:val="CommentText"/>
        <w:rPr>
          <w:lang w:val="en-US"/>
        </w:rPr>
      </w:pPr>
      <w:r w:rsidRPr="003741E9">
        <w:rPr>
          <w:lang w:val="en-US"/>
        </w:rPr>
        <w:t>Correct:</w:t>
      </w:r>
    </w:p>
    <w:p w14:paraId="0D342E9C" w14:textId="2F94301F" w:rsidR="00B073F5" w:rsidRPr="003741E9" w:rsidRDefault="00B073F5">
      <w:pPr>
        <w:pStyle w:val="CommentText"/>
        <w:rPr>
          <w:lang w:val="en-US"/>
        </w:rPr>
      </w:pPr>
      <w:r w:rsidRPr="003741E9">
        <w:rPr>
          <w:lang w:val="en-US"/>
        </w:rPr>
        <w:t>(Hawkins and Sutton, 2009; Kirtman et al., 2013)</w:t>
      </w:r>
    </w:p>
  </w:comment>
  <w:comment w:id="856" w:author="Robin Matthews" w:date="2021-06-16T16:22:00Z" w:initials="RM">
    <w:p w14:paraId="6AEA8E67" w14:textId="77777777" w:rsidR="00B073F5" w:rsidRPr="003741E9" w:rsidRDefault="00B073F5">
      <w:pPr>
        <w:pStyle w:val="CommentText"/>
        <w:rPr>
          <w:lang w:val="en-US"/>
        </w:rPr>
      </w:pPr>
      <w:r>
        <w:rPr>
          <w:rStyle w:val="CommentReference"/>
        </w:rPr>
        <w:annotationRef/>
      </w:r>
      <w:r w:rsidRPr="003741E9">
        <w:rPr>
          <w:lang w:val="en-US"/>
        </w:rPr>
        <w:t>Extra stuff:</w:t>
      </w:r>
    </w:p>
    <w:p w14:paraId="3AB084FE" w14:textId="77777777" w:rsidR="00B073F5" w:rsidRPr="003741E9" w:rsidRDefault="00B073F5">
      <w:pPr>
        <w:pStyle w:val="CommentText"/>
        <w:rPr>
          <w:lang w:val="en-US"/>
        </w:rPr>
      </w:pPr>
      <w:r w:rsidRPr="003741E9">
        <w:rPr>
          <w:lang w:val="en-US"/>
        </w:rPr>
        <w:t xml:space="preserve">, </w:t>
      </w:r>
    </w:p>
    <w:p w14:paraId="6E7FE2E2" w14:textId="77777777" w:rsidR="00B073F5" w:rsidRPr="003741E9" w:rsidRDefault="00B073F5">
      <w:pPr>
        <w:pStyle w:val="CommentText"/>
        <w:rPr>
          <w:lang w:val="en-US"/>
        </w:rPr>
      </w:pPr>
    </w:p>
    <w:p w14:paraId="39E57F0D" w14:textId="77777777" w:rsidR="00B073F5" w:rsidRPr="003741E9" w:rsidRDefault="00B073F5">
      <w:pPr>
        <w:pStyle w:val="CommentText"/>
        <w:rPr>
          <w:lang w:val="en-US"/>
        </w:rPr>
      </w:pPr>
      <w:r w:rsidRPr="003741E9">
        <w:rPr>
          <w:lang w:val="en-US"/>
        </w:rPr>
        <w:t>Correct:</w:t>
      </w:r>
    </w:p>
    <w:p w14:paraId="47C3CD37" w14:textId="77777777" w:rsidR="00B073F5" w:rsidRPr="003741E9" w:rsidRDefault="00B073F5">
      <w:pPr>
        <w:pStyle w:val="CommentText"/>
        <w:rPr>
          <w:lang w:val="en-US"/>
        </w:rPr>
      </w:pPr>
      <w:r w:rsidRPr="003741E9">
        <w:rPr>
          <w:lang w:val="en-US"/>
        </w:rPr>
        <w:t>Kirtman et al. (2013)</w:t>
      </w:r>
    </w:p>
    <w:p w14:paraId="69AF1BD3" w14:textId="3DA498FD" w:rsidR="00B073F5" w:rsidRPr="003741E9" w:rsidRDefault="00B073F5">
      <w:pPr>
        <w:pStyle w:val="CommentText"/>
        <w:rPr>
          <w:lang w:val="en-US"/>
        </w:rPr>
      </w:pPr>
      <w:r w:rsidRPr="003741E9">
        <w:rPr>
          <w:lang w:val="en-US"/>
        </w:rPr>
        <w:t>(Kirtman et al., 2013)</w:t>
      </w:r>
    </w:p>
  </w:comment>
  <w:comment w:id="881" w:author="Ian Blenkinsop" w:date="2021-07-26T18:00:00Z" w:initials="IB">
    <w:p w14:paraId="700C8F7B" w14:textId="3E50E946" w:rsidR="00C642FB" w:rsidRPr="00C642FB" w:rsidRDefault="00C642FB" w:rsidP="00C642FB">
      <w:pPr>
        <w:pStyle w:val="CommentText"/>
      </w:pPr>
      <w:r>
        <w:rPr>
          <w:rStyle w:val="CommentReference"/>
        </w:rPr>
        <w:annotationRef/>
      </w:r>
      <w:r>
        <w:t xml:space="preserve">Just to flag, in other chapters this has been defined as </w:t>
      </w:r>
      <w:r>
        <w:br/>
      </w:r>
      <w:r w:rsidRPr="00C642FB">
        <w:rPr>
          <w:b/>
          <w:bCs/>
        </w:rPr>
        <w:t>transient climate response to cumulative CO</w:t>
      </w:r>
      <w:r w:rsidRPr="00C642FB">
        <w:rPr>
          <w:b/>
          <w:bCs/>
          <w:vertAlign w:val="subscript"/>
        </w:rPr>
        <w:t>2</w:t>
      </w:r>
      <w:r w:rsidRPr="00C642FB">
        <w:rPr>
          <w:b/>
          <w:bCs/>
        </w:rPr>
        <w:t xml:space="preserve"> emissions</w:t>
      </w:r>
      <w:r>
        <w:rPr>
          <w:b/>
          <w:bCs/>
        </w:rPr>
        <w:br/>
      </w:r>
      <w:r>
        <w:t>Perhaps not a problem?</w:t>
      </w:r>
    </w:p>
    <w:p w14:paraId="44534564" w14:textId="2CE95320" w:rsidR="00C642FB" w:rsidRDefault="00C642FB">
      <w:pPr>
        <w:pStyle w:val="CommentText"/>
      </w:pPr>
    </w:p>
  </w:comment>
  <w:comment w:id="882" w:author="Tom Maycock" w:date="2021-09-06T16:56:00Z" w:initials="TM">
    <w:p w14:paraId="604C6AED" w14:textId="0EBCB831" w:rsidR="008810CB" w:rsidRDefault="008810CB">
      <w:pPr>
        <w:pStyle w:val="CommentText"/>
      </w:pPr>
      <w:r w:rsidRPr="008810CB">
        <w:rPr>
          <w:rStyle w:val="CommentReference"/>
          <w:highlight w:val="yellow"/>
        </w:rPr>
        <w:annotationRef/>
      </w:r>
      <w:r w:rsidRPr="008810CB">
        <w:rPr>
          <w:highlight w:val="yellow"/>
        </w:rPr>
        <w:t>Yes, that is our standard definition. I’ve implemented suggestion, authors please confirm</w:t>
      </w:r>
    </w:p>
  </w:comment>
  <w:comment w:id="886" w:author="Robin Matthews" w:date="2021-06-16T13:39:00Z" w:initials="RM">
    <w:p w14:paraId="43216AB1" w14:textId="6AB94909" w:rsidR="00B073F5" w:rsidRPr="003741E9" w:rsidRDefault="00B073F5">
      <w:pPr>
        <w:pStyle w:val="CommentText"/>
        <w:rPr>
          <w:lang w:val="en-US"/>
        </w:rPr>
      </w:pPr>
      <w:r>
        <w:rPr>
          <w:rStyle w:val="CommentReference"/>
        </w:rPr>
        <w:annotationRef/>
      </w:r>
      <w:r w:rsidRPr="003741E9">
        <w:rPr>
          <w:lang w:val="en-US"/>
        </w:rPr>
        <w:t>Please double check IPCC, 2018 is what you want to cite here.</w:t>
      </w:r>
    </w:p>
  </w:comment>
  <w:comment w:id="890" w:author="Sara M Tuson" w:date="2021-07-17T09:13:00Z" w:initials="ST">
    <w:p w14:paraId="76628312" w14:textId="6EC18177" w:rsidR="00B073F5" w:rsidRDefault="00B073F5">
      <w:pPr>
        <w:pStyle w:val="CommentText"/>
      </w:pPr>
      <w:r>
        <w:rPr>
          <w:rStyle w:val="CommentReference"/>
        </w:rPr>
        <w:annotationRef/>
      </w:r>
      <w:r>
        <w:t>QUERY: Is this meant to be ‘than continental or global means’?</w:t>
      </w:r>
    </w:p>
  </w:comment>
  <w:comment w:id="891" w:author="Tom Maycock" w:date="2021-09-06T16:57:00Z" w:initials="TM">
    <w:p w14:paraId="4CCD8BFC" w14:textId="1B43BCF9" w:rsidR="00582693" w:rsidRDefault="00582693">
      <w:pPr>
        <w:pStyle w:val="CommentText"/>
      </w:pPr>
      <w:r w:rsidRPr="00582693">
        <w:rPr>
          <w:rStyle w:val="CommentReference"/>
          <w:highlight w:val="red"/>
        </w:rPr>
        <w:annotationRef/>
      </w:r>
      <w:r w:rsidRPr="00582693">
        <w:rPr>
          <w:highlight w:val="red"/>
        </w:rPr>
        <w:t>Authors: pretty sure this should indeeds be “OR global means” rather than “THAN global means”. Please check and make that change if correct</w:t>
      </w:r>
    </w:p>
  </w:comment>
  <w:comment w:id="933" w:author="Robin Matthews" w:date="2021-06-16T17:12:00Z" w:initials="RM">
    <w:p w14:paraId="23D181EE" w14:textId="75E7868C" w:rsidR="00B073F5" w:rsidRPr="003741E9" w:rsidRDefault="00B073F5" w:rsidP="00F87EA6">
      <w:pPr>
        <w:autoSpaceDE w:val="0"/>
        <w:autoSpaceDN w:val="0"/>
        <w:adjustRightInd w:val="0"/>
        <w:rPr>
          <w:lang w:val="en-US"/>
        </w:rPr>
      </w:pPr>
      <w:r>
        <w:rPr>
          <w:rStyle w:val="CommentReference"/>
        </w:rPr>
        <w:annotationRef/>
      </w:r>
      <w:r w:rsidRPr="003741E9">
        <w:rPr>
          <w:lang w:val="en-US"/>
        </w:rPr>
        <w:t>Please double check this is the one you want (year was previously written as 2012):</w:t>
      </w:r>
    </w:p>
    <w:p w14:paraId="5B793886" w14:textId="77777777" w:rsidR="00B073F5" w:rsidRPr="003741E9" w:rsidRDefault="00B073F5" w:rsidP="00F87EA6">
      <w:pPr>
        <w:autoSpaceDE w:val="0"/>
        <w:autoSpaceDN w:val="0"/>
        <w:adjustRightInd w:val="0"/>
        <w:ind w:left="480" w:hanging="480"/>
        <w:rPr>
          <w:lang w:val="en-US"/>
        </w:rPr>
      </w:pPr>
    </w:p>
    <w:p w14:paraId="398924D1" w14:textId="5C12DCF4" w:rsidR="00B073F5" w:rsidRPr="003741E9" w:rsidRDefault="00B073F5" w:rsidP="00F87EA6">
      <w:pPr>
        <w:autoSpaceDE w:val="0"/>
        <w:autoSpaceDN w:val="0"/>
        <w:adjustRightInd w:val="0"/>
        <w:rPr>
          <w:rFonts w:cs="Times New Roman"/>
          <w:noProof/>
          <w:szCs w:val="24"/>
          <w:lang w:val="en-US"/>
        </w:rPr>
      </w:pPr>
      <w:r w:rsidRPr="003741E9">
        <w:rPr>
          <w:rFonts w:cs="Times New Roman"/>
          <w:noProof/>
          <w:szCs w:val="24"/>
          <w:lang w:val="en-US"/>
        </w:rPr>
        <w:t xml:space="preserve">Knutti, R., and Sedláček, J. (2013). Robustness and uncertainties in the new CMIP5 climate model projections. </w:t>
      </w:r>
      <w:r w:rsidRPr="003741E9">
        <w:rPr>
          <w:rFonts w:cs="Times New Roman"/>
          <w:i/>
          <w:iCs/>
          <w:noProof/>
          <w:szCs w:val="24"/>
          <w:lang w:val="en-US"/>
        </w:rPr>
        <w:t>Nat. Clim. Chang.</w:t>
      </w:r>
      <w:r w:rsidRPr="003741E9">
        <w:rPr>
          <w:rFonts w:cs="Times New Roman"/>
          <w:noProof/>
          <w:szCs w:val="24"/>
          <w:lang w:val="en-US"/>
        </w:rPr>
        <w:t xml:space="preserve"> 3, 369–373. doi:10.1038/nclimate1716.</w:t>
      </w:r>
    </w:p>
  </w:comment>
  <w:comment w:id="934" w:author="Robin Matthews" w:date="2021-06-16T16:22:00Z" w:initials="RM">
    <w:p w14:paraId="38639B24" w14:textId="77777777" w:rsidR="00B073F5" w:rsidRPr="003741E9" w:rsidRDefault="00B073F5">
      <w:pPr>
        <w:pStyle w:val="CommentText"/>
        <w:rPr>
          <w:lang w:val="en-US"/>
        </w:rPr>
      </w:pPr>
      <w:r>
        <w:rPr>
          <w:rStyle w:val="CommentReference"/>
        </w:rPr>
        <w:annotationRef/>
      </w:r>
      <w:r w:rsidRPr="003741E9">
        <w:rPr>
          <w:lang w:val="en-US"/>
        </w:rPr>
        <w:t>Not found:</w:t>
      </w:r>
    </w:p>
    <w:p w14:paraId="192FB2FD" w14:textId="77777777" w:rsidR="00B073F5" w:rsidRPr="003741E9" w:rsidRDefault="00B073F5">
      <w:pPr>
        <w:pStyle w:val="CommentText"/>
        <w:rPr>
          <w:lang w:val="en-US"/>
        </w:rPr>
      </w:pPr>
      <w:r w:rsidRPr="003741E9">
        <w:rPr>
          <w:lang w:val="en-US"/>
        </w:rPr>
        <w:t>Knutti and Sedláček, 2013</w:t>
      </w:r>
    </w:p>
    <w:p w14:paraId="4B028EA1" w14:textId="77777777" w:rsidR="00B073F5" w:rsidRPr="003741E9" w:rsidRDefault="00B073F5">
      <w:pPr>
        <w:pStyle w:val="CommentText"/>
        <w:rPr>
          <w:lang w:val="en-US"/>
        </w:rPr>
      </w:pPr>
    </w:p>
    <w:p w14:paraId="2C84AED2" w14:textId="77777777" w:rsidR="00B073F5" w:rsidRPr="003741E9" w:rsidRDefault="00B073F5">
      <w:pPr>
        <w:pStyle w:val="CommentText"/>
        <w:rPr>
          <w:lang w:val="en-US"/>
        </w:rPr>
      </w:pPr>
      <w:r w:rsidRPr="003741E9">
        <w:rPr>
          <w:lang w:val="en-US"/>
        </w:rPr>
        <w:t>Extra stuff:</w:t>
      </w:r>
    </w:p>
    <w:p w14:paraId="47C0D9C2" w14:textId="77777777" w:rsidR="00B073F5" w:rsidRPr="003741E9" w:rsidRDefault="00B073F5">
      <w:pPr>
        <w:pStyle w:val="CommentText"/>
        <w:rPr>
          <w:lang w:val="en-US"/>
        </w:rPr>
      </w:pPr>
      <w:r w:rsidRPr="003741E9">
        <w:rPr>
          <w:lang w:val="en-US"/>
        </w:rPr>
        <w:t>; Knutti and Sedláček, 2012; )</w:t>
      </w:r>
    </w:p>
    <w:p w14:paraId="4E406603" w14:textId="77777777" w:rsidR="00B073F5" w:rsidRPr="003741E9" w:rsidRDefault="00B073F5">
      <w:pPr>
        <w:pStyle w:val="CommentText"/>
        <w:rPr>
          <w:lang w:val="en-US"/>
        </w:rPr>
      </w:pPr>
    </w:p>
    <w:p w14:paraId="01390AF6" w14:textId="77777777" w:rsidR="00B073F5" w:rsidRPr="003741E9" w:rsidRDefault="00B073F5">
      <w:pPr>
        <w:pStyle w:val="CommentText"/>
        <w:rPr>
          <w:lang w:val="en-US"/>
        </w:rPr>
      </w:pPr>
      <w:r w:rsidRPr="003741E9">
        <w:rPr>
          <w:lang w:val="en-US"/>
        </w:rPr>
        <w:t>Correct:</w:t>
      </w:r>
    </w:p>
    <w:p w14:paraId="6F31FD85" w14:textId="04662A01" w:rsidR="00B073F5" w:rsidRPr="003741E9" w:rsidRDefault="00B073F5">
      <w:pPr>
        <w:pStyle w:val="CommentText"/>
        <w:rPr>
          <w:lang w:val="en-US"/>
        </w:rPr>
      </w:pPr>
      <w:r w:rsidRPr="003741E9">
        <w:rPr>
          <w:lang w:val="en-US"/>
        </w:rPr>
        <w:t>(Tebaldi et al., 2011; Knutti and Sedláček, 2013; Fischer et al., 2014)</w:t>
      </w:r>
    </w:p>
  </w:comment>
  <w:comment w:id="937" w:author="Sara M Tuson" w:date="2021-07-17T14:03:00Z" w:initials="ST">
    <w:p w14:paraId="0BA8F5B2" w14:textId="2EC16E29" w:rsidR="00B073F5" w:rsidRDefault="00B073F5">
      <w:pPr>
        <w:pStyle w:val="CommentText"/>
      </w:pPr>
      <w:r>
        <w:rPr>
          <w:rStyle w:val="CommentReference"/>
        </w:rPr>
        <w:annotationRef/>
      </w:r>
      <w:r>
        <w:t xml:space="preserve">Repetition </w:t>
      </w:r>
      <w:r w:rsidR="00C642FB">
        <w:t>of ‘significant’ ok?</w:t>
      </w:r>
    </w:p>
  </w:comment>
  <w:comment w:id="951" w:author="Ian Blenkinsop" w:date="2021-07-26T18:06:00Z" w:initials="IB">
    <w:p w14:paraId="792C6823" w14:textId="22FD021F" w:rsidR="00C927A5" w:rsidRDefault="00C927A5">
      <w:pPr>
        <w:pStyle w:val="CommentText"/>
      </w:pPr>
      <w:r>
        <w:rPr>
          <w:rStyle w:val="CommentReference"/>
        </w:rPr>
        <w:annotationRef/>
      </w:r>
      <w:r>
        <w:t>Have left as (a) (b) etc, rather than (i) (ii) which would be usual style – in case these categories are from original referenced doc (Zappa)</w:t>
      </w:r>
    </w:p>
  </w:comment>
  <w:comment w:id="952" w:author="Ian Blenkinsop" w:date="2021-07-26T18:07:00Z" w:initials="IB">
    <w:p w14:paraId="21549195" w14:textId="194D7F1A" w:rsidR="00C927A5" w:rsidRDefault="00C927A5">
      <w:pPr>
        <w:pStyle w:val="CommentText"/>
      </w:pPr>
      <w:r>
        <w:rPr>
          <w:rStyle w:val="CommentReference"/>
        </w:rPr>
        <w:annotationRef/>
      </w:r>
      <w:r>
        <w:t>TYPESETTING NOTE: equation to recreate is in a content control box here. Check this pulls through correctly.</w:t>
      </w:r>
    </w:p>
  </w:comment>
  <w:comment w:id="988" w:author="Ian Blenkinsop" w:date="2021-07-26T18:09:00Z" w:initials="IB">
    <w:p w14:paraId="6D657DE0" w14:textId="7ED4456C" w:rsidR="00A3320B" w:rsidRDefault="00A3320B">
      <w:pPr>
        <w:pStyle w:val="CommentText"/>
      </w:pPr>
      <w:r>
        <w:rPr>
          <w:rStyle w:val="CommentReference"/>
        </w:rPr>
        <w:annotationRef/>
      </w:r>
      <w:r>
        <w:t>TYPESETTING NOTE: format as standard numbered box-list</w:t>
      </w:r>
    </w:p>
  </w:comment>
  <w:comment w:id="1011" w:author="Robin Matthews" w:date="2021-06-16T16:22:00Z" w:initials="RM">
    <w:p w14:paraId="4D39F8B7" w14:textId="77777777" w:rsidR="00B073F5" w:rsidRPr="003741E9" w:rsidRDefault="00B073F5">
      <w:pPr>
        <w:pStyle w:val="CommentText"/>
        <w:rPr>
          <w:lang w:val="en-US"/>
        </w:rPr>
      </w:pPr>
      <w:r>
        <w:rPr>
          <w:rStyle w:val="CommentReference"/>
        </w:rPr>
        <w:annotationRef/>
      </w:r>
      <w:r w:rsidRPr="003741E9">
        <w:rPr>
          <w:lang w:val="en-US"/>
        </w:rPr>
        <w:t>Not found:</w:t>
      </w:r>
    </w:p>
    <w:p w14:paraId="6C97407B" w14:textId="77777777" w:rsidR="00B073F5" w:rsidRPr="003741E9" w:rsidRDefault="00B073F5">
      <w:pPr>
        <w:pStyle w:val="CommentText"/>
        <w:rPr>
          <w:lang w:val="en-US"/>
        </w:rPr>
      </w:pPr>
      <w:r w:rsidRPr="003741E9">
        <w:rPr>
          <w:lang w:val="en-US"/>
        </w:rPr>
        <w:t>Millar et al., 2017, 2018a, b</w:t>
      </w:r>
    </w:p>
    <w:p w14:paraId="4A9C06E8" w14:textId="77777777" w:rsidR="00B073F5" w:rsidRPr="003741E9" w:rsidRDefault="00B073F5">
      <w:pPr>
        <w:pStyle w:val="CommentText"/>
        <w:rPr>
          <w:lang w:val="en-US"/>
        </w:rPr>
      </w:pPr>
    </w:p>
    <w:p w14:paraId="4D0B2F86" w14:textId="77777777" w:rsidR="00B073F5" w:rsidRPr="003741E9" w:rsidRDefault="00B073F5">
      <w:pPr>
        <w:pStyle w:val="CommentText"/>
        <w:rPr>
          <w:lang w:val="en-US"/>
        </w:rPr>
      </w:pPr>
      <w:r w:rsidRPr="003741E9">
        <w:rPr>
          <w:lang w:val="en-US"/>
        </w:rPr>
        <w:t>Extra stuff:</w:t>
      </w:r>
    </w:p>
    <w:p w14:paraId="2C58C0CC" w14:textId="77777777" w:rsidR="00B073F5" w:rsidRPr="003741E9" w:rsidRDefault="00B073F5">
      <w:pPr>
        <w:pStyle w:val="CommentText"/>
        <w:rPr>
          <w:lang w:val="en-US"/>
        </w:rPr>
      </w:pPr>
      <w:r w:rsidRPr="003741E9">
        <w:rPr>
          <w:lang w:val="en-US"/>
        </w:rPr>
        <w:t>Millar et al., 2017, 2018a, 2018b; )</w:t>
      </w:r>
    </w:p>
    <w:p w14:paraId="00CF7768" w14:textId="77777777" w:rsidR="00B073F5" w:rsidRPr="003741E9" w:rsidRDefault="00B073F5">
      <w:pPr>
        <w:pStyle w:val="CommentText"/>
        <w:rPr>
          <w:lang w:val="en-US"/>
        </w:rPr>
      </w:pPr>
    </w:p>
    <w:p w14:paraId="3BC502BD" w14:textId="77777777" w:rsidR="00B073F5" w:rsidRPr="003741E9" w:rsidRDefault="00B073F5">
      <w:pPr>
        <w:pStyle w:val="CommentText"/>
        <w:rPr>
          <w:lang w:val="en-US"/>
        </w:rPr>
      </w:pPr>
      <w:r w:rsidRPr="003741E9">
        <w:rPr>
          <w:lang w:val="en-US"/>
        </w:rPr>
        <w:t>Correct:</w:t>
      </w:r>
    </w:p>
    <w:p w14:paraId="46219D6A" w14:textId="1006EB69" w:rsidR="00B073F5" w:rsidRPr="003741E9" w:rsidRDefault="00B073F5">
      <w:pPr>
        <w:pStyle w:val="CommentText"/>
        <w:rPr>
          <w:lang w:val="en-US"/>
        </w:rPr>
      </w:pPr>
      <w:r w:rsidRPr="003741E9">
        <w:rPr>
          <w:lang w:val="en-US"/>
        </w:rPr>
        <w:t>(Millar et al., 2017, 2018a, b; Schurer et al., 2018)</w:t>
      </w:r>
    </w:p>
  </w:comment>
  <w:comment w:id="1015" w:author="Sara M Tuson" w:date="2021-07-15T19:08:00Z" w:initials="ST">
    <w:p w14:paraId="75C35F48" w14:textId="272FE98D" w:rsidR="00B073F5" w:rsidRDefault="00B073F5">
      <w:pPr>
        <w:pStyle w:val="CommentText"/>
      </w:pPr>
      <w:r>
        <w:rPr>
          <w:rStyle w:val="CommentReference"/>
        </w:rPr>
        <w:annotationRef/>
      </w:r>
      <w:r>
        <w:t>Delete extra bracket</w:t>
      </w:r>
    </w:p>
  </w:comment>
  <w:comment w:id="1016" w:author="Sara M Tuson" w:date="2021-07-15T14:45:00Z" w:initials="ST">
    <w:p w14:paraId="2203108A" w14:textId="058929BC" w:rsidR="00B073F5" w:rsidRDefault="00B073F5">
      <w:pPr>
        <w:pStyle w:val="CommentText"/>
      </w:pPr>
      <w:r>
        <w:rPr>
          <w:rStyle w:val="CommentReference"/>
        </w:rPr>
        <w:annotationRef/>
      </w:r>
      <w:r>
        <w:t>Delete extra bracket</w:t>
      </w:r>
    </w:p>
  </w:comment>
  <w:comment w:id="1022" w:author="Robin Matthews" w:date="2021-06-16T16:22:00Z" w:initials="RM">
    <w:p w14:paraId="34586042" w14:textId="77777777" w:rsidR="00B073F5" w:rsidRPr="003741E9" w:rsidRDefault="00B073F5">
      <w:pPr>
        <w:pStyle w:val="CommentText"/>
        <w:rPr>
          <w:lang w:val="en-US"/>
        </w:rPr>
      </w:pPr>
      <w:r>
        <w:rPr>
          <w:rStyle w:val="CommentReference"/>
        </w:rPr>
        <w:annotationRef/>
      </w:r>
      <w:r w:rsidRPr="003741E9">
        <w:rPr>
          <w:lang w:val="en-US"/>
        </w:rPr>
        <w:t>Not found:</w:t>
      </w:r>
    </w:p>
    <w:p w14:paraId="4B6CA4D6" w14:textId="77777777" w:rsidR="00B073F5" w:rsidRDefault="00B073F5">
      <w:pPr>
        <w:pStyle w:val="CommentText"/>
      </w:pPr>
      <w:r>
        <w:t>J. Zhu et al., 2020</w:t>
      </w:r>
    </w:p>
    <w:p w14:paraId="71D664D8" w14:textId="77777777" w:rsidR="00B073F5" w:rsidRDefault="00B073F5">
      <w:pPr>
        <w:pStyle w:val="CommentText"/>
      </w:pPr>
    </w:p>
    <w:p w14:paraId="7C7639F3" w14:textId="77777777" w:rsidR="00B073F5" w:rsidRDefault="00B073F5">
      <w:pPr>
        <w:pStyle w:val="CommentText"/>
      </w:pPr>
      <w:r>
        <w:t>Extra stuff:</w:t>
      </w:r>
    </w:p>
    <w:p w14:paraId="5B688FFA" w14:textId="77777777" w:rsidR="00B073F5" w:rsidRDefault="00B073F5">
      <w:pPr>
        <w:pStyle w:val="CommentText"/>
      </w:pPr>
      <w:r>
        <w:t>; ; ; Zhu et al., 2020</w:t>
      </w:r>
    </w:p>
    <w:p w14:paraId="1CB91367" w14:textId="77777777" w:rsidR="00B073F5" w:rsidRDefault="00B073F5">
      <w:pPr>
        <w:pStyle w:val="CommentText"/>
      </w:pPr>
    </w:p>
    <w:p w14:paraId="0356937E" w14:textId="77777777" w:rsidR="00B073F5" w:rsidRDefault="00B073F5">
      <w:pPr>
        <w:pStyle w:val="CommentText"/>
      </w:pPr>
      <w:r>
        <w:t>Correct:</w:t>
      </w:r>
    </w:p>
    <w:p w14:paraId="1DF4D5DC" w14:textId="2B64E866" w:rsidR="00B073F5" w:rsidRDefault="00B073F5">
      <w:pPr>
        <w:pStyle w:val="CommentText"/>
      </w:pPr>
      <w:r>
        <w:t>(Meehl et al., 2020; Tokarska et al., 2020; Zelinka et al., 2020; J. Zhu et al., 2020)</w:t>
      </w:r>
    </w:p>
  </w:comment>
  <w:comment w:id="1025" w:author="Robin Matthews" w:date="2021-06-16T16:22:00Z" w:initials="RM">
    <w:p w14:paraId="6FD19C79" w14:textId="77777777" w:rsidR="00B073F5" w:rsidRPr="003741E9" w:rsidRDefault="00B073F5">
      <w:pPr>
        <w:pStyle w:val="CommentText"/>
        <w:rPr>
          <w:lang w:val="en-US"/>
        </w:rPr>
      </w:pPr>
      <w:r>
        <w:rPr>
          <w:rStyle w:val="CommentReference"/>
        </w:rPr>
        <w:annotationRef/>
      </w:r>
      <w:r w:rsidRPr="003741E9">
        <w:rPr>
          <w:lang w:val="en-US"/>
        </w:rPr>
        <w:t>Extra stuff:</w:t>
      </w:r>
    </w:p>
    <w:p w14:paraId="0050F922" w14:textId="77777777" w:rsidR="00B073F5" w:rsidRPr="003741E9" w:rsidRDefault="00B073F5">
      <w:pPr>
        <w:pStyle w:val="CommentText"/>
        <w:rPr>
          <w:lang w:val="en-US"/>
        </w:rPr>
      </w:pPr>
      <w:r w:rsidRPr="003741E9">
        <w:rPr>
          <w:lang w:val="en-US"/>
        </w:rPr>
        <w:t xml:space="preserve">, </w:t>
      </w:r>
    </w:p>
    <w:p w14:paraId="63E2EE8A" w14:textId="77777777" w:rsidR="00B073F5" w:rsidRPr="003741E9" w:rsidRDefault="00B073F5">
      <w:pPr>
        <w:pStyle w:val="CommentText"/>
        <w:rPr>
          <w:lang w:val="en-US"/>
        </w:rPr>
      </w:pPr>
    </w:p>
    <w:p w14:paraId="7CB9C3AE" w14:textId="77777777" w:rsidR="00B073F5" w:rsidRPr="003741E9" w:rsidRDefault="00B073F5">
      <w:pPr>
        <w:pStyle w:val="CommentText"/>
        <w:rPr>
          <w:lang w:val="en-US"/>
        </w:rPr>
      </w:pPr>
      <w:r w:rsidRPr="003741E9">
        <w:rPr>
          <w:lang w:val="en-US"/>
        </w:rPr>
        <w:t>Correct:</w:t>
      </w:r>
    </w:p>
    <w:p w14:paraId="563C4775" w14:textId="77777777" w:rsidR="00B073F5" w:rsidRPr="003741E9" w:rsidRDefault="00B073F5">
      <w:pPr>
        <w:pStyle w:val="CommentText"/>
        <w:rPr>
          <w:lang w:val="en-US"/>
        </w:rPr>
      </w:pPr>
      <w:r w:rsidRPr="003741E9">
        <w:rPr>
          <w:lang w:val="en-US"/>
        </w:rPr>
        <w:t>Tebaldi et al. (2021)</w:t>
      </w:r>
    </w:p>
    <w:p w14:paraId="3E910969" w14:textId="618E2D57" w:rsidR="00B073F5" w:rsidRPr="003741E9" w:rsidRDefault="00B073F5">
      <w:pPr>
        <w:pStyle w:val="CommentText"/>
        <w:rPr>
          <w:lang w:val="en-US"/>
        </w:rPr>
      </w:pPr>
      <w:r w:rsidRPr="003741E9">
        <w:rPr>
          <w:lang w:val="en-US"/>
        </w:rPr>
        <w:t>(Tebaldi et al., 2021)</w:t>
      </w:r>
    </w:p>
  </w:comment>
  <w:comment w:id="1026" w:author="Ian Blenkinsop" w:date="2021-07-26T18:09:00Z" w:initials="IB">
    <w:p w14:paraId="7FC48513" w14:textId="23111219" w:rsidR="00272D43" w:rsidRDefault="00272D43">
      <w:pPr>
        <w:pStyle w:val="CommentText"/>
      </w:pPr>
      <w:r>
        <w:rPr>
          <w:rStyle w:val="CommentReference"/>
        </w:rPr>
        <w:annotationRef/>
      </w:r>
      <w:r>
        <w:t>TYPESETTING NOTE: format as standard</w:t>
      </w:r>
      <w:r w:rsidR="00423F55">
        <w:rPr>
          <w:noProof/>
        </w:rPr>
        <w:t xml:space="preserve"> numbered list</w:t>
      </w:r>
    </w:p>
  </w:comment>
  <w:comment w:id="1028" w:author="Robin Matthews" w:date="2021-06-16T16:22:00Z" w:initials="RM">
    <w:p w14:paraId="6E9DC0E4" w14:textId="77777777" w:rsidR="00B073F5" w:rsidRPr="003741E9" w:rsidRDefault="00B073F5">
      <w:pPr>
        <w:pStyle w:val="CommentText"/>
        <w:rPr>
          <w:lang w:val="en-US"/>
        </w:rPr>
      </w:pPr>
      <w:r>
        <w:rPr>
          <w:rStyle w:val="CommentReference"/>
        </w:rPr>
        <w:annotationRef/>
      </w:r>
      <w:r w:rsidRPr="003741E9">
        <w:rPr>
          <w:lang w:val="en-US"/>
        </w:rPr>
        <w:t>Extra stuff:</w:t>
      </w:r>
    </w:p>
    <w:p w14:paraId="08DE69BC" w14:textId="77777777" w:rsidR="00B073F5" w:rsidRPr="003741E9" w:rsidRDefault="00B073F5">
      <w:pPr>
        <w:pStyle w:val="CommentText"/>
        <w:rPr>
          <w:lang w:val="en-US"/>
        </w:rPr>
      </w:pPr>
      <w:r w:rsidRPr="003741E9">
        <w:rPr>
          <w:lang w:val="en-US"/>
        </w:rPr>
        <w:t>, )</w:t>
      </w:r>
    </w:p>
    <w:p w14:paraId="0968A6F2" w14:textId="77777777" w:rsidR="00B073F5" w:rsidRPr="003741E9" w:rsidRDefault="00B073F5">
      <w:pPr>
        <w:pStyle w:val="CommentText"/>
        <w:rPr>
          <w:lang w:val="en-US"/>
        </w:rPr>
      </w:pPr>
    </w:p>
    <w:p w14:paraId="3EA15203" w14:textId="77777777" w:rsidR="00B073F5" w:rsidRPr="003741E9" w:rsidRDefault="00B073F5">
      <w:pPr>
        <w:pStyle w:val="CommentText"/>
        <w:rPr>
          <w:lang w:val="en-US"/>
        </w:rPr>
      </w:pPr>
      <w:r w:rsidRPr="003741E9">
        <w:rPr>
          <w:lang w:val="en-US"/>
        </w:rPr>
        <w:t>Correct:</w:t>
      </w:r>
    </w:p>
    <w:p w14:paraId="5B3BA8BF" w14:textId="77777777" w:rsidR="00B073F5" w:rsidRDefault="00B073F5">
      <w:pPr>
        <w:pStyle w:val="CommentText"/>
      </w:pPr>
      <w:r>
        <w:t>Taylor et al. (2012)</w:t>
      </w:r>
    </w:p>
    <w:p w14:paraId="61AB6A6E" w14:textId="1AC58619" w:rsidR="00B073F5" w:rsidRDefault="00B073F5">
      <w:pPr>
        <w:pStyle w:val="CommentText"/>
      </w:pPr>
      <w:r>
        <w:t>(Taylor et al., 2012)</w:t>
      </w:r>
    </w:p>
  </w:comment>
  <w:comment w:id="1033" w:author="Robin Matthews" w:date="2021-06-16T16:22:00Z" w:initials="RM">
    <w:p w14:paraId="4E509F81" w14:textId="77777777" w:rsidR="00B073F5" w:rsidRPr="003741E9" w:rsidRDefault="00B073F5">
      <w:pPr>
        <w:pStyle w:val="CommentText"/>
        <w:rPr>
          <w:lang w:val="en-US"/>
        </w:rPr>
      </w:pPr>
      <w:r>
        <w:rPr>
          <w:rStyle w:val="CommentReference"/>
        </w:rPr>
        <w:annotationRef/>
      </w:r>
      <w:r w:rsidRPr="003741E9">
        <w:rPr>
          <w:lang w:val="en-US"/>
        </w:rPr>
        <w:t>Extra stuff:</w:t>
      </w:r>
    </w:p>
    <w:p w14:paraId="613C8DF9" w14:textId="77777777" w:rsidR="00B073F5" w:rsidRPr="003741E9" w:rsidRDefault="00B073F5">
      <w:pPr>
        <w:pStyle w:val="CommentText"/>
        <w:rPr>
          <w:lang w:val="en-US"/>
        </w:rPr>
      </w:pPr>
      <w:r w:rsidRPr="003741E9">
        <w:rPr>
          <w:lang w:val="en-US"/>
        </w:rPr>
        <w:t>; ; )</w:t>
      </w:r>
    </w:p>
    <w:p w14:paraId="31B203EF" w14:textId="77777777" w:rsidR="00B073F5" w:rsidRPr="003741E9" w:rsidRDefault="00B073F5">
      <w:pPr>
        <w:pStyle w:val="CommentText"/>
        <w:rPr>
          <w:lang w:val="en-US"/>
        </w:rPr>
      </w:pPr>
    </w:p>
    <w:p w14:paraId="60090B16" w14:textId="77777777" w:rsidR="00B073F5" w:rsidRPr="003741E9" w:rsidRDefault="00B073F5">
      <w:pPr>
        <w:pStyle w:val="CommentText"/>
        <w:rPr>
          <w:lang w:val="en-US"/>
        </w:rPr>
      </w:pPr>
      <w:r w:rsidRPr="003741E9">
        <w:rPr>
          <w:lang w:val="en-US"/>
        </w:rPr>
        <w:t>Correct:</w:t>
      </w:r>
    </w:p>
    <w:p w14:paraId="07E9073A" w14:textId="55FB42A7" w:rsidR="00B073F5" w:rsidRPr="003741E9" w:rsidRDefault="00B073F5">
      <w:pPr>
        <w:pStyle w:val="CommentText"/>
        <w:rPr>
          <w:lang w:val="en-US"/>
        </w:rPr>
      </w:pPr>
      <w:r w:rsidRPr="003741E9">
        <w:rPr>
          <w:lang w:val="en-US"/>
        </w:rPr>
        <w:t>(Kay et al., 2015; Sigmond and Fyfe, 2016; Maher et al., 2019)</w:t>
      </w:r>
    </w:p>
  </w:comment>
  <w:comment w:id="1034" w:author="Robin Matthews" w:date="2021-06-16T16:22:00Z" w:initials="RM">
    <w:p w14:paraId="5B2F20FB" w14:textId="77777777" w:rsidR="00B073F5" w:rsidRPr="003741E9" w:rsidRDefault="00B073F5">
      <w:pPr>
        <w:pStyle w:val="CommentText"/>
        <w:rPr>
          <w:lang w:val="en-US"/>
        </w:rPr>
      </w:pPr>
      <w:r>
        <w:rPr>
          <w:rStyle w:val="CommentReference"/>
        </w:rPr>
        <w:annotationRef/>
      </w:r>
      <w:r w:rsidRPr="003741E9">
        <w:rPr>
          <w:lang w:val="en-US"/>
        </w:rPr>
        <w:t>Extra stuff:</w:t>
      </w:r>
    </w:p>
    <w:p w14:paraId="3BC43D54" w14:textId="77777777" w:rsidR="00B073F5" w:rsidRPr="003741E9" w:rsidRDefault="00B073F5">
      <w:pPr>
        <w:pStyle w:val="CommentText"/>
        <w:rPr>
          <w:lang w:val="en-US"/>
        </w:rPr>
      </w:pPr>
      <w:r w:rsidRPr="003741E9">
        <w:rPr>
          <w:lang w:val="en-US"/>
        </w:rPr>
        <w:t>; )</w:t>
      </w:r>
    </w:p>
    <w:p w14:paraId="094BFE4C" w14:textId="77777777" w:rsidR="00B073F5" w:rsidRPr="003741E9" w:rsidRDefault="00B073F5">
      <w:pPr>
        <w:pStyle w:val="CommentText"/>
        <w:rPr>
          <w:lang w:val="en-US"/>
        </w:rPr>
      </w:pPr>
    </w:p>
    <w:p w14:paraId="6FD26201" w14:textId="77777777" w:rsidR="00B073F5" w:rsidRPr="003741E9" w:rsidRDefault="00B073F5">
      <w:pPr>
        <w:pStyle w:val="CommentText"/>
        <w:rPr>
          <w:lang w:val="en-US"/>
        </w:rPr>
      </w:pPr>
      <w:r w:rsidRPr="003741E9">
        <w:rPr>
          <w:lang w:val="en-US"/>
        </w:rPr>
        <w:t>Correct:</w:t>
      </w:r>
    </w:p>
    <w:p w14:paraId="324BB14E" w14:textId="7506C535" w:rsidR="00B073F5" w:rsidRPr="003741E9" w:rsidRDefault="00B073F5">
      <w:pPr>
        <w:pStyle w:val="CommentText"/>
        <w:rPr>
          <w:lang w:val="en-US"/>
        </w:rPr>
      </w:pPr>
      <w:r w:rsidRPr="003741E9">
        <w:rPr>
          <w:lang w:val="en-US"/>
        </w:rPr>
        <w:t>(Thompson et al., 2015; Olonscheck and Notz, 2017)</w:t>
      </w:r>
    </w:p>
  </w:comment>
  <w:comment w:id="1044" w:author="Robin Matthews" w:date="2021-06-16T16:22:00Z" w:initials="RM">
    <w:p w14:paraId="63106AD3" w14:textId="77777777" w:rsidR="00B073F5" w:rsidRPr="003741E9" w:rsidRDefault="00B073F5">
      <w:pPr>
        <w:pStyle w:val="CommentText"/>
        <w:rPr>
          <w:lang w:val="en-US"/>
        </w:rPr>
      </w:pPr>
      <w:r>
        <w:rPr>
          <w:rStyle w:val="CommentReference"/>
        </w:rPr>
        <w:annotationRef/>
      </w:r>
      <w:r w:rsidRPr="003741E9">
        <w:rPr>
          <w:lang w:val="en-US"/>
        </w:rPr>
        <w:t>Extra stuff:</w:t>
      </w:r>
    </w:p>
    <w:p w14:paraId="11A3D548" w14:textId="77777777" w:rsidR="00B073F5" w:rsidRPr="003741E9" w:rsidRDefault="00B073F5">
      <w:pPr>
        <w:pStyle w:val="CommentText"/>
        <w:rPr>
          <w:lang w:val="en-US"/>
        </w:rPr>
      </w:pPr>
      <w:r w:rsidRPr="003741E9">
        <w:rPr>
          <w:lang w:val="en-US"/>
        </w:rPr>
        <w:t>, )</w:t>
      </w:r>
    </w:p>
    <w:p w14:paraId="2B57B969" w14:textId="77777777" w:rsidR="00B073F5" w:rsidRPr="003741E9" w:rsidRDefault="00B073F5">
      <w:pPr>
        <w:pStyle w:val="CommentText"/>
        <w:rPr>
          <w:lang w:val="en-US"/>
        </w:rPr>
      </w:pPr>
    </w:p>
    <w:p w14:paraId="00510EF6" w14:textId="77777777" w:rsidR="00B073F5" w:rsidRPr="003741E9" w:rsidRDefault="00B073F5">
      <w:pPr>
        <w:pStyle w:val="CommentText"/>
        <w:rPr>
          <w:lang w:val="en-US"/>
        </w:rPr>
      </w:pPr>
      <w:r w:rsidRPr="003741E9">
        <w:rPr>
          <w:lang w:val="en-US"/>
        </w:rPr>
        <w:t>Correct:</w:t>
      </w:r>
    </w:p>
    <w:p w14:paraId="622F0B21" w14:textId="77777777" w:rsidR="00B073F5" w:rsidRPr="003741E9" w:rsidRDefault="00B073F5">
      <w:pPr>
        <w:pStyle w:val="CommentText"/>
        <w:rPr>
          <w:lang w:val="en-US"/>
        </w:rPr>
      </w:pPr>
      <w:r w:rsidRPr="003741E9">
        <w:rPr>
          <w:lang w:val="en-US"/>
        </w:rPr>
        <w:t>Held et al. (2010)</w:t>
      </w:r>
    </w:p>
    <w:p w14:paraId="78262B0E" w14:textId="41CAE0C8" w:rsidR="00B073F5" w:rsidRPr="003741E9" w:rsidRDefault="00B073F5">
      <w:pPr>
        <w:pStyle w:val="CommentText"/>
        <w:rPr>
          <w:lang w:val="en-US"/>
        </w:rPr>
      </w:pPr>
      <w:r w:rsidRPr="003741E9">
        <w:rPr>
          <w:lang w:val="en-US"/>
        </w:rPr>
        <w:t>(Held et al., 2010)</w:t>
      </w:r>
    </w:p>
  </w:comment>
  <w:comment w:id="1046" w:author="Ian Blenkinsop" w:date="2021-07-27T17:12:00Z" w:initials="IB">
    <w:p w14:paraId="310111C9" w14:textId="018CBAE2" w:rsidR="009B0A88" w:rsidRDefault="009B0A88">
      <w:pPr>
        <w:pStyle w:val="CommentText"/>
      </w:pPr>
      <w:r>
        <w:rPr>
          <w:rStyle w:val="CommentReference"/>
        </w:rPr>
        <w:annotationRef/>
      </w:r>
      <w:r>
        <w:t>TYPESETTING NOTE: again, check characg</w:t>
      </w:r>
      <w:r w:rsidR="008C63DF">
        <w:rPr>
          <w:noProof/>
        </w:rPr>
        <w:t>ter styles pull through correctly</w:t>
      </w:r>
    </w:p>
  </w:comment>
  <w:comment w:id="1055" w:author="Robin Matthews" w:date="2021-06-16T16:22:00Z" w:initials="RM">
    <w:p w14:paraId="26A10C0F" w14:textId="77777777" w:rsidR="00B073F5" w:rsidRPr="003741E9" w:rsidRDefault="00B073F5">
      <w:pPr>
        <w:pStyle w:val="CommentText"/>
        <w:rPr>
          <w:lang w:val="en-US"/>
        </w:rPr>
      </w:pPr>
      <w:r>
        <w:rPr>
          <w:rStyle w:val="CommentReference"/>
        </w:rPr>
        <w:annotationRef/>
      </w:r>
      <w:r w:rsidRPr="003741E9">
        <w:rPr>
          <w:lang w:val="en-US"/>
        </w:rPr>
        <w:t>Extra stuff:</w:t>
      </w:r>
    </w:p>
    <w:p w14:paraId="58680E48" w14:textId="77777777" w:rsidR="00B073F5" w:rsidRDefault="00B073F5">
      <w:pPr>
        <w:pStyle w:val="CommentText"/>
      </w:pPr>
      <w:r>
        <w:t>; )</w:t>
      </w:r>
    </w:p>
    <w:p w14:paraId="25DE5C76" w14:textId="77777777" w:rsidR="00B073F5" w:rsidRDefault="00B073F5">
      <w:pPr>
        <w:pStyle w:val="CommentText"/>
      </w:pPr>
    </w:p>
    <w:p w14:paraId="053CA916" w14:textId="77777777" w:rsidR="00B073F5" w:rsidRDefault="00B073F5">
      <w:pPr>
        <w:pStyle w:val="CommentText"/>
      </w:pPr>
      <w:r>
        <w:t>Correct:</w:t>
      </w:r>
    </w:p>
    <w:p w14:paraId="58C02CCA" w14:textId="032F709C" w:rsidR="00B073F5" w:rsidRDefault="00B073F5">
      <w:pPr>
        <w:pStyle w:val="CommentText"/>
      </w:pPr>
      <w:r>
        <w:t>(Marotzke and Forster, 2015; Jiménez-de-la-Cuesta and Mauritsen, 2019)</w:t>
      </w:r>
    </w:p>
  </w:comment>
  <w:comment w:id="1056" w:author="Ian Blenkinsop" w:date="2021-07-26T18:11:00Z" w:initials="IB">
    <w:p w14:paraId="2F38704E" w14:textId="3E848C1B" w:rsidR="006467F9" w:rsidRDefault="006467F9">
      <w:pPr>
        <w:pStyle w:val="CommentText"/>
      </w:pPr>
      <w:r>
        <w:rPr>
          <w:rStyle w:val="CommentReference"/>
        </w:rPr>
        <w:annotationRef/>
      </w:r>
      <w:r>
        <w:rPr>
          <w:rStyle w:val="CommentReference"/>
        </w:rPr>
        <w:annotationRef/>
      </w:r>
    </w:p>
  </w:comment>
  <w:comment w:id="1057" w:author="Ian Blenkinsop" w:date="2021-07-26T18:10:00Z" w:initials="IB">
    <w:p w14:paraId="48BA178C" w14:textId="2887412B" w:rsidR="006467F9" w:rsidRDefault="006467F9">
      <w:pPr>
        <w:pStyle w:val="CommentText"/>
      </w:pPr>
      <w:r>
        <w:rPr>
          <w:rStyle w:val="CommentReference"/>
        </w:rPr>
        <w:annotationRef/>
      </w:r>
      <w:r>
        <w:t>TYPESETTING NOTE: check Greek charact</w:t>
      </w:r>
      <w:r w:rsidR="00423F55">
        <w:rPr>
          <w:noProof/>
        </w:rPr>
        <w:t>ers etc all pull through correctly here.</w:t>
      </w:r>
    </w:p>
  </w:comment>
  <w:comment w:id="1070" w:author="Robin Matthews" w:date="2021-06-16T16:22:00Z" w:initials="RM">
    <w:p w14:paraId="658FDFAF" w14:textId="77777777" w:rsidR="00B073F5" w:rsidRDefault="00B073F5">
      <w:pPr>
        <w:pStyle w:val="CommentText"/>
      </w:pPr>
      <w:r>
        <w:rPr>
          <w:rStyle w:val="CommentReference"/>
        </w:rPr>
        <w:annotationRef/>
      </w:r>
      <w:r>
        <w:t>Extra stuff:</w:t>
      </w:r>
    </w:p>
    <w:p w14:paraId="1D6E9E86" w14:textId="77777777" w:rsidR="00B073F5" w:rsidRDefault="00B073F5">
      <w:pPr>
        <w:pStyle w:val="CommentText"/>
      </w:pPr>
      <w:r>
        <w:t>, )</w:t>
      </w:r>
    </w:p>
    <w:p w14:paraId="7FF71A7D" w14:textId="77777777" w:rsidR="00B073F5" w:rsidRDefault="00B073F5">
      <w:pPr>
        <w:pStyle w:val="CommentText"/>
      </w:pPr>
    </w:p>
    <w:p w14:paraId="76CB46FD" w14:textId="77777777" w:rsidR="00B073F5" w:rsidRDefault="00B073F5">
      <w:pPr>
        <w:pStyle w:val="CommentText"/>
      </w:pPr>
      <w:r>
        <w:t>Correct:</w:t>
      </w:r>
    </w:p>
    <w:p w14:paraId="1C5AD075" w14:textId="77777777" w:rsidR="00B073F5" w:rsidRDefault="00B073F5">
      <w:pPr>
        <w:pStyle w:val="CommentText"/>
      </w:pPr>
      <w:r>
        <w:t>Jiménez-de-la-Cuesta and Mauritsen (2019)</w:t>
      </w:r>
    </w:p>
    <w:p w14:paraId="4D362581" w14:textId="62FBCE60" w:rsidR="00B073F5" w:rsidRDefault="00B073F5">
      <w:pPr>
        <w:pStyle w:val="CommentText"/>
      </w:pPr>
      <w:r>
        <w:t>(Jiménez-de-la-Cuesta and Mauritsen, 2019)</w:t>
      </w:r>
    </w:p>
  </w:comment>
  <w:comment w:id="1072" w:author="Robin Matthews" w:date="2021-06-16T17:16:00Z" w:initials="RM">
    <w:p w14:paraId="6EE0DFA3" w14:textId="2F3C68CC" w:rsidR="00B073F5" w:rsidRPr="003741E9" w:rsidRDefault="00B073F5">
      <w:pPr>
        <w:pStyle w:val="CommentText"/>
        <w:rPr>
          <w:lang w:val="en-US"/>
        </w:rPr>
      </w:pPr>
      <w:r>
        <w:rPr>
          <w:rStyle w:val="CommentReference"/>
        </w:rPr>
        <w:annotationRef/>
      </w:r>
      <w:r w:rsidRPr="003741E9">
        <w:rPr>
          <w:lang w:val="en-US"/>
        </w:rPr>
        <w:t>Mendeley field contains reference details for Olson et al. (2018). Do you want me to remove?</w:t>
      </w:r>
    </w:p>
  </w:comment>
  <w:comment w:id="1073" w:author="Robin Matthews" w:date="2021-06-16T16:22:00Z" w:initials="RM">
    <w:p w14:paraId="24CEB6AD" w14:textId="77777777" w:rsidR="00B073F5" w:rsidRPr="003741E9" w:rsidRDefault="00B073F5">
      <w:pPr>
        <w:pStyle w:val="CommentText"/>
        <w:rPr>
          <w:lang w:val="en-US"/>
        </w:rPr>
      </w:pPr>
      <w:r>
        <w:rPr>
          <w:rStyle w:val="CommentReference"/>
        </w:rPr>
        <w:annotationRef/>
      </w:r>
      <w:r w:rsidRPr="003741E9">
        <w:rPr>
          <w:lang w:val="en-US"/>
        </w:rPr>
        <w:t>Not found:</w:t>
      </w:r>
    </w:p>
    <w:p w14:paraId="04469CE4" w14:textId="77777777" w:rsidR="00B073F5" w:rsidRPr="003741E9" w:rsidRDefault="00B073F5">
      <w:pPr>
        <w:pStyle w:val="CommentText"/>
        <w:rPr>
          <w:lang w:val="en-US"/>
        </w:rPr>
      </w:pPr>
      <w:r w:rsidRPr="003741E9">
        <w:rPr>
          <w:lang w:val="en-US"/>
        </w:rPr>
        <w:t>Olson et al., 2018</w:t>
      </w:r>
    </w:p>
    <w:p w14:paraId="528CCE8A" w14:textId="77777777" w:rsidR="00B073F5" w:rsidRPr="003741E9" w:rsidRDefault="00B073F5">
      <w:pPr>
        <w:pStyle w:val="CommentText"/>
        <w:rPr>
          <w:lang w:val="en-US"/>
        </w:rPr>
      </w:pPr>
    </w:p>
    <w:p w14:paraId="67F3E0C8" w14:textId="77777777" w:rsidR="00B073F5" w:rsidRDefault="00B073F5">
      <w:pPr>
        <w:pStyle w:val="CommentText"/>
      </w:pPr>
      <w:r>
        <w:t>Extra stuff:</w:t>
      </w:r>
    </w:p>
    <w:p w14:paraId="21FF696E" w14:textId="77777777" w:rsidR="00B073F5" w:rsidRDefault="00B073F5">
      <w:pPr>
        <w:pStyle w:val="CommentText"/>
      </w:pPr>
      <w:r>
        <w:t>(; )</w:t>
      </w:r>
    </w:p>
    <w:p w14:paraId="632D5971" w14:textId="77777777" w:rsidR="00B073F5" w:rsidRDefault="00B073F5">
      <w:pPr>
        <w:pStyle w:val="CommentText"/>
      </w:pPr>
    </w:p>
    <w:p w14:paraId="2636497F" w14:textId="77777777" w:rsidR="00B073F5" w:rsidRDefault="00B073F5">
      <w:pPr>
        <w:pStyle w:val="CommentText"/>
      </w:pPr>
      <w:r>
        <w:t>Correct:</w:t>
      </w:r>
    </w:p>
    <w:p w14:paraId="79A4305A" w14:textId="0BAE4629" w:rsidR="00B073F5" w:rsidRDefault="00B073F5">
      <w:pPr>
        <w:pStyle w:val="CommentText"/>
      </w:pPr>
      <w:r>
        <w:t>(Knutti et al., 2017; Olson et al., 2018; Abramowitz et al., 2019)</w:t>
      </w:r>
    </w:p>
  </w:comment>
  <w:comment w:id="1079" w:author="Robin Matthews" w:date="2021-06-16T16:22:00Z" w:initials="RM">
    <w:p w14:paraId="17B376CD" w14:textId="77777777" w:rsidR="00B073F5" w:rsidRDefault="00B073F5">
      <w:pPr>
        <w:pStyle w:val="CommentText"/>
      </w:pPr>
      <w:r>
        <w:rPr>
          <w:rStyle w:val="CommentReference"/>
        </w:rPr>
        <w:annotationRef/>
      </w:r>
      <w:r>
        <w:t>Extra stuff:</w:t>
      </w:r>
    </w:p>
    <w:p w14:paraId="0F660662" w14:textId="77777777" w:rsidR="00B073F5" w:rsidRDefault="00B073F5">
      <w:pPr>
        <w:pStyle w:val="CommentText"/>
      </w:pPr>
      <w:r>
        <w:t xml:space="preserve">(, </w:t>
      </w:r>
    </w:p>
    <w:p w14:paraId="6B1D5CD4" w14:textId="77777777" w:rsidR="00B073F5" w:rsidRDefault="00B073F5">
      <w:pPr>
        <w:pStyle w:val="CommentText"/>
      </w:pPr>
    </w:p>
    <w:p w14:paraId="079EE4FA" w14:textId="77777777" w:rsidR="00B073F5" w:rsidRDefault="00B073F5">
      <w:pPr>
        <w:pStyle w:val="CommentText"/>
      </w:pPr>
      <w:r>
        <w:t>Correct:</w:t>
      </w:r>
    </w:p>
    <w:p w14:paraId="56714675" w14:textId="77777777" w:rsidR="00B073F5" w:rsidRDefault="00B073F5">
      <w:pPr>
        <w:pStyle w:val="CommentText"/>
      </w:pPr>
      <w:r>
        <w:t>Liang et al. (2020)</w:t>
      </w:r>
    </w:p>
    <w:p w14:paraId="0F507029" w14:textId="52A8EB04" w:rsidR="00B073F5" w:rsidRDefault="00B073F5">
      <w:pPr>
        <w:pStyle w:val="CommentText"/>
      </w:pPr>
      <w:r>
        <w:t>(Liang et al., 2020)</w:t>
      </w:r>
    </w:p>
  </w:comment>
  <w:comment w:id="1087" w:author="Robin Matthews" w:date="2021-06-16T16:22:00Z" w:initials="RM">
    <w:p w14:paraId="70F91E5F" w14:textId="77777777" w:rsidR="00B073F5" w:rsidRPr="003741E9" w:rsidRDefault="00B073F5">
      <w:pPr>
        <w:pStyle w:val="CommentText"/>
        <w:rPr>
          <w:lang w:val="en-US"/>
        </w:rPr>
      </w:pPr>
      <w:r>
        <w:rPr>
          <w:rStyle w:val="CommentReference"/>
        </w:rPr>
        <w:annotationRef/>
      </w:r>
      <w:r w:rsidRPr="003741E9">
        <w:rPr>
          <w:lang w:val="en-US"/>
        </w:rPr>
        <w:t>Not found:</w:t>
      </w:r>
    </w:p>
    <w:p w14:paraId="7C411FDA" w14:textId="77777777" w:rsidR="00B073F5" w:rsidRPr="003741E9" w:rsidRDefault="00B073F5">
      <w:pPr>
        <w:pStyle w:val="CommentText"/>
        <w:rPr>
          <w:lang w:val="en-US"/>
        </w:rPr>
      </w:pPr>
      <w:r w:rsidRPr="003741E9">
        <w:rPr>
          <w:lang w:val="en-US"/>
        </w:rPr>
        <w:t>Notz and SIMIP Community</w:t>
      </w:r>
    </w:p>
    <w:p w14:paraId="05E8B314" w14:textId="77777777" w:rsidR="00B073F5" w:rsidRPr="003741E9" w:rsidRDefault="00B073F5">
      <w:pPr>
        <w:pStyle w:val="CommentText"/>
        <w:rPr>
          <w:lang w:val="en-US"/>
        </w:rPr>
      </w:pPr>
    </w:p>
    <w:p w14:paraId="422A13ED" w14:textId="77777777" w:rsidR="00B073F5" w:rsidRPr="003741E9" w:rsidRDefault="00B073F5">
      <w:pPr>
        <w:pStyle w:val="CommentText"/>
        <w:rPr>
          <w:lang w:val="en-US"/>
        </w:rPr>
      </w:pPr>
      <w:r w:rsidRPr="003741E9">
        <w:rPr>
          <w:lang w:val="en-US"/>
        </w:rPr>
        <w:t>Extra stuff:</w:t>
      </w:r>
    </w:p>
    <w:p w14:paraId="5AD9CEC3" w14:textId="77777777" w:rsidR="00B073F5" w:rsidRPr="003741E9" w:rsidRDefault="00B073F5">
      <w:pPr>
        <w:pStyle w:val="CommentText"/>
        <w:rPr>
          <w:lang w:val="en-US"/>
        </w:rPr>
      </w:pPr>
      <w:r w:rsidRPr="003741E9">
        <w:rPr>
          <w:lang w:val="en-US"/>
        </w:rPr>
        <w:t xml:space="preserve">Notz and SIMIPCommunity, </w:t>
      </w:r>
    </w:p>
    <w:p w14:paraId="0DCF3A64" w14:textId="77777777" w:rsidR="00B073F5" w:rsidRPr="003741E9" w:rsidRDefault="00B073F5">
      <w:pPr>
        <w:pStyle w:val="CommentText"/>
        <w:rPr>
          <w:lang w:val="en-US"/>
        </w:rPr>
      </w:pPr>
    </w:p>
    <w:p w14:paraId="2F5863DE" w14:textId="77777777" w:rsidR="00B073F5" w:rsidRPr="003741E9" w:rsidRDefault="00B073F5">
      <w:pPr>
        <w:pStyle w:val="CommentText"/>
        <w:rPr>
          <w:lang w:val="en-US"/>
        </w:rPr>
      </w:pPr>
      <w:r w:rsidRPr="003741E9">
        <w:rPr>
          <w:lang w:val="en-US"/>
        </w:rPr>
        <w:t>Correct:</w:t>
      </w:r>
    </w:p>
    <w:p w14:paraId="1A5BD5EB" w14:textId="77777777" w:rsidR="00B073F5" w:rsidRPr="003741E9" w:rsidRDefault="00B073F5">
      <w:pPr>
        <w:pStyle w:val="CommentText"/>
        <w:rPr>
          <w:lang w:val="en-US"/>
        </w:rPr>
      </w:pPr>
      <w:r w:rsidRPr="003741E9">
        <w:rPr>
          <w:lang w:val="en-US"/>
        </w:rPr>
        <w:t>Notz and SIMIP Community (2020)</w:t>
      </w:r>
    </w:p>
    <w:p w14:paraId="4178E750" w14:textId="502A4ED8" w:rsidR="00B073F5" w:rsidRPr="003741E9" w:rsidRDefault="00B073F5">
      <w:pPr>
        <w:pStyle w:val="CommentText"/>
        <w:rPr>
          <w:lang w:val="en-US"/>
        </w:rPr>
      </w:pPr>
      <w:r w:rsidRPr="003741E9">
        <w:rPr>
          <w:lang w:val="en-US"/>
        </w:rPr>
        <w:t>(Notz and SIMIP Community, 2020)</w:t>
      </w:r>
    </w:p>
  </w:comment>
  <w:comment w:id="1101" w:author="Robin Matthews" w:date="2021-06-16T16:22:00Z" w:initials="RM">
    <w:p w14:paraId="431F2DAD" w14:textId="77777777" w:rsidR="00B073F5" w:rsidRDefault="00B073F5">
      <w:pPr>
        <w:pStyle w:val="CommentText"/>
      </w:pPr>
      <w:r>
        <w:rPr>
          <w:rStyle w:val="CommentReference"/>
        </w:rPr>
        <w:annotationRef/>
      </w:r>
      <w:r>
        <w:t>Extra stuff:</w:t>
      </w:r>
    </w:p>
    <w:p w14:paraId="0454749D" w14:textId="77777777" w:rsidR="00B073F5" w:rsidRDefault="00B073F5">
      <w:pPr>
        <w:pStyle w:val="CommentText"/>
      </w:pPr>
      <w:r>
        <w:t>, )</w:t>
      </w:r>
    </w:p>
    <w:p w14:paraId="23C75A0A" w14:textId="77777777" w:rsidR="00B073F5" w:rsidRDefault="00B073F5">
      <w:pPr>
        <w:pStyle w:val="CommentText"/>
      </w:pPr>
    </w:p>
    <w:p w14:paraId="79668AF0" w14:textId="77777777" w:rsidR="00B073F5" w:rsidRDefault="00B073F5">
      <w:pPr>
        <w:pStyle w:val="CommentText"/>
      </w:pPr>
      <w:r>
        <w:t>Correct:</w:t>
      </w:r>
    </w:p>
    <w:p w14:paraId="3D0216EB" w14:textId="77777777" w:rsidR="00B073F5" w:rsidRDefault="00B073F5">
      <w:pPr>
        <w:pStyle w:val="CommentText"/>
      </w:pPr>
      <w:r>
        <w:t>Kirtman et al. (2013)</w:t>
      </w:r>
    </w:p>
    <w:p w14:paraId="7E9867D6" w14:textId="1436120F" w:rsidR="00B073F5" w:rsidRDefault="00B073F5">
      <w:pPr>
        <w:pStyle w:val="CommentText"/>
      </w:pPr>
      <w:r>
        <w:t>(Kirtman et al., 2013)</w:t>
      </w:r>
    </w:p>
  </w:comment>
  <w:comment w:id="1103" w:author="Ian Blenkinsop" w:date="2021-07-26T18:21:00Z" w:initials="IB">
    <w:p w14:paraId="65538ABC" w14:textId="1290D33D" w:rsidR="00962DCE" w:rsidRDefault="00962DCE">
      <w:pPr>
        <w:pStyle w:val="CommentText"/>
      </w:pPr>
      <w:r>
        <w:rPr>
          <w:rStyle w:val="CommentReference"/>
        </w:rPr>
        <w:annotationRef/>
      </w:r>
      <w:r>
        <w:rPr>
          <w:rStyle w:val="CommentReference"/>
        </w:rPr>
        <w:t>… an</w:t>
      </w:r>
      <w:r>
        <w:t>d…</w:t>
      </w:r>
    </w:p>
  </w:comment>
  <w:comment w:id="1107" w:author="Ian Blenkinsop" w:date="2021-07-26T18:15:00Z" w:initials="IB">
    <w:p w14:paraId="67F3F3CD" w14:textId="67D6EF39" w:rsidR="00520E11" w:rsidRDefault="00520E11">
      <w:pPr>
        <w:pStyle w:val="CommentText"/>
      </w:pPr>
      <w:r>
        <w:rPr>
          <w:rStyle w:val="CommentReference"/>
        </w:rPr>
        <w:annotationRef/>
      </w:r>
      <w:r>
        <w:t>annual mean has generally been unhyphenated – so have changed several instances. Hope that’s ok</w:t>
      </w:r>
    </w:p>
  </w:comment>
  <w:comment w:id="1108" w:author="Tom Maycock" w:date="2021-09-06T17:00:00Z" w:initials="TM">
    <w:p w14:paraId="4D50E16B" w14:textId="26C143B1" w:rsidR="00E9753B" w:rsidRDefault="00E9753B">
      <w:pPr>
        <w:pStyle w:val="CommentText"/>
      </w:pPr>
      <w:r>
        <w:rPr>
          <w:rStyle w:val="CommentReference"/>
        </w:rPr>
        <w:annotationRef/>
      </w:r>
      <w:r>
        <w:t>Yes, no hyphen is our style here</w:t>
      </w:r>
    </w:p>
  </w:comment>
  <w:comment w:id="1222" w:author="Ian Blenkinsop" w:date="2021-07-27T09:32:00Z" w:initials="IB">
    <w:p w14:paraId="3DDCF008" w14:textId="5FF13D6B" w:rsidR="00AD7402" w:rsidRDefault="00AD7402">
      <w:pPr>
        <w:pStyle w:val="CommentText"/>
      </w:pPr>
      <w:r>
        <w:rPr>
          <w:rStyle w:val="CommentReference"/>
        </w:rPr>
        <w:annotationRef/>
      </w:r>
    </w:p>
  </w:comment>
  <w:comment w:id="1235" w:author="Sara M Tuson" w:date="2021-07-17T16:14:00Z" w:initials="ST">
    <w:p w14:paraId="113891AF" w14:textId="3F04DBE2" w:rsidR="00B073F5" w:rsidRDefault="00B073F5">
      <w:pPr>
        <w:pStyle w:val="CommentText"/>
      </w:pPr>
      <w:r>
        <w:rPr>
          <w:rStyle w:val="CommentReference"/>
        </w:rPr>
        <w:annotationRef/>
      </w:r>
      <w:r>
        <w:t xml:space="preserve">QUERY: </w:t>
      </w:r>
      <w:r w:rsidR="00B3329D">
        <w:t xml:space="preserve">Might </w:t>
      </w:r>
      <w:r>
        <w:t xml:space="preserve">it be clearer ot add the </w:t>
      </w:r>
      <w:r w:rsidRPr="002E2C5A">
        <w:t>°C</w:t>
      </w:r>
      <w:r>
        <w:t xml:space="preserve"> to </w:t>
      </w:r>
      <w:r w:rsidR="003B66CB">
        <w:t>the column headers</w:t>
      </w:r>
      <w:r w:rsidR="00B3329D">
        <w:t xml:space="preserve"> </w:t>
      </w:r>
      <w:r w:rsidR="00AD7402" w:rsidRPr="00AD7402">
        <w:rPr>
          <w:b/>
          <w:bCs/>
        </w:rPr>
        <w:t>(ºC)</w:t>
      </w:r>
      <w:r>
        <w:t xml:space="preserve">? </w:t>
      </w:r>
      <w:r w:rsidR="00AD7402">
        <w:t>(then delete from the first cell if so)</w:t>
      </w:r>
      <w:r w:rsidR="003B66CB">
        <w:t>. This would be more in keeping with hwo other chapters have styled tables.</w:t>
      </w:r>
      <w:r w:rsidR="003B66CB">
        <w:br/>
        <w:t>(Then delete Units from the first cell in the table)</w:t>
      </w:r>
    </w:p>
  </w:comment>
  <w:comment w:id="1236" w:author="Tom Maycock" w:date="2021-09-06T17:05:00Z" w:initials="TM">
    <w:p w14:paraId="12374CF8" w14:textId="35744D55" w:rsidR="00E9753B" w:rsidRDefault="00E9753B">
      <w:pPr>
        <w:pStyle w:val="CommentText"/>
      </w:pPr>
      <w:r w:rsidRPr="00871E15">
        <w:rPr>
          <w:rStyle w:val="CommentReference"/>
          <w:highlight w:val="yellow"/>
        </w:rPr>
        <w:annotationRef/>
      </w:r>
      <w:r w:rsidRPr="00871E15">
        <w:rPr>
          <w:highlight w:val="yellow"/>
        </w:rPr>
        <w:t xml:space="preserve">Yes, I think it was confusing to have “Units=…” in a column where those units weren’t used. I suggested an alternative header for that column </w:t>
      </w:r>
      <w:r w:rsidR="00871E15" w:rsidRPr="00871E15">
        <w:rPr>
          <w:highlight w:val="yellow"/>
        </w:rPr>
        <w:t>and moved the °C to the other column headers.</w:t>
      </w:r>
      <w:r w:rsidR="00871E15">
        <w:t xml:space="preserve"> </w:t>
      </w:r>
    </w:p>
  </w:comment>
  <w:comment w:id="1237" w:author="Tom Maycock" w:date="2021-09-06T17:08:00Z" w:initials="TM">
    <w:p w14:paraId="49C7944A" w14:textId="07FAD35F" w:rsidR="00871E15" w:rsidRDefault="00871E15">
      <w:pPr>
        <w:pStyle w:val="CommentText"/>
      </w:pPr>
      <w:r w:rsidRPr="00871E15">
        <w:rPr>
          <w:rStyle w:val="CommentReference"/>
          <w:highlight w:val="yellow"/>
        </w:rPr>
        <w:annotationRef/>
      </w:r>
      <w:r w:rsidRPr="00871E15">
        <w:rPr>
          <w:highlight w:val="yellow"/>
        </w:rPr>
        <w:t>Also, NOTE: we have other tables that use the [ ] notation for 5/95 range, so it would actually be more consistent (with chapter 2 as copyedited, for example) to change these to be of the form: “0.7 [0.3 to 1.1]”. So, could change this table to that format if you like (if so, change ‘in parentheses’ in caption to read ‘in square backets’ instead)</w:t>
      </w:r>
    </w:p>
  </w:comment>
  <w:comment w:id="1242" w:author="Ian Blenkinsop" w:date="2021-07-27T09:32:00Z" w:initials="IB">
    <w:p w14:paraId="024917BB" w14:textId="5E55BC86" w:rsidR="00AD7402" w:rsidRDefault="00AD7402">
      <w:pPr>
        <w:pStyle w:val="CommentText"/>
      </w:pPr>
      <w:r>
        <w:rPr>
          <w:rStyle w:val="CommentReference"/>
        </w:rPr>
        <w:annotationRef/>
      </w:r>
      <w:r>
        <w:t xml:space="preserve">TYPESETTING NOTE: Check (for all tables) that line-spacing is retained  as-is when this is laid out. i.e. each line aligns with the correct ‘Relative to…’ statement or row heading. </w:t>
      </w:r>
    </w:p>
  </w:comment>
  <w:comment w:id="1274" w:author="Ian Blenkinsop" w:date="2021-07-27T09:09:00Z" w:initials="IB">
    <w:p w14:paraId="1BED0CEC" w14:textId="1235485D" w:rsidR="00B3329D" w:rsidRDefault="00B3329D">
      <w:pPr>
        <w:pStyle w:val="CommentText"/>
      </w:pPr>
      <w:r>
        <w:rPr>
          <w:rStyle w:val="CommentReference"/>
        </w:rPr>
        <w:annotationRef/>
      </w:r>
      <w:r>
        <w:t>If this change is correct (i.e. these are uncertainty ranges), they should be formatted like this, with square brackets, ‘to’ instead of the dash, and units only once at the end.</w:t>
      </w:r>
      <w:r>
        <w:br/>
        <w:t>If that</w:t>
      </w:r>
      <w:r w:rsidR="00341EC2">
        <w:t xml:space="preserve"> </w:t>
      </w:r>
      <w:r w:rsidR="00341EC2" w:rsidRPr="00341EC2">
        <w:rPr>
          <w:i/>
          <w:iCs/>
        </w:rPr>
        <w:t>is</w:t>
      </w:r>
      <w:r>
        <w:t xml:space="preserve"> correct</w:t>
      </w:r>
      <w:r w:rsidR="00341EC2">
        <w:t xml:space="preserve"> (that these are uncertainties)</w:t>
      </w:r>
      <w:r>
        <w:t>, please adjust the rest of these in this paragraph.</w:t>
      </w:r>
    </w:p>
  </w:comment>
  <w:comment w:id="1284" w:author="Ian Blenkinsop" w:date="2021-07-27T09:10:00Z" w:initials="IB">
    <w:p w14:paraId="5DBA9BD7" w14:textId="2A2D06FF" w:rsidR="00341EC2" w:rsidRDefault="00341EC2">
      <w:pPr>
        <w:pStyle w:val="CommentText"/>
      </w:pPr>
      <w:r>
        <w:rPr>
          <w:rStyle w:val="CommentReference"/>
        </w:rPr>
        <w:annotationRef/>
      </w:r>
      <w:r>
        <w:t>e.g. here.</w:t>
      </w:r>
    </w:p>
  </w:comment>
  <w:comment w:id="1285" w:author="Tom Maycock" w:date="2021-09-06T17:11:00Z" w:initials="TM">
    <w:p w14:paraId="408F26BB" w14:textId="3296E04B" w:rsidR="00C208A1" w:rsidRDefault="00C208A1">
      <w:pPr>
        <w:pStyle w:val="CommentText"/>
      </w:pPr>
      <w:r w:rsidRPr="00C208A1">
        <w:rPr>
          <w:rStyle w:val="CommentReference"/>
          <w:highlight w:val="yellow"/>
        </w:rPr>
        <w:annotationRef/>
      </w:r>
      <w:r w:rsidRPr="00C208A1">
        <w:rPr>
          <w:highlight w:val="yellow"/>
        </w:rPr>
        <w:t>See above – pretty sure these are 5/95 ranges that should indeed use the [ ] notation as Ian has suggested in the first example. Authors, please standardize the rest if so, or revert the change if not (and if not, perhaps explain what the ranges are)</w:t>
      </w:r>
    </w:p>
  </w:comment>
  <w:comment w:id="1337" w:author="Sara M Tuson" w:date="2021-07-17T16:48:00Z" w:initials="ST">
    <w:p w14:paraId="35F63C49" w14:textId="7ACC57DD" w:rsidR="00B073F5" w:rsidRDefault="00B073F5">
      <w:pPr>
        <w:pStyle w:val="CommentText"/>
      </w:pPr>
      <w:r>
        <w:rPr>
          <w:rStyle w:val="CommentReference"/>
        </w:rPr>
        <w:annotationRef/>
      </w:r>
      <w:r>
        <w:t xml:space="preserve">QUERY: As with previous comment, these might be clearer with </w:t>
      </w:r>
      <w:r w:rsidR="00F011E8">
        <w:t xml:space="preserve">the </w:t>
      </w:r>
      <w:r w:rsidR="00AD7402">
        <w:t>(</w:t>
      </w:r>
      <w:r w:rsidR="00F011E8">
        <w:t>%</w:t>
      </w:r>
      <w:r w:rsidR="00AD7402">
        <w:t>) in the column headings?</w:t>
      </w:r>
      <w:r w:rsidR="00AD7402">
        <w:br/>
        <w:t>(then delete from the first cell?)</w:t>
      </w:r>
      <w:r>
        <w:t xml:space="preserve"> </w:t>
      </w:r>
      <w:r w:rsidR="000C06BD">
        <w:t xml:space="preserve"> That’s been usual style in previous chapters</w:t>
      </w:r>
    </w:p>
  </w:comment>
  <w:comment w:id="1338" w:author="Tom Maycock" w:date="2021-09-06T17:15:00Z" w:initials="TM">
    <w:p w14:paraId="5AA0FED2" w14:textId="5498C66B" w:rsidR="00C208A1" w:rsidRDefault="00C208A1">
      <w:pPr>
        <w:pStyle w:val="CommentText"/>
      </w:pPr>
      <w:r w:rsidRPr="00C208A1">
        <w:rPr>
          <w:rStyle w:val="CommentReference"/>
          <w:highlight w:val="yellow"/>
        </w:rPr>
        <w:annotationRef/>
      </w:r>
      <w:r w:rsidRPr="00C208A1">
        <w:rPr>
          <w:highlight w:val="yellow"/>
        </w:rPr>
        <w:t>Agree, suggested the change as above.</w:t>
      </w:r>
      <w:r>
        <w:t xml:space="preserve"> </w:t>
      </w:r>
    </w:p>
  </w:comment>
  <w:comment w:id="1339" w:author="Tom Maycock" w:date="2021-09-06T17:15:00Z" w:initials="TM">
    <w:p w14:paraId="42E18AA0" w14:textId="367D0FB0" w:rsidR="00C208A1" w:rsidRDefault="00C208A1">
      <w:pPr>
        <w:pStyle w:val="CommentText"/>
      </w:pPr>
      <w:r w:rsidRPr="00C208A1">
        <w:rPr>
          <w:rStyle w:val="CommentReference"/>
          <w:highlight w:val="yellow"/>
        </w:rPr>
        <w:annotationRef/>
      </w:r>
      <w:r w:rsidRPr="00C208A1">
        <w:rPr>
          <w:highlight w:val="yellow"/>
        </w:rPr>
        <w:t>Also, switch to bracket notation here as well? E.g., “2.4 [0.7 to 4.1]”</w:t>
      </w:r>
      <w:r w:rsidR="00467BB6">
        <w:t xml:space="preserve"> </w:t>
      </w:r>
      <w:r w:rsidR="00467BB6" w:rsidRPr="00467BB6">
        <w:rPr>
          <w:highlight w:val="yellow"/>
        </w:rPr>
        <w:t>(change “in parentheses” in caption if so)</w:t>
      </w:r>
    </w:p>
  </w:comment>
  <w:comment w:id="1340" w:author="Sara M Tuson" w:date="2021-07-17T16:49:00Z" w:initials="ST">
    <w:p w14:paraId="3E8118FC" w14:textId="63943AC9" w:rsidR="00B073F5" w:rsidRDefault="00B073F5">
      <w:pPr>
        <w:pStyle w:val="CommentText"/>
      </w:pPr>
      <w:r>
        <w:rPr>
          <w:rStyle w:val="CommentReference"/>
        </w:rPr>
        <w:annotationRef/>
      </w:r>
      <w:r>
        <w:t xml:space="preserve">QUERY: </w:t>
      </w:r>
      <w:r w:rsidR="00AD7402">
        <w:t>Correct format for missing/null data?</w:t>
      </w:r>
    </w:p>
  </w:comment>
  <w:comment w:id="1415" w:author="Ian Blenkinsop" w:date="2021-07-26T17:36:00Z" w:initials="IB">
    <w:p w14:paraId="7CD444E3" w14:textId="205BCDC4" w:rsidR="00F011E8" w:rsidRDefault="00A61E16" w:rsidP="00F011E8">
      <w:pPr>
        <w:pStyle w:val="CommentText"/>
      </w:pPr>
      <w:r>
        <w:t>A</w:t>
      </w:r>
      <w:r w:rsidR="003B66CB">
        <w:t xml:space="preserve">gain, suggest adding units to column headers would be more consistent with other chapters. </w:t>
      </w:r>
      <w:r w:rsidR="003B66CB">
        <w:br/>
        <w:t xml:space="preserve">e.g. </w:t>
      </w:r>
      <w:r w:rsidR="003B66CB" w:rsidRPr="003B66CB">
        <w:rPr>
          <w:b/>
          <w:bCs/>
        </w:rPr>
        <w:t>SSP1-1.9 (ºC)</w:t>
      </w:r>
    </w:p>
  </w:comment>
  <w:comment w:id="1416" w:author="Tom Maycock" w:date="2021-09-06T17:18:00Z" w:initials="TM">
    <w:p w14:paraId="3D363A36" w14:textId="1A32F8D3" w:rsidR="00467BB6" w:rsidRDefault="00467BB6">
      <w:pPr>
        <w:pStyle w:val="CommentText"/>
      </w:pPr>
      <w:r>
        <w:rPr>
          <w:rStyle w:val="CommentReference"/>
        </w:rPr>
        <w:annotationRef/>
      </w:r>
      <w:r>
        <w:t>Implemented suggestion, similar to above.</w:t>
      </w:r>
    </w:p>
  </w:comment>
  <w:comment w:id="1417" w:author="Tom Maycock" w:date="2021-09-06T17:18:00Z" w:initials="TM">
    <w:p w14:paraId="3080766B" w14:textId="2D862B7B" w:rsidR="00467BB6" w:rsidRDefault="00467BB6">
      <w:pPr>
        <w:pStyle w:val="CommentText"/>
      </w:pPr>
      <w:r w:rsidRPr="00467BB6">
        <w:rPr>
          <w:rStyle w:val="CommentReference"/>
          <w:highlight w:val="yellow"/>
        </w:rPr>
        <w:annotationRef/>
      </w:r>
      <w:r w:rsidRPr="00467BB6">
        <w:rPr>
          <w:highlight w:val="yellow"/>
        </w:rPr>
        <w:t>And here again, could switch to square bracket notation: 2.6 [1.1 to 6.5] (change “in parentheses” in caption if so)</w:t>
      </w:r>
    </w:p>
  </w:comment>
  <w:comment w:id="1543" w:author="Ian Blenkinsop" w:date="2021-07-27T09:43:00Z" w:initials="IB">
    <w:p w14:paraId="68617A19" w14:textId="248EB877" w:rsidR="003B66CB" w:rsidRDefault="003B66CB">
      <w:pPr>
        <w:pStyle w:val="CommentText"/>
      </w:pPr>
      <w:r w:rsidRPr="00467BB6">
        <w:rPr>
          <w:rStyle w:val="CommentReference"/>
          <w:highlight w:val="yellow"/>
        </w:rPr>
        <w:annotationRef/>
      </w:r>
      <w:r w:rsidRPr="00467BB6">
        <w:rPr>
          <w:highlight w:val="yellow"/>
        </w:rPr>
        <w:t>As before – wanted to check these were uncertainty ranges, in which case change all to square brackets and ‘to’ in place of ‘–’</w:t>
      </w:r>
    </w:p>
  </w:comment>
  <w:comment w:id="1544" w:author="Tom Maycock" w:date="2021-09-06T17:19:00Z" w:initials="TM">
    <w:p w14:paraId="25EBA524" w14:textId="06964AB9" w:rsidR="00467BB6" w:rsidRDefault="00467BB6">
      <w:pPr>
        <w:pStyle w:val="CommentText"/>
      </w:pPr>
      <w:r>
        <w:rPr>
          <w:rStyle w:val="CommentReference"/>
        </w:rPr>
        <w:annotationRef/>
      </w:r>
      <w:r>
        <w:t xml:space="preserve">As noted above, if these are 5-95 ranges, please switch all to the square bracket notation. </w:t>
      </w:r>
    </w:p>
  </w:comment>
  <w:comment w:id="1602" w:author="Ian Blenkinsop" w:date="2021-07-27T09:44:00Z" w:initials="IB">
    <w:p w14:paraId="1E78E67C" w14:textId="600E6814" w:rsidR="003B66CB" w:rsidRDefault="003B66CB">
      <w:pPr>
        <w:pStyle w:val="CommentText"/>
      </w:pPr>
      <w:r>
        <w:rPr>
          <w:rStyle w:val="CommentReference"/>
        </w:rPr>
        <w:annotationRef/>
      </w:r>
      <w:r>
        <w:t>Should this be a numbered H5 level heading? 4.3.3.1.1</w:t>
      </w:r>
      <w:r>
        <w:br/>
        <w:t>Or keep unnumbered?</w:t>
      </w:r>
      <w:r>
        <w:br/>
        <w:t>I think the template has styles for both, so not a problem either way</w:t>
      </w:r>
    </w:p>
  </w:comment>
  <w:comment w:id="1603" w:author="Tom Maycock" w:date="2021-09-06T17:20:00Z" w:initials="TM">
    <w:p w14:paraId="77C45302" w14:textId="3F9B6ABC" w:rsidR="00467BB6" w:rsidRDefault="00467BB6">
      <w:pPr>
        <w:pStyle w:val="CommentText"/>
      </w:pPr>
      <w:r>
        <w:rPr>
          <w:rStyle w:val="CommentReference"/>
        </w:rPr>
        <w:annotationRef/>
      </w:r>
      <w:r>
        <w:t>Switching to numbered style as in other chapters</w:t>
      </w:r>
    </w:p>
  </w:comment>
  <w:comment w:id="1607" w:author="Robin Matthews" w:date="2021-06-16T16:22:00Z" w:initials="RM">
    <w:p w14:paraId="49FC264C" w14:textId="77777777" w:rsidR="00B073F5" w:rsidRPr="003741E9" w:rsidRDefault="00B073F5">
      <w:pPr>
        <w:pStyle w:val="CommentText"/>
        <w:rPr>
          <w:lang w:val="en-US"/>
        </w:rPr>
      </w:pPr>
      <w:r>
        <w:rPr>
          <w:rStyle w:val="CommentReference"/>
        </w:rPr>
        <w:annotationRef/>
      </w:r>
      <w:r w:rsidRPr="003741E9">
        <w:rPr>
          <w:lang w:val="en-US"/>
        </w:rPr>
        <w:t>Extra stuff:</w:t>
      </w:r>
    </w:p>
    <w:p w14:paraId="244FD478" w14:textId="77777777" w:rsidR="00B073F5" w:rsidRPr="003741E9" w:rsidRDefault="00B073F5">
      <w:pPr>
        <w:pStyle w:val="CommentText"/>
        <w:rPr>
          <w:lang w:val="en-US"/>
        </w:rPr>
      </w:pPr>
      <w:r w:rsidRPr="003741E9">
        <w:rPr>
          <w:lang w:val="en-US"/>
        </w:rPr>
        <w:t>(, ; Section AIV.2.1)</w:t>
      </w:r>
    </w:p>
    <w:p w14:paraId="251AE047" w14:textId="77777777" w:rsidR="00B073F5" w:rsidRPr="003741E9" w:rsidRDefault="00B073F5">
      <w:pPr>
        <w:pStyle w:val="CommentText"/>
        <w:rPr>
          <w:lang w:val="en-US"/>
        </w:rPr>
      </w:pPr>
    </w:p>
    <w:p w14:paraId="04D2CE46" w14:textId="77777777" w:rsidR="00B073F5" w:rsidRPr="003741E9" w:rsidRDefault="00B073F5">
      <w:pPr>
        <w:pStyle w:val="CommentText"/>
        <w:rPr>
          <w:lang w:val="en-US"/>
        </w:rPr>
      </w:pPr>
      <w:r w:rsidRPr="003741E9">
        <w:rPr>
          <w:lang w:val="en-US"/>
        </w:rPr>
        <w:t>Correct:</w:t>
      </w:r>
    </w:p>
    <w:p w14:paraId="023BB99C" w14:textId="77777777" w:rsidR="00B073F5" w:rsidRPr="003741E9" w:rsidRDefault="00B073F5">
      <w:pPr>
        <w:pStyle w:val="CommentText"/>
        <w:rPr>
          <w:lang w:val="en-US"/>
        </w:rPr>
      </w:pPr>
      <w:r w:rsidRPr="003741E9">
        <w:rPr>
          <w:lang w:val="en-US"/>
        </w:rPr>
        <w:t>Li and Wang (2003)</w:t>
      </w:r>
    </w:p>
    <w:p w14:paraId="6C74861A" w14:textId="484C5848" w:rsidR="00B073F5" w:rsidRPr="003741E9" w:rsidRDefault="00B073F5">
      <w:pPr>
        <w:pStyle w:val="CommentText"/>
        <w:rPr>
          <w:lang w:val="en-US"/>
        </w:rPr>
      </w:pPr>
      <w:r w:rsidRPr="003741E9">
        <w:rPr>
          <w:lang w:val="en-US"/>
        </w:rPr>
        <w:t>(Li and Wang, 2003)</w:t>
      </w:r>
    </w:p>
  </w:comment>
  <w:comment w:id="1624" w:author="Robin Matthews" w:date="2021-06-16T16:22:00Z" w:initials="RM">
    <w:p w14:paraId="63DBCC07" w14:textId="77777777" w:rsidR="00B073F5" w:rsidRPr="003741E9" w:rsidRDefault="00B073F5">
      <w:pPr>
        <w:pStyle w:val="CommentText"/>
        <w:rPr>
          <w:lang w:val="en-US"/>
        </w:rPr>
      </w:pPr>
      <w:r>
        <w:rPr>
          <w:rStyle w:val="CommentReference"/>
        </w:rPr>
        <w:annotationRef/>
      </w:r>
      <w:r w:rsidRPr="003741E9">
        <w:rPr>
          <w:lang w:val="en-US"/>
        </w:rPr>
        <w:t>Not found:</w:t>
      </w:r>
    </w:p>
    <w:p w14:paraId="659CEDCE" w14:textId="77777777" w:rsidR="00B073F5" w:rsidRPr="003741E9" w:rsidRDefault="00B073F5">
      <w:pPr>
        <w:pStyle w:val="CommentText"/>
        <w:rPr>
          <w:lang w:val="en-US"/>
        </w:rPr>
      </w:pPr>
      <w:r w:rsidRPr="003741E9">
        <w:rPr>
          <w:lang w:val="en-US"/>
        </w:rPr>
        <w:t>J. Wang et al., 2017b</w:t>
      </w:r>
    </w:p>
    <w:p w14:paraId="73056348" w14:textId="77777777" w:rsidR="00B073F5" w:rsidRPr="003741E9" w:rsidRDefault="00B073F5">
      <w:pPr>
        <w:pStyle w:val="CommentText"/>
        <w:rPr>
          <w:lang w:val="en-US"/>
        </w:rPr>
      </w:pPr>
    </w:p>
    <w:p w14:paraId="1C94ABA5" w14:textId="77777777" w:rsidR="00B073F5" w:rsidRPr="003741E9" w:rsidRDefault="00B073F5">
      <w:pPr>
        <w:pStyle w:val="CommentText"/>
        <w:rPr>
          <w:lang w:val="en-US"/>
        </w:rPr>
      </w:pPr>
      <w:r w:rsidRPr="003741E9">
        <w:rPr>
          <w:lang w:val="en-US"/>
        </w:rPr>
        <w:t>Extra stuff:</w:t>
      </w:r>
    </w:p>
    <w:p w14:paraId="4D6C9B96" w14:textId="77777777" w:rsidR="00B073F5" w:rsidRPr="003741E9" w:rsidRDefault="00B073F5">
      <w:pPr>
        <w:pStyle w:val="CommentText"/>
        <w:rPr>
          <w:lang w:val="en-US"/>
        </w:rPr>
      </w:pPr>
      <w:r w:rsidRPr="003741E9">
        <w:rPr>
          <w:lang w:val="en-US"/>
        </w:rPr>
        <w:t>(Wang et al., 2017b; ; )</w:t>
      </w:r>
    </w:p>
    <w:p w14:paraId="542159C8" w14:textId="77777777" w:rsidR="00B073F5" w:rsidRPr="003741E9" w:rsidRDefault="00B073F5">
      <w:pPr>
        <w:pStyle w:val="CommentText"/>
        <w:rPr>
          <w:lang w:val="en-US"/>
        </w:rPr>
      </w:pPr>
    </w:p>
    <w:p w14:paraId="69F756B6" w14:textId="77777777" w:rsidR="00B073F5" w:rsidRDefault="00B073F5">
      <w:pPr>
        <w:pStyle w:val="CommentText"/>
      </w:pPr>
      <w:r>
        <w:t>Correct:</w:t>
      </w:r>
    </w:p>
    <w:p w14:paraId="3C02F5B5" w14:textId="50C668AC" w:rsidR="00B073F5" w:rsidRDefault="00B073F5">
      <w:pPr>
        <w:pStyle w:val="CommentText"/>
      </w:pPr>
      <w:r>
        <w:t>(J. Wang et al., 2017b; Bracegirdle et al., 2018; Simpson et al., 2018)</w:t>
      </w:r>
    </w:p>
  </w:comment>
  <w:comment w:id="1646" w:author="Robin Matthews" w:date="2021-06-16T16:22:00Z" w:initials="RM">
    <w:p w14:paraId="1B2AA472" w14:textId="77777777" w:rsidR="00B073F5" w:rsidRPr="003741E9" w:rsidRDefault="00B073F5">
      <w:pPr>
        <w:pStyle w:val="CommentText"/>
        <w:rPr>
          <w:lang w:val="en-US"/>
        </w:rPr>
      </w:pPr>
      <w:r>
        <w:rPr>
          <w:rStyle w:val="CommentReference"/>
        </w:rPr>
        <w:annotationRef/>
      </w:r>
      <w:r w:rsidRPr="003741E9">
        <w:rPr>
          <w:lang w:val="en-US"/>
        </w:rPr>
        <w:t>Extra stuff:</w:t>
      </w:r>
    </w:p>
    <w:p w14:paraId="0D649B50" w14:textId="77777777" w:rsidR="00B073F5" w:rsidRPr="003741E9" w:rsidRDefault="00B073F5">
      <w:pPr>
        <w:pStyle w:val="CommentText"/>
        <w:rPr>
          <w:lang w:val="en-US"/>
        </w:rPr>
      </w:pPr>
      <w:r w:rsidRPr="003741E9">
        <w:rPr>
          <w:lang w:val="en-US"/>
        </w:rPr>
        <w:t>(see Box 10.1; ; ; ; )</w:t>
      </w:r>
    </w:p>
    <w:p w14:paraId="0CD420BD" w14:textId="77777777" w:rsidR="00B073F5" w:rsidRPr="003741E9" w:rsidRDefault="00B073F5">
      <w:pPr>
        <w:pStyle w:val="CommentText"/>
        <w:rPr>
          <w:lang w:val="en-US"/>
        </w:rPr>
      </w:pPr>
    </w:p>
    <w:p w14:paraId="1F970C8B" w14:textId="77777777" w:rsidR="00B073F5" w:rsidRPr="003741E9" w:rsidRDefault="00B073F5">
      <w:pPr>
        <w:pStyle w:val="CommentText"/>
        <w:rPr>
          <w:lang w:val="en-US"/>
        </w:rPr>
      </w:pPr>
      <w:r w:rsidRPr="003741E9">
        <w:rPr>
          <w:lang w:val="en-US"/>
        </w:rPr>
        <w:t>Correct:</w:t>
      </w:r>
    </w:p>
    <w:p w14:paraId="4D89D0A3" w14:textId="00C8EA45" w:rsidR="00B073F5" w:rsidRPr="003741E9" w:rsidRDefault="00B073F5">
      <w:pPr>
        <w:pStyle w:val="CommentText"/>
        <w:rPr>
          <w:lang w:val="en-US"/>
        </w:rPr>
      </w:pPr>
      <w:r w:rsidRPr="003741E9">
        <w:rPr>
          <w:lang w:val="en-US"/>
        </w:rPr>
        <w:t>(Harvey et al., 2015; Hoskins and Woollings, 2015; Peings et al., 2017; Screen et al., 2018a)</w:t>
      </w:r>
    </w:p>
  </w:comment>
  <w:comment w:id="1658" w:author="Ian Blenkinsop" w:date="2021-07-27T09:47:00Z" w:initials="IB">
    <w:p w14:paraId="0628483C" w14:textId="27519008" w:rsidR="000333A0" w:rsidRDefault="000333A0">
      <w:pPr>
        <w:pStyle w:val="CommentText"/>
      </w:pPr>
      <w:r>
        <w:rPr>
          <w:rStyle w:val="CommentReference"/>
        </w:rPr>
        <w:annotationRef/>
      </w:r>
      <w:r>
        <w:t>Unnumbered heading H5 correct?</w:t>
      </w:r>
    </w:p>
  </w:comment>
  <w:comment w:id="1659" w:author="Sara M Tuson" w:date="2021-07-16T08:14:00Z" w:initials="ST">
    <w:p w14:paraId="027E90F7" w14:textId="08A08413" w:rsidR="00B073F5" w:rsidRDefault="00B073F5">
      <w:pPr>
        <w:pStyle w:val="CommentText"/>
      </w:pPr>
      <w:r>
        <w:rPr>
          <w:rStyle w:val="CommentReference"/>
        </w:rPr>
        <w:annotationRef/>
      </w:r>
      <w:r>
        <w:t>QUERY: This phrase has already been mentioned and the acronym used, but wasn’t sure whether in this instance it should be left for clarity and as it’s introducing the section?</w:t>
      </w:r>
    </w:p>
  </w:comment>
  <w:comment w:id="1660" w:author="Tom Maycock" w:date="2021-09-06T17:23:00Z" w:initials="TM">
    <w:p w14:paraId="3CB91B4A" w14:textId="79F72D4E" w:rsidR="00467BB6" w:rsidRDefault="00467BB6">
      <w:pPr>
        <w:pStyle w:val="CommentText"/>
      </w:pPr>
      <w:r>
        <w:rPr>
          <w:rStyle w:val="CommentReference"/>
        </w:rPr>
        <w:annotationRef/>
      </w:r>
      <w:r>
        <w:t>Fine to redefine the acronym as written I think</w:t>
      </w:r>
    </w:p>
  </w:comment>
  <w:comment w:id="1697" w:author="Ian Blenkinsop" w:date="2021-07-27T09:54:00Z" w:initials="IB">
    <w:p w14:paraId="0BB192B7" w14:textId="21F2A57D" w:rsidR="00FB48A4" w:rsidRDefault="00FB48A4">
      <w:pPr>
        <w:pStyle w:val="CommentText"/>
      </w:pPr>
      <w:r>
        <w:rPr>
          <w:rStyle w:val="CommentReference"/>
        </w:rPr>
        <w:annotationRef/>
      </w:r>
      <w:r>
        <w:t>delete? Just ‘dominant’?</w:t>
      </w:r>
    </w:p>
  </w:comment>
  <w:comment w:id="1699" w:author="Ian Blenkinsop" w:date="2021-07-27T09:55:00Z" w:initials="IB">
    <w:p w14:paraId="3EFAEE6C" w14:textId="3B9971A9" w:rsidR="00FB48A4" w:rsidRDefault="00FB48A4">
      <w:pPr>
        <w:pStyle w:val="CommentText"/>
      </w:pPr>
      <w:r>
        <w:rPr>
          <w:rStyle w:val="CommentReference"/>
        </w:rPr>
        <w:annotationRef/>
      </w:r>
    </w:p>
  </w:comment>
  <w:comment w:id="1700" w:author="Robin Matthews" w:date="2021-06-16T16:22:00Z" w:initials="RM">
    <w:p w14:paraId="5CAC1E74" w14:textId="77777777" w:rsidR="00B073F5" w:rsidRPr="003741E9" w:rsidRDefault="00B073F5">
      <w:pPr>
        <w:pStyle w:val="CommentText"/>
        <w:rPr>
          <w:lang w:val="en-US"/>
        </w:rPr>
      </w:pPr>
      <w:r>
        <w:rPr>
          <w:rStyle w:val="CommentReference"/>
        </w:rPr>
        <w:annotationRef/>
      </w:r>
      <w:r w:rsidRPr="003741E9">
        <w:rPr>
          <w:lang w:val="en-US"/>
        </w:rPr>
        <w:t>Extra stuff:</w:t>
      </w:r>
    </w:p>
    <w:p w14:paraId="2BDA0D98" w14:textId="77777777" w:rsidR="00B073F5" w:rsidRPr="003741E9" w:rsidRDefault="00B073F5">
      <w:pPr>
        <w:pStyle w:val="CommentText"/>
        <w:rPr>
          <w:lang w:val="en-US"/>
        </w:rPr>
      </w:pPr>
      <w:r w:rsidRPr="003741E9">
        <w:rPr>
          <w:lang w:val="en-US"/>
        </w:rPr>
        <w:t>(, ; see Chapter 11, Box 11.3 and Annex IV, Section AIV.2.3)</w:t>
      </w:r>
    </w:p>
    <w:p w14:paraId="5CD94CF3" w14:textId="77777777" w:rsidR="00B073F5" w:rsidRPr="003741E9" w:rsidRDefault="00B073F5">
      <w:pPr>
        <w:pStyle w:val="CommentText"/>
        <w:rPr>
          <w:lang w:val="en-US"/>
        </w:rPr>
      </w:pPr>
    </w:p>
    <w:p w14:paraId="54A7E67B" w14:textId="77777777" w:rsidR="00B073F5" w:rsidRPr="003741E9" w:rsidRDefault="00B073F5">
      <w:pPr>
        <w:pStyle w:val="CommentText"/>
        <w:rPr>
          <w:lang w:val="en-US"/>
        </w:rPr>
      </w:pPr>
      <w:r w:rsidRPr="003741E9">
        <w:rPr>
          <w:lang w:val="en-US"/>
        </w:rPr>
        <w:t>Correct:</w:t>
      </w:r>
    </w:p>
    <w:p w14:paraId="24507C01" w14:textId="77777777" w:rsidR="00B073F5" w:rsidRPr="003741E9" w:rsidRDefault="00B073F5">
      <w:pPr>
        <w:pStyle w:val="CommentText"/>
        <w:rPr>
          <w:lang w:val="en-US"/>
        </w:rPr>
      </w:pPr>
      <w:r w:rsidRPr="003741E9">
        <w:rPr>
          <w:lang w:val="en-US"/>
        </w:rPr>
        <w:t>Timmermann et al. (2018)</w:t>
      </w:r>
    </w:p>
    <w:p w14:paraId="612EC5C6" w14:textId="3EB1F7F9" w:rsidR="00B073F5" w:rsidRPr="003741E9" w:rsidRDefault="00B073F5">
      <w:pPr>
        <w:pStyle w:val="CommentText"/>
        <w:rPr>
          <w:lang w:val="en-US"/>
        </w:rPr>
      </w:pPr>
      <w:r w:rsidRPr="003741E9">
        <w:rPr>
          <w:lang w:val="en-US"/>
        </w:rPr>
        <w:t>(Timmermann et al., 2018)</w:t>
      </w:r>
    </w:p>
  </w:comment>
  <w:comment w:id="1757" w:author="Robin Matthews" w:date="2021-06-16T18:46:00Z" w:initials="RM">
    <w:p w14:paraId="3ECE6CC9" w14:textId="77777777" w:rsidR="002B0FB9" w:rsidRPr="003741E9" w:rsidRDefault="002B0FB9" w:rsidP="002B0FB9">
      <w:pPr>
        <w:pStyle w:val="CommentText"/>
        <w:rPr>
          <w:lang w:val="en-US"/>
        </w:rPr>
      </w:pPr>
      <w:r>
        <w:rPr>
          <w:rStyle w:val="CommentReference"/>
        </w:rPr>
        <w:annotationRef/>
      </w:r>
      <w:r w:rsidRPr="003741E9">
        <w:rPr>
          <w:lang w:val="en-US"/>
        </w:rPr>
        <w:t>Colon not needed</w:t>
      </w:r>
    </w:p>
  </w:comment>
  <w:comment w:id="1765" w:author="Robin Matthews" w:date="2021-06-16T18:46:00Z" w:initials="RM">
    <w:p w14:paraId="71822ECC" w14:textId="09C800A0" w:rsidR="00B073F5" w:rsidRPr="003741E9" w:rsidRDefault="00B073F5">
      <w:pPr>
        <w:pStyle w:val="CommentText"/>
        <w:rPr>
          <w:lang w:val="en-US"/>
        </w:rPr>
      </w:pPr>
      <w:r>
        <w:rPr>
          <w:rStyle w:val="CommentReference"/>
        </w:rPr>
        <w:annotationRef/>
      </w:r>
      <w:r w:rsidRPr="003741E9">
        <w:rPr>
          <w:lang w:val="en-US"/>
        </w:rPr>
        <w:t>Colon not needed</w:t>
      </w:r>
    </w:p>
  </w:comment>
  <w:comment w:id="1768" w:author="Robin Matthews" w:date="2021-06-16T16:22:00Z" w:initials="RM">
    <w:p w14:paraId="167B0A4A" w14:textId="77777777" w:rsidR="00B073F5" w:rsidRPr="003741E9" w:rsidRDefault="00B073F5">
      <w:pPr>
        <w:pStyle w:val="CommentText"/>
        <w:rPr>
          <w:lang w:val="en-US"/>
        </w:rPr>
      </w:pPr>
      <w:r>
        <w:rPr>
          <w:rStyle w:val="CommentReference"/>
        </w:rPr>
        <w:annotationRef/>
      </w:r>
      <w:r w:rsidRPr="003741E9">
        <w:rPr>
          <w:lang w:val="en-US"/>
        </w:rPr>
        <w:t>Extra stuff:</w:t>
      </w:r>
    </w:p>
    <w:p w14:paraId="6DFFB3DC" w14:textId="77777777" w:rsidR="00B073F5" w:rsidRPr="003741E9" w:rsidRDefault="00B073F5">
      <w:pPr>
        <w:pStyle w:val="CommentText"/>
        <w:rPr>
          <w:lang w:val="en-US"/>
        </w:rPr>
      </w:pPr>
      <w:r w:rsidRPr="003741E9">
        <w:rPr>
          <w:lang w:val="en-US"/>
        </w:rPr>
        <w:t>, )</w:t>
      </w:r>
    </w:p>
    <w:p w14:paraId="7B7D0E9D" w14:textId="77777777" w:rsidR="00B073F5" w:rsidRPr="003741E9" w:rsidRDefault="00B073F5">
      <w:pPr>
        <w:pStyle w:val="CommentText"/>
        <w:rPr>
          <w:lang w:val="en-US"/>
        </w:rPr>
      </w:pPr>
    </w:p>
    <w:p w14:paraId="1C3332C5" w14:textId="77777777" w:rsidR="00B073F5" w:rsidRPr="003741E9" w:rsidRDefault="00B073F5">
      <w:pPr>
        <w:pStyle w:val="CommentText"/>
        <w:rPr>
          <w:lang w:val="en-US"/>
        </w:rPr>
      </w:pPr>
      <w:r w:rsidRPr="003741E9">
        <w:rPr>
          <w:lang w:val="en-US"/>
        </w:rPr>
        <w:t>Correct:</w:t>
      </w:r>
    </w:p>
    <w:p w14:paraId="007DDA8E" w14:textId="77777777" w:rsidR="00B073F5" w:rsidRPr="003741E9" w:rsidRDefault="00B073F5">
      <w:pPr>
        <w:pStyle w:val="CommentText"/>
        <w:rPr>
          <w:lang w:val="en-US"/>
        </w:rPr>
      </w:pPr>
      <w:r w:rsidRPr="003741E9">
        <w:rPr>
          <w:lang w:val="en-US"/>
        </w:rPr>
        <w:t>Held et al. (2010)</w:t>
      </w:r>
    </w:p>
    <w:p w14:paraId="361CDA82" w14:textId="77362185" w:rsidR="00B073F5" w:rsidRPr="003741E9" w:rsidRDefault="00B073F5">
      <w:pPr>
        <w:pStyle w:val="CommentText"/>
        <w:rPr>
          <w:lang w:val="en-US"/>
        </w:rPr>
      </w:pPr>
      <w:r w:rsidRPr="003741E9">
        <w:rPr>
          <w:lang w:val="en-US"/>
        </w:rPr>
        <w:t>(Held et al., 2010)</w:t>
      </w:r>
    </w:p>
  </w:comment>
  <w:comment w:id="1807" w:author="Robin Matthews" w:date="2021-06-16T16:22:00Z" w:initials="RM">
    <w:p w14:paraId="7B56AA7F" w14:textId="77777777" w:rsidR="00B073F5" w:rsidRPr="003741E9" w:rsidRDefault="00B073F5">
      <w:pPr>
        <w:pStyle w:val="CommentText"/>
        <w:rPr>
          <w:lang w:val="en-US"/>
        </w:rPr>
      </w:pPr>
      <w:r>
        <w:rPr>
          <w:rStyle w:val="CommentReference"/>
        </w:rPr>
        <w:annotationRef/>
      </w:r>
      <w:r w:rsidRPr="003741E9">
        <w:rPr>
          <w:lang w:val="en-US"/>
        </w:rPr>
        <w:t>Extra stuff:</w:t>
      </w:r>
    </w:p>
    <w:p w14:paraId="6120CA6A" w14:textId="77777777" w:rsidR="00B073F5" w:rsidRPr="003741E9" w:rsidRDefault="00B073F5">
      <w:pPr>
        <w:pStyle w:val="CommentText"/>
        <w:rPr>
          <w:lang w:val="en-US"/>
        </w:rPr>
      </w:pPr>
      <w:r w:rsidRPr="003741E9">
        <w:rPr>
          <w:lang w:val="en-US"/>
        </w:rPr>
        <w:t xml:space="preserve">, </w:t>
      </w:r>
    </w:p>
    <w:p w14:paraId="698C08E3" w14:textId="77777777" w:rsidR="00B073F5" w:rsidRPr="003741E9" w:rsidRDefault="00B073F5">
      <w:pPr>
        <w:pStyle w:val="CommentText"/>
        <w:rPr>
          <w:lang w:val="en-US"/>
        </w:rPr>
      </w:pPr>
    </w:p>
    <w:p w14:paraId="29D64589" w14:textId="77777777" w:rsidR="00B073F5" w:rsidRPr="003741E9" w:rsidRDefault="00B073F5">
      <w:pPr>
        <w:pStyle w:val="CommentText"/>
        <w:rPr>
          <w:lang w:val="en-US"/>
        </w:rPr>
      </w:pPr>
      <w:r w:rsidRPr="003741E9">
        <w:rPr>
          <w:lang w:val="en-US"/>
        </w:rPr>
        <w:t>Correct:</w:t>
      </w:r>
    </w:p>
    <w:p w14:paraId="6BBE6B8C" w14:textId="77777777" w:rsidR="00B073F5" w:rsidRPr="003741E9" w:rsidRDefault="00B073F5">
      <w:pPr>
        <w:pStyle w:val="CommentText"/>
        <w:rPr>
          <w:lang w:val="en-US"/>
        </w:rPr>
      </w:pPr>
      <w:r w:rsidRPr="003741E9">
        <w:rPr>
          <w:lang w:val="en-US"/>
        </w:rPr>
        <w:t>O’Hagan and Leonard (1976)</w:t>
      </w:r>
    </w:p>
    <w:p w14:paraId="1618EE73" w14:textId="0330BB45" w:rsidR="00B073F5" w:rsidRPr="003741E9" w:rsidRDefault="00B073F5">
      <w:pPr>
        <w:pStyle w:val="CommentText"/>
        <w:rPr>
          <w:lang w:val="en-US"/>
        </w:rPr>
      </w:pPr>
      <w:r w:rsidRPr="003741E9">
        <w:rPr>
          <w:lang w:val="en-US"/>
        </w:rPr>
        <w:t>(O’Hagan and Leonard, 1976)</w:t>
      </w:r>
    </w:p>
  </w:comment>
  <w:comment w:id="1809" w:author="Sara M Tuson" w:date="2021-07-18T14:03:00Z" w:initials="ST">
    <w:p w14:paraId="1B079A5C" w14:textId="0E200628" w:rsidR="00B073F5" w:rsidRDefault="00B073F5">
      <w:pPr>
        <w:pStyle w:val="CommentText"/>
        <w:rPr>
          <w:lang w:eastAsia="en-US"/>
        </w:rPr>
      </w:pPr>
      <w:r>
        <w:rPr>
          <w:rStyle w:val="CommentReference"/>
        </w:rPr>
        <w:annotationRef/>
      </w:r>
      <w:r>
        <w:rPr>
          <w:lang w:eastAsia="en-US"/>
        </w:rPr>
        <w:t xml:space="preserve">QUERY: This sentence might be confusing to the layperson. </w:t>
      </w:r>
      <w:r w:rsidR="00962DCE">
        <w:rPr>
          <w:lang w:eastAsia="en-US"/>
        </w:rPr>
        <w:t xml:space="preserve">Perhaps clearer as </w:t>
      </w:r>
      <w:r>
        <w:rPr>
          <w:lang w:eastAsia="en-US"/>
        </w:rPr>
        <w:t>something like: ‘</w:t>
      </w:r>
      <w:r w:rsidRPr="00F625C3">
        <w:rPr>
          <w:lang w:eastAsia="en-US"/>
        </w:rPr>
        <w:t>The time at which GSAT thresholds are [/will be] crossed is now determined by time series of assessed GSAT change</w:t>
      </w:r>
      <w:r>
        <w:rPr>
          <w:lang w:eastAsia="en-US"/>
        </w:rPr>
        <w:t xml:space="preserve"> </w:t>
      </w:r>
      <w:r w:rsidRPr="003862D0">
        <w:rPr>
          <w:lang w:eastAsia="en-US"/>
        </w:rPr>
        <w:t>(Table 4.5)</w:t>
      </w:r>
      <w:r w:rsidRPr="00F625C3">
        <w:rPr>
          <w:lang w:eastAsia="en-US"/>
        </w:rPr>
        <w:t>.</w:t>
      </w:r>
      <w:r>
        <w:rPr>
          <w:lang w:eastAsia="en-US"/>
        </w:rPr>
        <w:t>’</w:t>
      </w:r>
    </w:p>
  </w:comment>
  <w:comment w:id="1822" w:author="Tom Maycock" w:date="2021-09-06T17:26:00Z" w:initials="TM">
    <w:p w14:paraId="3017B6BB" w14:textId="0346C348" w:rsidR="00467BB6" w:rsidRDefault="00467BB6">
      <w:pPr>
        <w:pStyle w:val="CommentText"/>
      </w:pPr>
      <w:r>
        <w:rPr>
          <w:rStyle w:val="CommentReference"/>
        </w:rPr>
        <w:annotationRef/>
      </w:r>
      <w:r>
        <w:t>As noted above, suggest switching to square brackets notation throughout</w:t>
      </w:r>
    </w:p>
  </w:comment>
  <w:comment w:id="1830" w:author="Ian Blenkinsop" w:date="2021-07-27T10:59:00Z" w:initials="IB">
    <w:p w14:paraId="607D5239" w14:textId="1B838312" w:rsidR="0020159A" w:rsidRDefault="0020159A">
      <w:pPr>
        <w:pStyle w:val="CommentText"/>
      </w:pPr>
      <w:r>
        <w:rPr>
          <w:rStyle w:val="CommentReference"/>
        </w:rPr>
        <w:annotationRef/>
      </w:r>
      <w:r>
        <w:t>Add units to column headings?</w:t>
      </w:r>
      <w:r>
        <w:br/>
      </w:r>
      <w:r w:rsidRPr="0020159A">
        <w:rPr>
          <w:b/>
          <w:bCs/>
        </w:rPr>
        <w:t>(ºC)</w:t>
      </w:r>
    </w:p>
  </w:comment>
  <w:comment w:id="1831" w:author="Tom Maycock" w:date="2021-09-06T17:26:00Z" w:initials="TM">
    <w:p w14:paraId="6DCBD04E" w14:textId="73E4950D" w:rsidR="00467BB6" w:rsidRDefault="00467BB6">
      <w:pPr>
        <w:pStyle w:val="CommentText"/>
      </w:pPr>
      <w:r>
        <w:rPr>
          <w:rStyle w:val="CommentReference"/>
        </w:rPr>
        <w:annotationRef/>
      </w:r>
      <w:r>
        <w:t xml:space="preserve">Added, and added a header for first column. </w:t>
      </w:r>
    </w:p>
  </w:comment>
  <w:comment w:id="1845" w:author="Ian Blenkinsop" w:date="2021-07-27T11:02:00Z" w:initials="IB">
    <w:p w14:paraId="7D82FA87" w14:textId="2E66BCB8" w:rsidR="0020159A" w:rsidRDefault="0020159A">
      <w:pPr>
        <w:pStyle w:val="CommentText"/>
      </w:pPr>
      <w:r>
        <w:rPr>
          <w:rStyle w:val="CommentReference"/>
        </w:rPr>
        <w:annotationRef/>
      </w:r>
      <w:r>
        <w:t xml:space="preserve">TYPESETTING NOTE: check alignment of </w:t>
      </w:r>
      <w:r w:rsidR="008C63DF">
        <w:rPr>
          <w:noProof/>
        </w:rPr>
        <w:t>text in rows. Make sure all align to the relevant 'Relative to...' dates</w:t>
      </w:r>
    </w:p>
  </w:comment>
  <w:comment w:id="1963" w:author="Robin Matthews" w:date="2021-06-16T16:22:00Z" w:initials="RM">
    <w:p w14:paraId="741F7A9D" w14:textId="77777777" w:rsidR="00B073F5" w:rsidRDefault="00B073F5">
      <w:pPr>
        <w:pStyle w:val="CommentText"/>
      </w:pPr>
      <w:r>
        <w:rPr>
          <w:rStyle w:val="CommentReference"/>
        </w:rPr>
        <w:annotationRef/>
      </w:r>
      <w:r>
        <w:t>Extra stuff:</w:t>
      </w:r>
    </w:p>
    <w:p w14:paraId="52C08FD2" w14:textId="77777777" w:rsidR="00B073F5" w:rsidRDefault="00B073F5">
      <w:pPr>
        <w:pStyle w:val="CommentText"/>
      </w:pPr>
      <w:r>
        <w:t xml:space="preserve">, </w:t>
      </w:r>
    </w:p>
    <w:p w14:paraId="639083D9" w14:textId="77777777" w:rsidR="00B073F5" w:rsidRDefault="00B073F5">
      <w:pPr>
        <w:pStyle w:val="CommentText"/>
      </w:pPr>
    </w:p>
    <w:p w14:paraId="50E6179B" w14:textId="77777777" w:rsidR="00B073F5" w:rsidRDefault="00B073F5">
      <w:pPr>
        <w:pStyle w:val="CommentText"/>
      </w:pPr>
      <w:r>
        <w:t>Correct:</w:t>
      </w:r>
    </w:p>
    <w:p w14:paraId="5D0E2A64" w14:textId="77777777" w:rsidR="00B073F5" w:rsidRDefault="00B073F5">
      <w:pPr>
        <w:pStyle w:val="CommentText"/>
      </w:pPr>
      <w:r>
        <w:t>Lehner et al. (2020)</w:t>
      </w:r>
    </w:p>
    <w:p w14:paraId="2CC6CADC" w14:textId="037D2C8D" w:rsidR="00B073F5" w:rsidRDefault="00B073F5">
      <w:pPr>
        <w:pStyle w:val="CommentText"/>
      </w:pPr>
      <w:r>
        <w:t>(Lehner et al., 2020)</w:t>
      </w:r>
    </w:p>
  </w:comment>
  <w:comment w:id="1998" w:author="Ian Blenkinsop" w:date="2021-07-27T11:07:00Z" w:initials="IB">
    <w:p w14:paraId="65F034E7" w14:textId="77777777" w:rsidR="002B0FB9" w:rsidRDefault="002B0FB9">
      <w:pPr>
        <w:pStyle w:val="CommentText"/>
        <w:rPr>
          <w:b/>
          <w:bCs/>
        </w:rPr>
      </w:pPr>
      <w:r>
        <w:rPr>
          <w:rStyle w:val="CommentReference"/>
        </w:rPr>
        <w:annotationRef/>
      </w:r>
      <w:r>
        <w:t>or</w:t>
      </w:r>
      <w:r>
        <w:br/>
      </w:r>
      <w:r w:rsidRPr="002B0FB9">
        <w:rPr>
          <w:b/>
          <w:bCs/>
        </w:rPr>
        <w:t>… and despite there being a large spread across</w:t>
      </w:r>
      <w:r>
        <w:rPr>
          <w:b/>
          <w:bCs/>
        </w:rPr>
        <w:t xml:space="preserve">… </w:t>
      </w:r>
    </w:p>
    <w:p w14:paraId="5D2E4BBE" w14:textId="4CEF3AC7" w:rsidR="00724D9D" w:rsidRDefault="00724D9D">
      <w:pPr>
        <w:pStyle w:val="CommentText"/>
      </w:pPr>
      <w:r>
        <w:t>[?]</w:t>
      </w:r>
    </w:p>
  </w:comment>
  <w:comment w:id="2024" w:author="Robin Matthews" w:date="2021-06-16T16:22:00Z" w:initials="RM">
    <w:p w14:paraId="3CD051A7" w14:textId="77777777" w:rsidR="00B073F5" w:rsidRPr="003741E9" w:rsidRDefault="00B073F5">
      <w:pPr>
        <w:pStyle w:val="CommentText"/>
        <w:rPr>
          <w:lang w:val="en-US"/>
        </w:rPr>
      </w:pPr>
      <w:r>
        <w:rPr>
          <w:rStyle w:val="CommentReference"/>
        </w:rPr>
        <w:annotationRef/>
      </w:r>
      <w:r w:rsidRPr="003741E9">
        <w:rPr>
          <w:lang w:val="en-US"/>
        </w:rPr>
        <w:t>Not found:</w:t>
      </w:r>
    </w:p>
    <w:p w14:paraId="1ED94172" w14:textId="77777777" w:rsidR="00B073F5" w:rsidRPr="003741E9" w:rsidRDefault="00B073F5">
      <w:pPr>
        <w:pStyle w:val="CommentText"/>
        <w:rPr>
          <w:lang w:val="en-US"/>
        </w:rPr>
      </w:pPr>
      <w:r w:rsidRPr="003741E9">
        <w:rPr>
          <w:lang w:val="en-US"/>
        </w:rPr>
        <w:t>L. Liu et al., 2018</w:t>
      </w:r>
    </w:p>
    <w:p w14:paraId="0FB07AB9" w14:textId="77777777" w:rsidR="00B073F5" w:rsidRPr="003741E9" w:rsidRDefault="00B073F5">
      <w:pPr>
        <w:pStyle w:val="CommentText"/>
        <w:rPr>
          <w:lang w:val="en-US"/>
        </w:rPr>
      </w:pPr>
    </w:p>
    <w:p w14:paraId="0060C98D" w14:textId="77777777" w:rsidR="00B073F5" w:rsidRPr="003741E9" w:rsidRDefault="00B073F5">
      <w:pPr>
        <w:pStyle w:val="CommentText"/>
        <w:rPr>
          <w:lang w:val="en-US"/>
        </w:rPr>
      </w:pPr>
      <w:r w:rsidRPr="003741E9">
        <w:rPr>
          <w:lang w:val="en-US"/>
        </w:rPr>
        <w:t>Extra stuff:</w:t>
      </w:r>
    </w:p>
    <w:p w14:paraId="1C20DE7F" w14:textId="77777777" w:rsidR="00B073F5" w:rsidRPr="003741E9" w:rsidRDefault="00B073F5">
      <w:pPr>
        <w:pStyle w:val="CommentText"/>
        <w:rPr>
          <w:lang w:val="en-US"/>
        </w:rPr>
      </w:pPr>
      <w:r w:rsidRPr="003741E9">
        <w:rPr>
          <w:lang w:val="en-US"/>
        </w:rPr>
        <w:t>(; ; ; ; Liu et al., 2018b; )</w:t>
      </w:r>
    </w:p>
    <w:p w14:paraId="3404716D" w14:textId="77777777" w:rsidR="00B073F5" w:rsidRPr="003741E9" w:rsidRDefault="00B073F5">
      <w:pPr>
        <w:pStyle w:val="CommentText"/>
        <w:rPr>
          <w:lang w:val="en-US"/>
        </w:rPr>
      </w:pPr>
    </w:p>
    <w:p w14:paraId="298028CF" w14:textId="77777777" w:rsidR="00B073F5" w:rsidRPr="003741E9" w:rsidRDefault="00B073F5">
      <w:pPr>
        <w:pStyle w:val="CommentText"/>
        <w:rPr>
          <w:lang w:val="en-US"/>
        </w:rPr>
      </w:pPr>
      <w:r w:rsidRPr="003741E9">
        <w:rPr>
          <w:lang w:val="en-US"/>
        </w:rPr>
        <w:t>Correct:</w:t>
      </w:r>
    </w:p>
    <w:p w14:paraId="34AA483E" w14:textId="77777777" w:rsidR="00B073F5" w:rsidRDefault="00B073F5">
      <w:pPr>
        <w:pStyle w:val="CommentText"/>
      </w:pPr>
      <w:r>
        <w:t>(Ramanathan et al., 2005; Bollasina et al., 2011; Polson et al., 2014; Krishnan et al., 2016; L. Liu et al., 2018; Shawki et al., 2018)</w:t>
      </w:r>
    </w:p>
  </w:comment>
  <w:comment w:id="2031" w:author="Robin Matthews" w:date="2021-06-16T17:22:00Z" w:initials="RM">
    <w:p w14:paraId="5EABC767" w14:textId="4ECE2FAD" w:rsidR="00B073F5" w:rsidRPr="003741E9" w:rsidRDefault="00B073F5">
      <w:pPr>
        <w:pStyle w:val="CommentText"/>
        <w:rPr>
          <w:lang w:val="en-US"/>
        </w:rPr>
      </w:pPr>
      <w:r>
        <w:rPr>
          <w:rStyle w:val="CommentReference"/>
        </w:rPr>
        <w:annotationRef/>
      </w:r>
      <w:r w:rsidRPr="003741E9">
        <w:rPr>
          <w:lang w:val="en-US"/>
        </w:rPr>
        <w:t>Reference details for Endo et al., 2018 missing from Mendeley link. Provide DOI and I’ll add.</w:t>
      </w:r>
    </w:p>
  </w:comment>
  <w:comment w:id="2032" w:author="Robin Matthews" w:date="2021-06-16T16:22:00Z" w:initials="RM">
    <w:p w14:paraId="2822B233" w14:textId="77777777" w:rsidR="00B073F5" w:rsidRPr="003741E9" w:rsidRDefault="00B073F5">
      <w:pPr>
        <w:pStyle w:val="CommentText"/>
        <w:rPr>
          <w:lang w:val="en-US"/>
        </w:rPr>
      </w:pPr>
      <w:r>
        <w:rPr>
          <w:rStyle w:val="CommentReference"/>
        </w:rPr>
        <w:annotationRef/>
      </w:r>
      <w:r w:rsidRPr="003741E9">
        <w:rPr>
          <w:lang w:val="en-US"/>
        </w:rPr>
        <w:t>Extra stuff:</w:t>
      </w:r>
    </w:p>
    <w:p w14:paraId="69FCBA6C" w14:textId="77777777" w:rsidR="00B073F5" w:rsidRPr="003741E9" w:rsidRDefault="00B073F5">
      <w:pPr>
        <w:pStyle w:val="CommentText"/>
        <w:rPr>
          <w:lang w:val="en-US"/>
        </w:rPr>
      </w:pPr>
      <w:r w:rsidRPr="003741E9">
        <w:rPr>
          <w:lang w:val="en-US"/>
        </w:rPr>
        <w:t>(Endo et al., 2018; , )</w:t>
      </w:r>
    </w:p>
    <w:p w14:paraId="5B46C4CF" w14:textId="77777777" w:rsidR="00B073F5" w:rsidRPr="003741E9" w:rsidRDefault="00B073F5">
      <w:pPr>
        <w:pStyle w:val="CommentText"/>
        <w:rPr>
          <w:lang w:val="en-US"/>
        </w:rPr>
      </w:pPr>
    </w:p>
    <w:p w14:paraId="2347EDB4" w14:textId="77777777" w:rsidR="00B073F5" w:rsidRPr="003741E9" w:rsidRDefault="00B073F5">
      <w:pPr>
        <w:pStyle w:val="CommentText"/>
        <w:rPr>
          <w:lang w:val="en-US"/>
        </w:rPr>
      </w:pPr>
      <w:r w:rsidRPr="003741E9">
        <w:rPr>
          <w:lang w:val="en-US"/>
        </w:rPr>
        <w:t>Correct:</w:t>
      </w:r>
    </w:p>
    <w:p w14:paraId="7D9A1B6B" w14:textId="77777777" w:rsidR="00B073F5" w:rsidRPr="003741E9" w:rsidRDefault="00B073F5">
      <w:pPr>
        <w:pStyle w:val="CommentText"/>
        <w:rPr>
          <w:lang w:val="en-US"/>
        </w:rPr>
      </w:pPr>
      <w:r w:rsidRPr="003741E9">
        <w:rPr>
          <w:lang w:val="en-US"/>
        </w:rPr>
        <w:t>Wang et al. (2021)</w:t>
      </w:r>
    </w:p>
    <w:p w14:paraId="4FE19961" w14:textId="1C1ADC1F" w:rsidR="00B073F5" w:rsidRPr="003741E9" w:rsidRDefault="00B073F5">
      <w:pPr>
        <w:pStyle w:val="CommentText"/>
        <w:rPr>
          <w:lang w:val="en-US"/>
        </w:rPr>
      </w:pPr>
      <w:r w:rsidRPr="003741E9">
        <w:rPr>
          <w:lang w:val="en-US"/>
        </w:rPr>
        <w:t>(Wang et al., 2021)</w:t>
      </w:r>
    </w:p>
  </w:comment>
  <w:comment w:id="2057" w:author="Robin Matthews" w:date="2021-06-16T16:22:00Z" w:initials="RM">
    <w:p w14:paraId="5161ECF1" w14:textId="77777777" w:rsidR="00B073F5" w:rsidRPr="003741E9" w:rsidRDefault="00B073F5">
      <w:pPr>
        <w:pStyle w:val="CommentText"/>
        <w:rPr>
          <w:lang w:val="en-US"/>
        </w:rPr>
      </w:pPr>
      <w:r>
        <w:rPr>
          <w:rStyle w:val="CommentReference"/>
        </w:rPr>
        <w:annotationRef/>
      </w:r>
      <w:r w:rsidRPr="003741E9">
        <w:rPr>
          <w:lang w:val="en-US"/>
        </w:rPr>
        <w:t>Not found:</w:t>
      </w:r>
    </w:p>
    <w:p w14:paraId="05D33353" w14:textId="77777777" w:rsidR="00B073F5" w:rsidRDefault="00B073F5">
      <w:pPr>
        <w:pStyle w:val="CommentText"/>
      </w:pPr>
      <w:r>
        <w:t>P.X. Wang et al., 2017</w:t>
      </w:r>
    </w:p>
    <w:p w14:paraId="3899EF31" w14:textId="77777777" w:rsidR="00B073F5" w:rsidRDefault="00B073F5">
      <w:pPr>
        <w:pStyle w:val="CommentText"/>
      </w:pPr>
    </w:p>
    <w:p w14:paraId="54D7DE5E" w14:textId="77777777" w:rsidR="00B073F5" w:rsidRPr="003741E9" w:rsidRDefault="00B073F5">
      <w:pPr>
        <w:pStyle w:val="CommentText"/>
        <w:rPr>
          <w:lang w:val="en-US"/>
        </w:rPr>
      </w:pPr>
      <w:r w:rsidRPr="003741E9">
        <w:rPr>
          <w:lang w:val="en-US"/>
        </w:rPr>
        <w:t>Extra stuff:</w:t>
      </w:r>
    </w:p>
    <w:p w14:paraId="10CD889D" w14:textId="77777777" w:rsidR="00B073F5" w:rsidRPr="003741E9" w:rsidRDefault="00B073F5">
      <w:pPr>
        <w:pStyle w:val="CommentText"/>
        <w:rPr>
          <w:lang w:val="en-US"/>
        </w:rPr>
      </w:pPr>
      <w:r w:rsidRPr="003741E9">
        <w:rPr>
          <w:lang w:val="en-US"/>
        </w:rPr>
        <w:t>(; Wang et al., 2017c)</w:t>
      </w:r>
    </w:p>
    <w:p w14:paraId="3E908E8E" w14:textId="77777777" w:rsidR="00B073F5" w:rsidRPr="003741E9" w:rsidRDefault="00B073F5">
      <w:pPr>
        <w:pStyle w:val="CommentText"/>
        <w:rPr>
          <w:lang w:val="en-US"/>
        </w:rPr>
      </w:pPr>
    </w:p>
    <w:p w14:paraId="521A9E21" w14:textId="77777777" w:rsidR="00B073F5" w:rsidRPr="003741E9" w:rsidRDefault="00B073F5">
      <w:pPr>
        <w:pStyle w:val="CommentText"/>
        <w:rPr>
          <w:lang w:val="en-US"/>
        </w:rPr>
      </w:pPr>
      <w:r w:rsidRPr="003741E9">
        <w:rPr>
          <w:lang w:val="en-US"/>
        </w:rPr>
        <w:t>Correct:</w:t>
      </w:r>
    </w:p>
    <w:p w14:paraId="2C07706E" w14:textId="623146F5" w:rsidR="00B073F5" w:rsidRPr="003741E9" w:rsidRDefault="00B073F5">
      <w:pPr>
        <w:pStyle w:val="CommentText"/>
        <w:rPr>
          <w:lang w:val="en-US"/>
        </w:rPr>
      </w:pPr>
      <w:r w:rsidRPr="003741E9">
        <w:rPr>
          <w:lang w:val="en-US"/>
        </w:rPr>
        <w:t>(Wang and Ding, 2008; P.X. Wang et al., 2017)</w:t>
      </w:r>
    </w:p>
  </w:comment>
  <w:comment w:id="2065" w:author="Robin Matthews" w:date="2021-06-16T16:23:00Z" w:initials="RM">
    <w:p w14:paraId="70B3710E" w14:textId="77777777" w:rsidR="00B073F5" w:rsidRPr="003741E9" w:rsidRDefault="00B073F5">
      <w:pPr>
        <w:pStyle w:val="CommentText"/>
        <w:rPr>
          <w:lang w:val="en-US"/>
        </w:rPr>
      </w:pPr>
      <w:r>
        <w:rPr>
          <w:rStyle w:val="CommentReference"/>
        </w:rPr>
        <w:annotationRef/>
      </w:r>
      <w:r w:rsidRPr="003741E9">
        <w:rPr>
          <w:lang w:val="en-US"/>
        </w:rPr>
        <w:t>Not found:</w:t>
      </w:r>
    </w:p>
    <w:p w14:paraId="73EB3301" w14:textId="77777777" w:rsidR="00B073F5" w:rsidRPr="003741E9" w:rsidRDefault="00B073F5">
      <w:pPr>
        <w:pStyle w:val="CommentText"/>
        <w:rPr>
          <w:lang w:val="en-US"/>
        </w:rPr>
      </w:pPr>
      <w:r w:rsidRPr="003741E9">
        <w:rPr>
          <w:lang w:val="en-US"/>
        </w:rPr>
        <w:t>2013a</w:t>
      </w:r>
    </w:p>
    <w:p w14:paraId="18CDFAC4" w14:textId="77777777" w:rsidR="00B073F5" w:rsidRPr="003741E9" w:rsidRDefault="00B073F5">
      <w:pPr>
        <w:pStyle w:val="CommentText"/>
        <w:rPr>
          <w:lang w:val="en-US"/>
        </w:rPr>
      </w:pPr>
    </w:p>
    <w:p w14:paraId="4BE7BC0B" w14:textId="77777777" w:rsidR="00B073F5" w:rsidRPr="003741E9" w:rsidRDefault="00B073F5">
      <w:pPr>
        <w:pStyle w:val="CommentText"/>
        <w:rPr>
          <w:lang w:val="en-US"/>
        </w:rPr>
      </w:pPr>
      <w:r w:rsidRPr="003741E9">
        <w:rPr>
          <w:lang w:val="en-US"/>
        </w:rPr>
        <w:t>Extra stuff:</w:t>
      </w:r>
    </w:p>
    <w:p w14:paraId="093A8038" w14:textId="77777777" w:rsidR="00B073F5" w:rsidRPr="003741E9" w:rsidRDefault="00B073F5">
      <w:pPr>
        <w:pStyle w:val="CommentText"/>
        <w:rPr>
          <w:lang w:val="en-US"/>
        </w:rPr>
      </w:pPr>
      <w:r w:rsidRPr="003741E9">
        <w:rPr>
          <w:lang w:val="en-US"/>
        </w:rPr>
        <w:t xml:space="preserve"> (2013)</w:t>
      </w:r>
    </w:p>
    <w:p w14:paraId="039CBA3B" w14:textId="77777777" w:rsidR="00B073F5" w:rsidRPr="003741E9" w:rsidRDefault="00B073F5">
      <w:pPr>
        <w:pStyle w:val="CommentText"/>
        <w:rPr>
          <w:lang w:val="en-US"/>
        </w:rPr>
      </w:pPr>
    </w:p>
    <w:p w14:paraId="76494387" w14:textId="77777777" w:rsidR="00B073F5" w:rsidRPr="003741E9" w:rsidRDefault="00B073F5">
      <w:pPr>
        <w:pStyle w:val="CommentText"/>
        <w:rPr>
          <w:lang w:val="en-US"/>
        </w:rPr>
      </w:pPr>
      <w:r w:rsidRPr="003741E9">
        <w:rPr>
          <w:lang w:val="en-US"/>
        </w:rPr>
        <w:t>Correct:</w:t>
      </w:r>
    </w:p>
    <w:p w14:paraId="57FB6BCD" w14:textId="77777777" w:rsidR="00B073F5" w:rsidRPr="003741E9" w:rsidRDefault="00B073F5">
      <w:pPr>
        <w:pStyle w:val="CommentText"/>
        <w:rPr>
          <w:lang w:val="en-US"/>
        </w:rPr>
      </w:pPr>
      <w:r w:rsidRPr="003741E9">
        <w:rPr>
          <w:lang w:val="en-US"/>
        </w:rPr>
        <w:t>Wang et al. (2013a)</w:t>
      </w:r>
    </w:p>
    <w:p w14:paraId="5E0721B7" w14:textId="63638863" w:rsidR="00B073F5" w:rsidRPr="003741E9" w:rsidRDefault="00B073F5">
      <w:pPr>
        <w:pStyle w:val="CommentText"/>
        <w:rPr>
          <w:lang w:val="en-US"/>
        </w:rPr>
      </w:pPr>
      <w:r w:rsidRPr="003741E9">
        <w:rPr>
          <w:lang w:val="en-US"/>
        </w:rPr>
        <w:t>(Wang et al., 2013a)</w:t>
      </w:r>
    </w:p>
  </w:comment>
  <w:comment w:id="2072" w:author="Sara M Tuson" w:date="2021-07-18T14:45:00Z" w:initials="ST">
    <w:p w14:paraId="0F48DBEE" w14:textId="3BCB76D2" w:rsidR="00B073F5" w:rsidRDefault="00B073F5">
      <w:pPr>
        <w:pStyle w:val="CommentText"/>
      </w:pPr>
      <w:r>
        <w:rPr>
          <w:rStyle w:val="CommentReference"/>
        </w:rPr>
        <w:annotationRef/>
      </w:r>
      <w:r>
        <w:t>QUERY: I suggest substantial changes in this sentence, for clarity.</w:t>
      </w:r>
    </w:p>
  </w:comment>
  <w:comment w:id="2073" w:author="Tom Maycock" w:date="2021-09-06T17:31:00Z" w:initials="TM">
    <w:p w14:paraId="7AC6EEA2" w14:textId="62E5E13B" w:rsidR="00B16CE8" w:rsidRDefault="00B16CE8">
      <w:pPr>
        <w:pStyle w:val="CommentText"/>
      </w:pPr>
      <w:r w:rsidRPr="00B16CE8">
        <w:rPr>
          <w:rStyle w:val="CommentReference"/>
          <w:highlight w:val="yellow"/>
        </w:rPr>
        <w:annotationRef/>
      </w:r>
      <w:r w:rsidRPr="00B16CE8">
        <w:rPr>
          <w:highlight w:val="yellow"/>
        </w:rPr>
        <w:t>Sara had suggested more extensive changes, but I’ve reverted to just a few edits. The “simulated by different simulations” part definitely read oddly, so I suggested a small change there. Another option would be “in the magnitude of changes projected by different simulations.”</w:t>
      </w:r>
    </w:p>
  </w:comment>
  <w:comment w:id="2078" w:author="Robin Matthews" w:date="2021-06-18T11:57:00Z" w:initials="RM">
    <w:p w14:paraId="10271A5B" w14:textId="3469AA1E" w:rsidR="00B073F5" w:rsidRPr="003741E9" w:rsidRDefault="00B073F5">
      <w:pPr>
        <w:pStyle w:val="CommentText"/>
        <w:rPr>
          <w:lang w:val="en-US"/>
        </w:rPr>
      </w:pPr>
      <w:r>
        <w:rPr>
          <w:rStyle w:val="CommentReference"/>
        </w:rPr>
        <w:annotationRef/>
      </w:r>
      <w:r w:rsidRPr="003741E9">
        <w:rPr>
          <w:lang w:val="en-US"/>
        </w:rPr>
        <w:t>No Mendeley link. Provide DOI and I’ll add.</w:t>
      </w:r>
    </w:p>
  </w:comment>
  <w:comment w:id="2079" w:author="Sara M Tuson" w:date="2021-07-18T14:53:00Z" w:initials="ST">
    <w:p w14:paraId="39088555" w14:textId="5A1F2A55" w:rsidR="00B073F5" w:rsidRDefault="00B073F5">
      <w:pPr>
        <w:pStyle w:val="CommentText"/>
      </w:pPr>
      <w:r w:rsidRPr="00B16CE8">
        <w:rPr>
          <w:rStyle w:val="CommentReference"/>
          <w:highlight w:val="yellow"/>
        </w:rPr>
        <w:annotationRef/>
      </w:r>
      <w:r w:rsidRPr="00B16CE8">
        <w:rPr>
          <w:highlight w:val="yellow"/>
        </w:rPr>
        <w:t>QUERY: Added ‘as they are’ for clarity – please check this hasn’t altered meaning.</w:t>
      </w:r>
    </w:p>
  </w:comment>
  <w:comment w:id="2081" w:author="Ian Blenkinsop" w:date="2021-07-27T11:24:00Z" w:initials="IB">
    <w:p w14:paraId="5E7536BE" w14:textId="139BA512" w:rsidR="00A56621" w:rsidRDefault="00A56621">
      <w:pPr>
        <w:pStyle w:val="CommentText"/>
      </w:pPr>
      <w:r w:rsidRPr="00B16CE8">
        <w:rPr>
          <w:rStyle w:val="CommentReference"/>
          <w:highlight w:val="yellow"/>
        </w:rPr>
        <w:annotationRef/>
      </w:r>
      <w:r w:rsidRPr="00B16CE8">
        <w:rPr>
          <w:highlight w:val="yellow"/>
        </w:rPr>
        <w:t>Uncertainty ranges? If so, format all as</w:t>
      </w:r>
      <w:r w:rsidRPr="00B16CE8">
        <w:rPr>
          <w:highlight w:val="yellow"/>
        </w:rPr>
        <w:br/>
      </w:r>
      <w:r w:rsidRPr="00B16CE8">
        <w:rPr>
          <w:b/>
          <w:bCs/>
          <w:highlight w:val="yellow"/>
        </w:rPr>
        <w:t>1.9 [–0.4 to +4.9] %</w:t>
      </w:r>
      <w:r w:rsidRPr="00B16CE8">
        <w:rPr>
          <w:b/>
          <w:bCs/>
          <w:highlight w:val="yellow"/>
        </w:rPr>
        <w:br/>
      </w:r>
      <w:r w:rsidRPr="00B16CE8">
        <w:rPr>
          <w:b/>
          <w:bCs/>
          <w:highlight w:val="yellow"/>
        </w:rPr>
        <w:br/>
      </w:r>
      <w:r w:rsidRPr="00B16CE8">
        <w:rPr>
          <w:highlight w:val="yellow"/>
        </w:rPr>
        <w:t>Suggest adding the + to positive values for clarity anyway.</w:t>
      </w:r>
    </w:p>
  </w:comment>
  <w:comment w:id="2213" w:author="Ian Blenkinsop" w:date="2021-07-27T11:26:00Z" w:initials="IB">
    <w:p w14:paraId="14719CB5" w14:textId="7A853225" w:rsidR="00F850C8" w:rsidRDefault="00F850C8">
      <w:pPr>
        <w:pStyle w:val="CommentText"/>
      </w:pPr>
      <w:r>
        <w:rPr>
          <w:rStyle w:val="CommentReference"/>
        </w:rPr>
        <w:annotationRef/>
      </w:r>
      <w:r>
        <w:t>Unnumberd subheading H5 level – correct?</w:t>
      </w:r>
    </w:p>
  </w:comment>
  <w:comment w:id="2214" w:author="Tom Maycock" w:date="2021-09-06T17:33:00Z" w:initials="TM">
    <w:p w14:paraId="51FC3E9F" w14:textId="56758214" w:rsidR="00B16CE8" w:rsidRDefault="00B16CE8">
      <w:pPr>
        <w:pStyle w:val="CommentText"/>
      </w:pPr>
      <w:r>
        <w:rPr>
          <w:rStyle w:val="CommentReference"/>
        </w:rPr>
        <w:annotationRef/>
      </w:r>
      <w:r>
        <w:t>Switching to numbered for consistency</w:t>
      </w:r>
    </w:p>
  </w:comment>
  <w:comment w:id="2221" w:author="Robin Matthews" w:date="2021-06-16T16:23:00Z" w:initials="RM">
    <w:p w14:paraId="1C256476" w14:textId="77777777" w:rsidR="00B073F5" w:rsidRPr="003741E9" w:rsidRDefault="00B073F5">
      <w:pPr>
        <w:pStyle w:val="CommentText"/>
        <w:rPr>
          <w:lang w:val="en-US"/>
        </w:rPr>
      </w:pPr>
      <w:r>
        <w:rPr>
          <w:rStyle w:val="CommentReference"/>
        </w:rPr>
        <w:annotationRef/>
      </w:r>
      <w:r w:rsidRPr="003741E9">
        <w:rPr>
          <w:lang w:val="en-US"/>
        </w:rPr>
        <w:t>Not found:</w:t>
      </w:r>
    </w:p>
    <w:p w14:paraId="4C4E8C8E" w14:textId="77777777" w:rsidR="00B073F5" w:rsidRPr="003741E9" w:rsidRDefault="00B073F5">
      <w:pPr>
        <w:pStyle w:val="CommentText"/>
        <w:rPr>
          <w:lang w:val="en-US"/>
        </w:rPr>
      </w:pPr>
      <w:r w:rsidRPr="003741E9">
        <w:rPr>
          <w:lang w:val="en-US"/>
        </w:rPr>
        <w:t>2012b</w:t>
      </w:r>
    </w:p>
    <w:p w14:paraId="65A44B69" w14:textId="77777777" w:rsidR="00B073F5" w:rsidRPr="003741E9" w:rsidRDefault="00B073F5">
      <w:pPr>
        <w:pStyle w:val="CommentText"/>
        <w:rPr>
          <w:lang w:val="en-US"/>
        </w:rPr>
      </w:pPr>
    </w:p>
    <w:p w14:paraId="43388063" w14:textId="77777777" w:rsidR="00B073F5" w:rsidRPr="003741E9" w:rsidRDefault="00B073F5">
      <w:pPr>
        <w:pStyle w:val="CommentText"/>
        <w:rPr>
          <w:lang w:val="en-US"/>
        </w:rPr>
      </w:pPr>
      <w:r w:rsidRPr="003741E9">
        <w:rPr>
          <w:lang w:val="en-US"/>
        </w:rPr>
        <w:t>Extra stuff:</w:t>
      </w:r>
    </w:p>
    <w:p w14:paraId="102D2B33" w14:textId="77777777" w:rsidR="00B073F5" w:rsidRDefault="00B073F5">
      <w:pPr>
        <w:pStyle w:val="CommentText"/>
      </w:pPr>
      <w:r>
        <w:t xml:space="preserve">, 2012; </w:t>
      </w:r>
    </w:p>
    <w:p w14:paraId="168600BF" w14:textId="77777777" w:rsidR="00B073F5" w:rsidRDefault="00B073F5">
      <w:pPr>
        <w:pStyle w:val="CommentText"/>
      </w:pPr>
    </w:p>
    <w:p w14:paraId="3ABAA121" w14:textId="77777777" w:rsidR="00B073F5" w:rsidRDefault="00B073F5">
      <w:pPr>
        <w:pStyle w:val="CommentText"/>
      </w:pPr>
      <w:r>
        <w:t>Correct:</w:t>
      </w:r>
    </w:p>
    <w:p w14:paraId="1581A8DA" w14:textId="77777777" w:rsidR="00B073F5" w:rsidRDefault="00B073F5">
      <w:pPr>
        <w:pStyle w:val="CommentText"/>
      </w:pPr>
      <w:r>
        <w:t>Deser et al. (2012b)</w:t>
      </w:r>
    </w:p>
    <w:p w14:paraId="63E846F6" w14:textId="2A3766F9" w:rsidR="00B073F5" w:rsidRPr="003741E9" w:rsidRDefault="00B073F5">
      <w:pPr>
        <w:pStyle w:val="CommentText"/>
        <w:rPr>
          <w:lang w:val="en-US"/>
        </w:rPr>
      </w:pPr>
      <w:r w:rsidRPr="003741E9">
        <w:rPr>
          <w:lang w:val="en-US"/>
        </w:rPr>
        <w:t>(Deser et al., 2012b)</w:t>
      </w:r>
    </w:p>
  </w:comment>
  <w:comment w:id="2223" w:author="Robin Matthews" w:date="2021-06-16T16:23:00Z" w:initials="RM">
    <w:p w14:paraId="70F6B9B5" w14:textId="77777777" w:rsidR="00B073F5" w:rsidRPr="003741E9" w:rsidRDefault="00B073F5">
      <w:pPr>
        <w:pStyle w:val="CommentText"/>
        <w:rPr>
          <w:lang w:val="en-US"/>
        </w:rPr>
      </w:pPr>
      <w:r>
        <w:rPr>
          <w:rStyle w:val="CommentReference"/>
        </w:rPr>
        <w:annotationRef/>
      </w:r>
      <w:r w:rsidRPr="003741E9">
        <w:rPr>
          <w:lang w:val="en-US"/>
        </w:rPr>
        <w:t>Extra stuff:</w:t>
      </w:r>
    </w:p>
    <w:p w14:paraId="4BDEF5DC" w14:textId="77777777" w:rsidR="00B073F5" w:rsidRPr="003741E9" w:rsidRDefault="00B073F5">
      <w:pPr>
        <w:pStyle w:val="CommentText"/>
        <w:rPr>
          <w:lang w:val="en-US"/>
        </w:rPr>
      </w:pPr>
      <w:r w:rsidRPr="003741E9">
        <w:rPr>
          <w:lang w:val="en-US"/>
        </w:rPr>
        <w:t>; )</w:t>
      </w:r>
    </w:p>
    <w:p w14:paraId="3D8E0DFD" w14:textId="77777777" w:rsidR="00B073F5" w:rsidRPr="003741E9" w:rsidRDefault="00B073F5">
      <w:pPr>
        <w:pStyle w:val="CommentText"/>
        <w:rPr>
          <w:lang w:val="en-US"/>
        </w:rPr>
      </w:pPr>
    </w:p>
    <w:p w14:paraId="6D8AF976" w14:textId="77777777" w:rsidR="00B073F5" w:rsidRPr="003741E9" w:rsidRDefault="00B073F5">
      <w:pPr>
        <w:pStyle w:val="CommentText"/>
        <w:rPr>
          <w:lang w:val="en-US"/>
        </w:rPr>
      </w:pPr>
      <w:r w:rsidRPr="003741E9">
        <w:rPr>
          <w:lang w:val="en-US"/>
        </w:rPr>
        <w:t>Correct:</w:t>
      </w:r>
    </w:p>
    <w:p w14:paraId="031241A5" w14:textId="07911935" w:rsidR="00B073F5" w:rsidRPr="003741E9" w:rsidRDefault="00B073F5">
      <w:pPr>
        <w:pStyle w:val="CommentText"/>
        <w:rPr>
          <w:lang w:val="en-US"/>
        </w:rPr>
      </w:pPr>
      <w:r w:rsidRPr="003741E9">
        <w:rPr>
          <w:lang w:val="en-US"/>
        </w:rPr>
        <w:t>(Barnes and Polvani, 2015; Deser et al., 2017)</w:t>
      </w:r>
    </w:p>
  </w:comment>
  <w:comment w:id="2231" w:author="Robin Matthews" w:date="2021-06-16T16:23:00Z" w:initials="RM">
    <w:p w14:paraId="119850AE" w14:textId="77777777" w:rsidR="00B073F5" w:rsidRPr="003741E9" w:rsidRDefault="00B073F5">
      <w:pPr>
        <w:pStyle w:val="CommentText"/>
        <w:rPr>
          <w:lang w:val="en-US"/>
        </w:rPr>
      </w:pPr>
      <w:r>
        <w:rPr>
          <w:rStyle w:val="CommentReference"/>
        </w:rPr>
        <w:annotationRef/>
      </w:r>
      <w:r w:rsidRPr="003741E9">
        <w:rPr>
          <w:lang w:val="en-US"/>
        </w:rPr>
        <w:t>Not found:</w:t>
      </w:r>
    </w:p>
    <w:p w14:paraId="30DA067C" w14:textId="77777777" w:rsidR="00B073F5" w:rsidRPr="003741E9" w:rsidRDefault="00B073F5">
      <w:pPr>
        <w:pStyle w:val="CommentText"/>
        <w:rPr>
          <w:lang w:val="en-US"/>
        </w:rPr>
      </w:pPr>
      <w:r w:rsidRPr="003741E9">
        <w:rPr>
          <w:lang w:val="en-US"/>
        </w:rPr>
        <w:t>D.M. Smith et al.</w:t>
      </w:r>
    </w:p>
    <w:p w14:paraId="6A8D8D84" w14:textId="77777777" w:rsidR="00B073F5" w:rsidRPr="003741E9" w:rsidRDefault="00B073F5">
      <w:pPr>
        <w:pStyle w:val="CommentText"/>
        <w:rPr>
          <w:lang w:val="en-US"/>
        </w:rPr>
      </w:pPr>
    </w:p>
    <w:p w14:paraId="2DB21231" w14:textId="77777777" w:rsidR="00B073F5" w:rsidRPr="003741E9" w:rsidRDefault="00B073F5">
      <w:pPr>
        <w:pStyle w:val="CommentText"/>
        <w:rPr>
          <w:lang w:val="en-US"/>
        </w:rPr>
      </w:pPr>
      <w:r w:rsidRPr="003741E9">
        <w:rPr>
          <w:lang w:val="en-US"/>
        </w:rPr>
        <w:t>Extra stuff:</w:t>
      </w:r>
    </w:p>
    <w:p w14:paraId="3531E764" w14:textId="77777777" w:rsidR="00B073F5" w:rsidRPr="003741E9" w:rsidRDefault="00B073F5">
      <w:pPr>
        <w:pStyle w:val="CommentText"/>
        <w:rPr>
          <w:lang w:val="en-US"/>
        </w:rPr>
      </w:pPr>
      <w:r w:rsidRPr="003741E9">
        <w:rPr>
          <w:lang w:val="en-US"/>
        </w:rPr>
        <w:t>(Smith et al., b)</w:t>
      </w:r>
    </w:p>
    <w:p w14:paraId="0A06A7CC" w14:textId="77777777" w:rsidR="00B073F5" w:rsidRPr="003741E9" w:rsidRDefault="00B073F5">
      <w:pPr>
        <w:pStyle w:val="CommentText"/>
        <w:rPr>
          <w:lang w:val="en-US"/>
        </w:rPr>
      </w:pPr>
    </w:p>
    <w:p w14:paraId="48DF6DAE" w14:textId="77777777" w:rsidR="00B073F5" w:rsidRPr="003741E9" w:rsidRDefault="00B073F5">
      <w:pPr>
        <w:pStyle w:val="CommentText"/>
        <w:rPr>
          <w:lang w:val="en-US"/>
        </w:rPr>
      </w:pPr>
      <w:r w:rsidRPr="003741E9">
        <w:rPr>
          <w:lang w:val="en-US"/>
        </w:rPr>
        <w:t>Correct:</w:t>
      </w:r>
    </w:p>
    <w:p w14:paraId="3D07353D" w14:textId="77777777" w:rsidR="00B073F5" w:rsidRPr="003741E9" w:rsidRDefault="00B073F5">
      <w:pPr>
        <w:pStyle w:val="CommentText"/>
        <w:rPr>
          <w:lang w:val="en-US"/>
        </w:rPr>
      </w:pPr>
      <w:r w:rsidRPr="003741E9">
        <w:rPr>
          <w:lang w:val="en-US"/>
        </w:rPr>
        <w:t>D.M. Smith et al. (2019)</w:t>
      </w:r>
    </w:p>
    <w:p w14:paraId="27626BB6" w14:textId="58924C7C" w:rsidR="00B073F5" w:rsidRPr="003741E9" w:rsidRDefault="00B073F5">
      <w:pPr>
        <w:pStyle w:val="CommentText"/>
        <w:rPr>
          <w:lang w:val="en-US"/>
        </w:rPr>
      </w:pPr>
      <w:r w:rsidRPr="003741E9">
        <w:rPr>
          <w:lang w:val="en-US"/>
        </w:rPr>
        <w:t>(D.M. Smith et al., 2019)</w:t>
      </w:r>
    </w:p>
  </w:comment>
  <w:comment w:id="2245" w:author="Robin Matthews" w:date="2021-06-18T17:14:00Z" w:initials="RM">
    <w:p w14:paraId="6BF1BEED" w14:textId="13AB9CCC" w:rsidR="00B073F5" w:rsidRPr="003741E9" w:rsidRDefault="00B073F5">
      <w:pPr>
        <w:pStyle w:val="CommentText"/>
        <w:rPr>
          <w:lang w:val="en-US"/>
        </w:rPr>
      </w:pPr>
      <w:r>
        <w:rPr>
          <w:rStyle w:val="CommentReference"/>
        </w:rPr>
        <w:annotationRef/>
      </w:r>
      <w:r w:rsidRPr="003741E9">
        <w:rPr>
          <w:lang w:val="en-US"/>
        </w:rPr>
        <w:t>I’ve added the reference for AR5 WGI Ch2 here. Let me know if this is ok.</w:t>
      </w:r>
    </w:p>
  </w:comment>
  <w:comment w:id="2258" w:author="Robin Matthews" w:date="2021-06-16T16:23:00Z" w:initials="RM">
    <w:p w14:paraId="4C1AC14E" w14:textId="77777777" w:rsidR="00B073F5" w:rsidRPr="003741E9" w:rsidRDefault="00B073F5">
      <w:pPr>
        <w:pStyle w:val="CommentText"/>
        <w:rPr>
          <w:lang w:val="en-US"/>
        </w:rPr>
      </w:pPr>
      <w:r>
        <w:rPr>
          <w:rStyle w:val="CommentReference"/>
        </w:rPr>
        <w:annotationRef/>
      </w:r>
      <w:r w:rsidRPr="003741E9">
        <w:rPr>
          <w:lang w:val="en-US"/>
        </w:rPr>
        <w:t>Not found:</w:t>
      </w:r>
    </w:p>
    <w:p w14:paraId="17F83B06" w14:textId="77777777" w:rsidR="00B073F5" w:rsidRPr="003741E9" w:rsidRDefault="00B073F5">
      <w:pPr>
        <w:pStyle w:val="CommentText"/>
        <w:rPr>
          <w:lang w:val="en-US"/>
        </w:rPr>
      </w:pPr>
      <w:r w:rsidRPr="003741E9">
        <w:rPr>
          <w:lang w:val="en-US"/>
        </w:rPr>
        <w:t>WMO</w:t>
      </w:r>
    </w:p>
    <w:p w14:paraId="0E30A77B" w14:textId="77777777" w:rsidR="00B073F5" w:rsidRPr="003741E9" w:rsidRDefault="00B073F5">
      <w:pPr>
        <w:pStyle w:val="CommentText"/>
        <w:rPr>
          <w:lang w:val="en-US"/>
        </w:rPr>
      </w:pPr>
    </w:p>
    <w:p w14:paraId="408FC5AA" w14:textId="77777777" w:rsidR="00B073F5" w:rsidRPr="003741E9" w:rsidRDefault="00B073F5">
      <w:pPr>
        <w:pStyle w:val="CommentText"/>
        <w:rPr>
          <w:lang w:val="en-US"/>
        </w:rPr>
      </w:pPr>
      <w:r w:rsidRPr="003741E9">
        <w:rPr>
          <w:lang w:val="en-US"/>
        </w:rPr>
        <w:t>Extra stuff:</w:t>
      </w:r>
    </w:p>
    <w:p w14:paraId="79C886D6" w14:textId="77777777" w:rsidR="00B073F5" w:rsidRPr="003741E9" w:rsidRDefault="00B073F5">
      <w:pPr>
        <w:pStyle w:val="CommentText"/>
        <w:rPr>
          <w:lang w:val="en-US"/>
        </w:rPr>
      </w:pPr>
      <w:r w:rsidRPr="003741E9">
        <w:rPr>
          <w:lang w:val="en-US"/>
        </w:rPr>
        <w:t>(World Meteorological Organization, )</w:t>
      </w:r>
    </w:p>
    <w:p w14:paraId="4C984E21" w14:textId="77777777" w:rsidR="00B073F5" w:rsidRPr="003741E9" w:rsidRDefault="00B073F5">
      <w:pPr>
        <w:pStyle w:val="CommentText"/>
        <w:rPr>
          <w:lang w:val="en-US"/>
        </w:rPr>
      </w:pPr>
    </w:p>
    <w:p w14:paraId="5BF3738F" w14:textId="77777777" w:rsidR="00B073F5" w:rsidRPr="003741E9" w:rsidRDefault="00B073F5">
      <w:pPr>
        <w:pStyle w:val="CommentText"/>
        <w:rPr>
          <w:lang w:val="en-US"/>
        </w:rPr>
      </w:pPr>
      <w:r w:rsidRPr="003741E9">
        <w:rPr>
          <w:lang w:val="en-US"/>
        </w:rPr>
        <w:t>Correct:</w:t>
      </w:r>
    </w:p>
    <w:p w14:paraId="4785D4F2" w14:textId="77777777" w:rsidR="00B073F5" w:rsidRPr="003741E9" w:rsidRDefault="00B073F5">
      <w:pPr>
        <w:pStyle w:val="CommentText"/>
        <w:rPr>
          <w:lang w:val="en-US"/>
        </w:rPr>
      </w:pPr>
      <w:r w:rsidRPr="003741E9">
        <w:rPr>
          <w:lang w:val="en-US"/>
        </w:rPr>
        <w:t>WMO (2011)</w:t>
      </w:r>
    </w:p>
    <w:p w14:paraId="67260767" w14:textId="74471024" w:rsidR="00B073F5" w:rsidRPr="003741E9" w:rsidRDefault="00B073F5">
      <w:pPr>
        <w:pStyle w:val="CommentText"/>
        <w:rPr>
          <w:lang w:val="en-US"/>
        </w:rPr>
      </w:pPr>
      <w:r w:rsidRPr="003741E9">
        <w:rPr>
          <w:lang w:val="en-US"/>
        </w:rPr>
        <w:t>(WMO, 2011)</w:t>
      </w:r>
    </w:p>
  </w:comment>
  <w:comment w:id="2276" w:author="Robin Matthews" w:date="2021-06-16T17:28:00Z" w:initials="RM">
    <w:p w14:paraId="75378C69" w14:textId="435E0A1F" w:rsidR="00B073F5" w:rsidRPr="003741E9" w:rsidRDefault="00B073F5">
      <w:pPr>
        <w:pStyle w:val="CommentText"/>
        <w:rPr>
          <w:lang w:val="en-US"/>
        </w:rPr>
      </w:pPr>
      <w:r>
        <w:rPr>
          <w:rStyle w:val="CommentReference"/>
        </w:rPr>
        <w:annotationRef/>
      </w:r>
      <w:r w:rsidRPr="003741E9">
        <w:rPr>
          <w:lang w:val="en-US"/>
        </w:rPr>
        <w:t>Do you mean Figure 4.17b?</w:t>
      </w:r>
    </w:p>
  </w:comment>
  <w:comment w:id="2277" w:author="Robin Matthews" w:date="2021-06-16T16:23:00Z" w:initials="RM">
    <w:p w14:paraId="37EA0FAD" w14:textId="77777777" w:rsidR="00B073F5" w:rsidRPr="003741E9" w:rsidRDefault="00B073F5">
      <w:pPr>
        <w:pStyle w:val="CommentText"/>
        <w:rPr>
          <w:lang w:val="en-US"/>
        </w:rPr>
      </w:pPr>
      <w:r>
        <w:rPr>
          <w:rStyle w:val="CommentReference"/>
        </w:rPr>
        <w:annotationRef/>
      </w:r>
      <w:r w:rsidRPr="003741E9">
        <w:rPr>
          <w:lang w:val="en-US"/>
        </w:rPr>
        <w:t>Extra stuff:</w:t>
      </w:r>
    </w:p>
    <w:p w14:paraId="1B5ACA91" w14:textId="77777777" w:rsidR="00B073F5" w:rsidRPr="003741E9" w:rsidRDefault="00B073F5">
      <w:pPr>
        <w:pStyle w:val="CommentText"/>
        <w:rPr>
          <w:lang w:val="en-US"/>
        </w:rPr>
      </w:pPr>
      <w:r w:rsidRPr="003741E9">
        <w:rPr>
          <w:lang w:val="en-US"/>
        </w:rPr>
        <w:t>(Figure 4.17:b; ; )</w:t>
      </w:r>
    </w:p>
    <w:p w14:paraId="4978C3AB" w14:textId="77777777" w:rsidR="00B073F5" w:rsidRPr="003741E9" w:rsidRDefault="00B073F5">
      <w:pPr>
        <w:pStyle w:val="CommentText"/>
        <w:rPr>
          <w:lang w:val="en-US"/>
        </w:rPr>
      </w:pPr>
    </w:p>
    <w:p w14:paraId="03C9F4F5" w14:textId="77777777" w:rsidR="00B073F5" w:rsidRPr="003741E9" w:rsidRDefault="00B073F5">
      <w:pPr>
        <w:pStyle w:val="CommentText"/>
        <w:rPr>
          <w:lang w:val="en-US"/>
        </w:rPr>
      </w:pPr>
      <w:r w:rsidRPr="003741E9">
        <w:rPr>
          <w:lang w:val="en-US"/>
        </w:rPr>
        <w:t>Correct:</w:t>
      </w:r>
    </w:p>
    <w:p w14:paraId="775BEDC0" w14:textId="75C6FF7E" w:rsidR="00B073F5" w:rsidRPr="003741E9" w:rsidRDefault="00B073F5">
      <w:pPr>
        <w:pStyle w:val="CommentText"/>
        <w:rPr>
          <w:lang w:val="en-US"/>
        </w:rPr>
      </w:pPr>
      <w:r w:rsidRPr="003741E9">
        <w:rPr>
          <w:lang w:val="en-US"/>
        </w:rPr>
        <w:t>(Barnes et al., 2014; Solomon and Polvani, 2016)</w:t>
      </w:r>
    </w:p>
  </w:comment>
  <w:comment w:id="2293" w:author="Robin Matthews" w:date="2021-06-16T16:23:00Z" w:initials="RM">
    <w:p w14:paraId="57E51D3B" w14:textId="77777777" w:rsidR="00B073F5" w:rsidRPr="003741E9" w:rsidRDefault="00B073F5">
      <w:pPr>
        <w:pStyle w:val="CommentText"/>
        <w:rPr>
          <w:lang w:val="en-US"/>
        </w:rPr>
      </w:pPr>
      <w:r>
        <w:rPr>
          <w:rStyle w:val="CommentReference"/>
        </w:rPr>
        <w:annotationRef/>
      </w:r>
      <w:r w:rsidRPr="003741E9">
        <w:rPr>
          <w:lang w:val="en-US"/>
        </w:rPr>
        <w:t>Extra stuff:</w:t>
      </w:r>
    </w:p>
    <w:p w14:paraId="77C1D322" w14:textId="77777777" w:rsidR="00B073F5" w:rsidRPr="003741E9" w:rsidRDefault="00B073F5">
      <w:pPr>
        <w:pStyle w:val="CommentText"/>
        <w:rPr>
          <w:lang w:val="en-US"/>
        </w:rPr>
      </w:pPr>
      <w:r w:rsidRPr="003741E9">
        <w:rPr>
          <w:lang w:val="en-US"/>
        </w:rPr>
        <w:t>, )</w:t>
      </w:r>
    </w:p>
    <w:p w14:paraId="29B3E4F1" w14:textId="77777777" w:rsidR="00B073F5" w:rsidRPr="003741E9" w:rsidRDefault="00B073F5">
      <w:pPr>
        <w:pStyle w:val="CommentText"/>
        <w:rPr>
          <w:lang w:val="en-US"/>
        </w:rPr>
      </w:pPr>
    </w:p>
    <w:p w14:paraId="698EF398" w14:textId="77777777" w:rsidR="00B073F5" w:rsidRPr="003741E9" w:rsidRDefault="00B073F5">
      <w:pPr>
        <w:pStyle w:val="CommentText"/>
        <w:rPr>
          <w:lang w:val="en-US"/>
        </w:rPr>
      </w:pPr>
      <w:r w:rsidRPr="003741E9">
        <w:rPr>
          <w:lang w:val="en-US"/>
        </w:rPr>
        <w:t>Correct:</w:t>
      </w:r>
    </w:p>
    <w:p w14:paraId="7B3C3A14" w14:textId="77777777" w:rsidR="00B073F5" w:rsidRPr="003741E9" w:rsidRDefault="00B073F5">
      <w:pPr>
        <w:pStyle w:val="CommentText"/>
        <w:rPr>
          <w:lang w:val="en-US"/>
        </w:rPr>
      </w:pPr>
      <w:r w:rsidRPr="003741E9">
        <w:rPr>
          <w:lang w:val="en-US"/>
        </w:rPr>
        <w:t>Solomon and Polvani (2016)</w:t>
      </w:r>
    </w:p>
    <w:p w14:paraId="6A35F7B3" w14:textId="508D1969" w:rsidR="00B073F5" w:rsidRPr="003741E9" w:rsidRDefault="00B073F5">
      <w:pPr>
        <w:pStyle w:val="CommentText"/>
        <w:rPr>
          <w:lang w:val="en-US"/>
        </w:rPr>
      </w:pPr>
      <w:r w:rsidRPr="003741E9">
        <w:rPr>
          <w:lang w:val="en-US"/>
        </w:rPr>
        <w:t>(Solomon and Polvani, 2016)</w:t>
      </w:r>
    </w:p>
  </w:comment>
  <w:comment w:id="2294" w:author="Sara M Tuson" w:date="2021-07-19T14:49:00Z" w:initials="ST">
    <w:p w14:paraId="0E4CD853" w14:textId="3676E325" w:rsidR="00B073F5" w:rsidRDefault="00B073F5">
      <w:pPr>
        <w:pStyle w:val="CommentText"/>
      </w:pPr>
      <w:r>
        <w:rPr>
          <w:rStyle w:val="CommentReference"/>
        </w:rPr>
        <w:annotationRef/>
      </w:r>
      <w:r>
        <w:t>QUERY: Is this meant to be ‘responds’?</w:t>
      </w:r>
    </w:p>
  </w:comment>
  <w:comment w:id="2295" w:author="Tom Maycock" w:date="2021-09-06T17:36:00Z" w:initials="TM">
    <w:p w14:paraId="29640EA4" w14:textId="7DE59243" w:rsidR="00B16CE8" w:rsidRDefault="00B16CE8">
      <w:pPr>
        <w:pStyle w:val="CommentText"/>
      </w:pPr>
      <w:r>
        <w:rPr>
          <w:rStyle w:val="CommentReference"/>
        </w:rPr>
        <w:annotationRef/>
      </w:r>
      <w:r>
        <w:t>Yes I think so, suggested the correction</w:t>
      </w:r>
    </w:p>
  </w:comment>
  <w:comment w:id="2321" w:author="Robin Matthews" w:date="2021-06-16T18:48:00Z" w:initials="RM">
    <w:p w14:paraId="0B95256D" w14:textId="2C5616F6" w:rsidR="00B073F5" w:rsidRPr="003741E9" w:rsidRDefault="00B073F5">
      <w:pPr>
        <w:pStyle w:val="CommentText"/>
        <w:rPr>
          <w:lang w:val="en-US"/>
        </w:rPr>
      </w:pPr>
      <w:r>
        <w:rPr>
          <w:rStyle w:val="CommentReference"/>
        </w:rPr>
        <w:annotationRef/>
      </w:r>
      <w:r w:rsidRPr="003741E9">
        <w:rPr>
          <w:lang w:val="en-US"/>
        </w:rPr>
        <w:t>Full stop not needed</w:t>
      </w:r>
    </w:p>
  </w:comment>
  <w:comment w:id="2404" w:author="Robin Matthews" w:date="2021-06-16T16:23:00Z" w:initials="RM">
    <w:p w14:paraId="63F61FB0" w14:textId="77777777" w:rsidR="00B073F5" w:rsidRPr="003741E9" w:rsidRDefault="00B073F5">
      <w:pPr>
        <w:pStyle w:val="CommentText"/>
        <w:rPr>
          <w:lang w:val="en-US"/>
        </w:rPr>
      </w:pPr>
      <w:r>
        <w:rPr>
          <w:rStyle w:val="CommentReference"/>
        </w:rPr>
        <w:annotationRef/>
      </w:r>
      <w:r w:rsidRPr="003741E9">
        <w:rPr>
          <w:lang w:val="en-US"/>
        </w:rPr>
        <w:t>Not found:</w:t>
      </w:r>
    </w:p>
    <w:p w14:paraId="1F6BB429" w14:textId="77777777" w:rsidR="00B073F5" w:rsidRPr="003741E9" w:rsidRDefault="00B073F5">
      <w:pPr>
        <w:pStyle w:val="CommentText"/>
        <w:rPr>
          <w:lang w:val="en-US"/>
        </w:rPr>
      </w:pPr>
      <w:r w:rsidRPr="003741E9">
        <w:rPr>
          <w:lang w:val="en-US"/>
        </w:rPr>
        <w:t>D.M. Smith et al.</w:t>
      </w:r>
    </w:p>
    <w:p w14:paraId="3D9C5EF4" w14:textId="77777777" w:rsidR="00B073F5" w:rsidRPr="003741E9" w:rsidRDefault="00B073F5">
      <w:pPr>
        <w:pStyle w:val="CommentText"/>
        <w:rPr>
          <w:lang w:val="en-US"/>
        </w:rPr>
      </w:pPr>
    </w:p>
    <w:p w14:paraId="43C43553" w14:textId="77777777" w:rsidR="00B073F5" w:rsidRPr="003741E9" w:rsidRDefault="00B073F5">
      <w:pPr>
        <w:pStyle w:val="CommentText"/>
        <w:rPr>
          <w:lang w:val="en-US"/>
        </w:rPr>
      </w:pPr>
      <w:r w:rsidRPr="003741E9">
        <w:rPr>
          <w:lang w:val="en-US"/>
        </w:rPr>
        <w:t>Extra stuff:</w:t>
      </w:r>
    </w:p>
    <w:p w14:paraId="516F4C89" w14:textId="77777777" w:rsidR="00B073F5" w:rsidRPr="003741E9" w:rsidRDefault="00B073F5">
      <w:pPr>
        <w:pStyle w:val="CommentText"/>
        <w:rPr>
          <w:lang w:val="en-US"/>
        </w:rPr>
      </w:pPr>
      <w:r w:rsidRPr="003741E9">
        <w:rPr>
          <w:lang w:val="en-US"/>
        </w:rPr>
        <w:t>(Smith et al., b)</w:t>
      </w:r>
    </w:p>
    <w:p w14:paraId="3D4B1743" w14:textId="77777777" w:rsidR="00B073F5" w:rsidRPr="003741E9" w:rsidRDefault="00B073F5">
      <w:pPr>
        <w:pStyle w:val="CommentText"/>
        <w:rPr>
          <w:lang w:val="en-US"/>
        </w:rPr>
      </w:pPr>
    </w:p>
    <w:p w14:paraId="11467839" w14:textId="77777777" w:rsidR="00B073F5" w:rsidRPr="003741E9" w:rsidRDefault="00B073F5">
      <w:pPr>
        <w:pStyle w:val="CommentText"/>
        <w:rPr>
          <w:lang w:val="en-US"/>
        </w:rPr>
      </w:pPr>
      <w:r w:rsidRPr="003741E9">
        <w:rPr>
          <w:lang w:val="en-US"/>
        </w:rPr>
        <w:t>Correct:</w:t>
      </w:r>
    </w:p>
    <w:p w14:paraId="380B3953" w14:textId="77777777" w:rsidR="00B073F5" w:rsidRPr="003741E9" w:rsidRDefault="00B073F5">
      <w:pPr>
        <w:pStyle w:val="CommentText"/>
        <w:rPr>
          <w:lang w:val="en-US"/>
        </w:rPr>
      </w:pPr>
      <w:r w:rsidRPr="003741E9">
        <w:rPr>
          <w:lang w:val="en-US"/>
        </w:rPr>
        <w:t>D.M. Smith et al. (2019)</w:t>
      </w:r>
    </w:p>
    <w:p w14:paraId="67F34205" w14:textId="21A2F793" w:rsidR="00B073F5" w:rsidRPr="003741E9" w:rsidRDefault="00B073F5">
      <w:pPr>
        <w:pStyle w:val="CommentText"/>
        <w:rPr>
          <w:lang w:val="en-US"/>
        </w:rPr>
      </w:pPr>
      <w:r w:rsidRPr="003741E9">
        <w:rPr>
          <w:lang w:val="en-US"/>
        </w:rPr>
        <w:t>(D.M. Smith et al., 2019)</w:t>
      </w:r>
    </w:p>
  </w:comment>
  <w:comment w:id="2431" w:author="Robin Matthews" w:date="2021-06-16T16:23:00Z" w:initials="RM">
    <w:p w14:paraId="6ACBCB22" w14:textId="77777777" w:rsidR="00B073F5" w:rsidRPr="003741E9" w:rsidRDefault="00B073F5">
      <w:pPr>
        <w:pStyle w:val="CommentText"/>
        <w:rPr>
          <w:lang w:val="en-US"/>
        </w:rPr>
      </w:pPr>
      <w:r>
        <w:rPr>
          <w:rStyle w:val="CommentReference"/>
        </w:rPr>
        <w:annotationRef/>
      </w:r>
      <w:r w:rsidRPr="003741E9">
        <w:rPr>
          <w:lang w:val="en-US"/>
        </w:rPr>
        <w:t>Not found:</w:t>
      </w:r>
    </w:p>
    <w:p w14:paraId="642ED405" w14:textId="77777777" w:rsidR="00B073F5" w:rsidRDefault="00B073F5">
      <w:pPr>
        <w:pStyle w:val="CommentText"/>
      </w:pPr>
      <w:r>
        <w:t>R. Zhang et al., 2019</w:t>
      </w:r>
    </w:p>
    <w:p w14:paraId="5B4025C3" w14:textId="77777777" w:rsidR="00B073F5" w:rsidRDefault="00B073F5">
      <w:pPr>
        <w:pStyle w:val="CommentText"/>
      </w:pPr>
    </w:p>
    <w:p w14:paraId="55F722CB" w14:textId="77777777" w:rsidR="00B073F5" w:rsidRDefault="00B073F5">
      <w:pPr>
        <w:pStyle w:val="CommentText"/>
      </w:pPr>
      <w:r>
        <w:t>Extra stuff:</w:t>
      </w:r>
    </w:p>
    <w:p w14:paraId="38178556" w14:textId="77777777" w:rsidR="00B073F5" w:rsidRDefault="00B073F5">
      <w:pPr>
        <w:pStyle w:val="CommentText"/>
      </w:pPr>
      <w:r>
        <w:t>(; Zhang et al., 2019a; )</w:t>
      </w:r>
    </w:p>
    <w:p w14:paraId="671D58F0" w14:textId="77777777" w:rsidR="00B073F5" w:rsidRDefault="00B073F5">
      <w:pPr>
        <w:pStyle w:val="CommentText"/>
      </w:pPr>
    </w:p>
    <w:p w14:paraId="0697B7C4" w14:textId="77777777" w:rsidR="00B073F5" w:rsidRDefault="00B073F5">
      <w:pPr>
        <w:pStyle w:val="CommentText"/>
      </w:pPr>
      <w:r>
        <w:t>Correct:</w:t>
      </w:r>
    </w:p>
    <w:p w14:paraId="0B515DA0" w14:textId="057189C9" w:rsidR="00B073F5" w:rsidRDefault="00B073F5">
      <w:pPr>
        <w:pStyle w:val="CommentText"/>
      </w:pPr>
      <w:r>
        <w:t>(Vecchi et al., 2017; R. Zhang et al., 2019; Kim et al., 2020)</w:t>
      </w:r>
    </w:p>
  </w:comment>
  <w:comment w:id="2457" w:author="Robin Matthews" w:date="2021-06-16T16:23:00Z" w:initials="RM">
    <w:p w14:paraId="0065D728" w14:textId="77777777" w:rsidR="00B073F5" w:rsidRPr="003741E9" w:rsidRDefault="00B073F5">
      <w:pPr>
        <w:pStyle w:val="CommentText"/>
        <w:rPr>
          <w:lang w:val="en-US"/>
        </w:rPr>
      </w:pPr>
      <w:r>
        <w:rPr>
          <w:rStyle w:val="CommentReference"/>
        </w:rPr>
        <w:annotationRef/>
      </w:r>
      <w:r w:rsidRPr="003741E9">
        <w:rPr>
          <w:lang w:val="en-US"/>
        </w:rPr>
        <w:t>Not found:</w:t>
      </w:r>
    </w:p>
    <w:p w14:paraId="20E32CAB" w14:textId="77777777" w:rsidR="00B073F5" w:rsidRPr="003741E9" w:rsidRDefault="00B073F5">
      <w:pPr>
        <w:pStyle w:val="CommentText"/>
        <w:rPr>
          <w:lang w:val="en-US"/>
        </w:rPr>
      </w:pPr>
      <w:r w:rsidRPr="003741E9">
        <w:rPr>
          <w:lang w:val="en-US"/>
        </w:rPr>
        <w:t>D.M. Smith et al., 2019</w:t>
      </w:r>
    </w:p>
    <w:p w14:paraId="08CDB4A4" w14:textId="77777777" w:rsidR="00B073F5" w:rsidRPr="003741E9" w:rsidRDefault="00B073F5">
      <w:pPr>
        <w:pStyle w:val="CommentText"/>
        <w:rPr>
          <w:lang w:val="en-US"/>
        </w:rPr>
      </w:pPr>
    </w:p>
    <w:p w14:paraId="15C61006" w14:textId="77777777" w:rsidR="00B073F5" w:rsidRPr="003741E9" w:rsidRDefault="00B073F5">
      <w:pPr>
        <w:pStyle w:val="CommentText"/>
        <w:rPr>
          <w:lang w:val="en-US"/>
        </w:rPr>
      </w:pPr>
      <w:r w:rsidRPr="003741E9">
        <w:rPr>
          <w:lang w:val="en-US"/>
        </w:rPr>
        <w:t>Extra stuff:</w:t>
      </w:r>
    </w:p>
    <w:p w14:paraId="39A2DB3A" w14:textId="77777777" w:rsidR="00B073F5" w:rsidRPr="003741E9" w:rsidRDefault="00B073F5">
      <w:pPr>
        <w:pStyle w:val="CommentText"/>
        <w:rPr>
          <w:lang w:val="en-US"/>
        </w:rPr>
      </w:pPr>
      <w:r w:rsidRPr="003741E9">
        <w:rPr>
          <w:lang w:val="en-US"/>
        </w:rPr>
        <w:t>(; ; Smith et al., 2019b)</w:t>
      </w:r>
    </w:p>
    <w:p w14:paraId="02659B5A" w14:textId="77777777" w:rsidR="00B073F5" w:rsidRPr="003741E9" w:rsidRDefault="00B073F5">
      <w:pPr>
        <w:pStyle w:val="CommentText"/>
        <w:rPr>
          <w:lang w:val="en-US"/>
        </w:rPr>
      </w:pPr>
    </w:p>
    <w:p w14:paraId="6059F341" w14:textId="77777777" w:rsidR="00B073F5" w:rsidRDefault="00B073F5">
      <w:pPr>
        <w:pStyle w:val="CommentText"/>
      </w:pPr>
      <w:r>
        <w:t>Correct:</w:t>
      </w:r>
    </w:p>
    <w:p w14:paraId="204E5394" w14:textId="75D5E0FF" w:rsidR="00B073F5" w:rsidRDefault="00B073F5">
      <w:pPr>
        <w:pStyle w:val="CommentText"/>
      </w:pPr>
      <w:r>
        <w:t>(Bellucci et al., 2015a; García-Serrano et al., 2015; D.M. Smith et al., 2019)</w:t>
      </w:r>
    </w:p>
  </w:comment>
  <w:comment w:id="2484" w:author="Tom Maycock" w:date="2021-09-07T09:23:00Z" w:initials="TM">
    <w:p w14:paraId="143C53EF" w14:textId="2DB12556" w:rsidR="00002936" w:rsidRDefault="00002936">
      <w:pPr>
        <w:pStyle w:val="CommentText"/>
      </w:pPr>
      <w:r>
        <w:rPr>
          <w:rStyle w:val="CommentReference"/>
        </w:rPr>
        <w:annotationRef/>
      </w:r>
      <w:r w:rsidRPr="00DD340C">
        <w:rPr>
          <w:highlight w:val="yellow"/>
        </w:rPr>
        <w:t xml:space="preserve">QUERY: Sara flagged that the sentence is a bit confusing. One issue is that there is a bit of ambiguity as to what “which contribute to” is referring back to – I assume it is “volcanic eruptions”, but it could be interpreted as referring to the “delayed response” (although verb would need to be singular in that case), or even to “natural forcing”. Also, as written, the first part implies </w:t>
      </w:r>
      <w:r w:rsidR="00DD340C" w:rsidRPr="00DD340C">
        <w:rPr>
          <w:highlight w:val="yellow"/>
        </w:rPr>
        <w:t xml:space="preserve">a </w:t>
      </w:r>
      <w:r w:rsidRPr="00DD340C">
        <w:rPr>
          <w:highlight w:val="yellow"/>
        </w:rPr>
        <w:t>more accurate response in CMIP6 to natural forcing</w:t>
      </w:r>
      <w:r w:rsidR="00DD340C" w:rsidRPr="00DD340C">
        <w:rPr>
          <w:highlight w:val="yellow"/>
        </w:rPr>
        <w:t xml:space="preserve"> in general</w:t>
      </w:r>
      <w:r w:rsidRPr="00DD340C">
        <w:rPr>
          <w:highlight w:val="yellow"/>
        </w:rPr>
        <w:t xml:space="preserve">, but do you specifically mean natural </w:t>
      </w:r>
      <w:r w:rsidR="00DD340C" w:rsidRPr="00DD340C">
        <w:rPr>
          <w:highlight w:val="yellow"/>
        </w:rPr>
        <w:t>drivers of SST variations in the gyre? Depending on intent, perhaps something like “The higher skill of CMIP6 models can be attributed to a more accurate response of SST variations in the subpolar gure to natural racing, possibly originating from the AMOC-related delayed response to volcanic eruptions.”</w:t>
      </w:r>
    </w:p>
  </w:comment>
  <w:comment w:id="2495" w:author="Sara M Tuson" w:date="2021-07-18T16:47:00Z" w:initials="ST">
    <w:p w14:paraId="02FEDF46" w14:textId="12CE4326" w:rsidR="00B073F5" w:rsidRDefault="00B073F5">
      <w:pPr>
        <w:pStyle w:val="CommentText"/>
      </w:pPr>
      <w:r>
        <w:rPr>
          <w:rStyle w:val="CommentReference"/>
        </w:rPr>
        <w:annotationRef/>
      </w:r>
      <w:r w:rsidRPr="00DD340C">
        <w:rPr>
          <w:highlight w:val="yellow"/>
        </w:rPr>
        <w:t>QUERY: ‘To weak’ or ‘too weak’? If the latter I’d suggest a rephrase – ‘weaker’.</w:t>
      </w:r>
    </w:p>
  </w:comment>
  <w:comment w:id="2506" w:author="Robin Matthews" w:date="2021-06-16T16:23:00Z" w:initials="RM">
    <w:p w14:paraId="25AFC4C0" w14:textId="77777777" w:rsidR="00B073F5" w:rsidRPr="003741E9" w:rsidRDefault="00B073F5">
      <w:pPr>
        <w:pStyle w:val="CommentText"/>
        <w:rPr>
          <w:lang w:val="en-US"/>
        </w:rPr>
      </w:pPr>
      <w:r>
        <w:rPr>
          <w:rStyle w:val="CommentReference"/>
        </w:rPr>
        <w:annotationRef/>
      </w:r>
      <w:r w:rsidRPr="003741E9">
        <w:rPr>
          <w:lang w:val="en-US"/>
        </w:rPr>
        <w:t>Not found:</w:t>
      </w:r>
    </w:p>
    <w:p w14:paraId="3B7D5174" w14:textId="77777777" w:rsidR="00B073F5" w:rsidRPr="003741E9" w:rsidRDefault="00B073F5">
      <w:pPr>
        <w:pStyle w:val="CommentText"/>
        <w:rPr>
          <w:lang w:val="en-US"/>
        </w:rPr>
      </w:pPr>
      <w:r w:rsidRPr="003741E9">
        <w:rPr>
          <w:lang w:val="en-US"/>
        </w:rPr>
        <w:t>D.M. Smith et al.</w:t>
      </w:r>
    </w:p>
    <w:p w14:paraId="1A55600A" w14:textId="77777777" w:rsidR="00B073F5" w:rsidRPr="003741E9" w:rsidRDefault="00B073F5">
      <w:pPr>
        <w:pStyle w:val="CommentText"/>
        <w:rPr>
          <w:lang w:val="en-US"/>
        </w:rPr>
      </w:pPr>
    </w:p>
    <w:p w14:paraId="633D621B" w14:textId="77777777" w:rsidR="00B073F5" w:rsidRPr="003741E9" w:rsidRDefault="00B073F5">
      <w:pPr>
        <w:pStyle w:val="CommentText"/>
        <w:rPr>
          <w:lang w:val="en-US"/>
        </w:rPr>
      </w:pPr>
      <w:r w:rsidRPr="003741E9">
        <w:rPr>
          <w:lang w:val="en-US"/>
        </w:rPr>
        <w:t>Extra stuff:</w:t>
      </w:r>
    </w:p>
    <w:p w14:paraId="4DB02B05" w14:textId="77777777" w:rsidR="00B073F5" w:rsidRPr="003741E9" w:rsidRDefault="00B073F5">
      <w:pPr>
        <w:pStyle w:val="CommentText"/>
        <w:rPr>
          <w:lang w:val="en-US"/>
        </w:rPr>
      </w:pPr>
      <w:r w:rsidRPr="003741E9">
        <w:rPr>
          <w:lang w:val="en-US"/>
        </w:rPr>
        <w:t>(Smith et al., b)</w:t>
      </w:r>
    </w:p>
    <w:p w14:paraId="163C8975" w14:textId="77777777" w:rsidR="00B073F5" w:rsidRPr="003741E9" w:rsidRDefault="00B073F5">
      <w:pPr>
        <w:pStyle w:val="CommentText"/>
        <w:rPr>
          <w:lang w:val="en-US"/>
        </w:rPr>
      </w:pPr>
    </w:p>
    <w:p w14:paraId="52DE095A" w14:textId="77777777" w:rsidR="00B073F5" w:rsidRPr="003741E9" w:rsidRDefault="00B073F5">
      <w:pPr>
        <w:pStyle w:val="CommentText"/>
        <w:rPr>
          <w:lang w:val="en-US"/>
        </w:rPr>
      </w:pPr>
      <w:r w:rsidRPr="003741E9">
        <w:rPr>
          <w:lang w:val="en-US"/>
        </w:rPr>
        <w:t>Correct:</w:t>
      </w:r>
    </w:p>
    <w:p w14:paraId="0F7F334F" w14:textId="77777777" w:rsidR="00B073F5" w:rsidRPr="003741E9" w:rsidRDefault="00B073F5">
      <w:pPr>
        <w:pStyle w:val="CommentText"/>
        <w:rPr>
          <w:lang w:val="en-US"/>
        </w:rPr>
      </w:pPr>
      <w:r w:rsidRPr="003741E9">
        <w:rPr>
          <w:lang w:val="en-US"/>
        </w:rPr>
        <w:t>D.M. Smith et al. (2019)</w:t>
      </w:r>
    </w:p>
    <w:p w14:paraId="10F94E16" w14:textId="1DE011A0" w:rsidR="00B073F5" w:rsidRPr="003741E9" w:rsidRDefault="00B073F5">
      <w:pPr>
        <w:pStyle w:val="CommentText"/>
        <w:rPr>
          <w:lang w:val="en-US"/>
        </w:rPr>
      </w:pPr>
      <w:r w:rsidRPr="003741E9">
        <w:rPr>
          <w:lang w:val="en-US"/>
        </w:rPr>
        <w:t>(D.M. Smith et al., 2019)</w:t>
      </w:r>
    </w:p>
  </w:comment>
  <w:comment w:id="2517" w:author="Robin Matthews" w:date="2021-06-16T16:23:00Z" w:initials="RM">
    <w:p w14:paraId="44A7BFE3" w14:textId="77777777" w:rsidR="00B073F5" w:rsidRPr="003741E9" w:rsidRDefault="00B073F5">
      <w:pPr>
        <w:pStyle w:val="CommentText"/>
        <w:rPr>
          <w:lang w:val="en-US"/>
        </w:rPr>
      </w:pPr>
      <w:r>
        <w:rPr>
          <w:rStyle w:val="CommentReference"/>
        </w:rPr>
        <w:annotationRef/>
      </w:r>
      <w:r w:rsidRPr="003741E9">
        <w:rPr>
          <w:lang w:val="en-US"/>
        </w:rPr>
        <w:t>Not found:</w:t>
      </w:r>
    </w:p>
    <w:p w14:paraId="2F2D31A2" w14:textId="77777777" w:rsidR="00B073F5" w:rsidRPr="003741E9" w:rsidRDefault="00B073F5">
      <w:pPr>
        <w:pStyle w:val="CommentText"/>
        <w:rPr>
          <w:lang w:val="en-US"/>
        </w:rPr>
      </w:pPr>
      <w:r w:rsidRPr="003741E9">
        <w:rPr>
          <w:lang w:val="en-US"/>
        </w:rPr>
        <w:t>D.M. Smith et al., 2019</w:t>
      </w:r>
    </w:p>
    <w:p w14:paraId="6DF314AA" w14:textId="77777777" w:rsidR="00B073F5" w:rsidRPr="003741E9" w:rsidRDefault="00B073F5">
      <w:pPr>
        <w:pStyle w:val="CommentText"/>
        <w:rPr>
          <w:lang w:val="en-US"/>
        </w:rPr>
      </w:pPr>
    </w:p>
    <w:p w14:paraId="61AF6FE8" w14:textId="77777777" w:rsidR="00B073F5" w:rsidRPr="003741E9" w:rsidRDefault="00B073F5">
      <w:pPr>
        <w:pStyle w:val="CommentText"/>
        <w:rPr>
          <w:lang w:val="en-US"/>
        </w:rPr>
      </w:pPr>
      <w:r w:rsidRPr="003741E9">
        <w:rPr>
          <w:lang w:val="en-US"/>
        </w:rPr>
        <w:t>Extra stuff:</w:t>
      </w:r>
    </w:p>
    <w:p w14:paraId="1AE3E5FD" w14:textId="77777777" w:rsidR="00B073F5" w:rsidRPr="003741E9" w:rsidRDefault="00B073F5">
      <w:pPr>
        <w:pStyle w:val="CommentText"/>
        <w:rPr>
          <w:lang w:val="en-US"/>
        </w:rPr>
      </w:pPr>
      <w:r w:rsidRPr="003741E9">
        <w:rPr>
          <w:lang w:val="en-US"/>
        </w:rPr>
        <w:t>(; Smith et al., 2019b)</w:t>
      </w:r>
    </w:p>
    <w:p w14:paraId="3ADD3A55" w14:textId="77777777" w:rsidR="00B073F5" w:rsidRPr="003741E9" w:rsidRDefault="00B073F5">
      <w:pPr>
        <w:pStyle w:val="CommentText"/>
        <w:rPr>
          <w:lang w:val="en-US"/>
        </w:rPr>
      </w:pPr>
    </w:p>
    <w:p w14:paraId="0F4B22E4" w14:textId="77777777" w:rsidR="00B073F5" w:rsidRPr="003741E9" w:rsidRDefault="00B073F5">
      <w:pPr>
        <w:pStyle w:val="CommentText"/>
        <w:rPr>
          <w:lang w:val="en-US"/>
        </w:rPr>
      </w:pPr>
      <w:r w:rsidRPr="003741E9">
        <w:rPr>
          <w:lang w:val="en-US"/>
        </w:rPr>
        <w:t>Correct:</w:t>
      </w:r>
    </w:p>
    <w:p w14:paraId="3CDA795F" w14:textId="50864E42" w:rsidR="00B073F5" w:rsidRDefault="00B073F5">
      <w:pPr>
        <w:pStyle w:val="CommentText"/>
      </w:pPr>
      <w:r>
        <w:t>(Mohino et al., 2016; D.M. Smith et al., 2019)</w:t>
      </w:r>
    </w:p>
  </w:comment>
  <w:comment w:id="2549" w:author="Robin Matthews" w:date="2021-06-16T16:23:00Z" w:initials="RM">
    <w:p w14:paraId="75452DD1" w14:textId="77777777" w:rsidR="00B073F5" w:rsidRPr="003741E9" w:rsidRDefault="00B073F5">
      <w:pPr>
        <w:pStyle w:val="CommentText"/>
        <w:rPr>
          <w:lang w:val="en-US"/>
        </w:rPr>
      </w:pPr>
      <w:r>
        <w:rPr>
          <w:rStyle w:val="CommentReference"/>
        </w:rPr>
        <w:annotationRef/>
      </w:r>
      <w:r w:rsidRPr="003741E9">
        <w:rPr>
          <w:lang w:val="en-US"/>
        </w:rPr>
        <w:t>Extra stuff:</w:t>
      </w:r>
    </w:p>
    <w:p w14:paraId="47F1F686" w14:textId="77777777" w:rsidR="00B073F5" w:rsidRPr="003741E9" w:rsidRDefault="00B073F5">
      <w:pPr>
        <w:pStyle w:val="CommentText"/>
        <w:rPr>
          <w:lang w:val="en-US"/>
        </w:rPr>
      </w:pPr>
      <w:r w:rsidRPr="003741E9">
        <w:rPr>
          <w:lang w:val="en-US"/>
        </w:rPr>
        <w:t>(; )</w:t>
      </w:r>
    </w:p>
    <w:p w14:paraId="03DDD22A" w14:textId="77777777" w:rsidR="00B073F5" w:rsidRPr="003741E9" w:rsidRDefault="00B073F5">
      <w:pPr>
        <w:pStyle w:val="CommentText"/>
        <w:rPr>
          <w:lang w:val="en-US"/>
        </w:rPr>
      </w:pPr>
    </w:p>
    <w:p w14:paraId="3CF4719C" w14:textId="77777777" w:rsidR="00B073F5" w:rsidRPr="003741E9" w:rsidRDefault="00B073F5">
      <w:pPr>
        <w:pStyle w:val="CommentText"/>
        <w:rPr>
          <w:lang w:val="en-US"/>
        </w:rPr>
      </w:pPr>
      <w:r w:rsidRPr="003741E9">
        <w:rPr>
          <w:lang w:val="en-US"/>
        </w:rPr>
        <w:t>Correct:</w:t>
      </w:r>
    </w:p>
    <w:p w14:paraId="12163120" w14:textId="08B73A54" w:rsidR="00B073F5" w:rsidRPr="003741E9" w:rsidRDefault="00B073F5">
      <w:pPr>
        <w:pStyle w:val="CommentText"/>
        <w:rPr>
          <w:lang w:val="en-US"/>
        </w:rPr>
      </w:pPr>
      <w:r w:rsidRPr="003741E9">
        <w:rPr>
          <w:lang w:val="en-US"/>
        </w:rPr>
        <w:t>(Rogelj et al., 2014; Hienola et al., 2018)</w:t>
      </w:r>
    </w:p>
  </w:comment>
  <w:comment w:id="2555" w:author="Sara M Tuson" w:date="2021-07-18T17:03:00Z" w:initials="ST">
    <w:p w14:paraId="0F31335F" w14:textId="736AFB7E" w:rsidR="00B073F5" w:rsidRDefault="00B073F5">
      <w:pPr>
        <w:pStyle w:val="CommentText"/>
      </w:pPr>
      <w:r>
        <w:rPr>
          <w:rStyle w:val="CommentReference"/>
        </w:rPr>
        <w:annotationRef/>
      </w:r>
      <w:r>
        <w:t>QUERY: Are there some spaces missing here?</w:t>
      </w:r>
    </w:p>
  </w:comment>
  <w:comment w:id="2556" w:author="Robin Matthews" w:date="2021-06-16T16:23:00Z" w:initials="RM">
    <w:p w14:paraId="6401FD2D" w14:textId="77777777" w:rsidR="00B073F5" w:rsidRPr="003741E9" w:rsidRDefault="00B073F5">
      <w:pPr>
        <w:pStyle w:val="CommentText"/>
        <w:rPr>
          <w:lang w:val="en-US"/>
        </w:rPr>
      </w:pPr>
      <w:r>
        <w:rPr>
          <w:rStyle w:val="CommentReference"/>
        </w:rPr>
        <w:annotationRef/>
      </w:r>
      <w:r w:rsidRPr="003741E9">
        <w:rPr>
          <w:lang w:val="en-US"/>
        </w:rPr>
        <w:t>Extra stuff:</w:t>
      </w:r>
    </w:p>
    <w:p w14:paraId="1C59C63F" w14:textId="77777777" w:rsidR="00B073F5" w:rsidRDefault="00B073F5">
      <w:pPr>
        <w:pStyle w:val="CommentText"/>
      </w:pPr>
      <w:r>
        <w:t>, )</w:t>
      </w:r>
    </w:p>
    <w:p w14:paraId="020DEA18" w14:textId="77777777" w:rsidR="00B073F5" w:rsidRDefault="00B073F5">
      <w:pPr>
        <w:pStyle w:val="CommentText"/>
      </w:pPr>
    </w:p>
    <w:p w14:paraId="558913BB" w14:textId="77777777" w:rsidR="00B073F5" w:rsidRDefault="00B073F5">
      <w:pPr>
        <w:pStyle w:val="CommentText"/>
      </w:pPr>
      <w:r>
        <w:t>Correct:</w:t>
      </w:r>
    </w:p>
    <w:p w14:paraId="15EF0722" w14:textId="77777777" w:rsidR="00B073F5" w:rsidRDefault="00B073F5">
      <w:pPr>
        <w:pStyle w:val="CommentText"/>
      </w:pPr>
      <w:r>
        <w:t>Collins et al. (2017)</w:t>
      </w:r>
    </w:p>
    <w:p w14:paraId="4ED065DA" w14:textId="0DF17181" w:rsidR="00B073F5" w:rsidRDefault="00B073F5">
      <w:pPr>
        <w:pStyle w:val="CommentText"/>
      </w:pPr>
      <w:r>
        <w:t>(Collins et al., 2017)</w:t>
      </w:r>
    </w:p>
  </w:comment>
  <w:comment w:id="2557" w:author="Ian Blenkinsop" w:date="2021-07-27T17:26:00Z" w:initials="IB">
    <w:p w14:paraId="4D5BD773" w14:textId="6116A793" w:rsidR="00B12211" w:rsidRDefault="00B12211">
      <w:pPr>
        <w:pStyle w:val="CommentText"/>
      </w:pPr>
      <w:r>
        <w:rPr>
          <w:rStyle w:val="CommentReference"/>
        </w:rPr>
        <w:annotationRef/>
      </w:r>
      <w:r>
        <w:t>TYPESETTING NOTE: please check we’re using the exact same symbol/glyph for º across and between chapters.</w:t>
      </w:r>
    </w:p>
  </w:comment>
  <w:comment w:id="2558" w:author="Robin Matthews" w:date="2021-06-16T17:31:00Z" w:initials="RM">
    <w:p w14:paraId="22FB4EC5" w14:textId="26D2571D" w:rsidR="00B073F5" w:rsidRPr="003741E9" w:rsidRDefault="00B073F5">
      <w:pPr>
        <w:pStyle w:val="CommentText"/>
        <w:rPr>
          <w:lang w:val="en-US"/>
        </w:rPr>
      </w:pPr>
      <w:r>
        <w:rPr>
          <w:rStyle w:val="CommentReference"/>
        </w:rPr>
        <w:annotationRef/>
      </w:r>
      <w:r w:rsidRPr="003741E9">
        <w:rPr>
          <w:rStyle w:val="CommentReference"/>
          <w:lang w:val="en-US"/>
        </w:rPr>
        <w:t>Colon after figure number</w:t>
      </w:r>
    </w:p>
  </w:comment>
  <w:comment w:id="2559" w:author="Robin Matthews" w:date="2021-06-16T16:23:00Z" w:initials="RM">
    <w:p w14:paraId="53C0BE20" w14:textId="77777777" w:rsidR="00B073F5" w:rsidRPr="003741E9" w:rsidRDefault="00B073F5">
      <w:pPr>
        <w:pStyle w:val="CommentText"/>
        <w:rPr>
          <w:lang w:val="en-US"/>
        </w:rPr>
      </w:pPr>
      <w:r>
        <w:rPr>
          <w:rStyle w:val="CommentReference"/>
        </w:rPr>
        <w:annotationRef/>
      </w:r>
      <w:r w:rsidRPr="003741E9">
        <w:rPr>
          <w:lang w:val="en-US"/>
        </w:rPr>
        <w:t>Extra stuff:</w:t>
      </w:r>
    </w:p>
    <w:p w14:paraId="5F89C6EF" w14:textId="77777777" w:rsidR="00B073F5" w:rsidRDefault="00B073F5">
      <w:pPr>
        <w:pStyle w:val="CommentText"/>
      </w:pPr>
      <w:r>
        <w:t>(Figure 4.18:; , )</w:t>
      </w:r>
    </w:p>
    <w:p w14:paraId="2E4A0B4E" w14:textId="77777777" w:rsidR="00B073F5" w:rsidRDefault="00B073F5">
      <w:pPr>
        <w:pStyle w:val="CommentText"/>
      </w:pPr>
    </w:p>
    <w:p w14:paraId="4B17FEEC" w14:textId="77777777" w:rsidR="00B073F5" w:rsidRDefault="00B073F5">
      <w:pPr>
        <w:pStyle w:val="CommentText"/>
      </w:pPr>
      <w:r>
        <w:t>Correct:</w:t>
      </w:r>
    </w:p>
    <w:p w14:paraId="50FC8FC8" w14:textId="77777777" w:rsidR="00B073F5" w:rsidRPr="003741E9" w:rsidRDefault="00B073F5">
      <w:pPr>
        <w:pStyle w:val="CommentText"/>
        <w:rPr>
          <w:lang w:val="en-US"/>
        </w:rPr>
      </w:pPr>
      <w:r>
        <w:t xml:space="preserve">Allen et al. </w:t>
      </w:r>
      <w:r w:rsidRPr="003741E9">
        <w:rPr>
          <w:lang w:val="en-US"/>
        </w:rPr>
        <w:t>(2020)</w:t>
      </w:r>
    </w:p>
    <w:p w14:paraId="5AA6FAB9" w14:textId="0424D3E3" w:rsidR="00B073F5" w:rsidRPr="003741E9" w:rsidRDefault="00B073F5">
      <w:pPr>
        <w:pStyle w:val="CommentText"/>
        <w:rPr>
          <w:lang w:val="en-US"/>
        </w:rPr>
      </w:pPr>
      <w:r w:rsidRPr="003741E9">
        <w:rPr>
          <w:lang w:val="en-US"/>
        </w:rPr>
        <w:t>(Allen et al., 2020)</w:t>
      </w:r>
    </w:p>
  </w:comment>
  <w:comment w:id="2580" w:author="Ian Blenkinsop" w:date="2021-07-27T11:50:00Z" w:initials="IB">
    <w:p w14:paraId="0B5C2962" w14:textId="71FDC2C1" w:rsidR="00B209E0" w:rsidRDefault="00B209E0">
      <w:pPr>
        <w:pStyle w:val="CommentText"/>
      </w:pPr>
      <w:r>
        <w:rPr>
          <w:rStyle w:val="CommentReference"/>
        </w:rPr>
        <w:annotationRef/>
      </w:r>
      <w:r>
        <w:t>As before – add units to column headings? (and remove here)?</w:t>
      </w:r>
    </w:p>
  </w:comment>
  <w:comment w:id="2581" w:author="Tom Maycock" w:date="2021-09-07T09:36:00Z" w:initials="TM">
    <w:p w14:paraId="1AA8B164" w14:textId="17B17C4C" w:rsidR="00976194" w:rsidRDefault="00976194">
      <w:pPr>
        <w:pStyle w:val="CommentText"/>
      </w:pPr>
      <w:r>
        <w:rPr>
          <w:rStyle w:val="CommentReference"/>
        </w:rPr>
        <w:annotationRef/>
      </w:r>
      <w:r>
        <w:t>Implemented suggestion</w:t>
      </w:r>
    </w:p>
  </w:comment>
  <w:comment w:id="2603" w:author="Robin Matthews" w:date="2021-06-16T16:23:00Z" w:initials="RM">
    <w:p w14:paraId="0788A4E7" w14:textId="77777777" w:rsidR="00B073F5" w:rsidRPr="003741E9" w:rsidRDefault="00B073F5">
      <w:pPr>
        <w:pStyle w:val="CommentText"/>
        <w:rPr>
          <w:lang w:val="en-US"/>
        </w:rPr>
      </w:pPr>
      <w:r>
        <w:rPr>
          <w:rStyle w:val="CommentReference"/>
        </w:rPr>
        <w:annotationRef/>
      </w:r>
      <w:r w:rsidRPr="003741E9">
        <w:rPr>
          <w:lang w:val="en-US"/>
        </w:rPr>
        <w:t>Extra stuff:</w:t>
      </w:r>
    </w:p>
    <w:p w14:paraId="268A1E11" w14:textId="77777777" w:rsidR="00B073F5" w:rsidRPr="003741E9" w:rsidRDefault="00B073F5">
      <w:pPr>
        <w:pStyle w:val="CommentText"/>
        <w:rPr>
          <w:lang w:val="en-US"/>
        </w:rPr>
      </w:pPr>
      <w:r w:rsidRPr="003741E9">
        <w:rPr>
          <w:lang w:val="en-US"/>
        </w:rPr>
        <w:t>(, ; Cross-Chapter Box 4.1)</w:t>
      </w:r>
    </w:p>
    <w:p w14:paraId="5289C7D8" w14:textId="77777777" w:rsidR="00B073F5" w:rsidRPr="003741E9" w:rsidRDefault="00B073F5">
      <w:pPr>
        <w:pStyle w:val="CommentText"/>
        <w:rPr>
          <w:lang w:val="en-US"/>
        </w:rPr>
      </w:pPr>
    </w:p>
    <w:p w14:paraId="30E29461" w14:textId="77777777" w:rsidR="00B073F5" w:rsidRDefault="00B073F5">
      <w:pPr>
        <w:pStyle w:val="CommentText"/>
      </w:pPr>
      <w:r>
        <w:t>Correct:</w:t>
      </w:r>
    </w:p>
    <w:p w14:paraId="190D2562" w14:textId="77777777" w:rsidR="00B073F5" w:rsidRDefault="00B073F5">
      <w:pPr>
        <w:pStyle w:val="CommentText"/>
      </w:pPr>
      <w:r>
        <w:t>Santer et al. (2014)</w:t>
      </w:r>
    </w:p>
    <w:p w14:paraId="15531F35" w14:textId="285FCDA3" w:rsidR="00B073F5" w:rsidRDefault="00B073F5">
      <w:pPr>
        <w:pStyle w:val="CommentText"/>
      </w:pPr>
      <w:r>
        <w:t>(Santer et al., 2014)</w:t>
      </w:r>
    </w:p>
  </w:comment>
  <w:comment w:id="2608" w:author="Robin Matthews" w:date="2021-06-16T16:23:00Z" w:initials="RM">
    <w:p w14:paraId="0DE4BDED" w14:textId="77777777" w:rsidR="00B073F5" w:rsidRPr="003741E9" w:rsidRDefault="00B073F5">
      <w:pPr>
        <w:pStyle w:val="CommentText"/>
        <w:rPr>
          <w:lang w:val="en-US"/>
        </w:rPr>
      </w:pPr>
      <w:r>
        <w:rPr>
          <w:rStyle w:val="CommentReference"/>
        </w:rPr>
        <w:annotationRef/>
      </w:r>
      <w:r w:rsidRPr="003741E9">
        <w:rPr>
          <w:lang w:val="en-US"/>
        </w:rPr>
        <w:t>Extra stuff:</w:t>
      </w:r>
    </w:p>
    <w:p w14:paraId="7219F4BB" w14:textId="77777777" w:rsidR="00B073F5" w:rsidRPr="003741E9" w:rsidRDefault="00B073F5">
      <w:pPr>
        <w:pStyle w:val="CommentText"/>
        <w:rPr>
          <w:lang w:val="en-US"/>
        </w:rPr>
      </w:pPr>
      <w:r w:rsidRPr="003741E9">
        <w:rPr>
          <w:lang w:val="en-US"/>
        </w:rPr>
        <w:t>, )</w:t>
      </w:r>
    </w:p>
    <w:p w14:paraId="5A3F7F99" w14:textId="77777777" w:rsidR="00B073F5" w:rsidRPr="003741E9" w:rsidRDefault="00B073F5">
      <w:pPr>
        <w:pStyle w:val="CommentText"/>
        <w:rPr>
          <w:lang w:val="en-US"/>
        </w:rPr>
      </w:pPr>
    </w:p>
    <w:p w14:paraId="456C1596" w14:textId="77777777" w:rsidR="00B073F5" w:rsidRPr="003741E9" w:rsidRDefault="00B073F5">
      <w:pPr>
        <w:pStyle w:val="CommentText"/>
        <w:rPr>
          <w:lang w:val="en-US"/>
        </w:rPr>
      </w:pPr>
      <w:r w:rsidRPr="003741E9">
        <w:rPr>
          <w:lang w:val="en-US"/>
        </w:rPr>
        <w:t>Correct:</w:t>
      </w:r>
    </w:p>
    <w:p w14:paraId="2D547499" w14:textId="77777777" w:rsidR="00B073F5" w:rsidRPr="003741E9" w:rsidRDefault="00B073F5">
      <w:pPr>
        <w:pStyle w:val="CommentText"/>
        <w:rPr>
          <w:lang w:val="en-US"/>
        </w:rPr>
      </w:pPr>
      <w:r w:rsidRPr="003741E9">
        <w:rPr>
          <w:lang w:val="en-US"/>
        </w:rPr>
        <w:t>Jungclaus et al. (2010)</w:t>
      </w:r>
    </w:p>
    <w:p w14:paraId="61CE626F" w14:textId="1C09CBE1" w:rsidR="00B073F5" w:rsidRPr="003741E9" w:rsidRDefault="00B073F5">
      <w:pPr>
        <w:pStyle w:val="CommentText"/>
        <w:rPr>
          <w:lang w:val="en-US"/>
        </w:rPr>
      </w:pPr>
      <w:r w:rsidRPr="003741E9">
        <w:rPr>
          <w:lang w:val="en-US"/>
        </w:rPr>
        <w:t>(Jungclaus et al., 2010)</w:t>
      </w:r>
    </w:p>
  </w:comment>
  <w:comment w:id="2609" w:author="Sara M Tuson" w:date="2021-07-19T07:04:00Z" w:initials="ST">
    <w:p w14:paraId="34CC5FE7" w14:textId="502E96EC" w:rsidR="00B073F5" w:rsidRDefault="00B073F5">
      <w:pPr>
        <w:pStyle w:val="CommentText"/>
      </w:pPr>
      <w:r>
        <w:rPr>
          <w:rStyle w:val="CommentReference"/>
        </w:rPr>
        <w:annotationRef/>
      </w:r>
      <w:r>
        <w:t>QUERY: I suggest breaking these two sentences up</w:t>
      </w:r>
      <w:r w:rsidR="004C47C1">
        <w:t>,</w:t>
      </w:r>
      <w:r>
        <w:t xml:space="preserve"> as: ‘</w:t>
      </w:r>
      <w:r w:rsidRPr="003862D0">
        <w:rPr>
          <w:color w:val="000000" w:themeColor="text1"/>
        </w:rPr>
        <w:t>Repeated clusters of volcanic eruptions can induce a net negative radiative forcing that results in a centennial</w:t>
      </w:r>
      <w:r w:rsidR="004C47C1">
        <w:rPr>
          <w:color w:val="000000" w:themeColor="text1"/>
        </w:rPr>
        <w:t>-</w:t>
      </w:r>
      <w:r w:rsidRPr="003862D0">
        <w:rPr>
          <w:color w:val="000000" w:themeColor="text1"/>
        </w:rPr>
        <w:t xml:space="preserve"> and global</w:t>
      </w:r>
      <w:r>
        <w:rPr>
          <w:color w:val="000000" w:themeColor="text1"/>
        </w:rPr>
        <w:t>-</w:t>
      </w:r>
      <w:r w:rsidRPr="003862D0">
        <w:rPr>
          <w:color w:val="000000" w:themeColor="text1"/>
        </w:rPr>
        <w:t>scale cooling trend</w:t>
      </w:r>
      <w:r>
        <w:rPr>
          <w:color w:val="000000" w:themeColor="text1"/>
        </w:rPr>
        <w:t xml:space="preserve">. This is due to </w:t>
      </w:r>
      <w:r w:rsidRPr="003862D0">
        <w:rPr>
          <w:color w:val="000000" w:themeColor="text1"/>
        </w:rPr>
        <w:t xml:space="preserve">a decline in mixed-layer oceanic heat content </w:t>
      </w:r>
      <w:r w:rsidRPr="003862D0">
        <w:rPr>
          <w:color w:val="000000" w:themeColor="text1"/>
        </w:rPr>
        <w:fldChar w:fldCharType="begin" w:fldLock="1"/>
      </w:r>
      <w:r>
        <w:rPr>
          <w:color w:val="000000" w:themeColor="text1"/>
        </w:rPr>
        <w:instrText>ADDIN CSL_CITATION { "citationItems" : [ { "id" : "ITEM-1",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"ITEM-1", "issue" : "9", "issued" : { "date-parts" : [ [ "2015", "9", "17" ] ] }, "title" : "Robust global ocean cooling trend for the pre-industrial Common Era", "translator" : [ { "dropping-particle" : "", "family" : "K5108", "given" : "", "non-dropping-particle" : "", "parse-names" : false, "suffix" : "" } ], "type" : "article-journal", "volume" : "8" }, "uris" : [ "http://www.mendeley.com/documents/?uuid=81b86745-2cec-38cd-9822-236886ce99bb" ] } ], "mendeley" : { "formattedCitation" : "(McGregor et al., 2015)", "plainTextFormattedCitation" : "(McGregor et al., 2015)", "previouslyFormattedCitation" : "(McGregor et al., 2015)" }, "properties" : { "noteIndex" : 0 }, "schema" : "https://github.com/citation-style-language/schema/raw/master/csl-citation.json" }</w:instrText>
      </w:r>
      <w:r w:rsidRPr="003862D0">
        <w:rPr>
          <w:color w:val="000000" w:themeColor="text1"/>
        </w:rPr>
        <w:fldChar w:fldCharType="separate"/>
      </w:r>
      <w:r>
        <w:rPr>
          <w:noProof/>
          <w:color w:val="000000" w:themeColor="text1"/>
        </w:rPr>
        <w:t>(McGregor et al., 2015)</w:t>
      </w:r>
      <w:r w:rsidRPr="003862D0">
        <w:rPr>
          <w:color w:val="000000" w:themeColor="text1"/>
        </w:rPr>
        <w:fldChar w:fldCharType="end"/>
      </w:r>
      <w:r w:rsidRPr="003862D0">
        <w:rPr>
          <w:color w:val="000000" w:themeColor="text1"/>
        </w:rPr>
        <w:t>.</w:t>
      </w:r>
      <w:r>
        <w:rPr>
          <w:color w:val="000000" w:themeColor="text1"/>
        </w:rPr>
        <w:t>’ Not sure if ‘due to’ are the correct words here, though?</w:t>
      </w:r>
    </w:p>
  </w:comment>
  <w:comment w:id="2610" w:author="Tom Maycock" w:date="2021-09-07T09:38:00Z" w:initials="TM">
    <w:p w14:paraId="5BD1B1B5" w14:textId="6DF6DDDD" w:rsidR="0068728B" w:rsidRDefault="0068728B">
      <w:pPr>
        <w:pStyle w:val="CommentText"/>
      </w:pPr>
      <w:r>
        <w:rPr>
          <w:rStyle w:val="CommentReference"/>
        </w:rPr>
        <w:annotationRef/>
      </w:r>
      <w:r>
        <w:t>If implementing above, may want semicolon rather than period, so that the reference connects to both parts, “cooling trend; this is due to …”</w:t>
      </w:r>
    </w:p>
  </w:comment>
  <w:comment w:id="2615" w:author="Robin Matthews" w:date="2021-06-16T16:23:00Z" w:initials="RM">
    <w:p w14:paraId="0C3A2267" w14:textId="77777777" w:rsidR="00B073F5" w:rsidRPr="003741E9" w:rsidRDefault="00B073F5">
      <w:pPr>
        <w:pStyle w:val="CommentText"/>
        <w:rPr>
          <w:lang w:val="en-US"/>
        </w:rPr>
      </w:pPr>
      <w:r>
        <w:rPr>
          <w:rStyle w:val="CommentReference"/>
        </w:rPr>
        <w:annotationRef/>
      </w:r>
      <w:r w:rsidRPr="003741E9">
        <w:rPr>
          <w:lang w:val="en-US"/>
        </w:rPr>
        <w:t>Not found:</w:t>
      </w:r>
    </w:p>
    <w:p w14:paraId="057F9FDE" w14:textId="77777777" w:rsidR="00B073F5" w:rsidRDefault="00B073F5">
      <w:pPr>
        <w:pStyle w:val="CommentText"/>
      </w:pPr>
      <w:r>
        <w:t>Zuo et al., 2019a, b</w:t>
      </w:r>
    </w:p>
    <w:p w14:paraId="7573EB97" w14:textId="77777777" w:rsidR="00B073F5" w:rsidRDefault="00B073F5">
      <w:pPr>
        <w:pStyle w:val="CommentText"/>
      </w:pPr>
    </w:p>
    <w:p w14:paraId="6252123B" w14:textId="77777777" w:rsidR="00B073F5" w:rsidRDefault="00B073F5">
      <w:pPr>
        <w:pStyle w:val="CommentText"/>
      </w:pPr>
      <w:r>
        <w:t>Extra stuff:</w:t>
      </w:r>
    </w:p>
    <w:p w14:paraId="6226BC08" w14:textId="77777777" w:rsidR="00B073F5" w:rsidRDefault="00B073F5">
      <w:pPr>
        <w:pStyle w:val="CommentText"/>
      </w:pPr>
      <w:r>
        <w:t>(; ; Zuo et al., 2019a, 2019b)</w:t>
      </w:r>
    </w:p>
    <w:p w14:paraId="73CE22AC" w14:textId="77777777" w:rsidR="00B073F5" w:rsidRDefault="00B073F5">
      <w:pPr>
        <w:pStyle w:val="CommentText"/>
      </w:pPr>
    </w:p>
    <w:p w14:paraId="3351CBAA" w14:textId="77777777" w:rsidR="00B073F5" w:rsidRPr="003741E9" w:rsidRDefault="00B073F5">
      <w:pPr>
        <w:pStyle w:val="CommentText"/>
        <w:rPr>
          <w:lang w:val="en-US"/>
        </w:rPr>
      </w:pPr>
      <w:r w:rsidRPr="003741E9">
        <w:rPr>
          <w:lang w:val="en-US"/>
        </w:rPr>
        <w:t>Correct:</w:t>
      </w:r>
    </w:p>
    <w:p w14:paraId="1D9C0E36" w14:textId="63FEFBBE" w:rsidR="00B073F5" w:rsidRPr="003741E9" w:rsidRDefault="00B073F5">
      <w:pPr>
        <w:pStyle w:val="CommentText"/>
        <w:rPr>
          <w:lang w:val="en-US"/>
        </w:rPr>
      </w:pPr>
      <w:r w:rsidRPr="003741E9">
        <w:rPr>
          <w:lang w:val="en-US"/>
        </w:rPr>
        <w:t>(Held and Soden, 2006; Iles et al., 2013; Zuo et al., 2019a, b)</w:t>
      </w:r>
    </w:p>
  </w:comment>
  <w:comment w:id="2690" w:author="Ian Blenkinsop" w:date="2021-07-27T11:54:00Z" w:initials="IB">
    <w:p w14:paraId="13834BC8" w14:textId="5083EF38" w:rsidR="004C47C1" w:rsidRDefault="004C47C1">
      <w:pPr>
        <w:pStyle w:val="CommentText"/>
      </w:pPr>
      <w:r>
        <w:rPr>
          <w:rStyle w:val="CommentReference"/>
        </w:rPr>
        <w:annotationRef/>
      </w:r>
      <w:r>
        <w:t>Just to flag, that we haven’t used bolding in body-copy in earlier chapters (to pick oput important words) – no problem in doing so, of course!</w:t>
      </w:r>
    </w:p>
  </w:comment>
  <w:comment w:id="2691" w:author="Tom Maycock" w:date="2021-09-07T09:40:00Z" w:initials="TM">
    <w:p w14:paraId="38D81A9B" w14:textId="06EB73B1" w:rsidR="0068728B" w:rsidRDefault="0068728B">
      <w:pPr>
        <w:pStyle w:val="CommentText"/>
      </w:pPr>
      <w:r>
        <w:rPr>
          <w:rStyle w:val="CommentReference"/>
        </w:rPr>
        <w:annotationRef/>
      </w:r>
      <w:r>
        <w:t xml:space="preserve">Authors, further to above, I think </w:t>
      </w:r>
      <w:r w:rsidR="00F50A35">
        <w:t>I see the intent of the bolding of a few key words terms here, and it sort of works, but it’s not something that is done consistently across the report. We’ve left the bold, but you may want to consider omitting it.</w:t>
      </w:r>
    </w:p>
  </w:comment>
  <w:comment w:id="2695" w:author="Robin Matthews" w:date="2021-06-16T16:23:00Z" w:initials="RM">
    <w:p w14:paraId="66790770" w14:textId="77777777" w:rsidR="00B073F5" w:rsidRDefault="00B073F5">
      <w:pPr>
        <w:pStyle w:val="CommentText"/>
      </w:pPr>
      <w:r>
        <w:rPr>
          <w:rStyle w:val="CommentReference"/>
        </w:rPr>
        <w:annotationRef/>
      </w:r>
      <w:r>
        <w:t>Extra stuff:</w:t>
      </w:r>
    </w:p>
    <w:p w14:paraId="68793841" w14:textId="77777777" w:rsidR="00B073F5" w:rsidRDefault="00B073F5">
      <w:pPr>
        <w:pStyle w:val="CommentText"/>
      </w:pPr>
      <w:r>
        <w:t xml:space="preserve"> ; ; ; ; ; ; )</w:t>
      </w:r>
    </w:p>
    <w:p w14:paraId="2001C49A" w14:textId="77777777" w:rsidR="00B073F5" w:rsidRDefault="00B073F5">
      <w:pPr>
        <w:pStyle w:val="CommentText"/>
      </w:pPr>
    </w:p>
    <w:p w14:paraId="71ABF0AE" w14:textId="77777777" w:rsidR="00B073F5" w:rsidRDefault="00B073F5">
      <w:pPr>
        <w:pStyle w:val="CommentText"/>
      </w:pPr>
      <w:r>
        <w:t>Correct:</w:t>
      </w:r>
    </w:p>
    <w:p w14:paraId="0114FAC2" w14:textId="6C3D3553" w:rsidR="00B073F5" w:rsidRDefault="00B073F5">
      <w:pPr>
        <w:pStyle w:val="CommentText"/>
      </w:pPr>
      <w:r>
        <w:t>(Schurer et al., 2013; McGregor et al., 2015; Sigl et al., 2015; Kobashi et al., 2017; Zambri et al., 2017; Brönnimann et al., 2019; Neukom et al., 2019)</w:t>
      </w:r>
    </w:p>
  </w:comment>
  <w:comment w:id="2706" w:author="Robin Matthews" w:date="2021-06-16T16:23:00Z" w:initials="RM">
    <w:p w14:paraId="074D8B76" w14:textId="77777777" w:rsidR="00B073F5" w:rsidRPr="003741E9" w:rsidRDefault="00B073F5">
      <w:pPr>
        <w:pStyle w:val="CommentText"/>
        <w:rPr>
          <w:lang w:val="en-US"/>
        </w:rPr>
      </w:pPr>
      <w:r>
        <w:rPr>
          <w:rStyle w:val="CommentReference"/>
        </w:rPr>
        <w:annotationRef/>
      </w:r>
      <w:r w:rsidRPr="003741E9">
        <w:rPr>
          <w:lang w:val="en-US"/>
        </w:rPr>
        <w:t>Extra stuff:</w:t>
      </w:r>
    </w:p>
    <w:p w14:paraId="2AA92231" w14:textId="77777777" w:rsidR="00B073F5" w:rsidRPr="003741E9" w:rsidRDefault="00B073F5">
      <w:pPr>
        <w:pStyle w:val="CommentText"/>
        <w:rPr>
          <w:lang w:val="en-US"/>
        </w:rPr>
      </w:pPr>
      <w:r w:rsidRPr="003741E9">
        <w:rPr>
          <w:lang w:val="en-US"/>
        </w:rPr>
        <w:t>, )</w:t>
      </w:r>
    </w:p>
    <w:p w14:paraId="27F24EEE" w14:textId="77777777" w:rsidR="00B073F5" w:rsidRPr="003741E9" w:rsidRDefault="00B073F5">
      <w:pPr>
        <w:pStyle w:val="CommentText"/>
        <w:rPr>
          <w:lang w:val="en-US"/>
        </w:rPr>
      </w:pPr>
    </w:p>
    <w:p w14:paraId="1EE9B2E5" w14:textId="77777777" w:rsidR="00B073F5" w:rsidRPr="003741E9" w:rsidRDefault="00B073F5">
      <w:pPr>
        <w:pStyle w:val="CommentText"/>
        <w:rPr>
          <w:lang w:val="en-US"/>
        </w:rPr>
      </w:pPr>
      <w:r w:rsidRPr="003741E9">
        <w:rPr>
          <w:lang w:val="en-US"/>
        </w:rPr>
        <w:t>Correct:</w:t>
      </w:r>
    </w:p>
    <w:p w14:paraId="114C6CB6" w14:textId="77777777" w:rsidR="00B073F5" w:rsidRPr="003741E9" w:rsidRDefault="00B073F5">
      <w:pPr>
        <w:pStyle w:val="CommentText"/>
        <w:rPr>
          <w:lang w:val="en-US"/>
        </w:rPr>
      </w:pPr>
      <w:r w:rsidRPr="003741E9">
        <w:rPr>
          <w:lang w:val="en-US"/>
        </w:rPr>
        <w:t>Paik and Min (2018)</w:t>
      </w:r>
    </w:p>
    <w:p w14:paraId="42230732" w14:textId="3BF3384A" w:rsidR="00B073F5" w:rsidRPr="003741E9" w:rsidRDefault="00B073F5">
      <w:pPr>
        <w:pStyle w:val="CommentText"/>
        <w:rPr>
          <w:lang w:val="en-US"/>
        </w:rPr>
      </w:pPr>
      <w:r w:rsidRPr="003741E9">
        <w:rPr>
          <w:lang w:val="en-US"/>
        </w:rPr>
        <w:t>(Paik and Min, 2018)</w:t>
      </w:r>
    </w:p>
  </w:comment>
  <w:comment w:id="2709" w:author="Robin Matthews" w:date="2021-06-16T16:23:00Z" w:initials="RM">
    <w:p w14:paraId="4AEEA24B" w14:textId="77777777" w:rsidR="00B073F5" w:rsidRPr="003741E9" w:rsidRDefault="00B073F5">
      <w:pPr>
        <w:pStyle w:val="CommentText"/>
        <w:rPr>
          <w:lang w:val="en-US"/>
        </w:rPr>
      </w:pPr>
      <w:r>
        <w:rPr>
          <w:rStyle w:val="CommentReference"/>
        </w:rPr>
        <w:annotationRef/>
      </w:r>
      <w:r w:rsidRPr="003741E9">
        <w:rPr>
          <w:lang w:val="en-US"/>
        </w:rPr>
        <w:t>Not found:</w:t>
      </w:r>
    </w:p>
    <w:p w14:paraId="675708FB" w14:textId="77777777" w:rsidR="00B073F5" w:rsidRDefault="00B073F5">
      <w:pPr>
        <w:pStyle w:val="CommentText"/>
      </w:pPr>
      <w:r>
        <w:t>F. Zhu et al., 2020</w:t>
      </w:r>
    </w:p>
    <w:p w14:paraId="59B133AA" w14:textId="77777777" w:rsidR="00B073F5" w:rsidRDefault="00B073F5">
      <w:pPr>
        <w:pStyle w:val="CommentText"/>
      </w:pPr>
    </w:p>
    <w:p w14:paraId="76B0B427" w14:textId="77777777" w:rsidR="00B073F5" w:rsidRDefault="00B073F5">
      <w:pPr>
        <w:pStyle w:val="CommentText"/>
      </w:pPr>
      <w:r>
        <w:t>Extra stuff:</w:t>
      </w:r>
    </w:p>
    <w:p w14:paraId="2D9C6628" w14:textId="77777777" w:rsidR="00B073F5" w:rsidRDefault="00B073F5">
      <w:pPr>
        <w:pStyle w:val="CommentText"/>
      </w:pPr>
      <w:r>
        <w:t>(; ; Zhu et al., 2020a)</w:t>
      </w:r>
    </w:p>
    <w:p w14:paraId="1E6E1891" w14:textId="77777777" w:rsidR="00B073F5" w:rsidRDefault="00B073F5">
      <w:pPr>
        <w:pStyle w:val="CommentText"/>
      </w:pPr>
    </w:p>
    <w:p w14:paraId="26F4B923" w14:textId="77777777" w:rsidR="00B073F5" w:rsidRDefault="00B073F5">
      <w:pPr>
        <w:pStyle w:val="CommentText"/>
      </w:pPr>
      <w:r>
        <w:t>Correct:</w:t>
      </w:r>
    </w:p>
    <w:p w14:paraId="20679180" w14:textId="156F2998" w:rsidR="00B073F5" w:rsidRDefault="00B073F5">
      <w:pPr>
        <w:pStyle w:val="CommentText"/>
      </w:pPr>
      <w:r>
        <w:t>(Legrande et al., 2016; Marshall et al., 2020; F. Zhu et al., 2020)</w:t>
      </w:r>
    </w:p>
  </w:comment>
  <w:comment w:id="2714" w:author="Ian Blenkinsop" w:date="2021-07-27T11:56:00Z" w:initials="IB">
    <w:p w14:paraId="2DDACA70" w14:textId="34E8CBFE" w:rsidR="004C47C1" w:rsidRPr="004C47C1" w:rsidRDefault="004C47C1">
      <w:pPr>
        <w:pStyle w:val="CommentText"/>
      </w:pPr>
      <w:r>
        <w:rPr>
          <w:rStyle w:val="CommentReference"/>
        </w:rPr>
        <w:annotationRef/>
      </w:r>
      <w:r>
        <w:t xml:space="preserve">Section </w:t>
      </w:r>
      <w:r>
        <w:rPr>
          <w:i/>
          <w:iCs/>
        </w:rPr>
        <w:t>and</w:t>
      </w:r>
      <w:r>
        <w:t xml:space="preserve"> Figure? Or is it just the figure that needs cross-referencing?</w:t>
      </w:r>
    </w:p>
  </w:comment>
  <w:comment w:id="2715" w:author="Tom Maycock" w:date="2021-09-07T09:47:00Z" w:initials="TM">
    <w:p w14:paraId="55A076BF" w14:textId="6A10903B" w:rsidR="00176344" w:rsidRDefault="00176344">
      <w:pPr>
        <w:pStyle w:val="CommentText"/>
      </w:pPr>
      <w:r>
        <w:rPr>
          <w:rStyle w:val="CommentReference"/>
        </w:rPr>
        <w:annotationRef/>
      </w:r>
      <w:r>
        <w:t>I assume it’s both, so added “and” here</w:t>
      </w:r>
    </w:p>
  </w:comment>
  <w:comment w:id="2721" w:author="Robin Matthews" w:date="2021-06-16T16:23:00Z" w:initials="RM">
    <w:p w14:paraId="742DAF81" w14:textId="77777777" w:rsidR="00B073F5" w:rsidRDefault="00B073F5">
      <w:pPr>
        <w:pStyle w:val="CommentText"/>
      </w:pPr>
      <w:r>
        <w:rPr>
          <w:rStyle w:val="CommentReference"/>
        </w:rPr>
        <w:annotationRef/>
      </w:r>
      <w:r>
        <w:t>Extra stuff:</w:t>
      </w:r>
    </w:p>
    <w:p w14:paraId="464C9C9C" w14:textId="77777777" w:rsidR="00B073F5" w:rsidRDefault="00B073F5">
      <w:pPr>
        <w:pStyle w:val="CommentText"/>
      </w:pPr>
      <w:r>
        <w:t>, )</w:t>
      </w:r>
    </w:p>
    <w:p w14:paraId="7FB9046B" w14:textId="77777777" w:rsidR="00B073F5" w:rsidRDefault="00B073F5">
      <w:pPr>
        <w:pStyle w:val="CommentText"/>
      </w:pPr>
    </w:p>
    <w:p w14:paraId="205AF161" w14:textId="77777777" w:rsidR="00B073F5" w:rsidRDefault="00B073F5">
      <w:pPr>
        <w:pStyle w:val="CommentText"/>
      </w:pPr>
      <w:r>
        <w:t>Correct:</w:t>
      </w:r>
    </w:p>
    <w:p w14:paraId="5A3AB84A" w14:textId="77777777" w:rsidR="00B073F5" w:rsidRDefault="00B073F5">
      <w:pPr>
        <w:pStyle w:val="CommentText"/>
      </w:pPr>
      <w:r>
        <w:t>Raible et al. (2016)</w:t>
      </w:r>
    </w:p>
    <w:p w14:paraId="73D5A403" w14:textId="19BCC760" w:rsidR="00B073F5" w:rsidRDefault="00B073F5">
      <w:pPr>
        <w:pStyle w:val="CommentText"/>
      </w:pPr>
      <w:r>
        <w:t>(Raible et al., 2016)</w:t>
      </w:r>
    </w:p>
  </w:comment>
  <w:comment w:id="2724" w:author="Tom Maycock" w:date="2021-09-07T09:43:00Z" w:initials="TM">
    <w:p w14:paraId="288CD8EB" w14:textId="0567576E" w:rsidR="00F50A35" w:rsidRDefault="00F50A35">
      <w:pPr>
        <w:pStyle w:val="CommentText"/>
      </w:pPr>
      <w:r>
        <w:rPr>
          <w:rStyle w:val="CommentReference"/>
        </w:rPr>
        <w:annotationRef/>
      </w:r>
      <w:r>
        <w:t xml:space="preserve">Incremented the section reference here and two instances below to reflect a suggested copyedit to the subsection numbering in Section 3.3.2 (the first subsection header in 3.3.2 was not previously numbered) </w:t>
      </w:r>
    </w:p>
  </w:comment>
  <w:comment w:id="2739" w:author="Robin Matthews" w:date="2021-06-16T16:23:00Z" w:initials="RM">
    <w:p w14:paraId="58693D56" w14:textId="77777777" w:rsidR="00B073F5" w:rsidRPr="003741E9" w:rsidRDefault="00B073F5">
      <w:pPr>
        <w:pStyle w:val="CommentText"/>
        <w:rPr>
          <w:lang w:val="en-US"/>
        </w:rPr>
      </w:pPr>
      <w:r>
        <w:rPr>
          <w:rStyle w:val="CommentReference"/>
        </w:rPr>
        <w:annotationRef/>
      </w:r>
      <w:r w:rsidRPr="003741E9">
        <w:rPr>
          <w:lang w:val="en-US"/>
        </w:rPr>
        <w:t>Not found:</w:t>
      </w:r>
    </w:p>
    <w:p w14:paraId="698B3279" w14:textId="77777777" w:rsidR="00B073F5" w:rsidRPr="003741E9" w:rsidRDefault="00B073F5">
      <w:pPr>
        <w:pStyle w:val="CommentText"/>
        <w:rPr>
          <w:lang w:val="en-US"/>
        </w:rPr>
      </w:pPr>
      <w:r w:rsidRPr="003741E9">
        <w:rPr>
          <w:lang w:val="en-US"/>
        </w:rPr>
        <w:t>F. Liu et al., 2018</w:t>
      </w:r>
    </w:p>
    <w:p w14:paraId="035241B4" w14:textId="77777777" w:rsidR="00B073F5" w:rsidRPr="003741E9" w:rsidRDefault="00B073F5">
      <w:pPr>
        <w:pStyle w:val="CommentText"/>
        <w:rPr>
          <w:lang w:val="en-US"/>
        </w:rPr>
      </w:pPr>
    </w:p>
    <w:p w14:paraId="2E2518AE" w14:textId="77777777" w:rsidR="00B073F5" w:rsidRPr="003741E9" w:rsidRDefault="00B073F5">
      <w:pPr>
        <w:pStyle w:val="CommentText"/>
        <w:rPr>
          <w:lang w:val="en-US"/>
        </w:rPr>
      </w:pPr>
      <w:r w:rsidRPr="003741E9">
        <w:rPr>
          <w:lang w:val="en-US"/>
        </w:rPr>
        <w:t>Extra stuff:</w:t>
      </w:r>
    </w:p>
    <w:p w14:paraId="45101B3B" w14:textId="77777777" w:rsidR="00B073F5" w:rsidRPr="003741E9" w:rsidRDefault="00B073F5">
      <w:pPr>
        <w:pStyle w:val="CommentText"/>
        <w:rPr>
          <w:lang w:val="en-US"/>
        </w:rPr>
      </w:pPr>
      <w:r w:rsidRPr="003741E9">
        <w:rPr>
          <w:lang w:val="en-US"/>
        </w:rPr>
        <w:t>(; ; ; ; Liu et al., 2018a; ; ; )</w:t>
      </w:r>
    </w:p>
    <w:p w14:paraId="6CFDED29" w14:textId="77777777" w:rsidR="00B073F5" w:rsidRPr="003741E9" w:rsidRDefault="00B073F5">
      <w:pPr>
        <w:pStyle w:val="CommentText"/>
        <w:rPr>
          <w:lang w:val="en-US"/>
        </w:rPr>
      </w:pPr>
    </w:p>
    <w:p w14:paraId="23462003" w14:textId="77777777" w:rsidR="00B073F5" w:rsidRDefault="00B073F5">
      <w:pPr>
        <w:pStyle w:val="CommentText"/>
      </w:pPr>
      <w:r>
        <w:t>Correct:</w:t>
      </w:r>
    </w:p>
    <w:p w14:paraId="098DF55F" w14:textId="3BB50968" w:rsidR="00B073F5" w:rsidRDefault="00B073F5">
      <w:pPr>
        <w:pStyle w:val="CommentText"/>
      </w:pPr>
      <w:r>
        <w:t>(Adams et al., 2003; Bradley et al., 2003; McGregor et al., 2010; Khodri et al., 2017; F. Liu et al., 2018; Sun et al., 2019; Paik et al., 2020; Predybaylo et al., 2020)</w:t>
      </w:r>
    </w:p>
  </w:comment>
  <w:comment w:id="2753" w:author="Robin Matthews" w:date="2021-06-16T16:23:00Z" w:initials="RM">
    <w:p w14:paraId="542C0BF9" w14:textId="77777777" w:rsidR="00B073F5" w:rsidRPr="003741E9" w:rsidRDefault="00B073F5">
      <w:pPr>
        <w:pStyle w:val="CommentText"/>
        <w:rPr>
          <w:lang w:val="en-US"/>
        </w:rPr>
      </w:pPr>
      <w:r>
        <w:rPr>
          <w:rStyle w:val="CommentReference"/>
        </w:rPr>
        <w:annotationRef/>
      </w:r>
      <w:r w:rsidRPr="003741E9">
        <w:rPr>
          <w:lang w:val="en-US"/>
        </w:rPr>
        <w:t>Not found:</w:t>
      </w:r>
    </w:p>
    <w:p w14:paraId="3D2D26B2" w14:textId="77777777" w:rsidR="00B073F5" w:rsidRPr="003741E9" w:rsidRDefault="00B073F5">
      <w:pPr>
        <w:pStyle w:val="CommentText"/>
        <w:rPr>
          <w:lang w:val="en-US"/>
        </w:rPr>
      </w:pPr>
      <w:r w:rsidRPr="003741E9">
        <w:rPr>
          <w:lang w:val="en-US"/>
        </w:rPr>
        <w:t>2017a</w:t>
      </w:r>
    </w:p>
    <w:p w14:paraId="0F9B569F" w14:textId="77777777" w:rsidR="00B073F5" w:rsidRPr="003741E9" w:rsidRDefault="00B073F5">
      <w:pPr>
        <w:pStyle w:val="CommentText"/>
        <w:rPr>
          <w:lang w:val="en-US"/>
        </w:rPr>
      </w:pPr>
    </w:p>
    <w:p w14:paraId="7F68E958" w14:textId="77777777" w:rsidR="00B073F5" w:rsidRPr="003741E9" w:rsidRDefault="00B073F5">
      <w:pPr>
        <w:pStyle w:val="CommentText"/>
        <w:rPr>
          <w:lang w:val="en-US"/>
        </w:rPr>
      </w:pPr>
      <w:r w:rsidRPr="003741E9">
        <w:rPr>
          <w:lang w:val="en-US"/>
        </w:rPr>
        <w:t>Extra stuff:</w:t>
      </w:r>
    </w:p>
    <w:p w14:paraId="28352C19" w14:textId="77777777" w:rsidR="00B073F5" w:rsidRDefault="00B073F5">
      <w:pPr>
        <w:pStyle w:val="CommentText"/>
      </w:pPr>
      <w:r>
        <w:t>(, 2017b)</w:t>
      </w:r>
    </w:p>
    <w:p w14:paraId="0D5C3AE9" w14:textId="77777777" w:rsidR="00B073F5" w:rsidRDefault="00B073F5">
      <w:pPr>
        <w:pStyle w:val="CommentText"/>
      </w:pPr>
    </w:p>
    <w:p w14:paraId="684F5872" w14:textId="77777777" w:rsidR="00B073F5" w:rsidRDefault="00B073F5">
      <w:pPr>
        <w:pStyle w:val="CommentText"/>
      </w:pPr>
      <w:r>
        <w:t>Correct:</w:t>
      </w:r>
    </w:p>
    <w:p w14:paraId="0E34FAEB" w14:textId="77777777" w:rsidR="00B073F5" w:rsidRDefault="00B073F5">
      <w:pPr>
        <w:pStyle w:val="CommentText"/>
      </w:pPr>
      <w:r>
        <w:t>Gagné et al. (2017a)</w:t>
      </w:r>
    </w:p>
    <w:p w14:paraId="4A486970" w14:textId="218ACA56" w:rsidR="00B073F5" w:rsidRDefault="00B073F5">
      <w:pPr>
        <w:pStyle w:val="CommentText"/>
      </w:pPr>
      <w:r>
        <w:t>(Gagné et al., 2017a)</w:t>
      </w:r>
    </w:p>
  </w:comment>
  <w:comment w:id="2761" w:author="Ian Blenkinsop" w:date="2021-07-27T11:58:00Z" w:initials="IB">
    <w:p w14:paraId="513CAA96" w14:textId="6CC7A55E" w:rsidR="004C47C1" w:rsidRDefault="004C47C1">
      <w:pPr>
        <w:pStyle w:val="CommentText"/>
      </w:pPr>
      <w:r>
        <w:rPr>
          <w:rStyle w:val="CommentReference"/>
        </w:rPr>
        <w:annotationRef/>
      </w:r>
      <w:r>
        <w:t>Spell out for clarity?</w:t>
      </w:r>
    </w:p>
  </w:comment>
  <w:comment w:id="2873" w:author="Ian Blenkinsop" w:date="2021-07-27T12:00:00Z" w:initials="IB">
    <w:p w14:paraId="4429C0EB" w14:textId="428D09E7" w:rsidR="00CB3383" w:rsidRDefault="00CB3383">
      <w:pPr>
        <w:pStyle w:val="CommentText"/>
      </w:pPr>
      <w:r>
        <w:rPr>
          <w:rStyle w:val="CommentReference"/>
        </w:rPr>
        <w:annotationRef/>
      </w:r>
      <w:r>
        <w:t>Unnumbered H5 heading level again in this section – correct?</w:t>
      </w:r>
    </w:p>
  </w:comment>
  <w:comment w:id="2874" w:author="Tom Maycock" w:date="2021-09-07T09:48:00Z" w:initials="TM">
    <w:p w14:paraId="757A128F" w14:textId="1077F748" w:rsidR="005A51EF" w:rsidRDefault="005A51EF">
      <w:pPr>
        <w:pStyle w:val="CommentText"/>
      </w:pPr>
      <w:r>
        <w:rPr>
          <w:rStyle w:val="CommentReference"/>
        </w:rPr>
        <w:annotationRef/>
      </w:r>
      <w:r>
        <w:t>Converting to numbered fo consistency</w:t>
      </w:r>
    </w:p>
  </w:comment>
  <w:comment w:id="2891" w:author="Robin Matthews" w:date="2021-06-16T16:23:00Z" w:initials="RM">
    <w:p w14:paraId="48AD6480" w14:textId="77777777" w:rsidR="00B073F5" w:rsidRPr="003741E9" w:rsidRDefault="00B073F5">
      <w:pPr>
        <w:pStyle w:val="CommentText"/>
        <w:rPr>
          <w:lang w:val="en-US"/>
        </w:rPr>
      </w:pPr>
      <w:r>
        <w:rPr>
          <w:rStyle w:val="CommentReference"/>
        </w:rPr>
        <w:annotationRef/>
      </w:r>
      <w:r w:rsidRPr="003741E9">
        <w:rPr>
          <w:lang w:val="en-US"/>
        </w:rPr>
        <w:t>Not found:</w:t>
      </w:r>
    </w:p>
    <w:p w14:paraId="64E472C9" w14:textId="77777777" w:rsidR="00B073F5" w:rsidRPr="003741E9" w:rsidRDefault="00B073F5">
      <w:pPr>
        <w:pStyle w:val="CommentText"/>
        <w:rPr>
          <w:lang w:val="en-US"/>
        </w:rPr>
      </w:pPr>
      <w:r w:rsidRPr="003741E9">
        <w:rPr>
          <w:lang w:val="en-US"/>
        </w:rPr>
        <w:t>G. Jia et al.</w:t>
      </w:r>
    </w:p>
    <w:p w14:paraId="4B491F41" w14:textId="77777777" w:rsidR="00B073F5" w:rsidRPr="003741E9" w:rsidRDefault="00B073F5">
      <w:pPr>
        <w:pStyle w:val="CommentText"/>
        <w:rPr>
          <w:lang w:val="en-US"/>
        </w:rPr>
      </w:pPr>
    </w:p>
    <w:p w14:paraId="04E712E1" w14:textId="77777777" w:rsidR="00B073F5" w:rsidRPr="003741E9" w:rsidRDefault="00B073F5">
      <w:pPr>
        <w:pStyle w:val="CommentText"/>
        <w:rPr>
          <w:lang w:val="en-US"/>
        </w:rPr>
      </w:pPr>
      <w:r w:rsidRPr="003741E9">
        <w:rPr>
          <w:lang w:val="en-US"/>
        </w:rPr>
        <w:t>Extra stuff:</w:t>
      </w:r>
    </w:p>
    <w:p w14:paraId="3D9C7B63" w14:textId="77777777" w:rsidR="00B073F5" w:rsidRPr="003741E9" w:rsidRDefault="00B073F5">
      <w:pPr>
        <w:pStyle w:val="CommentText"/>
        <w:rPr>
          <w:lang w:val="en-US"/>
        </w:rPr>
      </w:pPr>
      <w:r w:rsidRPr="003741E9">
        <w:rPr>
          <w:lang w:val="en-US"/>
        </w:rPr>
        <w:t>(Jia et al., b)</w:t>
      </w:r>
    </w:p>
    <w:p w14:paraId="3B52FCD8" w14:textId="77777777" w:rsidR="00B073F5" w:rsidRPr="003741E9" w:rsidRDefault="00B073F5">
      <w:pPr>
        <w:pStyle w:val="CommentText"/>
        <w:rPr>
          <w:lang w:val="en-US"/>
        </w:rPr>
      </w:pPr>
    </w:p>
    <w:p w14:paraId="0E7CABB1" w14:textId="77777777" w:rsidR="00B073F5" w:rsidRPr="003741E9" w:rsidRDefault="00B073F5">
      <w:pPr>
        <w:pStyle w:val="CommentText"/>
        <w:rPr>
          <w:lang w:val="en-US"/>
        </w:rPr>
      </w:pPr>
      <w:r w:rsidRPr="003741E9">
        <w:rPr>
          <w:lang w:val="en-US"/>
        </w:rPr>
        <w:t>Correct:</w:t>
      </w:r>
    </w:p>
    <w:p w14:paraId="4AC5132C" w14:textId="77777777" w:rsidR="00B073F5" w:rsidRDefault="00B073F5">
      <w:pPr>
        <w:pStyle w:val="CommentText"/>
      </w:pPr>
      <w:r>
        <w:t>G. Jia et al. (2019)</w:t>
      </w:r>
    </w:p>
    <w:p w14:paraId="5CA674CF" w14:textId="057D4CB0" w:rsidR="00B073F5" w:rsidRDefault="00B073F5">
      <w:pPr>
        <w:pStyle w:val="CommentText"/>
      </w:pPr>
      <w:r>
        <w:t>(G. Jia et al., 2019)</w:t>
      </w:r>
    </w:p>
  </w:comment>
  <w:comment w:id="2886" w:author="Robin Matthews" w:date="2021-06-16T18:54:00Z" w:initials="RM">
    <w:p w14:paraId="4D4BE05A" w14:textId="77EE6CD2" w:rsidR="00B073F5" w:rsidRPr="003741E9" w:rsidRDefault="00B073F5">
      <w:pPr>
        <w:pStyle w:val="CommentText"/>
        <w:rPr>
          <w:lang w:val="en-US"/>
        </w:rPr>
      </w:pPr>
      <w:r>
        <w:rPr>
          <w:rStyle w:val="CommentReference"/>
        </w:rPr>
        <w:annotationRef/>
      </w:r>
      <w:r w:rsidRPr="003741E9">
        <w:rPr>
          <w:lang w:val="en-US"/>
        </w:rPr>
        <w:t>What should this say?</w:t>
      </w:r>
    </w:p>
  </w:comment>
  <w:comment w:id="2903" w:author="Robin Matthews" w:date="2021-06-16T16:23:00Z" w:initials="RM">
    <w:p w14:paraId="69F9E2BF" w14:textId="77777777" w:rsidR="00B073F5" w:rsidRPr="003741E9" w:rsidRDefault="00B073F5">
      <w:pPr>
        <w:pStyle w:val="CommentText"/>
        <w:rPr>
          <w:lang w:val="en-US"/>
        </w:rPr>
      </w:pPr>
      <w:r>
        <w:rPr>
          <w:rStyle w:val="CommentReference"/>
        </w:rPr>
        <w:annotationRef/>
      </w:r>
      <w:r w:rsidRPr="003741E9">
        <w:rPr>
          <w:lang w:val="en-US"/>
        </w:rPr>
        <w:t>Not found:</w:t>
      </w:r>
    </w:p>
    <w:p w14:paraId="7392C26D" w14:textId="77777777" w:rsidR="00B073F5" w:rsidRPr="003741E9" w:rsidRDefault="00B073F5">
      <w:pPr>
        <w:pStyle w:val="CommentText"/>
        <w:rPr>
          <w:lang w:val="en-US"/>
        </w:rPr>
      </w:pPr>
      <w:r w:rsidRPr="003741E9">
        <w:rPr>
          <w:lang w:val="en-US"/>
        </w:rPr>
        <w:t>Byrne and O’Gorman, 2013a, b, 2018</w:t>
      </w:r>
    </w:p>
    <w:p w14:paraId="210EA973" w14:textId="77777777" w:rsidR="00B073F5" w:rsidRPr="003741E9" w:rsidRDefault="00B073F5">
      <w:pPr>
        <w:pStyle w:val="CommentText"/>
        <w:rPr>
          <w:lang w:val="en-US"/>
        </w:rPr>
      </w:pPr>
    </w:p>
    <w:p w14:paraId="49F0B726" w14:textId="77777777" w:rsidR="00B073F5" w:rsidRPr="003741E9" w:rsidRDefault="00B073F5">
      <w:pPr>
        <w:pStyle w:val="CommentText"/>
        <w:rPr>
          <w:lang w:val="en-US"/>
        </w:rPr>
      </w:pPr>
      <w:r w:rsidRPr="003741E9">
        <w:rPr>
          <w:lang w:val="en-US"/>
        </w:rPr>
        <w:t>Extra stuff:</w:t>
      </w:r>
    </w:p>
    <w:p w14:paraId="7FD55727" w14:textId="77777777" w:rsidR="00B073F5" w:rsidRPr="003741E9" w:rsidRDefault="00B073F5">
      <w:pPr>
        <w:pStyle w:val="CommentText"/>
        <w:rPr>
          <w:lang w:val="en-US"/>
        </w:rPr>
      </w:pPr>
      <w:r w:rsidRPr="003741E9">
        <w:rPr>
          <w:lang w:val="en-US"/>
        </w:rPr>
        <w:t>(; Byrne and O’Gorman, 2013a, 2013b, 2018)</w:t>
      </w:r>
    </w:p>
    <w:p w14:paraId="057238AE" w14:textId="77777777" w:rsidR="00B073F5" w:rsidRPr="003741E9" w:rsidRDefault="00B073F5">
      <w:pPr>
        <w:pStyle w:val="CommentText"/>
        <w:rPr>
          <w:lang w:val="en-US"/>
        </w:rPr>
      </w:pPr>
    </w:p>
    <w:p w14:paraId="1B033EFC" w14:textId="77777777" w:rsidR="00B073F5" w:rsidRPr="003741E9" w:rsidRDefault="00B073F5">
      <w:pPr>
        <w:pStyle w:val="CommentText"/>
        <w:rPr>
          <w:lang w:val="en-US"/>
        </w:rPr>
      </w:pPr>
      <w:r w:rsidRPr="003741E9">
        <w:rPr>
          <w:lang w:val="en-US"/>
        </w:rPr>
        <w:t>Correct:</w:t>
      </w:r>
    </w:p>
    <w:p w14:paraId="4CE65FBE" w14:textId="6694014B" w:rsidR="00B073F5" w:rsidRPr="003741E9" w:rsidRDefault="00B073F5">
      <w:pPr>
        <w:pStyle w:val="CommentText"/>
        <w:rPr>
          <w:lang w:val="en-US"/>
        </w:rPr>
      </w:pPr>
      <w:r w:rsidRPr="003741E9">
        <w:rPr>
          <w:lang w:val="en-US"/>
        </w:rPr>
        <w:t>(Joshi et al., 2008; Byrne and O’Gorman, 2013a, b, 2018)</w:t>
      </w:r>
    </w:p>
  </w:comment>
  <w:comment w:id="2926" w:author="Robin Matthews" w:date="2021-06-16T16:23:00Z" w:initials="RM">
    <w:p w14:paraId="7849F13F" w14:textId="77777777" w:rsidR="00B073F5" w:rsidRPr="003741E9" w:rsidRDefault="00B073F5">
      <w:pPr>
        <w:pStyle w:val="CommentText"/>
        <w:rPr>
          <w:lang w:val="en-US"/>
        </w:rPr>
      </w:pPr>
      <w:r>
        <w:rPr>
          <w:rStyle w:val="CommentReference"/>
        </w:rPr>
        <w:annotationRef/>
      </w:r>
      <w:r w:rsidRPr="003741E9">
        <w:rPr>
          <w:lang w:val="en-US"/>
        </w:rPr>
        <w:t>Extra stuff:</w:t>
      </w:r>
    </w:p>
    <w:p w14:paraId="1B217656" w14:textId="77777777" w:rsidR="00B073F5" w:rsidRPr="003741E9" w:rsidRDefault="00B073F5">
      <w:pPr>
        <w:pStyle w:val="CommentText"/>
        <w:rPr>
          <w:lang w:val="en-US"/>
        </w:rPr>
      </w:pPr>
      <w:r w:rsidRPr="003741E9">
        <w:rPr>
          <w:lang w:val="en-US"/>
        </w:rPr>
        <w:t>(; ; ; ; ; ; ; ; ; ; )</w:t>
      </w:r>
    </w:p>
    <w:p w14:paraId="4A946E98" w14:textId="77777777" w:rsidR="00B073F5" w:rsidRPr="003741E9" w:rsidRDefault="00B073F5">
      <w:pPr>
        <w:pStyle w:val="CommentText"/>
        <w:rPr>
          <w:lang w:val="en-US"/>
        </w:rPr>
      </w:pPr>
    </w:p>
    <w:p w14:paraId="76E06988" w14:textId="77777777" w:rsidR="00B073F5" w:rsidRPr="003741E9" w:rsidRDefault="00B073F5">
      <w:pPr>
        <w:pStyle w:val="CommentText"/>
        <w:rPr>
          <w:lang w:val="en-US"/>
        </w:rPr>
      </w:pPr>
      <w:r w:rsidRPr="003741E9">
        <w:rPr>
          <w:lang w:val="en-US"/>
        </w:rPr>
        <w:t>Correct:</w:t>
      </w:r>
    </w:p>
    <w:p w14:paraId="5408A4D9" w14:textId="44762B06" w:rsidR="00B073F5" w:rsidRPr="003741E9" w:rsidRDefault="00B073F5">
      <w:pPr>
        <w:pStyle w:val="CommentText"/>
        <w:rPr>
          <w:lang w:val="en-US"/>
        </w:rPr>
      </w:pPr>
      <w:r w:rsidRPr="003741E9">
        <w:rPr>
          <w:lang w:val="en-US"/>
        </w:rPr>
        <w:t>(Holland and Bitz, 2003; Bitz et al., 2006; Lee et al., 2011, 2017; Alexeev and Jackson, 2013; Marshall et al., 2014, 2015; Woods and Caballero, 2016; Nummelin et al., 2017; Singh et al., 2017; Merlis and Henry, 2018; Oldenburg et al., 2018; Armour et al., 2019)</w:t>
      </w:r>
    </w:p>
  </w:comment>
  <w:comment w:id="2935" w:author="Robin Matthews" w:date="2021-06-16T16:23:00Z" w:initials="RM">
    <w:p w14:paraId="1B7141A2" w14:textId="77777777" w:rsidR="00B073F5" w:rsidRPr="003741E9" w:rsidRDefault="00B073F5">
      <w:pPr>
        <w:pStyle w:val="CommentText"/>
        <w:rPr>
          <w:lang w:val="en-US"/>
        </w:rPr>
      </w:pPr>
      <w:r>
        <w:rPr>
          <w:rStyle w:val="CommentReference"/>
        </w:rPr>
        <w:annotationRef/>
      </w:r>
      <w:r w:rsidRPr="003741E9">
        <w:rPr>
          <w:lang w:val="en-US"/>
        </w:rPr>
        <w:t>Not found:</w:t>
      </w:r>
    </w:p>
    <w:p w14:paraId="1DEED348" w14:textId="77777777" w:rsidR="00B073F5" w:rsidRPr="003741E9" w:rsidRDefault="00B073F5">
      <w:pPr>
        <w:pStyle w:val="CommentText"/>
        <w:rPr>
          <w:lang w:val="en-US"/>
        </w:rPr>
      </w:pPr>
      <w:r w:rsidRPr="003741E9">
        <w:rPr>
          <w:lang w:val="en-US"/>
        </w:rPr>
        <w:t>Y. Liu et al., 2018</w:t>
      </w:r>
    </w:p>
    <w:p w14:paraId="32FB592F" w14:textId="77777777" w:rsidR="00B073F5" w:rsidRPr="003741E9" w:rsidRDefault="00B073F5">
      <w:pPr>
        <w:pStyle w:val="CommentText"/>
        <w:rPr>
          <w:lang w:val="en-US"/>
        </w:rPr>
      </w:pPr>
    </w:p>
    <w:p w14:paraId="6089C322" w14:textId="77777777" w:rsidR="00B073F5" w:rsidRPr="003741E9" w:rsidRDefault="00B073F5">
      <w:pPr>
        <w:pStyle w:val="CommentText"/>
        <w:rPr>
          <w:lang w:val="en-US"/>
        </w:rPr>
      </w:pPr>
      <w:r w:rsidRPr="003741E9">
        <w:rPr>
          <w:lang w:val="en-US"/>
        </w:rPr>
        <w:t>Extra stuff:</w:t>
      </w:r>
    </w:p>
    <w:p w14:paraId="1924A8C9" w14:textId="77777777" w:rsidR="00B073F5" w:rsidRPr="003741E9" w:rsidRDefault="00B073F5">
      <w:pPr>
        <w:pStyle w:val="CommentText"/>
        <w:rPr>
          <w:lang w:val="en-US"/>
        </w:rPr>
      </w:pPr>
      <w:r w:rsidRPr="003741E9">
        <w:rPr>
          <w:lang w:val="en-US"/>
        </w:rPr>
        <w:t>(, 2018d; )</w:t>
      </w:r>
    </w:p>
    <w:p w14:paraId="7C2B3A7A" w14:textId="77777777" w:rsidR="00B073F5" w:rsidRPr="003741E9" w:rsidRDefault="00B073F5">
      <w:pPr>
        <w:pStyle w:val="CommentText"/>
        <w:rPr>
          <w:lang w:val="en-US"/>
        </w:rPr>
      </w:pPr>
    </w:p>
    <w:p w14:paraId="459AB354" w14:textId="77777777" w:rsidR="00B073F5" w:rsidRPr="003741E9" w:rsidRDefault="00B073F5">
      <w:pPr>
        <w:pStyle w:val="CommentText"/>
        <w:rPr>
          <w:lang w:val="en-US"/>
        </w:rPr>
      </w:pPr>
      <w:r w:rsidRPr="003741E9">
        <w:rPr>
          <w:lang w:val="en-US"/>
        </w:rPr>
        <w:t>Correct:</w:t>
      </w:r>
    </w:p>
    <w:p w14:paraId="142722A6" w14:textId="5ADE64B2" w:rsidR="00B073F5" w:rsidRPr="003741E9" w:rsidRDefault="00B073F5">
      <w:pPr>
        <w:pStyle w:val="CommentText"/>
        <w:rPr>
          <w:lang w:val="en-US"/>
        </w:rPr>
      </w:pPr>
      <w:r w:rsidRPr="003741E9">
        <w:rPr>
          <w:lang w:val="en-US"/>
        </w:rPr>
        <w:t>(Liu et al., 2017; Y. Liu et al., 2018; Wen et al., 2018)</w:t>
      </w:r>
    </w:p>
  </w:comment>
  <w:comment w:id="2951" w:author="Robin Matthews" w:date="2021-06-16T16:23:00Z" w:initials="RM">
    <w:p w14:paraId="4C7D44F2" w14:textId="77777777" w:rsidR="00B073F5" w:rsidRPr="003741E9" w:rsidRDefault="00B073F5">
      <w:pPr>
        <w:pStyle w:val="CommentText"/>
        <w:rPr>
          <w:lang w:val="en-US"/>
        </w:rPr>
      </w:pPr>
      <w:r>
        <w:rPr>
          <w:rStyle w:val="CommentReference"/>
        </w:rPr>
        <w:annotationRef/>
      </w:r>
      <w:r w:rsidRPr="003741E9">
        <w:rPr>
          <w:lang w:val="en-US"/>
        </w:rPr>
        <w:t>Not found:</w:t>
      </w:r>
    </w:p>
    <w:p w14:paraId="0BB28CBB" w14:textId="77777777" w:rsidR="00B073F5" w:rsidRPr="003741E9" w:rsidRDefault="00B073F5">
      <w:pPr>
        <w:pStyle w:val="CommentText"/>
        <w:rPr>
          <w:lang w:val="en-US"/>
        </w:rPr>
      </w:pPr>
      <w:r w:rsidRPr="003741E9">
        <w:rPr>
          <w:lang w:val="en-US"/>
        </w:rPr>
        <w:t>2017b</w:t>
      </w:r>
    </w:p>
    <w:p w14:paraId="769F4932" w14:textId="77777777" w:rsidR="00B073F5" w:rsidRPr="003741E9" w:rsidRDefault="00B073F5">
      <w:pPr>
        <w:pStyle w:val="CommentText"/>
        <w:rPr>
          <w:lang w:val="en-US"/>
        </w:rPr>
      </w:pPr>
    </w:p>
    <w:p w14:paraId="2EA6455D" w14:textId="77777777" w:rsidR="00B073F5" w:rsidRPr="003741E9" w:rsidRDefault="00B073F5">
      <w:pPr>
        <w:pStyle w:val="CommentText"/>
        <w:rPr>
          <w:lang w:val="en-US"/>
        </w:rPr>
      </w:pPr>
      <w:r w:rsidRPr="003741E9">
        <w:rPr>
          <w:lang w:val="en-US"/>
        </w:rPr>
        <w:t>Extra stuff:</w:t>
      </w:r>
    </w:p>
    <w:p w14:paraId="478F7C30" w14:textId="77777777" w:rsidR="00B073F5" w:rsidRPr="003741E9" w:rsidRDefault="00B073F5">
      <w:pPr>
        <w:pStyle w:val="CommentText"/>
        <w:rPr>
          <w:lang w:val="en-US"/>
        </w:rPr>
      </w:pPr>
      <w:r w:rsidRPr="003741E9">
        <w:rPr>
          <w:lang w:val="en-US"/>
        </w:rPr>
        <w:t>(, 2017a)</w:t>
      </w:r>
    </w:p>
    <w:p w14:paraId="0E8BE114" w14:textId="77777777" w:rsidR="00B073F5" w:rsidRPr="003741E9" w:rsidRDefault="00B073F5">
      <w:pPr>
        <w:pStyle w:val="CommentText"/>
        <w:rPr>
          <w:lang w:val="en-US"/>
        </w:rPr>
      </w:pPr>
    </w:p>
    <w:p w14:paraId="5567701D" w14:textId="77777777" w:rsidR="00B073F5" w:rsidRPr="003741E9" w:rsidRDefault="00B073F5">
      <w:pPr>
        <w:pStyle w:val="CommentText"/>
        <w:rPr>
          <w:lang w:val="en-US"/>
        </w:rPr>
      </w:pPr>
      <w:r w:rsidRPr="003741E9">
        <w:rPr>
          <w:lang w:val="en-US"/>
        </w:rPr>
        <w:t>Correct:</w:t>
      </w:r>
    </w:p>
    <w:p w14:paraId="7DC0BF99" w14:textId="77777777" w:rsidR="00B073F5" w:rsidRDefault="00B073F5">
      <w:pPr>
        <w:pStyle w:val="CommentText"/>
      </w:pPr>
      <w:r>
        <w:t>Gagné et al. (2017b)</w:t>
      </w:r>
    </w:p>
    <w:p w14:paraId="1E831478" w14:textId="668350A2" w:rsidR="00B073F5" w:rsidRDefault="00B073F5">
      <w:pPr>
        <w:pStyle w:val="CommentText"/>
      </w:pPr>
      <w:r>
        <w:t>(Gagné et al., 2017b)</w:t>
      </w:r>
    </w:p>
  </w:comment>
  <w:comment w:id="2961" w:author="Sara M Tuson" w:date="2021-07-19T20:43:00Z" w:initials="ST">
    <w:p w14:paraId="6BB915B5" w14:textId="3A13316A" w:rsidR="00B073F5" w:rsidRDefault="00B073F5">
      <w:pPr>
        <w:pStyle w:val="CommentText"/>
      </w:pPr>
      <w:r>
        <w:rPr>
          <w:rStyle w:val="CommentReference"/>
        </w:rPr>
        <w:annotationRef/>
      </w:r>
      <w:r>
        <w:t>QUERY: The meaning of this sentence is unclear. Are the models projecting weak polar amplification? Needs a rephrase if possible.</w:t>
      </w:r>
    </w:p>
  </w:comment>
  <w:comment w:id="2962" w:author="Tom Maycock" w:date="2021-09-07T09:49:00Z" w:initials="TM">
    <w:p w14:paraId="076F9D27" w14:textId="075D44B1" w:rsidR="005A51EF" w:rsidRDefault="005A51EF">
      <w:pPr>
        <w:pStyle w:val="CommentText"/>
      </w:pPr>
      <w:r w:rsidRPr="005A51EF">
        <w:rPr>
          <w:rStyle w:val="CommentReference"/>
          <w:highlight w:val="yellow"/>
        </w:rPr>
        <w:annotationRef/>
      </w:r>
      <w:r w:rsidRPr="005A51EF">
        <w:rPr>
          <w:highlight w:val="yellow"/>
        </w:rPr>
        <w:t>Perhaps “Climate models project a weak polar amplification in the SH under transient warming (Figure 4.19).</w:t>
      </w:r>
    </w:p>
  </w:comment>
  <w:comment w:id="2964" w:author="Robin Matthews" w:date="2021-06-16T16:23:00Z" w:initials="RM">
    <w:p w14:paraId="4B8305B3" w14:textId="77777777" w:rsidR="00B073F5" w:rsidRPr="003741E9" w:rsidRDefault="00B073F5">
      <w:pPr>
        <w:pStyle w:val="CommentText"/>
        <w:rPr>
          <w:lang w:val="en-US"/>
        </w:rPr>
      </w:pPr>
      <w:r>
        <w:rPr>
          <w:rStyle w:val="CommentReference"/>
        </w:rPr>
        <w:annotationRef/>
      </w:r>
      <w:r w:rsidRPr="003741E9">
        <w:rPr>
          <w:lang w:val="en-US"/>
        </w:rPr>
        <w:t>Not found:</w:t>
      </w:r>
    </w:p>
    <w:p w14:paraId="1B3C847F" w14:textId="77777777" w:rsidR="00B073F5" w:rsidRPr="003741E9" w:rsidRDefault="00B073F5">
      <w:pPr>
        <w:pStyle w:val="CommentText"/>
        <w:rPr>
          <w:lang w:val="en-US"/>
        </w:rPr>
      </w:pPr>
      <w:r w:rsidRPr="003741E9">
        <w:rPr>
          <w:lang w:val="en-US"/>
        </w:rPr>
        <w:t>W. Liu et al., 2018</w:t>
      </w:r>
    </w:p>
    <w:p w14:paraId="390E5891" w14:textId="77777777" w:rsidR="00B073F5" w:rsidRPr="003741E9" w:rsidRDefault="00B073F5">
      <w:pPr>
        <w:pStyle w:val="CommentText"/>
        <w:rPr>
          <w:lang w:val="en-US"/>
        </w:rPr>
      </w:pPr>
    </w:p>
    <w:p w14:paraId="246D6F6B" w14:textId="77777777" w:rsidR="00B073F5" w:rsidRPr="003741E9" w:rsidRDefault="00B073F5">
      <w:pPr>
        <w:pStyle w:val="CommentText"/>
        <w:rPr>
          <w:lang w:val="en-US"/>
        </w:rPr>
      </w:pPr>
      <w:r w:rsidRPr="003741E9">
        <w:rPr>
          <w:lang w:val="en-US"/>
        </w:rPr>
        <w:t>Extra stuff:</w:t>
      </w:r>
    </w:p>
    <w:p w14:paraId="731FE3A6" w14:textId="77777777" w:rsidR="00B073F5" w:rsidRPr="003741E9" w:rsidRDefault="00B073F5">
      <w:pPr>
        <w:pStyle w:val="CommentText"/>
        <w:rPr>
          <w:lang w:val="en-US"/>
        </w:rPr>
      </w:pPr>
      <w:r w:rsidRPr="003741E9">
        <w:rPr>
          <w:lang w:val="en-US"/>
        </w:rPr>
        <w:t>(; ; ; Liu et al., 2018c)</w:t>
      </w:r>
    </w:p>
    <w:p w14:paraId="62D42732" w14:textId="77777777" w:rsidR="00B073F5" w:rsidRPr="003741E9" w:rsidRDefault="00B073F5">
      <w:pPr>
        <w:pStyle w:val="CommentText"/>
        <w:rPr>
          <w:lang w:val="en-US"/>
        </w:rPr>
      </w:pPr>
    </w:p>
    <w:p w14:paraId="4BE3CC3F" w14:textId="77777777" w:rsidR="00B073F5" w:rsidRPr="003741E9" w:rsidRDefault="00B073F5">
      <w:pPr>
        <w:pStyle w:val="CommentText"/>
        <w:rPr>
          <w:lang w:val="en-US"/>
        </w:rPr>
      </w:pPr>
      <w:r w:rsidRPr="003741E9">
        <w:rPr>
          <w:lang w:val="en-US"/>
        </w:rPr>
        <w:t>Correct:</w:t>
      </w:r>
    </w:p>
    <w:p w14:paraId="0333165A" w14:textId="7D1F6A52" w:rsidR="00B073F5" w:rsidRDefault="00B073F5">
      <w:pPr>
        <w:pStyle w:val="CommentText"/>
      </w:pPr>
      <w:r>
        <w:t>(Frölicher et al., 2015; Marshall et al., 2015; Armour et al., 2016; W. Liu et al., 2018)</w:t>
      </w:r>
    </w:p>
  </w:comment>
  <w:comment w:id="3014" w:author="Robin Matthews" w:date="2021-06-16T18:59:00Z" w:initials="RM">
    <w:p w14:paraId="7666642E" w14:textId="00C9E948" w:rsidR="00B073F5" w:rsidRPr="003741E9" w:rsidRDefault="00B073F5">
      <w:pPr>
        <w:pStyle w:val="CommentText"/>
        <w:rPr>
          <w:lang w:val="en-US"/>
        </w:rPr>
      </w:pPr>
      <w:r>
        <w:rPr>
          <w:rStyle w:val="CommentReference"/>
        </w:rPr>
        <w:annotationRef/>
      </w:r>
      <w:r w:rsidRPr="003741E9">
        <w:rPr>
          <w:lang w:val="en-US"/>
        </w:rPr>
        <w:t>Please check this text is formatted correctly – previously there were double brackets, which I’ve now removed.</w:t>
      </w:r>
    </w:p>
  </w:comment>
  <w:comment w:id="3063" w:author="Ian Blenkinsop" w:date="2021-07-27T12:05:00Z" w:initials="IB">
    <w:p w14:paraId="1CAF7F47" w14:textId="0BF69CA1" w:rsidR="006427A2" w:rsidRDefault="006427A2">
      <w:pPr>
        <w:pStyle w:val="CommentText"/>
      </w:pPr>
      <w:r>
        <w:rPr>
          <w:rStyle w:val="CommentReference"/>
        </w:rPr>
        <w:annotationRef/>
      </w:r>
      <w:r>
        <w:t>Citation here?</w:t>
      </w:r>
    </w:p>
  </w:comment>
  <w:comment w:id="3064" w:author="Tom Maycock" w:date="2021-09-07T09:50:00Z" w:initials="TM">
    <w:p w14:paraId="055F3042" w14:textId="2517B801" w:rsidR="001D5CE2" w:rsidRDefault="001D5CE2">
      <w:pPr>
        <w:pStyle w:val="CommentText"/>
      </w:pPr>
      <w:r>
        <w:rPr>
          <w:rStyle w:val="CommentReference"/>
        </w:rPr>
        <w:annotationRef/>
      </w:r>
      <w:r>
        <w:t>Probably not needed</w:t>
      </w:r>
    </w:p>
  </w:comment>
  <w:comment w:id="3070" w:author="Ian Blenkinsop" w:date="2021-07-27T12:08:00Z" w:initials="IB">
    <w:p w14:paraId="5FE9831F" w14:textId="1804204C" w:rsidR="00AA78A8" w:rsidRDefault="00AA78A8">
      <w:pPr>
        <w:pStyle w:val="CommentText"/>
      </w:pPr>
      <w:r>
        <w:rPr>
          <w:rStyle w:val="CommentReference"/>
        </w:rPr>
        <w:annotationRef/>
      </w:r>
      <w:r>
        <w:t xml:space="preserve"> Brewer–Dobson</w:t>
      </w:r>
      <w:r>
        <w:br/>
        <w:t>[en dash?]</w:t>
      </w:r>
      <w:r>
        <w:br/>
        <w:t>Please change all instances if changing</w:t>
      </w:r>
    </w:p>
  </w:comment>
  <w:comment w:id="3071" w:author="Tom Maycock" w:date="2021-09-07T09:52:00Z" w:initials="TM">
    <w:p w14:paraId="53DC5876" w14:textId="6D44C259" w:rsidR="001D5CE2" w:rsidRDefault="001D5CE2">
      <w:pPr>
        <w:pStyle w:val="CommentText"/>
      </w:pPr>
      <w:r>
        <w:rPr>
          <w:rStyle w:val="CommentReference"/>
        </w:rPr>
        <w:annotationRef/>
      </w:r>
      <w:r>
        <w:t>Changed it to dash here and below, added to style guide</w:t>
      </w:r>
    </w:p>
  </w:comment>
  <w:comment w:id="3102" w:author="Ian Blenkinsop" w:date="2021-07-27T12:13:00Z" w:initials="IB">
    <w:p w14:paraId="5EC29E9D" w14:textId="0B4DFE44" w:rsidR="004B0B9A" w:rsidRDefault="004B0B9A">
      <w:pPr>
        <w:pStyle w:val="CommentText"/>
      </w:pPr>
      <w:r>
        <w:rPr>
          <w:rStyle w:val="CommentReference"/>
        </w:rPr>
        <w:annotationRef/>
      </w:r>
      <w:r>
        <w:t>Referred to as a ‘paradigm’ earlier on – OK</w:t>
      </w:r>
      <w:r w:rsidR="008439F3">
        <w:t xml:space="preserve"> as both?</w:t>
      </w:r>
    </w:p>
  </w:comment>
  <w:comment w:id="3121" w:author="Ian Blenkinsop" w:date="2021-07-27T12:15:00Z" w:initials="IB">
    <w:p w14:paraId="74E12984" w14:textId="19F817BC" w:rsidR="006746F2" w:rsidRDefault="006746F2">
      <w:pPr>
        <w:pStyle w:val="CommentText"/>
      </w:pPr>
      <w:r>
        <w:rPr>
          <w:rStyle w:val="CommentReference"/>
        </w:rPr>
        <w:annotationRef/>
      </w:r>
      <w:r>
        <w:t xml:space="preserve">Format as </w:t>
      </w:r>
      <w:r w:rsidRPr="003862D0">
        <w:rPr>
          <w:color w:val="000000" w:themeColor="text1"/>
        </w:rPr>
        <w:t>°C</w:t>
      </w:r>
      <w:r w:rsidRPr="006A2EEF">
        <w:rPr>
          <w:color w:val="000000"/>
          <w:sz w:val="20"/>
          <w:szCs w:val="20"/>
          <w:vertAlign w:val="superscript"/>
        </w:rPr>
        <w:t>–</w:t>
      </w:r>
      <w:r w:rsidRPr="003862D0">
        <w:rPr>
          <w:color w:val="000000" w:themeColor="text1"/>
          <w:vertAlign w:val="superscript"/>
        </w:rPr>
        <w:t>1</w:t>
      </w:r>
      <w:r>
        <w:rPr>
          <w:color w:val="000000" w:themeColor="text1"/>
          <w:vertAlign w:val="superscript"/>
        </w:rPr>
        <w:br/>
      </w:r>
      <w:r>
        <w:t>A</w:t>
      </w:r>
      <w:r w:rsidR="00043854">
        <w:t>s</w:t>
      </w:r>
      <w:r>
        <w:t xml:space="preserve"> it is below?</w:t>
      </w:r>
      <w:r w:rsidR="00043854">
        <w:t xml:space="preserve"> Change all instances if so</w:t>
      </w:r>
    </w:p>
  </w:comment>
  <w:comment w:id="3122" w:author="Tom Maycock" w:date="2021-09-07T09:54:00Z" w:initials="TM">
    <w:p w14:paraId="3895FA3B" w14:textId="2E197082" w:rsidR="001D5CE2" w:rsidRDefault="001D5CE2">
      <w:pPr>
        <w:pStyle w:val="CommentText"/>
      </w:pPr>
      <w:r>
        <w:rPr>
          <w:rStyle w:val="CommentReference"/>
        </w:rPr>
        <w:annotationRef/>
      </w:r>
      <w:r>
        <w:t xml:space="preserve">I suggested changing the other two instances below to “per °C” – simpler/faster to read for everyone I think. </w:t>
      </w:r>
    </w:p>
  </w:comment>
  <w:comment w:id="3172" w:author="Robin Matthews" w:date="2021-06-16T16:24:00Z" w:initials="RM">
    <w:p w14:paraId="7F85CEAD" w14:textId="77777777" w:rsidR="00B073F5" w:rsidRPr="003741E9" w:rsidRDefault="00B073F5">
      <w:pPr>
        <w:pStyle w:val="CommentText"/>
        <w:rPr>
          <w:lang w:val="en-US"/>
        </w:rPr>
      </w:pPr>
      <w:r>
        <w:rPr>
          <w:rStyle w:val="CommentReference"/>
        </w:rPr>
        <w:annotationRef/>
      </w:r>
      <w:r w:rsidRPr="003741E9">
        <w:rPr>
          <w:lang w:val="en-US"/>
        </w:rPr>
        <w:t>Not found:</w:t>
      </w:r>
    </w:p>
    <w:p w14:paraId="5C6E457C" w14:textId="77777777" w:rsidR="00B073F5" w:rsidRPr="003741E9" w:rsidRDefault="00B073F5">
      <w:pPr>
        <w:pStyle w:val="CommentText"/>
        <w:rPr>
          <w:lang w:val="en-US"/>
        </w:rPr>
      </w:pPr>
      <w:r w:rsidRPr="003741E9">
        <w:rPr>
          <w:lang w:val="en-US"/>
        </w:rPr>
        <w:t>Richardson et al., 2018a</w:t>
      </w:r>
    </w:p>
    <w:p w14:paraId="15EBDF38" w14:textId="77777777" w:rsidR="00B073F5" w:rsidRPr="003741E9" w:rsidRDefault="00B073F5">
      <w:pPr>
        <w:pStyle w:val="CommentText"/>
        <w:rPr>
          <w:lang w:val="en-US"/>
        </w:rPr>
      </w:pPr>
    </w:p>
    <w:p w14:paraId="4E4B5981" w14:textId="77777777" w:rsidR="00B073F5" w:rsidRPr="003741E9" w:rsidRDefault="00B073F5">
      <w:pPr>
        <w:pStyle w:val="CommentText"/>
        <w:rPr>
          <w:lang w:val="en-US"/>
        </w:rPr>
      </w:pPr>
      <w:r w:rsidRPr="003741E9">
        <w:rPr>
          <w:lang w:val="en-US"/>
        </w:rPr>
        <w:t>Extra stuff:</w:t>
      </w:r>
    </w:p>
    <w:p w14:paraId="3D3CC58E" w14:textId="77777777" w:rsidR="00B073F5" w:rsidRPr="003741E9" w:rsidRDefault="00B073F5">
      <w:pPr>
        <w:pStyle w:val="CommentText"/>
        <w:rPr>
          <w:lang w:val="en-US"/>
        </w:rPr>
      </w:pPr>
      <w:r w:rsidRPr="003741E9">
        <w:rPr>
          <w:lang w:val="en-US"/>
        </w:rPr>
        <w:t>(; Richardson et al., 2018b)</w:t>
      </w:r>
    </w:p>
    <w:p w14:paraId="73ECF8A3" w14:textId="77777777" w:rsidR="00B073F5" w:rsidRPr="003741E9" w:rsidRDefault="00B073F5">
      <w:pPr>
        <w:pStyle w:val="CommentText"/>
        <w:rPr>
          <w:lang w:val="en-US"/>
        </w:rPr>
      </w:pPr>
    </w:p>
    <w:p w14:paraId="06AE042D" w14:textId="77777777" w:rsidR="00B073F5" w:rsidRPr="003741E9" w:rsidRDefault="00B073F5">
      <w:pPr>
        <w:pStyle w:val="CommentText"/>
        <w:rPr>
          <w:lang w:val="en-US"/>
        </w:rPr>
      </w:pPr>
      <w:r w:rsidRPr="003741E9">
        <w:rPr>
          <w:lang w:val="en-US"/>
        </w:rPr>
        <w:t>Correct:</w:t>
      </w:r>
    </w:p>
    <w:p w14:paraId="0F9F13A0" w14:textId="5CE2E0A7" w:rsidR="00B073F5" w:rsidRPr="003741E9" w:rsidRDefault="00B073F5">
      <w:pPr>
        <w:pStyle w:val="CommentText"/>
        <w:rPr>
          <w:lang w:val="en-US"/>
        </w:rPr>
      </w:pPr>
      <w:r w:rsidRPr="003741E9">
        <w:rPr>
          <w:lang w:val="en-US"/>
        </w:rPr>
        <w:t>(Allen and Ingram, 2002; Richardson et al., 2018a)</w:t>
      </w:r>
    </w:p>
  </w:comment>
  <w:comment w:id="3180" w:author="Robin Matthews" w:date="2021-06-16T16:24:00Z" w:initials="RM">
    <w:p w14:paraId="3DB8A579" w14:textId="77777777" w:rsidR="00B073F5" w:rsidRPr="003741E9" w:rsidRDefault="00B073F5">
      <w:pPr>
        <w:pStyle w:val="CommentText"/>
        <w:rPr>
          <w:lang w:val="en-US"/>
        </w:rPr>
      </w:pPr>
      <w:r>
        <w:rPr>
          <w:rStyle w:val="CommentReference"/>
        </w:rPr>
        <w:annotationRef/>
      </w:r>
      <w:r w:rsidRPr="003741E9">
        <w:rPr>
          <w:lang w:val="en-US"/>
        </w:rPr>
        <w:t>Not found:</w:t>
      </w:r>
    </w:p>
    <w:p w14:paraId="6F7F368A" w14:textId="77777777" w:rsidR="00B073F5" w:rsidRPr="003741E9" w:rsidRDefault="00B073F5">
      <w:pPr>
        <w:pStyle w:val="CommentText"/>
        <w:rPr>
          <w:lang w:val="en-US"/>
        </w:rPr>
      </w:pPr>
      <w:r w:rsidRPr="003741E9">
        <w:rPr>
          <w:lang w:val="en-US"/>
        </w:rPr>
        <w:t>2018a</w:t>
      </w:r>
    </w:p>
    <w:p w14:paraId="3553D7B7" w14:textId="77777777" w:rsidR="00B073F5" w:rsidRPr="003741E9" w:rsidRDefault="00B073F5">
      <w:pPr>
        <w:pStyle w:val="CommentText"/>
        <w:rPr>
          <w:lang w:val="en-US"/>
        </w:rPr>
      </w:pPr>
    </w:p>
    <w:p w14:paraId="1F48E880" w14:textId="77777777" w:rsidR="00B073F5" w:rsidRPr="003741E9" w:rsidRDefault="00B073F5">
      <w:pPr>
        <w:pStyle w:val="CommentText"/>
        <w:rPr>
          <w:lang w:val="en-US"/>
        </w:rPr>
      </w:pPr>
      <w:r w:rsidRPr="003741E9">
        <w:rPr>
          <w:lang w:val="en-US"/>
        </w:rPr>
        <w:t>Extra stuff:</w:t>
      </w:r>
    </w:p>
    <w:p w14:paraId="2E7F18CD" w14:textId="77777777" w:rsidR="00B073F5" w:rsidRDefault="00B073F5">
      <w:pPr>
        <w:pStyle w:val="CommentText"/>
      </w:pPr>
      <w:r>
        <w:t>(, 2018b)</w:t>
      </w:r>
    </w:p>
    <w:p w14:paraId="2EF57DED" w14:textId="77777777" w:rsidR="00B073F5" w:rsidRDefault="00B073F5">
      <w:pPr>
        <w:pStyle w:val="CommentText"/>
      </w:pPr>
    </w:p>
    <w:p w14:paraId="08483A7C" w14:textId="77777777" w:rsidR="00B073F5" w:rsidRDefault="00B073F5">
      <w:pPr>
        <w:pStyle w:val="CommentText"/>
      </w:pPr>
      <w:r>
        <w:t>Correct:</w:t>
      </w:r>
    </w:p>
    <w:p w14:paraId="33AFD89C" w14:textId="77777777" w:rsidR="00B073F5" w:rsidRDefault="00B073F5">
      <w:pPr>
        <w:pStyle w:val="CommentText"/>
      </w:pPr>
      <w:r>
        <w:t>Richardson et al. (2018a)</w:t>
      </w:r>
    </w:p>
    <w:p w14:paraId="71511D40" w14:textId="7C15BA4D" w:rsidR="00B073F5" w:rsidRDefault="00B073F5">
      <w:pPr>
        <w:pStyle w:val="CommentText"/>
      </w:pPr>
      <w:r>
        <w:t>(Richardson et al., 2018a)</w:t>
      </w:r>
    </w:p>
  </w:comment>
  <w:comment w:id="3183" w:author="Ian Blenkinsop" w:date="2021-07-27T12:27:00Z" w:initials="IB">
    <w:p w14:paraId="47A92D03" w14:textId="62573371" w:rsidR="001B2ACB" w:rsidRDefault="001B2ACB">
      <w:pPr>
        <w:pStyle w:val="CommentText"/>
      </w:pPr>
      <w:r>
        <w:rPr>
          <w:rStyle w:val="CommentReference"/>
        </w:rPr>
        <w:annotationRef/>
      </w:r>
      <w:r>
        <w:t xml:space="preserve">Again, if these are uncertainty ranges, format as (e.g.) </w:t>
      </w:r>
      <w:r>
        <w:br/>
      </w:r>
      <w:r w:rsidRPr="001B2ACB">
        <w:rPr>
          <w:b/>
          <w:bCs/>
        </w:rPr>
        <w:t>2.9 [1.0 to 5.2] %</w:t>
      </w:r>
    </w:p>
  </w:comment>
  <w:comment w:id="3202" w:author="Robin Matthews" w:date="2021-06-16T16:24:00Z" w:initials="RM">
    <w:p w14:paraId="0316ED4F" w14:textId="77777777" w:rsidR="00B073F5" w:rsidRPr="003741E9" w:rsidRDefault="00B073F5">
      <w:pPr>
        <w:pStyle w:val="CommentText"/>
        <w:rPr>
          <w:lang w:val="en-US"/>
        </w:rPr>
      </w:pPr>
      <w:r>
        <w:rPr>
          <w:rStyle w:val="CommentReference"/>
        </w:rPr>
        <w:annotationRef/>
      </w:r>
      <w:r w:rsidRPr="003741E9">
        <w:rPr>
          <w:lang w:val="en-US"/>
        </w:rPr>
        <w:t>Not found:</w:t>
      </w:r>
    </w:p>
    <w:p w14:paraId="422B4146" w14:textId="77777777" w:rsidR="00B073F5" w:rsidRPr="003741E9" w:rsidRDefault="00B073F5">
      <w:pPr>
        <w:pStyle w:val="CommentText"/>
        <w:rPr>
          <w:lang w:val="en-US"/>
        </w:rPr>
      </w:pPr>
      <w:r w:rsidRPr="003741E9">
        <w:rPr>
          <w:lang w:val="en-US"/>
        </w:rPr>
        <w:t>W. Zhang et al., 2019</w:t>
      </w:r>
    </w:p>
    <w:p w14:paraId="4DB3729D" w14:textId="77777777" w:rsidR="00B073F5" w:rsidRPr="003741E9" w:rsidRDefault="00B073F5">
      <w:pPr>
        <w:pStyle w:val="CommentText"/>
        <w:rPr>
          <w:lang w:val="en-US"/>
        </w:rPr>
      </w:pPr>
    </w:p>
    <w:p w14:paraId="6A5D31E8" w14:textId="77777777" w:rsidR="00B073F5" w:rsidRDefault="00B073F5">
      <w:pPr>
        <w:pStyle w:val="CommentText"/>
      </w:pPr>
      <w:r>
        <w:t>Extra stuff:</w:t>
      </w:r>
    </w:p>
    <w:p w14:paraId="6CB44FB9" w14:textId="77777777" w:rsidR="00B073F5" w:rsidRDefault="00B073F5">
      <w:pPr>
        <w:pStyle w:val="CommentText"/>
      </w:pPr>
      <w:r>
        <w:t>(Zhang et al., 2019b; )</w:t>
      </w:r>
    </w:p>
    <w:p w14:paraId="6C4B9503" w14:textId="77777777" w:rsidR="00B073F5" w:rsidRDefault="00B073F5">
      <w:pPr>
        <w:pStyle w:val="CommentText"/>
      </w:pPr>
    </w:p>
    <w:p w14:paraId="69FEDA1A" w14:textId="77777777" w:rsidR="00B073F5" w:rsidRDefault="00B073F5">
      <w:pPr>
        <w:pStyle w:val="CommentText"/>
      </w:pPr>
      <w:r>
        <w:t>Correct:</w:t>
      </w:r>
    </w:p>
    <w:p w14:paraId="50F12FE0" w14:textId="710205E3" w:rsidR="00B073F5" w:rsidRDefault="00B073F5">
      <w:pPr>
        <w:pStyle w:val="CommentText"/>
      </w:pPr>
      <w:r>
        <w:t>(W. Zhang et al., 2019; Chen et al., 2020)</w:t>
      </w:r>
    </w:p>
  </w:comment>
  <w:comment w:id="3213" w:author="Ian Blenkinsop" w:date="2021-07-27T12:55:00Z" w:initials="IB">
    <w:p w14:paraId="7E735152" w14:textId="43AEC1E4" w:rsidR="009C2A65" w:rsidRPr="009C2A65" w:rsidRDefault="009C2A65">
      <w:pPr>
        <w:pStyle w:val="CommentText"/>
      </w:pPr>
      <w:r>
        <w:rPr>
          <w:rStyle w:val="CommentReference"/>
        </w:rPr>
        <w:annotationRef/>
      </w:r>
      <w:r>
        <w:t>As before, are these uncertainty ranges? If so, format all of these as</w:t>
      </w:r>
      <w:r>
        <w:br/>
      </w:r>
      <w:r w:rsidRPr="009C2A65">
        <w:rPr>
          <w:b/>
          <w:bCs/>
        </w:rPr>
        <w:t>2.9 [–0.8 to +7.8] %</w:t>
      </w:r>
      <w:r>
        <w:rPr>
          <w:b/>
          <w:bCs/>
        </w:rPr>
        <w:br/>
      </w:r>
      <w:r>
        <w:t>Suggest using the ‘to +’ format for clarity around positive/negative values anyway</w:t>
      </w:r>
    </w:p>
  </w:comment>
  <w:comment w:id="3232" w:author="Ian Blenkinsop" w:date="2021-07-27T13:19:00Z" w:initials="IB">
    <w:p w14:paraId="43C92132" w14:textId="07CE5730" w:rsidR="00F730C4" w:rsidRDefault="00F730C4">
      <w:pPr>
        <w:pStyle w:val="CommentText"/>
      </w:pPr>
      <w:r>
        <w:rPr>
          <w:rStyle w:val="CommentReference"/>
        </w:rPr>
        <w:annotationRef/>
      </w:r>
      <w:r>
        <w:t>Unnumbered H5s in this section – ok?</w:t>
      </w:r>
    </w:p>
  </w:comment>
  <w:comment w:id="3233" w:author="Tom Maycock" w:date="2021-09-07T10:05:00Z" w:initials="TM">
    <w:p w14:paraId="20263712" w14:textId="73633D75" w:rsidR="006667D5" w:rsidRDefault="006667D5">
      <w:pPr>
        <w:pStyle w:val="CommentText"/>
      </w:pPr>
      <w:r>
        <w:rPr>
          <w:rStyle w:val="CommentReference"/>
        </w:rPr>
        <w:annotationRef/>
      </w:r>
      <w:r>
        <w:t>Switching to numbered for consistency</w:t>
      </w:r>
    </w:p>
  </w:comment>
  <w:comment w:id="3235" w:author="Ian Blenkinsop" w:date="2021-07-27T13:16:00Z" w:initials="IB">
    <w:p w14:paraId="3EDFCFAF" w14:textId="362776BE" w:rsidR="00F730C4" w:rsidRDefault="00F730C4">
      <w:pPr>
        <w:pStyle w:val="CommentText"/>
      </w:pPr>
      <w:r>
        <w:rPr>
          <w:rStyle w:val="CommentReference"/>
        </w:rPr>
        <w:annotationRef/>
      </w:r>
      <w:r>
        <w:t>OK as lowercase?</w:t>
      </w:r>
    </w:p>
  </w:comment>
  <w:comment w:id="3256" w:author="Ian Blenkinsop" w:date="2021-07-27T17:33:00Z" w:initials="IB">
    <w:p w14:paraId="17CE8162" w14:textId="792E307B" w:rsidR="00A73D8A" w:rsidRDefault="00A73D8A">
      <w:pPr>
        <w:pStyle w:val="CommentText"/>
      </w:pPr>
      <w:r>
        <w:rPr>
          <w:rStyle w:val="CommentReference"/>
        </w:rPr>
        <w:annotationRef/>
      </w:r>
      <w:r>
        <w:t>Any way this could be made any clearer?</w:t>
      </w:r>
    </w:p>
  </w:comment>
  <w:comment w:id="3262" w:author="Robin Matthews" w:date="2021-06-16T16:24:00Z" w:initials="RM">
    <w:p w14:paraId="0B43FBC2" w14:textId="77777777" w:rsidR="00B073F5" w:rsidRPr="003741E9" w:rsidRDefault="00B073F5">
      <w:pPr>
        <w:pStyle w:val="CommentText"/>
        <w:rPr>
          <w:lang w:val="en-US"/>
        </w:rPr>
      </w:pPr>
      <w:r>
        <w:rPr>
          <w:rStyle w:val="CommentReference"/>
        </w:rPr>
        <w:annotationRef/>
      </w:r>
      <w:r w:rsidRPr="003741E9">
        <w:rPr>
          <w:lang w:val="en-US"/>
        </w:rPr>
        <w:t>Not found:</w:t>
      </w:r>
    </w:p>
    <w:p w14:paraId="78AA3910" w14:textId="77777777" w:rsidR="00B073F5" w:rsidRPr="003741E9" w:rsidRDefault="00B073F5">
      <w:pPr>
        <w:pStyle w:val="CommentText"/>
        <w:rPr>
          <w:lang w:val="en-US"/>
        </w:rPr>
      </w:pPr>
      <w:r w:rsidRPr="003741E9">
        <w:rPr>
          <w:lang w:val="en-US"/>
        </w:rPr>
        <w:t>Simpson et al., 2019a</w:t>
      </w:r>
    </w:p>
    <w:p w14:paraId="270436F7" w14:textId="77777777" w:rsidR="00B073F5" w:rsidRPr="003741E9" w:rsidRDefault="00B073F5">
      <w:pPr>
        <w:pStyle w:val="CommentText"/>
        <w:rPr>
          <w:lang w:val="en-US"/>
        </w:rPr>
      </w:pPr>
    </w:p>
    <w:p w14:paraId="6AE70576" w14:textId="77777777" w:rsidR="00B073F5" w:rsidRDefault="00B073F5">
      <w:pPr>
        <w:pStyle w:val="CommentText"/>
      </w:pPr>
      <w:r>
        <w:t>Extra stuff:</w:t>
      </w:r>
    </w:p>
    <w:p w14:paraId="371B9F93" w14:textId="77777777" w:rsidR="00B073F5" w:rsidRDefault="00B073F5">
      <w:pPr>
        <w:pStyle w:val="CommentText"/>
      </w:pPr>
      <w:r>
        <w:t>(; ; Simpson et al., 2019b; ; )</w:t>
      </w:r>
    </w:p>
    <w:p w14:paraId="6A2CFEE1" w14:textId="77777777" w:rsidR="00B073F5" w:rsidRDefault="00B073F5">
      <w:pPr>
        <w:pStyle w:val="CommentText"/>
      </w:pPr>
    </w:p>
    <w:p w14:paraId="7FD6C79C" w14:textId="77777777" w:rsidR="00B073F5" w:rsidRDefault="00B073F5">
      <w:pPr>
        <w:pStyle w:val="CommentText"/>
      </w:pPr>
      <w:r>
        <w:t>Correct:</w:t>
      </w:r>
    </w:p>
    <w:p w14:paraId="633C4142" w14:textId="6DB4A31B" w:rsidR="00B073F5" w:rsidRDefault="00B073F5">
      <w:pPr>
        <w:pStyle w:val="CommentText"/>
      </w:pPr>
      <w:r>
        <w:t>(Li et al., 2018; Peings et al., 2018; Simpson et al., 2019a; Harvey et al., 2020; Oudar et al., 2020)</w:t>
      </w:r>
    </w:p>
  </w:comment>
  <w:comment w:id="3288" w:author="Sara M Tuson" w:date="2021-07-22T16:50:00Z" w:initials="ST">
    <w:p w14:paraId="4271AB08" w14:textId="446B5274" w:rsidR="00B073F5" w:rsidRDefault="00B073F5">
      <w:pPr>
        <w:pStyle w:val="CommentText"/>
      </w:pPr>
      <w:r>
        <w:rPr>
          <w:rStyle w:val="CommentReference"/>
        </w:rPr>
        <w:annotationRef/>
      </w:r>
      <w:r>
        <w:t>Altered for clarity.</w:t>
      </w:r>
    </w:p>
  </w:comment>
  <w:comment w:id="3295" w:author="Robin Matthews" w:date="2021-06-16T16:24:00Z" w:initials="RM">
    <w:p w14:paraId="6D6BB130" w14:textId="77777777" w:rsidR="00B073F5" w:rsidRPr="003741E9" w:rsidRDefault="00B073F5">
      <w:pPr>
        <w:pStyle w:val="CommentText"/>
        <w:rPr>
          <w:lang w:val="en-US"/>
        </w:rPr>
      </w:pPr>
      <w:r>
        <w:rPr>
          <w:rStyle w:val="CommentReference"/>
        </w:rPr>
        <w:annotationRef/>
      </w:r>
      <w:r w:rsidRPr="003741E9">
        <w:rPr>
          <w:lang w:val="en-US"/>
        </w:rPr>
        <w:t>Not found:</w:t>
      </w:r>
    </w:p>
    <w:p w14:paraId="6A7DB103" w14:textId="77777777" w:rsidR="00B073F5" w:rsidRPr="003741E9" w:rsidRDefault="00B073F5">
      <w:pPr>
        <w:pStyle w:val="CommentText"/>
        <w:rPr>
          <w:lang w:val="en-US"/>
        </w:rPr>
      </w:pPr>
      <w:r w:rsidRPr="003741E9">
        <w:rPr>
          <w:lang w:val="en-US"/>
        </w:rPr>
        <w:t>J. Wang et al., 2017a</w:t>
      </w:r>
    </w:p>
    <w:p w14:paraId="64D175C5" w14:textId="77777777" w:rsidR="00B073F5" w:rsidRPr="003741E9" w:rsidRDefault="00B073F5">
      <w:pPr>
        <w:pStyle w:val="CommentText"/>
        <w:rPr>
          <w:lang w:val="en-US"/>
        </w:rPr>
      </w:pPr>
    </w:p>
    <w:p w14:paraId="5E5EDA30" w14:textId="77777777" w:rsidR="00B073F5" w:rsidRPr="003741E9" w:rsidRDefault="00B073F5">
      <w:pPr>
        <w:pStyle w:val="CommentText"/>
        <w:rPr>
          <w:lang w:val="en-US"/>
        </w:rPr>
      </w:pPr>
      <w:r w:rsidRPr="003741E9">
        <w:rPr>
          <w:lang w:val="en-US"/>
        </w:rPr>
        <w:t>Extra stuff:</w:t>
      </w:r>
    </w:p>
    <w:p w14:paraId="32AB849A" w14:textId="77777777" w:rsidR="00B073F5" w:rsidRPr="003741E9" w:rsidRDefault="00B073F5">
      <w:pPr>
        <w:pStyle w:val="CommentText"/>
        <w:rPr>
          <w:lang w:val="en-US"/>
        </w:rPr>
      </w:pPr>
      <w:r w:rsidRPr="003741E9">
        <w:rPr>
          <w:lang w:val="en-US"/>
        </w:rPr>
        <w:t>(; ; Wang et al., 2017a)</w:t>
      </w:r>
    </w:p>
    <w:p w14:paraId="2EB04E48" w14:textId="77777777" w:rsidR="00B073F5" w:rsidRPr="003741E9" w:rsidRDefault="00B073F5">
      <w:pPr>
        <w:pStyle w:val="CommentText"/>
        <w:rPr>
          <w:lang w:val="en-US"/>
        </w:rPr>
      </w:pPr>
    </w:p>
    <w:p w14:paraId="795A792B" w14:textId="77777777" w:rsidR="00B073F5" w:rsidRPr="003741E9" w:rsidRDefault="00B073F5">
      <w:pPr>
        <w:pStyle w:val="CommentText"/>
        <w:rPr>
          <w:lang w:val="en-US"/>
        </w:rPr>
      </w:pPr>
      <w:r w:rsidRPr="003741E9">
        <w:rPr>
          <w:lang w:val="en-US"/>
        </w:rPr>
        <w:t>Correct:</w:t>
      </w:r>
    </w:p>
    <w:p w14:paraId="66672462" w14:textId="1EE75598" w:rsidR="00B073F5" w:rsidRPr="003741E9" w:rsidRDefault="00B073F5">
      <w:pPr>
        <w:pStyle w:val="CommentText"/>
        <w:rPr>
          <w:lang w:val="en-US"/>
        </w:rPr>
      </w:pPr>
      <w:r w:rsidRPr="003741E9">
        <w:rPr>
          <w:lang w:val="en-US"/>
        </w:rPr>
        <w:t>(Harvey et al., 2014; Seiler and Zwiers, 2016; J. Wang et al., 2017a)</w:t>
      </w:r>
    </w:p>
  </w:comment>
  <w:comment w:id="3300" w:author="Sara M Tuson" w:date="2021-07-22T16:48:00Z" w:initials="ST">
    <w:p w14:paraId="5F7538F2" w14:textId="7BBBDA29" w:rsidR="00B073F5" w:rsidRDefault="00B073F5">
      <w:pPr>
        <w:pStyle w:val="CommentText"/>
      </w:pPr>
      <w:r>
        <w:rPr>
          <w:rStyle w:val="CommentReference"/>
        </w:rPr>
        <w:annotationRef/>
      </w:r>
      <w:r>
        <w:t>QUERY: Should this be ‘are’?</w:t>
      </w:r>
    </w:p>
  </w:comment>
  <w:comment w:id="3301" w:author="Tom Maycock" w:date="2021-09-07T10:06:00Z" w:initials="TM">
    <w:p w14:paraId="069B15EB" w14:textId="28E8DD90" w:rsidR="00577A79" w:rsidRDefault="00577A79">
      <w:pPr>
        <w:pStyle w:val="CommentText"/>
      </w:pPr>
      <w:r>
        <w:rPr>
          <w:rStyle w:val="CommentReference"/>
        </w:rPr>
        <w:annotationRef/>
      </w:r>
      <w:r>
        <w:t>I think so—went ahead and suggested the change</w:t>
      </w:r>
    </w:p>
  </w:comment>
  <w:comment w:id="3304" w:author="Sara M Tuson" w:date="2021-07-22T16:51:00Z" w:initials="ST">
    <w:p w14:paraId="5759A53B" w14:textId="3A26BBB3" w:rsidR="00B073F5" w:rsidRDefault="00B073F5">
      <w:pPr>
        <w:pStyle w:val="CommentText"/>
      </w:pPr>
      <w:r>
        <w:rPr>
          <w:rStyle w:val="CommentReference"/>
        </w:rPr>
        <w:annotationRef/>
      </w:r>
      <w:r>
        <w:t>Altered for clarity</w:t>
      </w:r>
    </w:p>
  </w:comment>
  <w:comment w:id="3306" w:author="Robin Matthews" w:date="2021-06-18T17:20:00Z" w:initials="RM">
    <w:p w14:paraId="15E7AD0C" w14:textId="77913CAB" w:rsidR="00B073F5" w:rsidRPr="003741E9" w:rsidRDefault="00B073F5">
      <w:pPr>
        <w:pStyle w:val="CommentText"/>
        <w:rPr>
          <w:lang w:val="en-US"/>
        </w:rPr>
      </w:pPr>
      <w:r>
        <w:rPr>
          <w:rStyle w:val="CommentReference"/>
        </w:rPr>
        <w:annotationRef/>
      </w:r>
      <w:r w:rsidRPr="003741E9">
        <w:rPr>
          <w:lang w:val="en-US"/>
        </w:rPr>
        <w:t>Missing Mendeley link. Provide DOIs and I’ll add.</w:t>
      </w:r>
    </w:p>
  </w:comment>
  <w:comment w:id="3459" w:author="Ian Blenkinsop" w:date="2021-07-27T13:47:00Z" w:initials="IB">
    <w:p w14:paraId="42502FD8" w14:textId="6E24BB54" w:rsidR="00396C94" w:rsidRDefault="00396C94">
      <w:pPr>
        <w:pStyle w:val="CommentText"/>
      </w:pPr>
      <w:r>
        <w:rPr>
          <w:rStyle w:val="CommentReference"/>
        </w:rPr>
        <w:annotationRef/>
      </w:r>
      <w:r>
        <w:t>Unnumbered H5s correct?</w:t>
      </w:r>
    </w:p>
  </w:comment>
  <w:comment w:id="3460" w:author="Tom Maycock" w:date="2021-09-07T10:08:00Z" w:initials="TM">
    <w:p w14:paraId="5922B606" w14:textId="6156E0FD" w:rsidR="00577A79" w:rsidRDefault="00577A79">
      <w:pPr>
        <w:pStyle w:val="CommentText"/>
      </w:pPr>
      <w:r>
        <w:rPr>
          <w:rStyle w:val="CommentReference"/>
        </w:rPr>
        <w:annotationRef/>
      </w:r>
      <w:r>
        <w:t>Numbering them</w:t>
      </w:r>
    </w:p>
  </w:comment>
  <w:comment w:id="3468" w:author="Robin Matthews" w:date="2021-06-16T16:24:00Z" w:initials="RM">
    <w:p w14:paraId="3581D057" w14:textId="77777777" w:rsidR="00B073F5" w:rsidRPr="003741E9" w:rsidRDefault="00B073F5">
      <w:pPr>
        <w:pStyle w:val="CommentText"/>
        <w:rPr>
          <w:lang w:val="en-US"/>
        </w:rPr>
      </w:pPr>
      <w:r>
        <w:rPr>
          <w:rStyle w:val="CommentReference"/>
        </w:rPr>
        <w:annotationRef/>
      </w:r>
      <w:r w:rsidRPr="003741E9">
        <w:rPr>
          <w:lang w:val="en-US"/>
        </w:rPr>
        <w:t>Not found:</w:t>
      </w:r>
    </w:p>
    <w:p w14:paraId="5132D66F" w14:textId="77777777" w:rsidR="00B073F5" w:rsidRPr="003741E9" w:rsidRDefault="00B073F5">
      <w:pPr>
        <w:pStyle w:val="CommentText"/>
        <w:rPr>
          <w:lang w:val="en-US"/>
        </w:rPr>
      </w:pPr>
      <w:r w:rsidRPr="003741E9">
        <w:rPr>
          <w:lang w:val="en-US"/>
        </w:rPr>
        <w:t>F. Zheng et al.</w:t>
      </w:r>
    </w:p>
    <w:p w14:paraId="4AFECD90" w14:textId="77777777" w:rsidR="00B073F5" w:rsidRPr="003741E9" w:rsidRDefault="00B073F5">
      <w:pPr>
        <w:pStyle w:val="CommentText"/>
        <w:rPr>
          <w:lang w:val="en-US"/>
        </w:rPr>
      </w:pPr>
    </w:p>
    <w:p w14:paraId="06E302BD" w14:textId="77777777" w:rsidR="00B073F5" w:rsidRPr="003741E9" w:rsidRDefault="00B073F5">
      <w:pPr>
        <w:pStyle w:val="CommentText"/>
        <w:rPr>
          <w:lang w:val="en-US"/>
        </w:rPr>
      </w:pPr>
      <w:r w:rsidRPr="003741E9">
        <w:rPr>
          <w:lang w:val="en-US"/>
        </w:rPr>
        <w:t>Extra stuff:</w:t>
      </w:r>
    </w:p>
    <w:p w14:paraId="0E4913C1" w14:textId="77777777" w:rsidR="00B073F5" w:rsidRPr="003741E9" w:rsidRDefault="00B073F5">
      <w:pPr>
        <w:pStyle w:val="CommentText"/>
        <w:rPr>
          <w:lang w:val="en-US"/>
        </w:rPr>
      </w:pPr>
      <w:r w:rsidRPr="003741E9">
        <w:rPr>
          <w:lang w:val="en-US"/>
        </w:rPr>
        <w:t>(Zheng et al., a)</w:t>
      </w:r>
    </w:p>
    <w:p w14:paraId="7D012F02" w14:textId="77777777" w:rsidR="00B073F5" w:rsidRPr="003741E9" w:rsidRDefault="00B073F5">
      <w:pPr>
        <w:pStyle w:val="CommentText"/>
        <w:rPr>
          <w:lang w:val="en-US"/>
        </w:rPr>
      </w:pPr>
    </w:p>
    <w:p w14:paraId="7F0ABDE9" w14:textId="77777777" w:rsidR="00B073F5" w:rsidRDefault="00B073F5">
      <w:pPr>
        <w:pStyle w:val="CommentText"/>
      </w:pPr>
      <w:r>
        <w:t>Correct:</w:t>
      </w:r>
    </w:p>
    <w:p w14:paraId="48D5972B" w14:textId="77777777" w:rsidR="00B073F5" w:rsidRPr="003741E9" w:rsidRDefault="00B073F5">
      <w:pPr>
        <w:pStyle w:val="CommentText"/>
        <w:rPr>
          <w:lang w:val="en-US"/>
        </w:rPr>
      </w:pPr>
      <w:r>
        <w:t xml:space="preserve">F. Zheng et al. </w:t>
      </w:r>
      <w:r w:rsidRPr="003741E9">
        <w:rPr>
          <w:lang w:val="en-US"/>
        </w:rPr>
        <w:t>(2013)</w:t>
      </w:r>
    </w:p>
    <w:p w14:paraId="1A8BA5E1" w14:textId="45151BE5" w:rsidR="00B073F5" w:rsidRPr="003741E9" w:rsidRDefault="00B073F5">
      <w:pPr>
        <w:pStyle w:val="CommentText"/>
        <w:rPr>
          <w:lang w:val="en-US"/>
        </w:rPr>
      </w:pPr>
      <w:r w:rsidRPr="003741E9">
        <w:rPr>
          <w:lang w:val="en-US"/>
        </w:rPr>
        <w:t>(F. Zheng et al., 2013)</w:t>
      </w:r>
    </w:p>
  </w:comment>
  <w:comment w:id="3473" w:author="Robin Matthews" w:date="2021-06-16T16:24:00Z" w:initials="RM">
    <w:p w14:paraId="09946AEA" w14:textId="77777777" w:rsidR="00B073F5" w:rsidRPr="003741E9" w:rsidRDefault="00B073F5">
      <w:pPr>
        <w:pStyle w:val="CommentText"/>
        <w:rPr>
          <w:lang w:val="en-US"/>
        </w:rPr>
      </w:pPr>
      <w:r>
        <w:rPr>
          <w:rStyle w:val="CommentReference"/>
        </w:rPr>
        <w:annotationRef/>
      </w:r>
      <w:r w:rsidRPr="003741E9">
        <w:rPr>
          <w:lang w:val="en-US"/>
        </w:rPr>
        <w:t>Not found:</w:t>
      </w:r>
    </w:p>
    <w:p w14:paraId="3EFF0FDE" w14:textId="77777777" w:rsidR="00B073F5" w:rsidRDefault="00B073F5">
      <w:pPr>
        <w:pStyle w:val="CommentText"/>
      </w:pPr>
      <w:r>
        <w:t>F. Zheng et al.</w:t>
      </w:r>
    </w:p>
    <w:p w14:paraId="4AC811AB" w14:textId="77777777" w:rsidR="00B073F5" w:rsidRDefault="00B073F5">
      <w:pPr>
        <w:pStyle w:val="CommentText"/>
      </w:pPr>
    </w:p>
    <w:p w14:paraId="46BE9451" w14:textId="77777777" w:rsidR="00B073F5" w:rsidRDefault="00B073F5">
      <w:pPr>
        <w:pStyle w:val="CommentText"/>
      </w:pPr>
      <w:r>
        <w:t>Extra stuff:</w:t>
      </w:r>
    </w:p>
    <w:p w14:paraId="558209A6" w14:textId="77777777" w:rsidR="00B073F5" w:rsidRDefault="00B073F5">
      <w:pPr>
        <w:pStyle w:val="CommentText"/>
      </w:pPr>
      <w:r>
        <w:t>(Zheng et al., a)</w:t>
      </w:r>
    </w:p>
    <w:p w14:paraId="6BCAC3FE" w14:textId="77777777" w:rsidR="00B073F5" w:rsidRDefault="00B073F5">
      <w:pPr>
        <w:pStyle w:val="CommentText"/>
      </w:pPr>
    </w:p>
    <w:p w14:paraId="5DACB950" w14:textId="77777777" w:rsidR="00B073F5" w:rsidRDefault="00B073F5">
      <w:pPr>
        <w:pStyle w:val="CommentText"/>
      </w:pPr>
      <w:r>
        <w:t>Correct:</w:t>
      </w:r>
    </w:p>
    <w:p w14:paraId="3E6FE8F5" w14:textId="77777777" w:rsidR="00B073F5" w:rsidRPr="003741E9" w:rsidRDefault="00B073F5">
      <w:pPr>
        <w:pStyle w:val="CommentText"/>
        <w:rPr>
          <w:lang w:val="en-US"/>
        </w:rPr>
      </w:pPr>
      <w:r>
        <w:t xml:space="preserve">F. Zheng et al. </w:t>
      </w:r>
      <w:r w:rsidRPr="003741E9">
        <w:rPr>
          <w:lang w:val="en-US"/>
        </w:rPr>
        <w:t>(2013)</w:t>
      </w:r>
    </w:p>
    <w:p w14:paraId="6DD76C0D" w14:textId="6648CE6D" w:rsidR="00B073F5" w:rsidRPr="003741E9" w:rsidRDefault="00B073F5">
      <w:pPr>
        <w:pStyle w:val="CommentText"/>
        <w:rPr>
          <w:lang w:val="en-US"/>
        </w:rPr>
      </w:pPr>
      <w:r w:rsidRPr="003741E9">
        <w:rPr>
          <w:lang w:val="en-US"/>
        </w:rPr>
        <w:t>(F. Zheng et al., 2013)</w:t>
      </w:r>
    </w:p>
  </w:comment>
  <w:comment w:id="3497" w:author="Robin Matthews" w:date="2021-06-16T16:24:00Z" w:initials="RM">
    <w:p w14:paraId="7ECB3ADD" w14:textId="77777777" w:rsidR="00B073F5" w:rsidRPr="003741E9" w:rsidRDefault="00B073F5">
      <w:pPr>
        <w:pStyle w:val="CommentText"/>
        <w:rPr>
          <w:lang w:val="en-US"/>
        </w:rPr>
      </w:pPr>
      <w:r>
        <w:rPr>
          <w:rStyle w:val="CommentReference"/>
        </w:rPr>
        <w:annotationRef/>
      </w:r>
      <w:r w:rsidRPr="003741E9">
        <w:rPr>
          <w:lang w:val="en-US"/>
        </w:rPr>
        <w:t>Not found:</w:t>
      </w:r>
    </w:p>
    <w:p w14:paraId="2EB4743C" w14:textId="77777777" w:rsidR="00B073F5" w:rsidRPr="003741E9" w:rsidRDefault="00B073F5">
      <w:pPr>
        <w:pStyle w:val="CommentText"/>
        <w:rPr>
          <w:lang w:val="en-US"/>
        </w:rPr>
      </w:pPr>
      <w:r w:rsidRPr="003741E9">
        <w:rPr>
          <w:lang w:val="en-US"/>
        </w:rPr>
        <w:t>J. Wang et al., 2017b</w:t>
      </w:r>
    </w:p>
    <w:p w14:paraId="1CD0C1C0" w14:textId="77777777" w:rsidR="00B073F5" w:rsidRPr="003741E9" w:rsidRDefault="00B073F5">
      <w:pPr>
        <w:pStyle w:val="CommentText"/>
        <w:rPr>
          <w:lang w:val="en-US"/>
        </w:rPr>
      </w:pPr>
    </w:p>
    <w:p w14:paraId="5EDFDC79" w14:textId="77777777" w:rsidR="00B073F5" w:rsidRPr="003741E9" w:rsidRDefault="00B073F5">
      <w:pPr>
        <w:pStyle w:val="CommentText"/>
        <w:rPr>
          <w:lang w:val="en-US"/>
        </w:rPr>
      </w:pPr>
      <w:r w:rsidRPr="003741E9">
        <w:rPr>
          <w:lang w:val="en-US"/>
        </w:rPr>
        <w:t>Extra stuff:</w:t>
      </w:r>
    </w:p>
    <w:p w14:paraId="786AD16C" w14:textId="77777777" w:rsidR="00B073F5" w:rsidRPr="003741E9" w:rsidRDefault="00B073F5">
      <w:pPr>
        <w:pStyle w:val="CommentText"/>
        <w:rPr>
          <w:lang w:val="en-US"/>
        </w:rPr>
      </w:pPr>
      <w:r w:rsidRPr="003741E9">
        <w:rPr>
          <w:lang w:val="en-US"/>
        </w:rPr>
        <w:t>(; ; Wang et al., 2017b; ; )</w:t>
      </w:r>
    </w:p>
    <w:p w14:paraId="1E95409D" w14:textId="77777777" w:rsidR="00B073F5" w:rsidRPr="003741E9" w:rsidRDefault="00B073F5">
      <w:pPr>
        <w:pStyle w:val="CommentText"/>
        <w:rPr>
          <w:lang w:val="en-US"/>
        </w:rPr>
      </w:pPr>
    </w:p>
    <w:p w14:paraId="4FE6B0A0" w14:textId="77777777" w:rsidR="00B073F5" w:rsidRPr="003741E9" w:rsidRDefault="00B073F5">
      <w:pPr>
        <w:pStyle w:val="CommentText"/>
        <w:rPr>
          <w:lang w:val="en-US"/>
        </w:rPr>
      </w:pPr>
      <w:r w:rsidRPr="003741E9">
        <w:rPr>
          <w:lang w:val="en-US"/>
        </w:rPr>
        <w:t>Correct:</w:t>
      </w:r>
    </w:p>
    <w:p w14:paraId="700B2304" w14:textId="6012CE3A" w:rsidR="00B073F5" w:rsidRPr="003741E9" w:rsidRDefault="00B073F5">
      <w:pPr>
        <w:pStyle w:val="CommentText"/>
        <w:rPr>
          <w:lang w:val="en-US"/>
        </w:rPr>
      </w:pPr>
      <w:r w:rsidRPr="003741E9">
        <w:rPr>
          <w:lang w:val="en-US"/>
        </w:rPr>
        <w:t>(Zheng et al., 2016; Kohyama and Hartmann, 2017; J. Wang et al., 2017b; Cai et al., 2018a; Fredriksen et al., 2020)</w:t>
      </w:r>
    </w:p>
  </w:comment>
  <w:comment w:id="3522" w:author="Robin Matthews" w:date="2021-06-16T16:24:00Z" w:initials="RM">
    <w:p w14:paraId="555BA01D" w14:textId="77777777" w:rsidR="00B073F5" w:rsidRPr="003741E9" w:rsidRDefault="00B073F5">
      <w:pPr>
        <w:pStyle w:val="CommentText"/>
        <w:rPr>
          <w:lang w:val="en-US"/>
        </w:rPr>
      </w:pPr>
      <w:r>
        <w:rPr>
          <w:rStyle w:val="CommentReference"/>
        </w:rPr>
        <w:annotationRef/>
      </w:r>
      <w:r w:rsidRPr="003741E9">
        <w:rPr>
          <w:lang w:val="en-US"/>
        </w:rPr>
        <w:t>Not found:</w:t>
      </w:r>
    </w:p>
    <w:p w14:paraId="08AE94DA" w14:textId="77777777" w:rsidR="00B073F5" w:rsidRPr="003741E9" w:rsidRDefault="00B073F5">
      <w:pPr>
        <w:pStyle w:val="CommentText"/>
        <w:rPr>
          <w:lang w:val="en-US"/>
        </w:rPr>
      </w:pPr>
      <w:r w:rsidRPr="003741E9">
        <w:rPr>
          <w:lang w:val="en-US"/>
        </w:rPr>
        <w:t>X.-T. Zheng et al., 2013</w:t>
      </w:r>
    </w:p>
    <w:p w14:paraId="568756AE" w14:textId="77777777" w:rsidR="00B073F5" w:rsidRPr="003741E9" w:rsidRDefault="00B073F5">
      <w:pPr>
        <w:pStyle w:val="CommentText"/>
        <w:rPr>
          <w:lang w:val="en-US"/>
        </w:rPr>
      </w:pPr>
    </w:p>
    <w:p w14:paraId="486E51DD" w14:textId="77777777" w:rsidR="00B073F5" w:rsidRPr="003741E9" w:rsidRDefault="00B073F5">
      <w:pPr>
        <w:pStyle w:val="CommentText"/>
        <w:rPr>
          <w:lang w:val="en-US"/>
        </w:rPr>
      </w:pPr>
      <w:r w:rsidRPr="003741E9">
        <w:rPr>
          <w:lang w:val="en-US"/>
        </w:rPr>
        <w:t>Extra stuff:</w:t>
      </w:r>
    </w:p>
    <w:p w14:paraId="0C1C3884" w14:textId="77777777" w:rsidR="00B073F5" w:rsidRPr="003741E9" w:rsidRDefault="00B073F5">
      <w:pPr>
        <w:pStyle w:val="CommentText"/>
        <w:rPr>
          <w:lang w:val="en-US"/>
        </w:rPr>
      </w:pPr>
      <w:r w:rsidRPr="003741E9">
        <w:rPr>
          <w:lang w:val="en-US"/>
        </w:rPr>
        <w:t>(; Zheng et al., 2013b)</w:t>
      </w:r>
    </w:p>
    <w:p w14:paraId="6A667534" w14:textId="77777777" w:rsidR="00B073F5" w:rsidRPr="003741E9" w:rsidRDefault="00B073F5">
      <w:pPr>
        <w:pStyle w:val="CommentText"/>
        <w:rPr>
          <w:lang w:val="en-US"/>
        </w:rPr>
      </w:pPr>
    </w:p>
    <w:p w14:paraId="00E96E06" w14:textId="77777777" w:rsidR="00B073F5" w:rsidRPr="003741E9" w:rsidRDefault="00B073F5">
      <w:pPr>
        <w:pStyle w:val="CommentText"/>
        <w:rPr>
          <w:lang w:val="en-US"/>
        </w:rPr>
      </w:pPr>
      <w:r w:rsidRPr="003741E9">
        <w:rPr>
          <w:lang w:val="en-US"/>
        </w:rPr>
        <w:t>Correct:</w:t>
      </w:r>
    </w:p>
    <w:p w14:paraId="774A2229" w14:textId="162E9C3F" w:rsidR="00B073F5" w:rsidRDefault="00B073F5">
      <w:pPr>
        <w:pStyle w:val="CommentText"/>
      </w:pPr>
      <w:r>
        <w:t>(Cai et al., 2013; X.-T. Zheng et al., 2013)</w:t>
      </w:r>
    </w:p>
  </w:comment>
  <w:comment w:id="3528" w:author="Robin Matthews" w:date="2021-06-16T16:24:00Z" w:initials="RM">
    <w:p w14:paraId="6251E356" w14:textId="77777777" w:rsidR="00B073F5" w:rsidRPr="003741E9" w:rsidRDefault="00B073F5">
      <w:pPr>
        <w:pStyle w:val="CommentText"/>
        <w:rPr>
          <w:lang w:val="en-US"/>
        </w:rPr>
      </w:pPr>
      <w:r>
        <w:rPr>
          <w:rStyle w:val="CommentReference"/>
        </w:rPr>
        <w:annotationRef/>
      </w:r>
      <w:r w:rsidRPr="003741E9">
        <w:rPr>
          <w:lang w:val="en-US"/>
        </w:rPr>
        <w:t>Not found:</w:t>
      </w:r>
    </w:p>
    <w:p w14:paraId="4B7642FD" w14:textId="77777777" w:rsidR="00B073F5" w:rsidRPr="003741E9" w:rsidRDefault="00B073F5">
      <w:pPr>
        <w:pStyle w:val="CommentText"/>
        <w:rPr>
          <w:lang w:val="en-US"/>
        </w:rPr>
      </w:pPr>
      <w:r w:rsidRPr="003741E9">
        <w:rPr>
          <w:lang w:val="en-US"/>
        </w:rPr>
        <w:t>G. Li et al.</w:t>
      </w:r>
    </w:p>
    <w:p w14:paraId="50F54DDF" w14:textId="77777777" w:rsidR="00B073F5" w:rsidRPr="003741E9" w:rsidRDefault="00B073F5">
      <w:pPr>
        <w:pStyle w:val="CommentText"/>
        <w:rPr>
          <w:lang w:val="en-US"/>
        </w:rPr>
      </w:pPr>
    </w:p>
    <w:p w14:paraId="77725B42" w14:textId="77777777" w:rsidR="00B073F5" w:rsidRDefault="00B073F5">
      <w:pPr>
        <w:pStyle w:val="CommentText"/>
      </w:pPr>
      <w:r>
        <w:t>Extra stuff:</w:t>
      </w:r>
    </w:p>
    <w:p w14:paraId="743D718F" w14:textId="77777777" w:rsidR="00B073F5" w:rsidRDefault="00B073F5">
      <w:pPr>
        <w:pStyle w:val="CommentText"/>
      </w:pPr>
      <w:r>
        <w:t>(Li et al., a)</w:t>
      </w:r>
    </w:p>
    <w:p w14:paraId="7E7D07FC" w14:textId="77777777" w:rsidR="00B073F5" w:rsidRDefault="00B073F5">
      <w:pPr>
        <w:pStyle w:val="CommentText"/>
      </w:pPr>
    </w:p>
    <w:p w14:paraId="5E745B64" w14:textId="77777777" w:rsidR="00B073F5" w:rsidRDefault="00B073F5">
      <w:pPr>
        <w:pStyle w:val="CommentText"/>
      </w:pPr>
      <w:r>
        <w:t>Correct:</w:t>
      </w:r>
    </w:p>
    <w:p w14:paraId="0C3F0BA2" w14:textId="77777777" w:rsidR="00B073F5" w:rsidRPr="003741E9" w:rsidRDefault="00B073F5">
      <w:pPr>
        <w:pStyle w:val="CommentText"/>
        <w:rPr>
          <w:lang w:val="en-US"/>
        </w:rPr>
      </w:pPr>
      <w:r>
        <w:t xml:space="preserve">G. Li et al. </w:t>
      </w:r>
      <w:r w:rsidRPr="003741E9">
        <w:rPr>
          <w:lang w:val="en-US"/>
        </w:rPr>
        <w:t>(2016)</w:t>
      </w:r>
    </w:p>
    <w:p w14:paraId="68546D2F" w14:textId="69ADF14F" w:rsidR="00B073F5" w:rsidRPr="003741E9" w:rsidRDefault="00B073F5">
      <w:pPr>
        <w:pStyle w:val="CommentText"/>
        <w:rPr>
          <w:lang w:val="en-US"/>
        </w:rPr>
      </w:pPr>
      <w:r w:rsidRPr="003741E9">
        <w:rPr>
          <w:lang w:val="en-US"/>
        </w:rPr>
        <w:t>(G. Li et al., 2016)</w:t>
      </w:r>
    </w:p>
  </w:comment>
  <w:comment w:id="3538" w:author="Robin Matthews" w:date="2021-06-16T16:24:00Z" w:initials="RM">
    <w:p w14:paraId="6E27ADD9" w14:textId="77777777" w:rsidR="00B073F5" w:rsidRPr="003741E9" w:rsidRDefault="00B073F5">
      <w:pPr>
        <w:pStyle w:val="CommentText"/>
        <w:rPr>
          <w:lang w:val="en-US"/>
        </w:rPr>
      </w:pPr>
      <w:r>
        <w:rPr>
          <w:rStyle w:val="CommentReference"/>
        </w:rPr>
        <w:annotationRef/>
      </w:r>
      <w:r w:rsidRPr="003741E9">
        <w:rPr>
          <w:lang w:val="en-US"/>
        </w:rPr>
        <w:t>Not found:</w:t>
      </w:r>
    </w:p>
    <w:p w14:paraId="1685F8FC" w14:textId="77777777" w:rsidR="00B073F5" w:rsidRDefault="00B073F5">
      <w:pPr>
        <w:pStyle w:val="CommentText"/>
      </w:pPr>
      <w:r>
        <w:t>G. Li et al.</w:t>
      </w:r>
    </w:p>
    <w:p w14:paraId="18C7E832" w14:textId="77777777" w:rsidR="00B073F5" w:rsidRDefault="00B073F5">
      <w:pPr>
        <w:pStyle w:val="CommentText"/>
      </w:pPr>
    </w:p>
    <w:p w14:paraId="14155938" w14:textId="77777777" w:rsidR="00B073F5" w:rsidRDefault="00B073F5">
      <w:pPr>
        <w:pStyle w:val="CommentText"/>
      </w:pPr>
      <w:r>
        <w:t>Extra stuff:</w:t>
      </w:r>
    </w:p>
    <w:p w14:paraId="02753D6E" w14:textId="77777777" w:rsidR="00B073F5" w:rsidRDefault="00B073F5">
      <w:pPr>
        <w:pStyle w:val="CommentText"/>
      </w:pPr>
      <w:r>
        <w:t>(Li et al., a)</w:t>
      </w:r>
    </w:p>
    <w:p w14:paraId="48321916" w14:textId="77777777" w:rsidR="00B073F5" w:rsidRDefault="00B073F5">
      <w:pPr>
        <w:pStyle w:val="CommentText"/>
      </w:pPr>
    </w:p>
    <w:p w14:paraId="2952A38B" w14:textId="77777777" w:rsidR="00B073F5" w:rsidRDefault="00B073F5">
      <w:pPr>
        <w:pStyle w:val="CommentText"/>
      </w:pPr>
      <w:r>
        <w:t>Correct:</w:t>
      </w:r>
    </w:p>
    <w:p w14:paraId="0418ABCF" w14:textId="77777777" w:rsidR="00B073F5" w:rsidRDefault="00B073F5">
      <w:pPr>
        <w:pStyle w:val="CommentText"/>
      </w:pPr>
      <w:r>
        <w:t>G. Li et al. (2016)</w:t>
      </w:r>
    </w:p>
    <w:p w14:paraId="3DA1B2A4" w14:textId="4183E96F" w:rsidR="00B073F5" w:rsidRDefault="00B073F5">
      <w:pPr>
        <w:pStyle w:val="CommentText"/>
      </w:pPr>
      <w:r>
        <w:t>(G. Li et al., 2016)</w:t>
      </w:r>
    </w:p>
  </w:comment>
  <w:comment w:id="3548" w:author="Tom Maycock" w:date="2021-09-07T10:13:00Z" w:initials="TM">
    <w:p w14:paraId="06CB9D8D" w14:textId="193A6FF6" w:rsidR="004423AA" w:rsidRDefault="004423AA">
      <w:pPr>
        <w:pStyle w:val="CommentText"/>
      </w:pPr>
      <w:r>
        <w:rPr>
          <w:rStyle w:val="CommentReference"/>
        </w:rPr>
        <w:annotationRef/>
      </w:r>
      <w:r>
        <w:t>Probably worth redefining TAV – long gap since last mentioned</w:t>
      </w:r>
    </w:p>
  </w:comment>
  <w:comment w:id="3562" w:author="Robin Matthews" w:date="2021-06-16T16:24:00Z" w:initials="RM">
    <w:p w14:paraId="7B93DBEA" w14:textId="77777777" w:rsidR="00B073F5" w:rsidRPr="003741E9" w:rsidRDefault="00B073F5">
      <w:pPr>
        <w:pStyle w:val="CommentText"/>
        <w:rPr>
          <w:lang w:val="en-US"/>
        </w:rPr>
      </w:pPr>
      <w:r>
        <w:rPr>
          <w:rStyle w:val="CommentReference"/>
        </w:rPr>
        <w:annotationRef/>
      </w:r>
      <w:r w:rsidRPr="003741E9">
        <w:rPr>
          <w:lang w:val="en-US"/>
        </w:rPr>
        <w:t>Not found:</w:t>
      </w:r>
    </w:p>
    <w:p w14:paraId="326F8E05" w14:textId="77777777" w:rsidR="00B073F5" w:rsidRPr="003741E9" w:rsidRDefault="00B073F5">
      <w:pPr>
        <w:pStyle w:val="CommentText"/>
        <w:rPr>
          <w:lang w:val="en-US"/>
        </w:rPr>
      </w:pPr>
      <w:r w:rsidRPr="003741E9">
        <w:rPr>
          <w:lang w:val="en-US"/>
        </w:rPr>
        <w:t>F. Jia et al.</w:t>
      </w:r>
    </w:p>
    <w:p w14:paraId="5B728F1E" w14:textId="77777777" w:rsidR="00B073F5" w:rsidRPr="003741E9" w:rsidRDefault="00B073F5">
      <w:pPr>
        <w:pStyle w:val="CommentText"/>
        <w:rPr>
          <w:lang w:val="en-US"/>
        </w:rPr>
      </w:pPr>
    </w:p>
    <w:p w14:paraId="14256DAE" w14:textId="77777777" w:rsidR="00B073F5" w:rsidRPr="003741E9" w:rsidRDefault="00B073F5">
      <w:pPr>
        <w:pStyle w:val="CommentText"/>
        <w:rPr>
          <w:lang w:val="en-US"/>
        </w:rPr>
      </w:pPr>
      <w:r w:rsidRPr="003741E9">
        <w:rPr>
          <w:lang w:val="en-US"/>
        </w:rPr>
        <w:t>Extra stuff:</w:t>
      </w:r>
    </w:p>
    <w:p w14:paraId="02D54E13" w14:textId="77777777" w:rsidR="00B073F5" w:rsidRPr="003741E9" w:rsidRDefault="00B073F5">
      <w:pPr>
        <w:pStyle w:val="CommentText"/>
        <w:rPr>
          <w:lang w:val="en-US"/>
        </w:rPr>
      </w:pPr>
      <w:r w:rsidRPr="003741E9">
        <w:rPr>
          <w:lang w:val="en-US"/>
        </w:rPr>
        <w:t>(Jia et al., a)</w:t>
      </w:r>
    </w:p>
    <w:p w14:paraId="2476F677" w14:textId="77777777" w:rsidR="00B073F5" w:rsidRPr="003741E9" w:rsidRDefault="00B073F5">
      <w:pPr>
        <w:pStyle w:val="CommentText"/>
        <w:rPr>
          <w:lang w:val="en-US"/>
        </w:rPr>
      </w:pPr>
    </w:p>
    <w:p w14:paraId="017F255D" w14:textId="77777777" w:rsidR="00B073F5" w:rsidRPr="003741E9" w:rsidRDefault="00B073F5">
      <w:pPr>
        <w:pStyle w:val="CommentText"/>
        <w:rPr>
          <w:lang w:val="en-US"/>
        </w:rPr>
      </w:pPr>
      <w:r w:rsidRPr="003741E9">
        <w:rPr>
          <w:lang w:val="en-US"/>
        </w:rPr>
        <w:t>Correct:</w:t>
      </w:r>
    </w:p>
    <w:p w14:paraId="0CB3E72E" w14:textId="77777777" w:rsidR="00B073F5" w:rsidRDefault="00B073F5">
      <w:pPr>
        <w:pStyle w:val="CommentText"/>
      </w:pPr>
      <w:r>
        <w:t>F. Jia et al. (2019)</w:t>
      </w:r>
    </w:p>
    <w:p w14:paraId="1BE0EB4A" w14:textId="6CB876F4" w:rsidR="00B073F5" w:rsidRDefault="00B073F5">
      <w:pPr>
        <w:pStyle w:val="CommentText"/>
      </w:pPr>
      <w:r>
        <w:t>(F. Jia et al., 2019)</w:t>
      </w:r>
    </w:p>
  </w:comment>
  <w:comment w:id="3590" w:author="Robin Matthews" w:date="2021-06-16T16:24:00Z" w:initials="RM">
    <w:p w14:paraId="0AE79168" w14:textId="77777777" w:rsidR="00B073F5" w:rsidRPr="003741E9" w:rsidRDefault="00B073F5">
      <w:pPr>
        <w:pStyle w:val="CommentText"/>
        <w:rPr>
          <w:lang w:val="en-US"/>
        </w:rPr>
      </w:pPr>
      <w:r>
        <w:rPr>
          <w:rStyle w:val="CommentReference"/>
        </w:rPr>
        <w:annotationRef/>
      </w:r>
      <w:r w:rsidRPr="003741E9">
        <w:rPr>
          <w:lang w:val="en-US"/>
        </w:rPr>
        <w:t>Not found:</w:t>
      </w:r>
    </w:p>
    <w:p w14:paraId="5BB517C9" w14:textId="77777777" w:rsidR="00B073F5" w:rsidRPr="003741E9" w:rsidRDefault="00B073F5">
      <w:pPr>
        <w:pStyle w:val="CommentText"/>
        <w:rPr>
          <w:lang w:val="en-US"/>
        </w:rPr>
      </w:pPr>
      <w:r w:rsidRPr="003741E9">
        <w:rPr>
          <w:lang w:val="en-US"/>
        </w:rPr>
        <w:t>J. Wang et al., 2017b</w:t>
      </w:r>
    </w:p>
    <w:p w14:paraId="393C5425" w14:textId="77777777" w:rsidR="00B073F5" w:rsidRPr="003741E9" w:rsidRDefault="00B073F5">
      <w:pPr>
        <w:pStyle w:val="CommentText"/>
        <w:rPr>
          <w:lang w:val="en-US"/>
        </w:rPr>
      </w:pPr>
    </w:p>
    <w:p w14:paraId="4E71AB81" w14:textId="77777777" w:rsidR="00B073F5" w:rsidRPr="003741E9" w:rsidRDefault="00B073F5">
      <w:pPr>
        <w:pStyle w:val="CommentText"/>
        <w:rPr>
          <w:lang w:val="en-US"/>
        </w:rPr>
      </w:pPr>
      <w:r w:rsidRPr="003741E9">
        <w:rPr>
          <w:lang w:val="en-US"/>
        </w:rPr>
        <w:t>Extra stuff:</w:t>
      </w:r>
    </w:p>
    <w:p w14:paraId="56AEA718" w14:textId="77777777" w:rsidR="00B073F5" w:rsidRPr="003741E9" w:rsidRDefault="00B073F5">
      <w:pPr>
        <w:pStyle w:val="CommentText"/>
        <w:rPr>
          <w:lang w:val="en-US"/>
        </w:rPr>
      </w:pPr>
      <w:r w:rsidRPr="003741E9">
        <w:rPr>
          <w:lang w:val="en-US"/>
        </w:rPr>
        <w:t>(; ; Wang et al., 2017b)</w:t>
      </w:r>
    </w:p>
    <w:p w14:paraId="7A0C4D46" w14:textId="77777777" w:rsidR="00B073F5" w:rsidRPr="003741E9" w:rsidRDefault="00B073F5">
      <w:pPr>
        <w:pStyle w:val="CommentText"/>
        <w:rPr>
          <w:lang w:val="en-US"/>
        </w:rPr>
      </w:pPr>
    </w:p>
    <w:p w14:paraId="49E8402B" w14:textId="77777777" w:rsidR="00B073F5" w:rsidRDefault="00B073F5">
      <w:pPr>
        <w:pStyle w:val="CommentText"/>
      </w:pPr>
      <w:r>
        <w:t>Correct:</w:t>
      </w:r>
    </w:p>
    <w:p w14:paraId="01912776" w14:textId="6DF29007" w:rsidR="00B073F5" w:rsidRDefault="00B073F5">
      <w:pPr>
        <w:pStyle w:val="CommentText"/>
      </w:pPr>
      <w:r>
        <w:t>(Chylek et al., 2011; Zhou et al., 2016; J. Wang et al., 2017b)</w:t>
      </w:r>
    </w:p>
  </w:comment>
  <w:comment w:id="3602" w:author="Sara M Tuson" w:date="2021-07-16T07:41:00Z" w:initials="ST">
    <w:p w14:paraId="1793E898" w14:textId="20FFC93F" w:rsidR="00B073F5" w:rsidRDefault="00B073F5">
      <w:pPr>
        <w:pStyle w:val="CommentText"/>
      </w:pPr>
      <w:r>
        <w:rPr>
          <w:rStyle w:val="CommentReference"/>
        </w:rPr>
        <w:annotationRef/>
      </w:r>
      <w:r>
        <w:t>QUERY: I changed this from piControl as it seems to be more usually represented this way. I also spelt it out for clarity.</w:t>
      </w:r>
    </w:p>
  </w:comment>
  <w:comment w:id="3668" w:author="Sara M Tuson" w:date="2021-07-20T13:54:00Z" w:initials="ST">
    <w:p w14:paraId="7E2B00C9" w14:textId="53DBA55F" w:rsidR="00B073F5" w:rsidRDefault="00B073F5">
      <w:pPr>
        <w:pStyle w:val="CommentText"/>
      </w:pPr>
      <w:r>
        <w:rPr>
          <w:rStyle w:val="CommentReference"/>
        </w:rPr>
        <w:annotationRef/>
      </w:r>
      <w:r>
        <w:t xml:space="preserve">QUERY: Levels of global </w:t>
      </w:r>
      <w:r w:rsidRPr="00D93035">
        <w:rPr>
          <w:b/>
          <w:bCs/>
        </w:rPr>
        <w:t>warming</w:t>
      </w:r>
      <w:r>
        <w:t xml:space="preserve">? Check also table of contents. </w:t>
      </w:r>
    </w:p>
  </w:comment>
  <w:comment w:id="3673" w:author="Robin Matthews" w:date="2021-06-16T16:24:00Z" w:initials="RM">
    <w:p w14:paraId="3E33DCCC" w14:textId="77777777" w:rsidR="00B073F5" w:rsidRPr="003741E9" w:rsidRDefault="00B073F5">
      <w:pPr>
        <w:pStyle w:val="CommentText"/>
        <w:rPr>
          <w:lang w:val="en-US"/>
        </w:rPr>
      </w:pPr>
      <w:r>
        <w:rPr>
          <w:rStyle w:val="CommentReference"/>
        </w:rPr>
        <w:annotationRef/>
      </w:r>
      <w:r w:rsidRPr="003741E9">
        <w:rPr>
          <w:lang w:val="en-US"/>
        </w:rPr>
        <w:t>Extra stuff:</w:t>
      </w:r>
    </w:p>
    <w:p w14:paraId="314A47F3" w14:textId="77777777" w:rsidR="00B073F5" w:rsidRPr="003741E9" w:rsidRDefault="00B073F5">
      <w:pPr>
        <w:pStyle w:val="CommentText"/>
        <w:rPr>
          <w:lang w:val="en-US"/>
        </w:rPr>
      </w:pPr>
      <w:r w:rsidRPr="003741E9">
        <w:rPr>
          <w:lang w:val="en-US"/>
        </w:rPr>
        <w:t>, )</w:t>
      </w:r>
    </w:p>
    <w:p w14:paraId="4C1422DE" w14:textId="77777777" w:rsidR="00B073F5" w:rsidRPr="003741E9" w:rsidRDefault="00B073F5">
      <w:pPr>
        <w:pStyle w:val="CommentText"/>
        <w:rPr>
          <w:lang w:val="en-US"/>
        </w:rPr>
      </w:pPr>
    </w:p>
    <w:p w14:paraId="4A26261E" w14:textId="77777777" w:rsidR="00B073F5" w:rsidRPr="003741E9" w:rsidRDefault="00B073F5">
      <w:pPr>
        <w:pStyle w:val="CommentText"/>
        <w:rPr>
          <w:lang w:val="en-US"/>
        </w:rPr>
      </w:pPr>
      <w:r w:rsidRPr="003741E9">
        <w:rPr>
          <w:lang w:val="en-US"/>
        </w:rPr>
        <w:t>Correct:</w:t>
      </w:r>
    </w:p>
    <w:p w14:paraId="3EA7BC6B" w14:textId="77777777" w:rsidR="00B073F5" w:rsidRPr="003741E9" w:rsidRDefault="00B073F5">
      <w:pPr>
        <w:pStyle w:val="CommentText"/>
        <w:rPr>
          <w:lang w:val="en-US"/>
        </w:rPr>
      </w:pPr>
      <w:r w:rsidRPr="003741E9">
        <w:rPr>
          <w:lang w:val="en-US"/>
        </w:rPr>
        <w:t>Hoegh-Guldberg et al. (2018)</w:t>
      </w:r>
    </w:p>
    <w:p w14:paraId="513269E3" w14:textId="43F43CCC" w:rsidR="00B073F5" w:rsidRPr="003741E9" w:rsidRDefault="00B073F5">
      <w:pPr>
        <w:pStyle w:val="CommentText"/>
        <w:rPr>
          <w:lang w:val="en-US"/>
        </w:rPr>
      </w:pPr>
      <w:r w:rsidRPr="003741E9">
        <w:rPr>
          <w:lang w:val="en-US"/>
        </w:rPr>
        <w:t>(Hoegh-Guldberg et al., 2018)</w:t>
      </w:r>
    </w:p>
  </w:comment>
  <w:comment w:id="3675" w:author="Robin Matthews" w:date="2021-06-16T17:47:00Z" w:initials="RM">
    <w:p w14:paraId="59A989EB" w14:textId="418A1BC6" w:rsidR="00B073F5" w:rsidRPr="003741E9" w:rsidRDefault="00B073F5">
      <w:pPr>
        <w:pStyle w:val="CommentText"/>
        <w:rPr>
          <w:lang w:val="en-US"/>
        </w:rPr>
      </w:pPr>
      <w:r>
        <w:rPr>
          <w:rStyle w:val="CommentReference"/>
        </w:rPr>
        <w:annotationRef/>
      </w:r>
      <w:r w:rsidRPr="003741E9">
        <w:rPr>
          <w:lang w:val="en-US"/>
        </w:rPr>
        <w:t>Reference details for Hoegh-Guldberg et al., 2018 missing from Mendeley link. Provide DOI and I’ll add.</w:t>
      </w:r>
    </w:p>
  </w:comment>
  <w:comment w:id="3676" w:author="Robin Matthews" w:date="2021-06-16T16:24:00Z" w:initials="RM">
    <w:p w14:paraId="55F0D6B2" w14:textId="77777777" w:rsidR="00B073F5" w:rsidRPr="003741E9" w:rsidRDefault="00B073F5">
      <w:pPr>
        <w:pStyle w:val="CommentText"/>
        <w:rPr>
          <w:lang w:val="en-US"/>
        </w:rPr>
      </w:pPr>
      <w:r>
        <w:rPr>
          <w:rStyle w:val="CommentReference"/>
        </w:rPr>
        <w:annotationRef/>
      </w:r>
      <w:r w:rsidRPr="003741E9">
        <w:rPr>
          <w:lang w:val="en-US"/>
        </w:rPr>
        <w:t>Extra stuff:</w:t>
      </w:r>
    </w:p>
    <w:p w14:paraId="4C5E2D87" w14:textId="77777777" w:rsidR="00B073F5" w:rsidRPr="003741E9" w:rsidRDefault="00B073F5">
      <w:pPr>
        <w:pStyle w:val="CommentText"/>
        <w:rPr>
          <w:lang w:val="en-US"/>
        </w:rPr>
      </w:pPr>
      <w:r w:rsidRPr="003741E9">
        <w:rPr>
          <w:lang w:val="en-US"/>
        </w:rPr>
        <w:t>; Hoegh-Guldberg et al., 2018), ; )</w:t>
      </w:r>
    </w:p>
    <w:p w14:paraId="72D060AE" w14:textId="77777777" w:rsidR="00B073F5" w:rsidRPr="003741E9" w:rsidRDefault="00B073F5">
      <w:pPr>
        <w:pStyle w:val="CommentText"/>
        <w:rPr>
          <w:lang w:val="en-US"/>
        </w:rPr>
      </w:pPr>
    </w:p>
    <w:p w14:paraId="5FD00FF2" w14:textId="77777777" w:rsidR="00B073F5" w:rsidRDefault="00B073F5">
      <w:pPr>
        <w:pStyle w:val="CommentText"/>
      </w:pPr>
      <w:r>
        <w:t>Correct:</w:t>
      </w:r>
    </w:p>
    <w:p w14:paraId="3E0E6C3F" w14:textId="4C009E77" w:rsidR="00B073F5" w:rsidRDefault="00B073F5">
      <w:pPr>
        <w:pStyle w:val="CommentText"/>
      </w:pPr>
      <w:r>
        <w:t>(Mitchell et al., 2017; Dosio et al., 2018; Kjellström et al., 2018)</w:t>
      </w:r>
    </w:p>
  </w:comment>
  <w:comment w:id="3681" w:author="Sara M Tuson" w:date="2021-07-16T07:28:00Z" w:initials="ST">
    <w:p w14:paraId="56ED817E" w14:textId="0242D729" w:rsidR="00B073F5" w:rsidRDefault="00B073F5">
      <w:pPr>
        <w:pStyle w:val="CommentText"/>
      </w:pPr>
      <w:r>
        <w:rPr>
          <w:rStyle w:val="CommentReference"/>
        </w:rPr>
        <w:annotationRef/>
      </w:r>
      <w:r>
        <w:t>QUERY: Should this not be: ‘</w:t>
      </w:r>
      <w:r w:rsidRPr="00816D04">
        <w:t>(ESR</w:t>
      </w:r>
      <w:r>
        <w:t xml:space="preserve">; </w:t>
      </w:r>
      <w:r w:rsidRPr="00816D04">
        <w:t>Dosio and Fischer, 2018</w:t>
      </w:r>
      <w:r>
        <w:t xml:space="preserve">; </w:t>
      </w:r>
      <w:r w:rsidRPr="00816D04">
        <w:t>Schleussner et al., 2017</w:t>
      </w:r>
      <w:r>
        <w:t xml:space="preserve">; </w:t>
      </w:r>
      <w:r w:rsidRPr="00816D04">
        <w:t>Seneviratne et al., 2018)</w:t>
      </w:r>
      <w:r>
        <w:t>’?</w:t>
      </w:r>
    </w:p>
  </w:comment>
  <w:comment w:id="3693" w:author="Robin Matthews" w:date="2021-06-16T16:24:00Z" w:initials="RM">
    <w:p w14:paraId="144A3C19" w14:textId="77777777" w:rsidR="00B073F5" w:rsidRPr="003741E9" w:rsidRDefault="00B073F5">
      <w:pPr>
        <w:pStyle w:val="CommentText"/>
        <w:rPr>
          <w:lang w:val="en-US"/>
        </w:rPr>
      </w:pPr>
      <w:r>
        <w:rPr>
          <w:rStyle w:val="CommentReference"/>
        </w:rPr>
        <w:annotationRef/>
      </w:r>
      <w:r w:rsidRPr="003741E9">
        <w:rPr>
          <w:lang w:val="en-US"/>
        </w:rPr>
        <w:t>Extra stuff:</w:t>
      </w:r>
    </w:p>
    <w:p w14:paraId="61BF4411" w14:textId="77777777" w:rsidR="00B073F5" w:rsidRPr="003741E9" w:rsidRDefault="00B073F5">
      <w:pPr>
        <w:pStyle w:val="CommentText"/>
        <w:rPr>
          <w:lang w:val="en-US"/>
        </w:rPr>
      </w:pPr>
      <w:r w:rsidRPr="003741E9">
        <w:rPr>
          <w:lang w:val="en-US"/>
        </w:rPr>
        <w:t>, )</w:t>
      </w:r>
    </w:p>
    <w:p w14:paraId="6D34AE91" w14:textId="77777777" w:rsidR="00B073F5" w:rsidRPr="003741E9" w:rsidRDefault="00B073F5">
      <w:pPr>
        <w:pStyle w:val="CommentText"/>
        <w:rPr>
          <w:lang w:val="en-US"/>
        </w:rPr>
      </w:pPr>
    </w:p>
    <w:p w14:paraId="0F4CB24B" w14:textId="77777777" w:rsidR="00B073F5" w:rsidRPr="003741E9" w:rsidRDefault="00B073F5">
      <w:pPr>
        <w:pStyle w:val="CommentText"/>
        <w:rPr>
          <w:lang w:val="en-US"/>
        </w:rPr>
      </w:pPr>
      <w:r w:rsidRPr="003741E9">
        <w:rPr>
          <w:lang w:val="en-US"/>
        </w:rPr>
        <w:t>Correct:</w:t>
      </w:r>
    </w:p>
    <w:p w14:paraId="6F9E2E14" w14:textId="77777777" w:rsidR="00B073F5" w:rsidRDefault="00B073F5">
      <w:pPr>
        <w:pStyle w:val="CommentText"/>
      </w:pPr>
      <w:r w:rsidRPr="003741E9">
        <w:rPr>
          <w:lang w:val="en-US"/>
        </w:rPr>
        <w:t xml:space="preserve">Kharin et al. </w:t>
      </w:r>
      <w:r>
        <w:t>(2018)</w:t>
      </w:r>
    </w:p>
    <w:p w14:paraId="3DB36CE4" w14:textId="225A99AC" w:rsidR="00B073F5" w:rsidRDefault="00B073F5">
      <w:pPr>
        <w:pStyle w:val="CommentText"/>
      </w:pPr>
      <w:r>
        <w:t>(Kharin et al., 2018)</w:t>
      </w:r>
    </w:p>
  </w:comment>
  <w:comment w:id="3695" w:author="Robin Matthews" w:date="2021-06-16T16:24:00Z" w:initials="RM">
    <w:p w14:paraId="28E0DF46" w14:textId="77777777" w:rsidR="00B073F5" w:rsidRDefault="00B073F5">
      <w:pPr>
        <w:pStyle w:val="CommentText"/>
      </w:pPr>
      <w:r>
        <w:rPr>
          <w:rStyle w:val="CommentReference"/>
        </w:rPr>
        <w:annotationRef/>
      </w:r>
      <w:r>
        <w:t>Extra stuff:</w:t>
      </w:r>
    </w:p>
    <w:p w14:paraId="64E21AF0" w14:textId="77777777" w:rsidR="00B073F5" w:rsidRDefault="00B073F5">
      <w:pPr>
        <w:pStyle w:val="CommentText"/>
      </w:pPr>
      <w:r>
        <w:t>, )</w:t>
      </w:r>
    </w:p>
    <w:p w14:paraId="47C3E475" w14:textId="77777777" w:rsidR="00B073F5" w:rsidRDefault="00B073F5">
      <w:pPr>
        <w:pStyle w:val="CommentText"/>
      </w:pPr>
    </w:p>
    <w:p w14:paraId="0EA31F2F" w14:textId="77777777" w:rsidR="00B073F5" w:rsidRDefault="00B073F5">
      <w:pPr>
        <w:pStyle w:val="CommentText"/>
      </w:pPr>
      <w:r>
        <w:t>Correct:</w:t>
      </w:r>
    </w:p>
    <w:p w14:paraId="6C9DAE36" w14:textId="77777777" w:rsidR="00B073F5" w:rsidRDefault="00B073F5">
      <w:pPr>
        <w:pStyle w:val="CommentText"/>
      </w:pPr>
      <w:r>
        <w:t>James et al. (2017)</w:t>
      </w:r>
    </w:p>
    <w:p w14:paraId="2017EACA" w14:textId="78313E28" w:rsidR="00B073F5" w:rsidRDefault="00B073F5">
      <w:pPr>
        <w:pStyle w:val="CommentText"/>
      </w:pPr>
      <w:r>
        <w:t>(James et al., 2017)</w:t>
      </w:r>
    </w:p>
  </w:comment>
  <w:comment w:id="3718" w:author="Robin Matthews" w:date="2021-06-16T16:24:00Z" w:initials="RM">
    <w:p w14:paraId="13F2AA6F" w14:textId="77777777" w:rsidR="00B073F5" w:rsidRDefault="00B073F5">
      <w:pPr>
        <w:pStyle w:val="CommentText"/>
      </w:pPr>
      <w:r>
        <w:rPr>
          <w:rStyle w:val="CommentReference"/>
        </w:rPr>
        <w:annotationRef/>
      </w:r>
      <w:r>
        <w:t>Extra stuff:</w:t>
      </w:r>
    </w:p>
    <w:p w14:paraId="761369CC" w14:textId="77777777" w:rsidR="00B073F5" w:rsidRDefault="00B073F5">
      <w:pPr>
        <w:pStyle w:val="CommentText"/>
      </w:pPr>
      <w:r>
        <w:t xml:space="preserve"> ; ; )</w:t>
      </w:r>
    </w:p>
    <w:p w14:paraId="51869361" w14:textId="77777777" w:rsidR="00B073F5" w:rsidRDefault="00B073F5">
      <w:pPr>
        <w:pStyle w:val="CommentText"/>
      </w:pPr>
    </w:p>
    <w:p w14:paraId="0F948B0D" w14:textId="77777777" w:rsidR="00B073F5" w:rsidRDefault="00B073F5">
      <w:pPr>
        <w:pStyle w:val="CommentText"/>
      </w:pPr>
      <w:r>
        <w:t>Correct:</w:t>
      </w:r>
    </w:p>
    <w:p w14:paraId="392B9631" w14:textId="50A735E8" w:rsidR="00B073F5" w:rsidRDefault="00B073F5">
      <w:pPr>
        <w:pStyle w:val="CommentText"/>
      </w:pPr>
      <w:r>
        <w:t>(Christensen et al., 2013; Collins et al., 2013; Seneviratne et al., 2016)</w:t>
      </w:r>
    </w:p>
  </w:comment>
  <w:comment w:id="3725" w:author="Robin Matthews" w:date="2021-06-16T16:24:00Z" w:initials="RM">
    <w:p w14:paraId="52D7AF28" w14:textId="77777777" w:rsidR="00B073F5" w:rsidRPr="003741E9" w:rsidRDefault="00B073F5">
      <w:pPr>
        <w:pStyle w:val="CommentText"/>
        <w:rPr>
          <w:lang w:val="en-US"/>
        </w:rPr>
      </w:pPr>
      <w:r>
        <w:rPr>
          <w:rStyle w:val="CommentReference"/>
        </w:rPr>
        <w:annotationRef/>
      </w:r>
      <w:r w:rsidRPr="003741E9">
        <w:rPr>
          <w:lang w:val="en-US"/>
        </w:rPr>
        <w:t>Extra stuff:</w:t>
      </w:r>
    </w:p>
    <w:p w14:paraId="16DF3E0E" w14:textId="77777777" w:rsidR="00B073F5" w:rsidRPr="003741E9" w:rsidRDefault="00B073F5">
      <w:pPr>
        <w:pStyle w:val="CommentText"/>
        <w:rPr>
          <w:lang w:val="en-US"/>
        </w:rPr>
      </w:pPr>
      <w:r w:rsidRPr="003741E9">
        <w:rPr>
          <w:lang w:val="en-US"/>
        </w:rPr>
        <w:t>; )</w:t>
      </w:r>
    </w:p>
    <w:p w14:paraId="2C42342E" w14:textId="77777777" w:rsidR="00B073F5" w:rsidRPr="003741E9" w:rsidRDefault="00B073F5">
      <w:pPr>
        <w:pStyle w:val="CommentText"/>
        <w:rPr>
          <w:lang w:val="en-US"/>
        </w:rPr>
      </w:pPr>
    </w:p>
    <w:p w14:paraId="4B42B402" w14:textId="77777777" w:rsidR="00B073F5" w:rsidRPr="003741E9" w:rsidRDefault="00B073F5">
      <w:pPr>
        <w:pStyle w:val="CommentText"/>
        <w:rPr>
          <w:lang w:val="en-US"/>
        </w:rPr>
      </w:pPr>
      <w:r w:rsidRPr="003741E9">
        <w:rPr>
          <w:lang w:val="en-US"/>
        </w:rPr>
        <w:t>Correct:</w:t>
      </w:r>
    </w:p>
    <w:p w14:paraId="3CBA6E72" w14:textId="59008698" w:rsidR="00B073F5" w:rsidRPr="003741E9" w:rsidRDefault="00B073F5">
      <w:pPr>
        <w:pStyle w:val="CommentText"/>
        <w:rPr>
          <w:lang w:val="en-US"/>
        </w:rPr>
      </w:pPr>
      <w:r w:rsidRPr="003741E9">
        <w:rPr>
          <w:lang w:val="en-US"/>
        </w:rPr>
        <w:t>(Schleussner et al., 2017; Hoegh-Guldberg et al., 2018)</w:t>
      </w:r>
    </w:p>
  </w:comment>
  <w:comment w:id="3731" w:author="Robin Matthews" w:date="2021-06-16T17:49:00Z" w:initials="RM">
    <w:p w14:paraId="25A1D989" w14:textId="5F289489" w:rsidR="00B073F5" w:rsidRPr="003741E9" w:rsidRDefault="00B073F5">
      <w:pPr>
        <w:pStyle w:val="CommentText"/>
        <w:rPr>
          <w:lang w:val="en-US"/>
        </w:rPr>
      </w:pPr>
      <w:r>
        <w:rPr>
          <w:rStyle w:val="CommentReference"/>
        </w:rPr>
        <w:annotationRef/>
      </w:r>
      <w:r w:rsidRPr="003741E9">
        <w:rPr>
          <w:lang w:val="en-US"/>
        </w:rPr>
        <w:t>Mendeley field contains reference details for Hoegh-Guldberg et al., 2018. Do you want me to remove it?</w:t>
      </w:r>
    </w:p>
  </w:comment>
  <w:comment w:id="3732" w:author="Robin Matthews" w:date="2021-06-16T16:24:00Z" w:initials="RM">
    <w:p w14:paraId="4E1FC56D" w14:textId="77777777" w:rsidR="00B073F5" w:rsidRPr="003741E9" w:rsidRDefault="00B073F5">
      <w:pPr>
        <w:pStyle w:val="CommentText"/>
        <w:rPr>
          <w:lang w:val="en-US"/>
        </w:rPr>
      </w:pPr>
      <w:r>
        <w:rPr>
          <w:rStyle w:val="CommentReference"/>
        </w:rPr>
        <w:annotationRef/>
      </w:r>
      <w:r w:rsidRPr="003741E9">
        <w:rPr>
          <w:lang w:val="en-US"/>
        </w:rPr>
        <w:t>Not found:</w:t>
      </w:r>
    </w:p>
    <w:p w14:paraId="13223730" w14:textId="77777777" w:rsidR="00B073F5" w:rsidRPr="003741E9" w:rsidRDefault="00B073F5">
      <w:pPr>
        <w:pStyle w:val="CommentText"/>
        <w:rPr>
          <w:lang w:val="en-US"/>
        </w:rPr>
      </w:pPr>
      <w:r w:rsidRPr="003741E9">
        <w:rPr>
          <w:lang w:val="en-US"/>
        </w:rPr>
        <w:t>Hoegh-Guldberg et al., 2018</w:t>
      </w:r>
    </w:p>
    <w:p w14:paraId="3566B4F1" w14:textId="77777777" w:rsidR="00B073F5" w:rsidRPr="003741E9" w:rsidRDefault="00B073F5">
      <w:pPr>
        <w:pStyle w:val="CommentText"/>
        <w:rPr>
          <w:lang w:val="en-US"/>
        </w:rPr>
      </w:pPr>
    </w:p>
    <w:p w14:paraId="4B28733E" w14:textId="77777777" w:rsidR="00B073F5" w:rsidRPr="003741E9" w:rsidRDefault="00B073F5">
      <w:pPr>
        <w:pStyle w:val="CommentText"/>
        <w:rPr>
          <w:lang w:val="en-US"/>
        </w:rPr>
      </w:pPr>
      <w:r w:rsidRPr="003741E9">
        <w:rPr>
          <w:lang w:val="en-US"/>
        </w:rPr>
        <w:t>Extra stuff:</w:t>
      </w:r>
    </w:p>
    <w:p w14:paraId="6AD341AD" w14:textId="77777777" w:rsidR="00B073F5" w:rsidRPr="003741E9" w:rsidRDefault="00B073F5">
      <w:pPr>
        <w:pStyle w:val="CommentText"/>
        <w:rPr>
          <w:lang w:val="en-US"/>
        </w:rPr>
      </w:pPr>
      <w:r w:rsidRPr="003741E9">
        <w:rPr>
          <w:lang w:val="en-US"/>
        </w:rPr>
        <w:t>(; SR1.5)</w:t>
      </w:r>
    </w:p>
    <w:p w14:paraId="11E90CC1" w14:textId="77777777" w:rsidR="00B073F5" w:rsidRPr="003741E9" w:rsidRDefault="00B073F5">
      <w:pPr>
        <w:pStyle w:val="CommentText"/>
        <w:rPr>
          <w:lang w:val="en-US"/>
        </w:rPr>
      </w:pPr>
    </w:p>
    <w:p w14:paraId="3881C3BA" w14:textId="77777777" w:rsidR="00B073F5" w:rsidRPr="003741E9" w:rsidRDefault="00B073F5">
      <w:pPr>
        <w:pStyle w:val="CommentText"/>
        <w:rPr>
          <w:lang w:val="en-US"/>
        </w:rPr>
      </w:pPr>
      <w:r w:rsidRPr="003741E9">
        <w:rPr>
          <w:lang w:val="en-US"/>
        </w:rPr>
        <w:t>Correct:</w:t>
      </w:r>
    </w:p>
    <w:p w14:paraId="5D57BF02" w14:textId="653E894A" w:rsidR="00B073F5" w:rsidRPr="003741E9" w:rsidRDefault="00B073F5">
      <w:pPr>
        <w:pStyle w:val="CommentText"/>
        <w:rPr>
          <w:lang w:val="en-US"/>
        </w:rPr>
      </w:pPr>
      <w:r w:rsidRPr="003741E9">
        <w:rPr>
          <w:lang w:val="en-US"/>
        </w:rPr>
        <w:t>(Schleussner et al., 2017; Hoegh-Guldberg et al., 2018)</w:t>
      </w:r>
    </w:p>
  </w:comment>
  <w:comment w:id="3819" w:author="Sara M Tuson" w:date="2021-07-20T14:48:00Z" w:initials="ST">
    <w:p w14:paraId="0AC058DF" w14:textId="08AC9F2C" w:rsidR="00B073F5" w:rsidRDefault="00B073F5">
      <w:pPr>
        <w:pStyle w:val="CommentText"/>
      </w:pPr>
      <w:r>
        <w:rPr>
          <w:rStyle w:val="CommentReference"/>
        </w:rPr>
        <w:annotationRef/>
      </w:r>
      <w:r>
        <w:t>QUERY: This makes it seem as if the transient response behanves non-linearly, is that what is meant?</w:t>
      </w:r>
    </w:p>
  </w:comment>
  <w:comment w:id="3820" w:author="Tom Maycock" w:date="2021-09-07T10:16:00Z" w:initials="TM">
    <w:p w14:paraId="532B6235" w14:textId="3B02B520" w:rsidR="00C356B8" w:rsidRDefault="00C356B8">
      <w:pPr>
        <w:pStyle w:val="CommentText"/>
      </w:pPr>
      <w:r w:rsidRPr="002D6376">
        <w:rPr>
          <w:rStyle w:val="CommentReference"/>
          <w:highlight w:val="yellow"/>
        </w:rPr>
        <w:annotationRef/>
      </w:r>
      <w:r w:rsidRPr="002D6376">
        <w:rPr>
          <w:highlight w:val="yellow"/>
        </w:rPr>
        <w:t>I think so, but structure is a bit vague: can be read has the forcing occurring in the North Atlatnic, North Pacific, and SH, but I think you mean the response in those areas? If so, maybe “In the North Atlantic, North Pacific and Southern Hemisphere, the transient response of the mid-latitude jets to forcing behaves non-linearly with GSAT (…).”</w:t>
      </w:r>
      <w:r>
        <w:t xml:space="preserve"> </w:t>
      </w:r>
    </w:p>
  </w:comment>
  <w:comment w:id="3884" w:author="Robin Matthews" w:date="2021-06-16T16:24:00Z" w:initials="RM">
    <w:p w14:paraId="11D308E6" w14:textId="77777777" w:rsidR="00B073F5" w:rsidRPr="003741E9" w:rsidRDefault="00B073F5">
      <w:pPr>
        <w:pStyle w:val="CommentText"/>
        <w:rPr>
          <w:lang w:val="en-US"/>
        </w:rPr>
      </w:pPr>
      <w:r>
        <w:rPr>
          <w:rStyle w:val="CommentReference"/>
        </w:rPr>
        <w:annotationRef/>
      </w:r>
      <w:r w:rsidRPr="003741E9">
        <w:rPr>
          <w:lang w:val="en-US"/>
        </w:rPr>
        <w:t>Extra stuff:</w:t>
      </w:r>
    </w:p>
    <w:p w14:paraId="3F8227B3" w14:textId="77777777" w:rsidR="00B073F5" w:rsidRDefault="00B073F5">
      <w:pPr>
        <w:pStyle w:val="CommentText"/>
      </w:pPr>
      <w:r>
        <w:t>, )</w:t>
      </w:r>
    </w:p>
    <w:p w14:paraId="67C240D6" w14:textId="77777777" w:rsidR="00B073F5" w:rsidRDefault="00B073F5">
      <w:pPr>
        <w:pStyle w:val="CommentText"/>
      </w:pPr>
    </w:p>
    <w:p w14:paraId="4B2E0A58" w14:textId="77777777" w:rsidR="00B073F5" w:rsidRDefault="00B073F5">
      <w:pPr>
        <w:pStyle w:val="CommentText"/>
      </w:pPr>
      <w:r>
        <w:t>Correct:</w:t>
      </w:r>
    </w:p>
    <w:p w14:paraId="4DFD1929" w14:textId="77777777" w:rsidR="00B073F5" w:rsidRDefault="00B073F5">
      <w:pPr>
        <w:pStyle w:val="CommentText"/>
      </w:pPr>
      <w:r>
        <w:t>O’Neill et al. (2016)</w:t>
      </w:r>
    </w:p>
    <w:p w14:paraId="05C5D1DB" w14:textId="01BB1922" w:rsidR="00B073F5" w:rsidRDefault="00B073F5">
      <w:pPr>
        <w:pStyle w:val="CommentText"/>
      </w:pPr>
      <w:r>
        <w:t>(O’Neill et al., 2016)</w:t>
      </w:r>
    </w:p>
  </w:comment>
  <w:comment w:id="3914" w:author="Ian Blenkinsop" w:date="2021-07-27T14:16:00Z" w:initials="IB">
    <w:p w14:paraId="76460DB6" w14:textId="7C1EDCEA" w:rsidR="00E413DB" w:rsidRDefault="00E413DB">
      <w:pPr>
        <w:pStyle w:val="CommentText"/>
      </w:pPr>
      <w:r>
        <w:rPr>
          <w:rStyle w:val="CommentReference"/>
        </w:rPr>
        <w:annotationRef/>
      </w:r>
      <w:r>
        <w:t xml:space="preserve">dioxide </w:t>
      </w:r>
      <w:r>
        <w:br/>
        <w:t>[?]</w:t>
      </w:r>
    </w:p>
  </w:comment>
  <w:comment w:id="3915" w:author="Tom Maycock" w:date="2021-09-07T10:22:00Z" w:initials="TM">
    <w:p w14:paraId="524786D4" w14:textId="47DC868F" w:rsidR="00216509" w:rsidRDefault="00216509">
      <w:pPr>
        <w:pStyle w:val="CommentText"/>
      </w:pPr>
      <w:r>
        <w:rPr>
          <w:rStyle w:val="CommentReference"/>
        </w:rPr>
        <w:annotationRef/>
      </w:r>
      <w:r>
        <w:t>suggested simplifying to just CO2, matching our glossary format for this</w:t>
      </w:r>
    </w:p>
  </w:comment>
  <w:comment w:id="3928" w:author="Ian Blenkinsop" w:date="2021-07-27T14:16:00Z" w:initials="IB">
    <w:p w14:paraId="4F034C8A" w14:textId="1B2190D9" w:rsidR="00C61419" w:rsidRDefault="00C61419">
      <w:pPr>
        <w:pStyle w:val="CommentText"/>
      </w:pPr>
      <w:r>
        <w:rPr>
          <w:rStyle w:val="CommentReference"/>
        </w:rPr>
        <w:annotationRef/>
      </w:r>
      <w:r>
        <w:t>CO2</w:t>
      </w:r>
      <w:r>
        <w:br/>
        <w:t>[?]</w:t>
      </w:r>
    </w:p>
  </w:comment>
  <w:comment w:id="3929" w:author="Tom Maycock" w:date="2021-09-07T10:22:00Z" w:initials="TM">
    <w:p w14:paraId="4B8A9ECD" w14:textId="58350A73" w:rsidR="00216509" w:rsidRDefault="00216509">
      <w:pPr>
        <w:pStyle w:val="CommentText"/>
      </w:pPr>
      <w:r>
        <w:rPr>
          <w:rStyle w:val="CommentReference"/>
        </w:rPr>
        <w:annotationRef/>
      </w:r>
      <w:r>
        <w:t>Probably just carbon here</w:t>
      </w:r>
    </w:p>
  </w:comment>
  <w:comment w:id="3954" w:author="Sara M Tuson" w:date="2021-07-20T15:02:00Z" w:initials="ST">
    <w:p w14:paraId="2BAC8C3D" w14:textId="45D7E246" w:rsidR="00B073F5" w:rsidRDefault="00B073F5">
      <w:pPr>
        <w:pStyle w:val="CommentText"/>
      </w:pPr>
      <w:r>
        <w:rPr>
          <w:rStyle w:val="CommentReference"/>
        </w:rPr>
        <w:annotationRef/>
      </w:r>
      <w:r>
        <w:t>Change to: ‘Wyser et al. (2020) find…’</w:t>
      </w:r>
    </w:p>
  </w:comment>
  <w:comment w:id="3955" w:author="Tom Maycock" w:date="2021-09-07T10:22:00Z" w:initials="TM">
    <w:p w14:paraId="61DEDD1A" w14:textId="2BEC5CA1" w:rsidR="00216509" w:rsidRDefault="00216509">
      <w:pPr>
        <w:pStyle w:val="CommentText"/>
      </w:pPr>
      <w:r w:rsidRPr="00216509">
        <w:rPr>
          <w:rStyle w:val="CommentReference"/>
          <w:highlight w:val="yellow"/>
        </w:rPr>
        <w:annotationRef/>
      </w:r>
      <w:r w:rsidRPr="00216509">
        <w:rPr>
          <w:highlight w:val="yellow"/>
        </w:rPr>
        <w:t>Yes, suggested the edit. @Robin any Mendeley work needed here?</w:t>
      </w:r>
    </w:p>
  </w:comment>
  <w:comment w:id="3960" w:author="Robin Matthews" w:date="2021-06-16T16:24:00Z" w:initials="RM">
    <w:p w14:paraId="6526A913" w14:textId="77777777" w:rsidR="00B073F5" w:rsidRPr="003741E9" w:rsidRDefault="00B073F5">
      <w:pPr>
        <w:pStyle w:val="CommentText"/>
        <w:rPr>
          <w:lang w:val="en-US"/>
        </w:rPr>
      </w:pPr>
      <w:r>
        <w:rPr>
          <w:rStyle w:val="CommentReference"/>
        </w:rPr>
        <w:annotationRef/>
      </w:r>
      <w:r w:rsidRPr="003741E9">
        <w:rPr>
          <w:lang w:val="en-US"/>
        </w:rPr>
        <w:t>Not found:</w:t>
      </w:r>
    </w:p>
    <w:p w14:paraId="54D55E40" w14:textId="77777777" w:rsidR="00B073F5" w:rsidRPr="003741E9" w:rsidRDefault="00B073F5">
      <w:pPr>
        <w:pStyle w:val="CommentText"/>
        <w:rPr>
          <w:lang w:val="en-US"/>
        </w:rPr>
      </w:pPr>
      <w:r w:rsidRPr="003741E9">
        <w:rPr>
          <w:lang w:val="en-US"/>
        </w:rPr>
        <w:t>Richardson et al., 2018a, b</w:t>
      </w:r>
    </w:p>
    <w:p w14:paraId="0C34B029" w14:textId="77777777" w:rsidR="00B073F5" w:rsidRPr="003741E9" w:rsidRDefault="00B073F5">
      <w:pPr>
        <w:pStyle w:val="CommentText"/>
        <w:rPr>
          <w:lang w:val="en-US"/>
        </w:rPr>
      </w:pPr>
    </w:p>
    <w:p w14:paraId="06382E5F" w14:textId="77777777" w:rsidR="00B073F5" w:rsidRPr="003741E9" w:rsidRDefault="00B073F5">
      <w:pPr>
        <w:pStyle w:val="CommentText"/>
        <w:rPr>
          <w:lang w:val="en-US"/>
        </w:rPr>
      </w:pPr>
      <w:r w:rsidRPr="003741E9">
        <w:rPr>
          <w:lang w:val="en-US"/>
        </w:rPr>
        <w:t>Extra stuff:</w:t>
      </w:r>
    </w:p>
    <w:p w14:paraId="21F7C78A" w14:textId="77777777" w:rsidR="00B073F5" w:rsidRPr="003741E9" w:rsidRDefault="00B073F5">
      <w:pPr>
        <w:pStyle w:val="CommentText"/>
        <w:rPr>
          <w:lang w:val="en-US"/>
        </w:rPr>
      </w:pPr>
      <w:r w:rsidRPr="003741E9">
        <w:rPr>
          <w:lang w:val="en-US"/>
        </w:rPr>
        <w:t>(; Richardson et al., 2018b, 2018a)</w:t>
      </w:r>
    </w:p>
    <w:p w14:paraId="01B85974" w14:textId="77777777" w:rsidR="00B073F5" w:rsidRPr="003741E9" w:rsidRDefault="00B073F5">
      <w:pPr>
        <w:pStyle w:val="CommentText"/>
        <w:rPr>
          <w:lang w:val="en-US"/>
        </w:rPr>
      </w:pPr>
    </w:p>
    <w:p w14:paraId="46F09D95" w14:textId="77777777" w:rsidR="00B073F5" w:rsidRPr="003741E9" w:rsidRDefault="00B073F5">
      <w:pPr>
        <w:pStyle w:val="CommentText"/>
        <w:rPr>
          <w:lang w:val="en-US"/>
        </w:rPr>
      </w:pPr>
      <w:r w:rsidRPr="003741E9">
        <w:rPr>
          <w:lang w:val="en-US"/>
        </w:rPr>
        <w:t>Correct:</w:t>
      </w:r>
    </w:p>
    <w:p w14:paraId="40DBA1E4" w14:textId="17DA2AFB" w:rsidR="00B073F5" w:rsidRPr="003741E9" w:rsidRDefault="00B073F5">
      <w:pPr>
        <w:pStyle w:val="CommentText"/>
        <w:rPr>
          <w:lang w:val="en-US"/>
        </w:rPr>
      </w:pPr>
      <w:r w:rsidRPr="003741E9">
        <w:rPr>
          <w:lang w:val="en-US"/>
        </w:rPr>
        <w:t>(Samset et al., 2016; Richardson et al., 2018a, b)</w:t>
      </w:r>
    </w:p>
  </w:comment>
  <w:comment w:id="3969" w:author="Robin Matthews" w:date="2021-06-16T16:24:00Z" w:initials="RM">
    <w:p w14:paraId="0F56F6BC" w14:textId="77777777" w:rsidR="00B073F5" w:rsidRPr="003741E9" w:rsidRDefault="00B073F5">
      <w:pPr>
        <w:pStyle w:val="CommentText"/>
        <w:rPr>
          <w:lang w:val="en-US"/>
        </w:rPr>
      </w:pPr>
      <w:r>
        <w:rPr>
          <w:rStyle w:val="CommentReference"/>
        </w:rPr>
        <w:annotationRef/>
      </w:r>
      <w:r w:rsidRPr="003741E9">
        <w:rPr>
          <w:lang w:val="en-US"/>
        </w:rPr>
        <w:t>Extra stuff:</w:t>
      </w:r>
    </w:p>
    <w:p w14:paraId="5302A69A" w14:textId="77777777" w:rsidR="00B073F5" w:rsidRPr="003741E9" w:rsidRDefault="00B073F5">
      <w:pPr>
        <w:pStyle w:val="CommentText"/>
        <w:rPr>
          <w:lang w:val="en-US"/>
        </w:rPr>
      </w:pPr>
      <w:r w:rsidRPr="003741E9">
        <w:rPr>
          <w:lang w:val="en-US"/>
        </w:rPr>
        <w:t>, )</w:t>
      </w:r>
    </w:p>
    <w:p w14:paraId="47F72078" w14:textId="77777777" w:rsidR="00B073F5" w:rsidRPr="003741E9" w:rsidRDefault="00B073F5">
      <w:pPr>
        <w:pStyle w:val="CommentText"/>
        <w:rPr>
          <w:lang w:val="en-US"/>
        </w:rPr>
      </w:pPr>
    </w:p>
    <w:p w14:paraId="5A7A8D4F" w14:textId="77777777" w:rsidR="00B073F5" w:rsidRPr="003741E9" w:rsidRDefault="00B073F5">
      <w:pPr>
        <w:pStyle w:val="CommentText"/>
        <w:rPr>
          <w:lang w:val="en-US"/>
        </w:rPr>
      </w:pPr>
      <w:r w:rsidRPr="003741E9">
        <w:rPr>
          <w:lang w:val="en-US"/>
        </w:rPr>
        <w:t>Correct:</w:t>
      </w:r>
    </w:p>
    <w:p w14:paraId="559F1863" w14:textId="77777777" w:rsidR="00B073F5" w:rsidRPr="003741E9" w:rsidRDefault="00B073F5">
      <w:pPr>
        <w:pStyle w:val="CommentText"/>
        <w:rPr>
          <w:lang w:val="en-US"/>
        </w:rPr>
      </w:pPr>
      <w:r w:rsidRPr="003741E9">
        <w:rPr>
          <w:lang w:val="en-US"/>
        </w:rPr>
        <w:t>Tebaldi et al. (2021)</w:t>
      </w:r>
    </w:p>
    <w:p w14:paraId="160322CE" w14:textId="537781BA" w:rsidR="00B073F5" w:rsidRPr="003741E9" w:rsidRDefault="00B073F5">
      <w:pPr>
        <w:pStyle w:val="CommentText"/>
        <w:rPr>
          <w:lang w:val="en-US"/>
        </w:rPr>
      </w:pPr>
      <w:r w:rsidRPr="003741E9">
        <w:rPr>
          <w:lang w:val="en-US"/>
        </w:rPr>
        <w:t>(Tebaldi et al., 2021)</w:t>
      </w:r>
    </w:p>
  </w:comment>
  <w:comment w:id="4025" w:author="Robin Matthews" w:date="2021-06-16T16:25:00Z" w:initials="RM">
    <w:p w14:paraId="50171331" w14:textId="77777777" w:rsidR="00B073F5" w:rsidRPr="003741E9" w:rsidRDefault="00B073F5">
      <w:pPr>
        <w:pStyle w:val="CommentText"/>
        <w:rPr>
          <w:lang w:val="en-US"/>
        </w:rPr>
      </w:pPr>
      <w:r>
        <w:rPr>
          <w:rStyle w:val="CommentReference"/>
        </w:rPr>
        <w:annotationRef/>
      </w:r>
      <w:r w:rsidRPr="003741E9">
        <w:rPr>
          <w:lang w:val="en-US"/>
        </w:rPr>
        <w:t>Not found:</w:t>
      </w:r>
    </w:p>
    <w:p w14:paraId="0C97D2B5" w14:textId="77777777" w:rsidR="00B073F5" w:rsidRPr="003741E9" w:rsidRDefault="00B073F5">
      <w:pPr>
        <w:pStyle w:val="CommentText"/>
        <w:rPr>
          <w:lang w:val="en-US"/>
        </w:rPr>
      </w:pPr>
      <w:r w:rsidRPr="003741E9">
        <w:rPr>
          <w:lang w:val="en-US"/>
        </w:rPr>
        <w:t>NRC, 2015a, b</w:t>
      </w:r>
    </w:p>
    <w:p w14:paraId="0714E984" w14:textId="77777777" w:rsidR="00B073F5" w:rsidRPr="003741E9" w:rsidRDefault="00B073F5">
      <w:pPr>
        <w:pStyle w:val="CommentText"/>
        <w:rPr>
          <w:lang w:val="en-US"/>
        </w:rPr>
      </w:pPr>
    </w:p>
    <w:p w14:paraId="2117310E" w14:textId="77777777" w:rsidR="00B073F5" w:rsidRPr="003741E9" w:rsidRDefault="00B073F5">
      <w:pPr>
        <w:pStyle w:val="CommentText"/>
        <w:rPr>
          <w:lang w:val="en-US"/>
        </w:rPr>
      </w:pPr>
      <w:r w:rsidRPr="003741E9">
        <w:rPr>
          <w:lang w:val="en-US"/>
        </w:rPr>
        <w:t>Extra stuff:</w:t>
      </w:r>
    </w:p>
    <w:p w14:paraId="4C9A0A8F" w14:textId="77777777" w:rsidR="00B073F5" w:rsidRPr="003741E9" w:rsidRDefault="00B073F5">
      <w:pPr>
        <w:pStyle w:val="CommentText"/>
        <w:rPr>
          <w:lang w:val="en-US"/>
        </w:rPr>
      </w:pPr>
      <w:r w:rsidRPr="003741E9">
        <w:rPr>
          <w:lang w:val="en-US"/>
        </w:rPr>
        <w:t>(; NRC, 2015a, 2015b; )</w:t>
      </w:r>
    </w:p>
    <w:p w14:paraId="6379852A" w14:textId="77777777" w:rsidR="00B073F5" w:rsidRPr="003741E9" w:rsidRDefault="00B073F5">
      <w:pPr>
        <w:pStyle w:val="CommentText"/>
        <w:rPr>
          <w:lang w:val="en-US"/>
        </w:rPr>
      </w:pPr>
    </w:p>
    <w:p w14:paraId="54F8106F" w14:textId="77777777" w:rsidR="00B073F5" w:rsidRPr="003741E9" w:rsidRDefault="00B073F5">
      <w:pPr>
        <w:pStyle w:val="CommentText"/>
        <w:rPr>
          <w:lang w:val="en-US"/>
        </w:rPr>
      </w:pPr>
      <w:r w:rsidRPr="003741E9">
        <w:rPr>
          <w:lang w:val="en-US"/>
        </w:rPr>
        <w:t>Correct:</w:t>
      </w:r>
    </w:p>
    <w:p w14:paraId="33C62CE8" w14:textId="4B9B5AEC" w:rsidR="00B073F5" w:rsidRPr="003741E9" w:rsidRDefault="00B073F5">
      <w:pPr>
        <w:pStyle w:val="CommentText"/>
        <w:rPr>
          <w:lang w:val="en-US"/>
        </w:rPr>
      </w:pPr>
      <w:r w:rsidRPr="003741E9">
        <w:rPr>
          <w:lang w:val="en-US"/>
        </w:rPr>
        <w:t>(The Royal Society, 2009; NRC, 2015a, b; Schäfer et al., 2015)</w:t>
      </w:r>
    </w:p>
  </w:comment>
  <w:comment w:id="4030" w:author="Tom Maycock" w:date="2021-09-07T10:23:00Z" w:initials="TM">
    <w:p w14:paraId="75E90434" w14:textId="1FE45397" w:rsidR="00DB7BC9" w:rsidRDefault="00DB7BC9">
      <w:pPr>
        <w:pStyle w:val="CommentText"/>
      </w:pPr>
      <w:r>
        <w:rPr>
          <w:rStyle w:val="CommentReference"/>
        </w:rPr>
        <w:annotationRef/>
      </w:r>
      <w:r>
        <w:t>Note that this is per style guide/request from leadership</w:t>
      </w:r>
    </w:p>
  </w:comment>
  <w:comment w:id="4163" w:author="Robin Matthews" w:date="2021-06-16T19:12:00Z" w:initials="RM">
    <w:p w14:paraId="2A137369" w14:textId="37FA2EF1" w:rsidR="00B073F5" w:rsidRPr="003741E9" w:rsidRDefault="00B073F5">
      <w:pPr>
        <w:pStyle w:val="CommentText"/>
        <w:rPr>
          <w:lang w:val="en-US"/>
        </w:rPr>
      </w:pPr>
      <w:r>
        <w:rPr>
          <w:rStyle w:val="CommentReference"/>
        </w:rPr>
        <w:annotationRef/>
      </w:r>
      <w:r w:rsidRPr="003741E9">
        <w:rPr>
          <w:lang w:val="en-US"/>
        </w:rPr>
        <w:t>?</w:t>
      </w:r>
    </w:p>
  </w:comment>
  <w:comment w:id="4180" w:author="Robin Matthews" w:date="2021-06-16T16:25:00Z" w:initials="RM">
    <w:p w14:paraId="2BD20FBF" w14:textId="77777777" w:rsidR="00B073F5" w:rsidRPr="003741E9" w:rsidRDefault="00B073F5">
      <w:pPr>
        <w:pStyle w:val="CommentText"/>
        <w:rPr>
          <w:lang w:val="en-US"/>
        </w:rPr>
      </w:pPr>
      <w:r>
        <w:rPr>
          <w:rStyle w:val="CommentReference"/>
        </w:rPr>
        <w:annotationRef/>
      </w:r>
      <w:r w:rsidRPr="003741E9">
        <w:rPr>
          <w:lang w:val="en-US"/>
        </w:rPr>
        <w:t>Not found:</w:t>
      </w:r>
    </w:p>
    <w:p w14:paraId="4B7FA862" w14:textId="77777777" w:rsidR="00B073F5" w:rsidRPr="003741E9" w:rsidRDefault="00B073F5">
      <w:pPr>
        <w:pStyle w:val="CommentText"/>
        <w:rPr>
          <w:lang w:val="en-US"/>
        </w:rPr>
      </w:pPr>
      <w:r w:rsidRPr="003741E9">
        <w:rPr>
          <w:lang w:val="en-US"/>
        </w:rPr>
        <w:t>C.D. Jones et al.</w:t>
      </w:r>
    </w:p>
    <w:p w14:paraId="6C0A4771" w14:textId="77777777" w:rsidR="00B073F5" w:rsidRDefault="00B073F5">
      <w:pPr>
        <w:pStyle w:val="CommentText"/>
      </w:pPr>
      <w:r>
        <w:t>2016b</w:t>
      </w:r>
    </w:p>
    <w:p w14:paraId="454CD6A4" w14:textId="77777777" w:rsidR="00B073F5" w:rsidRDefault="00B073F5">
      <w:pPr>
        <w:pStyle w:val="CommentText"/>
      </w:pPr>
    </w:p>
    <w:p w14:paraId="55AAFD38" w14:textId="77777777" w:rsidR="00B073F5" w:rsidRDefault="00B073F5">
      <w:pPr>
        <w:pStyle w:val="CommentText"/>
      </w:pPr>
      <w:r>
        <w:t>Extra stuff:</w:t>
      </w:r>
    </w:p>
    <w:p w14:paraId="5EB24918" w14:textId="77777777" w:rsidR="00B073F5" w:rsidRDefault="00B073F5">
      <w:pPr>
        <w:pStyle w:val="CommentText"/>
      </w:pPr>
      <w:r>
        <w:t>(Jones et al., 2016c)</w:t>
      </w:r>
    </w:p>
    <w:p w14:paraId="54F2F793" w14:textId="77777777" w:rsidR="00B073F5" w:rsidRDefault="00B073F5">
      <w:pPr>
        <w:pStyle w:val="CommentText"/>
      </w:pPr>
    </w:p>
    <w:p w14:paraId="7F949036" w14:textId="77777777" w:rsidR="00B073F5" w:rsidRDefault="00B073F5">
      <w:pPr>
        <w:pStyle w:val="CommentText"/>
      </w:pPr>
      <w:r>
        <w:t>Correct:</w:t>
      </w:r>
    </w:p>
    <w:p w14:paraId="5B2F4C50" w14:textId="77777777" w:rsidR="00B073F5" w:rsidRDefault="00B073F5">
      <w:pPr>
        <w:pStyle w:val="CommentText"/>
      </w:pPr>
      <w:r>
        <w:t>C.D. Jones et al. (2016b)</w:t>
      </w:r>
    </w:p>
    <w:p w14:paraId="0629FF20" w14:textId="408F864F" w:rsidR="00B073F5" w:rsidRDefault="00B073F5">
      <w:pPr>
        <w:pStyle w:val="CommentText"/>
      </w:pPr>
      <w:r>
        <w:t>(C.D. Jones et al., 2016b)</w:t>
      </w:r>
    </w:p>
  </w:comment>
  <w:comment w:id="4186" w:author="Ian Blenkinsop" w:date="2021-07-27T16:06:00Z" w:initials="IB">
    <w:p w14:paraId="33A0B99B" w14:textId="40DD34A4" w:rsidR="00367EE0" w:rsidRDefault="00367EE0">
      <w:pPr>
        <w:pStyle w:val="CommentText"/>
      </w:pPr>
      <w:r>
        <w:rPr>
          <w:rStyle w:val="CommentReference"/>
        </w:rPr>
        <w:annotationRef/>
      </w:r>
      <w:r>
        <w:t>Correct character here?</w:t>
      </w:r>
    </w:p>
  </w:comment>
  <w:comment w:id="4191" w:author="Robin Matthews" w:date="2021-06-16T16:25:00Z" w:initials="RM">
    <w:p w14:paraId="09BCEECF" w14:textId="77777777" w:rsidR="00B073F5" w:rsidRPr="003741E9" w:rsidRDefault="00B073F5">
      <w:pPr>
        <w:pStyle w:val="CommentText"/>
        <w:rPr>
          <w:lang w:val="en-US"/>
        </w:rPr>
      </w:pPr>
      <w:r>
        <w:rPr>
          <w:rStyle w:val="CommentReference"/>
        </w:rPr>
        <w:annotationRef/>
      </w:r>
      <w:r w:rsidRPr="003741E9">
        <w:rPr>
          <w:lang w:val="en-US"/>
        </w:rPr>
        <w:t>Not found:</w:t>
      </w:r>
    </w:p>
    <w:p w14:paraId="2B4B6A2D" w14:textId="77777777" w:rsidR="00B073F5" w:rsidRPr="003741E9" w:rsidRDefault="00B073F5">
      <w:pPr>
        <w:pStyle w:val="CommentText"/>
        <w:rPr>
          <w:lang w:val="en-US"/>
        </w:rPr>
      </w:pPr>
      <w:r w:rsidRPr="003741E9">
        <w:rPr>
          <w:lang w:val="en-US"/>
        </w:rPr>
        <w:t>C.D. Jones et al.</w:t>
      </w:r>
    </w:p>
    <w:p w14:paraId="17BF5D34" w14:textId="77777777" w:rsidR="00B073F5" w:rsidRDefault="00B073F5">
      <w:pPr>
        <w:pStyle w:val="CommentText"/>
      </w:pPr>
      <w:r>
        <w:t>2016b</w:t>
      </w:r>
    </w:p>
    <w:p w14:paraId="4DD31FAE" w14:textId="77777777" w:rsidR="00B073F5" w:rsidRDefault="00B073F5">
      <w:pPr>
        <w:pStyle w:val="CommentText"/>
      </w:pPr>
    </w:p>
    <w:p w14:paraId="598B6E72" w14:textId="77777777" w:rsidR="00B073F5" w:rsidRDefault="00B073F5">
      <w:pPr>
        <w:pStyle w:val="CommentText"/>
      </w:pPr>
      <w:r>
        <w:t>Extra stuff:</w:t>
      </w:r>
    </w:p>
    <w:p w14:paraId="3764BD2F" w14:textId="77777777" w:rsidR="00B073F5" w:rsidRDefault="00B073F5">
      <w:pPr>
        <w:pStyle w:val="CommentText"/>
      </w:pPr>
      <w:r>
        <w:t>(Jones et al., 2016c)</w:t>
      </w:r>
    </w:p>
    <w:p w14:paraId="427F02BC" w14:textId="77777777" w:rsidR="00B073F5" w:rsidRDefault="00B073F5">
      <w:pPr>
        <w:pStyle w:val="CommentText"/>
      </w:pPr>
    </w:p>
    <w:p w14:paraId="0A8833F0" w14:textId="77777777" w:rsidR="00B073F5" w:rsidRDefault="00B073F5">
      <w:pPr>
        <w:pStyle w:val="CommentText"/>
      </w:pPr>
      <w:r>
        <w:t>Correct:</w:t>
      </w:r>
    </w:p>
    <w:p w14:paraId="16B240E5" w14:textId="77777777" w:rsidR="00B073F5" w:rsidRDefault="00B073F5">
      <w:pPr>
        <w:pStyle w:val="CommentText"/>
      </w:pPr>
      <w:r>
        <w:t>C.D. Jones et al. (2016b)</w:t>
      </w:r>
    </w:p>
    <w:p w14:paraId="50B3BED3" w14:textId="4F705573" w:rsidR="00B073F5" w:rsidRDefault="00B073F5">
      <w:pPr>
        <w:pStyle w:val="CommentText"/>
      </w:pPr>
      <w:r>
        <w:t>(C.D. Jones et al., 2016b)</w:t>
      </w:r>
    </w:p>
  </w:comment>
  <w:comment w:id="4197" w:author="Robin Matthews" w:date="2021-06-18T17:21:00Z" w:initials="RM">
    <w:p w14:paraId="2AD490D9" w14:textId="0B743C08" w:rsidR="00B073F5" w:rsidRPr="003741E9" w:rsidRDefault="00B073F5">
      <w:pPr>
        <w:pStyle w:val="CommentText"/>
        <w:rPr>
          <w:lang w:val="en-US"/>
        </w:rPr>
      </w:pPr>
      <w:r>
        <w:rPr>
          <w:rStyle w:val="CommentReference"/>
        </w:rPr>
        <w:annotationRef/>
      </w:r>
      <w:r w:rsidRPr="003741E9">
        <w:rPr>
          <w:lang w:val="en-US"/>
        </w:rPr>
        <w:t>No Mendeley link. Provide DOI and I’ll add.</w:t>
      </w:r>
    </w:p>
  </w:comment>
  <w:comment w:id="4209" w:author="Robin Matthews" w:date="2021-06-16T16:25:00Z" w:initials="RM">
    <w:p w14:paraId="1F6F3C35" w14:textId="77777777" w:rsidR="00B073F5" w:rsidRPr="003741E9" w:rsidRDefault="00B073F5">
      <w:pPr>
        <w:pStyle w:val="CommentText"/>
        <w:rPr>
          <w:lang w:val="en-US"/>
        </w:rPr>
      </w:pPr>
      <w:r>
        <w:rPr>
          <w:rStyle w:val="CommentReference"/>
        </w:rPr>
        <w:annotationRef/>
      </w:r>
      <w:r w:rsidRPr="003741E9">
        <w:rPr>
          <w:lang w:val="en-US"/>
        </w:rPr>
        <w:t>Not found:</w:t>
      </w:r>
    </w:p>
    <w:p w14:paraId="1727AF11" w14:textId="77777777" w:rsidR="00B073F5" w:rsidRPr="003741E9" w:rsidRDefault="00B073F5">
      <w:pPr>
        <w:pStyle w:val="CommentText"/>
        <w:rPr>
          <w:lang w:val="en-US"/>
        </w:rPr>
      </w:pPr>
      <w:r w:rsidRPr="003741E9">
        <w:rPr>
          <w:lang w:val="en-US"/>
        </w:rPr>
        <w:t>Wu et al., 2011</w:t>
      </w:r>
    </w:p>
    <w:p w14:paraId="3D4FBED2" w14:textId="77777777" w:rsidR="00B073F5" w:rsidRPr="003741E9" w:rsidRDefault="00B073F5">
      <w:pPr>
        <w:pStyle w:val="CommentText"/>
        <w:rPr>
          <w:lang w:val="en-US"/>
        </w:rPr>
      </w:pPr>
    </w:p>
    <w:p w14:paraId="5262255C" w14:textId="77777777" w:rsidR="00B073F5" w:rsidRPr="003741E9" w:rsidRDefault="00B073F5">
      <w:pPr>
        <w:pStyle w:val="CommentText"/>
        <w:rPr>
          <w:lang w:val="en-US"/>
        </w:rPr>
      </w:pPr>
      <w:r w:rsidRPr="003741E9">
        <w:rPr>
          <w:lang w:val="en-US"/>
        </w:rPr>
        <w:t>Extra stuff:</w:t>
      </w:r>
    </w:p>
    <w:p w14:paraId="27983D0A" w14:textId="77777777" w:rsidR="00B073F5" w:rsidRPr="003741E9" w:rsidRDefault="00B073F5">
      <w:pPr>
        <w:pStyle w:val="CommentText"/>
        <w:rPr>
          <w:lang w:val="en-US"/>
        </w:rPr>
      </w:pPr>
      <w:r w:rsidRPr="003741E9">
        <w:rPr>
          <w:lang w:val="en-US"/>
        </w:rPr>
        <w:t>(;)</w:t>
      </w:r>
    </w:p>
    <w:p w14:paraId="0C562D93" w14:textId="77777777" w:rsidR="00B073F5" w:rsidRPr="003741E9" w:rsidRDefault="00B073F5">
      <w:pPr>
        <w:pStyle w:val="CommentText"/>
        <w:rPr>
          <w:lang w:val="en-US"/>
        </w:rPr>
      </w:pPr>
    </w:p>
    <w:p w14:paraId="0349EDE2" w14:textId="77777777" w:rsidR="00B073F5" w:rsidRPr="003741E9" w:rsidRDefault="00B073F5">
      <w:pPr>
        <w:pStyle w:val="CommentText"/>
        <w:rPr>
          <w:lang w:val="en-US"/>
        </w:rPr>
      </w:pPr>
      <w:r w:rsidRPr="003741E9">
        <w:rPr>
          <w:lang w:val="en-US"/>
        </w:rPr>
        <w:t>Correct:</w:t>
      </w:r>
    </w:p>
    <w:p w14:paraId="611F1715" w14:textId="4637B657" w:rsidR="00B073F5" w:rsidRPr="003741E9" w:rsidRDefault="00B073F5">
      <w:pPr>
        <w:pStyle w:val="CommentText"/>
        <w:rPr>
          <w:lang w:val="en-US"/>
        </w:rPr>
      </w:pPr>
      <w:r w:rsidRPr="003741E9">
        <w:rPr>
          <w:lang w:val="en-US"/>
        </w:rPr>
        <w:t>(Wu et al., 2011; Jackson et al., 2014)</w:t>
      </w:r>
    </w:p>
  </w:comment>
  <w:comment w:id="4210" w:author="Robin Matthews" w:date="2021-06-16T17:52:00Z" w:initials="RM">
    <w:p w14:paraId="22A4D7C5" w14:textId="65C4554C" w:rsidR="00B073F5" w:rsidRPr="003741E9" w:rsidRDefault="00B073F5">
      <w:pPr>
        <w:pStyle w:val="CommentText"/>
        <w:rPr>
          <w:lang w:val="en-US"/>
        </w:rPr>
      </w:pPr>
      <w:r>
        <w:rPr>
          <w:rStyle w:val="CommentReference"/>
        </w:rPr>
        <w:annotationRef/>
      </w:r>
      <w:r w:rsidRPr="003741E9">
        <w:rPr>
          <w:lang w:val="en-US"/>
        </w:rPr>
        <w:t>Mendeley link also contains reference details for Wu et al., 2011. Want me to remove it?</w:t>
      </w:r>
    </w:p>
  </w:comment>
  <w:comment w:id="4217" w:author="Robin Matthews" w:date="2021-06-16T16:25:00Z" w:initials="RM">
    <w:p w14:paraId="0289E8A8" w14:textId="77777777" w:rsidR="00B073F5" w:rsidRPr="003741E9" w:rsidRDefault="00B073F5">
      <w:pPr>
        <w:pStyle w:val="CommentText"/>
        <w:rPr>
          <w:lang w:val="en-US"/>
        </w:rPr>
      </w:pPr>
      <w:r>
        <w:rPr>
          <w:rStyle w:val="CommentReference"/>
        </w:rPr>
        <w:annotationRef/>
      </w:r>
      <w:r w:rsidRPr="003741E9">
        <w:rPr>
          <w:lang w:val="en-US"/>
        </w:rPr>
        <w:t>Extra stuff:</w:t>
      </w:r>
    </w:p>
    <w:p w14:paraId="7BFA08AF" w14:textId="77777777" w:rsidR="00B073F5" w:rsidRPr="003741E9" w:rsidRDefault="00B073F5">
      <w:pPr>
        <w:pStyle w:val="CommentText"/>
        <w:rPr>
          <w:lang w:val="en-US"/>
        </w:rPr>
      </w:pPr>
      <w:r w:rsidRPr="003741E9">
        <w:rPr>
          <w:lang w:val="en-US"/>
        </w:rPr>
        <w:t xml:space="preserve"> )</w:t>
      </w:r>
    </w:p>
    <w:p w14:paraId="323B1F7D" w14:textId="77777777" w:rsidR="00B073F5" w:rsidRPr="003741E9" w:rsidRDefault="00B073F5">
      <w:pPr>
        <w:pStyle w:val="CommentText"/>
        <w:rPr>
          <w:lang w:val="en-US"/>
        </w:rPr>
      </w:pPr>
    </w:p>
    <w:p w14:paraId="5C4C88CF" w14:textId="77777777" w:rsidR="00B073F5" w:rsidRPr="003741E9" w:rsidRDefault="00B073F5">
      <w:pPr>
        <w:pStyle w:val="CommentText"/>
        <w:rPr>
          <w:lang w:val="en-US"/>
        </w:rPr>
      </w:pPr>
      <w:r w:rsidRPr="003741E9">
        <w:rPr>
          <w:lang w:val="en-US"/>
        </w:rPr>
        <w:t>Correct:</w:t>
      </w:r>
    </w:p>
    <w:p w14:paraId="70B3587B" w14:textId="77777777" w:rsidR="00B073F5" w:rsidRPr="003741E9" w:rsidRDefault="00B073F5">
      <w:pPr>
        <w:pStyle w:val="CommentText"/>
        <w:rPr>
          <w:lang w:val="en-US"/>
        </w:rPr>
      </w:pPr>
      <w:r w:rsidRPr="003741E9">
        <w:rPr>
          <w:lang w:val="en-US"/>
        </w:rPr>
        <w:t>González et al. (2018)</w:t>
      </w:r>
    </w:p>
    <w:p w14:paraId="4E90065D" w14:textId="2B564984" w:rsidR="00B073F5" w:rsidRPr="003741E9" w:rsidRDefault="00B073F5">
      <w:pPr>
        <w:pStyle w:val="CommentText"/>
        <w:rPr>
          <w:lang w:val="en-US"/>
        </w:rPr>
      </w:pPr>
      <w:r w:rsidRPr="003741E9">
        <w:rPr>
          <w:lang w:val="en-US"/>
        </w:rPr>
        <w:t>(González et al., 2018)</w:t>
      </w:r>
    </w:p>
  </w:comment>
  <w:comment w:id="4290" w:author="Robin Matthews" w:date="2021-06-16T16:25:00Z" w:initials="RM">
    <w:p w14:paraId="329D2E5A" w14:textId="77777777" w:rsidR="00B073F5" w:rsidRPr="003741E9" w:rsidRDefault="00B073F5">
      <w:pPr>
        <w:pStyle w:val="CommentText"/>
        <w:rPr>
          <w:lang w:val="en-US"/>
        </w:rPr>
      </w:pPr>
      <w:r>
        <w:rPr>
          <w:rStyle w:val="CommentReference"/>
        </w:rPr>
        <w:annotationRef/>
      </w:r>
      <w:r w:rsidRPr="003741E9">
        <w:rPr>
          <w:lang w:val="en-US"/>
        </w:rPr>
        <w:t>Not found:</w:t>
      </w:r>
    </w:p>
    <w:p w14:paraId="76F27425" w14:textId="77777777" w:rsidR="00B073F5" w:rsidRDefault="00B073F5">
      <w:pPr>
        <w:pStyle w:val="CommentText"/>
      </w:pPr>
      <w:r>
        <w:t>Simpson et al., 2019b</w:t>
      </w:r>
    </w:p>
    <w:p w14:paraId="2106A461" w14:textId="77777777" w:rsidR="00B073F5" w:rsidRDefault="00B073F5">
      <w:pPr>
        <w:pStyle w:val="CommentText"/>
      </w:pPr>
    </w:p>
    <w:p w14:paraId="356732CB" w14:textId="77777777" w:rsidR="00B073F5" w:rsidRDefault="00B073F5">
      <w:pPr>
        <w:pStyle w:val="CommentText"/>
      </w:pPr>
      <w:r>
        <w:t>Extra stuff:</w:t>
      </w:r>
    </w:p>
    <w:p w14:paraId="5035143E" w14:textId="77777777" w:rsidR="00B073F5" w:rsidRDefault="00B073F5">
      <w:pPr>
        <w:pStyle w:val="CommentText"/>
      </w:pPr>
      <w:r>
        <w:t>(; ; Simpson et al., 2019a)</w:t>
      </w:r>
    </w:p>
    <w:p w14:paraId="53CB887A" w14:textId="77777777" w:rsidR="00B073F5" w:rsidRDefault="00B073F5">
      <w:pPr>
        <w:pStyle w:val="CommentText"/>
      </w:pPr>
    </w:p>
    <w:p w14:paraId="1E10D120" w14:textId="77777777" w:rsidR="00B073F5" w:rsidRDefault="00B073F5">
      <w:pPr>
        <w:pStyle w:val="CommentText"/>
      </w:pPr>
      <w:r>
        <w:t>Correct:</w:t>
      </w:r>
    </w:p>
    <w:p w14:paraId="7E19F0FC" w14:textId="063374B9" w:rsidR="00B073F5" w:rsidRDefault="00B073F5">
      <w:pPr>
        <w:pStyle w:val="CommentText"/>
      </w:pPr>
      <w:r>
        <w:t>(Visioni et al., 2017; Tilmes et al., 2018b; Simpson et al., 2019b)</w:t>
      </w:r>
    </w:p>
  </w:comment>
  <w:comment w:id="4378" w:author="Robin Matthews" w:date="2021-06-16T16:25:00Z" w:initials="RM">
    <w:p w14:paraId="5A134EA3" w14:textId="77777777" w:rsidR="00B073F5" w:rsidRPr="003741E9" w:rsidRDefault="00B073F5">
      <w:pPr>
        <w:pStyle w:val="CommentText"/>
        <w:rPr>
          <w:lang w:val="en-US"/>
        </w:rPr>
      </w:pPr>
      <w:r>
        <w:rPr>
          <w:rStyle w:val="CommentReference"/>
        </w:rPr>
        <w:annotationRef/>
      </w:r>
      <w:r w:rsidRPr="003741E9">
        <w:rPr>
          <w:lang w:val="en-US"/>
        </w:rPr>
        <w:t>Extra stuff:</w:t>
      </w:r>
    </w:p>
    <w:p w14:paraId="2F48EC93" w14:textId="77777777" w:rsidR="00B073F5" w:rsidRPr="003741E9" w:rsidRDefault="00B073F5">
      <w:pPr>
        <w:pStyle w:val="CommentText"/>
        <w:rPr>
          <w:lang w:val="en-US"/>
        </w:rPr>
      </w:pPr>
      <w:r w:rsidRPr="003741E9">
        <w:rPr>
          <w:lang w:val="en-US"/>
        </w:rPr>
        <w:t>(GEOMIP6, , )</w:t>
      </w:r>
    </w:p>
    <w:p w14:paraId="2B6C2A50" w14:textId="77777777" w:rsidR="00B073F5" w:rsidRPr="003741E9" w:rsidRDefault="00B073F5">
      <w:pPr>
        <w:pStyle w:val="CommentText"/>
        <w:rPr>
          <w:lang w:val="en-US"/>
        </w:rPr>
      </w:pPr>
    </w:p>
    <w:p w14:paraId="6ADCD39D" w14:textId="77777777" w:rsidR="00B073F5" w:rsidRPr="003741E9" w:rsidRDefault="00B073F5">
      <w:pPr>
        <w:pStyle w:val="CommentText"/>
        <w:rPr>
          <w:lang w:val="en-US"/>
        </w:rPr>
      </w:pPr>
      <w:r w:rsidRPr="003741E9">
        <w:rPr>
          <w:lang w:val="en-US"/>
        </w:rPr>
        <w:t>Correct:</w:t>
      </w:r>
    </w:p>
    <w:p w14:paraId="3F70ED33" w14:textId="77777777" w:rsidR="00B073F5" w:rsidRPr="003741E9" w:rsidRDefault="00B073F5">
      <w:pPr>
        <w:pStyle w:val="CommentText"/>
        <w:rPr>
          <w:lang w:val="en-US"/>
        </w:rPr>
      </w:pPr>
      <w:r w:rsidRPr="003741E9">
        <w:rPr>
          <w:lang w:val="en-US"/>
        </w:rPr>
        <w:t>Kravitz et al. (2015)</w:t>
      </w:r>
    </w:p>
    <w:p w14:paraId="5A40C4EE" w14:textId="6A48A0BB" w:rsidR="00B073F5" w:rsidRPr="003741E9" w:rsidRDefault="00B073F5">
      <w:pPr>
        <w:pStyle w:val="CommentText"/>
        <w:rPr>
          <w:lang w:val="en-US"/>
        </w:rPr>
      </w:pPr>
      <w:r w:rsidRPr="003741E9">
        <w:rPr>
          <w:lang w:val="en-US"/>
        </w:rPr>
        <w:t>(Kravitz et al., 2015)</w:t>
      </w:r>
    </w:p>
  </w:comment>
  <w:comment w:id="4393" w:author="Robin Matthews" w:date="2021-06-16T17:57:00Z" w:initials="RM">
    <w:p w14:paraId="2CFD4134" w14:textId="77777777" w:rsidR="00B073F5" w:rsidRPr="003741E9" w:rsidRDefault="00B073F5" w:rsidP="004767F4">
      <w:pPr>
        <w:pStyle w:val="CommentText"/>
        <w:rPr>
          <w:lang w:val="en-US"/>
        </w:rPr>
      </w:pPr>
      <w:r>
        <w:rPr>
          <w:rStyle w:val="CommentReference"/>
        </w:rPr>
        <w:annotationRef/>
      </w:r>
      <w:r w:rsidRPr="003741E9">
        <w:rPr>
          <w:lang w:val="en-US"/>
        </w:rPr>
        <w:t>Mendeley field also contains reference details for MacMartin et al., 2017</w:t>
      </w:r>
    </w:p>
    <w:p w14:paraId="0BB88DBD" w14:textId="71BAF35E" w:rsidR="00B073F5" w:rsidRPr="003741E9" w:rsidRDefault="00B073F5" w:rsidP="004767F4">
      <w:pPr>
        <w:pStyle w:val="CommentText"/>
        <w:rPr>
          <w:lang w:val="en-US"/>
        </w:rPr>
      </w:pPr>
      <w:r w:rsidRPr="003741E9">
        <w:rPr>
          <w:lang w:val="en-US"/>
        </w:rPr>
        <w:t>Tilmes et al., 2017</w:t>
      </w:r>
      <w:r w:rsidRPr="003741E9">
        <w:rPr>
          <w:lang w:val="en-US"/>
        </w:rPr>
        <w:br/>
      </w:r>
      <w:r w:rsidRPr="003741E9">
        <w:rPr>
          <w:lang w:val="en-US"/>
        </w:rPr>
        <w:br/>
        <w:t>Want me to remove them?</w:t>
      </w:r>
    </w:p>
  </w:comment>
  <w:comment w:id="4394" w:author="Robin Matthews" w:date="2021-06-16T16:25:00Z" w:initials="RM">
    <w:p w14:paraId="23E93941" w14:textId="77777777" w:rsidR="00B073F5" w:rsidRPr="003741E9" w:rsidRDefault="00B073F5">
      <w:pPr>
        <w:pStyle w:val="CommentText"/>
        <w:rPr>
          <w:lang w:val="en-US"/>
        </w:rPr>
      </w:pPr>
      <w:r>
        <w:rPr>
          <w:rStyle w:val="CommentReference"/>
        </w:rPr>
        <w:annotationRef/>
      </w:r>
      <w:r w:rsidRPr="003741E9">
        <w:rPr>
          <w:lang w:val="en-US"/>
        </w:rPr>
        <w:t>Not found:</w:t>
      </w:r>
    </w:p>
    <w:p w14:paraId="32FBA651" w14:textId="77777777" w:rsidR="00B073F5" w:rsidRPr="003741E9" w:rsidRDefault="00B073F5">
      <w:pPr>
        <w:pStyle w:val="CommentText"/>
        <w:rPr>
          <w:lang w:val="en-US"/>
        </w:rPr>
      </w:pPr>
      <w:r w:rsidRPr="003741E9">
        <w:rPr>
          <w:lang w:val="en-US"/>
        </w:rPr>
        <w:t>MacMartin et al., 2017</w:t>
      </w:r>
    </w:p>
    <w:p w14:paraId="5204D695" w14:textId="77777777" w:rsidR="00B073F5" w:rsidRDefault="00B073F5">
      <w:pPr>
        <w:pStyle w:val="CommentText"/>
      </w:pPr>
      <w:r>
        <w:t>Tilmes et al., 2017</w:t>
      </w:r>
    </w:p>
    <w:p w14:paraId="54F2326A" w14:textId="77777777" w:rsidR="00B073F5" w:rsidRDefault="00B073F5">
      <w:pPr>
        <w:pStyle w:val="CommentText"/>
      </w:pPr>
    </w:p>
    <w:p w14:paraId="0A3D56B6" w14:textId="77777777" w:rsidR="00B073F5" w:rsidRDefault="00B073F5">
      <w:pPr>
        <w:pStyle w:val="CommentText"/>
      </w:pPr>
      <w:r>
        <w:t>Extra stuff:</w:t>
      </w:r>
    </w:p>
    <w:p w14:paraId="643A1468" w14:textId="77777777" w:rsidR="00B073F5" w:rsidRPr="003741E9" w:rsidRDefault="00B073F5">
      <w:pPr>
        <w:pStyle w:val="CommentText"/>
        <w:rPr>
          <w:lang w:val="en-US"/>
        </w:rPr>
      </w:pPr>
      <w:r w:rsidRPr="003741E9">
        <w:rPr>
          <w:lang w:val="en-US"/>
        </w:rPr>
        <w:t>()</w:t>
      </w:r>
    </w:p>
    <w:p w14:paraId="2DBD9080" w14:textId="77777777" w:rsidR="00B073F5" w:rsidRPr="003741E9" w:rsidRDefault="00B073F5">
      <w:pPr>
        <w:pStyle w:val="CommentText"/>
        <w:rPr>
          <w:lang w:val="en-US"/>
        </w:rPr>
      </w:pPr>
    </w:p>
    <w:p w14:paraId="02D6A182" w14:textId="77777777" w:rsidR="00B073F5" w:rsidRPr="003741E9" w:rsidRDefault="00B073F5">
      <w:pPr>
        <w:pStyle w:val="CommentText"/>
        <w:rPr>
          <w:lang w:val="en-US"/>
        </w:rPr>
      </w:pPr>
      <w:r w:rsidRPr="003741E9">
        <w:rPr>
          <w:lang w:val="en-US"/>
        </w:rPr>
        <w:t>Correct:</w:t>
      </w:r>
    </w:p>
    <w:p w14:paraId="7C2AC71C" w14:textId="7EFEA435" w:rsidR="00B073F5" w:rsidRPr="003741E9" w:rsidRDefault="00B073F5">
      <w:pPr>
        <w:pStyle w:val="CommentText"/>
        <w:rPr>
          <w:lang w:val="en-US"/>
        </w:rPr>
      </w:pPr>
      <w:r w:rsidRPr="003741E9">
        <w:rPr>
          <w:lang w:val="en-US"/>
        </w:rPr>
        <w:t>(Matthews and Caldeira, 2007; MacMartin et al., 2017; Tilmes et al., 2017)</w:t>
      </w:r>
    </w:p>
  </w:comment>
  <w:comment w:id="4403" w:author="Robin Matthews" w:date="2021-06-16T17:59:00Z" w:initials="RM">
    <w:p w14:paraId="0970DF79" w14:textId="2F5A6032" w:rsidR="00B073F5" w:rsidRPr="003741E9" w:rsidRDefault="00B073F5">
      <w:pPr>
        <w:pStyle w:val="CommentText"/>
        <w:rPr>
          <w:lang w:val="en-US"/>
        </w:rPr>
      </w:pPr>
      <w:r>
        <w:rPr>
          <w:rStyle w:val="CommentReference"/>
        </w:rPr>
        <w:annotationRef/>
      </w:r>
      <w:r w:rsidRPr="003741E9">
        <w:rPr>
          <w:lang w:val="en-US"/>
        </w:rPr>
        <w:t>Mendeley field also contains reference details for Tilmes et al., 2014. Want me to remove it?</w:t>
      </w:r>
    </w:p>
  </w:comment>
  <w:comment w:id="4406" w:author="Robin Matthews" w:date="2021-06-16T16:25:00Z" w:initials="RM">
    <w:p w14:paraId="6F6D9CA5" w14:textId="77777777" w:rsidR="00B073F5" w:rsidRPr="003741E9" w:rsidRDefault="00B073F5">
      <w:pPr>
        <w:pStyle w:val="CommentText"/>
        <w:rPr>
          <w:lang w:val="en-US"/>
        </w:rPr>
      </w:pPr>
      <w:r>
        <w:rPr>
          <w:rStyle w:val="CommentReference"/>
        </w:rPr>
        <w:annotationRef/>
      </w:r>
      <w:r w:rsidRPr="003741E9">
        <w:rPr>
          <w:lang w:val="en-US"/>
        </w:rPr>
        <w:t>Not found:</w:t>
      </w:r>
    </w:p>
    <w:p w14:paraId="5DDDD3C7" w14:textId="77777777" w:rsidR="00B073F5" w:rsidRPr="003741E9" w:rsidRDefault="00B073F5">
      <w:pPr>
        <w:pStyle w:val="CommentText"/>
        <w:rPr>
          <w:lang w:val="en-US"/>
        </w:rPr>
      </w:pPr>
      <w:r w:rsidRPr="003741E9">
        <w:rPr>
          <w:lang w:val="en-US"/>
        </w:rPr>
        <w:t>Tilmes et al., 2014</w:t>
      </w:r>
    </w:p>
    <w:p w14:paraId="351D24BD" w14:textId="77777777" w:rsidR="00B073F5" w:rsidRPr="003741E9" w:rsidRDefault="00B073F5">
      <w:pPr>
        <w:pStyle w:val="CommentText"/>
        <w:rPr>
          <w:lang w:val="en-US"/>
        </w:rPr>
      </w:pPr>
    </w:p>
    <w:p w14:paraId="27D32E87" w14:textId="77777777" w:rsidR="00B073F5" w:rsidRPr="003741E9" w:rsidRDefault="00B073F5">
      <w:pPr>
        <w:pStyle w:val="CommentText"/>
        <w:rPr>
          <w:lang w:val="en-US"/>
        </w:rPr>
      </w:pPr>
      <w:r w:rsidRPr="003741E9">
        <w:rPr>
          <w:lang w:val="en-US"/>
        </w:rPr>
        <w:t>Extra stuff:</w:t>
      </w:r>
    </w:p>
    <w:p w14:paraId="5E6EB797" w14:textId="77777777" w:rsidR="00B073F5" w:rsidRPr="003741E9" w:rsidRDefault="00B073F5">
      <w:pPr>
        <w:pStyle w:val="CommentText"/>
        <w:rPr>
          <w:lang w:val="en-US"/>
        </w:rPr>
      </w:pPr>
      <w:r w:rsidRPr="003741E9">
        <w:rPr>
          <w:lang w:val="en-US"/>
        </w:rPr>
        <w:t>()</w:t>
      </w:r>
    </w:p>
    <w:p w14:paraId="2AEC88C3" w14:textId="77777777" w:rsidR="00B073F5" w:rsidRPr="003741E9" w:rsidRDefault="00B073F5">
      <w:pPr>
        <w:pStyle w:val="CommentText"/>
        <w:rPr>
          <w:lang w:val="en-US"/>
        </w:rPr>
      </w:pPr>
    </w:p>
    <w:p w14:paraId="02404DA6" w14:textId="77777777" w:rsidR="00B073F5" w:rsidRPr="003741E9" w:rsidRDefault="00B073F5">
      <w:pPr>
        <w:pStyle w:val="CommentText"/>
        <w:rPr>
          <w:lang w:val="en-US"/>
        </w:rPr>
      </w:pPr>
      <w:r w:rsidRPr="003741E9">
        <w:rPr>
          <w:lang w:val="en-US"/>
        </w:rPr>
        <w:t>Correct:</w:t>
      </w:r>
    </w:p>
    <w:p w14:paraId="6410E428" w14:textId="77EF88BB" w:rsidR="00B073F5" w:rsidRPr="003741E9" w:rsidRDefault="00B073F5">
      <w:pPr>
        <w:pStyle w:val="CommentText"/>
        <w:rPr>
          <w:lang w:val="en-US"/>
        </w:rPr>
      </w:pPr>
      <w:r w:rsidRPr="003741E9">
        <w:rPr>
          <w:lang w:val="en-US"/>
        </w:rPr>
        <w:t>(Moore et al., 2014; Tilmes et al., 2014)</w:t>
      </w:r>
    </w:p>
  </w:comment>
  <w:comment w:id="4458" w:author="Ian Blenkinsop" w:date="2021-07-27T16:15:00Z" w:initials="IB">
    <w:p w14:paraId="4DFC2AF3" w14:textId="6EA64FEB" w:rsidR="00AE0BF6" w:rsidRDefault="00AE0BF6">
      <w:pPr>
        <w:pStyle w:val="CommentText"/>
      </w:pPr>
      <w:r>
        <w:rPr>
          <w:rStyle w:val="CommentReference"/>
        </w:rPr>
        <w:annotationRef/>
      </w:r>
      <w:r>
        <w:t>Unnumbered H5 heading level, ok?</w:t>
      </w:r>
    </w:p>
  </w:comment>
  <w:comment w:id="4459" w:author="Tom Maycock" w:date="2021-09-07T10:27:00Z" w:initials="TM">
    <w:p w14:paraId="6B282CED" w14:textId="0C8996FC" w:rsidR="00841350" w:rsidRDefault="00841350">
      <w:pPr>
        <w:pStyle w:val="CommentText"/>
      </w:pPr>
      <w:r>
        <w:rPr>
          <w:rStyle w:val="CommentReference"/>
        </w:rPr>
        <w:annotationRef/>
      </w:r>
      <w:r>
        <w:t>Numbering for consistency</w:t>
      </w:r>
    </w:p>
  </w:comment>
  <w:comment w:id="4460" w:author="Tom Maycock" w:date="2021-09-07T10:35:00Z" w:initials="TM">
    <w:p w14:paraId="1169704D" w14:textId="6C8A2012" w:rsidR="006049E7" w:rsidRDefault="006049E7">
      <w:pPr>
        <w:pStyle w:val="CommentText"/>
      </w:pPr>
      <w:r>
        <w:rPr>
          <w:rStyle w:val="CommentReference"/>
        </w:rPr>
        <w:annotationRef/>
      </w:r>
      <w:r>
        <w:t>Note preference is to avoid acronyms in the headers, so edits suggest defining these in the following body text</w:t>
      </w:r>
    </w:p>
  </w:comment>
  <w:comment w:id="4465" w:author="Ian Blenkinsop" w:date="2021-07-27T16:13:00Z" w:initials="IB">
    <w:p w14:paraId="6BDCC121" w14:textId="042A5FD5" w:rsidR="00340217" w:rsidRDefault="00340217">
      <w:pPr>
        <w:pStyle w:val="CommentText"/>
      </w:pPr>
      <w:r>
        <w:rPr>
          <w:rStyle w:val="CommentReference"/>
        </w:rPr>
        <w:annotationRef/>
      </w:r>
      <w:r>
        <w:t xml:space="preserve">This has been introduced as sea ice area – should this be </w:t>
      </w:r>
      <w:r w:rsidRPr="00340217">
        <w:rPr>
          <w:b/>
          <w:bCs/>
        </w:rPr>
        <w:t>SAI</w:t>
      </w:r>
      <w:r>
        <w:t>?</w:t>
      </w:r>
    </w:p>
  </w:comment>
  <w:comment w:id="4466" w:author="Tom Maycock" w:date="2021-09-07T10:28:00Z" w:initials="TM">
    <w:p w14:paraId="16221257" w14:textId="65004206" w:rsidR="005D52CC" w:rsidRDefault="005D52CC">
      <w:pPr>
        <w:pStyle w:val="CommentText"/>
      </w:pPr>
      <w:r>
        <w:rPr>
          <w:rStyle w:val="CommentReference"/>
        </w:rPr>
        <w:annotationRef/>
      </w:r>
      <w:r>
        <w:t>SAI, fixed it</w:t>
      </w:r>
    </w:p>
  </w:comment>
  <w:comment w:id="4478" w:author="Robin Matthews" w:date="2021-06-16T16:25:00Z" w:initials="RM">
    <w:p w14:paraId="5F13F516" w14:textId="77777777" w:rsidR="00B073F5" w:rsidRPr="003741E9" w:rsidRDefault="00B073F5">
      <w:pPr>
        <w:pStyle w:val="CommentText"/>
        <w:rPr>
          <w:lang w:val="en-US"/>
        </w:rPr>
      </w:pPr>
      <w:r>
        <w:rPr>
          <w:rStyle w:val="CommentReference"/>
        </w:rPr>
        <w:annotationRef/>
      </w:r>
      <w:r w:rsidRPr="003741E9">
        <w:rPr>
          <w:lang w:val="en-US"/>
        </w:rPr>
        <w:t>Not found:</w:t>
      </w:r>
    </w:p>
    <w:p w14:paraId="04311E40" w14:textId="77777777" w:rsidR="00B073F5" w:rsidRDefault="00B073F5">
      <w:pPr>
        <w:pStyle w:val="CommentText"/>
      </w:pPr>
      <w:r>
        <w:t>A.C. Jones et al.</w:t>
      </w:r>
    </w:p>
    <w:p w14:paraId="32FC69D6" w14:textId="77777777" w:rsidR="00B073F5" w:rsidRDefault="00B073F5">
      <w:pPr>
        <w:pStyle w:val="CommentText"/>
      </w:pPr>
    </w:p>
    <w:p w14:paraId="5B6F13CE" w14:textId="77777777" w:rsidR="00B073F5" w:rsidRDefault="00B073F5">
      <w:pPr>
        <w:pStyle w:val="CommentText"/>
      </w:pPr>
      <w:r>
        <w:t>Extra stuff:</w:t>
      </w:r>
    </w:p>
    <w:p w14:paraId="6F114777" w14:textId="77777777" w:rsidR="00B073F5" w:rsidRDefault="00B073F5">
      <w:pPr>
        <w:pStyle w:val="CommentText"/>
      </w:pPr>
      <w:r>
        <w:t>(Jones et al., a)</w:t>
      </w:r>
    </w:p>
    <w:p w14:paraId="778318B9" w14:textId="77777777" w:rsidR="00B073F5" w:rsidRDefault="00B073F5">
      <w:pPr>
        <w:pStyle w:val="CommentText"/>
      </w:pPr>
    </w:p>
    <w:p w14:paraId="0B3A3883" w14:textId="77777777" w:rsidR="00B073F5" w:rsidRDefault="00B073F5">
      <w:pPr>
        <w:pStyle w:val="CommentText"/>
      </w:pPr>
      <w:r>
        <w:t>Correct:</w:t>
      </w:r>
    </w:p>
    <w:p w14:paraId="58462228" w14:textId="77777777" w:rsidR="00B073F5" w:rsidRDefault="00B073F5">
      <w:pPr>
        <w:pStyle w:val="CommentText"/>
      </w:pPr>
      <w:r>
        <w:t>A.C. Jones et al. (2016)</w:t>
      </w:r>
    </w:p>
    <w:p w14:paraId="04D4C8A7" w14:textId="15992ABB" w:rsidR="00B073F5" w:rsidRDefault="00B073F5">
      <w:pPr>
        <w:pStyle w:val="CommentText"/>
      </w:pPr>
      <w:r>
        <w:t>(A.C. Jones et al., 2016)</w:t>
      </w:r>
    </w:p>
  </w:comment>
  <w:comment w:id="4499" w:author="Ian Blenkinsop" w:date="2021-07-27T16:15:00Z" w:initials="IB">
    <w:p w14:paraId="43EC5A09" w14:textId="623A6E74" w:rsidR="00340217" w:rsidRDefault="00340217">
      <w:pPr>
        <w:pStyle w:val="CommentText"/>
      </w:pPr>
      <w:r>
        <w:rPr>
          <w:rStyle w:val="CommentReference"/>
        </w:rPr>
        <w:annotationRef/>
      </w:r>
      <w:r>
        <w:t>Syr unit not used elsewhere – ok to introduce it here?</w:t>
      </w:r>
    </w:p>
  </w:comment>
  <w:comment w:id="4516" w:author="Robin Matthews" w:date="2021-06-16T16:25:00Z" w:initials="RM">
    <w:p w14:paraId="5877D8D8" w14:textId="77777777" w:rsidR="00B073F5" w:rsidRPr="003741E9" w:rsidRDefault="00B073F5">
      <w:pPr>
        <w:pStyle w:val="CommentText"/>
        <w:rPr>
          <w:lang w:val="en-US"/>
        </w:rPr>
      </w:pPr>
      <w:r>
        <w:rPr>
          <w:rStyle w:val="CommentReference"/>
        </w:rPr>
        <w:annotationRef/>
      </w:r>
      <w:r w:rsidRPr="003741E9">
        <w:rPr>
          <w:lang w:val="en-US"/>
        </w:rPr>
        <w:t>Not found:</w:t>
      </w:r>
    </w:p>
    <w:p w14:paraId="4BD09C91" w14:textId="77777777" w:rsidR="00B073F5" w:rsidRPr="003741E9" w:rsidRDefault="00B073F5">
      <w:pPr>
        <w:pStyle w:val="CommentText"/>
        <w:rPr>
          <w:lang w:val="en-US"/>
        </w:rPr>
      </w:pPr>
      <w:r w:rsidRPr="003741E9">
        <w:rPr>
          <w:lang w:val="en-US"/>
        </w:rPr>
        <w:t>A.C. Jones et al.</w:t>
      </w:r>
    </w:p>
    <w:p w14:paraId="0600C0BE" w14:textId="77777777" w:rsidR="00B073F5" w:rsidRPr="003741E9" w:rsidRDefault="00B073F5">
      <w:pPr>
        <w:pStyle w:val="CommentText"/>
        <w:rPr>
          <w:lang w:val="en-US"/>
        </w:rPr>
      </w:pPr>
    </w:p>
    <w:p w14:paraId="195B6307" w14:textId="77777777" w:rsidR="00B073F5" w:rsidRDefault="00B073F5">
      <w:pPr>
        <w:pStyle w:val="CommentText"/>
      </w:pPr>
      <w:r>
        <w:t>Extra stuff:</w:t>
      </w:r>
    </w:p>
    <w:p w14:paraId="3B4F3F5B" w14:textId="77777777" w:rsidR="00B073F5" w:rsidRDefault="00B073F5">
      <w:pPr>
        <w:pStyle w:val="CommentText"/>
      </w:pPr>
      <w:r>
        <w:t>(Jones et al., a)</w:t>
      </w:r>
    </w:p>
    <w:p w14:paraId="730F0D76" w14:textId="77777777" w:rsidR="00B073F5" w:rsidRDefault="00B073F5">
      <w:pPr>
        <w:pStyle w:val="CommentText"/>
      </w:pPr>
    </w:p>
    <w:p w14:paraId="274646FC" w14:textId="77777777" w:rsidR="00B073F5" w:rsidRDefault="00B073F5">
      <w:pPr>
        <w:pStyle w:val="CommentText"/>
      </w:pPr>
      <w:r>
        <w:t>Correct:</w:t>
      </w:r>
    </w:p>
    <w:p w14:paraId="6D3279FA" w14:textId="77777777" w:rsidR="00B073F5" w:rsidRDefault="00B073F5">
      <w:pPr>
        <w:pStyle w:val="CommentText"/>
      </w:pPr>
      <w:r>
        <w:t>A.C. Jones et al. (2016)</w:t>
      </w:r>
    </w:p>
    <w:p w14:paraId="68BF270D" w14:textId="447E5E03" w:rsidR="00B073F5" w:rsidRDefault="00B073F5">
      <w:pPr>
        <w:pStyle w:val="CommentText"/>
      </w:pPr>
      <w:r>
        <w:t>(A.C. Jones et al., 2016)</w:t>
      </w:r>
    </w:p>
  </w:comment>
  <w:comment w:id="4523" w:author="Robin Matthews" w:date="2021-06-16T16:25:00Z" w:initials="RM">
    <w:p w14:paraId="19E6890A" w14:textId="77777777" w:rsidR="00B073F5" w:rsidRPr="003741E9" w:rsidRDefault="00B073F5">
      <w:pPr>
        <w:pStyle w:val="CommentText"/>
        <w:rPr>
          <w:lang w:val="en-US"/>
        </w:rPr>
      </w:pPr>
      <w:r>
        <w:rPr>
          <w:rStyle w:val="CommentReference"/>
        </w:rPr>
        <w:annotationRef/>
      </w:r>
      <w:r w:rsidRPr="003741E9">
        <w:rPr>
          <w:lang w:val="en-US"/>
        </w:rPr>
        <w:t>Not found:</w:t>
      </w:r>
    </w:p>
    <w:p w14:paraId="4EFA0D6A" w14:textId="77777777" w:rsidR="00B073F5" w:rsidRPr="003741E9" w:rsidRDefault="00B073F5">
      <w:pPr>
        <w:pStyle w:val="CommentText"/>
        <w:rPr>
          <w:lang w:val="en-US"/>
        </w:rPr>
      </w:pPr>
      <w:r w:rsidRPr="003741E9">
        <w:rPr>
          <w:lang w:val="en-US"/>
        </w:rPr>
        <w:t>2019b</w:t>
      </w:r>
    </w:p>
    <w:p w14:paraId="0BCF6CF2" w14:textId="77777777" w:rsidR="00B073F5" w:rsidRPr="003741E9" w:rsidRDefault="00B073F5">
      <w:pPr>
        <w:pStyle w:val="CommentText"/>
        <w:rPr>
          <w:lang w:val="en-US"/>
        </w:rPr>
      </w:pPr>
    </w:p>
    <w:p w14:paraId="3B4D0A57" w14:textId="77777777" w:rsidR="00B073F5" w:rsidRPr="003741E9" w:rsidRDefault="00B073F5">
      <w:pPr>
        <w:pStyle w:val="CommentText"/>
        <w:rPr>
          <w:lang w:val="en-US"/>
        </w:rPr>
      </w:pPr>
      <w:r w:rsidRPr="003741E9">
        <w:rPr>
          <w:lang w:val="en-US"/>
        </w:rPr>
        <w:t>Extra stuff:</w:t>
      </w:r>
    </w:p>
    <w:p w14:paraId="2F6FAB19" w14:textId="77777777" w:rsidR="00B073F5" w:rsidRDefault="00B073F5">
      <w:pPr>
        <w:pStyle w:val="CommentText"/>
      </w:pPr>
      <w:r>
        <w:t>(, 2019a)</w:t>
      </w:r>
    </w:p>
    <w:p w14:paraId="2A6ED906" w14:textId="77777777" w:rsidR="00B073F5" w:rsidRDefault="00B073F5">
      <w:pPr>
        <w:pStyle w:val="CommentText"/>
      </w:pPr>
    </w:p>
    <w:p w14:paraId="02C4CC4D" w14:textId="77777777" w:rsidR="00B073F5" w:rsidRDefault="00B073F5">
      <w:pPr>
        <w:pStyle w:val="CommentText"/>
      </w:pPr>
      <w:r>
        <w:t>Correct:</w:t>
      </w:r>
    </w:p>
    <w:p w14:paraId="3725E1EF" w14:textId="77777777" w:rsidR="00B073F5" w:rsidRDefault="00B073F5">
      <w:pPr>
        <w:pStyle w:val="CommentText"/>
      </w:pPr>
      <w:r>
        <w:t>Simpson et al. (2019b)</w:t>
      </w:r>
    </w:p>
    <w:p w14:paraId="3BAB41A4" w14:textId="43596DBC" w:rsidR="00B073F5" w:rsidRDefault="00B073F5">
      <w:pPr>
        <w:pStyle w:val="CommentText"/>
      </w:pPr>
      <w:r>
        <w:t>(Simpson et al., 2019b)</w:t>
      </w:r>
    </w:p>
  </w:comment>
  <w:comment w:id="4532" w:author="Robin Matthews" w:date="2021-06-16T16:25:00Z" w:initials="RM">
    <w:p w14:paraId="59DDE662" w14:textId="77777777" w:rsidR="00B073F5" w:rsidRPr="003741E9" w:rsidRDefault="00B073F5">
      <w:pPr>
        <w:pStyle w:val="CommentText"/>
        <w:rPr>
          <w:lang w:val="en-US"/>
        </w:rPr>
      </w:pPr>
      <w:r>
        <w:rPr>
          <w:rStyle w:val="CommentReference"/>
        </w:rPr>
        <w:annotationRef/>
      </w:r>
      <w:r w:rsidRPr="003741E9">
        <w:rPr>
          <w:lang w:val="en-US"/>
        </w:rPr>
        <w:t>Not found:</w:t>
      </w:r>
    </w:p>
    <w:p w14:paraId="098718AE" w14:textId="77777777" w:rsidR="00B073F5" w:rsidRPr="003741E9" w:rsidRDefault="00B073F5">
      <w:pPr>
        <w:pStyle w:val="CommentText"/>
        <w:rPr>
          <w:lang w:val="en-US"/>
        </w:rPr>
      </w:pPr>
      <w:r w:rsidRPr="003741E9">
        <w:rPr>
          <w:lang w:val="en-US"/>
        </w:rPr>
        <w:t>2019b</w:t>
      </w:r>
    </w:p>
    <w:p w14:paraId="58B5DFC1" w14:textId="77777777" w:rsidR="00B073F5" w:rsidRPr="003741E9" w:rsidRDefault="00B073F5">
      <w:pPr>
        <w:pStyle w:val="CommentText"/>
        <w:rPr>
          <w:lang w:val="en-US"/>
        </w:rPr>
      </w:pPr>
    </w:p>
    <w:p w14:paraId="7E637843" w14:textId="77777777" w:rsidR="00B073F5" w:rsidRPr="003741E9" w:rsidRDefault="00B073F5">
      <w:pPr>
        <w:pStyle w:val="CommentText"/>
        <w:rPr>
          <w:lang w:val="en-US"/>
        </w:rPr>
      </w:pPr>
      <w:r w:rsidRPr="003741E9">
        <w:rPr>
          <w:lang w:val="en-US"/>
        </w:rPr>
        <w:t>Extra stuff:</w:t>
      </w:r>
    </w:p>
    <w:p w14:paraId="0E5206D7" w14:textId="77777777" w:rsidR="00B073F5" w:rsidRDefault="00B073F5">
      <w:pPr>
        <w:pStyle w:val="CommentText"/>
      </w:pPr>
      <w:r>
        <w:t>(, 2019a)</w:t>
      </w:r>
    </w:p>
    <w:p w14:paraId="6CC953AF" w14:textId="77777777" w:rsidR="00B073F5" w:rsidRDefault="00B073F5">
      <w:pPr>
        <w:pStyle w:val="CommentText"/>
      </w:pPr>
    </w:p>
    <w:p w14:paraId="44B23E9C" w14:textId="77777777" w:rsidR="00B073F5" w:rsidRDefault="00B073F5">
      <w:pPr>
        <w:pStyle w:val="CommentText"/>
      </w:pPr>
      <w:r>
        <w:t>Correct:</w:t>
      </w:r>
    </w:p>
    <w:p w14:paraId="1FA740E6" w14:textId="77777777" w:rsidR="00B073F5" w:rsidRDefault="00B073F5">
      <w:pPr>
        <w:pStyle w:val="CommentText"/>
      </w:pPr>
      <w:r>
        <w:t>Simpson et al. (2019b)</w:t>
      </w:r>
    </w:p>
    <w:p w14:paraId="39656895" w14:textId="6E718028" w:rsidR="00B073F5" w:rsidRDefault="00B073F5">
      <w:pPr>
        <w:pStyle w:val="CommentText"/>
      </w:pPr>
      <w:r>
        <w:t>(Simpson et al., 2019b)</w:t>
      </w:r>
    </w:p>
  </w:comment>
  <w:comment w:id="4547" w:author="Robin Matthews" w:date="2021-06-16T16:25:00Z" w:initials="RM">
    <w:p w14:paraId="0BC3893E" w14:textId="77777777" w:rsidR="00B073F5" w:rsidRPr="003741E9" w:rsidRDefault="00B073F5">
      <w:pPr>
        <w:pStyle w:val="CommentText"/>
        <w:rPr>
          <w:lang w:val="en-US"/>
        </w:rPr>
      </w:pPr>
      <w:r>
        <w:rPr>
          <w:rStyle w:val="CommentReference"/>
        </w:rPr>
        <w:annotationRef/>
      </w:r>
      <w:r w:rsidRPr="003741E9">
        <w:rPr>
          <w:lang w:val="en-US"/>
        </w:rPr>
        <w:t>Not found:</w:t>
      </w:r>
    </w:p>
    <w:p w14:paraId="03364206" w14:textId="77777777" w:rsidR="00B073F5" w:rsidRPr="003741E9" w:rsidRDefault="00B073F5">
      <w:pPr>
        <w:pStyle w:val="CommentText"/>
        <w:rPr>
          <w:lang w:val="en-US"/>
        </w:rPr>
      </w:pPr>
      <w:r w:rsidRPr="003741E9">
        <w:rPr>
          <w:lang w:val="en-US"/>
        </w:rPr>
        <w:t>Richter Jadwiga et al., 2018</w:t>
      </w:r>
    </w:p>
    <w:p w14:paraId="465FA2DC" w14:textId="77777777" w:rsidR="00B073F5" w:rsidRPr="003741E9" w:rsidRDefault="00B073F5">
      <w:pPr>
        <w:pStyle w:val="CommentText"/>
        <w:rPr>
          <w:lang w:val="en-US"/>
        </w:rPr>
      </w:pPr>
    </w:p>
    <w:p w14:paraId="02CFBAA5" w14:textId="77777777" w:rsidR="00B073F5" w:rsidRPr="003741E9" w:rsidRDefault="00B073F5">
      <w:pPr>
        <w:pStyle w:val="CommentText"/>
        <w:rPr>
          <w:lang w:val="en-US"/>
        </w:rPr>
      </w:pPr>
      <w:r w:rsidRPr="003741E9">
        <w:rPr>
          <w:lang w:val="en-US"/>
        </w:rPr>
        <w:t>Extra stuff:</w:t>
      </w:r>
    </w:p>
    <w:p w14:paraId="5B34F5BA" w14:textId="77777777" w:rsidR="00B073F5" w:rsidRPr="003741E9" w:rsidRDefault="00B073F5">
      <w:pPr>
        <w:pStyle w:val="CommentText"/>
        <w:rPr>
          <w:lang w:val="en-US"/>
        </w:rPr>
      </w:pPr>
      <w:r w:rsidRPr="003741E9">
        <w:rPr>
          <w:lang w:val="en-US"/>
        </w:rPr>
        <w:t>()</w:t>
      </w:r>
    </w:p>
    <w:p w14:paraId="08B5B313" w14:textId="77777777" w:rsidR="00B073F5" w:rsidRPr="003741E9" w:rsidRDefault="00B073F5">
      <w:pPr>
        <w:pStyle w:val="CommentText"/>
        <w:rPr>
          <w:lang w:val="en-US"/>
        </w:rPr>
      </w:pPr>
    </w:p>
    <w:p w14:paraId="46514DCF" w14:textId="77777777" w:rsidR="00B073F5" w:rsidRPr="003741E9" w:rsidRDefault="00B073F5">
      <w:pPr>
        <w:pStyle w:val="CommentText"/>
        <w:rPr>
          <w:lang w:val="en-US"/>
        </w:rPr>
      </w:pPr>
      <w:r w:rsidRPr="003741E9">
        <w:rPr>
          <w:lang w:val="en-US"/>
        </w:rPr>
        <w:t>Correct:</w:t>
      </w:r>
    </w:p>
    <w:p w14:paraId="57BEF073" w14:textId="3822D318" w:rsidR="00B073F5" w:rsidRPr="003741E9" w:rsidRDefault="00B073F5">
      <w:pPr>
        <w:pStyle w:val="CommentText"/>
        <w:rPr>
          <w:lang w:val="en-US"/>
        </w:rPr>
      </w:pPr>
      <w:r w:rsidRPr="003741E9">
        <w:rPr>
          <w:lang w:val="en-US"/>
        </w:rPr>
        <w:t>(Ferraro et al., 2015; Richter Jadwiga et al., 2018)</w:t>
      </w:r>
    </w:p>
  </w:comment>
  <w:comment w:id="4643" w:author="Robin Matthews" w:date="2021-06-16T18:35:00Z" w:initials="RM">
    <w:p w14:paraId="75E99CF3" w14:textId="159AC726" w:rsidR="00B073F5" w:rsidRPr="003741E9" w:rsidRDefault="00B073F5" w:rsidP="00BF4778">
      <w:pPr>
        <w:pStyle w:val="CommentText"/>
        <w:rPr>
          <w:lang w:val="en-US"/>
        </w:rPr>
      </w:pPr>
      <w:r>
        <w:rPr>
          <w:rStyle w:val="CommentReference"/>
        </w:rPr>
        <w:annotationRef/>
      </w:r>
      <w:r>
        <w:rPr>
          <w:rStyle w:val="CommentReference"/>
        </w:rPr>
        <w:annotationRef/>
      </w:r>
      <w:r w:rsidRPr="003741E9">
        <w:rPr>
          <w:lang w:val="en-US"/>
        </w:rPr>
        <w:t>June-Yi previously made this comment, but I’m not sure what she mean :</w:t>
      </w:r>
    </w:p>
    <w:p w14:paraId="09AD1C05" w14:textId="77777777" w:rsidR="00B073F5" w:rsidRPr="003741E9" w:rsidRDefault="00B073F5" w:rsidP="00BF4778">
      <w:pPr>
        <w:pStyle w:val="CommentText"/>
        <w:rPr>
          <w:lang w:val="en-US"/>
        </w:rPr>
      </w:pPr>
    </w:p>
    <w:p w14:paraId="39CF7A46" w14:textId="25E9202F" w:rsidR="00B073F5" w:rsidRPr="003741E9" w:rsidRDefault="00B073F5">
      <w:pPr>
        <w:pStyle w:val="CommentText"/>
        <w:rPr>
          <w:lang w:val="en-US"/>
        </w:rPr>
      </w:pPr>
      <w:r w:rsidRPr="003741E9">
        <w:rPr>
          <w:rFonts w:hint="eastAsia"/>
          <w:lang w:val="en-US"/>
        </w:rPr>
        <w:t>D</w:t>
      </w:r>
      <w:r w:rsidRPr="003741E9">
        <w:rPr>
          <w:lang w:val="en-US"/>
        </w:rPr>
        <w:t xml:space="preserve">uan et al. (2018) suggests precipitation increase given certain global temperature cooling under CCT relative to 2xCO2. </w:t>
      </w:r>
    </w:p>
  </w:comment>
  <w:comment w:id="4645" w:author="Robin Matthews" w:date="2021-06-16T16:26:00Z" w:initials="RM">
    <w:p w14:paraId="213A2B90" w14:textId="77777777" w:rsidR="00B073F5" w:rsidRPr="003741E9" w:rsidRDefault="00B073F5">
      <w:pPr>
        <w:pStyle w:val="CommentText"/>
        <w:rPr>
          <w:lang w:val="en-US"/>
        </w:rPr>
      </w:pPr>
      <w:r>
        <w:rPr>
          <w:rStyle w:val="CommentReference"/>
        </w:rPr>
        <w:annotationRef/>
      </w:r>
      <w:r w:rsidRPr="003741E9">
        <w:rPr>
          <w:lang w:val="en-US"/>
        </w:rPr>
        <w:t>Not found:</w:t>
      </w:r>
    </w:p>
    <w:p w14:paraId="2B9C1929" w14:textId="77777777" w:rsidR="00B073F5" w:rsidRPr="003741E9" w:rsidRDefault="00B073F5">
      <w:pPr>
        <w:pStyle w:val="CommentText"/>
        <w:rPr>
          <w:lang w:val="en-US"/>
        </w:rPr>
      </w:pPr>
      <w:r w:rsidRPr="003741E9">
        <w:rPr>
          <w:lang w:val="en-US"/>
        </w:rPr>
        <w:t>Jackson et al., 2016</w:t>
      </w:r>
    </w:p>
    <w:p w14:paraId="60A36033" w14:textId="77777777" w:rsidR="00B073F5" w:rsidRPr="003741E9" w:rsidRDefault="00B073F5">
      <w:pPr>
        <w:pStyle w:val="CommentText"/>
        <w:rPr>
          <w:lang w:val="en-US"/>
        </w:rPr>
      </w:pPr>
    </w:p>
    <w:p w14:paraId="1B7B0168" w14:textId="77777777" w:rsidR="00B073F5" w:rsidRPr="003741E9" w:rsidRDefault="00B073F5">
      <w:pPr>
        <w:pStyle w:val="CommentText"/>
        <w:rPr>
          <w:lang w:val="en-US"/>
        </w:rPr>
      </w:pPr>
      <w:r w:rsidRPr="003741E9">
        <w:rPr>
          <w:lang w:val="en-US"/>
        </w:rPr>
        <w:t>Extra stuff:</w:t>
      </w:r>
    </w:p>
    <w:p w14:paraId="4D6C56A4" w14:textId="77777777" w:rsidR="00B073F5" w:rsidRPr="003741E9" w:rsidRDefault="00B073F5">
      <w:pPr>
        <w:pStyle w:val="CommentText"/>
        <w:rPr>
          <w:lang w:val="en-US"/>
        </w:rPr>
      </w:pPr>
      <w:r w:rsidRPr="003741E9">
        <w:rPr>
          <w:lang w:val="en-US"/>
        </w:rPr>
        <w:t>()</w:t>
      </w:r>
    </w:p>
    <w:p w14:paraId="78EC1173" w14:textId="77777777" w:rsidR="00B073F5" w:rsidRPr="003741E9" w:rsidRDefault="00B073F5">
      <w:pPr>
        <w:pStyle w:val="CommentText"/>
        <w:rPr>
          <w:lang w:val="en-US"/>
        </w:rPr>
      </w:pPr>
    </w:p>
    <w:p w14:paraId="590A4B9F" w14:textId="77777777" w:rsidR="00B073F5" w:rsidRPr="003741E9" w:rsidRDefault="00B073F5">
      <w:pPr>
        <w:pStyle w:val="CommentText"/>
        <w:rPr>
          <w:lang w:val="en-US"/>
        </w:rPr>
      </w:pPr>
      <w:r w:rsidRPr="003741E9">
        <w:rPr>
          <w:lang w:val="en-US"/>
        </w:rPr>
        <w:t>Correct:</w:t>
      </w:r>
    </w:p>
    <w:p w14:paraId="38CE91EF" w14:textId="7B03FA4F" w:rsidR="00B073F5" w:rsidRPr="003741E9" w:rsidRDefault="00B073F5">
      <w:pPr>
        <w:pStyle w:val="CommentText"/>
        <w:rPr>
          <w:lang w:val="en-US"/>
        </w:rPr>
      </w:pPr>
      <w:r w:rsidRPr="003741E9">
        <w:rPr>
          <w:lang w:val="en-US"/>
        </w:rPr>
        <w:t>(Jackson et al., 2016; Muri et al., 2018)</w:t>
      </w:r>
    </w:p>
  </w:comment>
  <w:comment w:id="4646" w:author="Robin Matthews" w:date="2021-06-16T18:17:00Z" w:initials="RM">
    <w:p w14:paraId="3D011CA4" w14:textId="5A22F4C2" w:rsidR="00B073F5" w:rsidRPr="003741E9" w:rsidRDefault="00B073F5">
      <w:pPr>
        <w:pStyle w:val="CommentText"/>
        <w:rPr>
          <w:lang w:val="en-US"/>
        </w:rPr>
      </w:pPr>
      <w:r>
        <w:rPr>
          <w:rStyle w:val="CommentReference"/>
        </w:rPr>
        <w:annotationRef/>
      </w:r>
      <w:r w:rsidRPr="003741E9">
        <w:rPr>
          <w:lang w:val="en-US"/>
        </w:rPr>
        <w:t>Mendeley field also contains Jackeon et al. 2016. Want me to remove?</w:t>
      </w:r>
    </w:p>
  </w:comment>
  <w:comment w:id="4673" w:author="Robin Matthews" w:date="2021-06-16T16:26:00Z" w:initials="RM">
    <w:p w14:paraId="573A416B" w14:textId="77777777" w:rsidR="00B073F5" w:rsidRPr="003741E9" w:rsidRDefault="00B073F5">
      <w:pPr>
        <w:pStyle w:val="CommentText"/>
        <w:rPr>
          <w:lang w:val="en-US"/>
        </w:rPr>
      </w:pPr>
      <w:r>
        <w:rPr>
          <w:rStyle w:val="CommentReference"/>
        </w:rPr>
        <w:annotationRef/>
      </w:r>
      <w:r w:rsidRPr="003741E9">
        <w:rPr>
          <w:lang w:val="en-US"/>
        </w:rPr>
        <w:t>Not found:</w:t>
      </w:r>
    </w:p>
    <w:p w14:paraId="3CEC1ABE" w14:textId="77777777" w:rsidR="00B073F5" w:rsidRDefault="00B073F5">
      <w:pPr>
        <w:pStyle w:val="CommentText"/>
      </w:pPr>
      <w:r>
        <w:t>J.C. Moore et al.</w:t>
      </w:r>
    </w:p>
    <w:p w14:paraId="27311579" w14:textId="77777777" w:rsidR="00B073F5" w:rsidRDefault="00B073F5">
      <w:pPr>
        <w:pStyle w:val="CommentText"/>
      </w:pPr>
    </w:p>
    <w:p w14:paraId="3B79D2A1" w14:textId="77777777" w:rsidR="00B073F5" w:rsidRPr="003741E9" w:rsidRDefault="00B073F5">
      <w:pPr>
        <w:pStyle w:val="CommentText"/>
        <w:rPr>
          <w:lang w:val="en-US"/>
        </w:rPr>
      </w:pPr>
      <w:r w:rsidRPr="003741E9">
        <w:rPr>
          <w:lang w:val="en-US"/>
        </w:rPr>
        <w:t>Extra stuff:</w:t>
      </w:r>
    </w:p>
    <w:p w14:paraId="4199C720" w14:textId="77777777" w:rsidR="00B073F5" w:rsidRPr="003741E9" w:rsidRDefault="00B073F5">
      <w:pPr>
        <w:pStyle w:val="CommentText"/>
        <w:rPr>
          <w:lang w:val="en-US"/>
        </w:rPr>
      </w:pPr>
      <w:r w:rsidRPr="003741E9">
        <w:rPr>
          <w:lang w:val="en-US"/>
        </w:rPr>
        <w:t>(Moore et al., a)</w:t>
      </w:r>
    </w:p>
    <w:p w14:paraId="0FAE2DED" w14:textId="77777777" w:rsidR="00B073F5" w:rsidRPr="003741E9" w:rsidRDefault="00B073F5">
      <w:pPr>
        <w:pStyle w:val="CommentText"/>
        <w:rPr>
          <w:lang w:val="en-US"/>
        </w:rPr>
      </w:pPr>
    </w:p>
    <w:p w14:paraId="1E6C21D6" w14:textId="77777777" w:rsidR="00B073F5" w:rsidRDefault="00B073F5">
      <w:pPr>
        <w:pStyle w:val="CommentText"/>
      </w:pPr>
      <w:r>
        <w:t>Correct:</w:t>
      </w:r>
    </w:p>
    <w:p w14:paraId="75B171D3" w14:textId="77777777" w:rsidR="00B073F5" w:rsidRDefault="00B073F5">
      <w:pPr>
        <w:pStyle w:val="CommentText"/>
      </w:pPr>
      <w:r>
        <w:t>J.C. Moore et al. (2018)</w:t>
      </w:r>
    </w:p>
    <w:p w14:paraId="289C4156" w14:textId="33689860" w:rsidR="00B073F5" w:rsidRDefault="00B073F5">
      <w:pPr>
        <w:pStyle w:val="CommentText"/>
      </w:pPr>
      <w:r>
        <w:t>(J.C. Moore et al., 2018)</w:t>
      </w:r>
    </w:p>
  </w:comment>
  <w:comment w:id="4684" w:author="Robin Matthews" w:date="2021-06-16T16:26:00Z" w:initials="RM">
    <w:p w14:paraId="7B1D54B9" w14:textId="77777777" w:rsidR="00B073F5" w:rsidRPr="003741E9" w:rsidRDefault="00B073F5">
      <w:pPr>
        <w:pStyle w:val="CommentText"/>
        <w:rPr>
          <w:lang w:val="en-US"/>
        </w:rPr>
      </w:pPr>
      <w:r>
        <w:rPr>
          <w:rStyle w:val="CommentReference"/>
        </w:rPr>
        <w:annotationRef/>
      </w:r>
      <w:r w:rsidRPr="003741E9">
        <w:rPr>
          <w:lang w:val="en-US"/>
        </w:rPr>
        <w:t>Not found:</w:t>
      </w:r>
    </w:p>
    <w:p w14:paraId="7F1E5145" w14:textId="77777777" w:rsidR="00B073F5" w:rsidRPr="003741E9" w:rsidRDefault="00B073F5">
      <w:pPr>
        <w:pStyle w:val="CommentText"/>
        <w:rPr>
          <w:lang w:val="en-US"/>
        </w:rPr>
      </w:pPr>
      <w:r w:rsidRPr="003741E9">
        <w:rPr>
          <w:lang w:val="en-US"/>
        </w:rPr>
        <w:t>Ciavarella et al., 2017</w:t>
      </w:r>
    </w:p>
    <w:p w14:paraId="0991F755" w14:textId="77777777" w:rsidR="00B073F5" w:rsidRPr="003741E9" w:rsidRDefault="00B073F5">
      <w:pPr>
        <w:pStyle w:val="CommentText"/>
        <w:rPr>
          <w:lang w:val="en-US"/>
        </w:rPr>
      </w:pPr>
    </w:p>
    <w:p w14:paraId="48644573" w14:textId="77777777" w:rsidR="00B073F5" w:rsidRPr="003741E9" w:rsidRDefault="00B073F5">
      <w:pPr>
        <w:pStyle w:val="CommentText"/>
        <w:rPr>
          <w:lang w:val="en-US"/>
        </w:rPr>
      </w:pPr>
      <w:r w:rsidRPr="003741E9">
        <w:rPr>
          <w:lang w:val="en-US"/>
        </w:rPr>
        <w:t>Extra stuff:</w:t>
      </w:r>
    </w:p>
    <w:p w14:paraId="43294099" w14:textId="77777777" w:rsidR="00B073F5" w:rsidRPr="003741E9" w:rsidRDefault="00B073F5">
      <w:pPr>
        <w:pStyle w:val="CommentText"/>
        <w:rPr>
          <w:lang w:val="en-US"/>
        </w:rPr>
      </w:pPr>
      <w:r w:rsidRPr="003741E9">
        <w:rPr>
          <w:lang w:val="en-US"/>
        </w:rPr>
        <w:t>(; )</w:t>
      </w:r>
    </w:p>
    <w:p w14:paraId="377D1E12" w14:textId="77777777" w:rsidR="00B073F5" w:rsidRPr="003741E9" w:rsidRDefault="00B073F5">
      <w:pPr>
        <w:pStyle w:val="CommentText"/>
        <w:rPr>
          <w:lang w:val="en-US"/>
        </w:rPr>
      </w:pPr>
    </w:p>
    <w:p w14:paraId="0E034669" w14:textId="77777777" w:rsidR="00B073F5" w:rsidRPr="003741E9" w:rsidRDefault="00B073F5">
      <w:pPr>
        <w:pStyle w:val="CommentText"/>
        <w:rPr>
          <w:lang w:val="en-US"/>
        </w:rPr>
      </w:pPr>
      <w:r w:rsidRPr="003741E9">
        <w:rPr>
          <w:lang w:val="en-US"/>
        </w:rPr>
        <w:t>Correct:</w:t>
      </w:r>
    </w:p>
    <w:p w14:paraId="69BE9079" w14:textId="2EB0D65B" w:rsidR="00B073F5" w:rsidRPr="003741E9" w:rsidRDefault="00B073F5">
      <w:pPr>
        <w:pStyle w:val="CommentText"/>
        <w:rPr>
          <w:lang w:val="en-US"/>
        </w:rPr>
      </w:pPr>
      <w:r w:rsidRPr="003741E9">
        <w:rPr>
          <w:lang w:val="en-US"/>
        </w:rPr>
        <w:t>(Bürger and Cubasch, 2015; Lo et al., 2016; Ciavarella et al., 2017)</w:t>
      </w:r>
    </w:p>
  </w:comment>
  <w:comment w:id="4685" w:author="Robin Matthews" w:date="2021-06-16T18:19:00Z" w:initials="RM">
    <w:p w14:paraId="3FEDDDDC" w14:textId="37DE016C" w:rsidR="00B073F5" w:rsidRPr="003741E9" w:rsidRDefault="00B073F5">
      <w:pPr>
        <w:pStyle w:val="CommentText"/>
        <w:rPr>
          <w:lang w:val="en-US"/>
        </w:rPr>
      </w:pPr>
      <w:r>
        <w:rPr>
          <w:rStyle w:val="CommentReference"/>
        </w:rPr>
        <w:annotationRef/>
      </w:r>
      <w:r w:rsidRPr="003741E9">
        <w:rPr>
          <w:lang w:val="en-US"/>
        </w:rPr>
        <w:t>Mendeley field also contains reference details for Ciavarella et al., 2017. Want me to remove?</w:t>
      </w:r>
    </w:p>
  </w:comment>
  <w:comment w:id="4687" w:author="Robin Matthews" w:date="2021-06-18T17:34:00Z" w:initials="RM">
    <w:p w14:paraId="2F9CB467" w14:textId="35491F25" w:rsidR="00B073F5" w:rsidRPr="003741E9" w:rsidRDefault="00B073F5">
      <w:pPr>
        <w:pStyle w:val="CommentText"/>
        <w:rPr>
          <w:lang w:val="en-US"/>
        </w:rPr>
      </w:pPr>
      <w:r>
        <w:rPr>
          <w:rStyle w:val="CommentReference"/>
        </w:rPr>
        <w:annotationRef/>
      </w:r>
      <w:r w:rsidRPr="003741E9">
        <w:rPr>
          <w:lang w:val="en-US"/>
        </w:rPr>
        <w:t>Missing Mendeley link. Provide DOI and I’ll add.</w:t>
      </w:r>
    </w:p>
  </w:comment>
  <w:comment w:id="4695" w:author="Robin Matthews" w:date="2021-06-16T18:20:00Z" w:initials="RM">
    <w:p w14:paraId="7280C3B4" w14:textId="2BF50048" w:rsidR="00B073F5" w:rsidRPr="003741E9" w:rsidRDefault="00B073F5" w:rsidP="00462AF2">
      <w:pPr>
        <w:pStyle w:val="CommentText"/>
        <w:rPr>
          <w:lang w:val="en-US"/>
        </w:rPr>
      </w:pPr>
      <w:r>
        <w:rPr>
          <w:rStyle w:val="CommentReference"/>
        </w:rPr>
        <w:annotationRef/>
      </w:r>
      <w:r w:rsidRPr="003741E9">
        <w:rPr>
          <w:lang w:val="en-US"/>
        </w:rPr>
        <w:t>Mendeley field also contains reference details for :</w:t>
      </w:r>
    </w:p>
    <w:p w14:paraId="0C5808AD" w14:textId="60E5FF51" w:rsidR="00B073F5" w:rsidRPr="003741E9" w:rsidRDefault="00B073F5" w:rsidP="00462AF2">
      <w:pPr>
        <w:pStyle w:val="CommentText"/>
        <w:rPr>
          <w:lang w:val="en-US"/>
        </w:rPr>
      </w:pPr>
      <w:r w:rsidRPr="003741E9">
        <w:rPr>
          <w:lang w:val="en-US"/>
        </w:rPr>
        <w:t>Matthews and Caldeira, 2007</w:t>
      </w:r>
    </w:p>
    <w:p w14:paraId="156ED0F1" w14:textId="6BA9045D" w:rsidR="00B073F5" w:rsidRPr="003741E9" w:rsidRDefault="00B073F5" w:rsidP="00462AF2">
      <w:pPr>
        <w:pStyle w:val="CommentText"/>
        <w:rPr>
          <w:lang w:val="en-US"/>
        </w:rPr>
      </w:pPr>
      <w:r w:rsidRPr="003741E9">
        <w:rPr>
          <w:lang w:val="en-US"/>
        </w:rPr>
        <w:t>Robock et al., 2008</w:t>
      </w:r>
      <w:r w:rsidRPr="003741E9">
        <w:rPr>
          <w:lang w:val="en-US"/>
        </w:rPr>
        <w:br/>
      </w:r>
      <w:r w:rsidRPr="003741E9">
        <w:rPr>
          <w:lang w:val="en-US"/>
        </w:rPr>
        <w:br/>
        <w:t>Want to remove?</w:t>
      </w:r>
    </w:p>
  </w:comment>
  <w:comment w:id="4696" w:author="Robin Matthews" w:date="2021-06-16T16:26:00Z" w:initials="RM">
    <w:p w14:paraId="77E94AB9" w14:textId="77777777" w:rsidR="00B073F5" w:rsidRPr="003741E9" w:rsidRDefault="00B073F5">
      <w:pPr>
        <w:pStyle w:val="CommentText"/>
        <w:rPr>
          <w:lang w:val="en-US"/>
        </w:rPr>
      </w:pPr>
      <w:r>
        <w:rPr>
          <w:rStyle w:val="CommentReference"/>
        </w:rPr>
        <w:annotationRef/>
      </w:r>
      <w:r w:rsidRPr="003741E9">
        <w:rPr>
          <w:lang w:val="en-US"/>
        </w:rPr>
        <w:t>Not found:</w:t>
      </w:r>
    </w:p>
    <w:p w14:paraId="1C4D5B58" w14:textId="77777777" w:rsidR="00B073F5" w:rsidRPr="003741E9" w:rsidRDefault="00B073F5">
      <w:pPr>
        <w:pStyle w:val="CommentText"/>
        <w:rPr>
          <w:lang w:val="en-US"/>
        </w:rPr>
      </w:pPr>
      <w:r w:rsidRPr="003741E9">
        <w:rPr>
          <w:lang w:val="en-US"/>
        </w:rPr>
        <w:t>Matthews and Caldeira, 2007</w:t>
      </w:r>
    </w:p>
    <w:p w14:paraId="047378FB" w14:textId="77777777" w:rsidR="00B073F5" w:rsidRPr="003741E9" w:rsidRDefault="00B073F5">
      <w:pPr>
        <w:pStyle w:val="CommentText"/>
        <w:rPr>
          <w:lang w:val="en-US"/>
        </w:rPr>
      </w:pPr>
      <w:r w:rsidRPr="003741E9">
        <w:rPr>
          <w:lang w:val="en-US"/>
        </w:rPr>
        <w:t>Robock et al., 2008</w:t>
      </w:r>
    </w:p>
    <w:p w14:paraId="37EAEB75" w14:textId="77777777" w:rsidR="00B073F5" w:rsidRPr="003741E9" w:rsidRDefault="00B073F5">
      <w:pPr>
        <w:pStyle w:val="CommentText"/>
        <w:rPr>
          <w:lang w:val="en-US"/>
        </w:rPr>
      </w:pPr>
    </w:p>
    <w:p w14:paraId="24F72F41" w14:textId="77777777" w:rsidR="00B073F5" w:rsidRPr="003741E9" w:rsidRDefault="00B073F5">
      <w:pPr>
        <w:pStyle w:val="CommentText"/>
        <w:rPr>
          <w:lang w:val="en-US"/>
        </w:rPr>
      </w:pPr>
      <w:r w:rsidRPr="003741E9">
        <w:rPr>
          <w:lang w:val="en-US"/>
        </w:rPr>
        <w:t>Extra stuff:</w:t>
      </w:r>
    </w:p>
    <w:p w14:paraId="5CF20A72" w14:textId="77777777" w:rsidR="00B073F5" w:rsidRPr="003741E9" w:rsidRDefault="00B073F5">
      <w:pPr>
        <w:pStyle w:val="CommentText"/>
        <w:rPr>
          <w:lang w:val="en-US"/>
        </w:rPr>
      </w:pPr>
      <w:r w:rsidRPr="003741E9">
        <w:rPr>
          <w:lang w:val="en-US"/>
        </w:rPr>
        <w:t>(; ; ; )</w:t>
      </w:r>
    </w:p>
    <w:p w14:paraId="0BEFAD58" w14:textId="77777777" w:rsidR="00B073F5" w:rsidRPr="003741E9" w:rsidRDefault="00B073F5">
      <w:pPr>
        <w:pStyle w:val="CommentText"/>
        <w:rPr>
          <w:lang w:val="en-US"/>
        </w:rPr>
      </w:pPr>
    </w:p>
    <w:p w14:paraId="3016937A" w14:textId="77777777" w:rsidR="00B073F5" w:rsidRPr="003741E9" w:rsidRDefault="00B073F5">
      <w:pPr>
        <w:pStyle w:val="CommentText"/>
        <w:rPr>
          <w:lang w:val="en-US"/>
        </w:rPr>
      </w:pPr>
      <w:r w:rsidRPr="003741E9">
        <w:rPr>
          <w:lang w:val="en-US"/>
        </w:rPr>
        <w:t>Correct:</w:t>
      </w:r>
    </w:p>
    <w:p w14:paraId="38564D80" w14:textId="6D246EB5" w:rsidR="00B073F5" w:rsidRDefault="00B073F5">
      <w:pPr>
        <w:pStyle w:val="CommentText"/>
      </w:pPr>
      <w:r>
        <w:t>(</w:t>
      </w:r>
      <w:bookmarkStart w:id="4697" w:name="_Hlk74760032"/>
      <w:r>
        <w:t>Matthews and Caldeira, 2007; Robock et al., 2008; Jones et al., 2013; McCusker et al., 2014; Crook et al., 2015; Muri et al., 2018</w:t>
      </w:r>
      <w:bookmarkEnd w:id="4697"/>
      <w:r>
        <w:t>)</w:t>
      </w:r>
    </w:p>
  </w:comment>
  <w:comment w:id="4698" w:author="Robin Matthews" w:date="2021-06-16T16:26:00Z" w:initials="RM">
    <w:p w14:paraId="616BC49C" w14:textId="77777777" w:rsidR="00B073F5" w:rsidRPr="003741E9" w:rsidRDefault="00B073F5">
      <w:pPr>
        <w:pStyle w:val="CommentText"/>
        <w:rPr>
          <w:lang w:val="en-US"/>
        </w:rPr>
      </w:pPr>
      <w:r>
        <w:rPr>
          <w:rStyle w:val="CommentReference"/>
        </w:rPr>
        <w:annotationRef/>
      </w:r>
      <w:r w:rsidRPr="003741E9">
        <w:rPr>
          <w:lang w:val="en-US"/>
        </w:rPr>
        <w:t>Not found:</w:t>
      </w:r>
    </w:p>
    <w:p w14:paraId="21110AF2" w14:textId="77777777" w:rsidR="00B073F5" w:rsidRPr="003741E9" w:rsidRDefault="00B073F5">
      <w:pPr>
        <w:pStyle w:val="CommentText"/>
        <w:rPr>
          <w:lang w:val="en-US"/>
        </w:rPr>
      </w:pPr>
      <w:r w:rsidRPr="003741E9">
        <w:rPr>
          <w:lang w:val="en-US"/>
        </w:rPr>
        <w:t>Matthews and Caldeira, 2007</w:t>
      </w:r>
    </w:p>
    <w:p w14:paraId="438B8965" w14:textId="77777777" w:rsidR="00B073F5" w:rsidRPr="003741E9" w:rsidRDefault="00B073F5">
      <w:pPr>
        <w:pStyle w:val="CommentText"/>
        <w:rPr>
          <w:lang w:val="en-US"/>
        </w:rPr>
      </w:pPr>
    </w:p>
    <w:p w14:paraId="5DC962B3" w14:textId="77777777" w:rsidR="00B073F5" w:rsidRPr="003741E9" w:rsidRDefault="00B073F5">
      <w:pPr>
        <w:pStyle w:val="CommentText"/>
        <w:rPr>
          <w:lang w:val="en-US"/>
        </w:rPr>
      </w:pPr>
      <w:r w:rsidRPr="003741E9">
        <w:rPr>
          <w:lang w:val="en-US"/>
        </w:rPr>
        <w:t>Extra stuff:</w:t>
      </w:r>
    </w:p>
    <w:p w14:paraId="4D38260F" w14:textId="77777777" w:rsidR="00B073F5" w:rsidRPr="003741E9" w:rsidRDefault="00B073F5">
      <w:pPr>
        <w:pStyle w:val="CommentText"/>
        <w:rPr>
          <w:lang w:val="en-US"/>
        </w:rPr>
      </w:pPr>
      <w:r w:rsidRPr="003741E9">
        <w:rPr>
          <w:lang w:val="en-US"/>
        </w:rPr>
        <w:t>()</w:t>
      </w:r>
    </w:p>
    <w:p w14:paraId="1B935D63" w14:textId="77777777" w:rsidR="00B073F5" w:rsidRPr="003741E9" w:rsidRDefault="00B073F5">
      <w:pPr>
        <w:pStyle w:val="CommentText"/>
        <w:rPr>
          <w:lang w:val="en-US"/>
        </w:rPr>
      </w:pPr>
    </w:p>
    <w:p w14:paraId="60B78060" w14:textId="77777777" w:rsidR="00B073F5" w:rsidRPr="003741E9" w:rsidRDefault="00B073F5">
      <w:pPr>
        <w:pStyle w:val="CommentText"/>
        <w:rPr>
          <w:lang w:val="en-US"/>
        </w:rPr>
      </w:pPr>
      <w:r w:rsidRPr="003741E9">
        <w:rPr>
          <w:lang w:val="en-US"/>
        </w:rPr>
        <w:t>Correct:</w:t>
      </w:r>
    </w:p>
    <w:p w14:paraId="487C9E71" w14:textId="7AC4CBFF" w:rsidR="00B073F5" w:rsidRPr="003741E9" w:rsidRDefault="00B073F5">
      <w:pPr>
        <w:pStyle w:val="CommentText"/>
        <w:rPr>
          <w:lang w:val="en-US"/>
        </w:rPr>
      </w:pPr>
      <w:r w:rsidRPr="003741E9">
        <w:rPr>
          <w:lang w:val="en-US"/>
        </w:rPr>
        <w:t>(Matthews and Caldeira, 2007; Tjiputra et al., 2016)</w:t>
      </w:r>
    </w:p>
  </w:comment>
  <w:comment w:id="4699" w:author="Robin Matthews" w:date="2021-06-16T18:21:00Z" w:initials="RM">
    <w:p w14:paraId="61D4FE28" w14:textId="77777777" w:rsidR="00B073F5" w:rsidRPr="003741E9" w:rsidRDefault="00B073F5">
      <w:pPr>
        <w:pStyle w:val="CommentText"/>
        <w:rPr>
          <w:lang w:val="en-US"/>
        </w:rPr>
      </w:pPr>
      <w:r>
        <w:rPr>
          <w:rStyle w:val="CommentReference"/>
        </w:rPr>
        <w:annotationRef/>
      </w:r>
      <w:r w:rsidRPr="003741E9">
        <w:rPr>
          <w:lang w:val="en-US"/>
        </w:rPr>
        <w:t>Mendeley field also contain reference details for :</w:t>
      </w:r>
    </w:p>
    <w:p w14:paraId="5E79B632" w14:textId="77777777" w:rsidR="00B073F5" w:rsidRPr="003741E9" w:rsidRDefault="00B073F5">
      <w:pPr>
        <w:pStyle w:val="CommentText"/>
        <w:rPr>
          <w:lang w:val="en-US"/>
        </w:rPr>
      </w:pPr>
      <w:r w:rsidRPr="003741E9">
        <w:rPr>
          <w:lang w:val="en-US"/>
        </w:rPr>
        <w:t>Matthews and Caldeira, 2007</w:t>
      </w:r>
    </w:p>
    <w:p w14:paraId="390BE457" w14:textId="77777777" w:rsidR="00B073F5" w:rsidRPr="003741E9" w:rsidRDefault="00B073F5">
      <w:pPr>
        <w:pStyle w:val="CommentText"/>
        <w:rPr>
          <w:lang w:val="en-US"/>
        </w:rPr>
      </w:pPr>
    </w:p>
    <w:p w14:paraId="6ADDF4B5" w14:textId="18BB5CE4" w:rsidR="00B073F5" w:rsidRPr="003741E9" w:rsidRDefault="00B073F5">
      <w:pPr>
        <w:pStyle w:val="CommentText"/>
        <w:rPr>
          <w:lang w:val="en-US"/>
        </w:rPr>
      </w:pPr>
      <w:r w:rsidRPr="003741E9">
        <w:rPr>
          <w:lang w:val="en-US"/>
        </w:rPr>
        <w:t>Want to remove?</w:t>
      </w:r>
    </w:p>
  </w:comment>
  <w:comment w:id="4718" w:author="Ian Blenkinsop" w:date="2021-07-27T16:22:00Z" w:initials="IB">
    <w:p w14:paraId="62109388" w14:textId="46656489" w:rsidR="002A7B42" w:rsidRDefault="002A7B42">
      <w:pPr>
        <w:pStyle w:val="CommentText"/>
      </w:pPr>
      <w:r>
        <w:rPr>
          <w:rStyle w:val="CommentReference"/>
        </w:rPr>
        <w:annotationRef/>
      </w:r>
      <w:r>
        <w:t>Correct change here? i.e. Interactions between ‘cloud-radiation’ and ‘aerosols’?</w:t>
      </w:r>
    </w:p>
  </w:comment>
  <w:comment w:id="4719" w:author="Tom Maycock" w:date="2021-09-07T10:37:00Z" w:initials="TM">
    <w:p w14:paraId="47AA9E12" w14:textId="73969EFD" w:rsidR="006049E7" w:rsidRDefault="006049E7">
      <w:pPr>
        <w:pStyle w:val="CommentText"/>
      </w:pPr>
      <w:r>
        <w:rPr>
          <w:rStyle w:val="CommentReference"/>
        </w:rPr>
        <w:annotationRef/>
      </w:r>
      <w:r>
        <w:t>Yes, en dashes connecting these 3 should be correct</w:t>
      </w:r>
    </w:p>
  </w:comment>
  <w:comment w:id="4757" w:author="Robin Matthews" w:date="2021-06-16T16:26:00Z" w:initials="RM">
    <w:p w14:paraId="41E65259" w14:textId="77777777" w:rsidR="00B073F5" w:rsidRPr="003741E9" w:rsidRDefault="00B073F5">
      <w:pPr>
        <w:pStyle w:val="CommentText"/>
        <w:rPr>
          <w:lang w:val="en-US"/>
        </w:rPr>
      </w:pPr>
      <w:r>
        <w:rPr>
          <w:rStyle w:val="CommentReference"/>
        </w:rPr>
        <w:annotationRef/>
      </w:r>
      <w:r w:rsidRPr="003741E9">
        <w:rPr>
          <w:lang w:val="en-US"/>
        </w:rPr>
        <w:t>Extra stuff:</w:t>
      </w:r>
    </w:p>
    <w:p w14:paraId="4CCF5EE4" w14:textId="77777777" w:rsidR="00B073F5" w:rsidRPr="003741E9" w:rsidRDefault="00B073F5">
      <w:pPr>
        <w:pStyle w:val="CommentText"/>
        <w:rPr>
          <w:lang w:val="en-US"/>
        </w:rPr>
      </w:pPr>
      <w:r w:rsidRPr="003741E9">
        <w:rPr>
          <w:lang w:val="en-US"/>
        </w:rPr>
        <w:t>; )</w:t>
      </w:r>
    </w:p>
    <w:p w14:paraId="7D29A963" w14:textId="77777777" w:rsidR="00B073F5" w:rsidRPr="003741E9" w:rsidRDefault="00B073F5">
      <w:pPr>
        <w:pStyle w:val="CommentText"/>
        <w:rPr>
          <w:lang w:val="en-US"/>
        </w:rPr>
      </w:pPr>
    </w:p>
    <w:p w14:paraId="3404573B" w14:textId="77777777" w:rsidR="00B073F5" w:rsidRPr="003741E9" w:rsidRDefault="00B073F5">
      <w:pPr>
        <w:pStyle w:val="CommentText"/>
        <w:rPr>
          <w:lang w:val="en-US"/>
        </w:rPr>
      </w:pPr>
      <w:r w:rsidRPr="003741E9">
        <w:rPr>
          <w:lang w:val="en-US"/>
        </w:rPr>
        <w:t>Correct:</w:t>
      </w:r>
    </w:p>
    <w:p w14:paraId="11BF631B" w14:textId="2593326D" w:rsidR="00B073F5" w:rsidRPr="003741E9" w:rsidRDefault="00B073F5">
      <w:pPr>
        <w:pStyle w:val="CommentText"/>
        <w:rPr>
          <w:lang w:val="en-US"/>
        </w:rPr>
      </w:pPr>
      <w:r w:rsidRPr="003741E9">
        <w:rPr>
          <w:lang w:val="en-US"/>
        </w:rPr>
        <w:t>(Eby et al., 2013; Zickfeld et al., 2013)</w:t>
      </w:r>
    </w:p>
  </w:comment>
  <w:comment w:id="4768" w:author="Ian Blenkinsop" w:date="2021-07-27T16:23:00Z" w:initials="IB">
    <w:p w14:paraId="13C3E9B0" w14:textId="45AB71C0" w:rsidR="002A7B42" w:rsidRDefault="002A7B42">
      <w:pPr>
        <w:pStyle w:val="CommentText"/>
      </w:pPr>
      <w:r w:rsidRPr="00832623">
        <w:rPr>
          <w:rStyle w:val="CommentReference"/>
          <w:highlight w:val="yellow"/>
        </w:rPr>
        <w:annotationRef/>
      </w:r>
      <w:r w:rsidRPr="00832623">
        <w:rPr>
          <w:highlight w:val="yellow"/>
        </w:rPr>
        <w:t>Is this the correct figure number? Don’t think theres is a 9.0?</w:t>
      </w:r>
    </w:p>
  </w:comment>
  <w:comment w:id="4769" w:author="Tom Maycock" w:date="2021-09-07T10:38:00Z" w:initials="TM">
    <w:p w14:paraId="283D58B5" w14:textId="40BFE8A8" w:rsidR="006049E7" w:rsidRDefault="006049E7">
      <w:pPr>
        <w:pStyle w:val="CommentText"/>
      </w:pPr>
      <w:r w:rsidRPr="00832623">
        <w:rPr>
          <w:rStyle w:val="CommentReference"/>
          <w:highlight w:val="yellow"/>
        </w:rPr>
        <w:annotationRef/>
      </w:r>
      <w:r w:rsidR="00832623" w:rsidRPr="00832623">
        <w:rPr>
          <w:highlight w:val="yellow"/>
        </w:rPr>
        <w:t>I think this should be figure 9.30. I’ve made that edit, but authors please confirm</w:t>
      </w:r>
    </w:p>
  </w:comment>
  <w:comment w:id="4781" w:author="Ian Blenkinsop" w:date="2021-07-27T16:23:00Z" w:initials="IB">
    <w:p w14:paraId="3E04EA3F" w14:textId="0AD18610" w:rsidR="00070541" w:rsidRDefault="00070541">
      <w:pPr>
        <w:pStyle w:val="CommentText"/>
      </w:pPr>
      <w:r>
        <w:rPr>
          <w:rStyle w:val="CommentReference"/>
        </w:rPr>
        <w:annotationRef/>
      </w:r>
      <w:r>
        <w:t>Suggest changing the below ‘shoulder headings’ to bold, which we’ve used in other similar lists, reserving italics for confidence statements etc.</w:t>
      </w:r>
    </w:p>
  </w:comment>
  <w:comment w:id="4784" w:author="Robin Matthews" w:date="2021-06-16T16:26:00Z" w:initials="RM">
    <w:p w14:paraId="7C84140D" w14:textId="77777777" w:rsidR="00B073F5" w:rsidRPr="003741E9" w:rsidRDefault="00B073F5">
      <w:pPr>
        <w:pStyle w:val="CommentText"/>
        <w:rPr>
          <w:lang w:val="en-US"/>
        </w:rPr>
      </w:pPr>
      <w:r>
        <w:rPr>
          <w:rStyle w:val="CommentReference"/>
        </w:rPr>
        <w:annotationRef/>
      </w:r>
      <w:r w:rsidRPr="003741E9">
        <w:rPr>
          <w:lang w:val="en-US"/>
        </w:rPr>
        <w:t>Not found:</w:t>
      </w:r>
    </w:p>
    <w:p w14:paraId="599798B4" w14:textId="77777777" w:rsidR="00B073F5" w:rsidRPr="003741E9" w:rsidRDefault="00B073F5">
      <w:pPr>
        <w:pStyle w:val="CommentText"/>
        <w:rPr>
          <w:lang w:val="en-US"/>
        </w:rPr>
      </w:pPr>
      <w:r w:rsidRPr="003741E9">
        <w:rPr>
          <w:lang w:val="en-US"/>
        </w:rPr>
        <w:t>C.J. Smith et al., 2019</w:t>
      </w:r>
    </w:p>
    <w:p w14:paraId="0F009262" w14:textId="77777777" w:rsidR="00B073F5" w:rsidRPr="003741E9" w:rsidRDefault="00B073F5">
      <w:pPr>
        <w:pStyle w:val="CommentText"/>
        <w:rPr>
          <w:lang w:val="en-US"/>
        </w:rPr>
      </w:pPr>
    </w:p>
    <w:p w14:paraId="259B2DD2" w14:textId="77777777" w:rsidR="00B073F5" w:rsidRPr="003741E9" w:rsidRDefault="00B073F5">
      <w:pPr>
        <w:pStyle w:val="CommentText"/>
        <w:rPr>
          <w:lang w:val="en-US"/>
        </w:rPr>
      </w:pPr>
      <w:r w:rsidRPr="003741E9">
        <w:rPr>
          <w:lang w:val="en-US"/>
        </w:rPr>
        <w:t>Extra stuff:</w:t>
      </w:r>
    </w:p>
    <w:p w14:paraId="33DD96E9" w14:textId="77777777" w:rsidR="00B073F5" w:rsidRPr="003741E9" w:rsidRDefault="00B073F5">
      <w:pPr>
        <w:pStyle w:val="CommentText"/>
        <w:rPr>
          <w:lang w:val="en-US"/>
        </w:rPr>
      </w:pPr>
      <w:r w:rsidRPr="003741E9">
        <w:rPr>
          <w:lang w:val="en-US"/>
        </w:rPr>
        <w:t>(; Smith et al., 2019a)</w:t>
      </w:r>
    </w:p>
    <w:p w14:paraId="49C3C954" w14:textId="77777777" w:rsidR="00B073F5" w:rsidRPr="003741E9" w:rsidRDefault="00B073F5">
      <w:pPr>
        <w:pStyle w:val="CommentText"/>
        <w:rPr>
          <w:lang w:val="en-US"/>
        </w:rPr>
      </w:pPr>
    </w:p>
    <w:p w14:paraId="2578085B" w14:textId="77777777" w:rsidR="00B073F5" w:rsidRPr="003741E9" w:rsidRDefault="00B073F5">
      <w:pPr>
        <w:pStyle w:val="CommentText"/>
        <w:rPr>
          <w:lang w:val="en-US"/>
        </w:rPr>
      </w:pPr>
      <w:r w:rsidRPr="003741E9">
        <w:rPr>
          <w:lang w:val="en-US"/>
        </w:rPr>
        <w:t>Correct:</w:t>
      </w:r>
    </w:p>
    <w:p w14:paraId="1E2D8A6F" w14:textId="08E55039" w:rsidR="00B073F5" w:rsidRPr="003741E9" w:rsidRDefault="00B073F5">
      <w:pPr>
        <w:pStyle w:val="CommentText"/>
        <w:rPr>
          <w:lang w:val="en-US"/>
        </w:rPr>
      </w:pPr>
      <w:r w:rsidRPr="003741E9">
        <w:rPr>
          <w:lang w:val="en-US"/>
        </w:rPr>
        <w:t>(Davis and Socolow, 2014; C.J. Smith et al., 2019)</w:t>
      </w:r>
    </w:p>
  </w:comment>
  <w:comment w:id="4837" w:author="Robin Matthews" w:date="2021-06-16T16:26:00Z" w:initials="RM">
    <w:p w14:paraId="6C85F02B" w14:textId="77777777" w:rsidR="00B073F5" w:rsidRPr="003741E9" w:rsidRDefault="00B073F5">
      <w:pPr>
        <w:pStyle w:val="CommentText"/>
        <w:rPr>
          <w:lang w:val="en-US"/>
        </w:rPr>
      </w:pPr>
      <w:r>
        <w:rPr>
          <w:rStyle w:val="CommentReference"/>
        </w:rPr>
        <w:annotationRef/>
      </w:r>
      <w:r w:rsidRPr="003741E9">
        <w:rPr>
          <w:lang w:val="en-US"/>
        </w:rPr>
        <w:t>Extra stuff:</w:t>
      </w:r>
    </w:p>
    <w:p w14:paraId="2AE9891D" w14:textId="77777777" w:rsidR="00B073F5" w:rsidRDefault="00B073F5">
      <w:pPr>
        <w:pStyle w:val="CommentText"/>
        <w:rPr>
          <w:noProof/>
          <w:lang w:val="en-US"/>
        </w:rPr>
      </w:pPr>
      <w:r w:rsidRPr="003741E9">
        <w:rPr>
          <w:lang w:val="en-US"/>
        </w:rPr>
        <w:t>(</w:t>
      </w:r>
    </w:p>
    <w:p w14:paraId="3A8E8968" w14:textId="77777777" w:rsidR="00B073F5" w:rsidRDefault="00B073F5">
      <w:pPr>
        <w:pStyle w:val="CommentText"/>
        <w:rPr>
          <w:noProof/>
          <w:lang w:val="en-US"/>
        </w:rPr>
      </w:pPr>
    </w:p>
    <w:p w14:paraId="7793390E" w14:textId="79AE9B73" w:rsidR="00B073F5" w:rsidRPr="003741E9" w:rsidRDefault="00B073F5">
      <w:pPr>
        <w:pStyle w:val="CommentText"/>
        <w:rPr>
          <w:lang w:val="en-US"/>
        </w:rPr>
      </w:pPr>
      <w:r w:rsidRPr="003741E9">
        <w:rPr>
          <w:lang w:val="en-US"/>
        </w:rPr>
        <w:t xml:space="preserve">e.g. ; ; ; </w:t>
      </w:r>
    </w:p>
    <w:p w14:paraId="45647C52" w14:textId="77777777" w:rsidR="00B073F5" w:rsidRPr="003741E9" w:rsidRDefault="00B073F5">
      <w:pPr>
        <w:pStyle w:val="CommentText"/>
        <w:rPr>
          <w:lang w:val="en-US"/>
        </w:rPr>
      </w:pPr>
    </w:p>
    <w:p w14:paraId="5DA22864" w14:textId="77777777" w:rsidR="00B073F5" w:rsidRPr="003741E9" w:rsidRDefault="00B073F5">
      <w:pPr>
        <w:pStyle w:val="CommentText"/>
        <w:rPr>
          <w:lang w:val="en-US"/>
        </w:rPr>
      </w:pPr>
      <w:r w:rsidRPr="003741E9">
        <w:rPr>
          <w:lang w:val="en-US"/>
        </w:rPr>
        <w:t>Correct:</w:t>
      </w:r>
    </w:p>
    <w:p w14:paraId="7609CDCF" w14:textId="30F47805" w:rsidR="00B073F5" w:rsidRPr="003741E9" w:rsidRDefault="00B073F5">
      <w:pPr>
        <w:pStyle w:val="CommentText"/>
        <w:rPr>
          <w:lang w:val="en-US"/>
        </w:rPr>
      </w:pPr>
      <w:r w:rsidRPr="003741E9">
        <w:rPr>
          <w:lang w:val="en-US"/>
        </w:rPr>
        <w:t>(Matthews and Caldeira, 2008; Solomon et al., 2009; Joos et al., 2013)</w:t>
      </w:r>
    </w:p>
  </w:comment>
  <w:comment w:id="4841" w:author="Robin Matthews" w:date="2021-06-16T16:26:00Z" w:initials="RM">
    <w:p w14:paraId="21F397A9" w14:textId="77777777" w:rsidR="00B073F5" w:rsidRPr="003741E9" w:rsidRDefault="00B073F5">
      <w:pPr>
        <w:pStyle w:val="CommentText"/>
        <w:rPr>
          <w:lang w:val="en-US"/>
        </w:rPr>
      </w:pPr>
      <w:r>
        <w:rPr>
          <w:rStyle w:val="CommentReference"/>
        </w:rPr>
        <w:annotationRef/>
      </w:r>
      <w:r w:rsidRPr="003741E9">
        <w:rPr>
          <w:lang w:val="en-US"/>
        </w:rPr>
        <w:t>Extra stuff:</w:t>
      </w:r>
    </w:p>
    <w:p w14:paraId="451A941F" w14:textId="77777777" w:rsidR="00B073F5" w:rsidRPr="003741E9" w:rsidRDefault="00B073F5">
      <w:pPr>
        <w:pStyle w:val="CommentText"/>
        <w:rPr>
          <w:lang w:val="en-US"/>
        </w:rPr>
      </w:pPr>
      <w:r w:rsidRPr="003741E9">
        <w:rPr>
          <w:lang w:val="en-US"/>
        </w:rPr>
        <w:t>, )</w:t>
      </w:r>
    </w:p>
    <w:p w14:paraId="588755AC" w14:textId="77777777" w:rsidR="00B073F5" w:rsidRPr="003741E9" w:rsidRDefault="00B073F5">
      <w:pPr>
        <w:pStyle w:val="CommentText"/>
        <w:rPr>
          <w:lang w:val="en-US"/>
        </w:rPr>
      </w:pPr>
    </w:p>
    <w:p w14:paraId="0ED5116F" w14:textId="77777777" w:rsidR="00B073F5" w:rsidRPr="003741E9" w:rsidRDefault="00B073F5">
      <w:pPr>
        <w:pStyle w:val="CommentText"/>
        <w:rPr>
          <w:lang w:val="en-US"/>
        </w:rPr>
      </w:pPr>
      <w:r w:rsidRPr="003741E9">
        <w:rPr>
          <w:lang w:val="en-US"/>
        </w:rPr>
        <w:t>Correct:</w:t>
      </w:r>
    </w:p>
    <w:p w14:paraId="72E99164" w14:textId="77777777" w:rsidR="00B073F5" w:rsidRPr="003741E9" w:rsidRDefault="00B073F5">
      <w:pPr>
        <w:pStyle w:val="CommentText"/>
        <w:rPr>
          <w:lang w:val="en-US"/>
        </w:rPr>
      </w:pPr>
      <w:r w:rsidRPr="003741E9">
        <w:rPr>
          <w:lang w:val="en-US"/>
        </w:rPr>
        <w:t>Ricke and Caldeira (2014)</w:t>
      </w:r>
    </w:p>
    <w:p w14:paraId="15C01B81" w14:textId="057B92FB" w:rsidR="00B073F5" w:rsidRPr="003741E9" w:rsidRDefault="00B073F5">
      <w:pPr>
        <w:pStyle w:val="CommentText"/>
        <w:rPr>
          <w:lang w:val="en-US"/>
        </w:rPr>
      </w:pPr>
      <w:r w:rsidRPr="003741E9">
        <w:rPr>
          <w:lang w:val="en-US"/>
        </w:rPr>
        <w:t>(Ricke and Caldeira, 2014)</w:t>
      </w:r>
    </w:p>
  </w:comment>
  <w:comment w:id="4843" w:author="Robin Matthews" w:date="2021-06-16T16:26:00Z" w:initials="RM">
    <w:p w14:paraId="63F49DE0" w14:textId="77777777" w:rsidR="00B073F5" w:rsidRPr="003741E9" w:rsidRDefault="00B073F5">
      <w:pPr>
        <w:pStyle w:val="CommentText"/>
        <w:rPr>
          <w:lang w:val="en-US"/>
        </w:rPr>
      </w:pPr>
      <w:r>
        <w:rPr>
          <w:rStyle w:val="CommentReference"/>
        </w:rPr>
        <w:annotationRef/>
      </w:r>
      <w:r w:rsidRPr="003741E9">
        <w:rPr>
          <w:lang w:val="en-US"/>
        </w:rPr>
        <w:t>Not found:</w:t>
      </w:r>
    </w:p>
    <w:p w14:paraId="19A03C0B" w14:textId="77777777" w:rsidR="00B073F5" w:rsidRPr="003741E9" w:rsidRDefault="00B073F5">
      <w:pPr>
        <w:pStyle w:val="CommentText"/>
        <w:rPr>
          <w:lang w:val="en-US"/>
        </w:rPr>
      </w:pPr>
      <w:r w:rsidRPr="003741E9">
        <w:rPr>
          <w:lang w:val="en-US"/>
        </w:rPr>
        <w:t>Frölicher and Paynter, 2015</w:t>
      </w:r>
    </w:p>
    <w:p w14:paraId="443B2FDD" w14:textId="77777777" w:rsidR="00B073F5" w:rsidRPr="003741E9" w:rsidRDefault="00B073F5">
      <w:pPr>
        <w:pStyle w:val="CommentText"/>
        <w:rPr>
          <w:lang w:val="en-US"/>
        </w:rPr>
      </w:pPr>
    </w:p>
    <w:p w14:paraId="23AB51B2" w14:textId="77777777" w:rsidR="00B073F5" w:rsidRPr="003741E9" w:rsidRDefault="00B073F5">
      <w:pPr>
        <w:pStyle w:val="CommentText"/>
        <w:rPr>
          <w:lang w:val="en-US"/>
        </w:rPr>
      </w:pPr>
      <w:r w:rsidRPr="003741E9">
        <w:rPr>
          <w:lang w:val="en-US"/>
        </w:rPr>
        <w:t>Extra stuff:</w:t>
      </w:r>
    </w:p>
    <w:p w14:paraId="3CF823DA" w14:textId="77777777" w:rsidR="00B073F5" w:rsidRPr="003741E9" w:rsidRDefault="00B073F5">
      <w:pPr>
        <w:pStyle w:val="CommentText"/>
        <w:rPr>
          <w:lang w:val="en-US"/>
        </w:rPr>
      </w:pPr>
      <w:r w:rsidRPr="003741E9">
        <w:rPr>
          <w:lang w:val="en-US"/>
        </w:rPr>
        <w:t>(Frölicher &amp; Paynter, 2015; ; )</w:t>
      </w:r>
    </w:p>
    <w:p w14:paraId="6AA0EFB2" w14:textId="77777777" w:rsidR="00B073F5" w:rsidRPr="003741E9" w:rsidRDefault="00B073F5">
      <w:pPr>
        <w:pStyle w:val="CommentText"/>
        <w:rPr>
          <w:lang w:val="en-US"/>
        </w:rPr>
      </w:pPr>
    </w:p>
    <w:p w14:paraId="35C5FB22" w14:textId="77777777" w:rsidR="00B073F5" w:rsidRPr="003741E9" w:rsidRDefault="00B073F5">
      <w:pPr>
        <w:pStyle w:val="CommentText"/>
        <w:rPr>
          <w:lang w:val="en-US"/>
        </w:rPr>
      </w:pPr>
      <w:r w:rsidRPr="003741E9">
        <w:rPr>
          <w:lang w:val="en-US"/>
        </w:rPr>
        <w:t>Correct:</w:t>
      </w:r>
    </w:p>
    <w:p w14:paraId="3636FE41" w14:textId="07400DB7" w:rsidR="00B073F5" w:rsidRPr="003741E9" w:rsidRDefault="00B073F5">
      <w:pPr>
        <w:pStyle w:val="CommentText"/>
        <w:rPr>
          <w:lang w:val="en-US"/>
        </w:rPr>
      </w:pPr>
      <w:r w:rsidRPr="003741E9">
        <w:rPr>
          <w:lang w:val="en-US"/>
        </w:rPr>
        <w:t>(</w:t>
      </w:r>
      <w:bookmarkStart w:id="4848" w:name="_Hlk74760305"/>
      <w:r w:rsidRPr="003741E9">
        <w:rPr>
          <w:lang w:val="en-US"/>
        </w:rPr>
        <w:t>Frölicher et al., 2014; Frölicher and Paynter, 2015; Williams et al., 2017</w:t>
      </w:r>
      <w:bookmarkEnd w:id="4848"/>
      <w:r w:rsidRPr="003741E9">
        <w:rPr>
          <w:lang w:val="en-US"/>
        </w:rPr>
        <w:t>)</w:t>
      </w:r>
    </w:p>
  </w:comment>
  <w:comment w:id="4849" w:author="Robin Matthews" w:date="2021-06-16T16:26:00Z" w:initials="RM">
    <w:p w14:paraId="72FD9A71" w14:textId="77777777" w:rsidR="00B073F5" w:rsidRPr="003741E9" w:rsidRDefault="00B073F5">
      <w:pPr>
        <w:pStyle w:val="CommentText"/>
        <w:rPr>
          <w:lang w:val="en-US"/>
        </w:rPr>
      </w:pPr>
      <w:r>
        <w:rPr>
          <w:rStyle w:val="CommentReference"/>
        </w:rPr>
        <w:annotationRef/>
      </w:r>
      <w:r w:rsidRPr="003741E9">
        <w:rPr>
          <w:lang w:val="en-US"/>
        </w:rPr>
        <w:t>Not found:</w:t>
      </w:r>
    </w:p>
    <w:p w14:paraId="4DC50904" w14:textId="77777777" w:rsidR="00B073F5" w:rsidRPr="003741E9" w:rsidRDefault="00B073F5">
      <w:pPr>
        <w:pStyle w:val="CommentText"/>
        <w:rPr>
          <w:lang w:val="en-US"/>
        </w:rPr>
      </w:pPr>
      <w:r w:rsidRPr="003741E9">
        <w:rPr>
          <w:lang w:val="en-US"/>
        </w:rPr>
        <w:t>Frölicher and Paynter, 2015</w:t>
      </w:r>
    </w:p>
    <w:p w14:paraId="2CED00D7" w14:textId="77777777" w:rsidR="00B073F5" w:rsidRPr="003741E9" w:rsidRDefault="00B073F5">
      <w:pPr>
        <w:pStyle w:val="CommentText"/>
        <w:rPr>
          <w:lang w:val="en-US"/>
        </w:rPr>
      </w:pPr>
      <w:r w:rsidRPr="003741E9">
        <w:rPr>
          <w:lang w:val="en-US"/>
        </w:rPr>
        <w:t>Williams et al., 2017</w:t>
      </w:r>
    </w:p>
    <w:p w14:paraId="69D22698" w14:textId="77777777" w:rsidR="00B073F5" w:rsidRPr="003741E9" w:rsidRDefault="00B073F5">
      <w:pPr>
        <w:pStyle w:val="CommentText"/>
        <w:rPr>
          <w:lang w:val="en-US"/>
        </w:rPr>
      </w:pPr>
    </w:p>
    <w:p w14:paraId="58C8EF0A" w14:textId="77777777" w:rsidR="00B073F5" w:rsidRPr="003741E9" w:rsidRDefault="00B073F5">
      <w:pPr>
        <w:pStyle w:val="CommentText"/>
        <w:rPr>
          <w:lang w:val="en-US"/>
        </w:rPr>
      </w:pPr>
      <w:r w:rsidRPr="003741E9">
        <w:rPr>
          <w:lang w:val="en-US"/>
        </w:rPr>
        <w:t>Extra stuff:</w:t>
      </w:r>
    </w:p>
    <w:p w14:paraId="72822FF1" w14:textId="77777777" w:rsidR="00B073F5" w:rsidRPr="003741E9" w:rsidRDefault="00B073F5">
      <w:pPr>
        <w:pStyle w:val="CommentText"/>
        <w:rPr>
          <w:lang w:val="en-US"/>
        </w:rPr>
      </w:pPr>
      <w:r w:rsidRPr="003741E9">
        <w:rPr>
          <w:lang w:val="en-US"/>
        </w:rPr>
        <w:t>(e.g., Frölicher &amp; Paynter, 2015; )</w:t>
      </w:r>
    </w:p>
    <w:p w14:paraId="5A5363CA" w14:textId="77777777" w:rsidR="00B073F5" w:rsidRPr="003741E9" w:rsidRDefault="00B073F5">
      <w:pPr>
        <w:pStyle w:val="CommentText"/>
        <w:rPr>
          <w:lang w:val="en-US"/>
        </w:rPr>
      </w:pPr>
    </w:p>
    <w:p w14:paraId="3BD1D8E2" w14:textId="77777777" w:rsidR="00B073F5" w:rsidRPr="003741E9" w:rsidRDefault="00B073F5">
      <w:pPr>
        <w:pStyle w:val="CommentText"/>
        <w:rPr>
          <w:lang w:val="en-US"/>
        </w:rPr>
      </w:pPr>
      <w:r w:rsidRPr="003741E9">
        <w:rPr>
          <w:lang w:val="en-US"/>
        </w:rPr>
        <w:t>Correct:</w:t>
      </w:r>
    </w:p>
    <w:p w14:paraId="149F15C9" w14:textId="7C7A364E" w:rsidR="00B073F5" w:rsidRPr="003741E9" w:rsidRDefault="00B073F5">
      <w:pPr>
        <w:pStyle w:val="CommentText"/>
        <w:rPr>
          <w:lang w:val="en-US"/>
        </w:rPr>
      </w:pPr>
      <w:r w:rsidRPr="003741E9">
        <w:rPr>
          <w:lang w:val="en-US"/>
        </w:rPr>
        <w:t>(Frölicher et al., 2014; Frölicher and Paynter, 2015; Williams et al., 2017)</w:t>
      </w:r>
    </w:p>
  </w:comment>
  <w:comment w:id="4850" w:author="Robin Matthews" w:date="2021-06-16T18:25:00Z" w:initials="RM">
    <w:p w14:paraId="5B8F8871" w14:textId="2561EEA9" w:rsidR="00B073F5" w:rsidRPr="003741E9" w:rsidRDefault="00B073F5">
      <w:pPr>
        <w:pStyle w:val="CommentText"/>
        <w:rPr>
          <w:lang w:val="en-US"/>
        </w:rPr>
      </w:pPr>
      <w:r>
        <w:rPr>
          <w:rStyle w:val="CommentReference"/>
        </w:rPr>
        <w:annotationRef/>
      </w:r>
      <w:r w:rsidRPr="003741E9">
        <w:rPr>
          <w:lang w:val="en-US"/>
        </w:rPr>
        <w:t>Mendeley field also contains reference details for Williams et al., 2017 – want me to remove?</w:t>
      </w:r>
    </w:p>
  </w:comment>
  <w:comment w:id="4855" w:author="Robin Matthews" w:date="2021-06-16T16:26:00Z" w:initials="RM">
    <w:p w14:paraId="4D108041" w14:textId="77777777" w:rsidR="00B073F5" w:rsidRPr="003741E9" w:rsidRDefault="00B073F5">
      <w:pPr>
        <w:pStyle w:val="CommentText"/>
        <w:rPr>
          <w:lang w:val="en-US"/>
        </w:rPr>
      </w:pPr>
      <w:r>
        <w:rPr>
          <w:rStyle w:val="CommentReference"/>
        </w:rPr>
        <w:annotationRef/>
      </w:r>
      <w:r w:rsidRPr="003741E9">
        <w:rPr>
          <w:lang w:val="en-US"/>
        </w:rPr>
        <w:t>Extra stuff:</w:t>
      </w:r>
    </w:p>
    <w:p w14:paraId="00594A7A" w14:textId="77777777" w:rsidR="00B073F5" w:rsidRPr="003741E9" w:rsidRDefault="00B073F5">
      <w:pPr>
        <w:pStyle w:val="CommentText"/>
        <w:rPr>
          <w:lang w:val="en-US"/>
        </w:rPr>
      </w:pPr>
      <w:r w:rsidRPr="003741E9">
        <w:rPr>
          <w:lang w:val="en-US"/>
        </w:rPr>
        <w:t>, )</w:t>
      </w:r>
    </w:p>
    <w:p w14:paraId="754959D7" w14:textId="77777777" w:rsidR="00B073F5" w:rsidRPr="003741E9" w:rsidRDefault="00B073F5">
      <w:pPr>
        <w:pStyle w:val="CommentText"/>
        <w:rPr>
          <w:lang w:val="en-US"/>
        </w:rPr>
      </w:pPr>
    </w:p>
    <w:p w14:paraId="565E1338" w14:textId="77777777" w:rsidR="00B073F5" w:rsidRPr="003741E9" w:rsidRDefault="00B073F5">
      <w:pPr>
        <w:pStyle w:val="CommentText"/>
        <w:rPr>
          <w:lang w:val="en-US"/>
        </w:rPr>
      </w:pPr>
      <w:r w:rsidRPr="003741E9">
        <w:rPr>
          <w:lang w:val="en-US"/>
        </w:rPr>
        <w:t>Correct:</w:t>
      </w:r>
    </w:p>
    <w:p w14:paraId="0BEB9657" w14:textId="77777777" w:rsidR="00B073F5" w:rsidRPr="003741E9" w:rsidRDefault="00B073F5">
      <w:pPr>
        <w:pStyle w:val="CommentText"/>
        <w:rPr>
          <w:lang w:val="en-US"/>
        </w:rPr>
      </w:pPr>
      <w:r w:rsidRPr="003741E9">
        <w:rPr>
          <w:lang w:val="en-US"/>
        </w:rPr>
        <w:t>MacDougall et al. (2020)</w:t>
      </w:r>
    </w:p>
    <w:p w14:paraId="5C371480" w14:textId="67F3500F" w:rsidR="00B073F5" w:rsidRPr="003741E9" w:rsidRDefault="00B073F5">
      <w:pPr>
        <w:pStyle w:val="CommentText"/>
        <w:rPr>
          <w:lang w:val="en-US"/>
        </w:rPr>
      </w:pPr>
      <w:r w:rsidRPr="003741E9">
        <w:rPr>
          <w:lang w:val="en-US"/>
        </w:rPr>
        <w:t>(MacDougall et al., 2020)</w:t>
      </w:r>
    </w:p>
  </w:comment>
  <w:comment w:id="4866" w:author="Robin Matthews" w:date="2021-06-16T16:26:00Z" w:initials="RM">
    <w:p w14:paraId="348FB1F4" w14:textId="77777777" w:rsidR="00B073F5" w:rsidRPr="003741E9" w:rsidRDefault="00B073F5">
      <w:pPr>
        <w:pStyle w:val="CommentText"/>
        <w:rPr>
          <w:lang w:val="en-US"/>
        </w:rPr>
      </w:pPr>
      <w:r>
        <w:rPr>
          <w:rStyle w:val="CommentReference"/>
        </w:rPr>
        <w:annotationRef/>
      </w:r>
      <w:r w:rsidRPr="003741E9">
        <w:rPr>
          <w:lang w:val="en-US"/>
        </w:rPr>
        <w:t>Extra stuff:</w:t>
      </w:r>
    </w:p>
    <w:p w14:paraId="3C3F307E" w14:textId="77777777" w:rsidR="00B073F5" w:rsidRPr="003741E9" w:rsidRDefault="00B073F5">
      <w:pPr>
        <w:pStyle w:val="CommentText"/>
        <w:rPr>
          <w:lang w:val="en-US"/>
        </w:rPr>
      </w:pPr>
      <w:r w:rsidRPr="003741E9">
        <w:rPr>
          <w:lang w:val="en-US"/>
        </w:rPr>
        <w:t>, )</w:t>
      </w:r>
    </w:p>
    <w:p w14:paraId="6F463A08" w14:textId="77777777" w:rsidR="00B073F5" w:rsidRPr="003741E9" w:rsidRDefault="00B073F5">
      <w:pPr>
        <w:pStyle w:val="CommentText"/>
        <w:rPr>
          <w:lang w:val="en-US"/>
        </w:rPr>
      </w:pPr>
    </w:p>
    <w:p w14:paraId="074E1A18" w14:textId="77777777" w:rsidR="00B073F5" w:rsidRPr="003741E9" w:rsidRDefault="00B073F5">
      <w:pPr>
        <w:pStyle w:val="CommentText"/>
        <w:rPr>
          <w:lang w:val="en-US"/>
        </w:rPr>
      </w:pPr>
      <w:r w:rsidRPr="003741E9">
        <w:rPr>
          <w:lang w:val="en-US"/>
        </w:rPr>
        <w:t>Correct:</w:t>
      </w:r>
    </w:p>
    <w:p w14:paraId="297E36CD" w14:textId="77777777" w:rsidR="00B073F5" w:rsidRPr="003741E9" w:rsidRDefault="00B073F5">
      <w:pPr>
        <w:pStyle w:val="CommentText"/>
        <w:rPr>
          <w:lang w:val="en-US"/>
        </w:rPr>
      </w:pPr>
      <w:r w:rsidRPr="003741E9">
        <w:rPr>
          <w:lang w:val="en-US"/>
        </w:rPr>
        <w:t>MacDougall et al. (2020)</w:t>
      </w:r>
    </w:p>
    <w:p w14:paraId="29529E9F" w14:textId="6A0911E3" w:rsidR="00B073F5" w:rsidRPr="003741E9" w:rsidRDefault="00B073F5">
      <w:pPr>
        <w:pStyle w:val="CommentText"/>
        <w:rPr>
          <w:lang w:val="en-US"/>
        </w:rPr>
      </w:pPr>
      <w:r w:rsidRPr="003741E9">
        <w:rPr>
          <w:lang w:val="en-US"/>
        </w:rPr>
        <w:t>(MacDougall et al., 2020)</w:t>
      </w:r>
    </w:p>
  </w:comment>
  <w:comment w:id="4872" w:author="Ian Blenkinsop" w:date="2021-07-27T16:27:00Z" w:initials="IB">
    <w:p w14:paraId="4CA64CBC" w14:textId="5F874890" w:rsidR="00070541" w:rsidRDefault="00070541">
      <w:pPr>
        <w:pStyle w:val="CommentText"/>
      </w:pPr>
      <w:r>
        <w:rPr>
          <w:rStyle w:val="CommentReference"/>
        </w:rPr>
        <w:annotationRef/>
      </w:r>
      <w:r>
        <w:t>Model</w:t>
      </w:r>
    </w:p>
  </w:comment>
  <w:comment w:id="4922" w:author="Robin Matthews" w:date="2021-06-16T16:26:00Z" w:initials="RM">
    <w:p w14:paraId="26CB957A" w14:textId="77777777" w:rsidR="00B073F5" w:rsidRPr="003741E9" w:rsidRDefault="00B073F5">
      <w:pPr>
        <w:pStyle w:val="CommentText"/>
        <w:rPr>
          <w:lang w:val="en-US"/>
        </w:rPr>
      </w:pPr>
      <w:r>
        <w:rPr>
          <w:rStyle w:val="CommentReference"/>
        </w:rPr>
        <w:annotationRef/>
      </w:r>
      <w:r w:rsidRPr="003741E9">
        <w:rPr>
          <w:lang w:val="en-US"/>
        </w:rPr>
        <w:t>Not found:</w:t>
      </w:r>
    </w:p>
    <w:p w14:paraId="7E8A18A1" w14:textId="77777777" w:rsidR="00B073F5" w:rsidRDefault="00B073F5">
      <w:pPr>
        <w:pStyle w:val="CommentText"/>
      </w:pPr>
      <w:r>
        <w:t>J.K. Moore et al.</w:t>
      </w:r>
    </w:p>
    <w:p w14:paraId="2F2A1FD4" w14:textId="77777777" w:rsidR="00B073F5" w:rsidRDefault="00B073F5">
      <w:pPr>
        <w:pStyle w:val="CommentText"/>
      </w:pPr>
    </w:p>
    <w:p w14:paraId="57A1F036" w14:textId="77777777" w:rsidR="00B073F5" w:rsidRPr="003741E9" w:rsidRDefault="00B073F5">
      <w:pPr>
        <w:pStyle w:val="CommentText"/>
        <w:rPr>
          <w:lang w:val="en-US"/>
        </w:rPr>
      </w:pPr>
      <w:r w:rsidRPr="003741E9">
        <w:rPr>
          <w:lang w:val="en-US"/>
        </w:rPr>
        <w:t>Extra stuff:</w:t>
      </w:r>
    </w:p>
    <w:p w14:paraId="78EF6185" w14:textId="77777777" w:rsidR="00B073F5" w:rsidRPr="003741E9" w:rsidRDefault="00B073F5">
      <w:pPr>
        <w:pStyle w:val="CommentText"/>
        <w:rPr>
          <w:lang w:val="en-US"/>
        </w:rPr>
      </w:pPr>
      <w:r w:rsidRPr="003741E9">
        <w:rPr>
          <w:lang w:val="en-US"/>
        </w:rPr>
        <w:t>Moore et al., ()</w:t>
      </w:r>
    </w:p>
    <w:p w14:paraId="6499FA7A" w14:textId="77777777" w:rsidR="00B073F5" w:rsidRPr="003741E9" w:rsidRDefault="00B073F5">
      <w:pPr>
        <w:pStyle w:val="CommentText"/>
        <w:rPr>
          <w:lang w:val="en-US"/>
        </w:rPr>
      </w:pPr>
    </w:p>
    <w:p w14:paraId="4A51FC1A" w14:textId="77777777" w:rsidR="00B073F5" w:rsidRDefault="00B073F5">
      <w:pPr>
        <w:pStyle w:val="CommentText"/>
      </w:pPr>
      <w:r>
        <w:t>Correct:</w:t>
      </w:r>
    </w:p>
    <w:p w14:paraId="528A7157" w14:textId="77777777" w:rsidR="00B073F5" w:rsidRDefault="00B073F5">
      <w:pPr>
        <w:pStyle w:val="CommentText"/>
      </w:pPr>
      <w:r>
        <w:t>J.K. Moore et al. (2018)</w:t>
      </w:r>
    </w:p>
    <w:p w14:paraId="31394AAE" w14:textId="242AF2B2" w:rsidR="00B073F5" w:rsidRDefault="00B073F5">
      <w:pPr>
        <w:pStyle w:val="CommentText"/>
      </w:pPr>
      <w:r>
        <w:t>(J.K. Moore et al., 2018)</w:t>
      </w:r>
    </w:p>
  </w:comment>
  <w:comment w:id="4952" w:author="Robin Matthews" w:date="2021-06-16T16:26:00Z" w:initials="RM">
    <w:p w14:paraId="20368AC6" w14:textId="77777777" w:rsidR="00B073F5" w:rsidRPr="003741E9" w:rsidRDefault="00B073F5">
      <w:pPr>
        <w:pStyle w:val="CommentText"/>
        <w:rPr>
          <w:lang w:val="en-US"/>
        </w:rPr>
      </w:pPr>
      <w:r>
        <w:rPr>
          <w:rStyle w:val="CommentReference"/>
        </w:rPr>
        <w:annotationRef/>
      </w:r>
      <w:r w:rsidRPr="003741E9">
        <w:rPr>
          <w:lang w:val="en-US"/>
        </w:rPr>
        <w:t>Extra stuff:</w:t>
      </w:r>
    </w:p>
    <w:p w14:paraId="4C0C7963" w14:textId="77777777" w:rsidR="00B073F5" w:rsidRPr="003741E9" w:rsidRDefault="00B073F5">
      <w:pPr>
        <w:pStyle w:val="CommentText"/>
        <w:rPr>
          <w:lang w:val="en-US"/>
        </w:rPr>
      </w:pPr>
      <w:r w:rsidRPr="003741E9">
        <w:rPr>
          <w:lang w:val="en-US"/>
        </w:rPr>
        <w:t>, )</w:t>
      </w:r>
    </w:p>
    <w:p w14:paraId="43935627" w14:textId="77777777" w:rsidR="00B073F5" w:rsidRPr="003741E9" w:rsidRDefault="00B073F5">
      <w:pPr>
        <w:pStyle w:val="CommentText"/>
        <w:rPr>
          <w:lang w:val="en-US"/>
        </w:rPr>
      </w:pPr>
    </w:p>
    <w:p w14:paraId="36CF2A22" w14:textId="77777777" w:rsidR="00B073F5" w:rsidRPr="003741E9" w:rsidRDefault="00B073F5">
      <w:pPr>
        <w:pStyle w:val="CommentText"/>
        <w:rPr>
          <w:lang w:val="en-US"/>
        </w:rPr>
      </w:pPr>
      <w:r w:rsidRPr="003741E9">
        <w:rPr>
          <w:lang w:val="en-US"/>
        </w:rPr>
        <w:t>Correct:</w:t>
      </w:r>
    </w:p>
    <w:p w14:paraId="67FBD254" w14:textId="77777777" w:rsidR="00B073F5" w:rsidRPr="003741E9" w:rsidRDefault="00B073F5">
      <w:pPr>
        <w:pStyle w:val="CommentText"/>
        <w:rPr>
          <w:lang w:val="en-US"/>
        </w:rPr>
      </w:pPr>
      <w:r w:rsidRPr="003741E9">
        <w:rPr>
          <w:lang w:val="en-US"/>
        </w:rPr>
        <w:t>Caesar et al. (2013)</w:t>
      </w:r>
    </w:p>
    <w:p w14:paraId="419D3E31" w14:textId="42C0D182" w:rsidR="00B073F5" w:rsidRPr="003741E9" w:rsidRDefault="00B073F5">
      <w:pPr>
        <w:pStyle w:val="CommentText"/>
        <w:rPr>
          <w:lang w:val="en-US"/>
        </w:rPr>
      </w:pPr>
      <w:r w:rsidRPr="003741E9">
        <w:rPr>
          <w:lang w:val="en-US"/>
        </w:rPr>
        <w:t>(Caesar et al., 2013)</w:t>
      </w:r>
    </w:p>
  </w:comment>
  <w:comment w:id="4964" w:author="Ian Blenkinsop" w:date="2021-07-27T16:30:00Z" w:initials="IB">
    <w:p w14:paraId="444D7F35" w14:textId="673C854E" w:rsidR="00890DDA" w:rsidRDefault="00890DDA">
      <w:pPr>
        <w:pStyle w:val="CommentText"/>
      </w:pPr>
      <w:r>
        <w:rPr>
          <w:rStyle w:val="CommentReference"/>
        </w:rPr>
        <w:annotationRef/>
      </w:r>
      <w:r>
        <w:t>As before – if these are uncertainties ranges, format as sq brackets</w:t>
      </w:r>
    </w:p>
  </w:comment>
  <w:comment w:id="4984" w:author="Sara M Tuson" w:date="2021-07-21T07:54:00Z" w:initials="ST">
    <w:p w14:paraId="23EA8462" w14:textId="493A2CD0" w:rsidR="00B073F5" w:rsidRDefault="00B073F5">
      <w:pPr>
        <w:pStyle w:val="CommentText"/>
      </w:pPr>
      <w:r w:rsidRPr="0042763C">
        <w:rPr>
          <w:rStyle w:val="CommentReference"/>
          <w:highlight w:val="yellow"/>
        </w:rPr>
        <w:annotationRef/>
      </w:r>
      <w:r w:rsidRPr="0042763C">
        <w:rPr>
          <w:highlight w:val="yellow"/>
        </w:rPr>
        <w:t>QUERY: Should this be ‘0.6</w:t>
      </w:r>
      <w:r w:rsidRPr="0042763C">
        <w:rPr>
          <w:highlight w:val="yellow"/>
          <w:lang w:eastAsia="en-US"/>
        </w:rPr>
        <w:t>–0.4’?</w:t>
      </w:r>
    </w:p>
  </w:comment>
  <w:comment w:id="5237" w:author="Robin Matthews" w:date="2021-06-16T16:26:00Z" w:initials="RM">
    <w:p w14:paraId="11E51260" w14:textId="77777777" w:rsidR="00B073F5" w:rsidRPr="003741E9" w:rsidRDefault="00B073F5">
      <w:pPr>
        <w:pStyle w:val="CommentText"/>
        <w:rPr>
          <w:lang w:val="en-US"/>
        </w:rPr>
      </w:pPr>
      <w:r>
        <w:rPr>
          <w:rStyle w:val="CommentReference"/>
        </w:rPr>
        <w:annotationRef/>
      </w:r>
      <w:r w:rsidRPr="003741E9">
        <w:rPr>
          <w:lang w:val="en-US"/>
        </w:rPr>
        <w:t>Extra stuff:</w:t>
      </w:r>
    </w:p>
    <w:p w14:paraId="117198D9" w14:textId="77777777" w:rsidR="00B073F5" w:rsidRPr="003741E9" w:rsidRDefault="00B073F5">
      <w:pPr>
        <w:pStyle w:val="CommentText"/>
        <w:rPr>
          <w:lang w:val="en-US"/>
        </w:rPr>
      </w:pPr>
      <w:r w:rsidRPr="003741E9">
        <w:rPr>
          <w:lang w:val="en-US"/>
        </w:rPr>
        <w:t xml:space="preserve"> (</w:t>
      </w:r>
    </w:p>
    <w:p w14:paraId="26754CF0" w14:textId="77777777" w:rsidR="00B073F5" w:rsidRPr="003741E9" w:rsidRDefault="00B073F5">
      <w:pPr>
        <w:pStyle w:val="CommentText"/>
        <w:rPr>
          <w:lang w:val="en-US"/>
        </w:rPr>
      </w:pPr>
    </w:p>
    <w:p w14:paraId="34A954E7" w14:textId="77777777" w:rsidR="00B073F5" w:rsidRPr="003741E9" w:rsidRDefault="00B073F5">
      <w:pPr>
        <w:pStyle w:val="CommentText"/>
        <w:rPr>
          <w:lang w:val="en-US"/>
        </w:rPr>
      </w:pPr>
      <w:r w:rsidRPr="003741E9">
        <w:rPr>
          <w:lang w:val="en-US"/>
        </w:rPr>
        <w:t>Correct:</w:t>
      </w:r>
    </w:p>
    <w:p w14:paraId="105C43E4" w14:textId="77777777" w:rsidR="00B073F5" w:rsidRDefault="00B073F5">
      <w:pPr>
        <w:pStyle w:val="CommentText"/>
      </w:pPr>
      <w:r>
        <w:t>Sutton (2018)</w:t>
      </w:r>
    </w:p>
    <w:p w14:paraId="09328E63" w14:textId="3EA5414B" w:rsidR="00B073F5" w:rsidRDefault="00B073F5">
      <w:pPr>
        <w:pStyle w:val="CommentText"/>
      </w:pPr>
      <w:r>
        <w:t>(Sutton, 2018)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F76035" w15:done="0"/>
  <w15:commentEx w15:paraId="08E74A3E" w15:paraIdParent="7BF76035" w15:done="0"/>
  <w15:commentEx w15:paraId="40121E19" w15:done="0"/>
  <w15:commentEx w15:paraId="6147DB6C" w15:paraIdParent="40121E19" w15:done="0"/>
  <w15:commentEx w15:paraId="4F75140D" w15:done="0"/>
  <w15:commentEx w15:paraId="7431284E" w15:done="0"/>
  <w15:commentEx w15:paraId="5F74E01B" w15:paraIdParent="7431284E" w15:done="0"/>
  <w15:commentEx w15:paraId="1B0EB84A" w15:done="1"/>
  <w15:commentEx w15:paraId="264A5738" w15:done="1"/>
  <w15:commentEx w15:paraId="513EBB5A" w15:done="1"/>
  <w15:commentEx w15:paraId="403CC573" w15:done="1"/>
  <w15:commentEx w15:paraId="4D92E8BB" w15:done="1"/>
  <w15:commentEx w15:paraId="0B72EAA4" w15:done="1"/>
  <w15:commentEx w15:paraId="3478F13D" w15:done="1"/>
  <w15:commentEx w15:paraId="2E22294B" w15:done="0"/>
  <w15:commentEx w15:paraId="5F6F79A0" w15:paraIdParent="2E22294B" w15:done="0"/>
  <w15:commentEx w15:paraId="53F47E43" w15:done="1"/>
  <w15:commentEx w15:paraId="60EA7609" w15:done="1"/>
  <w15:commentEx w15:paraId="13BAEC79" w15:done="1"/>
  <w15:commentEx w15:paraId="5C253E66" w15:done="0"/>
  <w15:commentEx w15:paraId="4FB3015E" w15:done="0"/>
  <w15:commentEx w15:paraId="2F17EA77" w15:paraIdParent="4FB3015E" w15:done="0"/>
  <w15:commentEx w15:paraId="1A4C91DA" w15:done="0"/>
  <w15:commentEx w15:paraId="7796F4CD" w15:paraIdParent="1A4C91DA" w15:done="0"/>
  <w15:commentEx w15:paraId="1AE26F18" w15:done="0"/>
  <w15:commentEx w15:paraId="4241004D" w15:paraIdParent="1AE26F18" w15:done="0"/>
  <w15:commentEx w15:paraId="1BF68031" w15:done="1"/>
  <w15:commentEx w15:paraId="66609484" w15:done="0"/>
  <w15:commentEx w15:paraId="35AB59F5" w15:done="0"/>
  <w15:commentEx w15:paraId="358B3323" w15:paraIdParent="35AB59F5" w15:done="0"/>
  <w15:commentEx w15:paraId="0DB4C4A8" w15:done="0"/>
  <w15:commentEx w15:paraId="2C00D574" w15:paraIdParent="0DB4C4A8" w15:done="0"/>
  <w15:commentEx w15:paraId="62546566" w15:done="0"/>
  <w15:commentEx w15:paraId="7BAE9F70" w15:paraIdParent="62546566" w15:done="0"/>
  <w15:commentEx w15:paraId="2082C5FF" w15:done="1"/>
  <w15:commentEx w15:paraId="5FF91A85" w15:done="0"/>
  <w15:commentEx w15:paraId="610D6BA4" w15:paraIdParent="5FF91A85" w15:done="0"/>
  <w15:commentEx w15:paraId="1D79FB18" w15:done="1"/>
  <w15:commentEx w15:paraId="148786F4" w15:done="1"/>
  <w15:commentEx w15:paraId="39D3F912" w15:done="1"/>
  <w15:commentEx w15:paraId="7F7E4106" w15:done="0"/>
  <w15:commentEx w15:paraId="115A454B" w15:done="1"/>
  <w15:commentEx w15:paraId="6EB89A22" w15:done="1"/>
  <w15:commentEx w15:paraId="2CC97FD4" w15:done="1"/>
  <w15:commentEx w15:paraId="31C9DCBF" w15:done="1"/>
  <w15:commentEx w15:paraId="1C78CAAD" w15:done="1"/>
  <w15:commentEx w15:paraId="31D9CB13" w15:done="1"/>
  <w15:commentEx w15:paraId="1EFC8C6E" w15:done="1"/>
  <w15:commentEx w15:paraId="4CEA43A1" w15:done="1"/>
  <w15:commentEx w15:paraId="07E6B539" w15:done="1"/>
  <w15:commentEx w15:paraId="2F0E572A" w15:done="1"/>
  <w15:commentEx w15:paraId="38C2A6DE" w15:done="1"/>
  <w15:commentEx w15:paraId="46CD9102" w15:done="0"/>
  <w15:commentEx w15:paraId="42306800" w15:done="1"/>
  <w15:commentEx w15:paraId="624EE988" w15:done="1"/>
  <w15:commentEx w15:paraId="7D8236B8" w15:done="1"/>
  <w15:commentEx w15:paraId="52F28973" w15:done="1"/>
  <w15:commentEx w15:paraId="7369C782" w15:done="1"/>
  <w15:commentEx w15:paraId="7659A89F" w15:done="0"/>
  <w15:commentEx w15:paraId="37ECEBB5" w15:done="1"/>
  <w15:commentEx w15:paraId="6466DB87" w15:done="0"/>
  <w15:commentEx w15:paraId="62F98F47" w15:paraIdParent="6466DB87" w15:done="0"/>
  <w15:commentEx w15:paraId="3D7C0283" w15:done="1"/>
  <w15:commentEx w15:paraId="623730C8" w15:done="1"/>
  <w15:commentEx w15:paraId="34993928" w15:done="0"/>
  <w15:commentEx w15:paraId="653F4268" w15:paraIdParent="34993928" w15:done="0"/>
  <w15:commentEx w15:paraId="0D342E9C" w15:done="1"/>
  <w15:commentEx w15:paraId="69AF1BD3" w15:done="1"/>
  <w15:commentEx w15:paraId="44534564" w15:done="0"/>
  <w15:commentEx w15:paraId="604C6AED" w15:paraIdParent="44534564" w15:done="0"/>
  <w15:commentEx w15:paraId="43216AB1" w15:done="0"/>
  <w15:commentEx w15:paraId="76628312" w15:done="0"/>
  <w15:commentEx w15:paraId="4CCD8BFC" w15:paraIdParent="76628312" w15:done="0"/>
  <w15:commentEx w15:paraId="398924D1" w15:done="0"/>
  <w15:commentEx w15:paraId="6F31FD85" w15:done="1"/>
  <w15:commentEx w15:paraId="0BA8F5B2" w15:done="0"/>
  <w15:commentEx w15:paraId="792C6823" w15:done="0"/>
  <w15:commentEx w15:paraId="21549195" w15:done="0"/>
  <w15:commentEx w15:paraId="6D657DE0" w15:done="0"/>
  <w15:commentEx w15:paraId="46219D6A" w15:done="0"/>
  <w15:commentEx w15:paraId="75C35F48" w15:done="0"/>
  <w15:commentEx w15:paraId="2203108A" w15:done="0"/>
  <w15:commentEx w15:paraId="1DF4D5DC" w15:done="1"/>
  <w15:commentEx w15:paraId="3E910969" w15:done="1"/>
  <w15:commentEx w15:paraId="7FC48513" w15:done="0"/>
  <w15:commentEx w15:paraId="61AB6A6E" w15:done="1"/>
  <w15:commentEx w15:paraId="07E9073A" w15:done="1"/>
  <w15:commentEx w15:paraId="324BB14E" w15:done="1"/>
  <w15:commentEx w15:paraId="78262B0E" w15:done="1"/>
  <w15:commentEx w15:paraId="310111C9" w15:done="0"/>
  <w15:commentEx w15:paraId="58C02CCA" w15:done="1"/>
  <w15:commentEx w15:paraId="2F38704E" w15:done="0"/>
  <w15:commentEx w15:paraId="48BA178C" w15:done="0"/>
  <w15:commentEx w15:paraId="4D362581" w15:done="1"/>
  <w15:commentEx w15:paraId="6EE0DFA3" w15:done="0"/>
  <w15:commentEx w15:paraId="79A4305A" w15:done="1"/>
  <w15:commentEx w15:paraId="0F507029" w15:done="0"/>
  <w15:commentEx w15:paraId="4178E750" w15:done="1"/>
  <w15:commentEx w15:paraId="7E9867D6" w15:done="1"/>
  <w15:commentEx w15:paraId="65538ABC" w15:done="0"/>
  <w15:commentEx w15:paraId="67F3F3CD" w15:done="0"/>
  <w15:commentEx w15:paraId="4D50E16B" w15:paraIdParent="67F3F3CD" w15:done="0"/>
  <w15:commentEx w15:paraId="3DDCF008" w15:done="0"/>
  <w15:commentEx w15:paraId="113891AF" w15:done="0"/>
  <w15:commentEx w15:paraId="12374CF8" w15:paraIdParent="113891AF" w15:done="0"/>
  <w15:commentEx w15:paraId="49C7944A" w15:paraIdParent="113891AF" w15:done="0"/>
  <w15:commentEx w15:paraId="024917BB" w15:done="0"/>
  <w15:commentEx w15:paraId="1BED0CEC" w15:done="0"/>
  <w15:commentEx w15:paraId="5DBA9BD7" w15:done="0"/>
  <w15:commentEx w15:paraId="408F26BB" w15:paraIdParent="5DBA9BD7" w15:done="0"/>
  <w15:commentEx w15:paraId="35F63C49" w15:done="0"/>
  <w15:commentEx w15:paraId="5AA0FED2" w15:paraIdParent="35F63C49" w15:done="0"/>
  <w15:commentEx w15:paraId="42E18AA0" w15:paraIdParent="35F63C49" w15:done="0"/>
  <w15:commentEx w15:paraId="3E8118FC" w15:done="0"/>
  <w15:commentEx w15:paraId="7CD444E3" w15:done="0"/>
  <w15:commentEx w15:paraId="3D363A36" w15:paraIdParent="7CD444E3" w15:done="0"/>
  <w15:commentEx w15:paraId="3080766B" w15:paraIdParent="7CD444E3" w15:done="0"/>
  <w15:commentEx w15:paraId="68617A19" w15:done="0"/>
  <w15:commentEx w15:paraId="25EBA524" w15:paraIdParent="68617A19" w15:done="0"/>
  <w15:commentEx w15:paraId="1E78E67C" w15:done="0"/>
  <w15:commentEx w15:paraId="77C45302" w15:paraIdParent="1E78E67C" w15:done="0"/>
  <w15:commentEx w15:paraId="6C74861A" w15:done="1"/>
  <w15:commentEx w15:paraId="3C02F5B5" w15:done="1"/>
  <w15:commentEx w15:paraId="4D89D0A3" w15:done="1"/>
  <w15:commentEx w15:paraId="0628483C" w15:done="0"/>
  <w15:commentEx w15:paraId="027E90F7" w15:done="0"/>
  <w15:commentEx w15:paraId="3CB91B4A" w15:paraIdParent="027E90F7" w15:done="0"/>
  <w15:commentEx w15:paraId="0BB192B7" w15:done="0"/>
  <w15:commentEx w15:paraId="3EFAEE6C" w15:done="0"/>
  <w15:commentEx w15:paraId="612EC5C6" w15:done="1"/>
  <w15:commentEx w15:paraId="3ECE6CC9" w15:done="0"/>
  <w15:commentEx w15:paraId="71822ECC" w15:done="0"/>
  <w15:commentEx w15:paraId="361CDA82" w15:done="1"/>
  <w15:commentEx w15:paraId="1618EE73" w15:done="1"/>
  <w15:commentEx w15:paraId="1B079A5C" w15:done="0"/>
  <w15:commentEx w15:paraId="3017B6BB" w15:done="0"/>
  <w15:commentEx w15:paraId="607D5239" w15:done="0"/>
  <w15:commentEx w15:paraId="6DCBD04E" w15:paraIdParent="607D5239" w15:done="0"/>
  <w15:commentEx w15:paraId="7D82FA87" w15:done="0"/>
  <w15:commentEx w15:paraId="2CC6CADC" w15:done="1"/>
  <w15:commentEx w15:paraId="5D2E4BBE" w15:done="0"/>
  <w15:commentEx w15:paraId="34AA483E" w15:done="1"/>
  <w15:commentEx w15:paraId="5EABC767" w15:done="0"/>
  <w15:commentEx w15:paraId="4FE19961" w15:done="1"/>
  <w15:commentEx w15:paraId="2C07706E" w15:done="1"/>
  <w15:commentEx w15:paraId="5E0721B7" w15:done="1"/>
  <w15:commentEx w15:paraId="0F48DBEE" w15:done="0"/>
  <w15:commentEx w15:paraId="7AC6EEA2" w15:paraIdParent="0F48DBEE" w15:done="0"/>
  <w15:commentEx w15:paraId="10271A5B" w15:done="0"/>
  <w15:commentEx w15:paraId="39088555" w15:done="0"/>
  <w15:commentEx w15:paraId="5E7536BE" w15:done="0"/>
  <w15:commentEx w15:paraId="14719CB5" w15:done="0"/>
  <w15:commentEx w15:paraId="51FC3E9F" w15:paraIdParent="14719CB5" w15:done="0"/>
  <w15:commentEx w15:paraId="63E846F6" w15:done="1"/>
  <w15:commentEx w15:paraId="031241A5" w15:done="1"/>
  <w15:commentEx w15:paraId="27626BB6" w15:done="1"/>
  <w15:commentEx w15:paraId="6BF1BEED" w15:done="0"/>
  <w15:commentEx w15:paraId="67260767" w15:done="1"/>
  <w15:commentEx w15:paraId="75378C69" w15:done="0"/>
  <w15:commentEx w15:paraId="775BEDC0" w15:done="1"/>
  <w15:commentEx w15:paraId="6A35F7B3" w15:done="1"/>
  <w15:commentEx w15:paraId="0E4CD853" w15:done="0"/>
  <w15:commentEx w15:paraId="29640EA4" w15:paraIdParent="0E4CD853" w15:done="0"/>
  <w15:commentEx w15:paraId="0B95256D" w15:done="0"/>
  <w15:commentEx w15:paraId="67F34205" w15:done="1"/>
  <w15:commentEx w15:paraId="0B515DA0" w15:done="1"/>
  <w15:commentEx w15:paraId="204E5394" w15:done="1"/>
  <w15:commentEx w15:paraId="143C53EF" w15:done="0"/>
  <w15:commentEx w15:paraId="02FEDF46" w15:done="0"/>
  <w15:commentEx w15:paraId="10F94E16" w15:done="1"/>
  <w15:commentEx w15:paraId="3CDA795F" w15:done="1"/>
  <w15:commentEx w15:paraId="12163120" w15:done="1"/>
  <w15:commentEx w15:paraId="0F31335F" w15:done="0"/>
  <w15:commentEx w15:paraId="4ED065DA" w15:done="1"/>
  <w15:commentEx w15:paraId="4D5BD773" w15:done="0"/>
  <w15:commentEx w15:paraId="22FB4EC5" w15:done="0"/>
  <w15:commentEx w15:paraId="5AA6FAB9" w15:done="1"/>
  <w15:commentEx w15:paraId="0B5C2962" w15:done="0"/>
  <w15:commentEx w15:paraId="1AA8B164" w15:paraIdParent="0B5C2962" w15:done="0"/>
  <w15:commentEx w15:paraId="15531F35" w15:done="1"/>
  <w15:commentEx w15:paraId="61CE626F" w15:done="1"/>
  <w15:commentEx w15:paraId="34CC5FE7" w15:done="0"/>
  <w15:commentEx w15:paraId="5BD1B1B5" w15:paraIdParent="34CC5FE7" w15:done="0"/>
  <w15:commentEx w15:paraId="1D9C0E36" w15:done="1"/>
  <w15:commentEx w15:paraId="13834BC8" w15:done="0"/>
  <w15:commentEx w15:paraId="38D81A9B" w15:paraIdParent="13834BC8" w15:done="0"/>
  <w15:commentEx w15:paraId="0114FAC2" w15:done="1"/>
  <w15:commentEx w15:paraId="42230732" w15:done="1"/>
  <w15:commentEx w15:paraId="20679180" w15:done="1"/>
  <w15:commentEx w15:paraId="2DDACA70" w15:done="0"/>
  <w15:commentEx w15:paraId="55A076BF" w15:paraIdParent="2DDACA70" w15:done="0"/>
  <w15:commentEx w15:paraId="73D5A403" w15:done="1"/>
  <w15:commentEx w15:paraId="288CD8EB" w15:done="0"/>
  <w15:commentEx w15:paraId="098DF55F" w15:done="1"/>
  <w15:commentEx w15:paraId="4A486970" w15:done="1"/>
  <w15:commentEx w15:paraId="513CAA96" w15:done="0"/>
  <w15:commentEx w15:paraId="4429C0EB" w15:done="0"/>
  <w15:commentEx w15:paraId="757A128F" w15:paraIdParent="4429C0EB" w15:done="0"/>
  <w15:commentEx w15:paraId="5CA674CF" w15:done="1"/>
  <w15:commentEx w15:paraId="4D4BE05A" w15:done="0"/>
  <w15:commentEx w15:paraId="4CE65FBE" w15:done="1"/>
  <w15:commentEx w15:paraId="5408A4D9" w15:done="0"/>
  <w15:commentEx w15:paraId="142722A6" w15:done="1"/>
  <w15:commentEx w15:paraId="1E831478" w15:done="1"/>
  <w15:commentEx w15:paraId="6BB915B5" w15:done="0"/>
  <w15:commentEx w15:paraId="076F9D27" w15:paraIdParent="6BB915B5" w15:done="0"/>
  <w15:commentEx w15:paraId="0333165A" w15:done="1"/>
  <w15:commentEx w15:paraId="7666642E" w15:done="0"/>
  <w15:commentEx w15:paraId="1CAF7F47" w15:done="0"/>
  <w15:commentEx w15:paraId="055F3042" w15:paraIdParent="1CAF7F47" w15:done="0"/>
  <w15:commentEx w15:paraId="5FE9831F" w15:done="0"/>
  <w15:commentEx w15:paraId="53DC5876" w15:paraIdParent="5FE9831F" w15:done="0"/>
  <w15:commentEx w15:paraId="5EC29E9D" w15:done="0"/>
  <w15:commentEx w15:paraId="74E12984" w15:done="0"/>
  <w15:commentEx w15:paraId="3895FA3B" w15:paraIdParent="74E12984" w15:done="0"/>
  <w15:commentEx w15:paraId="0F9F13A0" w15:done="1"/>
  <w15:commentEx w15:paraId="71511D40" w15:done="1"/>
  <w15:commentEx w15:paraId="47A92D03" w15:done="0"/>
  <w15:commentEx w15:paraId="50F12FE0" w15:done="1"/>
  <w15:commentEx w15:paraId="7E735152" w15:done="0"/>
  <w15:commentEx w15:paraId="43C92132" w15:done="0"/>
  <w15:commentEx w15:paraId="20263712" w15:paraIdParent="43C92132" w15:done="0"/>
  <w15:commentEx w15:paraId="3EDFCFAF" w15:done="0"/>
  <w15:commentEx w15:paraId="17CE8162" w15:done="0"/>
  <w15:commentEx w15:paraId="633C4142" w15:done="1"/>
  <w15:commentEx w15:paraId="4271AB08" w15:done="0"/>
  <w15:commentEx w15:paraId="66672462" w15:done="1"/>
  <w15:commentEx w15:paraId="5F7538F2" w15:done="0"/>
  <w15:commentEx w15:paraId="069B15EB" w15:paraIdParent="5F7538F2" w15:done="0"/>
  <w15:commentEx w15:paraId="5759A53B" w15:done="0"/>
  <w15:commentEx w15:paraId="15E7AD0C" w15:done="0"/>
  <w15:commentEx w15:paraId="42502FD8" w15:done="0"/>
  <w15:commentEx w15:paraId="5922B606" w15:paraIdParent="42502FD8" w15:done="0"/>
  <w15:commentEx w15:paraId="1A8BA5E1" w15:done="1"/>
  <w15:commentEx w15:paraId="6DD76C0D" w15:done="1"/>
  <w15:commentEx w15:paraId="700B2304" w15:done="1"/>
  <w15:commentEx w15:paraId="774A2229" w15:done="1"/>
  <w15:commentEx w15:paraId="68546D2F" w15:done="1"/>
  <w15:commentEx w15:paraId="3DA1B2A4" w15:done="1"/>
  <w15:commentEx w15:paraId="06CB9D8D" w15:done="0"/>
  <w15:commentEx w15:paraId="1BE0EB4A" w15:done="1"/>
  <w15:commentEx w15:paraId="01912776" w15:done="1"/>
  <w15:commentEx w15:paraId="1793E898" w15:done="0"/>
  <w15:commentEx w15:paraId="7E2B00C9" w15:done="0"/>
  <w15:commentEx w15:paraId="513269E3" w15:done="1"/>
  <w15:commentEx w15:paraId="59A989EB" w15:done="0"/>
  <w15:commentEx w15:paraId="3E0E6C3F" w15:done="1"/>
  <w15:commentEx w15:paraId="56ED817E" w15:done="0"/>
  <w15:commentEx w15:paraId="3DB36CE4" w15:done="1"/>
  <w15:commentEx w15:paraId="2017EACA" w15:done="1"/>
  <w15:commentEx w15:paraId="392B9631" w15:done="1"/>
  <w15:commentEx w15:paraId="3CBA6E72" w15:done="1"/>
  <w15:commentEx w15:paraId="25A1D989" w15:done="0"/>
  <w15:commentEx w15:paraId="5D57BF02" w15:done="1"/>
  <w15:commentEx w15:paraId="0AC058DF" w15:done="0"/>
  <w15:commentEx w15:paraId="532B6235" w15:paraIdParent="0AC058DF" w15:done="0"/>
  <w15:commentEx w15:paraId="05C5D1DB" w15:done="1"/>
  <w15:commentEx w15:paraId="76460DB6" w15:done="0"/>
  <w15:commentEx w15:paraId="524786D4" w15:paraIdParent="76460DB6" w15:done="0"/>
  <w15:commentEx w15:paraId="4F034C8A" w15:done="0"/>
  <w15:commentEx w15:paraId="4B8A9ECD" w15:paraIdParent="4F034C8A" w15:done="0"/>
  <w15:commentEx w15:paraId="2BAC8C3D" w15:done="0"/>
  <w15:commentEx w15:paraId="61DEDD1A" w15:paraIdParent="2BAC8C3D" w15:done="0"/>
  <w15:commentEx w15:paraId="40DBA1E4" w15:done="1"/>
  <w15:commentEx w15:paraId="160322CE" w15:done="1"/>
  <w15:commentEx w15:paraId="33C62CE8" w15:done="1"/>
  <w15:commentEx w15:paraId="75E90434" w15:done="0"/>
  <w15:commentEx w15:paraId="2A137369" w15:done="1"/>
  <w15:commentEx w15:paraId="0629FF20" w15:done="1"/>
  <w15:commentEx w15:paraId="33A0B99B" w15:done="0"/>
  <w15:commentEx w15:paraId="50B3BED3" w15:done="1"/>
  <w15:commentEx w15:paraId="2AD490D9" w15:done="0"/>
  <w15:commentEx w15:paraId="611F1715" w15:done="1"/>
  <w15:commentEx w15:paraId="22A4D7C5" w15:done="0"/>
  <w15:commentEx w15:paraId="4E90065D" w15:done="1"/>
  <w15:commentEx w15:paraId="7E19F0FC" w15:done="1"/>
  <w15:commentEx w15:paraId="5A40C4EE" w15:done="1"/>
  <w15:commentEx w15:paraId="0BB88DBD" w15:done="0"/>
  <w15:commentEx w15:paraId="7C2AC71C" w15:done="1"/>
  <w15:commentEx w15:paraId="0970DF79" w15:done="0"/>
  <w15:commentEx w15:paraId="6410E428" w15:done="1"/>
  <w15:commentEx w15:paraId="4DFC2AF3" w15:done="0"/>
  <w15:commentEx w15:paraId="6B282CED" w15:paraIdParent="4DFC2AF3" w15:done="0"/>
  <w15:commentEx w15:paraId="1169704D" w15:done="0"/>
  <w15:commentEx w15:paraId="6BDCC121" w15:done="0"/>
  <w15:commentEx w15:paraId="16221257" w15:paraIdParent="6BDCC121" w15:done="0"/>
  <w15:commentEx w15:paraId="04D4C8A7" w15:done="1"/>
  <w15:commentEx w15:paraId="43EC5A09" w15:done="0"/>
  <w15:commentEx w15:paraId="68BF270D" w15:done="0"/>
  <w15:commentEx w15:paraId="3BAB41A4" w15:done="0"/>
  <w15:commentEx w15:paraId="39656895" w15:done="1"/>
  <w15:commentEx w15:paraId="57BEF073" w15:done="1"/>
  <w15:commentEx w15:paraId="39CF7A46" w15:done="0"/>
  <w15:commentEx w15:paraId="38CE91EF" w15:done="1"/>
  <w15:commentEx w15:paraId="3D011CA4" w15:done="0"/>
  <w15:commentEx w15:paraId="289C4156" w15:done="1"/>
  <w15:commentEx w15:paraId="69BE9079" w15:done="1"/>
  <w15:commentEx w15:paraId="3FEDDDDC" w15:done="0"/>
  <w15:commentEx w15:paraId="2F9CB467" w15:done="0"/>
  <w15:commentEx w15:paraId="156ED0F1" w15:done="0"/>
  <w15:commentEx w15:paraId="38564D80" w15:done="1"/>
  <w15:commentEx w15:paraId="487C9E71" w15:done="1"/>
  <w15:commentEx w15:paraId="6ADDF4B5" w15:done="0"/>
  <w15:commentEx w15:paraId="62109388" w15:done="0"/>
  <w15:commentEx w15:paraId="47AA9E12" w15:paraIdParent="62109388" w15:done="0"/>
  <w15:commentEx w15:paraId="11BF631B" w15:done="1"/>
  <w15:commentEx w15:paraId="13C3E9B0" w15:done="0"/>
  <w15:commentEx w15:paraId="283D58B5" w15:paraIdParent="13C3E9B0" w15:done="0"/>
  <w15:commentEx w15:paraId="3E04EA3F" w15:done="0"/>
  <w15:commentEx w15:paraId="1E2D8A6F" w15:done="1"/>
  <w15:commentEx w15:paraId="7609CDCF" w15:done="1"/>
  <w15:commentEx w15:paraId="15C01B81" w15:done="1"/>
  <w15:commentEx w15:paraId="3636FE41" w15:done="1"/>
  <w15:commentEx w15:paraId="149F15C9" w15:done="1"/>
  <w15:commentEx w15:paraId="5B8F8871" w15:done="0"/>
  <w15:commentEx w15:paraId="5C371480" w15:done="1"/>
  <w15:commentEx w15:paraId="29529E9F" w15:done="1"/>
  <w15:commentEx w15:paraId="4CA64CBC" w15:done="0"/>
  <w15:commentEx w15:paraId="31394AAE" w15:done="1"/>
  <w15:commentEx w15:paraId="419D3E31" w15:done="1"/>
  <w15:commentEx w15:paraId="444D7F35" w15:done="0"/>
  <w15:commentEx w15:paraId="23EA8462" w15:done="0"/>
  <w15:commentEx w15:paraId="09328E6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A481C" w16cex:dateUtc="2021-07-27T07:52:00Z"/>
  <w16cex:commentExtensible w16cex:durableId="24E0AA3F" w16cex:dateUtc="2021-09-06T18:31:00Z"/>
  <w16cex:commentExtensible w16cex:durableId="24A97C42" w16cex:dateUtc="2021-07-26T17:24:00Z"/>
  <w16cex:commentExtensible w16cex:durableId="24E0AA40" w16cex:dateUtc="2021-09-06T18:36:00Z"/>
  <w16cex:commentExtensible w16cex:durableId="24E0AA42" w16cex:dateUtc="2021-09-06T18:40:00Z"/>
  <w16cex:commentExtensible w16cex:durableId="24A969C7" w16cex:dateUtc="2021-07-26T16:05:00Z"/>
  <w16cex:commentExtensible w16cex:durableId="24E0AA41" w16cex:dateUtc="2021-09-06T18:38:00Z"/>
  <w16cex:commentExtensible w16cex:durableId="2474A36E" w16cex:dateUtc="2021-06-16T14:21:00Z"/>
  <w16cex:commentExtensible w16cex:durableId="2474A370" w16cex:dateUtc="2021-06-16T14:21:00Z"/>
  <w16cex:commentExtensible w16cex:durableId="2474A371" w16cex:dateUtc="2021-06-16T14:21:00Z"/>
  <w16cex:commentExtensible w16cex:durableId="2474A372" w16cex:dateUtc="2021-06-16T14:21:00Z"/>
  <w16cex:commentExtensible w16cex:durableId="2474A374" w16cex:dateUtc="2021-06-16T14:21:00Z"/>
  <w16cex:commentExtensible w16cex:durableId="2474A375" w16cex:dateUtc="2021-06-16T14:21:00Z"/>
  <w16cex:commentExtensible w16cex:durableId="2474A376" w16cex:dateUtc="2021-06-16T14:21:00Z"/>
  <w16cex:commentExtensible w16cex:durableId="24AABAEA" w16cex:dateUtc="2021-07-27T16:01:00Z"/>
  <w16cex:commentExtensible w16cex:durableId="24E0AA43" w16cex:dateUtc="2021-09-06T18:45:00Z"/>
  <w16cex:commentExtensible w16cex:durableId="2474A379" w16cex:dateUtc="2021-06-16T14:21:00Z"/>
  <w16cex:commentExtensible w16cex:durableId="2474A37A" w16cex:dateUtc="2021-06-16T14:21:00Z"/>
  <w16cex:commentExtensible w16cex:durableId="2474A37B" w16cex:dateUtc="2021-06-16T14:21:00Z"/>
  <w16cex:commentExtensible w16cex:durableId="24A97301" w16cex:dateUtc="2021-07-26T16:44:00Z"/>
  <w16cex:commentExtensible w16cex:durableId="24A96AA4" w16cex:dateUtc="2021-07-26T16:08:00Z"/>
  <w16cex:commentExtensible w16cex:durableId="24E0AA45" w16cex:dateUtc="2021-09-06T18:47:00Z"/>
  <w16cex:commentExtensible w16cex:durableId="24A96AD5" w16cex:dateUtc="2021-07-26T16:09:00Z"/>
  <w16cex:commentExtensible w16cex:durableId="24E0AA46" w16cex:dateUtc="2021-09-06T18:47:00Z"/>
  <w16cex:commentExtensible w16cex:durableId="24A00739" w16cex:dateUtc="2021-07-19T13:12:00Z"/>
  <w16cex:commentExtensible w16cex:durableId="24E0AA47" w16cex:dateUtc="2021-09-06T18:50:00Z"/>
  <w16cex:commentExtensible w16cex:durableId="2474A37D" w16cex:dateUtc="2021-06-16T14:21:00Z"/>
  <w16cex:commentExtensible w16cex:durableId="24A00B4B" w16cex:dateUtc="2021-07-19T13:31:00Z"/>
  <w16cex:commentExtensible w16cex:durableId="24AABB25" w16cex:dateUtc="2021-07-27T16:04:00Z"/>
  <w16cex:commentExtensible w16cex:durableId="24E0C177" w16cex:dateUtc="2021-09-06T20:33:00Z"/>
  <w16cex:commentExtensible w16cex:durableId="24AB9311" w16cex:dateUtc="2021-07-28T07:25:00Z"/>
  <w16cex:commentExtensible w16cex:durableId="24E0C1F9" w16cex:dateUtc="2021-09-06T20:36:00Z"/>
  <w16cex:commentExtensible w16cex:durableId="249AFE53" w16cex:dateUtc="2021-07-15T17:34:00Z"/>
  <w16cex:commentExtensible w16cex:durableId="24E0C211" w16cex:dateUtc="2021-09-06T20:36:00Z"/>
  <w16cex:commentExtensible w16cex:durableId="2474A37F" w16cex:dateUtc="2021-06-16T14:21:00Z"/>
  <w16cex:commentExtensible w16cex:durableId="24A96F72" w16cex:dateUtc="2021-07-26T16:29:00Z"/>
  <w16cex:commentExtensible w16cex:durableId="24E0C21E" w16cex:dateUtc="2021-09-06T20:36:00Z"/>
  <w16cex:commentExtensible w16cex:durableId="2474A382" w16cex:dateUtc="2021-06-16T14:21:00Z"/>
  <w16cex:commentExtensible w16cex:durableId="2474A384" w16cex:dateUtc="2021-06-16T14:21:00Z"/>
  <w16cex:commentExtensible w16cex:durableId="2474A386" w16cex:dateUtc="2021-06-16T14:21:00Z"/>
  <w16cex:commentExtensible w16cex:durableId="249A82E4" w16cex:dateUtc="2021-07-15T08:48:00Z"/>
  <w16cex:commentExtensible w16cex:durableId="2474A387" w16cex:dateUtc="2021-06-16T14:21:00Z"/>
  <w16cex:commentExtensible w16cex:durableId="2474A388" w16cex:dateUtc="2021-06-16T14:21:00Z"/>
  <w16cex:commentExtensible w16cex:durableId="2474A389" w16cex:dateUtc="2021-06-16T14:21:00Z"/>
  <w16cex:commentExtensible w16cex:durableId="2474A38B" w16cex:dateUtc="2021-06-16T14:21:00Z"/>
  <w16cex:commentExtensible w16cex:durableId="2474A38C" w16cex:dateUtc="2021-06-16T14:21:00Z"/>
  <w16cex:commentExtensible w16cex:durableId="2474A38F" w16cex:dateUtc="2021-06-16T14:21:00Z"/>
  <w16cex:commentExtensible w16cex:durableId="2474A390" w16cex:dateUtc="2021-06-16T14:21:00Z"/>
  <w16cex:commentExtensible w16cex:durableId="2474A391" w16cex:dateUtc="2021-06-16T14:21:00Z"/>
  <w16cex:commentExtensible w16cex:durableId="2474A394" w16cex:dateUtc="2021-06-16T14:21:00Z"/>
  <w16cex:commentExtensible w16cex:durableId="2474A395" w16cex:dateUtc="2021-06-16T14:21:00Z"/>
  <w16cex:commentExtensible w16cex:durableId="2474A397" w16cex:dateUtc="2021-06-16T14:21:00Z"/>
  <w16cex:commentExtensible w16cex:durableId="249D0C85" w16cex:dateUtc="2021-07-17T07:00:00Z"/>
  <w16cex:commentExtensible w16cex:durableId="2474A39A" w16cex:dateUtc="2021-06-16T14:21:00Z"/>
  <w16cex:commentExtensible w16cex:durableId="2474A39B" w16cex:dateUtc="2021-06-16T14:21:00Z"/>
  <w16cex:commentExtensible w16cex:durableId="2474A39F" w16cex:dateUtc="2021-06-16T14:21:00Z"/>
  <w16cex:commentExtensible w16cex:durableId="2474A3A0" w16cex:dateUtc="2021-06-16T14:21:00Z"/>
  <w16cex:commentExtensible w16cex:durableId="2474A3A3" w16cex:dateUtc="2021-06-16T14:21:00Z"/>
  <w16cex:commentExtensible w16cex:durableId="249D14A1" w16cex:dateUtc="2021-07-17T07:34:00Z"/>
  <w16cex:commentExtensible w16cex:durableId="2474A3A5" w16cex:dateUtc="2021-06-16T14:21:00Z"/>
  <w16cex:commentExtensible w16cex:durableId="249D15BE" w16cex:dateUtc="2021-07-17T07:39:00Z"/>
  <w16cex:commentExtensible w16cex:durableId="24E0C73D" w16cex:dateUtc="2021-09-06T20:53:00Z"/>
  <w16cex:commentExtensible w16cex:durableId="2474A3A9" w16cex:dateUtc="2021-06-16T14:22:00Z"/>
  <w16cex:commentExtensible w16cex:durableId="2474A3AA" w16cex:dateUtc="2021-06-16T14:22:00Z"/>
  <w16cex:commentExtensible w16cex:durableId="24A97631" w16cex:dateUtc="2021-07-26T16:58:00Z"/>
  <w16cex:commentExtensible w16cex:durableId="24E0C73E" w16cex:dateUtc="2021-09-06T20:54:00Z"/>
  <w16cex:commentExtensible w16cex:durableId="2474A3AC" w16cex:dateUtc="2021-06-16T14:22:00Z"/>
  <w16cex:commentExtensible w16cex:durableId="2474A3AE" w16cex:dateUtc="2021-06-16T14:22:00Z"/>
  <w16cex:commentExtensible w16cex:durableId="24A976C1" w16cex:dateUtc="2021-07-26T17:00:00Z"/>
  <w16cex:commentExtensible w16cex:durableId="24E0C82D" w16cex:dateUtc="2021-09-06T20:56:00Z"/>
  <w16cex:commentExtensible w16cex:durableId="24747D95" w16cex:dateUtc="2021-06-16T11:39:00Z"/>
  <w16cex:commentExtensible w16cex:durableId="249D1DCB" w16cex:dateUtc="2021-07-17T08:13:00Z"/>
  <w16cex:commentExtensible w16cex:durableId="24E0C82E" w16cex:dateUtc="2021-09-06T20:57:00Z"/>
  <w16cex:commentExtensible w16cex:durableId="2474AF71" w16cex:dateUtc="2021-06-16T15:12:00Z"/>
  <w16cex:commentExtensible w16cex:durableId="2474A3B3" w16cex:dateUtc="2021-06-16T14:22:00Z"/>
  <w16cex:commentExtensible w16cex:durableId="249D61A6" w16cex:dateUtc="2021-07-17T13:03:00Z"/>
  <w16cex:commentExtensible w16cex:durableId="24A9781B" w16cex:dateUtc="2021-07-26T17:06:00Z"/>
  <w16cex:commentExtensible w16cex:durableId="24A9785C" w16cex:dateUtc="2021-07-26T17:07:00Z"/>
  <w16cex:commentExtensible w16cex:durableId="24A978C1" w16cex:dateUtc="2021-07-26T17:09:00Z"/>
  <w16cex:commentExtensible w16cex:durableId="2474A3B7" w16cex:dateUtc="2021-06-16T14:22:00Z"/>
  <w16cex:commentExtensible w16cex:durableId="249B064B" w16cex:dateUtc="2021-07-15T18:08:00Z"/>
  <w16cex:commentExtensible w16cex:durableId="249AC872" w16cex:dateUtc="2021-07-15T13:45:00Z"/>
  <w16cex:commentExtensible w16cex:durableId="2474A3BA" w16cex:dateUtc="2021-06-16T14:22:00Z"/>
  <w16cex:commentExtensible w16cex:durableId="2474A3BB" w16cex:dateUtc="2021-06-16T14:22:00Z"/>
  <w16cex:commentExtensible w16cex:durableId="24A978EA" w16cex:dateUtc="2021-07-26T17:09:00Z"/>
  <w16cex:commentExtensible w16cex:durableId="2474A3BC" w16cex:dateUtc="2021-06-16T14:22:00Z"/>
  <w16cex:commentExtensible w16cex:durableId="2474A3BD" w16cex:dateUtc="2021-06-16T14:22:00Z"/>
  <w16cex:commentExtensible w16cex:durableId="2474A3BE" w16cex:dateUtc="2021-06-16T14:22:00Z"/>
  <w16cex:commentExtensible w16cex:durableId="2474A3C0" w16cex:dateUtc="2021-06-16T14:22:00Z"/>
  <w16cex:commentExtensible w16cex:durableId="24AABCF5" w16cex:dateUtc="2021-07-27T16:12:00Z"/>
  <w16cex:commentExtensible w16cex:durableId="2474A3C1" w16cex:dateUtc="2021-06-16T14:22:00Z"/>
  <w16cex:commentExtensible w16cex:durableId="24A97940" w16cex:dateUtc="2021-07-26T17:11:00Z"/>
  <w16cex:commentExtensible w16cex:durableId="24A97904" w16cex:dateUtc="2021-07-26T17:10:00Z"/>
  <w16cex:commentExtensible w16cex:durableId="2474A3C2" w16cex:dateUtc="2021-06-16T14:22:00Z"/>
  <w16cex:commentExtensible w16cex:durableId="2474B075" w16cex:dateUtc="2021-06-16T15:16:00Z"/>
  <w16cex:commentExtensible w16cex:durableId="2474A3C4" w16cex:dateUtc="2021-06-16T14:22:00Z"/>
  <w16cex:commentExtensible w16cex:durableId="2474A3C5" w16cex:dateUtc="2021-06-16T14:22:00Z"/>
  <w16cex:commentExtensible w16cex:durableId="2474A3C6" w16cex:dateUtc="2021-06-16T14:22:00Z"/>
  <w16cex:commentExtensible w16cex:durableId="2474A3C9" w16cex:dateUtc="2021-06-16T14:22:00Z"/>
  <w16cex:commentExtensible w16cex:durableId="24A97B93" w16cex:dateUtc="2021-07-26T17:21:00Z"/>
  <w16cex:commentExtensible w16cex:durableId="24A97A37" w16cex:dateUtc="2021-07-26T17:15:00Z"/>
  <w16cex:commentExtensible w16cex:durableId="24E0C82F" w16cex:dateUtc="2021-09-06T21:00:00Z"/>
  <w16cex:commentExtensible w16cex:durableId="24AA51C2" w16cex:dateUtc="2021-07-27T08:32:00Z"/>
  <w16cex:commentExtensible w16cex:durableId="249D805B" w16cex:dateUtc="2021-07-17T15:14:00Z"/>
  <w16cex:commentExtensible w16cex:durableId="24E0C8EB" w16cex:dateUtc="2021-09-06T21:05:00Z"/>
  <w16cex:commentExtensible w16cex:durableId="24E0C973" w16cex:dateUtc="2021-09-06T21:08:00Z"/>
  <w16cex:commentExtensible w16cex:durableId="24AA51C3" w16cex:dateUtc="2021-07-27T08:32:00Z"/>
  <w16cex:commentExtensible w16cex:durableId="24AA4BC3" w16cex:dateUtc="2021-07-27T08:09:00Z"/>
  <w16cex:commentExtensible w16cex:durableId="24AA4C1E" w16cex:dateUtc="2021-07-27T08:10:00Z"/>
  <w16cex:commentExtensible w16cex:durableId="24E0CA32" w16cex:dateUtc="2021-09-06T21:11:00Z"/>
  <w16cex:commentExtensible w16cex:durableId="249D8873" w16cex:dateUtc="2021-07-17T15:48:00Z"/>
  <w16cex:commentExtensible w16cex:durableId="24E0CB33" w16cex:dateUtc="2021-09-06T21:15:00Z"/>
  <w16cex:commentExtensible w16cex:durableId="24E0CB3A" w16cex:dateUtc="2021-09-06T21:15:00Z"/>
  <w16cex:commentExtensible w16cex:durableId="249D88B4" w16cex:dateUtc="2021-07-17T15:49:00Z"/>
  <w16cex:commentExtensible w16cex:durableId="24A97113" w16cex:dateUtc="2021-07-26T16:36:00Z"/>
  <w16cex:commentExtensible w16cex:durableId="24E0CBDE" w16cex:dateUtc="2021-09-06T21:18:00Z"/>
  <w16cex:commentExtensible w16cex:durableId="24E0CBE9" w16cex:dateUtc="2021-09-06T21:18:00Z"/>
  <w16cex:commentExtensible w16cex:durableId="24AA5558" w16cex:dateUtc="2021-07-27T08:43:00Z"/>
  <w16cex:commentExtensible w16cex:durableId="24E0CC3C" w16cex:dateUtc="2021-09-06T21:19:00Z"/>
  <w16cex:commentExtensible w16cex:durableId="24AA5559" w16cex:dateUtc="2021-07-27T08:44:00Z"/>
  <w16cex:commentExtensible w16cex:durableId="24E0CC57" w16cex:dateUtc="2021-09-06T21:20:00Z"/>
  <w16cex:commentExtensible w16cex:durableId="2474A3CF" w16cex:dateUtc="2021-06-16T14:22:00Z"/>
  <w16cex:commentExtensible w16cex:durableId="2474A3D0" w16cex:dateUtc="2021-06-16T14:22:00Z"/>
  <w16cex:commentExtensible w16cex:durableId="2474A3D2" w16cex:dateUtc="2021-06-16T14:22:00Z"/>
  <w16cex:commentExtensible w16cex:durableId="24AA555A" w16cex:dateUtc="2021-07-27T08:47:00Z"/>
  <w16cex:commentExtensible w16cex:durableId="249BBE7C" w16cex:dateUtc="2021-07-16T07:14:00Z"/>
  <w16cex:commentExtensible w16cex:durableId="24E0CD12" w16cex:dateUtc="2021-09-06T21:23:00Z"/>
  <w16cex:commentExtensible w16cex:durableId="24AA582E" w16cex:dateUtc="2021-07-27T08:54:00Z"/>
  <w16cex:commentExtensible w16cex:durableId="24AA582F" w16cex:dateUtc="2021-07-27T08:55:00Z"/>
  <w16cex:commentExtensible w16cex:durableId="2474A3D5" w16cex:dateUtc="2021-06-16T14:22:00Z"/>
  <w16cex:commentExtensible w16cex:durableId="24AA6A84" w16cex:dateUtc="2021-06-16T16:46:00Z"/>
  <w16cex:commentExtensible w16cex:durableId="2474C577" w16cex:dateUtc="2021-06-16T16:46:00Z"/>
  <w16cex:commentExtensible w16cex:durableId="2474A3D9" w16cex:dateUtc="2021-06-16T14:22:00Z"/>
  <w16cex:commentExtensible w16cex:durableId="2474A3DB" w16cex:dateUtc="2021-06-16T14:22:00Z"/>
  <w16cex:commentExtensible w16cex:durableId="249EB34D" w16cex:dateUtc="2021-07-18T13:03:00Z"/>
  <w16cex:commentExtensible w16cex:durableId="24E0CDB6" w16cex:dateUtc="2021-09-06T21:26:00Z"/>
  <w16cex:commentExtensible w16cex:durableId="24AA658E" w16cex:dateUtc="2021-07-27T09:59:00Z"/>
  <w16cex:commentExtensible w16cex:durableId="24E0CDA9" w16cex:dateUtc="2021-09-06T21:26:00Z"/>
  <w16cex:commentExtensible w16cex:durableId="24AA6645" w16cex:dateUtc="2021-07-27T10:02:00Z"/>
  <w16cex:commentExtensible w16cex:durableId="2474A3DC" w16cex:dateUtc="2021-06-16T14:22:00Z"/>
  <w16cex:commentExtensible w16cex:durableId="24AA6785" w16cex:dateUtc="2021-07-27T10:07:00Z"/>
  <w16cex:commentExtensible w16cex:durableId="2474A3E0" w16cex:dateUtc="2021-06-16T14:22:00Z"/>
  <w16cex:commentExtensible w16cex:durableId="2474B1EA" w16cex:dateUtc="2021-06-16T15:22:00Z"/>
  <w16cex:commentExtensible w16cex:durableId="2474A3E1" w16cex:dateUtc="2021-06-16T14:22:00Z"/>
  <w16cex:commentExtensible w16cex:durableId="2474A3E3" w16cex:dateUtc="2021-06-16T14:22:00Z"/>
  <w16cex:commentExtensible w16cex:durableId="2474A3E4" w16cex:dateUtc="2021-06-16T14:23:00Z"/>
  <w16cex:commentExtensible w16cex:durableId="249EBD10" w16cex:dateUtc="2021-07-18T13:45:00Z"/>
  <w16cex:commentExtensible w16cex:durableId="24E0CEF0" w16cex:dateUtc="2021-09-06T21:31:00Z"/>
  <w16cex:commentExtensible w16cex:durableId="247708F3" w16cex:dateUtc="2021-06-18T09:57:00Z"/>
  <w16cex:commentExtensible w16cex:durableId="249EBEED" w16cex:dateUtc="2021-07-18T13:53:00Z"/>
  <w16cex:commentExtensible w16cex:durableId="24AA6B75" w16cex:dateUtc="2021-07-27T10:24:00Z"/>
  <w16cex:commentExtensible w16cex:durableId="24AA6C02" w16cex:dateUtc="2021-07-27T10:26:00Z"/>
  <w16cex:commentExtensible w16cex:durableId="24E0CF82" w16cex:dateUtc="2021-09-06T21:33:00Z"/>
  <w16cex:commentExtensible w16cex:durableId="2474A3E6" w16cex:dateUtc="2021-06-16T14:23:00Z"/>
  <w16cex:commentExtensible w16cex:durableId="2474A3E7" w16cex:dateUtc="2021-06-16T14:23:00Z"/>
  <w16cex:commentExtensible w16cex:durableId="2474A3E8" w16cex:dateUtc="2021-06-16T14:23:00Z"/>
  <w16cex:commentExtensible w16cex:durableId="247752FB" w16cex:dateUtc="2021-06-18T15:14:00Z"/>
  <w16cex:commentExtensible w16cex:durableId="2474A3EA" w16cex:dateUtc="2021-06-16T14:23:00Z"/>
  <w16cex:commentExtensible w16cex:durableId="2474B33F" w16cex:dateUtc="2021-06-16T15:28:00Z"/>
  <w16cex:commentExtensible w16cex:durableId="2474A3EC" w16cex:dateUtc="2021-06-16T14:23:00Z"/>
  <w16cex:commentExtensible w16cex:durableId="2474A3ED" w16cex:dateUtc="2021-06-16T14:23:00Z"/>
  <w16cex:commentExtensible w16cex:durableId="24A00F66" w16cex:dateUtc="2021-07-19T13:49:00Z"/>
  <w16cex:commentExtensible w16cex:durableId="24E0D007" w16cex:dateUtc="2021-09-06T21:36:00Z"/>
  <w16cex:commentExtensible w16cex:durableId="2474C5F4" w16cex:dateUtc="2021-06-16T16:48:00Z"/>
  <w16cex:commentExtensible w16cex:durableId="2474A3F5" w16cex:dateUtc="2021-06-16T14:23:00Z"/>
  <w16cex:commentExtensible w16cex:durableId="2474A3F7" w16cex:dateUtc="2021-06-16T14:23:00Z"/>
  <w16cex:commentExtensible w16cex:durableId="2474A3F8" w16cex:dateUtc="2021-06-16T14:23:00Z"/>
  <w16cex:commentExtensible w16cex:durableId="24E1AE78" w16cex:dateUtc="2021-09-07T13:23:00Z"/>
  <w16cex:commentExtensible w16cex:durableId="249ED9BC" w16cex:dateUtc="2021-07-18T15:47:00Z"/>
  <w16cex:commentExtensible w16cex:durableId="2474A3FB" w16cex:dateUtc="2021-06-16T14:23:00Z"/>
  <w16cex:commentExtensible w16cex:durableId="2474A3FD" w16cex:dateUtc="2021-06-16T14:23:00Z"/>
  <w16cex:commentExtensible w16cex:durableId="2474A3FF" w16cex:dateUtc="2021-06-16T14:23:00Z"/>
  <w16cex:commentExtensible w16cex:durableId="249EDD74" w16cex:dateUtc="2021-07-18T16:03:00Z"/>
  <w16cex:commentExtensible w16cex:durableId="2474A400" w16cex:dateUtc="2021-06-16T14:23:00Z"/>
  <w16cex:commentExtensible w16cex:durableId="24AAC050" w16cex:dateUtc="2021-07-27T16:26:00Z"/>
  <w16cex:commentExtensible w16cex:durableId="2474B3F0" w16cex:dateUtc="2021-06-16T15:31:00Z"/>
  <w16cex:commentExtensible w16cex:durableId="2474A401" w16cex:dateUtc="2021-06-16T14:23:00Z"/>
  <w16cex:commentExtensible w16cex:durableId="24AA7169" w16cex:dateUtc="2021-07-27T10:50:00Z"/>
  <w16cex:commentExtensible w16cex:durableId="24E1B10E" w16cex:dateUtc="2021-09-07T13:36:00Z"/>
  <w16cex:commentExtensible w16cex:durableId="2474A403" w16cex:dateUtc="2021-06-16T14:23:00Z"/>
  <w16cex:commentExtensible w16cex:durableId="2474A404" w16cex:dateUtc="2021-06-16T14:23:00Z"/>
  <w16cex:commentExtensible w16cex:durableId="249FA28B" w16cex:dateUtc="2021-07-19T06:04:00Z"/>
  <w16cex:commentExtensible w16cex:durableId="24E1B1AA" w16cex:dateUtc="2021-09-07T13:38:00Z"/>
  <w16cex:commentExtensible w16cex:durableId="2474A406" w16cex:dateUtc="2021-06-16T14:23:00Z"/>
  <w16cex:commentExtensible w16cex:durableId="24AA7288" w16cex:dateUtc="2021-07-27T10:54:00Z"/>
  <w16cex:commentExtensible w16cex:durableId="24E1B1F6" w16cex:dateUtc="2021-09-07T13:40:00Z"/>
  <w16cex:commentExtensible w16cex:durableId="2474A409" w16cex:dateUtc="2021-06-16T14:23:00Z"/>
  <w16cex:commentExtensible w16cex:durableId="2474A40A" w16cex:dateUtc="2021-06-16T14:23:00Z"/>
  <w16cex:commentExtensible w16cex:durableId="2474A40B" w16cex:dateUtc="2021-06-16T14:23:00Z"/>
  <w16cex:commentExtensible w16cex:durableId="24AA72FD" w16cex:dateUtc="2021-07-27T10:56:00Z"/>
  <w16cex:commentExtensible w16cex:durableId="24E1B3C4" w16cex:dateUtc="2021-09-07T13:47:00Z"/>
  <w16cex:commentExtensible w16cex:durableId="2474A40C" w16cex:dateUtc="2021-06-16T14:23:00Z"/>
  <w16cex:commentExtensible w16cex:durableId="24E1B2D3" w16cex:dateUtc="2021-09-07T13:43:00Z"/>
  <w16cex:commentExtensible w16cex:durableId="2474A40D" w16cex:dateUtc="2021-06-16T14:23:00Z"/>
  <w16cex:commentExtensible w16cex:durableId="2474A40E" w16cex:dateUtc="2021-06-16T14:23:00Z"/>
  <w16cex:commentExtensible w16cex:durableId="24AA7371" w16cex:dateUtc="2021-07-27T10:58:00Z"/>
  <w16cex:commentExtensible w16cex:durableId="24AA73FB" w16cex:dateUtc="2021-07-27T11:00:00Z"/>
  <w16cex:commentExtensible w16cex:durableId="24E1B3F1" w16cex:dateUtc="2021-09-07T13:48:00Z"/>
  <w16cex:commentExtensible w16cex:durableId="2474A411" w16cex:dateUtc="2021-06-16T14:23:00Z"/>
  <w16cex:commentExtensible w16cex:durableId="2474C75C" w16cex:dateUtc="2021-06-16T16:54:00Z"/>
  <w16cex:commentExtensible w16cex:durableId="2474A413" w16cex:dateUtc="2021-06-16T14:23:00Z"/>
  <w16cex:commentExtensible w16cex:durableId="2474A416" w16cex:dateUtc="2021-06-16T14:23:00Z"/>
  <w16cex:commentExtensible w16cex:durableId="2474A417" w16cex:dateUtc="2021-06-16T14:23:00Z"/>
  <w16cex:commentExtensible w16cex:durableId="2474A419" w16cex:dateUtc="2021-06-16T14:23:00Z"/>
  <w16cex:commentExtensible w16cex:durableId="24A0625A" w16cex:dateUtc="2021-07-19T19:43:00Z"/>
  <w16cex:commentExtensible w16cex:durableId="24E1B437" w16cex:dateUtc="2021-09-07T13:49:00Z"/>
  <w16cex:commentExtensible w16cex:durableId="2474A41A" w16cex:dateUtc="2021-06-16T14:23:00Z"/>
  <w16cex:commentExtensible w16cex:durableId="2474C894" w16cex:dateUtc="2021-06-16T16:59:00Z"/>
  <w16cex:commentExtensible w16cex:durableId="24AA7522" w16cex:dateUtc="2021-07-27T11:05:00Z"/>
  <w16cex:commentExtensible w16cex:durableId="24E1B47F" w16cex:dateUtc="2021-09-07T13:50:00Z"/>
  <w16cex:commentExtensible w16cex:durableId="24AA75A7" w16cex:dateUtc="2021-07-27T11:08:00Z"/>
  <w16cex:commentExtensible w16cex:durableId="24E1B4F9" w16cex:dateUtc="2021-09-07T13:52:00Z"/>
  <w16cex:commentExtensible w16cex:durableId="24AA76D2" w16cex:dateUtc="2021-07-27T11:13:00Z"/>
  <w16cex:commentExtensible w16cex:durableId="24AA775C" w16cex:dateUtc="2021-07-27T11:15:00Z"/>
  <w16cex:commentExtensible w16cex:durableId="24E1B548" w16cex:dateUtc="2021-09-07T13:54:00Z"/>
  <w16cex:commentExtensible w16cex:durableId="2474A426" w16cex:dateUtc="2021-06-16T14:24:00Z"/>
  <w16cex:commentExtensible w16cex:durableId="2474A427" w16cex:dateUtc="2021-06-16T14:24:00Z"/>
  <w16cex:commentExtensible w16cex:durableId="24AA7A3F" w16cex:dateUtc="2021-07-27T11:27:00Z"/>
  <w16cex:commentExtensible w16cex:durableId="2474A428" w16cex:dateUtc="2021-06-16T14:24:00Z"/>
  <w16cex:commentExtensible w16cex:durableId="24AA80D1" w16cex:dateUtc="2021-07-27T11:55:00Z"/>
  <w16cex:commentExtensible w16cex:durableId="24AA88D1" w16cex:dateUtc="2021-07-27T12:19:00Z"/>
  <w16cex:commentExtensible w16cex:durableId="24E1B7D8" w16cex:dateUtc="2021-09-07T14:05:00Z"/>
  <w16cex:commentExtensible w16cex:durableId="24AA88D0" w16cex:dateUtc="2021-07-27T12:16:00Z"/>
  <w16cex:commentExtensible w16cex:durableId="24AAC1FF" w16cex:dateUtc="2021-07-27T16:33:00Z"/>
  <w16cex:commentExtensible w16cex:durableId="2474A42D" w16cex:dateUtc="2021-06-16T14:24:00Z"/>
  <w16cex:commentExtensible w16cex:durableId="24A42055" w16cex:dateUtc="2021-07-22T15:50:00Z"/>
  <w16cex:commentExtensible w16cex:durableId="2474A433" w16cex:dateUtc="2021-06-16T14:24:00Z"/>
  <w16cex:commentExtensible w16cex:durableId="24A42048" w16cex:dateUtc="2021-07-22T15:48:00Z"/>
  <w16cex:commentExtensible w16cex:durableId="24E1B833" w16cex:dateUtc="2021-09-07T14:06:00Z"/>
  <w16cex:commentExtensible w16cex:durableId="24A420AB" w16cex:dateUtc="2021-07-22T15:51:00Z"/>
  <w16cex:commentExtensible w16cex:durableId="24775446" w16cex:dateUtc="2021-06-18T15:20:00Z"/>
  <w16cex:commentExtensible w16cex:durableId="24AA8D0B" w16cex:dateUtc="2021-07-27T12:47:00Z"/>
  <w16cex:commentExtensible w16cex:durableId="24E1B8A0" w16cex:dateUtc="2021-09-07T14:08:00Z"/>
  <w16cex:commentExtensible w16cex:durableId="2474A43A" w16cex:dateUtc="2021-06-16T14:24:00Z"/>
  <w16cex:commentExtensible w16cex:durableId="2474A43B" w16cex:dateUtc="2021-06-16T14:24:00Z"/>
  <w16cex:commentExtensible w16cex:durableId="2474A43D" w16cex:dateUtc="2021-06-16T14:24:00Z"/>
  <w16cex:commentExtensible w16cex:durableId="2474A441" w16cex:dateUtc="2021-06-16T14:24:00Z"/>
  <w16cex:commentExtensible w16cex:durableId="2474A442" w16cex:dateUtc="2021-06-16T14:24:00Z"/>
  <w16cex:commentExtensible w16cex:durableId="2474A444" w16cex:dateUtc="2021-06-16T14:24:00Z"/>
  <w16cex:commentExtensible w16cex:durableId="24E1B9B5" w16cex:dateUtc="2021-09-07T14:13:00Z"/>
  <w16cex:commentExtensible w16cex:durableId="2474A445" w16cex:dateUtc="2021-06-16T14:24:00Z"/>
  <w16cex:commentExtensible w16cex:durableId="2474A447" w16cex:dateUtc="2021-06-16T14:24:00Z"/>
  <w16cex:commentExtensible w16cex:durableId="249BB695" w16cex:dateUtc="2021-07-16T06:41:00Z"/>
  <w16cex:commentExtensible w16cex:durableId="24A1540A" w16cex:dateUtc="2021-07-20T12:54:00Z"/>
  <w16cex:commentExtensible w16cex:durableId="2474A449" w16cex:dateUtc="2021-06-16T14:24:00Z"/>
  <w16cex:commentExtensible w16cex:durableId="2474B7C9" w16cex:dateUtc="2021-06-16T15:47:00Z"/>
  <w16cex:commentExtensible w16cex:durableId="2474A44A" w16cex:dateUtc="2021-06-16T14:24:00Z"/>
  <w16cex:commentExtensible w16cex:durableId="249BB386" w16cex:dateUtc="2021-07-16T06:28:00Z"/>
  <w16cex:commentExtensible w16cex:durableId="2474A44B" w16cex:dateUtc="2021-06-16T14:24:00Z"/>
  <w16cex:commentExtensible w16cex:durableId="2474A44C" w16cex:dateUtc="2021-06-16T14:24:00Z"/>
  <w16cex:commentExtensible w16cex:durableId="2474A44F" w16cex:dateUtc="2021-06-16T14:24:00Z"/>
  <w16cex:commentExtensible w16cex:durableId="2474A450" w16cex:dateUtc="2021-06-16T14:24:00Z"/>
  <w16cex:commentExtensible w16cex:durableId="2474B82A" w16cex:dateUtc="2021-06-16T15:49:00Z"/>
  <w16cex:commentExtensible w16cex:durableId="2474A451" w16cex:dateUtc="2021-06-16T14:24:00Z"/>
  <w16cex:commentExtensible w16cex:durableId="24A160D0" w16cex:dateUtc="2021-07-20T13:48:00Z"/>
  <w16cex:commentExtensible w16cex:durableId="24E1BA86" w16cex:dateUtc="2021-09-07T14:16:00Z"/>
  <w16cex:commentExtensible w16cex:durableId="2474A457" w16cex:dateUtc="2021-06-16T14:24:00Z"/>
  <w16cex:commentExtensible w16cex:durableId="24AA93B3" w16cex:dateUtc="2021-07-27T13:16:00Z"/>
  <w16cex:commentExtensible w16cex:durableId="24E1BBC9" w16cex:dateUtc="2021-09-07T14:22:00Z"/>
  <w16cex:commentExtensible w16cex:durableId="24AA93C8" w16cex:dateUtc="2021-07-27T13:16:00Z"/>
  <w16cex:commentExtensible w16cex:durableId="24E1BBDB" w16cex:dateUtc="2021-09-07T14:22:00Z"/>
  <w16cex:commentExtensible w16cex:durableId="24A1641B" w16cex:dateUtc="2021-07-20T14:02:00Z"/>
  <w16cex:commentExtensible w16cex:durableId="24E1BC00" w16cex:dateUtc="2021-09-07T14:22:00Z"/>
  <w16cex:commentExtensible w16cex:durableId="2474A45A" w16cex:dateUtc="2021-06-16T14:24:00Z"/>
  <w16cex:commentExtensible w16cex:durableId="2474A45B" w16cex:dateUtc="2021-06-16T14:24:00Z"/>
  <w16cex:commentExtensible w16cex:durableId="2474A45D" w16cex:dateUtc="2021-06-16T14:25:00Z"/>
  <w16cex:commentExtensible w16cex:durableId="24E1BC23" w16cex:dateUtc="2021-09-07T14:23:00Z"/>
  <w16cex:commentExtensible w16cex:durableId="2474CBAC" w16cex:dateUtc="2021-06-16T17:12:00Z"/>
  <w16cex:commentExtensible w16cex:durableId="2474A467" w16cex:dateUtc="2021-06-16T14:25:00Z"/>
  <w16cex:commentExtensible w16cex:durableId="24AAAD6E" w16cex:dateUtc="2021-07-27T15:06:00Z"/>
  <w16cex:commentExtensible w16cex:durableId="2474A46A" w16cex:dateUtc="2021-06-16T14:25:00Z"/>
  <w16cex:commentExtensible w16cex:durableId="247754B6" w16cex:dateUtc="2021-06-18T15:21:00Z"/>
  <w16cex:commentExtensible w16cex:durableId="2474A46B" w16cex:dateUtc="2021-06-16T14:25:00Z"/>
  <w16cex:commentExtensible w16cex:durableId="2474B8E1" w16cex:dateUtc="2021-06-16T15:52:00Z"/>
  <w16cex:commentExtensible w16cex:durableId="2474A46D" w16cex:dateUtc="2021-06-16T14:25:00Z"/>
  <w16cex:commentExtensible w16cex:durableId="2474A46F" w16cex:dateUtc="2021-06-16T14:25:00Z"/>
  <w16cex:commentExtensible w16cex:durableId="2474A473" w16cex:dateUtc="2021-06-16T14:25:00Z"/>
  <w16cex:commentExtensible w16cex:durableId="2474B9F0" w16cex:dateUtc="2021-06-16T15:57:00Z"/>
  <w16cex:commentExtensible w16cex:durableId="2474A476" w16cex:dateUtc="2021-06-16T14:25:00Z"/>
  <w16cex:commentExtensible w16cex:durableId="2474BA82" w16cex:dateUtc="2021-06-16T15:59:00Z"/>
  <w16cex:commentExtensible w16cex:durableId="2474A477" w16cex:dateUtc="2021-06-16T14:25:00Z"/>
  <w16cex:commentExtensible w16cex:durableId="24AAAF95" w16cex:dateUtc="2021-07-27T15:15:00Z"/>
  <w16cex:commentExtensible w16cex:durableId="24E1BD05" w16cex:dateUtc="2021-09-07T14:27:00Z"/>
  <w16cex:commentExtensible w16cex:durableId="24E1BF0F" w16cex:dateUtc="2021-09-07T14:35:00Z"/>
  <w16cex:commentExtensible w16cex:durableId="24AAAF34" w16cex:dateUtc="2021-07-27T15:13:00Z"/>
  <w16cex:commentExtensible w16cex:durableId="24E1BD62" w16cex:dateUtc="2021-09-07T14:28:00Z"/>
  <w16cex:commentExtensible w16cex:durableId="2474A481" w16cex:dateUtc="2021-06-16T14:25:00Z"/>
  <w16cex:commentExtensible w16cex:durableId="24AAAF86" w16cex:dateUtc="2021-07-27T15:15:00Z"/>
  <w16cex:commentExtensible w16cex:durableId="2474A487" w16cex:dateUtc="2021-06-16T14:25:00Z"/>
  <w16cex:commentExtensible w16cex:durableId="2474A488" w16cex:dateUtc="2021-06-16T14:25:00Z"/>
  <w16cex:commentExtensible w16cex:durableId="2474A48A" w16cex:dateUtc="2021-06-16T14:25:00Z"/>
  <w16cex:commentExtensible w16cex:durableId="2474A48C" w16cex:dateUtc="2021-06-16T14:25:00Z"/>
  <w16cex:commentExtensible w16cex:durableId="2474C357" w16cex:dateUtc="2021-06-16T16:35:00Z"/>
  <w16cex:commentExtensible w16cex:durableId="2474A49A" w16cex:dateUtc="2021-06-16T14:26:00Z"/>
  <w16cex:commentExtensible w16cex:durableId="2474BEA1" w16cex:dateUtc="2021-06-16T16:17:00Z"/>
  <w16cex:commentExtensible w16cex:durableId="2474A49E" w16cex:dateUtc="2021-06-16T14:26:00Z"/>
  <w16cex:commentExtensible w16cex:durableId="2474A49F" w16cex:dateUtc="2021-06-16T14:26:00Z"/>
  <w16cex:commentExtensible w16cex:durableId="2474BF1F" w16cex:dateUtc="2021-06-16T16:19:00Z"/>
  <w16cex:commentExtensible w16cex:durableId="2477579E" w16cex:dateUtc="2021-06-18T15:34:00Z"/>
  <w16cex:commentExtensible w16cex:durableId="2474BF79" w16cex:dateUtc="2021-06-16T16:20:00Z"/>
  <w16cex:commentExtensible w16cex:durableId="2474A4A0" w16cex:dateUtc="2021-06-16T14:26:00Z"/>
  <w16cex:commentExtensible w16cex:durableId="2474A4A1" w16cex:dateUtc="2021-06-16T14:26:00Z"/>
  <w16cex:commentExtensible w16cex:durableId="2474BFB0" w16cex:dateUtc="2021-06-16T16:21:00Z"/>
  <w16cex:commentExtensible w16cex:durableId="24AAB135" w16cex:dateUtc="2021-07-27T15:22:00Z"/>
  <w16cex:commentExtensible w16cex:durableId="24E1BF62" w16cex:dateUtc="2021-09-07T14:37:00Z"/>
  <w16cex:commentExtensible w16cex:durableId="2474A4A3" w16cex:dateUtc="2021-06-16T14:26:00Z"/>
  <w16cex:commentExtensible w16cex:durableId="24AAB171" w16cex:dateUtc="2021-07-27T15:23:00Z"/>
  <w16cex:commentExtensible w16cex:durableId="24E1BF8D" w16cex:dateUtc="2021-09-07T14:38:00Z"/>
  <w16cex:commentExtensible w16cex:durableId="24AAB197" w16cex:dateUtc="2021-07-27T15:23:00Z"/>
  <w16cex:commentExtensible w16cex:durableId="2474A4A4" w16cex:dateUtc="2021-06-16T14:26:00Z"/>
  <w16cex:commentExtensible w16cex:durableId="2474A4A5" w16cex:dateUtc="2021-06-16T14:26:00Z"/>
  <w16cex:commentExtensible w16cex:durableId="2474A4A6" w16cex:dateUtc="2021-06-16T14:26:00Z"/>
  <w16cex:commentExtensible w16cex:durableId="2474A4A7" w16cex:dateUtc="2021-06-16T14:26:00Z"/>
  <w16cex:commentExtensible w16cex:durableId="2474A4A8" w16cex:dateUtc="2021-06-16T14:26:00Z"/>
  <w16cex:commentExtensible w16cex:durableId="2474C09F" w16cex:dateUtc="2021-06-16T16:25:00Z"/>
  <w16cex:commentExtensible w16cex:durableId="2474A4A9" w16cex:dateUtc="2021-06-16T14:26:00Z"/>
  <w16cex:commentExtensible w16cex:durableId="2474A4AA" w16cex:dateUtc="2021-06-16T14:26:00Z"/>
  <w16cex:commentExtensible w16cex:durableId="24AAB254" w16cex:dateUtc="2021-07-27T15:27:00Z"/>
  <w16cex:commentExtensible w16cex:durableId="2474A4AB" w16cex:dateUtc="2021-06-16T14:26:00Z"/>
  <w16cex:commentExtensible w16cex:durableId="2474A4AC" w16cex:dateUtc="2021-06-16T14:26:00Z"/>
  <w16cex:commentExtensible w16cex:durableId="24AAB322" w16cex:dateUtc="2021-07-27T15:30:00Z"/>
  <w16cex:commentExtensible w16cex:durableId="24A25143" w16cex:dateUtc="2021-07-21T06:54:00Z"/>
  <w16cex:commentExtensible w16cex:durableId="2474A4B4" w16cex:dateUtc="2021-06-16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F76035" w16cid:durableId="24AA481C"/>
  <w16cid:commentId w16cid:paraId="08E74A3E" w16cid:durableId="24E0AA3F"/>
  <w16cid:commentId w16cid:paraId="40121E19" w16cid:durableId="24A97C42"/>
  <w16cid:commentId w16cid:paraId="6147DB6C" w16cid:durableId="24E0AA40"/>
  <w16cid:commentId w16cid:paraId="4F75140D" w16cid:durableId="24E0AA42"/>
  <w16cid:commentId w16cid:paraId="7431284E" w16cid:durableId="24A969C7"/>
  <w16cid:commentId w16cid:paraId="5F74E01B" w16cid:durableId="24E0AA41"/>
  <w16cid:commentId w16cid:paraId="1B0EB84A" w16cid:durableId="2474A36E"/>
  <w16cid:commentId w16cid:paraId="264A5738" w16cid:durableId="2474A370"/>
  <w16cid:commentId w16cid:paraId="513EBB5A" w16cid:durableId="2474A371"/>
  <w16cid:commentId w16cid:paraId="403CC573" w16cid:durableId="2474A372"/>
  <w16cid:commentId w16cid:paraId="4D92E8BB" w16cid:durableId="2474A374"/>
  <w16cid:commentId w16cid:paraId="0B72EAA4" w16cid:durableId="2474A375"/>
  <w16cid:commentId w16cid:paraId="3478F13D" w16cid:durableId="2474A376"/>
  <w16cid:commentId w16cid:paraId="2E22294B" w16cid:durableId="24AABAEA"/>
  <w16cid:commentId w16cid:paraId="5F6F79A0" w16cid:durableId="24E0AA43"/>
  <w16cid:commentId w16cid:paraId="53F47E43" w16cid:durableId="2474A379"/>
  <w16cid:commentId w16cid:paraId="60EA7609" w16cid:durableId="2474A37A"/>
  <w16cid:commentId w16cid:paraId="13BAEC79" w16cid:durableId="2474A37B"/>
  <w16cid:commentId w16cid:paraId="5C253E66" w16cid:durableId="24A97301"/>
  <w16cid:commentId w16cid:paraId="4FB3015E" w16cid:durableId="24A96AA4"/>
  <w16cid:commentId w16cid:paraId="2F17EA77" w16cid:durableId="24E0AA45"/>
  <w16cid:commentId w16cid:paraId="1A4C91DA" w16cid:durableId="24A96AD5"/>
  <w16cid:commentId w16cid:paraId="7796F4CD" w16cid:durableId="24E0AA46"/>
  <w16cid:commentId w16cid:paraId="1AE26F18" w16cid:durableId="24A00739"/>
  <w16cid:commentId w16cid:paraId="4241004D" w16cid:durableId="24E0AA47"/>
  <w16cid:commentId w16cid:paraId="1BF68031" w16cid:durableId="2474A37D"/>
  <w16cid:commentId w16cid:paraId="66609484" w16cid:durableId="24A00B4B"/>
  <w16cid:commentId w16cid:paraId="35AB59F5" w16cid:durableId="24AABB25"/>
  <w16cid:commentId w16cid:paraId="358B3323" w16cid:durableId="24E0C177"/>
  <w16cid:commentId w16cid:paraId="0DB4C4A8" w16cid:durableId="24AB9311"/>
  <w16cid:commentId w16cid:paraId="2C00D574" w16cid:durableId="24E0C1F9"/>
  <w16cid:commentId w16cid:paraId="62546566" w16cid:durableId="249AFE53"/>
  <w16cid:commentId w16cid:paraId="7BAE9F70" w16cid:durableId="24E0C211"/>
  <w16cid:commentId w16cid:paraId="2082C5FF" w16cid:durableId="2474A37F"/>
  <w16cid:commentId w16cid:paraId="5FF91A85" w16cid:durableId="24A96F72"/>
  <w16cid:commentId w16cid:paraId="610D6BA4" w16cid:durableId="24E0C21E"/>
  <w16cid:commentId w16cid:paraId="1D79FB18" w16cid:durableId="2474A382"/>
  <w16cid:commentId w16cid:paraId="148786F4" w16cid:durableId="2474A384"/>
  <w16cid:commentId w16cid:paraId="39D3F912" w16cid:durableId="2474A386"/>
  <w16cid:commentId w16cid:paraId="7F7E4106" w16cid:durableId="249A82E4"/>
  <w16cid:commentId w16cid:paraId="115A454B" w16cid:durableId="2474A387"/>
  <w16cid:commentId w16cid:paraId="6EB89A22" w16cid:durableId="2474A388"/>
  <w16cid:commentId w16cid:paraId="2CC97FD4" w16cid:durableId="2474A389"/>
  <w16cid:commentId w16cid:paraId="31C9DCBF" w16cid:durableId="2474A38B"/>
  <w16cid:commentId w16cid:paraId="1C78CAAD" w16cid:durableId="2474A38C"/>
  <w16cid:commentId w16cid:paraId="31D9CB13" w16cid:durableId="2474A38F"/>
  <w16cid:commentId w16cid:paraId="1EFC8C6E" w16cid:durableId="2474A390"/>
  <w16cid:commentId w16cid:paraId="4CEA43A1" w16cid:durableId="2474A391"/>
  <w16cid:commentId w16cid:paraId="07E6B539" w16cid:durableId="2474A394"/>
  <w16cid:commentId w16cid:paraId="2F0E572A" w16cid:durableId="2474A395"/>
  <w16cid:commentId w16cid:paraId="38C2A6DE" w16cid:durableId="2474A397"/>
  <w16cid:commentId w16cid:paraId="46CD9102" w16cid:durableId="249D0C85"/>
  <w16cid:commentId w16cid:paraId="42306800" w16cid:durableId="2474A39A"/>
  <w16cid:commentId w16cid:paraId="624EE988" w16cid:durableId="2474A39B"/>
  <w16cid:commentId w16cid:paraId="7D8236B8" w16cid:durableId="2474A39F"/>
  <w16cid:commentId w16cid:paraId="52F28973" w16cid:durableId="2474A3A0"/>
  <w16cid:commentId w16cid:paraId="7369C782" w16cid:durableId="2474A3A3"/>
  <w16cid:commentId w16cid:paraId="7659A89F" w16cid:durableId="249D14A1"/>
  <w16cid:commentId w16cid:paraId="37ECEBB5" w16cid:durableId="2474A3A5"/>
  <w16cid:commentId w16cid:paraId="6466DB87" w16cid:durableId="249D15BE"/>
  <w16cid:commentId w16cid:paraId="62F98F47" w16cid:durableId="24E0C73D"/>
  <w16cid:commentId w16cid:paraId="3D7C0283" w16cid:durableId="2474A3A9"/>
  <w16cid:commentId w16cid:paraId="623730C8" w16cid:durableId="2474A3AA"/>
  <w16cid:commentId w16cid:paraId="34993928" w16cid:durableId="24A97631"/>
  <w16cid:commentId w16cid:paraId="653F4268" w16cid:durableId="24E0C73E"/>
  <w16cid:commentId w16cid:paraId="0D342E9C" w16cid:durableId="2474A3AC"/>
  <w16cid:commentId w16cid:paraId="69AF1BD3" w16cid:durableId="2474A3AE"/>
  <w16cid:commentId w16cid:paraId="44534564" w16cid:durableId="24A976C1"/>
  <w16cid:commentId w16cid:paraId="604C6AED" w16cid:durableId="24E0C82D"/>
  <w16cid:commentId w16cid:paraId="43216AB1" w16cid:durableId="24747D95"/>
  <w16cid:commentId w16cid:paraId="76628312" w16cid:durableId="249D1DCB"/>
  <w16cid:commentId w16cid:paraId="4CCD8BFC" w16cid:durableId="24E0C82E"/>
  <w16cid:commentId w16cid:paraId="398924D1" w16cid:durableId="2474AF71"/>
  <w16cid:commentId w16cid:paraId="6F31FD85" w16cid:durableId="2474A3B3"/>
  <w16cid:commentId w16cid:paraId="0BA8F5B2" w16cid:durableId="249D61A6"/>
  <w16cid:commentId w16cid:paraId="792C6823" w16cid:durableId="24A9781B"/>
  <w16cid:commentId w16cid:paraId="21549195" w16cid:durableId="24A9785C"/>
  <w16cid:commentId w16cid:paraId="6D657DE0" w16cid:durableId="24A978C1"/>
  <w16cid:commentId w16cid:paraId="46219D6A" w16cid:durableId="2474A3B7"/>
  <w16cid:commentId w16cid:paraId="75C35F48" w16cid:durableId="249B064B"/>
  <w16cid:commentId w16cid:paraId="2203108A" w16cid:durableId="249AC872"/>
  <w16cid:commentId w16cid:paraId="1DF4D5DC" w16cid:durableId="2474A3BA"/>
  <w16cid:commentId w16cid:paraId="3E910969" w16cid:durableId="2474A3BB"/>
  <w16cid:commentId w16cid:paraId="7FC48513" w16cid:durableId="24A978EA"/>
  <w16cid:commentId w16cid:paraId="61AB6A6E" w16cid:durableId="2474A3BC"/>
  <w16cid:commentId w16cid:paraId="07E9073A" w16cid:durableId="2474A3BD"/>
  <w16cid:commentId w16cid:paraId="324BB14E" w16cid:durableId="2474A3BE"/>
  <w16cid:commentId w16cid:paraId="78262B0E" w16cid:durableId="2474A3C0"/>
  <w16cid:commentId w16cid:paraId="310111C9" w16cid:durableId="24AABCF5"/>
  <w16cid:commentId w16cid:paraId="58C02CCA" w16cid:durableId="2474A3C1"/>
  <w16cid:commentId w16cid:paraId="2F38704E" w16cid:durableId="24A97940"/>
  <w16cid:commentId w16cid:paraId="48BA178C" w16cid:durableId="24A97904"/>
  <w16cid:commentId w16cid:paraId="4D362581" w16cid:durableId="2474A3C2"/>
  <w16cid:commentId w16cid:paraId="6EE0DFA3" w16cid:durableId="2474B075"/>
  <w16cid:commentId w16cid:paraId="79A4305A" w16cid:durableId="2474A3C4"/>
  <w16cid:commentId w16cid:paraId="0F507029" w16cid:durableId="2474A3C5"/>
  <w16cid:commentId w16cid:paraId="4178E750" w16cid:durableId="2474A3C6"/>
  <w16cid:commentId w16cid:paraId="7E9867D6" w16cid:durableId="2474A3C9"/>
  <w16cid:commentId w16cid:paraId="65538ABC" w16cid:durableId="24A97B93"/>
  <w16cid:commentId w16cid:paraId="67F3F3CD" w16cid:durableId="24A97A37"/>
  <w16cid:commentId w16cid:paraId="4D50E16B" w16cid:durableId="24E0C82F"/>
  <w16cid:commentId w16cid:paraId="3DDCF008" w16cid:durableId="24AA51C2"/>
  <w16cid:commentId w16cid:paraId="113891AF" w16cid:durableId="249D805B"/>
  <w16cid:commentId w16cid:paraId="12374CF8" w16cid:durableId="24E0C8EB"/>
  <w16cid:commentId w16cid:paraId="49C7944A" w16cid:durableId="24E0C973"/>
  <w16cid:commentId w16cid:paraId="024917BB" w16cid:durableId="24AA51C3"/>
  <w16cid:commentId w16cid:paraId="1BED0CEC" w16cid:durableId="24AA4BC3"/>
  <w16cid:commentId w16cid:paraId="5DBA9BD7" w16cid:durableId="24AA4C1E"/>
  <w16cid:commentId w16cid:paraId="408F26BB" w16cid:durableId="24E0CA32"/>
  <w16cid:commentId w16cid:paraId="35F63C49" w16cid:durableId="249D8873"/>
  <w16cid:commentId w16cid:paraId="5AA0FED2" w16cid:durableId="24E0CB33"/>
  <w16cid:commentId w16cid:paraId="42E18AA0" w16cid:durableId="24E0CB3A"/>
  <w16cid:commentId w16cid:paraId="3E8118FC" w16cid:durableId="249D88B4"/>
  <w16cid:commentId w16cid:paraId="7CD444E3" w16cid:durableId="24A97113"/>
  <w16cid:commentId w16cid:paraId="3D363A36" w16cid:durableId="24E0CBDE"/>
  <w16cid:commentId w16cid:paraId="3080766B" w16cid:durableId="24E0CBE9"/>
  <w16cid:commentId w16cid:paraId="68617A19" w16cid:durableId="24AA5558"/>
  <w16cid:commentId w16cid:paraId="25EBA524" w16cid:durableId="24E0CC3C"/>
  <w16cid:commentId w16cid:paraId="1E78E67C" w16cid:durableId="24AA5559"/>
  <w16cid:commentId w16cid:paraId="77C45302" w16cid:durableId="24E0CC57"/>
  <w16cid:commentId w16cid:paraId="6C74861A" w16cid:durableId="2474A3CF"/>
  <w16cid:commentId w16cid:paraId="3C02F5B5" w16cid:durableId="2474A3D0"/>
  <w16cid:commentId w16cid:paraId="4D89D0A3" w16cid:durableId="2474A3D2"/>
  <w16cid:commentId w16cid:paraId="0628483C" w16cid:durableId="24AA555A"/>
  <w16cid:commentId w16cid:paraId="027E90F7" w16cid:durableId="249BBE7C"/>
  <w16cid:commentId w16cid:paraId="3CB91B4A" w16cid:durableId="24E0CD12"/>
  <w16cid:commentId w16cid:paraId="0BB192B7" w16cid:durableId="24AA582E"/>
  <w16cid:commentId w16cid:paraId="3EFAEE6C" w16cid:durableId="24AA582F"/>
  <w16cid:commentId w16cid:paraId="612EC5C6" w16cid:durableId="2474A3D5"/>
  <w16cid:commentId w16cid:paraId="3ECE6CC9" w16cid:durableId="24AA6A84"/>
  <w16cid:commentId w16cid:paraId="71822ECC" w16cid:durableId="2474C577"/>
  <w16cid:commentId w16cid:paraId="361CDA82" w16cid:durableId="2474A3D9"/>
  <w16cid:commentId w16cid:paraId="1618EE73" w16cid:durableId="2474A3DB"/>
  <w16cid:commentId w16cid:paraId="1B079A5C" w16cid:durableId="249EB34D"/>
  <w16cid:commentId w16cid:paraId="3017B6BB" w16cid:durableId="24E0CDB6"/>
  <w16cid:commentId w16cid:paraId="607D5239" w16cid:durableId="24AA658E"/>
  <w16cid:commentId w16cid:paraId="6DCBD04E" w16cid:durableId="24E0CDA9"/>
  <w16cid:commentId w16cid:paraId="7D82FA87" w16cid:durableId="24AA6645"/>
  <w16cid:commentId w16cid:paraId="2CC6CADC" w16cid:durableId="2474A3DC"/>
  <w16cid:commentId w16cid:paraId="5D2E4BBE" w16cid:durableId="24AA6785"/>
  <w16cid:commentId w16cid:paraId="34AA483E" w16cid:durableId="2474A3E0"/>
  <w16cid:commentId w16cid:paraId="5EABC767" w16cid:durableId="2474B1EA"/>
  <w16cid:commentId w16cid:paraId="4FE19961" w16cid:durableId="2474A3E1"/>
  <w16cid:commentId w16cid:paraId="2C07706E" w16cid:durableId="2474A3E3"/>
  <w16cid:commentId w16cid:paraId="5E0721B7" w16cid:durableId="2474A3E4"/>
  <w16cid:commentId w16cid:paraId="0F48DBEE" w16cid:durableId="249EBD10"/>
  <w16cid:commentId w16cid:paraId="7AC6EEA2" w16cid:durableId="24E0CEF0"/>
  <w16cid:commentId w16cid:paraId="10271A5B" w16cid:durableId="247708F3"/>
  <w16cid:commentId w16cid:paraId="39088555" w16cid:durableId="249EBEED"/>
  <w16cid:commentId w16cid:paraId="5E7536BE" w16cid:durableId="24AA6B75"/>
  <w16cid:commentId w16cid:paraId="14719CB5" w16cid:durableId="24AA6C02"/>
  <w16cid:commentId w16cid:paraId="51FC3E9F" w16cid:durableId="24E0CF82"/>
  <w16cid:commentId w16cid:paraId="63E846F6" w16cid:durableId="2474A3E6"/>
  <w16cid:commentId w16cid:paraId="031241A5" w16cid:durableId="2474A3E7"/>
  <w16cid:commentId w16cid:paraId="27626BB6" w16cid:durableId="2474A3E8"/>
  <w16cid:commentId w16cid:paraId="6BF1BEED" w16cid:durableId="247752FB"/>
  <w16cid:commentId w16cid:paraId="67260767" w16cid:durableId="2474A3EA"/>
  <w16cid:commentId w16cid:paraId="75378C69" w16cid:durableId="2474B33F"/>
  <w16cid:commentId w16cid:paraId="775BEDC0" w16cid:durableId="2474A3EC"/>
  <w16cid:commentId w16cid:paraId="6A35F7B3" w16cid:durableId="2474A3ED"/>
  <w16cid:commentId w16cid:paraId="0E4CD853" w16cid:durableId="24A00F66"/>
  <w16cid:commentId w16cid:paraId="29640EA4" w16cid:durableId="24E0D007"/>
  <w16cid:commentId w16cid:paraId="0B95256D" w16cid:durableId="2474C5F4"/>
  <w16cid:commentId w16cid:paraId="67F34205" w16cid:durableId="2474A3F5"/>
  <w16cid:commentId w16cid:paraId="0B515DA0" w16cid:durableId="2474A3F7"/>
  <w16cid:commentId w16cid:paraId="204E5394" w16cid:durableId="2474A3F8"/>
  <w16cid:commentId w16cid:paraId="143C53EF" w16cid:durableId="24E1AE78"/>
  <w16cid:commentId w16cid:paraId="02FEDF46" w16cid:durableId="249ED9BC"/>
  <w16cid:commentId w16cid:paraId="10F94E16" w16cid:durableId="2474A3FB"/>
  <w16cid:commentId w16cid:paraId="3CDA795F" w16cid:durableId="2474A3FD"/>
  <w16cid:commentId w16cid:paraId="12163120" w16cid:durableId="2474A3FF"/>
  <w16cid:commentId w16cid:paraId="0F31335F" w16cid:durableId="249EDD74"/>
  <w16cid:commentId w16cid:paraId="4ED065DA" w16cid:durableId="2474A400"/>
  <w16cid:commentId w16cid:paraId="4D5BD773" w16cid:durableId="24AAC050"/>
  <w16cid:commentId w16cid:paraId="22FB4EC5" w16cid:durableId="2474B3F0"/>
  <w16cid:commentId w16cid:paraId="5AA6FAB9" w16cid:durableId="2474A401"/>
  <w16cid:commentId w16cid:paraId="0B5C2962" w16cid:durableId="24AA7169"/>
  <w16cid:commentId w16cid:paraId="1AA8B164" w16cid:durableId="24E1B10E"/>
  <w16cid:commentId w16cid:paraId="15531F35" w16cid:durableId="2474A403"/>
  <w16cid:commentId w16cid:paraId="61CE626F" w16cid:durableId="2474A404"/>
  <w16cid:commentId w16cid:paraId="34CC5FE7" w16cid:durableId="249FA28B"/>
  <w16cid:commentId w16cid:paraId="5BD1B1B5" w16cid:durableId="24E1B1AA"/>
  <w16cid:commentId w16cid:paraId="1D9C0E36" w16cid:durableId="2474A406"/>
  <w16cid:commentId w16cid:paraId="13834BC8" w16cid:durableId="24AA7288"/>
  <w16cid:commentId w16cid:paraId="38D81A9B" w16cid:durableId="24E1B1F6"/>
  <w16cid:commentId w16cid:paraId="0114FAC2" w16cid:durableId="2474A409"/>
  <w16cid:commentId w16cid:paraId="42230732" w16cid:durableId="2474A40A"/>
  <w16cid:commentId w16cid:paraId="20679180" w16cid:durableId="2474A40B"/>
  <w16cid:commentId w16cid:paraId="2DDACA70" w16cid:durableId="24AA72FD"/>
  <w16cid:commentId w16cid:paraId="55A076BF" w16cid:durableId="24E1B3C4"/>
  <w16cid:commentId w16cid:paraId="73D5A403" w16cid:durableId="2474A40C"/>
  <w16cid:commentId w16cid:paraId="288CD8EB" w16cid:durableId="24E1B2D3"/>
  <w16cid:commentId w16cid:paraId="098DF55F" w16cid:durableId="2474A40D"/>
  <w16cid:commentId w16cid:paraId="4A486970" w16cid:durableId="2474A40E"/>
  <w16cid:commentId w16cid:paraId="513CAA96" w16cid:durableId="24AA7371"/>
  <w16cid:commentId w16cid:paraId="4429C0EB" w16cid:durableId="24AA73FB"/>
  <w16cid:commentId w16cid:paraId="757A128F" w16cid:durableId="24E1B3F1"/>
  <w16cid:commentId w16cid:paraId="5CA674CF" w16cid:durableId="2474A411"/>
  <w16cid:commentId w16cid:paraId="4D4BE05A" w16cid:durableId="2474C75C"/>
  <w16cid:commentId w16cid:paraId="4CE65FBE" w16cid:durableId="2474A413"/>
  <w16cid:commentId w16cid:paraId="5408A4D9" w16cid:durableId="2474A416"/>
  <w16cid:commentId w16cid:paraId="142722A6" w16cid:durableId="2474A417"/>
  <w16cid:commentId w16cid:paraId="1E831478" w16cid:durableId="2474A419"/>
  <w16cid:commentId w16cid:paraId="6BB915B5" w16cid:durableId="24A0625A"/>
  <w16cid:commentId w16cid:paraId="076F9D27" w16cid:durableId="24E1B437"/>
  <w16cid:commentId w16cid:paraId="0333165A" w16cid:durableId="2474A41A"/>
  <w16cid:commentId w16cid:paraId="7666642E" w16cid:durableId="2474C894"/>
  <w16cid:commentId w16cid:paraId="1CAF7F47" w16cid:durableId="24AA7522"/>
  <w16cid:commentId w16cid:paraId="055F3042" w16cid:durableId="24E1B47F"/>
  <w16cid:commentId w16cid:paraId="5FE9831F" w16cid:durableId="24AA75A7"/>
  <w16cid:commentId w16cid:paraId="53DC5876" w16cid:durableId="24E1B4F9"/>
  <w16cid:commentId w16cid:paraId="5EC29E9D" w16cid:durableId="24AA76D2"/>
  <w16cid:commentId w16cid:paraId="74E12984" w16cid:durableId="24AA775C"/>
  <w16cid:commentId w16cid:paraId="3895FA3B" w16cid:durableId="24E1B548"/>
  <w16cid:commentId w16cid:paraId="0F9F13A0" w16cid:durableId="2474A426"/>
  <w16cid:commentId w16cid:paraId="71511D40" w16cid:durableId="2474A427"/>
  <w16cid:commentId w16cid:paraId="47A92D03" w16cid:durableId="24AA7A3F"/>
  <w16cid:commentId w16cid:paraId="50F12FE0" w16cid:durableId="2474A428"/>
  <w16cid:commentId w16cid:paraId="7E735152" w16cid:durableId="24AA80D1"/>
  <w16cid:commentId w16cid:paraId="43C92132" w16cid:durableId="24AA88D1"/>
  <w16cid:commentId w16cid:paraId="20263712" w16cid:durableId="24E1B7D8"/>
  <w16cid:commentId w16cid:paraId="3EDFCFAF" w16cid:durableId="24AA88D0"/>
  <w16cid:commentId w16cid:paraId="17CE8162" w16cid:durableId="24AAC1FF"/>
  <w16cid:commentId w16cid:paraId="633C4142" w16cid:durableId="2474A42D"/>
  <w16cid:commentId w16cid:paraId="4271AB08" w16cid:durableId="24A42055"/>
  <w16cid:commentId w16cid:paraId="66672462" w16cid:durableId="2474A433"/>
  <w16cid:commentId w16cid:paraId="5F7538F2" w16cid:durableId="24A42048"/>
  <w16cid:commentId w16cid:paraId="069B15EB" w16cid:durableId="24E1B833"/>
  <w16cid:commentId w16cid:paraId="5759A53B" w16cid:durableId="24A420AB"/>
  <w16cid:commentId w16cid:paraId="15E7AD0C" w16cid:durableId="24775446"/>
  <w16cid:commentId w16cid:paraId="42502FD8" w16cid:durableId="24AA8D0B"/>
  <w16cid:commentId w16cid:paraId="5922B606" w16cid:durableId="24E1B8A0"/>
  <w16cid:commentId w16cid:paraId="1A8BA5E1" w16cid:durableId="2474A43A"/>
  <w16cid:commentId w16cid:paraId="6DD76C0D" w16cid:durableId="2474A43B"/>
  <w16cid:commentId w16cid:paraId="700B2304" w16cid:durableId="2474A43D"/>
  <w16cid:commentId w16cid:paraId="774A2229" w16cid:durableId="2474A441"/>
  <w16cid:commentId w16cid:paraId="68546D2F" w16cid:durableId="2474A442"/>
  <w16cid:commentId w16cid:paraId="3DA1B2A4" w16cid:durableId="2474A444"/>
  <w16cid:commentId w16cid:paraId="06CB9D8D" w16cid:durableId="24E1B9B5"/>
  <w16cid:commentId w16cid:paraId="1BE0EB4A" w16cid:durableId="2474A445"/>
  <w16cid:commentId w16cid:paraId="01912776" w16cid:durableId="2474A447"/>
  <w16cid:commentId w16cid:paraId="1793E898" w16cid:durableId="249BB695"/>
  <w16cid:commentId w16cid:paraId="7E2B00C9" w16cid:durableId="24A1540A"/>
  <w16cid:commentId w16cid:paraId="513269E3" w16cid:durableId="2474A449"/>
  <w16cid:commentId w16cid:paraId="59A989EB" w16cid:durableId="2474B7C9"/>
  <w16cid:commentId w16cid:paraId="3E0E6C3F" w16cid:durableId="2474A44A"/>
  <w16cid:commentId w16cid:paraId="56ED817E" w16cid:durableId="249BB386"/>
  <w16cid:commentId w16cid:paraId="3DB36CE4" w16cid:durableId="2474A44B"/>
  <w16cid:commentId w16cid:paraId="2017EACA" w16cid:durableId="2474A44C"/>
  <w16cid:commentId w16cid:paraId="392B9631" w16cid:durableId="2474A44F"/>
  <w16cid:commentId w16cid:paraId="3CBA6E72" w16cid:durableId="2474A450"/>
  <w16cid:commentId w16cid:paraId="25A1D989" w16cid:durableId="2474B82A"/>
  <w16cid:commentId w16cid:paraId="5D57BF02" w16cid:durableId="2474A451"/>
  <w16cid:commentId w16cid:paraId="0AC058DF" w16cid:durableId="24A160D0"/>
  <w16cid:commentId w16cid:paraId="532B6235" w16cid:durableId="24E1BA86"/>
  <w16cid:commentId w16cid:paraId="05C5D1DB" w16cid:durableId="2474A457"/>
  <w16cid:commentId w16cid:paraId="76460DB6" w16cid:durableId="24AA93B3"/>
  <w16cid:commentId w16cid:paraId="524786D4" w16cid:durableId="24E1BBC9"/>
  <w16cid:commentId w16cid:paraId="4F034C8A" w16cid:durableId="24AA93C8"/>
  <w16cid:commentId w16cid:paraId="4B8A9ECD" w16cid:durableId="24E1BBDB"/>
  <w16cid:commentId w16cid:paraId="2BAC8C3D" w16cid:durableId="24A1641B"/>
  <w16cid:commentId w16cid:paraId="61DEDD1A" w16cid:durableId="24E1BC00"/>
  <w16cid:commentId w16cid:paraId="40DBA1E4" w16cid:durableId="2474A45A"/>
  <w16cid:commentId w16cid:paraId="160322CE" w16cid:durableId="2474A45B"/>
  <w16cid:commentId w16cid:paraId="33C62CE8" w16cid:durableId="2474A45D"/>
  <w16cid:commentId w16cid:paraId="75E90434" w16cid:durableId="24E1BC23"/>
  <w16cid:commentId w16cid:paraId="2A137369" w16cid:durableId="2474CBAC"/>
  <w16cid:commentId w16cid:paraId="0629FF20" w16cid:durableId="2474A467"/>
  <w16cid:commentId w16cid:paraId="33A0B99B" w16cid:durableId="24AAAD6E"/>
  <w16cid:commentId w16cid:paraId="50B3BED3" w16cid:durableId="2474A46A"/>
  <w16cid:commentId w16cid:paraId="2AD490D9" w16cid:durableId="247754B6"/>
  <w16cid:commentId w16cid:paraId="611F1715" w16cid:durableId="2474A46B"/>
  <w16cid:commentId w16cid:paraId="22A4D7C5" w16cid:durableId="2474B8E1"/>
  <w16cid:commentId w16cid:paraId="4E90065D" w16cid:durableId="2474A46D"/>
  <w16cid:commentId w16cid:paraId="7E19F0FC" w16cid:durableId="2474A46F"/>
  <w16cid:commentId w16cid:paraId="5A40C4EE" w16cid:durableId="2474A473"/>
  <w16cid:commentId w16cid:paraId="0BB88DBD" w16cid:durableId="2474B9F0"/>
  <w16cid:commentId w16cid:paraId="7C2AC71C" w16cid:durableId="2474A476"/>
  <w16cid:commentId w16cid:paraId="0970DF79" w16cid:durableId="2474BA82"/>
  <w16cid:commentId w16cid:paraId="6410E428" w16cid:durableId="2474A477"/>
  <w16cid:commentId w16cid:paraId="4DFC2AF3" w16cid:durableId="24AAAF95"/>
  <w16cid:commentId w16cid:paraId="6B282CED" w16cid:durableId="24E1BD05"/>
  <w16cid:commentId w16cid:paraId="1169704D" w16cid:durableId="24E1BF0F"/>
  <w16cid:commentId w16cid:paraId="6BDCC121" w16cid:durableId="24AAAF34"/>
  <w16cid:commentId w16cid:paraId="16221257" w16cid:durableId="24E1BD62"/>
  <w16cid:commentId w16cid:paraId="04D4C8A7" w16cid:durableId="2474A481"/>
  <w16cid:commentId w16cid:paraId="43EC5A09" w16cid:durableId="24AAAF86"/>
  <w16cid:commentId w16cid:paraId="68BF270D" w16cid:durableId="2474A487"/>
  <w16cid:commentId w16cid:paraId="3BAB41A4" w16cid:durableId="2474A488"/>
  <w16cid:commentId w16cid:paraId="39656895" w16cid:durableId="2474A48A"/>
  <w16cid:commentId w16cid:paraId="57BEF073" w16cid:durableId="2474A48C"/>
  <w16cid:commentId w16cid:paraId="39CF7A46" w16cid:durableId="2474C357"/>
  <w16cid:commentId w16cid:paraId="38CE91EF" w16cid:durableId="2474A49A"/>
  <w16cid:commentId w16cid:paraId="3D011CA4" w16cid:durableId="2474BEA1"/>
  <w16cid:commentId w16cid:paraId="289C4156" w16cid:durableId="2474A49E"/>
  <w16cid:commentId w16cid:paraId="69BE9079" w16cid:durableId="2474A49F"/>
  <w16cid:commentId w16cid:paraId="3FEDDDDC" w16cid:durableId="2474BF1F"/>
  <w16cid:commentId w16cid:paraId="2F9CB467" w16cid:durableId="2477579E"/>
  <w16cid:commentId w16cid:paraId="156ED0F1" w16cid:durableId="2474BF79"/>
  <w16cid:commentId w16cid:paraId="38564D80" w16cid:durableId="2474A4A0"/>
  <w16cid:commentId w16cid:paraId="487C9E71" w16cid:durableId="2474A4A1"/>
  <w16cid:commentId w16cid:paraId="6ADDF4B5" w16cid:durableId="2474BFB0"/>
  <w16cid:commentId w16cid:paraId="62109388" w16cid:durableId="24AAB135"/>
  <w16cid:commentId w16cid:paraId="47AA9E12" w16cid:durableId="24E1BF62"/>
  <w16cid:commentId w16cid:paraId="11BF631B" w16cid:durableId="2474A4A3"/>
  <w16cid:commentId w16cid:paraId="13C3E9B0" w16cid:durableId="24AAB171"/>
  <w16cid:commentId w16cid:paraId="283D58B5" w16cid:durableId="24E1BF8D"/>
  <w16cid:commentId w16cid:paraId="3E04EA3F" w16cid:durableId="24AAB197"/>
  <w16cid:commentId w16cid:paraId="1E2D8A6F" w16cid:durableId="2474A4A4"/>
  <w16cid:commentId w16cid:paraId="7609CDCF" w16cid:durableId="2474A4A5"/>
  <w16cid:commentId w16cid:paraId="15C01B81" w16cid:durableId="2474A4A6"/>
  <w16cid:commentId w16cid:paraId="3636FE41" w16cid:durableId="2474A4A7"/>
  <w16cid:commentId w16cid:paraId="149F15C9" w16cid:durableId="2474A4A8"/>
  <w16cid:commentId w16cid:paraId="5B8F8871" w16cid:durableId="2474C09F"/>
  <w16cid:commentId w16cid:paraId="5C371480" w16cid:durableId="2474A4A9"/>
  <w16cid:commentId w16cid:paraId="29529E9F" w16cid:durableId="2474A4AA"/>
  <w16cid:commentId w16cid:paraId="4CA64CBC" w16cid:durableId="24AAB254"/>
  <w16cid:commentId w16cid:paraId="31394AAE" w16cid:durableId="2474A4AB"/>
  <w16cid:commentId w16cid:paraId="419D3E31" w16cid:durableId="2474A4AC"/>
  <w16cid:commentId w16cid:paraId="444D7F35" w16cid:durableId="24AAB322"/>
  <w16cid:commentId w16cid:paraId="23EA8462" w16cid:durableId="24A25143"/>
  <w16cid:commentId w16cid:paraId="09328E63" w16cid:durableId="2474A4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76EC9" w14:textId="77777777" w:rsidR="00867345" w:rsidRDefault="00867345">
      <w:r>
        <w:separator/>
      </w:r>
    </w:p>
  </w:endnote>
  <w:endnote w:type="continuationSeparator" w:id="0">
    <w:p w14:paraId="15B51A3D" w14:textId="77777777" w:rsidR="00867345" w:rsidRDefault="00867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Che">
    <w:charset w:val="81"/>
    <w:family w:val="modern"/>
    <w:pitch w:val="fixed"/>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imes New Roman(제목 CS)">
    <w:altName w:val="Times New Roman"/>
    <w:charset w:val="00"/>
    <w:family w:val="auto"/>
    <w:pitch w:val="variable"/>
    <w:sig w:usb0="E00002FF" w:usb1="5000205A" w:usb2="00000000" w:usb3="00000000" w:csb0="0000019F" w:csb1="00000000"/>
  </w:font>
  <w:font w:name="Times New Roman(본문 CS)">
    <w:altName w:val="Times New Roman"/>
    <w:charset w:val="00"/>
    <w:family w:val="auto"/>
    <w:pitch w:val="variable"/>
    <w:sig w:usb0="E00002FF" w:usb1="5000205A" w:usb2="00000000" w:usb3="00000000" w:csb0="0000019F" w:csb1="00000000"/>
  </w:font>
  <w:font w:name="Frutiger LT Pro 57 Condensed">
    <w:altName w:val="Calibri"/>
    <w:panose1 w:val="00000000000000000000"/>
    <w:charset w:val="00"/>
    <w:family w:val="swiss"/>
    <w:notTrueType/>
    <w:pitch w:val="variable"/>
    <w:sig w:usb0="800000AF" w:usb1="5000204A" w:usb2="00000000" w:usb3="00000000" w:csb0="0000009B" w:csb1="00000000"/>
  </w:font>
  <w:font w:name="Times">
    <w:altName w:val="﷽﷽﷽﷽﷽﷽﷽﷽怀"/>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Apple SD Gothic Neo">
    <w:charset w:val="81"/>
    <w:family w:val="auto"/>
    <w:pitch w:val="variable"/>
    <w:sig w:usb0="00000203" w:usb1="29D72C10" w:usb2="00000010" w:usb3="00000000" w:csb0="00280005"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FrutigerLTPro-Condensed">
    <w:altName w:val="Yu Gothic"/>
    <w:charset w:val="80"/>
    <w:family w:val="swiss"/>
    <w:pitch w:val="default"/>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Yu Gothic UI"/>
    <w:charset w:val="80"/>
    <w:family w:val="auto"/>
    <w:pitch w:val="default"/>
    <w:sig w:usb0="00000001" w:usb1="08070000" w:usb2="00000010" w:usb3="00000000" w:csb0="00020000" w:csb1="00000000"/>
  </w:font>
  <w:font w:name="CIDFont+F1">
    <w:altName w:val="Yu Gothic"/>
    <w:panose1 w:val="00000000000000000000"/>
    <w:charset w:val="80"/>
    <w:family w:val="auto"/>
    <w:notTrueType/>
    <w:pitch w:val="default"/>
    <w:sig w:usb0="00000000" w:usb1="08070000" w:usb2="00000010" w:usb3="00000000" w:csb0="00020000" w:csb1="00000000"/>
  </w:font>
  <w:font w:name="AdvOT569473da">
    <w:altName w:val="Cambria"/>
    <w:panose1 w:val="00000000000000000000"/>
    <w:charset w:val="00"/>
    <w:family w:val="roman"/>
    <w:notTrueType/>
    <w:pitch w:val="default"/>
    <w:sig w:usb0="00000003" w:usb1="00000000" w:usb2="00000000" w:usb3="00000000" w:csb0="00000001" w:csb1="00000000"/>
  </w:font>
  <w:font w:name="TimesNewRomanPSMT">
    <w:altName w:val="Times New Roman"/>
    <w:charset w:val="00"/>
    <w:family w:val="roman"/>
    <w:pitch w:val="variable"/>
    <w:sig w:usb0="E0002AEF" w:usb1="C0007841" w:usb2="00000009" w:usb3="00000000" w:csb0="000001FF" w:csb1="00000000"/>
  </w:font>
  <w:font w:name="CMR6">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3DE1" w14:textId="32C12E2C" w:rsidR="00B073F5" w:rsidRPr="005E6785" w:rsidRDefault="00B073F5" w:rsidP="00241D33">
    <w:pPr>
      <w:pStyle w:val="AR6Footpage"/>
    </w:pPr>
    <w:r w:rsidRPr="005E6785">
      <w:t>Do Not Cite, Quote or Distribute</w:t>
    </w:r>
    <w:r w:rsidRPr="005E6785">
      <w:tab/>
    </w:r>
    <w:r>
      <w:rPr>
        <w:b w:val="0"/>
      </w:rPr>
      <w:t>4</w:t>
    </w:r>
    <w:r w:rsidRPr="00241D33">
      <w:rPr>
        <w:b w:val="0"/>
      </w:rPr>
      <w:t>-</w:t>
    </w:r>
    <w:r w:rsidRPr="00241D33">
      <w:rPr>
        <w:b w:val="0"/>
      </w:rPr>
      <w:fldChar w:fldCharType="begin"/>
    </w:r>
    <w:r w:rsidRPr="00241D33">
      <w:rPr>
        <w:b w:val="0"/>
      </w:rPr>
      <w:instrText>PAGE</w:instrText>
    </w:r>
    <w:r w:rsidRPr="00241D33">
      <w:rPr>
        <w:b w:val="0"/>
      </w:rPr>
      <w:fldChar w:fldCharType="separate"/>
    </w:r>
    <w:r>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Pr>
        <w:b w:val="0"/>
        <w:noProof/>
      </w:rPr>
      <w:t>148</w:t>
    </w:r>
    <w:r w:rsidRPr="00241D33">
      <w:rPr>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9F8FB" w14:textId="77777777" w:rsidR="00867345" w:rsidRDefault="00867345">
      <w:r>
        <w:separator/>
      </w:r>
    </w:p>
  </w:footnote>
  <w:footnote w:type="continuationSeparator" w:id="0">
    <w:p w14:paraId="5A846492" w14:textId="77777777" w:rsidR="00867345" w:rsidRDefault="00867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7427" w14:textId="505AF4C2" w:rsidR="00B073F5" w:rsidRPr="00180A88" w:rsidRDefault="00B073F5" w:rsidP="00C149D8">
    <w:pPr>
      <w:pStyle w:val="AR6Header"/>
      <w:rPr>
        <w:lang w:val="en-GB"/>
      </w:rPr>
    </w:pPr>
    <w:r>
      <w:rPr>
        <w:lang w:val="en-GB"/>
      </w:rPr>
      <w:t>Final Government Distribution</w:t>
    </w:r>
    <w:r w:rsidRPr="00180A88">
      <w:rPr>
        <w:lang w:val="en-GB"/>
      </w:rPr>
      <w:tab/>
      <w:t>Chapter 4</w:t>
    </w:r>
    <w:r w:rsidRPr="00180A88">
      <w:rPr>
        <w:lang w:val="en-GB"/>
      </w:rPr>
      <w:tab/>
      <w:t>IPCC AR6 WGI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7CA6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0A93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50A5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30C4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B1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3C3A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A863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8ADB9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18268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60D1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82684"/>
    <w:multiLevelType w:val="hybridMultilevel"/>
    <w:tmpl w:val="B2864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30167E"/>
    <w:multiLevelType w:val="multilevel"/>
    <w:tmpl w:val="1EF4D08A"/>
    <w:numStyleLink w:val="Style2"/>
  </w:abstractNum>
  <w:abstractNum w:abstractNumId="12" w15:restartNumberingAfterBreak="0">
    <w:nsid w:val="150A4F7C"/>
    <w:multiLevelType w:val="multilevel"/>
    <w:tmpl w:val="1EF4D08A"/>
    <w:numStyleLink w:val="Style2"/>
  </w:abstractNum>
  <w:abstractNum w:abstractNumId="13" w15:restartNumberingAfterBreak="0">
    <w:nsid w:val="17C8185C"/>
    <w:multiLevelType w:val="multilevel"/>
    <w:tmpl w:val="1EF4D08A"/>
    <w:numStyleLink w:val="Style2"/>
  </w:abstractNum>
  <w:abstractNum w:abstractNumId="14" w15:restartNumberingAfterBreak="0">
    <w:nsid w:val="1FC15772"/>
    <w:multiLevelType w:val="multilevel"/>
    <w:tmpl w:val="1EF4D08A"/>
    <w:numStyleLink w:val="Style2"/>
  </w:abstractNum>
  <w:abstractNum w:abstractNumId="15" w15:restartNumberingAfterBreak="0">
    <w:nsid w:val="1FED7303"/>
    <w:multiLevelType w:val="hybridMultilevel"/>
    <w:tmpl w:val="FFF26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1E5AA7"/>
    <w:multiLevelType w:val="multilevel"/>
    <w:tmpl w:val="1EF4D08A"/>
    <w:numStyleLink w:val="Style2"/>
  </w:abstractNum>
  <w:abstractNum w:abstractNumId="17"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8533B8"/>
    <w:multiLevelType w:val="hybridMultilevel"/>
    <w:tmpl w:val="B0F4F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43484"/>
    <w:multiLevelType w:val="multilevel"/>
    <w:tmpl w:val="3886E99A"/>
    <w:lvl w:ilvl="0">
      <w:start w:val="4"/>
      <w:numFmt w:val="decimal"/>
      <w:pStyle w:val="AR6Chap4Level0"/>
      <w:lvlText w:val="%1"/>
      <w:lvlJc w:val="left"/>
      <w:pPr>
        <w:ind w:left="432" w:hanging="432"/>
      </w:pPr>
      <w:rPr>
        <w:rFonts w:hint="default"/>
        <w:color w:val="FFFFFF" w:themeColor="background1"/>
      </w:rPr>
    </w:lvl>
    <w:lvl w:ilvl="1">
      <w:start w:val="1"/>
      <w:numFmt w:val="decimal"/>
      <w:pStyle w:val="AR6Chap4Level141"/>
      <w:lvlText w:val="%1.%2"/>
      <w:lvlJc w:val="left"/>
      <w:pPr>
        <w:ind w:left="576" w:hanging="576"/>
      </w:pPr>
      <w:rPr>
        <w:rFonts w:hint="default"/>
      </w:rPr>
    </w:lvl>
    <w:lvl w:ilvl="2">
      <w:start w:val="1"/>
      <w:numFmt w:val="decimal"/>
      <w:pStyle w:val="AR6Chap4Level2411"/>
      <w:lvlText w:val="%1.%2.%3"/>
      <w:lvlJc w:val="left"/>
      <w:pPr>
        <w:ind w:left="720" w:hanging="720"/>
      </w:pPr>
      <w:rPr>
        <w:rFonts w:hint="default"/>
      </w:rPr>
    </w:lvl>
    <w:lvl w:ilvl="3">
      <w:start w:val="1"/>
      <w:numFmt w:val="decimal"/>
      <w:pStyle w:val="AR6Chap4Level34111"/>
      <w:lvlText w:val="%1.%2.%3.%4"/>
      <w:lvlJc w:val="left"/>
      <w:pPr>
        <w:ind w:left="864" w:hanging="864"/>
      </w:pPr>
      <w:rPr>
        <w:rFonts w:hint="default"/>
      </w:rPr>
    </w:lvl>
    <w:lvl w:ilvl="4">
      <w:start w:val="1"/>
      <w:numFmt w:val="decimal"/>
      <w:pStyle w:val="AR6Chap4Level44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CF60749"/>
    <w:multiLevelType w:val="multilevel"/>
    <w:tmpl w:val="1EF4D08A"/>
    <w:numStyleLink w:val="Style2"/>
  </w:abstractNum>
  <w:abstractNum w:abstractNumId="21" w15:restartNumberingAfterBreak="0">
    <w:nsid w:val="316368BA"/>
    <w:multiLevelType w:val="multilevel"/>
    <w:tmpl w:val="1EF4D08A"/>
    <w:numStyleLink w:val="Style2"/>
  </w:abstractNum>
  <w:abstractNum w:abstractNumId="22" w15:restartNumberingAfterBreak="0">
    <w:nsid w:val="32C908E6"/>
    <w:multiLevelType w:val="hybridMultilevel"/>
    <w:tmpl w:val="2A729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FE2858"/>
    <w:multiLevelType w:val="hybridMultilevel"/>
    <w:tmpl w:val="0BA61E24"/>
    <w:lvl w:ilvl="0" w:tplc="B00C5D88">
      <w:start w:val="1"/>
      <w:numFmt w:val="decimal"/>
      <w:pStyle w:val="AR6Chap4Cross-ChapterBox"/>
      <w:lvlText w:val="Cross-Chapter Box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EB20010"/>
    <w:multiLevelType w:val="hybridMultilevel"/>
    <w:tmpl w:val="942A99F6"/>
    <w:lvl w:ilvl="0" w:tplc="0BE49F10">
      <w:start w:val="1"/>
      <w:numFmt w:val="decimal"/>
      <w:pStyle w:val="AR6Chap4Figure"/>
      <w:lvlText w:val="Figure 4.%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49D0499"/>
    <w:multiLevelType w:val="multilevel"/>
    <w:tmpl w:val="B2E6A462"/>
    <w:lvl w:ilvl="0">
      <w:start w:val="1"/>
      <w:numFmt w:val="none"/>
      <w:pStyle w:val="AR6Cross-ChapterBox"/>
      <w:suff w:val="space"/>
      <w:lvlText w:val="Cross-Chapter Box 4.1"/>
      <w:lvlJc w:val="left"/>
      <w:pPr>
        <w:ind w:left="0" w:firstLine="0"/>
      </w:pPr>
      <w:rPr>
        <w:rFonts w:ascii="Times New Roman" w:hAnsi="Times New Roman" w:hint="default"/>
        <w:b/>
        <w:i w:val="0"/>
        <w:sz w:val="22"/>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5660FD3"/>
    <w:multiLevelType w:val="hybridMultilevel"/>
    <w:tmpl w:val="91DE5474"/>
    <w:lvl w:ilvl="0" w:tplc="2484260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93078C1"/>
    <w:multiLevelType w:val="hybridMultilevel"/>
    <w:tmpl w:val="6DEA2936"/>
    <w:lvl w:ilvl="0" w:tplc="86EED7D8">
      <w:start w:val="1"/>
      <w:numFmt w:val="decimal"/>
      <w:pStyle w:val="AR6Chap4Box"/>
      <w:lvlText w:val="BOX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0"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1" w15:restartNumberingAfterBreak="0">
    <w:nsid w:val="53105E78"/>
    <w:multiLevelType w:val="multilevel"/>
    <w:tmpl w:val="1EF4D08A"/>
    <w:numStyleLink w:val="Style2"/>
  </w:abstractNum>
  <w:abstractNum w:abstractNumId="3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8C3CDE"/>
    <w:multiLevelType w:val="hybridMultilevel"/>
    <w:tmpl w:val="BB60FC36"/>
    <w:lvl w:ilvl="0" w:tplc="327AF5BC">
      <w:start w:val="1"/>
      <w:numFmt w:val="decimal"/>
      <w:pStyle w:val="AR6Chap4FAQ"/>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0556E5"/>
    <w:multiLevelType w:val="hybridMultilevel"/>
    <w:tmpl w:val="D6E0D478"/>
    <w:lvl w:ilvl="0" w:tplc="B9BA82A6">
      <w:start w:val="1"/>
      <w:numFmt w:val="decimal"/>
      <w:pStyle w:val="AR6Chap4Table"/>
      <w:lvlText w:val="Table 4.%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CB0957"/>
    <w:multiLevelType w:val="multilevel"/>
    <w:tmpl w:val="14020736"/>
    <w:lvl w:ilvl="0">
      <w:start w:val="1"/>
      <w:numFmt w:val="decimal"/>
      <w:pStyle w:val="AR6Cross-ChapterBoxFigur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6"/>
  </w:num>
  <w:num w:numId="2">
    <w:abstractNumId w:val="24"/>
  </w:num>
  <w:num w:numId="3">
    <w:abstractNumId w:val="33"/>
  </w:num>
  <w:num w:numId="4">
    <w:abstractNumId w:val="29"/>
  </w:num>
  <w:num w:numId="5">
    <w:abstractNumId w:val="27"/>
  </w:num>
  <w:num w:numId="6">
    <w:abstractNumId w:val="19"/>
  </w:num>
  <w:num w:numId="7">
    <w:abstractNumId w:val="28"/>
  </w:num>
  <w:num w:numId="8">
    <w:abstractNumId w:val="23"/>
  </w:num>
  <w:num w:numId="9">
    <w:abstractNumId w:val="10"/>
  </w:num>
  <w:num w:numId="10">
    <w:abstractNumId w:val="26"/>
  </w:num>
  <w:num w:numId="11">
    <w:abstractNumId w:val="25"/>
  </w:num>
  <w:num w:numId="12">
    <w:abstractNumId w:val="37"/>
  </w:num>
  <w:num w:numId="13">
    <w:abstractNumId w:val="15"/>
  </w:num>
  <w:num w:numId="14">
    <w:abstractNumId w:val="18"/>
  </w:num>
  <w:num w:numId="15">
    <w:abstractNumId w:val="22"/>
  </w:num>
  <w:num w:numId="16">
    <w:abstractNumId w:val="35"/>
  </w:num>
  <w:num w:numId="17">
    <w:abstractNumId w:val="11"/>
  </w:num>
  <w:num w:numId="18">
    <w:abstractNumId w:val="30"/>
  </w:num>
  <w:num w:numId="19">
    <w:abstractNumId w:val="13"/>
  </w:num>
  <w:num w:numId="20">
    <w:abstractNumId w:val="14"/>
  </w:num>
  <w:num w:numId="21">
    <w:abstractNumId w:val="20"/>
  </w:num>
  <w:num w:numId="22">
    <w:abstractNumId w:val="31"/>
  </w:num>
  <w:num w:numId="23">
    <w:abstractNumId w:val="16"/>
  </w:num>
  <w:num w:numId="24">
    <w:abstractNumId w:val="12"/>
  </w:num>
  <w:num w:numId="25">
    <w:abstractNumId w:val="21"/>
  </w:num>
  <w:num w:numId="26">
    <w:abstractNumId w:val="34"/>
  </w:num>
  <w:num w:numId="27">
    <w:abstractNumId w:val="32"/>
  </w:num>
  <w:num w:numId="28">
    <w:abstractNumId w:val="17"/>
  </w:num>
  <w:num w:numId="29">
    <w:abstractNumId w:val="8"/>
  </w:num>
  <w:num w:numId="30">
    <w:abstractNumId w:val="3"/>
  </w:num>
  <w:num w:numId="31">
    <w:abstractNumId w:val="2"/>
  </w:num>
  <w:num w:numId="32">
    <w:abstractNumId w:val="1"/>
  </w:num>
  <w:num w:numId="33">
    <w:abstractNumId w:val="0"/>
  </w:num>
  <w:num w:numId="34">
    <w:abstractNumId w:val="9"/>
  </w:num>
  <w:num w:numId="35">
    <w:abstractNumId w:val="7"/>
  </w:num>
  <w:num w:numId="36">
    <w:abstractNumId w:val="6"/>
  </w:num>
  <w:num w:numId="37">
    <w:abstractNumId w:val="5"/>
  </w:num>
  <w:num w:numId="38">
    <w:abstractNumId w:val="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CA"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CA" w:vendorID="64" w:dllVersion="0" w:nlCheck="1" w:checkStyle="0"/>
  <w:activeWritingStyle w:appName="MSWord" w:lang="de-CH" w:vendorID="64" w:dllVersion="6" w:nlCheck="1" w:checkStyle="0"/>
  <w:activeWritingStyle w:appName="MSWord" w:lang="fr-CH" w:vendorID="64" w:dllVersion="6" w:nlCheck="1" w:checkStyle="1"/>
  <w:activeWritingStyle w:appName="MSWord" w:lang="it-IT" w:vendorID="64" w:dllVersion="6" w:nlCheck="1" w:checkStyle="0"/>
  <w:activeWritingStyle w:appName="MSWord" w:lang="es-ES" w:vendorID="64" w:dllVersion="6" w:nlCheck="1" w:checkStyle="0"/>
  <w:activeWritingStyle w:appName="MSWord" w:lang="de-CH" w:vendorID="64" w:dllVersion="4096" w:nlCheck="1" w:checkStyle="0"/>
  <w:activeWritingStyle w:appName="MSWord" w:lang="fr-CH" w:vendorID="64" w:dllVersion="4096" w:nlCheck="1" w:checkStyle="0"/>
  <w:activeWritingStyle w:appName="MSWord" w:lang="en-IN" w:vendorID="64" w:dllVersion="6" w:nlCheck="1" w:checkStyle="1"/>
  <w:activeWritingStyle w:appName="MSWord" w:lang="en-IN" w:vendorID="64" w:dllVersion="0" w:nlCheck="1" w:checkStyle="0"/>
  <w:activeWritingStyle w:appName="MSWord" w:lang="de-DE" w:vendorID="64" w:dllVersion="6" w:nlCheck="1" w:checkStyle="1"/>
  <w:activeWritingStyle w:appName="MSWord" w:lang="fr-CH" w:vendorID="64" w:dllVersion="0" w:nlCheck="1" w:checkStyle="0"/>
  <w:activeWritingStyle w:appName="MSWord" w:lang="es-ES" w:vendorID="64" w:dllVersion="4096" w:nlCheck="1" w:checkStyle="0"/>
  <w:activeWritingStyle w:appName="MSWord" w:lang="it-IT" w:vendorID="64" w:dllVersion="4096" w:nlCheck="1" w:checkStyle="0"/>
  <w:activeWritingStyle w:appName="MSWord" w:lang="de-DE" w:vendorID="64" w:dllVersion="0" w:nlCheck="1" w:checkStyle="0"/>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550"/>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xNDM3tzCzNDM3NrRQ0lEKTi0uzszPAykwqgUAUKRvhCwAAAA="/>
  </w:docVars>
  <w:rsids>
    <w:rsidRoot w:val="00F936B1"/>
    <w:rsid w:val="00000036"/>
    <w:rsid w:val="00000440"/>
    <w:rsid w:val="000004B6"/>
    <w:rsid w:val="000004E5"/>
    <w:rsid w:val="00000909"/>
    <w:rsid w:val="00000B37"/>
    <w:rsid w:val="00000F91"/>
    <w:rsid w:val="0000137E"/>
    <w:rsid w:val="000019DF"/>
    <w:rsid w:val="00001BBA"/>
    <w:rsid w:val="00001DA1"/>
    <w:rsid w:val="00002510"/>
    <w:rsid w:val="00002936"/>
    <w:rsid w:val="00002ED7"/>
    <w:rsid w:val="000030ED"/>
    <w:rsid w:val="000031A3"/>
    <w:rsid w:val="00003468"/>
    <w:rsid w:val="000038AB"/>
    <w:rsid w:val="00003F26"/>
    <w:rsid w:val="0000432E"/>
    <w:rsid w:val="000043D4"/>
    <w:rsid w:val="0000467E"/>
    <w:rsid w:val="000047DA"/>
    <w:rsid w:val="00004871"/>
    <w:rsid w:val="00004F5E"/>
    <w:rsid w:val="0000503C"/>
    <w:rsid w:val="000053F8"/>
    <w:rsid w:val="00005A12"/>
    <w:rsid w:val="00005EBA"/>
    <w:rsid w:val="00006294"/>
    <w:rsid w:val="0000684E"/>
    <w:rsid w:val="000068AA"/>
    <w:rsid w:val="00006BCC"/>
    <w:rsid w:val="00007FDB"/>
    <w:rsid w:val="000100C9"/>
    <w:rsid w:val="000101D6"/>
    <w:rsid w:val="000103DA"/>
    <w:rsid w:val="00010C20"/>
    <w:rsid w:val="00011785"/>
    <w:rsid w:val="00011DF8"/>
    <w:rsid w:val="000123EE"/>
    <w:rsid w:val="0001250D"/>
    <w:rsid w:val="000126EC"/>
    <w:rsid w:val="00012D25"/>
    <w:rsid w:val="00013534"/>
    <w:rsid w:val="0001360D"/>
    <w:rsid w:val="00013AFD"/>
    <w:rsid w:val="00013D5F"/>
    <w:rsid w:val="00015058"/>
    <w:rsid w:val="00015118"/>
    <w:rsid w:val="0001523C"/>
    <w:rsid w:val="00015BF6"/>
    <w:rsid w:val="00015DEB"/>
    <w:rsid w:val="00015EEC"/>
    <w:rsid w:val="000166FF"/>
    <w:rsid w:val="00016735"/>
    <w:rsid w:val="000173DA"/>
    <w:rsid w:val="0001780A"/>
    <w:rsid w:val="00017CF9"/>
    <w:rsid w:val="00017F55"/>
    <w:rsid w:val="0002045D"/>
    <w:rsid w:val="00020578"/>
    <w:rsid w:val="000209D3"/>
    <w:rsid w:val="00020AD2"/>
    <w:rsid w:val="00020C1E"/>
    <w:rsid w:val="00021F17"/>
    <w:rsid w:val="00022445"/>
    <w:rsid w:val="00023452"/>
    <w:rsid w:val="000247E1"/>
    <w:rsid w:val="000251AF"/>
    <w:rsid w:val="0002549C"/>
    <w:rsid w:val="00025FD6"/>
    <w:rsid w:val="00026FA7"/>
    <w:rsid w:val="000275B3"/>
    <w:rsid w:val="00027867"/>
    <w:rsid w:val="00027DBB"/>
    <w:rsid w:val="00027E8F"/>
    <w:rsid w:val="0003044A"/>
    <w:rsid w:val="00030693"/>
    <w:rsid w:val="00030705"/>
    <w:rsid w:val="00030E40"/>
    <w:rsid w:val="00031242"/>
    <w:rsid w:val="00031CFA"/>
    <w:rsid w:val="00031D85"/>
    <w:rsid w:val="00031D8D"/>
    <w:rsid w:val="0003205E"/>
    <w:rsid w:val="00032506"/>
    <w:rsid w:val="0003295C"/>
    <w:rsid w:val="00032B88"/>
    <w:rsid w:val="00032C0C"/>
    <w:rsid w:val="000332B4"/>
    <w:rsid w:val="000333A0"/>
    <w:rsid w:val="00033836"/>
    <w:rsid w:val="00033C26"/>
    <w:rsid w:val="00033FE8"/>
    <w:rsid w:val="000343E2"/>
    <w:rsid w:val="00034466"/>
    <w:rsid w:val="00034518"/>
    <w:rsid w:val="00034D02"/>
    <w:rsid w:val="000353CF"/>
    <w:rsid w:val="00035A01"/>
    <w:rsid w:val="00035AE4"/>
    <w:rsid w:val="00035EF1"/>
    <w:rsid w:val="000362BA"/>
    <w:rsid w:val="00036AB7"/>
    <w:rsid w:val="00037037"/>
    <w:rsid w:val="00037675"/>
    <w:rsid w:val="000377A1"/>
    <w:rsid w:val="0004094B"/>
    <w:rsid w:val="00040D00"/>
    <w:rsid w:val="00041169"/>
    <w:rsid w:val="00041556"/>
    <w:rsid w:val="000417F5"/>
    <w:rsid w:val="0004187D"/>
    <w:rsid w:val="00041F45"/>
    <w:rsid w:val="0004230A"/>
    <w:rsid w:val="00042551"/>
    <w:rsid w:val="00042831"/>
    <w:rsid w:val="0004283C"/>
    <w:rsid w:val="00042DC7"/>
    <w:rsid w:val="0004381D"/>
    <w:rsid w:val="00043854"/>
    <w:rsid w:val="00043966"/>
    <w:rsid w:val="00043B14"/>
    <w:rsid w:val="00043BDA"/>
    <w:rsid w:val="00043D4E"/>
    <w:rsid w:val="000444A6"/>
    <w:rsid w:val="00044631"/>
    <w:rsid w:val="00044CFE"/>
    <w:rsid w:val="00044DDA"/>
    <w:rsid w:val="0004503C"/>
    <w:rsid w:val="00045207"/>
    <w:rsid w:val="000457DD"/>
    <w:rsid w:val="00045A2A"/>
    <w:rsid w:val="00045D2A"/>
    <w:rsid w:val="00045D76"/>
    <w:rsid w:val="00046167"/>
    <w:rsid w:val="000463DD"/>
    <w:rsid w:val="00047421"/>
    <w:rsid w:val="00047540"/>
    <w:rsid w:val="0005004C"/>
    <w:rsid w:val="000500E5"/>
    <w:rsid w:val="00050AAA"/>
    <w:rsid w:val="00050BCA"/>
    <w:rsid w:val="00050CB3"/>
    <w:rsid w:val="00050EBD"/>
    <w:rsid w:val="00050F20"/>
    <w:rsid w:val="00051A51"/>
    <w:rsid w:val="000520B7"/>
    <w:rsid w:val="0005251F"/>
    <w:rsid w:val="00052638"/>
    <w:rsid w:val="000526C3"/>
    <w:rsid w:val="0005280E"/>
    <w:rsid w:val="00052BA0"/>
    <w:rsid w:val="000531B8"/>
    <w:rsid w:val="000544BE"/>
    <w:rsid w:val="00054BD9"/>
    <w:rsid w:val="00055029"/>
    <w:rsid w:val="0005506A"/>
    <w:rsid w:val="00055348"/>
    <w:rsid w:val="00055571"/>
    <w:rsid w:val="00055B8C"/>
    <w:rsid w:val="00055CB6"/>
    <w:rsid w:val="00055D85"/>
    <w:rsid w:val="00056105"/>
    <w:rsid w:val="0005664D"/>
    <w:rsid w:val="00056BB8"/>
    <w:rsid w:val="00056E24"/>
    <w:rsid w:val="00057A31"/>
    <w:rsid w:val="00057AD3"/>
    <w:rsid w:val="00057B04"/>
    <w:rsid w:val="00057B12"/>
    <w:rsid w:val="0006030D"/>
    <w:rsid w:val="00060B6C"/>
    <w:rsid w:val="00061102"/>
    <w:rsid w:val="00061450"/>
    <w:rsid w:val="0006181C"/>
    <w:rsid w:val="00061B47"/>
    <w:rsid w:val="00061D33"/>
    <w:rsid w:val="00062096"/>
    <w:rsid w:val="000621D2"/>
    <w:rsid w:val="0006246C"/>
    <w:rsid w:val="00062504"/>
    <w:rsid w:val="0006267D"/>
    <w:rsid w:val="00062AD4"/>
    <w:rsid w:val="00062DF9"/>
    <w:rsid w:val="00062EAE"/>
    <w:rsid w:val="000634BB"/>
    <w:rsid w:val="000637C6"/>
    <w:rsid w:val="00063A8F"/>
    <w:rsid w:val="00063B6E"/>
    <w:rsid w:val="00063CD8"/>
    <w:rsid w:val="00064C14"/>
    <w:rsid w:val="0006528B"/>
    <w:rsid w:val="00065528"/>
    <w:rsid w:val="0006621A"/>
    <w:rsid w:val="00066B21"/>
    <w:rsid w:val="00066C84"/>
    <w:rsid w:val="00066E1C"/>
    <w:rsid w:val="00067655"/>
    <w:rsid w:val="00067CD8"/>
    <w:rsid w:val="00067F17"/>
    <w:rsid w:val="00067F8E"/>
    <w:rsid w:val="0007050A"/>
    <w:rsid w:val="00070541"/>
    <w:rsid w:val="00070EE1"/>
    <w:rsid w:val="000713FB"/>
    <w:rsid w:val="00071567"/>
    <w:rsid w:val="00072B06"/>
    <w:rsid w:val="00072D9A"/>
    <w:rsid w:val="00073191"/>
    <w:rsid w:val="00073577"/>
    <w:rsid w:val="00074DB2"/>
    <w:rsid w:val="0007527F"/>
    <w:rsid w:val="0007617F"/>
    <w:rsid w:val="0007623E"/>
    <w:rsid w:val="00077406"/>
    <w:rsid w:val="0007740B"/>
    <w:rsid w:val="00077AFF"/>
    <w:rsid w:val="00077FE4"/>
    <w:rsid w:val="000801AB"/>
    <w:rsid w:val="00080513"/>
    <w:rsid w:val="00080B10"/>
    <w:rsid w:val="000813E3"/>
    <w:rsid w:val="000813F9"/>
    <w:rsid w:val="00082017"/>
    <w:rsid w:val="00082488"/>
    <w:rsid w:val="000824E9"/>
    <w:rsid w:val="00082665"/>
    <w:rsid w:val="00083387"/>
    <w:rsid w:val="00083421"/>
    <w:rsid w:val="00083CA7"/>
    <w:rsid w:val="000846E5"/>
    <w:rsid w:val="00084A42"/>
    <w:rsid w:val="00084B5F"/>
    <w:rsid w:val="00084F16"/>
    <w:rsid w:val="0008564D"/>
    <w:rsid w:val="00085D3F"/>
    <w:rsid w:val="00085EA0"/>
    <w:rsid w:val="00085FD7"/>
    <w:rsid w:val="0008704D"/>
    <w:rsid w:val="00087359"/>
    <w:rsid w:val="00087E20"/>
    <w:rsid w:val="000903E4"/>
    <w:rsid w:val="00090CB1"/>
    <w:rsid w:val="00090E9E"/>
    <w:rsid w:val="00091ADA"/>
    <w:rsid w:val="00091C33"/>
    <w:rsid w:val="00092429"/>
    <w:rsid w:val="000926F1"/>
    <w:rsid w:val="00092FEB"/>
    <w:rsid w:val="000936BD"/>
    <w:rsid w:val="00093932"/>
    <w:rsid w:val="00093952"/>
    <w:rsid w:val="00093ED9"/>
    <w:rsid w:val="00094968"/>
    <w:rsid w:val="00095710"/>
    <w:rsid w:val="00095F85"/>
    <w:rsid w:val="000960A1"/>
    <w:rsid w:val="00096218"/>
    <w:rsid w:val="000968CA"/>
    <w:rsid w:val="00096D09"/>
    <w:rsid w:val="00096E8A"/>
    <w:rsid w:val="00096F7F"/>
    <w:rsid w:val="00097141"/>
    <w:rsid w:val="000972B3"/>
    <w:rsid w:val="000975CC"/>
    <w:rsid w:val="000978F5"/>
    <w:rsid w:val="00097A90"/>
    <w:rsid w:val="00097DDB"/>
    <w:rsid w:val="00097FA9"/>
    <w:rsid w:val="000A02F1"/>
    <w:rsid w:val="000A0770"/>
    <w:rsid w:val="000A07AE"/>
    <w:rsid w:val="000A0BAB"/>
    <w:rsid w:val="000A11BE"/>
    <w:rsid w:val="000A1FBA"/>
    <w:rsid w:val="000A204B"/>
    <w:rsid w:val="000A2C9C"/>
    <w:rsid w:val="000A2D66"/>
    <w:rsid w:val="000A3757"/>
    <w:rsid w:val="000A3769"/>
    <w:rsid w:val="000A3A90"/>
    <w:rsid w:val="000A3B21"/>
    <w:rsid w:val="000A3CCD"/>
    <w:rsid w:val="000A4526"/>
    <w:rsid w:val="000A46A9"/>
    <w:rsid w:val="000A485D"/>
    <w:rsid w:val="000A4B79"/>
    <w:rsid w:val="000A4FC3"/>
    <w:rsid w:val="000A58FC"/>
    <w:rsid w:val="000A5B0E"/>
    <w:rsid w:val="000A5B4D"/>
    <w:rsid w:val="000A61D3"/>
    <w:rsid w:val="000A6780"/>
    <w:rsid w:val="000A6B58"/>
    <w:rsid w:val="000A6BFA"/>
    <w:rsid w:val="000A7D76"/>
    <w:rsid w:val="000B00BC"/>
    <w:rsid w:val="000B0916"/>
    <w:rsid w:val="000B0DC3"/>
    <w:rsid w:val="000B0E94"/>
    <w:rsid w:val="000B0EE7"/>
    <w:rsid w:val="000B18B0"/>
    <w:rsid w:val="000B1E55"/>
    <w:rsid w:val="000B24F7"/>
    <w:rsid w:val="000B265C"/>
    <w:rsid w:val="000B2F7E"/>
    <w:rsid w:val="000B3987"/>
    <w:rsid w:val="000B3AE4"/>
    <w:rsid w:val="000B3C27"/>
    <w:rsid w:val="000B3D9D"/>
    <w:rsid w:val="000B4031"/>
    <w:rsid w:val="000B425F"/>
    <w:rsid w:val="000B462C"/>
    <w:rsid w:val="000B4FD7"/>
    <w:rsid w:val="000B5524"/>
    <w:rsid w:val="000B57A5"/>
    <w:rsid w:val="000B5877"/>
    <w:rsid w:val="000B5BC5"/>
    <w:rsid w:val="000B6425"/>
    <w:rsid w:val="000B6917"/>
    <w:rsid w:val="000B71FC"/>
    <w:rsid w:val="000B78E7"/>
    <w:rsid w:val="000B7BCE"/>
    <w:rsid w:val="000B7CB3"/>
    <w:rsid w:val="000B7FEE"/>
    <w:rsid w:val="000C019A"/>
    <w:rsid w:val="000C02E3"/>
    <w:rsid w:val="000C06BD"/>
    <w:rsid w:val="000C075F"/>
    <w:rsid w:val="000C0977"/>
    <w:rsid w:val="000C0C76"/>
    <w:rsid w:val="000C0D31"/>
    <w:rsid w:val="000C0E46"/>
    <w:rsid w:val="000C10F9"/>
    <w:rsid w:val="000C1257"/>
    <w:rsid w:val="000C17AF"/>
    <w:rsid w:val="000C1E0E"/>
    <w:rsid w:val="000C2A38"/>
    <w:rsid w:val="000C30BF"/>
    <w:rsid w:val="000C3195"/>
    <w:rsid w:val="000C3588"/>
    <w:rsid w:val="000C3765"/>
    <w:rsid w:val="000C384D"/>
    <w:rsid w:val="000C3C34"/>
    <w:rsid w:val="000C4D79"/>
    <w:rsid w:val="000C5152"/>
    <w:rsid w:val="000C55E9"/>
    <w:rsid w:val="000C5E60"/>
    <w:rsid w:val="000C6636"/>
    <w:rsid w:val="000C66BB"/>
    <w:rsid w:val="000C67F6"/>
    <w:rsid w:val="000C6C3C"/>
    <w:rsid w:val="000C6FDC"/>
    <w:rsid w:val="000C751D"/>
    <w:rsid w:val="000C7725"/>
    <w:rsid w:val="000C788E"/>
    <w:rsid w:val="000D035F"/>
    <w:rsid w:val="000D1665"/>
    <w:rsid w:val="000D17AD"/>
    <w:rsid w:val="000D1DC7"/>
    <w:rsid w:val="000D25E2"/>
    <w:rsid w:val="000D270B"/>
    <w:rsid w:val="000D289C"/>
    <w:rsid w:val="000D2A6C"/>
    <w:rsid w:val="000D2B73"/>
    <w:rsid w:val="000D30B5"/>
    <w:rsid w:val="000D3A1C"/>
    <w:rsid w:val="000D3A93"/>
    <w:rsid w:val="000D3B6D"/>
    <w:rsid w:val="000D3E3C"/>
    <w:rsid w:val="000D47A4"/>
    <w:rsid w:val="000D4F22"/>
    <w:rsid w:val="000D4FC6"/>
    <w:rsid w:val="000D5999"/>
    <w:rsid w:val="000D59CE"/>
    <w:rsid w:val="000D61BA"/>
    <w:rsid w:val="000D642D"/>
    <w:rsid w:val="000D6879"/>
    <w:rsid w:val="000D733D"/>
    <w:rsid w:val="000D75DC"/>
    <w:rsid w:val="000D765C"/>
    <w:rsid w:val="000D7DEC"/>
    <w:rsid w:val="000E0B16"/>
    <w:rsid w:val="000E123D"/>
    <w:rsid w:val="000E12FC"/>
    <w:rsid w:val="000E13A6"/>
    <w:rsid w:val="000E1499"/>
    <w:rsid w:val="000E1D03"/>
    <w:rsid w:val="000E206E"/>
    <w:rsid w:val="000E22E5"/>
    <w:rsid w:val="000E2887"/>
    <w:rsid w:val="000E2D8D"/>
    <w:rsid w:val="000E30F7"/>
    <w:rsid w:val="000E39CC"/>
    <w:rsid w:val="000E4987"/>
    <w:rsid w:val="000E4E81"/>
    <w:rsid w:val="000E54E2"/>
    <w:rsid w:val="000E5EF0"/>
    <w:rsid w:val="000E6226"/>
    <w:rsid w:val="000E668F"/>
    <w:rsid w:val="000E6940"/>
    <w:rsid w:val="000E728F"/>
    <w:rsid w:val="000E7947"/>
    <w:rsid w:val="000E7A3D"/>
    <w:rsid w:val="000F0030"/>
    <w:rsid w:val="000F0F33"/>
    <w:rsid w:val="000F1E09"/>
    <w:rsid w:val="000F1E0A"/>
    <w:rsid w:val="000F1FB2"/>
    <w:rsid w:val="000F23AE"/>
    <w:rsid w:val="000F242F"/>
    <w:rsid w:val="000F2663"/>
    <w:rsid w:val="000F294C"/>
    <w:rsid w:val="000F2BC0"/>
    <w:rsid w:val="000F2E0B"/>
    <w:rsid w:val="000F406E"/>
    <w:rsid w:val="000F46EB"/>
    <w:rsid w:val="000F5551"/>
    <w:rsid w:val="000F636D"/>
    <w:rsid w:val="000F6782"/>
    <w:rsid w:val="000F7067"/>
    <w:rsid w:val="000F7676"/>
    <w:rsid w:val="000F7718"/>
    <w:rsid w:val="000F7786"/>
    <w:rsid w:val="000F7848"/>
    <w:rsid w:val="00100870"/>
    <w:rsid w:val="0010094F"/>
    <w:rsid w:val="00101929"/>
    <w:rsid w:val="00101FD8"/>
    <w:rsid w:val="00102081"/>
    <w:rsid w:val="00102248"/>
    <w:rsid w:val="00102AC2"/>
    <w:rsid w:val="00103560"/>
    <w:rsid w:val="001036E7"/>
    <w:rsid w:val="00103A29"/>
    <w:rsid w:val="00104284"/>
    <w:rsid w:val="00104901"/>
    <w:rsid w:val="00104AAC"/>
    <w:rsid w:val="00104E76"/>
    <w:rsid w:val="00104E93"/>
    <w:rsid w:val="001050C4"/>
    <w:rsid w:val="00105B10"/>
    <w:rsid w:val="00105DF3"/>
    <w:rsid w:val="0010603D"/>
    <w:rsid w:val="001062B6"/>
    <w:rsid w:val="00106467"/>
    <w:rsid w:val="00106541"/>
    <w:rsid w:val="00106737"/>
    <w:rsid w:val="00106769"/>
    <w:rsid w:val="00106947"/>
    <w:rsid w:val="00106D55"/>
    <w:rsid w:val="00106E91"/>
    <w:rsid w:val="00106FD5"/>
    <w:rsid w:val="0010713B"/>
    <w:rsid w:val="00107A52"/>
    <w:rsid w:val="00107E27"/>
    <w:rsid w:val="001106EB"/>
    <w:rsid w:val="0011074C"/>
    <w:rsid w:val="001108D3"/>
    <w:rsid w:val="00110DFF"/>
    <w:rsid w:val="00111524"/>
    <w:rsid w:val="00111F26"/>
    <w:rsid w:val="001122A7"/>
    <w:rsid w:val="00112CD6"/>
    <w:rsid w:val="00113060"/>
    <w:rsid w:val="00113139"/>
    <w:rsid w:val="00113A74"/>
    <w:rsid w:val="00113CAF"/>
    <w:rsid w:val="00113D87"/>
    <w:rsid w:val="00114416"/>
    <w:rsid w:val="00114456"/>
    <w:rsid w:val="0011454B"/>
    <w:rsid w:val="0011471C"/>
    <w:rsid w:val="0011494F"/>
    <w:rsid w:val="001149EF"/>
    <w:rsid w:val="00114C12"/>
    <w:rsid w:val="001158E1"/>
    <w:rsid w:val="00115E40"/>
    <w:rsid w:val="0011662A"/>
    <w:rsid w:val="001167DC"/>
    <w:rsid w:val="00116ADF"/>
    <w:rsid w:val="00116B03"/>
    <w:rsid w:val="001176AB"/>
    <w:rsid w:val="0011771A"/>
    <w:rsid w:val="0011797A"/>
    <w:rsid w:val="00120387"/>
    <w:rsid w:val="00120647"/>
    <w:rsid w:val="00120919"/>
    <w:rsid w:val="00120D50"/>
    <w:rsid w:val="00120EA9"/>
    <w:rsid w:val="00122174"/>
    <w:rsid w:val="00122ACB"/>
    <w:rsid w:val="00122CD1"/>
    <w:rsid w:val="00122F7A"/>
    <w:rsid w:val="00123114"/>
    <w:rsid w:val="001235DC"/>
    <w:rsid w:val="0012387F"/>
    <w:rsid w:val="00124389"/>
    <w:rsid w:val="00125127"/>
    <w:rsid w:val="00125166"/>
    <w:rsid w:val="00125E22"/>
    <w:rsid w:val="00125F83"/>
    <w:rsid w:val="0012629A"/>
    <w:rsid w:val="001262DC"/>
    <w:rsid w:val="001265A8"/>
    <w:rsid w:val="00126AF4"/>
    <w:rsid w:val="00126B2C"/>
    <w:rsid w:val="00126DA9"/>
    <w:rsid w:val="00127302"/>
    <w:rsid w:val="001276BF"/>
    <w:rsid w:val="001277A0"/>
    <w:rsid w:val="00127DC1"/>
    <w:rsid w:val="00130AC4"/>
    <w:rsid w:val="00130B90"/>
    <w:rsid w:val="00130C64"/>
    <w:rsid w:val="00130E93"/>
    <w:rsid w:val="00131551"/>
    <w:rsid w:val="001317F1"/>
    <w:rsid w:val="001317F4"/>
    <w:rsid w:val="001318AA"/>
    <w:rsid w:val="00131AD1"/>
    <w:rsid w:val="001327CA"/>
    <w:rsid w:val="00133B62"/>
    <w:rsid w:val="00135661"/>
    <w:rsid w:val="00135790"/>
    <w:rsid w:val="00135FB4"/>
    <w:rsid w:val="00136349"/>
    <w:rsid w:val="00136446"/>
    <w:rsid w:val="001365B7"/>
    <w:rsid w:val="00136A95"/>
    <w:rsid w:val="0013772C"/>
    <w:rsid w:val="00137BB8"/>
    <w:rsid w:val="00137DFE"/>
    <w:rsid w:val="00140146"/>
    <w:rsid w:val="001405CE"/>
    <w:rsid w:val="0014076E"/>
    <w:rsid w:val="001408DE"/>
    <w:rsid w:val="0014099A"/>
    <w:rsid w:val="001409D9"/>
    <w:rsid w:val="00141234"/>
    <w:rsid w:val="0014125A"/>
    <w:rsid w:val="00141412"/>
    <w:rsid w:val="00141451"/>
    <w:rsid w:val="00141837"/>
    <w:rsid w:val="0014193F"/>
    <w:rsid w:val="00141F2A"/>
    <w:rsid w:val="001429D7"/>
    <w:rsid w:val="00142B10"/>
    <w:rsid w:val="001436C3"/>
    <w:rsid w:val="00143A60"/>
    <w:rsid w:val="00143B87"/>
    <w:rsid w:val="00143D23"/>
    <w:rsid w:val="00143DA9"/>
    <w:rsid w:val="00143E22"/>
    <w:rsid w:val="00144495"/>
    <w:rsid w:val="0014455C"/>
    <w:rsid w:val="0014481F"/>
    <w:rsid w:val="00144BA4"/>
    <w:rsid w:val="00144BD7"/>
    <w:rsid w:val="00145133"/>
    <w:rsid w:val="00145587"/>
    <w:rsid w:val="00145F91"/>
    <w:rsid w:val="00146E34"/>
    <w:rsid w:val="001471E5"/>
    <w:rsid w:val="001476B6"/>
    <w:rsid w:val="00147D65"/>
    <w:rsid w:val="00147FE0"/>
    <w:rsid w:val="00150260"/>
    <w:rsid w:val="00150798"/>
    <w:rsid w:val="001508FD"/>
    <w:rsid w:val="001519C5"/>
    <w:rsid w:val="0015269F"/>
    <w:rsid w:val="00152F5E"/>
    <w:rsid w:val="00152F84"/>
    <w:rsid w:val="00153305"/>
    <w:rsid w:val="0015371B"/>
    <w:rsid w:val="0015412F"/>
    <w:rsid w:val="00154900"/>
    <w:rsid w:val="00154CC0"/>
    <w:rsid w:val="00154F54"/>
    <w:rsid w:val="00155214"/>
    <w:rsid w:val="0015523E"/>
    <w:rsid w:val="0015532E"/>
    <w:rsid w:val="0015586F"/>
    <w:rsid w:val="00155925"/>
    <w:rsid w:val="00155F1E"/>
    <w:rsid w:val="001560F3"/>
    <w:rsid w:val="00156218"/>
    <w:rsid w:val="0015672D"/>
    <w:rsid w:val="001568F7"/>
    <w:rsid w:val="00156A23"/>
    <w:rsid w:val="00156D96"/>
    <w:rsid w:val="00157D54"/>
    <w:rsid w:val="001600E4"/>
    <w:rsid w:val="001609D3"/>
    <w:rsid w:val="001615FB"/>
    <w:rsid w:val="0016230E"/>
    <w:rsid w:val="0016257C"/>
    <w:rsid w:val="0016259A"/>
    <w:rsid w:val="0016295C"/>
    <w:rsid w:val="00162A77"/>
    <w:rsid w:val="00162CF7"/>
    <w:rsid w:val="00163421"/>
    <w:rsid w:val="00163A2C"/>
    <w:rsid w:val="00163EFE"/>
    <w:rsid w:val="00164729"/>
    <w:rsid w:val="00164FE7"/>
    <w:rsid w:val="00165038"/>
    <w:rsid w:val="001654D3"/>
    <w:rsid w:val="001654F8"/>
    <w:rsid w:val="00165731"/>
    <w:rsid w:val="001662B9"/>
    <w:rsid w:val="00166993"/>
    <w:rsid w:val="00166BF8"/>
    <w:rsid w:val="00166EB4"/>
    <w:rsid w:val="0016701B"/>
    <w:rsid w:val="00167271"/>
    <w:rsid w:val="0016731E"/>
    <w:rsid w:val="00167340"/>
    <w:rsid w:val="00167384"/>
    <w:rsid w:val="001673F3"/>
    <w:rsid w:val="00167CFB"/>
    <w:rsid w:val="00167E47"/>
    <w:rsid w:val="00170876"/>
    <w:rsid w:val="0017097D"/>
    <w:rsid w:val="00170B2F"/>
    <w:rsid w:val="00170EEF"/>
    <w:rsid w:val="00171C67"/>
    <w:rsid w:val="00171D4A"/>
    <w:rsid w:val="00171D68"/>
    <w:rsid w:val="00171EB1"/>
    <w:rsid w:val="0017258C"/>
    <w:rsid w:val="001726C7"/>
    <w:rsid w:val="00172978"/>
    <w:rsid w:val="0017307A"/>
    <w:rsid w:val="00173A25"/>
    <w:rsid w:val="001742BB"/>
    <w:rsid w:val="001746ED"/>
    <w:rsid w:val="001755E2"/>
    <w:rsid w:val="00175923"/>
    <w:rsid w:val="001759CC"/>
    <w:rsid w:val="00175ED7"/>
    <w:rsid w:val="00176344"/>
    <w:rsid w:val="00176BCF"/>
    <w:rsid w:val="00176E6A"/>
    <w:rsid w:val="00177636"/>
    <w:rsid w:val="0017796B"/>
    <w:rsid w:val="00177C72"/>
    <w:rsid w:val="00177D80"/>
    <w:rsid w:val="00177E6A"/>
    <w:rsid w:val="00177F73"/>
    <w:rsid w:val="001801A3"/>
    <w:rsid w:val="001809CF"/>
    <w:rsid w:val="00180A88"/>
    <w:rsid w:val="00180B42"/>
    <w:rsid w:val="00181250"/>
    <w:rsid w:val="00181D74"/>
    <w:rsid w:val="0018220C"/>
    <w:rsid w:val="00182384"/>
    <w:rsid w:val="00182412"/>
    <w:rsid w:val="001824E1"/>
    <w:rsid w:val="00183285"/>
    <w:rsid w:val="00183620"/>
    <w:rsid w:val="0018370A"/>
    <w:rsid w:val="001841F0"/>
    <w:rsid w:val="001844A8"/>
    <w:rsid w:val="0018490E"/>
    <w:rsid w:val="00184981"/>
    <w:rsid w:val="00184C1E"/>
    <w:rsid w:val="0018536A"/>
    <w:rsid w:val="00185388"/>
    <w:rsid w:val="00185490"/>
    <w:rsid w:val="00185675"/>
    <w:rsid w:val="00185B9E"/>
    <w:rsid w:val="00185D1D"/>
    <w:rsid w:val="00186055"/>
    <w:rsid w:val="0018643B"/>
    <w:rsid w:val="001865C1"/>
    <w:rsid w:val="001872B1"/>
    <w:rsid w:val="001878F5"/>
    <w:rsid w:val="001900DA"/>
    <w:rsid w:val="00190546"/>
    <w:rsid w:val="001905F4"/>
    <w:rsid w:val="001906F0"/>
    <w:rsid w:val="0019106B"/>
    <w:rsid w:val="001917F9"/>
    <w:rsid w:val="00191A77"/>
    <w:rsid w:val="00191B72"/>
    <w:rsid w:val="00191E85"/>
    <w:rsid w:val="00192450"/>
    <w:rsid w:val="001924A4"/>
    <w:rsid w:val="00192908"/>
    <w:rsid w:val="00193079"/>
    <w:rsid w:val="00193220"/>
    <w:rsid w:val="00193946"/>
    <w:rsid w:val="001945D5"/>
    <w:rsid w:val="00194A5D"/>
    <w:rsid w:val="00195B6A"/>
    <w:rsid w:val="00195E5D"/>
    <w:rsid w:val="00196054"/>
    <w:rsid w:val="0019625F"/>
    <w:rsid w:val="001965B7"/>
    <w:rsid w:val="00196877"/>
    <w:rsid w:val="00196A5E"/>
    <w:rsid w:val="00196C8F"/>
    <w:rsid w:val="00196DD2"/>
    <w:rsid w:val="0019702C"/>
    <w:rsid w:val="001976FE"/>
    <w:rsid w:val="00197D12"/>
    <w:rsid w:val="001A006C"/>
    <w:rsid w:val="001A01CD"/>
    <w:rsid w:val="001A02A1"/>
    <w:rsid w:val="001A03C1"/>
    <w:rsid w:val="001A072A"/>
    <w:rsid w:val="001A0CD6"/>
    <w:rsid w:val="001A1857"/>
    <w:rsid w:val="001A19AC"/>
    <w:rsid w:val="001A1BBE"/>
    <w:rsid w:val="001A1ED9"/>
    <w:rsid w:val="001A2776"/>
    <w:rsid w:val="001A2CFD"/>
    <w:rsid w:val="001A2D21"/>
    <w:rsid w:val="001A2D9D"/>
    <w:rsid w:val="001A2F8D"/>
    <w:rsid w:val="001A3783"/>
    <w:rsid w:val="001A394E"/>
    <w:rsid w:val="001A3C1B"/>
    <w:rsid w:val="001A3DF9"/>
    <w:rsid w:val="001A40EF"/>
    <w:rsid w:val="001A4580"/>
    <w:rsid w:val="001A4ADA"/>
    <w:rsid w:val="001A4DE9"/>
    <w:rsid w:val="001A564F"/>
    <w:rsid w:val="001A6246"/>
    <w:rsid w:val="001A62C9"/>
    <w:rsid w:val="001A63F5"/>
    <w:rsid w:val="001A640E"/>
    <w:rsid w:val="001A6611"/>
    <w:rsid w:val="001A69CA"/>
    <w:rsid w:val="001A7601"/>
    <w:rsid w:val="001A760F"/>
    <w:rsid w:val="001A7851"/>
    <w:rsid w:val="001A7C7F"/>
    <w:rsid w:val="001B0B5E"/>
    <w:rsid w:val="001B0B9A"/>
    <w:rsid w:val="001B0C4E"/>
    <w:rsid w:val="001B184A"/>
    <w:rsid w:val="001B1D7C"/>
    <w:rsid w:val="001B2ACB"/>
    <w:rsid w:val="001B2ED1"/>
    <w:rsid w:val="001B4048"/>
    <w:rsid w:val="001B425E"/>
    <w:rsid w:val="001B42FA"/>
    <w:rsid w:val="001B4AFB"/>
    <w:rsid w:val="001B4F98"/>
    <w:rsid w:val="001B5081"/>
    <w:rsid w:val="001B5158"/>
    <w:rsid w:val="001B54B9"/>
    <w:rsid w:val="001B5AD3"/>
    <w:rsid w:val="001B5B38"/>
    <w:rsid w:val="001B628B"/>
    <w:rsid w:val="001B6319"/>
    <w:rsid w:val="001B6D60"/>
    <w:rsid w:val="001B6DD0"/>
    <w:rsid w:val="001B71A2"/>
    <w:rsid w:val="001B742D"/>
    <w:rsid w:val="001B74D4"/>
    <w:rsid w:val="001B7958"/>
    <w:rsid w:val="001C010E"/>
    <w:rsid w:val="001C088E"/>
    <w:rsid w:val="001C0D42"/>
    <w:rsid w:val="001C0D83"/>
    <w:rsid w:val="001C15C5"/>
    <w:rsid w:val="001C16B0"/>
    <w:rsid w:val="001C1A8D"/>
    <w:rsid w:val="001C1AB7"/>
    <w:rsid w:val="001C1D38"/>
    <w:rsid w:val="001C2A9C"/>
    <w:rsid w:val="001C30EF"/>
    <w:rsid w:val="001C358E"/>
    <w:rsid w:val="001C3747"/>
    <w:rsid w:val="001C3985"/>
    <w:rsid w:val="001C39ED"/>
    <w:rsid w:val="001C3F2E"/>
    <w:rsid w:val="001C4307"/>
    <w:rsid w:val="001C48A3"/>
    <w:rsid w:val="001C518D"/>
    <w:rsid w:val="001C5739"/>
    <w:rsid w:val="001C5987"/>
    <w:rsid w:val="001C5F2B"/>
    <w:rsid w:val="001C63F1"/>
    <w:rsid w:val="001C649A"/>
    <w:rsid w:val="001C6576"/>
    <w:rsid w:val="001C6903"/>
    <w:rsid w:val="001C69BE"/>
    <w:rsid w:val="001D02B9"/>
    <w:rsid w:val="001D07EF"/>
    <w:rsid w:val="001D0890"/>
    <w:rsid w:val="001D1A19"/>
    <w:rsid w:val="001D25A8"/>
    <w:rsid w:val="001D26CE"/>
    <w:rsid w:val="001D2966"/>
    <w:rsid w:val="001D38E9"/>
    <w:rsid w:val="001D38FD"/>
    <w:rsid w:val="001D3B03"/>
    <w:rsid w:val="001D419F"/>
    <w:rsid w:val="001D4829"/>
    <w:rsid w:val="001D4934"/>
    <w:rsid w:val="001D4E60"/>
    <w:rsid w:val="001D58D9"/>
    <w:rsid w:val="001D5CE2"/>
    <w:rsid w:val="001D63C8"/>
    <w:rsid w:val="001D649D"/>
    <w:rsid w:val="001D6534"/>
    <w:rsid w:val="001D678B"/>
    <w:rsid w:val="001D6A3D"/>
    <w:rsid w:val="001D6B63"/>
    <w:rsid w:val="001D7122"/>
    <w:rsid w:val="001D73CF"/>
    <w:rsid w:val="001D75DE"/>
    <w:rsid w:val="001D760D"/>
    <w:rsid w:val="001D7F1E"/>
    <w:rsid w:val="001E0070"/>
    <w:rsid w:val="001E067D"/>
    <w:rsid w:val="001E06A8"/>
    <w:rsid w:val="001E184A"/>
    <w:rsid w:val="001E1B37"/>
    <w:rsid w:val="001E26EF"/>
    <w:rsid w:val="001E2B22"/>
    <w:rsid w:val="001E2BB1"/>
    <w:rsid w:val="001E2D38"/>
    <w:rsid w:val="001E348D"/>
    <w:rsid w:val="001E34EE"/>
    <w:rsid w:val="001E4AF3"/>
    <w:rsid w:val="001E4CD3"/>
    <w:rsid w:val="001E4EF6"/>
    <w:rsid w:val="001E6074"/>
    <w:rsid w:val="001E6E28"/>
    <w:rsid w:val="001E6EF8"/>
    <w:rsid w:val="001E7046"/>
    <w:rsid w:val="001E7398"/>
    <w:rsid w:val="001E79F0"/>
    <w:rsid w:val="001E7E17"/>
    <w:rsid w:val="001F05FD"/>
    <w:rsid w:val="001F0770"/>
    <w:rsid w:val="001F0AEC"/>
    <w:rsid w:val="001F0C26"/>
    <w:rsid w:val="001F123B"/>
    <w:rsid w:val="001F16F6"/>
    <w:rsid w:val="001F1B09"/>
    <w:rsid w:val="001F1EEE"/>
    <w:rsid w:val="001F224E"/>
    <w:rsid w:val="001F2F1E"/>
    <w:rsid w:val="001F35AA"/>
    <w:rsid w:val="001F40B2"/>
    <w:rsid w:val="001F45A5"/>
    <w:rsid w:val="001F4BD8"/>
    <w:rsid w:val="001F5188"/>
    <w:rsid w:val="001F5AFF"/>
    <w:rsid w:val="001F5E98"/>
    <w:rsid w:val="001F62BC"/>
    <w:rsid w:val="001F6368"/>
    <w:rsid w:val="001F6CD2"/>
    <w:rsid w:val="001F6D06"/>
    <w:rsid w:val="001F6D3F"/>
    <w:rsid w:val="0020015F"/>
    <w:rsid w:val="00200698"/>
    <w:rsid w:val="0020074C"/>
    <w:rsid w:val="00200B1C"/>
    <w:rsid w:val="002010FA"/>
    <w:rsid w:val="002012D0"/>
    <w:rsid w:val="00201372"/>
    <w:rsid w:val="0020159A"/>
    <w:rsid w:val="00201609"/>
    <w:rsid w:val="00201990"/>
    <w:rsid w:val="00201FA8"/>
    <w:rsid w:val="00201FBE"/>
    <w:rsid w:val="00202061"/>
    <w:rsid w:val="002023BC"/>
    <w:rsid w:val="002023CE"/>
    <w:rsid w:val="00202E7D"/>
    <w:rsid w:val="002030BE"/>
    <w:rsid w:val="0020374F"/>
    <w:rsid w:val="00203AA8"/>
    <w:rsid w:val="00204259"/>
    <w:rsid w:val="002047DC"/>
    <w:rsid w:val="00204802"/>
    <w:rsid w:val="002048D6"/>
    <w:rsid w:val="00204939"/>
    <w:rsid w:val="00204BFD"/>
    <w:rsid w:val="00204D7D"/>
    <w:rsid w:val="00204DA6"/>
    <w:rsid w:val="002050EB"/>
    <w:rsid w:val="0020539F"/>
    <w:rsid w:val="002056AC"/>
    <w:rsid w:val="00205704"/>
    <w:rsid w:val="0020596D"/>
    <w:rsid w:val="00205C37"/>
    <w:rsid w:val="00206563"/>
    <w:rsid w:val="0020658D"/>
    <w:rsid w:val="002078A5"/>
    <w:rsid w:val="00207ACD"/>
    <w:rsid w:val="0021021E"/>
    <w:rsid w:val="0021024B"/>
    <w:rsid w:val="00210420"/>
    <w:rsid w:val="00210DF3"/>
    <w:rsid w:val="00210F07"/>
    <w:rsid w:val="0021205B"/>
    <w:rsid w:val="0021220F"/>
    <w:rsid w:val="0021286B"/>
    <w:rsid w:val="00213458"/>
    <w:rsid w:val="00213830"/>
    <w:rsid w:val="00213D2D"/>
    <w:rsid w:val="002143FC"/>
    <w:rsid w:val="002149D3"/>
    <w:rsid w:val="00214C7B"/>
    <w:rsid w:val="00215F45"/>
    <w:rsid w:val="00216245"/>
    <w:rsid w:val="00216509"/>
    <w:rsid w:val="00216A8E"/>
    <w:rsid w:val="00216EAE"/>
    <w:rsid w:val="00217935"/>
    <w:rsid w:val="00217A9D"/>
    <w:rsid w:val="00217E7E"/>
    <w:rsid w:val="00220432"/>
    <w:rsid w:val="002204D1"/>
    <w:rsid w:val="00220763"/>
    <w:rsid w:val="00220B90"/>
    <w:rsid w:val="00220C92"/>
    <w:rsid w:val="00220F1E"/>
    <w:rsid w:val="00220F8C"/>
    <w:rsid w:val="002217E4"/>
    <w:rsid w:val="002221AF"/>
    <w:rsid w:val="0022243A"/>
    <w:rsid w:val="00222B89"/>
    <w:rsid w:val="00223253"/>
    <w:rsid w:val="0022397A"/>
    <w:rsid w:val="00224EA5"/>
    <w:rsid w:val="0022544F"/>
    <w:rsid w:val="00225894"/>
    <w:rsid w:val="00225E6D"/>
    <w:rsid w:val="002263B0"/>
    <w:rsid w:val="0022640B"/>
    <w:rsid w:val="0022664D"/>
    <w:rsid w:val="00226CA4"/>
    <w:rsid w:val="00227324"/>
    <w:rsid w:val="002274E7"/>
    <w:rsid w:val="002278FA"/>
    <w:rsid w:val="00227A5F"/>
    <w:rsid w:val="002307C5"/>
    <w:rsid w:val="00230833"/>
    <w:rsid w:val="00230B95"/>
    <w:rsid w:val="00230BD4"/>
    <w:rsid w:val="00230FC9"/>
    <w:rsid w:val="0023108B"/>
    <w:rsid w:val="00231220"/>
    <w:rsid w:val="00232137"/>
    <w:rsid w:val="002321B0"/>
    <w:rsid w:val="002321F3"/>
    <w:rsid w:val="00232B13"/>
    <w:rsid w:val="00232E06"/>
    <w:rsid w:val="00233155"/>
    <w:rsid w:val="0023360F"/>
    <w:rsid w:val="0023371A"/>
    <w:rsid w:val="00233A5D"/>
    <w:rsid w:val="00233B4D"/>
    <w:rsid w:val="00233C7D"/>
    <w:rsid w:val="00233F95"/>
    <w:rsid w:val="00234165"/>
    <w:rsid w:val="00234A08"/>
    <w:rsid w:val="002350C7"/>
    <w:rsid w:val="00235349"/>
    <w:rsid w:val="00235363"/>
    <w:rsid w:val="00235577"/>
    <w:rsid w:val="00235D9B"/>
    <w:rsid w:val="00236102"/>
    <w:rsid w:val="002367DA"/>
    <w:rsid w:val="00236B92"/>
    <w:rsid w:val="00236C97"/>
    <w:rsid w:val="00236CD8"/>
    <w:rsid w:val="00236E1B"/>
    <w:rsid w:val="002370CD"/>
    <w:rsid w:val="00237244"/>
    <w:rsid w:val="0023735B"/>
    <w:rsid w:val="00237C9A"/>
    <w:rsid w:val="0024088C"/>
    <w:rsid w:val="0024127B"/>
    <w:rsid w:val="00241796"/>
    <w:rsid w:val="002418DC"/>
    <w:rsid w:val="00241936"/>
    <w:rsid w:val="00241988"/>
    <w:rsid w:val="00241AAF"/>
    <w:rsid w:val="00241D33"/>
    <w:rsid w:val="0024204A"/>
    <w:rsid w:val="00242EBF"/>
    <w:rsid w:val="00242F5A"/>
    <w:rsid w:val="00243546"/>
    <w:rsid w:val="00243AF1"/>
    <w:rsid w:val="00243BC2"/>
    <w:rsid w:val="00243CDC"/>
    <w:rsid w:val="00244955"/>
    <w:rsid w:val="00244BC3"/>
    <w:rsid w:val="00244CFD"/>
    <w:rsid w:val="00244DD5"/>
    <w:rsid w:val="0024546C"/>
    <w:rsid w:val="00245508"/>
    <w:rsid w:val="00245FE0"/>
    <w:rsid w:val="00246032"/>
    <w:rsid w:val="002462E7"/>
    <w:rsid w:val="00246898"/>
    <w:rsid w:val="002468E4"/>
    <w:rsid w:val="00246BD1"/>
    <w:rsid w:val="00246D9E"/>
    <w:rsid w:val="00246E16"/>
    <w:rsid w:val="002470FC"/>
    <w:rsid w:val="00247210"/>
    <w:rsid w:val="0024726F"/>
    <w:rsid w:val="00247BB6"/>
    <w:rsid w:val="00247E7D"/>
    <w:rsid w:val="00250CF1"/>
    <w:rsid w:val="00250D87"/>
    <w:rsid w:val="00251E98"/>
    <w:rsid w:val="00251E9A"/>
    <w:rsid w:val="00251F60"/>
    <w:rsid w:val="0025221E"/>
    <w:rsid w:val="00252565"/>
    <w:rsid w:val="002531E0"/>
    <w:rsid w:val="00253564"/>
    <w:rsid w:val="00253677"/>
    <w:rsid w:val="00253B24"/>
    <w:rsid w:val="0025476E"/>
    <w:rsid w:val="002547D7"/>
    <w:rsid w:val="00254CF4"/>
    <w:rsid w:val="0025520E"/>
    <w:rsid w:val="002552C4"/>
    <w:rsid w:val="0025551A"/>
    <w:rsid w:val="00255CBF"/>
    <w:rsid w:val="00255DE2"/>
    <w:rsid w:val="00255EEB"/>
    <w:rsid w:val="002560D2"/>
    <w:rsid w:val="002565B9"/>
    <w:rsid w:val="00256E63"/>
    <w:rsid w:val="00257443"/>
    <w:rsid w:val="00257580"/>
    <w:rsid w:val="002575E9"/>
    <w:rsid w:val="00260022"/>
    <w:rsid w:val="00260121"/>
    <w:rsid w:val="0026089B"/>
    <w:rsid w:val="00260950"/>
    <w:rsid w:val="00261359"/>
    <w:rsid w:val="00261905"/>
    <w:rsid w:val="002619E8"/>
    <w:rsid w:val="00262C7B"/>
    <w:rsid w:val="00262CD9"/>
    <w:rsid w:val="00262FB8"/>
    <w:rsid w:val="002632EE"/>
    <w:rsid w:val="002634B2"/>
    <w:rsid w:val="00263BEF"/>
    <w:rsid w:val="00263D75"/>
    <w:rsid w:val="00263E2D"/>
    <w:rsid w:val="00264813"/>
    <w:rsid w:val="00264859"/>
    <w:rsid w:val="00264A2F"/>
    <w:rsid w:val="00264BFC"/>
    <w:rsid w:val="00264CF8"/>
    <w:rsid w:val="002651EF"/>
    <w:rsid w:val="002656FC"/>
    <w:rsid w:val="00265950"/>
    <w:rsid w:val="00265D26"/>
    <w:rsid w:val="0026608F"/>
    <w:rsid w:val="00266469"/>
    <w:rsid w:val="0026655C"/>
    <w:rsid w:val="00266899"/>
    <w:rsid w:val="00266B0B"/>
    <w:rsid w:val="002672F9"/>
    <w:rsid w:val="002674E5"/>
    <w:rsid w:val="00267900"/>
    <w:rsid w:val="00267BD6"/>
    <w:rsid w:val="00267EA1"/>
    <w:rsid w:val="00267FA9"/>
    <w:rsid w:val="00270F4C"/>
    <w:rsid w:val="00270F58"/>
    <w:rsid w:val="00270FC1"/>
    <w:rsid w:val="00271255"/>
    <w:rsid w:val="00271ABE"/>
    <w:rsid w:val="00272261"/>
    <w:rsid w:val="00272355"/>
    <w:rsid w:val="00272C22"/>
    <w:rsid w:val="00272D43"/>
    <w:rsid w:val="00272E02"/>
    <w:rsid w:val="002732E5"/>
    <w:rsid w:val="00274016"/>
    <w:rsid w:val="0027458E"/>
    <w:rsid w:val="00274715"/>
    <w:rsid w:val="002748D8"/>
    <w:rsid w:val="0027492A"/>
    <w:rsid w:val="00274AAB"/>
    <w:rsid w:val="00274E73"/>
    <w:rsid w:val="00275129"/>
    <w:rsid w:val="002752C5"/>
    <w:rsid w:val="00275AAD"/>
    <w:rsid w:val="00275BC6"/>
    <w:rsid w:val="00275FD2"/>
    <w:rsid w:val="0027620D"/>
    <w:rsid w:val="0027675E"/>
    <w:rsid w:val="0027677B"/>
    <w:rsid w:val="00276A8A"/>
    <w:rsid w:val="0027751C"/>
    <w:rsid w:val="00277977"/>
    <w:rsid w:val="00277CD8"/>
    <w:rsid w:val="00280099"/>
    <w:rsid w:val="00280B46"/>
    <w:rsid w:val="0028119E"/>
    <w:rsid w:val="00281430"/>
    <w:rsid w:val="00281E3A"/>
    <w:rsid w:val="00282A66"/>
    <w:rsid w:val="00282BBF"/>
    <w:rsid w:val="00283067"/>
    <w:rsid w:val="002830A7"/>
    <w:rsid w:val="00283157"/>
    <w:rsid w:val="0028318A"/>
    <w:rsid w:val="0028359D"/>
    <w:rsid w:val="002835E3"/>
    <w:rsid w:val="0028361B"/>
    <w:rsid w:val="0028394A"/>
    <w:rsid w:val="00283FB4"/>
    <w:rsid w:val="0028442F"/>
    <w:rsid w:val="00284720"/>
    <w:rsid w:val="00284E4E"/>
    <w:rsid w:val="00285308"/>
    <w:rsid w:val="002855CB"/>
    <w:rsid w:val="00285E03"/>
    <w:rsid w:val="0028628A"/>
    <w:rsid w:val="0028639A"/>
    <w:rsid w:val="002864A5"/>
    <w:rsid w:val="002865EE"/>
    <w:rsid w:val="002869D5"/>
    <w:rsid w:val="00286D9C"/>
    <w:rsid w:val="00286E69"/>
    <w:rsid w:val="002873AC"/>
    <w:rsid w:val="00287CE1"/>
    <w:rsid w:val="00287F5B"/>
    <w:rsid w:val="00290602"/>
    <w:rsid w:val="00290ED4"/>
    <w:rsid w:val="0029101F"/>
    <w:rsid w:val="00291035"/>
    <w:rsid w:val="002913BF"/>
    <w:rsid w:val="00291876"/>
    <w:rsid w:val="00291D97"/>
    <w:rsid w:val="00291E4D"/>
    <w:rsid w:val="00291E93"/>
    <w:rsid w:val="00291EAD"/>
    <w:rsid w:val="002928F9"/>
    <w:rsid w:val="00292CCF"/>
    <w:rsid w:val="00292D49"/>
    <w:rsid w:val="0029365F"/>
    <w:rsid w:val="002936D0"/>
    <w:rsid w:val="00293704"/>
    <w:rsid w:val="00293AD0"/>
    <w:rsid w:val="00293EAA"/>
    <w:rsid w:val="00294176"/>
    <w:rsid w:val="00294331"/>
    <w:rsid w:val="00294A51"/>
    <w:rsid w:val="00294AC0"/>
    <w:rsid w:val="00295022"/>
    <w:rsid w:val="002954E8"/>
    <w:rsid w:val="00295638"/>
    <w:rsid w:val="00295A92"/>
    <w:rsid w:val="0029663E"/>
    <w:rsid w:val="00296D2E"/>
    <w:rsid w:val="002976AD"/>
    <w:rsid w:val="00297B42"/>
    <w:rsid w:val="002A0027"/>
    <w:rsid w:val="002A09CB"/>
    <w:rsid w:val="002A0B03"/>
    <w:rsid w:val="002A1091"/>
    <w:rsid w:val="002A13BA"/>
    <w:rsid w:val="002A1537"/>
    <w:rsid w:val="002A186D"/>
    <w:rsid w:val="002A1878"/>
    <w:rsid w:val="002A1A59"/>
    <w:rsid w:val="002A216D"/>
    <w:rsid w:val="002A2899"/>
    <w:rsid w:val="002A2E4E"/>
    <w:rsid w:val="002A2F3C"/>
    <w:rsid w:val="002A2FD8"/>
    <w:rsid w:val="002A3916"/>
    <w:rsid w:val="002A3C43"/>
    <w:rsid w:val="002A3D87"/>
    <w:rsid w:val="002A3E0E"/>
    <w:rsid w:val="002A48A4"/>
    <w:rsid w:val="002A4E89"/>
    <w:rsid w:val="002A58B8"/>
    <w:rsid w:val="002A5957"/>
    <w:rsid w:val="002A5A76"/>
    <w:rsid w:val="002A5E9F"/>
    <w:rsid w:val="002A6223"/>
    <w:rsid w:val="002A6254"/>
    <w:rsid w:val="002A63DC"/>
    <w:rsid w:val="002A6D8F"/>
    <w:rsid w:val="002A707F"/>
    <w:rsid w:val="002A7494"/>
    <w:rsid w:val="002A77EB"/>
    <w:rsid w:val="002A7B42"/>
    <w:rsid w:val="002B0052"/>
    <w:rsid w:val="002B0063"/>
    <w:rsid w:val="002B04FC"/>
    <w:rsid w:val="002B068C"/>
    <w:rsid w:val="002B0EE0"/>
    <w:rsid w:val="002B0FB9"/>
    <w:rsid w:val="002B133C"/>
    <w:rsid w:val="002B17AC"/>
    <w:rsid w:val="002B1CCF"/>
    <w:rsid w:val="002B1E9B"/>
    <w:rsid w:val="002B2183"/>
    <w:rsid w:val="002B2550"/>
    <w:rsid w:val="002B378D"/>
    <w:rsid w:val="002B41B3"/>
    <w:rsid w:val="002B51DA"/>
    <w:rsid w:val="002B56A1"/>
    <w:rsid w:val="002B571A"/>
    <w:rsid w:val="002B5AEC"/>
    <w:rsid w:val="002B62C4"/>
    <w:rsid w:val="002B63D5"/>
    <w:rsid w:val="002B642B"/>
    <w:rsid w:val="002B6A33"/>
    <w:rsid w:val="002B7196"/>
    <w:rsid w:val="002B71DE"/>
    <w:rsid w:val="002B789C"/>
    <w:rsid w:val="002B7A8E"/>
    <w:rsid w:val="002B7DC8"/>
    <w:rsid w:val="002C07DB"/>
    <w:rsid w:val="002C0A9C"/>
    <w:rsid w:val="002C1132"/>
    <w:rsid w:val="002C1310"/>
    <w:rsid w:val="002C1B3B"/>
    <w:rsid w:val="002C2162"/>
    <w:rsid w:val="002C21C4"/>
    <w:rsid w:val="002C21D5"/>
    <w:rsid w:val="002C2414"/>
    <w:rsid w:val="002C2A57"/>
    <w:rsid w:val="002C2C6C"/>
    <w:rsid w:val="002C3234"/>
    <w:rsid w:val="002C3BEE"/>
    <w:rsid w:val="002C3CF6"/>
    <w:rsid w:val="002C3EE3"/>
    <w:rsid w:val="002C4ACA"/>
    <w:rsid w:val="002C4F90"/>
    <w:rsid w:val="002C50C7"/>
    <w:rsid w:val="002C5E1C"/>
    <w:rsid w:val="002C660D"/>
    <w:rsid w:val="002C682A"/>
    <w:rsid w:val="002C6B0D"/>
    <w:rsid w:val="002C6CF3"/>
    <w:rsid w:val="002C70D5"/>
    <w:rsid w:val="002C72FD"/>
    <w:rsid w:val="002C73FB"/>
    <w:rsid w:val="002C7447"/>
    <w:rsid w:val="002C746C"/>
    <w:rsid w:val="002C74EB"/>
    <w:rsid w:val="002C78E6"/>
    <w:rsid w:val="002D177B"/>
    <w:rsid w:val="002D1A08"/>
    <w:rsid w:val="002D1A83"/>
    <w:rsid w:val="002D1CB2"/>
    <w:rsid w:val="002D20EB"/>
    <w:rsid w:val="002D213A"/>
    <w:rsid w:val="002D21A9"/>
    <w:rsid w:val="002D2554"/>
    <w:rsid w:val="002D28C7"/>
    <w:rsid w:val="002D2910"/>
    <w:rsid w:val="002D2AE4"/>
    <w:rsid w:val="002D2F9B"/>
    <w:rsid w:val="002D31CE"/>
    <w:rsid w:val="002D364B"/>
    <w:rsid w:val="002D3D94"/>
    <w:rsid w:val="002D3DDD"/>
    <w:rsid w:val="002D41B6"/>
    <w:rsid w:val="002D434A"/>
    <w:rsid w:val="002D4424"/>
    <w:rsid w:val="002D461E"/>
    <w:rsid w:val="002D54CE"/>
    <w:rsid w:val="002D5632"/>
    <w:rsid w:val="002D566A"/>
    <w:rsid w:val="002D5C96"/>
    <w:rsid w:val="002D5E4A"/>
    <w:rsid w:val="002D5F02"/>
    <w:rsid w:val="002D6376"/>
    <w:rsid w:val="002D6400"/>
    <w:rsid w:val="002D6434"/>
    <w:rsid w:val="002D6867"/>
    <w:rsid w:val="002D6C00"/>
    <w:rsid w:val="002D70BF"/>
    <w:rsid w:val="002D721A"/>
    <w:rsid w:val="002D738E"/>
    <w:rsid w:val="002D7694"/>
    <w:rsid w:val="002D7955"/>
    <w:rsid w:val="002E0168"/>
    <w:rsid w:val="002E053E"/>
    <w:rsid w:val="002E0674"/>
    <w:rsid w:val="002E0CEC"/>
    <w:rsid w:val="002E12C2"/>
    <w:rsid w:val="002E14A1"/>
    <w:rsid w:val="002E1C4E"/>
    <w:rsid w:val="002E1D26"/>
    <w:rsid w:val="002E1FDC"/>
    <w:rsid w:val="002E219D"/>
    <w:rsid w:val="002E240A"/>
    <w:rsid w:val="002E245C"/>
    <w:rsid w:val="002E2BBE"/>
    <w:rsid w:val="002E2C5A"/>
    <w:rsid w:val="002E2E10"/>
    <w:rsid w:val="002E2EFC"/>
    <w:rsid w:val="002E338A"/>
    <w:rsid w:val="002E33D9"/>
    <w:rsid w:val="002E3CAC"/>
    <w:rsid w:val="002E41AF"/>
    <w:rsid w:val="002E4586"/>
    <w:rsid w:val="002E462B"/>
    <w:rsid w:val="002E46E6"/>
    <w:rsid w:val="002E490C"/>
    <w:rsid w:val="002E4BFD"/>
    <w:rsid w:val="002E57B5"/>
    <w:rsid w:val="002E5825"/>
    <w:rsid w:val="002E5AD2"/>
    <w:rsid w:val="002E6010"/>
    <w:rsid w:val="002E6244"/>
    <w:rsid w:val="002E639C"/>
    <w:rsid w:val="002E69DA"/>
    <w:rsid w:val="002E7127"/>
    <w:rsid w:val="002E713C"/>
    <w:rsid w:val="002E720A"/>
    <w:rsid w:val="002F0552"/>
    <w:rsid w:val="002F05DF"/>
    <w:rsid w:val="002F1051"/>
    <w:rsid w:val="002F1335"/>
    <w:rsid w:val="002F146F"/>
    <w:rsid w:val="002F155C"/>
    <w:rsid w:val="002F1E74"/>
    <w:rsid w:val="002F1E97"/>
    <w:rsid w:val="002F200F"/>
    <w:rsid w:val="002F239D"/>
    <w:rsid w:val="002F26A5"/>
    <w:rsid w:val="002F2A37"/>
    <w:rsid w:val="002F3A47"/>
    <w:rsid w:val="002F3CEC"/>
    <w:rsid w:val="002F3DE0"/>
    <w:rsid w:val="002F3E88"/>
    <w:rsid w:val="002F4F9B"/>
    <w:rsid w:val="002F5143"/>
    <w:rsid w:val="002F51C1"/>
    <w:rsid w:val="002F5B9C"/>
    <w:rsid w:val="002F63CB"/>
    <w:rsid w:val="002F694C"/>
    <w:rsid w:val="002F6F89"/>
    <w:rsid w:val="002F7BC2"/>
    <w:rsid w:val="00300150"/>
    <w:rsid w:val="0030017F"/>
    <w:rsid w:val="003001B3"/>
    <w:rsid w:val="00300578"/>
    <w:rsid w:val="00300E98"/>
    <w:rsid w:val="00300FD2"/>
    <w:rsid w:val="00301397"/>
    <w:rsid w:val="003015AB"/>
    <w:rsid w:val="00301691"/>
    <w:rsid w:val="003018D4"/>
    <w:rsid w:val="0030210E"/>
    <w:rsid w:val="00302A2C"/>
    <w:rsid w:val="00303315"/>
    <w:rsid w:val="00303FFC"/>
    <w:rsid w:val="0030457D"/>
    <w:rsid w:val="0030459A"/>
    <w:rsid w:val="0030487D"/>
    <w:rsid w:val="00304907"/>
    <w:rsid w:val="00304910"/>
    <w:rsid w:val="00304CF8"/>
    <w:rsid w:val="00305238"/>
    <w:rsid w:val="00305C7B"/>
    <w:rsid w:val="00305F7D"/>
    <w:rsid w:val="003060E8"/>
    <w:rsid w:val="00306B01"/>
    <w:rsid w:val="00307BC0"/>
    <w:rsid w:val="00310971"/>
    <w:rsid w:val="003109A0"/>
    <w:rsid w:val="0031115E"/>
    <w:rsid w:val="003111A3"/>
    <w:rsid w:val="003113A7"/>
    <w:rsid w:val="0031168B"/>
    <w:rsid w:val="003125E5"/>
    <w:rsid w:val="00312649"/>
    <w:rsid w:val="00312683"/>
    <w:rsid w:val="003133C1"/>
    <w:rsid w:val="003133DD"/>
    <w:rsid w:val="00313500"/>
    <w:rsid w:val="00313878"/>
    <w:rsid w:val="00313D0F"/>
    <w:rsid w:val="00313E83"/>
    <w:rsid w:val="00313E87"/>
    <w:rsid w:val="00314150"/>
    <w:rsid w:val="00314609"/>
    <w:rsid w:val="003154AD"/>
    <w:rsid w:val="003155A6"/>
    <w:rsid w:val="003155E6"/>
    <w:rsid w:val="0031598B"/>
    <w:rsid w:val="003159AF"/>
    <w:rsid w:val="00315F63"/>
    <w:rsid w:val="00316FD7"/>
    <w:rsid w:val="003172D1"/>
    <w:rsid w:val="0031772E"/>
    <w:rsid w:val="0031777B"/>
    <w:rsid w:val="003179C5"/>
    <w:rsid w:val="003179FA"/>
    <w:rsid w:val="00317ABC"/>
    <w:rsid w:val="00317BAE"/>
    <w:rsid w:val="00317BFE"/>
    <w:rsid w:val="00320768"/>
    <w:rsid w:val="00320CD7"/>
    <w:rsid w:val="00320DA4"/>
    <w:rsid w:val="00320E51"/>
    <w:rsid w:val="00321217"/>
    <w:rsid w:val="003217C1"/>
    <w:rsid w:val="00321A2E"/>
    <w:rsid w:val="00321B9D"/>
    <w:rsid w:val="00321BD5"/>
    <w:rsid w:val="00323A7A"/>
    <w:rsid w:val="00323C52"/>
    <w:rsid w:val="00323DC4"/>
    <w:rsid w:val="00324AF9"/>
    <w:rsid w:val="00324CD8"/>
    <w:rsid w:val="00324FBB"/>
    <w:rsid w:val="00325414"/>
    <w:rsid w:val="00325625"/>
    <w:rsid w:val="003256EA"/>
    <w:rsid w:val="003257FF"/>
    <w:rsid w:val="00326855"/>
    <w:rsid w:val="00326B72"/>
    <w:rsid w:val="00326F8F"/>
    <w:rsid w:val="00327013"/>
    <w:rsid w:val="0032759E"/>
    <w:rsid w:val="003276CA"/>
    <w:rsid w:val="00327C6E"/>
    <w:rsid w:val="00327F05"/>
    <w:rsid w:val="00327F6B"/>
    <w:rsid w:val="003300E8"/>
    <w:rsid w:val="00330180"/>
    <w:rsid w:val="00331500"/>
    <w:rsid w:val="00331A76"/>
    <w:rsid w:val="00331E04"/>
    <w:rsid w:val="003322F4"/>
    <w:rsid w:val="003326DE"/>
    <w:rsid w:val="00332B29"/>
    <w:rsid w:val="003334BD"/>
    <w:rsid w:val="00333FA1"/>
    <w:rsid w:val="0033437F"/>
    <w:rsid w:val="003343F4"/>
    <w:rsid w:val="00334694"/>
    <w:rsid w:val="0033477C"/>
    <w:rsid w:val="003348B7"/>
    <w:rsid w:val="00334B77"/>
    <w:rsid w:val="00334DF5"/>
    <w:rsid w:val="00335958"/>
    <w:rsid w:val="0033691B"/>
    <w:rsid w:val="00336FFA"/>
    <w:rsid w:val="00337464"/>
    <w:rsid w:val="0033785F"/>
    <w:rsid w:val="00337F9D"/>
    <w:rsid w:val="00340217"/>
    <w:rsid w:val="00340FA9"/>
    <w:rsid w:val="00341310"/>
    <w:rsid w:val="003414F7"/>
    <w:rsid w:val="00341504"/>
    <w:rsid w:val="00341EC2"/>
    <w:rsid w:val="00342007"/>
    <w:rsid w:val="0034223A"/>
    <w:rsid w:val="0034226F"/>
    <w:rsid w:val="00342568"/>
    <w:rsid w:val="00342A5C"/>
    <w:rsid w:val="00342D6C"/>
    <w:rsid w:val="00342E82"/>
    <w:rsid w:val="00342F84"/>
    <w:rsid w:val="003433A9"/>
    <w:rsid w:val="00343513"/>
    <w:rsid w:val="003438B2"/>
    <w:rsid w:val="00343E14"/>
    <w:rsid w:val="0034438F"/>
    <w:rsid w:val="00344595"/>
    <w:rsid w:val="00344F51"/>
    <w:rsid w:val="003450D0"/>
    <w:rsid w:val="00345104"/>
    <w:rsid w:val="00345147"/>
    <w:rsid w:val="0034542B"/>
    <w:rsid w:val="00345C5F"/>
    <w:rsid w:val="0034663F"/>
    <w:rsid w:val="00346FE0"/>
    <w:rsid w:val="00347B93"/>
    <w:rsid w:val="0035001F"/>
    <w:rsid w:val="00350183"/>
    <w:rsid w:val="003503B8"/>
    <w:rsid w:val="003504D5"/>
    <w:rsid w:val="003510B1"/>
    <w:rsid w:val="00351372"/>
    <w:rsid w:val="00351695"/>
    <w:rsid w:val="0035173D"/>
    <w:rsid w:val="00351E5C"/>
    <w:rsid w:val="00351FFE"/>
    <w:rsid w:val="003521F1"/>
    <w:rsid w:val="003523C6"/>
    <w:rsid w:val="00352817"/>
    <w:rsid w:val="00352B79"/>
    <w:rsid w:val="00352B86"/>
    <w:rsid w:val="00352EEC"/>
    <w:rsid w:val="003533D0"/>
    <w:rsid w:val="003535CD"/>
    <w:rsid w:val="003544B8"/>
    <w:rsid w:val="003549FD"/>
    <w:rsid w:val="00354AE2"/>
    <w:rsid w:val="00354B15"/>
    <w:rsid w:val="0035528A"/>
    <w:rsid w:val="00355398"/>
    <w:rsid w:val="00355B68"/>
    <w:rsid w:val="00356256"/>
    <w:rsid w:val="003562B1"/>
    <w:rsid w:val="003565EC"/>
    <w:rsid w:val="003566D5"/>
    <w:rsid w:val="00357299"/>
    <w:rsid w:val="00357964"/>
    <w:rsid w:val="00357BAC"/>
    <w:rsid w:val="00357BB8"/>
    <w:rsid w:val="003602EC"/>
    <w:rsid w:val="003605D1"/>
    <w:rsid w:val="00360895"/>
    <w:rsid w:val="003609E8"/>
    <w:rsid w:val="00360AE5"/>
    <w:rsid w:val="00361057"/>
    <w:rsid w:val="0036160C"/>
    <w:rsid w:val="00361726"/>
    <w:rsid w:val="00361AC6"/>
    <w:rsid w:val="00361B09"/>
    <w:rsid w:val="00361BB7"/>
    <w:rsid w:val="00362219"/>
    <w:rsid w:val="00362285"/>
    <w:rsid w:val="00362668"/>
    <w:rsid w:val="0036270D"/>
    <w:rsid w:val="00362753"/>
    <w:rsid w:val="0036459C"/>
    <w:rsid w:val="003645C8"/>
    <w:rsid w:val="00364686"/>
    <w:rsid w:val="003646D3"/>
    <w:rsid w:val="00364C50"/>
    <w:rsid w:val="00364F2A"/>
    <w:rsid w:val="00365949"/>
    <w:rsid w:val="003660FC"/>
    <w:rsid w:val="003668A4"/>
    <w:rsid w:val="003668C8"/>
    <w:rsid w:val="00366BA0"/>
    <w:rsid w:val="00367335"/>
    <w:rsid w:val="00367977"/>
    <w:rsid w:val="00367B93"/>
    <w:rsid w:val="00367EE0"/>
    <w:rsid w:val="00367FB8"/>
    <w:rsid w:val="00370263"/>
    <w:rsid w:val="00370DC0"/>
    <w:rsid w:val="003714BA"/>
    <w:rsid w:val="00371B1B"/>
    <w:rsid w:val="00371D2C"/>
    <w:rsid w:val="00372073"/>
    <w:rsid w:val="003721A9"/>
    <w:rsid w:val="00372466"/>
    <w:rsid w:val="003724EB"/>
    <w:rsid w:val="0037250B"/>
    <w:rsid w:val="0037314E"/>
    <w:rsid w:val="00373158"/>
    <w:rsid w:val="003735A0"/>
    <w:rsid w:val="0037368F"/>
    <w:rsid w:val="003737E6"/>
    <w:rsid w:val="00373A8A"/>
    <w:rsid w:val="00373FF1"/>
    <w:rsid w:val="003741E9"/>
    <w:rsid w:val="00374293"/>
    <w:rsid w:val="00374A39"/>
    <w:rsid w:val="0037501C"/>
    <w:rsid w:val="00375C32"/>
    <w:rsid w:val="00375D5E"/>
    <w:rsid w:val="00375E48"/>
    <w:rsid w:val="00375F1B"/>
    <w:rsid w:val="00376012"/>
    <w:rsid w:val="003762F4"/>
    <w:rsid w:val="00377226"/>
    <w:rsid w:val="00377227"/>
    <w:rsid w:val="003773B0"/>
    <w:rsid w:val="00377ACF"/>
    <w:rsid w:val="00377C4E"/>
    <w:rsid w:val="00377DF7"/>
    <w:rsid w:val="00380174"/>
    <w:rsid w:val="003803E2"/>
    <w:rsid w:val="00380438"/>
    <w:rsid w:val="00380998"/>
    <w:rsid w:val="00380E71"/>
    <w:rsid w:val="0038154A"/>
    <w:rsid w:val="003817BB"/>
    <w:rsid w:val="003819CD"/>
    <w:rsid w:val="00381A4B"/>
    <w:rsid w:val="00381CBD"/>
    <w:rsid w:val="0038201F"/>
    <w:rsid w:val="00382204"/>
    <w:rsid w:val="003829A7"/>
    <w:rsid w:val="00382A11"/>
    <w:rsid w:val="00382ECD"/>
    <w:rsid w:val="00383251"/>
    <w:rsid w:val="00383774"/>
    <w:rsid w:val="00384161"/>
    <w:rsid w:val="00384F15"/>
    <w:rsid w:val="003862D0"/>
    <w:rsid w:val="00386750"/>
    <w:rsid w:val="003868F8"/>
    <w:rsid w:val="00386C7A"/>
    <w:rsid w:val="00386D63"/>
    <w:rsid w:val="00387694"/>
    <w:rsid w:val="00387991"/>
    <w:rsid w:val="00387A64"/>
    <w:rsid w:val="00387D51"/>
    <w:rsid w:val="00387D67"/>
    <w:rsid w:val="0039054B"/>
    <w:rsid w:val="00390CA8"/>
    <w:rsid w:val="00390EAD"/>
    <w:rsid w:val="003910AD"/>
    <w:rsid w:val="00391122"/>
    <w:rsid w:val="00391DFD"/>
    <w:rsid w:val="00391EAB"/>
    <w:rsid w:val="00392293"/>
    <w:rsid w:val="003923ED"/>
    <w:rsid w:val="00392DAF"/>
    <w:rsid w:val="00392DD9"/>
    <w:rsid w:val="00392EE6"/>
    <w:rsid w:val="00393202"/>
    <w:rsid w:val="003933FB"/>
    <w:rsid w:val="00393674"/>
    <w:rsid w:val="00393853"/>
    <w:rsid w:val="00393950"/>
    <w:rsid w:val="003939F3"/>
    <w:rsid w:val="00394262"/>
    <w:rsid w:val="00394F10"/>
    <w:rsid w:val="00395B53"/>
    <w:rsid w:val="00396A42"/>
    <w:rsid w:val="00396C94"/>
    <w:rsid w:val="00396D5D"/>
    <w:rsid w:val="003A028F"/>
    <w:rsid w:val="003A05C0"/>
    <w:rsid w:val="003A0FC1"/>
    <w:rsid w:val="003A1047"/>
    <w:rsid w:val="003A1713"/>
    <w:rsid w:val="003A24E6"/>
    <w:rsid w:val="003A259E"/>
    <w:rsid w:val="003A26CB"/>
    <w:rsid w:val="003A2826"/>
    <w:rsid w:val="003A3000"/>
    <w:rsid w:val="003A33FD"/>
    <w:rsid w:val="003A37EA"/>
    <w:rsid w:val="003A4511"/>
    <w:rsid w:val="003A53DF"/>
    <w:rsid w:val="003A65D0"/>
    <w:rsid w:val="003A7397"/>
    <w:rsid w:val="003A7C94"/>
    <w:rsid w:val="003A7D9F"/>
    <w:rsid w:val="003B032B"/>
    <w:rsid w:val="003B066E"/>
    <w:rsid w:val="003B0767"/>
    <w:rsid w:val="003B08F1"/>
    <w:rsid w:val="003B0CA9"/>
    <w:rsid w:val="003B0E1C"/>
    <w:rsid w:val="003B137C"/>
    <w:rsid w:val="003B194D"/>
    <w:rsid w:val="003B250E"/>
    <w:rsid w:val="003B2633"/>
    <w:rsid w:val="003B27FC"/>
    <w:rsid w:val="003B2A8E"/>
    <w:rsid w:val="003B2D57"/>
    <w:rsid w:val="003B35B8"/>
    <w:rsid w:val="003B3F1B"/>
    <w:rsid w:val="003B3F2C"/>
    <w:rsid w:val="003B4474"/>
    <w:rsid w:val="003B460B"/>
    <w:rsid w:val="003B48E1"/>
    <w:rsid w:val="003B4C07"/>
    <w:rsid w:val="003B4D1D"/>
    <w:rsid w:val="003B5047"/>
    <w:rsid w:val="003B564B"/>
    <w:rsid w:val="003B576F"/>
    <w:rsid w:val="003B5A0D"/>
    <w:rsid w:val="003B66CB"/>
    <w:rsid w:val="003B6D53"/>
    <w:rsid w:val="003B776A"/>
    <w:rsid w:val="003C02C6"/>
    <w:rsid w:val="003C07C7"/>
    <w:rsid w:val="003C0AF7"/>
    <w:rsid w:val="003C0DF2"/>
    <w:rsid w:val="003C1080"/>
    <w:rsid w:val="003C232A"/>
    <w:rsid w:val="003C2385"/>
    <w:rsid w:val="003C2C12"/>
    <w:rsid w:val="003C3905"/>
    <w:rsid w:val="003C398F"/>
    <w:rsid w:val="003C3C4D"/>
    <w:rsid w:val="003C5051"/>
    <w:rsid w:val="003C586D"/>
    <w:rsid w:val="003C5DF6"/>
    <w:rsid w:val="003C628D"/>
    <w:rsid w:val="003C6973"/>
    <w:rsid w:val="003C6D3C"/>
    <w:rsid w:val="003C6D5E"/>
    <w:rsid w:val="003C71EF"/>
    <w:rsid w:val="003C78E8"/>
    <w:rsid w:val="003C7A1B"/>
    <w:rsid w:val="003C7C08"/>
    <w:rsid w:val="003D17B2"/>
    <w:rsid w:val="003D1CCF"/>
    <w:rsid w:val="003D2369"/>
    <w:rsid w:val="003D2AEB"/>
    <w:rsid w:val="003D2B61"/>
    <w:rsid w:val="003D309A"/>
    <w:rsid w:val="003D32A1"/>
    <w:rsid w:val="003D3864"/>
    <w:rsid w:val="003D3F79"/>
    <w:rsid w:val="003D45E2"/>
    <w:rsid w:val="003D4838"/>
    <w:rsid w:val="003D48A9"/>
    <w:rsid w:val="003D4E7B"/>
    <w:rsid w:val="003D4F30"/>
    <w:rsid w:val="003D5351"/>
    <w:rsid w:val="003D5671"/>
    <w:rsid w:val="003D61E8"/>
    <w:rsid w:val="003D6850"/>
    <w:rsid w:val="003D6EC6"/>
    <w:rsid w:val="003D785A"/>
    <w:rsid w:val="003D7A11"/>
    <w:rsid w:val="003D7ABB"/>
    <w:rsid w:val="003D7AEC"/>
    <w:rsid w:val="003D7B28"/>
    <w:rsid w:val="003D7CC5"/>
    <w:rsid w:val="003E0201"/>
    <w:rsid w:val="003E02D9"/>
    <w:rsid w:val="003E04FA"/>
    <w:rsid w:val="003E116D"/>
    <w:rsid w:val="003E1229"/>
    <w:rsid w:val="003E1303"/>
    <w:rsid w:val="003E1736"/>
    <w:rsid w:val="003E1914"/>
    <w:rsid w:val="003E2449"/>
    <w:rsid w:val="003E249B"/>
    <w:rsid w:val="003E2753"/>
    <w:rsid w:val="003E2808"/>
    <w:rsid w:val="003E28C5"/>
    <w:rsid w:val="003E39EE"/>
    <w:rsid w:val="003E4283"/>
    <w:rsid w:val="003E4831"/>
    <w:rsid w:val="003E4C42"/>
    <w:rsid w:val="003E4F7D"/>
    <w:rsid w:val="003E5226"/>
    <w:rsid w:val="003E5A88"/>
    <w:rsid w:val="003E7AA0"/>
    <w:rsid w:val="003E7C11"/>
    <w:rsid w:val="003F0124"/>
    <w:rsid w:val="003F0248"/>
    <w:rsid w:val="003F07CB"/>
    <w:rsid w:val="003F09D3"/>
    <w:rsid w:val="003F0C37"/>
    <w:rsid w:val="003F1250"/>
    <w:rsid w:val="003F12BC"/>
    <w:rsid w:val="003F1544"/>
    <w:rsid w:val="003F15CD"/>
    <w:rsid w:val="003F1C2E"/>
    <w:rsid w:val="003F1E64"/>
    <w:rsid w:val="003F21D1"/>
    <w:rsid w:val="003F27EE"/>
    <w:rsid w:val="003F3BAC"/>
    <w:rsid w:val="003F401E"/>
    <w:rsid w:val="003F49BE"/>
    <w:rsid w:val="003F502D"/>
    <w:rsid w:val="003F5135"/>
    <w:rsid w:val="003F5694"/>
    <w:rsid w:val="003F5DEA"/>
    <w:rsid w:val="003F5E3E"/>
    <w:rsid w:val="003F64FB"/>
    <w:rsid w:val="003F78DC"/>
    <w:rsid w:val="003F7ABA"/>
    <w:rsid w:val="003F7D93"/>
    <w:rsid w:val="00400815"/>
    <w:rsid w:val="00400910"/>
    <w:rsid w:val="00400CFC"/>
    <w:rsid w:val="00400F27"/>
    <w:rsid w:val="00401386"/>
    <w:rsid w:val="004022A5"/>
    <w:rsid w:val="00402323"/>
    <w:rsid w:val="00402386"/>
    <w:rsid w:val="0040258B"/>
    <w:rsid w:val="004028C5"/>
    <w:rsid w:val="00402BD5"/>
    <w:rsid w:val="00403271"/>
    <w:rsid w:val="00403A19"/>
    <w:rsid w:val="00403F7C"/>
    <w:rsid w:val="004040E9"/>
    <w:rsid w:val="00404294"/>
    <w:rsid w:val="004043EA"/>
    <w:rsid w:val="00404804"/>
    <w:rsid w:val="00404B68"/>
    <w:rsid w:val="004062D1"/>
    <w:rsid w:val="0040638C"/>
    <w:rsid w:val="0040670E"/>
    <w:rsid w:val="004069C9"/>
    <w:rsid w:val="004069FE"/>
    <w:rsid w:val="00406CC3"/>
    <w:rsid w:val="0041016E"/>
    <w:rsid w:val="0041059E"/>
    <w:rsid w:val="0041081C"/>
    <w:rsid w:val="004109DF"/>
    <w:rsid w:val="00410A95"/>
    <w:rsid w:val="00410CCD"/>
    <w:rsid w:val="00411183"/>
    <w:rsid w:val="00411A24"/>
    <w:rsid w:val="00412002"/>
    <w:rsid w:val="00412105"/>
    <w:rsid w:val="004127CD"/>
    <w:rsid w:val="00412CDB"/>
    <w:rsid w:val="00413C0D"/>
    <w:rsid w:val="00413E09"/>
    <w:rsid w:val="00414255"/>
    <w:rsid w:val="00414467"/>
    <w:rsid w:val="00414D15"/>
    <w:rsid w:val="0041505C"/>
    <w:rsid w:val="004154C7"/>
    <w:rsid w:val="004166EE"/>
    <w:rsid w:val="00416A2F"/>
    <w:rsid w:val="00416A85"/>
    <w:rsid w:val="00416B7A"/>
    <w:rsid w:val="0041732D"/>
    <w:rsid w:val="004177B6"/>
    <w:rsid w:val="004179B3"/>
    <w:rsid w:val="00417E25"/>
    <w:rsid w:val="004204C0"/>
    <w:rsid w:val="00420B91"/>
    <w:rsid w:val="00421415"/>
    <w:rsid w:val="004222F0"/>
    <w:rsid w:val="0042237E"/>
    <w:rsid w:val="00422D84"/>
    <w:rsid w:val="00422EE5"/>
    <w:rsid w:val="004235C0"/>
    <w:rsid w:val="00423F55"/>
    <w:rsid w:val="00424514"/>
    <w:rsid w:val="004247D3"/>
    <w:rsid w:val="00424A70"/>
    <w:rsid w:val="00424EBB"/>
    <w:rsid w:val="00425250"/>
    <w:rsid w:val="004254A9"/>
    <w:rsid w:val="00425D47"/>
    <w:rsid w:val="00425FFF"/>
    <w:rsid w:val="00426262"/>
    <w:rsid w:val="0042678C"/>
    <w:rsid w:val="00426C43"/>
    <w:rsid w:val="00427336"/>
    <w:rsid w:val="00427448"/>
    <w:rsid w:val="0042763C"/>
    <w:rsid w:val="004277E4"/>
    <w:rsid w:val="00427D6A"/>
    <w:rsid w:val="00430A07"/>
    <w:rsid w:val="00430D37"/>
    <w:rsid w:val="004312A6"/>
    <w:rsid w:val="0043203A"/>
    <w:rsid w:val="0043205A"/>
    <w:rsid w:val="004328AB"/>
    <w:rsid w:val="00432A69"/>
    <w:rsid w:val="00432BFF"/>
    <w:rsid w:val="00433273"/>
    <w:rsid w:val="004339B0"/>
    <w:rsid w:val="00433C46"/>
    <w:rsid w:val="0043435A"/>
    <w:rsid w:val="00434A47"/>
    <w:rsid w:val="00434CC8"/>
    <w:rsid w:val="00434FE3"/>
    <w:rsid w:val="00435369"/>
    <w:rsid w:val="00435565"/>
    <w:rsid w:val="004355D2"/>
    <w:rsid w:val="00435EC3"/>
    <w:rsid w:val="004362B1"/>
    <w:rsid w:val="0043671E"/>
    <w:rsid w:val="0043687C"/>
    <w:rsid w:val="00436A7B"/>
    <w:rsid w:val="00436C2B"/>
    <w:rsid w:val="00436EB2"/>
    <w:rsid w:val="00436EC9"/>
    <w:rsid w:val="00437496"/>
    <w:rsid w:val="00440186"/>
    <w:rsid w:val="00440300"/>
    <w:rsid w:val="00440D56"/>
    <w:rsid w:val="0044100A"/>
    <w:rsid w:val="00441098"/>
    <w:rsid w:val="0044202F"/>
    <w:rsid w:val="004423AA"/>
    <w:rsid w:val="0044273F"/>
    <w:rsid w:val="00442B0F"/>
    <w:rsid w:val="00442C7F"/>
    <w:rsid w:val="00443066"/>
    <w:rsid w:val="0044333D"/>
    <w:rsid w:val="00443893"/>
    <w:rsid w:val="00444167"/>
    <w:rsid w:val="0044433E"/>
    <w:rsid w:val="00444694"/>
    <w:rsid w:val="00444A63"/>
    <w:rsid w:val="00444AD4"/>
    <w:rsid w:val="00445291"/>
    <w:rsid w:val="00445E73"/>
    <w:rsid w:val="004464EB"/>
    <w:rsid w:val="00446E29"/>
    <w:rsid w:val="004472BE"/>
    <w:rsid w:val="004473A6"/>
    <w:rsid w:val="00447650"/>
    <w:rsid w:val="004478E9"/>
    <w:rsid w:val="00447B32"/>
    <w:rsid w:val="004501FF"/>
    <w:rsid w:val="00450452"/>
    <w:rsid w:val="004505D8"/>
    <w:rsid w:val="00450C73"/>
    <w:rsid w:val="004514B5"/>
    <w:rsid w:val="00451776"/>
    <w:rsid w:val="00451E23"/>
    <w:rsid w:val="0045206F"/>
    <w:rsid w:val="0045228B"/>
    <w:rsid w:val="004522AA"/>
    <w:rsid w:val="004522C4"/>
    <w:rsid w:val="00452F3B"/>
    <w:rsid w:val="00453121"/>
    <w:rsid w:val="004535E3"/>
    <w:rsid w:val="00455827"/>
    <w:rsid w:val="00455864"/>
    <w:rsid w:val="00456033"/>
    <w:rsid w:val="0045606F"/>
    <w:rsid w:val="004562A5"/>
    <w:rsid w:val="00456443"/>
    <w:rsid w:val="00456577"/>
    <w:rsid w:val="00456C7F"/>
    <w:rsid w:val="00456F92"/>
    <w:rsid w:val="004574C8"/>
    <w:rsid w:val="0045766E"/>
    <w:rsid w:val="004577AD"/>
    <w:rsid w:val="004579F8"/>
    <w:rsid w:val="00457B11"/>
    <w:rsid w:val="00460333"/>
    <w:rsid w:val="00460618"/>
    <w:rsid w:val="0046139E"/>
    <w:rsid w:val="004616DE"/>
    <w:rsid w:val="00461DDC"/>
    <w:rsid w:val="004622D3"/>
    <w:rsid w:val="00462670"/>
    <w:rsid w:val="00462AF2"/>
    <w:rsid w:val="00462B65"/>
    <w:rsid w:val="00463483"/>
    <w:rsid w:val="00463A90"/>
    <w:rsid w:val="00463E49"/>
    <w:rsid w:val="00463E65"/>
    <w:rsid w:val="0046407A"/>
    <w:rsid w:val="004643F4"/>
    <w:rsid w:val="004646C1"/>
    <w:rsid w:val="00464874"/>
    <w:rsid w:val="00464FA9"/>
    <w:rsid w:val="00465789"/>
    <w:rsid w:val="0046603E"/>
    <w:rsid w:val="00466547"/>
    <w:rsid w:val="0046671D"/>
    <w:rsid w:val="004669EE"/>
    <w:rsid w:val="00467A50"/>
    <w:rsid w:val="00467BB6"/>
    <w:rsid w:val="00470096"/>
    <w:rsid w:val="00470A65"/>
    <w:rsid w:val="00470EB0"/>
    <w:rsid w:val="0047112A"/>
    <w:rsid w:val="004712C6"/>
    <w:rsid w:val="00471D0B"/>
    <w:rsid w:val="00472292"/>
    <w:rsid w:val="00472973"/>
    <w:rsid w:val="00472EAB"/>
    <w:rsid w:val="00473916"/>
    <w:rsid w:val="00473F81"/>
    <w:rsid w:val="00474E80"/>
    <w:rsid w:val="00475008"/>
    <w:rsid w:val="0047521D"/>
    <w:rsid w:val="00475274"/>
    <w:rsid w:val="00475678"/>
    <w:rsid w:val="00475998"/>
    <w:rsid w:val="00475B6F"/>
    <w:rsid w:val="00475F3D"/>
    <w:rsid w:val="004767BD"/>
    <w:rsid w:val="004767F4"/>
    <w:rsid w:val="00476CA2"/>
    <w:rsid w:val="00477727"/>
    <w:rsid w:val="004777F4"/>
    <w:rsid w:val="0047783D"/>
    <w:rsid w:val="00477861"/>
    <w:rsid w:val="00477950"/>
    <w:rsid w:val="004779BC"/>
    <w:rsid w:val="00477DD6"/>
    <w:rsid w:val="00477F18"/>
    <w:rsid w:val="004800D6"/>
    <w:rsid w:val="004801E7"/>
    <w:rsid w:val="00480413"/>
    <w:rsid w:val="00480AA3"/>
    <w:rsid w:val="00480BDA"/>
    <w:rsid w:val="00480E39"/>
    <w:rsid w:val="00481100"/>
    <w:rsid w:val="00481707"/>
    <w:rsid w:val="00481B74"/>
    <w:rsid w:val="0048240B"/>
    <w:rsid w:val="00482724"/>
    <w:rsid w:val="00482CED"/>
    <w:rsid w:val="0048304D"/>
    <w:rsid w:val="0048310B"/>
    <w:rsid w:val="00483308"/>
    <w:rsid w:val="0048334F"/>
    <w:rsid w:val="0048368D"/>
    <w:rsid w:val="00483CE7"/>
    <w:rsid w:val="004844A7"/>
    <w:rsid w:val="00484963"/>
    <w:rsid w:val="00484A77"/>
    <w:rsid w:val="00484D88"/>
    <w:rsid w:val="0048515A"/>
    <w:rsid w:val="004856D3"/>
    <w:rsid w:val="00485F3B"/>
    <w:rsid w:val="0048658A"/>
    <w:rsid w:val="00486856"/>
    <w:rsid w:val="004879BD"/>
    <w:rsid w:val="00487BE4"/>
    <w:rsid w:val="00487F79"/>
    <w:rsid w:val="00487FEC"/>
    <w:rsid w:val="004903CD"/>
    <w:rsid w:val="00490D21"/>
    <w:rsid w:val="0049221D"/>
    <w:rsid w:val="00492C33"/>
    <w:rsid w:val="00492E1F"/>
    <w:rsid w:val="00492E41"/>
    <w:rsid w:val="00493008"/>
    <w:rsid w:val="00493416"/>
    <w:rsid w:val="004937E1"/>
    <w:rsid w:val="00493C78"/>
    <w:rsid w:val="00493DDF"/>
    <w:rsid w:val="00493F0B"/>
    <w:rsid w:val="00493FD6"/>
    <w:rsid w:val="004945F0"/>
    <w:rsid w:val="00494842"/>
    <w:rsid w:val="004948A5"/>
    <w:rsid w:val="004951D8"/>
    <w:rsid w:val="00495DD4"/>
    <w:rsid w:val="00496303"/>
    <w:rsid w:val="004963C4"/>
    <w:rsid w:val="0049695B"/>
    <w:rsid w:val="004970BA"/>
    <w:rsid w:val="004975CA"/>
    <w:rsid w:val="004976F7"/>
    <w:rsid w:val="004977DE"/>
    <w:rsid w:val="0049791C"/>
    <w:rsid w:val="00497E39"/>
    <w:rsid w:val="004A06BA"/>
    <w:rsid w:val="004A08A6"/>
    <w:rsid w:val="004A09B7"/>
    <w:rsid w:val="004A0EA8"/>
    <w:rsid w:val="004A1AFD"/>
    <w:rsid w:val="004A1EE5"/>
    <w:rsid w:val="004A2025"/>
    <w:rsid w:val="004A2163"/>
    <w:rsid w:val="004A221C"/>
    <w:rsid w:val="004A2C5B"/>
    <w:rsid w:val="004A2DD2"/>
    <w:rsid w:val="004A3249"/>
    <w:rsid w:val="004A34D8"/>
    <w:rsid w:val="004A35B2"/>
    <w:rsid w:val="004A4269"/>
    <w:rsid w:val="004A447B"/>
    <w:rsid w:val="004A4679"/>
    <w:rsid w:val="004A4911"/>
    <w:rsid w:val="004A4AED"/>
    <w:rsid w:val="004A5223"/>
    <w:rsid w:val="004A58B1"/>
    <w:rsid w:val="004A5E8C"/>
    <w:rsid w:val="004A6753"/>
    <w:rsid w:val="004A6A06"/>
    <w:rsid w:val="004A6CAF"/>
    <w:rsid w:val="004A759E"/>
    <w:rsid w:val="004B012B"/>
    <w:rsid w:val="004B03BD"/>
    <w:rsid w:val="004B0B9A"/>
    <w:rsid w:val="004B0CDD"/>
    <w:rsid w:val="004B0DDE"/>
    <w:rsid w:val="004B12A6"/>
    <w:rsid w:val="004B1758"/>
    <w:rsid w:val="004B2171"/>
    <w:rsid w:val="004B2484"/>
    <w:rsid w:val="004B2B26"/>
    <w:rsid w:val="004B2D7D"/>
    <w:rsid w:val="004B365E"/>
    <w:rsid w:val="004B3767"/>
    <w:rsid w:val="004B38DE"/>
    <w:rsid w:val="004B3957"/>
    <w:rsid w:val="004B3C35"/>
    <w:rsid w:val="004B3D01"/>
    <w:rsid w:val="004B3D3A"/>
    <w:rsid w:val="004B458E"/>
    <w:rsid w:val="004B45D8"/>
    <w:rsid w:val="004B4873"/>
    <w:rsid w:val="004B4AEF"/>
    <w:rsid w:val="004B5420"/>
    <w:rsid w:val="004B542F"/>
    <w:rsid w:val="004B5608"/>
    <w:rsid w:val="004B596C"/>
    <w:rsid w:val="004B5A92"/>
    <w:rsid w:val="004B5D03"/>
    <w:rsid w:val="004B686F"/>
    <w:rsid w:val="004B724A"/>
    <w:rsid w:val="004B77C1"/>
    <w:rsid w:val="004B784A"/>
    <w:rsid w:val="004B78C8"/>
    <w:rsid w:val="004B7C29"/>
    <w:rsid w:val="004B7D04"/>
    <w:rsid w:val="004B7E49"/>
    <w:rsid w:val="004C0146"/>
    <w:rsid w:val="004C1AF8"/>
    <w:rsid w:val="004C218B"/>
    <w:rsid w:val="004C255A"/>
    <w:rsid w:val="004C259D"/>
    <w:rsid w:val="004C2EEB"/>
    <w:rsid w:val="004C3392"/>
    <w:rsid w:val="004C37BF"/>
    <w:rsid w:val="004C4783"/>
    <w:rsid w:val="004C47C1"/>
    <w:rsid w:val="004C4B4A"/>
    <w:rsid w:val="004C4CAE"/>
    <w:rsid w:val="004C54E1"/>
    <w:rsid w:val="004C5E02"/>
    <w:rsid w:val="004C6124"/>
    <w:rsid w:val="004C6A72"/>
    <w:rsid w:val="004C6AC8"/>
    <w:rsid w:val="004C6BDA"/>
    <w:rsid w:val="004C700F"/>
    <w:rsid w:val="004C72D8"/>
    <w:rsid w:val="004C789D"/>
    <w:rsid w:val="004D04FE"/>
    <w:rsid w:val="004D0EB4"/>
    <w:rsid w:val="004D15AB"/>
    <w:rsid w:val="004D176A"/>
    <w:rsid w:val="004D23CF"/>
    <w:rsid w:val="004D2480"/>
    <w:rsid w:val="004D29FF"/>
    <w:rsid w:val="004D2F07"/>
    <w:rsid w:val="004D3008"/>
    <w:rsid w:val="004D3075"/>
    <w:rsid w:val="004D31F7"/>
    <w:rsid w:val="004D35DD"/>
    <w:rsid w:val="004D39AA"/>
    <w:rsid w:val="004D3B08"/>
    <w:rsid w:val="004D3B8D"/>
    <w:rsid w:val="004D3E71"/>
    <w:rsid w:val="004D41C7"/>
    <w:rsid w:val="004D4335"/>
    <w:rsid w:val="004D4565"/>
    <w:rsid w:val="004D49FC"/>
    <w:rsid w:val="004D4CEC"/>
    <w:rsid w:val="004D7442"/>
    <w:rsid w:val="004D78FC"/>
    <w:rsid w:val="004D7B23"/>
    <w:rsid w:val="004E06B8"/>
    <w:rsid w:val="004E0D4F"/>
    <w:rsid w:val="004E1505"/>
    <w:rsid w:val="004E23F6"/>
    <w:rsid w:val="004E2A0B"/>
    <w:rsid w:val="004E3010"/>
    <w:rsid w:val="004E3771"/>
    <w:rsid w:val="004E3E8C"/>
    <w:rsid w:val="004E4003"/>
    <w:rsid w:val="004E43AF"/>
    <w:rsid w:val="004E467C"/>
    <w:rsid w:val="004E4984"/>
    <w:rsid w:val="004E4A00"/>
    <w:rsid w:val="004E4DF2"/>
    <w:rsid w:val="004E5174"/>
    <w:rsid w:val="004E51AE"/>
    <w:rsid w:val="004E5C0C"/>
    <w:rsid w:val="004E5D46"/>
    <w:rsid w:val="004E6319"/>
    <w:rsid w:val="004E63C6"/>
    <w:rsid w:val="004E6E38"/>
    <w:rsid w:val="004E7B35"/>
    <w:rsid w:val="004F081A"/>
    <w:rsid w:val="004F0B03"/>
    <w:rsid w:val="004F0CDB"/>
    <w:rsid w:val="004F102D"/>
    <w:rsid w:val="004F15E0"/>
    <w:rsid w:val="004F25FA"/>
    <w:rsid w:val="004F4343"/>
    <w:rsid w:val="004F442A"/>
    <w:rsid w:val="004F4F22"/>
    <w:rsid w:val="004F53F4"/>
    <w:rsid w:val="004F5A02"/>
    <w:rsid w:val="004F5C1A"/>
    <w:rsid w:val="004F5EF6"/>
    <w:rsid w:val="004F5F95"/>
    <w:rsid w:val="004F6A4C"/>
    <w:rsid w:val="004F6D8B"/>
    <w:rsid w:val="004F7517"/>
    <w:rsid w:val="004F7540"/>
    <w:rsid w:val="004F7F43"/>
    <w:rsid w:val="0050017D"/>
    <w:rsid w:val="0050105E"/>
    <w:rsid w:val="00501066"/>
    <w:rsid w:val="005016CC"/>
    <w:rsid w:val="005021FE"/>
    <w:rsid w:val="005025ED"/>
    <w:rsid w:val="00502906"/>
    <w:rsid w:val="00502F16"/>
    <w:rsid w:val="005030F0"/>
    <w:rsid w:val="005030FA"/>
    <w:rsid w:val="00503231"/>
    <w:rsid w:val="00503410"/>
    <w:rsid w:val="00503A1E"/>
    <w:rsid w:val="00503AC7"/>
    <w:rsid w:val="00504A5A"/>
    <w:rsid w:val="00505039"/>
    <w:rsid w:val="00505571"/>
    <w:rsid w:val="005056CD"/>
    <w:rsid w:val="0050602B"/>
    <w:rsid w:val="00506123"/>
    <w:rsid w:val="00506708"/>
    <w:rsid w:val="005072CD"/>
    <w:rsid w:val="00507407"/>
    <w:rsid w:val="00507596"/>
    <w:rsid w:val="005075FB"/>
    <w:rsid w:val="00510AC1"/>
    <w:rsid w:val="005114FA"/>
    <w:rsid w:val="0051257B"/>
    <w:rsid w:val="00512CE0"/>
    <w:rsid w:val="00512E69"/>
    <w:rsid w:val="00513DB7"/>
    <w:rsid w:val="00514088"/>
    <w:rsid w:val="00514161"/>
    <w:rsid w:val="0051424B"/>
    <w:rsid w:val="00514415"/>
    <w:rsid w:val="005144AD"/>
    <w:rsid w:val="005144C4"/>
    <w:rsid w:val="00514720"/>
    <w:rsid w:val="00514BA6"/>
    <w:rsid w:val="00514DE7"/>
    <w:rsid w:val="005154B9"/>
    <w:rsid w:val="005157D1"/>
    <w:rsid w:val="00515CA5"/>
    <w:rsid w:val="00516009"/>
    <w:rsid w:val="005161D9"/>
    <w:rsid w:val="005167D4"/>
    <w:rsid w:val="00516DC2"/>
    <w:rsid w:val="00516E0F"/>
    <w:rsid w:val="00517408"/>
    <w:rsid w:val="00517C73"/>
    <w:rsid w:val="00520E11"/>
    <w:rsid w:val="00520F89"/>
    <w:rsid w:val="00521024"/>
    <w:rsid w:val="00521280"/>
    <w:rsid w:val="005212DD"/>
    <w:rsid w:val="005215F7"/>
    <w:rsid w:val="00521B02"/>
    <w:rsid w:val="00521BC6"/>
    <w:rsid w:val="00521D6B"/>
    <w:rsid w:val="00522782"/>
    <w:rsid w:val="00522ACA"/>
    <w:rsid w:val="00522C05"/>
    <w:rsid w:val="005230AD"/>
    <w:rsid w:val="00523136"/>
    <w:rsid w:val="00523D34"/>
    <w:rsid w:val="00524096"/>
    <w:rsid w:val="005242A7"/>
    <w:rsid w:val="005243DB"/>
    <w:rsid w:val="00524913"/>
    <w:rsid w:val="00524A71"/>
    <w:rsid w:val="00524CE5"/>
    <w:rsid w:val="00525498"/>
    <w:rsid w:val="00525908"/>
    <w:rsid w:val="00525C68"/>
    <w:rsid w:val="00525D8C"/>
    <w:rsid w:val="005260CB"/>
    <w:rsid w:val="005262AD"/>
    <w:rsid w:val="00526D59"/>
    <w:rsid w:val="00527154"/>
    <w:rsid w:val="005271EC"/>
    <w:rsid w:val="005272F6"/>
    <w:rsid w:val="00527A0F"/>
    <w:rsid w:val="00527B47"/>
    <w:rsid w:val="00527F09"/>
    <w:rsid w:val="00530107"/>
    <w:rsid w:val="00530984"/>
    <w:rsid w:val="00530D37"/>
    <w:rsid w:val="00530E55"/>
    <w:rsid w:val="00531046"/>
    <w:rsid w:val="0053136C"/>
    <w:rsid w:val="0053205C"/>
    <w:rsid w:val="00532A45"/>
    <w:rsid w:val="00533210"/>
    <w:rsid w:val="0053322C"/>
    <w:rsid w:val="00533421"/>
    <w:rsid w:val="00535140"/>
    <w:rsid w:val="005355B3"/>
    <w:rsid w:val="005356A5"/>
    <w:rsid w:val="0053575C"/>
    <w:rsid w:val="00535FAA"/>
    <w:rsid w:val="005365A9"/>
    <w:rsid w:val="00536A40"/>
    <w:rsid w:val="00536BA2"/>
    <w:rsid w:val="0053749B"/>
    <w:rsid w:val="00537A04"/>
    <w:rsid w:val="00537A4E"/>
    <w:rsid w:val="00541C2F"/>
    <w:rsid w:val="00541E7A"/>
    <w:rsid w:val="00541F00"/>
    <w:rsid w:val="005422A0"/>
    <w:rsid w:val="005425A8"/>
    <w:rsid w:val="00542B7E"/>
    <w:rsid w:val="00543A86"/>
    <w:rsid w:val="00543AF5"/>
    <w:rsid w:val="0054430F"/>
    <w:rsid w:val="005443AA"/>
    <w:rsid w:val="00544457"/>
    <w:rsid w:val="00544492"/>
    <w:rsid w:val="00545E3D"/>
    <w:rsid w:val="00546184"/>
    <w:rsid w:val="0054648F"/>
    <w:rsid w:val="005465D5"/>
    <w:rsid w:val="00546ACE"/>
    <w:rsid w:val="00546D0C"/>
    <w:rsid w:val="00546D28"/>
    <w:rsid w:val="00546E18"/>
    <w:rsid w:val="005474A6"/>
    <w:rsid w:val="0054781A"/>
    <w:rsid w:val="00547A8C"/>
    <w:rsid w:val="00547DEE"/>
    <w:rsid w:val="00547E23"/>
    <w:rsid w:val="005500EF"/>
    <w:rsid w:val="0055039D"/>
    <w:rsid w:val="005514AF"/>
    <w:rsid w:val="005516FB"/>
    <w:rsid w:val="00551FFB"/>
    <w:rsid w:val="005526E2"/>
    <w:rsid w:val="00553A2B"/>
    <w:rsid w:val="0055430B"/>
    <w:rsid w:val="00554638"/>
    <w:rsid w:val="00554957"/>
    <w:rsid w:val="00554AEE"/>
    <w:rsid w:val="00554DB3"/>
    <w:rsid w:val="0055505E"/>
    <w:rsid w:val="00555C95"/>
    <w:rsid w:val="00556384"/>
    <w:rsid w:val="00556A32"/>
    <w:rsid w:val="00556AFE"/>
    <w:rsid w:val="00560090"/>
    <w:rsid w:val="00560680"/>
    <w:rsid w:val="00560BD6"/>
    <w:rsid w:val="00560C4B"/>
    <w:rsid w:val="00560EFF"/>
    <w:rsid w:val="00561739"/>
    <w:rsid w:val="00561BDA"/>
    <w:rsid w:val="00561D2F"/>
    <w:rsid w:val="00561D67"/>
    <w:rsid w:val="00561FA2"/>
    <w:rsid w:val="0056250A"/>
    <w:rsid w:val="0056279B"/>
    <w:rsid w:val="005627B2"/>
    <w:rsid w:val="00562861"/>
    <w:rsid w:val="00563113"/>
    <w:rsid w:val="0056316C"/>
    <w:rsid w:val="00563285"/>
    <w:rsid w:val="00563C3C"/>
    <w:rsid w:val="00563FE8"/>
    <w:rsid w:val="005641C0"/>
    <w:rsid w:val="0056460F"/>
    <w:rsid w:val="005649D3"/>
    <w:rsid w:val="00564E4B"/>
    <w:rsid w:val="00565165"/>
    <w:rsid w:val="00565AF3"/>
    <w:rsid w:val="00566007"/>
    <w:rsid w:val="00566FC4"/>
    <w:rsid w:val="00567295"/>
    <w:rsid w:val="005676B9"/>
    <w:rsid w:val="005679D4"/>
    <w:rsid w:val="00567B12"/>
    <w:rsid w:val="00567EBF"/>
    <w:rsid w:val="00567F06"/>
    <w:rsid w:val="00570058"/>
    <w:rsid w:val="00570ABD"/>
    <w:rsid w:val="00570E85"/>
    <w:rsid w:val="0057117D"/>
    <w:rsid w:val="00571A17"/>
    <w:rsid w:val="00571C5E"/>
    <w:rsid w:val="00572404"/>
    <w:rsid w:val="00572F40"/>
    <w:rsid w:val="00573340"/>
    <w:rsid w:val="0057383C"/>
    <w:rsid w:val="00573CE5"/>
    <w:rsid w:val="00574474"/>
    <w:rsid w:val="00574CBE"/>
    <w:rsid w:val="005755A0"/>
    <w:rsid w:val="00575AB3"/>
    <w:rsid w:val="0057624F"/>
    <w:rsid w:val="005765B1"/>
    <w:rsid w:val="005771DE"/>
    <w:rsid w:val="00577768"/>
    <w:rsid w:val="00577A31"/>
    <w:rsid w:val="00577A79"/>
    <w:rsid w:val="00577CA6"/>
    <w:rsid w:val="0058079B"/>
    <w:rsid w:val="00581211"/>
    <w:rsid w:val="00581903"/>
    <w:rsid w:val="0058195B"/>
    <w:rsid w:val="00581C63"/>
    <w:rsid w:val="00582328"/>
    <w:rsid w:val="005824A0"/>
    <w:rsid w:val="005824A5"/>
    <w:rsid w:val="00582693"/>
    <w:rsid w:val="005828AA"/>
    <w:rsid w:val="005829E1"/>
    <w:rsid w:val="00582B1D"/>
    <w:rsid w:val="00582BE8"/>
    <w:rsid w:val="00582F88"/>
    <w:rsid w:val="00583903"/>
    <w:rsid w:val="00583D68"/>
    <w:rsid w:val="00584544"/>
    <w:rsid w:val="0058468E"/>
    <w:rsid w:val="00585090"/>
    <w:rsid w:val="005858E7"/>
    <w:rsid w:val="00585BC6"/>
    <w:rsid w:val="00585C4D"/>
    <w:rsid w:val="00585DC2"/>
    <w:rsid w:val="00586262"/>
    <w:rsid w:val="005864C6"/>
    <w:rsid w:val="00586548"/>
    <w:rsid w:val="0058654E"/>
    <w:rsid w:val="00586C21"/>
    <w:rsid w:val="005871F0"/>
    <w:rsid w:val="00587292"/>
    <w:rsid w:val="005874A2"/>
    <w:rsid w:val="00587523"/>
    <w:rsid w:val="005876CB"/>
    <w:rsid w:val="005902EA"/>
    <w:rsid w:val="005904C8"/>
    <w:rsid w:val="0059093F"/>
    <w:rsid w:val="00590C93"/>
    <w:rsid w:val="00590FDE"/>
    <w:rsid w:val="00591FD6"/>
    <w:rsid w:val="00592106"/>
    <w:rsid w:val="005926FA"/>
    <w:rsid w:val="00592C7C"/>
    <w:rsid w:val="0059309D"/>
    <w:rsid w:val="005940CC"/>
    <w:rsid w:val="00594530"/>
    <w:rsid w:val="00594DE1"/>
    <w:rsid w:val="00594FB6"/>
    <w:rsid w:val="00595040"/>
    <w:rsid w:val="00595436"/>
    <w:rsid w:val="0059594D"/>
    <w:rsid w:val="005959D5"/>
    <w:rsid w:val="00595F2E"/>
    <w:rsid w:val="005961A0"/>
    <w:rsid w:val="00596238"/>
    <w:rsid w:val="005967A6"/>
    <w:rsid w:val="00596AF1"/>
    <w:rsid w:val="00596BD5"/>
    <w:rsid w:val="00596F7D"/>
    <w:rsid w:val="00596F81"/>
    <w:rsid w:val="005A023C"/>
    <w:rsid w:val="005A0B8E"/>
    <w:rsid w:val="005A1118"/>
    <w:rsid w:val="005A1285"/>
    <w:rsid w:val="005A1D30"/>
    <w:rsid w:val="005A1D9D"/>
    <w:rsid w:val="005A1DCD"/>
    <w:rsid w:val="005A2036"/>
    <w:rsid w:val="005A2106"/>
    <w:rsid w:val="005A29EE"/>
    <w:rsid w:val="005A2F02"/>
    <w:rsid w:val="005A3C72"/>
    <w:rsid w:val="005A4305"/>
    <w:rsid w:val="005A4B60"/>
    <w:rsid w:val="005A51EF"/>
    <w:rsid w:val="005A5273"/>
    <w:rsid w:val="005A5546"/>
    <w:rsid w:val="005A6472"/>
    <w:rsid w:val="005A68A2"/>
    <w:rsid w:val="005A6FE3"/>
    <w:rsid w:val="005A7367"/>
    <w:rsid w:val="005A7BAD"/>
    <w:rsid w:val="005A7BC5"/>
    <w:rsid w:val="005B008A"/>
    <w:rsid w:val="005B054B"/>
    <w:rsid w:val="005B06DE"/>
    <w:rsid w:val="005B0F47"/>
    <w:rsid w:val="005B1017"/>
    <w:rsid w:val="005B124C"/>
    <w:rsid w:val="005B1411"/>
    <w:rsid w:val="005B17D5"/>
    <w:rsid w:val="005B19A2"/>
    <w:rsid w:val="005B3084"/>
    <w:rsid w:val="005B31DC"/>
    <w:rsid w:val="005B34F1"/>
    <w:rsid w:val="005B3AC3"/>
    <w:rsid w:val="005B3B6D"/>
    <w:rsid w:val="005B3B9D"/>
    <w:rsid w:val="005B3EA2"/>
    <w:rsid w:val="005B4BD2"/>
    <w:rsid w:val="005B4C22"/>
    <w:rsid w:val="005B4F8E"/>
    <w:rsid w:val="005B56CE"/>
    <w:rsid w:val="005B5A7C"/>
    <w:rsid w:val="005B5AE6"/>
    <w:rsid w:val="005B5F9D"/>
    <w:rsid w:val="005B6778"/>
    <w:rsid w:val="005B682D"/>
    <w:rsid w:val="005B6EDB"/>
    <w:rsid w:val="005B6F21"/>
    <w:rsid w:val="005B6FEC"/>
    <w:rsid w:val="005B706B"/>
    <w:rsid w:val="005B708F"/>
    <w:rsid w:val="005B7201"/>
    <w:rsid w:val="005B7C8E"/>
    <w:rsid w:val="005C0F97"/>
    <w:rsid w:val="005C1205"/>
    <w:rsid w:val="005C144A"/>
    <w:rsid w:val="005C1751"/>
    <w:rsid w:val="005C18B4"/>
    <w:rsid w:val="005C1C4A"/>
    <w:rsid w:val="005C1CD2"/>
    <w:rsid w:val="005C1DDF"/>
    <w:rsid w:val="005C1EFB"/>
    <w:rsid w:val="005C28BC"/>
    <w:rsid w:val="005C29E5"/>
    <w:rsid w:val="005C344A"/>
    <w:rsid w:val="005C397F"/>
    <w:rsid w:val="005C3E20"/>
    <w:rsid w:val="005C415A"/>
    <w:rsid w:val="005C41B5"/>
    <w:rsid w:val="005C43D8"/>
    <w:rsid w:val="005C454F"/>
    <w:rsid w:val="005C4875"/>
    <w:rsid w:val="005C49CD"/>
    <w:rsid w:val="005C4E8D"/>
    <w:rsid w:val="005C5C57"/>
    <w:rsid w:val="005C5D37"/>
    <w:rsid w:val="005C5D51"/>
    <w:rsid w:val="005C6964"/>
    <w:rsid w:val="005C6D99"/>
    <w:rsid w:val="005C7013"/>
    <w:rsid w:val="005C72B8"/>
    <w:rsid w:val="005C7977"/>
    <w:rsid w:val="005C799E"/>
    <w:rsid w:val="005C7C84"/>
    <w:rsid w:val="005C7EC6"/>
    <w:rsid w:val="005D04B3"/>
    <w:rsid w:val="005D0632"/>
    <w:rsid w:val="005D068E"/>
    <w:rsid w:val="005D0C8B"/>
    <w:rsid w:val="005D0D48"/>
    <w:rsid w:val="005D1077"/>
    <w:rsid w:val="005D141E"/>
    <w:rsid w:val="005D169D"/>
    <w:rsid w:val="005D1766"/>
    <w:rsid w:val="005D1FF2"/>
    <w:rsid w:val="005D243C"/>
    <w:rsid w:val="005D24C3"/>
    <w:rsid w:val="005D26D3"/>
    <w:rsid w:val="005D28B4"/>
    <w:rsid w:val="005D2F92"/>
    <w:rsid w:val="005D333E"/>
    <w:rsid w:val="005D3CE1"/>
    <w:rsid w:val="005D41DB"/>
    <w:rsid w:val="005D4A6A"/>
    <w:rsid w:val="005D4AD3"/>
    <w:rsid w:val="005D4DA7"/>
    <w:rsid w:val="005D513E"/>
    <w:rsid w:val="005D5271"/>
    <w:rsid w:val="005D52CC"/>
    <w:rsid w:val="005D578E"/>
    <w:rsid w:val="005D5F52"/>
    <w:rsid w:val="005D63DD"/>
    <w:rsid w:val="005D652B"/>
    <w:rsid w:val="005D65E3"/>
    <w:rsid w:val="005D6C7A"/>
    <w:rsid w:val="005D7B3A"/>
    <w:rsid w:val="005D7BBF"/>
    <w:rsid w:val="005D7E2D"/>
    <w:rsid w:val="005D7FD1"/>
    <w:rsid w:val="005E0520"/>
    <w:rsid w:val="005E07F8"/>
    <w:rsid w:val="005E08B1"/>
    <w:rsid w:val="005E0F9D"/>
    <w:rsid w:val="005E1011"/>
    <w:rsid w:val="005E1273"/>
    <w:rsid w:val="005E1DA3"/>
    <w:rsid w:val="005E25CB"/>
    <w:rsid w:val="005E28F1"/>
    <w:rsid w:val="005E2C82"/>
    <w:rsid w:val="005E2D12"/>
    <w:rsid w:val="005E300A"/>
    <w:rsid w:val="005E3994"/>
    <w:rsid w:val="005E3A50"/>
    <w:rsid w:val="005E451E"/>
    <w:rsid w:val="005E523D"/>
    <w:rsid w:val="005E5414"/>
    <w:rsid w:val="005E57C2"/>
    <w:rsid w:val="005E598C"/>
    <w:rsid w:val="005E599A"/>
    <w:rsid w:val="005E5B5E"/>
    <w:rsid w:val="005E5C2A"/>
    <w:rsid w:val="005E60C9"/>
    <w:rsid w:val="005E60E1"/>
    <w:rsid w:val="005E6785"/>
    <w:rsid w:val="005E71F2"/>
    <w:rsid w:val="005E7647"/>
    <w:rsid w:val="005E76FB"/>
    <w:rsid w:val="005E7B98"/>
    <w:rsid w:val="005E7BFA"/>
    <w:rsid w:val="005F06B8"/>
    <w:rsid w:val="005F079B"/>
    <w:rsid w:val="005F0C3B"/>
    <w:rsid w:val="005F14FD"/>
    <w:rsid w:val="005F1FD2"/>
    <w:rsid w:val="005F2108"/>
    <w:rsid w:val="005F24CD"/>
    <w:rsid w:val="005F26D5"/>
    <w:rsid w:val="005F2A4C"/>
    <w:rsid w:val="005F2C5C"/>
    <w:rsid w:val="005F301D"/>
    <w:rsid w:val="005F33F3"/>
    <w:rsid w:val="005F35C7"/>
    <w:rsid w:val="005F398F"/>
    <w:rsid w:val="005F44BE"/>
    <w:rsid w:val="005F4BA0"/>
    <w:rsid w:val="005F4C0A"/>
    <w:rsid w:val="005F503A"/>
    <w:rsid w:val="005F52E6"/>
    <w:rsid w:val="005F5D5C"/>
    <w:rsid w:val="005F5DCB"/>
    <w:rsid w:val="005F5EA9"/>
    <w:rsid w:val="005F6219"/>
    <w:rsid w:val="005F62FE"/>
    <w:rsid w:val="005F6450"/>
    <w:rsid w:val="005F6D53"/>
    <w:rsid w:val="005F6DFB"/>
    <w:rsid w:val="005F77F2"/>
    <w:rsid w:val="005F7896"/>
    <w:rsid w:val="005F79A6"/>
    <w:rsid w:val="00600065"/>
    <w:rsid w:val="0060023C"/>
    <w:rsid w:val="006002CE"/>
    <w:rsid w:val="00601487"/>
    <w:rsid w:val="00601BEF"/>
    <w:rsid w:val="00602141"/>
    <w:rsid w:val="00602170"/>
    <w:rsid w:val="00602301"/>
    <w:rsid w:val="00602F80"/>
    <w:rsid w:val="0060318F"/>
    <w:rsid w:val="00603F6A"/>
    <w:rsid w:val="00604882"/>
    <w:rsid w:val="0060489F"/>
    <w:rsid w:val="006048C6"/>
    <w:rsid w:val="006049E7"/>
    <w:rsid w:val="00604B1F"/>
    <w:rsid w:val="00605251"/>
    <w:rsid w:val="00605EBD"/>
    <w:rsid w:val="00606761"/>
    <w:rsid w:val="0060680B"/>
    <w:rsid w:val="00606D44"/>
    <w:rsid w:val="00607386"/>
    <w:rsid w:val="00607E3D"/>
    <w:rsid w:val="0061093F"/>
    <w:rsid w:val="00610DB6"/>
    <w:rsid w:val="00611128"/>
    <w:rsid w:val="00611132"/>
    <w:rsid w:val="00611208"/>
    <w:rsid w:val="00611532"/>
    <w:rsid w:val="006118E2"/>
    <w:rsid w:val="00611B5F"/>
    <w:rsid w:val="0061252C"/>
    <w:rsid w:val="00612FF5"/>
    <w:rsid w:val="006137C0"/>
    <w:rsid w:val="00614113"/>
    <w:rsid w:val="00614140"/>
    <w:rsid w:val="00614178"/>
    <w:rsid w:val="00614486"/>
    <w:rsid w:val="00614530"/>
    <w:rsid w:val="00614AFF"/>
    <w:rsid w:val="00614F96"/>
    <w:rsid w:val="0061518C"/>
    <w:rsid w:val="00615575"/>
    <w:rsid w:val="006155B5"/>
    <w:rsid w:val="00615634"/>
    <w:rsid w:val="00615F5A"/>
    <w:rsid w:val="006164B9"/>
    <w:rsid w:val="0061658F"/>
    <w:rsid w:val="00616615"/>
    <w:rsid w:val="006168B1"/>
    <w:rsid w:val="00616F92"/>
    <w:rsid w:val="006202EF"/>
    <w:rsid w:val="006212FD"/>
    <w:rsid w:val="0062136D"/>
    <w:rsid w:val="006215DA"/>
    <w:rsid w:val="006219D3"/>
    <w:rsid w:val="00622000"/>
    <w:rsid w:val="0062248C"/>
    <w:rsid w:val="00622619"/>
    <w:rsid w:val="00622897"/>
    <w:rsid w:val="00622C95"/>
    <w:rsid w:val="00623618"/>
    <w:rsid w:val="00624915"/>
    <w:rsid w:val="00624C89"/>
    <w:rsid w:val="00624D58"/>
    <w:rsid w:val="00625320"/>
    <w:rsid w:val="0062549F"/>
    <w:rsid w:val="00625F58"/>
    <w:rsid w:val="0062622B"/>
    <w:rsid w:val="006263DC"/>
    <w:rsid w:val="00626746"/>
    <w:rsid w:val="00626992"/>
    <w:rsid w:val="00626BBE"/>
    <w:rsid w:val="00627223"/>
    <w:rsid w:val="00627498"/>
    <w:rsid w:val="006278F5"/>
    <w:rsid w:val="00631188"/>
    <w:rsid w:val="00631203"/>
    <w:rsid w:val="006314C1"/>
    <w:rsid w:val="00631ACC"/>
    <w:rsid w:val="00632138"/>
    <w:rsid w:val="006326B9"/>
    <w:rsid w:val="006326E0"/>
    <w:rsid w:val="0063366C"/>
    <w:rsid w:val="00633F50"/>
    <w:rsid w:val="0063406B"/>
    <w:rsid w:val="0063473A"/>
    <w:rsid w:val="00634A1F"/>
    <w:rsid w:val="00634B03"/>
    <w:rsid w:val="00634CB4"/>
    <w:rsid w:val="00634D70"/>
    <w:rsid w:val="00634EFC"/>
    <w:rsid w:val="00634F19"/>
    <w:rsid w:val="0063524D"/>
    <w:rsid w:val="00635663"/>
    <w:rsid w:val="00635ED7"/>
    <w:rsid w:val="0063692E"/>
    <w:rsid w:val="00636EC3"/>
    <w:rsid w:val="0063700D"/>
    <w:rsid w:val="006370BE"/>
    <w:rsid w:val="00637129"/>
    <w:rsid w:val="0063720E"/>
    <w:rsid w:val="006374FD"/>
    <w:rsid w:val="006379A7"/>
    <w:rsid w:val="00637A82"/>
    <w:rsid w:val="00637A9C"/>
    <w:rsid w:val="00637D4A"/>
    <w:rsid w:val="00637E13"/>
    <w:rsid w:val="006410B0"/>
    <w:rsid w:val="00641527"/>
    <w:rsid w:val="006417FB"/>
    <w:rsid w:val="0064191D"/>
    <w:rsid w:val="00641B14"/>
    <w:rsid w:val="00641BF9"/>
    <w:rsid w:val="00642178"/>
    <w:rsid w:val="00642671"/>
    <w:rsid w:val="006427A2"/>
    <w:rsid w:val="00643094"/>
    <w:rsid w:val="0064321A"/>
    <w:rsid w:val="00643A61"/>
    <w:rsid w:val="00644031"/>
    <w:rsid w:val="0064422B"/>
    <w:rsid w:val="006445DD"/>
    <w:rsid w:val="006458A7"/>
    <w:rsid w:val="00645A92"/>
    <w:rsid w:val="00645E54"/>
    <w:rsid w:val="0064602E"/>
    <w:rsid w:val="006467F9"/>
    <w:rsid w:val="00646F9B"/>
    <w:rsid w:val="006470C9"/>
    <w:rsid w:val="006473E2"/>
    <w:rsid w:val="006474EE"/>
    <w:rsid w:val="00647562"/>
    <w:rsid w:val="00647897"/>
    <w:rsid w:val="00650A3F"/>
    <w:rsid w:val="0065165C"/>
    <w:rsid w:val="006520A2"/>
    <w:rsid w:val="00652577"/>
    <w:rsid w:val="00652700"/>
    <w:rsid w:val="0065294A"/>
    <w:rsid w:val="006529F7"/>
    <w:rsid w:val="00652B5A"/>
    <w:rsid w:val="006531D6"/>
    <w:rsid w:val="00653314"/>
    <w:rsid w:val="00655B14"/>
    <w:rsid w:val="00655C77"/>
    <w:rsid w:val="00655DCD"/>
    <w:rsid w:val="006561AB"/>
    <w:rsid w:val="00656224"/>
    <w:rsid w:val="00656246"/>
    <w:rsid w:val="006563DC"/>
    <w:rsid w:val="00656936"/>
    <w:rsid w:val="00657038"/>
    <w:rsid w:val="00657458"/>
    <w:rsid w:val="006579E9"/>
    <w:rsid w:val="00657EB0"/>
    <w:rsid w:val="006608E1"/>
    <w:rsid w:val="006608FC"/>
    <w:rsid w:val="00660BFE"/>
    <w:rsid w:val="006611D6"/>
    <w:rsid w:val="006617C2"/>
    <w:rsid w:val="006618F1"/>
    <w:rsid w:val="00661945"/>
    <w:rsid w:val="00661DC5"/>
    <w:rsid w:val="00661F8B"/>
    <w:rsid w:val="006623DD"/>
    <w:rsid w:val="006629A9"/>
    <w:rsid w:val="006629B6"/>
    <w:rsid w:val="00662AA6"/>
    <w:rsid w:val="00662BD1"/>
    <w:rsid w:val="00662C88"/>
    <w:rsid w:val="006630A0"/>
    <w:rsid w:val="00663466"/>
    <w:rsid w:val="006642C1"/>
    <w:rsid w:val="006642D5"/>
    <w:rsid w:val="00664317"/>
    <w:rsid w:val="00664EFF"/>
    <w:rsid w:val="0066530F"/>
    <w:rsid w:val="006655CB"/>
    <w:rsid w:val="0066631B"/>
    <w:rsid w:val="00666407"/>
    <w:rsid w:val="00666762"/>
    <w:rsid w:val="006667D5"/>
    <w:rsid w:val="006668E2"/>
    <w:rsid w:val="006675C3"/>
    <w:rsid w:val="006678AC"/>
    <w:rsid w:val="00667F90"/>
    <w:rsid w:val="006707F5"/>
    <w:rsid w:val="00670967"/>
    <w:rsid w:val="00670F3A"/>
    <w:rsid w:val="0067148F"/>
    <w:rsid w:val="006727CA"/>
    <w:rsid w:val="00672FF4"/>
    <w:rsid w:val="006746F2"/>
    <w:rsid w:val="00674E92"/>
    <w:rsid w:val="00675D3D"/>
    <w:rsid w:val="00675D7F"/>
    <w:rsid w:val="00675DC8"/>
    <w:rsid w:val="00676358"/>
    <w:rsid w:val="0067654E"/>
    <w:rsid w:val="00676DA1"/>
    <w:rsid w:val="00676DAA"/>
    <w:rsid w:val="00676E1C"/>
    <w:rsid w:val="00677278"/>
    <w:rsid w:val="006772BB"/>
    <w:rsid w:val="0067766C"/>
    <w:rsid w:val="006777D9"/>
    <w:rsid w:val="00677897"/>
    <w:rsid w:val="00677A16"/>
    <w:rsid w:val="0068080D"/>
    <w:rsid w:val="00680B91"/>
    <w:rsid w:val="00680E95"/>
    <w:rsid w:val="00680F17"/>
    <w:rsid w:val="00680F53"/>
    <w:rsid w:val="00681590"/>
    <w:rsid w:val="00682A70"/>
    <w:rsid w:val="00682ECB"/>
    <w:rsid w:val="0068388D"/>
    <w:rsid w:val="00684C47"/>
    <w:rsid w:val="00686273"/>
    <w:rsid w:val="00686E64"/>
    <w:rsid w:val="006870F6"/>
    <w:rsid w:val="0068728B"/>
    <w:rsid w:val="00690704"/>
    <w:rsid w:val="006907CA"/>
    <w:rsid w:val="006908D4"/>
    <w:rsid w:val="0069188B"/>
    <w:rsid w:val="006919D8"/>
    <w:rsid w:val="006920F1"/>
    <w:rsid w:val="00693285"/>
    <w:rsid w:val="00693430"/>
    <w:rsid w:val="006937AC"/>
    <w:rsid w:val="006942EB"/>
    <w:rsid w:val="00694368"/>
    <w:rsid w:val="006944DC"/>
    <w:rsid w:val="00694A7E"/>
    <w:rsid w:val="006954C9"/>
    <w:rsid w:val="00695C8A"/>
    <w:rsid w:val="0069630A"/>
    <w:rsid w:val="00696331"/>
    <w:rsid w:val="0069659A"/>
    <w:rsid w:val="00696624"/>
    <w:rsid w:val="00696DDD"/>
    <w:rsid w:val="00696E86"/>
    <w:rsid w:val="00696F01"/>
    <w:rsid w:val="0069722A"/>
    <w:rsid w:val="006979D7"/>
    <w:rsid w:val="00697F94"/>
    <w:rsid w:val="00697FB0"/>
    <w:rsid w:val="006A0057"/>
    <w:rsid w:val="006A093C"/>
    <w:rsid w:val="006A142F"/>
    <w:rsid w:val="006A1C02"/>
    <w:rsid w:val="006A365D"/>
    <w:rsid w:val="006A3685"/>
    <w:rsid w:val="006A3997"/>
    <w:rsid w:val="006A3BF2"/>
    <w:rsid w:val="006A583B"/>
    <w:rsid w:val="006A5D7C"/>
    <w:rsid w:val="006A5F3C"/>
    <w:rsid w:val="006A6955"/>
    <w:rsid w:val="006A69A4"/>
    <w:rsid w:val="006A6BD8"/>
    <w:rsid w:val="006A6F0C"/>
    <w:rsid w:val="006A6F0F"/>
    <w:rsid w:val="006A71F3"/>
    <w:rsid w:val="006A72B3"/>
    <w:rsid w:val="006A72D7"/>
    <w:rsid w:val="006A781B"/>
    <w:rsid w:val="006A785A"/>
    <w:rsid w:val="006A7BEF"/>
    <w:rsid w:val="006A7E5E"/>
    <w:rsid w:val="006A7FCB"/>
    <w:rsid w:val="006B0311"/>
    <w:rsid w:val="006B0B91"/>
    <w:rsid w:val="006B0C41"/>
    <w:rsid w:val="006B0DD6"/>
    <w:rsid w:val="006B0FB1"/>
    <w:rsid w:val="006B1427"/>
    <w:rsid w:val="006B1D70"/>
    <w:rsid w:val="006B22E4"/>
    <w:rsid w:val="006B2703"/>
    <w:rsid w:val="006B40A1"/>
    <w:rsid w:val="006B419A"/>
    <w:rsid w:val="006B48E6"/>
    <w:rsid w:val="006B4B0D"/>
    <w:rsid w:val="006B4B7D"/>
    <w:rsid w:val="006B4F09"/>
    <w:rsid w:val="006B4F4E"/>
    <w:rsid w:val="006B513C"/>
    <w:rsid w:val="006B53AA"/>
    <w:rsid w:val="006B5771"/>
    <w:rsid w:val="006B5824"/>
    <w:rsid w:val="006B5AC6"/>
    <w:rsid w:val="006B5B27"/>
    <w:rsid w:val="006B6440"/>
    <w:rsid w:val="006B693B"/>
    <w:rsid w:val="006B6957"/>
    <w:rsid w:val="006B7660"/>
    <w:rsid w:val="006B7848"/>
    <w:rsid w:val="006C0095"/>
    <w:rsid w:val="006C071A"/>
    <w:rsid w:val="006C0D85"/>
    <w:rsid w:val="006C0F8E"/>
    <w:rsid w:val="006C113F"/>
    <w:rsid w:val="006C116E"/>
    <w:rsid w:val="006C195F"/>
    <w:rsid w:val="006C20FC"/>
    <w:rsid w:val="006C32C5"/>
    <w:rsid w:val="006C3768"/>
    <w:rsid w:val="006C4247"/>
    <w:rsid w:val="006C466A"/>
    <w:rsid w:val="006C4922"/>
    <w:rsid w:val="006C492A"/>
    <w:rsid w:val="006C49B2"/>
    <w:rsid w:val="006C4CB5"/>
    <w:rsid w:val="006C4ED5"/>
    <w:rsid w:val="006C5199"/>
    <w:rsid w:val="006C5628"/>
    <w:rsid w:val="006C56B4"/>
    <w:rsid w:val="006C6CFE"/>
    <w:rsid w:val="006C7485"/>
    <w:rsid w:val="006C760A"/>
    <w:rsid w:val="006C7E37"/>
    <w:rsid w:val="006D0EA8"/>
    <w:rsid w:val="006D1192"/>
    <w:rsid w:val="006D1B3E"/>
    <w:rsid w:val="006D2250"/>
    <w:rsid w:val="006D25E0"/>
    <w:rsid w:val="006D284A"/>
    <w:rsid w:val="006D381D"/>
    <w:rsid w:val="006D47C9"/>
    <w:rsid w:val="006D4877"/>
    <w:rsid w:val="006D4A2B"/>
    <w:rsid w:val="006D5338"/>
    <w:rsid w:val="006D5604"/>
    <w:rsid w:val="006D5797"/>
    <w:rsid w:val="006D6314"/>
    <w:rsid w:val="006D69FC"/>
    <w:rsid w:val="006D6FF1"/>
    <w:rsid w:val="006D7168"/>
    <w:rsid w:val="006D78D3"/>
    <w:rsid w:val="006E03BE"/>
    <w:rsid w:val="006E09B3"/>
    <w:rsid w:val="006E0C96"/>
    <w:rsid w:val="006E0D9B"/>
    <w:rsid w:val="006E0DD9"/>
    <w:rsid w:val="006E10C6"/>
    <w:rsid w:val="006E1590"/>
    <w:rsid w:val="006E2163"/>
    <w:rsid w:val="006E2450"/>
    <w:rsid w:val="006E2E7E"/>
    <w:rsid w:val="006E2F2D"/>
    <w:rsid w:val="006E3029"/>
    <w:rsid w:val="006E3E6E"/>
    <w:rsid w:val="006E4616"/>
    <w:rsid w:val="006E4A18"/>
    <w:rsid w:val="006E4CE4"/>
    <w:rsid w:val="006E4FFE"/>
    <w:rsid w:val="006E54EB"/>
    <w:rsid w:val="006E6037"/>
    <w:rsid w:val="006E6922"/>
    <w:rsid w:val="006E6E5D"/>
    <w:rsid w:val="006E7445"/>
    <w:rsid w:val="006E75AE"/>
    <w:rsid w:val="006E770F"/>
    <w:rsid w:val="006E79B6"/>
    <w:rsid w:val="006F0594"/>
    <w:rsid w:val="006F1B33"/>
    <w:rsid w:val="006F1B6D"/>
    <w:rsid w:val="006F1C98"/>
    <w:rsid w:val="006F1DA8"/>
    <w:rsid w:val="006F1FA0"/>
    <w:rsid w:val="006F2828"/>
    <w:rsid w:val="006F2997"/>
    <w:rsid w:val="006F2A18"/>
    <w:rsid w:val="006F378A"/>
    <w:rsid w:val="006F3D01"/>
    <w:rsid w:val="006F3DFF"/>
    <w:rsid w:val="006F4406"/>
    <w:rsid w:val="006F451E"/>
    <w:rsid w:val="006F45B3"/>
    <w:rsid w:val="006F4A0C"/>
    <w:rsid w:val="006F4DA7"/>
    <w:rsid w:val="006F5674"/>
    <w:rsid w:val="006F56DD"/>
    <w:rsid w:val="006F5934"/>
    <w:rsid w:val="006F59CC"/>
    <w:rsid w:val="006F5A48"/>
    <w:rsid w:val="006F5AD1"/>
    <w:rsid w:val="006F5FB5"/>
    <w:rsid w:val="006F6637"/>
    <w:rsid w:val="006F680B"/>
    <w:rsid w:val="006F6CA0"/>
    <w:rsid w:val="006F75C4"/>
    <w:rsid w:val="006F798E"/>
    <w:rsid w:val="006F79A1"/>
    <w:rsid w:val="00700593"/>
    <w:rsid w:val="00700E76"/>
    <w:rsid w:val="00702184"/>
    <w:rsid w:val="00702198"/>
    <w:rsid w:val="0070228A"/>
    <w:rsid w:val="007023D9"/>
    <w:rsid w:val="00702506"/>
    <w:rsid w:val="00702954"/>
    <w:rsid w:val="00702DA3"/>
    <w:rsid w:val="00703025"/>
    <w:rsid w:val="0070313D"/>
    <w:rsid w:val="00703327"/>
    <w:rsid w:val="00703CA6"/>
    <w:rsid w:val="00703DE0"/>
    <w:rsid w:val="00703E12"/>
    <w:rsid w:val="00703F47"/>
    <w:rsid w:val="0070466B"/>
    <w:rsid w:val="00704914"/>
    <w:rsid w:val="00705644"/>
    <w:rsid w:val="00705B5A"/>
    <w:rsid w:val="00705D40"/>
    <w:rsid w:val="00706924"/>
    <w:rsid w:val="00706A55"/>
    <w:rsid w:val="00707EA2"/>
    <w:rsid w:val="0071013C"/>
    <w:rsid w:val="0071015D"/>
    <w:rsid w:val="00710429"/>
    <w:rsid w:val="00710705"/>
    <w:rsid w:val="0071093B"/>
    <w:rsid w:val="00710991"/>
    <w:rsid w:val="007109E5"/>
    <w:rsid w:val="007109F7"/>
    <w:rsid w:val="00710C46"/>
    <w:rsid w:val="007115F1"/>
    <w:rsid w:val="0071162E"/>
    <w:rsid w:val="00711949"/>
    <w:rsid w:val="00711971"/>
    <w:rsid w:val="007119EC"/>
    <w:rsid w:val="00711D56"/>
    <w:rsid w:val="00712102"/>
    <w:rsid w:val="0071216C"/>
    <w:rsid w:val="0071260E"/>
    <w:rsid w:val="0071276F"/>
    <w:rsid w:val="00712E72"/>
    <w:rsid w:val="0071313B"/>
    <w:rsid w:val="00713CA1"/>
    <w:rsid w:val="007152BF"/>
    <w:rsid w:val="00715531"/>
    <w:rsid w:val="00715E6B"/>
    <w:rsid w:val="007160E7"/>
    <w:rsid w:val="00716168"/>
    <w:rsid w:val="00716300"/>
    <w:rsid w:val="00716731"/>
    <w:rsid w:val="0071677E"/>
    <w:rsid w:val="007167E9"/>
    <w:rsid w:val="007177E9"/>
    <w:rsid w:val="007178BE"/>
    <w:rsid w:val="00717C85"/>
    <w:rsid w:val="00720113"/>
    <w:rsid w:val="00720457"/>
    <w:rsid w:val="007209F8"/>
    <w:rsid w:val="00720A44"/>
    <w:rsid w:val="00720A87"/>
    <w:rsid w:val="00720AD9"/>
    <w:rsid w:val="00720CC2"/>
    <w:rsid w:val="00720E44"/>
    <w:rsid w:val="007210B5"/>
    <w:rsid w:val="00721782"/>
    <w:rsid w:val="00722382"/>
    <w:rsid w:val="0072332C"/>
    <w:rsid w:val="00723A86"/>
    <w:rsid w:val="00723B3D"/>
    <w:rsid w:val="007243C4"/>
    <w:rsid w:val="00724D9D"/>
    <w:rsid w:val="00725E04"/>
    <w:rsid w:val="00726EF8"/>
    <w:rsid w:val="00727616"/>
    <w:rsid w:val="00727C2F"/>
    <w:rsid w:val="00727DBE"/>
    <w:rsid w:val="00730258"/>
    <w:rsid w:val="0073038B"/>
    <w:rsid w:val="00730B5D"/>
    <w:rsid w:val="00730CC3"/>
    <w:rsid w:val="00731191"/>
    <w:rsid w:val="00731975"/>
    <w:rsid w:val="00732044"/>
    <w:rsid w:val="0073241C"/>
    <w:rsid w:val="00732651"/>
    <w:rsid w:val="007327DA"/>
    <w:rsid w:val="0073329B"/>
    <w:rsid w:val="00733639"/>
    <w:rsid w:val="007337AC"/>
    <w:rsid w:val="00733971"/>
    <w:rsid w:val="00733B0B"/>
    <w:rsid w:val="00733E6B"/>
    <w:rsid w:val="00733F18"/>
    <w:rsid w:val="007342AD"/>
    <w:rsid w:val="00734B5F"/>
    <w:rsid w:val="00734C02"/>
    <w:rsid w:val="007352A9"/>
    <w:rsid w:val="00735BEF"/>
    <w:rsid w:val="00735C55"/>
    <w:rsid w:val="00735E53"/>
    <w:rsid w:val="00735F69"/>
    <w:rsid w:val="00736B4D"/>
    <w:rsid w:val="00736C0D"/>
    <w:rsid w:val="007371D5"/>
    <w:rsid w:val="007371E7"/>
    <w:rsid w:val="007379FE"/>
    <w:rsid w:val="00740225"/>
    <w:rsid w:val="00740538"/>
    <w:rsid w:val="007408B1"/>
    <w:rsid w:val="00740C3E"/>
    <w:rsid w:val="00740DAF"/>
    <w:rsid w:val="00741A83"/>
    <w:rsid w:val="00741C38"/>
    <w:rsid w:val="00741EB0"/>
    <w:rsid w:val="00741F1E"/>
    <w:rsid w:val="00742866"/>
    <w:rsid w:val="0074295C"/>
    <w:rsid w:val="00743260"/>
    <w:rsid w:val="00743326"/>
    <w:rsid w:val="007438FA"/>
    <w:rsid w:val="00743A2C"/>
    <w:rsid w:val="00743A6F"/>
    <w:rsid w:val="00744514"/>
    <w:rsid w:val="00744C3E"/>
    <w:rsid w:val="00744EF8"/>
    <w:rsid w:val="0074512E"/>
    <w:rsid w:val="007453A1"/>
    <w:rsid w:val="00745FC4"/>
    <w:rsid w:val="007466DF"/>
    <w:rsid w:val="00746861"/>
    <w:rsid w:val="00746D06"/>
    <w:rsid w:val="00750088"/>
    <w:rsid w:val="007501C1"/>
    <w:rsid w:val="007501E0"/>
    <w:rsid w:val="00750307"/>
    <w:rsid w:val="007504C5"/>
    <w:rsid w:val="00750A13"/>
    <w:rsid w:val="00750C3A"/>
    <w:rsid w:val="00750F9C"/>
    <w:rsid w:val="007516D9"/>
    <w:rsid w:val="007517E7"/>
    <w:rsid w:val="00752316"/>
    <w:rsid w:val="00752691"/>
    <w:rsid w:val="00752A29"/>
    <w:rsid w:val="00753426"/>
    <w:rsid w:val="00753F55"/>
    <w:rsid w:val="00754156"/>
    <w:rsid w:val="007542AB"/>
    <w:rsid w:val="00754323"/>
    <w:rsid w:val="00754880"/>
    <w:rsid w:val="00755207"/>
    <w:rsid w:val="00755241"/>
    <w:rsid w:val="00755789"/>
    <w:rsid w:val="00755D14"/>
    <w:rsid w:val="007563A8"/>
    <w:rsid w:val="0075664D"/>
    <w:rsid w:val="00756896"/>
    <w:rsid w:val="00756A32"/>
    <w:rsid w:val="00756EBE"/>
    <w:rsid w:val="00757531"/>
    <w:rsid w:val="0075764D"/>
    <w:rsid w:val="00757A62"/>
    <w:rsid w:val="00760E25"/>
    <w:rsid w:val="007610A9"/>
    <w:rsid w:val="00761427"/>
    <w:rsid w:val="0076169C"/>
    <w:rsid w:val="00761AC8"/>
    <w:rsid w:val="00761BD0"/>
    <w:rsid w:val="0076256E"/>
    <w:rsid w:val="00763D31"/>
    <w:rsid w:val="00764172"/>
    <w:rsid w:val="007653F8"/>
    <w:rsid w:val="00765865"/>
    <w:rsid w:val="00765B93"/>
    <w:rsid w:val="00765D9B"/>
    <w:rsid w:val="00766265"/>
    <w:rsid w:val="00766359"/>
    <w:rsid w:val="007663FC"/>
    <w:rsid w:val="00766590"/>
    <w:rsid w:val="007666B1"/>
    <w:rsid w:val="00766A2C"/>
    <w:rsid w:val="00767127"/>
    <w:rsid w:val="007673CD"/>
    <w:rsid w:val="007673CE"/>
    <w:rsid w:val="007676E3"/>
    <w:rsid w:val="00767998"/>
    <w:rsid w:val="00767D6F"/>
    <w:rsid w:val="00767EA4"/>
    <w:rsid w:val="00770001"/>
    <w:rsid w:val="00770260"/>
    <w:rsid w:val="007705E5"/>
    <w:rsid w:val="007706BC"/>
    <w:rsid w:val="00770C72"/>
    <w:rsid w:val="0077149F"/>
    <w:rsid w:val="0077154A"/>
    <w:rsid w:val="00772044"/>
    <w:rsid w:val="00772464"/>
    <w:rsid w:val="007725DA"/>
    <w:rsid w:val="00772AE5"/>
    <w:rsid w:val="00772B29"/>
    <w:rsid w:val="00772B2B"/>
    <w:rsid w:val="00772FCA"/>
    <w:rsid w:val="00773410"/>
    <w:rsid w:val="007737F2"/>
    <w:rsid w:val="00773A16"/>
    <w:rsid w:val="00773B46"/>
    <w:rsid w:val="007745E9"/>
    <w:rsid w:val="00774B09"/>
    <w:rsid w:val="00774B55"/>
    <w:rsid w:val="00774C5D"/>
    <w:rsid w:val="00774FCF"/>
    <w:rsid w:val="007758AE"/>
    <w:rsid w:val="00775907"/>
    <w:rsid w:val="00775B63"/>
    <w:rsid w:val="00775D6A"/>
    <w:rsid w:val="00775FE7"/>
    <w:rsid w:val="007762D4"/>
    <w:rsid w:val="0077657C"/>
    <w:rsid w:val="00777784"/>
    <w:rsid w:val="007779D2"/>
    <w:rsid w:val="00777F02"/>
    <w:rsid w:val="007805A8"/>
    <w:rsid w:val="00780854"/>
    <w:rsid w:val="00781034"/>
    <w:rsid w:val="0078274F"/>
    <w:rsid w:val="00782CD3"/>
    <w:rsid w:val="0078313B"/>
    <w:rsid w:val="00783C44"/>
    <w:rsid w:val="0078417C"/>
    <w:rsid w:val="007845A3"/>
    <w:rsid w:val="0078469E"/>
    <w:rsid w:val="007851B2"/>
    <w:rsid w:val="00785669"/>
    <w:rsid w:val="00785E0F"/>
    <w:rsid w:val="00786243"/>
    <w:rsid w:val="00786A3A"/>
    <w:rsid w:val="00786D1D"/>
    <w:rsid w:val="00787402"/>
    <w:rsid w:val="00787466"/>
    <w:rsid w:val="00787503"/>
    <w:rsid w:val="0078794F"/>
    <w:rsid w:val="00787F12"/>
    <w:rsid w:val="007904F1"/>
    <w:rsid w:val="00790531"/>
    <w:rsid w:val="00790AF7"/>
    <w:rsid w:val="00790B64"/>
    <w:rsid w:val="007911CC"/>
    <w:rsid w:val="007915F9"/>
    <w:rsid w:val="0079205C"/>
    <w:rsid w:val="00792311"/>
    <w:rsid w:val="007923B9"/>
    <w:rsid w:val="00792529"/>
    <w:rsid w:val="00792FEE"/>
    <w:rsid w:val="00793156"/>
    <w:rsid w:val="0079332B"/>
    <w:rsid w:val="007933FD"/>
    <w:rsid w:val="007935CE"/>
    <w:rsid w:val="007937E0"/>
    <w:rsid w:val="00794397"/>
    <w:rsid w:val="00794578"/>
    <w:rsid w:val="007948F6"/>
    <w:rsid w:val="00794C85"/>
    <w:rsid w:val="00794E12"/>
    <w:rsid w:val="0079502C"/>
    <w:rsid w:val="00795073"/>
    <w:rsid w:val="0079596C"/>
    <w:rsid w:val="00795B9B"/>
    <w:rsid w:val="00795BCC"/>
    <w:rsid w:val="00796076"/>
    <w:rsid w:val="00797437"/>
    <w:rsid w:val="00797825"/>
    <w:rsid w:val="007A0296"/>
    <w:rsid w:val="007A0346"/>
    <w:rsid w:val="007A0434"/>
    <w:rsid w:val="007A046A"/>
    <w:rsid w:val="007A0D4E"/>
    <w:rsid w:val="007A1308"/>
    <w:rsid w:val="007A13FD"/>
    <w:rsid w:val="007A15AB"/>
    <w:rsid w:val="007A16A8"/>
    <w:rsid w:val="007A2BC7"/>
    <w:rsid w:val="007A2D08"/>
    <w:rsid w:val="007A3110"/>
    <w:rsid w:val="007A3120"/>
    <w:rsid w:val="007A35C1"/>
    <w:rsid w:val="007A36AF"/>
    <w:rsid w:val="007A39CB"/>
    <w:rsid w:val="007A3B1F"/>
    <w:rsid w:val="007A47A1"/>
    <w:rsid w:val="007A4824"/>
    <w:rsid w:val="007A4DE2"/>
    <w:rsid w:val="007A5016"/>
    <w:rsid w:val="007A508E"/>
    <w:rsid w:val="007A66AE"/>
    <w:rsid w:val="007A792A"/>
    <w:rsid w:val="007A7952"/>
    <w:rsid w:val="007A7BD8"/>
    <w:rsid w:val="007A7F55"/>
    <w:rsid w:val="007B03FF"/>
    <w:rsid w:val="007B10A9"/>
    <w:rsid w:val="007B1567"/>
    <w:rsid w:val="007B2B2C"/>
    <w:rsid w:val="007B2BF8"/>
    <w:rsid w:val="007B46C6"/>
    <w:rsid w:val="007B49FE"/>
    <w:rsid w:val="007B537B"/>
    <w:rsid w:val="007B54AC"/>
    <w:rsid w:val="007B5A4E"/>
    <w:rsid w:val="007B5CD1"/>
    <w:rsid w:val="007B5EB6"/>
    <w:rsid w:val="007B62D9"/>
    <w:rsid w:val="007B6707"/>
    <w:rsid w:val="007B6ACC"/>
    <w:rsid w:val="007B6E84"/>
    <w:rsid w:val="007B7E26"/>
    <w:rsid w:val="007C087A"/>
    <w:rsid w:val="007C1078"/>
    <w:rsid w:val="007C1162"/>
    <w:rsid w:val="007C11DB"/>
    <w:rsid w:val="007C13CA"/>
    <w:rsid w:val="007C1424"/>
    <w:rsid w:val="007C1814"/>
    <w:rsid w:val="007C1864"/>
    <w:rsid w:val="007C1E36"/>
    <w:rsid w:val="007C1FA7"/>
    <w:rsid w:val="007C2011"/>
    <w:rsid w:val="007C2051"/>
    <w:rsid w:val="007C231C"/>
    <w:rsid w:val="007C24FA"/>
    <w:rsid w:val="007C2B08"/>
    <w:rsid w:val="007C2E7A"/>
    <w:rsid w:val="007C3019"/>
    <w:rsid w:val="007C3078"/>
    <w:rsid w:val="007C36A5"/>
    <w:rsid w:val="007C3EAE"/>
    <w:rsid w:val="007C4039"/>
    <w:rsid w:val="007C40F2"/>
    <w:rsid w:val="007C4396"/>
    <w:rsid w:val="007C4635"/>
    <w:rsid w:val="007C518D"/>
    <w:rsid w:val="007C51A4"/>
    <w:rsid w:val="007C571B"/>
    <w:rsid w:val="007C5E74"/>
    <w:rsid w:val="007C620B"/>
    <w:rsid w:val="007C6780"/>
    <w:rsid w:val="007C686C"/>
    <w:rsid w:val="007C68CF"/>
    <w:rsid w:val="007C717D"/>
    <w:rsid w:val="007C77C0"/>
    <w:rsid w:val="007C7985"/>
    <w:rsid w:val="007C7AC9"/>
    <w:rsid w:val="007C7C1D"/>
    <w:rsid w:val="007D00B7"/>
    <w:rsid w:val="007D03FD"/>
    <w:rsid w:val="007D097E"/>
    <w:rsid w:val="007D15C5"/>
    <w:rsid w:val="007D1BDD"/>
    <w:rsid w:val="007D22C2"/>
    <w:rsid w:val="007D250C"/>
    <w:rsid w:val="007D25DE"/>
    <w:rsid w:val="007D2D8B"/>
    <w:rsid w:val="007D330B"/>
    <w:rsid w:val="007D34D8"/>
    <w:rsid w:val="007D359F"/>
    <w:rsid w:val="007D3AE0"/>
    <w:rsid w:val="007D3BC4"/>
    <w:rsid w:val="007D3DC2"/>
    <w:rsid w:val="007D3E9F"/>
    <w:rsid w:val="007D3FCA"/>
    <w:rsid w:val="007D46A6"/>
    <w:rsid w:val="007D4B3E"/>
    <w:rsid w:val="007D4B5D"/>
    <w:rsid w:val="007D4E27"/>
    <w:rsid w:val="007D4FA7"/>
    <w:rsid w:val="007D5530"/>
    <w:rsid w:val="007D5824"/>
    <w:rsid w:val="007D5CA1"/>
    <w:rsid w:val="007D60D6"/>
    <w:rsid w:val="007D67A0"/>
    <w:rsid w:val="007D68B4"/>
    <w:rsid w:val="007D6D7D"/>
    <w:rsid w:val="007D782B"/>
    <w:rsid w:val="007D78EF"/>
    <w:rsid w:val="007E0755"/>
    <w:rsid w:val="007E0AE8"/>
    <w:rsid w:val="007E0F58"/>
    <w:rsid w:val="007E12C2"/>
    <w:rsid w:val="007E1F44"/>
    <w:rsid w:val="007E2D12"/>
    <w:rsid w:val="007E3008"/>
    <w:rsid w:val="007E3A0A"/>
    <w:rsid w:val="007E42B9"/>
    <w:rsid w:val="007E4E81"/>
    <w:rsid w:val="007E4FFF"/>
    <w:rsid w:val="007E504A"/>
    <w:rsid w:val="007E534F"/>
    <w:rsid w:val="007E5474"/>
    <w:rsid w:val="007E550B"/>
    <w:rsid w:val="007E5D80"/>
    <w:rsid w:val="007E668B"/>
    <w:rsid w:val="007E71CA"/>
    <w:rsid w:val="007E7A56"/>
    <w:rsid w:val="007E7E60"/>
    <w:rsid w:val="007E7EB4"/>
    <w:rsid w:val="007F0069"/>
    <w:rsid w:val="007F0074"/>
    <w:rsid w:val="007F07C6"/>
    <w:rsid w:val="007F0958"/>
    <w:rsid w:val="007F0DE8"/>
    <w:rsid w:val="007F2201"/>
    <w:rsid w:val="007F2CD5"/>
    <w:rsid w:val="007F3123"/>
    <w:rsid w:val="007F3187"/>
    <w:rsid w:val="007F38F7"/>
    <w:rsid w:val="007F3CA3"/>
    <w:rsid w:val="007F3D5D"/>
    <w:rsid w:val="007F3D8D"/>
    <w:rsid w:val="007F42AD"/>
    <w:rsid w:val="007F45AC"/>
    <w:rsid w:val="007F5CBB"/>
    <w:rsid w:val="007F6680"/>
    <w:rsid w:val="007F6B0F"/>
    <w:rsid w:val="007F6BDB"/>
    <w:rsid w:val="007F706C"/>
    <w:rsid w:val="007F72F8"/>
    <w:rsid w:val="007F76B9"/>
    <w:rsid w:val="007F7E5F"/>
    <w:rsid w:val="00800063"/>
    <w:rsid w:val="008003A0"/>
    <w:rsid w:val="0080051B"/>
    <w:rsid w:val="00800581"/>
    <w:rsid w:val="008005A0"/>
    <w:rsid w:val="0080093A"/>
    <w:rsid w:val="00800A33"/>
    <w:rsid w:val="008013D0"/>
    <w:rsid w:val="0080197E"/>
    <w:rsid w:val="00801B5A"/>
    <w:rsid w:val="00802290"/>
    <w:rsid w:val="008022FA"/>
    <w:rsid w:val="00802725"/>
    <w:rsid w:val="00802E75"/>
    <w:rsid w:val="008031CB"/>
    <w:rsid w:val="008032E6"/>
    <w:rsid w:val="0080334A"/>
    <w:rsid w:val="0080376C"/>
    <w:rsid w:val="008039F7"/>
    <w:rsid w:val="00803B49"/>
    <w:rsid w:val="00803F1B"/>
    <w:rsid w:val="008047B7"/>
    <w:rsid w:val="00804983"/>
    <w:rsid w:val="00804B25"/>
    <w:rsid w:val="00804B55"/>
    <w:rsid w:val="00805346"/>
    <w:rsid w:val="00805561"/>
    <w:rsid w:val="0080575A"/>
    <w:rsid w:val="008061C6"/>
    <w:rsid w:val="00806494"/>
    <w:rsid w:val="00806D37"/>
    <w:rsid w:val="00806EE6"/>
    <w:rsid w:val="00806F4B"/>
    <w:rsid w:val="00806FED"/>
    <w:rsid w:val="0080781B"/>
    <w:rsid w:val="0081032D"/>
    <w:rsid w:val="00810CB8"/>
    <w:rsid w:val="00810DD4"/>
    <w:rsid w:val="00811543"/>
    <w:rsid w:val="00811D94"/>
    <w:rsid w:val="00812EE1"/>
    <w:rsid w:val="00813321"/>
    <w:rsid w:val="0081384D"/>
    <w:rsid w:val="00813C70"/>
    <w:rsid w:val="00814350"/>
    <w:rsid w:val="00814642"/>
    <w:rsid w:val="00814789"/>
    <w:rsid w:val="00814E8F"/>
    <w:rsid w:val="008153DD"/>
    <w:rsid w:val="008154D8"/>
    <w:rsid w:val="0081596F"/>
    <w:rsid w:val="00815A72"/>
    <w:rsid w:val="00815BD4"/>
    <w:rsid w:val="00815BFF"/>
    <w:rsid w:val="00815CAA"/>
    <w:rsid w:val="0081602C"/>
    <w:rsid w:val="008162B1"/>
    <w:rsid w:val="008165F5"/>
    <w:rsid w:val="008168E8"/>
    <w:rsid w:val="00816D04"/>
    <w:rsid w:val="00820DB5"/>
    <w:rsid w:val="00820FB0"/>
    <w:rsid w:val="008212AC"/>
    <w:rsid w:val="008215D5"/>
    <w:rsid w:val="00821760"/>
    <w:rsid w:val="00821AEE"/>
    <w:rsid w:val="00821C6E"/>
    <w:rsid w:val="008224EA"/>
    <w:rsid w:val="0082313F"/>
    <w:rsid w:val="00824838"/>
    <w:rsid w:val="00824A64"/>
    <w:rsid w:val="00824D62"/>
    <w:rsid w:val="00825009"/>
    <w:rsid w:val="008255D4"/>
    <w:rsid w:val="00825B50"/>
    <w:rsid w:val="0082601C"/>
    <w:rsid w:val="0082625F"/>
    <w:rsid w:val="00826CA5"/>
    <w:rsid w:val="008272D4"/>
    <w:rsid w:val="008273C5"/>
    <w:rsid w:val="00827D99"/>
    <w:rsid w:val="00827E9E"/>
    <w:rsid w:val="00827F0C"/>
    <w:rsid w:val="00827F89"/>
    <w:rsid w:val="00830837"/>
    <w:rsid w:val="0083094A"/>
    <w:rsid w:val="0083110E"/>
    <w:rsid w:val="00831CF0"/>
    <w:rsid w:val="0083218A"/>
    <w:rsid w:val="008322A4"/>
    <w:rsid w:val="008324F4"/>
    <w:rsid w:val="00832528"/>
    <w:rsid w:val="00832623"/>
    <w:rsid w:val="00832928"/>
    <w:rsid w:val="00832A55"/>
    <w:rsid w:val="008332B7"/>
    <w:rsid w:val="00833CF9"/>
    <w:rsid w:val="00833F60"/>
    <w:rsid w:val="0083599A"/>
    <w:rsid w:val="00835E4D"/>
    <w:rsid w:val="00835FAF"/>
    <w:rsid w:val="008361A5"/>
    <w:rsid w:val="00836251"/>
    <w:rsid w:val="008366A8"/>
    <w:rsid w:val="0083689C"/>
    <w:rsid w:val="00836C44"/>
    <w:rsid w:val="00836CE0"/>
    <w:rsid w:val="00836D61"/>
    <w:rsid w:val="00836E3F"/>
    <w:rsid w:val="0083729A"/>
    <w:rsid w:val="00837488"/>
    <w:rsid w:val="0083790D"/>
    <w:rsid w:val="00840145"/>
    <w:rsid w:val="00840281"/>
    <w:rsid w:val="00840809"/>
    <w:rsid w:val="0084081C"/>
    <w:rsid w:val="00841070"/>
    <w:rsid w:val="0084134D"/>
    <w:rsid w:val="00841350"/>
    <w:rsid w:val="008415E8"/>
    <w:rsid w:val="008416CA"/>
    <w:rsid w:val="00841A66"/>
    <w:rsid w:val="00841FCC"/>
    <w:rsid w:val="00842724"/>
    <w:rsid w:val="00843224"/>
    <w:rsid w:val="008438DD"/>
    <w:rsid w:val="008439F3"/>
    <w:rsid w:val="00843DC8"/>
    <w:rsid w:val="008442DB"/>
    <w:rsid w:val="008447FB"/>
    <w:rsid w:val="008451E2"/>
    <w:rsid w:val="00845746"/>
    <w:rsid w:val="00845A32"/>
    <w:rsid w:val="00846591"/>
    <w:rsid w:val="00846AF6"/>
    <w:rsid w:val="00846B18"/>
    <w:rsid w:val="00846BCA"/>
    <w:rsid w:val="008473D4"/>
    <w:rsid w:val="008473FD"/>
    <w:rsid w:val="0084795A"/>
    <w:rsid w:val="00847B1B"/>
    <w:rsid w:val="008502D0"/>
    <w:rsid w:val="00850731"/>
    <w:rsid w:val="008508C9"/>
    <w:rsid w:val="00850D5A"/>
    <w:rsid w:val="0085191B"/>
    <w:rsid w:val="008522BF"/>
    <w:rsid w:val="0085279E"/>
    <w:rsid w:val="00852FD9"/>
    <w:rsid w:val="00853525"/>
    <w:rsid w:val="00853838"/>
    <w:rsid w:val="00853AE7"/>
    <w:rsid w:val="008542F5"/>
    <w:rsid w:val="00854487"/>
    <w:rsid w:val="0085450D"/>
    <w:rsid w:val="00854A22"/>
    <w:rsid w:val="00854A8A"/>
    <w:rsid w:val="00854C69"/>
    <w:rsid w:val="0085523D"/>
    <w:rsid w:val="00855D3E"/>
    <w:rsid w:val="00856073"/>
    <w:rsid w:val="00856A23"/>
    <w:rsid w:val="00856C98"/>
    <w:rsid w:val="00856D78"/>
    <w:rsid w:val="008571A8"/>
    <w:rsid w:val="00857290"/>
    <w:rsid w:val="00857451"/>
    <w:rsid w:val="008576BD"/>
    <w:rsid w:val="00857C2D"/>
    <w:rsid w:val="008608D7"/>
    <w:rsid w:val="008614FC"/>
    <w:rsid w:val="00861B8F"/>
    <w:rsid w:val="00861F8A"/>
    <w:rsid w:val="00862C70"/>
    <w:rsid w:val="008630A4"/>
    <w:rsid w:val="0086340F"/>
    <w:rsid w:val="0086360B"/>
    <w:rsid w:val="00863808"/>
    <w:rsid w:val="00863DCB"/>
    <w:rsid w:val="00863F57"/>
    <w:rsid w:val="00864081"/>
    <w:rsid w:val="008640F1"/>
    <w:rsid w:val="00864BC5"/>
    <w:rsid w:val="008652BA"/>
    <w:rsid w:val="00865445"/>
    <w:rsid w:val="00865607"/>
    <w:rsid w:val="0086576D"/>
    <w:rsid w:val="00865832"/>
    <w:rsid w:val="0086587E"/>
    <w:rsid w:val="00865C1F"/>
    <w:rsid w:val="00865F43"/>
    <w:rsid w:val="008663F2"/>
    <w:rsid w:val="00866D31"/>
    <w:rsid w:val="00866DE8"/>
    <w:rsid w:val="00867345"/>
    <w:rsid w:val="00867398"/>
    <w:rsid w:val="00870143"/>
    <w:rsid w:val="0087028E"/>
    <w:rsid w:val="00870599"/>
    <w:rsid w:val="00870AC7"/>
    <w:rsid w:val="00870B05"/>
    <w:rsid w:val="0087126F"/>
    <w:rsid w:val="0087148F"/>
    <w:rsid w:val="00871AC5"/>
    <w:rsid w:val="00871E15"/>
    <w:rsid w:val="008721F6"/>
    <w:rsid w:val="0087271C"/>
    <w:rsid w:val="00872C8E"/>
    <w:rsid w:val="00872D42"/>
    <w:rsid w:val="00872F2C"/>
    <w:rsid w:val="008737AE"/>
    <w:rsid w:val="008737FE"/>
    <w:rsid w:val="00873875"/>
    <w:rsid w:val="00873A0E"/>
    <w:rsid w:val="00873B60"/>
    <w:rsid w:val="00873BE2"/>
    <w:rsid w:val="00874430"/>
    <w:rsid w:val="00874C7D"/>
    <w:rsid w:val="00874E61"/>
    <w:rsid w:val="00874EEC"/>
    <w:rsid w:val="00875770"/>
    <w:rsid w:val="008763E6"/>
    <w:rsid w:val="0087664F"/>
    <w:rsid w:val="00876B92"/>
    <w:rsid w:val="00876DEA"/>
    <w:rsid w:val="00877681"/>
    <w:rsid w:val="008777EA"/>
    <w:rsid w:val="00877BDF"/>
    <w:rsid w:val="00880189"/>
    <w:rsid w:val="00880619"/>
    <w:rsid w:val="00880704"/>
    <w:rsid w:val="008808AC"/>
    <w:rsid w:val="008810CB"/>
    <w:rsid w:val="008812CA"/>
    <w:rsid w:val="008814A5"/>
    <w:rsid w:val="008817E4"/>
    <w:rsid w:val="00881D07"/>
    <w:rsid w:val="00881F86"/>
    <w:rsid w:val="008827FF"/>
    <w:rsid w:val="00882A67"/>
    <w:rsid w:val="00882ACB"/>
    <w:rsid w:val="00882D6C"/>
    <w:rsid w:val="00882E27"/>
    <w:rsid w:val="00883A57"/>
    <w:rsid w:val="00883C88"/>
    <w:rsid w:val="00883D93"/>
    <w:rsid w:val="00883E5A"/>
    <w:rsid w:val="00884453"/>
    <w:rsid w:val="00884C79"/>
    <w:rsid w:val="00885333"/>
    <w:rsid w:val="00885EF0"/>
    <w:rsid w:val="008862FF"/>
    <w:rsid w:val="00886B83"/>
    <w:rsid w:val="00886B9D"/>
    <w:rsid w:val="008873B4"/>
    <w:rsid w:val="008879EC"/>
    <w:rsid w:val="00887EA2"/>
    <w:rsid w:val="00890577"/>
    <w:rsid w:val="008909DB"/>
    <w:rsid w:val="00890D42"/>
    <w:rsid w:val="00890DDA"/>
    <w:rsid w:val="0089194A"/>
    <w:rsid w:val="00891B62"/>
    <w:rsid w:val="00892466"/>
    <w:rsid w:val="00892839"/>
    <w:rsid w:val="00892F15"/>
    <w:rsid w:val="00893EBA"/>
    <w:rsid w:val="008944F3"/>
    <w:rsid w:val="00894870"/>
    <w:rsid w:val="00895581"/>
    <w:rsid w:val="0089573E"/>
    <w:rsid w:val="008958AE"/>
    <w:rsid w:val="00895D49"/>
    <w:rsid w:val="00895F81"/>
    <w:rsid w:val="008966E7"/>
    <w:rsid w:val="0089683D"/>
    <w:rsid w:val="008972C4"/>
    <w:rsid w:val="0089797C"/>
    <w:rsid w:val="008A0025"/>
    <w:rsid w:val="008A064E"/>
    <w:rsid w:val="008A10E7"/>
    <w:rsid w:val="008A11D1"/>
    <w:rsid w:val="008A16D7"/>
    <w:rsid w:val="008A1AA9"/>
    <w:rsid w:val="008A1E8B"/>
    <w:rsid w:val="008A1E99"/>
    <w:rsid w:val="008A2A90"/>
    <w:rsid w:val="008A2C2C"/>
    <w:rsid w:val="008A2EB2"/>
    <w:rsid w:val="008A3053"/>
    <w:rsid w:val="008A316B"/>
    <w:rsid w:val="008A38A4"/>
    <w:rsid w:val="008A38EB"/>
    <w:rsid w:val="008A3AD4"/>
    <w:rsid w:val="008A3F93"/>
    <w:rsid w:val="008A40EB"/>
    <w:rsid w:val="008A43AF"/>
    <w:rsid w:val="008A4915"/>
    <w:rsid w:val="008A5900"/>
    <w:rsid w:val="008A5A43"/>
    <w:rsid w:val="008A5FB7"/>
    <w:rsid w:val="008A67EA"/>
    <w:rsid w:val="008A6DCF"/>
    <w:rsid w:val="008A7C64"/>
    <w:rsid w:val="008A7D69"/>
    <w:rsid w:val="008B0307"/>
    <w:rsid w:val="008B05B5"/>
    <w:rsid w:val="008B08C6"/>
    <w:rsid w:val="008B09A4"/>
    <w:rsid w:val="008B12D4"/>
    <w:rsid w:val="008B1442"/>
    <w:rsid w:val="008B15DA"/>
    <w:rsid w:val="008B15F1"/>
    <w:rsid w:val="008B1A03"/>
    <w:rsid w:val="008B1AC5"/>
    <w:rsid w:val="008B2245"/>
    <w:rsid w:val="008B22AA"/>
    <w:rsid w:val="008B3417"/>
    <w:rsid w:val="008B34E3"/>
    <w:rsid w:val="008B3F5C"/>
    <w:rsid w:val="008B48ED"/>
    <w:rsid w:val="008B504F"/>
    <w:rsid w:val="008B5B1C"/>
    <w:rsid w:val="008B5B22"/>
    <w:rsid w:val="008B5C72"/>
    <w:rsid w:val="008B6315"/>
    <w:rsid w:val="008B6338"/>
    <w:rsid w:val="008B676B"/>
    <w:rsid w:val="008B6A27"/>
    <w:rsid w:val="008B703A"/>
    <w:rsid w:val="008B774A"/>
    <w:rsid w:val="008B7E2D"/>
    <w:rsid w:val="008B7FD0"/>
    <w:rsid w:val="008C0339"/>
    <w:rsid w:val="008C03EE"/>
    <w:rsid w:val="008C062E"/>
    <w:rsid w:val="008C0719"/>
    <w:rsid w:val="008C11E9"/>
    <w:rsid w:val="008C1328"/>
    <w:rsid w:val="008C1779"/>
    <w:rsid w:val="008C1970"/>
    <w:rsid w:val="008C1D33"/>
    <w:rsid w:val="008C224B"/>
    <w:rsid w:val="008C2E43"/>
    <w:rsid w:val="008C30C4"/>
    <w:rsid w:val="008C36A0"/>
    <w:rsid w:val="008C3726"/>
    <w:rsid w:val="008C397C"/>
    <w:rsid w:val="008C3A75"/>
    <w:rsid w:val="008C49C9"/>
    <w:rsid w:val="008C4D52"/>
    <w:rsid w:val="008C4F24"/>
    <w:rsid w:val="008C58B7"/>
    <w:rsid w:val="008C5ADD"/>
    <w:rsid w:val="008C6217"/>
    <w:rsid w:val="008C629E"/>
    <w:rsid w:val="008C63DF"/>
    <w:rsid w:val="008C685E"/>
    <w:rsid w:val="008C68AD"/>
    <w:rsid w:val="008C6C1E"/>
    <w:rsid w:val="008C6D32"/>
    <w:rsid w:val="008C6ED0"/>
    <w:rsid w:val="008C7066"/>
    <w:rsid w:val="008C7567"/>
    <w:rsid w:val="008C7849"/>
    <w:rsid w:val="008C7A36"/>
    <w:rsid w:val="008C7B46"/>
    <w:rsid w:val="008C7BE3"/>
    <w:rsid w:val="008C7F1E"/>
    <w:rsid w:val="008D091F"/>
    <w:rsid w:val="008D0EE2"/>
    <w:rsid w:val="008D17D7"/>
    <w:rsid w:val="008D20EE"/>
    <w:rsid w:val="008D2319"/>
    <w:rsid w:val="008D2399"/>
    <w:rsid w:val="008D2619"/>
    <w:rsid w:val="008D38C4"/>
    <w:rsid w:val="008D3F32"/>
    <w:rsid w:val="008D4422"/>
    <w:rsid w:val="008D4AEF"/>
    <w:rsid w:val="008D4CED"/>
    <w:rsid w:val="008D5387"/>
    <w:rsid w:val="008D5CF5"/>
    <w:rsid w:val="008D6C79"/>
    <w:rsid w:val="008D6E47"/>
    <w:rsid w:val="008D6E6A"/>
    <w:rsid w:val="008D6FFE"/>
    <w:rsid w:val="008D7349"/>
    <w:rsid w:val="008D73AA"/>
    <w:rsid w:val="008D75EF"/>
    <w:rsid w:val="008D771F"/>
    <w:rsid w:val="008D7BDF"/>
    <w:rsid w:val="008E0142"/>
    <w:rsid w:val="008E0917"/>
    <w:rsid w:val="008E0B24"/>
    <w:rsid w:val="008E0C98"/>
    <w:rsid w:val="008E326D"/>
    <w:rsid w:val="008E3699"/>
    <w:rsid w:val="008E394F"/>
    <w:rsid w:val="008E3A30"/>
    <w:rsid w:val="008E3F75"/>
    <w:rsid w:val="008E41A9"/>
    <w:rsid w:val="008E42CD"/>
    <w:rsid w:val="008E42D5"/>
    <w:rsid w:val="008E4AFF"/>
    <w:rsid w:val="008E4FB6"/>
    <w:rsid w:val="008E5379"/>
    <w:rsid w:val="008E58EE"/>
    <w:rsid w:val="008E5E35"/>
    <w:rsid w:val="008E5E59"/>
    <w:rsid w:val="008E728A"/>
    <w:rsid w:val="008E7320"/>
    <w:rsid w:val="008E77A9"/>
    <w:rsid w:val="008E7BE1"/>
    <w:rsid w:val="008E7DC9"/>
    <w:rsid w:val="008F0615"/>
    <w:rsid w:val="008F151D"/>
    <w:rsid w:val="008F22CF"/>
    <w:rsid w:val="008F256B"/>
    <w:rsid w:val="008F296B"/>
    <w:rsid w:val="008F29E9"/>
    <w:rsid w:val="008F2E1D"/>
    <w:rsid w:val="008F2F63"/>
    <w:rsid w:val="008F34FB"/>
    <w:rsid w:val="008F5708"/>
    <w:rsid w:val="008F57CF"/>
    <w:rsid w:val="008F5A69"/>
    <w:rsid w:val="008F6058"/>
    <w:rsid w:val="008F65F6"/>
    <w:rsid w:val="008F69FC"/>
    <w:rsid w:val="008F6B22"/>
    <w:rsid w:val="008F71AC"/>
    <w:rsid w:val="008F72E9"/>
    <w:rsid w:val="008F7463"/>
    <w:rsid w:val="008F7722"/>
    <w:rsid w:val="008F79AE"/>
    <w:rsid w:val="008F79BC"/>
    <w:rsid w:val="008F7AF6"/>
    <w:rsid w:val="008F7B9B"/>
    <w:rsid w:val="008F7EC0"/>
    <w:rsid w:val="008F7F52"/>
    <w:rsid w:val="009001BA"/>
    <w:rsid w:val="00900441"/>
    <w:rsid w:val="00900467"/>
    <w:rsid w:val="00900762"/>
    <w:rsid w:val="00900920"/>
    <w:rsid w:val="00900C78"/>
    <w:rsid w:val="00900CC0"/>
    <w:rsid w:val="0090148D"/>
    <w:rsid w:val="00901597"/>
    <w:rsid w:val="009018C4"/>
    <w:rsid w:val="00901942"/>
    <w:rsid w:val="00901F4D"/>
    <w:rsid w:val="009031D1"/>
    <w:rsid w:val="0090322E"/>
    <w:rsid w:val="00903B7F"/>
    <w:rsid w:val="00903D51"/>
    <w:rsid w:val="00903DCC"/>
    <w:rsid w:val="00903F00"/>
    <w:rsid w:val="00904004"/>
    <w:rsid w:val="0090412E"/>
    <w:rsid w:val="00904D46"/>
    <w:rsid w:val="009053BB"/>
    <w:rsid w:val="00905482"/>
    <w:rsid w:val="00905D5C"/>
    <w:rsid w:val="0090628E"/>
    <w:rsid w:val="0090659E"/>
    <w:rsid w:val="00906ECE"/>
    <w:rsid w:val="00907168"/>
    <w:rsid w:val="00907905"/>
    <w:rsid w:val="00907A9D"/>
    <w:rsid w:val="00907CCE"/>
    <w:rsid w:val="00907F6C"/>
    <w:rsid w:val="0091074E"/>
    <w:rsid w:val="00910F51"/>
    <w:rsid w:val="00911824"/>
    <w:rsid w:val="00911E08"/>
    <w:rsid w:val="00911FF9"/>
    <w:rsid w:val="009122A5"/>
    <w:rsid w:val="0091252A"/>
    <w:rsid w:val="00912552"/>
    <w:rsid w:val="009125FE"/>
    <w:rsid w:val="00913014"/>
    <w:rsid w:val="00913106"/>
    <w:rsid w:val="00914439"/>
    <w:rsid w:val="00914610"/>
    <w:rsid w:val="0091507C"/>
    <w:rsid w:val="00915146"/>
    <w:rsid w:val="0091537A"/>
    <w:rsid w:val="0091549C"/>
    <w:rsid w:val="00915503"/>
    <w:rsid w:val="00915BC2"/>
    <w:rsid w:val="00917386"/>
    <w:rsid w:val="00917F5F"/>
    <w:rsid w:val="00920055"/>
    <w:rsid w:val="0092037B"/>
    <w:rsid w:val="0092047F"/>
    <w:rsid w:val="009204B5"/>
    <w:rsid w:val="009206FA"/>
    <w:rsid w:val="009207A1"/>
    <w:rsid w:val="0092087E"/>
    <w:rsid w:val="00920DEE"/>
    <w:rsid w:val="00920F91"/>
    <w:rsid w:val="009215B0"/>
    <w:rsid w:val="00921886"/>
    <w:rsid w:val="009221E3"/>
    <w:rsid w:val="0092356C"/>
    <w:rsid w:val="00923809"/>
    <w:rsid w:val="00924027"/>
    <w:rsid w:val="00924131"/>
    <w:rsid w:val="0092511F"/>
    <w:rsid w:val="00925619"/>
    <w:rsid w:val="00925A9E"/>
    <w:rsid w:val="0092606F"/>
    <w:rsid w:val="009263F2"/>
    <w:rsid w:val="00926498"/>
    <w:rsid w:val="00926812"/>
    <w:rsid w:val="00926B33"/>
    <w:rsid w:val="00926CBA"/>
    <w:rsid w:val="0092707F"/>
    <w:rsid w:val="009270DF"/>
    <w:rsid w:val="009275BF"/>
    <w:rsid w:val="009278D1"/>
    <w:rsid w:val="009278FE"/>
    <w:rsid w:val="00927B86"/>
    <w:rsid w:val="00927E84"/>
    <w:rsid w:val="009300A3"/>
    <w:rsid w:val="00930B33"/>
    <w:rsid w:val="00930F53"/>
    <w:rsid w:val="009312B5"/>
    <w:rsid w:val="00931B15"/>
    <w:rsid w:val="009324A9"/>
    <w:rsid w:val="00932DC0"/>
    <w:rsid w:val="00932FAF"/>
    <w:rsid w:val="0093326A"/>
    <w:rsid w:val="0093326C"/>
    <w:rsid w:val="0093364E"/>
    <w:rsid w:val="00934404"/>
    <w:rsid w:val="009344C3"/>
    <w:rsid w:val="00934C15"/>
    <w:rsid w:val="00935A09"/>
    <w:rsid w:val="00935B9D"/>
    <w:rsid w:val="009363AC"/>
    <w:rsid w:val="0093652A"/>
    <w:rsid w:val="009366A7"/>
    <w:rsid w:val="00936C51"/>
    <w:rsid w:val="00936D0A"/>
    <w:rsid w:val="00936DDA"/>
    <w:rsid w:val="009371A1"/>
    <w:rsid w:val="0093740A"/>
    <w:rsid w:val="00937802"/>
    <w:rsid w:val="00940072"/>
    <w:rsid w:val="00940F20"/>
    <w:rsid w:val="009410F1"/>
    <w:rsid w:val="00941182"/>
    <w:rsid w:val="009414E3"/>
    <w:rsid w:val="00941C7E"/>
    <w:rsid w:val="00941D5A"/>
    <w:rsid w:val="00941EA4"/>
    <w:rsid w:val="00942147"/>
    <w:rsid w:val="0094223D"/>
    <w:rsid w:val="009422EF"/>
    <w:rsid w:val="0094248A"/>
    <w:rsid w:val="00942954"/>
    <w:rsid w:val="009429C0"/>
    <w:rsid w:val="009430CE"/>
    <w:rsid w:val="009430FD"/>
    <w:rsid w:val="009431A5"/>
    <w:rsid w:val="00943618"/>
    <w:rsid w:val="009436E6"/>
    <w:rsid w:val="00943876"/>
    <w:rsid w:val="00943961"/>
    <w:rsid w:val="00943DEF"/>
    <w:rsid w:val="00944D75"/>
    <w:rsid w:val="00944F1E"/>
    <w:rsid w:val="00945536"/>
    <w:rsid w:val="0094559E"/>
    <w:rsid w:val="00945940"/>
    <w:rsid w:val="00945A0F"/>
    <w:rsid w:val="00945A2B"/>
    <w:rsid w:val="00945B27"/>
    <w:rsid w:val="00945CD0"/>
    <w:rsid w:val="0094632E"/>
    <w:rsid w:val="00946AE4"/>
    <w:rsid w:val="00946B48"/>
    <w:rsid w:val="00946C70"/>
    <w:rsid w:val="00946D75"/>
    <w:rsid w:val="00946E1D"/>
    <w:rsid w:val="00947171"/>
    <w:rsid w:val="0094740A"/>
    <w:rsid w:val="009476A1"/>
    <w:rsid w:val="00947937"/>
    <w:rsid w:val="00951290"/>
    <w:rsid w:val="009516B3"/>
    <w:rsid w:val="00951703"/>
    <w:rsid w:val="00951DA3"/>
    <w:rsid w:val="00952177"/>
    <w:rsid w:val="0095217E"/>
    <w:rsid w:val="00953428"/>
    <w:rsid w:val="00953A87"/>
    <w:rsid w:val="0095445C"/>
    <w:rsid w:val="00954478"/>
    <w:rsid w:val="009547C8"/>
    <w:rsid w:val="00955962"/>
    <w:rsid w:val="0095603B"/>
    <w:rsid w:val="00956A79"/>
    <w:rsid w:val="00956CD5"/>
    <w:rsid w:val="009600F6"/>
    <w:rsid w:val="009601F8"/>
    <w:rsid w:val="00960F03"/>
    <w:rsid w:val="00961303"/>
    <w:rsid w:val="00961385"/>
    <w:rsid w:val="00961463"/>
    <w:rsid w:val="0096167E"/>
    <w:rsid w:val="00961A91"/>
    <w:rsid w:val="0096215F"/>
    <w:rsid w:val="009621EA"/>
    <w:rsid w:val="00962677"/>
    <w:rsid w:val="009629E9"/>
    <w:rsid w:val="00962DCE"/>
    <w:rsid w:val="00962E60"/>
    <w:rsid w:val="00962EF5"/>
    <w:rsid w:val="00963379"/>
    <w:rsid w:val="00963706"/>
    <w:rsid w:val="0096377E"/>
    <w:rsid w:val="0096395F"/>
    <w:rsid w:val="009641F4"/>
    <w:rsid w:val="0096444A"/>
    <w:rsid w:val="00964AB9"/>
    <w:rsid w:val="00965744"/>
    <w:rsid w:val="00965775"/>
    <w:rsid w:val="00965C36"/>
    <w:rsid w:val="00966135"/>
    <w:rsid w:val="009662C6"/>
    <w:rsid w:val="009665A2"/>
    <w:rsid w:val="00966725"/>
    <w:rsid w:val="00966D27"/>
    <w:rsid w:val="00966E55"/>
    <w:rsid w:val="00967021"/>
    <w:rsid w:val="009679B5"/>
    <w:rsid w:val="00967C71"/>
    <w:rsid w:val="00967D7D"/>
    <w:rsid w:val="00970041"/>
    <w:rsid w:val="009706F6"/>
    <w:rsid w:val="00970FBF"/>
    <w:rsid w:val="0097110A"/>
    <w:rsid w:val="0097112D"/>
    <w:rsid w:val="0097121C"/>
    <w:rsid w:val="0097161C"/>
    <w:rsid w:val="00971797"/>
    <w:rsid w:val="00971882"/>
    <w:rsid w:val="00971BDE"/>
    <w:rsid w:val="00971C05"/>
    <w:rsid w:val="009722E7"/>
    <w:rsid w:val="009727D5"/>
    <w:rsid w:val="00972E6B"/>
    <w:rsid w:val="0097397C"/>
    <w:rsid w:val="00973DFD"/>
    <w:rsid w:val="00973FFF"/>
    <w:rsid w:val="009740AF"/>
    <w:rsid w:val="009743E7"/>
    <w:rsid w:val="00974F44"/>
    <w:rsid w:val="00975168"/>
    <w:rsid w:val="009753E7"/>
    <w:rsid w:val="00975548"/>
    <w:rsid w:val="00975655"/>
    <w:rsid w:val="009758F1"/>
    <w:rsid w:val="00975D0D"/>
    <w:rsid w:val="00975E2D"/>
    <w:rsid w:val="0097612A"/>
    <w:rsid w:val="00976194"/>
    <w:rsid w:val="00976208"/>
    <w:rsid w:val="009762A8"/>
    <w:rsid w:val="00976D7B"/>
    <w:rsid w:val="00977D4F"/>
    <w:rsid w:val="00980602"/>
    <w:rsid w:val="0098126C"/>
    <w:rsid w:val="0098166F"/>
    <w:rsid w:val="00981712"/>
    <w:rsid w:val="009817E3"/>
    <w:rsid w:val="00981CE8"/>
    <w:rsid w:val="00982289"/>
    <w:rsid w:val="00982471"/>
    <w:rsid w:val="009835CB"/>
    <w:rsid w:val="009835FE"/>
    <w:rsid w:val="00983F58"/>
    <w:rsid w:val="00984086"/>
    <w:rsid w:val="009847D2"/>
    <w:rsid w:val="00984EE2"/>
    <w:rsid w:val="009850E9"/>
    <w:rsid w:val="00985545"/>
    <w:rsid w:val="0098554F"/>
    <w:rsid w:val="009858E9"/>
    <w:rsid w:val="00985B59"/>
    <w:rsid w:val="00985C59"/>
    <w:rsid w:val="00986124"/>
    <w:rsid w:val="009865DA"/>
    <w:rsid w:val="00986C77"/>
    <w:rsid w:val="00986CCD"/>
    <w:rsid w:val="009874A4"/>
    <w:rsid w:val="0098751A"/>
    <w:rsid w:val="009876B4"/>
    <w:rsid w:val="00987744"/>
    <w:rsid w:val="00987960"/>
    <w:rsid w:val="00987C6D"/>
    <w:rsid w:val="00987D93"/>
    <w:rsid w:val="00990197"/>
    <w:rsid w:val="00990325"/>
    <w:rsid w:val="009903D4"/>
    <w:rsid w:val="00990502"/>
    <w:rsid w:val="00990AB3"/>
    <w:rsid w:val="0099103F"/>
    <w:rsid w:val="009910A9"/>
    <w:rsid w:val="0099110D"/>
    <w:rsid w:val="009913CF"/>
    <w:rsid w:val="0099152F"/>
    <w:rsid w:val="0099153B"/>
    <w:rsid w:val="00991F96"/>
    <w:rsid w:val="00991F9F"/>
    <w:rsid w:val="00992815"/>
    <w:rsid w:val="0099390D"/>
    <w:rsid w:val="00993E28"/>
    <w:rsid w:val="009941C5"/>
    <w:rsid w:val="00994A8A"/>
    <w:rsid w:val="00994CE0"/>
    <w:rsid w:val="009957F4"/>
    <w:rsid w:val="00995929"/>
    <w:rsid w:val="009962D6"/>
    <w:rsid w:val="00996377"/>
    <w:rsid w:val="0099645F"/>
    <w:rsid w:val="00996CB2"/>
    <w:rsid w:val="00996CCF"/>
    <w:rsid w:val="00996F07"/>
    <w:rsid w:val="0099760F"/>
    <w:rsid w:val="009976D7"/>
    <w:rsid w:val="00997B77"/>
    <w:rsid w:val="009A0116"/>
    <w:rsid w:val="009A0196"/>
    <w:rsid w:val="009A0B60"/>
    <w:rsid w:val="009A0DED"/>
    <w:rsid w:val="009A0F22"/>
    <w:rsid w:val="009A12A2"/>
    <w:rsid w:val="009A1898"/>
    <w:rsid w:val="009A18A9"/>
    <w:rsid w:val="009A1BA3"/>
    <w:rsid w:val="009A2170"/>
    <w:rsid w:val="009A2192"/>
    <w:rsid w:val="009A250B"/>
    <w:rsid w:val="009A2A3C"/>
    <w:rsid w:val="009A2BD0"/>
    <w:rsid w:val="009A2E13"/>
    <w:rsid w:val="009A366C"/>
    <w:rsid w:val="009A39E9"/>
    <w:rsid w:val="009A4050"/>
    <w:rsid w:val="009A42D4"/>
    <w:rsid w:val="009A4FF7"/>
    <w:rsid w:val="009A5704"/>
    <w:rsid w:val="009A5789"/>
    <w:rsid w:val="009A5B12"/>
    <w:rsid w:val="009A5D8E"/>
    <w:rsid w:val="009A5E6A"/>
    <w:rsid w:val="009A6735"/>
    <w:rsid w:val="009A69D8"/>
    <w:rsid w:val="009A69EA"/>
    <w:rsid w:val="009A6A57"/>
    <w:rsid w:val="009A6A88"/>
    <w:rsid w:val="009A6E16"/>
    <w:rsid w:val="009A7806"/>
    <w:rsid w:val="009A7834"/>
    <w:rsid w:val="009A79E5"/>
    <w:rsid w:val="009A7B43"/>
    <w:rsid w:val="009A7CCB"/>
    <w:rsid w:val="009B000C"/>
    <w:rsid w:val="009B02EF"/>
    <w:rsid w:val="009B059A"/>
    <w:rsid w:val="009B07FC"/>
    <w:rsid w:val="009B0A88"/>
    <w:rsid w:val="009B0CD9"/>
    <w:rsid w:val="009B0F2C"/>
    <w:rsid w:val="009B15E5"/>
    <w:rsid w:val="009B1847"/>
    <w:rsid w:val="009B1DBE"/>
    <w:rsid w:val="009B2474"/>
    <w:rsid w:val="009B2612"/>
    <w:rsid w:val="009B2844"/>
    <w:rsid w:val="009B291D"/>
    <w:rsid w:val="009B30FF"/>
    <w:rsid w:val="009B31ED"/>
    <w:rsid w:val="009B37A2"/>
    <w:rsid w:val="009B47F2"/>
    <w:rsid w:val="009B49CE"/>
    <w:rsid w:val="009B49EB"/>
    <w:rsid w:val="009B4B73"/>
    <w:rsid w:val="009B54E8"/>
    <w:rsid w:val="009B5A91"/>
    <w:rsid w:val="009B5E9F"/>
    <w:rsid w:val="009B6680"/>
    <w:rsid w:val="009B6F30"/>
    <w:rsid w:val="009B731C"/>
    <w:rsid w:val="009B7C9F"/>
    <w:rsid w:val="009B7E55"/>
    <w:rsid w:val="009B7FED"/>
    <w:rsid w:val="009C04B3"/>
    <w:rsid w:val="009C050A"/>
    <w:rsid w:val="009C076C"/>
    <w:rsid w:val="009C08D6"/>
    <w:rsid w:val="009C0C14"/>
    <w:rsid w:val="009C0D43"/>
    <w:rsid w:val="009C0EA3"/>
    <w:rsid w:val="009C1046"/>
    <w:rsid w:val="009C144F"/>
    <w:rsid w:val="009C18E0"/>
    <w:rsid w:val="009C1B8C"/>
    <w:rsid w:val="009C2279"/>
    <w:rsid w:val="009C2A65"/>
    <w:rsid w:val="009C3B9B"/>
    <w:rsid w:val="009C3D6E"/>
    <w:rsid w:val="009C3E35"/>
    <w:rsid w:val="009C48CC"/>
    <w:rsid w:val="009C4962"/>
    <w:rsid w:val="009C49E7"/>
    <w:rsid w:val="009C4BFD"/>
    <w:rsid w:val="009C4EE2"/>
    <w:rsid w:val="009C50F7"/>
    <w:rsid w:val="009C5436"/>
    <w:rsid w:val="009C55CE"/>
    <w:rsid w:val="009C56E7"/>
    <w:rsid w:val="009C5777"/>
    <w:rsid w:val="009C5857"/>
    <w:rsid w:val="009C58DF"/>
    <w:rsid w:val="009C598D"/>
    <w:rsid w:val="009C5AE6"/>
    <w:rsid w:val="009C5F7A"/>
    <w:rsid w:val="009C6617"/>
    <w:rsid w:val="009C6DB3"/>
    <w:rsid w:val="009C76EC"/>
    <w:rsid w:val="009C79DB"/>
    <w:rsid w:val="009C7DFA"/>
    <w:rsid w:val="009C7EFE"/>
    <w:rsid w:val="009C7FC4"/>
    <w:rsid w:val="009D035F"/>
    <w:rsid w:val="009D03D6"/>
    <w:rsid w:val="009D08AA"/>
    <w:rsid w:val="009D156E"/>
    <w:rsid w:val="009D1AB3"/>
    <w:rsid w:val="009D2032"/>
    <w:rsid w:val="009D2297"/>
    <w:rsid w:val="009D2478"/>
    <w:rsid w:val="009D251E"/>
    <w:rsid w:val="009D2D14"/>
    <w:rsid w:val="009D2EE1"/>
    <w:rsid w:val="009D351E"/>
    <w:rsid w:val="009D3D3C"/>
    <w:rsid w:val="009D4375"/>
    <w:rsid w:val="009D494D"/>
    <w:rsid w:val="009D4A65"/>
    <w:rsid w:val="009D51BE"/>
    <w:rsid w:val="009D5369"/>
    <w:rsid w:val="009D54CB"/>
    <w:rsid w:val="009D54D5"/>
    <w:rsid w:val="009D555B"/>
    <w:rsid w:val="009D560F"/>
    <w:rsid w:val="009D5F8D"/>
    <w:rsid w:val="009D655D"/>
    <w:rsid w:val="009D6C57"/>
    <w:rsid w:val="009D6C89"/>
    <w:rsid w:val="009D6E3A"/>
    <w:rsid w:val="009D6F3E"/>
    <w:rsid w:val="009D72E0"/>
    <w:rsid w:val="009D7313"/>
    <w:rsid w:val="009D738A"/>
    <w:rsid w:val="009D754C"/>
    <w:rsid w:val="009D75EC"/>
    <w:rsid w:val="009D767B"/>
    <w:rsid w:val="009D780F"/>
    <w:rsid w:val="009D7920"/>
    <w:rsid w:val="009E0548"/>
    <w:rsid w:val="009E07AC"/>
    <w:rsid w:val="009E170C"/>
    <w:rsid w:val="009E190F"/>
    <w:rsid w:val="009E1B27"/>
    <w:rsid w:val="009E27E9"/>
    <w:rsid w:val="009E27EA"/>
    <w:rsid w:val="009E2CFB"/>
    <w:rsid w:val="009E34F5"/>
    <w:rsid w:val="009E356A"/>
    <w:rsid w:val="009E3955"/>
    <w:rsid w:val="009E3CDC"/>
    <w:rsid w:val="009E4171"/>
    <w:rsid w:val="009E4426"/>
    <w:rsid w:val="009E47CE"/>
    <w:rsid w:val="009E49CC"/>
    <w:rsid w:val="009E52F9"/>
    <w:rsid w:val="009E5578"/>
    <w:rsid w:val="009E5678"/>
    <w:rsid w:val="009E5D7C"/>
    <w:rsid w:val="009E5F03"/>
    <w:rsid w:val="009E69D1"/>
    <w:rsid w:val="009E6CE0"/>
    <w:rsid w:val="009E6D43"/>
    <w:rsid w:val="009E7035"/>
    <w:rsid w:val="009E7692"/>
    <w:rsid w:val="009E78C2"/>
    <w:rsid w:val="009E7AD3"/>
    <w:rsid w:val="009E7D10"/>
    <w:rsid w:val="009F00B2"/>
    <w:rsid w:val="009F02C8"/>
    <w:rsid w:val="009F12A2"/>
    <w:rsid w:val="009F13C3"/>
    <w:rsid w:val="009F1543"/>
    <w:rsid w:val="009F19A8"/>
    <w:rsid w:val="009F207B"/>
    <w:rsid w:val="009F21E6"/>
    <w:rsid w:val="009F2860"/>
    <w:rsid w:val="009F28B3"/>
    <w:rsid w:val="009F2A82"/>
    <w:rsid w:val="009F2BB7"/>
    <w:rsid w:val="009F2DEF"/>
    <w:rsid w:val="009F302E"/>
    <w:rsid w:val="009F3908"/>
    <w:rsid w:val="009F3E37"/>
    <w:rsid w:val="009F42E6"/>
    <w:rsid w:val="009F4326"/>
    <w:rsid w:val="009F4AB9"/>
    <w:rsid w:val="009F4C24"/>
    <w:rsid w:val="009F4DE3"/>
    <w:rsid w:val="009F508C"/>
    <w:rsid w:val="009F5322"/>
    <w:rsid w:val="009F63D5"/>
    <w:rsid w:val="009F6BE3"/>
    <w:rsid w:val="009F6C7D"/>
    <w:rsid w:val="009F7634"/>
    <w:rsid w:val="009F7860"/>
    <w:rsid w:val="009F7892"/>
    <w:rsid w:val="009F7BF5"/>
    <w:rsid w:val="00A00004"/>
    <w:rsid w:val="00A001D8"/>
    <w:rsid w:val="00A0031E"/>
    <w:rsid w:val="00A0090F"/>
    <w:rsid w:val="00A00A06"/>
    <w:rsid w:val="00A00B8D"/>
    <w:rsid w:val="00A00D20"/>
    <w:rsid w:val="00A01A7C"/>
    <w:rsid w:val="00A01C8F"/>
    <w:rsid w:val="00A02427"/>
    <w:rsid w:val="00A0283D"/>
    <w:rsid w:val="00A0291C"/>
    <w:rsid w:val="00A03209"/>
    <w:rsid w:val="00A0336C"/>
    <w:rsid w:val="00A037DB"/>
    <w:rsid w:val="00A038F0"/>
    <w:rsid w:val="00A03C62"/>
    <w:rsid w:val="00A045E6"/>
    <w:rsid w:val="00A04B59"/>
    <w:rsid w:val="00A051DA"/>
    <w:rsid w:val="00A05274"/>
    <w:rsid w:val="00A05383"/>
    <w:rsid w:val="00A0543A"/>
    <w:rsid w:val="00A05AC4"/>
    <w:rsid w:val="00A05AF4"/>
    <w:rsid w:val="00A060E6"/>
    <w:rsid w:val="00A06564"/>
    <w:rsid w:val="00A06AD6"/>
    <w:rsid w:val="00A06AE6"/>
    <w:rsid w:val="00A06EE5"/>
    <w:rsid w:val="00A07CDA"/>
    <w:rsid w:val="00A1066A"/>
    <w:rsid w:val="00A10812"/>
    <w:rsid w:val="00A108EC"/>
    <w:rsid w:val="00A11448"/>
    <w:rsid w:val="00A11C7D"/>
    <w:rsid w:val="00A122FF"/>
    <w:rsid w:val="00A12B9B"/>
    <w:rsid w:val="00A1457D"/>
    <w:rsid w:val="00A147D5"/>
    <w:rsid w:val="00A148B0"/>
    <w:rsid w:val="00A14E1C"/>
    <w:rsid w:val="00A14E7D"/>
    <w:rsid w:val="00A15129"/>
    <w:rsid w:val="00A15225"/>
    <w:rsid w:val="00A15426"/>
    <w:rsid w:val="00A1551D"/>
    <w:rsid w:val="00A15BD8"/>
    <w:rsid w:val="00A15D48"/>
    <w:rsid w:val="00A15F4A"/>
    <w:rsid w:val="00A162F8"/>
    <w:rsid w:val="00A163FE"/>
    <w:rsid w:val="00A164DE"/>
    <w:rsid w:val="00A17193"/>
    <w:rsid w:val="00A175D0"/>
    <w:rsid w:val="00A17B11"/>
    <w:rsid w:val="00A20015"/>
    <w:rsid w:val="00A20327"/>
    <w:rsid w:val="00A20347"/>
    <w:rsid w:val="00A208E1"/>
    <w:rsid w:val="00A21050"/>
    <w:rsid w:val="00A2191B"/>
    <w:rsid w:val="00A220B7"/>
    <w:rsid w:val="00A228DB"/>
    <w:rsid w:val="00A22CAA"/>
    <w:rsid w:val="00A245ED"/>
    <w:rsid w:val="00A24A30"/>
    <w:rsid w:val="00A25102"/>
    <w:rsid w:val="00A26406"/>
    <w:rsid w:val="00A26A8E"/>
    <w:rsid w:val="00A26DA5"/>
    <w:rsid w:val="00A278A1"/>
    <w:rsid w:val="00A27CD6"/>
    <w:rsid w:val="00A27D46"/>
    <w:rsid w:val="00A27ECB"/>
    <w:rsid w:val="00A3026D"/>
    <w:rsid w:val="00A305B9"/>
    <w:rsid w:val="00A30AA1"/>
    <w:rsid w:val="00A30AE8"/>
    <w:rsid w:val="00A30B2C"/>
    <w:rsid w:val="00A30BD5"/>
    <w:rsid w:val="00A30F0E"/>
    <w:rsid w:val="00A313AB"/>
    <w:rsid w:val="00A3162F"/>
    <w:rsid w:val="00A31DEF"/>
    <w:rsid w:val="00A3203F"/>
    <w:rsid w:val="00A32471"/>
    <w:rsid w:val="00A326B1"/>
    <w:rsid w:val="00A32A8B"/>
    <w:rsid w:val="00A32FB8"/>
    <w:rsid w:val="00A32FE1"/>
    <w:rsid w:val="00A3320B"/>
    <w:rsid w:val="00A33529"/>
    <w:rsid w:val="00A33C53"/>
    <w:rsid w:val="00A33EBD"/>
    <w:rsid w:val="00A34639"/>
    <w:rsid w:val="00A3496D"/>
    <w:rsid w:val="00A349DF"/>
    <w:rsid w:val="00A34DD3"/>
    <w:rsid w:val="00A34F20"/>
    <w:rsid w:val="00A35970"/>
    <w:rsid w:val="00A36025"/>
    <w:rsid w:val="00A360E0"/>
    <w:rsid w:val="00A36B27"/>
    <w:rsid w:val="00A36E3B"/>
    <w:rsid w:val="00A372CB"/>
    <w:rsid w:val="00A37364"/>
    <w:rsid w:val="00A373EC"/>
    <w:rsid w:val="00A37EA2"/>
    <w:rsid w:val="00A403D7"/>
    <w:rsid w:val="00A40648"/>
    <w:rsid w:val="00A40913"/>
    <w:rsid w:val="00A40B25"/>
    <w:rsid w:val="00A40D46"/>
    <w:rsid w:val="00A415F8"/>
    <w:rsid w:val="00A419F9"/>
    <w:rsid w:val="00A41CFB"/>
    <w:rsid w:val="00A41D5E"/>
    <w:rsid w:val="00A424EC"/>
    <w:rsid w:val="00A42B64"/>
    <w:rsid w:val="00A43237"/>
    <w:rsid w:val="00A43946"/>
    <w:rsid w:val="00A43ACC"/>
    <w:rsid w:val="00A43E5B"/>
    <w:rsid w:val="00A43EF0"/>
    <w:rsid w:val="00A442D8"/>
    <w:rsid w:val="00A445E3"/>
    <w:rsid w:val="00A449B6"/>
    <w:rsid w:val="00A452F3"/>
    <w:rsid w:val="00A4546C"/>
    <w:rsid w:val="00A455AB"/>
    <w:rsid w:val="00A4564D"/>
    <w:rsid w:val="00A45811"/>
    <w:rsid w:val="00A45CFC"/>
    <w:rsid w:val="00A45F74"/>
    <w:rsid w:val="00A45FAE"/>
    <w:rsid w:val="00A46740"/>
    <w:rsid w:val="00A46BBA"/>
    <w:rsid w:val="00A46D49"/>
    <w:rsid w:val="00A46FAB"/>
    <w:rsid w:val="00A4755B"/>
    <w:rsid w:val="00A47BBD"/>
    <w:rsid w:val="00A47F7A"/>
    <w:rsid w:val="00A5047F"/>
    <w:rsid w:val="00A50722"/>
    <w:rsid w:val="00A50E05"/>
    <w:rsid w:val="00A51C48"/>
    <w:rsid w:val="00A51DAA"/>
    <w:rsid w:val="00A52E38"/>
    <w:rsid w:val="00A530BE"/>
    <w:rsid w:val="00A530DD"/>
    <w:rsid w:val="00A53628"/>
    <w:rsid w:val="00A53ABF"/>
    <w:rsid w:val="00A54376"/>
    <w:rsid w:val="00A54D87"/>
    <w:rsid w:val="00A55053"/>
    <w:rsid w:val="00A55157"/>
    <w:rsid w:val="00A559FC"/>
    <w:rsid w:val="00A56621"/>
    <w:rsid w:val="00A56A71"/>
    <w:rsid w:val="00A56D38"/>
    <w:rsid w:val="00A56D9E"/>
    <w:rsid w:val="00A56E8D"/>
    <w:rsid w:val="00A57E1B"/>
    <w:rsid w:val="00A603D2"/>
    <w:rsid w:val="00A60516"/>
    <w:rsid w:val="00A60633"/>
    <w:rsid w:val="00A6089E"/>
    <w:rsid w:val="00A61482"/>
    <w:rsid w:val="00A61531"/>
    <w:rsid w:val="00A61852"/>
    <w:rsid w:val="00A618E4"/>
    <w:rsid w:val="00A61D26"/>
    <w:rsid w:val="00A61E16"/>
    <w:rsid w:val="00A621D4"/>
    <w:rsid w:val="00A623AA"/>
    <w:rsid w:val="00A62BDD"/>
    <w:rsid w:val="00A63780"/>
    <w:rsid w:val="00A63DD7"/>
    <w:rsid w:val="00A63FFC"/>
    <w:rsid w:val="00A6432C"/>
    <w:rsid w:val="00A64786"/>
    <w:rsid w:val="00A649AD"/>
    <w:rsid w:val="00A64AEE"/>
    <w:rsid w:val="00A64C37"/>
    <w:rsid w:val="00A64D11"/>
    <w:rsid w:val="00A65461"/>
    <w:rsid w:val="00A65908"/>
    <w:rsid w:val="00A65D3A"/>
    <w:rsid w:val="00A66021"/>
    <w:rsid w:val="00A661AA"/>
    <w:rsid w:val="00A6651F"/>
    <w:rsid w:val="00A66896"/>
    <w:rsid w:val="00A66BFD"/>
    <w:rsid w:val="00A6721A"/>
    <w:rsid w:val="00A67482"/>
    <w:rsid w:val="00A70016"/>
    <w:rsid w:val="00A7090B"/>
    <w:rsid w:val="00A709DD"/>
    <w:rsid w:val="00A71139"/>
    <w:rsid w:val="00A71D7A"/>
    <w:rsid w:val="00A71F18"/>
    <w:rsid w:val="00A723B6"/>
    <w:rsid w:val="00A7249D"/>
    <w:rsid w:val="00A72654"/>
    <w:rsid w:val="00A7278D"/>
    <w:rsid w:val="00A72802"/>
    <w:rsid w:val="00A72A02"/>
    <w:rsid w:val="00A730FB"/>
    <w:rsid w:val="00A7383C"/>
    <w:rsid w:val="00A73D8A"/>
    <w:rsid w:val="00A73DA7"/>
    <w:rsid w:val="00A73F1C"/>
    <w:rsid w:val="00A745DD"/>
    <w:rsid w:val="00A75193"/>
    <w:rsid w:val="00A751D4"/>
    <w:rsid w:val="00A753F3"/>
    <w:rsid w:val="00A7559D"/>
    <w:rsid w:val="00A75C2C"/>
    <w:rsid w:val="00A75CD9"/>
    <w:rsid w:val="00A7683E"/>
    <w:rsid w:val="00A76D21"/>
    <w:rsid w:val="00A77596"/>
    <w:rsid w:val="00A7761A"/>
    <w:rsid w:val="00A77732"/>
    <w:rsid w:val="00A779C6"/>
    <w:rsid w:val="00A77BBE"/>
    <w:rsid w:val="00A77CE2"/>
    <w:rsid w:val="00A802DA"/>
    <w:rsid w:val="00A804B3"/>
    <w:rsid w:val="00A805DF"/>
    <w:rsid w:val="00A807A6"/>
    <w:rsid w:val="00A809F4"/>
    <w:rsid w:val="00A80A69"/>
    <w:rsid w:val="00A80A93"/>
    <w:rsid w:val="00A80EF4"/>
    <w:rsid w:val="00A814DA"/>
    <w:rsid w:val="00A81675"/>
    <w:rsid w:val="00A81C61"/>
    <w:rsid w:val="00A82938"/>
    <w:rsid w:val="00A832ED"/>
    <w:rsid w:val="00A840A5"/>
    <w:rsid w:val="00A84230"/>
    <w:rsid w:val="00A8430E"/>
    <w:rsid w:val="00A846BD"/>
    <w:rsid w:val="00A84E45"/>
    <w:rsid w:val="00A854DF"/>
    <w:rsid w:val="00A861D7"/>
    <w:rsid w:val="00A863EA"/>
    <w:rsid w:val="00A87627"/>
    <w:rsid w:val="00A8767A"/>
    <w:rsid w:val="00A8795E"/>
    <w:rsid w:val="00A879F2"/>
    <w:rsid w:val="00A87BFA"/>
    <w:rsid w:val="00A87F7C"/>
    <w:rsid w:val="00A90B62"/>
    <w:rsid w:val="00A91144"/>
    <w:rsid w:val="00A9116E"/>
    <w:rsid w:val="00A913E9"/>
    <w:rsid w:val="00A91486"/>
    <w:rsid w:val="00A92212"/>
    <w:rsid w:val="00A929C7"/>
    <w:rsid w:val="00A92DAA"/>
    <w:rsid w:val="00A92EA1"/>
    <w:rsid w:val="00A93602"/>
    <w:rsid w:val="00A93620"/>
    <w:rsid w:val="00A93A8A"/>
    <w:rsid w:val="00A9429E"/>
    <w:rsid w:val="00A948FE"/>
    <w:rsid w:val="00A94A6F"/>
    <w:rsid w:val="00A94E83"/>
    <w:rsid w:val="00A95608"/>
    <w:rsid w:val="00A96E64"/>
    <w:rsid w:val="00A97395"/>
    <w:rsid w:val="00A97467"/>
    <w:rsid w:val="00A9790A"/>
    <w:rsid w:val="00A979A0"/>
    <w:rsid w:val="00A97A1A"/>
    <w:rsid w:val="00AA0065"/>
    <w:rsid w:val="00AA0372"/>
    <w:rsid w:val="00AA03C7"/>
    <w:rsid w:val="00AA0930"/>
    <w:rsid w:val="00AA0A01"/>
    <w:rsid w:val="00AA0B91"/>
    <w:rsid w:val="00AA0EE7"/>
    <w:rsid w:val="00AA0F45"/>
    <w:rsid w:val="00AA0F54"/>
    <w:rsid w:val="00AA10E1"/>
    <w:rsid w:val="00AA1145"/>
    <w:rsid w:val="00AA1987"/>
    <w:rsid w:val="00AA1D29"/>
    <w:rsid w:val="00AA1D39"/>
    <w:rsid w:val="00AA2291"/>
    <w:rsid w:val="00AA241F"/>
    <w:rsid w:val="00AA3E14"/>
    <w:rsid w:val="00AA3F94"/>
    <w:rsid w:val="00AA4037"/>
    <w:rsid w:val="00AA43A1"/>
    <w:rsid w:val="00AA44CD"/>
    <w:rsid w:val="00AA5A98"/>
    <w:rsid w:val="00AA5E82"/>
    <w:rsid w:val="00AA6AE8"/>
    <w:rsid w:val="00AA6DCA"/>
    <w:rsid w:val="00AA78A8"/>
    <w:rsid w:val="00AA78FB"/>
    <w:rsid w:val="00AB0018"/>
    <w:rsid w:val="00AB04CC"/>
    <w:rsid w:val="00AB04FB"/>
    <w:rsid w:val="00AB07DE"/>
    <w:rsid w:val="00AB092B"/>
    <w:rsid w:val="00AB0C01"/>
    <w:rsid w:val="00AB12D6"/>
    <w:rsid w:val="00AB12EA"/>
    <w:rsid w:val="00AB1BBF"/>
    <w:rsid w:val="00AB1DC0"/>
    <w:rsid w:val="00AB20A0"/>
    <w:rsid w:val="00AB22D3"/>
    <w:rsid w:val="00AB2575"/>
    <w:rsid w:val="00AB2672"/>
    <w:rsid w:val="00AB285A"/>
    <w:rsid w:val="00AB290E"/>
    <w:rsid w:val="00AB2C8B"/>
    <w:rsid w:val="00AB363F"/>
    <w:rsid w:val="00AB3AA3"/>
    <w:rsid w:val="00AB3B20"/>
    <w:rsid w:val="00AB3B3C"/>
    <w:rsid w:val="00AB45E3"/>
    <w:rsid w:val="00AB5237"/>
    <w:rsid w:val="00AB54F3"/>
    <w:rsid w:val="00AB5586"/>
    <w:rsid w:val="00AB5B14"/>
    <w:rsid w:val="00AB607B"/>
    <w:rsid w:val="00AB616B"/>
    <w:rsid w:val="00AB6291"/>
    <w:rsid w:val="00AB62D9"/>
    <w:rsid w:val="00AB6450"/>
    <w:rsid w:val="00AB6497"/>
    <w:rsid w:val="00AB6C3C"/>
    <w:rsid w:val="00AB7716"/>
    <w:rsid w:val="00AB7A30"/>
    <w:rsid w:val="00AB7B55"/>
    <w:rsid w:val="00AC00BF"/>
    <w:rsid w:val="00AC0311"/>
    <w:rsid w:val="00AC049D"/>
    <w:rsid w:val="00AC0547"/>
    <w:rsid w:val="00AC0EF9"/>
    <w:rsid w:val="00AC11BF"/>
    <w:rsid w:val="00AC1689"/>
    <w:rsid w:val="00AC1B45"/>
    <w:rsid w:val="00AC1BC5"/>
    <w:rsid w:val="00AC1FEC"/>
    <w:rsid w:val="00AC2055"/>
    <w:rsid w:val="00AC24EE"/>
    <w:rsid w:val="00AC2978"/>
    <w:rsid w:val="00AC2A02"/>
    <w:rsid w:val="00AC2F21"/>
    <w:rsid w:val="00AC3442"/>
    <w:rsid w:val="00AC35CC"/>
    <w:rsid w:val="00AC3D99"/>
    <w:rsid w:val="00AC3F07"/>
    <w:rsid w:val="00AC4456"/>
    <w:rsid w:val="00AC4777"/>
    <w:rsid w:val="00AC4BF0"/>
    <w:rsid w:val="00AC4FCD"/>
    <w:rsid w:val="00AC5B4E"/>
    <w:rsid w:val="00AC5E00"/>
    <w:rsid w:val="00AC5EA8"/>
    <w:rsid w:val="00AC5F04"/>
    <w:rsid w:val="00AC670D"/>
    <w:rsid w:val="00AC72B4"/>
    <w:rsid w:val="00AC767B"/>
    <w:rsid w:val="00AC7B0A"/>
    <w:rsid w:val="00AC7CA9"/>
    <w:rsid w:val="00AC7F1D"/>
    <w:rsid w:val="00AD0343"/>
    <w:rsid w:val="00AD1054"/>
    <w:rsid w:val="00AD1084"/>
    <w:rsid w:val="00AD13C5"/>
    <w:rsid w:val="00AD162A"/>
    <w:rsid w:val="00AD1ACA"/>
    <w:rsid w:val="00AD1D3F"/>
    <w:rsid w:val="00AD1ECC"/>
    <w:rsid w:val="00AD2656"/>
    <w:rsid w:val="00AD2701"/>
    <w:rsid w:val="00AD2AD6"/>
    <w:rsid w:val="00AD390B"/>
    <w:rsid w:val="00AD3D6D"/>
    <w:rsid w:val="00AD3F69"/>
    <w:rsid w:val="00AD4BED"/>
    <w:rsid w:val="00AD4C1E"/>
    <w:rsid w:val="00AD52BB"/>
    <w:rsid w:val="00AD52EA"/>
    <w:rsid w:val="00AD5959"/>
    <w:rsid w:val="00AD5A1D"/>
    <w:rsid w:val="00AD5BD3"/>
    <w:rsid w:val="00AD5EC8"/>
    <w:rsid w:val="00AD5F4F"/>
    <w:rsid w:val="00AD6123"/>
    <w:rsid w:val="00AD64C9"/>
    <w:rsid w:val="00AD678A"/>
    <w:rsid w:val="00AD6986"/>
    <w:rsid w:val="00AD6CC8"/>
    <w:rsid w:val="00AD702E"/>
    <w:rsid w:val="00AD728D"/>
    <w:rsid w:val="00AD7402"/>
    <w:rsid w:val="00AD7487"/>
    <w:rsid w:val="00AD7D6E"/>
    <w:rsid w:val="00AD7D96"/>
    <w:rsid w:val="00AD7F8A"/>
    <w:rsid w:val="00AD7FBA"/>
    <w:rsid w:val="00AE00DA"/>
    <w:rsid w:val="00AE01F9"/>
    <w:rsid w:val="00AE036C"/>
    <w:rsid w:val="00AE0521"/>
    <w:rsid w:val="00AE0623"/>
    <w:rsid w:val="00AE0B52"/>
    <w:rsid w:val="00AE0BF6"/>
    <w:rsid w:val="00AE1656"/>
    <w:rsid w:val="00AE1927"/>
    <w:rsid w:val="00AE1B0F"/>
    <w:rsid w:val="00AE1BAB"/>
    <w:rsid w:val="00AE1ED3"/>
    <w:rsid w:val="00AE2781"/>
    <w:rsid w:val="00AE2971"/>
    <w:rsid w:val="00AE2CAE"/>
    <w:rsid w:val="00AE4080"/>
    <w:rsid w:val="00AE44B8"/>
    <w:rsid w:val="00AE4546"/>
    <w:rsid w:val="00AE4C63"/>
    <w:rsid w:val="00AE4C89"/>
    <w:rsid w:val="00AE514E"/>
    <w:rsid w:val="00AE5371"/>
    <w:rsid w:val="00AE5645"/>
    <w:rsid w:val="00AE590F"/>
    <w:rsid w:val="00AE5AEB"/>
    <w:rsid w:val="00AE639B"/>
    <w:rsid w:val="00AE69C9"/>
    <w:rsid w:val="00AE6AC6"/>
    <w:rsid w:val="00AE6B19"/>
    <w:rsid w:val="00AE727C"/>
    <w:rsid w:val="00AE7569"/>
    <w:rsid w:val="00AE7639"/>
    <w:rsid w:val="00AE7693"/>
    <w:rsid w:val="00AF0862"/>
    <w:rsid w:val="00AF11D1"/>
    <w:rsid w:val="00AF148A"/>
    <w:rsid w:val="00AF1784"/>
    <w:rsid w:val="00AF1ADF"/>
    <w:rsid w:val="00AF2735"/>
    <w:rsid w:val="00AF27E7"/>
    <w:rsid w:val="00AF2B05"/>
    <w:rsid w:val="00AF2C5F"/>
    <w:rsid w:val="00AF2DBA"/>
    <w:rsid w:val="00AF2E8F"/>
    <w:rsid w:val="00AF36A7"/>
    <w:rsid w:val="00AF37E6"/>
    <w:rsid w:val="00AF47C0"/>
    <w:rsid w:val="00AF4931"/>
    <w:rsid w:val="00AF4F7C"/>
    <w:rsid w:val="00AF5461"/>
    <w:rsid w:val="00AF5476"/>
    <w:rsid w:val="00AF59FE"/>
    <w:rsid w:val="00AF5A53"/>
    <w:rsid w:val="00AF5EA0"/>
    <w:rsid w:val="00AF627F"/>
    <w:rsid w:val="00AF62F8"/>
    <w:rsid w:val="00AF693E"/>
    <w:rsid w:val="00AF6C36"/>
    <w:rsid w:val="00AF77A3"/>
    <w:rsid w:val="00AF7C2B"/>
    <w:rsid w:val="00B00348"/>
    <w:rsid w:val="00B0040A"/>
    <w:rsid w:val="00B00BAC"/>
    <w:rsid w:val="00B00E86"/>
    <w:rsid w:val="00B011C9"/>
    <w:rsid w:val="00B017B3"/>
    <w:rsid w:val="00B02060"/>
    <w:rsid w:val="00B02073"/>
    <w:rsid w:val="00B02154"/>
    <w:rsid w:val="00B02572"/>
    <w:rsid w:val="00B02F12"/>
    <w:rsid w:val="00B03446"/>
    <w:rsid w:val="00B036DF"/>
    <w:rsid w:val="00B03B30"/>
    <w:rsid w:val="00B04043"/>
    <w:rsid w:val="00B040E0"/>
    <w:rsid w:val="00B0445D"/>
    <w:rsid w:val="00B04660"/>
    <w:rsid w:val="00B04C69"/>
    <w:rsid w:val="00B04D28"/>
    <w:rsid w:val="00B051BC"/>
    <w:rsid w:val="00B05507"/>
    <w:rsid w:val="00B0616A"/>
    <w:rsid w:val="00B062C8"/>
    <w:rsid w:val="00B073F5"/>
    <w:rsid w:val="00B075B6"/>
    <w:rsid w:val="00B07759"/>
    <w:rsid w:val="00B07A2E"/>
    <w:rsid w:val="00B10006"/>
    <w:rsid w:val="00B10467"/>
    <w:rsid w:val="00B10701"/>
    <w:rsid w:val="00B10D7E"/>
    <w:rsid w:val="00B10D84"/>
    <w:rsid w:val="00B111DB"/>
    <w:rsid w:val="00B11208"/>
    <w:rsid w:val="00B112B6"/>
    <w:rsid w:val="00B11355"/>
    <w:rsid w:val="00B11859"/>
    <w:rsid w:val="00B1192B"/>
    <w:rsid w:val="00B11B55"/>
    <w:rsid w:val="00B11D95"/>
    <w:rsid w:val="00B11E78"/>
    <w:rsid w:val="00B11F2C"/>
    <w:rsid w:val="00B12211"/>
    <w:rsid w:val="00B1348E"/>
    <w:rsid w:val="00B139DC"/>
    <w:rsid w:val="00B13C07"/>
    <w:rsid w:val="00B13E20"/>
    <w:rsid w:val="00B14386"/>
    <w:rsid w:val="00B14496"/>
    <w:rsid w:val="00B14922"/>
    <w:rsid w:val="00B14F33"/>
    <w:rsid w:val="00B151E2"/>
    <w:rsid w:val="00B15D71"/>
    <w:rsid w:val="00B15DFC"/>
    <w:rsid w:val="00B16ABD"/>
    <w:rsid w:val="00B16CE8"/>
    <w:rsid w:val="00B17433"/>
    <w:rsid w:val="00B17B02"/>
    <w:rsid w:val="00B17FB0"/>
    <w:rsid w:val="00B2047C"/>
    <w:rsid w:val="00B2075C"/>
    <w:rsid w:val="00B2075F"/>
    <w:rsid w:val="00B209E0"/>
    <w:rsid w:val="00B20A60"/>
    <w:rsid w:val="00B20EFC"/>
    <w:rsid w:val="00B2115D"/>
    <w:rsid w:val="00B211AD"/>
    <w:rsid w:val="00B22A91"/>
    <w:rsid w:val="00B22D2C"/>
    <w:rsid w:val="00B232BF"/>
    <w:rsid w:val="00B23588"/>
    <w:rsid w:val="00B23E57"/>
    <w:rsid w:val="00B23FE6"/>
    <w:rsid w:val="00B2417A"/>
    <w:rsid w:val="00B2453B"/>
    <w:rsid w:val="00B247AF"/>
    <w:rsid w:val="00B24831"/>
    <w:rsid w:val="00B2530C"/>
    <w:rsid w:val="00B255F9"/>
    <w:rsid w:val="00B25782"/>
    <w:rsid w:val="00B25A2F"/>
    <w:rsid w:val="00B25CF6"/>
    <w:rsid w:val="00B25E7F"/>
    <w:rsid w:val="00B26210"/>
    <w:rsid w:val="00B2632E"/>
    <w:rsid w:val="00B2670B"/>
    <w:rsid w:val="00B26975"/>
    <w:rsid w:val="00B27A92"/>
    <w:rsid w:val="00B27FFB"/>
    <w:rsid w:val="00B306B5"/>
    <w:rsid w:val="00B306FC"/>
    <w:rsid w:val="00B30988"/>
    <w:rsid w:val="00B30C3E"/>
    <w:rsid w:val="00B3116E"/>
    <w:rsid w:val="00B31368"/>
    <w:rsid w:val="00B31383"/>
    <w:rsid w:val="00B317EE"/>
    <w:rsid w:val="00B31BE2"/>
    <w:rsid w:val="00B328E8"/>
    <w:rsid w:val="00B32BEB"/>
    <w:rsid w:val="00B32C1D"/>
    <w:rsid w:val="00B330F0"/>
    <w:rsid w:val="00B3329D"/>
    <w:rsid w:val="00B33432"/>
    <w:rsid w:val="00B336AC"/>
    <w:rsid w:val="00B33AB0"/>
    <w:rsid w:val="00B33E3D"/>
    <w:rsid w:val="00B33E3F"/>
    <w:rsid w:val="00B340FF"/>
    <w:rsid w:val="00B34340"/>
    <w:rsid w:val="00B34BCC"/>
    <w:rsid w:val="00B3581C"/>
    <w:rsid w:val="00B35B1B"/>
    <w:rsid w:val="00B3680D"/>
    <w:rsid w:val="00B36FCA"/>
    <w:rsid w:val="00B4014C"/>
    <w:rsid w:val="00B40314"/>
    <w:rsid w:val="00B403C0"/>
    <w:rsid w:val="00B405D1"/>
    <w:rsid w:val="00B40E11"/>
    <w:rsid w:val="00B411E2"/>
    <w:rsid w:val="00B41261"/>
    <w:rsid w:val="00B412BD"/>
    <w:rsid w:val="00B41C15"/>
    <w:rsid w:val="00B42029"/>
    <w:rsid w:val="00B424F9"/>
    <w:rsid w:val="00B42FBE"/>
    <w:rsid w:val="00B439D3"/>
    <w:rsid w:val="00B44192"/>
    <w:rsid w:val="00B4426E"/>
    <w:rsid w:val="00B442A4"/>
    <w:rsid w:val="00B444B7"/>
    <w:rsid w:val="00B44562"/>
    <w:rsid w:val="00B44969"/>
    <w:rsid w:val="00B44B7F"/>
    <w:rsid w:val="00B44F47"/>
    <w:rsid w:val="00B4608A"/>
    <w:rsid w:val="00B463C9"/>
    <w:rsid w:val="00B4726C"/>
    <w:rsid w:val="00B4776C"/>
    <w:rsid w:val="00B47F37"/>
    <w:rsid w:val="00B50592"/>
    <w:rsid w:val="00B50A8E"/>
    <w:rsid w:val="00B50B22"/>
    <w:rsid w:val="00B50CE2"/>
    <w:rsid w:val="00B5119F"/>
    <w:rsid w:val="00B5161C"/>
    <w:rsid w:val="00B51757"/>
    <w:rsid w:val="00B51799"/>
    <w:rsid w:val="00B51F82"/>
    <w:rsid w:val="00B521AF"/>
    <w:rsid w:val="00B52A48"/>
    <w:rsid w:val="00B52BEE"/>
    <w:rsid w:val="00B534AE"/>
    <w:rsid w:val="00B5358A"/>
    <w:rsid w:val="00B535C9"/>
    <w:rsid w:val="00B53911"/>
    <w:rsid w:val="00B53A25"/>
    <w:rsid w:val="00B54185"/>
    <w:rsid w:val="00B542A5"/>
    <w:rsid w:val="00B54352"/>
    <w:rsid w:val="00B54D2A"/>
    <w:rsid w:val="00B55EAA"/>
    <w:rsid w:val="00B55F3B"/>
    <w:rsid w:val="00B56127"/>
    <w:rsid w:val="00B565FA"/>
    <w:rsid w:val="00B567BE"/>
    <w:rsid w:val="00B56852"/>
    <w:rsid w:val="00B56BF9"/>
    <w:rsid w:val="00B56DE8"/>
    <w:rsid w:val="00B57576"/>
    <w:rsid w:val="00B57D58"/>
    <w:rsid w:val="00B60412"/>
    <w:rsid w:val="00B6056D"/>
    <w:rsid w:val="00B60E10"/>
    <w:rsid w:val="00B618E6"/>
    <w:rsid w:val="00B61F28"/>
    <w:rsid w:val="00B62370"/>
    <w:rsid w:val="00B624BE"/>
    <w:rsid w:val="00B62CB3"/>
    <w:rsid w:val="00B62F3E"/>
    <w:rsid w:val="00B63C0E"/>
    <w:rsid w:val="00B63D81"/>
    <w:rsid w:val="00B64013"/>
    <w:rsid w:val="00B64260"/>
    <w:rsid w:val="00B645BA"/>
    <w:rsid w:val="00B64C34"/>
    <w:rsid w:val="00B65056"/>
    <w:rsid w:val="00B6513C"/>
    <w:rsid w:val="00B6622C"/>
    <w:rsid w:val="00B66AA8"/>
    <w:rsid w:val="00B66B91"/>
    <w:rsid w:val="00B67843"/>
    <w:rsid w:val="00B679F3"/>
    <w:rsid w:val="00B7108A"/>
    <w:rsid w:val="00B710ED"/>
    <w:rsid w:val="00B71A1F"/>
    <w:rsid w:val="00B71BA8"/>
    <w:rsid w:val="00B71EF4"/>
    <w:rsid w:val="00B71FDA"/>
    <w:rsid w:val="00B72889"/>
    <w:rsid w:val="00B72FFF"/>
    <w:rsid w:val="00B73055"/>
    <w:rsid w:val="00B73845"/>
    <w:rsid w:val="00B7399D"/>
    <w:rsid w:val="00B73C09"/>
    <w:rsid w:val="00B747AF"/>
    <w:rsid w:val="00B747B7"/>
    <w:rsid w:val="00B74CDD"/>
    <w:rsid w:val="00B74D02"/>
    <w:rsid w:val="00B7592E"/>
    <w:rsid w:val="00B75A12"/>
    <w:rsid w:val="00B760CE"/>
    <w:rsid w:val="00B76A25"/>
    <w:rsid w:val="00B76A63"/>
    <w:rsid w:val="00B76E10"/>
    <w:rsid w:val="00B771BF"/>
    <w:rsid w:val="00B778AE"/>
    <w:rsid w:val="00B77FF4"/>
    <w:rsid w:val="00B8006F"/>
    <w:rsid w:val="00B8060D"/>
    <w:rsid w:val="00B80C92"/>
    <w:rsid w:val="00B80DEF"/>
    <w:rsid w:val="00B812E1"/>
    <w:rsid w:val="00B8154A"/>
    <w:rsid w:val="00B81572"/>
    <w:rsid w:val="00B815B3"/>
    <w:rsid w:val="00B82343"/>
    <w:rsid w:val="00B827B0"/>
    <w:rsid w:val="00B8291F"/>
    <w:rsid w:val="00B82DDC"/>
    <w:rsid w:val="00B83113"/>
    <w:rsid w:val="00B831B2"/>
    <w:rsid w:val="00B83328"/>
    <w:rsid w:val="00B8339D"/>
    <w:rsid w:val="00B84ABA"/>
    <w:rsid w:val="00B84D69"/>
    <w:rsid w:val="00B85734"/>
    <w:rsid w:val="00B85ED6"/>
    <w:rsid w:val="00B8649F"/>
    <w:rsid w:val="00B864A8"/>
    <w:rsid w:val="00B86796"/>
    <w:rsid w:val="00B86BBD"/>
    <w:rsid w:val="00B86BCD"/>
    <w:rsid w:val="00B86C77"/>
    <w:rsid w:val="00B86FE8"/>
    <w:rsid w:val="00B87063"/>
    <w:rsid w:val="00B8728C"/>
    <w:rsid w:val="00B875FC"/>
    <w:rsid w:val="00B87B0B"/>
    <w:rsid w:val="00B87F1E"/>
    <w:rsid w:val="00B90004"/>
    <w:rsid w:val="00B9040E"/>
    <w:rsid w:val="00B91892"/>
    <w:rsid w:val="00B91940"/>
    <w:rsid w:val="00B91BE0"/>
    <w:rsid w:val="00B91E44"/>
    <w:rsid w:val="00B91FB4"/>
    <w:rsid w:val="00B923EE"/>
    <w:rsid w:val="00B925FC"/>
    <w:rsid w:val="00B9295B"/>
    <w:rsid w:val="00B92C6C"/>
    <w:rsid w:val="00B92F25"/>
    <w:rsid w:val="00B931D1"/>
    <w:rsid w:val="00B9375E"/>
    <w:rsid w:val="00B938CE"/>
    <w:rsid w:val="00B93946"/>
    <w:rsid w:val="00B93C13"/>
    <w:rsid w:val="00B95483"/>
    <w:rsid w:val="00B95816"/>
    <w:rsid w:val="00B95887"/>
    <w:rsid w:val="00B95952"/>
    <w:rsid w:val="00B95D88"/>
    <w:rsid w:val="00B965FA"/>
    <w:rsid w:val="00B9673E"/>
    <w:rsid w:val="00B96FAB"/>
    <w:rsid w:val="00B9747B"/>
    <w:rsid w:val="00B97601"/>
    <w:rsid w:val="00B9797A"/>
    <w:rsid w:val="00B97A33"/>
    <w:rsid w:val="00B97CBB"/>
    <w:rsid w:val="00BA09B2"/>
    <w:rsid w:val="00BA0BC2"/>
    <w:rsid w:val="00BA1402"/>
    <w:rsid w:val="00BA16D3"/>
    <w:rsid w:val="00BA1FF7"/>
    <w:rsid w:val="00BA2315"/>
    <w:rsid w:val="00BA2347"/>
    <w:rsid w:val="00BA2521"/>
    <w:rsid w:val="00BA32BB"/>
    <w:rsid w:val="00BA36FC"/>
    <w:rsid w:val="00BA384F"/>
    <w:rsid w:val="00BA3A5A"/>
    <w:rsid w:val="00BA4711"/>
    <w:rsid w:val="00BA4E1D"/>
    <w:rsid w:val="00BA503C"/>
    <w:rsid w:val="00BA574B"/>
    <w:rsid w:val="00BA5C6A"/>
    <w:rsid w:val="00BA6172"/>
    <w:rsid w:val="00BA661A"/>
    <w:rsid w:val="00BA6BD0"/>
    <w:rsid w:val="00BA6E45"/>
    <w:rsid w:val="00BA6FF7"/>
    <w:rsid w:val="00BA7116"/>
    <w:rsid w:val="00BA7172"/>
    <w:rsid w:val="00BA729A"/>
    <w:rsid w:val="00BA72B2"/>
    <w:rsid w:val="00BA75D1"/>
    <w:rsid w:val="00BA7890"/>
    <w:rsid w:val="00BA7C59"/>
    <w:rsid w:val="00BA7FDF"/>
    <w:rsid w:val="00BB0359"/>
    <w:rsid w:val="00BB0437"/>
    <w:rsid w:val="00BB087D"/>
    <w:rsid w:val="00BB09E1"/>
    <w:rsid w:val="00BB0A02"/>
    <w:rsid w:val="00BB0EEE"/>
    <w:rsid w:val="00BB0F26"/>
    <w:rsid w:val="00BB1AAA"/>
    <w:rsid w:val="00BB1AC6"/>
    <w:rsid w:val="00BB221D"/>
    <w:rsid w:val="00BB226B"/>
    <w:rsid w:val="00BB23D4"/>
    <w:rsid w:val="00BB26DD"/>
    <w:rsid w:val="00BB34A1"/>
    <w:rsid w:val="00BB34CE"/>
    <w:rsid w:val="00BB3666"/>
    <w:rsid w:val="00BB3874"/>
    <w:rsid w:val="00BB38EB"/>
    <w:rsid w:val="00BB3E2F"/>
    <w:rsid w:val="00BB43F2"/>
    <w:rsid w:val="00BB496F"/>
    <w:rsid w:val="00BB51C5"/>
    <w:rsid w:val="00BB5232"/>
    <w:rsid w:val="00BB5991"/>
    <w:rsid w:val="00BB6121"/>
    <w:rsid w:val="00BB6EAF"/>
    <w:rsid w:val="00BB727C"/>
    <w:rsid w:val="00BB7466"/>
    <w:rsid w:val="00BB787C"/>
    <w:rsid w:val="00BB7E48"/>
    <w:rsid w:val="00BB7ED6"/>
    <w:rsid w:val="00BC0A7B"/>
    <w:rsid w:val="00BC0E1E"/>
    <w:rsid w:val="00BC0FAF"/>
    <w:rsid w:val="00BC1578"/>
    <w:rsid w:val="00BC185C"/>
    <w:rsid w:val="00BC1B3A"/>
    <w:rsid w:val="00BC2585"/>
    <w:rsid w:val="00BC2B02"/>
    <w:rsid w:val="00BC30BD"/>
    <w:rsid w:val="00BC45FC"/>
    <w:rsid w:val="00BC4D8D"/>
    <w:rsid w:val="00BC50D4"/>
    <w:rsid w:val="00BC532B"/>
    <w:rsid w:val="00BC539C"/>
    <w:rsid w:val="00BC5572"/>
    <w:rsid w:val="00BC572A"/>
    <w:rsid w:val="00BC5D88"/>
    <w:rsid w:val="00BC65D3"/>
    <w:rsid w:val="00BC66DB"/>
    <w:rsid w:val="00BC7051"/>
    <w:rsid w:val="00BC70AA"/>
    <w:rsid w:val="00BC758B"/>
    <w:rsid w:val="00BC7940"/>
    <w:rsid w:val="00BC7FD1"/>
    <w:rsid w:val="00BD03C7"/>
    <w:rsid w:val="00BD03DD"/>
    <w:rsid w:val="00BD094D"/>
    <w:rsid w:val="00BD0D01"/>
    <w:rsid w:val="00BD1101"/>
    <w:rsid w:val="00BD1374"/>
    <w:rsid w:val="00BD141D"/>
    <w:rsid w:val="00BD1516"/>
    <w:rsid w:val="00BD15A7"/>
    <w:rsid w:val="00BD187C"/>
    <w:rsid w:val="00BD2035"/>
    <w:rsid w:val="00BD20A7"/>
    <w:rsid w:val="00BD2209"/>
    <w:rsid w:val="00BD24E4"/>
    <w:rsid w:val="00BD26BD"/>
    <w:rsid w:val="00BD2993"/>
    <w:rsid w:val="00BD29AC"/>
    <w:rsid w:val="00BD3127"/>
    <w:rsid w:val="00BD319F"/>
    <w:rsid w:val="00BD33D4"/>
    <w:rsid w:val="00BD402F"/>
    <w:rsid w:val="00BD430B"/>
    <w:rsid w:val="00BD4E02"/>
    <w:rsid w:val="00BD53BF"/>
    <w:rsid w:val="00BD54CC"/>
    <w:rsid w:val="00BD57FA"/>
    <w:rsid w:val="00BD5FCA"/>
    <w:rsid w:val="00BD6118"/>
    <w:rsid w:val="00BD6272"/>
    <w:rsid w:val="00BD644C"/>
    <w:rsid w:val="00BD6562"/>
    <w:rsid w:val="00BD6827"/>
    <w:rsid w:val="00BD691F"/>
    <w:rsid w:val="00BD698A"/>
    <w:rsid w:val="00BD69D9"/>
    <w:rsid w:val="00BD6CE6"/>
    <w:rsid w:val="00BD7095"/>
    <w:rsid w:val="00BD753A"/>
    <w:rsid w:val="00BD7C4D"/>
    <w:rsid w:val="00BD7E24"/>
    <w:rsid w:val="00BE086E"/>
    <w:rsid w:val="00BE0BDE"/>
    <w:rsid w:val="00BE0D86"/>
    <w:rsid w:val="00BE180B"/>
    <w:rsid w:val="00BE226A"/>
    <w:rsid w:val="00BE2375"/>
    <w:rsid w:val="00BE24BB"/>
    <w:rsid w:val="00BE24C7"/>
    <w:rsid w:val="00BE2D08"/>
    <w:rsid w:val="00BE30BA"/>
    <w:rsid w:val="00BE3966"/>
    <w:rsid w:val="00BE3BAC"/>
    <w:rsid w:val="00BE40DE"/>
    <w:rsid w:val="00BE4201"/>
    <w:rsid w:val="00BE4337"/>
    <w:rsid w:val="00BE4926"/>
    <w:rsid w:val="00BE5290"/>
    <w:rsid w:val="00BE57B1"/>
    <w:rsid w:val="00BE5D6B"/>
    <w:rsid w:val="00BE5EC7"/>
    <w:rsid w:val="00BE60A1"/>
    <w:rsid w:val="00BE6220"/>
    <w:rsid w:val="00BE632A"/>
    <w:rsid w:val="00BE65F3"/>
    <w:rsid w:val="00BE6734"/>
    <w:rsid w:val="00BE6E71"/>
    <w:rsid w:val="00BE70B9"/>
    <w:rsid w:val="00BE7AE9"/>
    <w:rsid w:val="00BE7B5E"/>
    <w:rsid w:val="00BE7E49"/>
    <w:rsid w:val="00BE7F43"/>
    <w:rsid w:val="00BF07A1"/>
    <w:rsid w:val="00BF0AC1"/>
    <w:rsid w:val="00BF1499"/>
    <w:rsid w:val="00BF1800"/>
    <w:rsid w:val="00BF1844"/>
    <w:rsid w:val="00BF19DD"/>
    <w:rsid w:val="00BF1B88"/>
    <w:rsid w:val="00BF1F5C"/>
    <w:rsid w:val="00BF274C"/>
    <w:rsid w:val="00BF27CF"/>
    <w:rsid w:val="00BF3450"/>
    <w:rsid w:val="00BF3EE0"/>
    <w:rsid w:val="00BF3F44"/>
    <w:rsid w:val="00BF42E7"/>
    <w:rsid w:val="00BF453A"/>
    <w:rsid w:val="00BF4778"/>
    <w:rsid w:val="00BF49FB"/>
    <w:rsid w:val="00BF4CD1"/>
    <w:rsid w:val="00BF4D28"/>
    <w:rsid w:val="00BF544C"/>
    <w:rsid w:val="00BF5961"/>
    <w:rsid w:val="00BF5BE8"/>
    <w:rsid w:val="00BF637E"/>
    <w:rsid w:val="00BF640F"/>
    <w:rsid w:val="00BF6596"/>
    <w:rsid w:val="00BF6756"/>
    <w:rsid w:val="00BF6F25"/>
    <w:rsid w:val="00BF79B6"/>
    <w:rsid w:val="00BF7B10"/>
    <w:rsid w:val="00BF7B1D"/>
    <w:rsid w:val="00BF7ECB"/>
    <w:rsid w:val="00BF7EDB"/>
    <w:rsid w:val="00C0019D"/>
    <w:rsid w:val="00C00247"/>
    <w:rsid w:val="00C00AF1"/>
    <w:rsid w:val="00C00BDA"/>
    <w:rsid w:val="00C018D9"/>
    <w:rsid w:val="00C01DC6"/>
    <w:rsid w:val="00C01F12"/>
    <w:rsid w:val="00C02A9F"/>
    <w:rsid w:val="00C02D53"/>
    <w:rsid w:val="00C02EA4"/>
    <w:rsid w:val="00C038BE"/>
    <w:rsid w:val="00C0474C"/>
    <w:rsid w:val="00C04879"/>
    <w:rsid w:val="00C04AE9"/>
    <w:rsid w:val="00C04E3D"/>
    <w:rsid w:val="00C055E1"/>
    <w:rsid w:val="00C056EC"/>
    <w:rsid w:val="00C05E23"/>
    <w:rsid w:val="00C05E5E"/>
    <w:rsid w:val="00C06363"/>
    <w:rsid w:val="00C063F8"/>
    <w:rsid w:val="00C06E0B"/>
    <w:rsid w:val="00C07B97"/>
    <w:rsid w:val="00C07DAF"/>
    <w:rsid w:val="00C07FAF"/>
    <w:rsid w:val="00C101AE"/>
    <w:rsid w:val="00C10B6E"/>
    <w:rsid w:val="00C10E18"/>
    <w:rsid w:val="00C10E7B"/>
    <w:rsid w:val="00C115E4"/>
    <w:rsid w:val="00C11647"/>
    <w:rsid w:val="00C11664"/>
    <w:rsid w:val="00C1189F"/>
    <w:rsid w:val="00C11AED"/>
    <w:rsid w:val="00C12237"/>
    <w:rsid w:val="00C12412"/>
    <w:rsid w:val="00C129E1"/>
    <w:rsid w:val="00C13DFB"/>
    <w:rsid w:val="00C14114"/>
    <w:rsid w:val="00C1411D"/>
    <w:rsid w:val="00C14499"/>
    <w:rsid w:val="00C149D8"/>
    <w:rsid w:val="00C157C8"/>
    <w:rsid w:val="00C1584D"/>
    <w:rsid w:val="00C15B65"/>
    <w:rsid w:val="00C1739F"/>
    <w:rsid w:val="00C179FA"/>
    <w:rsid w:val="00C17C57"/>
    <w:rsid w:val="00C17DFE"/>
    <w:rsid w:val="00C20184"/>
    <w:rsid w:val="00C201FB"/>
    <w:rsid w:val="00C20533"/>
    <w:rsid w:val="00C208A1"/>
    <w:rsid w:val="00C20B9F"/>
    <w:rsid w:val="00C20E29"/>
    <w:rsid w:val="00C20EBA"/>
    <w:rsid w:val="00C2118D"/>
    <w:rsid w:val="00C21380"/>
    <w:rsid w:val="00C21392"/>
    <w:rsid w:val="00C226FB"/>
    <w:rsid w:val="00C22BCB"/>
    <w:rsid w:val="00C22BF3"/>
    <w:rsid w:val="00C235A2"/>
    <w:rsid w:val="00C23D1B"/>
    <w:rsid w:val="00C23E65"/>
    <w:rsid w:val="00C24068"/>
    <w:rsid w:val="00C24917"/>
    <w:rsid w:val="00C24C1A"/>
    <w:rsid w:val="00C24C2B"/>
    <w:rsid w:val="00C24E00"/>
    <w:rsid w:val="00C2559E"/>
    <w:rsid w:val="00C25AB0"/>
    <w:rsid w:val="00C25CAD"/>
    <w:rsid w:val="00C264E4"/>
    <w:rsid w:val="00C26915"/>
    <w:rsid w:val="00C27CFA"/>
    <w:rsid w:val="00C27EBD"/>
    <w:rsid w:val="00C30673"/>
    <w:rsid w:val="00C306E7"/>
    <w:rsid w:val="00C30A5E"/>
    <w:rsid w:val="00C30A68"/>
    <w:rsid w:val="00C3101F"/>
    <w:rsid w:val="00C31025"/>
    <w:rsid w:val="00C31151"/>
    <w:rsid w:val="00C3159D"/>
    <w:rsid w:val="00C31993"/>
    <w:rsid w:val="00C322A2"/>
    <w:rsid w:val="00C32AE6"/>
    <w:rsid w:val="00C32F12"/>
    <w:rsid w:val="00C331E8"/>
    <w:rsid w:val="00C33C18"/>
    <w:rsid w:val="00C341C9"/>
    <w:rsid w:val="00C345DA"/>
    <w:rsid w:val="00C34C9D"/>
    <w:rsid w:val="00C35197"/>
    <w:rsid w:val="00C356B8"/>
    <w:rsid w:val="00C356EE"/>
    <w:rsid w:val="00C35BA9"/>
    <w:rsid w:val="00C35C37"/>
    <w:rsid w:val="00C35E52"/>
    <w:rsid w:val="00C35ED1"/>
    <w:rsid w:val="00C35EE0"/>
    <w:rsid w:val="00C3642C"/>
    <w:rsid w:val="00C36788"/>
    <w:rsid w:val="00C3689D"/>
    <w:rsid w:val="00C36ACE"/>
    <w:rsid w:val="00C36F2C"/>
    <w:rsid w:val="00C37407"/>
    <w:rsid w:val="00C40071"/>
    <w:rsid w:val="00C40206"/>
    <w:rsid w:val="00C4080C"/>
    <w:rsid w:val="00C40DA3"/>
    <w:rsid w:val="00C4135F"/>
    <w:rsid w:val="00C4144A"/>
    <w:rsid w:val="00C41468"/>
    <w:rsid w:val="00C41557"/>
    <w:rsid w:val="00C423BF"/>
    <w:rsid w:val="00C4371E"/>
    <w:rsid w:val="00C43A15"/>
    <w:rsid w:val="00C44189"/>
    <w:rsid w:val="00C444B2"/>
    <w:rsid w:val="00C4470F"/>
    <w:rsid w:val="00C4509C"/>
    <w:rsid w:val="00C45204"/>
    <w:rsid w:val="00C45ABD"/>
    <w:rsid w:val="00C45F68"/>
    <w:rsid w:val="00C46DB6"/>
    <w:rsid w:val="00C475A0"/>
    <w:rsid w:val="00C475AD"/>
    <w:rsid w:val="00C5089F"/>
    <w:rsid w:val="00C50DB6"/>
    <w:rsid w:val="00C50F0B"/>
    <w:rsid w:val="00C5106F"/>
    <w:rsid w:val="00C517B6"/>
    <w:rsid w:val="00C51D54"/>
    <w:rsid w:val="00C51FEB"/>
    <w:rsid w:val="00C5218D"/>
    <w:rsid w:val="00C522E5"/>
    <w:rsid w:val="00C52BD4"/>
    <w:rsid w:val="00C52BDD"/>
    <w:rsid w:val="00C52CA8"/>
    <w:rsid w:val="00C52E02"/>
    <w:rsid w:val="00C5302E"/>
    <w:rsid w:val="00C5384C"/>
    <w:rsid w:val="00C5389E"/>
    <w:rsid w:val="00C53A3D"/>
    <w:rsid w:val="00C54330"/>
    <w:rsid w:val="00C54504"/>
    <w:rsid w:val="00C549D2"/>
    <w:rsid w:val="00C54B97"/>
    <w:rsid w:val="00C54FF1"/>
    <w:rsid w:val="00C550B9"/>
    <w:rsid w:val="00C551F8"/>
    <w:rsid w:val="00C55B1C"/>
    <w:rsid w:val="00C55E49"/>
    <w:rsid w:val="00C5636B"/>
    <w:rsid w:val="00C5655B"/>
    <w:rsid w:val="00C5685B"/>
    <w:rsid w:val="00C56964"/>
    <w:rsid w:val="00C57379"/>
    <w:rsid w:val="00C578F3"/>
    <w:rsid w:val="00C57908"/>
    <w:rsid w:val="00C57C76"/>
    <w:rsid w:val="00C57F08"/>
    <w:rsid w:val="00C6030F"/>
    <w:rsid w:val="00C60769"/>
    <w:rsid w:val="00C60981"/>
    <w:rsid w:val="00C60E9A"/>
    <w:rsid w:val="00C61087"/>
    <w:rsid w:val="00C613D3"/>
    <w:rsid w:val="00C61419"/>
    <w:rsid w:val="00C615BF"/>
    <w:rsid w:val="00C616C4"/>
    <w:rsid w:val="00C62194"/>
    <w:rsid w:val="00C62366"/>
    <w:rsid w:val="00C623C2"/>
    <w:rsid w:val="00C6265F"/>
    <w:rsid w:val="00C62799"/>
    <w:rsid w:val="00C62A71"/>
    <w:rsid w:val="00C63A13"/>
    <w:rsid w:val="00C642FB"/>
    <w:rsid w:val="00C643E9"/>
    <w:rsid w:val="00C64467"/>
    <w:rsid w:val="00C644BA"/>
    <w:rsid w:val="00C649E7"/>
    <w:rsid w:val="00C654C0"/>
    <w:rsid w:val="00C65EC8"/>
    <w:rsid w:val="00C65FC4"/>
    <w:rsid w:val="00C66E08"/>
    <w:rsid w:val="00C67521"/>
    <w:rsid w:val="00C6771C"/>
    <w:rsid w:val="00C70570"/>
    <w:rsid w:val="00C7076E"/>
    <w:rsid w:val="00C70A7E"/>
    <w:rsid w:val="00C7104E"/>
    <w:rsid w:val="00C719F6"/>
    <w:rsid w:val="00C71A11"/>
    <w:rsid w:val="00C71D35"/>
    <w:rsid w:val="00C72063"/>
    <w:rsid w:val="00C72255"/>
    <w:rsid w:val="00C727A5"/>
    <w:rsid w:val="00C72EF1"/>
    <w:rsid w:val="00C73512"/>
    <w:rsid w:val="00C740C1"/>
    <w:rsid w:val="00C74BF2"/>
    <w:rsid w:val="00C75485"/>
    <w:rsid w:val="00C75D7E"/>
    <w:rsid w:val="00C75E81"/>
    <w:rsid w:val="00C7644C"/>
    <w:rsid w:val="00C7685C"/>
    <w:rsid w:val="00C768F8"/>
    <w:rsid w:val="00C7692F"/>
    <w:rsid w:val="00C7695B"/>
    <w:rsid w:val="00C76BE9"/>
    <w:rsid w:val="00C77C51"/>
    <w:rsid w:val="00C77D7C"/>
    <w:rsid w:val="00C802DD"/>
    <w:rsid w:val="00C80D3B"/>
    <w:rsid w:val="00C80EC6"/>
    <w:rsid w:val="00C81077"/>
    <w:rsid w:val="00C812B1"/>
    <w:rsid w:val="00C8156C"/>
    <w:rsid w:val="00C81733"/>
    <w:rsid w:val="00C818EB"/>
    <w:rsid w:val="00C830DC"/>
    <w:rsid w:val="00C836F1"/>
    <w:rsid w:val="00C83845"/>
    <w:rsid w:val="00C8393D"/>
    <w:rsid w:val="00C83A32"/>
    <w:rsid w:val="00C83AA7"/>
    <w:rsid w:val="00C83B13"/>
    <w:rsid w:val="00C83C35"/>
    <w:rsid w:val="00C84077"/>
    <w:rsid w:val="00C8472A"/>
    <w:rsid w:val="00C8492D"/>
    <w:rsid w:val="00C8522A"/>
    <w:rsid w:val="00C8546D"/>
    <w:rsid w:val="00C85639"/>
    <w:rsid w:val="00C857EC"/>
    <w:rsid w:val="00C859C1"/>
    <w:rsid w:val="00C85CA0"/>
    <w:rsid w:val="00C85CA7"/>
    <w:rsid w:val="00C85EBF"/>
    <w:rsid w:val="00C86697"/>
    <w:rsid w:val="00C868FD"/>
    <w:rsid w:val="00C86C27"/>
    <w:rsid w:val="00C873CA"/>
    <w:rsid w:val="00C87773"/>
    <w:rsid w:val="00C87988"/>
    <w:rsid w:val="00C87E32"/>
    <w:rsid w:val="00C87F6B"/>
    <w:rsid w:val="00C90570"/>
    <w:rsid w:val="00C905A7"/>
    <w:rsid w:val="00C905EC"/>
    <w:rsid w:val="00C90BED"/>
    <w:rsid w:val="00C92082"/>
    <w:rsid w:val="00C927A5"/>
    <w:rsid w:val="00C92DDF"/>
    <w:rsid w:val="00C93162"/>
    <w:rsid w:val="00C93628"/>
    <w:rsid w:val="00C93C54"/>
    <w:rsid w:val="00C93DE3"/>
    <w:rsid w:val="00C945C2"/>
    <w:rsid w:val="00C94BF1"/>
    <w:rsid w:val="00C94CD2"/>
    <w:rsid w:val="00C9508C"/>
    <w:rsid w:val="00C95355"/>
    <w:rsid w:val="00C95C79"/>
    <w:rsid w:val="00C9638F"/>
    <w:rsid w:val="00C9656F"/>
    <w:rsid w:val="00C9721B"/>
    <w:rsid w:val="00CA0381"/>
    <w:rsid w:val="00CA0A72"/>
    <w:rsid w:val="00CA1586"/>
    <w:rsid w:val="00CA20C4"/>
    <w:rsid w:val="00CA2376"/>
    <w:rsid w:val="00CA2870"/>
    <w:rsid w:val="00CA28E3"/>
    <w:rsid w:val="00CA3278"/>
    <w:rsid w:val="00CA3544"/>
    <w:rsid w:val="00CA3720"/>
    <w:rsid w:val="00CA3778"/>
    <w:rsid w:val="00CA43EA"/>
    <w:rsid w:val="00CA44FF"/>
    <w:rsid w:val="00CA4606"/>
    <w:rsid w:val="00CA4A69"/>
    <w:rsid w:val="00CA5022"/>
    <w:rsid w:val="00CA54EA"/>
    <w:rsid w:val="00CA5922"/>
    <w:rsid w:val="00CA61FA"/>
    <w:rsid w:val="00CA622E"/>
    <w:rsid w:val="00CA68D8"/>
    <w:rsid w:val="00CA6B94"/>
    <w:rsid w:val="00CA6EC1"/>
    <w:rsid w:val="00CA714F"/>
    <w:rsid w:val="00CA79E1"/>
    <w:rsid w:val="00CA7DF4"/>
    <w:rsid w:val="00CB07E1"/>
    <w:rsid w:val="00CB0E25"/>
    <w:rsid w:val="00CB14EE"/>
    <w:rsid w:val="00CB1734"/>
    <w:rsid w:val="00CB19BB"/>
    <w:rsid w:val="00CB2063"/>
    <w:rsid w:val="00CB228B"/>
    <w:rsid w:val="00CB2F96"/>
    <w:rsid w:val="00CB3383"/>
    <w:rsid w:val="00CB368D"/>
    <w:rsid w:val="00CB36D3"/>
    <w:rsid w:val="00CB376D"/>
    <w:rsid w:val="00CB394D"/>
    <w:rsid w:val="00CB3FB5"/>
    <w:rsid w:val="00CB4529"/>
    <w:rsid w:val="00CB4720"/>
    <w:rsid w:val="00CB47DD"/>
    <w:rsid w:val="00CB4D17"/>
    <w:rsid w:val="00CB51B7"/>
    <w:rsid w:val="00CB53CF"/>
    <w:rsid w:val="00CB5518"/>
    <w:rsid w:val="00CB5761"/>
    <w:rsid w:val="00CB6570"/>
    <w:rsid w:val="00CB690F"/>
    <w:rsid w:val="00CB6BC5"/>
    <w:rsid w:val="00CB6CA4"/>
    <w:rsid w:val="00CB6D08"/>
    <w:rsid w:val="00CB6D50"/>
    <w:rsid w:val="00CB6EB4"/>
    <w:rsid w:val="00CB751B"/>
    <w:rsid w:val="00CC0634"/>
    <w:rsid w:val="00CC0E18"/>
    <w:rsid w:val="00CC0EA8"/>
    <w:rsid w:val="00CC11EA"/>
    <w:rsid w:val="00CC146C"/>
    <w:rsid w:val="00CC14FF"/>
    <w:rsid w:val="00CC18F5"/>
    <w:rsid w:val="00CC22FC"/>
    <w:rsid w:val="00CC3744"/>
    <w:rsid w:val="00CC41BA"/>
    <w:rsid w:val="00CC4756"/>
    <w:rsid w:val="00CC486B"/>
    <w:rsid w:val="00CC493D"/>
    <w:rsid w:val="00CC4C00"/>
    <w:rsid w:val="00CC53AA"/>
    <w:rsid w:val="00CC5917"/>
    <w:rsid w:val="00CC5932"/>
    <w:rsid w:val="00CC5A3C"/>
    <w:rsid w:val="00CC60C9"/>
    <w:rsid w:val="00CC6156"/>
    <w:rsid w:val="00CC6BC8"/>
    <w:rsid w:val="00CC7419"/>
    <w:rsid w:val="00CC79BF"/>
    <w:rsid w:val="00CC7AA5"/>
    <w:rsid w:val="00CD05E0"/>
    <w:rsid w:val="00CD0BF6"/>
    <w:rsid w:val="00CD0E68"/>
    <w:rsid w:val="00CD0F50"/>
    <w:rsid w:val="00CD12B7"/>
    <w:rsid w:val="00CD13AF"/>
    <w:rsid w:val="00CD17C1"/>
    <w:rsid w:val="00CD1CBF"/>
    <w:rsid w:val="00CD1DDF"/>
    <w:rsid w:val="00CD218E"/>
    <w:rsid w:val="00CD247E"/>
    <w:rsid w:val="00CD276F"/>
    <w:rsid w:val="00CD28FC"/>
    <w:rsid w:val="00CD2FB0"/>
    <w:rsid w:val="00CD2FE0"/>
    <w:rsid w:val="00CD30A0"/>
    <w:rsid w:val="00CD33A5"/>
    <w:rsid w:val="00CD3566"/>
    <w:rsid w:val="00CD3B49"/>
    <w:rsid w:val="00CD3F17"/>
    <w:rsid w:val="00CD43A5"/>
    <w:rsid w:val="00CD46C5"/>
    <w:rsid w:val="00CD4704"/>
    <w:rsid w:val="00CD4C90"/>
    <w:rsid w:val="00CD509B"/>
    <w:rsid w:val="00CD5629"/>
    <w:rsid w:val="00CD5A4A"/>
    <w:rsid w:val="00CD5F75"/>
    <w:rsid w:val="00CD644E"/>
    <w:rsid w:val="00CD6519"/>
    <w:rsid w:val="00CD7758"/>
    <w:rsid w:val="00CD787A"/>
    <w:rsid w:val="00CD79C9"/>
    <w:rsid w:val="00CE05F1"/>
    <w:rsid w:val="00CE0B22"/>
    <w:rsid w:val="00CE0BFB"/>
    <w:rsid w:val="00CE1456"/>
    <w:rsid w:val="00CE1716"/>
    <w:rsid w:val="00CE239F"/>
    <w:rsid w:val="00CE288E"/>
    <w:rsid w:val="00CE2BC3"/>
    <w:rsid w:val="00CE32E0"/>
    <w:rsid w:val="00CE3887"/>
    <w:rsid w:val="00CE434D"/>
    <w:rsid w:val="00CE4F3A"/>
    <w:rsid w:val="00CE51EE"/>
    <w:rsid w:val="00CE5639"/>
    <w:rsid w:val="00CE60A2"/>
    <w:rsid w:val="00CE65F3"/>
    <w:rsid w:val="00CE6B38"/>
    <w:rsid w:val="00CE6E70"/>
    <w:rsid w:val="00CE6FD8"/>
    <w:rsid w:val="00CE732C"/>
    <w:rsid w:val="00CE74E7"/>
    <w:rsid w:val="00CE7A08"/>
    <w:rsid w:val="00CF0245"/>
    <w:rsid w:val="00CF04A5"/>
    <w:rsid w:val="00CF0532"/>
    <w:rsid w:val="00CF0AF9"/>
    <w:rsid w:val="00CF126C"/>
    <w:rsid w:val="00CF1D93"/>
    <w:rsid w:val="00CF238D"/>
    <w:rsid w:val="00CF2DC7"/>
    <w:rsid w:val="00CF34D2"/>
    <w:rsid w:val="00CF36DB"/>
    <w:rsid w:val="00CF3E99"/>
    <w:rsid w:val="00CF3FD0"/>
    <w:rsid w:val="00CF4982"/>
    <w:rsid w:val="00CF4BFF"/>
    <w:rsid w:val="00CF4C75"/>
    <w:rsid w:val="00CF6276"/>
    <w:rsid w:val="00CF62CD"/>
    <w:rsid w:val="00CF64C5"/>
    <w:rsid w:val="00CF769E"/>
    <w:rsid w:val="00D005E4"/>
    <w:rsid w:val="00D00B83"/>
    <w:rsid w:val="00D012EA"/>
    <w:rsid w:val="00D01A1C"/>
    <w:rsid w:val="00D01DDC"/>
    <w:rsid w:val="00D01FA1"/>
    <w:rsid w:val="00D0210F"/>
    <w:rsid w:val="00D02674"/>
    <w:rsid w:val="00D02881"/>
    <w:rsid w:val="00D0420E"/>
    <w:rsid w:val="00D04FC7"/>
    <w:rsid w:val="00D0532A"/>
    <w:rsid w:val="00D055F8"/>
    <w:rsid w:val="00D0564F"/>
    <w:rsid w:val="00D05DE5"/>
    <w:rsid w:val="00D06002"/>
    <w:rsid w:val="00D0639A"/>
    <w:rsid w:val="00D06405"/>
    <w:rsid w:val="00D06E76"/>
    <w:rsid w:val="00D06F5B"/>
    <w:rsid w:val="00D07203"/>
    <w:rsid w:val="00D07C59"/>
    <w:rsid w:val="00D103B9"/>
    <w:rsid w:val="00D1072B"/>
    <w:rsid w:val="00D10A05"/>
    <w:rsid w:val="00D111E2"/>
    <w:rsid w:val="00D113AD"/>
    <w:rsid w:val="00D11580"/>
    <w:rsid w:val="00D1239F"/>
    <w:rsid w:val="00D12602"/>
    <w:rsid w:val="00D12E4F"/>
    <w:rsid w:val="00D140AF"/>
    <w:rsid w:val="00D14333"/>
    <w:rsid w:val="00D14B02"/>
    <w:rsid w:val="00D14CF7"/>
    <w:rsid w:val="00D1531B"/>
    <w:rsid w:val="00D15691"/>
    <w:rsid w:val="00D15F21"/>
    <w:rsid w:val="00D160A0"/>
    <w:rsid w:val="00D16748"/>
    <w:rsid w:val="00D169AC"/>
    <w:rsid w:val="00D16D0A"/>
    <w:rsid w:val="00D16E87"/>
    <w:rsid w:val="00D1727B"/>
    <w:rsid w:val="00D172B0"/>
    <w:rsid w:val="00D17632"/>
    <w:rsid w:val="00D177E3"/>
    <w:rsid w:val="00D17A9A"/>
    <w:rsid w:val="00D17DE7"/>
    <w:rsid w:val="00D20085"/>
    <w:rsid w:val="00D20976"/>
    <w:rsid w:val="00D20A21"/>
    <w:rsid w:val="00D20E5E"/>
    <w:rsid w:val="00D21810"/>
    <w:rsid w:val="00D22391"/>
    <w:rsid w:val="00D22E28"/>
    <w:rsid w:val="00D22F16"/>
    <w:rsid w:val="00D2340E"/>
    <w:rsid w:val="00D238B5"/>
    <w:rsid w:val="00D239D7"/>
    <w:rsid w:val="00D23B12"/>
    <w:rsid w:val="00D23DA5"/>
    <w:rsid w:val="00D24D0E"/>
    <w:rsid w:val="00D24EA5"/>
    <w:rsid w:val="00D260E1"/>
    <w:rsid w:val="00D265D8"/>
    <w:rsid w:val="00D266C2"/>
    <w:rsid w:val="00D26727"/>
    <w:rsid w:val="00D2703B"/>
    <w:rsid w:val="00D27047"/>
    <w:rsid w:val="00D27807"/>
    <w:rsid w:val="00D3045F"/>
    <w:rsid w:val="00D3047D"/>
    <w:rsid w:val="00D31D12"/>
    <w:rsid w:val="00D31DBD"/>
    <w:rsid w:val="00D323E3"/>
    <w:rsid w:val="00D323E5"/>
    <w:rsid w:val="00D32E56"/>
    <w:rsid w:val="00D32FCD"/>
    <w:rsid w:val="00D3355B"/>
    <w:rsid w:val="00D335FD"/>
    <w:rsid w:val="00D338DD"/>
    <w:rsid w:val="00D33FF3"/>
    <w:rsid w:val="00D34271"/>
    <w:rsid w:val="00D342E5"/>
    <w:rsid w:val="00D3449A"/>
    <w:rsid w:val="00D34640"/>
    <w:rsid w:val="00D3469F"/>
    <w:rsid w:val="00D348D1"/>
    <w:rsid w:val="00D35287"/>
    <w:rsid w:val="00D35DA3"/>
    <w:rsid w:val="00D36289"/>
    <w:rsid w:val="00D364C3"/>
    <w:rsid w:val="00D36875"/>
    <w:rsid w:val="00D36DB6"/>
    <w:rsid w:val="00D37524"/>
    <w:rsid w:val="00D37624"/>
    <w:rsid w:val="00D37D9D"/>
    <w:rsid w:val="00D37F92"/>
    <w:rsid w:val="00D37FA2"/>
    <w:rsid w:val="00D40355"/>
    <w:rsid w:val="00D4063C"/>
    <w:rsid w:val="00D4094D"/>
    <w:rsid w:val="00D409E4"/>
    <w:rsid w:val="00D40D5F"/>
    <w:rsid w:val="00D40D80"/>
    <w:rsid w:val="00D41262"/>
    <w:rsid w:val="00D4144C"/>
    <w:rsid w:val="00D4145E"/>
    <w:rsid w:val="00D42333"/>
    <w:rsid w:val="00D42598"/>
    <w:rsid w:val="00D43084"/>
    <w:rsid w:val="00D438D0"/>
    <w:rsid w:val="00D4457D"/>
    <w:rsid w:val="00D4468E"/>
    <w:rsid w:val="00D448C6"/>
    <w:rsid w:val="00D44A0A"/>
    <w:rsid w:val="00D45260"/>
    <w:rsid w:val="00D453DB"/>
    <w:rsid w:val="00D45853"/>
    <w:rsid w:val="00D4587B"/>
    <w:rsid w:val="00D45AC3"/>
    <w:rsid w:val="00D45B9F"/>
    <w:rsid w:val="00D45C52"/>
    <w:rsid w:val="00D470A0"/>
    <w:rsid w:val="00D47702"/>
    <w:rsid w:val="00D47ACC"/>
    <w:rsid w:val="00D47E5E"/>
    <w:rsid w:val="00D50025"/>
    <w:rsid w:val="00D50497"/>
    <w:rsid w:val="00D505B7"/>
    <w:rsid w:val="00D50607"/>
    <w:rsid w:val="00D512CB"/>
    <w:rsid w:val="00D5150E"/>
    <w:rsid w:val="00D52B60"/>
    <w:rsid w:val="00D52DBE"/>
    <w:rsid w:val="00D52F2A"/>
    <w:rsid w:val="00D5379C"/>
    <w:rsid w:val="00D53F57"/>
    <w:rsid w:val="00D54110"/>
    <w:rsid w:val="00D543A0"/>
    <w:rsid w:val="00D5445B"/>
    <w:rsid w:val="00D54575"/>
    <w:rsid w:val="00D55044"/>
    <w:rsid w:val="00D5559B"/>
    <w:rsid w:val="00D55EEE"/>
    <w:rsid w:val="00D55FF7"/>
    <w:rsid w:val="00D56280"/>
    <w:rsid w:val="00D56A61"/>
    <w:rsid w:val="00D57262"/>
    <w:rsid w:val="00D577F6"/>
    <w:rsid w:val="00D57983"/>
    <w:rsid w:val="00D57B28"/>
    <w:rsid w:val="00D57B2A"/>
    <w:rsid w:val="00D57EEE"/>
    <w:rsid w:val="00D6057F"/>
    <w:rsid w:val="00D60589"/>
    <w:rsid w:val="00D60592"/>
    <w:rsid w:val="00D60CC8"/>
    <w:rsid w:val="00D61101"/>
    <w:rsid w:val="00D6286A"/>
    <w:rsid w:val="00D62F04"/>
    <w:rsid w:val="00D62F0B"/>
    <w:rsid w:val="00D63103"/>
    <w:rsid w:val="00D6315E"/>
    <w:rsid w:val="00D63809"/>
    <w:rsid w:val="00D63975"/>
    <w:rsid w:val="00D63CD8"/>
    <w:rsid w:val="00D63F63"/>
    <w:rsid w:val="00D64872"/>
    <w:rsid w:val="00D64F59"/>
    <w:rsid w:val="00D655AC"/>
    <w:rsid w:val="00D65F0A"/>
    <w:rsid w:val="00D66D8F"/>
    <w:rsid w:val="00D66EC9"/>
    <w:rsid w:val="00D67318"/>
    <w:rsid w:val="00D675D0"/>
    <w:rsid w:val="00D6773E"/>
    <w:rsid w:val="00D67D1D"/>
    <w:rsid w:val="00D67F09"/>
    <w:rsid w:val="00D700D4"/>
    <w:rsid w:val="00D70889"/>
    <w:rsid w:val="00D70A6A"/>
    <w:rsid w:val="00D7120C"/>
    <w:rsid w:val="00D71877"/>
    <w:rsid w:val="00D72AA6"/>
    <w:rsid w:val="00D73222"/>
    <w:rsid w:val="00D73353"/>
    <w:rsid w:val="00D7337E"/>
    <w:rsid w:val="00D73790"/>
    <w:rsid w:val="00D7391A"/>
    <w:rsid w:val="00D740AC"/>
    <w:rsid w:val="00D7449E"/>
    <w:rsid w:val="00D74670"/>
    <w:rsid w:val="00D75070"/>
    <w:rsid w:val="00D751F9"/>
    <w:rsid w:val="00D755F2"/>
    <w:rsid w:val="00D75BAC"/>
    <w:rsid w:val="00D75E5C"/>
    <w:rsid w:val="00D760C1"/>
    <w:rsid w:val="00D76355"/>
    <w:rsid w:val="00D767A6"/>
    <w:rsid w:val="00D76930"/>
    <w:rsid w:val="00D76C87"/>
    <w:rsid w:val="00D76EF0"/>
    <w:rsid w:val="00D77293"/>
    <w:rsid w:val="00D77ABB"/>
    <w:rsid w:val="00D77B96"/>
    <w:rsid w:val="00D8065C"/>
    <w:rsid w:val="00D80B62"/>
    <w:rsid w:val="00D80F5B"/>
    <w:rsid w:val="00D8154B"/>
    <w:rsid w:val="00D81574"/>
    <w:rsid w:val="00D816DA"/>
    <w:rsid w:val="00D81A3B"/>
    <w:rsid w:val="00D81AC7"/>
    <w:rsid w:val="00D81E27"/>
    <w:rsid w:val="00D82CAC"/>
    <w:rsid w:val="00D82E1A"/>
    <w:rsid w:val="00D82F99"/>
    <w:rsid w:val="00D82FF1"/>
    <w:rsid w:val="00D83059"/>
    <w:rsid w:val="00D8308F"/>
    <w:rsid w:val="00D835E3"/>
    <w:rsid w:val="00D836F0"/>
    <w:rsid w:val="00D83A51"/>
    <w:rsid w:val="00D8411E"/>
    <w:rsid w:val="00D84139"/>
    <w:rsid w:val="00D848F7"/>
    <w:rsid w:val="00D84C1E"/>
    <w:rsid w:val="00D8535B"/>
    <w:rsid w:val="00D85480"/>
    <w:rsid w:val="00D854F5"/>
    <w:rsid w:val="00D8586E"/>
    <w:rsid w:val="00D860D5"/>
    <w:rsid w:val="00D86185"/>
    <w:rsid w:val="00D865D9"/>
    <w:rsid w:val="00D86692"/>
    <w:rsid w:val="00D8699A"/>
    <w:rsid w:val="00D86E00"/>
    <w:rsid w:val="00D87056"/>
    <w:rsid w:val="00D87B63"/>
    <w:rsid w:val="00D903C0"/>
    <w:rsid w:val="00D9050F"/>
    <w:rsid w:val="00D90A31"/>
    <w:rsid w:val="00D90ADD"/>
    <w:rsid w:val="00D90EAC"/>
    <w:rsid w:val="00D9105D"/>
    <w:rsid w:val="00D91844"/>
    <w:rsid w:val="00D91CAB"/>
    <w:rsid w:val="00D91F46"/>
    <w:rsid w:val="00D9227B"/>
    <w:rsid w:val="00D925F2"/>
    <w:rsid w:val="00D92675"/>
    <w:rsid w:val="00D926E6"/>
    <w:rsid w:val="00D92776"/>
    <w:rsid w:val="00D9282A"/>
    <w:rsid w:val="00D92C0F"/>
    <w:rsid w:val="00D93035"/>
    <w:rsid w:val="00D9361E"/>
    <w:rsid w:val="00D93A69"/>
    <w:rsid w:val="00D93C28"/>
    <w:rsid w:val="00D9415E"/>
    <w:rsid w:val="00D941F3"/>
    <w:rsid w:val="00D9424A"/>
    <w:rsid w:val="00D9484C"/>
    <w:rsid w:val="00D949CC"/>
    <w:rsid w:val="00D94A79"/>
    <w:rsid w:val="00D95158"/>
    <w:rsid w:val="00D95793"/>
    <w:rsid w:val="00D95AE2"/>
    <w:rsid w:val="00D9670B"/>
    <w:rsid w:val="00D96984"/>
    <w:rsid w:val="00D96BB1"/>
    <w:rsid w:val="00D9710D"/>
    <w:rsid w:val="00D9726E"/>
    <w:rsid w:val="00D9743B"/>
    <w:rsid w:val="00DA0391"/>
    <w:rsid w:val="00DA040F"/>
    <w:rsid w:val="00DA0457"/>
    <w:rsid w:val="00DA054A"/>
    <w:rsid w:val="00DA0C8E"/>
    <w:rsid w:val="00DA0DFA"/>
    <w:rsid w:val="00DA104A"/>
    <w:rsid w:val="00DA17B4"/>
    <w:rsid w:val="00DA2348"/>
    <w:rsid w:val="00DA2489"/>
    <w:rsid w:val="00DA3501"/>
    <w:rsid w:val="00DA3967"/>
    <w:rsid w:val="00DA3C70"/>
    <w:rsid w:val="00DA4580"/>
    <w:rsid w:val="00DA55BB"/>
    <w:rsid w:val="00DA572F"/>
    <w:rsid w:val="00DA5F30"/>
    <w:rsid w:val="00DA6027"/>
    <w:rsid w:val="00DA61C8"/>
    <w:rsid w:val="00DA679A"/>
    <w:rsid w:val="00DA6C13"/>
    <w:rsid w:val="00DA6DFE"/>
    <w:rsid w:val="00DA6E1C"/>
    <w:rsid w:val="00DA7DB3"/>
    <w:rsid w:val="00DA7E1C"/>
    <w:rsid w:val="00DB0090"/>
    <w:rsid w:val="00DB0698"/>
    <w:rsid w:val="00DB0716"/>
    <w:rsid w:val="00DB0D90"/>
    <w:rsid w:val="00DB1255"/>
    <w:rsid w:val="00DB1E79"/>
    <w:rsid w:val="00DB2071"/>
    <w:rsid w:val="00DB219D"/>
    <w:rsid w:val="00DB2266"/>
    <w:rsid w:val="00DB245D"/>
    <w:rsid w:val="00DB265A"/>
    <w:rsid w:val="00DB268C"/>
    <w:rsid w:val="00DB2F25"/>
    <w:rsid w:val="00DB2F63"/>
    <w:rsid w:val="00DB33F8"/>
    <w:rsid w:val="00DB385E"/>
    <w:rsid w:val="00DB3A74"/>
    <w:rsid w:val="00DB3B74"/>
    <w:rsid w:val="00DB4F90"/>
    <w:rsid w:val="00DB5076"/>
    <w:rsid w:val="00DB63F0"/>
    <w:rsid w:val="00DB6861"/>
    <w:rsid w:val="00DB69B9"/>
    <w:rsid w:val="00DB6D87"/>
    <w:rsid w:val="00DB708C"/>
    <w:rsid w:val="00DB70DA"/>
    <w:rsid w:val="00DB72D5"/>
    <w:rsid w:val="00DB76D4"/>
    <w:rsid w:val="00DB7955"/>
    <w:rsid w:val="00DB7A9D"/>
    <w:rsid w:val="00DB7BC9"/>
    <w:rsid w:val="00DB7C58"/>
    <w:rsid w:val="00DC02B5"/>
    <w:rsid w:val="00DC0305"/>
    <w:rsid w:val="00DC03D9"/>
    <w:rsid w:val="00DC06AE"/>
    <w:rsid w:val="00DC1551"/>
    <w:rsid w:val="00DC18D7"/>
    <w:rsid w:val="00DC1CEB"/>
    <w:rsid w:val="00DC1EC0"/>
    <w:rsid w:val="00DC26F3"/>
    <w:rsid w:val="00DC30CC"/>
    <w:rsid w:val="00DC415B"/>
    <w:rsid w:val="00DC446E"/>
    <w:rsid w:val="00DC5DCB"/>
    <w:rsid w:val="00DC63B6"/>
    <w:rsid w:val="00DC661A"/>
    <w:rsid w:val="00DC69DC"/>
    <w:rsid w:val="00DC6F92"/>
    <w:rsid w:val="00DC70A9"/>
    <w:rsid w:val="00DC72AC"/>
    <w:rsid w:val="00DC7B2C"/>
    <w:rsid w:val="00DD089D"/>
    <w:rsid w:val="00DD08B9"/>
    <w:rsid w:val="00DD0AA3"/>
    <w:rsid w:val="00DD0CBE"/>
    <w:rsid w:val="00DD13C2"/>
    <w:rsid w:val="00DD159C"/>
    <w:rsid w:val="00DD16D0"/>
    <w:rsid w:val="00DD1CEB"/>
    <w:rsid w:val="00DD1D23"/>
    <w:rsid w:val="00DD1D31"/>
    <w:rsid w:val="00DD20EC"/>
    <w:rsid w:val="00DD216B"/>
    <w:rsid w:val="00DD21F3"/>
    <w:rsid w:val="00DD2F70"/>
    <w:rsid w:val="00DD3055"/>
    <w:rsid w:val="00DD3132"/>
    <w:rsid w:val="00DD33E0"/>
    <w:rsid w:val="00DD340C"/>
    <w:rsid w:val="00DD4165"/>
    <w:rsid w:val="00DD421A"/>
    <w:rsid w:val="00DD4C33"/>
    <w:rsid w:val="00DD4D17"/>
    <w:rsid w:val="00DD5408"/>
    <w:rsid w:val="00DD5489"/>
    <w:rsid w:val="00DD56CE"/>
    <w:rsid w:val="00DD5EB2"/>
    <w:rsid w:val="00DD6228"/>
    <w:rsid w:val="00DD6276"/>
    <w:rsid w:val="00DD62D2"/>
    <w:rsid w:val="00DD6399"/>
    <w:rsid w:val="00DD6C7D"/>
    <w:rsid w:val="00DD7057"/>
    <w:rsid w:val="00DD7377"/>
    <w:rsid w:val="00DD7555"/>
    <w:rsid w:val="00DD7623"/>
    <w:rsid w:val="00DD7812"/>
    <w:rsid w:val="00DD7AEF"/>
    <w:rsid w:val="00DE000B"/>
    <w:rsid w:val="00DE06CC"/>
    <w:rsid w:val="00DE08BB"/>
    <w:rsid w:val="00DE0E44"/>
    <w:rsid w:val="00DE17BF"/>
    <w:rsid w:val="00DE1935"/>
    <w:rsid w:val="00DE1CAF"/>
    <w:rsid w:val="00DE2C09"/>
    <w:rsid w:val="00DE36BC"/>
    <w:rsid w:val="00DE3EC9"/>
    <w:rsid w:val="00DE3F77"/>
    <w:rsid w:val="00DE5024"/>
    <w:rsid w:val="00DE5728"/>
    <w:rsid w:val="00DE583C"/>
    <w:rsid w:val="00DE5D26"/>
    <w:rsid w:val="00DE640B"/>
    <w:rsid w:val="00DE67B6"/>
    <w:rsid w:val="00DE717C"/>
    <w:rsid w:val="00DE7543"/>
    <w:rsid w:val="00DE7809"/>
    <w:rsid w:val="00DE7D9A"/>
    <w:rsid w:val="00DF07E8"/>
    <w:rsid w:val="00DF0E2B"/>
    <w:rsid w:val="00DF10A2"/>
    <w:rsid w:val="00DF113E"/>
    <w:rsid w:val="00DF17D6"/>
    <w:rsid w:val="00DF1A46"/>
    <w:rsid w:val="00DF1D11"/>
    <w:rsid w:val="00DF232C"/>
    <w:rsid w:val="00DF2D17"/>
    <w:rsid w:val="00DF3229"/>
    <w:rsid w:val="00DF34FA"/>
    <w:rsid w:val="00DF37C4"/>
    <w:rsid w:val="00DF386F"/>
    <w:rsid w:val="00DF4AE9"/>
    <w:rsid w:val="00DF4B08"/>
    <w:rsid w:val="00DF54F7"/>
    <w:rsid w:val="00DF550C"/>
    <w:rsid w:val="00DF558F"/>
    <w:rsid w:val="00DF57FA"/>
    <w:rsid w:val="00DF5B20"/>
    <w:rsid w:val="00DF5BCA"/>
    <w:rsid w:val="00DF6502"/>
    <w:rsid w:val="00DF7A2D"/>
    <w:rsid w:val="00E00469"/>
    <w:rsid w:val="00E00A6D"/>
    <w:rsid w:val="00E01176"/>
    <w:rsid w:val="00E01A3D"/>
    <w:rsid w:val="00E02668"/>
    <w:rsid w:val="00E02A91"/>
    <w:rsid w:val="00E02DAA"/>
    <w:rsid w:val="00E03007"/>
    <w:rsid w:val="00E0345C"/>
    <w:rsid w:val="00E03C82"/>
    <w:rsid w:val="00E04834"/>
    <w:rsid w:val="00E0492C"/>
    <w:rsid w:val="00E05116"/>
    <w:rsid w:val="00E05453"/>
    <w:rsid w:val="00E05575"/>
    <w:rsid w:val="00E05F8F"/>
    <w:rsid w:val="00E11A84"/>
    <w:rsid w:val="00E11E17"/>
    <w:rsid w:val="00E12594"/>
    <w:rsid w:val="00E126EA"/>
    <w:rsid w:val="00E12950"/>
    <w:rsid w:val="00E13015"/>
    <w:rsid w:val="00E137CA"/>
    <w:rsid w:val="00E13992"/>
    <w:rsid w:val="00E13D37"/>
    <w:rsid w:val="00E14226"/>
    <w:rsid w:val="00E1486F"/>
    <w:rsid w:val="00E14D1B"/>
    <w:rsid w:val="00E14D9D"/>
    <w:rsid w:val="00E14E51"/>
    <w:rsid w:val="00E1557B"/>
    <w:rsid w:val="00E156ED"/>
    <w:rsid w:val="00E15B56"/>
    <w:rsid w:val="00E15BB0"/>
    <w:rsid w:val="00E15C7D"/>
    <w:rsid w:val="00E15CC0"/>
    <w:rsid w:val="00E15D66"/>
    <w:rsid w:val="00E16478"/>
    <w:rsid w:val="00E16D1A"/>
    <w:rsid w:val="00E16E00"/>
    <w:rsid w:val="00E16EB3"/>
    <w:rsid w:val="00E170FC"/>
    <w:rsid w:val="00E177DE"/>
    <w:rsid w:val="00E17FAB"/>
    <w:rsid w:val="00E202DF"/>
    <w:rsid w:val="00E20369"/>
    <w:rsid w:val="00E20613"/>
    <w:rsid w:val="00E209BD"/>
    <w:rsid w:val="00E21276"/>
    <w:rsid w:val="00E22387"/>
    <w:rsid w:val="00E22563"/>
    <w:rsid w:val="00E225C2"/>
    <w:rsid w:val="00E229AA"/>
    <w:rsid w:val="00E22AD6"/>
    <w:rsid w:val="00E22E7B"/>
    <w:rsid w:val="00E241C6"/>
    <w:rsid w:val="00E2421C"/>
    <w:rsid w:val="00E24821"/>
    <w:rsid w:val="00E249FE"/>
    <w:rsid w:val="00E257AA"/>
    <w:rsid w:val="00E25859"/>
    <w:rsid w:val="00E26528"/>
    <w:rsid w:val="00E26596"/>
    <w:rsid w:val="00E26E17"/>
    <w:rsid w:val="00E27B11"/>
    <w:rsid w:val="00E302F1"/>
    <w:rsid w:val="00E306B4"/>
    <w:rsid w:val="00E30A6C"/>
    <w:rsid w:val="00E313B3"/>
    <w:rsid w:val="00E31949"/>
    <w:rsid w:val="00E31EC8"/>
    <w:rsid w:val="00E3229B"/>
    <w:rsid w:val="00E32720"/>
    <w:rsid w:val="00E3286D"/>
    <w:rsid w:val="00E32967"/>
    <w:rsid w:val="00E349BD"/>
    <w:rsid w:val="00E34ED8"/>
    <w:rsid w:val="00E357D4"/>
    <w:rsid w:val="00E35845"/>
    <w:rsid w:val="00E35C22"/>
    <w:rsid w:val="00E35DC6"/>
    <w:rsid w:val="00E36D57"/>
    <w:rsid w:val="00E36ED3"/>
    <w:rsid w:val="00E3713C"/>
    <w:rsid w:val="00E37270"/>
    <w:rsid w:val="00E3787B"/>
    <w:rsid w:val="00E37E2A"/>
    <w:rsid w:val="00E37FC6"/>
    <w:rsid w:val="00E409B2"/>
    <w:rsid w:val="00E40B48"/>
    <w:rsid w:val="00E411D4"/>
    <w:rsid w:val="00E413DB"/>
    <w:rsid w:val="00E41984"/>
    <w:rsid w:val="00E41A83"/>
    <w:rsid w:val="00E41BF6"/>
    <w:rsid w:val="00E41E46"/>
    <w:rsid w:val="00E41FBC"/>
    <w:rsid w:val="00E42ABC"/>
    <w:rsid w:val="00E42B38"/>
    <w:rsid w:val="00E4319B"/>
    <w:rsid w:val="00E434DA"/>
    <w:rsid w:val="00E4350D"/>
    <w:rsid w:val="00E4362E"/>
    <w:rsid w:val="00E43FB9"/>
    <w:rsid w:val="00E44B68"/>
    <w:rsid w:val="00E44E75"/>
    <w:rsid w:val="00E45424"/>
    <w:rsid w:val="00E45912"/>
    <w:rsid w:val="00E45AD4"/>
    <w:rsid w:val="00E45B09"/>
    <w:rsid w:val="00E460C0"/>
    <w:rsid w:val="00E46489"/>
    <w:rsid w:val="00E46B8A"/>
    <w:rsid w:val="00E46F1F"/>
    <w:rsid w:val="00E47B4B"/>
    <w:rsid w:val="00E47B9C"/>
    <w:rsid w:val="00E50319"/>
    <w:rsid w:val="00E50465"/>
    <w:rsid w:val="00E50931"/>
    <w:rsid w:val="00E509A2"/>
    <w:rsid w:val="00E50B20"/>
    <w:rsid w:val="00E50C2D"/>
    <w:rsid w:val="00E51156"/>
    <w:rsid w:val="00E512A7"/>
    <w:rsid w:val="00E512C9"/>
    <w:rsid w:val="00E51C7B"/>
    <w:rsid w:val="00E51EC2"/>
    <w:rsid w:val="00E52B9D"/>
    <w:rsid w:val="00E5310B"/>
    <w:rsid w:val="00E533C1"/>
    <w:rsid w:val="00E53A14"/>
    <w:rsid w:val="00E53E96"/>
    <w:rsid w:val="00E53E97"/>
    <w:rsid w:val="00E54148"/>
    <w:rsid w:val="00E5433F"/>
    <w:rsid w:val="00E54351"/>
    <w:rsid w:val="00E547DF"/>
    <w:rsid w:val="00E552EE"/>
    <w:rsid w:val="00E55C65"/>
    <w:rsid w:val="00E56100"/>
    <w:rsid w:val="00E56899"/>
    <w:rsid w:val="00E56C1D"/>
    <w:rsid w:val="00E570D6"/>
    <w:rsid w:val="00E5779C"/>
    <w:rsid w:val="00E578B4"/>
    <w:rsid w:val="00E57E37"/>
    <w:rsid w:val="00E6058B"/>
    <w:rsid w:val="00E60986"/>
    <w:rsid w:val="00E60BFC"/>
    <w:rsid w:val="00E615E4"/>
    <w:rsid w:val="00E6172A"/>
    <w:rsid w:val="00E6172E"/>
    <w:rsid w:val="00E6223F"/>
    <w:rsid w:val="00E624C6"/>
    <w:rsid w:val="00E62C0B"/>
    <w:rsid w:val="00E62E46"/>
    <w:rsid w:val="00E63445"/>
    <w:rsid w:val="00E6375D"/>
    <w:rsid w:val="00E63CCD"/>
    <w:rsid w:val="00E643C3"/>
    <w:rsid w:val="00E643FC"/>
    <w:rsid w:val="00E64AE9"/>
    <w:rsid w:val="00E64F32"/>
    <w:rsid w:val="00E66790"/>
    <w:rsid w:val="00E6688F"/>
    <w:rsid w:val="00E66B48"/>
    <w:rsid w:val="00E66C1E"/>
    <w:rsid w:val="00E66ECF"/>
    <w:rsid w:val="00E6712F"/>
    <w:rsid w:val="00E675D2"/>
    <w:rsid w:val="00E67828"/>
    <w:rsid w:val="00E70F42"/>
    <w:rsid w:val="00E71709"/>
    <w:rsid w:val="00E71DC3"/>
    <w:rsid w:val="00E72CAD"/>
    <w:rsid w:val="00E7300B"/>
    <w:rsid w:val="00E7379D"/>
    <w:rsid w:val="00E7391C"/>
    <w:rsid w:val="00E73F7E"/>
    <w:rsid w:val="00E74093"/>
    <w:rsid w:val="00E74464"/>
    <w:rsid w:val="00E74824"/>
    <w:rsid w:val="00E754DF"/>
    <w:rsid w:val="00E75600"/>
    <w:rsid w:val="00E75B13"/>
    <w:rsid w:val="00E75D42"/>
    <w:rsid w:val="00E761BC"/>
    <w:rsid w:val="00E763B5"/>
    <w:rsid w:val="00E76437"/>
    <w:rsid w:val="00E7675C"/>
    <w:rsid w:val="00E76B8D"/>
    <w:rsid w:val="00E776F9"/>
    <w:rsid w:val="00E80E7F"/>
    <w:rsid w:val="00E80F3D"/>
    <w:rsid w:val="00E8126A"/>
    <w:rsid w:val="00E8137B"/>
    <w:rsid w:val="00E81EB0"/>
    <w:rsid w:val="00E82CD7"/>
    <w:rsid w:val="00E82D99"/>
    <w:rsid w:val="00E83606"/>
    <w:rsid w:val="00E837DE"/>
    <w:rsid w:val="00E83E02"/>
    <w:rsid w:val="00E846F2"/>
    <w:rsid w:val="00E8504E"/>
    <w:rsid w:val="00E851D1"/>
    <w:rsid w:val="00E85283"/>
    <w:rsid w:val="00E85BBD"/>
    <w:rsid w:val="00E85D57"/>
    <w:rsid w:val="00E85D98"/>
    <w:rsid w:val="00E86305"/>
    <w:rsid w:val="00E866C6"/>
    <w:rsid w:val="00E86852"/>
    <w:rsid w:val="00E86947"/>
    <w:rsid w:val="00E86C9C"/>
    <w:rsid w:val="00E870D0"/>
    <w:rsid w:val="00E90271"/>
    <w:rsid w:val="00E9032D"/>
    <w:rsid w:val="00E907E6"/>
    <w:rsid w:val="00E90886"/>
    <w:rsid w:val="00E90F2C"/>
    <w:rsid w:val="00E913C2"/>
    <w:rsid w:val="00E913EE"/>
    <w:rsid w:val="00E91B9C"/>
    <w:rsid w:val="00E91CCA"/>
    <w:rsid w:val="00E92454"/>
    <w:rsid w:val="00E9269F"/>
    <w:rsid w:val="00E92A7C"/>
    <w:rsid w:val="00E92AD8"/>
    <w:rsid w:val="00E92C2F"/>
    <w:rsid w:val="00E933B5"/>
    <w:rsid w:val="00E93466"/>
    <w:rsid w:val="00E937CB"/>
    <w:rsid w:val="00E94A21"/>
    <w:rsid w:val="00E94C22"/>
    <w:rsid w:val="00E94C70"/>
    <w:rsid w:val="00E950F3"/>
    <w:rsid w:val="00E954A3"/>
    <w:rsid w:val="00E95A3F"/>
    <w:rsid w:val="00E962B4"/>
    <w:rsid w:val="00E970D6"/>
    <w:rsid w:val="00E9753B"/>
    <w:rsid w:val="00E976B6"/>
    <w:rsid w:val="00EA0270"/>
    <w:rsid w:val="00EA0C5A"/>
    <w:rsid w:val="00EA0E5D"/>
    <w:rsid w:val="00EA1183"/>
    <w:rsid w:val="00EA13E5"/>
    <w:rsid w:val="00EA1747"/>
    <w:rsid w:val="00EA1AAA"/>
    <w:rsid w:val="00EA1D79"/>
    <w:rsid w:val="00EA2312"/>
    <w:rsid w:val="00EA231B"/>
    <w:rsid w:val="00EA270B"/>
    <w:rsid w:val="00EA2CE6"/>
    <w:rsid w:val="00EA2E50"/>
    <w:rsid w:val="00EA36AB"/>
    <w:rsid w:val="00EA38E6"/>
    <w:rsid w:val="00EA46E4"/>
    <w:rsid w:val="00EA4BE6"/>
    <w:rsid w:val="00EA4D09"/>
    <w:rsid w:val="00EA57F8"/>
    <w:rsid w:val="00EA5E81"/>
    <w:rsid w:val="00EA6143"/>
    <w:rsid w:val="00EA659F"/>
    <w:rsid w:val="00EA67E3"/>
    <w:rsid w:val="00EA6836"/>
    <w:rsid w:val="00EA6E6E"/>
    <w:rsid w:val="00EA72E0"/>
    <w:rsid w:val="00EA75EF"/>
    <w:rsid w:val="00EA775E"/>
    <w:rsid w:val="00EA7A57"/>
    <w:rsid w:val="00EA7B5E"/>
    <w:rsid w:val="00EA7F10"/>
    <w:rsid w:val="00EB02F4"/>
    <w:rsid w:val="00EB07E1"/>
    <w:rsid w:val="00EB08C0"/>
    <w:rsid w:val="00EB0EDB"/>
    <w:rsid w:val="00EB107A"/>
    <w:rsid w:val="00EB1177"/>
    <w:rsid w:val="00EB123A"/>
    <w:rsid w:val="00EB15C7"/>
    <w:rsid w:val="00EB190D"/>
    <w:rsid w:val="00EB2078"/>
    <w:rsid w:val="00EB239D"/>
    <w:rsid w:val="00EB254C"/>
    <w:rsid w:val="00EB2BA2"/>
    <w:rsid w:val="00EB33AA"/>
    <w:rsid w:val="00EB39B8"/>
    <w:rsid w:val="00EB3E06"/>
    <w:rsid w:val="00EB3E72"/>
    <w:rsid w:val="00EB4577"/>
    <w:rsid w:val="00EB45CE"/>
    <w:rsid w:val="00EB4644"/>
    <w:rsid w:val="00EB4870"/>
    <w:rsid w:val="00EB49E6"/>
    <w:rsid w:val="00EB4B49"/>
    <w:rsid w:val="00EB51AB"/>
    <w:rsid w:val="00EB5B5A"/>
    <w:rsid w:val="00EB5BBD"/>
    <w:rsid w:val="00EB66A2"/>
    <w:rsid w:val="00EB6E85"/>
    <w:rsid w:val="00EB6F61"/>
    <w:rsid w:val="00EB7680"/>
    <w:rsid w:val="00EB76D0"/>
    <w:rsid w:val="00EB7D69"/>
    <w:rsid w:val="00EC0362"/>
    <w:rsid w:val="00EC05E0"/>
    <w:rsid w:val="00EC0A3D"/>
    <w:rsid w:val="00EC10D1"/>
    <w:rsid w:val="00EC1152"/>
    <w:rsid w:val="00EC1E57"/>
    <w:rsid w:val="00EC2266"/>
    <w:rsid w:val="00EC29F5"/>
    <w:rsid w:val="00EC2B46"/>
    <w:rsid w:val="00EC2BEB"/>
    <w:rsid w:val="00EC3CD4"/>
    <w:rsid w:val="00EC4279"/>
    <w:rsid w:val="00EC4291"/>
    <w:rsid w:val="00EC49D7"/>
    <w:rsid w:val="00EC4C15"/>
    <w:rsid w:val="00EC4CFB"/>
    <w:rsid w:val="00EC4DF7"/>
    <w:rsid w:val="00EC5441"/>
    <w:rsid w:val="00EC570A"/>
    <w:rsid w:val="00EC5829"/>
    <w:rsid w:val="00EC5986"/>
    <w:rsid w:val="00EC5B8C"/>
    <w:rsid w:val="00EC6067"/>
    <w:rsid w:val="00EC6243"/>
    <w:rsid w:val="00EC726D"/>
    <w:rsid w:val="00EC76F0"/>
    <w:rsid w:val="00EC78C7"/>
    <w:rsid w:val="00ED0146"/>
    <w:rsid w:val="00ED03F5"/>
    <w:rsid w:val="00ED0469"/>
    <w:rsid w:val="00ED0A40"/>
    <w:rsid w:val="00ED0B38"/>
    <w:rsid w:val="00ED10D0"/>
    <w:rsid w:val="00ED1269"/>
    <w:rsid w:val="00ED1793"/>
    <w:rsid w:val="00ED17C6"/>
    <w:rsid w:val="00ED1CC1"/>
    <w:rsid w:val="00ED2179"/>
    <w:rsid w:val="00ED2347"/>
    <w:rsid w:val="00ED2561"/>
    <w:rsid w:val="00ED2DF3"/>
    <w:rsid w:val="00ED2F82"/>
    <w:rsid w:val="00ED3BD1"/>
    <w:rsid w:val="00ED3C3C"/>
    <w:rsid w:val="00ED4010"/>
    <w:rsid w:val="00ED4406"/>
    <w:rsid w:val="00ED44E7"/>
    <w:rsid w:val="00ED4886"/>
    <w:rsid w:val="00ED4AE3"/>
    <w:rsid w:val="00ED5FAE"/>
    <w:rsid w:val="00ED6352"/>
    <w:rsid w:val="00ED6937"/>
    <w:rsid w:val="00ED69A5"/>
    <w:rsid w:val="00ED6E7C"/>
    <w:rsid w:val="00ED727C"/>
    <w:rsid w:val="00ED7A9C"/>
    <w:rsid w:val="00ED7E43"/>
    <w:rsid w:val="00ED7E98"/>
    <w:rsid w:val="00EE0446"/>
    <w:rsid w:val="00EE06D5"/>
    <w:rsid w:val="00EE079C"/>
    <w:rsid w:val="00EE07CF"/>
    <w:rsid w:val="00EE098D"/>
    <w:rsid w:val="00EE0A0B"/>
    <w:rsid w:val="00EE1133"/>
    <w:rsid w:val="00EE19D3"/>
    <w:rsid w:val="00EE1A0F"/>
    <w:rsid w:val="00EE1B05"/>
    <w:rsid w:val="00EE1EFD"/>
    <w:rsid w:val="00EE2466"/>
    <w:rsid w:val="00EE27A0"/>
    <w:rsid w:val="00EE286F"/>
    <w:rsid w:val="00EE2E4A"/>
    <w:rsid w:val="00EE30F1"/>
    <w:rsid w:val="00EE3ADE"/>
    <w:rsid w:val="00EE3C5E"/>
    <w:rsid w:val="00EE44E9"/>
    <w:rsid w:val="00EE4584"/>
    <w:rsid w:val="00EE46FC"/>
    <w:rsid w:val="00EE491E"/>
    <w:rsid w:val="00EE4BE2"/>
    <w:rsid w:val="00EE4C9A"/>
    <w:rsid w:val="00EE4D62"/>
    <w:rsid w:val="00EE50DA"/>
    <w:rsid w:val="00EE5223"/>
    <w:rsid w:val="00EE560F"/>
    <w:rsid w:val="00EE5A61"/>
    <w:rsid w:val="00EE5AD2"/>
    <w:rsid w:val="00EE5BC3"/>
    <w:rsid w:val="00EE5D20"/>
    <w:rsid w:val="00EE6691"/>
    <w:rsid w:val="00EE6AAD"/>
    <w:rsid w:val="00EE7349"/>
    <w:rsid w:val="00EE7B2D"/>
    <w:rsid w:val="00EE7CD6"/>
    <w:rsid w:val="00EF04D9"/>
    <w:rsid w:val="00EF08C7"/>
    <w:rsid w:val="00EF0B9F"/>
    <w:rsid w:val="00EF0EFB"/>
    <w:rsid w:val="00EF0F68"/>
    <w:rsid w:val="00EF1741"/>
    <w:rsid w:val="00EF1BDC"/>
    <w:rsid w:val="00EF36FC"/>
    <w:rsid w:val="00EF3756"/>
    <w:rsid w:val="00EF3C88"/>
    <w:rsid w:val="00EF3D27"/>
    <w:rsid w:val="00EF3DF1"/>
    <w:rsid w:val="00EF45B6"/>
    <w:rsid w:val="00EF45F9"/>
    <w:rsid w:val="00EF46B1"/>
    <w:rsid w:val="00EF492C"/>
    <w:rsid w:val="00EF4AA6"/>
    <w:rsid w:val="00EF54DB"/>
    <w:rsid w:val="00EF5CE7"/>
    <w:rsid w:val="00EF69AA"/>
    <w:rsid w:val="00EF6B90"/>
    <w:rsid w:val="00EF6D6D"/>
    <w:rsid w:val="00EF6E17"/>
    <w:rsid w:val="00EF746C"/>
    <w:rsid w:val="00EF79B3"/>
    <w:rsid w:val="00EF7A11"/>
    <w:rsid w:val="00EF7AD0"/>
    <w:rsid w:val="00EF7B96"/>
    <w:rsid w:val="00EF7CC4"/>
    <w:rsid w:val="00F0081B"/>
    <w:rsid w:val="00F00F6B"/>
    <w:rsid w:val="00F011E8"/>
    <w:rsid w:val="00F01261"/>
    <w:rsid w:val="00F017D6"/>
    <w:rsid w:val="00F01D25"/>
    <w:rsid w:val="00F01E7B"/>
    <w:rsid w:val="00F01E9D"/>
    <w:rsid w:val="00F024B4"/>
    <w:rsid w:val="00F02659"/>
    <w:rsid w:val="00F02C6B"/>
    <w:rsid w:val="00F03028"/>
    <w:rsid w:val="00F036C2"/>
    <w:rsid w:val="00F03B20"/>
    <w:rsid w:val="00F03EEF"/>
    <w:rsid w:val="00F04043"/>
    <w:rsid w:val="00F041EC"/>
    <w:rsid w:val="00F043AE"/>
    <w:rsid w:val="00F04414"/>
    <w:rsid w:val="00F04722"/>
    <w:rsid w:val="00F0487F"/>
    <w:rsid w:val="00F04EA5"/>
    <w:rsid w:val="00F05ED8"/>
    <w:rsid w:val="00F06070"/>
    <w:rsid w:val="00F0620C"/>
    <w:rsid w:val="00F065DA"/>
    <w:rsid w:val="00F06BA3"/>
    <w:rsid w:val="00F07187"/>
    <w:rsid w:val="00F07344"/>
    <w:rsid w:val="00F07D4A"/>
    <w:rsid w:val="00F07E95"/>
    <w:rsid w:val="00F10214"/>
    <w:rsid w:val="00F10AF5"/>
    <w:rsid w:val="00F12553"/>
    <w:rsid w:val="00F131E1"/>
    <w:rsid w:val="00F13B4F"/>
    <w:rsid w:val="00F13F3C"/>
    <w:rsid w:val="00F141D5"/>
    <w:rsid w:val="00F1537C"/>
    <w:rsid w:val="00F15736"/>
    <w:rsid w:val="00F1575E"/>
    <w:rsid w:val="00F158DE"/>
    <w:rsid w:val="00F16159"/>
    <w:rsid w:val="00F161FE"/>
    <w:rsid w:val="00F162C0"/>
    <w:rsid w:val="00F16322"/>
    <w:rsid w:val="00F168DE"/>
    <w:rsid w:val="00F16E3D"/>
    <w:rsid w:val="00F1732B"/>
    <w:rsid w:val="00F176FB"/>
    <w:rsid w:val="00F17FCB"/>
    <w:rsid w:val="00F2019C"/>
    <w:rsid w:val="00F20713"/>
    <w:rsid w:val="00F21455"/>
    <w:rsid w:val="00F2146B"/>
    <w:rsid w:val="00F21680"/>
    <w:rsid w:val="00F21995"/>
    <w:rsid w:val="00F21A92"/>
    <w:rsid w:val="00F21B11"/>
    <w:rsid w:val="00F21EF3"/>
    <w:rsid w:val="00F22394"/>
    <w:rsid w:val="00F22434"/>
    <w:rsid w:val="00F22A2C"/>
    <w:rsid w:val="00F22D1C"/>
    <w:rsid w:val="00F22EE7"/>
    <w:rsid w:val="00F235B2"/>
    <w:rsid w:val="00F23698"/>
    <w:rsid w:val="00F23818"/>
    <w:rsid w:val="00F23C49"/>
    <w:rsid w:val="00F242CB"/>
    <w:rsid w:val="00F2439C"/>
    <w:rsid w:val="00F247AB"/>
    <w:rsid w:val="00F24C16"/>
    <w:rsid w:val="00F24C8D"/>
    <w:rsid w:val="00F24EFC"/>
    <w:rsid w:val="00F257CB"/>
    <w:rsid w:val="00F257DF"/>
    <w:rsid w:val="00F258B1"/>
    <w:rsid w:val="00F25C8F"/>
    <w:rsid w:val="00F261F7"/>
    <w:rsid w:val="00F2795A"/>
    <w:rsid w:val="00F30027"/>
    <w:rsid w:val="00F300D0"/>
    <w:rsid w:val="00F30280"/>
    <w:rsid w:val="00F30BF0"/>
    <w:rsid w:val="00F30C70"/>
    <w:rsid w:val="00F30FD9"/>
    <w:rsid w:val="00F31171"/>
    <w:rsid w:val="00F31213"/>
    <w:rsid w:val="00F312AD"/>
    <w:rsid w:val="00F31341"/>
    <w:rsid w:val="00F3154E"/>
    <w:rsid w:val="00F31826"/>
    <w:rsid w:val="00F318EE"/>
    <w:rsid w:val="00F31AC3"/>
    <w:rsid w:val="00F31B19"/>
    <w:rsid w:val="00F32933"/>
    <w:rsid w:val="00F32980"/>
    <w:rsid w:val="00F329C8"/>
    <w:rsid w:val="00F32BF6"/>
    <w:rsid w:val="00F34464"/>
    <w:rsid w:val="00F34DF5"/>
    <w:rsid w:val="00F34E6A"/>
    <w:rsid w:val="00F3581F"/>
    <w:rsid w:val="00F35B9D"/>
    <w:rsid w:val="00F35CB6"/>
    <w:rsid w:val="00F35F0C"/>
    <w:rsid w:val="00F35F79"/>
    <w:rsid w:val="00F36161"/>
    <w:rsid w:val="00F361C0"/>
    <w:rsid w:val="00F364B2"/>
    <w:rsid w:val="00F36A4F"/>
    <w:rsid w:val="00F36AEC"/>
    <w:rsid w:val="00F36B13"/>
    <w:rsid w:val="00F36F28"/>
    <w:rsid w:val="00F376D9"/>
    <w:rsid w:val="00F37F31"/>
    <w:rsid w:val="00F40358"/>
    <w:rsid w:val="00F4073C"/>
    <w:rsid w:val="00F40B72"/>
    <w:rsid w:val="00F411AA"/>
    <w:rsid w:val="00F416A6"/>
    <w:rsid w:val="00F41F61"/>
    <w:rsid w:val="00F4207E"/>
    <w:rsid w:val="00F4260C"/>
    <w:rsid w:val="00F42622"/>
    <w:rsid w:val="00F43A10"/>
    <w:rsid w:val="00F43A4E"/>
    <w:rsid w:val="00F43C19"/>
    <w:rsid w:val="00F43C4A"/>
    <w:rsid w:val="00F44CAE"/>
    <w:rsid w:val="00F44CD4"/>
    <w:rsid w:val="00F452A2"/>
    <w:rsid w:val="00F45705"/>
    <w:rsid w:val="00F458A1"/>
    <w:rsid w:val="00F45AE4"/>
    <w:rsid w:val="00F45F89"/>
    <w:rsid w:val="00F46601"/>
    <w:rsid w:val="00F46A94"/>
    <w:rsid w:val="00F4712E"/>
    <w:rsid w:val="00F471C9"/>
    <w:rsid w:val="00F47BE7"/>
    <w:rsid w:val="00F50241"/>
    <w:rsid w:val="00F507A6"/>
    <w:rsid w:val="00F50A35"/>
    <w:rsid w:val="00F51084"/>
    <w:rsid w:val="00F5137E"/>
    <w:rsid w:val="00F52C88"/>
    <w:rsid w:val="00F5308B"/>
    <w:rsid w:val="00F53213"/>
    <w:rsid w:val="00F53242"/>
    <w:rsid w:val="00F536A8"/>
    <w:rsid w:val="00F537D7"/>
    <w:rsid w:val="00F53A67"/>
    <w:rsid w:val="00F542A2"/>
    <w:rsid w:val="00F545FC"/>
    <w:rsid w:val="00F54622"/>
    <w:rsid w:val="00F548D9"/>
    <w:rsid w:val="00F557BA"/>
    <w:rsid w:val="00F55B39"/>
    <w:rsid w:val="00F55B79"/>
    <w:rsid w:val="00F563A1"/>
    <w:rsid w:val="00F57212"/>
    <w:rsid w:val="00F575DA"/>
    <w:rsid w:val="00F57811"/>
    <w:rsid w:val="00F57DB2"/>
    <w:rsid w:val="00F607DF"/>
    <w:rsid w:val="00F609F8"/>
    <w:rsid w:val="00F60A27"/>
    <w:rsid w:val="00F61740"/>
    <w:rsid w:val="00F618F0"/>
    <w:rsid w:val="00F619A2"/>
    <w:rsid w:val="00F61A10"/>
    <w:rsid w:val="00F61CCD"/>
    <w:rsid w:val="00F61D1F"/>
    <w:rsid w:val="00F62175"/>
    <w:rsid w:val="00F6230C"/>
    <w:rsid w:val="00F6250A"/>
    <w:rsid w:val="00F625C3"/>
    <w:rsid w:val="00F62744"/>
    <w:rsid w:val="00F62C44"/>
    <w:rsid w:val="00F63465"/>
    <w:rsid w:val="00F63DA8"/>
    <w:rsid w:val="00F63F79"/>
    <w:rsid w:val="00F6473C"/>
    <w:rsid w:val="00F64806"/>
    <w:rsid w:val="00F64D23"/>
    <w:rsid w:val="00F657C1"/>
    <w:rsid w:val="00F65F9D"/>
    <w:rsid w:val="00F6681A"/>
    <w:rsid w:val="00F66908"/>
    <w:rsid w:val="00F66A25"/>
    <w:rsid w:val="00F66C67"/>
    <w:rsid w:val="00F66E18"/>
    <w:rsid w:val="00F6711E"/>
    <w:rsid w:val="00F67587"/>
    <w:rsid w:val="00F67E49"/>
    <w:rsid w:val="00F67EDA"/>
    <w:rsid w:val="00F70063"/>
    <w:rsid w:val="00F70077"/>
    <w:rsid w:val="00F70A35"/>
    <w:rsid w:val="00F70BCA"/>
    <w:rsid w:val="00F70D9F"/>
    <w:rsid w:val="00F710F4"/>
    <w:rsid w:val="00F71B1C"/>
    <w:rsid w:val="00F71C51"/>
    <w:rsid w:val="00F72148"/>
    <w:rsid w:val="00F72BF2"/>
    <w:rsid w:val="00F72C96"/>
    <w:rsid w:val="00F7302C"/>
    <w:rsid w:val="00F730C4"/>
    <w:rsid w:val="00F731E8"/>
    <w:rsid w:val="00F737D1"/>
    <w:rsid w:val="00F74493"/>
    <w:rsid w:val="00F75317"/>
    <w:rsid w:val="00F753DC"/>
    <w:rsid w:val="00F754E2"/>
    <w:rsid w:val="00F758EA"/>
    <w:rsid w:val="00F76961"/>
    <w:rsid w:val="00F77226"/>
    <w:rsid w:val="00F7731A"/>
    <w:rsid w:val="00F777B6"/>
    <w:rsid w:val="00F777C4"/>
    <w:rsid w:val="00F77851"/>
    <w:rsid w:val="00F80348"/>
    <w:rsid w:val="00F80C29"/>
    <w:rsid w:val="00F80CF4"/>
    <w:rsid w:val="00F81030"/>
    <w:rsid w:val="00F81489"/>
    <w:rsid w:val="00F81A3F"/>
    <w:rsid w:val="00F81AEC"/>
    <w:rsid w:val="00F81DFE"/>
    <w:rsid w:val="00F82AB4"/>
    <w:rsid w:val="00F83036"/>
    <w:rsid w:val="00F834D6"/>
    <w:rsid w:val="00F84CF4"/>
    <w:rsid w:val="00F850C8"/>
    <w:rsid w:val="00F8512E"/>
    <w:rsid w:val="00F85130"/>
    <w:rsid w:val="00F86846"/>
    <w:rsid w:val="00F86C5C"/>
    <w:rsid w:val="00F86E40"/>
    <w:rsid w:val="00F87802"/>
    <w:rsid w:val="00F87A5E"/>
    <w:rsid w:val="00F87EA6"/>
    <w:rsid w:val="00F9051C"/>
    <w:rsid w:val="00F90590"/>
    <w:rsid w:val="00F90D87"/>
    <w:rsid w:val="00F90E37"/>
    <w:rsid w:val="00F9161A"/>
    <w:rsid w:val="00F91882"/>
    <w:rsid w:val="00F91B60"/>
    <w:rsid w:val="00F91EAE"/>
    <w:rsid w:val="00F9218D"/>
    <w:rsid w:val="00F92978"/>
    <w:rsid w:val="00F929F0"/>
    <w:rsid w:val="00F92A6A"/>
    <w:rsid w:val="00F92C7A"/>
    <w:rsid w:val="00F92D0B"/>
    <w:rsid w:val="00F92F7C"/>
    <w:rsid w:val="00F932C6"/>
    <w:rsid w:val="00F933D9"/>
    <w:rsid w:val="00F93681"/>
    <w:rsid w:val="00F936B1"/>
    <w:rsid w:val="00F93E2C"/>
    <w:rsid w:val="00F94126"/>
    <w:rsid w:val="00F946CD"/>
    <w:rsid w:val="00F94C87"/>
    <w:rsid w:val="00F959E5"/>
    <w:rsid w:val="00F95B15"/>
    <w:rsid w:val="00F95D64"/>
    <w:rsid w:val="00F96410"/>
    <w:rsid w:val="00F9663A"/>
    <w:rsid w:val="00F96787"/>
    <w:rsid w:val="00F96847"/>
    <w:rsid w:val="00F96A4F"/>
    <w:rsid w:val="00F96A5D"/>
    <w:rsid w:val="00F97468"/>
    <w:rsid w:val="00F97616"/>
    <w:rsid w:val="00F97FAD"/>
    <w:rsid w:val="00FA1B09"/>
    <w:rsid w:val="00FA2251"/>
    <w:rsid w:val="00FA260C"/>
    <w:rsid w:val="00FA30AC"/>
    <w:rsid w:val="00FA435A"/>
    <w:rsid w:val="00FA45F4"/>
    <w:rsid w:val="00FA54B7"/>
    <w:rsid w:val="00FA59AA"/>
    <w:rsid w:val="00FA5A0E"/>
    <w:rsid w:val="00FA5BCA"/>
    <w:rsid w:val="00FA6114"/>
    <w:rsid w:val="00FA666A"/>
    <w:rsid w:val="00FA6D07"/>
    <w:rsid w:val="00FA6D4F"/>
    <w:rsid w:val="00FA7608"/>
    <w:rsid w:val="00FA77D4"/>
    <w:rsid w:val="00FA7973"/>
    <w:rsid w:val="00FA7AD3"/>
    <w:rsid w:val="00FA7CF6"/>
    <w:rsid w:val="00FA7E9F"/>
    <w:rsid w:val="00FB0396"/>
    <w:rsid w:val="00FB07D9"/>
    <w:rsid w:val="00FB0B42"/>
    <w:rsid w:val="00FB1D18"/>
    <w:rsid w:val="00FB2010"/>
    <w:rsid w:val="00FB2506"/>
    <w:rsid w:val="00FB2619"/>
    <w:rsid w:val="00FB2D84"/>
    <w:rsid w:val="00FB34DE"/>
    <w:rsid w:val="00FB34FD"/>
    <w:rsid w:val="00FB35AA"/>
    <w:rsid w:val="00FB37A4"/>
    <w:rsid w:val="00FB3D08"/>
    <w:rsid w:val="00FB41A7"/>
    <w:rsid w:val="00FB46F3"/>
    <w:rsid w:val="00FB48A4"/>
    <w:rsid w:val="00FB4CCE"/>
    <w:rsid w:val="00FB4FF2"/>
    <w:rsid w:val="00FB561E"/>
    <w:rsid w:val="00FB5FD9"/>
    <w:rsid w:val="00FB6720"/>
    <w:rsid w:val="00FB68B0"/>
    <w:rsid w:val="00FB6C5E"/>
    <w:rsid w:val="00FB7042"/>
    <w:rsid w:val="00FB7961"/>
    <w:rsid w:val="00FB7A0E"/>
    <w:rsid w:val="00FB7B9A"/>
    <w:rsid w:val="00FB7F87"/>
    <w:rsid w:val="00FC0130"/>
    <w:rsid w:val="00FC04F0"/>
    <w:rsid w:val="00FC1287"/>
    <w:rsid w:val="00FC14FF"/>
    <w:rsid w:val="00FC160E"/>
    <w:rsid w:val="00FC1E5F"/>
    <w:rsid w:val="00FC1F9E"/>
    <w:rsid w:val="00FC2944"/>
    <w:rsid w:val="00FC2980"/>
    <w:rsid w:val="00FC330F"/>
    <w:rsid w:val="00FC36FB"/>
    <w:rsid w:val="00FC3C96"/>
    <w:rsid w:val="00FC4178"/>
    <w:rsid w:val="00FC4335"/>
    <w:rsid w:val="00FC53D8"/>
    <w:rsid w:val="00FC54BA"/>
    <w:rsid w:val="00FC5908"/>
    <w:rsid w:val="00FC63B1"/>
    <w:rsid w:val="00FC6A98"/>
    <w:rsid w:val="00FC6BE1"/>
    <w:rsid w:val="00FC7391"/>
    <w:rsid w:val="00FC747C"/>
    <w:rsid w:val="00FC7B0C"/>
    <w:rsid w:val="00FC7C43"/>
    <w:rsid w:val="00FD024C"/>
    <w:rsid w:val="00FD086D"/>
    <w:rsid w:val="00FD0D20"/>
    <w:rsid w:val="00FD0FC3"/>
    <w:rsid w:val="00FD12D8"/>
    <w:rsid w:val="00FD1566"/>
    <w:rsid w:val="00FD1930"/>
    <w:rsid w:val="00FD1A47"/>
    <w:rsid w:val="00FD2719"/>
    <w:rsid w:val="00FD35C5"/>
    <w:rsid w:val="00FD3934"/>
    <w:rsid w:val="00FD3A6C"/>
    <w:rsid w:val="00FD41EC"/>
    <w:rsid w:val="00FD444C"/>
    <w:rsid w:val="00FD4877"/>
    <w:rsid w:val="00FD4BCE"/>
    <w:rsid w:val="00FD4C7B"/>
    <w:rsid w:val="00FD5134"/>
    <w:rsid w:val="00FD576F"/>
    <w:rsid w:val="00FD5BDE"/>
    <w:rsid w:val="00FD6901"/>
    <w:rsid w:val="00FD7E6D"/>
    <w:rsid w:val="00FE068E"/>
    <w:rsid w:val="00FE114F"/>
    <w:rsid w:val="00FE150D"/>
    <w:rsid w:val="00FE1735"/>
    <w:rsid w:val="00FE1840"/>
    <w:rsid w:val="00FE27E2"/>
    <w:rsid w:val="00FE30D6"/>
    <w:rsid w:val="00FE342C"/>
    <w:rsid w:val="00FE3658"/>
    <w:rsid w:val="00FE3BFF"/>
    <w:rsid w:val="00FE4075"/>
    <w:rsid w:val="00FE4B80"/>
    <w:rsid w:val="00FE4FA5"/>
    <w:rsid w:val="00FE54B1"/>
    <w:rsid w:val="00FE66DD"/>
    <w:rsid w:val="00FE6AA8"/>
    <w:rsid w:val="00FE750D"/>
    <w:rsid w:val="00FE758F"/>
    <w:rsid w:val="00FE76B1"/>
    <w:rsid w:val="00FE77D4"/>
    <w:rsid w:val="00FE789E"/>
    <w:rsid w:val="00FF03CC"/>
    <w:rsid w:val="00FF0698"/>
    <w:rsid w:val="00FF08C6"/>
    <w:rsid w:val="00FF08E6"/>
    <w:rsid w:val="00FF0C34"/>
    <w:rsid w:val="00FF0F58"/>
    <w:rsid w:val="00FF1115"/>
    <w:rsid w:val="00FF20A6"/>
    <w:rsid w:val="00FF20D0"/>
    <w:rsid w:val="00FF256E"/>
    <w:rsid w:val="00FF292E"/>
    <w:rsid w:val="00FF38C6"/>
    <w:rsid w:val="00FF3A7F"/>
    <w:rsid w:val="00FF3AA1"/>
    <w:rsid w:val="00FF4551"/>
    <w:rsid w:val="00FF48D6"/>
    <w:rsid w:val="00FF5810"/>
    <w:rsid w:val="00FF58FF"/>
    <w:rsid w:val="00FF5AEE"/>
    <w:rsid w:val="00FF5D08"/>
    <w:rsid w:val="00FF6860"/>
    <w:rsid w:val="00FF6973"/>
    <w:rsid w:val="00FF6A30"/>
    <w:rsid w:val="00FF6C97"/>
    <w:rsid w:val="00FF6E7C"/>
    <w:rsid w:val="00FF72AB"/>
    <w:rsid w:val="00FF7A7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3ADA"/>
  <w15:docId w15:val="{C058E123-8E91-4E2F-BC21-6AD1AA0E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kern w:val="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3B49"/>
    <w:rPr>
      <w:rFonts w:eastAsia="Times New Roman" w:cstheme="minorBidi"/>
      <w:kern w:val="0"/>
      <w:sz w:val="22"/>
      <w:szCs w:val="22"/>
    </w:rPr>
  </w:style>
  <w:style w:type="paragraph" w:styleId="Heading1">
    <w:name w:val="heading 1"/>
    <w:aliases w:val="Titre 1 AR6 es ref"/>
    <w:basedOn w:val="Normal"/>
    <w:next w:val="Normal"/>
    <w:link w:val="Heading1Char"/>
    <w:rsid w:val="00CD3B49"/>
    <w:pPr>
      <w:keepNext/>
      <w:keepLines/>
      <w:jc w:val="center"/>
      <w:outlineLvl w:val="0"/>
    </w:pPr>
    <w:rPr>
      <w:rFonts w:eastAsiaTheme="majorEastAsia" w:cstheme="majorBidi"/>
      <w:b/>
      <w:sz w:val="24"/>
      <w:szCs w:val="32"/>
    </w:rPr>
  </w:style>
  <w:style w:type="paragraph" w:styleId="Heading2">
    <w:name w:val="heading 2"/>
    <w:next w:val="Normal"/>
    <w:link w:val="Heading2Char"/>
    <w:semiHidden/>
    <w:qFormat/>
    <w:rsid w:val="00CD3B49"/>
    <w:pPr>
      <w:keepNext/>
      <w:keepLines/>
      <w:widowControl/>
      <w:spacing w:line="259" w:lineRule="auto"/>
      <w:outlineLvl w:val="1"/>
    </w:pPr>
    <w:rPr>
      <w:rFonts w:eastAsiaTheme="majorEastAsia" w:cstheme="majorBidi"/>
      <w:b/>
      <w:kern w:val="0"/>
      <w:sz w:val="22"/>
      <w:szCs w:val="26"/>
      <w:lang w:eastAsia="en-US"/>
    </w:rPr>
  </w:style>
  <w:style w:type="paragraph" w:styleId="Heading3">
    <w:name w:val="heading 3"/>
    <w:next w:val="Normal"/>
    <w:link w:val="Heading3Char"/>
    <w:semiHidden/>
    <w:qFormat/>
    <w:rsid w:val="00CD3B49"/>
    <w:pPr>
      <w:keepNext/>
      <w:keepLines/>
      <w:widowControl/>
      <w:spacing w:line="259" w:lineRule="auto"/>
      <w:outlineLvl w:val="2"/>
    </w:pPr>
    <w:rPr>
      <w:rFonts w:eastAsiaTheme="majorEastAsia" w:cstheme="majorBidi"/>
      <w:b/>
      <w:i/>
      <w:kern w:val="0"/>
      <w:sz w:val="22"/>
      <w:szCs w:val="24"/>
      <w:lang w:eastAsia="en-US"/>
    </w:rPr>
  </w:style>
  <w:style w:type="paragraph" w:styleId="Heading4">
    <w:name w:val="heading 4"/>
    <w:next w:val="Normal"/>
    <w:link w:val="Heading4Char"/>
    <w:semiHidden/>
    <w:qFormat/>
    <w:rsid w:val="00CD3B49"/>
    <w:pPr>
      <w:keepNext/>
      <w:keepLines/>
      <w:widowControl/>
      <w:spacing w:line="259" w:lineRule="auto"/>
      <w:outlineLvl w:val="3"/>
    </w:pPr>
    <w:rPr>
      <w:rFonts w:eastAsiaTheme="majorEastAsia" w:cstheme="majorBidi"/>
      <w:i/>
      <w:iCs/>
      <w:kern w:val="0"/>
      <w:sz w:val="22"/>
      <w:szCs w:val="22"/>
      <w:lang w:eastAsia="en-US"/>
    </w:rPr>
  </w:style>
  <w:style w:type="paragraph" w:styleId="Heading5">
    <w:name w:val="heading 5"/>
    <w:next w:val="Normal"/>
    <w:link w:val="Heading5Char"/>
    <w:semiHidden/>
    <w:qFormat/>
    <w:rsid w:val="00CD3B49"/>
    <w:pPr>
      <w:keepNext/>
      <w:keepLines/>
      <w:widowControl/>
      <w:spacing w:line="259" w:lineRule="auto"/>
      <w:outlineLvl w:val="4"/>
    </w:pPr>
    <w:rPr>
      <w:rFonts w:eastAsiaTheme="majorEastAsia" w:cstheme="majorBidi"/>
      <w:i/>
      <w:kern w:val="0"/>
      <w:sz w:val="22"/>
      <w:szCs w:val="22"/>
      <w:lang w:eastAsia="en-US"/>
    </w:rPr>
  </w:style>
  <w:style w:type="paragraph" w:styleId="Heading6">
    <w:name w:val="heading 6"/>
    <w:basedOn w:val="Normal"/>
    <w:next w:val="Normal"/>
    <w:link w:val="Heading6Char"/>
    <w:uiPriority w:val="9"/>
    <w:semiHidden/>
    <w:qFormat/>
    <w:rsid w:val="00CD3B49"/>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B49"/>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B4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B4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CD3B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D3B49"/>
  </w:style>
  <w:style w:type="table" w:customStyle="1" w:styleId="a">
    <w:basedOn w:val="TableNormal"/>
    <w:rsid w:val="00CB5761"/>
    <w:tblPr>
      <w:tblStyleRowBandSize w:val="1"/>
      <w:tblStyleColBandSize w:val="1"/>
      <w:tblCellMar>
        <w:top w:w="28" w:type="dxa"/>
        <w:left w:w="28" w:type="dxa"/>
        <w:bottom w:w="28" w:type="dxa"/>
        <w:right w:w="28" w:type="dxa"/>
      </w:tblCellMar>
    </w:tblPr>
  </w:style>
  <w:style w:type="character" w:customStyle="1" w:styleId="7">
    <w:name w:val="标题 7 字符"/>
    <w:basedOn w:val="DefaultParagraphFont"/>
    <w:uiPriority w:val="9"/>
    <w:semiHidden/>
    <w:rsid w:val="00A87F7C"/>
    <w:rPr>
      <w:rFonts w:asciiTheme="majorHAnsi" w:eastAsiaTheme="majorEastAsia" w:hAnsiTheme="majorHAnsi" w:cstheme="majorBidi"/>
      <w:i/>
      <w:iCs/>
      <w:color w:val="1F4D78" w:themeColor="accent1" w:themeShade="7F"/>
    </w:rPr>
  </w:style>
  <w:style w:type="character" w:customStyle="1" w:styleId="8">
    <w:name w:val="标题 8 字符"/>
    <w:basedOn w:val="DefaultParagraphFont"/>
    <w:uiPriority w:val="9"/>
    <w:semiHidden/>
    <w:rsid w:val="00A87F7C"/>
    <w:rPr>
      <w:rFonts w:asciiTheme="majorHAnsi" w:eastAsiaTheme="majorEastAsia" w:hAnsiTheme="majorHAnsi" w:cstheme="majorBidi"/>
      <w:color w:val="272727" w:themeColor="text1" w:themeTint="D8"/>
      <w:sz w:val="21"/>
      <w:szCs w:val="21"/>
    </w:rPr>
  </w:style>
  <w:style w:type="character" w:customStyle="1" w:styleId="9">
    <w:name w:val="标题 9 字符"/>
    <w:basedOn w:val="DefaultParagraphFont"/>
    <w:uiPriority w:val="9"/>
    <w:semiHidden/>
    <w:rsid w:val="00A87F7C"/>
    <w:rPr>
      <w:rFonts w:asciiTheme="majorHAnsi" w:eastAsiaTheme="majorEastAsia" w:hAnsiTheme="majorHAnsi" w:cstheme="majorBidi"/>
      <w:i/>
      <w:iCs/>
      <w:color w:val="272727" w:themeColor="text1" w:themeTint="D8"/>
      <w:sz w:val="21"/>
      <w:szCs w:val="21"/>
    </w:rPr>
  </w:style>
  <w:style w:type="character" w:customStyle="1" w:styleId="1">
    <w:name w:val="标题 1 字符"/>
    <w:basedOn w:val="DefaultParagraphFont"/>
    <w:rsid w:val="00A87F7C"/>
    <w:rPr>
      <w:rFonts w:eastAsiaTheme="majorEastAsia" w:cstheme="majorBidi"/>
      <w:b/>
      <w:sz w:val="24"/>
      <w:szCs w:val="32"/>
    </w:rPr>
  </w:style>
  <w:style w:type="character" w:customStyle="1" w:styleId="2">
    <w:name w:val="标题 2 字符"/>
    <w:basedOn w:val="DefaultParagraphFont"/>
    <w:semiHidden/>
    <w:rsid w:val="00A87F7C"/>
    <w:rPr>
      <w:rFonts w:eastAsiaTheme="majorEastAsia" w:cstheme="majorBidi"/>
      <w:b/>
      <w:szCs w:val="26"/>
      <w:lang w:eastAsia="en-US"/>
    </w:rPr>
  </w:style>
  <w:style w:type="character" w:customStyle="1" w:styleId="3">
    <w:name w:val="标题 3 字符"/>
    <w:basedOn w:val="DefaultParagraphFont"/>
    <w:semiHidden/>
    <w:rsid w:val="00A87F7C"/>
    <w:rPr>
      <w:rFonts w:eastAsiaTheme="majorEastAsia" w:cstheme="majorBidi"/>
      <w:b/>
      <w:i/>
      <w:szCs w:val="24"/>
      <w:lang w:eastAsia="en-US"/>
    </w:rPr>
  </w:style>
  <w:style w:type="character" w:customStyle="1" w:styleId="4">
    <w:name w:val="标题 4 字符"/>
    <w:basedOn w:val="DefaultParagraphFont"/>
    <w:semiHidden/>
    <w:rsid w:val="00A87F7C"/>
    <w:rPr>
      <w:rFonts w:eastAsiaTheme="majorEastAsia" w:cstheme="majorBidi"/>
      <w:i/>
      <w:iCs/>
      <w:lang w:eastAsia="en-US"/>
    </w:rPr>
  </w:style>
  <w:style w:type="character" w:customStyle="1" w:styleId="5">
    <w:name w:val="标题 5 字符"/>
    <w:basedOn w:val="DefaultParagraphFont"/>
    <w:semiHidden/>
    <w:rsid w:val="00A87F7C"/>
    <w:rPr>
      <w:rFonts w:eastAsiaTheme="majorEastAsia" w:cstheme="majorBidi"/>
      <w:i/>
      <w:lang w:eastAsia="en-US"/>
    </w:rPr>
  </w:style>
  <w:style w:type="character" w:customStyle="1" w:styleId="6">
    <w:name w:val="标题 6 字符"/>
    <w:basedOn w:val="DefaultParagraphFont"/>
    <w:uiPriority w:val="9"/>
    <w:semiHidden/>
    <w:rsid w:val="00A87F7C"/>
    <w:rPr>
      <w:rFonts w:asciiTheme="majorHAnsi" w:eastAsiaTheme="majorEastAsia" w:hAnsiTheme="majorHAnsi" w:cstheme="majorBidi"/>
      <w:color w:val="1F4D78" w:themeColor="accent1" w:themeShade="7F"/>
    </w:rPr>
  </w:style>
  <w:style w:type="paragraph" w:customStyle="1" w:styleId="AR6Chap4Level0">
    <w:name w:val="AR6 Chap 4 Level 0"/>
    <w:basedOn w:val="Heading1"/>
    <w:next w:val="AR6BodyText"/>
    <w:link w:val="AR6Chap4Level0Car"/>
    <w:qFormat/>
    <w:rsid w:val="00CD3B49"/>
    <w:pPr>
      <w:numPr>
        <w:numId w:val="6"/>
      </w:numPr>
    </w:pPr>
    <w:rPr>
      <w:lang w:val="en-US"/>
    </w:rPr>
  </w:style>
  <w:style w:type="paragraph" w:customStyle="1" w:styleId="AR6Chap4Level141">
    <w:name w:val="AR6 Chap 4 Level 1 (4.1)"/>
    <w:basedOn w:val="Heading2"/>
    <w:next w:val="AR6BodyText"/>
    <w:link w:val="AR6Chap4Level141Car"/>
    <w:qFormat/>
    <w:rsid w:val="00CD3B49"/>
    <w:pPr>
      <w:numPr>
        <w:ilvl w:val="1"/>
        <w:numId w:val="6"/>
      </w:numPr>
    </w:pPr>
    <w:rPr>
      <w:lang w:val="en-US"/>
    </w:rPr>
  </w:style>
  <w:style w:type="character" w:customStyle="1" w:styleId="AR6Chap4Level0Car">
    <w:name w:val="AR6 Chap 4 Level 0 Car"/>
    <w:basedOn w:val="Heading1Char"/>
    <w:link w:val="AR6Chap4Level0"/>
    <w:rsid w:val="00CD3B49"/>
    <w:rPr>
      <w:rFonts w:eastAsiaTheme="majorEastAsia" w:cstheme="majorBidi"/>
      <w:b/>
      <w:kern w:val="0"/>
      <w:sz w:val="24"/>
      <w:szCs w:val="32"/>
      <w:lang w:val="en-US"/>
    </w:rPr>
  </w:style>
  <w:style w:type="paragraph" w:customStyle="1" w:styleId="AR6Chap4Level2411">
    <w:name w:val="AR6 Chap 4 Level 2 (4.1.1)"/>
    <w:basedOn w:val="Heading3"/>
    <w:link w:val="AR6Chap4Level2411Car"/>
    <w:qFormat/>
    <w:rsid w:val="00CD3B49"/>
    <w:pPr>
      <w:numPr>
        <w:ilvl w:val="2"/>
        <w:numId w:val="6"/>
      </w:numPr>
    </w:pPr>
    <w:rPr>
      <w:lang w:val="en-US"/>
    </w:rPr>
  </w:style>
  <w:style w:type="character" w:customStyle="1" w:styleId="AR6Chap4Level141Car">
    <w:name w:val="AR6 Chap 4 Level 1 (4.1) Car"/>
    <w:basedOn w:val="Heading2Char"/>
    <w:link w:val="AR6Chap4Level141"/>
    <w:rsid w:val="00CD3B49"/>
    <w:rPr>
      <w:rFonts w:eastAsiaTheme="majorEastAsia" w:cstheme="majorBidi"/>
      <w:b/>
      <w:kern w:val="0"/>
      <w:sz w:val="22"/>
      <w:szCs w:val="26"/>
      <w:lang w:val="en-US" w:eastAsia="en-US"/>
    </w:rPr>
  </w:style>
  <w:style w:type="paragraph" w:customStyle="1" w:styleId="AR6Chap4Level34111">
    <w:name w:val="AR6 Chap 4 Level 3 (4.1.1.1)"/>
    <w:basedOn w:val="AR6BodyText"/>
    <w:next w:val="AR6BodyText"/>
    <w:link w:val="AR6Chap4Level34111Car"/>
    <w:qFormat/>
    <w:rsid w:val="00CD3B49"/>
    <w:pPr>
      <w:numPr>
        <w:ilvl w:val="3"/>
        <w:numId w:val="6"/>
      </w:numPr>
    </w:pPr>
    <w:rPr>
      <w:i/>
      <w:lang w:val="en-US" w:eastAsia="en-US"/>
    </w:rPr>
  </w:style>
  <w:style w:type="character" w:customStyle="1" w:styleId="AR6Chap4Level2411Car">
    <w:name w:val="AR6 Chap 4 Level 2 (4.1.1) Car"/>
    <w:basedOn w:val="Heading3Char"/>
    <w:link w:val="AR6Chap4Level2411"/>
    <w:rsid w:val="00CD3B49"/>
    <w:rPr>
      <w:rFonts w:eastAsiaTheme="majorEastAsia" w:cstheme="majorBidi"/>
      <w:b/>
      <w:i/>
      <w:kern w:val="0"/>
      <w:sz w:val="22"/>
      <w:szCs w:val="24"/>
      <w:lang w:val="en-US" w:eastAsia="en-US"/>
    </w:rPr>
  </w:style>
  <w:style w:type="paragraph" w:customStyle="1" w:styleId="AR6Chap4Level441111">
    <w:name w:val="AR6 Chap 4 Level 4 (4.1.1.1.1)"/>
    <w:basedOn w:val="Heading5"/>
    <w:next w:val="AR6BodyText"/>
    <w:link w:val="AR6Chap4Level441111Car"/>
    <w:qFormat/>
    <w:rsid w:val="00CD3B49"/>
    <w:pPr>
      <w:numPr>
        <w:ilvl w:val="4"/>
        <w:numId w:val="6"/>
      </w:numPr>
    </w:pPr>
    <w:rPr>
      <w:lang w:val="en-US"/>
    </w:rPr>
  </w:style>
  <w:style w:type="paragraph" w:customStyle="1" w:styleId="AR6BodyText">
    <w:name w:val="AR6 Body Text"/>
    <w:link w:val="AR6BodyTextCar"/>
    <w:qFormat/>
    <w:rsid w:val="00CD3B49"/>
    <w:rPr>
      <w:rFonts w:eastAsia="Times New Roman" w:cstheme="minorBidi"/>
      <w:kern w:val="0"/>
      <w:sz w:val="22"/>
      <w:szCs w:val="22"/>
    </w:rPr>
  </w:style>
  <w:style w:type="character" w:customStyle="1" w:styleId="AR6Chap4Level441111Car">
    <w:name w:val="AR6 Chap 4 Level 4 (4.1.1.1.1) Car"/>
    <w:basedOn w:val="Heading5Char"/>
    <w:link w:val="AR6Chap4Level441111"/>
    <w:rsid w:val="00CD3B49"/>
    <w:rPr>
      <w:rFonts w:eastAsiaTheme="majorEastAsia" w:cstheme="majorBidi"/>
      <w:i/>
      <w:kern w:val="0"/>
      <w:sz w:val="22"/>
      <w:szCs w:val="22"/>
      <w:lang w:val="en-US" w:eastAsia="en-US"/>
    </w:rPr>
  </w:style>
  <w:style w:type="paragraph" w:customStyle="1" w:styleId="AR6References">
    <w:name w:val="AR6 References"/>
    <w:basedOn w:val="Normal"/>
    <w:link w:val="AR6ReferencesCar"/>
    <w:qFormat/>
    <w:rsid w:val="00CD3B49"/>
    <w:rPr>
      <w:sz w:val="20"/>
      <w:szCs w:val="20"/>
      <w:lang w:val="en-US"/>
    </w:rPr>
  </w:style>
  <w:style w:type="character" w:customStyle="1" w:styleId="AR6BodyTextCar">
    <w:name w:val="AR6 Body Text Car"/>
    <w:basedOn w:val="DefaultParagraphFont"/>
    <w:link w:val="AR6BodyText"/>
    <w:rsid w:val="00CD3B49"/>
    <w:rPr>
      <w:rFonts w:eastAsia="Times New Roman" w:cstheme="minorBidi"/>
      <w:kern w:val="0"/>
      <w:sz w:val="22"/>
      <w:szCs w:val="22"/>
    </w:rPr>
  </w:style>
  <w:style w:type="paragraph" w:customStyle="1" w:styleId="AR6Chap4Box">
    <w:name w:val="AR6 Chap 4 Box"/>
    <w:basedOn w:val="AR6Chap4Level141"/>
    <w:next w:val="AR6BodyText"/>
    <w:link w:val="AR6Chap4BoxCar"/>
    <w:qFormat/>
    <w:rsid w:val="00CD3B49"/>
    <w:pPr>
      <w:numPr>
        <w:ilvl w:val="0"/>
        <w:numId w:val="7"/>
      </w:numPr>
      <w:ind w:left="1134" w:hanging="1134"/>
    </w:pPr>
  </w:style>
  <w:style w:type="paragraph" w:customStyle="1" w:styleId="AR6Chap4FAQ">
    <w:name w:val="AR6 Chap 4 FAQ"/>
    <w:basedOn w:val="AR6BodyText"/>
    <w:next w:val="AR6BodyText"/>
    <w:link w:val="AR6Chap4FAQCar"/>
    <w:qFormat/>
    <w:rsid w:val="00CD3B49"/>
    <w:pPr>
      <w:widowControl/>
      <w:numPr>
        <w:numId w:val="3"/>
      </w:numPr>
      <w:spacing w:line="259" w:lineRule="auto"/>
      <w:ind w:left="1134" w:hanging="1134"/>
    </w:pPr>
    <w:rPr>
      <w:b/>
      <w:lang w:val="en-US"/>
    </w:rPr>
  </w:style>
  <w:style w:type="character" w:customStyle="1" w:styleId="AR6Chap4BoxCar">
    <w:name w:val="AR6 Chap 4 Box Car"/>
    <w:basedOn w:val="DefaultParagraphFont"/>
    <w:link w:val="AR6Chap4Box"/>
    <w:rsid w:val="00CD3B49"/>
    <w:rPr>
      <w:rFonts w:eastAsiaTheme="majorEastAsia" w:cstheme="majorBidi"/>
      <w:b/>
      <w:kern w:val="0"/>
      <w:sz w:val="22"/>
      <w:szCs w:val="26"/>
      <w:lang w:val="en-US" w:eastAsia="en-US"/>
    </w:rPr>
  </w:style>
  <w:style w:type="character" w:customStyle="1" w:styleId="AR6Chap4FAQCar">
    <w:name w:val="AR6 Chap 4 FAQ Car"/>
    <w:basedOn w:val="DefaultParagraphFont"/>
    <w:link w:val="AR6Chap4FAQ"/>
    <w:rsid w:val="00CD3B49"/>
    <w:rPr>
      <w:rFonts w:eastAsia="Times New Roman" w:cstheme="minorBidi"/>
      <w:b/>
      <w:kern w:val="0"/>
      <w:sz w:val="22"/>
      <w:szCs w:val="22"/>
      <w:lang w:val="en-US"/>
    </w:rPr>
  </w:style>
  <w:style w:type="character" w:customStyle="1" w:styleId="AR6ReferencesCar">
    <w:name w:val="AR6 References Car"/>
    <w:basedOn w:val="DefaultParagraphFont"/>
    <w:link w:val="AR6References"/>
    <w:rsid w:val="00CD3B49"/>
    <w:rPr>
      <w:rFonts w:eastAsia="Times New Roman" w:cstheme="minorBidi"/>
      <w:kern w:val="0"/>
      <w:lang w:val="en-US"/>
    </w:rPr>
  </w:style>
  <w:style w:type="paragraph" w:customStyle="1" w:styleId="AR6Chap4Figure">
    <w:name w:val="AR6 Chap 4 Figure"/>
    <w:basedOn w:val="AR6BodyText"/>
    <w:next w:val="AR6BodyText"/>
    <w:link w:val="AR6Chap4FigureCar"/>
    <w:qFormat/>
    <w:rsid w:val="00CD3B49"/>
    <w:pPr>
      <w:numPr>
        <w:numId w:val="2"/>
      </w:numPr>
      <w:ind w:left="1134" w:hanging="1134"/>
    </w:pPr>
    <w:rPr>
      <w:sz w:val="20"/>
      <w:lang w:val="en-US"/>
    </w:rPr>
  </w:style>
  <w:style w:type="paragraph" w:customStyle="1" w:styleId="AR6Chap4Table">
    <w:name w:val="AR6 Chap 4 Table"/>
    <w:basedOn w:val="AR6BodyText"/>
    <w:next w:val="AR6BodyText"/>
    <w:link w:val="AR6Chap4TableCar"/>
    <w:qFormat/>
    <w:rsid w:val="00CD3B49"/>
    <w:pPr>
      <w:widowControl/>
      <w:numPr>
        <w:numId w:val="1"/>
      </w:numPr>
      <w:tabs>
        <w:tab w:val="left" w:pos="1134"/>
      </w:tabs>
      <w:spacing w:line="259" w:lineRule="auto"/>
      <w:ind w:left="1134" w:hanging="1134"/>
    </w:pPr>
    <w:rPr>
      <w:sz w:val="20"/>
      <w:lang w:val="en-US"/>
    </w:rPr>
  </w:style>
  <w:style w:type="character" w:customStyle="1" w:styleId="AR6Chap4FigureCar">
    <w:name w:val="AR6 Chap 4 Figure Car"/>
    <w:basedOn w:val="DefaultParagraphFont"/>
    <w:link w:val="AR6Chap4Figure"/>
    <w:rsid w:val="00CD3B49"/>
    <w:rPr>
      <w:rFonts w:eastAsia="Times New Roman" w:cstheme="minorBidi"/>
      <w:kern w:val="0"/>
      <w:szCs w:val="22"/>
      <w:lang w:val="en-US"/>
    </w:rPr>
  </w:style>
  <w:style w:type="character" w:customStyle="1" w:styleId="AR6Chap4TableCar">
    <w:name w:val="AR6 Chap 4 Table Car"/>
    <w:basedOn w:val="DefaultParagraphFont"/>
    <w:link w:val="AR6Chap4Table"/>
    <w:rsid w:val="00CD3B49"/>
    <w:rPr>
      <w:rFonts w:eastAsia="Times New Roman" w:cstheme="minorBidi"/>
      <w:kern w:val="0"/>
      <w:szCs w:val="22"/>
      <w:lang w:val="en-US"/>
    </w:rPr>
  </w:style>
  <w:style w:type="paragraph" w:customStyle="1" w:styleId="AR6BodyTextBold">
    <w:name w:val="AR6 Body Text Bold"/>
    <w:basedOn w:val="AR6BodyText"/>
    <w:next w:val="AR6BodyText"/>
    <w:link w:val="AR6BodyTextBoldCar"/>
    <w:qFormat/>
    <w:rsid w:val="00CD3B49"/>
    <w:rPr>
      <w:b/>
      <w:lang w:val="en-US"/>
    </w:rPr>
  </w:style>
  <w:style w:type="character" w:customStyle="1" w:styleId="AR6BodyTextBoldCar">
    <w:name w:val="AR6 Body Text Bold Car"/>
    <w:basedOn w:val="AR6BodyTextCar"/>
    <w:link w:val="AR6BodyTextBold"/>
    <w:rsid w:val="00CD3B49"/>
    <w:rPr>
      <w:rFonts w:eastAsia="Times New Roman" w:cstheme="minorBidi"/>
      <w:b/>
      <w:kern w:val="0"/>
      <w:sz w:val="22"/>
      <w:szCs w:val="22"/>
      <w:lang w:val="en-US"/>
    </w:rPr>
  </w:style>
  <w:style w:type="paragraph" w:customStyle="1" w:styleId="AR6Equation">
    <w:name w:val="AR6 Equation"/>
    <w:basedOn w:val="AR6BodyText"/>
    <w:next w:val="AR6BodyText"/>
    <w:link w:val="AR6EquationCar"/>
    <w:qFormat/>
    <w:rsid w:val="00CD3B49"/>
    <w:pPr>
      <w:tabs>
        <w:tab w:val="right" w:pos="9631"/>
      </w:tabs>
      <w:ind w:left="709"/>
    </w:pPr>
    <w:rPr>
      <w:i/>
      <w:lang w:val="en-US"/>
    </w:rPr>
  </w:style>
  <w:style w:type="character" w:customStyle="1" w:styleId="AR6EquationCar">
    <w:name w:val="AR6 Equation Car"/>
    <w:basedOn w:val="DefaultParagraphFont"/>
    <w:link w:val="AR6Equation"/>
    <w:rsid w:val="00CD3B49"/>
    <w:rPr>
      <w:rFonts w:eastAsia="Times New Roman" w:cstheme="minorBidi"/>
      <w:i/>
      <w:kern w:val="0"/>
      <w:sz w:val="22"/>
      <w:szCs w:val="22"/>
      <w:lang w:val="en-US"/>
    </w:rPr>
  </w:style>
  <w:style w:type="paragraph" w:customStyle="1" w:styleId="AR6Table">
    <w:name w:val="AR6 Table"/>
    <w:basedOn w:val="AR6BodyText"/>
    <w:rsid w:val="00CD3B49"/>
    <w:rPr>
      <w:sz w:val="20"/>
      <w:szCs w:val="20"/>
    </w:rPr>
  </w:style>
  <w:style w:type="paragraph" w:customStyle="1" w:styleId="AR6Header">
    <w:name w:val="AR6 Header"/>
    <w:basedOn w:val="Normal"/>
    <w:link w:val="AR6HeaderCar"/>
    <w:qFormat/>
    <w:rsid w:val="00CD3B49"/>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CD3B49"/>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CD3B49"/>
    <w:rPr>
      <w:rFonts w:eastAsia="Times New Roman" w:cstheme="minorBidi"/>
      <w:kern w:val="0"/>
    </w:rPr>
  </w:style>
  <w:style w:type="character" w:customStyle="1" w:styleId="AR6FootpageCar">
    <w:name w:val="AR6 Foot page Car"/>
    <w:basedOn w:val="DefaultParagraphFont"/>
    <w:link w:val="AR6Footpage"/>
    <w:rsid w:val="00CD3B49"/>
    <w:rPr>
      <w:rFonts w:eastAsia="Times New Roman" w:cstheme="minorBidi"/>
      <w:b/>
      <w:kern w:val="0"/>
      <w:lang w:val="en-US"/>
    </w:rPr>
  </w:style>
  <w:style w:type="numbering" w:customStyle="1" w:styleId="Style1">
    <w:name w:val="Style1"/>
    <w:uiPriority w:val="99"/>
    <w:rsid w:val="00CD3B49"/>
    <w:pPr>
      <w:numPr>
        <w:numId w:val="4"/>
      </w:numPr>
    </w:pPr>
  </w:style>
  <w:style w:type="numbering" w:customStyle="1" w:styleId="Style2">
    <w:name w:val="Style2"/>
    <w:uiPriority w:val="99"/>
    <w:rsid w:val="00CD3B49"/>
    <w:pPr>
      <w:numPr>
        <w:numId w:val="5"/>
      </w:numPr>
    </w:pPr>
  </w:style>
  <w:style w:type="paragraph" w:customStyle="1" w:styleId="AR6Cross-ChapterBox">
    <w:name w:val="AR6 Cross-Chapter Box"/>
    <w:basedOn w:val="AR6Chap4Level141"/>
    <w:qFormat/>
    <w:rsid w:val="002C4F90"/>
    <w:pPr>
      <w:numPr>
        <w:ilvl w:val="0"/>
        <w:numId w:val="11"/>
      </w:numPr>
      <w:shd w:val="clear" w:color="auto" w:fill="DEEAF6" w:themeFill="accent1" w:themeFillTint="33"/>
    </w:pPr>
  </w:style>
  <w:style w:type="paragraph" w:styleId="Header">
    <w:name w:val="header"/>
    <w:basedOn w:val="Normal"/>
    <w:link w:val="HeaderChar"/>
    <w:uiPriority w:val="99"/>
    <w:unhideWhenUsed/>
    <w:rsid w:val="008571A8"/>
    <w:pPr>
      <w:tabs>
        <w:tab w:val="center" w:pos="4252"/>
        <w:tab w:val="right" w:pos="8504"/>
      </w:tabs>
      <w:snapToGrid w:val="0"/>
    </w:pPr>
  </w:style>
  <w:style w:type="character" w:customStyle="1" w:styleId="HeaderChar">
    <w:name w:val="Header Char"/>
    <w:basedOn w:val="DefaultParagraphFont"/>
    <w:link w:val="Header"/>
    <w:uiPriority w:val="99"/>
    <w:rsid w:val="008571A8"/>
    <w:rPr>
      <w:rFonts w:eastAsia="Times New Roman"/>
      <w:lang w:val="en-GB"/>
    </w:rPr>
  </w:style>
  <w:style w:type="paragraph" w:styleId="Footer">
    <w:name w:val="footer"/>
    <w:basedOn w:val="Normal"/>
    <w:link w:val="FooterChar"/>
    <w:uiPriority w:val="99"/>
    <w:unhideWhenUsed/>
    <w:rsid w:val="008571A8"/>
    <w:pPr>
      <w:tabs>
        <w:tab w:val="center" w:pos="4252"/>
        <w:tab w:val="right" w:pos="8504"/>
      </w:tabs>
      <w:snapToGrid w:val="0"/>
    </w:pPr>
  </w:style>
  <w:style w:type="character" w:customStyle="1" w:styleId="FooterChar">
    <w:name w:val="Footer Char"/>
    <w:basedOn w:val="DefaultParagraphFont"/>
    <w:link w:val="Footer"/>
    <w:uiPriority w:val="99"/>
    <w:rsid w:val="008571A8"/>
    <w:rPr>
      <w:rFonts w:eastAsia="Times New Roman"/>
      <w:lang w:val="en-GB"/>
    </w:rPr>
  </w:style>
  <w:style w:type="character" w:styleId="LineNumber">
    <w:name w:val="line number"/>
    <w:basedOn w:val="DefaultParagraphFont"/>
    <w:uiPriority w:val="99"/>
    <w:semiHidden/>
    <w:unhideWhenUsed/>
    <w:rsid w:val="005E7B98"/>
  </w:style>
  <w:style w:type="character" w:styleId="CommentReference">
    <w:name w:val="annotation reference"/>
    <w:basedOn w:val="DefaultParagraphFont"/>
    <w:uiPriority w:val="99"/>
    <w:unhideWhenUsed/>
    <w:qFormat/>
    <w:rsid w:val="0010713B"/>
    <w:rPr>
      <w:sz w:val="16"/>
      <w:szCs w:val="16"/>
      <w:lang w:val="en-GB"/>
    </w:rPr>
  </w:style>
  <w:style w:type="paragraph" w:styleId="BalloonText">
    <w:name w:val="Balloon Text"/>
    <w:basedOn w:val="Normal"/>
    <w:link w:val="BalloonTextChar"/>
    <w:uiPriority w:val="99"/>
    <w:semiHidden/>
    <w:unhideWhenUsed/>
    <w:rsid w:val="0071313B"/>
    <w:rPr>
      <w:rFonts w:ascii="Batang"/>
      <w:sz w:val="18"/>
      <w:szCs w:val="18"/>
    </w:rPr>
  </w:style>
  <w:style w:type="character" w:customStyle="1" w:styleId="BalloonTextChar">
    <w:name w:val="Balloon Text Char"/>
    <w:basedOn w:val="DefaultParagraphFont"/>
    <w:link w:val="BalloonText"/>
    <w:uiPriority w:val="99"/>
    <w:semiHidden/>
    <w:rsid w:val="0071313B"/>
    <w:rPr>
      <w:rFonts w:ascii="Batang" w:eastAsia="Batang" w:hAnsiTheme="minorHAnsi"/>
      <w:kern w:val="2"/>
      <w:sz w:val="18"/>
      <w:szCs w:val="18"/>
      <w:lang w:val="en-US" w:eastAsia="ko-KR"/>
    </w:rPr>
  </w:style>
  <w:style w:type="table" w:styleId="TableGrid">
    <w:name w:val="Table Grid"/>
    <w:basedOn w:val="TableNormal"/>
    <w:uiPriority w:val="39"/>
    <w:unhideWhenUsed/>
    <w:rsid w:val="00713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71313B"/>
    <w:rPr>
      <w:b/>
      <w:bCs/>
    </w:rPr>
  </w:style>
  <w:style w:type="paragraph" w:styleId="ListParagraph">
    <w:name w:val="List Paragraph"/>
    <w:basedOn w:val="Normal"/>
    <w:uiPriority w:val="34"/>
    <w:rsid w:val="00AE4C63"/>
    <w:pPr>
      <w:ind w:left="720"/>
      <w:contextualSpacing/>
    </w:pPr>
  </w:style>
  <w:style w:type="paragraph" w:styleId="CommentSubject">
    <w:name w:val="annotation subject"/>
    <w:basedOn w:val="Normal"/>
    <w:next w:val="Normal"/>
    <w:link w:val="CommentSubjectChar"/>
    <w:uiPriority w:val="99"/>
    <w:semiHidden/>
    <w:unhideWhenUsed/>
    <w:rsid w:val="00AD6986"/>
    <w:rPr>
      <w:b/>
      <w:bCs/>
    </w:rPr>
  </w:style>
  <w:style w:type="character" w:customStyle="1" w:styleId="CommentSubjectChar">
    <w:name w:val="Comment Subject Char"/>
    <w:basedOn w:val="DefaultParagraphFont"/>
    <w:link w:val="CommentSubject"/>
    <w:uiPriority w:val="99"/>
    <w:semiHidden/>
    <w:rsid w:val="00AD6986"/>
    <w:rPr>
      <w:rFonts w:asciiTheme="minorHAnsi" w:eastAsia="Times New Roman" w:hAnsiTheme="minorHAnsi"/>
      <w:b/>
      <w:bCs/>
      <w:kern w:val="2"/>
      <w:sz w:val="24"/>
      <w:szCs w:val="24"/>
      <w:lang w:val="en-US" w:eastAsia="ko-KR"/>
    </w:rPr>
  </w:style>
  <w:style w:type="paragraph" w:customStyle="1" w:styleId="ar6chap4level24110">
    <w:name w:val="ar6chap4level2411"/>
    <w:basedOn w:val="Normal"/>
    <w:rsid w:val="0071313B"/>
    <w:pPr>
      <w:spacing w:before="100" w:beforeAutospacing="1" w:after="100" w:afterAutospacing="1"/>
    </w:pPr>
  </w:style>
  <w:style w:type="character" w:styleId="FollowedHyperlink">
    <w:name w:val="FollowedHyperlink"/>
    <w:basedOn w:val="DefaultParagraphFont"/>
    <w:uiPriority w:val="99"/>
    <w:semiHidden/>
    <w:unhideWhenUsed/>
    <w:rsid w:val="0071313B"/>
    <w:rPr>
      <w:color w:val="954F72" w:themeColor="followedHyperlink"/>
      <w:u w:val="single"/>
    </w:rPr>
  </w:style>
  <w:style w:type="paragraph" w:styleId="Revision">
    <w:name w:val="Revision"/>
    <w:hidden/>
    <w:uiPriority w:val="99"/>
    <w:semiHidden/>
    <w:rsid w:val="0071313B"/>
    <w:pPr>
      <w:widowControl/>
    </w:pPr>
    <w:rPr>
      <w:rFonts w:asciiTheme="minorHAnsi" w:eastAsiaTheme="minorHAnsi" w:hAnsiTheme="minorHAnsi"/>
      <w:lang w:val="en-GB" w:eastAsia="en-US"/>
    </w:rPr>
  </w:style>
  <w:style w:type="paragraph" w:styleId="EndnoteText">
    <w:name w:val="endnote text"/>
    <w:basedOn w:val="Normal"/>
    <w:link w:val="EndnoteTextChar"/>
    <w:uiPriority w:val="99"/>
    <w:semiHidden/>
    <w:unhideWhenUsed/>
    <w:rsid w:val="0071313B"/>
  </w:style>
  <w:style w:type="character" w:customStyle="1" w:styleId="EndnoteTextChar">
    <w:name w:val="Endnote Text Char"/>
    <w:basedOn w:val="DefaultParagraphFont"/>
    <w:link w:val="EndnoteText"/>
    <w:uiPriority w:val="99"/>
    <w:semiHidden/>
    <w:rsid w:val="0071313B"/>
    <w:rPr>
      <w:rFonts w:asciiTheme="minorHAnsi" w:eastAsia="Times New Roman" w:hAnsiTheme="minorHAnsi"/>
      <w:kern w:val="2"/>
      <w:sz w:val="20"/>
      <w:szCs w:val="20"/>
      <w:lang w:val="en-US" w:eastAsia="ko-KR"/>
    </w:rPr>
  </w:style>
  <w:style w:type="character" w:styleId="EndnoteReference">
    <w:name w:val="endnote reference"/>
    <w:basedOn w:val="DefaultParagraphFont"/>
    <w:uiPriority w:val="99"/>
    <w:semiHidden/>
    <w:rsid w:val="0071313B"/>
    <w:rPr>
      <w:vertAlign w:val="superscript"/>
    </w:rPr>
  </w:style>
  <w:style w:type="paragraph" w:styleId="TOCHeading">
    <w:name w:val="TOC Heading"/>
    <w:basedOn w:val="Heading1"/>
    <w:next w:val="Normal"/>
    <w:uiPriority w:val="39"/>
    <w:unhideWhenUsed/>
    <w:rsid w:val="0071313B"/>
    <w:pPr>
      <w:spacing w:before="480"/>
      <w:outlineLvl w:val="9"/>
    </w:pPr>
    <w:rPr>
      <w:rFonts w:asciiTheme="majorHAnsi" w:hAnsiTheme="majorHAnsi"/>
      <w:bCs/>
      <w:color w:val="2E74B5" w:themeColor="accent1" w:themeShade="BF"/>
      <w:sz w:val="28"/>
      <w:szCs w:val="28"/>
    </w:rPr>
  </w:style>
  <w:style w:type="paragraph" w:customStyle="1" w:styleId="Section5">
    <w:name w:val="Section 5"/>
    <w:basedOn w:val="AR6Chap4Level141"/>
    <w:rsid w:val="00F17FCB"/>
    <w:pPr>
      <w:numPr>
        <w:ilvl w:val="0"/>
        <w:numId w:val="0"/>
      </w:numPr>
      <w:ind w:left="576" w:hanging="576"/>
    </w:pPr>
  </w:style>
  <w:style w:type="paragraph" w:styleId="FootnoteText">
    <w:name w:val="footnote text"/>
    <w:basedOn w:val="Normal"/>
    <w:link w:val="FootnoteTextChar"/>
    <w:uiPriority w:val="99"/>
    <w:semiHidden/>
    <w:unhideWhenUsed/>
    <w:rsid w:val="00A20327"/>
  </w:style>
  <w:style w:type="character" w:customStyle="1" w:styleId="FootnoteTextChar">
    <w:name w:val="Footnote Text Char"/>
    <w:basedOn w:val="DefaultParagraphFont"/>
    <w:link w:val="FootnoteText"/>
    <w:uiPriority w:val="99"/>
    <w:semiHidden/>
    <w:rsid w:val="00A20327"/>
    <w:rPr>
      <w:rFonts w:asciiTheme="minorHAnsi" w:hAnsiTheme="minorHAnsi"/>
      <w:kern w:val="2"/>
      <w:sz w:val="24"/>
      <w:szCs w:val="20"/>
      <w:lang w:val="en-US" w:eastAsia="ko-KR"/>
    </w:rPr>
  </w:style>
  <w:style w:type="character" w:styleId="FootnoteReference">
    <w:name w:val="footnote reference"/>
    <w:basedOn w:val="DefaultParagraphFont"/>
    <w:uiPriority w:val="99"/>
    <w:semiHidden/>
    <w:rsid w:val="00A20327"/>
    <w:rPr>
      <w:vertAlign w:val="superscript"/>
    </w:rPr>
  </w:style>
  <w:style w:type="paragraph" w:customStyle="1" w:styleId="AR6Chap4BoxFigure">
    <w:name w:val="AR6 Chap 4 Box Figure"/>
    <w:basedOn w:val="AR6BodyText"/>
    <w:next w:val="AR6BodyText"/>
    <w:link w:val="AR6Chap4BoxFigureChar"/>
    <w:qFormat/>
    <w:rsid w:val="00CB6570"/>
    <w:pPr>
      <w:keepNext/>
      <w:keepLines/>
      <w:widowControl/>
      <w:shd w:val="clear" w:color="auto" w:fill="DEEAF6" w:themeFill="accent1" w:themeFillTint="33"/>
      <w:ind w:left="720" w:hanging="720"/>
      <w:outlineLvl w:val="5"/>
    </w:pPr>
    <w:rPr>
      <w:rFonts w:cs="Times New Roman(제목 CS)"/>
      <w:b/>
      <w:szCs w:val="26"/>
      <w:lang w:eastAsia="en-US"/>
    </w:rPr>
  </w:style>
  <w:style w:type="character" w:customStyle="1" w:styleId="AR6Chap4BoxFigureChar">
    <w:name w:val="AR6 Chap 4 Box Figure Char"/>
    <w:basedOn w:val="DefaultParagraphFont"/>
    <w:link w:val="AR6Chap4BoxFigure"/>
    <w:rsid w:val="00CB6570"/>
    <w:rPr>
      <w:rFonts w:eastAsia="Times New Roman" w:cs="Times New Roman(제목 CS)"/>
      <w:b/>
      <w:sz w:val="20"/>
      <w:szCs w:val="26"/>
      <w:shd w:val="clear" w:color="auto" w:fill="DEEAF6" w:themeFill="accent1" w:themeFillTint="33"/>
      <w:lang w:val="en-US" w:eastAsia="en-US"/>
    </w:rPr>
  </w:style>
  <w:style w:type="character" w:customStyle="1" w:styleId="AR6Chap4Level34111Car">
    <w:name w:val="AR6 Chap 4 Level 3 (4.1.1.1) Car"/>
    <w:basedOn w:val="Heading4Char"/>
    <w:link w:val="AR6Chap4Level34111"/>
    <w:rsid w:val="00CD3B49"/>
    <w:rPr>
      <w:rFonts w:eastAsia="Times New Roman" w:cstheme="minorBidi"/>
      <w:i/>
      <w:iCs w:val="0"/>
      <w:kern w:val="0"/>
      <w:sz w:val="22"/>
      <w:szCs w:val="22"/>
      <w:lang w:val="en-US" w:eastAsia="en-US"/>
    </w:rPr>
  </w:style>
  <w:style w:type="character" w:customStyle="1" w:styleId="apple-converted-space">
    <w:name w:val="apple-converted-space"/>
    <w:basedOn w:val="DefaultParagraphFont"/>
    <w:rsid w:val="000C075F"/>
  </w:style>
  <w:style w:type="character" w:styleId="PlaceholderText">
    <w:name w:val="Placeholder Text"/>
    <w:basedOn w:val="DefaultParagraphFont"/>
    <w:uiPriority w:val="99"/>
    <w:semiHidden/>
    <w:rsid w:val="00D8535B"/>
    <w:rPr>
      <w:color w:val="808080"/>
    </w:rPr>
  </w:style>
  <w:style w:type="paragraph" w:customStyle="1" w:styleId="level2">
    <w:name w:val="level 2"/>
    <w:basedOn w:val="AR6BodyTextBold"/>
    <w:next w:val="AR6BodyText"/>
    <w:link w:val="level2Char"/>
    <w:qFormat/>
    <w:rsid w:val="00A45FAE"/>
    <w:pPr>
      <w:outlineLvl w:val="1"/>
    </w:pPr>
  </w:style>
  <w:style w:type="character" w:customStyle="1" w:styleId="Mentionnonrsolue1">
    <w:name w:val="Mention non résolue1"/>
    <w:basedOn w:val="DefaultParagraphFont"/>
    <w:uiPriority w:val="99"/>
    <w:semiHidden/>
    <w:unhideWhenUsed/>
    <w:rsid w:val="00A45FAE"/>
    <w:rPr>
      <w:color w:val="605E5C"/>
      <w:shd w:val="clear" w:color="auto" w:fill="E1DFDD"/>
    </w:rPr>
  </w:style>
  <w:style w:type="character" w:customStyle="1" w:styleId="level2Char">
    <w:name w:val="level 2 Char"/>
    <w:basedOn w:val="AR6BodyTextBoldCar"/>
    <w:link w:val="level2"/>
    <w:rsid w:val="00A45FAE"/>
    <w:rPr>
      <w:rFonts w:eastAsia="Times New Roman" w:cs="Times New Roman(본문 CS)"/>
      <w:b/>
      <w:kern w:val="0"/>
      <w:sz w:val="22"/>
      <w:szCs w:val="22"/>
      <w:lang w:val="en-GB"/>
    </w:rPr>
  </w:style>
  <w:style w:type="character" w:customStyle="1" w:styleId="10">
    <w:name w:val="확인되지 않은 멘션1"/>
    <w:basedOn w:val="DefaultParagraphFont"/>
    <w:uiPriority w:val="99"/>
    <w:semiHidden/>
    <w:unhideWhenUsed/>
    <w:rsid w:val="000D733D"/>
    <w:rPr>
      <w:color w:val="605E5C"/>
      <w:shd w:val="clear" w:color="auto" w:fill="E1DFDD"/>
    </w:rPr>
  </w:style>
  <w:style w:type="table" w:customStyle="1" w:styleId="11">
    <w:name w:val="1"/>
    <w:basedOn w:val="TableNormal"/>
    <w:rsid w:val="001E34EE"/>
    <w:tblPr>
      <w:tblStyleRowBandSize w:val="1"/>
      <w:tblStyleColBandSize w:val="1"/>
      <w:tblCellMar>
        <w:top w:w="28" w:type="dxa"/>
        <w:left w:w="28" w:type="dxa"/>
        <w:bottom w:w="28" w:type="dxa"/>
        <w:right w:w="28" w:type="dxa"/>
      </w:tblCellMar>
    </w:tblPr>
  </w:style>
  <w:style w:type="table" w:customStyle="1" w:styleId="PlainTable31">
    <w:name w:val="Plain Table 31"/>
    <w:basedOn w:val="TableNormal"/>
    <w:uiPriority w:val="99"/>
    <w:rsid w:val="008154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unhideWhenUsed/>
    <w:qFormat/>
    <w:rsid w:val="0010713B"/>
    <w:rPr>
      <w:lang w:val="en-GB"/>
    </w:rPr>
  </w:style>
  <w:style w:type="character" w:customStyle="1" w:styleId="CommentTextChar">
    <w:name w:val="Comment Text Char"/>
    <w:basedOn w:val="DefaultParagraphFont"/>
    <w:link w:val="CommentText"/>
    <w:uiPriority w:val="99"/>
    <w:qFormat/>
    <w:rsid w:val="0010713B"/>
    <w:rPr>
      <w:rFonts w:eastAsia="Times New Roman" w:cstheme="minorBidi"/>
      <w:kern w:val="0"/>
      <w:sz w:val="22"/>
      <w:szCs w:val="22"/>
      <w:lang w:val="en-GB"/>
    </w:rPr>
  </w:style>
  <w:style w:type="character" w:styleId="Emphasis">
    <w:name w:val="Emphasis"/>
    <w:basedOn w:val="DefaultParagraphFont"/>
    <w:uiPriority w:val="20"/>
    <w:qFormat/>
    <w:rsid w:val="00840145"/>
    <w:rPr>
      <w:i/>
      <w:iCs/>
    </w:rPr>
  </w:style>
  <w:style w:type="character" w:styleId="Hyperlink">
    <w:name w:val="Hyperlink"/>
    <w:basedOn w:val="DefaultParagraphFont"/>
    <w:uiPriority w:val="99"/>
    <w:unhideWhenUsed/>
    <w:rsid w:val="00840145"/>
    <w:rPr>
      <w:color w:val="0563C1" w:themeColor="hyperlink"/>
      <w:u w:val="single"/>
    </w:rPr>
  </w:style>
  <w:style w:type="character" w:customStyle="1" w:styleId="A8">
    <w:name w:val="A8"/>
    <w:uiPriority w:val="99"/>
    <w:rsid w:val="00840145"/>
    <w:rPr>
      <w:rFonts w:cs="Frutiger LT Pro 57 Condensed"/>
      <w:color w:val="000000"/>
    </w:rPr>
  </w:style>
  <w:style w:type="character" w:customStyle="1" w:styleId="A10">
    <w:name w:val="A10"/>
    <w:uiPriority w:val="99"/>
    <w:rsid w:val="00840145"/>
    <w:rPr>
      <w:rFonts w:cs="Frutiger LT Pro 57 Condensed"/>
      <w:color w:val="211D1E"/>
      <w:sz w:val="11"/>
      <w:szCs w:val="11"/>
    </w:rPr>
  </w:style>
  <w:style w:type="paragraph" w:styleId="TOC2">
    <w:name w:val="toc 2"/>
    <w:aliases w:val="AR6 ref,ES"/>
    <w:basedOn w:val="Normal"/>
    <w:next w:val="Normal"/>
    <w:autoRedefine/>
    <w:uiPriority w:val="39"/>
    <w:unhideWhenUsed/>
    <w:qFormat/>
    <w:rsid w:val="00344F51"/>
    <w:rPr>
      <w:b/>
    </w:rPr>
  </w:style>
  <w:style w:type="paragraph" w:styleId="TOC1">
    <w:name w:val="toc 1"/>
    <w:basedOn w:val="Normal"/>
    <w:next w:val="Normal"/>
    <w:autoRedefine/>
    <w:uiPriority w:val="39"/>
    <w:unhideWhenUsed/>
    <w:qFormat/>
    <w:rsid w:val="00144495"/>
    <w:pPr>
      <w:tabs>
        <w:tab w:val="left" w:pos="440"/>
        <w:tab w:val="right" w:leader="dot" w:pos="9621"/>
      </w:tabs>
      <w:spacing w:line="360" w:lineRule="auto"/>
    </w:pPr>
    <w:rPr>
      <w:rFonts w:eastAsiaTheme="majorEastAsia"/>
      <w:b/>
      <w:bCs/>
      <w:noProof/>
      <w:lang w:val="en-GB"/>
    </w:rPr>
  </w:style>
  <w:style w:type="paragraph" w:styleId="TOC3">
    <w:name w:val="toc 3"/>
    <w:basedOn w:val="Normal"/>
    <w:next w:val="Normal"/>
    <w:autoRedefine/>
    <w:uiPriority w:val="39"/>
    <w:unhideWhenUsed/>
    <w:qFormat/>
    <w:rsid w:val="00866D31"/>
    <w:pPr>
      <w:spacing w:line="360" w:lineRule="auto"/>
      <w:ind w:left="567"/>
    </w:pPr>
    <w:rPr>
      <w:iCs/>
    </w:rPr>
  </w:style>
  <w:style w:type="paragraph" w:styleId="TOC4">
    <w:name w:val="toc 4"/>
    <w:basedOn w:val="Normal"/>
    <w:next w:val="Normal"/>
    <w:autoRedefine/>
    <w:uiPriority w:val="39"/>
    <w:unhideWhenUsed/>
    <w:qFormat/>
    <w:rsid w:val="00866D31"/>
    <w:pPr>
      <w:ind w:left="660"/>
    </w:pPr>
    <w:rPr>
      <w:sz w:val="18"/>
      <w:szCs w:val="18"/>
    </w:rPr>
  </w:style>
  <w:style w:type="paragraph" w:styleId="TOC5">
    <w:name w:val="toc 5"/>
    <w:basedOn w:val="Normal"/>
    <w:next w:val="Normal"/>
    <w:autoRedefine/>
    <w:uiPriority w:val="39"/>
    <w:unhideWhenUsed/>
    <w:rsid w:val="00F753DC"/>
    <w:pPr>
      <w:ind w:left="800"/>
    </w:pPr>
    <w:rPr>
      <w:sz w:val="18"/>
      <w:szCs w:val="18"/>
    </w:rPr>
  </w:style>
  <w:style w:type="paragraph" w:styleId="TOC6">
    <w:name w:val="toc 6"/>
    <w:basedOn w:val="Normal"/>
    <w:next w:val="Normal"/>
    <w:autoRedefine/>
    <w:uiPriority w:val="39"/>
    <w:unhideWhenUsed/>
    <w:rsid w:val="00F753DC"/>
    <w:pPr>
      <w:ind w:left="1000"/>
    </w:pPr>
    <w:rPr>
      <w:sz w:val="18"/>
      <w:szCs w:val="18"/>
    </w:rPr>
  </w:style>
  <w:style w:type="paragraph" w:styleId="TOC7">
    <w:name w:val="toc 7"/>
    <w:basedOn w:val="Normal"/>
    <w:next w:val="Normal"/>
    <w:autoRedefine/>
    <w:uiPriority w:val="39"/>
    <w:unhideWhenUsed/>
    <w:rsid w:val="00F753DC"/>
    <w:pPr>
      <w:ind w:left="1200"/>
    </w:pPr>
    <w:rPr>
      <w:sz w:val="18"/>
      <w:szCs w:val="18"/>
    </w:rPr>
  </w:style>
  <w:style w:type="paragraph" w:styleId="TOC8">
    <w:name w:val="toc 8"/>
    <w:basedOn w:val="Normal"/>
    <w:next w:val="Normal"/>
    <w:autoRedefine/>
    <w:uiPriority w:val="39"/>
    <w:unhideWhenUsed/>
    <w:rsid w:val="00F753DC"/>
    <w:pPr>
      <w:ind w:left="1400"/>
    </w:pPr>
    <w:rPr>
      <w:sz w:val="18"/>
      <w:szCs w:val="18"/>
    </w:rPr>
  </w:style>
  <w:style w:type="paragraph" w:styleId="TOC9">
    <w:name w:val="toc 9"/>
    <w:basedOn w:val="Normal"/>
    <w:next w:val="Normal"/>
    <w:autoRedefine/>
    <w:uiPriority w:val="39"/>
    <w:unhideWhenUsed/>
    <w:rsid w:val="00F753DC"/>
    <w:pPr>
      <w:ind w:left="1600"/>
    </w:pPr>
    <w:rPr>
      <w:sz w:val="18"/>
      <w:szCs w:val="18"/>
    </w:rPr>
  </w:style>
  <w:style w:type="paragraph" w:styleId="NormalWeb">
    <w:name w:val="Normal (Web)"/>
    <w:basedOn w:val="Normal"/>
    <w:uiPriority w:val="99"/>
    <w:unhideWhenUsed/>
    <w:rsid w:val="00840145"/>
    <w:pPr>
      <w:spacing w:before="100" w:beforeAutospacing="1" w:after="100" w:afterAutospacing="1"/>
    </w:pPr>
  </w:style>
  <w:style w:type="paragraph" w:customStyle="1" w:styleId="Level1">
    <w:name w:val="Level 1"/>
    <w:basedOn w:val="AR6Chap4Level141"/>
    <w:next w:val="AR6BodyText"/>
    <w:rsid w:val="00B15D71"/>
  </w:style>
  <w:style w:type="character" w:customStyle="1" w:styleId="Heading7Char1">
    <w:name w:val="Heading 7 Char1"/>
    <w:basedOn w:val="DefaultParagraphFont"/>
    <w:uiPriority w:val="9"/>
    <w:semiHidden/>
    <w:rsid w:val="008F151D"/>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8F151D"/>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F151D"/>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rsid w:val="008F151D"/>
    <w:rPr>
      <w:rFonts w:eastAsiaTheme="majorEastAsia" w:cstheme="majorBidi"/>
      <w:b/>
      <w:sz w:val="24"/>
      <w:szCs w:val="32"/>
    </w:rPr>
  </w:style>
  <w:style w:type="character" w:customStyle="1" w:styleId="Heading2Char1">
    <w:name w:val="Heading 2 Char1"/>
    <w:basedOn w:val="DefaultParagraphFont"/>
    <w:semiHidden/>
    <w:rsid w:val="008F151D"/>
    <w:rPr>
      <w:rFonts w:eastAsiaTheme="majorEastAsia" w:cstheme="majorBidi"/>
      <w:b/>
      <w:szCs w:val="26"/>
      <w:lang w:eastAsia="en-US"/>
    </w:rPr>
  </w:style>
  <w:style w:type="character" w:customStyle="1" w:styleId="Heading3Char1">
    <w:name w:val="Heading 3 Char1"/>
    <w:basedOn w:val="DefaultParagraphFont"/>
    <w:semiHidden/>
    <w:rsid w:val="008F151D"/>
    <w:rPr>
      <w:rFonts w:eastAsiaTheme="majorEastAsia" w:cstheme="majorBidi"/>
      <w:b/>
      <w:i/>
      <w:szCs w:val="24"/>
      <w:lang w:eastAsia="en-US"/>
    </w:rPr>
  </w:style>
  <w:style w:type="character" w:customStyle="1" w:styleId="Heading4Char1">
    <w:name w:val="Heading 4 Char1"/>
    <w:basedOn w:val="DefaultParagraphFont"/>
    <w:semiHidden/>
    <w:rsid w:val="008F151D"/>
    <w:rPr>
      <w:rFonts w:eastAsiaTheme="majorEastAsia" w:cstheme="majorBidi"/>
      <w:i/>
      <w:iCs/>
      <w:lang w:eastAsia="en-US"/>
    </w:rPr>
  </w:style>
  <w:style w:type="character" w:customStyle="1" w:styleId="Heading5Char1">
    <w:name w:val="Heading 5 Char1"/>
    <w:basedOn w:val="DefaultParagraphFont"/>
    <w:semiHidden/>
    <w:rsid w:val="008F151D"/>
    <w:rPr>
      <w:rFonts w:eastAsiaTheme="majorEastAsia" w:cstheme="majorBidi"/>
      <w:i/>
      <w:lang w:eastAsia="en-US"/>
    </w:rPr>
  </w:style>
  <w:style w:type="character" w:customStyle="1" w:styleId="Heading6Char1">
    <w:name w:val="Heading 6 Char1"/>
    <w:basedOn w:val="DefaultParagraphFont"/>
    <w:uiPriority w:val="9"/>
    <w:semiHidden/>
    <w:rsid w:val="008F151D"/>
    <w:rPr>
      <w:rFonts w:asciiTheme="majorHAnsi" w:eastAsiaTheme="majorEastAsia" w:hAnsiTheme="majorHAnsi" w:cstheme="majorBidi"/>
      <w:color w:val="1F4D78" w:themeColor="accent1" w:themeShade="7F"/>
    </w:rPr>
  </w:style>
  <w:style w:type="character" w:customStyle="1" w:styleId="UnresolvedMention1">
    <w:name w:val="Unresolved Mention1"/>
    <w:basedOn w:val="DefaultParagraphFont"/>
    <w:uiPriority w:val="99"/>
    <w:semiHidden/>
    <w:unhideWhenUsed/>
    <w:rsid w:val="00286E69"/>
    <w:rPr>
      <w:color w:val="605E5C"/>
      <w:shd w:val="clear" w:color="auto" w:fill="E1DFDD"/>
    </w:rPr>
  </w:style>
  <w:style w:type="character" w:customStyle="1" w:styleId="12">
    <w:name w:val="未处理的提及1"/>
    <w:basedOn w:val="DefaultParagraphFont"/>
    <w:uiPriority w:val="99"/>
    <w:semiHidden/>
    <w:unhideWhenUsed/>
    <w:rsid w:val="00F02659"/>
    <w:rPr>
      <w:color w:val="605E5C"/>
      <w:shd w:val="clear" w:color="auto" w:fill="E1DFDD"/>
    </w:rPr>
  </w:style>
  <w:style w:type="character" w:customStyle="1" w:styleId="Titre7Car">
    <w:name w:val="Titre 7 Car"/>
    <w:basedOn w:val="DefaultParagraphFont"/>
    <w:uiPriority w:val="9"/>
    <w:semiHidden/>
    <w:rsid w:val="00560680"/>
    <w:rPr>
      <w:rFonts w:asciiTheme="majorHAnsi" w:eastAsiaTheme="majorEastAsia" w:hAnsiTheme="majorHAnsi" w:cstheme="majorBidi"/>
      <w:i/>
      <w:iCs/>
      <w:color w:val="1F4D78" w:themeColor="accent1" w:themeShade="7F"/>
      <w:kern w:val="0"/>
      <w:sz w:val="22"/>
      <w:szCs w:val="22"/>
    </w:rPr>
  </w:style>
  <w:style w:type="character" w:customStyle="1" w:styleId="Titre8Car">
    <w:name w:val="Titre 8 Car"/>
    <w:basedOn w:val="DefaultParagraphFont"/>
    <w:uiPriority w:val="9"/>
    <w:semiHidden/>
    <w:rsid w:val="00560680"/>
    <w:rPr>
      <w:rFonts w:asciiTheme="majorHAnsi" w:eastAsiaTheme="majorEastAsia" w:hAnsiTheme="majorHAnsi" w:cstheme="majorBidi"/>
      <w:color w:val="272727" w:themeColor="text1" w:themeTint="D8"/>
      <w:kern w:val="0"/>
      <w:sz w:val="21"/>
      <w:szCs w:val="21"/>
    </w:rPr>
  </w:style>
  <w:style w:type="character" w:customStyle="1" w:styleId="Titre9Car">
    <w:name w:val="Titre 9 Car"/>
    <w:basedOn w:val="DefaultParagraphFont"/>
    <w:uiPriority w:val="9"/>
    <w:semiHidden/>
    <w:rsid w:val="00560680"/>
    <w:rPr>
      <w:rFonts w:asciiTheme="majorHAnsi" w:eastAsiaTheme="majorEastAsia" w:hAnsiTheme="majorHAnsi" w:cstheme="majorBidi"/>
      <w:i/>
      <w:iCs/>
      <w:color w:val="272727" w:themeColor="text1" w:themeTint="D8"/>
      <w:kern w:val="0"/>
      <w:sz w:val="21"/>
      <w:szCs w:val="21"/>
    </w:rPr>
  </w:style>
  <w:style w:type="character" w:customStyle="1" w:styleId="Titre1Car">
    <w:name w:val="Titre 1 Car"/>
    <w:aliases w:val="Titre 1 AR6 es ref Car"/>
    <w:basedOn w:val="DefaultParagraphFont"/>
    <w:rsid w:val="00560680"/>
    <w:rPr>
      <w:rFonts w:eastAsiaTheme="majorEastAsia" w:cstheme="majorBidi"/>
      <w:b/>
      <w:kern w:val="0"/>
      <w:sz w:val="24"/>
      <w:szCs w:val="32"/>
    </w:rPr>
  </w:style>
  <w:style w:type="character" w:customStyle="1" w:styleId="Titre2Car">
    <w:name w:val="Titre 2 Car"/>
    <w:basedOn w:val="DefaultParagraphFont"/>
    <w:semiHidden/>
    <w:rsid w:val="00560680"/>
    <w:rPr>
      <w:rFonts w:eastAsiaTheme="majorEastAsia" w:cstheme="majorBidi"/>
      <w:b/>
      <w:kern w:val="0"/>
      <w:sz w:val="22"/>
      <w:szCs w:val="26"/>
      <w:lang w:eastAsia="en-US"/>
    </w:rPr>
  </w:style>
  <w:style w:type="character" w:customStyle="1" w:styleId="Titre3Car">
    <w:name w:val="Titre 3 Car"/>
    <w:basedOn w:val="DefaultParagraphFont"/>
    <w:semiHidden/>
    <w:rsid w:val="00560680"/>
    <w:rPr>
      <w:rFonts w:eastAsiaTheme="majorEastAsia" w:cstheme="majorBidi"/>
      <w:b/>
      <w:i/>
      <w:kern w:val="0"/>
      <w:sz w:val="22"/>
      <w:szCs w:val="24"/>
      <w:lang w:eastAsia="en-US"/>
    </w:rPr>
  </w:style>
  <w:style w:type="character" w:customStyle="1" w:styleId="Titre4Car">
    <w:name w:val="Titre 4 Car"/>
    <w:basedOn w:val="DefaultParagraphFont"/>
    <w:semiHidden/>
    <w:rsid w:val="00560680"/>
    <w:rPr>
      <w:rFonts w:eastAsiaTheme="majorEastAsia" w:cstheme="majorBidi"/>
      <w:i/>
      <w:iCs/>
      <w:kern w:val="0"/>
      <w:sz w:val="22"/>
      <w:szCs w:val="22"/>
      <w:lang w:eastAsia="en-US"/>
    </w:rPr>
  </w:style>
  <w:style w:type="character" w:customStyle="1" w:styleId="Titre5Car">
    <w:name w:val="Titre 5 Car"/>
    <w:basedOn w:val="DefaultParagraphFont"/>
    <w:semiHidden/>
    <w:rsid w:val="00560680"/>
    <w:rPr>
      <w:rFonts w:eastAsiaTheme="majorEastAsia" w:cstheme="majorBidi"/>
      <w:i/>
      <w:kern w:val="0"/>
      <w:sz w:val="22"/>
      <w:szCs w:val="22"/>
      <w:lang w:eastAsia="en-US"/>
    </w:rPr>
  </w:style>
  <w:style w:type="character" w:customStyle="1" w:styleId="Titre6Car">
    <w:name w:val="Titre 6 Car"/>
    <w:basedOn w:val="DefaultParagraphFont"/>
    <w:uiPriority w:val="9"/>
    <w:semiHidden/>
    <w:rsid w:val="00560680"/>
    <w:rPr>
      <w:rFonts w:asciiTheme="majorHAnsi" w:eastAsiaTheme="majorEastAsia" w:hAnsiTheme="majorHAnsi" w:cstheme="majorBidi"/>
      <w:color w:val="1F4D78" w:themeColor="accent1" w:themeShade="7F"/>
      <w:kern w:val="0"/>
      <w:sz w:val="22"/>
      <w:szCs w:val="22"/>
    </w:rPr>
  </w:style>
  <w:style w:type="character" w:customStyle="1" w:styleId="UnresolvedMention2">
    <w:name w:val="Unresolved Mention2"/>
    <w:basedOn w:val="DefaultParagraphFont"/>
    <w:uiPriority w:val="99"/>
    <w:semiHidden/>
    <w:unhideWhenUsed/>
    <w:rsid w:val="00244955"/>
    <w:rPr>
      <w:color w:val="605E5C"/>
      <w:shd w:val="clear" w:color="auto" w:fill="E1DFDD"/>
    </w:rPr>
  </w:style>
  <w:style w:type="character" w:styleId="Strong">
    <w:name w:val="Strong"/>
    <w:basedOn w:val="DefaultParagraphFont"/>
    <w:uiPriority w:val="22"/>
    <w:qFormat/>
    <w:rsid w:val="00244955"/>
    <w:rPr>
      <w:b/>
      <w:bCs/>
    </w:rPr>
  </w:style>
  <w:style w:type="paragraph" w:customStyle="1" w:styleId="p1">
    <w:name w:val="p1"/>
    <w:basedOn w:val="Normal"/>
    <w:rsid w:val="00244955"/>
    <w:rPr>
      <w:rFonts w:ascii="Times" w:hAnsi="Times"/>
      <w:sz w:val="11"/>
      <w:szCs w:val="11"/>
    </w:rPr>
  </w:style>
  <w:style w:type="character" w:customStyle="1" w:styleId="s1">
    <w:name w:val="s1"/>
    <w:basedOn w:val="DefaultParagraphFont"/>
    <w:rsid w:val="00244955"/>
    <w:rPr>
      <w:rFonts w:ascii="Helvetica" w:hAnsi="Helvetica" w:hint="default"/>
      <w:sz w:val="11"/>
      <w:szCs w:val="11"/>
    </w:rPr>
  </w:style>
  <w:style w:type="character" w:customStyle="1" w:styleId="20">
    <w:name w:val="확인되지 않은 멘션2"/>
    <w:basedOn w:val="DefaultParagraphFont"/>
    <w:uiPriority w:val="99"/>
    <w:rsid w:val="00244955"/>
    <w:rPr>
      <w:color w:val="605E5C"/>
      <w:shd w:val="clear" w:color="auto" w:fill="E1DFDD"/>
    </w:rPr>
  </w:style>
  <w:style w:type="table" w:styleId="PlainTable3">
    <w:name w:val="Plain Table 3"/>
    <w:basedOn w:val="TableNormal"/>
    <w:uiPriority w:val="99"/>
    <w:rsid w:val="0092356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uthor-a-6uz122ztz90zz85zz85zz76zswz87zz66z1z85zz81zz78z">
    <w:name w:val="author-a-6uz122ztz90zz85zz85zz76zswz87zz66z1z85zz81zz78z"/>
    <w:basedOn w:val="DefaultParagraphFont"/>
    <w:rsid w:val="00655DCD"/>
  </w:style>
  <w:style w:type="character" w:customStyle="1" w:styleId="author-a-evz70zz81zqez122zz89zz89zz80zz71zuaz74zz76zu">
    <w:name w:val="author-a-evz70zz81zqez122zz89zz89zz80zz71zuaz74zz76zu"/>
    <w:basedOn w:val="DefaultParagraphFont"/>
    <w:rsid w:val="00655DCD"/>
  </w:style>
  <w:style w:type="paragraph" w:styleId="HTMLPreformatted">
    <w:name w:val="HTML Preformatted"/>
    <w:basedOn w:val="Normal"/>
    <w:link w:val="HTMLPreformattedChar"/>
    <w:uiPriority w:val="99"/>
    <w:semiHidden/>
    <w:unhideWhenUsed/>
    <w:rsid w:val="00FF48D6"/>
    <w:rPr>
      <w:rFonts w:ascii="Consolas" w:hAnsi="Consolas"/>
    </w:rPr>
  </w:style>
  <w:style w:type="character" w:customStyle="1" w:styleId="HTMLPreformattedChar">
    <w:name w:val="HTML Preformatted Char"/>
    <w:basedOn w:val="DefaultParagraphFont"/>
    <w:link w:val="HTMLPreformatted"/>
    <w:uiPriority w:val="99"/>
    <w:semiHidden/>
    <w:rsid w:val="00FF48D6"/>
    <w:rPr>
      <w:rFonts w:ascii="Consolas" w:eastAsiaTheme="minorHAnsi" w:hAnsi="Consolas" w:cstheme="minorBidi"/>
      <w:kern w:val="0"/>
      <w:sz w:val="20"/>
      <w:szCs w:val="20"/>
      <w:lang w:val="en-GB" w:eastAsia="en-US"/>
    </w:rPr>
  </w:style>
  <w:style w:type="table" w:customStyle="1" w:styleId="PlainTable32">
    <w:name w:val="Plain Table 32"/>
    <w:basedOn w:val="TableNormal"/>
    <w:uiPriority w:val="99"/>
    <w:rsid w:val="00BC57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R6Cross-ChapterBoxFigure">
    <w:name w:val="AR6 Cross-Chapter Box Figure"/>
    <w:basedOn w:val="Normal"/>
    <w:next w:val="Normal"/>
    <w:autoRedefine/>
    <w:qFormat/>
    <w:rsid w:val="00094968"/>
    <w:pPr>
      <w:keepNext/>
      <w:keepLines/>
      <w:numPr>
        <w:numId w:val="12"/>
      </w:numPr>
      <w:shd w:val="clear" w:color="auto" w:fill="DEEAF6" w:themeFill="accent1" w:themeFillTint="33"/>
      <w:ind w:left="2552" w:hanging="2552"/>
      <w:outlineLvl w:val="5"/>
    </w:pPr>
    <w:rPr>
      <w:rFonts w:cs="Times New Roman(제목 CS)"/>
      <w:color w:val="000000" w:themeColor="text1"/>
      <w:szCs w:val="26"/>
    </w:rPr>
  </w:style>
  <w:style w:type="table" w:styleId="PlainTable2">
    <w:name w:val="Plain Table 2"/>
    <w:basedOn w:val="TableNormal"/>
    <w:uiPriority w:val="42"/>
    <w:rsid w:val="00354B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확인되지 않은 멘션3"/>
    <w:basedOn w:val="DefaultParagraphFont"/>
    <w:uiPriority w:val="99"/>
    <w:semiHidden/>
    <w:unhideWhenUsed/>
    <w:rsid w:val="00F0081B"/>
    <w:rPr>
      <w:color w:val="605E5C"/>
      <w:shd w:val="clear" w:color="auto" w:fill="E1DFDD"/>
    </w:rPr>
  </w:style>
  <w:style w:type="character" w:customStyle="1" w:styleId="40">
    <w:name w:val="확인되지 않은 멘션4"/>
    <w:basedOn w:val="DefaultParagraphFont"/>
    <w:uiPriority w:val="99"/>
    <w:semiHidden/>
    <w:unhideWhenUsed/>
    <w:rsid w:val="004B784A"/>
    <w:rPr>
      <w:color w:val="605E5C"/>
      <w:shd w:val="clear" w:color="auto" w:fill="E1DFDD"/>
    </w:rPr>
  </w:style>
  <w:style w:type="character" w:customStyle="1" w:styleId="21">
    <w:name w:val="未处理的提及2"/>
    <w:basedOn w:val="DefaultParagraphFont"/>
    <w:uiPriority w:val="99"/>
    <w:semiHidden/>
    <w:unhideWhenUsed/>
    <w:rsid w:val="00F22EE7"/>
    <w:rPr>
      <w:color w:val="605E5C"/>
      <w:shd w:val="clear" w:color="auto" w:fill="E1DFDD"/>
    </w:rPr>
  </w:style>
  <w:style w:type="table" w:customStyle="1" w:styleId="Grilledutableau1">
    <w:name w:val="Grille du tableau1"/>
    <w:basedOn w:val="TableNormal"/>
    <w:next w:val="TableGrid"/>
    <w:uiPriority w:val="39"/>
    <w:rsid w:val="00F537D7"/>
    <w:pPr>
      <w:widowControl/>
    </w:pPr>
    <w:rPr>
      <w:rFonts w:asciiTheme="minorHAnsi" w:eastAsiaTheme="minorHAnsi" w:hAnsiTheme="minorHAnsi" w:cstheme="minorBid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4Cross-ChapterBox">
    <w:name w:val="AR6 Chap 4 Cross-Chapter Box"/>
    <w:next w:val="AR6BodyText"/>
    <w:link w:val="AR6Chap4Cross-ChapterBoxCar"/>
    <w:qFormat/>
    <w:rsid w:val="00CD3B49"/>
    <w:pPr>
      <w:numPr>
        <w:numId w:val="8"/>
      </w:numPr>
      <w:ind w:left="2552" w:hanging="2552"/>
    </w:pPr>
    <w:rPr>
      <w:rFonts w:eastAsiaTheme="majorEastAsia" w:cstheme="majorBidi"/>
      <w:b/>
      <w:kern w:val="0"/>
      <w:sz w:val="22"/>
      <w:szCs w:val="26"/>
      <w:lang w:val="en-US" w:eastAsia="en-US"/>
    </w:rPr>
  </w:style>
  <w:style w:type="character" w:customStyle="1" w:styleId="AR6Chap4Cross-ChapterBoxCar">
    <w:name w:val="AR6 Chap 4 Cross-Chapter Box Car"/>
    <w:basedOn w:val="AR6Chap4BoxCar"/>
    <w:link w:val="AR6Chap4Cross-ChapterBox"/>
    <w:rsid w:val="00CD3B49"/>
    <w:rPr>
      <w:rFonts w:eastAsiaTheme="majorEastAsia" w:cstheme="majorBidi"/>
      <w:b/>
      <w:kern w:val="0"/>
      <w:sz w:val="22"/>
      <w:szCs w:val="26"/>
      <w:lang w:val="en-US" w:eastAsia="en-US"/>
    </w:rPr>
  </w:style>
  <w:style w:type="character" w:customStyle="1" w:styleId="Titre7Car1">
    <w:name w:val="Titre 7 Car1"/>
    <w:basedOn w:val="DefaultParagraphFont"/>
    <w:uiPriority w:val="9"/>
    <w:semiHidden/>
    <w:rsid w:val="003B032B"/>
    <w:rPr>
      <w:rFonts w:asciiTheme="majorHAnsi" w:eastAsiaTheme="majorEastAsia" w:hAnsiTheme="majorHAnsi" w:cstheme="majorBidi"/>
      <w:i/>
      <w:iCs/>
      <w:color w:val="1F4D78" w:themeColor="accent1" w:themeShade="7F"/>
      <w:kern w:val="0"/>
      <w:sz w:val="22"/>
      <w:szCs w:val="22"/>
    </w:rPr>
  </w:style>
  <w:style w:type="character" w:customStyle="1" w:styleId="Titre8Car1">
    <w:name w:val="Titre 8 Car1"/>
    <w:basedOn w:val="DefaultParagraphFont"/>
    <w:uiPriority w:val="9"/>
    <w:semiHidden/>
    <w:rsid w:val="003B032B"/>
    <w:rPr>
      <w:rFonts w:asciiTheme="majorHAnsi" w:eastAsiaTheme="majorEastAsia" w:hAnsiTheme="majorHAnsi" w:cstheme="majorBidi"/>
      <w:color w:val="272727" w:themeColor="text1" w:themeTint="D8"/>
      <w:kern w:val="0"/>
      <w:sz w:val="21"/>
      <w:szCs w:val="21"/>
    </w:rPr>
  </w:style>
  <w:style w:type="character" w:customStyle="1" w:styleId="Titre9Car1">
    <w:name w:val="Titre 9 Car1"/>
    <w:basedOn w:val="DefaultParagraphFont"/>
    <w:uiPriority w:val="9"/>
    <w:semiHidden/>
    <w:rsid w:val="003B032B"/>
    <w:rPr>
      <w:rFonts w:asciiTheme="majorHAnsi" w:eastAsiaTheme="majorEastAsia" w:hAnsiTheme="majorHAnsi" w:cstheme="majorBidi"/>
      <w:i/>
      <w:iCs/>
      <w:color w:val="272727" w:themeColor="text1" w:themeTint="D8"/>
      <w:kern w:val="0"/>
      <w:sz w:val="21"/>
      <w:szCs w:val="21"/>
    </w:rPr>
  </w:style>
  <w:style w:type="character" w:customStyle="1" w:styleId="Titre1Car1">
    <w:name w:val="Titre 1 Car1"/>
    <w:aliases w:val="Titre 1 AR6 es ref Car1"/>
    <w:basedOn w:val="DefaultParagraphFont"/>
    <w:rsid w:val="003B032B"/>
    <w:rPr>
      <w:rFonts w:eastAsiaTheme="majorEastAsia" w:cstheme="majorBidi"/>
      <w:b/>
      <w:kern w:val="0"/>
      <w:sz w:val="24"/>
      <w:szCs w:val="32"/>
    </w:rPr>
  </w:style>
  <w:style w:type="character" w:customStyle="1" w:styleId="Titre2Car1">
    <w:name w:val="Titre 2 Car1"/>
    <w:basedOn w:val="DefaultParagraphFont"/>
    <w:semiHidden/>
    <w:rsid w:val="003B032B"/>
    <w:rPr>
      <w:rFonts w:eastAsiaTheme="majorEastAsia" w:cstheme="majorBidi"/>
      <w:b/>
      <w:kern w:val="0"/>
      <w:sz w:val="22"/>
      <w:szCs w:val="26"/>
      <w:lang w:eastAsia="en-US"/>
    </w:rPr>
  </w:style>
  <w:style w:type="character" w:customStyle="1" w:styleId="Titre3Car1">
    <w:name w:val="Titre 3 Car1"/>
    <w:basedOn w:val="DefaultParagraphFont"/>
    <w:semiHidden/>
    <w:rsid w:val="003B032B"/>
    <w:rPr>
      <w:rFonts w:eastAsiaTheme="majorEastAsia" w:cstheme="majorBidi"/>
      <w:b/>
      <w:i/>
      <w:kern w:val="0"/>
      <w:sz w:val="22"/>
      <w:szCs w:val="24"/>
      <w:lang w:eastAsia="en-US"/>
    </w:rPr>
  </w:style>
  <w:style w:type="character" w:customStyle="1" w:styleId="Titre4Car1">
    <w:name w:val="Titre 4 Car1"/>
    <w:basedOn w:val="DefaultParagraphFont"/>
    <w:semiHidden/>
    <w:rsid w:val="003B032B"/>
    <w:rPr>
      <w:rFonts w:eastAsiaTheme="majorEastAsia" w:cstheme="majorBidi"/>
      <w:i/>
      <w:iCs/>
      <w:kern w:val="0"/>
      <w:sz w:val="22"/>
      <w:szCs w:val="22"/>
      <w:lang w:eastAsia="en-US"/>
    </w:rPr>
  </w:style>
  <w:style w:type="character" w:customStyle="1" w:styleId="Titre5Car1">
    <w:name w:val="Titre 5 Car1"/>
    <w:basedOn w:val="DefaultParagraphFont"/>
    <w:semiHidden/>
    <w:rsid w:val="003B032B"/>
    <w:rPr>
      <w:rFonts w:eastAsiaTheme="majorEastAsia" w:cstheme="majorBidi"/>
      <w:i/>
      <w:kern w:val="0"/>
      <w:sz w:val="22"/>
      <w:szCs w:val="22"/>
      <w:lang w:eastAsia="en-US"/>
    </w:rPr>
  </w:style>
  <w:style w:type="character" w:customStyle="1" w:styleId="Titre6Car1">
    <w:name w:val="Titre 6 Car1"/>
    <w:basedOn w:val="DefaultParagraphFont"/>
    <w:uiPriority w:val="9"/>
    <w:semiHidden/>
    <w:rsid w:val="003B032B"/>
    <w:rPr>
      <w:rFonts w:asciiTheme="majorHAnsi" w:eastAsiaTheme="majorEastAsia" w:hAnsiTheme="majorHAnsi" w:cstheme="majorBidi"/>
      <w:color w:val="1F4D78" w:themeColor="accent1" w:themeShade="7F"/>
      <w:kern w:val="0"/>
      <w:sz w:val="22"/>
      <w:szCs w:val="22"/>
    </w:rPr>
  </w:style>
  <w:style w:type="character" w:customStyle="1" w:styleId="Titre7Car2">
    <w:name w:val="Titre 7 Car2"/>
    <w:basedOn w:val="DefaultParagraphFont"/>
    <w:uiPriority w:val="9"/>
    <w:semiHidden/>
    <w:rsid w:val="00615634"/>
    <w:rPr>
      <w:rFonts w:asciiTheme="majorHAnsi" w:eastAsiaTheme="majorEastAsia" w:hAnsiTheme="majorHAnsi" w:cstheme="majorBidi"/>
      <w:i/>
      <w:iCs/>
      <w:color w:val="1F4D78" w:themeColor="accent1" w:themeShade="7F"/>
      <w:kern w:val="0"/>
      <w:sz w:val="22"/>
      <w:szCs w:val="22"/>
    </w:rPr>
  </w:style>
  <w:style w:type="character" w:customStyle="1" w:styleId="Titre8Car2">
    <w:name w:val="Titre 8 Car2"/>
    <w:basedOn w:val="DefaultParagraphFont"/>
    <w:uiPriority w:val="9"/>
    <w:semiHidden/>
    <w:rsid w:val="00615634"/>
    <w:rPr>
      <w:rFonts w:asciiTheme="majorHAnsi" w:eastAsiaTheme="majorEastAsia" w:hAnsiTheme="majorHAnsi" w:cstheme="majorBidi"/>
      <w:color w:val="272727" w:themeColor="text1" w:themeTint="D8"/>
      <w:kern w:val="0"/>
      <w:sz w:val="21"/>
      <w:szCs w:val="21"/>
    </w:rPr>
  </w:style>
  <w:style w:type="character" w:customStyle="1" w:styleId="Titre9Car2">
    <w:name w:val="Titre 9 Car2"/>
    <w:basedOn w:val="DefaultParagraphFont"/>
    <w:uiPriority w:val="9"/>
    <w:semiHidden/>
    <w:rsid w:val="00615634"/>
    <w:rPr>
      <w:rFonts w:asciiTheme="majorHAnsi" w:eastAsiaTheme="majorEastAsia" w:hAnsiTheme="majorHAnsi" w:cstheme="majorBidi"/>
      <w:i/>
      <w:iCs/>
      <w:color w:val="272727" w:themeColor="text1" w:themeTint="D8"/>
      <w:kern w:val="0"/>
      <w:sz w:val="21"/>
      <w:szCs w:val="21"/>
    </w:rPr>
  </w:style>
  <w:style w:type="character" w:customStyle="1" w:styleId="Titre1Car2">
    <w:name w:val="Titre 1 Car2"/>
    <w:aliases w:val="Titre 1 AR6 es ref Car2"/>
    <w:basedOn w:val="DefaultParagraphFont"/>
    <w:rsid w:val="00615634"/>
    <w:rPr>
      <w:rFonts w:eastAsiaTheme="majorEastAsia" w:cstheme="majorBidi"/>
      <w:b/>
      <w:kern w:val="0"/>
      <w:sz w:val="24"/>
      <w:szCs w:val="32"/>
    </w:rPr>
  </w:style>
  <w:style w:type="character" w:customStyle="1" w:styleId="Titre2Car2">
    <w:name w:val="Titre 2 Car2"/>
    <w:basedOn w:val="DefaultParagraphFont"/>
    <w:semiHidden/>
    <w:rsid w:val="00615634"/>
    <w:rPr>
      <w:rFonts w:eastAsiaTheme="majorEastAsia" w:cstheme="majorBidi"/>
      <w:b/>
      <w:kern w:val="0"/>
      <w:sz w:val="22"/>
      <w:szCs w:val="26"/>
      <w:lang w:eastAsia="en-US"/>
    </w:rPr>
  </w:style>
  <w:style w:type="character" w:customStyle="1" w:styleId="Titre3Car2">
    <w:name w:val="Titre 3 Car2"/>
    <w:basedOn w:val="DefaultParagraphFont"/>
    <w:semiHidden/>
    <w:rsid w:val="00615634"/>
    <w:rPr>
      <w:rFonts w:eastAsiaTheme="majorEastAsia" w:cstheme="majorBidi"/>
      <w:b/>
      <w:i/>
      <w:kern w:val="0"/>
      <w:sz w:val="22"/>
      <w:szCs w:val="24"/>
      <w:lang w:eastAsia="en-US"/>
    </w:rPr>
  </w:style>
  <w:style w:type="character" w:customStyle="1" w:styleId="Titre4Car2">
    <w:name w:val="Titre 4 Car2"/>
    <w:basedOn w:val="DefaultParagraphFont"/>
    <w:semiHidden/>
    <w:rsid w:val="00615634"/>
    <w:rPr>
      <w:rFonts w:eastAsiaTheme="majorEastAsia" w:cstheme="majorBidi"/>
      <w:i/>
      <w:iCs/>
      <w:kern w:val="0"/>
      <w:sz w:val="22"/>
      <w:szCs w:val="22"/>
      <w:lang w:eastAsia="en-US"/>
    </w:rPr>
  </w:style>
  <w:style w:type="character" w:customStyle="1" w:styleId="Titre5Car2">
    <w:name w:val="Titre 5 Car2"/>
    <w:basedOn w:val="DefaultParagraphFont"/>
    <w:semiHidden/>
    <w:rsid w:val="00615634"/>
    <w:rPr>
      <w:rFonts w:eastAsiaTheme="majorEastAsia" w:cstheme="majorBidi"/>
      <w:i/>
      <w:kern w:val="0"/>
      <w:sz w:val="22"/>
      <w:szCs w:val="22"/>
      <w:lang w:eastAsia="en-US"/>
    </w:rPr>
  </w:style>
  <w:style w:type="character" w:customStyle="1" w:styleId="Titre6Car2">
    <w:name w:val="Titre 6 Car2"/>
    <w:basedOn w:val="DefaultParagraphFont"/>
    <w:uiPriority w:val="9"/>
    <w:semiHidden/>
    <w:rsid w:val="00615634"/>
    <w:rPr>
      <w:rFonts w:asciiTheme="majorHAnsi" w:eastAsiaTheme="majorEastAsia" w:hAnsiTheme="majorHAnsi" w:cstheme="majorBidi"/>
      <w:color w:val="1F4D78" w:themeColor="accent1" w:themeShade="7F"/>
      <w:kern w:val="0"/>
      <w:sz w:val="22"/>
      <w:szCs w:val="22"/>
    </w:rPr>
  </w:style>
  <w:style w:type="character" w:customStyle="1" w:styleId="UnresolvedMention3">
    <w:name w:val="Unresolved Mention3"/>
    <w:basedOn w:val="DefaultParagraphFont"/>
    <w:uiPriority w:val="99"/>
    <w:semiHidden/>
    <w:unhideWhenUsed/>
    <w:rsid w:val="00DB3A74"/>
    <w:rPr>
      <w:color w:val="605E5C"/>
      <w:shd w:val="clear" w:color="auto" w:fill="E1DFDD"/>
    </w:rPr>
  </w:style>
  <w:style w:type="table" w:customStyle="1" w:styleId="Grilledutableau2">
    <w:name w:val="Grille du tableau2"/>
    <w:basedOn w:val="TableNormal"/>
    <w:next w:val="TableGrid"/>
    <w:uiPriority w:val="39"/>
    <w:rsid w:val="004235C0"/>
    <w:pPr>
      <w:widowControl/>
    </w:pPr>
    <w:rPr>
      <w:rFonts w:asciiTheme="minorHAnsi" w:eastAsiaTheme="minorHAnsi" w:hAnsiTheme="minorHAnsi" w:cstheme="minorBid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CD3B49"/>
    <w:rPr>
      <w:rFonts w:asciiTheme="majorHAnsi" w:eastAsiaTheme="majorEastAsia" w:hAnsiTheme="majorHAnsi" w:cstheme="majorBidi"/>
      <w:i/>
      <w:iCs/>
      <w:color w:val="1F4D78" w:themeColor="accent1" w:themeShade="7F"/>
      <w:kern w:val="0"/>
      <w:sz w:val="22"/>
      <w:szCs w:val="22"/>
    </w:rPr>
  </w:style>
  <w:style w:type="character" w:customStyle="1" w:styleId="Heading8Char">
    <w:name w:val="Heading 8 Char"/>
    <w:basedOn w:val="DefaultParagraphFont"/>
    <w:link w:val="Heading8"/>
    <w:uiPriority w:val="9"/>
    <w:semiHidden/>
    <w:rsid w:val="00CD3B49"/>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CD3B49"/>
    <w:rPr>
      <w:rFonts w:asciiTheme="majorHAnsi" w:eastAsiaTheme="majorEastAsia" w:hAnsiTheme="majorHAnsi" w:cstheme="majorBidi"/>
      <w:i/>
      <w:iCs/>
      <w:color w:val="272727" w:themeColor="text1" w:themeTint="D8"/>
      <w:kern w:val="0"/>
      <w:sz w:val="21"/>
      <w:szCs w:val="21"/>
    </w:rPr>
  </w:style>
  <w:style w:type="character" w:customStyle="1" w:styleId="Heading1Char">
    <w:name w:val="Heading 1 Char"/>
    <w:aliases w:val="Titre 1 AR6 es ref Char"/>
    <w:basedOn w:val="DefaultParagraphFont"/>
    <w:link w:val="Heading1"/>
    <w:rsid w:val="00CD3B49"/>
    <w:rPr>
      <w:rFonts w:eastAsiaTheme="majorEastAsia" w:cstheme="majorBidi"/>
      <w:b/>
      <w:kern w:val="0"/>
      <w:sz w:val="24"/>
      <w:szCs w:val="32"/>
    </w:rPr>
  </w:style>
  <w:style w:type="character" w:customStyle="1" w:styleId="Heading2Char">
    <w:name w:val="Heading 2 Char"/>
    <w:basedOn w:val="DefaultParagraphFont"/>
    <w:link w:val="Heading2"/>
    <w:semiHidden/>
    <w:rsid w:val="00CD3B49"/>
    <w:rPr>
      <w:rFonts w:eastAsiaTheme="majorEastAsia" w:cstheme="majorBidi"/>
      <w:b/>
      <w:kern w:val="0"/>
      <w:sz w:val="22"/>
      <w:szCs w:val="26"/>
      <w:lang w:eastAsia="en-US"/>
    </w:rPr>
  </w:style>
  <w:style w:type="character" w:customStyle="1" w:styleId="Heading3Char">
    <w:name w:val="Heading 3 Char"/>
    <w:basedOn w:val="DefaultParagraphFont"/>
    <w:link w:val="Heading3"/>
    <w:semiHidden/>
    <w:rsid w:val="00CD3B49"/>
    <w:rPr>
      <w:rFonts w:eastAsiaTheme="majorEastAsia" w:cstheme="majorBidi"/>
      <w:b/>
      <w:i/>
      <w:kern w:val="0"/>
      <w:sz w:val="22"/>
      <w:szCs w:val="24"/>
      <w:lang w:eastAsia="en-US"/>
    </w:rPr>
  </w:style>
  <w:style w:type="character" w:customStyle="1" w:styleId="Heading4Char">
    <w:name w:val="Heading 4 Char"/>
    <w:basedOn w:val="DefaultParagraphFont"/>
    <w:link w:val="Heading4"/>
    <w:semiHidden/>
    <w:rsid w:val="00CD3B49"/>
    <w:rPr>
      <w:rFonts w:eastAsiaTheme="majorEastAsia" w:cstheme="majorBidi"/>
      <w:i/>
      <w:iCs/>
      <w:kern w:val="0"/>
      <w:sz w:val="22"/>
      <w:szCs w:val="22"/>
      <w:lang w:eastAsia="en-US"/>
    </w:rPr>
  </w:style>
  <w:style w:type="character" w:customStyle="1" w:styleId="Heading5Char">
    <w:name w:val="Heading 5 Char"/>
    <w:basedOn w:val="DefaultParagraphFont"/>
    <w:link w:val="Heading5"/>
    <w:semiHidden/>
    <w:rsid w:val="00CD3B49"/>
    <w:rPr>
      <w:rFonts w:eastAsiaTheme="majorEastAsia" w:cstheme="majorBidi"/>
      <w:i/>
      <w:kern w:val="0"/>
      <w:sz w:val="22"/>
      <w:szCs w:val="22"/>
      <w:lang w:eastAsia="en-US"/>
    </w:rPr>
  </w:style>
  <w:style w:type="character" w:customStyle="1" w:styleId="Heading6Char">
    <w:name w:val="Heading 6 Char"/>
    <w:basedOn w:val="DefaultParagraphFont"/>
    <w:link w:val="Heading6"/>
    <w:uiPriority w:val="9"/>
    <w:semiHidden/>
    <w:rsid w:val="00CD3B49"/>
    <w:rPr>
      <w:rFonts w:asciiTheme="majorHAnsi" w:eastAsiaTheme="majorEastAsia" w:hAnsiTheme="majorHAnsi" w:cstheme="majorBidi"/>
      <w:color w:val="1F4D78" w:themeColor="accent1" w:themeShade="7F"/>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984">
      <w:bodyDiv w:val="1"/>
      <w:marLeft w:val="0"/>
      <w:marRight w:val="0"/>
      <w:marTop w:val="0"/>
      <w:marBottom w:val="0"/>
      <w:divBdr>
        <w:top w:val="none" w:sz="0" w:space="0" w:color="auto"/>
        <w:left w:val="none" w:sz="0" w:space="0" w:color="auto"/>
        <w:bottom w:val="none" w:sz="0" w:space="0" w:color="auto"/>
        <w:right w:val="none" w:sz="0" w:space="0" w:color="auto"/>
      </w:divBdr>
    </w:div>
    <w:div w:id="109857215">
      <w:bodyDiv w:val="1"/>
      <w:marLeft w:val="0"/>
      <w:marRight w:val="0"/>
      <w:marTop w:val="0"/>
      <w:marBottom w:val="0"/>
      <w:divBdr>
        <w:top w:val="none" w:sz="0" w:space="0" w:color="auto"/>
        <w:left w:val="none" w:sz="0" w:space="0" w:color="auto"/>
        <w:bottom w:val="none" w:sz="0" w:space="0" w:color="auto"/>
        <w:right w:val="none" w:sz="0" w:space="0" w:color="auto"/>
      </w:divBdr>
    </w:div>
    <w:div w:id="122621804">
      <w:bodyDiv w:val="1"/>
      <w:marLeft w:val="0"/>
      <w:marRight w:val="0"/>
      <w:marTop w:val="0"/>
      <w:marBottom w:val="0"/>
      <w:divBdr>
        <w:top w:val="none" w:sz="0" w:space="0" w:color="auto"/>
        <w:left w:val="none" w:sz="0" w:space="0" w:color="auto"/>
        <w:bottom w:val="none" w:sz="0" w:space="0" w:color="auto"/>
        <w:right w:val="none" w:sz="0" w:space="0" w:color="auto"/>
      </w:divBdr>
    </w:div>
    <w:div w:id="222522009">
      <w:bodyDiv w:val="1"/>
      <w:marLeft w:val="0"/>
      <w:marRight w:val="0"/>
      <w:marTop w:val="0"/>
      <w:marBottom w:val="0"/>
      <w:divBdr>
        <w:top w:val="none" w:sz="0" w:space="0" w:color="auto"/>
        <w:left w:val="none" w:sz="0" w:space="0" w:color="auto"/>
        <w:bottom w:val="none" w:sz="0" w:space="0" w:color="auto"/>
        <w:right w:val="none" w:sz="0" w:space="0" w:color="auto"/>
      </w:divBdr>
      <w:divsChild>
        <w:div w:id="960576303">
          <w:marLeft w:val="0"/>
          <w:marRight w:val="0"/>
          <w:marTop w:val="0"/>
          <w:marBottom w:val="0"/>
          <w:divBdr>
            <w:top w:val="none" w:sz="0" w:space="0" w:color="auto"/>
            <w:left w:val="none" w:sz="0" w:space="0" w:color="auto"/>
            <w:bottom w:val="none" w:sz="0" w:space="0" w:color="auto"/>
            <w:right w:val="none" w:sz="0" w:space="0" w:color="auto"/>
          </w:divBdr>
        </w:div>
      </w:divsChild>
    </w:div>
    <w:div w:id="250090159">
      <w:bodyDiv w:val="1"/>
      <w:marLeft w:val="0"/>
      <w:marRight w:val="0"/>
      <w:marTop w:val="0"/>
      <w:marBottom w:val="0"/>
      <w:divBdr>
        <w:top w:val="none" w:sz="0" w:space="0" w:color="auto"/>
        <w:left w:val="none" w:sz="0" w:space="0" w:color="auto"/>
        <w:bottom w:val="none" w:sz="0" w:space="0" w:color="auto"/>
        <w:right w:val="none" w:sz="0" w:space="0" w:color="auto"/>
      </w:divBdr>
    </w:div>
    <w:div w:id="319384474">
      <w:bodyDiv w:val="1"/>
      <w:marLeft w:val="0"/>
      <w:marRight w:val="0"/>
      <w:marTop w:val="0"/>
      <w:marBottom w:val="0"/>
      <w:divBdr>
        <w:top w:val="none" w:sz="0" w:space="0" w:color="auto"/>
        <w:left w:val="none" w:sz="0" w:space="0" w:color="auto"/>
        <w:bottom w:val="none" w:sz="0" w:space="0" w:color="auto"/>
        <w:right w:val="none" w:sz="0" w:space="0" w:color="auto"/>
      </w:divBdr>
    </w:div>
    <w:div w:id="322246416">
      <w:bodyDiv w:val="1"/>
      <w:marLeft w:val="0"/>
      <w:marRight w:val="0"/>
      <w:marTop w:val="0"/>
      <w:marBottom w:val="0"/>
      <w:divBdr>
        <w:top w:val="none" w:sz="0" w:space="0" w:color="auto"/>
        <w:left w:val="none" w:sz="0" w:space="0" w:color="auto"/>
        <w:bottom w:val="none" w:sz="0" w:space="0" w:color="auto"/>
        <w:right w:val="none" w:sz="0" w:space="0" w:color="auto"/>
      </w:divBdr>
    </w:div>
    <w:div w:id="512454399">
      <w:bodyDiv w:val="1"/>
      <w:marLeft w:val="0"/>
      <w:marRight w:val="0"/>
      <w:marTop w:val="0"/>
      <w:marBottom w:val="0"/>
      <w:divBdr>
        <w:top w:val="none" w:sz="0" w:space="0" w:color="auto"/>
        <w:left w:val="none" w:sz="0" w:space="0" w:color="auto"/>
        <w:bottom w:val="none" w:sz="0" w:space="0" w:color="auto"/>
        <w:right w:val="none" w:sz="0" w:space="0" w:color="auto"/>
      </w:divBdr>
    </w:div>
    <w:div w:id="641690379">
      <w:bodyDiv w:val="1"/>
      <w:marLeft w:val="0"/>
      <w:marRight w:val="0"/>
      <w:marTop w:val="0"/>
      <w:marBottom w:val="0"/>
      <w:divBdr>
        <w:top w:val="none" w:sz="0" w:space="0" w:color="auto"/>
        <w:left w:val="none" w:sz="0" w:space="0" w:color="auto"/>
        <w:bottom w:val="none" w:sz="0" w:space="0" w:color="auto"/>
        <w:right w:val="none" w:sz="0" w:space="0" w:color="auto"/>
      </w:divBdr>
    </w:div>
    <w:div w:id="677775533">
      <w:bodyDiv w:val="1"/>
      <w:marLeft w:val="0"/>
      <w:marRight w:val="0"/>
      <w:marTop w:val="0"/>
      <w:marBottom w:val="0"/>
      <w:divBdr>
        <w:top w:val="none" w:sz="0" w:space="0" w:color="auto"/>
        <w:left w:val="none" w:sz="0" w:space="0" w:color="auto"/>
        <w:bottom w:val="none" w:sz="0" w:space="0" w:color="auto"/>
        <w:right w:val="none" w:sz="0" w:space="0" w:color="auto"/>
      </w:divBdr>
    </w:div>
    <w:div w:id="732242669">
      <w:bodyDiv w:val="1"/>
      <w:marLeft w:val="0"/>
      <w:marRight w:val="0"/>
      <w:marTop w:val="0"/>
      <w:marBottom w:val="0"/>
      <w:divBdr>
        <w:top w:val="none" w:sz="0" w:space="0" w:color="auto"/>
        <w:left w:val="none" w:sz="0" w:space="0" w:color="auto"/>
        <w:bottom w:val="none" w:sz="0" w:space="0" w:color="auto"/>
        <w:right w:val="none" w:sz="0" w:space="0" w:color="auto"/>
      </w:divBdr>
    </w:div>
    <w:div w:id="783697002">
      <w:bodyDiv w:val="1"/>
      <w:marLeft w:val="0"/>
      <w:marRight w:val="0"/>
      <w:marTop w:val="0"/>
      <w:marBottom w:val="0"/>
      <w:divBdr>
        <w:top w:val="none" w:sz="0" w:space="0" w:color="auto"/>
        <w:left w:val="none" w:sz="0" w:space="0" w:color="auto"/>
        <w:bottom w:val="none" w:sz="0" w:space="0" w:color="auto"/>
        <w:right w:val="none" w:sz="0" w:space="0" w:color="auto"/>
      </w:divBdr>
    </w:div>
    <w:div w:id="872546670">
      <w:bodyDiv w:val="1"/>
      <w:marLeft w:val="0"/>
      <w:marRight w:val="0"/>
      <w:marTop w:val="0"/>
      <w:marBottom w:val="0"/>
      <w:divBdr>
        <w:top w:val="none" w:sz="0" w:space="0" w:color="auto"/>
        <w:left w:val="none" w:sz="0" w:space="0" w:color="auto"/>
        <w:bottom w:val="none" w:sz="0" w:space="0" w:color="auto"/>
        <w:right w:val="none" w:sz="0" w:space="0" w:color="auto"/>
      </w:divBdr>
    </w:div>
    <w:div w:id="885023530">
      <w:bodyDiv w:val="1"/>
      <w:marLeft w:val="0"/>
      <w:marRight w:val="0"/>
      <w:marTop w:val="0"/>
      <w:marBottom w:val="0"/>
      <w:divBdr>
        <w:top w:val="none" w:sz="0" w:space="0" w:color="auto"/>
        <w:left w:val="none" w:sz="0" w:space="0" w:color="auto"/>
        <w:bottom w:val="none" w:sz="0" w:space="0" w:color="auto"/>
        <w:right w:val="none" w:sz="0" w:space="0" w:color="auto"/>
      </w:divBdr>
    </w:div>
    <w:div w:id="885680366">
      <w:bodyDiv w:val="1"/>
      <w:marLeft w:val="0"/>
      <w:marRight w:val="0"/>
      <w:marTop w:val="0"/>
      <w:marBottom w:val="0"/>
      <w:divBdr>
        <w:top w:val="none" w:sz="0" w:space="0" w:color="auto"/>
        <w:left w:val="none" w:sz="0" w:space="0" w:color="auto"/>
        <w:bottom w:val="none" w:sz="0" w:space="0" w:color="auto"/>
        <w:right w:val="none" w:sz="0" w:space="0" w:color="auto"/>
      </w:divBdr>
      <w:divsChild>
        <w:div w:id="1479683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6675538">
              <w:marLeft w:val="0"/>
              <w:marRight w:val="0"/>
              <w:marTop w:val="0"/>
              <w:marBottom w:val="0"/>
              <w:divBdr>
                <w:top w:val="none" w:sz="0" w:space="0" w:color="auto"/>
                <w:left w:val="none" w:sz="0" w:space="0" w:color="auto"/>
                <w:bottom w:val="none" w:sz="0" w:space="0" w:color="auto"/>
                <w:right w:val="none" w:sz="0" w:space="0" w:color="auto"/>
              </w:divBdr>
              <w:divsChild>
                <w:div w:id="16720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5582">
      <w:bodyDiv w:val="1"/>
      <w:marLeft w:val="0"/>
      <w:marRight w:val="0"/>
      <w:marTop w:val="0"/>
      <w:marBottom w:val="0"/>
      <w:divBdr>
        <w:top w:val="none" w:sz="0" w:space="0" w:color="auto"/>
        <w:left w:val="none" w:sz="0" w:space="0" w:color="auto"/>
        <w:bottom w:val="none" w:sz="0" w:space="0" w:color="auto"/>
        <w:right w:val="none" w:sz="0" w:space="0" w:color="auto"/>
      </w:divBdr>
    </w:div>
    <w:div w:id="1012611521">
      <w:bodyDiv w:val="1"/>
      <w:marLeft w:val="0"/>
      <w:marRight w:val="0"/>
      <w:marTop w:val="0"/>
      <w:marBottom w:val="0"/>
      <w:divBdr>
        <w:top w:val="none" w:sz="0" w:space="0" w:color="auto"/>
        <w:left w:val="none" w:sz="0" w:space="0" w:color="auto"/>
        <w:bottom w:val="none" w:sz="0" w:space="0" w:color="auto"/>
        <w:right w:val="none" w:sz="0" w:space="0" w:color="auto"/>
      </w:divBdr>
    </w:div>
    <w:div w:id="1025441815">
      <w:bodyDiv w:val="1"/>
      <w:marLeft w:val="0"/>
      <w:marRight w:val="0"/>
      <w:marTop w:val="0"/>
      <w:marBottom w:val="0"/>
      <w:divBdr>
        <w:top w:val="none" w:sz="0" w:space="0" w:color="auto"/>
        <w:left w:val="none" w:sz="0" w:space="0" w:color="auto"/>
        <w:bottom w:val="none" w:sz="0" w:space="0" w:color="auto"/>
        <w:right w:val="none" w:sz="0" w:space="0" w:color="auto"/>
      </w:divBdr>
    </w:div>
    <w:div w:id="1090350678">
      <w:bodyDiv w:val="1"/>
      <w:marLeft w:val="0"/>
      <w:marRight w:val="0"/>
      <w:marTop w:val="0"/>
      <w:marBottom w:val="0"/>
      <w:divBdr>
        <w:top w:val="none" w:sz="0" w:space="0" w:color="auto"/>
        <w:left w:val="none" w:sz="0" w:space="0" w:color="auto"/>
        <w:bottom w:val="none" w:sz="0" w:space="0" w:color="auto"/>
        <w:right w:val="none" w:sz="0" w:space="0" w:color="auto"/>
      </w:divBdr>
    </w:div>
    <w:div w:id="1226717584">
      <w:bodyDiv w:val="1"/>
      <w:marLeft w:val="0"/>
      <w:marRight w:val="0"/>
      <w:marTop w:val="0"/>
      <w:marBottom w:val="0"/>
      <w:divBdr>
        <w:top w:val="none" w:sz="0" w:space="0" w:color="auto"/>
        <w:left w:val="none" w:sz="0" w:space="0" w:color="auto"/>
        <w:bottom w:val="none" w:sz="0" w:space="0" w:color="auto"/>
        <w:right w:val="none" w:sz="0" w:space="0" w:color="auto"/>
      </w:divBdr>
    </w:div>
    <w:div w:id="1272277747">
      <w:bodyDiv w:val="1"/>
      <w:marLeft w:val="0"/>
      <w:marRight w:val="0"/>
      <w:marTop w:val="0"/>
      <w:marBottom w:val="0"/>
      <w:divBdr>
        <w:top w:val="none" w:sz="0" w:space="0" w:color="auto"/>
        <w:left w:val="none" w:sz="0" w:space="0" w:color="auto"/>
        <w:bottom w:val="none" w:sz="0" w:space="0" w:color="auto"/>
        <w:right w:val="none" w:sz="0" w:space="0" w:color="auto"/>
      </w:divBdr>
    </w:div>
    <w:div w:id="1297569013">
      <w:bodyDiv w:val="1"/>
      <w:marLeft w:val="0"/>
      <w:marRight w:val="0"/>
      <w:marTop w:val="0"/>
      <w:marBottom w:val="0"/>
      <w:divBdr>
        <w:top w:val="none" w:sz="0" w:space="0" w:color="auto"/>
        <w:left w:val="none" w:sz="0" w:space="0" w:color="auto"/>
        <w:bottom w:val="none" w:sz="0" w:space="0" w:color="auto"/>
        <w:right w:val="none" w:sz="0" w:space="0" w:color="auto"/>
      </w:divBdr>
    </w:div>
    <w:div w:id="1624841544">
      <w:bodyDiv w:val="1"/>
      <w:marLeft w:val="0"/>
      <w:marRight w:val="0"/>
      <w:marTop w:val="0"/>
      <w:marBottom w:val="0"/>
      <w:divBdr>
        <w:top w:val="none" w:sz="0" w:space="0" w:color="auto"/>
        <w:left w:val="none" w:sz="0" w:space="0" w:color="auto"/>
        <w:bottom w:val="none" w:sz="0" w:space="0" w:color="auto"/>
        <w:right w:val="none" w:sz="0" w:space="0" w:color="auto"/>
      </w:divBdr>
    </w:div>
    <w:div w:id="1705786659">
      <w:bodyDiv w:val="1"/>
      <w:marLeft w:val="0"/>
      <w:marRight w:val="0"/>
      <w:marTop w:val="0"/>
      <w:marBottom w:val="0"/>
      <w:divBdr>
        <w:top w:val="none" w:sz="0" w:space="0" w:color="auto"/>
        <w:left w:val="none" w:sz="0" w:space="0" w:color="auto"/>
        <w:bottom w:val="none" w:sz="0" w:space="0" w:color="auto"/>
        <w:right w:val="none" w:sz="0" w:space="0" w:color="auto"/>
      </w:divBdr>
    </w:div>
    <w:div w:id="1751199663">
      <w:bodyDiv w:val="1"/>
      <w:marLeft w:val="0"/>
      <w:marRight w:val="0"/>
      <w:marTop w:val="0"/>
      <w:marBottom w:val="0"/>
      <w:divBdr>
        <w:top w:val="none" w:sz="0" w:space="0" w:color="auto"/>
        <w:left w:val="none" w:sz="0" w:space="0" w:color="auto"/>
        <w:bottom w:val="none" w:sz="0" w:space="0" w:color="auto"/>
        <w:right w:val="none" w:sz="0" w:space="0" w:color="auto"/>
      </w:divBdr>
    </w:div>
    <w:div w:id="1787381407">
      <w:bodyDiv w:val="1"/>
      <w:marLeft w:val="0"/>
      <w:marRight w:val="0"/>
      <w:marTop w:val="0"/>
      <w:marBottom w:val="0"/>
      <w:divBdr>
        <w:top w:val="none" w:sz="0" w:space="0" w:color="auto"/>
        <w:left w:val="none" w:sz="0" w:space="0" w:color="auto"/>
        <w:bottom w:val="none" w:sz="0" w:space="0" w:color="auto"/>
        <w:right w:val="none" w:sz="0" w:space="0" w:color="auto"/>
      </w:divBdr>
    </w:div>
    <w:div w:id="1824353517">
      <w:bodyDiv w:val="1"/>
      <w:marLeft w:val="0"/>
      <w:marRight w:val="0"/>
      <w:marTop w:val="0"/>
      <w:marBottom w:val="0"/>
      <w:divBdr>
        <w:top w:val="none" w:sz="0" w:space="0" w:color="auto"/>
        <w:left w:val="none" w:sz="0" w:space="0" w:color="auto"/>
        <w:bottom w:val="none" w:sz="0" w:space="0" w:color="auto"/>
        <w:right w:val="none" w:sz="0" w:space="0" w:color="auto"/>
      </w:divBdr>
    </w:div>
    <w:div w:id="1867522098">
      <w:bodyDiv w:val="1"/>
      <w:marLeft w:val="0"/>
      <w:marRight w:val="0"/>
      <w:marTop w:val="0"/>
      <w:marBottom w:val="0"/>
      <w:divBdr>
        <w:top w:val="none" w:sz="0" w:space="0" w:color="auto"/>
        <w:left w:val="none" w:sz="0" w:space="0" w:color="auto"/>
        <w:bottom w:val="none" w:sz="0" w:space="0" w:color="auto"/>
        <w:right w:val="none" w:sz="0" w:space="0" w:color="auto"/>
      </w:divBdr>
    </w:div>
    <w:div w:id="1871258075">
      <w:bodyDiv w:val="1"/>
      <w:marLeft w:val="0"/>
      <w:marRight w:val="0"/>
      <w:marTop w:val="0"/>
      <w:marBottom w:val="0"/>
      <w:divBdr>
        <w:top w:val="none" w:sz="0" w:space="0" w:color="auto"/>
        <w:left w:val="none" w:sz="0" w:space="0" w:color="auto"/>
        <w:bottom w:val="none" w:sz="0" w:space="0" w:color="auto"/>
        <w:right w:val="none" w:sz="0" w:space="0" w:color="auto"/>
      </w:divBdr>
    </w:div>
    <w:div w:id="1874033386">
      <w:bodyDiv w:val="1"/>
      <w:marLeft w:val="0"/>
      <w:marRight w:val="0"/>
      <w:marTop w:val="0"/>
      <w:marBottom w:val="0"/>
      <w:divBdr>
        <w:top w:val="none" w:sz="0" w:space="0" w:color="auto"/>
        <w:left w:val="none" w:sz="0" w:space="0" w:color="auto"/>
        <w:bottom w:val="none" w:sz="0" w:space="0" w:color="auto"/>
        <w:right w:val="none" w:sz="0" w:space="0" w:color="auto"/>
      </w:divBdr>
    </w:div>
    <w:div w:id="1878539855">
      <w:bodyDiv w:val="1"/>
      <w:marLeft w:val="0"/>
      <w:marRight w:val="0"/>
      <w:marTop w:val="0"/>
      <w:marBottom w:val="0"/>
      <w:divBdr>
        <w:top w:val="none" w:sz="0" w:space="0" w:color="auto"/>
        <w:left w:val="none" w:sz="0" w:space="0" w:color="auto"/>
        <w:bottom w:val="none" w:sz="0" w:space="0" w:color="auto"/>
        <w:right w:val="none" w:sz="0" w:space="0" w:color="auto"/>
      </w:divBdr>
    </w:div>
    <w:div w:id="1910188209">
      <w:bodyDiv w:val="1"/>
      <w:marLeft w:val="0"/>
      <w:marRight w:val="0"/>
      <w:marTop w:val="0"/>
      <w:marBottom w:val="0"/>
      <w:divBdr>
        <w:top w:val="none" w:sz="0" w:space="0" w:color="auto"/>
        <w:left w:val="none" w:sz="0" w:space="0" w:color="auto"/>
        <w:bottom w:val="none" w:sz="0" w:space="0" w:color="auto"/>
        <w:right w:val="none" w:sz="0" w:space="0" w:color="auto"/>
      </w:divBdr>
    </w:div>
    <w:div w:id="1949391950">
      <w:bodyDiv w:val="1"/>
      <w:marLeft w:val="0"/>
      <w:marRight w:val="0"/>
      <w:marTop w:val="0"/>
      <w:marBottom w:val="0"/>
      <w:divBdr>
        <w:top w:val="none" w:sz="0" w:space="0" w:color="auto"/>
        <w:left w:val="none" w:sz="0" w:space="0" w:color="auto"/>
        <w:bottom w:val="none" w:sz="0" w:space="0" w:color="auto"/>
        <w:right w:val="none" w:sz="0" w:space="0" w:color="auto"/>
      </w:divBdr>
    </w:div>
    <w:div w:id="1961261860">
      <w:bodyDiv w:val="1"/>
      <w:marLeft w:val="0"/>
      <w:marRight w:val="0"/>
      <w:marTop w:val="0"/>
      <w:marBottom w:val="0"/>
      <w:divBdr>
        <w:top w:val="none" w:sz="0" w:space="0" w:color="auto"/>
        <w:left w:val="none" w:sz="0" w:space="0" w:color="auto"/>
        <w:bottom w:val="none" w:sz="0" w:space="0" w:color="auto"/>
        <w:right w:val="none" w:sz="0" w:space="0" w:color="auto"/>
      </w:divBdr>
    </w:div>
    <w:div w:id="1976908422">
      <w:bodyDiv w:val="1"/>
      <w:marLeft w:val="0"/>
      <w:marRight w:val="0"/>
      <w:marTop w:val="0"/>
      <w:marBottom w:val="0"/>
      <w:divBdr>
        <w:top w:val="none" w:sz="0" w:space="0" w:color="auto"/>
        <w:left w:val="none" w:sz="0" w:space="0" w:color="auto"/>
        <w:bottom w:val="none" w:sz="0" w:space="0" w:color="auto"/>
        <w:right w:val="none" w:sz="0" w:space="0" w:color="auto"/>
      </w:divBdr>
    </w:div>
    <w:div w:id="2015378653">
      <w:bodyDiv w:val="1"/>
      <w:marLeft w:val="0"/>
      <w:marRight w:val="0"/>
      <w:marTop w:val="0"/>
      <w:marBottom w:val="0"/>
      <w:divBdr>
        <w:top w:val="none" w:sz="0" w:space="0" w:color="auto"/>
        <w:left w:val="none" w:sz="0" w:space="0" w:color="auto"/>
        <w:bottom w:val="none" w:sz="0" w:space="0" w:color="auto"/>
        <w:right w:val="none" w:sz="0" w:space="0" w:color="auto"/>
      </w:divBdr>
    </w:div>
    <w:div w:id="2032149409">
      <w:bodyDiv w:val="1"/>
      <w:marLeft w:val="0"/>
      <w:marRight w:val="0"/>
      <w:marTop w:val="0"/>
      <w:marBottom w:val="0"/>
      <w:divBdr>
        <w:top w:val="none" w:sz="0" w:space="0" w:color="auto"/>
        <w:left w:val="none" w:sz="0" w:space="0" w:color="auto"/>
        <w:bottom w:val="none" w:sz="0" w:space="0" w:color="auto"/>
        <w:right w:val="none" w:sz="0" w:space="0" w:color="auto"/>
      </w:divBdr>
    </w:div>
    <w:div w:id="206486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x.doi.org/10.1175/jcli-d-12-00577.1" TargetMode="External"/><Relationship Id="rId671" Type="http://schemas.openxmlformats.org/officeDocument/2006/relationships/hyperlink" Target="https://dx.doi.org/10.1175/jcli-d-12-00471.1" TargetMode="External"/><Relationship Id="rId769" Type="http://schemas.openxmlformats.org/officeDocument/2006/relationships/hyperlink" Target="https://dx.doi.org/10.1038/s41558-019-0546-1" TargetMode="External"/><Relationship Id="rId976" Type="http://schemas.openxmlformats.org/officeDocument/2006/relationships/hyperlink" Target="https://dx.doi.org/10.1175/jcli-d-17-0319.1" TargetMode="External"/><Relationship Id="rId21" Type="http://schemas.openxmlformats.org/officeDocument/2006/relationships/hyperlink" Target="https://dx.doi.org/10.1007/s00382-016-3372-4" TargetMode="External"/><Relationship Id="rId324" Type="http://schemas.openxmlformats.org/officeDocument/2006/relationships/hyperlink" Target="https://dx.doi.org/10.1029/2019gl084700" TargetMode="External"/><Relationship Id="rId531" Type="http://schemas.openxmlformats.org/officeDocument/2006/relationships/hyperlink" Target="https://dx.doi.org/10.1002/2016ef000450" TargetMode="External"/><Relationship Id="rId629" Type="http://schemas.openxmlformats.org/officeDocument/2006/relationships/hyperlink" Target="https://dx.doi.org/10.1038/d41586-018-03036-4" TargetMode="External"/><Relationship Id="rId170" Type="http://schemas.openxmlformats.org/officeDocument/2006/relationships/hyperlink" Target="https://dx.doi.org/10.1017/cbo9781107415324.028" TargetMode="External"/><Relationship Id="rId836" Type="http://schemas.openxmlformats.org/officeDocument/2006/relationships/hyperlink" Target="https://dx.doi.org/10.1007/s00382-012-1600-0" TargetMode="External"/><Relationship Id="rId1021" Type="http://schemas.openxmlformats.org/officeDocument/2006/relationships/fontTable" Target="fontTable.xml"/><Relationship Id="rId268" Type="http://schemas.openxmlformats.org/officeDocument/2006/relationships/hyperlink" Target="https://dx.doi.org/10.1029/2020gl090640" TargetMode="External"/><Relationship Id="rId475" Type="http://schemas.openxmlformats.org/officeDocument/2006/relationships/hyperlink" Target="https://dx.doi.org/10.1029/2019ef001326" TargetMode="External"/><Relationship Id="rId682" Type="http://schemas.openxmlformats.org/officeDocument/2006/relationships/hyperlink" Target="https://dx.doi.org/10.1126/sciadv.aba1212" TargetMode="External"/><Relationship Id="rId903" Type="http://schemas.openxmlformats.org/officeDocument/2006/relationships/hyperlink" Target="https://dx.doi.org/10.1038/s41586-018-0252-6" TargetMode="External"/><Relationship Id="rId32" Type="http://schemas.openxmlformats.org/officeDocument/2006/relationships/hyperlink" Target="https://dx.doi.org/10.1175/2008jcli2759.1" TargetMode="External"/><Relationship Id="rId128" Type="http://schemas.openxmlformats.org/officeDocument/2006/relationships/hyperlink" Target="https://dx.doi.org/10.1007/s00382-017-3618-9" TargetMode="External"/><Relationship Id="rId335" Type="http://schemas.openxmlformats.org/officeDocument/2006/relationships/hyperlink" Target="https://dx.doi.org/10.1007/s00382-013-1883-9" TargetMode="External"/><Relationship Id="rId542" Type="http://schemas.openxmlformats.org/officeDocument/2006/relationships/hyperlink" Target="https://dx.doi.org/10.1038/s41467-020-20635-w" TargetMode="External"/><Relationship Id="rId987" Type="http://schemas.openxmlformats.org/officeDocument/2006/relationships/hyperlink" Target="https://dx.doi.org/10.1002/2014gl061738" TargetMode="External"/><Relationship Id="rId181" Type="http://schemas.openxmlformats.org/officeDocument/2006/relationships/hyperlink" Target="https://dx.doi.org/10.1007/s00382-001-0200-1" TargetMode="External"/><Relationship Id="rId402" Type="http://schemas.openxmlformats.org/officeDocument/2006/relationships/hyperlink" Target="https://dx.doi.org/10.5194/acp-18-13031-2018" TargetMode="External"/><Relationship Id="rId847" Type="http://schemas.openxmlformats.org/officeDocument/2006/relationships/hyperlink" Target="https://dx.doi.org/10.1088/1748-9326/abc443" TargetMode="External"/><Relationship Id="rId279" Type="http://schemas.openxmlformats.org/officeDocument/2006/relationships/hyperlink" Target="https://dx.doi.org/10.1038/175238c0" TargetMode="External"/><Relationship Id="rId486" Type="http://schemas.openxmlformats.org/officeDocument/2006/relationships/hyperlink" Target="https://dx.doi.org/10.1007/s00382-016-3118-3" TargetMode="External"/><Relationship Id="rId693" Type="http://schemas.openxmlformats.org/officeDocument/2006/relationships/hyperlink" Target="https://dx.doi.org/10.1088/1748-9326/aacc79" TargetMode="External"/><Relationship Id="rId707" Type="http://schemas.openxmlformats.org/officeDocument/2006/relationships/hyperlink" Target="https://dx.doi.org/10.1002/2013gl058051" TargetMode="External"/><Relationship Id="rId914" Type="http://schemas.openxmlformats.org/officeDocument/2006/relationships/hyperlink" Target="https://dx.doi.org/10.1007/s00382-018-4240-1" TargetMode="External"/><Relationship Id="rId43" Type="http://schemas.openxmlformats.org/officeDocument/2006/relationships/hyperlink" Target="https://dx.doi.org/10.1029/2018gl078838" TargetMode="External"/><Relationship Id="rId139" Type="http://schemas.openxmlformats.org/officeDocument/2006/relationships/hyperlink" Target="https://dx.doi.org/10.1029/2019gl082883" TargetMode="External"/><Relationship Id="rId346" Type="http://schemas.openxmlformats.org/officeDocument/2006/relationships/hyperlink" Target="https://dx.doi.org/10.1007/s00382-015-2806-8" TargetMode="External"/><Relationship Id="rId553" Type="http://schemas.openxmlformats.org/officeDocument/2006/relationships/hyperlink" Target="https://dx.doi.org/10.1038/s41467-019-13823-w" TargetMode="External"/><Relationship Id="rId760" Type="http://schemas.openxmlformats.org/officeDocument/2006/relationships/hyperlink" Target="https://dx.doi.org/10.5194/gmd-10-2379-2017" TargetMode="External"/><Relationship Id="rId998" Type="http://schemas.openxmlformats.org/officeDocument/2006/relationships/hyperlink" Target="https://dx.doi.org/10.1038/s41467-018-03611-3" TargetMode="External"/><Relationship Id="rId192" Type="http://schemas.openxmlformats.org/officeDocument/2006/relationships/hyperlink" Target="https://dx.doi.org/10.1002/2015jd023269" TargetMode="External"/><Relationship Id="rId206" Type="http://schemas.openxmlformats.org/officeDocument/2006/relationships/hyperlink" Target="https://dx.doi.org/10.1088/1748-9326/9/8/084018" TargetMode="External"/><Relationship Id="rId413" Type="http://schemas.openxmlformats.org/officeDocument/2006/relationships/hyperlink" Target="https://dx.doi.org/10.5194/acp-13-2793-2013" TargetMode="External"/><Relationship Id="rId858" Type="http://schemas.openxmlformats.org/officeDocument/2006/relationships/hyperlink" Target="https://dx.doi.org/10.1029/2012gl054201" TargetMode="External"/><Relationship Id="rId497" Type="http://schemas.openxmlformats.org/officeDocument/2006/relationships/hyperlink" Target="https://dx.doi.org/10.1175/2011jcli4003.1" TargetMode="External"/><Relationship Id="rId620" Type="http://schemas.openxmlformats.org/officeDocument/2006/relationships/hyperlink" Target="https://dx.doi.org/10.1007/s00382-018-4102-x" TargetMode="External"/><Relationship Id="rId718" Type="http://schemas.openxmlformats.org/officeDocument/2006/relationships/hyperlink" Target="https://dx.doi.org/10.1038/s43247-020-0013-y" TargetMode="External"/><Relationship Id="rId925" Type="http://schemas.openxmlformats.org/officeDocument/2006/relationships/hyperlink" Target="https://dx.doi.org/10.1007/s00382-017-3941-1" TargetMode="External"/><Relationship Id="rId357" Type="http://schemas.openxmlformats.org/officeDocument/2006/relationships/hyperlink" Target="https://dx.doi.org/10.1016/j.gloplacha.2017.06.004" TargetMode="External"/><Relationship Id="rId54" Type="http://schemas.openxmlformats.org/officeDocument/2006/relationships/hyperlink" Target="https://dx.doi.org/10.1175/jcli-d-13-00246.1" TargetMode="External"/><Relationship Id="rId217" Type="http://schemas.openxmlformats.org/officeDocument/2006/relationships/hyperlink" Target="https://dx.doi.org/10.5194/acp-18-8409-2018" TargetMode="External"/><Relationship Id="rId564" Type="http://schemas.openxmlformats.org/officeDocument/2006/relationships/hyperlink" Target="https://dx.doi.org/10.1029/2018jd028675" TargetMode="External"/><Relationship Id="rId771" Type="http://schemas.openxmlformats.org/officeDocument/2006/relationships/hyperlink" Target="https://dx.doi.org/10.5194/esd-3-63-2012" TargetMode="External"/><Relationship Id="rId869" Type="http://schemas.openxmlformats.org/officeDocument/2006/relationships/hyperlink" Target="https://dx.doi.org/10.1002/2017gl073798" TargetMode="External"/><Relationship Id="rId424" Type="http://schemas.openxmlformats.org/officeDocument/2006/relationships/hyperlink" Target="https://dx.doi.org/10.1007/s00382-015-2787-7" TargetMode="External"/><Relationship Id="rId631" Type="http://schemas.openxmlformats.org/officeDocument/2006/relationships/hyperlink" Target="https://dx.doi.org/10.1073/pnas.1510530112" TargetMode="External"/><Relationship Id="rId729" Type="http://schemas.openxmlformats.org/officeDocument/2006/relationships/hyperlink" Target="https://dx.doi.org/10.1126/sciadv.abc0671" TargetMode="External"/><Relationship Id="rId270" Type="http://schemas.openxmlformats.org/officeDocument/2006/relationships/hyperlink" Target="https://dx.doi.org/10.1175/jcli-d-19-0890.1" TargetMode="External"/><Relationship Id="rId936" Type="http://schemas.openxmlformats.org/officeDocument/2006/relationships/hyperlink" Target="https://dx.doi.org/10.1088/1748-9326/ab4c0b" TargetMode="External"/><Relationship Id="rId65" Type="http://schemas.openxmlformats.org/officeDocument/2006/relationships/hyperlink" Target="https://dx.doi.org/10.1175/jcli-d-16-0301.1" TargetMode="External"/><Relationship Id="rId130" Type="http://schemas.openxmlformats.org/officeDocument/2006/relationships/hyperlink" Target="https://dx.doi.org/10.1029/2011gl046713" TargetMode="External"/><Relationship Id="rId368" Type="http://schemas.openxmlformats.org/officeDocument/2006/relationships/hyperlink" Target="https://dx.doi.org/10.1175/2011jcli4137.1" TargetMode="External"/><Relationship Id="rId575" Type="http://schemas.openxmlformats.org/officeDocument/2006/relationships/hyperlink" Target="https://dx.doi.org/10.5194/gmd-10-2247-2017" TargetMode="External"/><Relationship Id="rId782" Type="http://schemas.openxmlformats.org/officeDocument/2006/relationships/hyperlink" Target="https://dx.doi.org/10.1029/2003gl019341" TargetMode="External"/><Relationship Id="rId228" Type="http://schemas.openxmlformats.org/officeDocument/2006/relationships/hyperlink" Target="https://dx.doi.org/10.1029/2019gl083701" TargetMode="External"/><Relationship Id="rId435" Type="http://schemas.openxmlformats.org/officeDocument/2006/relationships/hyperlink" Target="https://dx.doi.org/10.1175/jcli-d-14-00613.1" TargetMode="External"/><Relationship Id="rId642" Type="http://schemas.openxmlformats.org/officeDocument/2006/relationships/hyperlink" Target="https://dx.doi.org/10.1175/bams-d-16-0019.1" TargetMode="External"/><Relationship Id="rId281" Type="http://schemas.openxmlformats.org/officeDocument/2006/relationships/hyperlink" Target="https://dx.doi.org/10.1002/2014gl060815" TargetMode="External"/><Relationship Id="rId502" Type="http://schemas.openxmlformats.org/officeDocument/2006/relationships/hyperlink" Target="https://dx.doi.org/10.5194/esd-11-491-2020" TargetMode="External"/><Relationship Id="rId947" Type="http://schemas.openxmlformats.org/officeDocument/2006/relationships/hyperlink" Target="https://dx.doi.org/10.1175/jcli-d-17-0287.1" TargetMode="External"/><Relationship Id="rId76" Type="http://schemas.openxmlformats.org/officeDocument/2006/relationships/hyperlink" Target="https://dx.doi.org/10.1175/jcli3756.1" TargetMode="External"/><Relationship Id="rId141" Type="http://schemas.openxmlformats.org/officeDocument/2006/relationships/hyperlink" Target="https://dx.doi.org/10.1002/2014gl060043" TargetMode="External"/><Relationship Id="rId379" Type="http://schemas.openxmlformats.org/officeDocument/2006/relationships/hyperlink" Target="https://dx.doi.org/10.1002/grl.50502" TargetMode="External"/><Relationship Id="rId586" Type="http://schemas.openxmlformats.org/officeDocument/2006/relationships/hyperlink" Target="https://dx.doi.org/10.5194/cp-6-1-2010" TargetMode="External"/><Relationship Id="rId793" Type="http://schemas.openxmlformats.org/officeDocument/2006/relationships/hyperlink" Target="https://dx.doi.org/10.1038/nature16542" TargetMode="External"/><Relationship Id="rId807" Type="http://schemas.openxmlformats.org/officeDocument/2006/relationships/hyperlink" Target="https://dx.doi.org/10.1038/ngeo2253" TargetMode="External"/><Relationship Id="rId7" Type="http://schemas.openxmlformats.org/officeDocument/2006/relationships/endnotes" Target="endnotes.xml"/><Relationship Id="rId239" Type="http://schemas.openxmlformats.org/officeDocument/2006/relationships/hyperlink" Target="https://dx.doi.org/10.1002/2016gl071930" TargetMode="External"/><Relationship Id="rId446" Type="http://schemas.openxmlformats.org/officeDocument/2006/relationships/hyperlink" Target="https://dx.doi.org/10.1017/cbo9781107415324.023" TargetMode="External"/><Relationship Id="rId653" Type="http://schemas.openxmlformats.org/officeDocument/2006/relationships/hyperlink" Target="https://dx.doi.org/10.1002/2017gl076159" TargetMode="External"/><Relationship Id="rId292" Type="http://schemas.openxmlformats.org/officeDocument/2006/relationships/hyperlink" Target="https://dx.doi.org/10.1088/1748-9326/ab71a3" TargetMode="External"/><Relationship Id="rId306" Type="http://schemas.openxmlformats.org/officeDocument/2006/relationships/hyperlink" Target="https://dx.doi.org/10.1038/nclimate2498" TargetMode="External"/><Relationship Id="rId860" Type="http://schemas.openxmlformats.org/officeDocument/2006/relationships/hyperlink" Target="https://dx.doi.org/10.1016/j.gloplacha.2015.10.011" TargetMode="External"/><Relationship Id="rId958" Type="http://schemas.openxmlformats.org/officeDocument/2006/relationships/hyperlink" Target="https://dx.doi.org/10.1088/1748-9326/ab97c9" TargetMode="External"/><Relationship Id="rId87" Type="http://schemas.openxmlformats.org/officeDocument/2006/relationships/hyperlink" Target="https://dx.doi.org/10.1175/jcli-d-16-0662.1" TargetMode="External"/><Relationship Id="rId513" Type="http://schemas.openxmlformats.org/officeDocument/2006/relationships/hyperlink" Target="https://dx.doi.org/10.1029/2018gl080320" TargetMode="External"/><Relationship Id="rId597" Type="http://schemas.openxmlformats.org/officeDocument/2006/relationships/hyperlink" Target="https://dx.doi.org/10.1126/sciadv.aba1981" TargetMode="External"/><Relationship Id="rId720" Type="http://schemas.openxmlformats.org/officeDocument/2006/relationships/hyperlink" Target="https://dx.doi.org/10.1029/2018ef000935" TargetMode="External"/><Relationship Id="rId818" Type="http://schemas.openxmlformats.org/officeDocument/2006/relationships/hyperlink" Target="https://dx.doi.org/10.1038/s41558-018-0124-y" TargetMode="External"/><Relationship Id="rId152" Type="http://schemas.openxmlformats.org/officeDocument/2006/relationships/hyperlink" Target="https://dx.doi.org/10.1007/s00382-015-2882-9" TargetMode="External"/><Relationship Id="rId457" Type="http://schemas.openxmlformats.org/officeDocument/2006/relationships/hyperlink" Target="https://dx.doi.org/10.1175/2009jcli3361.1" TargetMode="External"/><Relationship Id="rId1003" Type="http://schemas.openxmlformats.org/officeDocument/2006/relationships/hyperlink" Target="https://dx.doi.org/10.1175/1520-0442(1997)010%3c1004:eliv%3e2.0.co;2" TargetMode="External"/><Relationship Id="rId664" Type="http://schemas.openxmlformats.org/officeDocument/2006/relationships/hyperlink" Target="https://dx.doi.org/10.17226/18988" TargetMode="External"/><Relationship Id="rId871" Type="http://schemas.openxmlformats.org/officeDocument/2006/relationships/hyperlink" Target="https://dx.doi.org/10.1007/s00382-018-4163-x" TargetMode="External"/><Relationship Id="rId969" Type="http://schemas.openxmlformats.org/officeDocument/2006/relationships/hyperlink" Target="https://dx.doi.org/10.1029/2010gl043730" TargetMode="External"/><Relationship Id="rId14" Type="http://schemas.openxmlformats.org/officeDocument/2006/relationships/hyperlink" Target="https://dx.doi.org/10.5194/esd-10-91-2019" TargetMode="External"/><Relationship Id="rId317" Type="http://schemas.openxmlformats.org/officeDocument/2006/relationships/hyperlink" Target="https://dx.doi.org/10.1002/2013gl058466" TargetMode="External"/><Relationship Id="rId524" Type="http://schemas.openxmlformats.org/officeDocument/2006/relationships/hyperlink" Target="https://dx.doi.org/10.1126/science.aan3325" TargetMode="External"/><Relationship Id="rId731" Type="http://schemas.openxmlformats.org/officeDocument/2006/relationships/hyperlink" Target="https://dx.doi.org/10.1175/jcli-d-17-0240.1" TargetMode="External"/><Relationship Id="rId98" Type="http://schemas.openxmlformats.org/officeDocument/2006/relationships/hyperlink" Target="https://dx.doi.org/10.1175/jcli-d-18-0431.1" TargetMode="External"/><Relationship Id="rId163" Type="http://schemas.openxmlformats.org/officeDocument/2006/relationships/hyperlink" Target="https://dx.doi.org/10.1038/ncomms7869" TargetMode="External"/><Relationship Id="rId370" Type="http://schemas.openxmlformats.org/officeDocument/2006/relationships/hyperlink" Target="https://dx.doi.org/10.1175/jcli-d-14-00735.1" TargetMode="External"/><Relationship Id="rId829" Type="http://schemas.openxmlformats.org/officeDocument/2006/relationships/hyperlink" Target="https://dx.doi.org/10.1029/2019jd031093" TargetMode="External"/><Relationship Id="rId1014" Type="http://schemas.openxmlformats.org/officeDocument/2006/relationships/hyperlink" Target="https://dx.doi.org/10.1088/1748-9326/10/3/031001" TargetMode="External"/><Relationship Id="rId230" Type="http://schemas.openxmlformats.org/officeDocument/2006/relationships/hyperlink" Target="https://dx.doi.org/10.1038/ngeo2824" TargetMode="External"/><Relationship Id="rId468" Type="http://schemas.openxmlformats.org/officeDocument/2006/relationships/hyperlink" Target="https://dx.doi.org/10.1088/1748-9326/9/7/074013" TargetMode="External"/><Relationship Id="rId675" Type="http://schemas.openxmlformats.org/officeDocument/2006/relationships/hyperlink" Target="https://dx.doi.org/10.1038/s41467-019-10561-x" TargetMode="External"/><Relationship Id="rId882" Type="http://schemas.openxmlformats.org/officeDocument/2006/relationships/hyperlink" Target="https://dx.doi.org/10.1175/bams-d-11-00094.1" TargetMode="External"/><Relationship Id="rId25" Type="http://schemas.openxmlformats.org/officeDocument/2006/relationships/hyperlink" Target="https://dx.doi.org/10.1088/1748-9326/abe06b" TargetMode="External"/><Relationship Id="rId328" Type="http://schemas.openxmlformats.org/officeDocument/2006/relationships/hyperlink" Target="https://dx.doi.org/10.1029/2005gl025127" TargetMode="External"/><Relationship Id="rId535" Type="http://schemas.openxmlformats.org/officeDocument/2006/relationships/hyperlink" Target="https://dx.doi.org/10.1098/rsta.2014.0134" TargetMode="External"/><Relationship Id="rId742" Type="http://schemas.openxmlformats.org/officeDocument/2006/relationships/hyperlink" Target="https://dx.doi.org/10.1007/s10584-013-0777-5" TargetMode="External"/><Relationship Id="rId174" Type="http://schemas.openxmlformats.org/officeDocument/2006/relationships/hyperlink" Target="https://dx.doi.org/10.1038/s41598-019-52805-2" TargetMode="External"/><Relationship Id="rId381" Type="http://schemas.openxmlformats.org/officeDocument/2006/relationships/hyperlink" Target="https://dx.doi.org/10.1038/ngeo2545" TargetMode="External"/><Relationship Id="rId602" Type="http://schemas.openxmlformats.org/officeDocument/2006/relationships/hyperlink" Target="https://dx.doi.org/10.1007/s10584-019-02389-7" TargetMode="External"/><Relationship Id="rId241" Type="http://schemas.openxmlformats.org/officeDocument/2006/relationships/hyperlink" Target="https://dx.doi.org/10.1175/jcli-d-18-0606.1" TargetMode="External"/><Relationship Id="rId479" Type="http://schemas.openxmlformats.org/officeDocument/2006/relationships/hyperlink" Target="https://dx.doi.org/10.1007/s00382-016-3276-3" TargetMode="External"/><Relationship Id="rId686" Type="http://schemas.openxmlformats.org/officeDocument/2006/relationships/hyperlink" Target="https://dx.doi.org/10.1175/jcli-d-15-0754.1" TargetMode="External"/><Relationship Id="rId893" Type="http://schemas.openxmlformats.org/officeDocument/2006/relationships/hyperlink" Target="https://dx.doi.org/10.5194/gmd-8-51-2015" TargetMode="External"/><Relationship Id="rId907" Type="http://schemas.openxmlformats.org/officeDocument/2006/relationships/hyperlink" Target="https://dx.doi.org/10.1029/2019ef001312" TargetMode="External"/><Relationship Id="rId36" Type="http://schemas.openxmlformats.org/officeDocument/2006/relationships/hyperlink" Target="https://dx.doi.org/10.1175/jcli-d-18-0563.1" TargetMode="External"/><Relationship Id="rId339" Type="http://schemas.openxmlformats.org/officeDocument/2006/relationships/hyperlink" Target="https://dx.doi.org/10.1038/d41586-020-00177-3" TargetMode="External"/><Relationship Id="rId546" Type="http://schemas.openxmlformats.org/officeDocument/2006/relationships/hyperlink" Target="https://dx.doi.org/10.1029/2019ms001639" TargetMode="External"/><Relationship Id="rId753" Type="http://schemas.openxmlformats.org/officeDocument/2006/relationships/hyperlink" Target="https://dx.doi.org/10.1175/jcli-d-16-0695.1" TargetMode="External"/><Relationship Id="rId101" Type="http://schemas.openxmlformats.org/officeDocument/2006/relationships/hyperlink" Target="https://dx.doi.org/10.5194/cp-16-1777-2020" TargetMode="External"/><Relationship Id="rId185" Type="http://schemas.openxmlformats.org/officeDocument/2006/relationships/hyperlink" Target="https://dx.doi.org/10.5194/cp-12-961-2016" TargetMode="External"/><Relationship Id="rId406" Type="http://schemas.openxmlformats.org/officeDocument/2006/relationships/hyperlink" Target="https://dx.doi.org/10.1038/s41467-017-01606-0" TargetMode="External"/><Relationship Id="rId960" Type="http://schemas.openxmlformats.org/officeDocument/2006/relationships/hyperlink" Target="https://dx.doi.org/10.1175/jcli-d-18-0269.1" TargetMode="External"/><Relationship Id="rId392" Type="http://schemas.openxmlformats.org/officeDocument/2006/relationships/hyperlink" Target="https://dx.doi.org/10.1002/2015jd024304" TargetMode="External"/><Relationship Id="rId613" Type="http://schemas.openxmlformats.org/officeDocument/2006/relationships/hyperlink" Target="https://dx.doi.org/10.1088/1748-9326/4/4/045102" TargetMode="External"/><Relationship Id="rId697" Type="http://schemas.openxmlformats.org/officeDocument/2006/relationships/hyperlink" Target="https://dx.doi.org/10.1088/1748-9326/6/4/044021" TargetMode="External"/><Relationship Id="rId820" Type="http://schemas.openxmlformats.org/officeDocument/2006/relationships/hyperlink" Target="https://dx.doi.org/10.1007/s00382-018-4359-0" TargetMode="External"/><Relationship Id="rId918" Type="http://schemas.openxmlformats.org/officeDocument/2006/relationships/hyperlink" Target="https://dx.doi.org/10.1007/s10584-011-0148-z" TargetMode="External"/><Relationship Id="rId252" Type="http://schemas.openxmlformats.org/officeDocument/2006/relationships/hyperlink" Target="https://dx.doi.org/10.1002/qj.3115" TargetMode="External"/><Relationship Id="rId47" Type="http://schemas.openxmlformats.org/officeDocument/2006/relationships/hyperlink" Target="https://dx.doi.org/10.1002/2014gl062588" TargetMode="External"/><Relationship Id="rId112" Type="http://schemas.openxmlformats.org/officeDocument/2006/relationships/hyperlink" Target="https://dx.doi.org/10.1002/grl.50971" TargetMode="External"/><Relationship Id="rId557" Type="http://schemas.openxmlformats.org/officeDocument/2006/relationships/hyperlink" Target="https://dx.doi.org/10.1175/mwr-d-15-0350.1" TargetMode="External"/><Relationship Id="rId764" Type="http://schemas.openxmlformats.org/officeDocument/2006/relationships/hyperlink" Target="https://dx.doi.org/10.1038/s41612-018-0038-4" TargetMode="External"/><Relationship Id="rId971" Type="http://schemas.openxmlformats.org/officeDocument/2006/relationships/hyperlink" Target="https://dx.doi.org/10.1088/1748-9326/ab81c2" TargetMode="External"/><Relationship Id="rId196" Type="http://schemas.openxmlformats.org/officeDocument/2006/relationships/hyperlink" Target="https://dx.doi.org/10.1088/1748-9326/ab8331" TargetMode="External"/><Relationship Id="rId417" Type="http://schemas.openxmlformats.org/officeDocument/2006/relationships/hyperlink" Target="https://dx.doi.org/10.5194/cp-6-723-2010" TargetMode="External"/><Relationship Id="rId624" Type="http://schemas.openxmlformats.org/officeDocument/2006/relationships/hyperlink" Target="https://dx.doi.org/10.1175/jcli-d-18-0846.1" TargetMode="External"/><Relationship Id="rId831" Type="http://schemas.openxmlformats.org/officeDocument/2006/relationships/hyperlink" Target="https://dx.doi.org/10.1175/jcli-d-18-0882.1" TargetMode="External"/><Relationship Id="rId263" Type="http://schemas.openxmlformats.org/officeDocument/2006/relationships/hyperlink" Target="https://dx.doi.org/10.1002/wcc.148" TargetMode="External"/><Relationship Id="rId470" Type="http://schemas.openxmlformats.org/officeDocument/2006/relationships/hyperlink" Target="https://dx.doi.org/10.1002/2017jd026874" TargetMode="External"/><Relationship Id="rId929" Type="http://schemas.openxmlformats.org/officeDocument/2006/relationships/hyperlink" Target="https://dx.doi.org/10.1029/2020gl088337" TargetMode="External"/><Relationship Id="rId58" Type="http://schemas.openxmlformats.org/officeDocument/2006/relationships/hyperlink" Target="https://dx.doi.org/10.1175/jcli-d-15-0466.1" TargetMode="External"/><Relationship Id="rId123" Type="http://schemas.openxmlformats.org/officeDocument/2006/relationships/hyperlink" Target="https://dx.doi.org/10.1038/s41586-018-0776-9" TargetMode="External"/><Relationship Id="rId330" Type="http://schemas.openxmlformats.org/officeDocument/2006/relationships/hyperlink" Target="https://dx.doi.org/10.5194/tc-12-3287-2018" TargetMode="External"/><Relationship Id="rId568" Type="http://schemas.openxmlformats.org/officeDocument/2006/relationships/hyperlink" Target="https://dx.doi.org/10.1007/s00382-014-2305-3" TargetMode="External"/><Relationship Id="rId775" Type="http://schemas.openxmlformats.org/officeDocument/2006/relationships/hyperlink" Target="https://dx.doi.org/10.1038/ngeo2040" TargetMode="External"/><Relationship Id="rId982" Type="http://schemas.openxmlformats.org/officeDocument/2006/relationships/hyperlink" Target="https://dx.doi.org/10.1002/2015gl065364" TargetMode="External"/><Relationship Id="rId428" Type="http://schemas.openxmlformats.org/officeDocument/2006/relationships/hyperlink" Target="https://dx.doi.org/10.1073/pnas.1009519107" TargetMode="External"/><Relationship Id="rId635" Type="http://schemas.openxmlformats.org/officeDocument/2006/relationships/hyperlink" Target="https://dx.doi.org/10.1002/2014gl060799" TargetMode="External"/><Relationship Id="rId842" Type="http://schemas.openxmlformats.org/officeDocument/2006/relationships/hyperlink" Target="https://dx.doi.org/10.1175/jcli-d-16-0034.1" TargetMode="External"/><Relationship Id="rId274" Type="http://schemas.openxmlformats.org/officeDocument/2006/relationships/hyperlink" Target="https://dx.doi.org/10.1007/s13194-015-0110-4" TargetMode="External"/><Relationship Id="rId481" Type="http://schemas.openxmlformats.org/officeDocument/2006/relationships/hyperlink" Target="https://dx.doi.org/10.5194/bg-17-3439-2020" TargetMode="External"/><Relationship Id="rId702" Type="http://schemas.openxmlformats.org/officeDocument/2006/relationships/hyperlink" Target="https://dx.doi.org/10.1029/2019ef001165" TargetMode="External"/><Relationship Id="rId69" Type="http://schemas.openxmlformats.org/officeDocument/2006/relationships/hyperlink" Target="https://dx.doi.org/10.1007/s00382-018-4343-8" TargetMode="External"/><Relationship Id="rId134" Type="http://schemas.openxmlformats.org/officeDocument/2006/relationships/hyperlink" Target="https://dx.doi.org/10.1175/bams-d-17-0025.1" TargetMode="External"/><Relationship Id="rId579" Type="http://schemas.openxmlformats.org/officeDocument/2006/relationships/hyperlink" Target="https://dx.doi.org/10.1002/2016gl068511" TargetMode="External"/><Relationship Id="rId786" Type="http://schemas.openxmlformats.org/officeDocument/2006/relationships/hyperlink" Target="https://dx.doi.org/10.1007/s40641-018-0111-4" TargetMode="External"/><Relationship Id="rId993" Type="http://schemas.openxmlformats.org/officeDocument/2006/relationships/hyperlink" Target="https://dx.doi.org/10.1175/jcli-d-14-00823.1" TargetMode="External"/><Relationship Id="rId341" Type="http://schemas.openxmlformats.org/officeDocument/2006/relationships/hyperlink" Target="https://dx.doi.org/10.1088/1748-9326/aaed59" TargetMode="External"/><Relationship Id="rId439" Type="http://schemas.openxmlformats.org/officeDocument/2006/relationships/hyperlink" Target="https://dx.doi.org/10.1029/2010gl042873" TargetMode="External"/><Relationship Id="rId646" Type="http://schemas.openxmlformats.org/officeDocument/2006/relationships/hyperlink" Target="https://dx.doi.org/10.1038/nclimate2524" TargetMode="External"/><Relationship Id="rId201" Type="http://schemas.openxmlformats.org/officeDocument/2006/relationships/hyperlink" Target="https://dx.doi.org/10.1175/2008jcli2596.1" TargetMode="External"/><Relationship Id="rId285" Type="http://schemas.openxmlformats.org/officeDocument/2006/relationships/hyperlink" Target="https://dx.doi.org/10.5194/acp-17-595-2017" TargetMode="External"/><Relationship Id="rId506" Type="http://schemas.openxmlformats.org/officeDocument/2006/relationships/hyperlink" Target="https://dx.doi.org/10.1007/s00382-012-1350-z" TargetMode="External"/><Relationship Id="rId853" Type="http://schemas.openxmlformats.org/officeDocument/2006/relationships/hyperlink" Target="https://dx.doi.org/10.5194/acp-18-621-2018" TargetMode="External"/><Relationship Id="rId492" Type="http://schemas.openxmlformats.org/officeDocument/2006/relationships/hyperlink" Target="https://dx.doi.org/10.1175/jcli-d-14-00500.1" TargetMode="External"/><Relationship Id="rId713" Type="http://schemas.openxmlformats.org/officeDocument/2006/relationships/hyperlink" Target="https://dx.doi.org/10.1038/s41558-019-0677-4" TargetMode="External"/><Relationship Id="rId797" Type="http://schemas.openxmlformats.org/officeDocument/2006/relationships/hyperlink" Target="https://dx.doi.org/10.1175/jcli-d-19-0109.1" TargetMode="External"/><Relationship Id="rId920" Type="http://schemas.openxmlformats.org/officeDocument/2006/relationships/hyperlink" Target="https://dx.doi.org/10.1038/nature23538" TargetMode="External"/><Relationship Id="rId145" Type="http://schemas.openxmlformats.org/officeDocument/2006/relationships/hyperlink" Target="https://dx.doi.org/10.1175/jcli-d-16-0241.1" TargetMode="External"/><Relationship Id="rId352" Type="http://schemas.openxmlformats.org/officeDocument/2006/relationships/hyperlink" Target="https://dx.doi.org/10.1007/s00382-020-05190-w" TargetMode="External"/><Relationship Id="rId212" Type="http://schemas.openxmlformats.org/officeDocument/2006/relationships/hyperlink" Target="https://dx.doi.org/10.1007/s00382-016-3502-z" TargetMode="External"/><Relationship Id="rId657" Type="http://schemas.openxmlformats.org/officeDocument/2006/relationships/hyperlink" Target="https://dx.doi.org/10.5194/esd-11-737-2020" TargetMode="External"/><Relationship Id="rId864" Type="http://schemas.openxmlformats.org/officeDocument/2006/relationships/hyperlink" Target="https://dx.doi.org/10.1007/s00382-017-3749-z" TargetMode="External"/><Relationship Id="rId296" Type="http://schemas.openxmlformats.org/officeDocument/2006/relationships/hyperlink" Target="https://dx.doi.org/10.1029/2020gl087348" TargetMode="External"/><Relationship Id="rId517" Type="http://schemas.openxmlformats.org/officeDocument/2006/relationships/hyperlink" Target="https://dx.doi.org/10.1175/jcli-d-17-0439.1" TargetMode="External"/><Relationship Id="rId724" Type="http://schemas.openxmlformats.org/officeDocument/2006/relationships/hyperlink" Target="https://dx.doi.org/10.1002/2014gb005079" TargetMode="External"/><Relationship Id="rId931" Type="http://schemas.openxmlformats.org/officeDocument/2006/relationships/hyperlink" Target="https://dx.doi.org/10.1038/ngeo2345" TargetMode="External"/><Relationship Id="rId60" Type="http://schemas.openxmlformats.org/officeDocument/2006/relationships/hyperlink" Target="https://dx.doi.org/10.1002/wcc.454" TargetMode="External"/><Relationship Id="rId156" Type="http://schemas.openxmlformats.org/officeDocument/2006/relationships/hyperlink" Target="https://dx.doi.org/10.5194/acp-12-8223-2012" TargetMode="External"/><Relationship Id="rId363" Type="http://schemas.openxmlformats.org/officeDocument/2006/relationships/hyperlink" Target="https://dx.doi.org/10.1088/1748-9326/aab1b2" TargetMode="External"/><Relationship Id="rId570" Type="http://schemas.openxmlformats.org/officeDocument/2006/relationships/hyperlink" Target="https://dx.doi.org/10.1038/nclimate2888" TargetMode="External"/><Relationship Id="rId1007" Type="http://schemas.openxmlformats.org/officeDocument/2006/relationships/hyperlink" Target="https://dx.doi.org/10.1007/s00382-017-3859-7" TargetMode="External"/><Relationship Id="rId223" Type="http://schemas.openxmlformats.org/officeDocument/2006/relationships/hyperlink" Target="https://dx.doi.org/10.1088/1748-9326/aab827" TargetMode="External"/><Relationship Id="rId430" Type="http://schemas.openxmlformats.org/officeDocument/2006/relationships/hyperlink" Target="https://dx.doi.org/10.1073/pnas.1615572113" TargetMode="External"/><Relationship Id="rId668" Type="http://schemas.openxmlformats.org/officeDocument/2006/relationships/hyperlink" Target="https://dx.doi.org/10.1038/nclimate3179" TargetMode="External"/><Relationship Id="rId875" Type="http://schemas.openxmlformats.org/officeDocument/2006/relationships/hyperlink" Target="https://dx.doi.org/10.1073/pnas.1604581113" TargetMode="External"/><Relationship Id="rId18" Type="http://schemas.openxmlformats.org/officeDocument/2006/relationships/hyperlink" Target="https://dx.doi.org/10.5194/acp-17-13071-2017" TargetMode="External"/><Relationship Id="rId528" Type="http://schemas.openxmlformats.org/officeDocument/2006/relationships/hyperlink" Target="https://dx.doi.org/10.1002/2016gb005426" TargetMode="External"/><Relationship Id="rId735" Type="http://schemas.openxmlformats.org/officeDocument/2006/relationships/hyperlink" Target="https://dx.doi.org/10.1088/1748-9326/9/12/124002" TargetMode="External"/><Relationship Id="rId942" Type="http://schemas.openxmlformats.org/officeDocument/2006/relationships/hyperlink" Target="https://dx.doi.org/10.1002/2013jc009589" TargetMode="External"/><Relationship Id="rId167" Type="http://schemas.openxmlformats.org/officeDocument/2006/relationships/hyperlink" Target="https://dx.doi.org/10.1175/2008jcli2471.1" TargetMode="External"/><Relationship Id="rId374" Type="http://schemas.openxmlformats.org/officeDocument/2006/relationships/hyperlink" Target="https://dx.doi.org/10.1007/s40641-015-0020-8" TargetMode="External"/><Relationship Id="rId581" Type="http://schemas.openxmlformats.org/officeDocument/2006/relationships/hyperlink" Target="https://dx.doi.org/10.1038/ngeo2820" TargetMode="External"/><Relationship Id="rId1018" Type="http://schemas.openxmlformats.org/officeDocument/2006/relationships/hyperlink" Target="https://dx.doi.org/10.1175/jcli-d-18-0707.1" TargetMode="External"/><Relationship Id="rId71" Type="http://schemas.openxmlformats.org/officeDocument/2006/relationships/hyperlink" Target="https://dx.doi.org/10.1038/nclimate3029" TargetMode="External"/><Relationship Id="rId234" Type="http://schemas.openxmlformats.org/officeDocument/2006/relationships/hyperlink" Target="https://dx.doi.org/10.5194/cp-9-1111-2013" TargetMode="External"/><Relationship Id="rId679" Type="http://schemas.openxmlformats.org/officeDocument/2006/relationships/hyperlink" Target="https://dx.doi.org/10.1029/2019gl086695" TargetMode="External"/><Relationship Id="rId802" Type="http://schemas.openxmlformats.org/officeDocument/2006/relationships/hyperlink" Target="https://dx.doi.org/10.1038/ngeo2449" TargetMode="External"/><Relationship Id="rId886" Type="http://schemas.openxmlformats.org/officeDocument/2006/relationships/hyperlink" Target="https://dx.doi.org/10.1088/1748-9326/aabef2" TargetMode="External"/><Relationship Id="rId2" Type="http://schemas.openxmlformats.org/officeDocument/2006/relationships/numbering" Target="numbering.xml"/><Relationship Id="rId29" Type="http://schemas.openxmlformats.org/officeDocument/2006/relationships/hyperlink" Target="https://dx.doi.org/10.1146/annurev-environ-052912-173303" TargetMode="External"/><Relationship Id="rId441" Type="http://schemas.openxmlformats.org/officeDocument/2006/relationships/hyperlink" Target="https://dx.doi.org/10.1038/nclimate2326" TargetMode="External"/><Relationship Id="rId539" Type="http://schemas.openxmlformats.org/officeDocument/2006/relationships/hyperlink" Target="https://dx.doi.org/10.1002/2017gl075627" TargetMode="External"/><Relationship Id="rId746" Type="http://schemas.openxmlformats.org/officeDocument/2006/relationships/hyperlink" Target="https://dx.doi.org/10.1073/pnas.1415631111" TargetMode="External"/><Relationship Id="rId178" Type="http://schemas.openxmlformats.org/officeDocument/2006/relationships/hyperlink" Target="https://dx.doi.org/10.1017/cbo9781107415324.015" TargetMode="External"/><Relationship Id="rId301" Type="http://schemas.openxmlformats.org/officeDocument/2006/relationships/hyperlink" Target="https://dx.doi.org/10.1038/ngeo2761" TargetMode="External"/><Relationship Id="rId953" Type="http://schemas.openxmlformats.org/officeDocument/2006/relationships/hyperlink" Target="https://dx.doi.org/10.1098/rsta.2013.0290" TargetMode="External"/><Relationship Id="rId82" Type="http://schemas.openxmlformats.org/officeDocument/2006/relationships/hyperlink" Target="https://dx.doi.org/10.1029/2018gl079429" TargetMode="External"/><Relationship Id="rId385" Type="http://schemas.openxmlformats.org/officeDocument/2006/relationships/hyperlink" Target="https://dx.doi.org/10.1017/cbo9781107415416" TargetMode="External"/><Relationship Id="rId592" Type="http://schemas.openxmlformats.org/officeDocument/2006/relationships/hyperlink" Target="https://dx.doi.org/10.1029/2019gl085951" TargetMode="External"/><Relationship Id="rId606" Type="http://schemas.openxmlformats.org/officeDocument/2006/relationships/hyperlink" Target="https://dx.doi.org/10.1038/ngeo3031" TargetMode="External"/><Relationship Id="rId813" Type="http://schemas.openxmlformats.org/officeDocument/2006/relationships/hyperlink" Target="https://dx.doi.org/10.1038/srep18903" TargetMode="External"/><Relationship Id="rId245" Type="http://schemas.openxmlformats.org/officeDocument/2006/relationships/hyperlink" Target="https://dx.doi.org/10.1038/s41561-018-0249-7" TargetMode="External"/><Relationship Id="rId452" Type="http://schemas.openxmlformats.org/officeDocument/2006/relationships/hyperlink" Target="https://dx.doi.org/10.5194/cp-14-1165-2018" TargetMode="External"/><Relationship Id="rId897" Type="http://schemas.openxmlformats.org/officeDocument/2006/relationships/hyperlink" Target="https://dx.doi.org/10.1002/2013gl058731" TargetMode="External"/><Relationship Id="rId105" Type="http://schemas.openxmlformats.org/officeDocument/2006/relationships/hyperlink" Target="https://dx.doi.org/10.1007/s00382-017-3991-4" TargetMode="External"/><Relationship Id="rId312" Type="http://schemas.openxmlformats.org/officeDocument/2006/relationships/hyperlink" Target="https://dx.doi.org/10.1175/jcli-d-13-00353.1" TargetMode="External"/><Relationship Id="rId757" Type="http://schemas.openxmlformats.org/officeDocument/2006/relationships/hyperlink" Target="https://dx.doi.org/10.1007/s00382-015-2678-y" TargetMode="External"/><Relationship Id="rId964" Type="http://schemas.openxmlformats.org/officeDocument/2006/relationships/hyperlink" Target="https://dx.doi.org/10.1088/1748-9326/abce27" TargetMode="External"/><Relationship Id="rId93" Type="http://schemas.openxmlformats.org/officeDocument/2006/relationships/hyperlink" Target="https://dx.doi.org/10.1002/asl.984" TargetMode="External"/><Relationship Id="rId189" Type="http://schemas.openxmlformats.org/officeDocument/2006/relationships/hyperlink" Target="https://dx.doi.org/10.1126/science.1145956" TargetMode="External"/><Relationship Id="rId396" Type="http://schemas.openxmlformats.org/officeDocument/2006/relationships/hyperlink" Target="https://dx.doi.org/10.1088/1748-9326/abc4af" TargetMode="External"/><Relationship Id="rId617" Type="http://schemas.openxmlformats.org/officeDocument/2006/relationships/hyperlink" Target="https://dx.doi.org/10.2151/jmsj.2012-a22" TargetMode="External"/><Relationship Id="rId824" Type="http://schemas.openxmlformats.org/officeDocument/2006/relationships/hyperlink" Target="https://dx.doi.org/10.1175/jas-d-13-0325.1" TargetMode="External"/><Relationship Id="rId256" Type="http://schemas.openxmlformats.org/officeDocument/2006/relationships/hyperlink" Target="https://dx.doi.org/10.1007/s00382-010-0915-y" TargetMode="External"/><Relationship Id="rId463" Type="http://schemas.openxmlformats.org/officeDocument/2006/relationships/hyperlink" Target="https://dx.doi.org/10.1007/s00382-016-3162-z" TargetMode="External"/><Relationship Id="rId670" Type="http://schemas.openxmlformats.org/officeDocument/2006/relationships/hyperlink" Target="https://dx.doi.org/10.1029/2020gl087259" TargetMode="External"/><Relationship Id="rId116" Type="http://schemas.openxmlformats.org/officeDocument/2006/relationships/hyperlink" Target="https://dx.doi.org/10.1029/2018jd030173" TargetMode="External"/><Relationship Id="rId323" Type="http://schemas.openxmlformats.org/officeDocument/2006/relationships/hyperlink" Target="https://dx.doi.org/10.1038/35083752" TargetMode="External"/><Relationship Id="rId530" Type="http://schemas.openxmlformats.org/officeDocument/2006/relationships/hyperlink" Target="https://dx.doi.org/10.1175/jcli-d-18-0040.1" TargetMode="External"/><Relationship Id="rId768" Type="http://schemas.openxmlformats.org/officeDocument/2006/relationships/hyperlink" Target="https://dx.doi.org/10.5194/esd-7-327-2016" TargetMode="External"/><Relationship Id="rId975" Type="http://schemas.openxmlformats.org/officeDocument/2006/relationships/hyperlink" Target="https://dx.doi.org/10.1038/nclimate2689" TargetMode="External"/><Relationship Id="rId20" Type="http://schemas.openxmlformats.org/officeDocument/2006/relationships/hyperlink" Target="https://dx.doi.org/10.1029/2018ms001592" TargetMode="External"/><Relationship Id="rId628" Type="http://schemas.openxmlformats.org/officeDocument/2006/relationships/hyperlink" Target="https://dx.doi.org/10.1038/srep40861" TargetMode="External"/><Relationship Id="rId835" Type="http://schemas.openxmlformats.org/officeDocument/2006/relationships/hyperlink" Target="https://dx.doi.org/10.1038/ngeo1004" TargetMode="External"/><Relationship Id="rId267" Type="http://schemas.openxmlformats.org/officeDocument/2006/relationships/hyperlink" Target="https://dx.doi.org/10.3389/fmars.2020.00386" TargetMode="External"/><Relationship Id="rId474" Type="http://schemas.openxmlformats.org/officeDocument/2006/relationships/hyperlink" Target="https://dx.doi.org/10.5194/esd-10-885-2019" TargetMode="External"/><Relationship Id="rId1020" Type="http://schemas.openxmlformats.org/officeDocument/2006/relationships/hyperlink" Target="https://dx.doi.org/10.1175/jcli-d-17-0571.1" TargetMode="External"/><Relationship Id="rId127" Type="http://schemas.openxmlformats.org/officeDocument/2006/relationships/hyperlink" Target="https://dx.doi.org/10.1038/s41558-020-00943-1" TargetMode="External"/><Relationship Id="rId681" Type="http://schemas.openxmlformats.org/officeDocument/2006/relationships/hyperlink" Target="https://dx.doi.org/10.1175/jcli-d-17-0651.1" TargetMode="External"/><Relationship Id="rId779" Type="http://schemas.openxmlformats.org/officeDocument/2006/relationships/hyperlink" Target="https://dx.doi.org/10.5194/esd-10-901-2019" TargetMode="External"/><Relationship Id="rId902" Type="http://schemas.openxmlformats.org/officeDocument/2006/relationships/hyperlink" Target="https://dx.doi.org/10.5194/esd-11-579-2020" TargetMode="External"/><Relationship Id="rId986" Type="http://schemas.openxmlformats.org/officeDocument/2006/relationships/hyperlink" Target="https://dx.doi.org/10.1007/s00382-016-3410-2" TargetMode="External"/><Relationship Id="rId31" Type="http://schemas.openxmlformats.org/officeDocument/2006/relationships/hyperlink" Target="https://dx.doi.org/10.1088/1748-9326/5/2/025212" TargetMode="External"/><Relationship Id="rId334" Type="http://schemas.openxmlformats.org/officeDocument/2006/relationships/hyperlink" Target="https://dx.doi.org/10.1017/cbo9781107415324.008" TargetMode="External"/><Relationship Id="rId541" Type="http://schemas.openxmlformats.org/officeDocument/2006/relationships/hyperlink" Target="https://dx.doi.org/10.1088/1748-9326/ab7d02" TargetMode="External"/><Relationship Id="rId639" Type="http://schemas.openxmlformats.org/officeDocument/2006/relationships/hyperlink" Target="https://dx.doi.org/10.1175/jcli-d-17-0620.1" TargetMode="External"/><Relationship Id="rId180" Type="http://schemas.openxmlformats.org/officeDocument/2006/relationships/hyperlink" Target="https://dx.doi.org/10.1038/nclimate2923" TargetMode="External"/><Relationship Id="rId278" Type="http://schemas.openxmlformats.org/officeDocument/2006/relationships/hyperlink" Target="https://dx.doi.org/10.1002/2014jd021608" TargetMode="External"/><Relationship Id="rId401" Type="http://schemas.openxmlformats.org/officeDocument/2006/relationships/hyperlink" Target="https://dx.doi.org/10.1038/s41561-019-0463-y" TargetMode="External"/><Relationship Id="rId846" Type="http://schemas.openxmlformats.org/officeDocument/2006/relationships/hyperlink" Target="https://dx.doi.org/10.1029/2019gl086361" TargetMode="External"/><Relationship Id="rId485" Type="http://schemas.openxmlformats.org/officeDocument/2006/relationships/hyperlink" Target="https://dx.doi.org/10.1175/jcli-d-16-0649.1" TargetMode="External"/><Relationship Id="rId692" Type="http://schemas.openxmlformats.org/officeDocument/2006/relationships/hyperlink" Target="https://dx.doi.org/10.1175/jcli-d-16-0340.1" TargetMode="External"/><Relationship Id="rId706" Type="http://schemas.openxmlformats.org/officeDocument/2006/relationships/hyperlink" Target="https://dx.doi.org/10.1175/2009jcli2535.1" TargetMode="External"/><Relationship Id="rId913" Type="http://schemas.openxmlformats.org/officeDocument/2006/relationships/hyperlink" Target="https://dx.doi.org/10.1007/s00382-006-0176-y" TargetMode="External"/><Relationship Id="rId42" Type="http://schemas.openxmlformats.org/officeDocument/2006/relationships/hyperlink" Target="https://dx.doi.org/10.1038/s41612-020-0120-6" TargetMode="External"/><Relationship Id="rId138" Type="http://schemas.openxmlformats.org/officeDocument/2006/relationships/hyperlink" Target="https://dx.doi.org/10.1175/jcli-d-17-0189.1" TargetMode="External"/><Relationship Id="rId345" Type="http://schemas.openxmlformats.org/officeDocument/2006/relationships/hyperlink" Target="https://dx.doi.org/10.1175/bams-d-14-00154.1" TargetMode="External"/><Relationship Id="rId552" Type="http://schemas.openxmlformats.org/officeDocument/2006/relationships/hyperlink" Target="https://dx.doi.org/10.1029/jc085ic10p05529" TargetMode="External"/><Relationship Id="rId997" Type="http://schemas.openxmlformats.org/officeDocument/2006/relationships/hyperlink" Target="https://dx.doi.org/10.1029/2019gl085782" TargetMode="External"/><Relationship Id="rId191" Type="http://schemas.openxmlformats.org/officeDocument/2006/relationships/hyperlink" Target="https://dx.doi.org/10.1175/2011jcli3863.1" TargetMode="External"/><Relationship Id="rId205" Type="http://schemas.openxmlformats.org/officeDocument/2006/relationships/hyperlink" Target="https://dx.doi.org/10.5194/gmd-10-1383-2017" TargetMode="External"/><Relationship Id="rId412" Type="http://schemas.openxmlformats.org/officeDocument/2006/relationships/hyperlink" Target="https://dx.doi.org/10.5194/gmd-12-4375-2019" TargetMode="External"/><Relationship Id="rId857" Type="http://schemas.openxmlformats.org/officeDocument/2006/relationships/hyperlink" Target="https://dx.doi.org/10.1002/2013jd020816" TargetMode="External"/><Relationship Id="rId289" Type="http://schemas.openxmlformats.org/officeDocument/2006/relationships/hyperlink" Target="https://dx.doi.org/10.1007/s00382-014-2370-7" TargetMode="External"/><Relationship Id="rId496" Type="http://schemas.openxmlformats.org/officeDocument/2006/relationships/hyperlink" Target="https://dx.doi.org/10.1007/s00382-012-1564-0" TargetMode="External"/><Relationship Id="rId717" Type="http://schemas.openxmlformats.org/officeDocument/2006/relationships/hyperlink" Target="https://dx.doi.org/10.1002/2016jd025796" TargetMode="External"/><Relationship Id="rId924" Type="http://schemas.openxmlformats.org/officeDocument/2006/relationships/hyperlink" Target="https://dx.doi.org/10.5194/esd-9-915-2018" TargetMode="External"/><Relationship Id="rId53" Type="http://schemas.openxmlformats.org/officeDocument/2006/relationships/hyperlink" Target="https://dx.doi.org/10.1175/jcli-d-14-00589.1" TargetMode="External"/><Relationship Id="rId149" Type="http://schemas.openxmlformats.org/officeDocument/2006/relationships/hyperlink" Target="https://dx.doi.org/10.1175/jcli-d-16-0553.1" TargetMode="External"/><Relationship Id="rId356" Type="http://schemas.openxmlformats.org/officeDocument/2006/relationships/hyperlink" Target="https://dx.doi.org/10.1175/2009jcli3466.1" TargetMode="External"/><Relationship Id="rId563" Type="http://schemas.openxmlformats.org/officeDocument/2006/relationships/hyperlink" Target="https://dx.doi.org/10.1007/s00382-014-2308-0" TargetMode="External"/><Relationship Id="rId770" Type="http://schemas.openxmlformats.org/officeDocument/2006/relationships/hyperlink" Target="https://dx.doi.org/10.5194/cp-10-221-2014" TargetMode="External"/><Relationship Id="rId216" Type="http://schemas.openxmlformats.org/officeDocument/2006/relationships/hyperlink" Target="https://dx.doi.org/10.1038/s41558-020-0731-2" TargetMode="External"/><Relationship Id="rId423" Type="http://schemas.openxmlformats.org/officeDocument/2006/relationships/hyperlink" Target="https://dx.doi.org/10.1007/s00382-014-2212-7" TargetMode="External"/><Relationship Id="rId868" Type="http://schemas.openxmlformats.org/officeDocument/2006/relationships/hyperlink" Target="https://dx.doi.org/10.1088/1748-9326/aaba58" TargetMode="External"/><Relationship Id="rId630" Type="http://schemas.openxmlformats.org/officeDocument/2006/relationships/hyperlink" Target="https://dx.doi.org/10.1002/2013jd021060" TargetMode="External"/><Relationship Id="rId728" Type="http://schemas.openxmlformats.org/officeDocument/2006/relationships/hyperlink" Target="https://dx.doi.org/10.1016/j.gloenvcha.2016.05.009" TargetMode="External"/><Relationship Id="rId935" Type="http://schemas.openxmlformats.org/officeDocument/2006/relationships/hyperlink" Target="https://dx.doi.org/10.5194/esd-11-1013-2020" TargetMode="External"/><Relationship Id="rId64" Type="http://schemas.openxmlformats.org/officeDocument/2006/relationships/hyperlink" Target="https://dx.doi.org/10.1007/s00382-017-3834-3" TargetMode="External"/><Relationship Id="rId367" Type="http://schemas.openxmlformats.org/officeDocument/2006/relationships/hyperlink" Target="https://dx.doi.org/10.1007/s10584-019-02500-y" TargetMode="External"/><Relationship Id="rId574" Type="http://schemas.openxmlformats.org/officeDocument/2006/relationships/hyperlink" Target="https://dx.doi.org/10.1002/2017gl073336" TargetMode="External"/><Relationship Id="rId227" Type="http://schemas.openxmlformats.org/officeDocument/2006/relationships/hyperlink" Target="https://dx.doi.org/10.1029/2018jd029034" TargetMode="External"/><Relationship Id="rId781" Type="http://schemas.openxmlformats.org/officeDocument/2006/relationships/hyperlink" Target="https://dx.doi.org/10.1038/s41558-020-0735-y" TargetMode="External"/><Relationship Id="rId879" Type="http://schemas.openxmlformats.org/officeDocument/2006/relationships/hyperlink" Target="https://dx.doi.org/10.1088/1748-9326/ab5199" TargetMode="External"/><Relationship Id="rId434" Type="http://schemas.openxmlformats.org/officeDocument/2006/relationships/hyperlink" Target="https://dx.doi.org/10.1002/2016gl069725" TargetMode="External"/><Relationship Id="rId641" Type="http://schemas.openxmlformats.org/officeDocument/2006/relationships/hyperlink" Target="https://dx.doi.org/10.18520/cs/v114/i05/1024-1035" TargetMode="External"/><Relationship Id="rId739" Type="http://schemas.openxmlformats.org/officeDocument/2006/relationships/hyperlink" Target="https://dx.doi.org/10.1175/1520-0469(1983)040%3c0986:iasfat%3e2.0.co;2" TargetMode="External"/><Relationship Id="rId280" Type="http://schemas.openxmlformats.org/officeDocument/2006/relationships/hyperlink" Target="https://dx.doi.org/10.1088/1748-9326/ab4de7" TargetMode="External"/><Relationship Id="rId501" Type="http://schemas.openxmlformats.org/officeDocument/2006/relationships/hyperlink" Target="https://dx.doi.org/10.1175/jcli-d-16-0792.1" TargetMode="External"/><Relationship Id="rId946" Type="http://schemas.openxmlformats.org/officeDocument/2006/relationships/hyperlink" Target="https://dx.doi.org/10.1002/2016gl069818" TargetMode="External"/><Relationship Id="rId75" Type="http://schemas.openxmlformats.org/officeDocument/2006/relationships/hyperlink" Target="https://dx.doi.org/10.1017/cbo9781107415324.022" TargetMode="External"/><Relationship Id="rId140" Type="http://schemas.openxmlformats.org/officeDocument/2006/relationships/hyperlink" Target="https://dx.doi.org/10.1029/2019gl082883" TargetMode="External"/><Relationship Id="rId378" Type="http://schemas.openxmlformats.org/officeDocument/2006/relationships/hyperlink" Target="https://dx.doi.org/10.1038/s41558-018-0211-0" TargetMode="External"/><Relationship Id="rId585" Type="http://schemas.openxmlformats.org/officeDocument/2006/relationships/hyperlink" Target="https://dx.doi.org/10.5194/cp-6-1-2010" TargetMode="External"/><Relationship Id="rId792" Type="http://schemas.openxmlformats.org/officeDocument/2006/relationships/hyperlink" Target="https://dx.doi.org/10.1038/nature05095" TargetMode="External"/><Relationship Id="rId806" Type="http://schemas.openxmlformats.org/officeDocument/2006/relationships/hyperlink" Target="https://dx.doi.org/10.1038/ncomms14966" TargetMode="External"/><Relationship Id="rId6" Type="http://schemas.openxmlformats.org/officeDocument/2006/relationships/footnotes" Target="footnotes.xml"/><Relationship Id="rId238" Type="http://schemas.openxmlformats.org/officeDocument/2006/relationships/hyperlink" Target="https://dx.doi.org/10.1088/1748-9326/10/8/085004" TargetMode="External"/><Relationship Id="rId445" Type="http://schemas.openxmlformats.org/officeDocument/2006/relationships/hyperlink" Target="https://dx.doi.org/10.1029/2019ef001253" TargetMode="External"/><Relationship Id="rId652" Type="http://schemas.openxmlformats.org/officeDocument/2006/relationships/hyperlink" Target="https://dx.doi.org/10.1175/jcli-d-15-0508.1" TargetMode="External"/><Relationship Id="rId291" Type="http://schemas.openxmlformats.org/officeDocument/2006/relationships/hyperlink" Target="https://dx.doi.org/10.1002/2015jd024666" TargetMode="External"/><Relationship Id="rId305" Type="http://schemas.openxmlformats.org/officeDocument/2006/relationships/hyperlink" Target="https://dx.doi.org/10.1029/2018gl077847" TargetMode="External"/><Relationship Id="rId512" Type="http://schemas.openxmlformats.org/officeDocument/2006/relationships/hyperlink" Target="https://dx.doi.org/10.1029/2019gl086757" TargetMode="External"/><Relationship Id="rId957" Type="http://schemas.openxmlformats.org/officeDocument/2006/relationships/hyperlink" Target="https://dx.doi.org/10.5194/acp-20-11955-2020" TargetMode="External"/><Relationship Id="rId86" Type="http://schemas.openxmlformats.org/officeDocument/2006/relationships/hyperlink" Target="https://dx.doi.org/10.1038/s41467-019-09761-2" TargetMode="External"/><Relationship Id="rId151" Type="http://schemas.openxmlformats.org/officeDocument/2006/relationships/hyperlink" Target="https://dx.doi.org/10.1175/jcli-d-17-0899.1" TargetMode="External"/><Relationship Id="rId389" Type="http://schemas.openxmlformats.org/officeDocument/2006/relationships/hyperlink" Target="https://dx.doi.org/10.1002/wcc.423" TargetMode="External"/><Relationship Id="rId596" Type="http://schemas.openxmlformats.org/officeDocument/2006/relationships/hyperlink" Target="https://dx.doi.org/10.1175/bams-d-12-00241.1" TargetMode="External"/><Relationship Id="rId817" Type="http://schemas.openxmlformats.org/officeDocument/2006/relationships/hyperlink" Target="https://dx.doi.org/10.1038/nclimate3069" TargetMode="External"/><Relationship Id="rId1002" Type="http://schemas.openxmlformats.org/officeDocument/2006/relationships/hyperlink" Target="https://dx.doi.org/10.1175/jcli-d-18-0628.1" TargetMode="External"/><Relationship Id="rId249" Type="http://schemas.openxmlformats.org/officeDocument/2006/relationships/hyperlink" Target="https://dx.doi.org/10.1029/2011gl049761" TargetMode="External"/><Relationship Id="rId456" Type="http://schemas.openxmlformats.org/officeDocument/2006/relationships/hyperlink" Target="https://dx.doi.org/10.1002/grl.50256" TargetMode="External"/><Relationship Id="rId663" Type="http://schemas.openxmlformats.org/officeDocument/2006/relationships/hyperlink" Target="https://dx.doi.org/10.17226/18805" TargetMode="External"/><Relationship Id="rId870" Type="http://schemas.openxmlformats.org/officeDocument/2006/relationships/hyperlink" Target="https://dx.doi.org/10.1175/jcli-d-18-0134.1" TargetMode="External"/><Relationship Id="rId13" Type="http://schemas.openxmlformats.org/officeDocument/2006/relationships/footer" Target="footer1.xml"/><Relationship Id="rId109" Type="http://schemas.openxmlformats.org/officeDocument/2006/relationships/hyperlink" Target="https://dx.doi.org/10.1002/2015jd023954" TargetMode="External"/><Relationship Id="rId316" Type="http://schemas.openxmlformats.org/officeDocument/2006/relationships/hyperlink" Target="https://dx.doi.org/10.1002/joc.3917" TargetMode="External"/><Relationship Id="rId523" Type="http://schemas.openxmlformats.org/officeDocument/2006/relationships/hyperlink" Target="https://dx.doi.org/10.1038/srep39169" TargetMode="External"/><Relationship Id="rId968" Type="http://schemas.openxmlformats.org/officeDocument/2006/relationships/hyperlink" Target="https://dx.doi.org/10.1007/s00382-019-04658-8" TargetMode="External"/><Relationship Id="rId97" Type="http://schemas.openxmlformats.org/officeDocument/2006/relationships/hyperlink" Target="https://dx.doi.org/10.1038/nclimate3250" TargetMode="External"/><Relationship Id="rId730" Type="http://schemas.openxmlformats.org/officeDocument/2006/relationships/hyperlink" Target="https://dx.doi.org/10.1175/jcli-d-15-0174.1" TargetMode="External"/><Relationship Id="rId828" Type="http://schemas.openxmlformats.org/officeDocument/2006/relationships/hyperlink" Target="https://dx.doi.org/10.1038/s41561-019-0391-x" TargetMode="External"/><Relationship Id="rId1013" Type="http://schemas.openxmlformats.org/officeDocument/2006/relationships/hyperlink" Target="https://dx.doi.org/10.1038/s41558-020-0764-6" TargetMode="External"/><Relationship Id="rId162" Type="http://schemas.openxmlformats.org/officeDocument/2006/relationships/hyperlink" Target="https://dx.doi.org/10.1007/s00382-012-1351-y" TargetMode="External"/><Relationship Id="rId467" Type="http://schemas.openxmlformats.org/officeDocument/2006/relationships/hyperlink" Target="https://dx.doi.org/10.1002/jgrd.50856" TargetMode="External"/><Relationship Id="rId674" Type="http://schemas.openxmlformats.org/officeDocument/2006/relationships/hyperlink" Target="https://dx.doi.org/10.1007/s00382-017-3867-7" TargetMode="External"/><Relationship Id="rId881" Type="http://schemas.openxmlformats.org/officeDocument/2006/relationships/hyperlink" Target="https://dx.doi.org/10.1038/s41561-020-0576-3" TargetMode="External"/><Relationship Id="rId979" Type="http://schemas.openxmlformats.org/officeDocument/2006/relationships/hyperlink" Target="https://dx.doi.org/10.1007/s00382-019-04660-0" TargetMode="External"/><Relationship Id="rId24" Type="http://schemas.openxmlformats.org/officeDocument/2006/relationships/hyperlink" Target="https://dx.doi.org/10.5194/acp-20-9641-2020" TargetMode="External"/><Relationship Id="rId327" Type="http://schemas.openxmlformats.org/officeDocument/2006/relationships/hyperlink" Target="https://dx.doi.org/10.1029/2008gl036617" TargetMode="External"/><Relationship Id="rId534" Type="http://schemas.openxmlformats.org/officeDocument/2006/relationships/hyperlink" Target="https://dx.doi.org/10.1002/qj.2396" TargetMode="External"/><Relationship Id="rId741" Type="http://schemas.openxmlformats.org/officeDocument/2006/relationships/hyperlink" Target="https://dx.doi.org/10.1126/science.1186237" TargetMode="External"/><Relationship Id="rId839" Type="http://schemas.openxmlformats.org/officeDocument/2006/relationships/hyperlink" Target="https://dx.doi.org/10.1038/s41586-020-2525-0" TargetMode="External"/><Relationship Id="rId173" Type="http://schemas.openxmlformats.org/officeDocument/2006/relationships/hyperlink" Target="https://dx.doi.org/10.1007/s00382-013-2002-7" TargetMode="External"/><Relationship Id="rId380" Type="http://schemas.openxmlformats.org/officeDocument/2006/relationships/hyperlink" Target="https://dx.doi.org/10.1088/1748-9326/9/10/104012" TargetMode="External"/><Relationship Id="rId601" Type="http://schemas.openxmlformats.org/officeDocument/2006/relationships/hyperlink" Target="https://dx.doi.org/10.1002/2015gl064360" TargetMode="External"/><Relationship Id="rId240" Type="http://schemas.openxmlformats.org/officeDocument/2006/relationships/hyperlink" Target="https://dx.doi.org/10.3354/cr00885" TargetMode="External"/><Relationship Id="rId478" Type="http://schemas.openxmlformats.org/officeDocument/2006/relationships/hyperlink" Target="https://dx.doi.org/10.1007/s00382-017-4030-1" TargetMode="External"/><Relationship Id="rId685" Type="http://schemas.openxmlformats.org/officeDocument/2006/relationships/hyperlink" Target="https://dx.doi.org/10.1029/2019gl086588" TargetMode="External"/><Relationship Id="rId892" Type="http://schemas.openxmlformats.org/officeDocument/2006/relationships/hyperlink" Target="https://dx.doi.org/10.1038/s41586-020-2360-3" TargetMode="External"/><Relationship Id="rId906" Type="http://schemas.openxmlformats.org/officeDocument/2006/relationships/hyperlink" Target="https://dx.doi.org/10.1088/1748-9326/10/9/094013" TargetMode="External"/><Relationship Id="rId35" Type="http://schemas.openxmlformats.org/officeDocument/2006/relationships/hyperlink" Target="https://dx.doi.org/10.1002/2013gl058818" TargetMode="External"/><Relationship Id="rId100" Type="http://schemas.openxmlformats.org/officeDocument/2006/relationships/hyperlink" Target="https://dx.doi.org/10.1038/s41586-018-0712-z" TargetMode="External"/><Relationship Id="rId338" Type="http://schemas.openxmlformats.org/officeDocument/2006/relationships/hyperlink" Target="https://dx.doi.org/10.5194/esd-11-267-2020" TargetMode="External"/><Relationship Id="rId545" Type="http://schemas.openxmlformats.org/officeDocument/2006/relationships/hyperlink" Target="https://dx.doi.org/10.1029/2019ms001639" TargetMode="External"/><Relationship Id="rId752" Type="http://schemas.openxmlformats.org/officeDocument/2006/relationships/hyperlink" Target="https://dx.doi.org/10.5194/acp-18-11905-2018" TargetMode="External"/><Relationship Id="rId184" Type="http://schemas.openxmlformats.org/officeDocument/2006/relationships/hyperlink" Target="https://dx.doi.org/10.5194/gmd-10-585-2017" TargetMode="External"/><Relationship Id="rId391" Type="http://schemas.openxmlformats.org/officeDocument/2006/relationships/hyperlink" Target="https://dx.doi.org/10.1002/grl.50350" TargetMode="External"/><Relationship Id="rId405" Type="http://schemas.openxmlformats.org/officeDocument/2006/relationships/hyperlink" Target="https://dx.doi.org/10.5194/acp-16-2843-2016" TargetMode="External"/><Relationship Id="rId612" Type="http://schemas.openxmlformats.org/officeDocument/2006/relationships/hyperlink" Target="https://dx.doi.org/10.5194/gmd-10-571-2017" TargetMode="External"/><Relationship Id="rId251" Type="http://schemas.openxmlformats.org/officeDocument/2006/relationships/hyperlink" Target="https://dx.doi.org/10.1175/jcli-d-14-00313.1" TargetMode="External"/><Relationship Id="rId489" Type="http://schemas.openxmlformats.org/officeDocument/2006/relationships/hyperlink" Target="https://dx.doi.org/10.1098/rsta.2012.0086" TargetMode="External"/><Relationship Id="rId696" Type="http://schemas.openxmlformats.org/officeDocument/2006/relationships/hyperlink" Target="https://dx.doi.org/10.1002/2015gl065992" TargetMode="External"/><Relationship Id="rId917" Type="http://schemas.openxmlformats.org/officeDocument/2006/relationships/hyperlink" Target="https://dx.doi.org/10.1007/s00382-012-1313-4" TargetMode="External"/><Relationship Id="rId46" Type="http://schemas.openxmlformats.org/officeDocument/2006/relationships/hyperlink" Target="https://dx.doi.org/10.5194/gmd-11-3659-2018" TargetMode="External"/><Relationship Id="rId349" Type="http://schemas.openxmlformats.org/officeDocument/2006/relationships/hyperlink" Target="https://dx.doi.org/10.1038/nclimate3157" TargetMode="External"/><Relationship Id="rId556" Type="http://schemas.openxmlformats.org/officeDocument/2006/relationships/hyperlink" Target="https://dx.doi.org/10.1002/2013jd021403" TargetMode="External"/><Relationship Id="rId763" Type="http://schemas.openxmlformats.org/officeDocument/2006/relationships/hyperlink" Target="https://dx.doi.org/10.1126/science.aas8806" TargetMode="External"/><Relationship Id="rId111" Type="http://schemas.openxmlformats.org/officeDocument/2006/relationships/hyperlink" Target="https://dx.doi.org/10.1175/jcli-d-12-00262.1" TargetMode="External"/><Relationship Id="rId195" Type="http://schemas.openxmlformats.org/officeDocument/2006/relationships/hyperlink" Target="https://dx.doi.org/10.1002/2013jd020648" TargetMode="External"/><Relationship Id="rId209" Type="http://schemas.openxmlformats.org/officeDocument/2006/relationships/hyperlink" Target="https://dx.doi.org/10.1002/2016ef000410" TargetMode="External"/><Relationship Id="rId416" Type="http://schemas.openxmlformats.org/officeDocument/2006/relationships/hyperlink" Target="https://dx.doi.org/10.1007/s00382-007-0306-1" TargetMode="External"/><Relationship Id="rId970" Type="http://schemas.openxmlformats.org/officeDocument/2006/relationships/hyperlink" Target="https://dx.doi.org/10.1029/2011gl049998" TargetMode="External"/><Relationship Id="rId623" Type="http://schemas.openxmlformats.org/officeDocument/2006/relationships/hyperlink" Target="https://dx.doi.org/10.1007/s00382-016-3416-9" TargetMode="External"/><Relationship Id="rId830" Type="http://schemas.openxmlformats.org/officeDocument/2006/relationships/hyperlink" Target="https://dx.doi.org/10.1002/2017gl074561" TargetMode="External"/><Relationship Id="rId928" Type="http://schemas.openxmlformats.org/officeDocument/2006/relationships/hyperlink" Target="https://dx.doi.org/10.1029/2020gl089470" TargetMode="External"/><Relationship Id="rId57" Type="http://schemas.openxmlformats.org/officeDocument/2006/relationships/hyperlink" Target="https://dx.doi.org/10.1126/sciadv.aar5809" TargetMode="External"/><Relationship Id="rId262" Type="http://schemas.openxmlformats.org/officeDocument/2006/relationships/hyperlink" Target="https://dx.doi.org/10.1017/cbo9781107415324.020" TargetMode="External"/><Relationship Id="rId567" Type="http://schemas.openxmlformats.org/officeDocument/2006/relationships/hyperlink" Target="https://dx.doi.org/10.1002/qj.2107" TargetMode="External"/><Relationship Id="rId122" Type="http://schemas.openxmlformats.org/officeDocument/2006/relationships/hyperlink" Target="https://dx.doi.org/10.1038/nclimate2743" TargetMode="External"/><Relationship Id="rId774" Type="http://schemas.openxmlformats.org/officeDocument/2006/relationships/hyperlink" Target="https://dx.doi.org/10.1175/jcli-d-14-00632.1" TargetMode="External"/><Relationship Id="rId981" Type="http://schemas.openxmlformats.org/officeDocument/2006/relationships/hyperlink" Target="https://dx.doi.org/10.1007/s40641-017-0064-z" TargetMode="External"/><Relationship Id="rId427" Type="http://schemas.openxmlformats.org/officeDocument/2006/relationships/hyperlink" Target="https://dx.doi.org/10.1038/nature06921" TargetMode="External"/><Relationship Id="rId634" Type="http://schemas.openxmlformats.org/officeDocument/2006/relationships/hyperlink" Target="https://dx.doi.org/10.1029/2019jd032361" TargetMode="External"/><Relationship Id="rId841" Type="http://schemas.openxmlformats.org/officeDocument/2006/relationships/hyperlink" Target="https://dx.doi.org/10.1088/1748-9326/ab5043" TargetMode="External"/><Relationship Id="rId273" Type="http://schemas.openxmlformats.org/officeDocument/2006/relationships/hyperlink" Target="https://dx.doi.org/10.1175/jcli-d-11-00199.1" TargetMode="External"/><Relationship Id="rId480" Type="http://schemas.openxmlformats.org/officeDocument/2006/relationships/hyperlink" Target="https://dx.doi.org/10.1127/metz/2015/0641" TargetMode="External"/><Relationship Id="rId701" Type="http://schemas.openxmlformats.org/officeDocument/2006/relationships/hyperlink" Target="https://dx.doi.org/10.1038/ngeo2071" TargetMode="External"/><Relationship Id="rId939" Type="http://schemas.openxmlformats.org/officeDocument/2006/relationships/hyperlink" Target="https://dx.doi.org/10.1073/pnas.1219405110" TargetMode="External"/><Relationship Id="rId68" Type="http://schemas.openxmlformats.org/officeDocument/2006/relationships/hyperlink" Target="https://dx.doi.org/10.1007/s00382-014-2164-y" TargetMode="External"/><Relationship Id="rId133" Type="http://schemas.openxmlformats.org/officeDocument/2006/relationships/hyperlink" Target="https://dx.doi.org/10.1002/2017gl074281" TargetMode="External"/><Relationship Id="rId340" Type="http://schemas.openxmlformats.org/officeDocument/2006/relationships/hyperlink" Target="https://dx.doi.org/10.1029/2019gl085378" TargetMode="External"/><Relationship Id="rId578" Type="http://schemas.openxmlformats.org/officeDocument/2006/relationships/hyperlink" Target="https://dx.doi.org/10.1029/2007gl032388" TargetMode="External"/><Relationship Id="rId785" Type="http://schemas.openxmlformats.org/officeDocument/2006/relationships/hyperlink" Target="https://dx.doi.org/10.1038/nclimate3248" TargetMode="External"/><Relationship Id="rId992" Type="http://schemas.openxmlformats.org/officeDocument/2006/relationships/hyperlink" Target="https://dx.doi.org/10.1175/jcli-d-16-0807.1" TargetMode="External"/><Relationship Id="rId200" Type="http://schemas.openxmlformats.org/officeDocument/2006/relationships/hyperlink" Target="https://dx.doi.org/10.1073/pnas.0802430105" TargetMode="External"/><Relationship Id="rId438" Type="http://schemas.openxmlformats.org/officeDocument/2006/relationships/hyperlink" Target="https://dx.doi.org/10.1038/s41467-017-00755-6" TargetMode="External"/><Relationship Id="rId645" Type="http://schemas.openxmlformats.org/officeDocument/2006/relationships/hyperlink" Target="https://dx.doi.org/10.1029/2019gl084223" TargetMode="External"/><Relationship Id="rId852" Type="http://schemas.openxmlformats.org/officeDocument/2006/relationships/hyperlink" Target="https://dx.doi.org/10.1175/jcli-d-19-0969.1" TargetMode="External"/><Relationship Id="rId284" Type="http://schemas.openxmlformats.org/officeDocument/2006/relationships/hyperlink" Target="https://dx.doi.org/10.1029/1999gl900317" TargetMode="External"/><Relationship Id="rId491" Type="http://schemas.openxmlformats.org/officeDocument/2006/relationships/hyperlink" Target="https://dx.doi.org/10.1038/s41467-018-05938-3" TargetMode="External"/><Relationship Id="rId505" Type="http://schemas.openxmlformats.org/officeDocument/2006/relationships/hyperlink" Target="https://dx.doi.org/10.1002/jgrd.50192" TargetMode="External"/><Relationship Id="rId712" Type="http://schemas.openxmlformats.org/officeDocument/2006/relationships/hyperlink" Target="https://dx.doi.org/10.1002/2014gl060811" TargetMode="External"/><Relationship Id="rId79" Type="http://schemas.openxmlformats.org/officeDocument/2006/relationships/hyperlink" Target="https://dx.doi.org/10.1007/s00382-013-1705-0" TargetMode="External"/><Relationship Id="rId144" Type="http://schemas.openxmlformats.org/officeDocument/2006/relationships/hyperlink" Target="https://dx.doi.org/10.1175/jcli-d-12-00543.1" TargetMode="External"/><Relationship Id="rId589" Type="http://schemas.openxmlformats.org/officeDocument/2006/relationships/hyperlink" Target="https://dx.doi.org/10.1175/jcli-d-16-0905.1" TargetMode="External"/><Relationship Id="rId796" Type="http://schemas.openxmlformats.org/officeDocument/2006/relationships/hyperlink" Target="https://dx.doi.org/10.1007/s00382-014-2168-7" TargetMode="External"/><Relationship Id="rId351" Type="http://schemas.openxmlformats.org/officeDocument/2006/relationships/hyperlink" Target="https://dx.doi.org/10.1002/2017gl074028" TargetMode="External"/><Relationship Id="rId449" Type="http://schemas.openxmlformats.org/officeDocument/2006/relationships/hyperlink" Target="https://dx.doi.org/10.5194/esd-9-459-2018" TargetMode="External"/><Relationship Id="rId656" Type="http://schemas.openxmlformats.org/officeDocument/2006/relationships/hyperlink" Target="https://dx.doi.org/10.1002/2013jd020445" TargetMode="External"/><Relationship Id="rId863" Type="http://schemas.openxmlformats.org/officeDocument/2006/relationships/hyperlink" Target="https://dx.doi.org/10.1029/2019jd030732" TargetMode="External"/><Relationship Id="rId211" Type="http://schemas.openxmlformats.org/officeDocument/2006/relationships/hyperlink" Target="https://dx.doi.org/10.1175/jcli-d-15-0304.1" TargetMode="External"/><Relationship Id="rId295" Type="http://schemas.openxmlformats.org/officeDocument/2006/relationships/hyperlink" Target="https://dx.doi.org/10.1175/jcli-d-18-0337.1" TargetMode="External"/><Relationship Id="rId309" Type="http://schemas.openxmlformats.org/officeDocument/2006/relationships/hyperlink" Target="https://dx.doi.org/10.1175/1520-0442(1999)012%3c0621:amodml%3e2.0.co;2" TargetMode="External"/><Relationship Id="rId516" Type="http://schemas.openxmlformats.org/officeDocument/2006/relationships/hyperlink" Target="https://dx.doi.org/10.1029/2018gl080315" TargetMode="External"/><Relationship Id="rId723" Type="http://schemas.openxmlformats.org/officeDocument/2006/relationships/hyperlink" Target="https://dx.doi.org/10.1073/pnas.0500656102" TargetMode="External"/><Relationship Id="rId930" Type="http://schemas.openxmlformats.org/officeDocument/2006/relationships/hyperlink" Target="https://dx.doi.org/10.1002/2016gl071235" TargetMode="External"/><Relationship Id="rId1006" Type="http://schemas.openxmlformats.org/officeDocument/2006/relationships/hyperlink" Target="https://dx.doi.org/10.1175/jcli-d-13-00204.1" TargetMode="External"/><Relationship Id="rId155" Type="http://schemas.openxmlformats.org/officeDocument/2006/relationships/hyperlink" Target="https://dx.doi.org/10.1007/s00382-017-3544-x" TargetMode="External"/><Relationship Id="rId362" Type="http://schemas.openxmlformats.org/officeDocument/2006/relationships/hyperlink" Target="https://dx.doi.org/10.5194/tc-8-1195-2014" TargetMode="External"/><Relationship Id="rId222" Type="http://schemas.openxmlformats.org/officeDocument/2006/relationships/hyperlink" Target="https://dx.doi.org/10.1002/2017gl076222" TargetMode="External"/><Relationship Id="rId667" Type="http://schemas.openxmlformats.org/officeDocument/2006/relationships/hyperlink" Target="https://dx.doi.org/10.5194/gmd-9-3461-2016" TargetMode="External"/><Relationship Id="rId874" Type="http://schemas.openxmlformats.org/officeDocument/2006/relationships/hyperlink" Target="https://dx.doi.org/10.1002/2013gl059076" TargetMode="External"/><Relationship Id="rId17" Type="http://schemas.openxmlformats.org/officeDocument/2006/relationships/hyperlink" Target="https://dx.doi.org/10.1038/nature02101" TargetMode="External"/><Relationship Id="rId527" Type="http://schemas.openxmlformats.org/officeDocument/2006/relationships/hyperlink" Target="https://dx.doi.org/10.5194/esd-10-45-2019" TargetMode="External"/><Relationship Id="rId734" Type="http://schemas.openxmlformats.org/officeDocument/2006/relationships/hyperlink" Target="https://dx.doi.org/10.1029/2018jd028285" TargetMode="External"/><Relationship Id="rId941" Type="http://schemas.openxmlformats.org/officeDocument/2006/relationships/hyperlink" Target="https://dx.doi.org/10.1175/bams-d-19-0335.1" TargetMode="External"/><Relationship Id="rId70" Type="http://schemas.openxmlformats.org/officeDocument/2006/relationships/hyperlink" Target="https://dx.doi.org/10.1002/2013jd020627" TargetMode="External"/><Relationship Id="rId166" Type="http://schemas.openxmlformats.org/officeDocument/2006/relationships/hyperlink" Target="https://dx.doi.org/10.1007/s00382-018-4370-5" TargetMode="External"/><Relationship Id="rId373" Type="http://schemas.openxmlformats.org/officeDocument/2006/relationships/hyperlink" Target="https://dx.doi.org/10.1029/2019gl085838" TargetMode="External"/><Relationship Id="rId580" Type="http://schemas.openxmlformats.org/officeDocument/2006/relationships/hyperlink" Target="https://dx.doi.org/10.1002/2015gl064314" TargetMode="External"/><Relationship Id="rId801" Type="http://schemas.openxmlformats.org/officeDocument/2006/relationships/hyperlink" Target="https://dx.doi.org/10.1007/s40641-019-00145-8" TargetMode="External"/><Relationship Id="rId1017" Type="http://schemas.openxmlformats.org/officeDocument/2006/relationships/hyperlink" Target="https://dx.doi.org/10.1175/jcli-d-12-00584.1" TargetMode="External"/><Relationship Id="rId1" Type="http://schemas.openxmlformats.org/officeDocument/2006/relationships/customXml" Target="../customXml/item1.xml"/><Relationship Id="rId233" Type="http://schemas.openxmlformats.org/officeDocument/2006/relationships/hyperlink" Target="https://dx.doi.org/10.1002/2014gl061146" TargetMode="External"/><Relationship Id="rId440" Type="http://schemas.openxmlformats.org/officeDocument/2006/relationships/hyperlink" Target="https://dx.doi.org/10.1016/j.jmarsys.2013.09.004" TargetMode="External"/><Relationship Id="rId678" Type="http://schemas.openxmlformats.org/officeDocument/2006/relationships/hyperlink" Target="https://dx.doi.org/10.1029/2009gl041961" TargetMode="External"/><Relationship Id="rId885" Type="http://schemas.openxmlformats.org/officeDocument/2006/relationships/hyperlink" Target="https://dx.doi.org/10.1007/s10584-013-1032-9" TargetMode="External"/><Relationship Id="rId28" Type="http://schemas.openxmlformats.org/officeDocument/2006/relationships/hyperlink" Target="https://dx.doi.org/10.1002/2013jd020432" TargetMode="External"/><Relationship Id="rId300" Type="http://schemas.openxmlformats.org/officeDocument/2006/relationships/hyperlink" Target="https://dx.doi.org/10.1038/s41558-020-00965-9" TargetMode="External"/><Relationship Id="rId538" Type="http://schemas.openxmlformats.org/officeDocument/2006/relationships/hyperlink" Target="https://dx.doi.org/10.1029/2018jd028906" TargetMode="External"/><Relationship Id="rId745" Type="http://schemas.openxmlformats.org/officeDocument/2006/relationships/hyperlink" Target="https://dx.doi.org/10.5194/bg-12-3301-2015" TargetMode="External"/><Relationship Id="rId952" Type="http://schemas.openxmlformats.org/officeDocument/2006/relationships/hyperlink" Target="https://dx.doi.org/10.5194/acp-15-11835-2015" TargetMode="External"/><Relationship Id="rId81" Type="http://schemas.openxmlformats.org/officeDocument/2006/relationships/hyperlink" Target="https://dx.doi.org/10.1126/science.1204994" TargetMode="External"/><Relationship Id="rId177" Type="http://schemas.openxmlformats.org/officeDocument/2006/relationships/hyperlink" Target="https://dx.doi.org/10.1029/2011gl047501" TargetMode="External"/><Relationship Id="rId384" Type="http://schemas.openxmlformats.org/officeDocument/2006/relationships/hyperlink" Target="https://dx.doi.org/10.1017/cbo9781107415324" TargetMode="External"/><Relationship Id="rId591" Type="http://schemas.openxmlformats.org/officeDocument/2006/relationships/hyperlink" Target="https://dx.doi.org/10.1023/a:1005358130291" TargetMode="External"/><Relationship Id="rId605" Type="http://schemas.openxmlformats.org/officeDocument/2006/relationships/hyperlink" Target="https://dx.doi.org/10.5194/esd-11-885-2020" TargetMode="External"/><Relationship Id="rId812" Type="http://schemas.openxmlformats.org/officeDocument/2006/relationships/hyperlink" Target="https://dx.doi.org/10.1126/science.aak9521" TargetMode="External"/><Relationship Id="rId244" Type="http://schemas.openxmlformats.org/officeDocument/2006/relationships/hyperlink" Target="https://dx.doi.org/10.1007/s40641-015-0021-7" TargetMode="External"/><Relationship Id="rId689" Type="http://schemas.openxmlformats.org/officeDocument/2006/relationships/hyperlink" Target="https://dx.doi.org/10.5194/gmd-11-351-2018" TargetMode="External"/><Relationship Id="rId896" Type="http://schemas.openxmlformats.org/officeDocument/2006/relationships/hyperlink" Target="https://dx.doi.org/10.1002/2016gl070122" TargetMode="External"/><Relationship Id="rId39" Type="http://schemas.openxmlformats.org/officeDocument/2006/relationships/hyperlink" Target="https://dx.doi.org/10.1080/14786449608620846" TargetMode="External"/><Relationship Id="rId451" Type="http://schemas.openxmlformats.org/officeDocument/2006/relationships/hyperlink" Target="https://dx.doi.org/10.5194/acp-18-2769-2018" TargetMode="External"/><Relationship Id="rId549" Type="http://schemas.openxmlformats.org/officeDocument/2006/relationships/hyperlink" Target="https://dx.doi.org/10.1175/jcli-d-13-00739.1" TargetMode="External"/><Relationship Id="rId756" Type="http://schemas.openxmlformats.org/officeDocument/2006/relationships/hyperlink" Target="https://dx.doi.org/10.1002/2016gl068064" TargetMode="External"/><Relationship Id="rId104" Type="http://schemas.openxmlformats.org/officeDocument/2006/relationships/hyperlink" Target="https://dx.doi.org/10.1002/wcc.637" TargetMode="External"/><Relationship Id="rId188" Type="http://schemas.openxmlformats.org/officeDocument/2006/relationships/hyperlink" Target="https://dx.doi.org/10.1175/jcli-d-14-00671.1" TargetMode="External"/><Relationship Id="rId311" Type="http://schemas.openxmlformats.org/officeDocument/2006/relationships/hyperlink" Target="https://dx.doi.org/10.1029/2020gl090849" TargetMode="External"/><Relationship Id="rId395" Type="http://schemas.openxmlformats.org/officeDocument/2006/relationships/hyperlink" Target="https://dx.doi.org/10.22499/2.6301.001" TargetMode="External"/><Relationship Id="rId409" Type="http://schemas.openxmlformats.org/officeDocument/2006/relationships/hyperlink" Target="https://dx.doi.org/10.5194/gmd-9-2853-2016" TargetMode="External"/><Relationship Id="rId963" Type="http://schemas.openxmlformats.org/officeDocument/2006/relationships/hyperlink" Target="https://dx.doi.org/10.1002/2016ef000361" TargetMode="External"/><Relationship Id="rId92" Type="http://schemas.openxmlformats.org/officeDocument/2006/relationships/hyperlink" Target="https://dx.doi.org/10.1029/2019ea001065" TargetMode="External"/><Relationship Id="rId616" Type="http://schemas.openxmlformats.org/officeDocument/2006/relationships/hyperlink" Target="https://dx.doi.org/10.1073/pnas.0906531107" TargetMode="External"/><Relationship Id="rId823" Type="http://schemas.openxmlformats.org/officeDocument/2006/relationships/hyperlink" Target="https://dx.doi.org/10.1002/2016gl067989" TargetMode="External"/><Relationship Id="rId255" Type="http://schemas.openxmlformats.org/officeDocument/2006/relationships/hyperlink" Target="https://dx.doi.org/10.1038/nclimate2286" TargetMode="External"/><Relationship Id="rId462" Type="http://schemas.openxmlformats.org/officeDocument/2006/relationships/hyperlink" Target="https://dx.doi.org/10.1038/ngeo2770" TargetMode="External"/><Relationship Id="rId115" Type="http://schemas.openxmlformats.org/officeDocument/2006/relationships/hyperlink" Target="https://dx.doi.org/10.1073/pnas.1722312115" TargetMode="External"/><Relationship Id="rId322" Type="http://schemas.openxmlformats.org/officeDocument/2006/relationships/hyperlink" Target="https://dx.doi.org/10.1029/2018jd029815" TargetMode="External"/><Relationship Id="rId767" Type="http://schemas.openxmlformats.org/officeDocument/2006/relationships/hyperlink" Target="https://dx.doi.org/10.1038/nclimate3320" TargetMode="External"/><Relationship Id="rId974" Type="http://schemas.openxmlformats.org/officeDocument/2006/relationships/hyperlink" Target="https://dx.doi.org/10.1175/2008jcli2544.1" TargetMode="External"/><Relationship Id="rId199" Type="http://schemas.openxmlformats.org/officeDocument/2006/relationships/hyperlink" Target="https://dx.doi.org/10.1002/2017gl076472" TargetMode="External"/><Relationship Id="rId627" Type="http://schemas.openxmlformats.org/officeDocument/2006/relationships/hyperlink" Target="https://dx.doi.org/10.1007/s00382-017-3528-x" TargetMode="External"/><Relationship Id="rId834" Type="http://schemas.openxmlformats.org/officeDocument/2006/relationships/hyperlink" Target="https://dx.doi.org/10.1007/s00382-013-1683-2" TargetMode="External"/><Relationship Id="rId266" Type="http://schemas.openxmlformats.org/officeDocument/2006/relationships/hyperlink" Target="https://dx.doi.org/10.1088/1748-9326/10/1/014005" TargetMode="External"/><Relationship Id="rId473" Type="http://schemas.openxmlformats.org/officeDocument/2006/relationships/hyperlink" Target="https://dx.doi.org/10.5194/acp-21-4231-2021" TargetMode="External"/><Relationship Id="rId680" Type="http://schemas.openxmlformats.org/officeDocument/2006/relationships/hyperlink" Target="https://dx.doi.org/10.1007/s00382-017-3541-0" TargetMode="External"/><Relationship Id="rId901" Type="http://schemas.openxmlformats.org/officeDocument/2006/relationships/hyperlink" Target="https://dx.doi.org/10.1002/2017jd028146" TargetMode="External"/><Relationship Id="rId30" Type="http://schemas.openxmlformats.org/officeDocument/2006/relationships/hyperlink" Target="https://dx.doi.org/10.1029/2019ms001995" TargetMode="External"/><Relationship Id="rId126" Type="http://schemas.openxmlformats.org/officeDocument/2006/relationships/hyperlink" Target="https://dx.doi.org/10.1126/science.aav4236" TargetMode="External"/><Relationship Id="rId333" Type="http://schemas.openxmlformats.org/officeDocument/2006/relationships/hyperlink" Target="https://dx.doi.org/10.1088/1748-9326/11/5/055007" TargetMode="External"/><Relationship Id="rId540" Type="http://schemas.openxmlformats.org/officeDocument/2006/relationships/hyperlink" Target="https://dx.doi.org/10.1007/s00382-012-1599-2" TargetMode="External"/><Relationship Id="rId778" Type="http://schemas.openxmlformats.org/officeDocument/2006/relationships/hyperlink" Target="https://dx.doi.org/10.1038/s41561-018-0086-8" TargetMode="External"/><Relationship Id="rId985" Type="http://schemas.openxmlformats.org/officeDocument/2006/relationships/hyperlink" Target="https://dx.doi.org/10.1002/2017rg000568" TargetMode="External"/><Relationship Id="rId638" Type="http://schemas.openxmlformats.org/officeDocument/2006/relationships/hyperlink" Target="https://dx.doi.org/10.1002/2013jd021063" TargetMode="External"/><Relationship Id="rId845" Type="http://schemas.openxmlformats.org/officeDocument/2006/relationships/hyperlink" Target="https://dx.doi.org/10.1002/eft2.285" TargetMode="External"/><Relationship Id="rId277" Type="http://schemas.openxmlformats.org/officeDocument/2006/relationships/hyperlink" Target="https://dx.doi.org/10.1038/nclimate2060" TargetMode="External"/><Relationship Id="rId400" Type="http://schemas.openxmlformats.org/officeDocument/2006/relationships/hyperlink" Target="https://dx.doi.org/10.1088/1748-9326/ab88fa" TargetMode="External"/><Relationship Id="rId484" Type="http://schemas.openxmlformats.org/officeDocument/2006/relationships/hyperlink" Target="https://dx.doi.org/10.1175/2011jcli3893.1" TargetMode="External"/><Relationship Id="rId705" Type="http://schemas.openxmlformats.org/officeDocument/2006/relationships/hyperlink" Target="https://dx.doi.org/10.1007/s00382-016-3486-8" TargetMode="External"/><Relationship Id="rId137" Type="http://schemas.openxmlformats.org/officeDocument/2006/relationships/hyperlink" Target="https://dx.doi.org/10.1175/jcli-d-15-0394.1" TargetMode="External"/><Relationship Id="rId344" Type="http://schemas.openxmlformats.org/officeDocument/2006/relationships/hyperlink" Target="https://dx.doi.org/10.1029/2011gl050087" TargetMode="External"/><Relationship Id="rId691" Type="http://schemas.openxmlformats.org/officeDocument/2006/relationships/hyperlink" Target="https://dx.doi.org/10.1127/metz/2018/0912" TargetMode="External"/><Relationship Id="rId789" Type="http://schemas.openxmlformats.org/officeDocument/2006/relationships/hyperlink" Target="https://dx.doi.org/10.1175/jcli-d-14-00153.1" TargetMode="External"/><Relationship Id="rId912" Type="http://schemas.openxmlformats.org/officeDocument/2006/relationships/hyperlink" Target="https://dx.doi.org/10.1007/s00382-006-0176-y" TargetMode="External"/><Relationship Id="rId996" Type="http://schemas.openxmlformats.org/officeDocument/2006/relationships/hyperlink" Target="https://dx.doi.org/10.1175/jcli-d-20-0078.1" TargetMode="External"/><Relationship Id="rId41" Type="http://schemas.openxmlformats.org/officeDocument/2006/relationships/hyperlink" Target="https://dx.doi.org/10.1038/ncomms15875" TargetMode="External"/><Relationship Id="rId551" Type="http://schemas.openxmlformats.org/officeDocument/2006/relationships/hyperlink" Target="https://dx.doi.org/10.1175/1520-0469(1975)032%3c0003:teodtc%3e2.0.co;2" TargetMode="External"/><Relationship Id="rId649" Type="http://schemas.openxmlformats.org/officeDocument/2006/relationships/hyperlink" Target="https://dx.doi.org/10.1088/1748-9326/aabff4" TargetMode="External"/><Relationship Id="rId856" Type="http://schemas.openxmlformats.org/officeDocument/2006/relationships/hyperlink" Target="https://dx.doi.org/10.1175/jcli-d-17-0444.1" TargetMode="External"/><Relationship Id="rId190" Type="http://schemas.openxmlformats.org/officeDocument/2006/relationships/hyperlink" Target="https://dx.doi.org/10.1038/nature25450" TargetMode="External"/><Relationship Id="rId204" Type="http://schemas.openxmlformats.org/officeDocument/2006/relationships/hyperlink" Target="https://dx.doi.org/10.1175/jcli-d-12-00032.1" TargetMode="External"/><Relationship Id="rId288" Type="http://schemas.openxmlformats.org/officeDocument/2006/relationships/hyperlink" Target="https://dx.doi.org/10.1002/2016gl071941" TargetMode="External"/><Relationship Id="rId411" Type="http://schemas.openxmlformats.org/officeDocument/2006/relationships/hyperlink" Target="https://dx.doi.org/10.5194/gmd-12-4375-2019" TargetMode="External"/><Relationship Id="rId509" Type="http://schemas.openxmlformats.org/officeDocument/2006/relationships/hyperlink" Target="https://dx.doi.org/10.1038/ncomms11076" TargetMode="External"/><Relationship Id="rId495" Type="http://schemas.openxmlformats.org/officeDocument/2006/relationships/hyperlink" Target="https://dx.doi.org/10.1175/jcli-d-16-0461.1" TargetMode="External"/><Relationship Id="rId716" Type="http://schemas.openxmlformats.org/officeDocument/2006/relationships/hyperlink" Target="https://dx.doi.org/10.1175/jcli-d-11-00354.1" TargetMode="External"/><Relationship Id="rId923" Type="http://schemas.openxmlformats.org/officeDocument/2006/relationships/hyperlink" Target="https://dx.doi.org/10.1007/s00382-013-1725-9" TargetMode="External"/><Relationship Id="rId52" Type="http://schemas.openxmlformats.org/officeDocument/2006/relationships/hyperlink" Target="https://dx.doi.org/10.1175/jcli-d-12-00536.1" TargetMode="External"/><Relationship Id="rId148" Type="http://schemas.openxmlformats.org/officeDocument/2006/relationships/hyperlink" Target="https://dx.doi.org/10.1038/nclimate3181" TargetMode="External"/><Relationship Id="rId355" Type="http://schemas.openxmlformats.org/officeDocument/2006/relationships/hyperlink" Target="https://dx.doi.org/10.1175/jcli3990.1" TargetMode="External"/><Relationship Id="rId562" Type="http://schemas.openxmlformats.org/officeDocument/2006/relationships/hyperlink" Target="https://dx.doi.org/10.1098/rsta.2013.0040" TargetMode="External"/><Relationship Id="rId215" Type="http://schemas.openxmlformats.org/officeDocument/2006/relationships/hyperlink" Target="https://dx.doi.org/10.1175/jcli-d-13-00451.1" TargetMode="External"/><Relationship Id="rId422" Type="http://schemas.openxmlformats.org/officeDocument/2006/relationships/hyperlink" Target="https://dx.doi.org/10.1007/s00382-012-1555-1" TargetMode="External"/><Relationship Id="rId867" Type="http://schemas.openxmlformats.org/officeDocument/2006/relationships/hyperlink" Target="https://dx.doi.org/10.1038/s41558-018-0339-y" TargetMode="External"/><Relationship Id="rId299" Type="http://schemas.openxmlformats.org/officeDocument/2006/relationships/hyperlink" Target="https://dx.doi.org/10.1175/jcli-d-12-00476.1" TargetMode="External"/><Relationship Id="rId727" Type="http://schemas.openxmlformats.org/officeDocument/2006/relationships/hyperlink" Target="https://dx.doi.org/10.5194/acp-18-9975-2018" TargetMode="External"/><Relationship Id="rId934" Type="http://schemas.openxmlformats.org/officeDocument/2006/relationships/hyperlink" Target="https://dx.doi.org/10.1002/2016ms000902" TargetMode="External"/><Relationship Id="rId63" Type="http://schemas.openxmlformats.org/officeDocument/2006/relationships/hyperlink" Target="https://dx.doi.org/10.1029/2020gl087900" TargetMode="External"/><Relationship Id="rId159" Type="http://schemas.openxmlformats.org/officeDocument/2006/relationships/hyperlink" Target="https://dx.doi.org/10.1002/2017ef000734" TargetMode="External"/><Relationship Id="rId366" Type="http://schemas.openxmlformats.org/officeDocument/2006/relationships/hyperlink" Target="https://dx.doi.org/10.1007/s00382-019-04635-1" TargetMode="External"/><Relationship Id="rId573" Type="http://schemas.openxmlformats.org/officeDocument/2006/relationships/hyperlink" Target="https://dx.doi.org/10.1126/science.aaf6369" TargetMode="External"/><Relationship Id="rId780" Type="http://schemas.openxmlformats.org/officeDocument/2006/relationships/hyperlink" Target="https://dx.doi.org/10.5194/esd-10-901-2019" TargetMode="External"/><Relationship Id="rId226" Type="http://schemas.openxmlformats.org/officeDocument/2006/relationships/hyperlink" Target="https://dx.doi.org/10.1175/jcli-d-12-00678.1" TargetMode="External"/><Relationship Id="rId433" Type="http://schemas.openxmlformats.org/officeDocument/2006/relationships/hyperlink" Target="https://dx.doi.org/10.1038/nclimate2258" TargetMode="External"/><Relationship Id="rId878" Type="http://schemas.openxmlformats.org/officeDocument/2006/relationships/hyperlink" Target="https://dx.doi.org/10.1016/j.gloplacha.2017.01.006" TargetMode="External"/><Relationship Id="rId640" Type="http://schemas.openxmlformats.org/officeDocument/2006/relationships/hyperlink" Target="https://dx.doi.org/10.1038/nature02771" TargetMode="External"/><Relationship Id="rId738" Type="http://schemas.openxmlformats.org/officeDocument/2006/relationships/hyperlink" Target="https://dx.doi.org/10.1029/2017jd027149" TargetMode="External"/><Relationship Id="rId945" Type="http://schemas.openxmlformats.org/officeDocument/2006/relationships/hyperlink" Target="https://dx.doi.org/10.1016/j.earscirev.2017.07.006" TargetMode="External"/><Relationship Id="rId74" Type="http://schemas.openxmlformats.org/officeDocument/2006/relationships/hyperlink" Target="https://dx.doi.org/10.5194/esd-12-173-2021" TargetMode="External"/><Relationship Id="rId377" Type="http://schemas.openxmlformats.org/officeDocument/2006/relationships/hyperlink" Target="https://dx.doi.org/10.1038/nature12310" TargetMode="External"/><Relationship Id="rId500" Type="http://schemas.openxmlformats.org/officeDocument/2006/relationships/hyperlink" Target="https://dx.doi.org/10.1088/1748-9326/9/8/084002" TargetMode="External"/><Relationship Id="rId584" Type="http://schemas.openxmlformats.org/officeDocument/2006/relationships/hyperlink" Target="https://dx.doi.org/10.1038/ngeo2510" TargetMode="External"/><Relationship Id="rId805" Type="http://schemas.openxmlformats.org/officeDocument/2006/relationships/hyperlink" Target="https://dx.doi.org/10.1029/2018jd028623" TargetMode="External"/><Relationship Id="rId5" Type="http://schemas.openxmlformats.org/officeDocument/2006/relationships/webSettings" Target="webSettings.xml"/><Relationship Id="rId237" Type="http://schemas.openxmlformats.org/officeDocument/2006/relationships/hyperlink" Target="https://dx.doi.org/10.1029/2005gl023272" TargetMode="External"/><Relationship Id="rId791" Type="http://schemas.openxmlformats.org/officeDocument/2006/relationships/hyperlink" Target="https://dx.doi.org/10.1029/2019ms001739" TargetMode="External"/><Relationship Id="rId889" Type="http://schemas.openxmlformats.org/officeDocument/2006/relationships/hyperlink" Target="https://dx.doi.org/10.1088/1748-9326/10/7/074001" TargetMode="External"/><Relationship Id="rId444" Type="http://schemas.openxmlformats.org/officeDocument/2006/relationships/hyperlink" Target="https://dx.doi.org/10.1175/jcli-d-16-0412.1" TargetMode="External"/><Relationship Id="rId651" Type="http://schemas.openxmlformats.org/officeDocument/2006/relationships/hyperlink" Target="https://dx.doi.org/10.1130/ges01513.1" TargetMode="External"/><Relationship Id="rId749" Type="http://schemas.openxmlformats.org/officeDocument/2006/relationships/hyperlink" Target="https://dx.doi.org/10.1007/s00382-011-1210-2" TargetMode="External"/><Relationship Id="rId290" Type="http://schemas.openxmlformats.org/officeDocument/2006/relationships/hyperlink" Target="https://dx.doi.org/10.1007/s00382-014-2370-7" TargetMode="External"/><Relationship Id="rId304" Type="http://schemas.openxmlformats.org/officeDocument/2006/relationships/hyperlink" Target="https://dx.doi.org/10.1029/1999gl900003" TargetMode="External"/><Relationship Id="rId388" Type="http://schemas.openxmlformats.org/officeDocument/2006/relationships/hyperlink" Target="https://dx.doi.org/10.1038/nclimate1351" TargetMode="External"/><Relationship Id="rId511" Type="http://schemas.openxmlformats.org/officeDocument/2006/relationships/hyperlink" Target="https://dx.doi.org/10.1038/ngeo1590" TargetMode="External"/><Relationship Id="rId609" Type="http://schemas.openxmlformats.org/officeDocument/2006/relationships/hyperlink" Target="https://dx.doi.org/10.1029/2011gl050168" TargetMode="External"/><Relationship Id="rId956" Type="http://schemas.openxmlformats.org/officeDocument/2006/relationships/hyperlink" Target="https://dx.doi.org/10.1002/2017gl076849" TargetMode="External"/><Relationship Id="rId85" Type="http://schemas.openxmlformats.org/officeDocument/2006/relationships/hyperlink" Target="https://dx.doi.org/10.1029/2020gl091307" TargetMode="External"/><Relationship Id="rId150" Type="http://schemas.openxmlformats.org/officeDocument/2006/relationships/hyperlink" Target="https://dx.doi.org/10.1002/2016gl068172" TargetMode="External"/><Relationship Id="rId595" Type="http://schemas.openxmlformats.org/officeDocument/2006/relationships/hyperlink" Target="https://dx.doi.org/10.1002/2015gl066608" TargetMode="External"/><Relationship Id="rId816" Type="http://schemas.openxmlformats.org/officeDocument/2006/relationships/hyperlink" Target="https://dx.doi.org/10.1038/nature14565" TargetMode="External"/><Relationship Id="rId1001" Type="http://schemas.openxmlformats.org/officeDocument/2006/relationships/hyperlink" Target="https://dx.doi.org/10.1029/2019rg000644" TargetMode="External"/><Relationship Id="rId248" Type="http://schemas.openxmlformats.org/officeDocument/2006/relationships/hyperlink" Target="https://dx.doi.org/10.1088/1748-9326/11/3/034012" TargetMode="External"/><Relationship Id="rId455" Type="http://schemas.openxmlformats.org/officeDocument/2006/relationships/hyperlink" Target="https://dx.doi.org/10.1038/nclimate1716" TargetMode="External"/><Relationship Id="rId662" Type="http://schemas.openxmlformats.org/officeDocument/2006/relationships/hyperlink" Target="https://dx.doi.org/10.5194/gmd-9-3427-2016" TargetMode="External"/><Relationship Id="rId12" Type="http://schemas.openxmlformats.org/officeDocument/2006/relationships/header" Target="header1.xml"/><Relationship Id="rId108" Type="http://schemas.openxmlformats.org/officeDocument/2006/relationships/hyperlink" Target="https://dx.doi.org/10.1038/ngeo2652" TargetMode="External"/><Relationship Id="rId315" Type="http://schemas.openxmlformats.org/officeDocument/2006/relationships/hyperlink" Target="https://dx.doi.org/10.1038/ngeo2247" TargetMode="External"/><Relationship Id="rId522" Type="http://schemas.openxmlformats.org/officeDocument/2006/relationships/hyperlink" Target="https://dx.doi.org/10.1007/s40641-018-0090-5" TargetMode="External"/><Relationship Id="rId967" Type="http://schemas.openxmlformats.org/officeDocument/2006/relationships/hyperlink" Target="https://dx.doi.org/10.1002/grl.50585" TargetMode="External"/><Relationship Id="rId96" Type="http://schemas.openxmlformats.org/officeDocument/2006/relationships/hyperlink" Target="https://dx.doi.org/10.1007/s00376-019-9140-8" TargetMode="External"/><Relationship Id="rId161" Type="http://schemas.openxmlformats.org/officeDocument/2006/relationships/hyperlink" Target="https://dx.doi.org/10.1175/jcli-d-18-0788.1" TargetMode="External"/><Relationship Id="rId399" Type="http://schemas.openxmlformats.org/officeDocument/2006/relationships/hyperlink" Target="https://dx.doi.org/10.1029/2019gl085758" TargetMode="External"/><Relationship Id="rId827" Type="http://schemas.openxmlformats.org/officeDocument/2006/relationships/hyperlink" Target="https://dx.doi.org/10.1175/jcli-d-18-0168.1" TargetMode="External"/><Relationship Id="rId1012" Type="http://schemas.openxmlformats.org/officeDocument/2006/relationships/hyperlink" Target="https://dx.doi.org/10.1029/2019gl086908" TargetMode="External"/><Relationship Id="rId259" Type="http://schemas.openxmlformats.org/officeDocument/2006/relationships/hyperlink" Target="https://dx.doi.org/10.1002/2014gl062018" TargetMode="External"/><Relationship Id="rId466" Type="http://schemas.openxmlformats.org/officeDocument/2006/relationships/hyperlink" Target="https://dx.doi.org/10.1002/jgrd.50646" TargetMode="External"/><Relationship Id="rId673" Type="http://schemas.openxmlformats.org/officeDocument/2006/relationships/hyperlink" Target="https://dx.doi.org/10.1175/jcli-d-16-0428.1" TargetMode="External"/><Relationship Id="rId880" Type="http://schemas.openxmlformats.org/officeDocument/2006/relationships/hyperlink" Target="https://dx.doi.org/10.1038/s41561-017-0001-8" TargetMode="External"/><Relationship Id="rId23" Type="http://schemas.openxmlformats.org/officeDocument/2006/relationships/hyperlink" Target="https://dx.doi.org/10.1038/nature01092" TargetMode="External"/><Relationship Id="rId119" Type="http://schemas.openxmlformats.org/officeDocument/2006/relationships/hyperlink" Target="https://dx.doi.org/10.1038/ngeo2009" TargetMode="External"/><Relationship Id="rId326" Type="http://schemas.openxmlformats.org/officeDocument/2006/relationships/hyperlink" Target="https://dx.doi.org/10.1002/qj.2401" TargetMode="External"/><Relationship Id="rId533" Type="http://schemas.openxmlformats.org/officeDocument/2006/relationships/hyperlink" Target="https://dx.doi.org/10.5194/bg-17-2987-2020" TargetMode="External"/><Relationship Id="rId978" Type="http://schemas.openxmlformats.org/officeDocument/2006/relationships/hyperlink" Target="https://dx.doi.org/10.1073/pnas.1618481114" TargetMode="External"/><Relationship Id="rId740" Type="http://schemas.openxmlformats.org/officeDocument/2006/relationships/hyperlink" Target="https://dx.doi.org/10.1029/2008jd010050" TargetMode="External"/><Relationship Id="rId838" Type="http://schemas.openxmlformats.org/officeDocument/2006/relationships/hyperlink" Target="https://dx.doi.org/10.1038/s41612-019-0071-y" TargetMode="External"/><Relationship Id="rId1023" Type="http://schemas.openxmlformats.org/officeDocument/2006/relationships/theme" Target="theme/theme1.xml"/><Relationship Id="rId172" Type="http://schemas.openxmlformats.org/officeDocument/2006/relationships/hyperlink" Target="https://dx.doi.org/10.1073/pnas.1713628115" TargetMode="External"/><Relationship Id="rId477" Type="http://schemas.openxmlformats.org/officeDocument/2006/relationships/hyperlink" Target="https://dx.doi.org/10.1002/2015gl066795" TargetMode="External"/><Relationship Id="rId600" Type="http://schemas.openxmlformats.org/officeDocument/2006/relationships/hyperlink" Target="https://dx.doi.org/10.1038/s41467-018-04043-9" TargetMode="External"/><Relationship Id="rId684" Type="http://schemas.openxmlformats.org/officeDocument/2006/relationships/hyperlink" Target="https://dx.doi.org/10.1111/j.1467-8349.2009.00180.x" TargetMode="External"/><Relationship Id="rId337" Type="http://schemas.openxmlformats.org/officeDocument/2006/relationships/hyperlink" Target="https://dx.doi.org/10.1029/2020jd032701" TargetMode="External"/><Relationship Id="rId891" Type="http://schemas.openxmlformats.org/officeDocument/2006/relationships/hyperlink" Target="https://dx.doi.org/10.22498/pages.25.1.41" TargetMode="External"/><Relationship Id="rId905" Type="http://schemas.openxmlformats.org/officeDocument/2006/relationships/hyperlink" Target="https://dx.doi.org/10.1002/2015jg003045" TargetMode="External"/><Relationship Id="rId989" Type="http://schemas.openxmlformats.org/officeDocument/2006/relationships/hyperlink" Target="https://dx.doi.org/10.1002/2017jd026728" TargetMode="External"/><Relationship Id="rId34" Type="http://schemas.openxmlformats.org/officeDocument/2006/relationships/hyperlink" Target="https://dx.doi.org/10.5194/esd-8-211-2017" TargetMode="External"/><Relationship Id="rId544" Type="http://schemas.openxmlformats.org/officeDocument/2006/relationships/hyperlink" Target="https://dx.doi.org/10.1029/2018gl079764" TargetMode="External"/><Relationship Id="rId751" Type="http://schemas.openxmlformats.org/officeDocument/2006/relationships/hyperlink" Target="https://dx.doi.org/10.1007/s00382-014-2176-7" TargetMode="External"/><Relationship Id="rId849" Type="http://schemas.openxmlformats.org/officeDocument/2006/relationships/hyperlink" Target="https://dx.doi.org/10.1126/science.1257856" TargetMode="External"/><Relationship Id="rId183" Type="http://schemas.openxmlformats.org/officeDocument/2006/relationships/hyperlink" Target="https://dx.doi.org/10.1126/sciadv.aas9593" TargetMode="External"/><Relationship Id="rId390" Type="http://schemas.openxmlformats.org/officeDocument/2006/relationships/hyperlink" Target="https://dx.doi.org/10.1175/jcli-d-12-00540.1" TargetMode="External"/><Relationship Id="rId404" Type="http://schemas.openxmlformats.org/officeDocument/2006/relationships/hyperlink" Target="https://dx.doi.org/10.5194/acp-21-1287-2021" TargetMode="External"/><Relationship Id="rId611" Type="http://schemas.openxmlformats.org/officeDocument/2006/relationships/hyperlink" Target="https://dx.doi.org/10.1088/1748-9326/aabf9b" TargetMode="External"/><Relationship Id="rId250" Type="http://schemas.openxmlformats.org/officeDocument/2006/relationships/hyperlink" Target="https://dx.doi.org/10.1002/2014jd022734" TargetMode="External"/><Relationship Id="rId488" Type="http://schemas.openxmlformats.org/officeDocument/2006/relationships/hyperlink" Target="https://dx.doi.org/10.1002/asl2.442" TargetMode="External"/><Relationship Id="rId695" Type="http://schemas.openxmlformats.org/officeDocument/2006/relationships/hyperlink" Target="https://dx.doi.org/10.1038/s41598-017-17966-y" TargetMode="External"/><Relationship Id="rId709" Type="http://schemas.openxmlformats.org/officeDocument/2006/relationships/hyperlink" Target="https://dx.doi.org/10.1007/s00382-013-1969-4" TargetMode="External"/><Relationship Id="rId916" Type="http://schemas.openxmlformats.org/officeDocument/2006/relationships/hyperlink" Target="https://dx.doi.org/10.1002/qj.2456" TargetMode="External"/><Relationship Id="rId45" Type="http://schemas.openxmlformats.org/officeDocument/2006/relationships/hyperlink" Target="https://dx.doi.org/10.1007/s00382-010-0868-1" TargetMode="External"/><Relationship Id="rId110" Type="http://schemas.openxmlformats.org/officeDocument/2006/relationships/hyperlink" Target="https://dx.doi.org/10.5194/bg-14-3051-2017" TargetMode="External"/><Relationship Id="rId348" Type="http://schemas.openxmlformats.org/officeDocument/2006/relationships/hyperlink" Target="https://dx.doi.org/10.1002/grl.50355" TargetMode="External"/><Relationship Id="rId555" Type="http://schemas.openxmlformats.org/officeDocument/2006/relationships/hyperlink" Target="https://dx.doi.org/10.1175/1520-0477(1997)078%3c1069:apicow%3e2.0.co;2" TargetMode="External"/><Relationship Id="rId762" Type="http://schemas.openxmlformats.org/officeDocument/2006/relationships/hyperlink" Target="https://dx.doi.org/10.1038/ngeo2098" TargetMode="External"/><Relationship Id="rId194" Type="http://schemas.openxmlformats.org/officeDocument/2006/relationships/hyperlink" Target="https://dx.doi.org/10.1017/cbo9781107415324.007" TargetMode="External"/><Relationship Id="rId208" Type="http://schemas.openxmlformats.org/officeDocument/2006/relationships/hyperlink" Target="https://dx.doi.org/10.1029/2011gl050665" TargetMode="External"/><Relationship Id="rId415" Type="http://schemas.openxmlformats.org/officeDocument/2006/relationships/hyperlink" Target="https://dx.doi.org/10.1007/s00382-013-1664-5" TargetMode="External"/><Relationship Id="rId622" Type="http://schemas.openxmlformats.org/officeDocument/2006/relationships/hyperlink" Target="https://dx.doi.org/10.1007/s00382-015-2471-y" TargetMode="External"/><Relationship Id="rId261" Type="http://schemas.openxmlformats.org/officeDocument/2006/relationships/hyperlink" Target="https://dx.doi.org/10.1175/jcli-d-15-0351.1" TargetMode="External"/><Relationship Id="rId499" Type="http://schemas.openxmlformats.org/officeDocument/2006/relationships/hyperlink" Target="https://dx.doi.org/10.1038/ngeo2771" TargetMode="External"/><Relationship Id="rId927" Type="http://schemas.openxmlformats.org/officeDocument/2006/relationships/hyperlink" Target="https://dx.doi.org/10.5194/acp-18-14867-2018" TargetMode="External"/><Relationship Id="rId56" Type="http://schemas.openxmlformats.org/officeDocument/2006/relationships/hyperlink" Target="https://dx.doi.org/10.1175/jcli-d-19-0449.1" TargetMode="External"/><Relationship Id="rId359" Type="http://schemas.openxmlformats.org/officeDocument/2006/relationships/hyperlink" Target="https://dx.doi.org/10.1002/2014gl060420" TargetMode="External"/><Relationship Id="rId566" Type="http://schemas.openxmlformats.org/officeDocument/2006/relationships/hyperlink" Target="https://dx.doi.org/10.1002/2014gl059338" TargetMode="External"/><Relationship Id="rId773" Type="http://schemas.openxmlformats.org/officeDocument/2006/relationships/hyperlink" Target="https://dx.doi.org/10.1023/a:1014276210717" TargetMode="External"/><Relationship Id="rId121" Type="http://schemas.openxmlformats.org/officeDocument/2006/relationships/hyperlink" Target="https://dx.doi.org/10.1038/nature13327" TargetMode="External"/><Relationship Id="rId219" Type="http://schemas.openxmlformats.org/officeDocument/2006/relationships/hyperlink" Target="https://dx.doi.org/10.1126/sciadv.aay7684" TargetMode="External"/><Relationship Id="rId426" Type="http://schemas.openxmlformats.org/officeDocument/2006/relationships/hyperlink" Target="https://dx.doi.org/10.1175/bams-d-13-00255.1" TargetMode="External"/><Relationship Id="rId633" Type="http://schemas.openxmlformats.org/officeDocument/2006/relationships/hyperlink" Target="https://dx.doi.org/10.1038/ngeo2277" TargetMode="External"/><Relationship Id="rId980" Type="http://schemas.openxmlformats.org/officeDocument/2006/relationships/hyperlink" Target="https://dx.doi.org/10.1002/joc.5290" TargetMode="External"/><Relationship Id="rId840" Type="http://schemas.openxmlformats.org/officeDocument/2006/relationships/hyperlink" Target="https://dx.doi.org/10.1073/pnas.1308470110" TargetMode="External"/><Relationship Id="rId938" Type="http://schemas.openxmlformats.org/officeDocument/2006/relationships/hyperlink" Target="https://dx.doi.org/10.1175/jcli-d-19-0993.1" TargetMode="External"/><Relationship Id="rId67" Type="http://schemas.openxmlformats.org/officeDocument/2006/relationships/hyperlink" Target="https://dx.doi.org/10.1002/2014rg000473" TargetMode="External"/><Relationship Id="rId272" Type="http://schemas.openxmlformats.org/officeDocument/2006/relationships/hyperlink" Target="https://dx.doi.org/10.1175/jcli-d-12-00579.1" TargetMode="External"/><Relationship Id="rId577" Type="http://schemas.openxmlformats.org/officeDocument/2006/relationships/hyperlink" Target="https://dx.doi.org/10.1073/pnas.0700419104" TargetMode="External"/><Relationship Id="rId700" Type="http://schemas.openxmlformats.org/officeDocument/2006/relationships/hyperlink" Target="https://dx.doi.org/10.1002/2013jd020566" TargetMode="External"/><Relationship Id="rId132" Type="http://schemas.openxmlformats.org/officeDocument/2006/relationships/hyperlink" Target="https://dx.doi.org/10.1002/2016gl068079" TargetMode="External"/><Relationship Id="rId784" Type="http://schemas.openxmlformats.org/officeDocument/2006/relationships/hyperlink" Target="https://dx.doi.org/10.1038/nclimate2268" TargetMode="External"/><Relationship Id="rId991" Type="http://schemas.openxmlformats.org/officeDocument/2006/relationships/hyperlink" Target="https://dx.doi.org/10.1007/s40641-019-00146-7" TargetMode="External"/><Relationship Id="rId437" Type="http://schemas.openxmlformats.org/officeDocument/2006/relationships/hyperlink" Target="https://dx.doi.org/10.1002/2018ef000813" TargetMode="External"/><Relationship Id="rId644" Type="http://schemas.openxmlformats.org/officeDocument/2006/relationships/hyperlink" Target="https://dx.doi.org/10.1016/j.ocemod.2013.09.002" TargetMode="External"/><Relationship Id="rId851" Type="http://schemas.openxmlformats.org/officeDocument/2006/relationships/hyperlink" Target="https://dx.doi.org/10.1175/jcli-d-15-0239.1" TargetMode="External"/><Relationship Id="rId283" Type="http://schemas.openxmlformats.org/officeDocument/2006/relationships/hyperlink" Target="https://dx.doi.org/10.1088/1748-9326/aabf9f" TargetMode="External"/><Relationship Id="rId490" Type="http://schemas.openxmlformats.org/officeDocument/2006/relationships/hyperlink" Target="https://dx.doi.org/10.1098/rsta.2014.0053" TargetMode="External"/><Relationship Id="rId504" Type="http://schemas.openxmlformats.org/officeDocument/2006/relationships/hyperlink" Target="https://dx.doi.org/10.1088/1748-9326/9/11/115008" TargetMode="External"/><Relationship Id="rId711" Type="http://schemas.openxmlformats.org/officeDocument/2006/relationships/hyperlink" Target="https://dx.doi.org/10.1002/2016gl071194" TargetMode="External"/><Relationship Id="rId949" Type="http://schemas.openxmlformats.org/officeDocument/2006/relationships/hyperlink" Target="https://dx.doi.org/10.1002/2016jd026386" TargetMode="External"/><Relationship Id="rId78" Type="http://schemas.openxmlformats.org/officeDocument/2006/relationships/hyperlink" Target="https://dx.doi.org/10.1007/s00382-019-04896-w" TargetMode="External"/><Relationship Id="rId143" Type="http://schemas.openxmlformats.org/officeDocument/2006/relationships/hyperlink" Target="https://dx.doi.org/10.1175/jcli-d-15-0777.1" TargetMode="External"/><Relationship Id="rId350" Type="http://schemas.openxmlformats.org/officeDocument/2006/relationships/hyperlink" Target="https://dx.doi.org/10.1175/jcli-d-18-0262.1" TargetMode="External"/><Relationship Id="rId588" Type="http://schemas.openxmlformats.org/officeDocument/2006/relationships/hyperlink" Target="https://dx.doi.org/10.1038/s41558-020-00957-9" TargetMode="External"/><Relationship Id="rId795" Type="http://schemas.openxmlformats.org/officeDocument/2006/relationships/hyperlink" Target="https://dx.doi.org/10.1016/j.gloplacha.2011.03.004" TargetMode="External"/><Relationship Id="rId809" Type="http://schemas.openxmlformats.org/officeDocument/2006/relationships/hyperlink" Target="https://dx.doi.org/10.1007/s10584-018-2317-9" TargetMode="External"/><Relationship Id="rId9" Type="http://schemas.microsoft.com/office/2011/relationships/commentsExtended" Target="commentsExtended.xml"/><Relationship Id="rId210" Type="http://schemas.openxmlformats.org/officeDocument/2006/relationships/hyperlink" Target="https://dx.doi.org/10.1175/jcli-d-14-00325.1" TargetMode="External"/><Relationship Id="rId448" Type="http://schemas.openxmlformats.org/officeDocument/2006/relationships/hyperlink" Target="https://dx.doi.org/10.1002/jgrd.50258" TargetMode="External"/><Relationship Id="rId655" Type="http://schemas.openxmlformats.org/officeDocument/2006/relationships/hyperlink" Target="https://dx.doi.org/10.5194/acp-17-14871-2017" TargetMode="External"/><Relationship Id="rId862" Type="http://schemas.openxmlformats.org/officeDocument/2006/relationships/hyperlink" Target="https://dx.doi.org/10.1002/qj.3414" TargetMode="External"/><Relationship Id="rId294" Type="http://schemas.openxmlformats.org/officeDocument/2006/relationships/hyperlink" Target="https://dx.doi.org/10.1038/s41561-017-0026-z" TargetMode="External"/><Relationship Id="rId308" Type="http://schemas.openxmlformats.org/officeDocument/2006/relationships/hyperlink" Target="https://dx.doi.org/10.1177/0309133317751843" TargetMode="External"/><Relationship Id="rId515" Type="http://schemas.openxmlformats.org/officeDocument/2006/relationships/hyperlink" Target="https://dx.doi.org/10.5194/bg-14-1383-2017" TargetMode="External"/><Relationship Id="rId722" Type="http://schemas.openxmlformats.org/officeDocument/2006/relationships/hyperlink" Target="https://dx.doi.org/10.1073/pnas.0803838105" TargetMode="External"/><Relationship Id="rId89" Type="http://schemas.openxmlformats.org/officeDocument/2006/relationships/hyperlink" Target="https://dx.doi.org/10.1088/1748-9326/7/2/024013" TargetMode="External"/><Relationship Id="rId154" Type="http://schemas.openxmlformats.org/officeDocument/2006/relationships/hyperlink" Target="https://dx.doi.org/10.1175/jas-d-18-0067.1" TargetMode="External"/><Relationship Id="rId361" Type="http://schemas.openxmlformats.org/officeDocument/2006/relationships/hyperlink" Target="https://dx.doi.org/10.1175/jcli-d-16-0161.1" TargetMode="External"/><Relationship Id="rId599" Type="http://schemas.openxmlformats.org/officeDocument/2006/relationships/hyperlink" Target="https://dx.doi.org/10.5194/gmd-13-3571-2020" TargetMode="External"/><Relationship Id="rId1005" Type="http://schemas.openxmlformats.org/officeDocument/2006/relationships/hyperlink" Target="https://dx.doi.org/10.1029/2020jd033256" TargetMode="External"/><Relationship Id="rId459" Type="http://schemas.openxmlformats.org/officeDocument/2006/relationships/hyperlink" Target="https://dx.doi.org/10.1038/s41598-017-01451-7" TargetMode="External"/><Relationship Id="rId666" Type="http://schemas.openxmlformats.org/officeDocument/2006/relationships/hyperlink" Target="https://dx.doi.org/10.1093/biomet/63.1.201" TargetMode="External"/><Relationship Id="rId873" Type="http://schemas.openxmlformats.org/officeDocument/2006/relationships/hyperlink" Target="https://dx.doi.org/10.1029/2006gl028164" TargetMode="External"/><Relationship Id="rId16" Type="http://schemas.openxmlformats.org/officeDocument/2006/relationships/hyperlink" Target="https://dx.doi.org/10.1175/jcli-d-16-0466.1" TargetMode="External"/><Relationship Id="rId221" Type="http://schemas.openxmlformats.org/officeDocument/2006/relationships/hyperlink" Target="https://dx.doi.org/10.1175/jcli-d-12-00713.1" TargetMode="External"/><Relationship Id="rId319" Type="http://schemas.openxmlformats.org/officeDocument/2006/relationships/hyperlink" Target="https://dx.doi.org/10.1002/2015jd024687" TargetMode="External"/><Relationship Id="rId526" Type="http://schemas.openxmlformats.org/officeDocument/2006/relationships/hyperlink" Target="https://dx.doi.org/10.1007/s00382-015-2897-2" TargetMode="External"/><Relationship Id="rId733" Type="http://schemas.openxmlformats.org/officeDocument/2006/relationships/hyperlink" Target="https://dx.doi.org/10.1029/2019jd030581" TargetMode="External"/><Relationship Id="rId940" Type="http://schemas.openxmlformats.org/officeDocument/2006/relationships/hyperlink" Target="https://dx.doi.org/10.1007/s00376-012-2084-x" TargetMode="External"/><Relationship Id="rId1016" Type="http://schemas.openxmlformats.org/officeDocument/2006/relationships/hyperlink" Target="https://dx.doi.org/10.1073/pnas.1612066114" TargetMode="External"/><Relationship Id="rId165" Type="http://schemas.openxmlformats.org/officeDocument/2006/relationships/hyperlink" Target="https://dx.doi.org/10.1038/s41561-018-0293-3" TargetMode="External"/><Relationship Id="rId372" Type="http://schemas.openxmlformats.org/officeDocument/2006/relationships/hyperlink" Target="https://dx.doi.org/10.1088/1748-9326/aa5fb8" TargetMode="External"/><Relationship Id="rId677" Type="http://schemas.openxmlformats.org/officeDocument/2006/relationships/hyperlink" Target="https://dx.doi.org/10.1175/jcli-d-17-0780.1" TargetMode="External"/><Relationship Id="rId800" Type="http://schemas.openxmlformats.org/officeDocument/2006/relationships/hyperlink" Target="https://dx.doi.org/10.1007/s00382-016-3075-x" TargetMode="External"/><Relationship Id="rId232" Type="http://schemas.openxmlformats.org/officeDocument/2006/relationships/hyperlink" Target="https://dx.doi.org/10.1175/jcli-d-11-00741.1" TargetMode="External"/><Relationship Id="rId884" Type="http://schemas.openxmlformats.org/officeDocument/2006/relationships/hyperlink" Target="https://dx.doi.org/10.1073/pnas.1300005110" TargetMode="External"/><Relationship Id="rId27" Type="http://schemas.openxmlformats.org/officeDocument/2006/relationships/hyperlink" Target="https://dx.doi.org/10.1029/2012gl054286" TargetMode="External"/><Relationship Id="rId537" Type="http://schemas.openxmlformats.org/officeDocument/2006/relationships/hyperlink" Target="https://dx.doi.org/10.1002/2017jd026868" TargetMode="External"/><Relationship Id="rId744" Type="http://schemas.openxmlformats.org/officeDocument/2006/relationships/hyperlink" Target="https://dx.doi.org/10.1029/2012gl053370" TargetMode="External"/><Relationship Id="rId951" Type="http://schemas.openxmlformats.org/officeDocument/2006/relationships/hyperlink" Target="https://dx.doi.org/10.1029/2019gl086075" TargetMode="External"/><Relationship Id="rId80" Type="http://schemas.openxmlformats.org/officeDocument/2006/relationships/hyperlink" Target="https://dx.doi.org/10.5194/gmd-9-3751-2016" TargetMode="External"/><Relationship Id="rId176" Type="http://schemas.openxmlformats.org/officeDocument/2006/relationships/hyperlink" Target="https://dx.doi.org/10.1016/j.atmosenv.2013.07.008" TargetMode="External"/><Relationship Id="rId383" Type="http://schemas.openxmlformats.org/officeDocument/2006/relationships/hyperlink" Target="https://dx.doi.org/10.5194/esd-9-701-2018" TargetMode="External"/><Relationship Id="rId590" Type="http://schemas.openxmlformats.org/officeDocument/2006/relationships/hyperlink" Target="https://dx.doi.org/10.1007/s10584-013-0781-9" TargetMode="External"/><Relationship Id="rId604" Type="http://schemas.openxmlformats.org/officeDocument/2006/relationships/hyperlink" Target="https://dx.doi.org/10.1007/s00382-015-2898-1" TargetMode="External"/><Relationship Id="rId811" Type="http://schemas.openxmlformats.org/officeDocument/2006/relationships/hyperlink" Target="https://dx.doi.org/10.1038/s41586-019-1554-z" TargetMode="External"/><Relationship Id="rId243" Type="http://schemas.openxmlformats.org/officeDocument/2006/relationships/hyperlink" Target="https://dx.doi.org/10.5194/gmd-9-1937-2016" TargetMode="External"/><Relationship Id="rId450" Type="http://schemas.openxmlformats.org/officeDocument/2006/relationships/hyperlink" Target="https://dx.doi.org/10.5194/acp-18-2769-2018" TargetMode="External"/><Relationship Id="rId688" Type="http://schemas.openxmlformats.org/officeDocument/2006/relationships/hyperlink" Target="https://dx.doi.org/10.1038/nclimate3412" TargetMode="External"/><Relationship Id="rId895" Type="http://schemas.openxmlformats.org/officeDocument/2006/relationships/hyperlink" Target="https://dx.doi.org/10.1175/jcli-d-14-00830.1" TargetMode="External"/><Relationship Id="rId909" Type="http://schemas.openxmlformats.org/officeDocument/2006/relationships/hyperlink" Target="https://dx.doi.org/10.1038/s41586-019-1423-9" TargetMode="External"/><Relationship Id="rId38" Type="http://schemas.openxmlformats.org/officeDocument/2006/relationships/hyperlink" Target="https://dx.doi.org/10.5194/bg-17-4173-2020" TargetMode="External"/><Relationship Id="rId103" Type="http://schemas.openxmlformats.org/officeDocument/2006/relationships/hyperlink" Target="https://dx.doi.org/10.1038/nclimate3381" TargetMode="External"/><Relationship Id="rId310" Type="http://schemas.openxmlformats.org/officeDocument/2006/relationships/hyperlink" Target="https://dx.doi.org/10.1038/s41467-018-04173-0" TargetMode="External"/><Relationship Id="rId548" Type="http://schemas.openxmlformats.org/officeDocument/2006/relationships/hyperlink" Target="https://dx.doi.org/10.1002/2016gb005374" TargetMode="External"/><Relationship Id="rId755" Type="http://schemas.openxmlformats.org/officeDocument/2006/relationships/hyperlink" Target="https://dx.doi.org/10.1038/s41467-020-17001-1" TargetMode="External"/><Relationship Id="rId962" Type="http://schemas.openxmlformats.org/officeDocument/2006/relationships/hyperlink" Target="https://dx.doi.org/10.1029/2009gl038710" TargetMode="External"/><Relationship Id="rId91" Type="http://schemas.openxmlformats.org/officeDocument/2006/relationships/hyperlink" Target="https://dx.doi.org/10.1029/2018gl078965" TargetMode="External"/><Relationship Id="rId187" Type="http://schemas.openxmlformats.org/officeDocument/2006/relationships/hyperlink" Target="https://dx.doi.org/10.1029/2012gl053354" TargetMode="External"/><Relationship Id="rId394" Type="http://schemas.openxmlformats.org/officeDocument/2006/relationships/hyperlink" Target="https://dx.doi.org/10.1002/wcc.457" TargetMode="External"/><Relationship Id="rId408" Type="http://schemas.openxmlformats.org/officeDocument/2006/relationships/hyperlink" Target="https://dx.doi.org/10.1088/1748-9326/ab858a" TargetMode="External"/><Relationship Id="rId615" Type="http://schemas.openxmlformats.org/officeDocument/2006/relationships/hyperlink" Target="https://dx.doi.org/10.2151/sola.2014-035" TargetMode="External"/><Relationship Id="rId822" Type="http://schemas.openxmlformats.org/officeDocument/2006/relationships/hyperlink" Target="https://dx.doi.org/10.1002/2016gl067989" TargetMode="External"/><Relationship Id="rId254" Type="http://schemas.openxmlformats.org/officeDocument/2006/relationships/hyperlink" Target="https://dx.doi.org/10.1038/s41558-018-0072-6" TargetMode="External"/><Relationship Id="rId699" Type="http://schemas.openxmlformats.org/officeDocument/2006/relationships/hyperlink" Target="https://dx.doi.org/10.1029/2005gl024452" TargetMode="External"/><Relationship Id="rId49" Type="http://schemas.openxmlformats.org/officeDocument/2006/relationships/hyperlink" Target="https://dx.doi.org/10.1038/s41586-020-2120-4" TargetMode="External"/><Relationship Id="rId114" Type="http://schemas.openxmlformats.org/officeDocument/2006/relationships/hyperlink" Target="https://dx.doi.org/10.1175/jcli-d-16-0351.1" TargetMode="External"/><Relationship Id="rId461" Type="http://schemas.openxmlformats.org/officeDocument/2006/relationships/hyperlink" Target="https://dx.doi.org/10.1175/jcli-d-16-0541.1" TargetMode="External"/><Relationship Id="rId559" Type="http://schemas.openxmlformats.org/officeDocument/2006/relationships/hyperlink" Target="https://dx.doi.org/10.1038/nature14117" TargetMode="External"/><Relationship Id="rId766" Type="http://schemas.openxmlformats.org/officeDocument/2006/relationships/hyperlink" Target="https://dx.doi.org/10.2312/iass.2015.024" TargetMode="External"/><Relationship Id="rId198" Type="http://schemas.openxmlformats.org/officeDocument/2006/relationships/hyperlink" Target="https://dx.doi.org/10.1007/s00382-020-05196-4" TargetMode="External"/><Relationship Id="rId321" Type="http://schemas.openxmlformats.org/officeDocument/2006/relationships/hyperlink" Target="https://dx.doi.org/10.1029/2018jd029815" TargetMode="External"/><Relationship Id="rId419" Type="http://schemas.openxmlformats.org/officeDocument/2006/relationships/hyperlink" Target="https://dx.doi.org/10.1002/2016ms000787" TargetMode="External"/><Relationship Id="rId626" Type="http://schemas.openxmlformats.org/officeDocument/2006/relationships/hyperlink" Target="https://dx.doi.org/10.1007/s00382-017-3935-z" TargetMode="External"/><Relationship Id="rId973" Type="http://schemas.openxmlformats.org/officeDocument/2006/relationships/hyperlink" Target="https://dx.doi.org/10.1038/ngeo1931" TargetMode="External"/><Relationship Id="rId833" Type="http://schemas.openxmlformats.org/officeDocument/2006/relationships/hyperlink" Target="https://dx.doi.org/10.1038/s41467-018-07999-w" TargetMode="External"/><Relationship Id="rId265" Type="http://schemas.openxmlformats.org/officeDocument/2006/relationships/hyperlink" Target="https://dx.doi.org/10.1038/s41558-019-0660-0" TargetMode="External"/><Relationship Id="rId472" Type="http://schemas.openxmlformats.org/officeDocument/2006/relationships/hyperlink" Target="https://dx.doi.org/10.1029/2019jd030329" TargetMode="External"/><Relationship Id="rId900" Type="http://schemas.openxmlformats.org/officeDocument/2006/relationships/hyperlink" Target="https://dx.doi.org/10.1175/bams-d-17-0267.1" TargetMode="External"/><Relationship Id="rId125" Type="http://schemas.openxmlformats.org/officeDocument/2006/relationships/hyperlink" Target="https://dx.doi.org/10.1126/science.aav4236" TargetMode="External"/><Relationship Id="rId332" Type="http://schemas.openxmlformats.org/officeDocument/2006/relationships/hyperlink" Target="https://dx.doi.org/10.1002/qj.2258" TargetMode="External"/><Relationship Id="rId777" Type="http://schemas.openxmlformats.org/officeDocument/2006/relationships/hyperlink" Target="https://dx.doi.org/10.1175/jcli-d-12-00826.1" TargetMode="External"/><Relationship Id="rId984" Type="http://schemas.openxmlformats.org/officeDocument/2006/relationships/hyperlink" Target="https://dx.doi.org/10.1002/2017rg000568" TargetMode="External"/><Relationship Id="rId637" Type="http://schemas.openxmlformats.org/officeDocument/2006/relationships/hyperlink" Target="https://dx.doi.org/10.1002/2015gl063363" TargetMode="External"/><Relationship Id="rId844" Type="http://schemas.openxmlformats.org/officeDocument/2006/relationships/hyperlink" Target="https://dx.doi.org/10.1002/2017jd026719" TargetMode="External"/><Relationship Id="rId276" Type="http://schemas.openxmlformats.org/officeDocument/2006/relationships/hyperlink" Target="https://dx.doi.org/10.1088/1748-9326/10/7/075002" TargetMode="External"/><Relationship Id="rId483" Type="http://schemas.openxmlformats.org/officeDocument/2006/relationships/hyperlink" Target="https://dx.doi.org/10.1175/2008jcli2135.1" TargetMode="External"/><Relationship Id="rId690" Type="http://schemas.openxmlformats.org/officeDocument/2006/relationships/hyperlink" Target="https://dx.doi.org/10.1073/pnas.1509153112" TargetMode="External"/><Relationship Id="rId704" Type="http://schemas.openxmlformats.org/officeDocument/2006/relationships/hyperlink" Target="https://dx.doi.org/10.1029/2018gl077583" TargetMode="External"/><Relationship Id="rId911" Type="http://schemas.openxmlformats.org/officeDocument/2006/relationships/hyperlink" Target="https://dx.doi.org/10.1007/s10584-016-1648-7" TargetMode="External"/><Relationship Id="rId40" Type="http://schemas.openxmlformats.org/officeDocument/2006/relationships/hyperlink" Target="https://dx.doi.org/10.1002/2018gl077401" TargetMode="External"/><Relationship Id="rId136" Type="http://schemas.openxmlformats.org/officeDocument/2006/relationships/hyperlink" Target="https://dx.doi.org/10.1175/bams-d-16-0286.1" TargetMode="External"/><Relationship Id="rId343" Type="http://schemas.openxmlformats.org/officeDocument/2006/relationships/hyperlink" Target="https://dx.doi.org/10.1007/s00382-010-0810-6" TargetMode="External"/><Relationship Id="rId550" Type="http://schemas.openxmlformats.org/officeDocument/2006/relationships/hyperlink" Target="https://dx.doi.org/10.1029/2020ef001803" TargetMode="External"/><Relationship Id="rId788" Type="http://schemas.openxmlformats.org/officeDocument/2006/relationships/hyperlink" Target="https://dx.doi.org/10.1175/jcli-d-13-00446.1" TargetMode="External"/><Relationship Id="rId995" Type="http://schemas.openxmlformats.org/officeDocument/2006/relationships/hyperlink" Target="https://dx.doi.org/10.1002/joc.7041" TargetMode="External"/><Relationship Id="rId203" Type="http://schemas.openxmlformats.org/officeDocument/2006/relationships/hyperlink" Target="https://dx.doi.org/10.1175/jcli-d-19-0862.1" TargetMode="External"/><Relationship Id="rId648" Type="http://schemas.openxmlformats.org/officeDocument/2006/relationships/hyperlink" Target="https://dx.doi.org/10.1002/2014gl061627" TargetMode="External"/><Relationship Id="rId855" Type="http://schemas.openxmlformats.org/officeDocument/2006/relationships/hyperlink" Target="https://dx.doi.org/10.5194/acp-15-10529-2015" TargetMode="External"/><Relationship Id="rId287" Type="http://schemas.openxmlformats.org/officeDocument/2006/relationships/hyperlink" Target="https://dx.doi.org/10.1002/2015gl065504" TargetMode="External"/><Relationship Id="rId410" Type="http://schemas.openxmlformats.org/officeDocument/2006/relationships/hyperlink" Target="https://dx.doi.org/10.1088/1748-9326/11/9/095012" TargetMode="External"/><Relationship Id="rId494" Type="http://schemas.openxmlformats.org/officeDocument/2006/relationships/hyperlink" Target="https://dx.doi.org/10.1002/joc.4878" TargetMode="External"/><Relationship Id="rId508" Type="http://schemas.openxmlformats.org/officeDocument/2006/relationships/hyperlink" Target="https://dx.doi.org/10.1175/jcli-d-15-0565.1" TargetMode="External"/><Relationship Id="rId715" Type="http://schemas.openxmlformats.org/officeDocument/2006/relationships/hyperlink" Target="https://dx.doi.org/10.1038/nature12580" TargetMode="External"/><Relationship Id="rId922" Type="http://schemas.openxmlformats.org/officeDocument/2006/relationships/hyperlink" Target="https://dx.doi.org/10.1038/s41598-017-18459-8" TargetMode="External"/><Relationship Id="rId147" Type="http://schemas.openxmlformats.org/officeDocument/2006/relationships/hyperlink" Target="https://dx.doi.org/10.1029/2012gl052848" TargetMode="External"/><Relationship Id="rId354" Type="http://schemas.openxmlformats.org/officeDocument/2006/relationships/hyperlink" Target="https://dx.doi.org/10.1175/jcli3990.1" TargetMode="External"/><Relationship Id="rId799" Type="http://schemas.openxmlformats.org/officeDocument/2006/relationships/hyperlink" Target="https://dx.doi.org/10.1007/s00382-014-2391-2" TargetMode="External"/><Relationship Id="rId51" Type="http://schemas.openxmlformats.org/officeDocument/2006/relationships/hyperlink" Target="https://dx.doi.org/10.5194/esd-9-679-2018" TargetMode="External"/><Relationship Id="rId561" Type="http://schemas.openxmlformats.org/officeDocument/2006/relationships/hyperlink" Target="https://dx.doi.org/10.1175/1520-0442(2003)016%3c4134:titsam%3e2.0.co;2" TargetMode="External"/><Relationship Id="rId659" Type="http://schemas.openxmlformats.org/officeDocument/2006/relationships/hyperlink" Target="https://dx.doi.org/10.1098/rsta.2014.0164" TargetMode="External"/><Relationship Id="rId866" Type="http://schemas.openxmlformats.org/officeDocument/2006/relationships/hyperlink" Target="https://dx.doi.org/10.1002/2016gl072308" TargetMode="External"/><Relationship Id="rId214" Type="http://schemas.openxmlformats.org/officeDocument/2006/relationships/hyperlink" Target="https://dx.doi.org/10.1007/s00382-010-0977-x" TargetMode="External"/><Relationship Id="rId298" Type="http://schemas.openxmlformats.org/officeDocument/2006/relationships/hyperlink" Target="https://dx.doi.org/10.1002/grl.50249" TargetMode="External"/><Relationship Id="rId421" Type="http://schemas.openxmlformats.org/officeDocument/2006/relationships/hyperlink" Target="https://dx.doi.org/10.1029/2012gl054275" TargetMode="External"/><Relationship Id="rId519" Type="http://schemas.openxmlformats.org/officeDocument/2006/relationships/hyperlink" Target="https://dx.doi.org/10.1175/jcli-d-17-0761.1" TargetMode="External"/><Relationship Id="rId158" Type="http://schemas.openxmlformats.org/officeDocument/2006/relationships/hyperlink" Target="https://dx.doi.org/10.1029/2018jd030237" TargetMode="External"/><Relationship Id="rId726" Type="http://schemas.openxmlformats.org/officeDocument/2006/relationships/hyperlink" Target="https://dx.doi.org/10.1016/j.gloenvcha.2016.05.012" TargetMode="External"/><Relationship Id="rId933" Type="http://schemas.openxmlformats.org/officeDocument/2006/relationships/hyperlink" Target="https://dx.doi.org/10.1175/jcli-d-18-0810.1" TargetMode="External"/><Relationship Id="rId1009" Type="http://schemas.openxmlformats.org/officeDocument/2006/relationships/hyperlink" Target="https://dx.doi.org/10.1175/jcli-d-12-00638.1" TargetMode="External"/><Relationship Id="rId62" Type="http://schemas.openxmlformats.org/officeDocument/2006/relationships/hyperlink" Target="https://dx.doi.org/10.1029/2019gl086706" TargetMode="External"/><Relationship Id="rId365" Type="http://schemas.openxmlformats.org/officeDocument/2006/relationships/hyperlink" Target="https://dx.doi.org/10.1175/jcli-d-13-00629.1" TargetMode="External"/><Relationship Id="rId572" Type="http://schemas.openxmlformats.org/officeDocument/2006/relationships/hyperlink" Target="https://dx.doi.org/10.1007/s40641-019-00151-w" TargetMode="External"/><Relationship Id="rId225" Type="http://schemas.openxmlformats.org/officeDocument/2006/relationships/hyperlink" Target="https://dx.doi.org/10.1007/s00382-011-1227-6" TargetMode="External"/><Relationship Id="rId432" Type="http://schemas.openxmlformats.org/officeDocument/2006/relationships/hyperlink" Target="https://dx.doi.org/10.5194/gmd-11-1133-2018" TargetMode="External"/><Relationship Id="rId877" Type="http://schemas.openxmlformats.org/officeDocument/2006/relationships/hyperlink" Target="https://dx.doi.org/10.1038/ncomms7545" TargetMode="External"/><Relationship Id="rId737" Type="http://schemas.openxmlformats.org/officeDocument/2006/relationships/hyperlink" Target="https://dx.doi.org/10.1038/ngeo2353" TargetMode="External"/><Relationship Id="rId944" Type="http://schemas.openxmlformats.org/officeDocument/2006/relationships/hyperlink" Target="https://dx.doi.org/10.1038/ngeo2962" TargetMode="External"/><Relationship Id="rId73" Type="http://schemas.openxmlformats.org/officeDocument/2006/relationships/hyperlink" Target="https://dx.doi.org/10.1038/nclimate3394" TargetMode="External"/><Relationship Id="rId169" Type="http://schemas.openxmlformats.org/officeDocument/2006/relationships/hyperlink" Target="https://dx.doi.org/10.1175/jcli-d-16-0122.1" TargetMode="External"/><Relationship Id="rId376" Type="http://schemas.openxmlformats.org/officeDocument/2006/relationships/hyperlink" Target="https://dx.doi.org/10.1038/ngeo2571" TargetMode="External"/><Relationship Id="rId583" Type="http://schemas.openxmlformats.org/officeDocument/2006/relationships/hyperlink" Target="https://dx.doi.org/10.1002/2017gl074327" TargetMode="External"/><Relationship Id="rId790" Type="http://schemas.openxmlformats.org/officeDocument/2006/relationships/hyperlink" Target="https://dx.doi.org/10.1007/s00382-015-2791-y" TargetMode="External"/><Relationship Id="rId804" Type="http://schemas.openxmlformats.org/officeDocument/2006/relationships/hyperlink" Target="https://dx.doi.org/10.1038/ngeo2783" TargetMode="External"/><Relationship Id="rId4" Type="http://schemas.openxmlformats.org/officeDocument/2006/relationships/settings" Target="settings.xml"/><Relationship Id="rId236" Type="http://schemas.openxmlformats.org/officeDocument/2006/relationships/hyperlink" Target="https://dx.doi.org/10.1007/s10584-016-1828-5" TargetMode="External"/><Relationship Id="rId443" Type="http://schemas.openxmlformats.org/officeDocument/2006/relationships/hyperlink" Target="https://dx.doi.org/10.1080/16000870.2018.1435945" TargetMode="External"/><Relationship Id="rId650" Type="http://schemas.openxmlformats.org/officeDocument/2006/relationships/hyperlink" Target="https://dx.doi.org/10.1038/s41561-019-0400-0" TargetMode="External"/><Relationship Id="rId888" Type="http://schemas.openxmlformats.org/officeDocument/2006/relationships/hyperlink" Target="https://dx.doi.org/10.1029/2011gl049863" TargetMode="External"/><Relationship Id="rId303" Type="http://schemas.openxmlformats.org/officeDocument/2006/relationships/hyperlink" Target="https://dx.doi.org/10.1038/s41586-019-0889-9" TargetMode="External"/><Relationship Id="rId748" Type="http://schemas.openxmlformats.org/officeDocument/2006/relationships/hyperlink" Target="https://dx.doi.org/10.1088/1748-9326/8/4/044028" TargetMode="External"/><Relationship Id="rId955" Type="http://schemas.openxmlformats.org/officeDocument/2006/relationships/hyperlink" Target="https://dx.doi.org/10.1175/jcli-d-18-0297.1" TargetMode="External"/><Relationship Id="rId84" Type="http://schemas.openxmlformats.org/officeDocument/2006/relationships/hyperlink" Target="https://dx.doi.org/10.1029/2019gl085385" TargetMode="External"/><Relationship Id="rId387" Type="http://schemas.openxmlformats.org/officeDocument/2006/relationships/hyperlink" Target="https://dx.doi.org/10.1088/1748-9326/ab76de" TargetMode="External"/><Relationship Id="rId510" Type="http://schemas.openxmlformats.org/officeDocument/2006/relationships/hyperlink" Target="https://dx.doi.org/10.1029/2003gl017441" TargetMode="External"/><Relationship Id="rId594" Type="http://schemas.openxmlformats.org/officeDocument/2006/relationships/hyperlink" Target="https://dx.doi.org/10.1038/ncomms11718" TargetMode="External"/><Relationship Id="rId608" Type="http://schemas.openxmlformats.org/officeDocument/2006/relationships/hyperlink" Target="https://dx.doi.org/10.1038/s41561-018-0087-7" TargetMode="External"/><Relationship Id="rId815" Type="http://schemas.openxmlformats.org/officeDocument/2006/relationships/hyperlink" Target="https://dx.doi.org/10.1127/metz/2016/0670" TargetMode="External"/><Relationship Id="rId247" Type="http://schemas.openxmlformats.org/officeDocument/2006/relationships/hyperlink" Target="https://dx.doi.org/10.1038/srep18018" TargetMode="External"/><Relationship Id="rId899" Type="http://schemas.openxmlformats.org/officeDocument/2006/relationships/hyperlink" Target="https://dx.doi.org/10.1002/2017jd026888" TargetMode="External"/><Relationship Id="rId1000" Type="http://schemas.openxmlformats.org/officeDocument/2006/relationships/hyperlink" Target="https://dx.doi.org/10.1175/jcli-d-15-0690.1" TargetMode="External"/><Relationship Id="rId107" Type="http://schemas.openxmlformats.org/officeDocument/2006/relationships/hyperlink" Target="https://dx.doi.org/10.1038/ngeo2652" TargetMode="External"/><Relationship Id="rId454" Type="http://schemas.openxmlformats.org/officeDocument/2006/relationships/hyperlink" Target="https://dx.doi.org/10.1038/ncomms1186" TargetMode="External"/><Relationship Id="rId661" Type="http://schemas.openxmlformats.org/officeDocument/2006/relationships/hyperlink" Target="https://dx.doi.org/10.1029/2019gl086749" TargetMode="External"/><Relationship Id="rId759" Type="http://schemas.openxmlformats.org/officeDocument/2006/relationships/hyperlink" Target="https://dx.doi.org/10.1175/jcli-d-14-00361.1" TargetMode="External"/><Relationship Id="rId966" Type="http://schemas.openxmlformats.org/officeDocument/2006/relationships/hyperlink" Target="https://dx.doi.org/10.1007/s40641-018-0108-z" TargetMode="External"/><Relationship Id="rId11" Type="http://schemas.microsoft.com/office/2018/08/relationships/commentsExtensible" Target="commentsExtensible.xml"/><Relationship Id="rId314" Type="http://schemas.openxmlformats.org/officeDocument/2006/relationships/hyperlink" Target="https://dx.doi.org/10.1002/2015gl064127" TargetMode="External"/><Relationship Id="rId398" Type="http://schemas.openxmlformats.org/officeDocument/2006/relationships/hyperlink" Target="https://dx.doi.org/10.1126/sciadv.aax4111" TargetMode="External"/><Relationship Id="rId521" Type="http://schemas.openxmlformats.org/officeDocument/2006/relationships/hyperlink" Target="https://dx.doi.org/10.1175/2011jcli3980.1" TargetMode="External"/><Relationship Id="rId619" Type="http://schemas.openxmlformats.org/officeDocument/2006/relationships/hyperlink" Target="https://dx.doi.org/10.1088/1748-9326/11/4/044013" TargetMode="External"/><Relationship Id="rId95" Type="http://schemas.openxmlformats.org/officeDocument/2006/relationships/hyperlink" Target="https://dx.doi.org/10.1175/2010jcli3678.1" TargetMode="External"/><Relationship Id="rId160" Type="http://schemas.openxmlformats.org/officeDocument/2006/relationships/hyperlink" Target="https://dx.doi.org/10.1038/s41598-017-06869-7" TargetMode="External"/><Relationship Id="rId826" Type="http://schemas.openxmlformats.org/officeDocument/2006/relationships/hyperlink" Target="https://dx.doi.org/10.1175/jcli-d-18-0168.1" TargetMode="External"/><Relationship Id="rId1011" Type="http://schemas.openxmlformats.org/officeDocument/2006/relationships/hyperlink" Target="https://dx.doi.org/10.1029/2020gl088415" TargetMode="External"/><Relationship Id="rId258" Type="http://schemas.openxmlformats.org/officeDocument/2006/relationships/hyperlink" Target="https://dx.doi.org/10.1038/nclimate2051" TargetMode="External"/><Relationship Id="rId465" Type="http://schemas.openxmlformats.org/officeDocument/2006/relationships/hyperlink" Target="https://dx.doi.org/10.1002/asl.316" TargetMode="External"/><Relationship Id="rId672" Type="http://schemas.openxmlformats.org/officeDocument/2006/relationships/hyperlink" Target="https://dx.doi.org/10.1029/2018gl078719" TargetMode="External"/><Relationship Id="rId22" Type="http://schemas.openxmlformats.org/officeDocument/2006/relationships/hyperlink" Target="https://dx.doi.org/10.1007/s00382-012-1601-z" TargetMode="External"/><Relationship Id="rId118" Type="http://schemas.openxmlformats.org/officeDocument/2006/relationships/hyperlink" Target="https://dx.doi.org/10.1002/2017gl075635" TargetMode="External"/><Relationship Id="rId325" Type="http://schemas.openxmlformats.org/officeDocument/2006/relationships/hyperlink" Target="https://dx.doi.org/10.1175/jcli-d-12-00049.1" TargetMode="External"/><Relationship Id="rId532" Type="http://schemas.openxmlformats.org/officeDocument/2006/relationships/hyperlink" Target="https://dx.doi.org/10.5194/esd-4-301-2013" TargetMode="External"/><Relationship Id="rId977" Type="http://schemas.openxmlformats.org/officeDocument/2006/relationships/hyperlink" Target="https://dx.doi.org/10.1073/pnas.1618481114" TargetMode="External"/><Relationship Id="rId171" Type="http://schemas.openxmlformats.org/officeDocument/2006/relationships/hyperlink" Target="https://dx.doi.org/10.1029/2010jd014638" TargetMode="External"/><Relationship Id="rId837" Type="http://schemas.openxmlformats.org/officeDocument/2006/relationships/hyperlink" Target="https://dx.doi.org/10.1029/2018gl079362" TargetMode="External"/><Relationship Id="rId1022" Type="http://schemas.microsoft.com/office/2011/relationships/people" Target="people.xml"/><Relationship Id="rId269" Type="http://schemas.openxmlformats.org/officeDocument/2006/relationships/hyperlink" Target="https://dx.doi.org/10.1029/2020gl090640" TargetMode="External"/><Relationship Id="rId476" Type="http://schemas.openxmlformats.org/officeDocument/2006/relationships/hyperlink" Target="https://dx.doi.org/10.1007/s00382-015-2886-5" TargetMode="External"/><Relationship Id="rId683" Type="http://schemas.openxmlformats.org/officeDocument/2006/relationships/hyperlink" Target="https://dx.doi.org/10.5194/esd-9-817-2018" TargetMode="External"/><Relationship Id="rId890" Type="http://schemas.openxmlformats.org/officeDocument/2006/relationships/hyperlink" Target="https://dx.doi.org/10.5194/esd-12-253-2021" TargetMode="External"/><Relationship Id="rId904" Type="http://schemas.openxmlformats.org/officeDocument/2006/relationships/hyperlink" Target="https://dx.doi.org/10.1002/2015gl067431" TargetMode="External"/><Relationship Id="rId33" Type="http://schemas.openxmlformats.org/officeDocument/2006/relationships/hyperlink" Target="https://dx.doi.org/10.1029/2019ms001866" TargetMode="External"/><Relationship Id="rId129" Type="http://schemas.openxmlformats.org/officeDocument/2006/relationships/hyperlink" Target="https://dx.doi.org/10.1029/2011gl046713" TargetMode="External"/><Relationship Id="rId336" Type="http://schemas.openxmlformats.org/officeDocument/2006/relationships/hyperlink" Target="https://dx.doi.org/10.1007/s00382-015-2510-8" TargetMode="External"/><Relationship Id="rId543" Type="http://schemas.openxmlformats.org/officeDocument/2006/relationships/hyperlink" Target="https://dx.doi.org/10.1002/2015gl064751" TargetMode="External"/><Relationship Id="rId988" Type="http://schemas.openxmlformats.org/officeDocument/2006/relationships/hyperlink" Target="https://dx.doi.org/10.1038/s43247-021-00108-8" TargetMode="External"/><Relationship Id="rId182" Type="http://schemas.openxmlformats.org/officeDocument/2006/relationships/hyperlink" Target="https://dx.doi.org/10.1017/cbo9781107415324.024" TargetMode="External"/><Relationship Id="rId403" Type="http://schemas.openxmlformats.org/officeDocument/2006/relationships/hyperlink" Target="https://dx.doi.org/10.1002/jgrd.50762" TargetMode="External"/><Relationship Id="rId750" Type="http://schemas.openxmlformats.org/officeDocument/2006/relationships/hyperlink" Target="https://dx.doi.org/10.1175/jcli-d-19-0981.1" TargetMode="External"/><Relationship Id="rId848" Type="http://schemas.openxmlformats.org/officeDocument/2006/relationships/hyperlink" Target="https://dx.doi.org/10.1073/pnas.1810141115" TargetMode="External"/><Relationship Id="rId487" Type="http://schemas.openxmlformats.org/officeDocument/2006/relationships/hyperlink" Target="https://dx.doi.org/10.1175/jcli-d-14-00800.1" TargetMode="External"/><Relationship Id="rId610" Type="http://schemas.openxmlformats.org/officeDocument/2006/relationships/hyperlink" Target="https://dx.doi.org/10.1007/s00382-020-05234-1" TargetMode="External"/><Relationship Id="rId694" Type="http://schemas.openxmlformats.org/officeDocument/2006/relationships/hyperlink" Target="https://dx.doi.org/10.1175/jcli-d-13-00163.1" TargetMode="External"/><Relationship Id="rId708" Type="http://schemas.openxmlformats.org/officeDocument/2006/relationships/hyperlink" Target="https://dx.doi.org/10.1029/2019gl084878" TargetMode="External"/><Relationship Id="rId915" Type="http://schemas.openxmlformats.org/officeDocument/2006/relationships/hyperlink" Target="https://dx.doi.org/10.1038/ngeo1200" TargetMode="External"/><Relationship Id="rId347" Type="http://schemas.openxmlformats.org/officeDocument/2006/relationships/hyperlink" Target="https://dx.doi.org/10.1175/2010bams2877.1" TargetMode="External"/><Relationship Id="rId999" Type="http://schemas.openxmlformats.org/officeDocument/2006/relationships/hyperlink" Target="https://dx.doi.org/10.1088/1748-9326/11/8/084014" TargetMode="External"/><Relationship Id="rId44" Type="http://schemas.openxmlformats.org/officeDocument/2006/relationships/hyperlink" Target="https://dx.doi.org/10.1007/s00382-009-0583-y" TargetMode="External"/><Relationship Id="rId554" Type="http://schemas.openxmlformats.org/officeDocument/2006/relationships/hyperlink" Target="https://dx.doi.org/10.1126/science.abc5810" TargetMode="External"/><Relationship Id="rId761" Type="http://schemas.openxmlformats.org/officeDocument/2006/relationships/hyperlink" Target="https://dx.doi.org/10.1088/1748-9326/6/3/034005" TargetMode="External"/><Relationship Id="rId859" Type="http://schemas.openxmlformats.org/officeDocument/2006/relationships/hyperlink" Target="https://dx.doi.org/10.1088/1748-9326/8/1/014024" TargetMode="External"/><Relationship Id="rId193" Type="http://schemas.openxmlformats.org/officeDocument/2006/relationships/hyperlink" Target="https://dx.doi.org/10.1002/2015jd023269" TargetMode="External"/><Relationship Id="rId207" Type="http://schemas.openxmlformats.org/officeDocument/2006/relationships/hyperlink" Target="https://dx.doi.org/10.1007/s00382-014-2238-x" TargetMode="External"/><Relationship Id="rId414" Type="http://schemas.openxmlformats.org/officeDocument/2006/relationships/hyperlink" Target="https://dx.doi.org/10.1029/2008gl036234" TargetMode="External"/><Relationship Id="rId498" Type="http://schemas.openxmlformats.org/officeDocument/2006/relationships/hyperlink" Target="https://dx.doi.org/10.5194/esd-11-1051-2020" TargetMode="External"/><Relationship Id="rId621" Type="http://schemas.openxmlformats.org/officeDocument/2006/relationships/hyperlink" Target="https://dx.doi.org/10.1007/s00382-018-4102-x" TargetMode="External"/><Relationship Id="rId260" Type="http://schemas.openxmlformats.org/officeDocument/2006/relationships/hyperlink" Target="https://dx.doi.org/10.1038/s41561-018-0146-0" TargetMode="External"/><Relationship Id="rId719" Type="http://schemas.openxmlformats.org/officeDocument/2006/relationships/hyperlink" Target="https://dx.doi.org/10.1175/jcli-d-19-0928.1" TargetMode="External"/><Relationship Id="rId926" Type="http://schemas.openxmlformats.org/officeDocument/2006/relationships/hyperlink" Target="https://dx.doi.org/10.5194/acp-17-3879-2017" TargetMode="External"/><Relationship Id="rId55" Type="http://schemas.openxmlformats.org/officeDocument/2006/relationships/hyperlink" Target="https://dx.doi.org/10.1007/s00382-010-0767-5" TargetMode="External"/><Relationship Id="rId120" Type="http://schemas.openxmlformats.org/officeDocument/2006/relationships/hyperlink" Target="https://dx.doi.org/10.1038/nclimate2100" TargetMode="External"/><Relationship Id="rId358" Type="http://schemas.openxmlformats.org/officeDocument/2006/relationships/hyperlink" Target="https://dx.doi.org/10.1002/2015gl063569" TargetMode="External"/><Relationship Id="rId565" Type="http://schemas.openxmlformats.org/officeDocument/2006/relationships/hyperlink" Target="https://dx.doi.org/10.1029/2020gl090241" TargetMode="External"/><Relationship Id="rId772" Type="http://schemas.openxmlformats.org/officeDocument/2006/relationships/hyperlink" Target="https://dx.doi.org/10.1038/35075167" TargetMode="External"/><Relationship Id="rId218" Type="http://schemas.openxmlformats.org/officeDocument/2006/relationships/hyperlink" Target="https://dx.doi.org/10.1029/2019av000111" TargetMode="External"/><Relationship Id="rId425" Type="http://schemas.openxmlformats.org/officeDocument/2006/relationships/hyperlink" Target="https://dx.doi.org/10.1038/s41612-018-0022-z" TargetMode="External"/><Relationship Id="rId632" Type="http://schemas.openxmlformats.org/officeDocument/2006/relationships/hyperlink" Target="https://dx.doi.org/10.1126/science.aao6379" TargetMode="External"/><Relationship Id="rId271" Type="http://schemas.openxmlformats.org/officeDocument/2006/relationships/hyperlink" Target="https://dx.doi.org/10.1175/jcli-d-19-0890.1" TargetMode="External"/><Relationship Id="rId937" Type="http://schemas.openxmlformats.org/officeDocument/2006/relationships/hyperlink" Target="https://dx.doi.org/10.1016/j.dynatmoce.2007.05.002" TargetMode="External"/><Relationship Id="rId66" Type="http://schemas.openxmlformats.org/officeDocument/2006/relationships/hyperlink" Target="https://dx.doi.org/10.1002/2014rg000473" TargetMode="External"/><Relationship Id="rId131" Type="http://schemas.openxmlformats.org/officeDocument/2006/relationships/hyperlink" Target="https://dx.doi.org/10.1002/2015jd023901" TargetMode="External"/><Relationship Id="rId369" Type="http://schemas.openxmlformats.org/officeDocument/2006/relationships/hyperlink" Target="https://dx.doi.org/10.1007/s00382-003-0332-6" TargetMode="External"/><Relationship Id="rId576" Type="http://schemas.openxmlformats.org/officeDocument/2006/relationships/hyperlink" Target="https://dx.doi.org/10.4155/cmt.10.14" TargetMode="External"/><Relationship Id="rId783" Type="http://schemas.openxmlformats.org/officeDocument/2006/relationships/hyperlink" Target="https://dx.doi.org/10.1029/2018gl077790" TargetMode="External"/><Relationship Id="rId990" Type="http://schemas.openxmlformats.org/officeDocument/2006/relationships/hyperlink" Target="https://dx.doi.org/10.1029/2019ef001230" TargetMode="External"/><Relationship Id="rId229" Type="http://schemas.openxmlformats.org/officeDocument/2006/relationships/hyperlink" Target="https://dx.doi.org/10.1175/mwr-d-12-00134.1" TargetMode="External"/><Relationship Id="rId436" Type="http://schemas.openxmlformats.org/officeDocument/2006/relationships/hyperlink" Target="https://dx.doi.org/10.1029/2012gl052647" TargetMode="External"/><Relationship Id="rId643" Type="http://schemas.openxmlformats.org/officeDocument/2006/relationships/hyperlink" Target="https://dx.doi.org/10.1038/s41467-018-04307-4" TargetMode="External"/><Relationship Id="rId850" Type="http://schemas.openxmlformats.org/officeDocument/2006/relationships/hyperlink" Target="https://dx.doi.org/10.1002/2015jd024218" TargetMode="External"/><Relationship Id="rId948" Type="http://schemas.openxmlformats.org/officeDocument/2006/relationships/hyperlink" Target="https://dx.doi.org/10.1002/2014gl059692" TargetMode="External"/><Relationship Id="rId77" Type="http://schemas.openxmlformats.org/officeDocument/2006/relationships/hyperlink" Target="https://dx.doi.org/10.1002/2017gl076829" TargetMode="External"/><Relationship Id="rId282" Type="http://schemas.openxmlformats.org/officeDocument/2006/relationships/hyperlink" Target="https://dx.doi.org/10.1029/2018gl079885" TargetMode="External"/><Relationship Id="rId503" Type="http://schemas.openxmlformats.org/officeDocument/2006/relationships/hyperlink" Target="https://dx.doi.org/10.1073/pnas.1720712115" TargetMode="External"/><Relationship Id="rId587" Type="http://schemas.openxmlformats.org/officeDocument/2006/relationships/hyperlink" Target="https://dx.doi.org/10.1002/2017gl076433" TargetMode="External"/><Relationship Id="rId710" Type="http://schemas.openxmlformats.org/officeDocument/2006/relationships/hyperlink" Target="https://dx.doi.org/10.1029/2018ms001439" TargetMode="External"/><Relationship Id="rId808" Type="http://schemas.openxmlformats.org/officeDocument/2006/relationships/hyperlink" Target="https://dx.doi.org/10.1098/rspa.2019.0013" TargetMode="External"/><Relationship Id="rId8" Type="http://schemas.openxmlformats.org/officeDocument/2006/relationships/comments" Target="comments.xml"/><Relationship Id="rId142" Type="http://schemas.openxmlformats.org/officeDocument/2006/relationships/hyperlink" Target="https://dx.doi.org/10.1175/jcli-d-17-0323.1" TargetMode="External"/><Relationship Id="rId447" Type="http://schemas.openxmlformats.org/officeDocument/2006/relationships/hyperlink" Target="https://dx.doi.org/10.1002/asl.711" TargetMode="External"/><Relationship Id="rId794" Type="http://schemas.openxmlformats.org/officeDocument/2006/relationships/hyperlink" Target="https://dx.doi.org/10.1098/rsta.2016.0450" TargetMode="External"/><Relationship Id="rId654" Type="http://schemas.openxmlformats.org/officeDocument/2006/relationships/hyperlink" Target="https://dx.doi.org/10.5194/acp-15-9129-2015" TargetMode="External"/><Relationship Id="rId861" Type="http://schemas.openxmlformats.org/officeDocument/2006/relationships/hyperlink" Target="https://dx.doi.org/10.5194/tc-8-1839-2014" TargetMode="External"/><Relationship Id="rId959" Type="http://schemas.openxmlformats.org/officeDocument/2006/relationships/hyperlink" Target="https://dx.doi.org/10.1002/2017gl075080" TargetMode="External"/><Relationship Id="rId293" Type="http://schemas.openxmlformats.org/officeDocument/2006/relationships/hyperlink" Target="https://dx.doi.org/10.5194/acp-17-4871-2017" TargetMode="External"/><Relationship Id="rId307" Type="http://schemas.openxmlformats.org/officeDocument/2006/relationships/hyperlink" Target="https://dx.doi.org/10.1038/ncomms13667" TargetMode="External"/><Relationship Id="rId514" Type="http://schemas.openxmlformats.org/officeDocument/2006/relationships/hyperlink" Target="https://dx.doi.org/10.1175/jcli-d-17-0665.1" TargetMode="External"/><Relationship Id="rId721" Type="http://schemas.openxmlformats.org/officeDocument/2006/relationships/hyperlink" Target="https://dx.doi.org/10.1002/wcc.407" TargetMode="External"/><Relationship Id="rId88" Type="http://schemas.openxmlformats.org/officeDocument/2006/relationships/hyperlink" Target="https://dx.doi.org/10.1002/2017gl074647" TargetMode="External"/><Relationship Id="rId153" Type="http://schemas.openxmlformats.org/officeDocument/2006/relationships/hyperlink" Target="https://dx.doi.org/10.1007/s00382-015-2882-9" TargetMode="External"/><Relationship Id="rId360" Type="http://schemas.openxmlformats.org/officeDocument/2006/relationships/hyperlink" Target="https://dx.doi.org/10.1029/2019jd031739" TargetMode="External"/><Relationship Id="rId598" Type="http://schemas.openxmlformats.org/officeDocument/2006/relationships/hyperlink" Target="https://dx.doi.org/10.1007/s10584-011-0156-z" TargetMode="External"/><Relationship Id="rId819" Type="http://schemas.openxmlformats.org/officeDocument/2006/relationships/hyperlink" Target="https://dx.doi.org/10.1038/s41558-020-0786-0" TargetMode="External"/><Relationship Id="rId1004" Type="http://schemas.openxmlformats.org/officeDocument/2006/relationships/hyperlink" Target="https://dx.doi.org/10.5194/acp-17-6547-2017" TargetMode="External"/><Relationship Id="rId220" Type="http://schemas.openxmlformats.org/officeDocument/2006/relationships/hyperlink" Target="https://dx.doi.org/10.1038/ncomms2704" TargetMode="External"/><Relationship Id="rId458" Type="http://schemas.openxmlformats.org/officeDocument/2006/relationships/hyperlink" Target="https://dx.doi.org/10.1002/2016gl072012" TargetMode="External"/><Relationship Id="rId665" Type="http://schemas.openxmlformats.org/officeDocument/2006/relationships/hyperlink" Target="https://dx.doi.org/10.1002/2016gl071333" TargetMode="External"/><Relationship Id="rId872" Type="http://schemas.openxmlformats.org/officeDocument/2006/relationships/hyperlink" Target="https://dx.doi.org/10.5194/esd-9-1155-2018" TargetMode="External"/><Relationship Id="rId15" Type="http://schemas.openxmlformats.org/officeDocument/2006/relationships/hyperlink" Target="https://dx.doi.org/10.1038/ngeo2673" TargetMode="External"/><Relationship Id="rId318" Type="http://schemas.openxmlformats.org/officeDocument/2006/relationships/hyperlink" Target="https://dx.doi.org/10.1002/2014gl061638" TargetMode="External"/><Relationship Id="rId525" Type="http://schemas.openxmlformats.org/officeDocument/2006/relationships/hyperlink" Target="https://dx.doi.org/10.1007/s10584-013-1022-y" TargetMode="External"/><Relationship Id="rId732" Type="http://schemas.openxmlformats.org/officeDocument/2006/relationships/hyperlink" Target="https://dx.doi.org/10.1002/2017gl076520" TargetMode="External"/><Relationship Id="rId99" Type="http://schemas.openxmlformats.org/officeDocument/2006/relationships/hyperlink" Target="https://dx.doi.org/10.1038/s41561-019-0402-y" TargetMode="External"/><Relationship Id="rId164" Type="http://schemas.openxmlformats.org/officeDocument/2006/relationships/hyperlink" Target="https://dx.doi.org/10.1175/jcli-d-15-0721.1" TargetMode="External"/><Relationship Id="rId371" Type="http://schemas.openxmlformats.org/officeDocument/2006/relationships/hyperlink" Target="https://dx.doi.org/10.1175/jcli-d-15-0799.1" TargetMode="External"/><Relationship Id="rId1015" Type="http://schemas.openxmlformats.org/officeDocument/2006/relationships/hyperlink" Target="https://dx.doi.org/10.1088/1748-9326/11/5/055006" TargetMode="External"/><Relationship Id="rId469" Type="http://schemas.openxmlformats.org/officeDocument/2006/relationships/hyperlink" Target="https://dx.doi.org/10.5194/gmd-8-3379-2015" TargetMode="External"/><Relationship Id="rId676" Type="http://schemas.openxmlformats.org/officeDocument/2006/relationships/hyperlink" Target="https://dx.doi.org/10.1002/2015gl064359" TargetMode="External"/><Relationship Id="rId883" Type="http://schemas.openxmlformats.org/officeDocument/2006/relationships/hyperlink" Target="https://dx.doi.org/10.1098/rsta.2007.2076" TargetMode="External"/><Relationship Id="rId26" Type="http://schemas.openxmlformats.org/officeDocument/2006/relationships/hyperlink" Target="https://dx.doi.org/10.1126/science.1081056" TargetMode="External"/><Relationship Id="rId231" Type="http://schemas.openxmlformats.org/officeDocument/2006/relationships/hyperlink" Target="https://dx.doi.org/10.1029/2011gl047949" TargetMode="External"/><Relationship Id="rId329" Type="http://schemas.openxmlformats.org/officeDocument/2006/relationships/hyperlink" Target="https://dx.doi.org/10.1175/jcli-d-18-0739.1" TargetMode="External"/><Relationship Id="rId536" Type="http://schemas.openxmlformats.org/officeDocument/2006/relationships/hyperlink" Target="https://dx.doi.org/10.1098/rsta.2016.0454" TargetMode="External"/><Relationship Id="rId175" Type="http://schemas.openxmlformats.org/officeDocument/2006/relationships/hyperlink" Target="https://dx.doi.org/10.1017/cbo9781107415324.026" TargetMode="External"/><Relationship Id="rId743" Type="http://schemas.openxmlformats.org/officeDocument/2006/relationships/hyperlink" Target="https://dx.doi.org/10.1007/s00382-014-2115-7" TargetMode="External"/><Relationship Id="rId950" Type="http://schemas.openxmlformats.org/officeDocument/2006/relationships/hyperlink" Target="https://dx.doi.org/10.1175/2010jcli3594.1" TargetMode="External"/><Relationship Id="rId382" Type="http://schemas.openxmlformats.org/officeDocument/2006/relationships/hyperlink" Target="https://dx.doi.org/10.1002/jgrd.50678" TargetMode="External"/><Relationship Id="rId603" Type="http://schemas.openxmlformats.org/officeDocument/2006/relationships/hyperlink" Target="https://dx.doi.org/10.1175/jcli-d-17-0578.1" TargetMode="External"/><Relationship Id="rId687" Type="http://schemas.openxmlformats.org/officeDocument/2006/relationships/hyperlink" Target="https://dx.doi.org/10.1029/2011jd016428" TargetMode="External"/><Relationship Id="rId810" Type="http://schemas.openxmlformats.org/officeDocument/2006/relationships/hyperlink" Target="https://dx.doi.org/10.1175/bams-d-13-00167.1" TargetMode="External"/><Relationship Id="rId908" Type="http://schemas.openxmlformats.org/officeDocument/2006/relationships/hyperlink" Target="https://dx.doi.org/10.1126/sciadv.aaz9549" TargetMode="External"/><Relationship Id="rId242" Type="http://schemas.openxmlformats.org/officeDocument/2006/relationships/hyperlink" Target="https://dx.doi.org/10.1002/jgrd.50316" TargetMode="External"/><Relationship Id="rId894" Type="http://schemas.openxmlformats.org/officeDocument/2006/relationships/hyperlink" Target="https://dx.doi.org/10.1002/2015gl064833" TargetMode="External"/><Relationship Id="rId37" Type="http://schemas.openxmlformats.org/officeDocument/2006/relationships/hyperlink" Target="https://dx.doi.org/10.1038/ngeo2731" TargetMode="External"/><Relationship Id="rId102" Type="http://schemas.openxmlformats.org/officeDocument/2006/relationships/hyperlink" Target="https://dx.doi.org/10.1002/2016gl068303" TargetMode="External"/><Relationship Id="rId547" Type="http://schemas.openxmlformats.org/officeDocument/2006/relationships/hyperlink" Target="https://dx.doi.org/10.1175/2010jcli3713.1" TargetMode="External"/><Relationship Id="rId754" Type="http://schemas.openxmlformats.org/officeDocument/2006/relationships/hyperlink" Target="https://dx.doi.org/10.1029/2019gl084763" TargetMode="External"/><Relationship Id="rId961" Type="http://schemas.openxmlformats.org/officeDocument/2006/relationships/hyperlink" Target="https://dx.doi.org/10.1029/2005gl025244" TargetMode="External"/><Relationship Id="rId90" Type="http://schemas.openxmlformats.org/officeDocument/2006/relationships/hyperlink" Target="https://dx.doi.org/10.1017/cbo9781107415324.016" TargetMode="External"/><Relationship Id="rId186" Type="http://schemas.openxmlformats.org/officeDocument/2006/relationships/hyperlink" Target="https://dx.doi.org/10.1098/rsta.2014.0056" TargetMode="External"/><Relationship Id="rId393" Type="http://schemas.openxmlformats.org/officeDocument/2006/relationships/hyperlink" Target="https://dx.doi.org/10.1038/s41558-018-0127-8" TargetMode="External"/><Relationship Id="rId407" Type="http://schemas.openxmlformats.org/officeDocument/2006/relationships/hyperlink" Target="https://dx.doi.org/10.1002/2017ef000720" TargetMode="External"/><Relationship Id="rId614" Type="http://schemas.openxmlformats.org/officeDocument/2006/relationships/hyperlink" Target="https://dx.doi.org/10.1023/a:1026035305597" TargetMode="External"/><Relationship Id="rId821" Type="http://schemas.openxmlformats.org/officeDocument/2006/relationships/hyperlink" Target="https://dx.doi.org/10.1073/pnas.1807261116" TargetMode="External"/><Relationship Id="rId253" Type="http://schemas.openxmlformats.org/officeDocument/2006/relationships/hyperlink" Target="https://dx.doi.org/10.1029/2018ef000820" TargetMode="External"/><Relationship Id="rId460" Type="http://schemas.openxmlformats.org/officeDocument/2006/relationships/hyperlink" Target="https://dx.doi.org/10.5194/acp-14-1987-2014" TargetMode="External"/><Relationship Id="rId698" Type="http://schemas.openxmlformats.org/officeDocument/2006/relationships/hyperlink" Target="https://dx.doi.org/10.1038/s41558-017-0013-9" TargetMode="External"/><Relationship Id="rId919" Type="http://schemas.openxmlformats.org/officeDocument/2006/relationships/hyperlink" Target="https://dx.doi.org/10.1088/1748-9326/11/7/075002" TargetMode="External"/><Relationship Id="rId48" Type="http://schemas.openxmlformats.org/officeDocument/2006/relationships/hyperlink" Target="https://dx.doi.org/10.5194/acp-18-2899-2018" TargetMode="External"/><Relationship Id="rId113" Type="http://schemas.openxmlformats.org/officeDocument/2006/relationships/hyperlink" Target="https://dx.doi.org/10.1175/jcli-d-15-0369.1" TargetMode="External"/><Relationship Id="rId320" Type="http://schemas.openxmlformats.org/officeDocument/2006/relationships/hyperlink" Target="https://dx.doi.org/10.1175/jcli-d-16-0849.1" TargetMode="External"/><Relationship Id="rId558" Type="http://schemas.openxmlformats.org/officeDocument/2006/relationships/hyperlink" Target="https://dx.doi.org/10.1002/wcc.563" TargetMode="External"/><Relationship Id="rId765" Type="http://schemas.openxmlformats.org/officeDocument/2006/relationships/hyperlink" Target="https://dx.doi.org/10.1002/2013gl059160" TargetMode="External"/><Relationship Id="rId972" Type="http://schemas.openxmlformats.org/officeDocument/2006/relationships/hyperlink" Target="https://dx.doi.org/10.5194/acp-17-11913-2017" TargetMode="External"/><Relationship Id="rId197" Type="http://schemas.openxmlformats.org/officeDocument/2006/relationships/hyperlink" Target="https://dx.doi.org/10.1007/s00382-018-4132-4" TargetMode="External"/><Relationship Id="rId418" Type="http://schemas.openxmlformats.org/officeDocument/2006/relationships/hyperlink" Target="https://dx.doi.org/10.1002/qj.3394" TargetMode="External"/><Relationship Id="rId625" Type="http://schemas.openxmlformats.org/officeDocument/2006/relationships/hyperlink" Target="https://dx.doi.org/10.1038/nature17450" TargetMode="External"/><Relationship Id="rId832" Type="http://schemas.openxmlformats.org/officeDocument/2006/relationships/hyperlink" Target="https://dx.doi.org/10.1016/j.jhydrol.2017.09.047" TargetMode="External"/><Relationship Id="rId264" Type="http://schemas.openxmlformats.org/officeDocument/2006/relationships/hyperlink" Target="https://dx.doi.org/10.1029/2001gl014201" TargetMode="External"/><Relationship Id="rId471" Type="http://schemas.openxmlformats.org/officeDocument/2006/relationships/hyperlink" Target="https://dx.doi.org/10.5194/acp-18-13097-2018" TargetMode="External"/><Relationship Id="rId59" Type="http://schemas.openxmlformats.org/officeDocument/2006/relationships/hyperlink" Target="https://dx.doi.org/10.1007/s00382-015-2548-7" TargetMode="External"/><Relationship Id="rId124" Type="http://schemas.openxmlformats.org/officeDocument/2006/relationships/hyperlink" Target="https://dx.doi.org/10.1038/s41467-018-03789-6" TargetMode="External"/><Relationship Id="rId569" Type="http://schemas.openxmlformats.org/officeDocument/2006/relationships/hyperlink" Target="https://dx.doi.org/10.1007/s00382-015-2471-y" TargetMode="External"/><Relationship Id="rId776" Type="http://schemas.openxmlformats.org/officeDocument/2006/relationships/hyperlink" Target="https://dx.doi.org/10.1175/jcli-d-12-00826.1" TargetMode="External"/><Relationship Id="rId983" Type="http://schemas.openxmlformats.org/officeDocument/2006/relationships/hyperlink" Target="https://dx.doi.org/10.1175/bams-d-17-0098.1" TargetMode="External"/><Relationship Id="rId331" Type="http://schemas.openxmlformats.org/officeDocument/2006/relationships/hyperlink" Target="https://dx.doi.org/10.1029/gm029p0130" TargetMode="External"/><Relationship Id="rId429" Type="http://schemas.openxmlformats.org/officeDocument/2006/relationships/hyperlink" Target="https://dx.doi.org/10.1038/nclimate2493" TargetMode="External"/><Relationship Id="rId636" Type="http://schemas.openxmlformats.org/officeDocument/2006/relationships/hyperlink" Target="https://dx.doi.org/10.1029/2012gl053326" TargetMode="External"/><Relationship Id="rId843" Type="http://schemas.openxmlformats.org/officeDocument/2006/relationships/hyperlink" Target="https://dx.doi.org/10.1073/pnas.0812721106" TargetMode="External"/><Relationship Id="rId275" Type="http://schemas.openxmlformats.org/officeDocument/2006/relationships/hyperlink" Target="https://dx.doi.org/10.1175/jcli-d-14-00117.1" TargetMode="External"/><Relationship Id="rId482" Type="http://schemas.openxmlformats.org/officeDocument/2006/relationships/hyperlink" Target="https://dx.doi.org/10.1029/2007gl029755" TargetMode="External"/><Relationship Id="rId703" Type="http://schemas.openxmlformats.org/officeDocument/2006/relationships/hyperlink" Target="https://dx.doi.org/10.1029/2018gl077583" TargetMode="External"/><Relationship Id="rId910" Type="http://schemas.openxmlformats.org/officeDocument/2006/relationships/hyperlink" Target="https://dx.doi.org/10.1007/s10584-016-1648-7" TargetMode="External"/><Relationship Id="rId135" Type="http://schemas.openxmlformats.org/officeDocument/2006/relationships/hyperlink" Target="https://dx.doi.org/10.1038/nclimate2969" TargetMode="External"/><Relationship Id="rId342" Type="http://schemas.openxmlformats.org/officeDocument/2006/relationships/hyperlink" Target="https://dx.doi.org/10.1175/2009bams2607.1" TargetMode="External"/><Relationship Id="rId787" Type="http://schemas.openxmlformats.org/officeDocument/2006/relationships/hyperlink" Target="https://dx.doi.org/10.1038/s41561-018-0059-y" TargetMode="External"/><Relationship Id="rId994" Type="http://schemas.openxmlformats.org/officeDocument/2006/relationships/hyperlink" Target="https://dx.doi.org/10.1002/2017gl076096" TargetMode="External"/><Relationship Id="rId202" Type="http://schemas.openxmlformats.org/officeDocument/2006/relationships/hyperlink" Target="https://dx.doi.org/10.1073/pnas.1317323111" TargetMode="External"/><Relationship Id="rId647" Type="http://schemas.openxmlformats.org/officeDocument/2006/relationships/hyperlink" Target="https://dx.doi.org/10.1007/s00382-017-3810-y" TargetMode="External"/><Relationship Id="rId854" Type="http://schemas.openxmlformats.org/officeDocument/2006/relationships/hyperlink" Target="https://dx.doi.org/10.1029/2018jd029726" TargetMode="External"/><Relationship Id="rId286" Type="http://schemas.openxmlformats.org/officeDocument/2006/relationships/hyperlink" Target="https://dx.doi.org/10.1002/2017jd027038" TargetMode="External"/><Relationship Id="rId493" Type="http://schemas.openxmlformats.org/officeDocument/2006/relationships/hyperlink" Target="https://dx.doi.org/10.1038/nclimate2913" TargetMode="External"/><Relationship Id="rId507" Type="http://schemas.openxmlformats.org/officeDocument/2006/relationships/hyperlink" Target="https://dx.doi.org/10.5194/esd-9-359-2018" TargetMode="External"/><Relationship Id="rId714" Type="http://schemas.openxmlformats.org/officeDocument/2006/relationships/hyperlink" Target="https://dx.doi.org/10.1038/nclimate1528" TargetMode="External"/><Relationship Id="rId921" Type="http://schemas.openxmlformats.org/officeDocument/2006/relationships/hyperlink" Target="https://dx.doi.org/10.1175/jcli-d-14-00158.1" TargetMode="External"/><Relationship Id="rId50" Type="http://schemas.openxmlformats.org/officeDocument/2006/relationships/hyperlink" Target="https://dx.doi.org/10.5194/acp-14-9871-2014" TargetMode="External"/><Relationship Id="rId146" Type="http://schemas.openxmlformats.org/officeDocument/2006/relationships/hyperlink" Target="https://dx.doi.org/10.1007/s00382-016-3488-6" TargetMode="External"/><Relationship Id="rId353" Type="http://schemas.openxmlformats.org/officeDocument/2006/relationships/hyperlink" Target="https://dx.doi.org/10.1038/nclimate3274" TargetMode="External"/><Relationship Id="rId560" Type="http://schemas.openxmlformats.org/officeDocument/2006/relationships/hyperlink" Target="https://dx.doi.org/10.1175/bams-d-15-00184.1" TargetMode="External"/><Relationship Id="rId798" Type="http://schemas.openxmlformats.org/officeDocument/2006/relationships/hyperlink" Target="https://dx.doi.org/10.1007/s00382-011-1208-9" TargetMode="External"/><Relationship Id="rId213" Type="http://schemas.openxmlformats.org/officeDocument/2006/relationships/hyperlink" Target="https://dx.doi.org/10.1038/nclimate1562" TargetMode="External"/><Relationship Id="rId420" Type="http://schemas.openxmlformats.org/officeDocument/2006/relationships/hyperlink" Target="https://dx.doi.org/10.1007/s00382-014-2240-3" TargetMode="External"/><Relationship Id="rId658" Type="http://schemas.openxmlformats.org/officeDocument/2006/relationships/hyperlink" Target="https://dx.doi.org/10.1088/1748-9326/10/9/095005" TargetMode="External"/><Relationship Id="rId865" Type="http://schemas.openxmlformats.org/officeDocument/2006/relationships/hyperlink" Target="https://dx.doi.org/10.5194/acp-13-10385-2013" TargetMode="External"/><Relationship Id="rId297" Type="http://schemas.openxmlformats.org/officeDocument/2006/relationships/hyperlink" Target="https://dx.doi.org/10.5194/gmd-12-1443-2019" TargetMode="External"/><Relationship Id="rId518" Type="http://schemas.openxmlformats.org/officeDocument/2006/relationships/hyperlink" Target="https://dx.doi.org/10.1126/sciadv.1601666" TargetMode="External"/><Relationship Id="rId725" Type="http://schemas.openxmlformats.org/officeDocument/2006/relationships/hyperlink" Target="https://dx.doi.org/10.1002/2014gb005079" TargetMode="External"/><Relationship Id="rId932" Type="http://schemas.openxmlformats.org/officeDocument/2006/relationships/hyperlink" Target="https://dx.doi.org/10.1175/jcli-d-16-0140.1" TargetMode="External"/><Relationship Id="rId157" Type="http://schemas.openxmlformats.org/officeDocument/2006/relationships/hyperlink" Target="https://dx.doi.org/10.1029/2019gl086902" TargetMode="External"/><Relationship Id="rId364" Type="http://schemas.openxmlformats.org/officeDocument/2006/relationships/hyperlink" Target="https://dx.doi.org/10.1029/2012gl052064" TargetMode="External"/><Relationship Id="rId1008" Type="http://schemas.openxmlformats.org/officeDocument/2006/relationships/hyperlink" Target="https://dx.doi.org/10.1175/jcli-d-16-0039.1" TargetMode="External"/><Relationship Id="rId61" Type="http://schemas.openxmlformats.org/officeDocument/2006/relationships/hyperlink" Target="https://dx.doi.org/10.1175/jcli-d-11-00731.1" TargetMode="External"/><Relationship Id="rId571" Type="http://schemas.openxmlformats.org/officeDocument/2006/relationships/hyperlink" Target="https://dx.doi.org/10.1175/jcli-d-12-00466.1" TargetMode="External"/><Relationship Id="rId669" Type="http://schemas.openxmlformats.org/officeDocument/2006/relationships/hyperlink" Target="https://dx.doi.org/10.5194/esd-11-1033-2020" TargetMode="External"/><Relationship Id="rId876" Type="http://schemas.openxmlformats.org/officeDocument/2006/relationships/hyperlink" Target="https://dx.doi.org/10.5194/gmd-12-4823-2019" TargetMode="External"/><Relationship Id="rId19" Type="http://schemas.openxmlformats.org/officeDocument/2006/relationships/hyperlink" Target="https://dx.doi.org/10.1007/s11027-017-9762-z" TargetMode="External"/><Relationship Id="rId224" Type="http://schemas.openxmlformats.org/officeDocument/2006/relationships/hyperlink" Target="https://dx.doi.org/10.1073/pnas.1511451112" TargetMode="External"/><Relationship Id="rId431" Type="http://schemas.openxmlformats.org/officeDocument/2006/relationships/hyperlink" Target="https://dx.doi.org/10.1038/ncomms4304" TargetMode="External"/><Relationship Id="rId529" Type="http://schemas.openxmlformats.org/officeDocument/2006/relationships/hyperlink" Target="https://dx.doi.org/10.1002/wcc.527" TargetMode="External"/><Relationship Id="rId736" Type="http://schemas.openxmlformats.org/officeDocument/2006/relationships/hyperlink" Target="https://dx.doi.org/10.1002/2017ef000724" TargetMode="External"/><Relationship Id="rId168" Type="http://schemas.openxmlformats.org/officeDocument/2006/relationships/hyperlink" Target="https://dx.doi.org/10.1002/qj.3476" TargetMode="External"/><Relationship Id="rId943" Type="http://schemas.openxmlformats.org/officeDocument/2006/relationships/hyperlink" Target="https://dx.doi.org/10.1175/jcli-d-16-0650.1" TargetMode="External"/><Relationship Id="rId1019" Type="http://schemas.openxmlformats.org/officeDocument/2006/relationships/hyperlink" Target="https://dx.doi.org/10.1029/2019jd031171" TargetMode="External"/><Relationship Id="rId72" Type="http://schemas.openxmlformats.org/officeDocument/2006/relationships/hyperlink" Target="https://dx.doi.org/10.1175/bams-d-15-00268.1" TargetMode="External"/><Relationship Id="rId375" Type="http://schemas.openxmlformats.org/officeDocument/2006/relationships/hyperlink" Target="https://dx.doi.org/10.1002/jgrd.50145" TargetMode="External"/><Relationship Id="rId582" Type="http://schemas.openxmlformats.org/officeDocument/2006/relationships/hyperlink" Target="https://dx.doi.org/10.1088/1748-9326/9/2/024005" TargetMode="External"/><Relationship Id="rId803" Type="http://schemas.openxmlformats.org/officeDocument/2006/relationships/hyperlink" Target="https://dx.doi.org/10.1038/ngeo2783" TargetMode="External"/><Relationship Id="rId3" Type="http://schemas.openxmlformats.org/officeDocument/2006/relationships/styles" Target="styles.xml"/><Relationship Id="rId235" Type="http://schemas.openxmlformats.org/officeDocument/2006/relationships/hyperlink" Target="https://dx.doi.org/10.5194/esd-9-197-2018" TargetMode="External"/><Relationship Id="rId442" Type="http://schemas.openxmlformats.org/officeDocument/2006/relationships/hyperlink" Target="https://dx.doi.org/10.1175/jcli-d-19-0530.1" TargetMode="External"/><Relationship Id="rId887" Type="http://schemas.openxmlformats.org/officeDocument/2006/relationships/hyperlink" Target="https://dx.doi.org/10.1007/s10584-016-1605-5" TargetMode="External"/><Relationship Id="rId302" Type="http://schemas.openxmlformats.org/officeDocument/2006/relationships/hyperlink" Target="https://dx.doi.org/10.1007/s00382-012-1481-2" TargetMode="External"/><Relationship Id="rId747" Type="http://schemas.openxmlformats.org/officeDocument/2006/relationships/hyperlink" Target="https://dx.doi.org/10.1038/s41558-018-0091-3" TargetMode="External"/><Relationship Id="rId954" Type="http://schemas.openxmlformats.org/officeDocument/2006/relationships/hyperlink" Target="https://dx.doi.org/10.1175/jcli-d-13-00684.1" TargetMode="External"/><Relationship Id="rId83" Type="http://schemas.openxmlformats.org/officeDocument/2006/relationships/hyperlink" Target="https://dx.doi.org/10.1038/ngeo1799" TargetMode="External"/><Relationship Id="rId179" Type="http://schemas.openxmlformats.org/officeDocument/2006/relationships/hyperlink" Target="https://dx.doi.org/10.1038/nclimate3259" TargetMode="External"/><Relationship Id="rId386" Type="http://schemas.openxmlformats.org/officeDocument/2006/relationships/hyperlink" Target="https://dx.doi.org/10.1038/s41558-019-0398-8" TargetMode="External"/><Relationship Id="rId593" Type="http://schemas.openxmlformats.org/officeDocument/2006/relationships/hyperlink" Target="https://dx.doi.org/10.1029/2012gl053423" TargetMode="External"/><Relationship Id="rId607" Type="http://schemas.openxmlformats.org/officeDocument/2006/relationships/hyperlink" Target="https://dx.doi.org/10.1038/s41561-018-0153-1" TargetMode="External"/><Relationship Id="rId814" Type="http://schemas.openxmlformats.org/officeDocument/2006/relationships/hyperlink" Target="https://dx.doi.org/10.5194/tc-9-399-2015" TargetMode="External"/><Relationship Id="rId246" Type="http://schemas.openxmlformats.org/officeDocument/2006/relationships/hyperlink" Target="https://dx.doi.org/10.1002/9781119548164.ch8" TargetMode="External"/><Relationship Id="rId453" Type="http://schemas.openxmlformats.org/officeDocument/2006/relationships/hyperlink" Target="https://dx.doi.org/10.1175/jcli-d-14-00069.1" TargetMode="External"/><Relationship Id="rId660" Type="http://schemas.openxmlformats.org/officeDocument/2006/relationships/hyperlink" Target="https://dx.doi.org/10.1007/s40641-018-0113-2" TargetMode="External"/><Relationship Id="rId898" Type="http://schemas.openxmlformats.org/officeDocument/2006/relationships/hyperlink" Target="https://dx.doi.org/10.1002/jgrd.50868" TargetMode="External"/><Relationship Id="rId106" Type="http://schemas.openxmlformats.org/officeDocument/2006/relationships/hyperlink" Target="https://dx.doi.org/10.5194/esd-11-995-2020" TargetMode="External"/><Relationship Id="rId313" Type="http://schemas.openxmlformats.org/officeDocument/2006/relationships/hyperlink" Target="https://dx.doi.org/10.1002/qj.49712152611" TargetMode="External"/><Relationship Id="rId758" Type="http://schemas.openxmlformats.org/officeDocument/2006/relationships/hyperlink" Target="https://dx.doi.org/10.1038/nclimate2880" TargetMode="External"/><Relationship Id="rId965" Type="http://schemas.openxmlformats.org/officeDocument/2006/relationships/hyperlink" Target="https://dx.doi.org/10.1175/jcli-d-15-0773.1" TargetMode="External"/><Relationship Id="rId10" Type="http://schemas.microsoft.com/office/2016/09/relationships/commentsIds" Target="commentsIds.xml"/><Relationship Id="rId94" Type="http://schemas.openxmlformats.org/officeDocument/2006/relationships/hyperlink" Target="https://dx.doi.org/10.1007/978-3-642-55828-3_6" TargetMode="External"/><Relationship Id="rId397" Type="http://schemas.openxmlformats.org/officeDocument/2006/relationships/hyperlink" Target="https://dx.doi.org/10.5194/acp-18-10133-2018" TargetMode="External"/><Relationship Id="rId520" Type="http://schemas.openxmlformats.org/officeDocument/2006/relationships/hyperlink" Target="https://dx.doi.org/10.1007/s00382-017-3980-7" TargetMode="External"/><Relationship Id="rId618" Type="http://schemas.openxmlformats.org/officeDocument/2006/relationships/hyperlink" Target="https://dx.doi.org/10.1088/1748-9326/ab21e7" TargetMode="External"/><Relationship Id="rId825" Type="http://schemas.openxmlformats.org/officeDocument/2006/relationships/hyperlink" Target="https://dx.doi.org/10.1175/jcli-d-18-0168.1" TargetMode="External"/><Relationship Id="rId257" Type="http://schemas.openxmlformats.org/officeDocument/2006/relationships/hyperlink" Target="https://dx.doi.org/10.1029/2012gl052730" TargetMode="External"/><Relationship Id="rId464" Type="http://schemas.openxmlformats.org/officeDocument/2006/relationships/hyperlink" Target="https://dx.doi.org/10.5194/esd-7-469-2016" TargetMode="External"/><Relationship Id="rId1010" Type="http://schemas.openxmlformats.org/officeDocument/2006/relationships/hyperlink" Target="https://dx.doi.org/10.1007/s00382-015-2866-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E75684-B394-40A3-BEF4-76660B910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AR6 Chapter 4</Template>
  <TotalTime>1501</TotalTime>
  <Pages>148</Pages>
  <Words>1077283</Words>
  <Characters>6140519</Characters>
  <Application>Microsoft Office Word</Application>
  <DocSecurity>0</DocSecurity>
  <Lines>51170</Lines>
  <Paragraphs>14406</Paragraphs>
  <ScaleCrop>false</ScaleCrop>
  <HeadingPairs>
    <vt:vector size="8" baseType="variant">
      <vt:variant>
        <vt:lpstr>Title</vt:lpstr>
      </vt:variant>
      <vt:variant>
        <vt:i4>1</vt:i4>
      </vt:variant>
      <vt:variant>
        <vt:lpstr>Titre</vt:lpstr>
      </vt:variant>
      <vt:variant>
        <vt:i4>1</vt:i4>
      </vt:variant>
      <vt:variant>
        <vt:lpstr>제목</vt:lpstr>
      </vt:variant>
      <vt:variant>
        <vt:i4>1</vt:i4>
      </vt:variant>
      <vt:variant>
        <vt:lpstr>Titel</vt:lpstr>
      </vt:variant>
      <vt:variant>
        <vt:i4>1</vt:i4>
      </vt:variant>
    </vt:vector>
  </HeadingPairs>
  <TitlesOfParts>
    <vt:vector size="4" baseType="lpstr">
      <vt:lpstr/>
      <vt:lpstr/>
      <vt:lpstr/>
      <vt:lpstr/>
    </vt:vector>
  </TitlesOfParts>
  <Company>ZMAW</Company>
  <LinksUpToDate>false</LinksUpToDate>
  <CharactersWithSpaces>7203396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June-Yi Lee</dc:creator>
  <cp:lastModifiedBy>Robin Matthews</cp:lastModifiedBy>
  <cp:revision>149</cp:revision>
  <cp:lastPrinted>2021-03-15T04:03:00Z</cp:lastPrinted>
  <dcterms:created xsi:type="dcterms:W3CDTF">2021-07-15T19:34:00Z</dcterms:created>
  <dcterms:modified xsi:type="dcterms:W3CDTF">2021-09-08T17:00:00Z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http://csl.mendeley.com/styles/519256681/frontiers</vt:lpwstr>
  </property>
</Properties>
</file>